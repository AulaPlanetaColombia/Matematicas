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6F6EEE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7FF6804" w14:textId="77777777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1C464D34" w14:textId="77777777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00C7F29" w14:textId="77777777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A771560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57BB04F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45279586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AA012D1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09FEAD4D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0A4B207E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F2A3A1E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12048185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1E97F1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05BD82E8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5253A0D3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D4D8E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535BDCE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063676A5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72723A8E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2475AEF1" w14:textId="77777777" w:rsidTr="00E92066">
        <w:tc>
          <w:tcPr>
            <w:tcW w:w="1951" w:type="dxa"/>
            <w:shd w:val="clear" w:color="auto" w:fill="000000" w:themeFill="text1"/>
          </w:tcPr>
          <w:p w14:paraId="233D56A5" w14:textId="77777777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0331B191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5B0C29D" w14:textId="77777777" w:rsidTr="00E92066">
        <w:tc>
          <w:tcPr>
            <w:tcW w:w="1951" w:type="dxa"/>
            <w:shd w:val="clear" w:color="auto" w:fill="000000" w:themeFill="text1"/>
          </w:tcPr>
          <w:p w14:paraId="51C50DEC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0FB3F453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4750EC29" w14:textId="77777777" w:rsidTr="00E92066">
        <w:tc>
          <w:tcPr>
            <w:tcW w:w="1951" w:type="dxa"/>
            <w:shd w:val="clear" w:color="auto" w:fill="000000" w:themeFill="text1"/>
          </w:tcPr>
          <w:p w14:paraId="6926A5D3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0AB4709D" w14:textId="77777777" w:rsidR="00A305A9" w:rsidRPr="00FE2326" w:rsidRDefault="00785214" w:rsidP="008A077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</w:t>
            </w:r>
            <w:ins w:id="0" w:author="mercyranjel" w:date="2015-12-03T13:16:00Z">
              <w:r w:rsidR="008A0774">
                <w:rPr>
                  <w:highlight w:val="yellow"/>
                </w:rPr>
                <w:t>,</w:t>
              </w:r>
            </w:ins>
            <w:r>
              <w:rPr>
                <w:highlight w:val="yellow"/>
              </w:rPr>
              <w:t xml:space="preserve"> por ejemplo, determinar porciones, averiguar distancias, reconocer tiempos, hallar diferencias, entre otras. Estudiar estos algoritmos y aplicarlos es una habilidad importante en el desarrollo de las </w:t>
            </w:r>
            <w:ins w:id="1" w:author="mercyranjel" w:date="2015-12-03T13:16:00Z">
              <w:r w:rsidR="008A0774">
                <w:rPr>
                  <w:highlight w:val="yellow"/>
                </w:rPr>
                <w:t>M</w:t>
              </w:r>
            </w:ins>
            <w:r>
              <w:rPr>
                <w:highlight w:val="yellow"/>
              </w:rPr>
              <w:t>atemáticas.</w:t>
            </w:r>
          </w:p>
        </w:tc>
      </w:tr>
    </w:tbl>
    <w:p w14:paraId="0680B26C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2497E54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28800C9F" w14:textId="77777777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5370FAC4" w14:textId="77777777" w:rsidR="00F263E1" w:rsidRDefault="00F263E1" w:rsidP="00F263E1">
      <w:pPr>
        <w:pStyle w:val="TextoPLANETA"/>
      </w:pPr>
    </w:p>
    <w:p w14:paraId="3051043A" w14:textId="77777777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2F1BE270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0A53885E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5BCAB375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7D0CBE43" w14:textId="77777777" w:rsidTr="00F74F0F">
        <w:tc>
          <w:tcPr>
            <w:tcW w:w="2518" w:type="dxa"/>
          </w:tcPr>
          <w:p w14:paraId="41A3311A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F79B4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6E2912E5" w14:textId="77777777" w:rsidTr="00F74F0F">
        <w:tc>
          <w:tcPr>
            <w:tcW w:w="2518" w:type="dxa"/>
          </w:tcPr>
          <w:p w14:paraId="6CEC024E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214ED1" w14:textId="77777777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5340A">
              <w:rPr>
                <w:i/>
              </w:rPr>
              <w:t>Collage</w:t>
            </w:r>
            <w:r>
              <w:rPr>
                <w:szCs w:val="24"/>
                <w:lang w:val="es-ES_tradnl"/>
              </w:rPr>
              <w:t xml:space="preserve"> de imágenes de: 5 cuadernos, cumpleaños 12 y reloj marcando ½ hora. </w:t>
            </w:r>
          </w:p>
          <w:p w14:paraId="59D971BB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05ECE98E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6CC89F29" w14:textId="77777777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678ED909" w14:textId="77777777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E0CE8F1" wp14:editId="305149BB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65572116" w14:textId="77777777" w:rsidTr="00F74F0F">
        <w:tc>
          <w:tcPr>
            <w:tcW w:w="2518" w:type="dxa"/>
          </w:tcPr>
          <w:p w14:paraId="38C6D93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F882744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3E557F6" w14:textId="77777777" w:rsidTr="00F74F0F">
        <w:tc>
          <w:tcPr>
            <w:tcW w:w="2518" w:type="dxa"/>
          </w:tcPr>
          <w:p w14:paraId="5A9D2A7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5A7349DC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40EE48A7" w14:textId="77777777" w:rsidTr="00F74F0F">
        <w:tc>
          <w:tcPr>
            <w:tcW w:w="2518" w:type="dxa"/>
          </w:tcPr>
          <w:p w14:paraId="606C4671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4D7413B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660ECE" w14:textId="77777777" w:rsidR="00665316" w:rsidRDefault="00665316" w:rsidP="005C44F9">
      <w:pPr>
        <w:pStyle w:val="TextoPLANETA"/>
      </w:pPr>
    </w:p>
    <w:p w14:paraId="3652AA09" w14:textId="77777777" w:rsidR="00004318" w:rsidRDefault="00004318" w:rsidP="005C44F9">
      <w:pPr>
        <w:pStyle w:val="TextoPLANETA"/>
      </w:pPr>
      <w:r>
        <w:t xml:space="preserve">Al igual que en los números naturales, en muchos contextos en los cuales se involucra el concepto de fracción es necesario </w:t>
      </w:r>
      <w:r w:rsidR="004B79BD">
        <w:t>plantear y resolver operaciones.</w:t>
      </w:r>
    </w:p>
    <w:p w14:paraId="1C51F3C3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3F1439D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F01472D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3A32C416" w14:textId="77777777" w:rsidTr="00F74F0F">
        <w:tc>
          <w:tcPr>
            <w:tcW w:w="2518" w:type="dxa"/>
          </w:tcPr>
          <w:p w14:paraId="05FB4180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30C89EB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6313BB9C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07113534" w14:textId="77777777" w:rsidR="00BA351B" w:rsidRPr="00BA351B" w:rsidRDefault="00BA351B" w:rsidP="00BA351B">
            <w:pPr>
              <w:pStyle w:val="TextoPLANETA"/>
              <w:jc w:val="center"/>
              <w:rPr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9865F27" wp14:editId="72FD3B4C">
                  <wp:extent cx="564515" cy="397510"/>
                  <wp:effectExtent l="0" t="0" r="6985" b="2540"/>
                  <wp:docPr id="36" name="Imagen 36" descr="https://latex.codecogs.com/gif.latex?%5Cfn_jvn%20%5Clarge%20a%3D%5Cfrac%7Ba%7D%7B1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latex.codecogs.com/gif.latex?%5Cfn_jvn%20%5Clarge%20a%3D%5Cfrac%7Ba%7D%7B1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962AC" w14:textId="77777777" w:rsidR="00BA351B" w:rsidRDefault="00BA351B" w:rsidP="00BA351B">
      <w:pPr>
        <w:pStyle w:val="Seccin3PLANETA"/>
        <w:rPr>
          <w:lang w:val="es-CO"/>
        </w:rPr>
      </w:pPr>
    </w:p>
    <w:p w14:paraId="3F6B42CA" w14:textId="77777777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10EE2537" w14:textId="77777777" w:rsidR="005C44F9" w:rsidRDefault="005C44F9" w:rsidP="005C44F9">
      <w:pPr>
        <w:pStyle w:val="TextoPLANETA"/>
      </w:pPr>
    </w:p>
    <w:p w14:paraId="1B165CB0" w14:textId="77777777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ins w:id="2" w:author="mercyranjel" w:date="2015-12-03T13:18:00Z">
        <w:r w:rsidR="008A0774">
          <w:t xml:space="preserve">para </w:t>
        </w:r>
      </w:ins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43EE9E22" w14:textId="77777777" w:rsidR="008A2F19" w:rsidRDefault="008A2F19" w:rsidP="005C44F9">
      <w:pPr>
        <w:pStyle w:val="TextoPLANETA"/>
      </w:pPr>
    </w:p>
    <w:p w14:paraId="34356228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7F037045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41F6FBCE" w14:textId="77777777" w:rsidR="004B79BD" w:rsidRDefault="004B79BD" w:rsidP="004B79BD">
      <w:pPr>
        <w:pStyle w:val="TextoPLANETA"/>
      </w:pPr>
    </w:p>
    <w:p w14:paraId="3B26E7AD" w14:textId="77777777" w:rsidR="004B79BD" w:rsidRDefault="004B79BD" w:rsidP="004B79BD">
      <w:pPr>
        <w:pStyle w:val="TextoPLANETA"/>
      </w:pPr>
      <w:r>
        <w:t>Por ejemplo, en el caso de la adición:</w:t>
      </w:r>
    </w:p>
    <w:p w14:paraId="5E92A985" w14:textId="77777777" w:rsidR="005C44F9" w:rsidRDefault="005C44F9" w:rsidP="005C44F9">
      <w:pPr>
        <w:pStyle w:val="TextoPLANETA"/>
      </w:pPr>
    </w:p>
    <w:p w14:paraId="3B7E2CB5" w14:textId="77777777" w:rsidR="00CF75BA" w:rsidRDefault="00CF75BA" w:rsidP="005C44F9">
      <w:pPr>
        <w:pStyle w:val="TextoPLANETA"/>
      </w:pPr>
    </w:p>
    <w:p w14:paraId="7285E9FA" w14:textId="77777777" w:rsidR="00CF75BA" w:rsidRDefault="00CF75BA" w:rsidP="005C44F9">
      <w:pPr>
        <w:pStyle w:val="TextoPLANETA"/>
      </w:pPr>
    </w:p>
    <w:p w14:paraId="166E0DF0" w14:textId="77777777" w:rsidR="00CF75BA" w:rsidRDefault="00CF75BA" w:rsidP="00CF75B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7D8D488" wp14:editId="545E6469">
            <wp:extent cx="1868805" cy="437515"/>
            <wp:effectExtent l="0" t="0" r="0" b="635"/>
            <wp:docPr id="3" name="Imagen 3" descr="https://latex.codecogs.com/gif.latex?%5Cfn_jvn%20%5Clarge%20%5Cfrac%7B1%7D%7B6%7D&amp;plus;%5Cfrac%7B3%7D%7B6%7D%3D%5Cfrac%7B1&amp;plus;3%7D%7B6%7D%3D%5Cfrac%7B4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atex.codecogs.com/gif.latex?%5Cfn_jvn%20%5Clarge%20%5Cfrac%7B1%7D%7B6%7D&amp;plus;%5Cfrac%7B3%7D%7B6%7D%3D%5Cfrac%7B1&amp;plus;3%7D%7B6%7D%3D%5Cfrac%7B4%7D%7B6%7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7C3E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2F65FB7D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47C01803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0F9FCAC7" w14:textId="77777777" w:rsidTr="00F74F0F">
        <w:tc>
          <w:tcPr>
            <w:tcW w:w="2518" w:type="dxa"/>
          </w:tcPr>
          <w:p w14:paraId="766DC06D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B7C0384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2793FFB1" w14:textId="77777777" w:rsidTr="00F74F0F">
        <w:tc>
          <w:tcPr>
            <w:tcW w:w="2518" w:type="dxa"/>
          </w:tcPr>
          <w:p w14:paraId="0032F675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E25A8E4" w14:textId="77777777" w:rsidR="008A2F19" w:rsidRDefault="009A7960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443EE5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" wrapcoords="-78 0 -78 21340 21600 21340 21600 0 -78 0">
                  <v:imagedata r:id="rId12" o:title=""/>
                  <w10:wrap type="through"/>
                </v:shape>
                <o:OLEObject Type="Embed" ProgID="PBrush" ShapeID="_x0000_s1036" DrawAspect="Content" ObjectID="_1384587982" r:id="rId13"/>
              </w:pict>
            </w:r>
            <w:r w:rsidR="008A2F19">
              <w:rPr>
                <w:szCs w:val="24"/>
                <w:lang w:val="es-ES_tradnl"/>
              </w:rPr>
              <w:t>Adición de 1/6 + 3/6 en representación gráfica utilizando hexágonos.</w:t>
            </w:r>
          </w:p>
          <w:p w14:paraId="45CD0A1F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60A2093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2D909506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1EB1D70E" w14:textId="77777777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AA622C7" w14:textId="77777777" w:rsidTr="00F74F0F">
        <w:tc>
          <w:tcPr>
            <w:tcW w:w="2518" w:type="dxa"/>
          </w:tcPr>
          <w:p w14:paraId="73C4E757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3EBDDB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169FA740" w14:textId="77777777" w:rsidTr="00F74F0F">
        <w:tc>
          <w:tcPr>
            <w:tcW w:w="2518" w:type="dxa"/>
          </w:tcPr>
          <w:p w14:paraId="02910FF4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21DA7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600D3A8" w14:textId="77777777" w:rsidTr="00F74F0F">
        <w:tc>
          <w:tcPr>
            <w:tcW w:w="2518" w:type="dxa"/>
          </w:tcPr>
          <w:p w14:paraId="05E00BD5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7F32AC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78C4C40C" w14:textId="77777777" w:rsidR="008A2F19" w:rsidRDefault="008A2F19" w:rsidP="005C44F9">
      <w:pPr>
        <w:pStyle w:val="TextoPLANETA"/>
      </w:pPr>
    </w:p>
    <w:p w14:paraId="2FA1EF68" w14:textId="77777777" w:rsidR="00665B52" w:rsidRDefault="004B79BD" w:rsidP="005C44F9">
      <w:pPr>
        <w:pStyle w:val="TextoPLANETA"/>
      </w:pPr>
      <w:r>
        <w:t>Para la sustracción el proceso es similar. Por ejemplo:</w:t>
      </w:r>
    </w:p>
    <w:p w14:paraId="726A23BF" w14:textId="77777777" w:rsidR="00665B52" w:rsidRDefault="00665B52" w:rsidP="005C44F9">
      <w:pPr>
        <w:pStyle w:val="TextoPLANETA"/>
      </w:pPr>
    </w:p>
    <w:p w14:paraId="6CEA54B7" w14:textId="77777777" w:rsidR="00665B52" w:rsidRDefault="00665B52" w:rsidP="00665B52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BF6C1FB" wp14:editId="047C7E4C">
            <wp:extent cx="1860550" cy="437515"/>
            <wp:effectExtent l="0" t="0" r="6350" b="635"/>
            <wp:docPr id="5" name="Imagen 5" descr="https://latex.codecogs.com/gif.latex?%5Cfn_jvn%20%5Clarge%20%5Cfrac%7B7%7D%7B9%7D-%5Cfrac%7B4%7D%7B9%7D%3D%5Cfrac%7B7-4%7D%7B9%7D%3D%5Cfrac%7B3%7D%7B9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tex.codecogs.com/gif.latex?%5Cfn_jvn%20%5Clarge%20%5Cfrac%7B7%7D%7B9%7D-%5Cfrac%7B4%7D%7B9%7D%3D%5Cfrac%7B7-4%7D%7B9%7D%3D%5Cfrac%7B3%7D%7B9%7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D3E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06F7C336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48E6CFC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1B361684" w14:textId="77777777" w:rsidTr="00F74F0F">
        <w:tc>
          <w:tcPr>
            <w:tcW w:w="2518" w:type="dxa"/>
          </w:tcPr>
          <w:p w14:paraId="6A08A2E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85EE2F7" w14:textId="77777777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4576688" w14:textId="77777777" w:rsidTr="00F74F0F">
        <w:tc>
          <w:tcPr>
            <w:tcW w:w="2518" w:type="dxa"/>
          </w:tcPr>
          <w:p w14:paraId="050A984E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2818D5B" w14:textId="77777777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3F188532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2ABA9E4B" w14:textId="77777777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 w:rsidRPr="00053FE8">
              <w:rPr>
                <w:szCs w:val="24"/>
                <w:lang w:val="es-ES_tradnl"/>
              </w:rPr>
              <w:object w:dxaOrig="17010" w:dyaOrig="7815" w14:anchorId="3705E15B">
                <v:shape id="_x0000_i1026" type="#_x0000_t75" style="width:260.45pt;height:120.25pt" o:ole="">
                  <v:imagedata r:id="rId15" o:title=""/>
                </v:shape>
                <o:OLEObject Type="Embed" ProgID="PBrush" ShapeID="_x0000_i1026" DrawAspect="Content" ObjectID="_1384587980" r:id="rId16"/>
              </w:object>
            </w:r>
          </w:p>
        </w:tc>
      </w:tr>
      <w:tr w:rsidR="00665B52" w:rsidRPr="008A2F19" w14:paraId="16039000" w14:textId="77777777" w:rsidTr="00F74F0F">
        <w:tc>
          <w:tcPr>
            <w:tcW w:w="2518" w:type="dxa"/>
          </w:tcPr>
          <w:p w14:paraId="38054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E7E800F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4B0830E7" w14:textId="77777777" w:rsidTr="00F74F0F">
        <w:tc>
          <w:tcPr>
            <w:tcW w:w="2518" w:type="dxa"/>
          </w:tcPr>
          <w:p w14:paraId="21B80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2CEE3F89" w14:textId="77777777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3C1E0D52" w14:textId="77777777" w:rsidTr="00F74F0F">
        <w:tc>
          <w:tcPr>
            <w:tcW w:w="2518" w:type="dxa"/>
          </w:tcPr>
          <w:p w14:paraId="1448E85C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C06CE1D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67F1D402" w14:textId="77777777" w:rsidR="0058495E" w:rsidRDefault="0058495E" w:rsidP="005C44F9">
      <w:pPr>
        <w:pStyle w:val="TextoPLANETA"/>
      </w:pPr>
    </w:p>
    <w:p w14:paraId="435F4D08" w14:textId="77777777" w:rsidR="004B79BD" w:rsidRDefault="004B79BD" w:rsidP="005C44F9">
      <w:pPr>
        <w:pStyle w:val="TextoPLANETA"/>
      </w:pPr>
    </w:p>
    <w:p w14:paraId="3A1B12DC" w14:textId="77777777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4EED75B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BAF4B6D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7C110A0D" w14:textId="77777777" w:rsidTr="00F74F0F">
        <w:tc>
          <w:tcPr>
            <w:tcW w:w="2518" w:type="dxa"/>
          </w:tcPr>
          <w:p w14:paraId="06C963D2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707123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</w:t>
            </w:r>
            <w:ins w:id="3" w:author="mercyranjel" w:date="2015-12-03T13:19:00Z">
              <w:r w:rsidR="008A0774">
                <w:rPr>
                  <w:szCs w:val="24"/>
                  <w:lang w:val="es-ES_tradnl"/>
                </w:rPr>
                <w:t>y la</w:t>
              </w:r>
              <w:r w:rsidR="008A0774" w:rsidRPr="00DF630C">
                <w:rPr>
                  <w:szCs w:val="24"/>
                  <w:lang w:val="es-ES_tradnl"/>
                </w:rPr>
                <w:t xml:space="preserve"> </w:t>
              </w:r>
            </w:ins>
            <w:r w:rsidRPr="00DF630C">
              <w:rPr>
                <w:szCs w:val="24"/>
                <w:lang w:val="es-ES_tradnl"/>
              </w:rPr>
              <w:t xml:space="preserve">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</w:t>
            </w:r>
            <w:ins w:id="4" w:author="mercyranjel" w:date="2015-12-03T13:20:00Z">
              <w:r w:rsidR="008A0774">
                <w:rPr>
                  <w:szCs w:val="24"/>
                  <w:lang w:val="es-ES_tradnl"/>
                </w:rPr>
                <w:t>,</w:t>
              </w:r>
            </w:ins>
            <w:r>
              <w:rPr>
                <w:szCs w:val="24"/>
                <w:lang w:val="es-ES_tradnl"/>
              </w:rPr>
              <w:t xml:space="preserve"> y que tiene el mismo denominador:</w:t>
            </w:r>
          </w:p>
          <w:p w14:paraId="6552477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208C2301" w14:textId="77777777" w:rsidR="00DF630C" w:rsidRDefault="00DF630C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7A33F4A" wp14:editId="4CBFF4EA">
                  <wp:extent cx="1383665" cy="421640"/>
                  <wp:effectExtent l="0" t="0" r="6985" b="0"/>
                  <wp:docPr id="7" name="Imagen 7" descr="https://latex.codecogs.com/gif.latex?%5Cfn_jvn%20%5Clarge%20%5Cfrac%7Ba%7D%7Bb%7D&amp;plus;%5Cfrac%7Bc%7D%7Bb%7D%3D%5Cfrac%7Ba&amp;plus;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atex.codecogs.com/gif.latex?%5Cfn_jvn%20%5Clarge%20%5Cfrac%7Ba%7D%7Bb%7D&amp;plus;%5Cfrac%7Bc%7D%7Bb%7D%3D%5Cfrac%7Ba&amp;plus;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27AC7D" w14:textId="77777777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34BBA257" w14:textId="77777777" w:rsidR="00DF630C" w:rsidRDefault="00DF630C" w:rsidP="005C44F9">
      <w:pPr>
        <w:pStyle w:val="TextoPLANETA"/>
      </w:pPr>
    </w:p>
    <w:p w14:paraId="1D4FA2C6" w14:textId="7777777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3243E21" w14:textId="77777777" w:rsidR="00C36AF2" w:rsidRDefault="00C36AF2" w:rsidP="00DF630C">
      <w:pPr>
        <w:pStyle w:val="TextoPLANETA"/>
      </w:pPr>
    </w:p>
    <w:p w14:paraId="7070344E" w14:textId="77777777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</w:t>
      </w:r>
      <w:ins w:id="5" w:author="mercyranjel" w:date="2015-12-03T13:21:00Z">
        <w:r w:rsidR="008A0774">
          <w:t>por medio d</w:t>
        </w:r>
      </w:ins>
      <w:r w:rsidR="00324493">
        <w:t xml:space="preserve">el proceso de </w:t>
      </w:r>
      <w:r w:rsidR="003E481D">
        <w:t>amplificación</w:t>
      </w:r>
      <w:r w:rsidR="00324493">
        <w:t>.</w:t>
      </w:r>
    </w:p>
    <w:p w14:paraId="1B9376A5" w14:textId="77777777" w:rsidR="00324493" w:rsidRDefault="00324493" w:rsidP="00DF630C">
      <w:pPr>
        <w:pStyle w:val="TextoPLANETA"/>
      </w:pPr>
    </w:p>
    <w:p w14:paraId="033B5769" w14:textId="77777777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</w:t>
      </w:r>
      <w:ins w:id="6" w:author="mercyranjel" w:date="2015-12-03T13:21:00Z">
        <w:r w:rsidR="008A0774">
          <w:t>.</w:t>
        </w:r>
      </w:ins>
    </w:p>
    <w:p w14:paraId="169504DB" w14:textId="77777777" w:rsidR="00324493" w:rsidRDefault="00324493" w:rsidP="00DF630C">
      <w:pPr>
        <w:pStyle w:val="TextoPLANETA"/>
      </w:pPr>
    </w:p>
    <w:p w14:paraId="6DE7F164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B2398BC" wp14:editId="1FA75B6F">
            <wp:extent cx="556260" cy="438785"/>
            <wp:effectExtent l="0" t="0" r="0" b="0"/>
            <wp:docPr id="1" name="Imagen 1" descr="C:\Users\CEN_3F_CDO_PC10\Desktop\DRIVE\2. AulaPlaneta\TRABAJO\GUIONES\MA_06_06_CO\IMAGENES\FORMULAS FINALES\fq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N_3F_CDO_PC10\Desktop\DRIVE\2. AulaPlaneta\TRABAJO\GUIONES\MA_06_06_CO\IMAGENES\FORMULAS FINALES\fq0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8422" w14:textId="77777777" w:rsidR="00DF630C" w:rsidRDefault="00DF630C" w:rsidP="00DF630C">
      <w:pPr>
        <w:pStyle w:val="TextoPLANETA"/>
      </w:pPr>
    </w:p>
    <w:p w14:paraId="71EE0176" w14:textId="77777777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52BB0879" w14:textId="77777777" w:rsidR="00324493" w:rsidRDefault="00324493" w:rsidP="00324493">
      <w:pPr>
        <w:pStyle w:val="TextoPLANETA"/>
        <w:jc w:val="center"/>
      </w:pPr>
    </w:p>
    <w:p w14:paraId="6C40E67E" w14:textId="77777777" w:rsidR="00324493" w:rsidRDefault="00324493" w:rsidP="00324493">
      <w:pPr>
        <w:pStyle w:val="TextoPLANETA"/>
        <w:jc w:val="center"/>
      </w:pPr>
      <w:r>
        <w:t>m.c.m. (4, 5) = 20</w:t>
      </w:r>
    </w:p>
    <w:p w14:paraId="10D75621" w14:textId="77777777" w:rsidR="00771708" w:rsidRDefault="00771708" w:rsidP="00DF630C">
      <w:pPr>
        <w:pStyle w:val="TextoPLANETA"/>
      </w:pPr>
    </w:p>
    <w:p w14:paraId="300FE843" w14:textId="77777777" w:rsidR="00DF630C" w:rsidRDefault="00324493" w:rsidP="00324493">
      <w:pPr>
        <w:pStyle w:val="TextoPLANETA"/>
      </w:pPr>
      <w:r>
        <w:t>Luego, se amplifican las dos fracciones al denominador dado por el m.c.m.:</w:t>
      </w:r>
    </w:p>
    <w:p w14:paraId="6D4E159F" w14:textId="77777777" w:rsidR="00324493" w:rsidRDefault="00324493" w:rsidP="00324493">
      <w:pPr>
        <w:pStyle w:val="TextoPLANETA"/>
      </w:pPr>
    </w:p>
    <w:p w14:paraId="67A0794F" w14:textId="77777777" w:rsidR="00324493" w:rsidRPr="00DF630C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26B83F8" wp14:editId="21B2A859">
            <wp:extent cx="1104900" cy="438785"/>
            <wp:effectExtent l="0" t="0" r="0" b="0"/>
            <wp:docPr id="2" name="Imagen 2" descr="C:\Users\CEN_3F_CDO_PC10\Desktop\DRIVE\2. AulaPlaneta\TRABAJO\GUIONES\MA_06_06_CO\IMAGENES\FORMULAS FINALES\fq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N_3F_CDO_PC10\Desktop\DRIVE\2. AulaPlaneta\TRABAJO\GUIONES\MA_06_06_CO\IMAGENES\FORMULAS FINALES\fq0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336A2C">
        <w:rPr>
          <w:noProof/>
          <w:lang w:val="es-ES" w:eastAsia="es-ES"/>
        </w:rPr>
        <w:drawing>
          <wp:inline distT="0" distB="0" distL="0" distR="0" wp14:anchorId="5DF11D7F" wp14:editId="06056FB3">
            <wp:extent cx="1104900" cy="438785"/>
            <wp:effectExtent l="0" t="0" r="0" b="0"/>
            <wp:docPr id="4" name="Imagen 4" descr="C:\Users\CEN_3F_CDO_PC10\Desktop\DRIVE\2. AulaPlaneta\TRABAJO\GUIONES\MA_06_06_CO\IMAGENES\FORMULAS FINALES\fq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N_3F_CDO_PC10\Desktop\DRIVE\2. AulaPlaneta\TRABAJO\GUIONES\MA_06_06_CO\IMAGENES\FORMULAS FINALES\fq07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B1FB" w14:textId="77777777" w:rsidR="00771708" w:rsidRDefault="00771708" w:rsidP="00DF630C">
      <w:pPr>
        <w:pStyle w:val="TextoPLANETA"/>
      </w:pPr>
    </w:p>
    <w:p w14:paraId="3C6A9B56" w14:textId="77777777" w:rsidR="00DF630C" w:rsidRDefault="00324493" w:rsidP="00DF630C">
      <w:pPr>
        <w:pStyle w:val="TextoPLANETA"/>
      </w:pPr>
      <w:r>
        <w:t>Finalmente, se resuelve la operación planteada:</w:t>
      </w:r>
    </w:p>
    <w:p w14:paraId="60D61213" w14:textId="77777777" w:rsidR="00324493" w:rsidRDefault="00324493" w:rsidP="00DF630C">
      <w:pPr>
        <w:pStyle w:val="TextoPLANETA"/>
      </w:pPr>
    </w:p>
    <w:p w14:paraId="0F8048F5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199AE259" wp14:editId="65EA2C46">
            <wp:extent cx="1411605" cy="438785"/>
            <wp:effectExtent l="0" t="0" r="0" b="0"/>
            <wp:docPr id="8" name="Imagen 8" descr="C:\Users\CEN_3F_CDO_PC10\Desktop\DRIVE\2. AulaPlaneta\TRABAJO\GUIONES\MA_06_06_CO\IMAGENES\FORMULAS FINALES\fq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EN_3F_CDO_PC10\Desktop\DRIVE\2. AulaPlaneta\TRABAJO\GUIONES\MA_06_06_CO\IMAGENES\FORMULAS FINALES\fq08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A19D" w14:textId="77777777" w:rsidR="004B79BD" w:rsidRDefault="004B79BD" w:rsidP="00324493">
      <w:pPr>
        <w:pStyle w:val="TextoPLANETA"/>
      </w:pPr>
    </w:p>
    <w:p w14:paraId="6CF3F03B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5F9F7909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6553EC5C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4D7B35A9" w14:textId="77777777" w:rsidTr="004B79BD">
        <w:tc>
          <w:tcPr>
            <w:tcW w:w="2518" w:type="dxa"/>
          </w:tcPr>
          <w:p w14:paraId="03F3328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E619DF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457AFAEC" w14:textId="77777777" w:rsidTr="004B79BD">
        <w:tc>
          <w:tcPr>
            <w:tcW w:w="2518" w:type="dxa"/>
          </w:tcPr>
          <w:p w14:paraId="0AC6705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D041D8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1241CDD3" w14:textId="77777777" w:rsidTr="004B79BD">
        <w:tc>
          <w:tcPr>
            <w:tcW w:w="2518" w:type="dxa"/>
          </w:tcPr>
          <w:p w14:paraId="19F90887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C8DFE4" w14:textId="77777777" w:rsidR="004B79BD" w:rsidRPr="005F7A19" w:rsidRDefault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  <w:ins w:id="7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181E0A4" w14:textId="77777777" w:rsidR="004B79BD" w:rsidRDefault="004B79BD" w:rsidP="004B79BD">
      <w:pPr>
        <w:pStyle w:val="TextoPLANETA"/>
      </w:pPr>
    </w:p>
    <w:p w14:paraId="6E93948B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99ED7D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2EB695B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8C9E680" w14:textId="77777777" w:rsidTr="004B79BD">
        <w:tc>
          <w:tcPr>
            <w:tcW w:w="2518" w:type="dxa"/>
          </w:tcPr>
          <w:p w14:paraId="053898C0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748A409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7A7441B" w14:textId="77777777" w:rsidTr="004B79BD">
        <w:tc>
          <w:tcPr>
            <w:tcW w:w="2518" w:type="dxa"/>
          </w:tcPr>
          <w:p w14:paraId="249CB8A8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B64DE0C" w14:textId="77777777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0DD0BAB3" w14:textId="77777777" w:rsidTr="004B79BD">
        <w:tc>
          <w:tcPr>
            <w:tcW w:w="2518" w:type="dxa"/>
          </w:tcPr>
          <w:p w14:paraId="46ECA02B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EC95BB9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  <w:ins w:id="8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B972D7C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76D0D88B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11B8BA5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76C38E3B" w14:textId="77777777" w:rsidTr="004B79BD">
        <w:tc>
          <w:tcPr>
            <w:tcW w:w="2518" w:type="dxa"/>
          </w:tcPr>
          <w:p w14:paraId="451036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A16C656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0E353CD2" w14:textId="77777777" w:rsidTr="004B79BD">
        <w:tc>
          <w:tcPr>
            <w:tcW w:w="2518" w:type="dxa"/>
          </w:tcPr>
          <w:p w14:paraId="47346817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08A2188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4A44A933" w14:textId="77777777" w:rsidTr="004B79BD">
        <w:tc>
          <w:tcPr>
            <w:tcW w:w="2518" w:type="dxa"/>
          </w:tcPr>
          <w:p w14:paraId="2B6AF2AC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0EC74AB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  <w:ins w:id="9" w:author="mercyranjel" w:date="2015-12-03T13:24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71BE4A4" w14:textId="77777777" w:rsidR="004B79BD" w:rsidRDefault="004B79BD" w:rsidP="00415DF0">
      <w:pPr>
        <w:pStyle w:val="TextoPLANETA"/>
      </w:pPr>
    </w:p>
    <w:p w14:paraId="141F3CA0" w14:textId="77777777" w:rsidR="00533553" w:rsidRDefault="008A0774" w:rsidP="00533553">
      <w:pPr>
        <w:pStyle w:val="TextoPLANETA"/>
      </w:pPr>
      <w:ins w:id="10" w:author="mercyranjel" w:date="2015-12-03T13:24:00Z">
        <w:r>
          <w:lastRenderedPageBreak/>
          <w:t>D</w:t>
        </w:r>
      </w:ins>
      <w:r w:rsidR="00533553">
        <w:t>ebe tener</w:t>
      </w:r>
      <w:ins w:id="11" w:author="mercyranjel" w:date="2015-12-03T13:24:00Z">
        <w:r>
          <w:t>se</w:t>
        </w:r>
      </w:ins>
      <w:r w:rsidR="00533553">
        <w:t xml:space="preserve"> en cuenta que la adición con </w:t>
      </w:r>
      <w:r w:rsidR="00213FCA">
        <w:t>fracciones</w:t>
      </w:r>
      <w:r w:rsidR="00533553">
        <w:t xml:space="preserve"> cumple todas las propiedades de la adición</w:t>
      </w:r>
      <w:ins w:id="12" w:author="mercyranjel" w:date="2015-12-03T13:42:00Z">
        <w:r w:rsidR="00CB28C9">
          <w:t>.</w:t>
        </w:r>
      </w:ins>
    </w:p>
    <w:p w14:paraId="0D657FD3" w14:textId="77777777" w:rsidR="00533553" w:rsidRDefault="00533553" w:rsidP="00533553">
      <w:pPr>
        <w:pStyle w:val="TextoPLANETA"/>
      </w:pPr>
    </w:p>
    <w:p w14:paraId="09E56FE3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42020DB7" w14:textId="77777777" w:rsidR="00533553" w:rsidRDefault="00533553" w:rsidP="00533553">
      <w:pPr>
        <w:pStyle w:val="TextoPLANETA"/>
        <w:ind w:left="720"/>
      </w:pPr>
    </w:p>
    <w:p w14:paraId="63D4EC70" w14:textId="77777777" w:rsidR="00533553" w:rsidRDefault="00533553" w:rsidP="00533553">
      <w:pPr>
        <w:pStyle w:val="TextoPLANETA"/>
        <w:ind w:left="720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3B15F41" wp14:editId="26A03B0C">
            <wp:extent cx="1448435" cy="402590"/>
            <wp:effectExtent l="0" t="0" r="0" b="0"/>
            <wp:docPr id="9" name="Imagen 9" descr="C:\Users\CEN_3F_CDO_PC10\Desktop\DRIVE\2. AulaPlaneta\TRABAJO\GUIONES\MA_06_06_CO\IMAGENES\FORMULAS FINALES\fq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EN_3F_CDO_PC10\Desktop\DRIVE\2. AulaPlaneta\TRABAJO\GUIONES\MA_06_06_CO\IMAGENES\FORMULAS FINALES\fq0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5F0C" w14:textId="77777777" w:rsidR="00533553" w:rsidRDefault="00533553" w:rsidP="00533553">
      <w:pPr>
        <w:pStyle w:val="TextoPLANETA"/>
        <w:ind w:left="720"/>
      </w:pPr>
    </w:p>
    <w:p w14:paraId="036E51D0" w14:textId="77777777" w:rsidR="00533553" w:rsidRDefault="00533553" w:rsidP="00533553">
      <w:pPr>
        <w:pStyle w:val="TextoPLANETA"/>
        <w:ind w:left="720"/>
      </w:pPr>
    </w:p>
    <w:p w14:paraId="3A45552E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</w:t>
      </w:r>
      <w:r w:rsidR="00533553" w:rsidRPr="0085340A">
        <w:t xml:space="preserve">: </w:t>
      </w:r>
      <w:ins w:id="13" w:author="mercyranjel" w:date="2015-12-03T13:43:00Z">
        <w:r w:rsidR="00CB28C9">
          <w:t xml:space="preserve">los sumandos </w:t>
        </w:r>
      </w:ins>
      <w:r w:rsidR="00533553">
        <w:t>se puede</w:t>
      </w:r>
      <w:ins w:id="14" w:author="mercyranjel" w:date="2015-12-03T13:43:00Z">
        <w:r w:rsidR="00CB28C9">
          <w:t>n</w:t>
        </w:r>
      </w:ins>
      <w:r w:rsidR="00533553">
        <w:t xml:space="preserve"> asociar de diferentes formas y la suma siempre es igual. </w:t>
      </w:r>
    </w:p>
    <w:p w14:paraId="10E19D88" w14:textId="77777777" w:rsidR="00533553" w:rsidRDefault="00533553" w:rsidP="00533553">
      <w:pPr>
        <w:pStyle w:val="TextoPLANETA"/>
        <w:jc w:val="center"/>
      </w:pPr>
    </w:p>
    <w:p w14:paraId="3A651963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C060D8E" wp14:editId="3F42E464">
            <wp:extent cx="2772410" cy="402590"/>
            <wp:effectExtent l="0" t="0" r="8890" b="0"/>
            <wp:docPr id="10" name="Imagen 10" descr="C:\Users\CEN_3F_CDO_PC10\Desktop\DRIVE\2. AulaPlaneta\TRABAJO\GUIONES\MA_06_06_CO\IMAGENES\FORMULAS FINALES\fq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EN_3F_CDO_PC10\Desktop\DRIVE\2. AulaPlaneta\TRABAJO\GUIONES\MA_06_06_CO\IMAGENES\FORMULAS FINALES\fq1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C088" w14:textId="77777777" w:rsidR="00533553" w:rsidRDefault="00533553" w:rsidP="00533553">
      <w:pPr>
        <w:pStyle w:val="TextoPLANETA"/>
      </w:pPr>
    </w:p>
    <w:p w14:paraId="33660BE1" w14:textId="77777777" w:rsidR="00533553" w:rsidRDefault="00533553" w:rsidP="00533553">
      <w:pPr>
        <w:pStyle w:val="TextoPLANETA"/>
      </w:pPr>
    </w:p>
    <w:p w14:paraId="6CE294D9" w14:textId="77777777" w:rsidR="00902711" w:rsidRDefault="00213FCA" w:rsidP="00533553">
      <w:pPr>
        <w:pStyle w:val="TextoPLANETA"/>
        <w:numPr>
          <w:ilvl w:val="0"/>
          <w:numId w:val="24"/>
        </w:numPr>
      </w:pPr>
      <w:r>
        <w:rPr>
          <w:b/>
        </w:rPr>
        <w:t>M</w:t>
      </w:r>
      <w:r w:rsidR="00533553" w:rsidRPr="00213FCA">
        <w:rPr>
          <w:b/>
        </w:rPr>
        <w:t>odulativa:</w:t>
      </w:r>
      <w:r w:rsidR="00533553">
        <w:t xml:space="preserve"> toda fracción sumada con 0 da como resultado la misma fracción.</w:t>
      </w:r>
    </w:p>
    <w:p w14:paraId="4B752811" w14:textId="77777777" w:rsidR="00902711" w:rsidRDefault="00902711" w:rsidP="00415DF0">
      <w:pPr>
        <w:pStyle w:val="TextoPLANETA"/>
      </w:pPr>
    </w:p>
    <w:p w14:paraId="688EE8EB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0440A813" wp14:editId="3F7C88EA">
            <wp:extent cx="980440" cy="402590"/>
            <wp:effectExtent l="0" t="0" r="0" b="0"/>
            <wp:docPr id="11" name="Imagen 11" descr="C:\Users\CEN_3F_CDO_PC10\Desktop\DRIVE\2. AulaPlaneta\TRABAJO\GUIONES\MA_06_06_CO\IMAGENES\FORMULAS FINALES\fq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EN_3F_CDO_PC10\Desktop\DRIVE\2. AulaPlaneta\TRABAJO\GUIONES\MA_06_06_CO\IMAGENES\FORMULAS FINALES\fq1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EB" w14:textId="77777777" w:rsidR="00533553" w:rsidRDefault="00533553" w:rsidP="00415DF0">
      <w:pPr>
        <w:pStyle w:val="TextoPLANETA"/>
      </w:pPr>
    </w:p>
    <w:p w14:paraId="520E4173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5E8F06DF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7F1B3E5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3EF300F7" w14:textId="77777777" w:rsidTr="00F74F0F">
        <w:tc>
          <w:tcPr>
            <w:tcW w:w="2518" w:type="dxa"/>
          </w:tcPr>
          <w:p w14:paraId="30077912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29BC7C23" w14:textId="77777777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34DAAC5B" w14:textId="77777777" w:rsidTr="00F74F0F">
        <w:tc>
          <w:tcPr>
            <w:tcW w:w="2518" w:type="dxa"/>
          </w:tcPr>
          <w:p w14:paraId="0B78CAB1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4049C4D" w14:textId="77777777" w:rsidR="00B322A4" w:rsidRDefault="00B322A4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propiedad. </w:t>
            </w:r>
          </w:p>
          <w:p w14:paraId="2FED1210" w14:textId="77777777" w:rsidR="00CB28C9" w:rsidRPr="00CB28C9" w:rsidRDefault="00CB28C9" w:rsidP="00CB28C9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</w:p>
        </w:tc>
      </w:tr>
    </w:tbl>
    <w:p w14:paraId="4412EFE8" w14:textId="77777777" w:rsidR="00B322A4" w:rsidRDefault="00B322A4" w:rsidP="00415DF0">
      <w:pPr>
        <w:pStyle w:val="TextoPLANETA"/>
      </w:pPr>
    </w:p>
    <w:p w14:paraId="258A70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ECC2FC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B142494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1AC242D" w14:textId="77777777" w:rsidTr="00F74F0F">
        <w:tc>
          <w:tcPr>
            <w:tcW w:w="2518" w:type="dxa"/>
          </w:tcPr>
          <w:p w14:paraId="5A511831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419ED29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62CAFDD2" w14:textId="77777777" w:rsidTr="00F74F0F">
        <w:tc>
          <w:tcPr>
            <w:tcW w:w="2518" w:type="dxa"/>
          </w:tcPr>
          <w:p w14:paraId="63F48393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668853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664AA9" w:rsidRPr="00202823" w14:paraId="0570F628" w14:textId="77777777" w:rsidTr="00F74F0F">
        <w:tc>
          <w:tcPr>
            <w:tcW w:w="2518" w:type="dxa"/>
          </w:tcPr>
          <w:p w14:paraId="20784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D437E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  <w:ins w:id="15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  <w:tr w:rsidR="00664AA9" w:rsidRPr="00202823" w14:paraId="6AF5010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9A00537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93BE911" w14:textId="77777777" w:rsidTr="00F74F0F">
        <w:tc>
          <w:tcPr>
            <w:tcW w:w="2518" w:type="dxa"/>
          </w:tcPr>
          <w:p w14:paraId="54350830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87FE85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39D1AE2A" w14:textId="77777777" w:rsidTr="00F74F0F">
        <w:tc>
          <w:tcPr>
            <w:tcW w:w="2518" w:type="dxa"/>
          </w:tcPr>
          <w:p w14:paraId="7A69063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A207267" w14:textId="1CC3E0D5" w:rsidR="00664AA9" w:rsidRPr="00202823" w:rsidRDefault="00664AA9" w:rsidP="009A7960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Completa tablas de </w:t>
            </w:r>
            <w:r w:rsidR="009A7960">
              <w:rPr>
                <w:szCs w:val="24"/>
                <w:lang w:val="es-ES_tradnl"/>
              </w:rPr>
              <w:t xml:space="preserve">adiciones y sustracciones </w:t>
            </w:r>
            <w:bookmarkStart w:id="16" w:name="_GoBack"/>
            <w:bookmarkEnd w:id="16"/>
            <w:r w:rsidRPr="00664AA9">
              <w:rPr>
                <w:szCs w:val="24"/>
                <w:lang w:val="es-ES_tradnl"/>
              </w:rPr>
              <w:t>de fracciones</w:t>
            </w:r>
          </w:p>
        </w:tc>
      </w:tr>
      <w:tr w:rsidR="00664AA9" w:rsidRPr="00202823" w14:paraId="4271FE1A" w14:textId="77777777" w:rsidTr="00F74F0F">
        <w:tc>
          <w:tcPr>
            <w:tcW w:w="2518" w:type="dxa"/>
          </w:tcPr>
          <w:p w14:paraId="3C13457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A5BE52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  <w:ins w:id="17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A2E007E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3ABA1F30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1D59B78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3CE5BB93" w14:textId="77777777" w:rsidTr="00F74F0F">
        <w:tc>
          <w:tcPr>
            <w:tcW w:w="2518" w:type="dxa"/>
          </w:tcPr>
          <w:p w14:paraId="114B510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7126AF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5F993C46" w14:textId="77777777" w:rsidTr="00F74F0F">
        <w:tc>
          <w:tcPr>
            <w:tcW w:w="2518" w:type="dxa"/>
          </w:tcPr>
          <w:p w14:paraId="5459D27D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4ECE852" w14:textId="77777777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2D8F1D99" w14:textId="77777777" w:rsidTr="00F74F0F">
        <w:tc>
          <w:tcPr>
            <w:tcW w:w="2518" w:type="dxa"/>
          </w:tcPr>
          <w:p w14:paraId="14AA22E6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098062" w14:textId="77777777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  <w:ins w:id="18" w:author="mercyranjel" w:date="2015-12-03T13:51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66F42EF" w14:textId="77777777" w:rsidR="00664AA9" w:rsidRDefault="00664AA9" w:rsidP="00415DF0">
      <w:pPr>
        <w:pStyle w:val="TextoPLANETA"/>
      </w:pPr>
    </w:p>
    <w:p w14:paraId="5567A82F" w14:textId="77777777" w:rsidR="00664AA9" w:rsidRDefault="00664AA9" w:rsidP="00415DF0">
      <w:pPr>
        <w:pStyle w:val="TextoPLANETA"/>
      </w:pPr>
    </w:p>
    <w:p w14:paraId="04ABF95B" w14:textId="77777777" w:rsidR="00664AA9" w:rsidRDefault="00664AA9" w:rsidP="00664AA9">
      <w:pPr>
        <w:pStyle w:val="Seccin2PLANETA"/>
      </w:pPr>
      <w:r>
        <w:rPr>
          <w:highlight w:val="yellow"/>
        </w:rPr>
        <w:lastRenderedPageBreak/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5489C936" w14:textId="77777777" w:rsidR="00664AA9" w:rsidRDefault="00664AA9" w:rsidP="00664AA9">
      <w:pPr>
        <w:pStyle w:val="TextoPLANETA"/>
      </w:pPr>
    </w:p>
    <w:p w14:paraId="44F8FC73" w14:textId="77777777" w:rsidR="00664AA9" w:rsidRDefault="00664AA9" w:rsidP="00664AA9">
      <w:pPr>
        <w:pStyle w:val="TextoPLANETA"/>
      </w:pPr>
      <w:r>
        <w:t>Actividades para afianzar lo que has aprendido en esta sección.</w:t>
      </w:r>
    </w:p>
    <w:p w14:paraId="1EF9ADD5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5DD841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B8E86FD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DA73607" w14:textId="77777777" w:rsidTr="00F74F0F">
        <w:tc>
          <w:tcPr>
            <w:tcW w:w="2518" w:type="dxa"/>
          </w:tcPr>
          <w:p w14:paraId="2E21E4B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550F3D6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5E7B09D6" w14:textId="77777777" w:rsidTr="00F74F0F">
        <w:tc>
          <w:tcPr>
            <w:tcW w:w="2518" w:type="dxa"/>
          </w:tcPr>
          <w:p w14:paraId="42D089DA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454BD5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5B638FE6" w14:textId="77777777" w:rsidTr="00F74F0F">
        <w:tc>
          <w:tcPr>
            <w:tcW w:w="2518" w:type="dxa"/>
          </w:tcPr>
          <w:p w14:paraId="313540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F13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  <w:ins w:id="19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5946118" w14:textId="77777777" w:rsidR="00664AA9" w:rsidRDefault="00664AA9" w:rsidP="00415DF0">
      <w:pPr>
        <w:pStyle w:val="TextoPLANETA"/>
      </w:pPr>
    </w:p>
    <w:p w14:paraId="785D96D4" w14:textId="77777777" w:rsidR="00664AA9" w:rsidRDefault="00664AA9" w:rsidP="00415DF0">
      <w:pPr>
        <w:pStyle w:val="TextoPLANETA"/>
      </w:pPr>
    </w:p>
    <w:p w14:paraId="39703D4D" w14:textId="77777777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1EC773C" w14:textId="77777777" w:rsidR="00350DF5" w:rsidRDefault="00350DF5" w:rsidP="00415DF0">
      <w:pPr>
        <w:pStyle w:val="TextoPLANETA"/>
      </w:pPr>
    </w:p>
    <w:p w14:paraId="07A6FE7C" w14:textId="77777777" w:rsidR="00350DF5" w:rsidRDefault="00DF6021" w:rsidP="00415DF0">
      <w:pPr>
        <w:pStyle w:val="TextoPLANETA"/>
      </w:pPr>
      <w:r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2C7D8BAD" w14:textId="77777777" w:rsidR="00350DF5" w:rsidRDefault="00350DF5" w:rsidP="00415DF0">
      <w:pPr>
        <w:pStyle w:val="TextoPLANETA"/>
      </w:pPr>
    </w:p>
    <w:p w14:paraId="67644144" w14:textId="77777777" w:rsidR="00350DF5" w:rsidRDefault="00350DF5" w:rsidP="00350DF5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79D52B3" wp14:editId="597A60C3">
            <wp:extent cx="1399540" cy="397510"/>
            <wp:effectExtent l="0" t="0" r="0" b="2540"/>
            <wp:docPr id="37" name="Imagen 37" descr="https://latex.codecogs.com/gif.latex?%5Cfn_jvn%20%5Clarge%20%5Cfrac%7Ba%7D%7Bb%7D%5Ctimes%20%5Cfrac%7Bc%7D%7Bd%7D%3D%5Cfrac%7Ba%5Ctimes%20c%7D%7Bb%5Ctimes%20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atex.codecogs.com/gif.latex?%5Cfn_jvn%20%5Clarge%20%5Cfrac%7Ba%7D%7Bb%7D%5Ctimes%20%5Cfrac%7Bc%7D%7Bd%7D%3D%5Cfrac%7Ba%5Ctimes%20c%7D%7Bb%5Ctimes%20d%7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AA3E" w14:textId="77777777" w:rsidR="00350DF5" w:rsidRDefault="00350DF5" w:rsidP="00350DF5">
      <w:pPr>
        <w:pStyle w:val="TextoPLANETA"/>
      </w:pPr>
    </w:p>
    <w:p w14:paraId="0F17CC84" w14:textId="77777777" w:rsidR="00CC05B0" w:rsidRDefault="00CC05B0" w:rsidP="00350DF5">
      <w:pPr>
        <w:pStyle w:val="TextoPLANETA"/>
      </w:pPr>
      <w:r>
        <w:t>Por ejemplo, para hallar el producto:</w:t>
      </w:r>
    </w:p>
    <w:p w14:paraId="1F0D9C14" w14:textId="77777777" w:rsidR="00CC05B0" w:rsidRDefault="00CC05B0" w:rsidP="00350DF5">
      <w:pPr>
        <w:pStyle w:val="TextoPLANETA"/>
      </w:pPr>
    </w:p>
    <w:p w14:paraId="6829609D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46DEFA79" wp14:editId="733BC16E">
            <wp:extent cx="548640" cy="437515"/>
            <wp:effectExtent l="0" t="0" r="3810" b="635"/>
            <wp:docPr id="41" name="Imagen 41" descr="https://latex.codecogs.com/gif.latex?%5Cfn_jvn%20%5Clarge%20%5Cfrac%7B4%7D%7B5%7D%5Ctimes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atex.codecogs.com/gif.latex?%5Cfn_jvn%20%5Clarge%20%5Cfrac%7B4%7D%7B5%7D%5Ctimes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4D77" w14:textId="77777777" w:rsidR="00CC05B0" w:rsidRDefault="00CC05B0" w:rsidP="00350DF5">
      <w:pPr>
        <w:pStyle w:val="TextoPLANETA"/>
      </w:pPr>
    </w:p>
    <w:p w14:paraId="53E48D52" w14:textId="77777777" w:rsidR="00CC05B0" w:rsidRDefault="00CB28C9" w:rsidP="00350DF5">
      <w:pPr>
        <w:pStyle w:val="TextoPLANETA"/>
      </w:pPr>
      <w:ins w:id="20" w:author="mercyranjel" w:date="2015-12-03T13:47:00Z">
        <w:r>
          <w:t>s</w:t>
        </w:r>
      </w:ins>
      <w:r w:rsidR="00845BED">
        <w:t>e procede de la siguiente manera:</w:t>
      </w:r>
      <w:r w:rsidR="00CC05B0">
        <w:t xml:space="preserve"> </w:t>
      </w:r>
    </w:p>
    <w:p w14:paraId="020E5A62" w14:textId="77777777" w:rsidR="00CC05B0" w:rsidRDefault="00CC05B0" w:rsidP="00350DF5">
      <w:pPr>
        <w:pStyle w:val="TextoPLANETA"/>
      </w:pPr>
    </w:p>
    <w:p w14:paraId="7BAE2209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5678921E" wp14:editId="6A8A7E29">
            <wp:extent cx="1987550" cy="437515"/>
            <wp:effectExtent l="0" t="0" r="0" b="635"/>
            <wp:docPr id="40" name="Imagen 40" descr="https://latex.codecogs.com/gif.latex?%5Cfn_jvn%20%5Clarge%20%5Cfrac%7B4%7D%7B5%7D%5Ctimes%20%5Cfrac%7B2%7D%7B3%7D%3D%5Cfrac%7B4%5Ctimes%202%7D%7B5%5Ctimes%203%7D%3D%5Cfrac%7B8%7D%7B15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atex.codecogs.com/gif.latex?%5Cfn_jvn%20%5Clarge%20%5Cfrac%7B4%7D%7B5%7D%5Ctimes%20%5Cfrac%7B2%7D%7B3%7D%3D%5Cfrac%7B4%5Ctimes%202%7D%7B5%5Ctimes%203%7D%3D%5Cfrac%7B8%7D%7B15%7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BB91" w14:textId="77777777" w:rsidR="00353927" w:rsidRDefault="00353927" w:rsidP="00CC05B0">
      <w:pPr>
        <w:pStyle w:val="TextoPLANETA"/>
        <w:jc w:val="center"/>
      </w:pPr>
    </w:p>
    <w:p w14:paraId="1A9483AB" w14:textId="77777777" w:rsidR="00353927" w:rsidRDefault="00353927" w:rsidP="00CC05B0">
      <w:pPr>
        <w:pStyle w:val="TextoPLANETA"/>
        <w:jc w:val="center"/>
      </w:pPr>
    </w:p>
    <w:p w14:paraId="4E8BF05E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7E378D95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6991174B" w14:textId="77777777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7987278" w14:textId="77777777" w:rsidTr="00353927">
        <w:tc>
          <w:tcPr>
            <w:tcW w:w="2518" w:type="dxa"/>
          </w:tcPr>
          <w:p w14:paraId="343F7834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F32C1A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68EF8050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471A76F9" w14:textId="77777777" w:rsidR="008242C3" w:rsidRDefault="008242C3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8242C3">
              <w:rPr>
                <w:noProof/>
                <w:lang w:val="es-ES" w:eastAsia="es-ES"/>
              </w:rPr>
              <w:drawing>
                <wp:inline distT="0" distB="0" distL="0" distR="0" wp14:anchorId="5E16CEFF" wp14:editId="2C100041">
                  <wp:extent cx="556260" cy="438785"/>
                  <wp:effectExtent l="0" t="0" r="0" b="0"/>
                  <wp:docPr id="12" name="Imagen 12" descr="C:\Users\CEN_3F_CDO_PC10\Desktop\DRIVE\2. AulaPlaneta\TRABAJO\GUIONES\MA_06_06_CO\IMAGENES\FORMULAS FINALES\fq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EN_3F_CDO_PC10\Desktop\DRIVE\2. AulaPlaneta\TRABAJO\GUIONES\MA_06_06_CO\IMAGENES\FORMULAS FINALES\fq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30D3D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562FD4BF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04017955" w14:textId="77777777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3E6C2F19" w14:textId="77777777" w:rsidR="00353927" w:rsidRDefault="00353927" w:rsidP="00CC05B0">
      <w:pPr>
        <w:pStyle w:val="TextoPLANETA"/>
        <w:jc w:val="center"/>
      </w:pPr>
    </w:p>
    <w:p w14:paraId="5757B330" w14:textId="77777777" w:rsidR="00CC05B0" w:rsidRDefault="00CC05B0" w:rsidP="00350DF5">
      <w:pPr>
        <w:pStyle w:val="TextoPLANETA"/>
      </w:pPr>
    </w:p>
    <w:p w14:paraId="5A8221DC" w14:textId="7777777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</w:t>
      </w:r>
      <w:ins w:id="21" w:author="mercyranjel" w:date="2015-12-03T13:47:00Z">
        <w:r w:rsidR="00CB28C9">
          <w:t>.</w:t>
        </w:r>
      </w:ins>
    </w:p>
    <w:p w14:paraId="4D59E491" w14:textId="77777777" w:rsidR="0048724B" w:rsidRDefault="0048724B" w:rsidP="0048724B">
      <w:pPr>
        <w:pStyle w:val="TextoPLANETA"/>
      </w:pPr>
    </w:p>
    <w:p w14:paraId="0CA25AE2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4B85392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50EEC86A" w14:textId="77777777" w:rsidR="0048724B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lastRenderedPageBreak/>
        <w:drawing>
          <wp:inline distT="0" distB="0" distL="0" distR="0" wp14:anchorId="7CE67B80" wp14:editId="311CDF0D">
            <wp:extent cx="1440815" cy="402590"/>
            <wp:effectExtent l="0" t="0" r="6985" b="0"/>
            <wp:docPr id="13" name="Imagen 13" descr="C:\Users\CEN_3F_CDO_PC10\Desktop\DRIVE\2. AulaPlaneta\TRABAJO\GUIONES\MA_06_06_CO\IMAGENES\FORMULAS FINALES\fq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EN_3F_CDO_PC10\Desktop\DRIVE\2. AulaPlaneta\TRABAJO\GUIONES\MA_06_06_CO\IMAGENES\FORMULAS FINALES\fq1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6146" w14:textId="77777777" w:rsidR="0048724B" w:rsidRDefault="0048724B" w:rsidP="0048724B">
      <w:pPr>
        <w:pStyle w:val="TextoPLANETA"/>
        <w:ind w:left="720"/>
        <w:rPr>
          <w:b/>
        </w:rPr>
      </w:pPr>
    </w:p>
    <w:p w14:paraId="451FA14E" w14:textId="77777777" w:rsidR="0048724B" w:rsidRDefault="0048724B" w:rsidP="0048724B">
      <w:pPr>
        <w:pStyle w:val="TextoPLANETA"/>
        <w:ind w:left="720"/>
      </w:pPr>
    </w:p>
    <w:p w14:paraId="697C164F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</w:t>
      </w:r>
      <w:ins w:id="22" w:author="mercyranjel" w:date="2015-12-03T13:48:00Z">
        <w:r w:rsidR="00CB28C9">
          <w:t xml:space="preserve">los factores </w:t>
        </w:r>
      </w:ins>
      <w:r>
        <w:t>puede</w:t>
      </w:r>
      <w:ins w:id="23" w:author="mercyranjel" w:date="2015-12-03T13:48:00Z">
        <w:r w:rsidR="00CB28C9">
          <w:t>n</w:t>
        </w:r>
      </w:ins>
      <w:r>
        <w:t xml:space="preserve"> asociar</w:t>
      </w:r>
      <w:ins w:id="24" w:author="mercyranjel" w:date="2015-12-03T13:48:00Z">
        <w:r w:rsidR="00CB28C9">
          <w:t>se</w:t>
        </w:r>
      </w:ins>
      <w:r>
        <w:t xml:space="preserve"> de diferentes formas y el producto siempre es el mismo. </w:t>
      </w:r>
    </w:p>
    <w:p w14:paraId="5870C0E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78A4F61E" w14:textId="77777777" w:rsidR="00B138BF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drawing>
          <wp:inline distT="0" distB="0" distL="0" distR="0" wp14:anchorId="3BA5D1CF" wp14:editId="636ED51A">
            <wp:extent cx="2735580" cy="402590"/>
            <wp:effectExtent l="0" t="0" r="7620" b="0"/>
            <wp:docPr id="14" name="Imagen 14" descr="C:\Users\CEN_3F_CDO_PC10\Desktop\DRIVE\2. AulaPlaneta\TRABAJO\GUIONES\MA_06_06_CO\IMAGENES\FORMULAS FINALES\fq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EN_3F_CDO_PC10\Desktop\DRIVE\2. AulaPlaneta\TRABAJO\GUIONES\MA_06_06_CO\IMAGENES\FORMULAS FINALES\fq1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D06F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14833620" w14:textId="77777777" w:rsidR="00B138BF" w:rsidRDefault="00B138BF" w:rsidP="00B138BF">
      <w:pPr>
        <w:pStyle w:val="TextoPLANETA"/>
        <w:ind w:left="720"/>
      </w:pPr>
    </w:p>
    <w:p w14:paraId="08C03096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Modulativa</w:t>
      </w:r>
      <w:r>
        <w:t xml:space="preserve">: toda fracción multiplicada por 1 da como producto la misma fracción. </w:t>
      </w:r>
    </w:p>
    <w:p w14:paraId="50149E7E" w14:textId="77777777" w:rsidR="00B138BF" w:rsidRDefault="00B138BF" w:rsidP="00B138BF">
      <w:pPr>
        <w:pStyle w:val="TextoPLANETA"/>
        <w:ind w:left="720"/>
        <w:rPr>
          <w:b/>
        </w:rPr>
      </w:pPr>
    </w:p>
    <w:p w14:paraId="421123DC" w14:textId="77777777" w:rsidR="00B138BF" w:rsidRDefault="00B138BF" w:rsidP="00B138BF">
      <w:pPr>
        <w:pStyle w:val="TextoPLANETA"/>
        <w:ind w:left="720"/>
        <w:jc w:val="center"/>
      </w:pPr>
      <w:r w:rsidRPr="00B138BF">
        <w:rPr>
          <w:noProof/>
          <w:lang w:val="es-ES" w:eastAsia="es-ES"/>
        </w:rPr>
        <w:drawing>
          <wp:inline distT="0" distB="0" distL="0" distR="0" wp14:anchorId="2DF23DA8" wp14:editId="41342F7F">
            <wp:extent cx="972820" cy="402590"/>
            <wp:effectExtent l="0" t="0" r="0" b="0"/>
            <wp:docPr id="15" name="Imagen 15" descr="C:\Users\CEN_3F_CDO_PC10\Desktop\DRIVE\2. AulaPlaneta\TRABAJO\GUIONES\MA_06_06_CO\IMAGENES\FORMULAS FINALES\fq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EN_3F_CDO_PC10\Desktop\DRIVE\2. AulaPlaneta\TRABAJO\GUIONES\MA_06_06_CO\IMAGENES\FORMULAS FINALES\fq15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1D4" w14:textId="77777777" w:rsidR="00B138BF" w:rsidRDefault="00B138BF" w:rsidP="00B138BF">
      <w:pPr>
        <w:pStyle w:val="TextoPLANETA"/>
        <w:ind w:left="720"/>
        <w:jc w:val="center"/>
      </w:pPr>
    </w:p>
    <w:p w14:paraId="6C7C42D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761DF1BF" w14:textId="77777777" w:rsidR="00BE63B2" w:rsidRDefault="00BE63B2" w:rsidP="00350DF5">
      <w:pPr>
        <w:pStyle w:val="TextoPLANETA"/>
      </w:pPr>
    </w:p>
    <w:p w14:paraId="75D02817" w14:textId="77777777" w:rsidR="00422E13" w:rsidRDefault="006A16FC" w:rsidP="00B138BF">
      <w:pPr>
        <w:pStyle w:val="TextoPLANETA"/>
        <w:jc w:val="center"/>
      </w:pPr>
      <w:r w:rsidRPr="00DE753C">
        <w:rPr>
          <w:position w:val="-30"/>
        </w:rPr>
        <w:object w:dxaOrig="3080" w:dyaOrig="720" w14:anchorId="0A0EF055">
          <v:shape id="_x0000_i1027" type="#_x0000_t75" style="width:153.95pt;height:36pt" o:ole="">
            <v:imagedata r:id="rId31" o:title=""/>
          </v:shape>
          <o:OLEObject Type="Embed" ProgID="Equation.3" ShapeID="_x0000_i1027" DrawAspect="Content" ObjectID="_1384587981" r:id="rId32"/>
        </w:object>
      </w:r>
    </w:p>
    <w:p w14:paraId="4D9EF65C" w14:textId="77777777" w:rsidR="00422E13" w:rsidRDefault="00422E13" w:rsidP="00350DF5">
      <w:pPr>
        <w:pStyle w:val="TextoPLANETA"/>
      </w:pPr>
    </w:p>
    <w:p w14:paraId="665E18F0" w14:textId="77777777" w:rsidR="00422E13" w:rsidRDefault="00422E13" w:rsidP="00350DF5">
      <w:pPr>
        <w:pStyle w:val="TextoPLANETA"/>
      </w:pPr>
    </w:p>
    <w:p w14:paraId="42EF9025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076B99FD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7B79B6ED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422E13" w:rsidRPr="0061607C" w14:paraId="2936209F" w14:textId="77777777" w:rsidTr="00026345">
        <w:tc>
          <w:tcPr>
            <w:tcW w:w="2518" w:type="dxa"/>
          </w:tcPr>
          <w:p w14:paraId="45FF2400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814EA77" w14:textId="77777777" w:rsidR="00422E13" w:rsidRPr="00CF4E76" w:rsidRDefault="00422E13" w:rsidP="00026345">
            <w:pPr>
              <w:pStyle w:val="TextoPLANETA"/>
              <w:rPr>
                <w:b/>
                <w:color w:val="C00000"/>
              </w:rPr>
            </w:pPr>
            <w:r>
              <w:t>Para multiplicar una fracción por un número natural se escribe el número natural como una fracción con denominador 1 y se multiplica siguiendo la regla</w:t>
            </w:r>
            <w:ins w:id="25" w:author="mercyranjel" w:date="2015-12-03T13:49:00Z">
              <w:r w:rsidR="00CB28C9">
                <w:t xml:space="preserve"> de la multiplicación de fracciones</w:t>
              </w:r>
            </w:ins>
            <w:r>
              <w:t>.</w:t>
            </w:r>
            <w:ins w:id="26" w:author="mercyranjel" w:date="2015-12-03T13:49:00Z">
              <w:r w:rsidR="00CB28C9">
                <w:t xml:space="preserve"> </w:t>
              </w:r>
            </w:ins>
          </w:p>
          <w:p w14:paraId="0573C89A" w14:textId="77777777" w:rsidR="00422E13" w:rsidRDefault="00422E13" w:rsidP="00026345">
            <w:pPr>
              <w:pStyle w:val="TextoPLANETA"/>
            </w:pPr>
          </w:p>
          <w:p w14:paraId="45E3689A" w14:textId="77777777" w:rsidR="00422E13" w:rsidRDefault="00422E13" w:rsidP="00026345">
            <w:pPr>
              <w:pStyle w:val="TextoPLANETA"/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26B482" wp14:editId="39E7D1F1">
                  <wp:extent cx="3029585" cy="397510"/>
                  <wp:effectExtent l="0" t="0" r="0" b="2540"/>
                  <wp:docPr id="43" name="Imagen 43" descr="https://latex.codecogs.com/gif.latex?%5Cfn_jvn%20%5Clarge%20%5Cfrac%7Ba%7D%7Bb%7D%5Ctimes%20c%3D%5Cfrac%7Ba%7D%7Bb%7D%5Ctimes%20%5Cfrac%7Bc%7D%7B1%7D%3D%5Cfrac%7Ba%5Ctimes%20c%7D%7Bb%5Ctimes%201%7D%3D%5Cfrac%7Ba%5Ctimes%20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latex.codecogs.com/gif.latex?%5Cfn_jvn%20%5Clarge%20%5Cfrac%7Ba%7D%7Bb%7D%5Ctimes%20c%3D%5Cfrac%7Ba%7D%7Bb%7D%5Ctimes%20%5Cfrac%7Bc%7D%7B1%7D%3D%5Cfrac%7Ba%5Ctimes%20c%7D%7Bb%5Ctimes%201%7D%3D%5Cfrac%7Ba%5Ctimes%20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0BFAD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C8E4643" w14:textId="77777777" w:rsidR="00BE63B2" w:rsidRDefault="00BE63B2" w:rsidP="00350DF5">
      <w:pPr>
        <w:pStyle w:val="TextoPLANETA"/>
      </w:pPr>
    </w:p>
    <w:p w14:paraId="192A2B4B" w14:textId="77777777" w:rsidR="00422E13" w:rsidRDefault="00422E13" w:rsidP="00350DF5">
      <w:pPr>
        <w:pStyle w:val="TextoPLANETA"/>
      </w:pPr>
    </w:p>
    <w:p w14:paraId="01CBA382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18682D4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C4C5BBC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14FFDB29" w14:textId="77777777" w:rsidTr="00F74F0F">
        <w:tc>
          <w:tcPr>
            <w:tcW w:w="2518" w:type="dxa"/>
          </w:tcPr>
          <w:p w14:paraId="6F9D5EBF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48A573" w14:textId="77777777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B1F8F61" w14:textId="77777777" w:rsidTr="00F74F0F">
        <w:tc>
          <w:tcPr>
            <w:tcW w:w="2518" w:type="dxa"/>
          </w:tcPr>
          <w:p w14:paraId="36877815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616935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2E28FA73" w14:textId="77777777" w:rsidTr="00F74F0F">
        <w:tc>
          <w:tcPr>
            <w:tcW w:w="2518" w:type="dxa"/>
          </w:tcPr>
          <w:p w14:paraId="74CC521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D76B5C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  <w:ins w:id="27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751CCF1D" w14:textId="77777777" w:rsidR="00350DF5" w:rsidRDefault="00350DF5" w:rsidP="00415DF0">
      <w:pPr>
        <w:pStyle w:val="TextoPLANETA"/>
      </w:pPr>
    </w:p>
    <w:p w14:paraId="6D42745B" w14:textId="77777777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4D739F5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976CBC2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2757BBBE" w14:textId="77777777" w:rsidTr="00F74F0F">
        <w:tc>
          <w:tcPr>
            <w:tcW w:w="2518" w:type="dxa"/>
          </w:tcPr>
          <w:p w14:paraId="67B428C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58DADF8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576D7A97" w14:textId="77777777" w:rsidTr="00F74F0F">
        <w:tc>
          <w:tcPr>
            <w:tcW w:w="2518" w:type="dxa"/>
          </w:tcPr>
          <w:p w14:paraId="6BCA27C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56539F6" w14:textId="77777777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2CC4E791" w14:textId="77777777" w:rsidTr="00F74F0F">
        <w:tc>
          <w:tcPr>
            <w:tcW w:w="2518" w:type="dxa"/>
          </w:tcPr>
          <w:p w14:paraId="1E04E61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CFC0E7F" w14:textId="77777777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  <w:ins w:id="28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8F47FD1" w14:textId="77777777" w:rsidR="00664AA9" w:rsidRDefault="00664AA9" w:rsidP="00415DF0">
      <w:pPr>
        <w:pStyle w:val="TextoPLANETA"/>
      </w:pPr>
    </w:p>
    <w:p w14:paraId="76D83C1B" w14:textId="77777777" w:rsidR="00664AA9" w:rsidRDefault="00664AA9" w:rsidP="00415DF0">
      <w:pPr>
        <w:pStyle w:val="TextoPLANETA"/>
      </w:pPr>
    </w:p>
    <w:p w14:paraId="6086C713" w14:textId="77777777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2D901A11" w14:textId="77777777" w:rsidR="00A87DBA" w:rsidRDefault="00A87DBA" w:rsidP="00A87DBA">
      <w:pPr>
        <w:pStyle w:val="TextoPLANETA"/>
      </w:pPr>
    </w:p>
    <w:p w14:paraId="0C44C2D0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44F267B9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7237EA4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2820CF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2832F4ED" w14:textId="77777777" w:rsidTr="00F74F0F">
        <w:tc>
          <w:tcPr>
            <w:tcW w:w="2518" w:type="dxa"/>
          </w:tcPr>
          <w:p w14:paraId="66243089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566EA30" w14:textId="77777777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172F2417" w14:textId="77777777" w:rsidTr="00F74F0F">
        <w:tc>
          <w:tcPr>
            <w:tcW w:w="2518" w:type="dxa"/>
          </w:tcPr>
          <w:p w14:paraId="45EAF8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24BF627" w14:textId="77777777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4C2411FB" w14:textId="77777777" w:rsidTr="00F74F0F">
        <w:tc>
          <w:tcPr>
            <w:tcW w:w="2518" w:type="dxa"/>
          </w:tcPr>
          <w:p w14:paraId="06884BBE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CE7325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  <w:ins w:id="29" w:author="mercyranjel" w:date="2015-12-03T13:53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ED2A539" w14:textId="77777777" w:rsidR="00664AA9" w:rsidRDefault="00664AA9" w:rsidP="00415DF0">
      <w:pPr>
        <w:pStyle w:val="TextoPLANETA"/>
      </w:pPr>
    </w:p>
    <w:p w14:paraId="121949C9" w14:textId="77777777" w:rsidR="00664AA9" w:rsidRDefault="00664AA9" w:rsidP="00415DF0">
      <w:pPr>
        <w:pStyle w:val="TextoPLANETA"/>
      </w:pPr>
    </w:p>
    <w:p w14:paraId="6F3061D5" w14:textId="77777777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2E2622F7" w14:textId="77777777" w:rsidR="008C1536" w:rsidRDefault="008C1536" w:rsidP="00415DF0">
      <w:pPr>
        <w:pStyle w:val="TextoPLANETA"/>
      </w:pPr>
    </w:p>
    <w:p w14:paraId="08181781" w14:textId="77777777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ins w:id="30" w:author="mercyranjel" w:date="2015-12-03T13:53:00Z">
        <w:r w:rsidR="00B117B2">
          <w:t>.</w:t>
        </w:r>
      </w:ins>
      <w:r>
        <w:t xml:space="preserve"> </w:t>
      </w:r>
    </w:p>
    <w:p w14:paraId="1F4A6511" w14:textId="77777777" w:rsidR="00B70283" w:rsidRDefault="00B70283" w:rsidP="00415DF0">
      <w:pPr>
        <w:pStyle w:val="TextoPLANETA"/>
      </w:pPr>
    </w:p>
    <w:p w14:paraId="0413EF4F" w14:textId="77777777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0BD04AAC" w14:textId="77777777" w:rsidR="00B70283" w:rsidRDefault="00B70283" w:rsidP="00415DF0">
      <w:pPr>
        <w:pStyle w:val="TextoPLANETA"/>
      </w:pPr>
    </w:p>
    <w:p w14:paraId="50CD58F6" w14:textId="7777777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70DAC336" w14:textId="77777777" w:rsidR="00A16307" w:rsidRDefault="00A16307" w:rsidP="00415DF0">
      <w:pPr>
        <w:pStyle w:val="TextoPLANETA"/>
      </w:pPr>
    </w:p>
    <w:p w14:paraId="137FD366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389D95A5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9DDAF5F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07577509" w14:textId="77777777" w:rsidTr="00F74F0F">
        <w:tc>
          <w:tcPr>
            <w:tcW w:w="2518" w:type="dxa"/>
          </w:tcPr>
          <w:p w14:paraId="1082B562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1752D4C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40556D44" w14:textId="77777777" w:rsidTr="00F74F0F">
        <w:tc>
          <w:tcPr>
            <w:tcW w:w="2518" w:type="dxa"/>
          </w:tcPr>
          <w:p w14:paraId="4131852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3CD246F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0FFB859A" w14:textId="77777777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drawing>
                <wp:inline distT="0" distB="0" distL="0" distR="0" wp14:anchorId="0D6DE7FD" wp14:editId="4C699BCB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F2A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2D586A15" w14:textId="77777777" w:rsidTr="00F74F0F">
        <w:tc>
          <w:tcPr>
            <w:tcW w:w="2518" w:type="dxa"/>
          </w:tcPr>
          <w:p w14:paraId="284DAFD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75F47F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6534D59" w14:textId="77777777" w:rsidTr="00F74F0F">
        <w:tc>
          <w:tcPr>
            <w:tcW w:w="2518" w:type="dxa"/>
          </w:tcPr>
          <w:p w14:paraId="33EA6692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426DB8B2" w14:textId="77777777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14B21DB0" w14:textId="77777777" w:rsidTr="00F74F0F">
        <w:tc>
          <w:tcPr>
            <w:tcW w:w="2518" w:type="dxa"/>
          </w:tcPr>
          <w:p w14:paraId="44CB0A27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C51443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29B584" w14:textId="77777777" w:rsidR="00CF1C8B" w:rsidRDefault="00CF1C8B" w:rsidP="00415DF0">
      <w:pPr>
        <w:pStyle w:val="TextoPLANETA"/>
      </w:pPr>
    </w:p>
    <w:p w14:paraId="2B2554DB" w14:textId="77777777" w:rsidR="00CF1C8B" w:rsidRDefault="00CF1C8B" w:rsidP="00415DF0">
      <w:pPr>
        <w:pStyle w:val="TextoPLANETA"/>
      </w:pPr>
    </w:p>
    <w:p w14:paraId="52352F79" w14:textId="7777777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5D6B0D99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5A9D28CB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EF57BD9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3AE0B341" w14:textId="77777777" w:rsidTr="00F74F0F">
        <w:tc>
          <w:tcPr>
            <w:tcW w:w="2518" w:type="dxa"/>
          </w:tcPr>
          <w:p w14:paraId="5A32E26A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6D24E136" w14:textId="77777777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0CA582C2" w14:textId="77777777" w:rsidTr="00F74F0F">
        <w:tc>
          <w:tcPr>
            <w:tcW w:w="2518" w:type="dxa"/>
          </w:tcPr>
          <w:p w14:paraId="594987F9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4F2409B" w14:textId="77777777" w:rsidR="00983629" w:rsidRPr="008975A5" w:rsidRDefault="00E564BE" w:rsidP="00E564BE">
            <w:pPr>
              <w:pStyle w:val="TextoPLANETA"/>
              <w:rPr>
                <w:szCs w:val="24"/>
                <w:lang w:val="es-ES_tradnl"/>
              </w:rPr>
            </w:pPr>
            <w:r w:rsidRPr="00E564BE">
              <w:rPr>
                <w:noProof/>
                <w:lang w:val="es-ES" w:eastAsia="es-ES"/>
              </w:rPr>
              <w:drawing>
                <wp:inline distT="0" distB="0" distL="0" distR="0" wp14:anchorId="0A8A8E25" wp14:editId="007BDB4A">
                  <wp:extent cx="3035935" cy="438785"/>
                  <wp:effectExtent l="0" t="0" r="0" b="0"/>
                  <wp:docPr id="20" name="Imagen 20" descr="C:\Users\CEN_3F_CDO_PC10\Desktop\DRIVE\2. AulaPlaneta\TRABAJO\GUIONES\MA_06_06_CO\IMAGENES\FORMULAS FINALES\fq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EN_3F_CDO_PC10\Desktop\DRIVE\2. AulaPlaneta\TRABAJO\GUIONES\MA_06_06_CO\IMAGENES\FORMULAS FINALES\fq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5F71C" w14:textId="77777777" w:rsidR="008975A5" w:rsidRDefault="008975A5" w:rsidP="00415DF0">
      <w:pPr>
        <w:pStyle w:val="TextoPLANETA"/>
      </w:pPr>
    </w:p>
    <w:p w14:paraId="4835D493" w14:textId="77777777" w:rsidR="00664AA9" w:rsidRDefault="00664AA9" w:rsidP="00415DF0">
      <w:pPr>
        <w:pStyle w:val="TextoPLANETA"/>
      </w:pPr>
    </w:p>
    <w:p w14:paraId="5428D85A" w14:textId="77777777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3E00E371" w14:textId="77777777" w:rsidR="00733338" w:rsidRDefault="00733338" w:rsidP="00415DF0">
      <w:pPr>
        <w:pStyle w:val="TextoPLANETA"/>
      </w:pPr>
    </w:p>
    <w:p w14:paraId="43222B5C" w14:textId="77777777" w:rsidR="00733338" w:rsidRDefault="00733338" w:rsidP="00415DF0">
      <w:pPr>
        <w:pStyle w:val="TextoPLANETA"/>
      </w:pPr>
      <w:r>
        <w:t xml:space="preserve">Por ejemplo: </w:t>
      </w:r>
    </w:p>
    <w:p w14:paraId="10E642F0" w14:textId="77777777" w:rsidR="00664AA9" w:rsidRDefault="000829AC" w:rsidP="000829AC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A98620D" wp14:editId="32F66118">
            <wp:extent cx="1419225" cy="438785"/>
            <wp:effectExtent l="0" t="0" r="9525" b="0"/>
            <wp:docPr id="50" name="Imagen 50" descr="https://latex.codecogs.com/gif.latex?%5Cfn_jvn%20%5Clarge%204%5Cdiv%20%5Cfrac%7B2%7D%7B3%7D%3D%5Cfrac%7B4%7D%7B1%7D%5Cdiv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atex.codecogs.com/gif.latex?%5Cfn_jvn%20%5Clarge%204%5Cdiv%20%5Cfrac%7B2%7D%7B3%7D%3D%5Cfrac%7B4%7D%7B1%7D%5Cdiv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B4D8" w14:textId="77777777" w:rsidR="000829AC" w:rsidRDefault="000829AC" w:rsidP="000829AC">
      <w:pPr>
        <w:pStyle w:val="TextoPLANETA"/>
      </w:pPr>
    </w:p>
    <w:p w14:paraId="3900C37F" w14:textId="77777777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6D58B0E2" w14:textId="77777777" w:rsidR="000829AC" w:rsidRDefault="000829AC" w:rsidP="000829AC">
      <w:pPr>
        <w:pStyle w:val="TextoPLANETA"/>
      </w:pPr>
    </w:p>
    <w:p w14:paraId="7E86AE75" w14:textId="77777777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2D64B5">
        <w:rPr>
          <w:noProof/>
          <w:lang w:val="es-ES" w:eastAsia="es-ES"/>
        </w:rPr>
        <w:drawing>
          <wp:inline distT="0" distB="0" distL="0" distR="0" wp14:anchorId="30F7A8EE" wp14:editId="28186E11">
            <wp:extent cx="2867660" cy="438785"/>
            <wp:effectExtent l="0" t="0" r="8890" b="0"/>
            <wp:docPr id="22" name="Imagen 22" descr="C:\Users\CEN_3F_CDO_PC10\Desktop\DRIVE\2. AulaPlaneta\TRABAJO\GUIONES\MA_06_06_CO\IMAGENES\FORMULAS FINALE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EN_3F_CDO_PC10\Desktop\DRIVE\2. AulaPlaneta\TRABAJO\GUIONES\MA_06_06_CO\IMAGENES\FORMULAS FINALES\fq2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AF20" w14:textId="77777777" w:rsidR="000829AC" w:rsidRDefault="000829AC" w:rsidP="000829AC">
      <w:pPr>
        <w:pStyle w:val="TextoPLANETA"/>
      </w:pPr>
    </w:p>
    <w:p w14:paraId="134E1267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5DFD9CD9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524C09A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32DAB4" w14:textId="77777777" w:rsidTr="000D5B1A">
        <w:tc>
          <w:tcPr>
            <w:tcW w:w="2518" w:type="dxa"/>
          </w:tcPr>
          <w:p w14:paraId="657726EB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71CE967" w14:textId="77777777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08FCED68" w14:textId="77777777" w:rsidR="00E50D54" w:rsidRDefault="00E50D54" w:rsidP="00415DF0">
      <w:pPr>
        <w:pStyle w:val="TextoPLANETA"/>
      </w:pPr>
    </w:p>
    <w:p w14:paraId="6A2C633B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2A09CD46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43E7ADF8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78A8C9E3" w14:textId="77777777" w:rsidTr="000D5B1A">
        <w:tc>
          <w:tcPr>
            <w:tcW w:w="2518" w:type="dxa"/>
          </w:tcPr>
          <w:p w14:paraId="5514C986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19840461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0A8BAB20" w14:textId="77777777" w:rsidTr="000D5B1A">
        <w:tc>
          <w:tcPr>
            <w:tcW w:w="2518" w:type="dxa"/>
          </w:tcPr>
          <w:p w14:paraId="7E5602B2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4B262F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2B3094BC" w14:textId="77777777" w:rsidR="00C579BD" w:rsidRDefault="00C579BD" w:rsidP="00415DF0">
      <w:pPr>
        <w:pStyle w:val="TextoPLANETA"/>
      </w:pPr>
    </w:p>
    <w:p w14:paraId="01C6CD49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14CF78C4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42BE2CF5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64D8C1E9" w14:textId="77777777" w:rsidTr="00983842">
        <w:tc>
          <w:tcPr>
            <w:tcW w:w="2518" w:type="dxa"/>
          </w:tcPr>
          <w:p w14:paraId="7658C5CD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A93811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1BA85C3A" w14:textId="77777777" w:rsidTr="00983842">
        <w:tc>
          <w:tcPr>
            <w:tcW w:w="2518" w:type="dxa"/>
          </w:tcPr>
          <w:p w14:paraId="6A93EA6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7943454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07ABDEAC" w14:textId="77777777" w:rsidTr="00983842">
        <w:tc>
          <w:tcPr>
            <w:tcW w:w="2518" w:type="dxa"/>
          </w:tcPr>
          <w:p w14:paraId="24E6CB27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50C65D8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  <w:ins w:id="31" w:author="mercyranjel" w:date="2015-12-03T13:55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78A1FBC" w14:textId="77777777" w:rsidR="00661990" w:rsidRDefault="00661990" w:rsidP="00415DF0">
      <w:pPr>
        <w:pStyle w:val="TextoPLANETA"/>
      </w:pPr>
    </w:p>
    <w:p w14:paraId="38F0526E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1AB51ACD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6970559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21E30B3" w14:textId="77777777" w:rsidTr="00F74F0F">
        <w:tc>
          <w:tcPr>
            <w:tcW w:w="2518" w:type="dxa"/>
          </w:tcPr>
          <w:p w14:paraId="30D1DA81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DB84AE5" w14:textId="77777777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28B54751" w14:textId="77777777" w:rsidTr="00F74F0F">
        <w:tc>
          <w:tcPr>
            <w:tcW w:w="2518" w:type="dxa"/>
          </w:tcPr>
          <w:p w14:paraId="7B3F0017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AF373FB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51E8AD5A" w14:textId="77777777" w:rsidTr="00F74F0F">
        <w:tc>
          <w:tcPr>
            <w:tcW w:w="2518" w:type="dxa"/>
          </w:tcPr>
          <w:p w14:paraId="4D7DADD1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81F806" w14:textId="77777777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  <w:ins w:id="32" w:author="mercyranjel" w:date="2015-12-03T13:56:00Z">
              <w:r w:rsidR="00B117B2">
                <w:rPr>
                  <w:rFonts w:ascii="Arial" w:eastAsia="Times New Roman" w:hAnsi="Arial" w:cs="Arial"/>
                  <w:bCs/>
                  <w:color w:val="000000"/>
                  <w:lang w:eastAsia="es-ES"/>
                </w:rPr>
                <w:t>.</w:t>
              </w:r>
            </w:ins>
          </w:p>
          <w:p w14:paraId="3A14FADC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664F30F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7389E05C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71609FD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334B69EE" w14:textId="77777777" w:rsidTr="00F74F0F">
        <w:tc>
          <w:tcPr>
            <w:tcW w:w="2518" w:type="dxa"/>
          </w:tcPr>
          <w:p w14:paraId="0B712522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EAA38A2" w14:textId="77777777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091A271E" w14:textId="77777777" w:rsidTr="00F74F0F">
        <w:tc>
          <w:tcPr>
            <w:tcW w:w="2518" w:type="dxa"/>
          </w:tcPr>
          <w:p w14:paraId="6F2BA97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10806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 xml:space="preserve">Practica la multiplicación y </w:t>
            </w:r>
            <w:ins w:id="33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Pr="00DA5BF9">
              <w:rPr>
                <w:szCs w:val="24"/>
                <w:lang w:val="es-ES_tradnl"/>
              </w:rPr>
              <w:t>división de fracciones</w:t>
            </w:r>
          </w:p>
        </w:tc>
      </w:tr>
      <w:tr w:rsidR="00DA5BF9" w:rsidRPr="00202823" w14:paraId="77852CFE" w14:textId="77777777" w:rsidTr="00F74F0F">
        <w:tc>
          <w:tcPr>
            <w:tcW w:w="2518" w:type="dxa"/>
          </w:tcPr>
          <w:p w14:paraId="4B5B5296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97C102C" w14:textId="77777777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</w:t>
            </w:r>
            <w:ins w:id="34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="00DA5BF9" w:rsidRPr="00DA5BF9">
              <w:rPr>
                <w:szCs w:val="24"/>
                <w:lang w:val="es-ES_tradnl"/>
              </w:rPr>
              <w:t>división de fracciones</w:t>
            </w:r>
            <w:ins w:id="35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B1BF147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573E445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0404F1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4B683AE9" w14:textId="77777777" w:rsidTr="00F74F0F">
        <w:tc>
          <w:tcPr>
            <w:tcW w:w="2518" w:type="dxa"/>
          </w:tcPr>
          <w:p w14:paraId="0AD11062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6E315B" w14:textId="77777777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65E5B49D" w14:textId="77777777" w:rsidTr="00F74F0F">
        <w:tc>
          <w:tcPr>
            <w:tcW w:w="2518" w:type="dxa"/>
          </w:tcPr>
          <w:p w14:paraId="78A8E817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lastRenderedPageBreak/>
              <w:t>Título</w:t>
            </w:r>
          </w:p>
        </w:tc>
        <w:tc>
          <w:tcPr>
            <w:tcW w:w="6515" w:type="dxa"/>
          </w:tcPr>
          <w:p w14:paraId="02DCA655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Completa las expresiones con fracciones</w:t>
            </w:r>
          </w:p>
        </w:tc>
      </w:tr>
      <w:tr w:rsidR="002B7F88" w:rsidRPr="00202823" w14:paraId="5013C950" w14:textId="77777777" w:rsidTr="00F74F0F">
        <w:tc>
          <w:tcPr>
            <w:tcW w:w="2518" w:type="dxa"/>
          </w:tcPr>
          <w:p w14:paraId="384ECB8C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E3828A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  <w:ins w:id="36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21EF2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258C4156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84837AA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5BA9D8B3" w14:textId="77777777" w:rsidTr="00F74F0F">
        <w:tc>
          <w:tcPr>
            <w:tcW w:w="2518" w:type="dxa"/>
          </w:tcPr>
          <w:p w14:paraId="10B34C2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97D015B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7E8729D8" w14:textId="77777777" w:rsidTr="00F74F0F">
        <w:tc>
          <w:tcPr>
            <w:tcW w:w="2518" w:type="dxa"/>
          </w:tcPr>
          <w:p w14:paraId="1DEB204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042D235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6BA90D1B" w14:textId="77777777" w:rsidTr="00F74F0F">
        <w:tc>
          <w:tcPr>
            <w:tcW w:w="2518" w:type="dxa"/>
          </w:tcPr>
          <w:p w14:paraId="225D4792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F8F688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  <w:ins w:id="37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F68A28B" w14:textId="77777777" w:rsidR="00015B07" w:rsidRDefault="00015B07" w:rsidP="00415DF0">
      <w:pPr>
        <w:pStyle w:val="TextoPLANETA"/>
      </w:pPr>
    </w:p>
    <w:p w14:paraId="7C309153" w14:textId="77777777" w:rsidR="000829AC" w:rsidRDefault="000829AC" w:rsidP="00415DF0">
      <w:pPr>
        <w:pStyle w:val="TextoPLANETA"/>
      </w:pPr>
    </w:p>
    <w:p w14:paraId="6E440D64" w14:textId="77777777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43C2B96D" w14:textId="77777777" w:rsidR="00015B07" w:rsidRDefault="00015B07" w:rsidP="00015B07">
      <w:pPr>
        <w:pStyle w:val="TextoPLANETA"/>
      </w:pPr>
    </w:p>
    <w:p w14:paraId="20506D6E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882DED7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5A4C4A1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FABBBB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4531E9B8" w14:textId="77777777" w:rsidTr="00F74F0F">
        <w:tc>
          <w:tcPr>
            <w:tcW w:w="2518" w:type="dxa"/>
          </w:tcPr>
          <w:p w14:paraId="3BC4526A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9A8D76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320224F" w14:textId="77777777" w:rsidTr="00F74F0F">
        <w:tc>
          <w:tcPr>
            <w:tcW w:w="2518" w:type="dxa"/>
          </w:tcPr>
          <w:p w14:paraId="26E0097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D70678" w14:textId="77777777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2E109933" w14:textId="77777777" w:rsidTr="00F74F0F">
        <w:tc>
          <w:tcPr>
            <w:tcW w:w="2518" w:type="dxa"/>
          </w:tcPr>
          <w:p w14:paraId="02D0D5CB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A67CDB" w14:textId="77777777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  <w:ins w:id="38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DD1FBD7" w14:textId="77777777" w:rsidR="00015B07" w:rsidRDefault="00015B07" w:rsidP="00015B07">
      <w:pPr>
        <w:pStyle w:val="TextoPLANETA"/>
      </w:pPr>
    </w:p>
    <w:p w14:paraId="0BB7376F" w14:textId="77777777" w:rsidR="000829AC" w:rsidRDefault="000829AC" w:rsidP="00415DF0">
      <w:pPr>
        <w:pStyle w:val="TextoPLANETA"/>
      </w:pPr>
    </w:p>
    <w:p w14:paraId="0ED64603" w14:textId="77777777" w:rsidR="00B83FCF" w:rsidRDefault="00B83FCF" w:rsidP="00415DF0">
      <w:pPr>
        <w:pStyle w:val="TextoPLANETA"/>
      </w:pPr>
    </w:p>
    <w:p w14:paraId="4D48ACC4" w14:textId="77777777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7818C693" w14:textId="77777777" w:rsidR="00B83FCF" w:rsidRDefault="00B83FCF" w:rsidP="00415DF0">
      <w:pPr>
        <w:pStyle w:val="TextoPLANETA"/>
      </w:pPr>
    </w:p>
    <w:p w14:paraId="6986DA67" w14:textId="77777777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</w:t>
      </w:r>
      <w:ins w:id="39" w:author="mercyranjel" w:date="2015-12-03T13:58:00Z">
        <w:r w:rsidR="00B117B2">
          <w:t xml:space="preserve">en la que </w:t>
        </w:r>
      </w:ins>
      <w:r>
        <w:t>se relacionan por medio de la adición, la sustracción, la multiplicación o la división</w:t>
      </w:r>
      <w:ins w:id="40" w:author="mercyranjel" w:date="2015-12-03T13:58:00Z">
        <w:r w:rsidR="00B117B2">
          <w:t>,</w:t>
        </w:r>
      </w:ins>
      <w:r>
        <w:t xml:space="preserve"> dos o más números. </w:t>
      </w:r>
    </w:p>
    <w:p w14:paraId="75759BEC" w14:textId="77777777" w:rsidR="00F74F0F" w:rsidRDefault="00F74F0F" w:rsidP="00415DF0">
      <w:pPr>
        <w:pStyle w:val="TextoPLANETA"/>
      </w:pPr>
    </w:p>
    <w:p w14:paraId="3BEBAC43" w14:textId="77777777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</w:t>
      </w:r>
      <w:ins w:id="41" w:author="mercyranjel" w:date="2015-12-03T13:58:00Z">
        <w:r w:rsidR="00B117B2">
          <w:t xml:space="preserve">en el que </w:t>
        </w:r>
      </w:ins>
      <w:r w:rsidR="00F74F0F">
        <w:t xml:space="preserve">se relacionan números naturales y </w:t>
      </w:r>
      <w:r w:rsidR="003E0C59">
        <w:t>fraccione</w:t>
      </w:r>
      <w:r w:rsidR="00F74F0F">
        <w:t>s por medio de las cuatro operaciones básicas</w:t>
      </w:r>
      <w:ins w:id="42" w:author="mercyranjel" w:date="2015-12-03T13:58:00Z">
        <w:r w:rsidR="00B117B2">
          <w:t>.</w:t>
        </w:r>
      </w:ins>
    </w:p>
    <w:p w14:paraId="5B3C662C" w14:textId="77777777" w:rsidR="00F74F0F" w:rsidRDefault="00F74F0F" w:rsidP="00415DF0">
      <w:pPr>
        <w:pStyle w:val="TextoPLANETA"/>
      </w:pPr>
    </w:p>
    <w:p w14:paraId="37288C0A" w14:textId="77777777" w:rsidR="00F74F0F" w:rsidRDefault="00CF7CEA" w:rsidP="00F74F0F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4C435BD4" wp14:editId="4F26A773">
            <wp:extent cx="3460115" cy="504825"/>
            <wp:effectExtent l="0" t="0" r="6985" b="9525"/>
            <wp:docPr id="65" name="Imagen 65" descr="C:\Users\CEN_3F_CDO_PC10\Desktop\DRIVE\2. AulaPlaneta\TRABAJO\GUIONES\MA_06_06_CO\IMAGENES\FORMULAS\fq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EN_3F_CDO_PC10\Desktop\DRIVE\2. AulaPlaneta\TRABAJO\GUIONES\MA_06_06_CO\IMAGENES\FORMULAS\fq19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1E3F" w14:textId="77777777" w:rsidR="00AB7AE4" w:rsidRDefault="00AB7AE4" w:rsidP="00415DF0">
      <w:pPr>
        <w:pStyle w:val="TextoPLANETA"/>
      </w:pPr>
    </w:p>
    <w:p w14:paraId="3F421CB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581BB01B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6654A3C5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Recuerda</w:t>
            </w:r>
          </w:p>
        </w:tc>
      </w:tr>
      <w:tr w:rsidR="004559D3" w:rsidRPr="004559D3" w14:paraId="059E4C91" w14:textId="77777777" w:rsidTr="00A31FC9">
        <w:tc>
          <w:tcPr>
            <w:tcW w:w="2518" w:type="dxa"/>
          </w:tcPr>
          <w:p w14:paraId="393FD918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1784D07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 xml:space="preserve">respetar el orden </w:t>
            </w:r>
            <w:ins w:id="43" w:author="mercyranjel" w:date="2015-12-03T13:58:00Z">
              <w:r w:rsidR="00B117B2">
                <w:rPr>
                  <w:szCs w:val="24"/>
                  <w:lang w:val="es-ES_tradnl"/>
                </w:rPr>
                <w:t xml:space="preserve">de </w:t>
              </w:r>
            </w:ins>
            <w:r w:rsidR="003E0C59">
              <w:rPr>
                <w:szCs w:val="24"/>
                <w:lang w:val="es-ES_tradnl"/>
              </w:rPr>
              <w:t>las</w:t>
            </w:r>
            <w:r w:rsidR="006C4119">
              <w:rPr>
                <w:szCs w:val="24"/>
                <w:lang w:val="es-ES_tradnl"/>
              </w:rPr>
              <w:t xml:space="preserve"> operaciones y aplicar el siguiente proceso</w:t>
            </w:r>
            <w:ins w:id="44" w:author="mercyranjel" w:date="2015-12-03T13:58:00Z">
              <w:r w:rsidR="00B117B2">
                <w:rPr>
                  <w:szCs w:val="24"/>
                  <w:lang w:val="es-ES_tradnl"/>
                </w:rPr>
                <w:t>.</w:t>
              </w:r>
            </w:ins>
          </w:p>
          <w:p w14:paraId="5F2FE12E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4ADE812B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550E3832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D8EAD62" w14:textId="77777777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24EC007D" w14:textId="77777777" w:rsidR="004559D3" w:rsidRDefault="004559D3" w:rsidP="005C44F9">
      <w:pPr>
        <w:pStyle w:val="TextoPLANETA"/>
      </w:pPr>
    </w:p>
    <w:p w14:paraId="0CDB7C87" w14:textId="77777777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 xml:space="preserve">ético </w:t>
      </w:r>
      <w:ins w:id="45" w:author="mercyranjel" w:date="2015-12-03T13:59:00Z">
        <w:r w:rsidR="00B117B2">
          <w:t>que se propuso.</w:t>
        </w:r>
      </w:ins>
    </w:p>
    <w:p w14:paraId="5B44F499" w14:textId="77777777" w:rsidR="004A2C4B" w:rsidRDefault="004A2C4B" w:rsidP="005C44F9">
      <w:pPr>
        <w:pStyle w:val="TextoPLANETA"/>
      </w:pPr>
    </w:p>
    <w:p w14:paraId="7F687C34" w14:textId="77777777" w:rsidR="004A2C4B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6671C2EF" w14:textId="77777777" w:rsidR="004A2C4B" w:rsidRDefault="004A2C4B" w:rsidP="005C44F9">
      <w:pPr>
        <w:pStyle w:val="TextoPLANETA"/>
      </w:pPr>
    </w:p>
    <w:p w14:paraId="35504855" w14:textId="77777777" w:rsidR="004A2C4B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lastRenderedPageBreak/>
        <w:drawing>
          <wp:inline distT="0" distB="0" distL="0" distR="0" wp14:anchorId="18F2B741" wp14:editId="326CEF3D">
            <wp:extent cx="3686810" cy="504825"/>
            <wp:effectExtent l="0" t="0" r="8890" b="9525"/>
            <wp:docPr id="66" name="Imagen 66" descr="C:\Users\CEN_3F_CDO_PC10\Desktop\DRIVE\2. AulaPlaneta\TRABAJO\GUIONES\MA_06_06_CO\IMAGENES\FORMULA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EN_3F_CDO_PC10\Desktop\DRIVE\2. AulaPlaneta\TRABAJO\GUIONES\MA_06_06_CO\IMAGENES\FORMULAS\fq20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A1DE" w14:textId="77777777" w:rsidR="004A2C4B" w:rsidRDefault="004A2C4B" w:rsidP="004A2C4B">
      <w:pPr>
        <w:pStyle w:val="TextoPLANETA"/>
        <w:jc w:val="center"/>
      </w:pPr>
    </w:p>
    <w:p w14:paraId="1495BC4F" w14:textId="77777777" w:rsidR="004A2C4B" w:rsidRDefault="004A2C4B" w:rsidP="004A2C4B">
      <w:pPr>
        <w:pStyle w:val="TextoPLANETA"/>
        <w:jc w:val="center"/>
      </w:pPr>
    </w:p>
    <w:p w14:paraId="4F65E370" w14:textId="77777777" w:rsidR="004559D3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1822BA99" wp14:editId="075D4558">
            <wp:extent cx="2713990" cy="504825"/>
            <wp:effectExtent l="0" t="0" r="0" b="9525"/>
            <wp:docPr id="67" name="Imagen 67" descr="C:\Users\CEN_3F_CDO_PC10\Desktop\DRIVE\2. AulaPlaneta\TRABAJO\GUIONES\MA_06_06_CO\IMAGENES\FORMULAS\fq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EN_3F_CDO_PC10\Desktop\DRIVE\2. AulaPlaneta\TRABAJO\GUIONES\MA_06_06_CO\IMAGENES\FORMULAS\fq21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1722" w14:textId="77777777" w:rsidR="004559D3" w:rsidRDefault="004559D3" w:rsidP="005C44F9">
      <w:pPr>
        <w:pStyle w:val="TextoPLANETA"/>
      </w:pPr>
    </w:p>
    <w:p w14:paraId="472B25DA" w14:textId="77777777" w:rsidR="004A2C4B" w:rsidRDefault="004A2C4B" w:rsidP="005C44F9">
      <w:pPr>
        <w:pStyle w:val="TextoPLANETA"/>
      </w:pPr>
    </w:p>
    <w:p w14:paraId="5D58065E" w14:textId="77777777" w:rsidR="004A2C4B" w:rsidRDefault="00CF7CEA" w:rsidP="00B50494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039F891" wp14:editId="6B01A3F8">
            <wp:extent cx="2216785" cy="504825"/>
            <wp:effectExtent l="0" t="0" r="0" b="9525"/>
            <wp:docPr id="68" name="Imagen 68" descr="https://latex.codecogs.com/gif.latex?%5Cfn_jvn%20%5Clarge%20%3D%5Cfrac%7B3%7D%7B2%7D&amp;plus;%5Cleft%20%5B%20%5Cfrac%7B3%7D%7B2%7D%5Cdiv%20%5Cfrac%7B3%7D%7B4%7D-%5Cfrac%7B3%7D%7B4%7D%20%5Ctimes%200%2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atex.codecogs.com/gif.latex?%5Cfn_jvn%20%5Clarge%20%3D%5Cfrac%7B3%7D%7B2%7D&amp;plus;%5Cleft%20%5B%20%5Cfrac%7B3%7D%7B2%7D%5Cdiv%20%5Cfrac%7B3%7D%7B4%7D-%5Cfrac%7B3%7D%7B4%7D%20%5Ctimes%200%20%5Cright%20%5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2CC0" w14:textId="77777777" w:rsidR="00CF7CEA" w:rsidRDefault="00CF7CEA" w:rsidP="00B50494">
      <w:pPr>
        <w:pStyle w:val="TextoPLANETA"/>
        <w:jc w:val="center"/>
      </w:pPr>
    </w:p>
    <w:p w14:paraId="36368B1B" w14:textId="77777777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o divisiones que se encuentren de izquierda a derecha.</w:t>
      </w:r>
    </w:p>
    <w:p w14:paraId="65835DFA" w14:textId="77777777" w:rsidR="00B50494" w:rsidRDefault="00B50494" w:rsidP="00B50494">
      <w:pPr>
        <w:pStyle w:val="TextoPLANETA"/>
      </w:pPr>
    </w:p>
    <w:p w14:paraId="7BB9317C" w14:textId="77777777" w:rsidR="00B50494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8FC645E" wp14:editId="45A34CFB">
            <wp:extent cx="2179955" cy="504825"/>
            <wp:effectExtent l="0" t="0" r="0" b="9525"/>
            <wp:docPr id="69" name="Imagen 69" descr="https://latex.codecogs.com/gif.latex?%5Cfn_jvn%20%5Clarge%20%3D%5Cfrac%7B3%7D%7B2%7D&amp;plus;%5Cleft%20%5B%20%5Cfrac%7B3%5Ctimes4%20%7D%7B2%5Ctimes3%7D-%5Cfrac%7B3%5Ctimes%200%7D%7B4%5Ctimes%200%7D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atex.codecogs.com/gif.latex?%5Cfn_jvn%20%5Clarge%20%3D%5Cfrac%7B3%7D%7B2%7D&amp;plus;%5Cleft%20%5B%20%5Cfrac%7B3%5Ctimes4%20%7D%7B2%5Ctimes3%7D-%5Cfrac%7B3%5Ctimes%200%7D%7B4%5Ctimes%200%7D%5Cright%20%5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50F2" w14:textId="77777777" w:rsidR="00CF7CEA" w:rsidRDefault="00CF7CEA" w:rsidP="00CF7CEA">
      <w:pPr>
        <w:pStyle w:val="TextoPLANETA"/>
        <w:jc w:val="center"/>
      </w:pPr>
    </w:p>
    <w:p w14:paraId="0FAA00CD" w14:textId="77777777" w:rsidR="00CF7CEA" w:rsidRDefault="00CF7CEA" w:rsidP="00CF7CEA">
      <w:pPr>
        <w:pStyle w:val="TextoPLANETA"/>
        <w:jc w:val="center"/>
      </w:pPr>
    </w:p>
    <w:p w14:paraId="07ED6462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4CD0311" wp14:editId="67FB5A65">
            <wp:extent cx="1506855" cy="504825"/>
            <wp:effectExtent l="0" t="0" r="0" b="9525"/>
            <wp:docPr id="70" name="Imagen 70" descr="https://latex.codecogs.com/gif.latex?%5Cfn_jvn%20%5Clarge%20%3D%5Cfrac%7B3%7D%7B2%7D&amp;plus;%5Cleft%20%5B%20%5Cfrac%7B12%20%7D%7B6%7D-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atex.codecogs.com/gif.latex?%5Cfn_jvn%20%5Clarge%20%3D%5Cfrac%7B3%7D%7B2%7D&amp;plus;%5Cleft%20%5B%20%5Cfrac%7B12%20%7D%7B6%7D-0%5Cright%20%5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C803" w14:textId="77777777" w:rsidR="00CF7CEA" w:rsidRDefault="00CF7CEA" w:rsidP="00CF7CEA">
      <w:pPr>
        <w:pStyle w:val="TextoPLANETA"/>
      </w:pPr>
    </w:p>
    <w:p w14:paraId="1F75EEB6" w14:textId="77777777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0A538ADF" w14:textId="77777777" w:rsidR="00CF7CEA" w:rsidRDefault="00CF7CEA" w:rsidP="00CF7CEA">
      <w:pPr>
        <w:pStyle w:val="TextoPLANETA"/>
      </w:pPr>
    </w:p>
    <w:p w14:paraId="42033CD1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0C7CFE0" wp14:editId="7C7E8F86">
            <wp:extent cx="922020" cy="438785"/>
            <wp:effectExtent l="0" t="0" r="0" b="0"/>
            <wp:docPr id="71" name="Imagen 71" descr="https://latex.codecogs.com/gif.latex?%5Cfn_jvn%20%5Clarge%20%3D%5Cfrac%7B3%7D%7B2%7D&amp;plus;%5Cfrac%7B12%20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atex.codecogs.com/gif.latex?%5Cfn_jvn%20%5Clarge%20%3D%5Cfrac%7B3%7D%7B2%7D&amp;plus;%5Cfrac%7B12%20%7D%7B6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F36C" w14:textId="77777777" w:rsidR="00CF7CEA" w:rsidRDefault="00CF7CEA" w:rsidP="00CF7CEA">
      <w:pPr>
        <w:pStyle w:val="TextoPLANETA"/>
      </w:pPr>
    </w:p>
    <w:p w14:paraId="03C73361" w14:textId="77777777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>in paréntesis (llaves o corchetes)</w:t>
      </w:r>
      <w:ins w:id="46" w:author="mercyranjel" w:date="2015-12-03T14:00:00Z">
        <w:r w:rsidR="00B117B2">
          <w:t xml:space="preserve">, </w:t>
        </w:r>
      </w:ins>
      <w:r w:rsidR="00CF7CEA">
        <w:t>siempre siguiendo el orden jerárquico de izquierda a derecha. En este caso:</w:t>
      </w:r>
    </w:p>
    <w:p w14:paraId="0C0ACC1C" w14:textId="77777777" w:rsidR="004A2C4B" w:rsidRDefault="004A2C4B" w:rsidP="005C44F9">
      <w:pPr>
        <w:pStyle w:val="TextoPLANETA"/>
      </w:pPr>
    </w:p>
    <w:p w14:paraId="154506AC" w14:textId="77777777" w:rsidR="004A2C4B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1E550F01" wp14:editId="402D4EA3">
            <wp:extent cx="2267585" cy="438785"/>
            <wp:effectExtent l="0" t="0" r="0" b="0"/>
            <wp:docPr id="72" name="Imagen 72" descr="https://latex.codecogs.com/gif.latex?%5Cfn_jvn%20%5Clarge%20%5Cfrac%7B3%7D%7B2%7D&amp;plus;%5Cfrac%7B12%20%7D%7B6%7D%3D%5Cfrac%7B9&amp;plus;12%7D%7B6%7D%3D%5Cfrac%7B21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atex.codecogs.com/gif.latex?%5Cfn_jvn%20%5Clarge%20%5Cfrac%7B3%7D%7B2%7D&amp;plus;%5Cfrac%7B12%20%7D%7B6%7D%3D%5Cfrac%7B9&amp;plus;12%7D%7B6%7D%3D%5Cfrac%7B21%7D%7B6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A651" w14:textId="77777777" w:rsidR="004559D3" w:rsidRDefault="004559D3" w:rsidP="005C44F9">
      <w:pPr>
        <w:pStyle w:val="TextoPLANETA"/>
      </w:pPr>
    </w:p>
    <w:p w14:paraId="50821CE2" w14:textId="77777777" w:rsidR="004559D3" w:rsidRDefault="004559D3" w:rsidP="005C44F9">
      <w:pPr>
        <w:pStyle w:val="TextoPLANETA"/>
      </w:pPr>
    </w:p>
    <w:p w14:paraId="2A9AF16E" w14:textId="77777777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>facilita la solución del polinomio</w:t>
      </w:r>
      <w:ins w:id="47" w:author="mercyranjel" w:date="2015-12-03T14:00:00Z">
        <w:r w:rsidR="00B117B2">
          <w:t>,</w:t>
        </w:r>
      </w:ins>
      <w:r w:rsidR="006C4119">
        <w:t xml:space="preserve"> pues se opera </w:t>
      </w:r>
      <w:r>
        <w:t xml:space="preserve">con números más pequeños. </w:t>
      </w:r>
    </w:p>
    <w:p w14:paraId="152CCEF2" w14:textId="77777777" w:rsidR="0062043E" w:rsidRDefault="0062043E" w:rsidP="005C44F9">
      <w:pPr>
        <w:pStyle w:val="TextoPLANETA"/>
      </w:pPr>
    </w:p>
    <w:p w14:paraId="730BE66A" w14:textId="77777777" w:rsidR="0062043E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52EA2AD" wp14:editId="09238A10">
            <wp:extent cx="723900" cy="438785"/>
            <wp:effectExtent l="0" t="0" r="0" b="0"/>
            <wp:docPr id="73" name="Imagen 73" descr="https://latex.codecogs.com/gif.latex?%5Cfn_jvn%20%5Clarge%20%5Cfrac%7B21%7D%7B6%7D%3D%5Cfrac%7B7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atex.codecogs.com/gif.latex?%5Cfn_jvn%20%5Clarge%20%5Cfrac%7B21%7D%7B6%7D%3D%5Cfrac%7B7%7D%7B2%7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5BCF" w14:textId="77777777" w:rsidR="0062043E" w:rsidRDefault="0062043E" w:rsidP="0062043E">
      <w:pPr>
        <w:pStyle w:val="TextoPLANETA"/>
      </w:pPr>
    </w:p>
    <w:p w14:paraId="7235CBDE" w14:textId="77777777" w:rsidR="0062043E" w:rsidRDefault="0062043E" w:rsidP="0062043E">
      <w:pPr>
        <w:pStyle w:val="TextoPLANETA"/>
      </w:pPr>
      <w:r>
        <w:t>Es decir</w:t>
      </w:r>
      <w:ins w:id="48" w:author="mercyranjel" w:date="2015-12-03T14:01:00Z">
        <w:r w:rsidR="00B117B2">
          <w:t>,</w:t>
        </w:r>
      </w:ins>
      <w:r>
        <w:t xml:space="preserve"> </w:t>
      </w:r>
      <w:r w:rsidR="007173B7">
        <w:t>al solucionar el polinomio aritmético se obtuvo</w:t>
      </w:r>
      <w:r>
        <w:t xml:space="preserve">: </w:t>
      </w:r>
    </w:p>
    <w:p w14:paraId="14DB0248" w14:textId="77777777" w:rsidR="0062043E" w:rsidRDefault="0062043E" w:rsidP="0062043E">
      <w:pPr>
        <w:pStyle w:val="TextoPLANETA"/>
      </w:pPr>
    </w:p>
    <w:p w14:paraId="30F336BC" w14:textId="77777777" w:rsidR="0062043E" w:rsidRDefault="0062043E" w:rsidP="0062043E">
      <w:pPr>
        <w:pStyle w:val="TextoPLANETA"/>
        <w:jc w:val="center"/>
      </w:pPr>
      <w:r w:rsidRPr="0062043E">
        <w:rPr>
          <w:noProof/>
          <w:lang w:val="es-ES" w:eastAsia="es-ES"/>
        </w:rPr>
        <w:lastRenderedPageBreak/>
        <w:drawing>
          <wp:inline distT="0" distB="0" distL="0" distR="0" wp14:anchorId="337438AB" wp14:editId="0CAEBC16">
            <wp:extent cx="3942715" cy="504825"/>
            <wp:effectExtent l="0" t="0" r="635" b="9525"/>
            <wp:docPr id="74" name="Imagen 74" descr="C:\Users\CEN_3F_CDO_PC10\Desktop\DRIVE\2. AulaPlaneta\TRABAJO\GUIONES\MA_06_06_CO\IMAGENES\FORMULAS\fq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CEN_3F_CDO_PC10\Desktop\DRIVE\2. AulaPlaneta\TRABAJO\GUIONES\MA_06_06_CO\IMAGENES\FORMULAS\fq27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9512" w14:textId="77777777" w:rsidR="00EA1A85" w:rsidRDefault="00EA1A85" w:rsidP="00EA1A85">
      <w:pPr>
        <w:pStyle w:val="TextoPLANETA"/>
      </w:pPr>
    </w:p>
    <w:p w14:paraId="556EDE61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FFAF6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9561F69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0F377FD" w14:textId="77777777" w:rsidTr="00A31FC9">
        <w:tc>
          <w:tcPr>
            <w:tcW w:w="2518" w:type="dxa"/>
          </w:tcPr>
          <w:p w14:paraId="46F8B4F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44656A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190B6322" w14:textId="77777777" w:rsidTr="00A31FC9">
        <w:tc>
          <w:tcPr>
            <w:tcW w:w="2518" w:type="dxa"/>
          </w:tcPr>
          <w:p w14:paraId="074EEEA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25D939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19BD6FA7" w14:textId="77777777" w:rsidTr="00A31FC9">
        <w:tc>
          <w:tcPr>
            <w:tcW w:w="2518" w:type="dxa"/>
          </w:tcPr>
          <w:p w14:paraId="64E6D9E7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4268DC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  <w:ins w:id="49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3712832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19328275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71FC76C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2B937944" w14:textId="77777777" w:rsidTr="00A31FC9">
        <w:tc>
          <w:tcPr>
            <w:tcW w:w="2518" w:type="dxa"/>
          </w:tcPr>
          <w:p w14:paraId="41C37EAC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DF60DC" w14:textId="77777777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03E4D387" w14:textId="77777777" w:rsidTr="00A31FC9">
        <w:tc>
          <w:tcPr>
            <w:tcW w:w="2518" w:type="dxa"/>
          </w:tcPr>
          <w:p w14:paraId="539FF906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B21346B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28DEDFD4" w14:textId="77777777" w:rsidTr="00A31FC9">
        <w:tc>
          <w:tcPr>
            <w:tcW w:w="2518" w:type="dxa"/>
          </w:tcPr>
          <w:p w14:paraId="7C938FAC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3FBAB13" w14:textId="77777777" w:rsidR="007211E6" w:rsidRPr="005F7A19" w:rsidRDefault="007211E6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ins w:id="50" w:author="mercyranjel" w:date="2015-12-03T14:01:00Z">
              <w:r w:rsidR="00B117B2" w:rsidRPr="007211E6">
                <w:rPr>
                  <w:szCs w:val="24"/>
                  <w:lang w:val="es-ES_tradnl"/>
                </w:rPr>
                <w:t xml:space="preserve"> </w:t>
              </w:r>
            </w:ins>
            <w:r w:rsidRPr="007211E6">
              <w:rPr>
                <w:szCs w:val="24"/>
                <w:lang w:val="es-ES_tradnl"/>
              </w:rPr>
              <w:t>fracciones</w:t>
            </w:r>
            <w:ins w:id="51" w:author="mercyranjel" w:date="2015-12-03T14:01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93D9F6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A08AA6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C18448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76F300D6" w14:textId="77777777" w:rsidTr="00A31FC9">
        <w:tc>
          <w:tcPr>
            <w:tcW w:w="2518" w:type="dxa"/>
          </w:tcPr>
          <w:p w14:paraId="697F262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E8CC50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6487B7D3" w14:textId="77777777" w:rsidTr="00A31FC9">
        <w:tc>
          <w:tcPr>
            <w:tcW w:w="2518" w:type="dxa"/>
          </w:tcPr>
          <w:p w14:paraId="6374018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BBEE8" w14:textId="77777777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3E8BE151" w14:textId="77777777" w:rsidTr="00A31FC9">
        <w:tc>
          <w:tcPr>
            <w:tcW w:w="2518" w:type="dxa"/>
          </w:tcPr>
          <w:p w14:paraId="45A40912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FCD533" w14:textId="77777777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  <w:ins w:id="52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74FA776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DA42DB6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5D814D5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0E9BC70" w14:textId="77777777" w:rsidTr="00A31FC9">
        <w:tc>
          <w:tcPr>
            <w:tcW w:w="2518" w:type="dxa"/>
          </w:tcPr>
          <w:p w14:paraId="0E7A5C0A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99299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6E6F9EF" w14:textId="77777777" w:rsidTr="00A31FC9">
        <w:tc>
          <w:tcPr>
            <w:tcW w:w="2518" w:type="dxa"/>
          </w:tcPr>
          <w:p w14:paraId="01EF121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96E549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19B0CCB9" w14:textId="77777777" w:rsidTr="00A31FC9">
        <w:tc>
          <w:tcPr>
            <w:tcW w:w="2518" w:type="dxa"/>
          </w:tcPr>
          <w:p w14:paraId="160F438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9F70A1" w14:textId="77777777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  <w:ins w:id="53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AA8ED4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8C1FC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03628A4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54507158" w14:textId="77777777" w:rsidTr="00A31FC9">
        <w:tc>
          <w:tcPr>
            <w:tcW w:w="2518" w:type="dxa"/>
          </w:tcPr>
          <w:p w14:paraId="64F94FA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714AD4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E36FDE8" w14:textId="77777777" w:rsidTr="00A31FC9">
        <w:tc>
          <w:tcPr>
            <w:tcW w:w="2518" w:type="dxa"/>
          </w:tcPr>
          <w:p w14:paraId="2D191E01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A0C87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40612DA9" w14:textId="77777777" w:rsidTr="00A31FC9">
        <w:tc>
          <w:tcPr>
            <w:tcW w:w="2518" w:type="dxa"/>
          </w:tcPr>
          <w:p w14:paraId="0EB779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ADFA1E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  <w:ins w:id="54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6B218149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DDF13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F69C60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6AA749D" w14:textId="77777777" w:rsidTr="00A31FC9">
        <w:tc>
          <w:tcPr>
            <w:tcW w:w="2518" w:type="dxa"/>
          </w:tcPr>
          <w:p w14:paraId="387B0D77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C06333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6B1D46A" w14:textId="77777777" w:rsidTr="00A31FC9">
        <w:tc>
          <w:tcPr>
            <w:tcW w:w="2518" w:type="dxa"/>
          </w:tcPr>
          <w:p w14:paraId="3448AA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B2F6C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44DB5CE1" w14:textId="77777777" w:rsidTr="00A31FC9">
        <w:tc>
          <w:tcPr>
            <w:tcW w:w="2518" w:type="dxa"/>
          </w:tcPr>
          <w:p w14:paraId="6F2E88B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107F6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  <w:ins w:id="55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870EE3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1DFD76D3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E52EA91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556BC668" w14:textId="77777777" w:rsidTr="00A31FC9">
        <w:tc>
          <w:tcPr>
            <w:tcW w:w="2518" w:type="dxa"/>
          </w:tcPr>
          <w:p w14:paraId="1FC42E55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43236C4" w14:textId="77777777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272C79CD" w14:textId="77777777" w:rsidTr="00A31FC9">
        <w:tc>
          <w:tcPr>
            <w:tcW w:w="2518" w:type="dxa"/>
          </w:tcPr>
          <w:p w14:paraId="22A76F61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C68AFC9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62CC5607" w14:textId="77777777" w:rsidTr="00A31FC9">
        <w:tc>
          <w:tcPr>
            <w:tcW w:w="2518" w:type="dxa"/>
          </w:tcPr>
          <w:p w14:paraId="704987C2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FEA18F5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 xml:space="preserve">Interactivo que resume los procedimientos básicos relacionados </w:t>
            </w:r>
            <w:r w:rsidRPr="00316244">
              <w:rPr>
                <w:szCs w:val="24"/>
                <w:lang w:val="es-ES_tradnl"/>
              </w:rPr>
              <w:lastRenderedPageBreak/>
              <w:t>con las operaciones con fracciones</w:t>
            </w:r>
            <w:ins w:id="56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540D4161" w14:textId="77777777" w:rsidR="00EA1A85" w:rsidRDefault="00EA1A85" w:rsidP="00EA1A85">
      <w:pPr>
        <w:pStyle w:val="TextoPLANETA"/>
      </w:pPr>
    </w:p>
    <w:p w14:paraId="1B92033A" w14:textId="77777777" w:rsidR="00EA1A85" w:rsidRDefault="00EA1A85" w:rsidP="00EA1A85">
      <w:pPr>
        <w:pStyle w:val="TextoPLANETA"/>
      </w:pPr>
    </w:p>
    <w:p w14:paraId="4B928B81" w14:textId="77777777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FFEBFFC" w14:textId="77777777" w:rsidR="007211E6" w:rsidRDefault="007211E6" w:rsidP="007211E6">
      <w:pPr>
        <w:pStyle w:val="TextoPLANETA"/>
      </w:pPr>
    </w:p>
    <w:p w14:paraId="7B180481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6371C086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8F3B08F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DF3B1AB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4100A1C7" w14:textId="77777777" w:rsidTr="00A31FC9">
        <w:tc>
          <w:tcPr>
            <w:tcW w:w="2518" w:type="dxa"/>
          </w:tcPr>
          <w:p w14:paraId="27C923B6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A6BB4B6" w14:textId="77777777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1DAE816" w14:textId="77777777" w:rsidTr="00A31FC9">
        <w:tc>
          <w:tcPr>
            <w:tcW w:w="2518" w:type="dxa"/>
          </w:tcPr>
          <w:p w14:paraId="504B2C3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EEBA9B8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712F8C6D" w14:textId="77777777" w:rsidTr="00A31FC9">
        <w:tc>
          <w:tcPr>
            <w:tcW w:w="2518" w:type="dxa"/>
          </w:tcPr>
          <w:p w14:paraId="260671BB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045CF53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  <w:ins w:id="57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82B134E" w14:textId="77777777" w:rsidR="007211E6" w:rsidRDefault="007211E6" w:rsidP="007211E6">
      <w:pPr>
        <w:pStyle w:val="TextoPLANETA"/>
      </w:pPr>
    </w:p>
    <w:p w14:paraId="37906BC8" w14:textId="77777777" w:rsidR="007211E6" w:rsidRDefault="007211E6" w:rsidP="00EA1A85">
      <w:pPr>
        <w:pStyle w:val="TextoPLANETA"/>
      </w:pPr>
    </w:p>
    <w:p w14:paraId="3A83A655" w14:textId="77777777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6790DA13" w14:textId="77777777" w:rsidR="00CF5522" w:rsidRDefault="00CF5522" w:rsidP="00CF5522">
      <w:pPr>
        <w:pStyle w:val="TextoPLANETA"/>
        <w:rPr>
          <w:lang w:val="es-CO"/>
        </w:rPr>
      </w:pPr>
    </w:p>
    <w:p w14:paraId="3B0B0AE1" w14:textId="77777777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31AD3CDF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F6D9A84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E04F6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40B5CD6B" w14:textId="77777777" w:rsidTr="00A305A9">
        <w:tc>
          <w:tcPr>
            <w:tcW w:w="2518" w:type="dxa"/>
          </w:tcPr>
          <w:p w14:paraId="2ACDB6A3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E44848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76F0636E" w14:textId="77777777" w:rsidTr="00A305A9">
        <w:tc>
          <w:tcPr>
            <w:tcW w:w="2518" w:type="dxa"/>
          </w:tcPr>
          <w:p w14:paraId="199664D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A7D703" w14:textId="77777777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055E26E7" w14:textId="77777777" w:rsidTr="00A305A9">
        <w:tc>
          <w:tcPr>
            <w:tcW w:w="2518" w:type="dxa"/>
          </w:tcPr>
          <w:p w14:paraId="7F236EE4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620B74" w14:textId="77777777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  <w:ins w:id="58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08072385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C158428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14EA5041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10A3713D" w14:textId="77777777" w:rsidTr="00A305A9">
        <w:tc>
          <w:tcPr>
            <w:tcW w:w="2518" w:type="dxa"/>
          </w:tcPr>
          <w:p w14:paraId="607BFBB9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74D887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64B5F131" w14:textId="77777777" w:rsidTr="00EA1A85">
        <w:tc>
          <w:tcPr>
            <w:tcW w:w="2518" w:type="dxa"/>
          </w:tcPr>
          <w:p w14:paraId="693BDB7E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386062AA" w14:textId="77777777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0EC47153" w14:textId="77777777" w:rsidTr="00EA1A85">
        <w:tc>
          <w:tcPr>
            <w:tcW w:w="2518" w:type="dxa"/>
          </w:tcPr>
          <w:p w14:paraId="32F2D20C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2870E9C2" w14:textId="77777777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  <w:ins w:id="59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13C3952" w14:textId="77777777" w:rsidR="00CF5522" w:rsidRDefault="00CF5522" w:rsidP="00CF5522">
      <w:pPr>
        <w:pStyle w:val="TextoPLANETA"/>
        <w:rPr>
          <w:lang w:val="es-CO"/>
        </w:rPr>
      </w:pPr>
    </w:p>
    <w:p w14:paraId="1E6FD329" w14:textId="77777777" w:rsidR="00CF5522" w:rsidRPr="00CF5522" w:rsidRDefault="00CF5522" w:rsidP="00CF5522">
      <w:pPr>
        <w:pStyle w:val="TextoPLANETA"/>
        <w:rPr>
          <w:lang w:val="es-CO"/>
        </w:rPr>
      </w:pPr>
    </w:p>
    <w:p w14:paraId="4304939A" w14:textId="77777777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219F4E45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28F873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78A5FF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6B8B2601" w14:textId="77777777" w:rsidTr="00424E87">
        <w:tc>
          <w:tcPr>
            <w:tcW w:w="2518" w:type="dxa"/>
          </w:tcPr>
          <w:p w14:paraId="2742AA09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381F46F" w14:textId="77777777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CE41C3D" w14:textId="77777777" w:rsidTr="00424E87">
        <w:tc>
          <w:tcPr>
            <w:tcW w:w="2518" w:type="dxa"/>
          </w:tcPr>
          <w:p w14:paraId="543DF2D7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9A1352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64AFD865" w14:textId="77777777" w:rsidTr="00424E87">
        <w:tc>
          <w:tcPr>
            <w:tcW w:w="2518" w:type="dxa"/>
          </w:tcPr>
          <w:p w14:paraId="761C15C4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7BF697" w14:textId="77777777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  <w:ins w:id="60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490D76DA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46C464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24957312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6136D102" w14:textId="77777777" w:rsidTr="00424E87">
        <w:tc>
          <w:tcPr>
            <w:tcW w:w="2518" w:type="dxa"/>
          </w:tcPr>
          <w:p w14:paraId="18D0788B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AD3E2C" w14:textId="77777777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285BA1B1" w14:textId="77777777" w:rsidTr="00424E87">
        <w:tc>
          <w:tcPr>
            <w:tcW w:w="2518" w:type="dxa"/>
          </w:tcPr>
          <w:p w14:paraId="0EFD2E5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1E6A52E" w14:textId="77777777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2C2EDBD8" w14:textId="77777777" w:rsidTr="00424E87">
        <w:tc>
          <w:tcPr>
            <w:tcW w:w="2518" w:type="dxa"/>
          </w:tcPr>
          <w:p w14:paraId="5E56BDD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BCF5CF" w14:textId="77777777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  <w:ins w:id="61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CB4B88D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5C18ACD9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1CE2034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39ABE07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247DD089" w14:textId="77777777" w:rsidTr="002E0D31">
        <w:tc>
          <w:tcPr>
            <w:tcW w:w="959" w:type="dxa"/>
          </w:tcPr>
          <w:p w14:paraId="2BB61381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3170094" w14:textId="77777777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FCE8577" w14:textId="77777777" w:rsidTr="002E0D31">
        <w:tc>
          <w:tcPr>
            <w:tcW w:w="959" w:type="dxa"/>
          </w:tcPr>
          <w:p w14:paraId="09B5D60A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1FE105F1" w14:textId="77777777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16ADACE5" w14:textId="77777777" w:rsidR="00134A9E" w:rsidRPr="00A30931" w:rsidRDefault="009A7960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8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8C5FEEB" w14:textId="77777777" w:rsidTr="002E0D31">
        <w:tc>
          <w:tcPr>
            <w:tcW w:w="959" w:type="dxa"/>
          </w:tcPr>
          <w:p w14:paraId="50E2E984" w14:textId="77777777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lastRenderedPageBreak/>
              <w:t>Web 02</w:t>
            </w:r>
          </w:p>
        </w:tc>
        <w:tc>
          <w:tcPr>
            <w:tcW w:w="3544" w:type="dxa"/>
          </w:tcPr>
          <w:p w14:paraId="2C254B24" w14:textId="77777777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2DC063EB" w14:textId="77777777" w:rsidR="00A30931" w:rsidRPr="00A30931" w:rsidRDefault="009A7960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9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33294AFA" w14:textId="77777777" w:rsidTr="002E0D31">
        <w:tc>
          <w:tcPr>
            <w:tcW w:w="959" w:type="dxa"/>
          </w:tcPr>
          <w:p w14:paraId="6ED16153" w14:textId="77777777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718F92D4" w14:textId="77777777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2C00BB97" w14:textId="77777777" w:rsidR="00A30931" w:rsidRPr="00A30931" w:rsidRDefault="009A7960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50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522E185C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4D695C76" w14:textId="77777777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FA2CB3" w15:done="0"/>
  <w15:commentEx w15:paraId="6497E60E" w15:done="0"/>
  <w15:commentEx w15:paraId="1D8ADF98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3F4AD25" w14:textId="77777777" w:rsidR="00D071B8" w:rsidRDefault="00D071B8">
      <w:pPr>
        <w:spacing w:after="0"/>
      </w:pPr>
      <w:r>
        <w:separator/>
      </w:r>
    </w:p>
  </w:endnote>
  <w:endnote w:type="continuationSeparator" w:id="0">
    <w:p w14:paraId="08777CEF" w14:textId="77777777" w:rsidR="00D071B8" w:rsidRDefault="00D071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7241CE" w14:textId="77777777" w:rsidR="00D071B8" w:rsidRDefault="00D071B8">
      <w:pPr>
        <w:spacing w:after="0"/>
      </w:pPr>
      <w:r>
        <w:separator/>
      </w:r>
    </w:p>
  </w:footnote>
  <w:footnote w:type="continuationSeparator" w:id="0">
    <w:p w14:paraId="7C560A32" w14:textId="77777777" w:rsidR="00D071B8" w:rsidRDefault="00D071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228658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8A7ED" w14:textId="77777777" w:rsidR="00CB28C9" w:rsidRDefault="00CB28C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20095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A7960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13DD1FBC" w14:textId="77777777" w:rsidR="00CB28C9" w:rsidRPr="00F16D37" w:rsidRDefault="00CB28C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3FE8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72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340A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774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2BE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A7960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1B66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7B2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17B5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28C9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76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071B8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0A78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AA22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Revision" w:semiHidden="1"/>
    <w:lsdException w:name="Bibliography" w:semiHidden="1" w:unhideWhenUsed="1"/>
    <w:lsdException w:name="TOC Heading" w:semiHidden="1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4" Type="http://schemas.openxmlformats.org/officeDocument/2006/relationships/image" Target="media/image5.gif"/><Relationship Id="rId15" Type="http://schemas.openxmlformats.org/officeDocument/2006/relationships/image" Target="media/image6.png"/><Relationship Id="rId16" Type="http://schemas.openxmlformats.org/officeDocument/2006/relationships/oleObject" Target="embeddings/oleObject2.bin"/><Relationship Id="rId17" Type="http://schemas.openxmlformats.org/officeDocument/2006/relationships/image" Target="media/image7.gif"/><Relationship Id="rId18" Type="http://schemas.openxmlformats.org/officeDocument/2006/relationships/image" Target="media/image8.gif"/><Relationship Id="rId19" Type="http://schemas.openxmlformats.org/officeDocument/2006/relationships/image" Target="media/image9.gif"/><Relationship Id="rId50" Type="http://schemas.openxmlformats.org/officeDocument/2006/relationships/hyperlink" Target="http://www.thatquiz.org/es-3/matematicas/fraccion/" TargetMode="External"/><Relationship Id="rId51" Type="http://schemas.openxmlformats.org/officeDocument/2006/relationships/header" Target="header1.xml"/><Relationship Id="rId52" Type="http://schemas.openxmlformats.org/officeDocument/2006/relationships/header" Target="head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55" Type="http://schemas.microsoft.com/office/2011/relationships/commentsExtended" Target="commentsExtended.xml"/><Relationship Id="rId40" Type="http://schemas.openxmlformats.org/officeDocument/2006/relationships/image" Target="media/image29.gif"/><Relationship Id="rId41" Type="http://schemas.openxmlformats.org/officeDocument/2006/relationships/image" Target="media/image30.gif"/><Relationship Id="rId42" Type="http://schemas.openxmlformats.org/officeDocument/2006/relationships/image" Target="media/image31.gif"/><Relationship Id="rId43" Type="http://schemas.openxmlformats.org/officeDocument/2006/relationships/image" Target="media/image32.gif"/><Relationship Id="rId44" Type="http://schemas.openxmlformats.org/officeDocument/2006/relationships/image" Target="media/image33.gif"/><Relationship Id="rId45" Type="http://schemas.openxmlformats.org/officeDocument/2006/relationships/image" Target="media/image34.gif"/><Relationship Id="rId46" Type="http://schemas.openxmlformats.org/officeDocument/2006/relationships/image" Target="media/image35.gif"/><Relationship Id="rId47" Type="http://schemas.openxmlformats.org/officeDocument/2006/relationships/image" Target="media/image36.gif"/><Relationship Id="rId48" Type="http://schemas.openxmlformats.org/officeDocument/2006/relationships/hyperlink" Target="http://es.calcuworld.com/calculadoras-matematicas/calculadora-de-fracciones/" TargetMode="External"/><Relationship Id="rId49" Type="http://schemas.openxmlformats.org/officeDocument/2006/relationships/hyperlink" Target="http://www.educaplus.org/play-93-Suma-de-fracciones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0.gif"/><Relationship Id="rId31" Type="http://schemas.openxmlformats.org/officeDocument/2006/relationships/image" Target="media/image21.emf"/><Relationship Id="rId32" Type="http://schemas.openxmlformats.org/officeDocument/2006/relationships/oleObject" Target="embeddings/oleObject3.bin"/><Relationship Id="rId33" Type="http://schemas.openxmlformats.org/officeDocument/2006/relationships/image" Target="media/image22.gif"/><Relationship Id="rId34" Type="http://schemas.openxmlformats.org/officeDocument/2006/relationships/image" Target="media/image23.jpeg"/><Relationship Id="rId35" Type="http://schemas.openxmlformats.org/officeDocument/2006/relationships/image" Target="media/image24.gif"/><Relationship Id="rId36" Type="http://schemas.openxmlformats.org/officeDocument/2006/relationships/image" Target="media/image25.gif"/><Relationship Id="rId37" Type="http://schemas.openxmlformats.org/officeDocument/2006/relationships/image" Target="media/image26.gif"/><Relationship Id="rId38" Type="http://schemas.openxmlformats.org/officeDocument/2006/relationships/image" Target="media/image27.gif"/><Relationship Id="rId39" Type="http://schemas.openxmlformats.org/officeDocument/2006/relationships/image" Target="media/image28.gif"/><Relationship Id="rId20" Type="http://schemas.openxmlformats.org/officeDocument/2006/relationships/image" Target="media/image10.gif"/><Relationship Id="rId21" Type="http://schemas.openxmlformats.org/officeDocument/2006/relationships/image" Target="media/image11.gif"/><Relationship Id="rId22" Type="http://schemas.openxmlformats.org/officeDocument/2006/relationships/image" Target="media/image12.gif"/><Relationship Id="rId23" Type="http://schemas.openxmlformats.org/officeDocument/2006/relationships/image" Target="media/image13.gif"/><Relationship Id="rId24" Type="http://schemas.openxmlformats.org/officeDocument/2006/relationships/image" Target="media/image14.gif"/><Relationship Id="rId25" Type="http://schemas.openxmlformats.org/officeDocument/2006/relationships/image" Target="media/image15.gif"/><Relationship Id="rId26" Type="http://schemas.openxmlformats.org/officeDocument/2006/relationships/image" Target="media/image16.gif"/><Relationship Id="rId27" Type="http://schemas.openxmlformats.org/officeDocument/2006/relationships/image" Target="media/image17.gif"/><Relationship Id="rId28" Type="http://schemas.openxmlformats.org/officeDocument/2006/relationships/image" Target="media/image18.gif"/><Relationship Id="rId29" Type="http://schemas.openxmlformats.org/officeDocument/2006/relationships/image" Target="media/image19.gif"/><Relationship Id="rId10" Type="http://schemas.openxmlformats.org/officeDocument/2006/relationships/image" Target="media/image2.gif"/><Relationship Id="rId11" Type="http://schemas.openxmlformats.org/officeDocument/2006/relationships/image" Target="media/image3.gif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BCE208-A431-6348-9937-D970E51E9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2362</Words>
  <Characters>12994</Characters>
  <Application>Microsoft Macintosh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15326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Juan Velasquez</cp:lastModifiedBy>
  <cp:revision>31</cp:revision>
  <dcterms:created xsi:type="dcterms:W3CDTF">2015-11-28T03:19:00Z</dcterms:created>
  <dcterms:modified xsi:type="dcterms:W3CDTF">2015-12-04T16:00:00Z</dcterms:modified>
  <cp:category/>
</cp:coreProperties>
</file>