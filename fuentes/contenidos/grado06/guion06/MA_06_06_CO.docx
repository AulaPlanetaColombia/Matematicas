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77777777" w:rsidR="00BA351B" w:rsidRPr="00BA351B" w:rsidRDefault="00BA351B" w:rsidP="00BA351B">
            <w:pPr>
              <w:pStyle w:val="TextoPLANETA"/>
              <w:jc w:val="center"/>
              <w:rPr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9865F27" wp14:editId="72FD3B4C">
                  <wp:extent cx="564515" cy="397510"/>
                  <wp:effectExtent l="0" t="0" r="6985" b="2540"/>
                  <wp:docPr id="36" name="Imagen 36" descr="https://latex.codecogs.com/gif.latex?%5Cfn_jvn%20%5Clarge%20a%3D%5Cfrac%7Ba%7D%7B1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latex.codecogs.com/gif.latex?%5Cfn_jvn%20%5Clarge%20a%3D%5Cfrac%7Ba%7D%7B1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77777777" w:rsidR="00CF75BA" w:rsidRDefault="00CF75BA" w:rsidP="00CF75B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7D8D488" wp14:editId="545E6469">
            <wp:extent cx="1868805" cy="437515"/>
            <wp:effectExtent l="0" t="0" r="0" b="635"/>
            <wp:docPr id="3" name="Imagen 3" descr="https://latex.codecogs.com/gif.latex?%5Cfn_jvn%20%5Clarge%20%5Cfrac%7B1%7D%7B6%7D&amp;plus;%5Cfrac%7B3%7D%7B6%7D%3D%5Cfrac%7B1&amp;plus;3%7D%7B6%7D%3D%5Cfrac%7B4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atex.codecogs.com/gif.latex?%5Cfn_jvn%20%5Clarge%20%5Cfrac%7B1%7D%7B6%7D&amp;plus;%5Cfrac%7B3%7D%7B6%7D%3D%5Cfrac%7B1&amp;plus;3%7D%7B6%7D%3D%5Cfrac%7B4%7D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AD1B66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443EE5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2" o:title=""/>
                  <w10:wrap type="through"/>
                </v:shape>
                <o:OLEObject Type="Embed" ProgID="PBrush" ShapeID="_x0000_s1036" DrawAspect="Content" ObjectID="_1384583005" r:id="rId13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77777777" w:rsidR="00665B52" w:rsidRDefault="00665B52" w:rsidP="00665B52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BF6C1FB" wp14:editId="047C7E4C">
            <wp:extent cx="1860550" cy="437515"/>
            <wp:effectExtent l="0" t="0" r="6350" b="635"/>
            <wp:docPr id="5" name="Imagen 5" descr="https://latex.codecogs.com/gif.latex?%5Cfn_jvn%20%5Clarge%20%5Cfrac%7B7%7D%7B9%7D-%5Cfrac%7B4%7D%7B9%7D%3D%5Cfrac%7B7-4%7D%7B9%7D%3D%5Cfrac%7B3%7D%7B9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tex.codecogs.com/gif.latex?%5Cfn_jvn%20%5Clarge%20%5Cfrac%7B7%7D%7B9%7D-%5Cfrac%7B4%7D%7B9%7D%3D%5Cfrac%7B7-4%7D%7B9%7D%3D%5Cfrac%7B3%7D%7B9%7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3705E15B">
                <v:shape id="_x0000_i1026" type="#_x0000_t75" style="width:260.45pt;height:120.25pt" o:ole="">
                  <v:imagedata r:id="rId15" o:title=""/>
                </v:shape>
                <o:OLEObject Type="Embed" ProgID="PBrush" ShapeID="_x0000_i1026" DrawAspect="Content" ObjectID="_1384583003" r:id="rId16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77777777" w:rsidR="00DF630C" w:rsidRDefault="00DF630C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7A33F4A" wp14:editId="4CBFF4EA">
                  <wp:extent cx="1383665" cy="421640"/>
                  <wp:effectExtent l="0" t="0" r="6985" b="0"/>
                  <wp:docPr id="7" name="Imagen 7" descr="https://latex.codecogs.com/gif.latex?%5Cfn_jvn%20%5Clarge%20%5Cfrac%7Ba%7D%7Bb%7D&amp;plus;%5Cfrac%7Bc%7D%7Bb%7D%3D%5Cfrac%7Ba&amp;plus;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atex.codecogs.com/gif.latex?%5Cfn_jvn%20%5Clarge%20%5Cfrac%7Ba%7D%7Bb%7D&amp;plus;%5Cfrac%7Bc%7D%7Bb%7D%3D%5Cfrac%7Ba&amp;plus;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B2398BC" wp14:editId="1FA75B6F">
            <wp:extent cx="556260" cy="438785"/>
            <wp:effectExtent l="0" t="0" r="0" b="0"/>
            <wp:docPr id="1" name="Imagen 1" descr="C:\Users\CEN_3F_CDO_PC10\Desktop\DRIVE\2. AulaPlaneta\TRABAJO\GUIONES\MA_06_06_CO\IMAGENES\FORMULAS FINALES\fq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N_3F_CDO_PC10\Desktop\DRIVE\2. AulaPlaneta\TRABAJO\GUIONES\MA_06_06_CO\IMAGENES\FORMULAS FINALES\fq0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77777777" w:rsidR="00324493" w:rsidRPr="00DF630C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26B83F8" wp14:editId="21B2A859">
            <wp:extent cx="1104900" cy="438785"/>
            <wp:effectExtent l="0" t="0" r="0" b="0"/>
            <wp:docPr id="2" name="Imagen 2" descr="C:\Users\CEN_3F_CDO_PC10\Desktop\DRIVE\2. AulaPlaneta\TRABAJO\GUIONES\MA_06_06_CO\IMAGENES\FORMULAS FINALES\fq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N_3F_CDO_PC10\Desktop\DRIVE\2. AulaPlaneta\TRABAJO\GUIONES\MA_06_06_CO\IMAGENES\FORMULAS FINALES\fq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336A2C">
        <w:rPr>
          <w:noProof/>
          <w:lang w:val="es-ES" w:eastAsia="es-ES"/>
        </w:rPr>
        <w:drawing>
          <wp:inline distT="0" distB="0" distL="0" distR="0" wp14:anchorId="5DF11D7F" wp14:editId="06056FB3">
            <wp:extent cx="1104900" cy="438785"/>
            <wp:effectExtent l="0" t="0" r="0" b="0"/>
            <wp:docPr id="4" name="Imagen 4" descr="C:\Users\CEN_3F_CDO_PC10\Desktop\DRIVE\2. AulaPlaneta\TRABAJO\GUIONES\MA_06_06_CO\IMAGENES\FORMULAS FINALES\fq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N_3F_CDO_PC10\Desktop\DRIVE\2. AulaPlaneta\TRABAJO\GUIONES\MA_06_06_CO\IMAGENES\FORMULAS FINALES\fq07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199AE259" wp14:editId="65EA2C46">
            <wp:extent cx="1411605" cy="438785"/>
            <wp:effectExtent l="0" t="0" r="0" b="0"/>
            <wp:docPr id="8" name="Imagen 8" descr="C:\Users\CEN_3F_CDO_PC10\Desktop\DRIVE\2. AulaPlaneta\TRABAJO\GUIONES\MA_06_06_CO\IMAGENES\FORMULAS FINALES\fq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N_3F_CDO_PC10\Desktop\DRIVE\2. AulaPlaneta\TRABAJO\GUIONES\MA_06_06_CO\IMAGENES\FORMULAS FINALES\fq0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77777777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  <w:ins w:id="7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  <w:ins w:id="8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  <w:ins w:id="9" w:author="mercyranjel" w:date="2015-12-03T13:24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10" w:author="mercyranjel" w:date="2015-12-03T13:24:00Z">
        <w:r>
          <w:lastRenderedPageBreak/>
          <w:t>D</w:t>
        </w:r>
      </w:ins>
      <w:r w:rsidR="00533553">
        <w:t>ebe tener</w:t>
      </w:r>
      <w:ins w:id="11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12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77777777" w:rsidR="00533553" w:rsidRDefault="00533553" w:rsidP="00533553">
      <w:pPr>
        <w:pStyle w:val="TextoPLANETA"/>
        <w:ind w:left="720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3B15F41" wp14:editId="26A03B0C">
            <wp:extent cx="1448435" cy="402590"/>
            <wp:effectExtent l="0" t="0" r="0" b="0"/>
            <wp:docPr id="9" name="Imagen 9" descr="C:\Users\CEN_3F_CDO_PC10\Desktop\DRIVE\2. AulaPlaneta\TRABAJO\GUIONES\MA_06_06_CO\IMAGENES\FORMULAS FINALES\fq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EN_3F_CDO_PC10\Desktop\DRIVE\2. AulaPlaneta\TRABAJO\GUIONES\MA_06_06_CO\IMAGENES\FORMULAS FINALES\fq0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3" w:author="mercyranjel" w:date="2015-12-03T13:43:00Z">
        <w:r w:rsidR="00CB28C9">
          <w:t xml:space="preserve">los sumandos </w:t>
        </w:r>
      </w:ins>
      <w:r w:rsidR="00533553">
        <w:t>se puede</w:t>
      </w:r>
      <w:ins w:id="14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C060D8E" wp14:editId="3F42E464">
            <wp:extent cx="2772410" cy="402590"/>
            <wp:effectExtent l="0" t="0" r="8890" b="0"/>
            <wp:docPr id="10" name="Imagen 10" descr="C:\Users\CEN_3F_CDO_PC10\Desktop\DRIVE\2. AulaPlaneta\TRABAJO\GUIONES\MA_06_06_CO\IMAGENES\FORMULAS FINALES\fq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EN_3F_CDO_PC10\Desktop\DRIVE\2. AulaPlaneta\TRABAJO\GUIONES\MA_06_06_CO\IMAGENES\FORMULAS FINALES\fq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0440A813" wp14:editId="3F7C88EA">
            <wp:extent cx="980440" cy="402590"/>
            <wp:effectExtent l="0" t="0" r="0" b="0"/>
            <wp:docPr id="11" name="Imagen 11" descr="C:\Users\CEN_3F_CDO_PC10\Desktop\DRIVE\2. AulaPlaneta\TRABAJO\GUIONES\MA_06_06_CO\IMAGENES\FORMULAS FINALES\fq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EN_3F_CDO_PC10\Desktop\DRIVE\2. AulaPlaneta\TRABAJO\GUIONES\MA_06_06_CO\IMAGENES\FORMULAS FINALES\fq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  <w:ins w:id="15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Completa las tablas de sumas y restas 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  <w:ins w:id="16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77777777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  <w:ins w:id="17" w:author="mercyranjel" w:date="2015-12-03T13:51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lastRenderedPageBreak/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  <w:ins w:id="18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7777777" w:rsidR="00350DF5" w:rsidRDefault="00350DF5" w:rsidP="00350DF5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79D52B3" wp14:editId="597A60C3">
            <wp:extent cx="1399540" cy="397510"/>
            <wp:effectExtent l="0" t="0" r="0" b="2540"/>
            <wp:docPr id="37" name="Imagen 37" descr="https://latex.codecogs.com/gif.latex?%5Cfn_jvn%20%5Clarge%20%5Cfrac%7Ba%7D%7Bb%7D%5Ctimes%20%5Cfrac%7Bc%7D%7Bd%7D%3D%5Cfrac%7Ba%5Ctimes%20c%7D%7Bb%5Ctimes%20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atex.codecogs.com/gif.latex?%5Cfn_jvn%20%5Clarge%20%5Cfrac%7Ba%7D%7Bb%7D%5Ctimes%20%5Cfrac%7Bc%7D%7Bd%7D%3D%5Cfrac%7Ba%5Ctimes%20c%7D%7Bb%5Ctimes%20d%7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46DEFA79" wp14:editId="733BC16E">
            <wp:extent cx="548640" cy="437515"/>
            <wp:effectExtent l="0" t="0" r="3810" b="635"/>
            <wp:docPr id="41" name="Imagen 41" descr="https://latex.codecogs.com/gif.latex?%5Cfn_jvn%20%5Clarge%20%5Cfrac%7B4%7D%7B5%7D%5Ctimes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atex.codecogs.com/gif.latex?%5Cfn_jvn%20%5Clarge%20%5Cfrac%7B4%7D%7B5%7D%5Ctimes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19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5678921E" wp14:editId="6A8A7E29">
            <wp:extent cx="1987550" cy="437515"/>
            <wp:effectExtent l="0" t="0" r="0" b="635"/>
            <wp:docPr id="40" name="Imagen 40" descr="https://latex.codecogs.com/gif.latex?%5Cfn_jvn%20%5Clarge%20%5Cfrac%7B4%7D%7B5%7D%5Ctimes%20%5Cfrac%7B2%7D%7B3%7D%3D%5Cfrac%7B4%5Ctimes%202%7D%7B5%5Ctimes%203%7D%3D%5Cfrac%7B8%7D%7B15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%5Cfn_jvn%20%5Clarge%20%5Cfrac%7B4%7D%7B5%7D%5Ctimes%20%5Cfrac%7B2%7D%7B3%7D%3D%5Cfrac%7B4%5Ctimes%202%7D%7B5%5Ctimes%203%7D%3D%5Cfrac%7B8%7D%7B15%7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77777777" w:rsidR="008242C3" w:rsidRDefault="008242C3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8242C3">
              <w:rPr>
                <w:noProof/>
                <w:lang w:val="es-ES" w:eastAsia="es-ES"/>
              </w:rPr>
              <w:drawing>
                <wp:inline distT="0" distB="0" distL="0" distR="0" wp14:anchorId="5E16CEFF" wp14:editId="2C100041">
                  <wp:extent cx="556260" cy="438785"/>
                  <wp:effectExtent l="0" t="0" r="0" b="0"/>
                  <wp:docPr id="12" name="Imagen 12" descr="C:\Users\CEN_3F_CDO_PC10\Desktop\DRIVE\2. AulaPlaneta\TRABAJO\GUIONES\MA_06_06_CO\IMAGENES\FORMULAS FINALES\fq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EN_3F_CDO_PC10\Desktop\DRIVE\2. AulaPlaneta\TRABAJO\GUIONES\MA_06_06_CO\IMAGENES\FORMULAS FINALES\fq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20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77777777" w:rsidR="0048724B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lastRenderedPageBreak/>
        <w:drawing>
          <wp:inline distT="0" distB="0" distL="0" distR="0" wp14:anchorId="7CE67B80" wp14:editId="311CDF0D">
            <wp:extent cx="1440815" cy="402590"/>
            <wp:effectExtent l="0" t="0" r="6985" b="0"/>
            <wp:docPr id="13" name="Imagen 13" descr="C:\Users\CEN_3F_CDO_PC10\Desktop\DRIVE\2. AulaPlaneta\TRABAJO\GUIONES\MA_06_06_CO\IMAGENES\FORMULAS FINALES\fq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EN_3F_CDO_PC10\Desktop\DRIVE\2. AulaPlaneta\TRABAJO\GUIONES\MA_06_06_CO\IMAGENES\FORMULAS FINALES\fq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21" w:author="mercyranjel" w:date="2015-12-03T13:48:00Z">
        <w:r w:rsidR="00CB28C9">
          <w:t xml:space="preserve">los factores </w:t>
        </w:r>
      </w:ins>
      <w:r>
        <w:t>puede</w:t>
      </w:r>
      <w:ins w:id="22" w:author="mercyranjel" w:date="2015-12-03T13:48:00Z">
        <w:r w:rsidR="00CB28C9">
          <w:t>n</w:t>
        </w:r>
      </w:ins>
      <w:r>
        <w:t xml:space="preserve"> asociar</w:t>
      </w:r>
      <w:ins w:id="23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77777777" w:rsidR="00B138BF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3BA5D1CF" wp14:editId="636ED51A">
            <wp:extent cx="2735580" cy="402590"/>
            <wp:effectExtent l="0" t="0" r="7620" b="0"/>
            <wp:docPr id="14" name="Imagen 14" descr="C:\Users\CEN_3F_CDO_PC10\Desktop\DRIVE\2. AulaPlaneta\TRABAJO\GUIONES\MA_06_06_CO\IMAGENES\FORMULAS FINALES\fq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EN_3F_CDO_PC10\Desktop\DRIVE\2. AulaPlaneta\TRABAJO\GUIONES\MA_06_06_CO\IMAGENES\FORMULAS FINALES\fq1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77777777" w:rsidR="00B138BF" w:rsidRDefault="00B138BF" w:rsidP="00B138BF">
      <w:pPr>
        <w:pStyle w:val="TextoPLANETA"/>
        <w:ind w:left="720"/>
        <w:jc w:val="center"/>
      </w:pPr>
      <w:r w:rsidRPr="00B138BF">
        <w:rPr>
          <w:noProof/>
          <w:lang w:val="es-ES" w:eastAsia="es-ES"/>
        </w:rPr>
        <w:drawing>
          <wp:inline distT="0" distB="0" distL="0" distR="0" wp14:anchorId="2DF23DA8" wp14:editId="41342F7F">
            <wp:extent cx="972820" cy="402590"/>
            <wp:effectExtent l="0" t="0" r="0" b="0"/>
            <wp:docPr id="15" name="Imagen 15" descr="C:\Users\CEN_3F_CDO_PC10\Desktop\DRIVE\2. AulaPlaneta\TRABAJO\GUIONES\MA_06_06_CO\IMAGENES\FORMULAS FINALES\fq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EN_3F_CDO_PC10\Desktop\DRIVE\2. AulaPlaneta\TRABAJO\GUIONES\MA_06_06_CO\IMAGENES\FORMULAS FINALES\fq1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77777777" w:rsidR="00422E13" w:rsidRDefault="006A16FC" w:rsidP="00B138BF">
      <w:pPr>
        <w:pStyle w:val="TextoPLANETA"/>
        <w:jc w:val="center"/>
      </w:pPr>
      <w:r w:rsidRPr="00DE753C">
        <w:rPr>
          <w:position w:val="-30"/>
        </w:rPr>
        <w:object w:dxaOrig="3080" w:dyaOrig="720" w14:anchorId="0A0EF055">
          <v:shape id="_x0000_i1027" type="#_x0000_t75" style="width:153.95pt;height:36pt" o:ole="">
            <v:imagedata r:id="rId31" o:title=""/>
          </v:shape>
          <o:OLEObject Type="Embed" ProgID="Equation.3" ShapeID="_x0000_i1027" DrawAspect="Content" ObjectID="_1384583004" r:id="rId32"/>
        </w:objec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24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25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7777777" w:rsidR="00422E13" w:rsidRDefault="00422E13" w:rsidP="00026345">
            <w:pPr>
              <w:pStyle w:val="TextoPLANETA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26B482" wp14:editId="39E7D1F1">
                  <wp:extent cx="3029585" cy="397510"/>
                  <wp:effectExtent l="0" t="0" r="0" b="2540"/>
                  <wp:docPr id="43" name="Imagen 43" descr="https://latex.codecogs.com/gif.latex?%5Cfn_jvn%20%5Clarge%20%5Cfrac%7Ba%7D%7Bb%7D%5Ctimes%20c%3D%5Cfrac%7Ba%7D%7Bb%7D%5Ctimes%20%5Cfrac%7Bc%7D%7B1%7D%3D%5Cfrac%7Ba%5Ctimes%20c%7D%7Bb%5Ctimes%201%7D%3D%5Cfrac%7Ba%5Ctimes%20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latex.codecogs.com/gif.latex?%5Cfn_jvn%20%5Clarge%20%5Cfrac%7Ba%7D%7Bb%7D%5Ctimes%20c%3D%5Cfrac%7Ba%7D%7Bb%7D%5Ctimes%20%5Cfrac%7Bc%7D%7B1%7D%3D%5Cfrac%7Ba%5Ctimes%20c%7D%7Bb%5Ctimes%201%7D%3D%5Cfrac%7Ba%5Ctimes%20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  <w:ins w:id="26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77777777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  <w:ins w:id="27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  <w:ins w:id="28" w:author="mercyranjel" w:date="2015-12-03T13:53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29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77777777" w:rsidR="00983629" w:rsidRPr="008975A5" w:rsidRDefault="00E564BE" w:rsidP="00E564BE">
            <w:pPr>
              <w:pStyle w:val="TextoPLANETA"/>
              <w:rPr>
                <w:szCs w:val="24"/>
                <w:lang w:val="es-ES_tradnl"/>
              </w:rPr>
            </w:pPr>
            <w:r w:rsidRPr="00E564BE">
              <w:rPr>
                <w:noProof/>
                <w:lang w:val="es-ES" w:eastAsia="es-ES"/>
              </w:rPr>
              <w:drawing>
                <wp:inline distT="0" distB="0" distL="0" distR="0" wp14:anchorId="0A8A8E25" wp14:editId="007BDB4A">
                  <wp:extent cx="3035935" cy="438785"/>
                  <wp:effectExtent l="0" t="0" r="0" b="0"/>
                  <wp:docPr id="20" name="Imagen 20" descr="C:\Users\CEN_3F_CDO_PC10\Desktop\DRIVE\2. AulaPlaneta\TRABAJO\GUIONES\MA_06_06_CO\IMAGENES\FORMULAS FINALES\fq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EN_3F_CDO_PC10\Desktop\DRIVE\2. AulaPlaneta\TRABAJO\GUIONES\MA_06_06_CO\IMAGENES\FORMULAS FINALES\fq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77777777" w:rsidR="00664AA9" w:rsidRDefault="000829AC" w:rsidP="000829AC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A98620D" wp14:editId="32F66118">
            <wp:extent cx="1419225" cy="438785"/>
            <wp:effectExtent l="0" t="0" r="9525" b="0"/>
            <wp:docPr id="50" name="Imagen 50" descr="https://latex.codecogs.com/gif.latex?%5Cfn_jvn%20%5Clarge%204%5Cdiv%20%5Cfrac%7B2%7D%7B3%7D%3D%5Cfrac%7B4%7D%7B1%7D%5Cdiv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atex.codecogs.com/gif.latex?%5Cfn_jvn%20%5Clarge%204%5Cdiv%20%5Cfrac%7B2%7D%7B3%7D%3D%5Cfrac%7B4%7D%7B1%7D%5Cdiv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77777777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2D64B5">
        <w:rPr>
          <w:noProof/>
          <w:lang w:val="es-ES" w:eastAsia="es-ES"/>
        </w:rPr>
        <w:drawing>
          <wp:inline distT="0" distB="0" distL="0" distR="0" wp14:anchorId="30F7A8EE" wp14:editId="28186E11">
            <wp:extent cx="2867660" cy="438785"/>
            <wp:effectExtent l="0" t="0" r="8890" b="0"/>
            <wp:docPr id="22" name="Imagen 22" descr="C:\Users\CEN_3F_CDO_PC10\Desktop\DRIVE\2. AulaPlaneta\TRABAJO\GUIONES\MA_06_06_CO\IMAGENES\FORMULAS FINALE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EN_3F_CDO_PC10\Desktop\DRIVE\2. AulaPlaneta\TRABAJO\GUIONES\MA_06_06_CO\IMAGENES\FORMULAS FINALES\fq2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AF20" w14:textId="77777777" w:rsidR="000829AC" w:rsidRDefault="000829AC" w:rsidP="000829AC">
      <w:pPr>
        <w:pStyle w:val="TextoPLANETA"/>
      </w:pP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  <w:ins w:id="30" w:author="mercyranjel" w:date="2015-12-03T13:55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  <w:ins w:id="31" w:author="mercyranjel" w:date="2015-12-03T13:56:00Z">
              <w:r w:rsidR="00B117B2">
                <w:rPr>
                  <w:rFonts w:ascii="Arial" w:eastAsia="Times New Roman" w:hAnsi="Arial" w:cs="Arial"/>
                  <w:bCs/>
                  <w:color w:val="000000"/>
                  <w:lang w:eastAsia="es-ES"/>
                </w:rPr>
                <w:t>.</w:t>
              </w:r>
            </w:ins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32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77777777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33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  <w:ins w:id="34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2DCA655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las 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  <w:ins w:id="35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  <w:ins w:id="36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77777777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  <w:ins w:id="37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38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39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40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41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7777777" w:rsidR="00F74F0F" w:rsidRDefault="00CF7CEA" w:rsidP="00F74F0F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4C435BD4" wp14:editId="4F26A773">
            <wp:extent cx="3460115" cy="504825"/>
            <wp:effectExtent l="0" t="0" r="6985" b="9525"/>
            <wp:docPr id="65" name="Imagen 65" descr="C:\Users\CEN_3F_CDO_PC10\Desktop\DRIVE\2. AulaPlaneta\TRABAJO\GUIONES\MA_06_06_CO\IMAGENES\FORMULAS\fq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EN_3F_CDO_PC10\Desktop\DRIVE\2. AulaPlaneta\TRABAJO\GUIONES\MA_06_06_CO\IMAGENES\FORMULAS\fq19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42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43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44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7F687C34" w14:textId="77777777" w:rsidR="004A2C4B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6671C2EF" w14:textId="77777777" w:rsidR="004A2C4B" w:rsidRDefault="004A2C4B" w:rsidP="005C44F9">
      <w:pPr>
        <w:pStyle w:val="TextoPLANETA"/>
      </w:pPr>
      <w:bookmarkStart w:id="45" w:name="_GoBack"/>
      <w:bookmarkEnd w:id="45"/>
    </w:p>
    <w:p w14:paraId="35504855" w14:textId="77777777" w:rsidR="004A2C4B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lastRenderedPageBreak/>
        <w:drawing>
          <wp:inline distT="0" distB="0" distL="0" distR="0" wp14:anchorId="18F2B741" wp14:editId="326CEF3D">
            <wp:extent cx="3686810" cy="504825"/>
            <wp:effectExtent l="0" t="0" r="8890" b="9525"/>
            <wp:docPr id="66" name="Imagen 66" descr="C:\Users\CEN_3F_CDO_PC10\Desktop\DRIVE\2. AulaPlaneta\TRABAJO\GUIONES\MA_06_06_CO\IMAGENES\FORMULA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EN_3F_CDO_PC10\Desktop\DRIVE\2. AulaPlaneta\TRABAJO\GUIONES\MA_06_06_CO\IMAGENES\FORMULAS\fq20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A1DE" w14:textId="77777777" w:rsidR="004A2C4B" w:rsidRDefault="004A2C4B" w:rsidP="004A2C4B">
      <w:pPr>
        <w:pStyle w:val="TextoPLANETA"/>
        <w:jc w:val="center"/>
      </w:pPr>
    </w:p>
    <w:p w14:paraId="1495BC4F" w14:textId="77777777" w:rsidR="004A2C4B" w:rsidRDefault="004A2C4B" w:rsidP="004A2C4B">
      <w:pPr>
        <w:pStyle w:val="TextoPLANETA"/>
        <w:jc w:val="center"/>
      </w:pPr>
    </w:p>
    <w:p w14:paraId="4F65E370" w14:textId="77777777" w:rsidR="004559D3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1822BA99" wp14:editId="075D4558">
            <wp:extent cx="2713990" cy="504825"/>
            <wp:effectExtent l="0" t="0" r="0" b="9525"/>
            <wp:docPr id="67" name="Imagen 67" descr="C:\Users\CEN_3F_CDO_PC10\Desktop\DRIVE\2. AulaPlaneta\TRABAJO\GUIONES\MA_06_06_CO\IMAGENES\FORMULAS\fq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EN_3F_CDO_PC10\Desktop\DRIVE\2. AulaPlaneta\TRABAJO\GUIONES\MA_06_06_CO\IMAGENES\FORMULAS\fq2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1722" w14:textId="77777777" w:rsidR="004559D3" w:rsidRDefault="004559D3" w:rsidP="005C44F9">
      <w:pPr>
        <w:pStyle w:val="TextoPLANETA"/>
      </w:pPr>
    </w:p>
    <w:p w14:paraId="472B25DA" w14:textId="77777777" w:rsidR="004A2C4B" w:rsidRDefault="004A2C4B" w:rsidP="005C44F9">
      <w:pPr>
        <w:pStyle w:val="TextoPLANETA"/>
      </w:pPr>
    </w:p>
    <w:p w14:paraId="5D58065E" w14:textId="77777777" w:rsidR="004A2C4B" w:rsidRDefault="00CF7CEA" w:rsidP="00B50494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039F891" wp14:editId="6B01A3F8">
            <wp:extent cx="2216785" cy="504825"/>
            <wp:effectExtent l="0" t="0" r="0" b="9525"/>
            <wp:docPr id="68" name="Imagen 68" descr="https://latex.codecogs.com/gif.latex?%5Cfn_jvn%20%5Clarge%20%3D%5Cfrac%7B3%7D%7B2%7D&amp;plus;%5Cleft%20%5B%20%5Cfrac%7B3%7D%7B2%7D%5Cdiv%20%5Cfrac%7B3%7D%7B4%7D-%5Cfrac%7B3%7D%7B4%7D%20%5Ctimes%200%2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atex.codecogs.com/gif.latex?%5Cfn_jvn%20%5Clarge%20%3D%5Cfrac%7B3%7D%7B2%7D&amp;plus;%5Cleft%20%5B%20%5Cfrac%7B3%7D%7B2%7D%5Cdiv%20%5Cfrac%7B3%7D%7B4%7D-%5Cfrac%7B3%7D%7B4%7D%20%5Ctimes%200%20%5Cright%20%5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77777777" w:rsidR="00B50494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8FC645E" wp14:editId="45A34CFB">
            <wp:extent cx="2179955" cy="504825"/>
            <wp:effectExtent l="0" t="0" r="0" b="9525"/>
            <wp:docPr id="69" name="Imagen 69" descr="https://latex.codecogs.com/gif.latex?%5Cfn_jvn%20%5Clarge%20%3D%5Cfrac%7B3%7D%7B2%7D&amp;plus;%5Cleft%20%5B%20%5Cfrac%7B3%5Ctimes4%20%7D%7B2%5Ctimes3%7D-%5Cfrac%7B3%5Ctimes%200%7D%7B4%5Ctimes%200%7D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atex.codecogs.com/gif.latex?%5Cfn_jvn%20%5Clarge%20%3D%5Cfrac%7B3%7D%7B2%7D&amp;plus;%5Cleft%20%5B%20%5Cfrac%7B3%5Ctimes4%20%7D%7B2%5Ctimes3%7D-%5Cfrac%7B3%5Ctimes%200%7D%7B4%5Ctimes%200%7D%5Cright%20%5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50F2" w14:textId="77777777" w:rsidR="00CF7CEA" w:rsidRDefault="00CF7CEA" w:rsidP="00CF7CEA">
      <w:pPr>
        <w:pStyle w:val="TextoPLANETA"/>
        <w:jc w:val="center"/>
      </w:pPr>
    </w:p>
    <w:p w14:paraId="0FAA00CD" w14:textId="77777777" w:rsidR="00CF7CEA" w:rsidRDefault="00CF7CEA" w:rsidP="00CF7CEA">
      <w:pPr>
        <w:pStyle w:val="TextoPLANETA"/>
        <w:jc w:val="center"/>
      </w:pPr>
    </w:p>
    <w:p w14:paraId="07ED6462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4CD0311" wp14:editId="67FB5A65">
            <wp:extent cx="1506855" cy="504825"/>
            <wp:effectExtent l="0" t="0" r="0" b="9525"/>
            <wp:docPr id="70" name="Imagen 70" descr="https://latex.codecogs.com/gif.latex?%5Cfn_jvn%20%5Clarge%20%3D%5Cfrac%7B3%7D%7B2%7D&amp;plus;%5Cleft%20%5B%20%5Cfrac%7B12%20%7D%7B6%7D-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atex.codecogs.com/gif.latex?%5Cfn_jvn%20%5Clarge%20%3D%5Cfrac%7B3%7D%7B2%7D&amp;plus;%5Cleft%20%5B%20%5Cfrac%7B12%20%7D%7B6%7D-0%5Cright%20%5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0C7CFE0" wp14:editId="7C7E8F86">
            <wp:extent cx="922020" cy="438785"/>
            <wp:effectExtent l="0" t="0" r="0" b="0"/>
            <wp:docPr id="71" name="Imagen 71" descr="https://latex.codecogs.com/gif.latex?%5Cfn_jvn%20%5Clarge%20%3D%5Cfrac%7B3%7D%7B2%7D&amp;plus;%5Cfrac%7B12%20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atex.codecogs.com/gif.latex?%5Cfn_jvn%20%5Clarge%20%3D%5Cfrac%7B3%7D%7B2%7D&amp;plus;%5Cfrac%7B12%20%7D%7B6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46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7777777" w:rsidR="004A2C4B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1E550F01" wp14:editId="402D4EA3">
            <wp:extent cx="2267585" cy="438785"/>
            <wp:effectExtent l="0" t="0" r="0" b="0"/>
            <wp:docPr id="72" name="Imagen 72" descr="https://latex.codecogs.com/gif.latex?%5Cfn_jvn%20%5Clarge%20%5Cfrac%7B3%7D%7B2%7D&amp;plus;%5Cfrac%7B12%20%7D%7B6%7D%3D%5Cfrac%7B9&amp;plus;12%7D%7B6%7D%3D%5Cfrac%7B21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atex.codecogs.com/gif.latex?%5Cfn_jvn%20%5Clarge%20%5Cfrac%7B3%7D%7B2%7D&amp;plus;%5Cfrac%7B12%20%7D%7B6%7D%3D%5Cfrac%7B9&amp;plus;12%7D%7B6%7D%3D%5Cfrac%7B21%7D%7B6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47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77777777" w:rsidR="0062043E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52EA2AD" wp14:editId="09238A10">
            <wp:extent cx="723900" cy="438785"/>
            <wp:effectExtent l="0" t="0" r="0" b="0"/>
            <wp:docPr id="73" name="Imagen 73" descr="https://latex.codecogs.com/gif.latex?%5Cfn_jvn%20%5Clarge%20%5Cfrac%7B21%7D%7B6%7D%3D%5Cfrac%7B7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atex.codecogs.com/gif.latex?%5Cfn_jvn%20%5Clarge%20%5Cfrac%7B21%7D%7B6%7D%3D%5Cfrac%7B7%7D%7B2%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48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77777777" w:rsidR="0062043E" w:rsidRDefault="0062043E" w:rsidP="0062043E">
      <w:pPr>
        <w:pStyle w:val="TextoPLANETA"/>
        <w:jc w:val="center"/>
      </w:pPr>
      <w:r w:rsidRPr="0062043E">
        <w:rPr>
          <w:noProof/>
          <w:lang w:val="es-ES" w:eastAsia="es-ES"/>
        </w:rPr>
        <w:lastRenderedPageBreak/>
        <w:drawing>
          <wp:inline distT="0" distB="0" distL="0" distR="0" wp14:anchorId="337438AB" wp14:editId="0CAEBC16">
            <wp:extent cx="3942715" cy="504825"/>
            <wp:effectExtent l="0" t="0" r="635" b="9525"/>
            <wp:docPr id="74" name="Imagen 74" descr="C:\Users\CEN_3F_CDO_PC10\Desktop\DRIVE\2. AulaPlaneta\TRABAJO\GUIONES\MA_06_06_CO\IMAGENES\FORMULAS\fq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CEN_3F_CDO_PC10\Desktop\DRIVE\2. AulaPlaneta\TRABAJO\GUIONES\MA_06_06_CO\IMAGENES\FORMULAS\fq27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  <w:ins w:id="49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77777777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50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  <w:ins w:id="51" w:author="mercyranjel" w:date="2015-12-03T14:01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77777777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  <w:ins w:id="52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77777777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  <w:ins w:id="53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  <w:ins w:id="54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  <w:ins w:id="55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 xml:space="preserve">Interactivo que resume los procedimientos básicos relacionados </w:t>
            </w:r>
            <w:r w:rsidRPr="00316244">
              <w:rPr>
                <w:szCs w:val="24"/>
                <w:lang w:val="es-ES_tradnl"/>
              </w:rPr>
              <w:lastRenderedPageBreak/>
              <w:t>con las operaciones con fracciones</w:t>
            </w:r>
            <w:ins w:id="56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  <w:ins w:id="57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77777777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  <w:ins w:id="58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7777777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  <w:ins w:id="59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77777777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  <w:ins w:id="60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77777777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  <w:ins w:id="61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AD1B66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8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AD1B66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9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AD1B66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50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FA2CB3" w15:done="0"/>
  <w15:commentEx w15:paraId="6497E60E" w15:done="0"/>
  <w15:commentEx w15:paraId="1D8ADF9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D1B66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revisionView w:markup="0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Revision" w:semiHidden="1"/>
    <w:lsdException w:name="Bibliography" w:semiHidden="1" w:unhideWhenUsed="1"/>
    <w:lsdException w:name="TOC Heading" w:semiHidden="1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oleObject" Target="embeddings/oleObject2.bin"/><Relationship Id="rId17" Type="http://schemas.openxmlformats.org/officeDocument/2006/relationships/image" Target="media/image7.gif"/><Relationship Id="rId18" Type="http://schemas.openxmlformats.org/officeDocument/2006/relationships/image" Target="media/image8.gif"/><Relationship Id="rId19" Type="http://schemas.openxmlformats.org/officeDocument/2006/relationships/image" Target="media/image9.gif"/><Relationship Id="rId50" Type="http://schemas.openxmlformats.org/officeDocument/2006/relationships/hyperlink" Target="http://www.thatquiz.org/es-3/matematicas/fraccion/" TargetMode="External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55" Type="http://schemas.microsoft.com/office/2011/relationships/commentsExtended" Target="commentsExtended.xml"/><Relationship Id="rId40" Type="http://schemas.openxmlformats.org/officeDocument/2006/relationships/image" Target="media/image29.gif"/><Relationship Id="rId41" Type="http://schemas.openxmlformats.org/officeDocument/2006/relationships/image" Target="media/image30.gif"/><Relationship Id="rId42" Type="http://schemas.openxmlformats.org/officeDocument/2006/relationships/image" Target="media/image31.gif"/><Relationship Id="rId43" Type="http://schemas.openxmlformats.org/officeDocument/2006/relationships/image" Target="media/image32.gif"/><Relationship Id="rId44" Type="http://schemas.openxmlformats.org/officeDocument/2006/relationships/image" Target="media/image33.gif"/><Relationship Id="rId45" Type="http://schemas.openxmlformats.org/officeDocument/2006/relationships/image" Target="media/image34.gif"/><Relationship Id="rId46" Type="http://schemas.openxmlformats.org/officeDocument/2006/relationships/image" Target="media/image35.gif"/><Relationship Id="rId47" Type="http://schemas.openxmlformats.org/officeDocument/2006/relationships/image" Target="media/image36.gif"/><Relationship Id="rId48" Type="http://schemas.openxmlformats.org/officeDocument/2006/relationships/hyperlink" Target="http://es.calcuworld.com/calculadoras-matematicas/calculadora-de-fracciones/" TargetMode="External"/><Relationship Id="rId49" Type="http://schemas.openxmlformats.org/officeDocument/2006/relationships/hyperlink" Target="http://www.educaplus.org/play-93-Suma-de-fracciones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0.gif"/><Relationship Id="rId31" Type="http://schemas.openxmlformats.org/officeDocument/2006/relationships/image" Target="media/image21.emf"/><Relationship Id="rId32" Type="http://schemas.openxmlformats.org/officeDocument/2006/relationships/oleObject" Target="embeddings/oleObject3.bin"/><Relationship Id="rId33" Type="http://schemas.openxmlformats.org/officeDocument/2006/relationships/image" Target="media/image22.gif"/><Relationship Id="rId34" Type="http://schemas.openxmlformats.org/officeDocument/2006/relationships/image" Target="media/image23.jpeg"/><Relationship Id="rId35" Type="http://schemas.openxmlformats.org/officeDocument/2006/relationships/image" Target="media/image24.gif"/><Relationship Id="rId36" Type="http://schemas.openxmlformats.org/officeDocument/2006/relationships/image" Target="media/image25.gif"/><Relationship Id="rId37" Type="http://schemas.openxmlformats.org/officeDocument/2006/relationships/image" Target="media/image26.gif"/><Relationship Id="rId38" Type="http://schemas.openxmlformats.org/officeDocument/2006/relationships/image" Target="media/image27.gif"/><Relationship Id="rId39" Type="http://schemas.openxmlformats.org/officeDocument/2006/relationships/image" Target="media/image28.gif"/><Relationship Id="rId20" Type="http://schemas.openxmlformats.org/officeDocument/2006/relationships/image" Target="media/image10.gif"/><Relationship Id="rId21" Type="http://schemas.openxmlformats.org/officeDocument/2006/relationships/image" Target="media/image11.gif"/><Relationship Id="rId22" Type="http://schemas.openxmlformats.org/officeDocument/2006/relationships/image" Target="media/image12.gif"/><Relationship Id="rId23" Type="http://schemas.openxmlformats.org/officeDocument/2006/relationships/image" Target="media/image13.gif"/><Relationship Id="rId24" Type="http://schemas.openxmlformats.org/officeDocument/2006/relationships/image" Target="media/image14.gif"/><Relationship Id="rId25" Type="http://schemas.openxmlformats.org/officeDocument/2006/relationships/image" Target="media/image15.gif"/><Relationship Id="rId26" Type="http://schemas.openxmlformats.org/officeDocument/2006/relationships/image" Target="media/image16.gif"/><Relationship Id="rId27" Type="http://schemas.openxmlformats.org/officeDocument/2006/relationships/image" Target="media/image17.gif"/><Relationship Id="rId28" Type="http://schemas.openxmlformats.org/officeDocument/2006/relationships/image" Target="media/image18.gif"/><Relationship Id="rId29" Type="http://schemas.openxmlformats.org/officeDocument/2006/relationships/image" Target="media/image19.gif"/><Relationship Id="rId10" Type="http://schemas.openxmlformats.org/officeDocument/2006/relationships/image" Target="media/image2.gif"/><Relationship Id="rId11" Type="http://schemas.openxmlformats.org/officeDocument/2006/relationships/image" Target="media/image3.gif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849F0B-9173-834B-AB32-76D8CF798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2361</Words>
  <Characters>12988</Characters>
  <Application>Microsoft Macintosh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15319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29</cp:revision>
  <dcterms:created xsi:type="dcterms:W3CDTF">2015-11-28T03:19:00Z</dcterms:created>
  <dcterms:modified xsi:type="dcterms:W3CDTF">2015-12-04T14:37:00Z</dcterms:modified>
  <cp:category/>
</cp:coreProperties>
</file>