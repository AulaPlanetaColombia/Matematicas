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172D7B1E" w:rsidR="00BA351B" w:rsidRPr="00BA351B" w:rsidRDefault="00F31647" w:rsidP="00BA351B">
            <w:pPr>
              <w:pStyle w:val="TextoPLANETA"/>
              <w:jc w:val="center"/>
              <w:rPr>
                <w:lang w:val="es-ES_tradnl"/>
              </w:rPr>
            </w:pPr>
            <w:r w:rsidRPr="00F31647">
              <w:rPr>
                <w:lang w:val="es-ES_tradnl"/>
              </w:rPr>
              <w:t>MA_06_06_001</w:t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6B94F860" w:rsidR="00CF75BA" w:rsidRDefault="00F31647" w:rsidP="00CF75BA">
      <w:pPr>
        <w:pStyle w:val="TextoPLANETA"/>
        <w:jc w:val="center"/>
      </w:pPr>
      <w:r w:rsidRPr="00F31647">
        <w:t>MA_06_06_002</w:t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F31647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116EBD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0" o:title=""/>
                  <w10:wrap type="through"/>
                </v:shape>
                <o:OLEObject Type="Embed" ProgID="PBrush" ShapeID="_x0000_s1036" DrawAspect="Content" ObjectID="_1385008330" r:id="rId11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4FEA57CB" w:rsidR="00665B52" w:rsidRDefault="00F31647" w:rsidP="00665B52">
      <w:pPr>
        <w:pStyle w:val="TextoPLANETA"/>
        <w:jc w:val="center"/>
      </w:pPr>
      <w:r w:rsidRPr="00F31647">
        <w:t>MA_06_06_003</w:t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669B3346">
                <v:shape id="_x0000_i1028" type="#_x0000_t75" style="width:260.45pt;height:120.25pt" o:ole="">
                  <v:imagedata r:id="rId12" o:title=""/>
                </v:shape>
                <o:OLEObject Type="Embed" ProgID="PBrush" ShapeID="_x0000_i1028" DrawAspect="Content" ObjectID="_1385008329" r:id="rId13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322C514C" w:rsidR="00DF630C" w:rsidRDefault="00F31647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F31647">
              <w:rPr>
                <w:szCs w:val="24"/>
                <w:lang w:val="es-ES_tradnl"/>
              </w:rPr>
              <w:t>MA_06_06_004</w:t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5B83B251" w:rsidR="00324493" w:rsidRDefault="00F31647" w:rsidP="00324493">
      <w:pPr>
        <w:pStyle w:val="TextoPLANETA"/>
        <w:jc w:val="center"/>
      </w:pPr>
      <w:r w:rsidRPr="00F31647">
        <w:rPr>
          <w:noProof/>
          <w:lang w:val="es-ES" w:eastAsia="es-ES"/>
        </w:rPr>
        <w:t>MA_06_06_005</w:t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65705223" w:rsidR="00324493" w:rsidRPr="00DF630C" w:rsidRDefault="00F31647" w:rsidP="00324493">
      <w:pPr>
        <w:pStyle w:val="TextoPLANETA"/>
        <w:jc w:val="center"/>
      </w:pPr>
      <w:r w:rsidRPr="00F31647">
        <w:t>MA_06_06_006</w:t>
      </w:r>
      <w:r w:rsidR="00336A2C">
        <w:tab/>
      </w:r>
      <w:r w:rsidR="00336A2C">
        <w:tab/>
      </w:r>
      <w:r w:rsidR="00336A2C">
        <w:tab/>
      </w:r>
      <w:r w:rsidR="00336A2C" w:rsidRPr="00336A2C">
        <w:rPr>
          <w:noProof/>
          <w:lang w:val="es-ES" w:eastAsia="es-ES"/>
        </w:rPr>
        <w:drawing>
          <wp:inline distT="0" distB="0" distL="0" distR="0" wp14:anchorId="5DF11D7F" wp14:editId="06056FB3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99AE259" wp14:editId="65EA2C46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7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9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0" w:author="mercyranjel" w:date="2015-12-03T13:24:00Z">
        <w:r>
          <w:t>D</w:t>
        </w:r>
      </w:ins>
      <w:r w:rsidR="00533553">
        <w:t>ebe tener</w:t>
      </w:r>
      <w:ins w:id="11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2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6CFDF336" w:rsidR="00533553" w:rsidRDefault="00F31647" w:rsidP="00533553">
      <w:pPr>
        <w:pStyle w:val="TextoPLANETA"/>
        <w:ind w:left="720"/>
        <w:jc w:val="center"/>
      </w:pPr>
      <w:r w:rsidRPr="00F31647">
        <w:t>MA_06_06_008</w:t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3" w:author="mercyranjel" w:date="2015-12-03T13:43:00Z">
        <w:r w:rsidR="00CB28C9">
          <w:t xml:space="preserve">los sumandos </w:t>
        </w:r>
      </w:ins>
      <w:r w:rsidR="00533553">
        <w:t>se puede</w:t>
      </w:r>
      <w:ins w:id="14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22A6AD95" w:rsidR="00533553" w:rsidRDefault="004A7315" w:rsidP="00533553">
      <w:pPr>
        <w:pStyle w:val="TextoPLANETA"/>
        <w:jc w:val="center"/>
      </w:pPr>
      <w:r w:rsidRPr="004A7315">
        <w:t>MA_06_06_009</w:t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6710E8E0" w:rsidR="00533553" w:rsidRDefault="004A7315" w:rsidP="00533553">
      <w:pPr>
        <w:pStyle w:val="TextoPLANETA"/>
        <w:jc w:val="center"/>
      </w:pPr>
      <w:r w:rsidRPr="004A7315">
        <w:t>MA_06_06_010</w:t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5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1CC3E0D5" w:rsidR="00664AA9" w:rsidRPr="00202823" w:rsidRDefault="00664AA9" w:rsidP="009A7960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tablas de </w:t>
            </w:r>
            <w:r w:rsidR="009A7960">
              <w:rPr>
                <w:szCs w:val="24"/>
                <w:lang w:val="es-ES_tradnl"/>
              </w:rPr>
              <w:t xml:space="preserve">adiciones y sustracciones </w:t>
            </w:r>
            <w:r w:rsidRPr="00664AA9">
              <w:rPr>
                <w:szCs w:val="24"/>
                <w:lang w:val="es-ES_tradnl"/>
              </w:rPr>
              <w:t>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6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7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8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4DE796C" w:rsidR="00350DF5" w:rsidRDefault="004A7315" w:rsidP="00350DF5">
      <w:pPr>
        <w:pStyle w:val="TextoPLANETA"/>
        <w:jc w:val="center"/>
      </w:pPr>
      <w:r w:rsidRPr="004A7315">
        <w:t>MA_06_06_011</w:t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5B0DA15B" w:rsidR="00CC05B0" w:rsidRDefault="004A7315" w:rsidP="00CC05B0">
      <w:pPr>
        <w:pStyle w:val="TextoPLANETA"/>
        <w:jc w:val="center"/>
      </w:pPr>
      <w:r w:rsidRPr="004A7315">
        <w:t>MA_06_06_012</w:t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19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34C66498" w:rsidR="00CC05B0" w:rsidRDefault="004A7315" w:rsidP="00CC05B0">
      <w:pPr>
        <w:pStyle w:val="TextoPLANETA"/>
        <w:jc w:val="center"/>
      </w:pPr>
      <w:r w:rsidRPr="004A7315">
        <w:t>MA_06_06_013</w:t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22369F34" w:rsidR="008242C3" w:rsidRDefault="004A7315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4A7315">
              <w:rPr>
                <w:szCs w:val="24"/>
                <w:lang w:val="es-ES_tradnl"/>
              </w:rPr>
              <w:t>MA_06_06_014</w:t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0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6864FCFF" w:rsidR="0048724B" w:rsidRPr="004A7315" w:rsidRDefault="004A7315" w:rsidP="00B138BF">
      <w:pPr>
        <w:pStyle w:val="TextoPLANETA"/>
        <w:ind w:left="720"/>
        <w:jc w:val="center"/>
      </w:pPr>
      <w:r w:rsidRPr="004A7315">
        <w:t>MA_06_06_015</w:t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1" w:author="mercyranjel" w:date="2015-12-03T13:48:00Z">
        <w:r w:rsidR="00CB28C9">
          <w:t xml:space="preserve">los factores </w:t>
        </w:r>
      </w:ins>
      <w:r>
        <w:t>puede</w:t>
      </w:r>
      <w:ins w:id="22" w:author="mercyranjel" w:date="2015-12-03T13:48:00Z">
        <w:r w:rsidR="00CB28C9">
          <w:t>n</w:t>
        </w:r>
      </w:ins>
      <w:r>
        <w:t xml:space="preserve"> asociar</w:t>
      </w:r>
      <w:ins w:id="23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6D25090A" w:rsidR="00B138BF" w:rsidRPr="004A7315" w:rsidRDefault="004A7315" w:rsidP="00B138BF">
      <w:pPr>
        <w:pStyle w:val="TextoPLANETA"/>
        <w:ind w:left="720"/>
        <w:jc w:val="center"/>
      </w:pPr>
      <w:r w:rsidRPr="004A7315">
        <w:t>MA_06_06_016</w:t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01DBE8AF" w:rsidR="00B138BF" w:rsidRDefault="004A7315" w:rsidP="00B138BF">
      <w:pPr>
        <w:pStyle w:val="TextoPLANETA"/>
        <w:ind w:left="720"/>
        <w:jc w:val="center"/>
      </w:pPr>
      <w:r w:rsidRPr="004A7315">
        <w:t>MA_06_06_017</w:t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26086A55" w:rsidR="00422E13" w:rsidRDefault="004A7315" w:rsidP="00B138BF">
      <w:pPr>
        <w:pStyle w:val="TextoPLANETA"/>
        <w:jc w:val="center"/>
      </w:pPr>
      <w:r w:rsidRPr="004A7315">
        <w:t>MA_06_06_018</w: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4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5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5F712D8" w:rsidR="00422E13" w:rsidRDefault="00E9406F" w:rsidP="00026345">
            <w:pPr>
              <w:pStyle w:val="TextoPLANETA"/>
              <w:jc w:val="center"/>
            </w:pPr>
            <w:r w:rsidRPr="00E9406F">
              <w:t>MA_06_06_019</w:t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6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8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29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354E2786" w:rsidR="00983629" w:rsidRPr="008975A5" w:rsidRDefault="00E9406F" w:rsidP="00E564BE">
            <w:pPr>
              <w:pStyle w:val="TextoPLANETA"/>
              <w:rPr>
                <w:szCs w:val="24"/>
                <w:lang w:val="es-ES_tradnl"/>
              </w:rPr>
            </w:pPr>
            <w:r w:rsidRPr="00E9406F">
              <w:rPr>
                <w:szCs w:val="24"/>
                <w:lang w:val="es-ES_tradnl"/>
              </w:rPr>
              <w:t>MA_06_06_020</w:t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1D2701B8" w:rsidR="00664AA9" w:rsidRDefault="00E9406F" w:rsidP="000829AC">
      <w:pPr>
        <w:pStyle w:val="TextoPLANETA"/>
        <w:jc w:val="center"/>
      </w:pPr>
      <w:r w:rsidRPr="00E9406F">
        <w:t>MA_06_06_021</w:t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3819DB48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9406F" w:rsidRPr="00E940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MA_06_06_022</w:t>
      </w:r>
    </w:p>
    <w:p w14:paraId="0FDFAF20" w14:textId="6FB5BE34" w:rsidR="000829AC" w:rsidRDefault="00E9406F" w:rsidP="00E9406F">
      <w:pPr>
        <w:pStyle w:val="TextoPLANETA"/>
        <w:jc w:val="center"/>
      </w:pPr>
      <w:r w:rsidRPr="00E9406F">
        <w:t>MA_06_06_022</w:t>
      </w: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0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1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2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2DCA655" w14:textId="32D13915" w:rsidR="002B7F88" w:rsidRPr="00202823" w:rsidRDefault="002B7F88" w:rsidP="0049088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5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8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39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0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1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D38D0D1" w:rsidR="00F74F0F" w:rsidRDefault="00E9406F" w:rsidP="00F74F0F">
      <w:pPr>
        <w:pStyle w:val="TextoPLANETA"/>
        <w:jc w:val="center"/>
      </w:pPr>
      <w:r w:rsidRPr="00E9406F">
        <w:t>MA_06_06_023</w:t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2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4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12D31722" w14:textId="20C2C219" w:rsidR="004559D3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472B25DA" w14:textId="77777777" w:rsidR="004A2C4B" w:rsidRDefault="004A2C4B" w:rsidP="005C44F9">
      <w:pPr>
        <w:pStyle w:val="TextoPLANETA"/>
      </w:pPr>
    </w:p>
    <w:p w14:paraId="5D58065E" w14:textId="70EBCA74" w:rsidR="004A2C4B" w:rsidRDefault="00E9406F" w:rsidP="00B50494">
      <w:pPr>
        <w:pStyle w:val="TextoPLANETA"/>
        <w:jc w:val="center"/>
      </w:pPr>
      <w:r w:rsidRPr="00E9406F">
        <w:t>MA_06_06_024</w:t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2320251F" w:rsidR="00B50494" w:rsidRDefault="00B50494" w:rsidP="00CF7CEA">
      <w:pPr>
        <w:pStyle w:val="TextoPLANETA"/>
        <w:jc w:val="center"/>
      </w:pPr>
    </w:p>
    <w:p w14:paraId="07ED6462" w14:textId="10515AA7" w:rsidR="00CF7CEA" w:rsidRDefault="00E9406F" w:rsidP="00E9406F">
      <w:pPr>
        <w:pStyle w:val="TextoPLANETA"/>
        <w:jc w:val="center"/>
      </w:pPr>
      <w:r w:rsidRPr="00E9406F">
        <w:t>MA_06_06_025</w:t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037BB363" w:rsidR="00CF7CEA" w:rsidRDefault="00E9406F" w:rsidP="00CF7CEA">
      <w:pPr>
        <w:pStyle w:val="TextoPLANETA"/>
        <w:jc w:val="center"/>
      </w:pPr>
      <w:r w:rsidRPr="00E9406F">
        <w:t>MA_06_06_026</w:t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5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8D4F636" w:rsidR="004A2C4B" w:rsidRDefault="00E9406F" w:rsidP="0062043E">
      <w:pPr>
        <w:pStyle w:val="TextoPLANETA"/>
        <w:jc w:val="center"/>
      </w:pPr>
      <w:r w:rsidRPr="00E9406F">
        <w:t>MA_06_06_027</w:t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6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3355A96A" w:rsidR="0062043E" w:rsidRDefault="00E9406F" w:rsidP="0062043E">
      <w:pPr>
        <w:pStyle w:val="TextoPLANETA"/>
        <w:jc w:val="center"/>
      </w:pPr>
      <w:r w:rsidRPr="00E9406F">
        <w:t>MA_06_06_028</w:t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7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1F56C958" w:rsidR="0062043E" w:rsidRDefault="00E9406F" w:rsidP="0062043E">
      <w:pPr>
        <w:pStyle w:val="TextoPLANETA"/>
        <w:jc w:val="center"/>
      </w:pPr>
      <w:r w:rsidRPr="00E9406F">
        <w:t>MA_06_06_029</w:t>
      </w:r>
      <w:bookmarkStart w:id="48" w:name="_GoBack"/>
      <w:bookmarkEnd w:id="48"/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Interactivo que resume los procedimientos básicos relacionados 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F31647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7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F31647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F31647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20"/>
      <w:headerReference w:type="default" r:id="rId21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406F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088F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A7315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A7960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9406F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647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oleObject" Target="embeddings/oleObject1.bin"/><Relationship Id="rId12" Type="http://schemas.openxmlformats.org/officeDocument/2006/relationships/image" Target="media/image3.png"/><Relationship Id="rId13" Type="http://schemas.openxmlformats.org/officeDocument/2006/relationships/oleObject" Target="embeddings/oleObject2.bin"/><Relationship Id="rId14" Type="http://schemas.openxmlformats.org/officeDocument/2006/relationships/image" Target="media/image4.gif"/><Relationship Id="rId15" Type="http://schemas.openxmlformats.org/officeDocument/2006/relationships/image" Target="media/image5.gif"/><Relationship Id="rId16" Type="http://schemas.openxmlformats.org/officeDocument/2006/relationships/image" Target="media/image6.jpeg"/><Relationship Id="rId17" Type="http://schemas.openxmlformats.org/officeDocument/2006/relationships/hyperlink" Target="http://es.calcuworld.com/calculadoras-matematicas/calculadora-de-fracciones/" TargetMode="External"/><Relationship Id="rId18" Type="http://schemas.openxmlformats.org/officeDocument/2006/relationships/hyperlink" Target="http://www.educaplus.org/play-93-Suma-de-fracciones.html" TargetMode="External"/><Relationship Id="rId19" Type="http://schemas.openxmlformats.org/officeDocument/2006/relationships/hyperlink" Target="http://www.thatquiz.org/es-3/matematicas/fraccion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589F3B-BB45-0C42-B696-6F0716A4D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2406</Words>
  <Characters>13234</Characters>
  <Application>Microsoft Macintosh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15609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2</cp:revision>
  <dcterms:created xsi:type="dcterms:W3CDTF">2015-11-28T03:19:00Z</dcterms:created>
  <dcterms:modified xsi:type="dcterms:W3CDTF">2015-12-09T12:46:00Z</dcterms:modified>
  <cp:category/>
</cp:coreProperties>
</file>