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326F6EEE" w14:textId="77777777" w:rsidR="00525FE2" w:rsidRPr="00525FE2" w:rsidRDefault="005C44F9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>Las operaciones con fracciones</w:t>
      </w:r>
    </w:p>
    <w:p w14:paraId="77FF6804" w14:textId="77777777" w:rsid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1. 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La adición y la sustracción de fracciones</w:t>
      </w:r>
    </w:p>
    <w:p w14:paraId="1C464D34" w14:textId="77777777" w:rsidR="006D785E" w:rsidRDefault="006D785E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ab/>
      </w:r>
      <w:r w:rsidRPr="006D785E">
        <w:rPr>
          <w:rFonts w:ascii="Calibri" w:eastAsia="Calibri" w:hAnsi="Calibri" w:cs="Times New Roman"/>
          <w:sz w:val="22"/>
          <w:szCs w:val="22"/>
          <w:lang w:val="es-CO"/>
        </w:rPr>
        <w:t>1.1 La adición y la sustracción de fracciones con igual denominador</w:t>
      </w:r>
    </w:p>
    <w:p w14:paraId="500C7F29" w14:textId="77777777" w:rsidR="006D785E" w:rsidRPr="00525FE2" w:rsidRDefault="006D785E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ab/>
      </w:r>
      <w:r w:rsidRPr="006D785E">
        <w:rPr>
          <w:rFonts w:ascii="Calibri" w:eastAsia="Calibri" w:hAnsi="Calibri" w:cs="Times New Roman"/>
          <w:sz w:val="22"/>
          <w:szCs w:val="22"/>
          <w:lang w:val="es-CO"/>
        </w:rPr>
        <w:t>1.</w:t>
      </w:r>
      <w:r>
        <w:rPr>
          <w:rFonts w:ascii="Calibri" w:eastAsia="Calibri" w:hAnsi="Calibri" w:cs="Times New Roman"/>
          <w:sz w:val="22"/>
          <w:szCs w:val="22"/>
          <w:lang w:val="es-CO"/>
        </w:rPr>
        <w:t>2</w:t>
      </w:r>
      <w:r w:rsidRPr="006D785E">
        <w:rPr>
          <w:rFonts w:ascii="Calibri" w:eastAsia="Calibri" w:hAnsi="Calibri" w:cs="Times New Roman"/>
          <w:sz w:val="22"/>
          <w:szCs w:val="22"/>
          <w:lang w:val="es-CO"/>
        </w:rPr>
        <w:t xml:space="preserve"> La adición y la sustracción de fracciones con diferente denominador</w:t>
      </w:r>
    </w:p>
    <w:p w14:paraId="0A771560" w14:textId="77777777" w:rsidR="00525FE2" w:rsidRPr="00525FE2" w:rsidRDefault="005C44F9" w:rsidP="00525FE2">
      <w:pPr>
        <w:spacing w:after="0" w:line="259" w:lineRule="auto"/>
        <w:ind w:firstLine="708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>1</w:t>
      </w:r>
      <w:r w:rsidR="006D785E">
        <w:rPr>
          <w:rFonts w:ascii="Calibri" w:eastAsia="Calibri" w:hAnsi="Calibri" w:cs="Times New Roman"/>
          <w:sz w:val="22"/>
          <w:szCs w:val="22"/>
          <w:lang w:val="es-CO"/>
        </w:rPr>
        <w:t>.3</w:t>
      </w:r>
      <w:r>
        <w:rPr>
          <w:rFonts w:ascii="Calibri" w:eastAsia="Calibri" w:hAnsi="Calibri" w:cs="Times New Roman"/>
          <w:sz w:val="22"/>
          <w:szCs w:val="22"/>
          <w:lang w:val="es-CO"/>
        </w:rPr>
        <w:t xml:space="preserve"> Consolidación</w:t>
      </w:r>
    </w:p>
    <w:p w14:paraId="157BB04F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2. 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La multiplicación de fracciones</w:t>
      </w:r>
    </w:p>
    <w:p w14:paraId="45279586" w14:textId="77777777" w:rsidR="00525FE2" w:rsidRPr="00525FE2" w:rsidRDefault="00525FE2" w:rsidP="00525FE2">
      <w:pPr>
        <w:spacing w:after="0" w:line="259" w:lineRule="auto"/>
        <w:ind w:firstLine="708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2.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1</w:t>
      </w: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 Consolidación</w:t>
      </w:r>
    </w:p>
    <w:p w14:paraId="1AA012D1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3. 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La división de fracciones</w:t>
      </w:r>
    </w:p>
    <w:p w14:paraId="09FEAD4D" w14:textId="77777777" w:rsidR="00525FE2" w:rsidRPr="00525FE2" w:rsidRDefault="005C44F9" w:rsidP="00525FE2">
      <w:pPr>
        <w:spacing w:after="0" w:line="259" w:lineRule="auto"/>
        <w:ind w:firstLine="708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>3.1</w:t>
      </w:r>
      <w:r w:rsidR="00525FE2"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 Consolidación</w:t>
      </w:r>
    </w:p>
    <w:p w14:paraId="0A4B207E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4. 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Los polinomios aritméticos con fracciones</w:t>
      </w:r>
    </w:p>
    <w:p w14:paraId="7F2A3A1E" w14:textId="77777777" w:rsidR="00525FE2" w:rsidRPr="00525FE2" w:rsidRDefault="00525FE2" w:rsidP="00525FE2">
      <w:pPr>
        <w:spacing w:after="0" w:line="259" w:lineRule="auto"/>
        <w:ind w:firstLine="708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4.1 Consolidación</w:t>
      </w:r>
    </w:p>
    <w:p w14:paraId="12048185" w14:textId="77777777" w:rsidR="00525FE2" w:rsidRPr="00525FE2" w:rsidRDefault="005C44F9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>5</w:t>
      </w:r>
      <w:r w:rsidR="00525FE2" w:rsidRPr="00525FE2">
        <w:rPr>
          <w:rFonts w:ascii="Calibri" w:eastAsia="Calibri" w:hAnsi="Calibri" w:cs="Times New Roman"/>
          <w:sz w:val="22"/>
          <w:szCs w:val="22"/>
          <w:lang w:val="es-CO"/>
        </w:rPr>
        <w:t>. Competencias</w:t>
      </w:r>
    </w:p>
    <w:p w14:paraId="51E97F17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Fin de tema</w:t>
      </w:r>
    </w:p>
    <w:p w14:paraId="05BD82E8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Mapa conceptual</w:t>
      </w:r>
    </w:p>
    <w:p w14:paraId="5253A0D3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Evaluación</w:t>
      </w:r>
    </w:p>
    <w:p w14:paraId="6D4D8E60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Webs de referencia</w:t>
      </w:r>
    </w:p>
    <w:p w14:paraId="535BDCE7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Banco de actividades</w:t>
      </w:r>
    </w:p>
    <w:p w14:paraId="063676A5" w14:textId="77777777" w:rsidR="00EF56E2" w:rsidRDefault="00EF56E2" w:rsidP="00484123">
      <w:pPr>
        <w:spacing w:after="0"/>
        <w:rPr>
          <w:rFonts w:ascii="Arial" w:hAnsi="Arial" w:cs="Arial"/>
        </w:rPr>
      </w:pPr>
    </w:p>
    <w:p w14:paraId="72723A8E" w14:textId="77777777" w:rsidR="002E080E" w:rsidRPr="00FE2326" w:rsidRDefault="002E080E" w:rsidP="00484123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7027"/>
      </w:tblGrid>
      <w:tr w:rsidR="00E92066" w:rsidRPr="00FE2326" w14:paraId="2475AEF1" w14:textId="77777777" w:rsidTr="00E92066">
        <w:tc>
          <w:tcPr>
            <w:tcW w:w="1951" w:type="dxa"/>
            <w:shd w:val="clear" w:color="auto" w:fill="000000" w:themeFill="text1"/>
          </w:tcPr>
          <w:p w14:paraId="233D56A5" w14:textId="77777777" w:rsidR="00E92066" w:rsidRPr="00FE2326" w:rsidRDefault="00E92066" w:rsidP="00E92066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FE2326">
              <w:rPr>
                <w:rFonts w:ascii="Arial" w:hAnsi="Arial" w:cs="Arial"/>
              </w:rPr>
              <w:t>Título del guion</w:t>
            </w:r>
          </w:p>
        </w:tc>
        <w:tc>
          <w:tcPr>
            <w:tcW w:w="7027" w:type="dxa"/>
          </w:tcPr>
          <w:p w14:paraId="0331B191" w14:textId="77777777" w:rsidR="00E92066" w:rsidRPr="00FE2326" w:rsidRDefault="005C44F9" w:rsidP="007B0BD9">
            <w:pPr>
              <w:pStyle w:val="TextoPLANETA"/>
              <w:rPr>
                <w:highlight w:val="yellow"/>
              </w:rPr>
            </w:pPr>
            <w:r>
              <w:rPr>
                <w:highlight w:val="yellow"/>
              </w:rPr>
              <w:t>Las operaciones con fracciones</w:t>
            </w:r>
          </w:p>
        </w:tc>
      </w:tr>
      <w:tr w:rsidR="00E92066" w:rsidRPr="00FE2326" w14:paraId="05B0C29D" w14:textId="77777777" w:rsidTr="00E92066">
        <w:tc>
          <w:tcPr>
            <w:tcW w:w="1951" w:type="dxa"/>
            <w:shd w:val="clear" w:color="auto" w:fill="000000" w:themeFill="text1"/>
          </w:tcPr>
          <w:p w14:paraId="51C50DEC" w14:textId="77777777" w:rsidR="00E92066" w:rsidRPr="00FE2326" w:rsidRDefault="00E92066" w:rsidP="00081745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FE2326">
              <w:rPr>
                <w:rFonts w:ascii="Arial" w:hAnsi="Arial" w:cs="Arial"/>
              </w:rPr>
              <w:t>Código del guion</w:t>
            </w:r>
          </w:p>
        </w:tc>
        <w:tc>
          <w:tcPr>
            <w:tcW w:w="7027" w:type="dxa"/>
          </w:tcPr>
          <w:p w14:paraId="0FB3F453" w14:textId="77777777" w:rsidR="00E92066" w:rsidRPr="00FE2326" w:rsidRDefault="005C44F9" w:rsidP="007B0BD9">
            <w:pPr>
              <w:pStyle w:val="TextoPLANETA"/>
              <w:rPr>
                <w:highlight w:val="yellow"/>
              </w:rPr>
            </w:pPr>
            <w:r>
              <w:rPr>
                <w:highlight w:val="yellow"/>
              </w:rPr>
              <w:t>MA_06_06</w:t>
            </w:r>
            <w:r w:rsidR="007B0BD9">
              <w:rPr>
                <w:highlight w:val="yellow"/>
              </w:rPr>
              <w:t>_CO</w:t>
            </w:r>
          </w:p>
        </w:tc>
      </w:tr>
      <w:tr w:rsidR="00E92066" w:rsidRPr="00FE2326" w14:paraId="4750EC29" w14:textId="77777777" w:rsidTr="00E92066">
        <w:tc>
          <w:tcPr>
            <w:tcW w:w="1951" w:type="dxa"/>
            <w:shd w:val="clear" w:color="auto" w:fill="000000" w:themeFill="text1"/>
          </w:tcPr>
          <w:p w14:paraId="6926A5D3" w14:textId="77777777" w:rsidR="00E92066" w:rsidRPr="00FE2326" w:rsidRDefault="00E92066" w:rsidP="00081745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FE2326">
              <w:rPr>
                <w:rFonts w:ascii="Arial" w:hAnsi="Arial" w:cs="Arial"/>
              </w:rPr>
              <w:t>Descripción</w:t>
            </w:r>
          </w:p>
        </w:tc>
        <w:tc>
          <w:tcPr>
            <w:tcW w:w="7027" w:type="dxa"/>
          </w:tcPr>
          <w:p w14:paraId="0AB4709D" w14:textId="77777777" w:rsidR="00A305A9" w:rsidRPr="00FE2326" w:rsidRDefault="00785214" w:rsidP="008A0774">
            <w:pPr>
              <w:pStyle w:val="TextoPLANETA"/>
              <w:rPr>
                <w:highlight w:val="yellow"/>
              </w:rPr>
            </w:pPr>
            <w:r>
              <w:rPr>
                <w:highlight w:val="yellow"/>
              </w:rPr>
              <w:t>Las operaciones entre fracciones tienen aplicaciones en muchos contextos cotidianos</w:t>
            </w:r>
            <w:ins w:id="0" w:author="mercyranjel" w:date="2015-12-03T13:16:00Z">
              <w:r w:rsidR="008A0774">
                <w:rPr>
                  <w:highlight w:val="yellow"/>
                </w:rPr>
                <w:t>,</w:t>
              </w:r>
            </w:ins>
            <w:r>
              <w:rPr>
                <w:highlight w:val="yellow"/>
              </w:rPr>
              <w:t xml:space="preserve"> por ejemplo, determinar porciones, averiguar distancias, reconocer tiempos, hallar diferencias, entre otras. Estudiar estos algoritmos y aplicarlos es una habilidad importante en el desarrollo de las </w:t>
            </w:r>
            <w:ins w:id="1" w:author="mercyranjel" w:date="2015-12-03T13:16:00Z">
              <w:r w:rsidR="008A0774">
                <w:rPr>
                  <w:highlight w:val="yellow"/>
                </w:rPr>
                <w:t>M</w:t>
              </w:r>
            </w:ins>
            <w:r>
              <w:rPr>
                <w:highlight w:val="yellow"/>
              </w:rPr>
              <w:t>atemáticas.</w:t>
            </w:r>
          </w:p>
        </w:tc>
      </w:tr>
    </w:tbl>
    <w:p w14:paraId="0680B26C" w14:textId="77777777" w:rsidR="00E92066" w:rsidRDefault="00E92066" w:rsidP="00081745">
      <w:pPr>
        <w:tabs>
          <w:tab w:val="right" w:pos="8498"/>
        </w:tabs>
        <w:spacing w:after="0"/>
        <w:rPr>
          <w:rFonts w:ascii="Arial" w:hAnsi="Arial" w:cs="Arial"/>
          <w:highlight w:val="yellow"/>
        </w:rPr>
      </w:pPr>
    </w:p>
    <w:p w14:paraId="12497E54" w14:textId="77777777" w:rsidR="00A31FC9" w:rsidRDefault="00A31FC9" w:rsidP="00081745">
      <w:pPr>
        <w:tabs>
          <w:tab w:val="right" w:pos="8498"/>
        </w:tabs>
        <w:spacing w:after="0"/>
        <w:rPr>
          <w:rFonts w:ascii="Arial" w:hAnsi="Arial" w:cs="Arial"/>
          <w:highlight w:val="yellow"/>
        </w:rPr>
      </w:pPr>
    </w:p>
    <w:p w14:paraId="28800C9F" w14:textId="77777777" w:rsidR="002973CB" w:rsidRPr="00FE2326" w:rsidRDefault="00081745" w:rsidP="00B43924">
      <w:pPr>
        <w:pStyle w:val="Seccin1PLANETA"/>
      </w:pPr>
      <w:r w:rsidRPr="00FE2326">
        <w:rPr>
          <w:highlight w:val="yellow"/>
        </w:rPr>
        <w:t>[SECCIÓN 1]</w:t>
      </w:r>
      <w:r w:rsidR="00616DBC" w:rsidRPr="00FE2326">
        <w:t xml:space="preserve"> </w:t>
      </w:r>
      <w:r w:rsidRPr="00FE2326">
        <w:t>1</w:t>
      </w:r>
      <w:r w:rsidR="002973CB" w:rsidRPr="00FE2326">
        <w:t xml:space="preserve"> </w:t>
      </w:r>
      <w:r w:rsidR="005C44F9">
        <w:t>La adición y la sustracción de fracciones</w:t>
      </w:r>
    </w:p>
    <w:p w14:paraId="5370FAC4" w14:textId="77777777" w:rsidR="00F263E1" w:rsidRDefault="00F263E1" w:rsidP="00F263E1">
      <w:pPr>
        <w:pStyle w:val="TextoPLANETA"/>
      </w:pPr>
    </w:p>
    <w:p w14:paraId="3051043A" w14:textId="77777777" w:rsidR="005C44F9" w:rsidRDefault="00824138" w:rsidP="005C44F9">
      <w:pPr>
        <w:pStyle w:val="TextoPLANETA"/>
      </w:pPr>
      <w:r>
        <w:t xml:space="preserve">Las </w:t>
      </w:r>
      <w:r w:rsidRPr="00EB6C24">
        <w:rPr>
          <w:b/>
        </w:rPr>
        <w:t>fracciones</w:t>
      </w:r>
      <w:r w:rsidR="007040A5">
        <w:t>, así como los números naturales, sirven para representar diferentes situ</w:t>
      </w:r>
      <w:r w:rsidR="0085575E">
        <w:t xml:space="preserve">aciones de la vida cotidiana, como tener cinco (5) cuadernos, cumplir doce (12) años de vida o trotar por media (½) hora. </w:t>
      </w:r>
    </w:p>
    <w:p w14:paraId="2F1BE270" w14:textId="77777777" w:rsidR="0085575E" w:rsidRDefault="0085575E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5316" w:rsidRPr="008A2F19" w14:paraId="0A53885E" w14:textId="77777777" w:rsidTr="00F74F0F">
        <w:tc>
          <w:tcPr>
            <w:tcW w:w="9033" w:type="dxa"/>
            <w:gridSpan w:val="2"/>
            <w:shd w:val="clear" w:color="auto" w:fill="0D0D0D" w:themeFill="text1" w:themeFillTint="F2"/>
          </w:tcPr>
          <w:p w14:paraId="5BCAB375" w14:textId="77777777" w:rsidR="00665316" w:rsidRPr="008A2F19" w:rsidRDefault="00665316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Imagen (fotografía, gráfica o ilustración)</w:t>
            </w:r>
          </w:p>
        </w:tc>
      </w:tr>
      <w:tr w:rsidR="00665316" w:rsidRPr="008A2F19" w14:paraId="7D0CBE43" w14:textId="77777777" w:rsidTr="00F74F0F">
        <w:tc>
          <w:tcPr>
            <w:tcW w:w="2518" w:type="dxa"/>
          </w:tcPr>
          <w:p w14:paraId="41A3311A" w14:textId="77777777" w:rsidR="00665316" w:rsidRPr="008A2F19" w:rsidRDefault="00665316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2C9F79B4" w14:textId="77777777" w:rsidR="00665316" w:rsidRPr="008A2F19" w:rsidRDefault="00665316" w:rsidP="00F74F0F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6_IMG01</w:t>
            </w:r>
          </w:p>
        </w:tc>
      </w:tr>
      <w:tr w:rsidR="00665316" w:rsidRPr="008A2F19" w14:paraId="6E2912E5" w14:textId="77777777" w:rsidTr="00F74F0F">
        <w:tc>
          <w:tcPr>
            <w:tcW w:w="2518" w:type="dxa"/>
          </w:tcPr>
          <w:p w14:paraId="6CEC024E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35214ED1" w14:textId="77777777" w:rsidR="00665316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 w:rsidRPr="0085340A">
              <w:rPr>
                <w:i/>
              </w:rPr>
              <w:t>Collage</w:t>
            </w:r>
            <w:r>
              <w:rPr>
                <w:szCs w:val="24"/>
                <w:lang w:val="es-ES_tradnl"/>
              </w:rPr>
              <w:t xml:space="preserve"> de imágenes de: 5 cuadernos, cumpleaños 12 y reloj marcando ½ hora. </w:t>
            </w:r>
          </w:p>
          <w:p w14:paraId="59D971BB" w14:textId="77777777" w:rsidR="00EB6C24" w:rsidRDefault="00EB6C24" w:rsidP="00F74F0F">
            <w:pPr>
              <w:pStyle w:val="TextoPLANETA"/>
              <w:rPr>
                <w:lang w:val="es-ES"/>
              </w:rPr>
            </w:pPr>
            <w:r w:rsidRPr="00EB6C24">
              <w:rPr>
                <w:lang w:val="es-ES"/>
              </w:rPr>
              <w:t>184494596</w:t>
            </w:r>
          </w:p>
          <w:p w14:paraId="05ECE98E" w14:textId="77777777" w:rsidR="00EB6C24" w:rsidRDefault="00EB6C24" w:rsidP="00F74F0F">
            <w:pPr>
              <w:pStyle w:val="TextoPLANETA"/>
              <w:rPr>
                <w:lang w:val="es-ES"/>
              </w:rPr>
            </w:pPr>
            <w:r w:rsidRPr="00EB6C24">
              <w:rPr>
                <w:lang w:val="es-ES"/>
              </w:rPr>
              <w:t>208818235</w:t>
            </w:r>
          </w:p>
          <w:p w14:paraId="6CC89F29" w14:textId="77777777" w:rsidR="00EB6C24" w:rsidRPr="00EB6C24" w:rsidRDefault="00EB6C24" w:rsidP="00F74F0F">
            <w:pPr>
              <w:pStyle w:val="TextoPLANETA"/>
              <w:rPr>
                <w:szCs w:val="24"/>
                <w:lang w:val="es-ES_tradnl"/>
              </w:rPr>
            </w:pPr>
            <w:r w:rsidRPr="00EB6C24">
              <w:rPr>
                <w:lang w:val="es-ES"/>
              </w:rPr>
              <w:t>132274031</w:t>
            </w:r>
          </w:p>
          <w:p w14:paraId="678ED909" w14:textId="77777777" w:rsidR="00665316" w:rsidRPr="008A2F19" w:rsidRDefault="00AF50B8" w:rsidP="00F74F0F">
            <w:pPr>
              <w:pStyle w:val="TextoPLANETA"/>
              <w:rPr>
                <w:szCs w:val="24"/>
                <w:lang w:val="es-ES_tradnl"/>
              </w:rPr>
            </w:pPr>
            <w:r w:rsidRPr="00AF50B8"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5E0CE8F1" wp14:editId="305149BB">
                  <wp:extent cx="3033392" cy="1695171"/>
                  <wp:effectExtent l="0" t="0" r="0" b="635"/>
                  <wp:docPr id="6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b="5405"/>
                          <a:stretch/>
                        </pic:blipFill>
                        <pic:spPr>
                          <a:xfrm>
                            <a:off x="0" y="0"/>
                            <a:ext cx="3037024" cy="169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316" w:rsidRPr="008A2F19" w14:paraId="65572116" w14:textId="77777777" w:rsidTr="00F74F0F">
        <w:tc>
          <w:tcPr>
            <w:tcW w:w="2518" w:type="dxa"/>
          </w:tcPr>
          <w:p w14:paraId="38C6D939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lastRenderedPageBreak/>
              <w:t>Código Shutterstock (o URL o la ruta en AulaPlaneta)</w:t>
            </w:r>
          </w:p>
        </w:tc>
        <w:tc>
          <w:tcPr>
            <w:tcW w:w="6515" w:type="dxa"/>
          </w:tcPr>
          <w:p w14:paraId="3F882744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665316" w:rsidRPr="008A2F19" w14:paraId="13E557F6" w14:textId="77777777" w:rsidTr="00F74F0F">
        <w:tc>
          <w:tcPr>
            <w:tcW w:w="2518" w:type="dxa"/>
          </w:tcPr>
          <w:p w14:paraId="5A9D2A79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5A7349DC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Los números naturales y los números fraccionarios sirven para representar situaciones reales. </w:t>
            </w:r>
          </w:p>
        </w:tc>
      </w:tr>
      <w:tr w:rsidR="00665316" w:rsidRPr="008A2F19" w14:paraId="40EE48A7" w14:textId="77777777" w:rsidTr="00F74F0F">
        <w:tc>
          <w:tcPr>
            <w:tcW w:w="2518" w:type="dxa"/>
          </w:tcPr>
          <w:p w14:paraId="606C4671" w14:textId="77777777" w:rsidR="00665316" w:rsidRPr="008A2F19" w:rsidRDefault="00665316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Ubicación del pie de imagen</w:t>
            </w:r>
          </w:p>
        </w:tc>
        <w:tc>
          <w:tcPr>
            <w:tcW w:w="6515" w:type="dxa"/>
          </w:tcPr>
          <w:p w14:paraId="34D7413B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Inferior</w:t>
            </w:r>
          </w:p>
        </w:tc>
      </w:tr>
    </w:tbl>
    <w:p w14:paraId="10660ECE" w14:textId="77777777" w:rsidR="00665316" w:rsidRDefault="00665316" w:rsidP="005C44F9">
      <w:pPr>
        <w:pStyle w:val="TextoPLANETA"/>
      </w:pPr>
    </w:p>
    <w:p w14:paraId="3652AA09" w14:textId="77777777" w:rsidR="00004318" w:rsidRDefault="00004318" w:rsidP="005C44F9">
      <w:pPr>
        <w:pStyle w:val="TextoPLANETA"/>
      </w:pPr>
      <w:r>
        <w:t xml:space="preserve">Al igual que en los números naturales, en muchos contextos en los cuales se involucra el concepto de fracción es necesario </w:t>
      </w:r>
      <w:r w:rsidR="004B79BD">
        <w:t>plantear y resolver operaciones.</w:t>
      </w:r>
    </w:p>
    <w:p w14:paraId="1C51F3C3" w14:textId="77777777" w:rsidR="006123A5" w:rsidRDefault="006123A5" w:rsidP="006123A5">
      <w:pPr>
        <w:pStyle w:val="Seccin2PLANETA"/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A351B" w:rsidRPr="00BA351B" w14:paraId="3F1439D4" w14:textId="77777777" w:rsidTr="00F74F0F">
        <w:tc>
          <w:tcPr>
            <w:tcW w:w="8978" w:type="dxa"/>
            <w:gridSpan w:val="2"/>
            <w:shd w:val="clear" w:color="auto" w:fill="000000" w:themeFill="text1"/>
          </w:tcPr>
          <w:p w14:paraId="0F01472D" w14:textId="77777777" w:rsidR="00BA351B" w:rsidRPr="00BA351B" w:rsidRDefault="00BA351B" w:rsidP="00BA351B">
            <w:pPr>
              <w:pStyle w:val="Seccin3PLANETA"/>
              <w:jc w:val="center"/>
              <w:rPr>
                <w:szCs w:val="24"/>
                <w:lang w:val="es-ES_tradnl"/>
              </w:rPr>
            </w:pPr>
            <w:r w:rsidRPr="00BA351B">
              <w:rPr>
                <w:szCs w:val="24"/>
                <w:lang w:val="es-ES_tradnl"/>
              </w:rPr>
              <w:t>Recuerda</w:t>
            </w:r>
          </w:p>
        </w:tc>
      </w:tr>
      <w:tr w:rsidR="00BA351B" w:rsidRPr="00BA351B" w14:paraId="3A32C416" w14:textId="77777777" w:rsidTr="00F74F0F">
        <w:tc>
          <w:tcPr>
            <w:tcW w:w="2518" w:type="dxa"/>
          </w:tcPr>
          <w:p w14:paraId="05FB4180" w14:textId="77777777" w:rsidR="00BA351B" w:rsidRPr="00BA351B" w:rsidRDefault="00BA351B" w:rsidP="00BA351B">
            <w:pPr>
              <w:pStyle w:val="Seccin3PLANETA"/>
              <w:rPr>
                <w:szCs w:val="24"/>
                <w:lang w:val="es-ES_tradnl"/>
              </w:rPr>
            </w:pPr>
            <w:r w:rsidRPr="00BA351B">
              <w:rPr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130C89EB" w14:textId="77777777" w:rsidR="00BA351B" w:rsidRDefault="00BA351B" w:rsidP="00BA351B">
            <w:pPr>
              <w:pStyle w:val="Seccin3PLANETA"/>
              <w:rPr>
                <w:b w:val="0"/>
                <w:szCs w:val="24"/>
                <w:lang w:val="es-ES_tradnl"/>
              </w:rPr>
            </w:pPr>
            <w:r w:rsidRPr="00BA351B">
              <w:rPr>
                <w:b w:val="0"/>
                <w:szCs w:val="24"/>
                <w:lang w:val="es-ES_tradnl"/>
              </w:rPr>
              <w:t xml:space="preserve">Todo número natural </w:t>
            </w:r>
            <w:r>
              <w:rPr>
                <w:b w:val="0"/>
                <w:szCs w:val="24"/>
                <w:lang w:val="es-ES_tradnl"/>
              </w:rPr>
              <w:t xml:space="preserve">se puede representar como una fracción con denominador 1. </w:t>
            </w:r>
          </w:p>
          <w:p w14:paraId="6313BB9C" w14:textId="77777777" w:rsidR="00BA351B" w:rsidRDefault="00BA351B" w:rsidP="00BA351B">
            <w:pPr>
              <w:pStyle w:val="TextoPLANETA"/>
              <w:rPr>
                <w:lang w:val="es-ES_tradnl"/>
              </w:rPr>
            </w:pPr>
          </w:p>
          <w:p w14:paraId="07113534" w14:textId="172D7B1E" w:rsidR="00BA351B" w:rsidRPr="00BA351B" w:rsidRDefault="00F31647" w:rsidP="00BA351B">
            <w:pPr>
              <w:pStyle w:val="TextoPLANETA"/>
              <w:jc w:val="center"/>
              <w:rPr>
                <w:lang w:val="es-ES_tradnl"/>
              </w:rPr>
            </w:pPr>
            <w:r w:rsidRPr="00F31647">
              <w:rPr>
                <w:lang w:val="es-ES_tradnl"/>
              </w:rPr>
              <w:t>MA_06_06_001</w:t>
            </w:r>
          </w:p>
        </w:tc>
      </w:tr>
    </w:tbl>
    <w:p w14:paraId="489962AC" w14:textId="77777777" w:rsidR="00BA351B" w:rsidRDefault="00BA351B" w:rsidP="00BA351B">
      <w:pPr>
        <w:pStyle w:val="Seccin3PLANETA"/>
        <w:rPr>
          <w:lang w:val="es-CO"/>
        </w:rPr>
      </w:pPr>
    </w:p>
    <w:p w14:paraId="3F6B42CA" w14:textId="77777777" w:rsidR="006123A5" w:rsidRPr="0085575E" w:rsidRDefault="006123A5" w:rsidP="006123A5">
      <w:pPr>
        <w:pStyle w:val="Seccin2PLANETA"/>
        <w:rPr>
          <w:lang w:val="es-CO"/>
        </w:rPr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rPr>
          <w:lang w:val="es-CO"/>
        </w:rPr>
        <w:t>1.</w:t>
      </w:r>
      <w:r w:rsidR="006D785E">
        <w:rPr>
          <w:lang w:val="es-CO"/>
        </w:rPr>
        <w:t>1</w:t>
      </w:r>
      <w:r>
        <w:rPr>
          <w:lang w:val="es-CO"/>
        </w:rPr>
        <w:t xml:space="preserve"> La adición y la sustracción de fracciones con igual denominador</w:t>
      </w:r>
    </w:p>
    <w:p w14:paraId="10EE2537" w14:textId="77777777" w:rsidR="005C44F9" w:rsidRDefault="005C44F9" w:rsidP="005C44F9">
      <w:pPr>
        <w:pStyle w:val="TextoPLANETA"/>
      </w:pPr>
    </w:p>
    <w:p w14:paraId="1B165CB0" w14:textId="77777777" w:rsidR="005C44F9" w:rsidRDefault="00872E77" w:rsidP="005C44F9">
      <w:pPr>
        <w:pStyle w:val="TextoPLANETA"/>
      </w:pPr>
      <w:r>
        <w:t xml:space="preserve">Para </w:t>
      </w:r>
      <w:r w:rsidRPr="00EB6C24">
        <w:rPr>
          <w:b/>
        </w:rPr>
        <w:t>adicionar</w:t>
      </w:r>
      <w:r>
        <w:t xml:space="preserve"> o </w:t>
      </w:r>
      <w:ins w:id="2" w:author="mercyranjel" w:date="2015-12-03T13:18:00Z">
        <w:r w:rsidR="008A0774">
          <w:t xml:space="preserve">para </w:t>
        </w:r>
      </w:ins>
      <w:r w:rsidRPr="00EB6C24">
        <w:rPr>
          <w:b/>
        </w:rPr>
        <w:t>sustraer</w:t>
      </w:r>
      <w:r>
        <w:t xml:space="preserve"> fraccione</w:t>
      </w:r>
      <w:r w:rsidR="008A2F19">
        <w:t>s con igual denominador se debe:</w:t>
      </w:r>
    </w:p>
    <w:p w14:paraId="43EE9E22" w14:textId="77777777" w:rsidR="008A2F19" w:rsidRDefault="008A2F19" w:rsidP="005C44F9">
      <w:pPr>
        <w:pStyle w:val="TextoPLANETA"/>
      </w:pPr>
    </w:p>
    <w:p w14:paraId="34356228" w14:textId="77777777" w:rsidR="008A2F19" w:rsidRDefault="008A2F19" w:rsidP="004B79BD">
      <w:pPr>
        <w:pStyle w:val="TextoPLANETA"/>
        <w:numPr>
          <w:ilvl w:val="0"/>
          <w:numId w:val="23"/>
        </w:numPr>
      </w:pPr>
      <w:r>
        <w:t>Adicionar o sustraer los numeradores</w:t>
      </w:r>
      <w:r w:rsidR="004B79BD">
        <w:t>.</w:t>
      </w:r>
    </w:p>
    <w:p w14:paraId="7F037045" w14:textId="77777777" w:rsidR="008A2F19" w:rsidRDefault="008A2F19" w:rsidP="004B79BD">
      <w:pPr>
        <w:pStyle w:val="TextoPLANETA"/>
        <w:numPr>
          <w:ilvl w:val="0"/>
          <w:numId w:val="23"/>
        </w:numPr>
      </w:pPr>
      <w:r>
        <w:t>Mantener el mismo denominador</w:t>
      </w:r>
      <w:r w:rsidR="004B79BD">
        <w:t>.</w:t>
      </w:r>
    </w:p>
    <w:p w14:paraId="41F6FBCE" w14:textId="77777777" w:rsidR="004B79BD" w:rsidRDefault="004B79BD" w:rsidP="004B79BD">
      <w:pPr>
        <w:pStyle w:val="TextoPLANETA"/>
      </w:pPr>
    </w:p>
    <w:p w14:paraId="3B26E7AD" w14:textId="77777777" w:rsidR="004B79BD" w:rsidRDefault="004B79BD" w:rsidP="004B79BD">
      <w:pPr>
        <w:pStyle w:val="TextoPLANETA"/>
      </w:pPr>
      <w:r>
        <w:t>Por ejemplo, en el caso de la adición:</w:t>
      </w:r>
    </w:p>
    <w:p w14:paraId="5E92A985" w14:textId="77777777" w:rsidR="005C44F9" w:rsidRDefault="005C44F9" w:rsidP="005C44F9">
      <w:pPr>
        <w:pStyle w:val="TextoPLANETA"/>
      </w:pPr>
    </w:p>
    <w:p w14:paraId="3B7E2CB5" w14:textId="77777777" w:rsidR="00CF75BA" w:rsidRDefault="00CF75BA" w:rsidP="005C44F9">
      <w:pPr>
        <w:pStyle w:val="TextoPLANETA"/>
      </w:pPr>
    </w:p>
    <w:p w14:paraId="7285E9FA" w14:textId="77777777" w:rsidR="00CF75BA" w:rsidRDefault="00CF75BA" w:rsidP="005C44F9">
      <w:pPr>
        <w:pStyle w:val="TextoPLANETA"/>
      </w:pPr>
    </w:p>
    <w:p w14:paraId="166E0DF0" w14:textId="6B94F860" w:rsidR="00CF75BA" w:rsidRDefault="00F31647" w:rsidP="00CF75BA">
      <w:pPr>
        <w:pStyle w:val="TextoPLANETA"/>
        <w:jc w:val="center"/>
      </w:pPr>
      <w:r w:rsidRPr="00F31647">
        <w:t>MA_06_06_002</w:t>
      </w:r>
    </w:p>
    <w:p w14:paraId="17197C3E" w14:textId="77777777" w:rsidR="00CF75BA" w:rsidRDefault="00CF75BA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A2F19" w:rsidRPr="008A2F19" w14:paraId="2F65FB7D" w14:textId="77777777" w:rsidTr="00F74F0F">
        <w:tc>
          <w:tcPr>
            <w:tcW w:w="9033" w:type="dxa"/>
            <w:gridSpan w:val="2"/>
            <w:shd w:val="clear" w:color="auto" w:fill="0D0D0D" w:themeFill="text1" w:themeFillTint="F2"/>
          </w:tcPr>
          <w:p w14:paraId="47C01803" w14:textId="77777777" w:rsidR="008A2F19" w:rsidRPr="008A2F19" w:rsidRDefault="008A2F19" w:rsidP="008A2F1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Imagen (fotografía, gráfica o ilustración)</w:t>
            </w:r>
          </w:p>
        </w:tc>
      </w:tr>
      <w:tr w:rsidR="008A2F19" w:rsidRPr="008A2F19" w14:paraId="0F9FCAC7" w14:textId="77777777" w:rsidTr="00F74F0F">
        <w:tc>
          <w:tcPr>
            <w:tcW w:w="2518" w:type="dxa"/>
          </w:tcPr>
          <w:p w14:paraId="766DC06D" w14:textId="77777777" w:rsidR="008A2F19" w:rsidRPr="008A2F19" w:rsidRDefault="008A2F19" w:rsidP="008A2F19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B7C0384" w14:textId="77777777" w:rsidR="008A2F19" w:rsidRPr="008A2F19" w:rsidRDefault="008A2F19" w:rsidP="008A2F1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6_IMG0</w:t>
            </w:r>
            <w:r w:rsidR="00665316">
              <w:rPr>
                <w:szCs w:val="24"/>
                <w:lang w:val="es-ES_tradnl"/>
              </w:rPr>
              <w:t>2</w:t>
            </w:r>
          </w:p>
        </w:tc>
      </w:tr>
      <w:tr w:rsidR="008A2F19" w:rsidRPr="008A2F19" w14:paraId="2793FFB1" w14:textId="77777777" w:rsidTr="00F74F0F">
        <w:tc>
          <w:tcPr>
            <w:tcW w:w="2518" w:type="dxa"/>
          </w:tcPr>
          <w:p w14:paraId="0032F675" w14:textId="77777777" w:rsidR="008A2F19" w:rsidRPr="008A2F19" w:rsidRDefault="008A2F19" w:rsidP="008A2F19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3E25A8E4" w14:textId="77777777" w:rsidR="008A2F19" w:rsidRDefault="00685E25" w:rsidP="008A2F19">
            <w:pPr>
              <w:pStyle w:val="TextoPLANETA"/>
              <w:rPr>
                <w:szCs w:val="24"/>
                <w:lang w:val="es-ES_tradnl"/>
              </w:rPr>
            </w:pPr>
            <w:r>
              <w:rPr>
                <w:noProof/>
                <w:lang w:val="es-ES_tradnl"/>
              </w:rPr>
              <w:pict w14:anchorId="116EBD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6" type="#_x0000_t75" style="position:absolute;margin-left:72.05pt;margin-top:19.35pt;width:207.7pt;height:62pt;z-index:-251658752;mso-position-horizontal-relative:text;mso-position-vertical-relative:text" wrapcoords="-78 0 -78 21340 21600 21340 21600 0 -78 0">
                  <v:imagedata r:id="rId10" o:title=""/>
                  <w10:wrap type="through"/>
                </v:shape>
                <o:OLEObject Type="Embed" ProgID="PBrush" ShapeID="_x0000_s1036" DrawAspect="Content" ObjectID="_1385035030" r:id="rId11"/>
              </w:pict>
            </w:r>
            <w:r w:rsidR="008A2F19">
              <w:rPr>
                <w:szCs w:val="24"/>
                <w:lang w:val="es-ES_tradnl"/>
              </w:rPr>
              <w:t xml:space="preserve">Adición de 1/6 + 3/6 en </w:t>
            </w:r>
            <w:r w:rsidR="008A2F19">
              <w:rPr>
                <w:szCs w:val="24"/>
                <w:lang w:val="es-ES_tradnl"/>
              </w:rPr>
              <w:lastRenderedPageBreak/>
              <w:t>representación gráfica utilizando hexágonos.</w:t>
            </w:r>
          </w:p>
          <w:p w14:paraId="45CD0A1F" w14:textId="77777777" w:rsidR="00CF75BA" w:rsidRDefault="00CF75BA" w:rsidP="008A2F19">
            <w:pPr>
              <w:pStyle w:val="TextoPLANETA"/>
              <w:rPr>
                <w:szCs w:val="24"/>
                <w:lang w:val="es-ES_tradnl"/>
              </w:rPr>
            </w:pPr>
          </w:p>
          <w:p w14:paraId="660A2093" w14:textId="77777777" w:rsidR="00CF75BA" w:rsidRDefault="00CF75BA" w:rsidP="008A2F19">
            <w:pPr>
              <w:pStyle w:val="TextoPLANETA"/>
              <w:rPr>
                <w:szCs w:val="24"/>
                <w:lang w:val="es-ES_tradnl"/>
              </w:rPr>
            </w:pPr>
          </w:p>
          <w:p w14:paraId="2D909506" w14:textId="77777777" w:rsidR="00AF504B" w:rsidRDefault="00AF504B" w:rsidP="008A2F19">
            <w:pPr>
              <w:pStyle w:val="TextoPLANETA"/>
              <w:rPr>
                <w:szCs w:val="24"/>
                <w:lang w:val="es-ES_tradnl"/>
              </w:rPr>
            </w:pPr>
          </w:p>
          <w:p w14:paraId="1EB1D70E" w14:textId="77777777" w:rsidR="00AF504B" w:rsidRPr="008A2F19" w:rsidRDefault="00AF504B" w:rsidP="008A2F19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8A2F19" w:rsidRPr="008A2F19" w14:paraId="6AA622C7" w14:textId="77777777" w:rsidTr="00F74F0F">
        <w:tc>
          <w:tcPr>
            <w:tcW w:w="2518" w:type="dxa"/>
          </w:tcPr>
          <w:p w14:paraId="73C4E757" w14:textId="77777777" w:rsidR="008A2F19" w:rsidRPr="008A2F19" w:rsidRDefault="008A2F19" w:rsidP="008A2F19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lastRenderedPageBreak/>
              <w:t>Código Shutterstock (o URL o la ruta en AulaPlaneta)</w:t>
            </w:r>
          </w:p>
        </w:tc>
        <w:tc>
          <w:tcPr>
            <w:tcW w:w="6515" w:type="dxa"/>
          </w:tcPr>
          <w:p w14:paraId="63EBDDBA" w14:textId="77777777" w:rsidR="008A2F19" w:rsidRPr="008A2F19" w:rsidRDefault="008A2F19" w:rsidP="008A2F19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8A2F19" w:rsidRPr="008A2F19" w14:paraId="169FA740" w14:textId="77777777" w:rsidTr="00F74F0F">
        <w:tc>
          <w:tcPr>
            <w:tcW w:w="2518" w:type="dxa"/>
          </w:tcPr>
          <w:p w14:paraId="02910FF4" w14:textId="77777777" w:rsidR="008A2F19" w:rsidRPr="008A2F19" w:rsidRDefault="008A2F19" w:rsidP="008A2F19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121DA716" w14:textId="77777777" w:rsidR="008A2F19" w:rsidRPr="008A2F19" w:rsidRDefault="00AF504B" w:rsidP="008A2F19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Representación gráfica de la adición de fracciones con igual denominador. </w:t>
            </w:r>
          </w:p>
        </w:tc>
      </w:tr>
      <w:tr w:rsidR="008A2F19" w:rsidRPr="008A2F19" w14:paraId="5600D3A8" w14:textId="77777777" w:rsidTr="00F74F0F">
        <w:tc>
          <w:tcPr>
            <w:tcW w:w="2518" w:type="dxa"/>
          </w:tcPr>
          <w:p w14:paraId="05E00BD5" w14:textId="77777777" w:rsidR="008A2F19" w:rsidRPr="008A2F19" w:rsidRDefault="008A2F19" w:rsidP="008A2F19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Ubicación del pie de imagen</w:t>
            </w:r>
          </w:p>
        </w:tc>
        <w:tc>
          <w:tcPr>
            <w:tcW w:w="6515" w:type="dxa"/>
          </w:tcPr>
          <w:p w14:paraId="7F32AC16" w14:textId="77777777" w:rsidR="008A2F19" w:rsidRPr="008A2F19" w:rsidRDefault="00AF504B" w:rsidP="008A2F19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Inferior</w:t>
            </w:r>
          </w:p>
        </w:tc>
      </w:tr>
    </w:tbl>
    <w:p w14:paraId="78C4C40C" w14:textId="77777777" w:rsidR="008A2F19" w:rsidRDefault="008A2F19" w:rsidP="005C44F9">
      <w:pPr>
        <w:pStyle w:val="TextoPLANETA"/>
      </w:pPr>
    </w:p>
    <w:p w14:paraId="2FA1EF68" w14:textId="77777777" w:rsidR="00665B52" w:rsidRDefault="004B79BD" w:rsidP="005C44F9">
      <w:pPr>
        <w:pStyle w:val="TextoPLANETA"/>
      </w:pPr>
      <w:r>
        <w:t>Para la sustracción el proceso es similar. Por ejemplo:</w:t>
      </w:r>
    </w:p>
    <w:p w14:paraId="726A23BF" w14:textId="77777777" w:rsidR="00665B52" w:rsidRDefault="00665B52" w:rsidP="005C44F9">
      <w:pPr>
        <w:pStyle w:val="TextoPLANETA"/>
      </w:pPr>
    </w:p>
    <w:p w14:paraId="6CEA54B7" w14:textId="4FEA57CB" w:rsidR="00665B52" w:rsidRDefault="00F31647" w:rsidP="00665B52">
      <w:pPr>
        <w:pStyle w:val="TextoPLANETA"/>
        <w:jc w:val="center"/>
      </w:pPr>
      <w:r w:rsidRPr="00F31647">
        <w:t>MA_06_06_003</w:t>
      </w:r>
    </w:p>
    <w:p w14:paraId="74C0D3E8" w14:textId="77777777" w:rsidR="005C44F9" w:rsidRDefault="005C44F9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5B52" w:rsidRPr="008A2F19" w14:paraId="06F7C336" w14:textId="77777777" w:rsidTr="00F74F0F">
        <w:tc>
          <w:tcPr>
            <w:tcW w:w="9033" w:type="dxa"/>
            <w:gridSpan w:val="2"/>
            <w:shd w:val="clear" w:color="auto" w:fill="0D0D0D" w:themeFill="text1" w:themeFillTint="F2"/>
          </w:tcPr>
          <w:p w14:paraId="248E6CFC" w14:textId="77777777" w:rsidR="00665B52" w:rsidRPr="008A2F19" w:rsidRDefault="00665B52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Imagen (fotografía, gráfica o ilustración)</w:t>
            </w:r>
          </w:p>
        </w:tc>
      </w:tr>
      <w:tr w:rsidR="00665B52" w:rsidRPr="008A2F19" w14:paraId="1B361684" w14:textId="77777777" w:rsidTr="00F74F0F">
        <w:tc>
          <w:tcPr>
            <w:tcW w:w="2518" w:type="dxa"/>
          </w:tcPr>
          <w:p w14:paraId="6A08A2EA" w14:textId="77777777" w:rsidR="00665B52" w:rsidRPr="008A2F19" w:rsidRDefault="00665B52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85EE2F7" w14:textId="77777777" w:rsidR="00665B52" w:rsidRPr="008A2F19" w:rsidRDefault="00665B52" w:rsidP="00665B52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6_IMG0</w:t>
            </w:r>
            <w:r w:rsidR="00665316">
              <w:rPr>
                <w:szCs w:val="24"/>
                <w:lang w:val="es-ES_tradnl"/>
              </w:rPr>
              <w:t>3</w:t>
            </w:r>
          </w:p>
        </w:tc>
      </w:tr>
      <w:tr w:rsidR="00665B52" w:rsidRPr="008A2F19" w14:paraId="54576688" w14:textId="77777777" w:rsidTr="00F74F0F">
        <w:tc>
          <w:tcPr>
            <w:tcW w:w="2518" w:type="dxa"/>
          </w:tcPr>
          <w:p w14:paraId="050A984E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02818D5B" w14:textId="77777777" w:rsidR="00665B52" w:rsidRDefault="00035A5C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Sustracción de 7/9 - 4</w:t>
            </w:r>
            <w:r w:rsidR="00665B52">
              <w:rPr>
                <w:szCs w:val="24"/>
                <w:lang w:val="es-ES_tradnl"/>
              </w:rPr>
              <w:t>/9 en representación gráfica.</w:t>
            </w:r>
          </w:p>
          <w:p w14:paraId="3F188532" w14:textId="77777777" w:rsidR="00665B52" w:rsidRDefault="00665B52" w:rsidP="00F74F0F">
            <w:pPr>
              <w:pStyle w:val="TextoPLANETA"/>
              <w:rPr>
                <w:szCs w:val="24"/>
                <w:lang w:val="es-ES_tradnl"/>
              </w:rPr>
            </w:pPr>
          </w:p>
          <w:p w14:paraId="2ABA9E4B" w14:textId="77777777" w:rsidR="00665B52" w:rsidRPr="008A2F19" w:rsidRDefault="00E22F71" w:rsidP="0061569F">
            <w:pPr>
              <w:pStyle w:val="TextoPLANETA"/>
              <w:rPr>
                <w:szCs w:val="24"/>
                <w:lang w:val="es-ES_tradnl"/>
              </w:rPr>
            </w:pPr>
            <w:r w:rsidRPr="00053FE8">
              <w:rPr>
                <w:szCs w:val="24"/>
                <w:lang w:val="es-ES_tradnl"/>
              </w:rPr>
              <w:object w:dxaOrig="17010" w:dyaOrig="7815" w14:anchorId="669B3346">
                <v:shape id="_x0000_i1026" type="#_x0000_t75" style="width:260pt;height:120pt" o:ole="">
                  <v:imagedata r:id="rId12" o:title=""/>
                </v:shape>
                <o:OLEObject Type="Embed" ProgID="PBrush" ShapeID="_x0000_i1026" DrawAspect="Content" ObjectID="_1385035029" r:id="rId13"/>
              </w:object>
            </w:r>
          </w:p>
        </w:tc>
      </w:tr>
      <w:tr w:rsidR="00665B52" w:rsidRPr="008A2F19" w14:paraId="16039000" w14:textId="77777777" w:rsidTr="00F74F0F">
        <w:tc>
          <w:tcPr>
            <w:tcW w:w="2518" w:type="dxa"/>
          </w:tcPr>
          <w:p w14:paraId="38054D98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3E7E800F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665B52" w:rsidRPr="008A2F19" w14:paraId="4B0830E7" w14:textId="77777777" w:rsidTr="00F74F0F">
        <w:tc>
          <w:tcPr>
            <w:tcW w:w="2518" w:type="dxa"/>
          </w:tcPr>
          <w:p w14:paraId="21B80D98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2CEE3F89" w14:textId="77777777" w:rsidR="00665B52" w:rsidRPr="008A2F19" w:rsidRDefault="00665B52" w:rsidP="0061569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Representación gráfica de la </w:t>
            </w:r>
            <w:r w:rsidR="0061569F">
              <w:rPr>
                <w:szCs w:val="24"/>
                <w:lang w:val="es-ES_tradnl"/>
              </w:rPr>
              <w:t>sustracción</w:t>
            </w:r>
            <w:r>
              <w:rPr>
                <w:szCs w:val="24"/>
                <w:lang w:val="es-ES_tradnl"/>
              </w:rPr>
              <w:t xml:space="preserve"> de fracciones con igual denominador. </w:t>
            </w:r>
          </w:p>
        </w:tc>
      </w:tr>
      <w:tr w:rsidR="00665B52" w:rsidRPr="008A2F19" w14:paraId="3C1E0D52" w14:textId="77777777" w:rsidTr="00F74F0F">
        <w:tc>
          <w:tcPr>
            <w:tcW w:w="2518" w:type="dxa"/>
          </w:tcPr>
          <w:p w14:paraId="1448E85C" w14:textId="77777777" w:rsidR="00665B52" w:rsidRPr="008A2F19" w:rsidRDefault="00665B52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Ubicación del pie de imagen</w:t>
            </w:r>
          </w:p>
        </w:tc>
        <w:tc>
          <w:tcPr>
            <w:tcW w:w="6515" w:type="dxa"/>
          </w:tcPr>
          <w:p w14:paraId="4C06CE1D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Inferior</w:t>
            </w:r>
          </w:p>
        </w:tc>
      </w:tr>
    </w:tbl>
    <w:p w14:paraId="67F1D402" w14:textId="77777777" w:rsidR="0058495E" w:rsidRDefault="0058495E" w:rsidP="005C44F9">
      <w:pPr>
        <w:pStyle w:val="TextoPLANETA"/>
      </w:pPr>
    </w:p>
    <w:p w14:paraId="435F4D08" w14:textId="77777777" w:rsidR="004B79BD" w:rsidRDefault="004B79BD" w:rsidP="005C44F9">
      <w:pPr>
        <w:pStyle w:val="TextoPLANETA"/>
      </w:pPr>
    </w:p>
    <w:p w14:paraId="3A1B12DC" w14:textId="77777777" w:rsidR="00C36AF2" w:rsidRDefault="00C36AF2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DF630C" w:rsidRPr="00DF630C" w14:paraId="4EED75B4" w14:textId="77777777" w:rsidTr="00F74F0F">
        <w:tc>
          <w:tcPr>
            <w:tcW w:w="8978" w:type="dxa"/>
            <w:gridSpan w:val="2"/>
            <w:shd w:val="clear" w:color="auto" w:fill="000000" w:themeFill="text1"/>
          </w:tcPr>
          <w:p w14:paraId="3BAF4B6D" w14:textId="77777777" w:rsidR="00DF630C" w:rsidRPr="00DF630C" w:rsidRDefault="00DF630C" w:rsidP="00DF630C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DF630C">
              <w:rPr>
                <w:b/>
                <w:szCs w:val="24"/>
                <w:lang w:val="es-ES_tradnl"/>
              </w:rPr>
              <w:t>Recuerda</w:t>
            </w:r>
          </w:p>
        </w:tc>
      </w:tr>
      <w:tr w:rsidR="00DF630C" w:rsidRPr="00DF630C" w14:paraId="7C110A0D" w14:textId="77777777" w:rsidTr="00F74F0F">
        <w:tc>
          <w:tcPr>
            <w:tcW w:w="2518" w:type="dxa"/>
          </w:tcPr>
          <w:p w14:paraId="06C963D2" w14:textId="77777777" w:rsidR="00DF630C" w:rsidRPr="00DF630C" w:rsidRDefault="00DF630C" w:rsidP="00DF630C">
            <w:pPr>
              <w:pStyle w:val="TextoPLANETA"/>
              <w:rPr>
                <w:b/>
                <w:szCs w:val="24"/>
                <w:lang w:val="es-ES_tradnl"/>
              </w:rPr>
            </w:pPr>
            <w:r w:rsidRPr="00DF630C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77071234" w14:textId="77777777" w:rsidR="00DF630C" w:rsidRDefault="00DF630C" w:rsidP="00DF630C">
            <w:pPr>
              <w:pStyle w:val="TextoPLANETA"/>
              <w:rPr>
                <w:szCs w:val="24"/>
                <w:lang w:val="es-ES_tradnl"/>
              </w:rPr>
            </w:pPr>
            <w:r w:rsidRPr="00DF630C">
              <w:rPr>
                <w:szCs w:val="24"/>
                <w:lang w:val="es-ES_tradnl"/>
              </w:rPr>
              <w:t xml:space="preserve">La adición </w:t>
            </w:r>
            <w:ins w:id="3" w:author="mercyranjel" w:date="2015-12-03T13:19:00Z">
              <w:r w:rsidR="008A0774">
                <w:rPr>
                  <w:szCs w:val="24"/>
                  <w:lang w:val="es-ES_tradnl"/>
                </w:rPr>
                <w:t>y la</w:t>
              </w:r>
              <w:r w:rsidR="008A0774" w:rsidRPr="00DF630C">
                <w:rPr>
                  <w:szCs w:val="24"/>
                  <w:lang w:val="es-ES_tradnl"/>
                </w:rPr>
                <w:t xml:space="preserve"> </w:t>
              </w:r>
            </w:ins>
            <w:r w:rsidRPr="00DF630C">
              <w:rPr>
                <w:szCs w:val="24"/>
                <w:lang w:val="es-ES_tradnl"/>
              </w:rPr>
              <w:t xml:space="preserve">sustracción de dos fracciones con igual denominador da como resultado </w:t>
            </w:r>
            <w:r>
              <w:rPr>
                <w:szCs w:val="24"/>
                <w:lang w:val="es-ES_tradnl"/>
              </w:rPr>
              <w:t>otra fracción cuyo numerador es la suma o la diferencia de los numeradores</w:t>
            </w:r>
            <w:ins w:id="4" w:author="mercyranjel" w:date="2015-12-03T13:20:00Z">
              <w:r w:rsidR="008A0774">
                <w:rPr>
                  <w:szCs w:val="24"/>
                  <w:lang w:val="es-ES_tradnl"/>
                </w:rPr>
                <w:t>,</w:t>
              </w:r>
            </w:ins>
            <w:r>
              <w:rPr>
                <w:szCs w:val="24"/>
                <w:lang w:val="es-ES_tradnl"/>
              </w:rPr>
              <w:t xml:space="preserve"> y que tiene el mismo denominador:</w:t>
            </w:r>
          </w:p>
          <w:p w14:paraId="65524774" w14:textId="77777777" w:rsidR="00DF630C" w:rsidRDefault="00DF630C" w:rsidP="00DF630C">
            <w:pPr>
              <w:pStyle w:val="TextoPLANETA"/>
              <w:rPr>
                <w:szCs w:val="24"/>
                <w:lang w:val="es-ES_tradnl"/>
              </w:rPr>
            </w:pPr>
          </w:p>
          <w:p w14:paraId="208C2301" w14:textId="322C514C" w:rsidR="00DF630C" w:rsidRDefault="00F31647" w:rsidP="00DF630C">
            <w:pPr>
              <w:pStyle w:val="TextoPLANETA"/>
              <w:jc w:val="center"/>
              <w:rPr>
                <w:szCs w:val="24"/>
                <w:lang w:val="es-ES_tradnl"/>
              </w:rPr>
            </w:pPr>
            <w:r w:rsidRPr="00F31647">
              <w:rPr>
                <w:szCs w:val="24"/>
                <w:lang w:val="es-ES_tradnl"/>
              </w:rPr>
              <w:t>MA_06_06_004</w:t>
            </w:r>
          </w:p>
          <w:p w14:paraId="3B27AC7D" w14:textId="77777777" w:rsidR="00DF630C" w:rsidRPr="00DF630C" w:rsidRDefault="00DF630C" w:rsidP="00DF630C">
            <w:pPr>
              <w:pStyle w:val="TextoPLANETA"/>
              <w:rPr>
                <w:szCs w:val="24"/>
                <w:lang w:val="es-ES_tradnl"/>
              </w:rPr>
            </w:pPr>
          </w:p>
        </w:tc>
      </w:tr>
    </w:tbl>
    <w:p w14:paraId="34BBA257" w14:textId="77777777" w:rsidR="00DF630C" w:rsidRDefault="00DF630C" w:rsidP="005C44F9">
      <w:pPr>
        <w:pStyle w:val="TextoPLANETA"/>
      </w:pPr>
    </w:p>
    <w:p w14:paraId="1D4FA2C6" w14:textId="77777777" w:rsidR="00DF630C" w:rsidRPr="0085575E" w:rsidRDefault="00DF630C" w:rsidP="00DF630C">
      <w:pPr>
        <w:pStyle w:val="Seccin2PLANETA"/>
        <w:rPr>
          <w:lang w:val="es-CO"/>
        </w:rPr>
      </w:pPr>
      <w:r>
        <w:rPr>
          <w:highlight w:val="yellow"/>
        </w:rPr>
        <w:lastRenderedPageBreak/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rPr>
          <w:lang w:val="es-CO"/>
        </w:rPr>
        <w:t>1.</w:t>
      </w:r>
      <w:r w:rsidR="00FB602E">
        <w:rPr>
          <w:lang w:val="es-CO"/>
        </w:rPr>
        <w:t>2</w:t>
      </w:r>
      <w:r>
        <w:rPr>
          <w:lang w:val="es-CO"/>
        </w:rPr>
        <w:t xml:space="preserve"> La adición y la sustracción de fracciones con diferente denominador</w:t>
      </w:r>
    </w:p>
    <w:p w14:paraId="13243E21" w14:textId="77777777" w:rsidR="00C36AF2" w:rsidRDefault="00C36AF2" w:rsidP="00DF630C">
      <w:pPr>
        <w:pStyle w:val="TextoPLANETA"/>
      </w:pPr>
    </w:p>
    <w:p w14:paraId="7070344E" w14:textId="77777777" w:rsidR="00DF630C" w:rsidRDefault="00DF630C" w:rsidP="00DF630C">
      <w:pPr>
        <w:pStyle w:val="TextoPLANETA"/>
      </w:pPr>
      <w:r>
        <w:t xml:space="preserve">Para </w:t>
      </w:r>
      <w:r w:rsidRPr="00EB6C24">
        <w:rPr>
          <w:b/>
        </w:rPr>
        <w:t>adicionar</w:t>
      </w:r>
      <w:r>
        <w:t xml:space="preserve"> o </w:t>
      </w:r>
      <w:r w:rsidRPr="00EB6C24">
        <w:rPr>
          <w:b/>
        </w:rPr>
        <w:t>sustraer</w:t>
      </w:r>
      <w:r>
        <w:t xml:space="preserve"> fracciones con diferente denominador se deben </w:t>
      </w:r>
      <w:r w:rsidR="00324493">
        <w:t xml:space="preserve">convertir a fracciones con el mismo denominador </w:t>
      </w:r>
      <w:ins w:id="5" w:author="mercyranjel" w:date="2015-12-03T13:21:00Z">
        <w:r w:rsidR="008A0774">
          <w:t>por medio d</w:t>
        </w:r>
      </w:ins>
      <w:r w:rsidR="00324493">
        <w:t xml:space="preserve">el proceso de </w:t>
      </w:r>
      <w:r w:rsidR="003E481D">
        <w:t>amplificación</w:t>
      </w:r>
      <w:r w:rsidR="00324493">
        <w:t>.</w:t>
      </w:r>
    </w:p>
    <w:p w14:paraId="1B9376A5" w14:textId="77777777" w:rsidR="00324493" w:rsidRDefault="00324493" w:rsidP="00DF630C">
      <w:pPr>
        <w:pStyle w:val="TextoPLANETA"/>
      </w:pPr>
    </w:p>
    <w:p w14:paraId="033B5769" w14:textId="77777777" w:rsidR="00324493" w:rsidRDefault="00324493" w:rsidP="00DF630C">
      <w:pPr>
        <w:pStyle w:val="TextoPLANETA"/>
      </w:pPr>
      <w:r>
        <w:t xml:space="preserve">Observa el procedimiento para calcular la </w:t>
      </w:r>
      <w:r w:rsidR="00435A8E">
        <w:t>diferencia</w:t>
      </w:r>
      <w:r>
        <w:t xml:space="preserve"> entre las siguientes fracciones</w:t>
      </w:r>
      <w:ins w:id="6" w:author="mercyranjel" w:date="2015-12-03T13:21:00Z">
        <w:r w:rsidR="008A0774">
          <w:t>.</w:t>
        </w:r>
      </w:ins>
    </w:p>
    <w:p w14:paraId="169504DB" w14:textId="77777777" w:rsidR="00324493" w:rsidRDefault="00324493" w:rsidP="00DF630C">
      <w:pPr>
        <w:pStyle w:val="TextoPLANETA"/>
      </w:pPr>
    </w:p>
    <w:p w14:paraId="6DE7F164" w14:textId="5B83B251" w:rsidR="00324493" w:rsidRDefault="00F31647" w:rsidP="00324493">
      <w:pPr>
        <w:pStyle w:val="TextoPLANETA"/>
        <w:jc w:val="center"/>
      </w:pPr>
      <w:r w:rsidRPr="00F31647">
        <w:rPr>
          <w:noProof/>
          <w:lang w:val="es-ES" w:eastAsia="es-ES"/>
        </w:rPr>
        <w:t>MA_06_06_005</w:t>
      </w:r>
    </w:p>
    <w:p w14:paraId="76248422" w14:textId="77777777" w:rsidR="00DF630C" w:rsidRDefault="00DF630C" w:rsidP="00DF630C">
      <w:pPr>
        <w:pStyle w:val="TextoPLANETA"/>
      </w:pPr>
    </w:p>
    <w:p w14:paraId="71EE0176" w14:textId="77777777" w:rsidR="00DF630C" w:rsidRDefault="00EB6C24" w:rsidP="00DF630C">
      <w:pPr>
        <w:pStyle w:val="TextoPLANETA"/>
      </w:pPr>
      <w:r>
        <w:t xml:space="preserve">Primero, </w:t>
      </w:r>
      <w:r w:rsidR="00324493">
        <w:t>se h</w:t>
      </w:r>
      <w:r w:rsidR="00DF630C" w:rsidRPr="00DF630C">
        <w:t>alla e</w:t>
      </w:r>
      <w:r w:rsidR="00324493">
        <w:t>l mínimo común múltiplo de los denominadores:</w:t>
      </w:r>
    </w:p>
    <w:p w14:paraId="52BB0879" w14:textId="77777777" w:rsidR="00324493" w:rsidRDefault="00324493" w:rsidP="00324493">
      <w:pPr>
        <w:pStyle w:val="TextoPLANETA"/>
        <w:jc w:val="center"/>
      </w:pPr>
    </w:p>
    <w:p w14:paraId="6C40E67E" w14:textId="77777777" w:rsidR="00324493" w:rsidRDefault="00324493" w:rsidP="00324493">
      <w:pPr>
        <w:pStyle w:val="TextoPLANETA"/>
        <w:jc w:val="center"/>
      </w:pPr>
      <w:r>
        <w:t>m.c.m. (4, 5) = 20</w:t>
      </w:r>
    </w:p>
    <w:p w14:paraId="10D75621" w14:textId="77777777" w:rsidR="00771708" w:rsidRDefault="00771708" w:rsidP="00DF630C">
      <w:pPr>
        <w:pStyle w:val="TextoPLANETA"/>
      </w:pPr>
    </w:p>
    <w:p w14:paraId="300FE843" w14:textId="77777777" w:rsidR="00DF630C" w:rsidRDefault="00324493" w:rsidP="00324493">
      <w:pPr>
        <w:pStyle w:val="TextoPLANETA"/>
      </w:pPr>
      <w:r>
        <w:t>Luego, se amplifican las dos fracciones al denominador dado por el m.c.m.:</w:t>
      </w:r>
    </w:p>
    <w:p w14:paraId="6D4E159F" w14:textId="77777777" w:rsidR="00324493" w:rsidRDefault="00324493" w:rsidP="00324493">
      <w:pPr>
        <w:pStyle w:val="TextoPLANETA"/>
      </w:pPr>
    </w:p>
    <w:p w14:paraId="67A0794F" w14:textId="0884B9B3" w:rsidR="00324493" w:rsidRPr="00DF630C" w:rsidRDefault="00F31647" w:rsidP="00324493">
      <w:pPr>
        <w:pStyle w:val="TextoPLANETA"/>
        <w:jc w:val="center"/>
      </w:pPr>
      <w:r w:rsidRPr="00F31647">
        <w:t>MA_06_06_006</w:t>
      </w:r>
      <w:r w:rsidR="00336A2C">
        <w:tab/>
      </w:r>
      <w:r w:rsidR="00336A2C">
        <w:tab/>
      </w:r>
      <w:r w:rsidR="00336A2C">
        <w:tab/>
      </w:r>
      <w:r w:rsidR="00205F65" w:rsidRPr="00205F65">
        <w:t>MA_06_06_007</w:t>
      </w:r>
    </w:p>
    <w:p w14:paraId="125AB1FB" w14:textId="77777777" w:rsidR="00771708" w:rsidRDefault="00771708" w:rsidP="00DF630C">
      <w:pPr>
        <w:pStyle w:val="TextoPLANETA"/>
      </w:pPr>
    </w:p>
    <w:p w14:paraId="3C6A9B56" w14:textId="77777777" w:rsidR="00DF630C" w:rsidRDefault="00324493" w:rsidP="00DF630C">
      <w:pPr>
        <w:pStyle w:val="TextoPLANETA"/>
      </w:pPr>
      <w:r>
        <w:t>Finalmente, se resuelve la operación planteada:</w:t>
      </w:r>
    </w:p>
    <w:p w14:paraId="60D61213" w14:textId="77777777" w:rsidR="00324493" w:rsidRDefault="00324493" w:rsidP="00DF630C">
      <w:pPr>
        <w:pStyle w:val="TextoPLANETA"/>
      </w:pPr>
    </w:p>
    <w:p w14:paraId="0F8048F5" w14:textId="16FF4CB3" w:rsidR="00324493" w:rsidRDefault="00205F65" w:rsidP="00324493">
      <w:pPr>
        <w:pStyle w:val="TextoPLANETA"/>
        <w:jc w:val="center"/>
      </w:pPr>
      <w:r w:rsidRPr="00205F65">
        <w:t>MA_06_06_007A</w:t>
      </w:r>
    </w:p>
    <w:p w14:paraId="477BA19D" w14:textId="77777777" w:rsidR="004B79BD" w:rsidRDefault="004B79BD" w:rsidP="00324493">
      <w:pPr>
        <w:pStyle w:val="TextoPLANETA"/>
      </w:pPr>
    </w:p>
    <w:p w14:paraId="6CF3F03B" w14:textId="77777777" w:rsidR="004B79BD" w:rsidRDefault="004B79BD" w:rsidP="00BA351B">
      <w:pPr>
        <w:pStyle w:val="TextoPLANETA"/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B79BD" w:rsidRPr="005F7A19" w14:paraId="5F9F7909" w14:textId="77777777" w:rsidTr="004B79BD">
        <w:tc>
          <w:tcPr>
            <w:tcW w:w="9033" w:type="dxa"/>
            <w:gridSpan w:val="2"/>
            <w:shd w:val="clear" w:color="auto" w:fill="000000" w:themeFill="text1"/>
          </w:tcPr>
          <w:p w14:paraId="6553EC5C" w14:textId="77777777" w:rsidR="004B79BD" w:rsidRPr="005F7A19" w:rsidRDefault="004B79BD" w:rsidP="004B79BD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Profundiza (recurso de exposición)</w:t>
            </w:r>
          </w:p>
        </w:tc>
      </w:tr>
      <w:tr w:rsidR="004B79BD" w:rsidRPr="005F7A19" w14:paraId="4D7B35A9" w14:textId="77777777" w:rsidTr="004B79BD">
        <w:tc>
          <w:tcPr>
            <w:tcW w:w="2518" w:type="dxa"/>
          </w:tcPr>
          <w:p w14:paraId="03F33287" w14:textId="77777777" w:rsidR="004B79BD" w:rsidRPr="005F7A19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23E619DF" w14:textId="77777777" w:rsidR="004B79BD" w:rsidRPr="005F7A19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_REC</w:t>
            </w:r>
            <w:r>
              <w:rPr>
                <w:szCs w:val="24"/>
                <w:lang w:val="es-ES_tradnl"/>
              </w:rPr>
              <w:t>10</w:t>
            </w:r>
            <w:r w:rsidRPr="005F7A19">
              <w:rPr>
                <w:szCs w:val="24"/>
                <w:lang w:val="es-ES_tradnl"/>
              </w:rPr>
              <w:t xml:space="preserve">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4B79BD" w:rsidRPr="005F7A19" w14:paraId="457AFAEC" w14:textId="77777777" w:rsidTr="004B79BD">
        <w:tc>
          <w:tcPr>
            <w:tcW w:w="2518" w:type="dxa"/>
          </w:tcPr>
          <w:p w14:paraId="0AC67056" w14:textId="77777777" w:rsidR="004B79BD" w:rsidRPr="005F7A19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79D041D8" w14:textId="77777777" w:rsidR="004B79BD" w:rsidRPr="005F7A19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szCs w:val="24"/>
                <w:lang w:val="es-ES_tradnl"/>
              </w:rPr>
              <w:t>La adición y la sustracción de fracciones</w:t>
            </w:r>
          </w:p>
        </w:tc>
      </w:tr>
      <w:tr w:rsidR="004B79BD" w:rsidRPr="005F7A19" w14:paraId="1241CDD3" w14:textId="77777777" w:rsidTr="004B79BD">
        <w:tc>
          <w:tcPr>
            <w:tcW w:w="2518" w:type="dxa"/>
          </w:tcPr>
          <w:p w14:paraId="19F90887" w14:textId="77777777" w:rsidR="004B79BD" w:rsidRPr="005F7A19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01C8DFE4" w14:textId="5B20E94A" w:rsidR="004B79BD" w:rsidRPr="005F7A19" w:rsidRDefault="004B79BD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szCs w:val="24"/>
                <w:lang w:val="es-ES_tradnl"/>
              </w:rPr>
              <w:t>Secuencia de imágenes que explica los procedimie</w:t>
            </w:r>
            <w:r>
              <w:rPr>
                <w:szCs w:val="24"/>
                <w:lang w:val="es-ES_tradnl"/>
              </w:rPr>
              <w:t>n</w:t>
            </w:r>
            <w:r w:rsidRPr="005F7A19">
              <w:rPr>
                <w:szCs w:val="24"/>
                <w:lang w:val="es-ES_tradnl"/>
              </w:rPr>
              <w:t>tos para adicionar o sustraer fracciones</w:t>
            </w:r>
          </w:p>
        </w:tc>
      </w:tr>
    </w:tbl>
    <w:p w14:paraId="0181E0A4" w14:textId="77777777" w:rsidR="004B79BD" w:rsidRDefault="004B79BD" w:rsidP="004B79BD">
      <w:pPr>
        <w:pStyle w:val="TextoPLANETA"/>
      </w:pPr>
    </w:p>
    <w:p w14:paraId="6E93948B" w14:textId="77777777" w:rsidR="004B79BD" w:rsidRDefault="004B79BD" w:rsidP="004B79BD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B79BD" w:rsidRPr="00202823" w14:paraId="2D99ED7D" w14:textId="77777777" w:rsidTr="004B79BD">
        <w:tc>
          <w:tcPr>
            <w:tcW w:w="9033" w:type="dxa"/>
            <w:gridSpan w:val="2"/>
            <w:shd w:val="clear" w:color="auto" w:fill="000000" w:themeFill="text1"/>
          </w:tcPr>
          <w:p w14:paraId="2EB695B4" w14:textId="77777777" w:rsidR="004B79BD" w:rsidRPr="00202823" w:rsidRDefault="004B79BD" w:rsidP="004B79BD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4B79BD" w:rsidRPr="00202823" w14:paraId="68C9E680" w14:textId="77777777" w:rsidTr="004B79BD">
        <w:tc>
          <w:tcPr>
            <w:tcW w:w="2518" w:type="dxa"/>
          </w:tcPr>
          <w:p w14:paraId="053898C0" w14:textId="77777777" w:rsidR="004B79BD" w:rsidRPr="00202823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748A409" w14:textId="77777777" w:rsidR="004B79BD" w:rsidRPr="00202823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6_REC20 </w:t>
            </w:r>
            <w:r w:rsidRPr="00C36AF2">
              <w:rPr>
                <w:szCs w:val="24"/>
                <w:highlight w:val="green"/>
                <w:lang w:val="es-ES_tradnl"/>
              </w:rPr>
              <w:t>Aprovechado</w:t>
            </w:r>
          </w:p>
        </w:tc>
      </w:tr>
      <w:tr w:rsidR="004B79BD" w:rsidRPr="00202823" w14:paraId="57A7441B" w14:textId="77777777" w:rsidTr="004B79BD">
        <w:tc>
          <w:tcPr>
            <w:tcW w:w="2518" w:type="dxa"/>
          </w:tcPr>
          <w:p w14:paraId="249CB8A8" w14:textId="77777777" w:rsidR="004B79BD" w:rsidRPr="00202823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2B64DE0C" w14:textId="77777777" w:rsidR="004B79BD" w:rsidRPr="00202823" w:rsidRDefault="00435A8E" w:rsidP="004B79BD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Resuelve adiciones y sustracciones con fracciones</w:t>
            </w:r>
          </w:p>
        </w:tc>
      </w:tr>
      <w:tr w:rsidR="004B79BD" w:rsidRPr="00202823" w14:paraId="0DD0BAB3" w14:textId="77777777" w:rsidTr="004B79BD">
        <w:tc>
          <w:tcPr>
            <w:tcW w:w="2518" w:type="dxa"/>
          </w:tcPr>
          <w:p w14:paraId="46ECA02B" w14:textId="77777777" w:rsidR="004B79BD" w:rsidRPr="00202823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7EC95BB9" w14:textId="642CB315" w:rsidR="004B79BD" w:rsidRPr="00202823" w:rsidRDefault="003A26A1" w:rsidP="004B79BD">
            <w:pPr>
              <w:pStyle w:val="TextoPLANETA"/>
              <w:rPr>
                <w:szCs w:val="24"/>
                <w:lang w:val="es-ES_tradnl"/>
              </w:rPr>
            </w:pPr>
            <w:r w:rsidRPr="003A26A1">
              <w:rPr>
                <w:szCs w:val="24"/>
                <w:lang w:val="es-ES_tradnl"/>
              </w:rPr>
              <w:t>Actividad para aplicar los algoritmos de adición y sustracción</w:t>
            </w:r>
          </w:p>
        </w:tc>
      </w:tr>
    </w:tbl>
    <w:p w14:paraId="1B972D7C" w14:textId="77777777" w:rsidR="004B79BD" w:rsidRDefault="004B79BD" w:rsidP="004B79BD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B79BD" w:rsidRPr="00202823" w14:paraId="76D0D88B" w14:textId="77777777" w:rsidTr="004B79BD">
        <w:tc>
          <w:tcPr>
            <w:tcW w:w="9033" w:type="dxa"/>
            <w:gridSpan w:val="2"/>
            <w:shd w:val="clear" w:color="auto" w:fill="000000" w:themeFill="text1"/>
          </w:tcPr>
          <w:p w14:paraId="11B8BA54" w14:textId="77777777" w:rsidR="004B79BD" w:rsidRPr="00202823" w:rsidRDefault="004B79BD" w:rsidP="004B79BD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4B79BD" w:rsidRPr="00202823" w14:paraId="76C38E3B" w14:textId="77777777" w:rsidTr="004B79BD">
        <w:tc>
          <w:tcPr>
            <w:tcW w:w="2518" w:type="dxa"/>
          </w:tcPr>
          <w:p w14:paraId="451036E5" w14:textId="77777777" w:rsidR="004B79BD" w:rsidRPr="00202823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A16C656" w14:textId="77777777" w:rsidR="004B79BD" w:rsidRPr="00202823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6_REC30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4B79BD" w:rsidRPr="00202823" w14:paraId="0E353CD2" w14:textId="77777777" w:rsidTr="004B79BD">
        <w:tc>
          <w:tcPr>
            <w:tcW w:w="2518" w:type="dxa"/>
          </w:tcPr>
          <w:p w14:paraId="47346817" w14:textId="77777777" w:rsidR="004B79BD" w:rsidRPr="00202823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408A2188" w14:textId="77777777" w:rsidR="004B79BD" w:rsidRPr="00202823" w:rsidRDefault="003A26A1" w:rsidP="004B79BD">
            <w:pPr>
              <w:pStyle w:val="TextoPLANETA"/>
              <w:rPr>
                <w:szCs w:val="24"/>
                <w:lang w:val="es-ES_tradnl"/>
              </w:rPr>
            </w:pPr>
            <w:r w:rsidRPr="003A26A1">
              <w:rPr>
                <w:szCs w:val="24"/>
                <w:lang w:val="es-ES_tradnl"/>
              </w:rPr>
              <w:t>Efectúa operaciones entre fracciones</w:t>
            </w:r>
          </w:p>
        </w:tc>
      </w:tr>
      <w:tr w:rsidR="004B79BD" w:rsidRPr="00202823" w14:paraId="4A44A933" w14:textId="77777777" w:rsidTr="004B79BD">
        <w:tc>
          <w:tcPr>
            <w:tcW w:w="2518" w:type="dxa"/>
          </w:tcPr>
          <w:p w14:paraId="2B6AF2AC" w14:textId="77777777" w:rsidR="004B79BD" w:rsidRPr="00202823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0EC74AB" w14:textId="18A2AE9A" w:rsidR="004B79BD" w:rsidRPr="00202823" w:rsidRDefault="003A26A1" w:rsidP="004B79BD">
            <w:pPr>
              <w:pStyle w:val="TextoPLANETA"/>
              <w:rPr>
                <w:szCs w:val="24"/>
                <w:lang w:val="es-ES_tradnl"/>
              </w:rPr>
            </w:pPr>
            <w:r w:rsidRPr="003A26A1">
              <w:rPr>
                <w:szCs w:val="24"/>
                <w:lang w:val="es-ES_tradnl"/>
              </w:rPr>
              <w:t>Actividad para resolver operaciones entre fracciones</w:t>
            </w:r>
          </w:p>
        </w:tc>
      </w:tr>
    </w:tbl>
    <w:p w14:paraId="471BE4A4" w14:textId="77777777" w:rsidR="004B79BD" w:rsidRDefault="004B79BD" w:rsidP="00415DF0">
      <w:pPr>
        <w:pStyle w:val="TextoPLANETA"/>
      </w:pPr>
    </w:p>
    <w:p w14:paraId="141F3CA0" w14:textId="77777777" w:rsidR="00533553" w:rsidRDefault="008A0774" w:rsidP="00533553">
      <w:pPr>
        <w:pStyle w:val="TextoPLANETA"/>
      </w:pPr>
      <w:ins w:id="7" w:author="mercyranjel" w:date="2015-12-03T13:24:00Z">
        <w:r>
          <w:t>D</w:t>
        </w:r>
      </w:ins>
      <w:r w:rsidR="00533553">
        <w:t>ebe tener</w:t>
      </w:r>
      <w:ins w:id="8" w:author="mercyranjel" w:date="2015-12-03T13:24:00Z">
        <w:r>
          <w:t>se</w:t>
        </w:r>
      </w:ins>
      <w:r w:rsidR="00533553">
        <w:t xml:space="preserve"> en cuenta que la adición con </w:t>
      </w:r>
      <w:r w:rsidR="00213FCA">
        <w:t>fracciones</w:t>
      </w:r>
      <w:r w:rsidR="00533553">
        <w:t xml:space="preserve"> cumple todas las propiedades de la adición</w:t>
      </w:r>
      <w:ins w:id="9" w:author="mercyranjel" w:date="2015-12-03T13:42:00Z">
        <w:r w:rsidR="00CB28C9">
          <w:t>.</w:t>
        </w:r>
      </w:ins>
    </w:p>
    <w:p w14:paraId="0D657FD3" w14:textId="77777777" w:rsidR="00533553" w:rsidRDefault="00533553" w:rsidP="00533553">
      <w:pPr>
        <w:pStyle w:val="TextoPLANETA"/>
      </w:pPr>
    </w:p>
    <w:p w14:paraId="09E56FE3" w14:textId="77777777" w:rsidR="00533553" w:rsidRDefault="00213FCA" w:rsidP="00533553">
      <w:pPr>
        <w:pStyle w:val="TextoPLANETA"/>
        <w:numPr>
          <w:ilvl w:val="0"/>
          <w:numId w:val="22"/>
        </w:numPr>
      </w:pPr>
      <w:r>
        <w:rPr>
          <w:b/>
        </w:rPr>
        <w:t>C</w:t>
      </w:r>
      <w:r w:rsidR="00533553" w:rsidRPr="00213FCA">
        <w:rPr>
          <w:b/>
        </w:rPr>
        <w:t>onmutativa</w:t>
      </w:r>
      <w:r w:rsidR="00533553">
        <w:t xml:space="preserve">: el orden de los sumandos no cambia el resultado. </w:t>
      </w:r>
    </w:p>
    <w:p w14:paraId="42020DB7" w14:textId="77777777" w:rsidR="00533553" w:rsidRDefault="00533553" w:rsidP="00533553">
      <w:pPr>
        <w:pStyle w:val="TextoPLANETA"/>
        <w:ind w:left="720"/>
      </w:pPr>
    </w:p>
    <w:p w14:paraId="63D4EC70" w14:textId="6CFDF336" w:rsidR="00533553" w:rsidRDefault="00F31647" w:rsidP="00533553">
      <w:pPr>
        <w:pStyle w:val="TextoPLANETA"/>
        <w:ind w:left="720"/>
        <w:jc w:val="center"/>
      </w:pPr>
      <w:r w:rsidRPr="00F31647">
        <w:t>MA_06_06_008</w:t>
      </w:r>
    </w:p>
    <w:p w14:paraId="7A7F5F0C" w14:textId="77777777" w:rsidR="00533553" w:rsidRDefault="00533553" w:rsidP="00533553">
      <w:pPr>
        <w:pStyle w:val="TextoPLANETA"/>
        <w:ind w:left="720"/>
      </w:pPr>
    </w:p>
    <w:p w14:paraId="036E51D0" w14:textId="77777777" w:rsidR="00533553" w:rsidRDefault="00533553" w:rsidP="00533553">
      <w:pPr>
        <w:pStyle w:val="TextoPLANETA"/>
        <w:ind w:left="720"/>
      </w:pPr>
    </w:p>
    <w:p w14:paraId="3A45552E" w14:textId="77777777" w:rsidR="00533553" w:rsidRDefault="00213FCA" w:rsidP="00533553">
      <w:pPr>
        <w:pStyle w:val="TextoPLANETA"/>
        <w:numPr>
          <w:ilvl w:val="0"/>
          <w:numId w:val="22"/>
        </w:numPr>
      </w:pPr>
      <w:r>
        <w:rPr>
          <w:b/>
        </w:rPr>
        <w:t>A</w:t>
      </w:r>
      <w:r w:rsidR="00533553" w:rsidRPr="00213FCA">
        <w:rPr>
          <w:b/>
        </w:rPr>
        <w:t>sociativa</w:t>
      </w:r>
      <w:r w:rsidR="00533553" w:rsidRPr="0085340A">
        <w:t xml:space="preserve">: </w:t>
      </w:r>
      <w:ins w:id="10" w:author="mercyranjel" w:date="2015-12-03T13:43:00Z">
        <w:r w:rsidR="00CB28C9">
          <w:t xml:space="preserve">los sumandos </w:t>
        </w:r>
      </w:ins>
      <w:r w:rsidR="00533553">
        <w:t>se puede</w:t>
      </w:r>
      <w:ins w:id="11" w:author="mercyranjel" w:date="2015-12-03T13:43:00Z">
        <w:r w:rsidR="00CB28C9">
          <w:t>n</w:t>
        </w:r>
      </w:ins>
      <w:r w:rsidR="00533553">
        <w:t xml:space="preserve"> asociar de diferentes formas y la suma siempre es igual. </w:t>
      </w:r>
    </w:p>
    <w:p w14:paraId="10E19D88" w14:textId="77777777" w:rsidR="00533553" w:rsidRDefault="00533553" w:rsidP="00533553">
      <w:pPr>
        <w:pStyle w:val="TextoPLANETA"/>
        <w:jc w:val="center"/>
      </w:pPr>
    </w:p>
    <w:p w14:paraId="3A651963" w14:textId="22A6AD95" w:rsidR="00533553" w:rsidRDefault="004A7315" w:rsidP="00533553">
      <w:pPr>
        <w:pStyle w:val="TextoPLANETA"/>
        <w:jc w:val="center"/>
      </w:pPr>
      <w:r w:rsidRPr="004A7315">
        <w:t>MA_06_06_009</w:t>
      </w:r>
    </w:p>
    <w:p w14:paraId="538BC088" w14:textId="77777777" w:rsidR="00533553" w:rsidRDefault="00533553" w:rsidP="00533553">
      <w:pPr>
        <w:pStyle w:val="TextoPLANETA"/>
      </w:pPr>
    </w:p>
    <w:p w14:paraId="33660BE1" w14:textId="77777777" w:rsidR="00533553" w:rsidRDefault="00533553" w:rsidP="00533553">
      <w:pPr>
        <w:pStyle w:val="TextoPLANETA"/>
      </w:pPr>
    </w:p>
    <w:p w14:paraId="6CE294D9" w14:textId="77777777" w:rsidR="00902711" w:rsidRDefault="00213FCA" w:rsidP="00533553">
      <w:pPr>
        <w:pStyle w:val="TextoPLANETA"/>
        <w:numPr>
          <w:ilvl w:val="0"/>
          <w:numId w:val="24"/>
        </w:numPr>
      </w:pPr>
      <w:r>
        <w:rPr>
          <w:b/>
        </w:rPr>
        <w:t>M</w:t>
      </w:r>
      <w:r w:rsidR="00533553" w:rsidRPr="00213FCA">
        <w:rPr>
          <w:b/>
        </w:rPr>
        <w:t>odulativa:</w:t>
      </w:r>
      <w:r w:rsidR="00533553">
        <w:t xml:space="preserve"> toda fracción sumada con 0 da como resultado la misma fracción.</w:t>
      </w:r>
    </w:p>
    <w:p w14:paraId="4B752811" w14:textId="77777777" w:rsidR="00902711" w:rsidRDefault="00902711" w:rsidP="00415DF0">
      <w:pPr>
        <w:pStyle w:val="TextoPLANETA"/>
      </w:pPr>
    </w:p>
    <w:p w14:paraId="688EE8EB" w14:textId="6710E8E0" w:rsidR="00533553" w:rsidRDefault="004A7315" w:rsidP="00533553">
      <w:pPr>
        <w:pStyle w:val="TextoPLANETA"/>
        <w:jc w:val="center"/>
      </w:pPr>
      <w:r w:rsidRPr="004A7315">
        <w:t>MA_06_06_010</w:t>
      </w:r>
    </w:p>
    <w:p w14:paraId="4D8A69EB" w14:textId="77777777" w:rsidR="00533553" w:rsidRDefault="00533553" w:rsidP="00415DF0">
      <w:pPr>
        <w:pStyle w:val="TextoPLANETA"/>
      </w:pPr>
    </w:p>
    <w:p w14:paraId="520E4173" w14:textId="77777777" w:rsidR="00533553" w:rsidRDefault="00533553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322A4" w:rsidRPr="00BE63B2" w14:paraId="5E8F06DF" w14:textId="77777777" w:rsidTr="00F74F0F">
        <w:tc>
          <w:tcPr>
            <w:tcW w:w="8978" w:type="dxa"/>
            <w:gridSpan w:val="2"/>
            <w:shd w:val="clear" w:color="auto" w:fill="000000" w:themeFill="text1"/>
          </w:tcPr>
          <w:p w14:paraId="07F1B3E5" w14:textId="77777777" w:rsidR="00B322A4" w:rsidRPr="00BE63B2" w:rsidRDefault="00B322A4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BE63B2">
              <w:rPr>
                <w:b/>
                <w:szCs w:val="24"/>
                <w:lang w:val="es-ES_tradnl"/>
              </w:rPr>
              <w:t>Destacado</w:t>
            </w:r>
          </w:p>
        </w:tc>
      </w:tr>
      <w:tr w:rsidR="00B322A4" w:rsidRPr="00BE63B2" w14:paraId="3EF300F7" w14:textId="77777777" w:rsidTr="00F74F0F">
        <w:tc>
          <w:tcPr>
            <w:tcW w:w="2518" w:type="dxa"/>
          </w:tcPr>
          <w:p w14:paraId="30077912" w14:textId="77777777" w:rsidR="00B322A4" w:rsidRPr="00BE63B2" w:rsidRDefault="00B322A4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BE63B2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460" w:type="dxa"/>
          </w:tcPr>
          <w:p w14:paraId="29BC7C23" w14:textId="77777777" w:rsidR="00B322A4" w:rsidRPr="00BE63B2" w:rsidRDefault="00B322A4" w:rsidP="00533553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b/>
                <w:szCs w:val="24"/>
                <w:lang w:val="es-ES_tradnl"/>
              </w:rPr>
              <w:t xml:space="preserve">Propiedades de la </w:t>
            </w:r>
            <w:r w:rsidR="00533553">
              <w:rPr>
                <w:b/>
                <w:szCs w:val="24"/>
                <w:lang w:val="es-ES_tradnl"/>
              </w:rPr>
              <w:t>sustracción</w:t>
            </w:r>
            <w:r>
              <w:rPr>
                <w:b/>
                <w:szCs w:val="24"/>
                <w:lang w:val="es-ES_tradnl"/>
              </w:rPr>
              <w:t xml:space="preserve"> de fracciones</w:t>
            </w:r>
          </w:p>
        </w:tc>
      </w:tr>
      <w:tr w:rsidR="00B322A4" w:rsidRPr="00BE63B2" w14:paraId="34DAAC5B" w14:textId="77777777" w:rsidTr="00F74F0F">
        <w:tc>
          <w:tcPr>
            <w:tcW w:w="2518" w:type="dxa"/>
          </w:tcPr>
          <w:p w14:paraId="0B78CAB1" w14:textId="77777777" w:rsidR="00B322A4" w:rsidRPr="00BE63B2" w:rsidRDefault="00B322A4" w:rsidP="00F74F0F">
            <w:pPr>
              <w:pStyle w:val="TextoPLANETA"/>
              <w:rPr>
                <w:szCs w:val="24"/>
                <w:lang w:val="es-ES_tradnl"/>
              </w:rPr>
            </w:pPr>
            <w:r w:rsidRPr="00BE63B2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34049C4D" w14:textId="77777777" w:rsidR="00B322A4" w:rsidRDefault="00B322A4">
            <w:pPr>
              <w:pStyle w:val="TextoPLANETA"/>
              <w:rPr>
                <w:b/>
                <w:color w:val="C00000"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La sustracción con números fraccionarios, al igual que la sustracción de números naturales, </w:t>
            </w:r>
            <w:r w:rsidRPr="00533553">
              <w:rPr>
                <w:b/>
                <w:szCs w:val="24"/>
                <w:lang w:val="es-ES_tradnl"/>
              </w:rPr>
              <w:t>no cumple</w:t>
            </w:r>
            <w:r>
              <w:rPr>
                <w:szCs w:val="24"/>
                <w:lang w:val="es-ES_tradnl"/>
              </w:rPr>
              <w:t xml:space="preserve"> ninguna propiedad. </w:t>
            </w:r>
          </w:p>
          <w:p w14:paraId="2FED1210" w14:textId="77777777" w:rsidR="00CB28C9" w:rsidRPr="00CB28C9" w:rsidRDefault="00CB28C9" w:rsidP="00CB28C9">
            <w:pPr>
              <w:pStyle w:val="TextoPLANETA"/>
              <w:rPr>
                <w:b/>
                <w:color w:val="C00000"/>
                <w:szCs w:val="24"/>
                <w:lang w:val="es-ES_tradnl"/>
              </w:rPr>
            </w:pPr>
          </w:p>
        </w:tc>
      </w:tr>
    </w:tbl>
    <w:p w14:paraId="4412EFE8" w14:textId="77777777" w:rsidR="00B322A4" w:rsidRDefault="00B322A4" w:rsidP="00415DF0">
      <w:pPr>
        <w:pStyle w:val="TextoPLANETA"/>
      </w:pPr>
    </w:p>
    <w:p w14:paraId="258A70BF" w14:textId="77777777" w:rsidR="00664AA9" w:rsidRDefault="00664AA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AA9" w:rsidRPr="00202823" w14:paraId="5ECC2FC2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4B142494" w14:textId="77777777" w:rsidR="00664AA9" w:rsidRPr="00202823" w:rsidRDefault="00664AA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4AA9" w:rsidRPr="00202823" w14:paraId="21AC242D" w14:textId="77777777" w:rsidTr="00F74F0F">
        <w:tc>
          <w:tcPr>
            <w:tcW w:w="2518" w:type="dxa"/>
          </w:tcPr>
          <w:p w14:paraId="5A511831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7419ED29" w14:textId="77777777" w:rsidR="00664AA9" w:rsidRPr="00202823" w:rsidRDefault="00664AA9" w:rsidP="00664AA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6_REC40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664AA9" w:rsidRPr="00202823" w14:paraId="62CAFDD2" w14:textId="77777777" w:rsidTr="00F74F0F">
        <w:tc>
          <w:tcPr>
            <w:tcW w:w="2518" w:type="dxa"/>
          </w:tcPr>
          <w:p w14:paraId="63F48393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36688534" w14:textId="440BD4FC" w:rsidR="00664AA9" w:rsidRPr="00202823" w:rsidRDefault="00685E25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Soluciona</w:t>
            </w:r>
            <w:r w:rsidR="00A648EE" w:rsidRPr="00A648EE">
              <w:rPr>
                <w:szCs w:val="24"/>
                <w:lang w:val="es-ES_tradnl"/>
              </w:rPr>
              <w:t xml:space="preserve"> adiciones y sustracciones con fracciones</w:t>
            </w:r>
            <w:bookmarkStart w:id="12" w:name="_GoBack"/>
            <w:bookmarkEnd w:id="12"/>
          </w:p>
        </w:tc>
      </w:tr>
      <w:tr w:rsidR="00664AA9" w:rsidRPr="00202823" w14:paraId="0570F628" w14:textId="77777777" w:rsidTr="00F74F0F">
        <w:tc>
          <w:tcPr>
            <w:tcW w:w="2518" w:type="dxa"/>
          </w:tcPr>
          <w:p w14:paraId="20784AA4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1D437E4" w14:textId="341100F2" w:rsidR="00664AA9" w:rsidRPr="00202823" w:rsidRDefault="00A648EE" w:rsidP="00F74F0F">
            <w:pPr>
              <w:pStyle w:val="TextoPLANETA"/>
              <w:rPr>
                <w:szCs w:val="24"/>
                <w:lang w:val="es-ES_tradnl"/>
              </w:rPr>
            </w:pPr>
            <w:r w:rsidRPr="00A648EE">
              <w:rPr>
                <w:szCs w:val="24"/>
                <w:lang w:val="es-ES_tradnl"/>
              </w:rPr>
              <w:t>Actividad para simplificar expresiones con adiciones y sustracciones</w:t>
            </w:r>
          </w:p>
        </w:tc>
      </w:tr>
      <w:tr w:rsidR="00664AA9" w:rsidRPr="00202823" w14:paraId="6AF50105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59A00537" w14:textId="77777777" w:rsidR="00664AA9" w:rsidRPr="00202823" w:rsidRDefault="00664AA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4AA9" w:rsidRPr="00202823" w14:paraId="293BE911" w14:textId="77777777" w:rsidTr="00F74F0F">
        <w:tc>
          <w:tcPr>
            <w:tcW w:w="2518" w:type="dxa"/>
          </w:tcPr>
          <w:p w14:paraId="54350830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187FE85" w14:textId="77777777" w:rsidR="00664AA9" w:rsidRPr="00202823" w:rsidRDefault="00664AA9" w:rsidP="00664AA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6_REC50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  <w:r>
              <w:rPr>
                <w:szCs w:val="24"/>
                <w:lang w:val="es-ES_tradnl"/>
              </w:rPr>
              <w:t>-</w:t>
            </w:r>
            <w:r w:rsidRPr="00664AA9">
              <w:rPr>
                <w:b/>
                <w:color w:val="FFFFFF" w:themeColor="background1"/>
                <w:szCs w:val="24"/>
                <w:highlight w:val="blue"/>
                <w:lang w:val="es-ES_tradnl"/>
              </w:rPr>
              <w:t>(NO APARECE EN EL CUADERNO DEL ESTUDIANTE)</w:t>
            </w:r>
          </w:p>
        </w:tc>
      </w:tr>
      <w:tr w:rsidR="00664AA9" w:rsidRPr="00202823" w14:paraId="39D1AE2A" w14:textId="77777777" w:rsidTr="00F74F0F">
        <w:tc>
          <w:tcPr>
            <w:tcW w:w="2518" w:type="dxa"/>
          </w:tcPr>
          <w:p w14:paraId="7A690637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2A207267" w14:textId="1CC3E0D5" w:rsidR="00664AA9" w:rsidRPr="00202823" w:rsidRDefault="00664AA9" w:rsidP="009A7960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 xml:space="preserve">Completa tablas de </w:t>
            </w:r>
            <w:r w:rsidR="009A7960">
              <w:rPr>
                <w:szCs w:val="24"/>
                <w:lang w:val="es-ES_tradnl"/>
              </w:rPr>
              <w:t xml:space="preserve">adiciones y sustracciones </w:t>
            </w:r>
            <w:r w:rsidRPr="00664AA9">
              <w:rPr>
                <w:szCs w:val="24"/>
                <w:lang w:val="es-ES_tradnl"/>
              </w:rPr>
              <w:t>de fracciones</w:t>
            </w:r>
          </w:p>
        </w:tc>
      </w:tr>
      <w:tr w:rsidR="00664AA9" w:rsidRPr="00202823" w14:paraId="4271FE1A" w14:textId="77777777" w:rsidTr="00F74F0F">
        <w:tc>
          <w:tcPr>
            <w:tcW w:w="2518" w:type="dxa"/>
          </w:tcPr>
          <w:p w14:paraId="3C134571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A5BE521" w14:textId="0B5E03D5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>Actividad para resolver operaciones combinadas de adiciones y sustracciones</w:t>
            </w:r>
          </w:p>
        </w:tc>
      </w:tr>
    </w:tbl>
    <w:p w14:paraId="2A2E007E" w14:textId="77777777" w:rsidR="00664AA9" w:rsidRDefault="00664AA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AA9" w:rsidRPr="00202823" w14:paraId="3ABA1F30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41D59B78" w14:textId="77777777" w:rsidR="00664AA9" w:rsidRPr="00202823" w:rsidRDefault="00664AA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4AA9" w:rsidRPr="00202823" w14:paraId="3CE5BB93" w14:textId="77777777" w:rsidTr="00F74F0F">
        <w:tc>
          <w:tcPr>
            <w:tcW w:w="2518" w:type="dxa"/>
          </w:tcPr>
          <w:p w14:paraId="114B510D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17126AF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6_REC60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</w:p>
        </w:tc>
      </w:tr>
      <w:tr w:rsidR="00664AA9" w:rsidRPr="00202823" w14:paraId="5F993C46" w14:textId="77777777" w:rsidTr="00F74F0F">
        <w:tc>
          <w:tcPr>
            <w:tcW w:w="2518" w:type="dxa"/>
          </w:tcPr>
          <w:p w14:paraId="5459D27D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14ECE852" w14:textId="77777777" w:rsidR="00664AA9" w:rsidRPr="00202823" w:rsidRDefault="00664AA9" w:rsidP="003A26A1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 xml:space="preserve">Soluciona problemas </w:t>
            </w:r>
            <w:r w:rsidR="003A26A1">
              <w:rPr>
                <w:szCs w:val="24"/>
                <w:lang w:val="es-ES_tradnl"/>
              </w:rPr>
              <w:t>de adición</w:t>
            </w:r>
            <w:r w:rsidRPr="00664AA9">
              <w:rPr>
                <w:szCs w:val="24"/>
                <w:lang w:val="es-ES_tradnl"/>
              </w:rPr>
              <w:t xml:space="preserve"> y </w:t>
            </w:r>
            <w:r w:rsidR="003A26A1">
              <w:rPr>
                <w:szCs w:val="24"/>
                <w:lang w:val="es-ES_tradnl"/>
              </w:rPr>
              <w:t>sustracción</w:t>
            </w:r>
            <w:r w:rsidRPr="00664AA9">
              <w:rPr>
                <w:szCs w:val="24"/>
                <w:lang w:val="es-ES_tradnl"/>
              </w:rPr>
              <w:t xml:space="preserve"> </w:t>
            </w:r>
            <w:r w:rsidR="003A26A1">
              <w:rPr>
                <w:szCs w:val="24"/>
                <w:lang w:val="es-ES_tradnl"/>
              </w:rPr>
              <w:t>entre</w:t>
            </w:r>
            <w:r w:rsidRPr="00664AA9">
              <w:rPr>
                <w:szCs w:val="24"/>
                <w:lang w:val="es-ES_tradnl"/>
              </w:rPr>
              <w:t xml:space="preserve"> fracciones</w:t>
            </w:r>
          </w:p>
        </w:tc>
      </w:tr>
      <w:tr w:rsidR="00664AA9" w:rsidRPr="00202823" w14:paraId="2D8F1D99" w14:textId="77777777" w:rsidTr="00F74F0F">
        <w:tc>
          <w:tcPr>
            <w:tcW w:w="2518" w:type="dxa"/>
          </w:tcPr>
          <w:p w14:paraId="14AA22E6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5E098062" w14:textId="30C5B388" w:rsidR="00664AA9" w:rsidRPr="00202823" w:rsidRDefault="003A26A1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Actividad</w:t>
            </w:r>
            <w:r w:rsidR="00664AA9" w:rsidRPr="00664AA9">
              <w:rPr>
                <w:szCs w:val="24"/>
                <w:lang w:val="es-ES_tradnl"/>
              </w:rPr>
              <w:t xml:space="preserve"> para resolver problemas aplicando la adición o la sustracción de fracciones</w:t>
            </w:r>
          </w:p>
        </w:tc>
      </w:tr>
    </w:tbl>
    <w:p w14:paraId="666F42EF" w14:textId="77777777" w:rsidR="00664AA9" w:rsidRDefault="00664AA9" w:rsidP="00415DF0">
      <w:pPr>
        <w:pStyle w:val="TextoPLANETA"/>
      </w:pPr>
    </w:p>
    <w:p w14:paraId="5567A82F" w14:textId="77777777" w:rsidR="00664AA9" w:rsidRDefault="00664AA9" w:rsidP="00415DF0">
      <w:pPr>
        <w:pStyle w:val="TextoPLANETA"/>
      </w:pPr>
    </w:p>
    <w:p w14:paraId="04ABF95B" w14:textId="77777777" w:rsidR="00664AA9" w:rsidRDefault="00664AA9" w:rsidP="00664AA9">
      <w:pPr>
        <w:pStyle w:val="Seccin2PLANETA"/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t>1.</w:t>
      </w:r>
      <w:r w:rsidR="00860F88">
        <w:t>3</w:t>
      </w:r>
      <w:r>
        <w:t xml:space="preserve"> Consolidación</w:t>
      </w:r>
    </w:p>
    <w:p w14:paraId="5489C936" w14:textId="77777777" w:rsidR="00664AA9" w:rsidRDefault="00664AA9" w:rsidP="00664AA9">
      <w:pPr>
        <w:pStyle w:val="TextoPLANETA"/>
      </w:pPr>
    </w:p>
    <w:p w14:paraId="44F8FC73" w14:textId="77777777" w:rsidR="00664AA9" w:rsidRDefault="00664AA9" w:rsidP="00664AA9">
      <w:pPr>
        <w:pStyle w:val="TextoPLANETA"/>
      </w:pPr>
      <w:r>
        <w:t>Actividades para afianzar lo que has aprendido en esta sección.</w:t>
      </w:r>
    </w:p>
    <w:p w14:paraId="1EF9ADD5" w14:textId="77777777" w:rsidR="00664AA9" w:rsidRDefault="00664AA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AA9" w:rsidRPr="00202823" w14:paraId="55DD841B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6B8E86FD" w14:textId="77777777" w:rsidR="00664AA9" w:rsidRPr="00202823" w:rsidRDefault="00664AA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4AA9" w:rsidRPr="00202823" w14:paraId="6DA73607" w14:textId="77777777" w:rsidTr="00F74F0F">
        <w:tc>
          <w:tcPr>
            <w:tcW w:w="2518" w:type="dxa"/>
          </w:tcPr>
          <w:p w14:paraId="2E21E4BD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550F3D6" w14:textId="77777777" w:rsidR="00664AA9" w:rsidRPr="00202823" w:rsidRDefault="00664AA9" w:rsidP="00664AA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6_REC70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664AA9" w:rsidRPr="00202823" w14:paraId="5E7B09D6" w14:textId="77777777" w:rsidTr="00F74F0F">
        <w:tc>
          <w:tcPr>
            <w:tcW w:w="2518" w:type="dxa"/>
          </w:tcPr>
          <w:p w14:paraId="42D089DA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55454BD5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>Refuerza tu aprendizaje: La adición y la sustracción de fracciones</w:t>
            </w:r>
          </w:p>
        </w:tc>
      </w:tr>
      <w:tr w:rsidR="00664AA9" w:rsidRPr="00202823" w14:paraId="5B638FE6" w14:textId="77777777" w:rsidTr="00F74F0F">
        <w:tc>
          <w:tcPr>
            <w:tcW w:w="2518" w:type="dxa"/>
          </w:tcPr>
          <w:p w14:paraId="31354051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62F13AA4" w14:textId="2B85483E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>Actividades sobre La adición y la sustracción de fracciones</w:t>
            </w:r>
          </w:p>
        </w:tc>
      </w:tr>
    </w:tbl>
    <w:p w14:paraId="15946118" w14:textId="77777777" w:rsidR="00664AA9" w:rsidRDefault="00664AA9" w:rsidP="00415DF0">
      <w:pPr>
        <w:pStyle w:val="TextoPLANETA"/>
      </w:pPr>
    </w:p>
    <w:p w14:paraId="785D96D4" w14:textId="77777777" w:rsidR="00664AA9" w:rsidRDefault="00664AA9" w:rsidP="00415DF0">
      <w:pPr>
        <w:pStyle w:val="TextoPLANETA"/>
      </w:pPr>
    </w:p>
    <w:p w14:paraId="39703D4D" w14:textId="77777777" w:rsidR="00350DF5" w:rsidRPr="00FE2326" w:rsidRDefault="00350DF5" w:rsidP="00350DF5">
      <w:pPr>
        <w:pStyle w:val="Seccin1PLANETA"/>
      </w:pPr>
      <w:r w:rsidRPr="00FE2326">
        <w:rPr>
          <w:highlight w:val="yellow"/>
        </w:rPr>
        <w:t>[SECCIÓN 1]</w:t>
      </w:r>
      <w:r w:rsidRPr="00FE2326">
        <w:t xml:space="preserve"> </w:t>
      </w:r>
      <w:r>
        <w:t>2</w:t>
      </w:r>
      <w:r w:rsidRPr="00FE2326">
        <w:t xml:space="preserve"> </w:t>
      </w:r>
      <w:r>
        <w:t>La multiplicación de fracciones</w:t>
      </w:r>
    </w:p>
    <w:p w14:paraId="21EC773C" w14:textId="77777777" w:rsidR="00350DF5" w:rsidRDefault="00350DF5" w:rsidP="00415DF0">
      <w:pPr>
        <w:pStyle w:val="TextoPLANETA"/>
      </w:pPr>
    </w:p>
    <w:p w14:paraId="07A6FE7C" w14:textId="77777777" w:rsidR="00350DF5" w:rsidRDefault="00DF6021" w:rsidP="00415DF0">
      <w:pPr>
        <w:pStyle w:val="TextoPLANETA"/>
      </w:pPr>
      <w:r>
        <w:lastRenderedPageBreak/>
        <w:t xml:space="preserve">El procedimiento para </w:t>
      </w:r>
      <w:r w:rsidRPr="00DF6021">
        <w:rPr>
          <w:b/>
        </w:rPr>
        <w:t>multiplicar</w:t>
      </w:r>
      <w:r>
        <w:t xml:space="preserve"> </w:t>
      </w:r>
      <w:r w:rsidR="00350DF5">
        <w:t xml:space="preserve">dos fracciones es bastante simple, basta con multiplicar numerador por numerador y denominador por denominador, así: </w:t>
      </w:r>
    </w:p>
    <w:p w14:paraId="2C7D8BAD" w14:textId="77777777" w:rsidR="00350DF5" w:rsidRDefault="00350DF5" w:rsidP="00415DF0">
      <w:pPr>
        <w:pStyle w:val="TextoPLANETA"/>
      </w:pPr>
    </w:p>
    <w:p w14:paraId="67644144" w14:textId="74DE796C" w:rsidR="00350DF5" w:rsidRDefault="004A7315" w:rsidP="00350DF5">
      <w:pPr>
        <w:pStyle w:val="TextoPLANETA"/>
        <w:jc w:val="center"/>
      </w:pPr>
      <w:r w:rsidRPr="004A7315">
        <w:t>MA_06_06_011</w:t>
      </w:r>
    </w:p>
    <w:p w14:paraId="0C28AA3E" w14:textId="77777777" w:rsidR="00350DF5" w:rsidRDefault="00350DF5" w:rsidP="00350DF5">
      <w:pPr>
        <w:pStyle w:val="TextoPLANETA"/>
      </w:pPr>
    </w:p>
    <w:p w14:paraId="0F17CC84" w14:textId="77777777" w:rsidR="00CC05B0" w:rsidRDefault="00CC05B0" w:rsidP="00350DF5">
      <w:pPr>
        <w:pStyle w:val="TextoPLANETA"/>
      </w:pPr>
      <w:r>
        <w:t>Por ejemplo, para hallar el producto:</w:t>
      </w:r>
    </w:p>
    <w:p w14:paraId="1F0D9C14" w14:textId="77777777" w:rsidR="00CC05B0" w:rsidRDefault="00CC05B0" w:rsidP="00350DF5">
      <w:pPr>
        <w:pStyle w:val="TextoPLANETA"/>
      </w:pPr>
    </w:p>
    <w:p w14:paraId="6829609D" w14:textId="5B0DA15B" w:rsidR="00CC05B0" w:rsidRDefault="004A7315" w:rsidP="00CC05B0">
      <w:pPr>
        <w:pStyle w:val="TextoPLANETA"/>
        <w:jc w:val="center"/>
      </w:pPr>
      <w:r w:rsidRPr="004A7315">
        <w:t>MA_06_06_012</w:t>
      </w:r>
    </w:p>
    <w:p w14:paraId="166C4D77" w14:textId="77777777" w:rsidR="00CC05B0" w:rsidRDefault="00CC05B0" w:rsidP="00350DF5">
      <w:pPr>
        <w:pStyle w:val="TextoPLANETA"/>
      </w:pPr>
    </w:p>
    <w:p w14:paraId="53E48D52" w14:textId="77777777" w:rsidR="00CC05B0" w:rsidRDefault="00CB28C9" w:rsidP="00350DF5">
      <w:pPr>
        <w:pStyle w:val="TextoPLANETA"/>
      </w:pPr>
      <w:ins w:id="13" w:author="mercyranjel" w:date="2015-12-03T13:47:00Z">
        <w:r>
          <w:t>s</w:t>
        </w:r>
      </w:ins>
      <w:r w:rsidR="00845BED">
        <w:t>e procede de la siguiente manera:</w:t>
      </w:r>
      <w:r w:rsidR="00CC05B0">
        <w:t xml:space="preserve"> </w:t>
      </w:r>
    </w:p>
    <w:p w14:paraId="020E5A62" w14:textId="77777777" w:rsidR="00CC05B0" w:rsidRDefault="00CC05B0" w:rsidP="00350DF5">
      <w:pPr>
        <w:pStyle w:val="TextoPLANETA"/>
      </w:pPr>
    </w:p>
    <w:p w14:paraId="7BAE2209" w14:textId="34C66498" w:rsidR="00CC05B0" w:rsidRDefault="004A7315" w:rsidP="00CC05B0">
      <w:pPr>
        <w:pStyle w:val="TextoPLANETA"/>
        <w:jc w:val="center"/>
      </w:pPr>
      <w:r w:rsidRPr="004A7315">
        <w:t>MA_06_06_013</w:t>
      </w:r>
    </w:p>
    <w:p w14:paraId="625CBB91" w14:textId="77777777" w:rsidR="00353927" w:rsidRDefault="00353927" w:rsidP="00CC05B0">
      <w:pPr>
        <w:pStyle w:val="TextoPLANETA"/>
        <w:jc w:val="center"/>
      </w:pPr>
    </w:p>
    <w:p w14:paraId="1A9483AB" w14:textId="77777777" w:rsidR="00353927" w:rsidRDefault="00353927" w:rsidP="00CC05B0">
      <w:pPr>
        <w:pStyle w:val="TextoPLANETA"/>
        <w:jc w:val="center"/>
      </w:pPr>
    </w:p>
    <w:p w14:paraId="4E8BF05E" w14:textId="77777777" w:rsidR="00353927" w:rsidRDefault="00353927" w:rsidP="00CC05B0">
      <w:pPr>
        <w:pStyle w:val="TextoPLANETA"/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353927" w:rsidRPr="00BE63B2" w14:paraId="7E378D95" w14:textId="77777777" w:rsidTr="00353927">
        <w:tc>
          <w:tcPr>
            <w:tcW w:w="8978" w:type="dxa"/>
            <w:gridSpan w:val="2"/>
            <w:shd w:val="clear" w:color="auto" w:fill="000000" w:themeFill="text1"/>
          </w:tcPr>
          <w:p w14:paraId="6991174B" w14:textId="77777777" w:rsidR="00353927" w:rsidRPr="00BE63B2" w:rsidRDefault="00213FCA" w:rsidP="00353927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>
              <w:rPr>
                <w:b/>
                <w:szCs w:val="24"/>
                <w:lang w:val="es-ES_tradnl"/>
              </w:rPr>
              <w:t>Recuerda</w:t>
            </w:r>
          </w:p>
        </w:tc>
      </w:tr>
      <w:tr w:rsidR="00353927" w:rsidRPr="00BE63B2" w14:paraId="47987278" w14:textId="77777777" w:rsidTr="00353927">
        <w:tc>
          <w:tcPr>
            <w:tcW w:w="2518" w:type="dxa"/>
          </w:tcPr>
          <w:p w14:paraId="343F7834" w14:textId="77777777" w:rsidR="00353927" w:rsidRPr="00BE63B2" w:rsidRDefault="00353927" w:rsidP="00353927">
            <w:pPr>
              <w:pStyle w:val="TextoPLANETA"/>
              <w:rPr>
                <w:szCs w:val="24"/>
                <w:lang w:val="es-ES_tradnl"/>
              </w:rPr>
            </w:pPr>
            <w:r w:rsidRPr="00BE63B2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01F32C1A" w14:textId="77777777" w:rsidR="00353927" w:rsidRDefault="00353927" w:rsidP="008242C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La multiplicación de fracciones se interpreta como hallar la parte proporcional</w:t>
            </w:r>
            <w:r w:rsidR="008242C3">
              <w:rPr>
                <w:szCs w:val="24"/>
                <w:lang w:val="es-ES_tradnl"/>
              </w:rPr>
              <w:t xml:space="preserve"> (primer factor) de otra fracción (segundo factor). </w:t>
            </w:r>
          </w:p>
          <w:p w14:paraId="68EF8050" w14:textId="77777777" w:rsidR="008242C3" w:rsidRDefault="008242C3" w:rsidP="008242C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Por ejemplo: </w:t>
            </w:r>
          </w:p>
          <w:p w14:paraId="471A76F9" w14:textId="22369F34" w:rsidR="008242C3" w:rsidRDefault="004A7315" w:rsidP="008242C3">
            <w:pPr>
              <w:pStyle w:val="TextoPLANETA"/>
              <w:jc w:val="center"/>
              <w:rPr>
                <w:szCs w:val="24"/>
                <w:lang w:val="es-ES_tradnl"/>
              </w:rPr>
            </w:pPr>
            <w:r w:rsidRPr="004A7315">
              <w:rPr>
                <w:szCs w:val="24"/>
                <w:lang w:val="es-ES_tradnl"/>
              </w:rPr>
              <w:t>MA_06_06_014</w:t>
            </w:r>
          </w:p>
          <w:p w14:paraId="5D530D3D" w14:textId="77777777" w:rsidR="008242C3" w:rsidRDefault="008242C3" w:rsidP="008242C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Se interpreta como: </w:t>
            </w:r>
          </w:p>
          <w:p w14:paraId="562FD4BF" w14:textId="77777777" w:rsidR="008242C3" w:rsidRPr="008242C3" w:rsidRDefault="008242C3" w:rsidP="008242C3">
            <w:pPr>
              <w:pStyle w:val="TextoPLANETA"/>
              <w:numPr>
                <w:ilvl w:val="0"/>
                <w:numId w:val="24"/>
              </w:numPr>
              <w:rPr>
                <w:szCs w:val="24"/>
                <w:lang w:val="es-ES_tradnl"/>
              </w:rPr>
            </w:pPr>
            <w:r>
              <w:t>Calcular los cuatro quintos de la fracción 2/3</w:t>
            </w:r>
          </w:p>
          <w:p w14:paraId="04017955" w14:textId="77777777" w:rsidR="008242C3" w:rsidRPr="00BE63B2" w:rsidRDefault="008242C3" w:rsidP="008242C3">
            <w:pPr>
              <w:pStyle w:val="TextoPLANETA"/>
              <w:numPr>
                <w:ilvl w:val="0"/>
                <w:numId w:val="24"/>
              </w:numPr>
              <w:rPr>
                <w:szCs w:val="24"/>
                <w:lang w:val="es-ES_tradnl"/>
              </w:rPr>
            </w:pPr>
            <w:r>
              <w:t>Calcular los dos tercios de la fracción 4/5</w:t>
            </w:r>
          </w:p>
        </w:tc>
      </w:tr>
    </w:tbl>
    <w:p w14:paraId="3E6C2F19" w14:textId="77777777" w:rsidR="00353927" w:rsidRDefault="00353927" w:rsidP="00CC05B0">
      <w:pPr>
        <w:pStyle w:val="TextoPLANETA"/>
        <w:jc w:val="center"/>
      </w:pPr>
    </w:p>
    <w:p w14:paraId="5757B330" w14:textId="77777777" w:rsidR="00CC05B0" w:rsidRDefault="00CC05B0" w:rsidP="00350DF5">
      <w:pPr>
        <w:pStyle w:val="TextoPLANETA"/>
      </w:pPr>
    </w:p>
    <w:p w14:paraId="5A8221DC" w14:textId="77777777" w:rsidR="0048724B" w:rsidRDefault="0048724B" w:rsidP="0048724B">
      <w:pPr>
        <w:pStyle w:val="TextoPLANETA"/>
      </w:pPr>
      <w:r>
        <w:t>La multipli</w:t>
      </w:r>
      <w:r w:rsidR="00DF6021">
        <w:t xml:space="preserve">cación entre fracciones </w:t>
      </w:r>
      <w:r>
        <w:t>cumple las siguientes propiedades</w:t>
      </w:r>
      <w:ins w:id="14" w:author="mercyranjel" w:date="2015-12-03T13:47:00Z">
        <w:r w:rsidR="00CB28C9">
          <w:t>.</w:t>
        </w:r>
      </w:ins>
    </w:p>
    <w:p w14:paraId="4D59E491" w14:textId="77777777" w:rsidR="0048724B" w:rsidRDefault="0048724B" w:rsidP="0048724B">
      <w:pPr>
        <w:pStyle w:val="TextoPLANETA"/>
      </w:pPr>
    </w:p>
    <w:p w14:paraId="0CA25AE2" w14:textId="77777777" w:rsidR="0048724B" w:rsidRDefault="0048724B" w:rsidP="0048724B">
      <w:pPr>
        <w:pStyle w:val="TextoPLANETA"/>
        <w:numPr>
          <w:ilvl w:val="0"/>
          <w:numId w:val="22"/>
        </w:numPr>
      </w:pPr>
      <w:r w:rsidRPr="00422E13">
        <w:rPr>
          <w:b/>
        </w:rPr>
        <w:t>Conmutativa</w:t>
      </w:r>
      <w:r>
        <w:t xml:space="preserve">: el orden de los factores no cambia el producto. </w:t>
      </w:r>
    </w:p>
    <w:p w14:paraId="4B853929" w14:textId="77777777" w:rsidR="0048724B" w:rsidRDefault="0048724B" w:rsidP="00B138BF">
      <w:pPr>
        <w:pStyle w:val="TextoPLANETA"/>
        <w:ind w:left="720"/>
        <w:jc w:val="center"/>
        <w:rPr>
          <w:b/>
        </w:rPr>
      </w:pPr>
    </w:p>
    <w:p w14:paraId="50EEC86A" w14:textId="6864FCFF" w:rsidR="0048724B" w:rsidRPr="004A7315" w:rsidRDefault="004A7315" w:rsidP="00B138BF">
      <w:pPr>
        <w:pStyle w:val="TextoPLANETA"/>
        <w:ind w:left="720"/>
        <w:jc w:val="center"/>
      </w:pPr>
      <w:r w:rsidRPr="004A7315">
        <w:t>MA_06_06_015</w:t>
      </w:r>
    </w:p>
    <w:p w14:paraId="738B6146" w14:textId="77777777" w:rsidR="0048724B" w:rsidRDefault="0048724B" w:rsidP="0048724B">
      <w:pPr>
        <w:pStyle w:val="TextoPLANETA"/>
        <w:ind w:left="720"/>
        <w:rPr>
          <w:b/>
        </w:rPr>
      </w:pPr>
    </w:p>
    <w:p w14:paraId="451FA14E" w14:textId="77777777" w:rsidR="0048724B" w:rsidRDefault="0048724B" w:rsidP="0048724B">
      <w:pPr>
        <w:pStyle w:val="TextoPLANETA"/>
        <w:ind w:left="720"/>
      </w:pPr>
    </w:p>
    <w:p w14:paraId="697C164F" w14:textId="77777777" w:rsidR="0048724B" w:rsidRDefault="0048724B" w:rsidP="0048724B">
      <w:pPr>
        <w:pStyle w:val="TextoPLANETA"/>
        <w:numPr>
          <w:ilvl w:val="0"/>
          <w:numId w:val="22"/>
        </w:numPr>
      </w:pPr>
      <w:r w:rsidRPr="00422E13">
        <w:rPr>
          <w:b/>
        </w:rPr>
        <w:t>Asociativa</w:t>
      </w:r>
      <w:r>
        <w:t xml:space="preserve">: </w:t>
      </w:r>
      <w:ins w:id="15" w:author="mercyranjel" w:date="2015-12-03T13:48:00Z">
        <w:r w:rsidR="00CB28C9">
          <w:t xml:space="preserve">los factores </w:t>
        </w:r>
      </w:ins>
      <w:r>
        <w:t>puede</w:t>
      </w:r>
      <w:ins w:id="16" w:author="mercyranjel" w:date="2015-12-03T13:48:00Z">
        <w:r w:rsidR="00CB28C9">
          <w:t>n</w:t>
        </w:r>
      </w:ins>
      <w:r>
        <w:t xml:space="preserve"> asociar</w:t>
      </w:r>
      <w:ins w:id="17" w:author="mercyranjel" w:date="2015-12-03T13:48:00Z">
        <w:r w:rsidR="00CB28C9">
          <w:t>se</w:t>
        </w:r>
      </w:ins>
      <w:r>
        <w:t xml:space="preserve"> de diferentes formas y el producto siempre es el mismo. </w:t>
      </w:r>
    </w:p>
    <w:p w14:paraId="5870C0E5" w14:textId="77777777" w:rsidR="00B138BF" w:rsidRDefault="00B138BF" w:rsidP="00B138BF">
      <w:pPr>
        <w:pStyle w:val="TextoPLANETA"/>
        <w:ind w:left="720"/>
        <w:jc w:val="center"/>
        <w:rPr>
          <w:b/>
        </w:rPr>
      </w:pPr>
    </w:p>
    <w:p w14:paraId="78A4F61E" w14:textId="6D25090A" w:rsidR="00B138BF" w:rsidRPr="004A7315" w:rsidRDefault="004A7315" w:rsidP="00B138BF">
      <w:pPr>
        <w:pStyle w:val="TextoPLANETA"/>
        <w:ind w:left="720"/>
        <w:jc w:val="center"/>
      </w:pPr>
      <w:r w:rsidRPr="004A7315">
        <w:t>MA_06_06_016</w:t>
      </w:r>
    </w:p>
    <w:p w14:paraId="6B82D06F" w14:textId="77777777" w:rsidR="00B138BF" w:rsidRDefault="00B138BF" w:rsidP="00B138BF">
      <w:pPr>
        <w:pStyle w:val="TextoPLANETA"/>
        <w:ind w:left="720"/>
        <w:jc w:val="center"/>
        <w:rPr>
          <w:b/>
        </w:rPr>
      </w:pPr>
    </w:p>
    <w:p w14:paraId="14833620" w14:textId="77777777" w:rsidR="00B138BF" w:rsidRDefault="00B138BF" w:rsidP="00B138BF">
      <w:pPr>
        <w:pStyle w:val="TextoPLANETA"/>
        <w:ind w:left="720"/>
      </w:pPr>
    </w:p>
    <w:p w14:paraId="08C03096" w14:textId="77777777" w:rsidR="0048724B" w:rsidRDefault="0048724B" w:rsidP="0048724B">
      <w:pPr>
        <w:pStyle w:val="TextoPLANETA"/>
        <w:numPr>
          <w:ilvl w:val="0"/>
          <w:numId w:val="22"/>
        </w:numPr>
      </w:pPr>
      <w:r w:rsidRPr="00422E13">
        <w:rPr>
          <w:b/>
        </w:rPr>
        <w:t>Modulativa</w:t>
      </w:r>
      <w:r>
        <w:t xml:space="preserve">: toda fracción multiplicada por 1 da como producto la misma fracción. </w:t>
      </w:r>
    </w:p>
    <w:p w14:paraId="50149E7E" w14:textId="77777777" w:rsidR="00B138BF" w:rsidRDefault="00B138BF" w:rsidP="00B138BF">
      <w:pPr>
        <w:pStyle w:val="TextoPLANETA"/>
        <w:ind w:left="720"/>
        <w:rPr>
          <w:b/>
        </w:rPr>
      </w:pPr>
    </w:p>
    <w:p w14:paraId="421123DC" w14:textId="01DBE8AF" w:rsidR="00B138BF" w:rsidRDefault="004A7315" w:rsidP="00B138BF">
      <w:pPr>
        <w:pStyle w:val="TextoPLANETA"/>
        <w:ind w:left="720"/>
        <w:jc w:val="center"/>
      </w:pPr>
      <w:r w:rsidRPr="004A7315">
        <w:t>MA_06_06_017</w:t>
      </w:r>
    </w:p>
    <w:p w14:paraId="269991D4" w14:textId="77777777" w:rsidR="00B138BF" w:rsidRDefault="00B138BF" w:rsidP="00B138BF">
      <w:pPr>
        <w:pStyle w:val="TextoPLANETA"/>
        <w:ind w:left="720"/>
        <w:jc w:val="center"/>
      </w:pPr>
    </w:p>
    <w:p w14:paraId="6C7C42DC" w14:textId="77777777" w:rsidR="0048724B" w:rsidRDefault="0048724B" w:rsidP="0048724B">
      <w:pPr>
        <w:pStyle w:val="TextoPLANETA"/>
        <w:numPr>
          <w:ilvl w:val="0"/>
          <w:numId w:val="22"/>
        </w:numPr>
      </w:pPr>
      <w:r w:rsidRPr="00422E13">
        <w:rPr>
          <w:b/>
        </w:rPr>
        <w:t>Distributiva</w:t>
      </w:r>
      <w:r>
        <w:t xml:space="preserve">: la multiplicación de una fracción por una adición es igual a la suma de las multiplicaciones de dicha fracción por cada uno de los sumandos. </w:t>
      </w:r>
    </w:p>
    <w:p w14:paraId="761DF1BF" w14:textId="77777777" w:rsidR="00BE63B2" w:rsidRDefault="00BE63B2" w:rsidP="00350DF5">
      <w:pPr>
        <w:pStyle w:val="TextoPLANETA"/>
      </w:pPr>
    </w:p>
    <w:p w14:paraId="75D02817" w14:textId="26086A55" w:rsidR="00422E13" w:rsidRDefault="004A7315" w:rsidP="00B138BF">
      <w:pPr>
        <w:pStyle w:val="TextoPLANETA"/>
        <w:jc w:val="center"/>
      </w:pPr>
      <w:r w:rsidRPr="004A7315">
        <w:t>MA_06_06_018</w:t>
      </w:r>
    </w:p>
    <w:p w14:paraId="4D9EF65C" w14:textId="77777777" w:rsidR="00422E13" w:rsidRDefault="00422E13" w:rsidP="00350DF5">
      <w:pPr>
        <w:pStyle w:val="TextoPLANETA"/>
      </w:pPr>
    </w:p>
    <w:p w14:paraId="665E18F0" w14:textId="77777777" w:rsidR="00422E13" w:rsidRDefault="00422E13" w:rsidP="00350DF5">
      <w:pPr>
        <w:pStyle w:val="TextoPLANETA"/>
      </w:pPr>
    </w:p>
    <w:p w14:paraId="42EF9025" w14:textId="77777777" w:rsidR="00422E13" w:rsidRDefault="00422E13" w:rsidP="00350DF5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22E13" w:rsidRPr="0061607C" w14:paraId="076B99FD" w14:textId="77777777" w:rsidTr="00026345">
        <w:tc>
          <w:tcPr>
            <w:tcW w:w="8978" w:type="dxa"/>
            <w:gridSpan w:val="2"/>
            <w:shd w:val="clear" w:color="auto" w:fill="000000" w:themeFill="text1"/>
          </w:tcPr>
          <w:p w14:paraId="7B79B6ED" w14:textId="77777777" w:rsidR="00422E13" w:rsidRPr="0061607C" w:rsidRDefault="00422E13" w:rsidP="00026345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61607C">
              <w:rPr>
                <w:b/>
                <w:szCs w:val="24"/>
                <w:lang w:val="es-ES_tradnl"/>
              </w:rPr>
              <w:lastRenderedPageBreak/>
              <w:t>Recuerda</w:t>
            </w:r>
          </w:p>
        </w:tc>
      </w:tr>
      <w:tr w:rsidR="00422E13" w:rsidRPr="0061607C" w14:paraId="2936209F" w14:textId="77777777" w:rsidTr="00026345">
        <w:tc>
          <w:tcPr>
            <w:tcW w:w="2518" w:type="dxa"/>
          </w:tcPr>
          <w:p w14:paraId="45FF2400" w14:textId="77777777" w:rsidR="00422E13" w:rsidRPr="0061607C" w:rsidRDefault="00422E13" w:rsidP="00026345">
            <w:pPr>
              <w:pStyle w:val="TextoPLANETA"/>
              <w:rPr>
                <w:b/>
                <w:szCs w:val="24"/>
                <w:lang w:val="es-ES_tradnl"/>
              </w:rPr>
            </w:pPr>
            <w:r w:rsidRPr="0061607C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6814EA77" w14:textId="77777777" w:rsidR="00422E13" w:rsidRPr="00CF4E76" w:rsidRDefault="00422E13" w:rsidP="00026345">
            <w:pPr>
              <w:pStyle w:val="TextoPLANETA"/>
              <w:rPr>
                <w:b/>
                <w:color w:val="C00000"/>
              </w:rPr>
            </w:pPr>
            <w:r>
              <w:t>Para multiplicar una fracción por un número natural se escribe el número natural como una fracción con denominador 1 y se multiplica siguiendo la regla</w:t>
            </w:r>
            <w:ins w:id="18" w:author="mercyranjel" w:date="2015-12-03T13:49:00Z">
              <w:r w:rsidR="00CB28C9">
                <w:t xml:space="preserve"> de la multiplicación de fracciones</w:t>
              </w:r>
            </w:ins>
            <w:r>
              <w:t>.</w:t>
            </w:r>
            <w:ins w:id="19" w:author="mercyranjel" w:date="2015-12-03T13:49:00Z">
              <w:r w:rsidR="00CB28C9">
                <w:t xml:space="preserve"> </w:t>
              </w:r>
            </w:ins>
          </w:p>
          <w:p w14:paraId="0573C89A" w14:textId="77777777" w:rsidR="00422E13" w:rsidRDefault="00422E13" w:rsidP="00026345">
            <w:pPr>
              <w:pStyle w:val="TextoPLANETA"/>
            </w:pPr>
          </w:p>
          <w:p w14:paraId="45E3689A" w14:textId="75F712D8" w:rsidR="00422E13" w:rsidRDefault="00E9406F" w:rsidP="00026345">
            <w:pPr>
              <w:pStyle w:val="TextoPLANETA"/>
              <w:jc w:val="center"/>
            </w:pPr>
            <w:r w:rsidRPr="00E9406F">
              <w:t>MA_06_06_019</w:t>
            </w:r>
          </w:p>
          <w:p w14:paraId="4030BFAD" w14:textId="77777777" w:rsidR="00422E13" w:rsidRPr="0061607C" w:rsidRDefault="00422E13" w:rsidP="00026345">
            <w:pPr>
              <w:pStyle w:val="TextoPLANETA"/>
              <w:jc w:val="center"/>
            </w:pPr>
          </w:p>
        </w:tc>
      </w:tr>
    </w:tbl>
    <w:p w14:paraId="1C8E4643" w14:textId="77777777" w:rsidR="00BE63B2" w:rsidRDefault="00BE63B2" w:rsidP="00350DF5">
      <w:pPr>
        <w:pStyle w:val="TextoPLANETA"/>
      </w:pPr>
    </w:p>
    <w:p w14:paraId="192A2B4B" w14:textId="77777777" w:rsidR="00422E13" w:rsidRDefault="00422E13" w:rsidP="00350DF5">
      <w:pPr>
        <w:pStyle w:val="TextoPLANETA"/>
      </w:pPr>
    </w:p>
    <w:p w14:paraId="01CBA382" w14:textId="77777777" w:rsidR="00422E13" w:rsidRDefault="00422E13" w:rsidP="00350DF5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F3532" w:rsidRPr="00202823" w14:paraId="18682D45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7C4C5BBC" w14:textId="77777777" w:rsidR="00FF3532" w:rsidRPr="00202823" w:rsidRDefault="00FF3532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FF3532" w:rsidRPr="00202823" w14:paraId="14FFDB29" w14:textId="77777777" w:rsidTr="00F74F0F">
        <w:tc>
          <w:tcPr>
            <w:tcW w:w="2518" w:type="dxa"/>
          </w:tcPr>
          <w:p w14:paraId="6F9D5EBF" w14:textId="77777777" w:rsidR="00FF3532" w:rsidRPr="00202823" w:rsidRDefault="00FF3532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348A573" w14:textId="77777777" w:rsidR="00FF3532" w:rsidRPr="00202823" w:rsidRDefault="00FF3532" w:rsidP="00FF3532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6_REC80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</w:p>
        </w:tc>
      </w:tr>
      <w:tr w:rsidR="00FF3532" w:rsidRPr="00202823" w14:paraId="2B1F8F61" w14:textId="77777777" w:rsidTr="00F74F0F">
        <w:tc>
          <w:tcPr>
            <w:tcW w:w="2518" w:type="dxa"/>
          </w:tcPr>
          <w:p w14:paraId="36877815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0616935A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FF3532">
              <w:rPr>
                <w:szCs w:val="24"/>
                <w:lang w:val="es-ES_tradnl"/>
              </w:rPr>
              <w:t>La multiplicación  de fracciones</w:t>
            </w:r>
          </w:p>
        </w:tc>
      </w:tr>
      <w:tr w:rsidR="00FF3532" w:rsidRPr="00202823" w14:paraId="2E28FA73" w14:textId="77777777" w:rsidTr="00F74F0F">
        <w:tc>
          <w:tcPr>
            <w:tcW w:w="2518" w:type="dxa"/>
          </w:tcPr>
          <w:p w14:paraId="74CC521A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5D76B5CA" w14:textId="3331323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FF3532">
              <w:rPr>
                <w:szCs w:val="24"/>
                <w:lang w:val="es-ES_tradnl"/>
              </w:rPr>
              <w:t>Actividad para aplicar el algoritmo de la multiplicación de fracciones</w:t>
            </w:r>
          </w:p>
        </w:tc>
      </w:tr>
    </w:tbl>
    <w:p w14:paraId="751CCF1D" w14:textId="77777777" w:rsidR="00350DF5" w:rsidRDefault="00350DF5" w:rsidP="00415DF0">
      <w:pPr>
        <w:pStyle w:val="TextoPLANETA"/>
      </w:pPr>
    </w:p>
    <w:p w14:paraId="6D42745B" w14:textId="77777777" w:rsidR="00350DF5" w:rsidRDefault="00350DF5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F3532" w:rsidRPr="00202823" w14:paraId="4D739F54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2976CBC2" w14:textId="77777777" w:rsidR="00FF3532" w:rsidRPr="00202823" w:rsidRDefault="00FF3532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FF3532" w:rsidRPr="00202823" w14:paraId="2757BBBE" w14:textId="77777777" w:rsidTr="00F74F0F">
        <w:tc>
          <w:tcPr>
            <w:tcW w:w="2518" w:type="dxa"/>
          </w:tcPr>
          <w:p w14:paraId="67B428CA" w14:textId="77777777" w:rsidR="00FF3532" w:rsidRPr="00202823" w:rsidRDefault="00FF3532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58DADF8" w14:textId="77777777" w:rsidR="00FF3532" w:rsidRPr="00202823" w:rsidRDefault="00FF3532" w:rsidP="00F74F0F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6_REC</w:t>
            </w:r>
            <w:r w:rsidR="00A87DBA">
              <w:rPr>
                <w:szCs w:val="24"/>
                <w:lang w:val="es-ES_tradnl"/>
              </w:rPr>
              <w:t>9</w:t>
            </w:r>
            <w:r>
              <w:rPr>
                <w:szCs w:val="24"/>
                <w:lang w:val="es-ES_tradnl"/>
              </w:rPr>
              <w:t xml:space="preserve">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</w:p>
        </w:tc>
      </w:tr>
      <w:tr w:rsidR="00FF3532" w:rsidRPr="00202823" w14:paraId="576D7A97" w14:textId="77777777" w:rsidTr="00F74F0F">
        <w:tc>
          <w:tcPr>
            <w:tcW w:w="2518" w:type="dxa"/>
          </w:tcPr>
          <w:p w14:paraId="6BCA27C9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456539F6" w14:textId="77777777" w:rsidR="00FF3532" w:rsidRPr="00202823" w:rsidRDefault="00A87DBA" w:rsidP="00F74F0F">
            <w:pPr>
              <w:pStyle w:val="TextoPLANETA"/>
              <w:rPr>
                <w:szCs w:val="24"/>
                <w:lang w:val="es-ES_tradnl"/>
              </w:rPr>
            </w:pPr>
            <w:r w:rsidRPr="00A87DBA">
              <w:rPr>
                <w:szCs w:val="24"/>
                <w:lang w:val="es-ES_tradnl"/>
              </w:rPr>
              <w:t>Resuelve problemas con multiplicación de fracciones</w:t>
            </w:r>
          </w:p>
        </w:tc>
      </w:tr>
      <w:tr w:rsidR="00FF3532" w:rsidRPr="00202823" w14:paraId="2CC4E791" w14:textId="77777777" w:rsidTr="00F74F0F">
        <w:tc>
          <w:tcPr>
            <w:tcW w:w="2518" w:type="dxa"/>
          </w:tcPr>
          <w:p w14:paraId="1E04E619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3CFC0E7F" w14:textId="01602A99" w:rsidR="00FF3532" w:rsidRPr="00202823" w:rsidRDefault="00DF6021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Actividades</w:t>
            </w:r>
            <w:r w:rsidR="00A87DBA" w:rsidRPr="00A87DBA">
              <w:rPr>
                <w:szCs w:val="24"/>
                <w:lang w:val="es-ES_tradnl"/>
              </w:rPr>
              <w:t xml:space="preserve"> para aplicar la multiplicación de fracciones</w:t>
            </w:r>
          </w:p>
        </w:tc>
      </w:tr>
    </w:tbl>
    <w:p w14:paraId="18F47FD1" w14:textId="77777777" w:rsidR="00664AA9" w:rsidRDefault="00664AA9" w:rsidP="00415DF0">
      <w:pPr>
        <w:pStyle w:val="TextoPLANETA"/>
      </w:pPr>
    </w:p>
    <w:p w14:paraId="76D83C1B" w14:textId="77777777" w:rsidR="00664AA9" w:rsidRDefault="00664AA9" w:rsidP="00415DF0">
      <w:pPr>
        <w:pStyle w:val="TextoPLANETA"/>
      </w:pPr>
    </w:p>
    <w:p w14:paraId="6086C713" w14:textId="77777777" w:rsidR="00A87DBA" w:rsidRDefault="00A87DBA" w:rsidP="00A87DBA">
      <w:pPr>
        <w:pStyle w:val="Seccin2PLANETA"/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t>2.1 Consolidación</w:t>
      </w:r>
    </w:p>
    <w:p w14:paraId="2D901A11" w14:textId="77777777" w:rsidR="00A87DBA" w:rsidRDefault="00A87DBA" w:rsidP="00A87DBA">
      <w:pPr>
        <w:pStyle w:val="TextoPLANETA"/>
      </w:pPr>
    </w:p>
    <w:p w14:paraId="0C44C2D0" w14:textId="77777777" w:rsidR="00A87DBA" w:rsidRDefault="00A87DBA" w:rsidP="00A87DBA">
      <w:pPr>
        <w:pStyle w:val="TextoPLANETA"/>
      </w:pPr>
      <w:r>
        <w:t>Actividades para afianzar lo que has aprendido en esta sección.</w:t>
      </w:r>
    </w:p>
    <w:p w14:paraId="44F267B9" w14:textId="77777777" w:rsidR="00664AA9" w:rsidRDefault="00664AA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87DBA" w:rsidRPr="00202823" w14:paraId="7237EA4B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22820CF5" w14:textId="77777777" w:rsidR="00A87DBA" w:rsidRPr="00202823" w:rsidRDefault="00A87DBA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A87DBA" w:rsidRPr="00202823" w14:paraId="2832F4ED" w14:textId="77777777" w:rsidTr="00F74F0F">
        <w:tc>
          <w:tcPr>
            <w:tcW w:w="2518" w:type="dxa"/>
          </w:tcPr>
          <w:p w14:paraId="66243089" w14:textId="77777777" w:rsidR="00A87DBA" w:rsidRPr="00202823" w:rsidRDefault="00A87DBA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566EA30" w14:textId="77777777" w:rsidR="00A87DBA" w:rsidRPr="00202823" w:rsidRDefault="00A87DBA" w:rsidP="00A87DBA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6_REC100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A87DBA" w:rsidRPr="00202823" w14:paraId="172F2417" w14:textId="77777777" w:rsidTr="00F74F0F">
        <w:tc>
          <w:tcPr>
            <w:tcW w:w="2518" w:type="dxa"/>
          </w:tcPr>
          <w:p w14:paraId="45EAF87F" w14:textId="77777777" w:rsidR="00A87DBA" w:rsidRPr="00202823" w:rsidRDefault="00A87DBA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624BF627" w14:textId="77777777" w:rsidR="00A87DBA" w:rsidRPr="00202823" w:rsidRDefault="00A87DBA" w:rsidP="00A87DBA">
            <w:pPr>
              <w:pStyle w:val="TextoPLANETA"/>
              <w:rPr>
                <w:szCs w:val="24"/>
                <w:lang w:val="es-ES_tradnl"/>
              </w:rPr>
            </w:pPr>
            <w:r w:rsidRPr="00A87DBA">
              <w:rPr>
                <w:szCs w:val="24"/>
                <w:lang w:val="es-ES_tradnl"/>
              </w:rPr>
              <w:t>Refuerza tu aprendizaje: La multiplicación de fracciones</w:t>
            </w:r>
          </w:p>
        </w:tc>
      </w:tr>
      <w:tr w:rsidR="00A87DBA" w:rsidRPr="00202823" w14:paraId="4C2411FB" w14:textId="77777777" w:rsidTr="00F74F0F">
        <w:tc>
          <w:tcPr>
            <w:tcW w:w="2518" w:type="dxa"/>
          </w:tcPr>
          <w:p w14:paraId="06884BBE" w14:textId="77777777" w:rsidR="00A87DBA" w:rsidRPr="00202823" w:rsidRDefault="00A87DBA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35CE7325" w14:textId="614ECF0D" w:rsidR="00A87DBA" w:rsidRPr="00202823" w:rsidRDefault="00A87DBA" w:rsidP="00F74F0F">
            <w:pPr>
              <w:pStyle w:val="TextoPLANETA"/>
              <w:rPr>
                <w:szCs w:val="24"/>
                <w:lang w:val="es-ES_tradnl"/>
              </w:rPr>
            </w:pPr>
            <w:r w:rsidRPr="00A87DBA">
              <w:rPr>
                <w:szCs w:val="24"/>
                <w:lang w:val="es-ES_tradnl"/>
              </w:rPr>
              <w:t>Actividades sobre La multiplicación de fracciones</w:t>
            </w:r>
          </w:p>
        </w:tc>
      </w:tr>
    </w:tbl>
    <w:p w14:paraId="1ED2A539" w14:textId="77777777" w:rsidR="00664AA9" w:rsidRDefault="00664AA9" w:rsidP="00415DF0">
      <w:pPr>
        <w:pStyle w:val="TextoPLANETA"/>
      </w:pPr>
    </w:p>
    <w:p w14:paraId="121949C9" w14:textId="77777777" w:rsidR="00664AA9" w:rsidRDefault="00664AA9" w:rsidP="00415DF0">
      <w:pPr>
        <w:pStyle w:val="TextoPLANETA"/>
      </w:pPr>
    </w:p>
    <w:p w14:paraId="6F3061D5" w14:textId="77777777" w:rsidR="008C1536" w:rsidRPr="00FE2326" w:rsidRDefault="008C1536" w:rsidP="008C1536">
      <w:pPr>
        <w:pStyle w:val="Seccin1PLANETA"/>
      </w:pPr>
      <w:r w:rsidRPr="00FE2326">
        <w:rPr>
          <w:highlight w:val="yellow"/>
        </w:rPr>
        <w:t>[SECCIÓN 1]</w:t>
      </w:r>
      <w:r w:rsidRPr="00FE2326">
        <w:t xml:space="preserve"> </w:t>
      </w:r>
      <w:r>
        <w:t>3</w:t>
      </w:r>
      <w:r w:rsidRPr="00FE2326">
        <w:t xml:space="preserve"> </w:t>
      </w:r>
      <w:r>
        <w:t>La división de fracciones</w:t>
      </w:r>
    </w:p>
    <w:p w14:paraId="2E2622F7" w14:textId="77777777" w:rsidR="008C1536" w:rsidRDefault="008C1536" w:rsidP="00415DF0">
      <w:pPr>
        <w:pStyle w:val="TextoPLANETA"/>
      </w:pPr>
    </w:p>
    <w:p w14:paraId="08181781" w14:textId="77777777" w:rsidR="00B70283" w:rsidRDefault="00B70283" w:rsidP="00415DF0">
      <w:pPr>
        <w:pStyle w:val="TextoPLANETA"/>
      </w:pPr>
      <w:r>
        <w:t xml:space="preserve">Para </w:t>
      </w:r>
      <w:r w:rsidRPr="00DF6021">
        <w:rPr>
          <w:b/>
        </w:rPr>
        <w:t>dividir</w:t>
      </w:r>
      <w:r>
        <w:t xml:space="preserve"> fracciones se </w:t>
      </w:r>
      <w:r w:rsidR="00E4621D">
        <w:t>realiza el siguiente procedimiento</w:t>
      </w:r>
      <w:ins w:id="20" w:author="mercyranjel" w:date="2015-12-03T13:53:00Z">
        <w:r w:rsidR="00B117B2">
          <w:t>.</w:t>
        </w:r>
      </w:ins>
      <w:r>
        <w:t xml:space="preserve"> </w:t>
      </w:r>
    </w:p>
    <w:p w14:paraId="1F4A6511" w14:textId="77777777" w:rsidR="00B70283" w:rsidRDefault="00B70283" w:rsidP="00415DF0">
      <w:pPr>
        <w:pStyle w:val="TextoPLANETA"/>
      </w:pPr>
    </w:p>
    <w:p w14:paraId="0413EF4F" w14:textId="77777777" w:rsidR="00B70283" w:rsidRDefault="00B70283" w:rsidP="00415DF0">
      <w:pPr>
        <w:pStyle w:val="TextoPLANETA"/>
      </w:pPr>
      <w:r>
        <w:t xml:space="preserve">1. </w:t>
      </w:r>
      <w:r w:rsidR="00E4621D">
        <w:t xml:space="preserve">Se multiplica el numerador de la primera fracción por el denominador de la segunda fracción. </w:t>
      </w:r>
      <w:r>
        <w:t>E</w:t>
      </w:r>
      <w:r w:rsidR="00E4621D">
        <w:t xml:space="preserve">ste </w:t>
      </w:r>
      <w:r>
        <w:t xml:space="preserve">producto es el numerador de la fracción resultado. </w:t>
      </w:r>
    </w:p>
    <w:p w14:paraId="0BD04AAC" w14:textId="77777777" w:rsidR="00B70283" w:rsidRDefault="00B70283" w:rsidP="00415DF0">
      <w:pPr>
        <w:pStyle w:val="TextoPLANETA"/>
      </w:pPr>
    </w:p>
    <w:p w14:paraId="50CD58F6" w14:textId="77777777" w:rsidR="00B70283" w:rsidRDefault="00B70283" w:rsidP="00415DF0">
      <w:pPr>
        <w:pStyle w:val="TextoPLANETA"/>
      </w:pPr>
      <w:r>
        <w:t xml:space="preserve">2. </w:t>
      </w:r>
      <w:r w:rsidR="00E4621D">
        <w:t>Luego, se multiplica el denominador de la primera fracción por el numerador de la segunda fracción. Este producto es el de</w:t>
      </w:r>
      <w:r>
        <w:t xml:space="preserve">nominador de la fracción resultado. </w:t>
      </w:r>
    </w:p>
    <w:p w14:paraId="70DAC336" w14:textId="77777777" w:rsidR="00A16307" w:rsidRDefault="00A16307" w:rsidP="00415DF0">
      <w:pPr>
        <w:pStyle w:val="TextoPLANETA"/>
      </w:pPr>
    </w:p>
    <w:p w14:paraId="137FD366" w14:textId="77777777" w:rsidR="00B70283" w:rsidRDefault="00B70283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2"/>
        <w:gridCol w:w="6612"/>
      </w:tblGrid>
      <w:tr w:rsidR="00B70283" w:rsidRPr="008A2F19" w14:paraId="389D95A5" w14:textId="77777777" w:rsidTr="00F74F0F">
        <w:tc>
          <w:tcPr>
            <w:tcW w:w="9033" w:type="dxa"/>
            <w:gridSpan w:val="2"/>
            <w:shd w:val="clear" w:color="auto" w:fill="0D0D0D" w:themeFill="text1" w:themeFillTint="F2"/>
          </w:tcPr>
          <w:p w14:paraId="29DDAF5F" w14:textId="77777777" w:rsidR="00B70283" w:rsidRPr="008A2F19" w:rsidRDefault="00B70283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Imagen (fotografía, gráfica o ilustración)</w:t>
            </w:r>
          </w:p>
        </w:tc>
      </w:tr>
      <w:tr w:rsidR="00B70283" w:rsidRPr="008A2F19" w14:paraId="07577509" w14:textId="77777777" w:rsidTr="00F74F0F">
        <w:tc>
          <w:tcPr>
            <w:tcW w:w="2518" w:type="dxa"/>
          </w:tcPr>
          <w:p w14:paraId="1082B562" w14:textId="77777777" w:rsidR="00B70283" w:rsidRPr="008A2F19" w:rsidRDefault="00B70283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1752D4C" w14:textId="77777777" w:rsidR="00B70283" w:rsidRPr="008A2F19" w:rsidRDefault="00B70283" w:rsidP="00F74F0F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8A2F19">
              <w:rPr>
                <w:szCs w:val="24"/>
                <w:lang w:val="es-ES_tradnl"/>
              </w:rPr>
              <w:t>_0</w:t>
            </w:r>
            <w:r w:rsidR="00221108">
              <w:rPr>
                <w:szCs w:val="24"/>
                <w:lang w:val="es-ES_tradnl"/>
              </w:rPr>
              <w:t>6_IMG04</w:t>
            </w:r>
          </w:p>
        </w:tc>
      </w:tr>
      <w:tr w:rsidR="00B70283" w:rsidRPr="008A2F19" w14:paraId="40556D44" w14:textId="77777777" w:rsidTr="00F74F0F">
        <w:tc>
          <w:tcPr>
            <w:tcW w:w="2518" w:type="dxa"/>
          </w:tcPr>
          <w:p w14:paraId="41318521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23CD246F" w14:textId="77777777" w:rsidR="00B70283" w:rsidRDefault="00B70283" w:rsidP="00F74F0F">
            <w:pPr>
              <w:pStyle w:val="TextoPLANETA"/>
              <w:rPr>
                <w:szCs w:val="24"/>
                <w:lang w:val="es-ES_tradnl"/>
              </w:rPr>
            </w:pPr>
          </w:p>
          <w:p w14:paraId="0FFB859A" w14:textId="77777777" w:rsidR="00B70283" w:rsidRDefault="00E4621D" w:rsidP="00F74F0F">
            <w:pPr>
              <w:pStyle w:val="TextoPLANETA"/>
            </w:pPr>
            <w:r w:rsidRPr="00E4621D"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0D6DE7FD" wp14:editId="4C699BCB">
                  <wp:extent cx="4061966" cy="1177493"/>
                  <wp:effectExtent l="0" t="0" r="0" b="3810"/>
                  <wp:docPr id="17" name="Imagen 17" descr="C:\Users\CEN_3F_CDO_PC10\Desktop\DRIVE\2. AulaPlaneta\TRABAJO\GUIONES\MA_06_06_CO\IMAGENES\IMAGENES\IMG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CEN_3F_CDO_PC10\Desktop\DRIVE\2. AulaPlaneta\TRABAJO\GUIONES\MA_06_06_CO\IMAGENES\IMAGENES\IMG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2018" cy="1186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411F2A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B70283" w:rsidRPr="008A2F19" w14:paraId="2D586A15" w14:textId="77777777" w:rsidTr="00F74F0F">
        <w:tc>
          <w:tcPr>
            <w:tcW w:w="2518" w:type="dxa"/>
          </w:tcPr>
          <w:p w14:paraId="284DAFD5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lastRenderedPageBreak/>
              <w:t>Código Shutterstock (o URL o la ruta en AulaPlaneta)</w:t>
            </w:r>
          </w:p>
        </w:tc>
        <w:tc>
          <w:tcPr>
            <w:tcW w:w="6515" w:type="dxa"/>
          </w:tcPr>
          <w:p w14:paraId="475F47F5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B70283" w:rsidRPr="008A2F19" w14:paraId="06534D59" w14:textId="77777777" w:rsidTr="00F74F0F">
        <w:tc>
          <w:tcPr>
            <w:tcW w:w="2518" w:type="dxa"/>
          </w:tcPr>
          <w:p w14:paraId="33EA6692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426DB8B2" w14:textId="77777777" w:rsidR="00B70283" w:rsidRPr="008A2F19" w:rsidRDefault="00E4621D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Esquema de la división de fracciones. </w:t>
            </w:r>
            <w:r w:rsidR="007E36B5">
              <w:rPr>
                <w:szCs w:val="24"/>
                <w:lang w:val="es-ES_tradnl"/>
              </w:rPr>
              <w:t xml:space="preserve"> </w:t>
            </w:r>
          </w:p>
        </w:tc>
      </w:tr>
      <w:tr w:rsidR="00B70283" w:rsidRPr="008A2F19" w14:paraId="14B21DB0" w14:textId="77777777" w:rsidTr="00F74F0F">
        <w:tc>
          <w:tcPr>
            <w:tcW w:w="2518" w:type="dxa"/>
          </w:tcPr>
          <w:p w14:paraId="44CB0A27" w14:textId="77777777" w:rsidR="00B70283" w:rsidRPr="008A2F19" w:rsidRDefault="00B70283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Ubicación del pie de imagen</w:t>
            </w:r>
          </w:p>
        </w:tc>
        <w:tc>
          <w:tcPr>
            <w:tcW w:w="6515" w:type="dxa"/>
          </w:tcPr>
          <w:p w14:paraId="3C514433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Inferior</w:t>
            </w:r>
          </w:p>
        </w:tc>
      </w:tr>
    </w:tbl>
    <w:p w14:paraId="1029B584" w14:textId="77777777" w:rsidR="00CF1C8B" w:rsidRDefault="00CF1C8B" w:rsidP="00415DF0">
      <w:pPr>
        <w:pStyle w:val="TextoPLANETA"/>
      </w:pPr>
    </w:p>
    <w:p w14:paraId="2B2554DB" w14:textId="77777777" w:rsidR="00CF1C8B" w:rsidRDefault="00CF1C8B" w:rsidP="00415DF0">
      <w:pPr>
        <w:pStyle w:val="TextoPLANETA"/>
      </w:pPr>
    </w:p>
    <w:p w14:paraId="52352F79" w14:textId="77777777" w:rsidR="00B70283" w:rsidRDefault="008975A5" w:rsidP="00415DF0">
      <w:pPr>
        <w:pStyle w:val="TextoPLANETA"/>
      </w:pPr>
      <w:r>
        <w:t xml:space="preserve">Otra forma de </w:t>
      </w:r>
      <w:r w:rsidR="00661990">
        <w:t>resolver</w:t>
      </w:r>
      <w:r>
        <w:t xml:space="preserve"> la división</w:t>
      </w:r>
      <w:r w:rsidR="00661990">
        <w:t xml:space="preserve"> entre fracciones</w:t>
      </w:r>
      <w:r>
        <w:t xml:space="preserve"> es </w:t>
      </w:r>
      <w:r w:rsidR="00661990">
        <w:t>multiplicar</w:t>
      </w:r>
      <w:r>
        <w:t xml:space="preserve"> por la </w:t>
      </w:r>
      <w:r w:rsidRPr="00A5091D">
        <w:rPr>
          <w:b/>
        </w:rPr>
        <w:t>fracción inversa</w:t>
      </w:r>
      <w:r>
        <w:t xml:space="preserve"> </w:t>
      </w:r>
      <w:r w:rsidR="00661990">
        <w:t>de la segunda fracción.</w:t>
      </w:r>
    </w:p>
    <w:p w14:paraId="5D6B0D99" w14:textId="77777777" w:rsidR="008975A5" w:rsidRDefault="008975A5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975A5" w:rsidRPr="008975A5" w14:paraId="5A9D28CB" w14:textId="77777777" w:rsidTr="00F74F0F">
        <w:tc>
          <w:tcPr>
            <w:tcW w:w="8978" w:type="dxa"/>
            <w:gridSpan w:val="2"/>
            <w:shd w:val="clear" w:color="auto" w:fill="000000" w:themeFill="text1"/>
          </w:tcPr>
          <w:p w14:paraId="6EF57BD9" w14:textId="77777777" w:rsidR="008975A5" w:rsidRPr="008975A5" w:rsidRDefault="008975A5" w:rsidP="008975A5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Destacado</w:t>
            </w:r>
          </w:p>
        </w:tc>
      </w:tr>
      <w:tr w:rsidR="008975A5" w:rsidRPr="008975A5" w14:paraId="3AE0B341" w14:textId="77777777" w:rsidTr="00F74F0F">
        <w:tc>
          <w:tcPr>
            <w:tcW w:w="2518" w:type="dxa"/>
          </w:tcPr>
          <w:p w14:paraId="5A32E26A" w14:textId="77777777" w:rsidR="008975A5" w:rsidRPr="008975A5" w:rsidRDefault="008975A5" w:rsidP="008975A5">
            <w:pPr>
              <w:pStyle w:val="TextoPLANETA"/>
              <w:rPr>
                <w:b/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460" w:type="dxa"/>
          </w:tcPr>
          <w:p w14:paraId="6D24E136" w14:textId="77777777" w:rsidR="008975A5" w:rsidRPr="008975A5" w:rsidRDefault="008975A5" w:rsidP="007B23C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>
              <w:rPr>
                <w:b/>
                <w:szCs w:val="24"/>
                <w:lang w:val="es-ES_tradnl"/>
              </w:rPr>
              <w:t>La fracción inversa</w:t>
            </w:r>
          </w:p>
        </w:tc>
      </w:tr>
      <w:tr w:rsidR="008975A5" w:rsidRPr="008975A5" w14:paraId="0CA582C2" w14:textId="77777777" w:rsidTr="00F74F0F">
        <w:tc>
          <w:tcPr>
            <w:tcW w:w="2518" w:type="dxa"/>
          </w:tcPr>
          <w:p w14:paraId="594987F9" w14:textId="77777777" w:rsidR="008975A5" w:rsidRPr="008975A5" w:rsidRDefault="008975A5" w:rsidP="008975A5">
            <w:pPr>
              <w:pStyle w:val="TextoPLANETA"/>
              <w:rPr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74F2409B" w14:textId="354E2786" w:rsidR="00983629" w:rsidRPr="008975A5" w:rsidRDefault="00E9406F" w:rsidP="00E564BE">
            <w:pPr>
              <w:pStyle w:val="TextoPLANETA"/>
              <w:rPr>
                <w:szCs w:val="24"/>
                <w:lang w:val="es-ES_tradnl"/>
              </w:rPr>
            </w:pPr>
            <w:r w:rsidRPr="00E9406F">
              <w:rPr>
                <w:szCs w:val="24"/>
                <w:lang w:val="es-ES_tradnl"/>
              </w:rPr>
              <w:t>MA_06_06_020</w:t>
            </w:r>
          </w:p>
        </w:tc>
      </w:tr>
    </w:tbl>
    <w:p w14:paraId="4495F71C" w14:textId="77777777" w:rsidR="008975A5" w:rsidRDefault="008975A5" w:rsidP="00415DF0">
      <w:pPr>
        <w:pStyle w:val="TextoPLANETA"/>
      </w:pPr>
    </w:p>
    <w:p w14:paraId="4835D493" w14:textId="77777777" w:rsidR="00664AA9" w:rsidRDefault="00664AA9" w:rsidP="00415DF0">
      <w:pPr>
        <w:pStyle w:val="TextoPLANETA"/>
      </w:pPr>
    </w:p>
    <w:p w14:paraId="5428D85A" w14:textId="77777777" w:rsidR="00664AA9" w:rsidRDefault="00077DDA" w:rsidP="00415DF0">
      <w:pPr>
        <w:pStyle w:val="TextoPLANETA"/>
      </w:pPr>
      <w:r w:rsidRPr="00077DDA">
        <w:t xml:space="preserve">Para dividir un número </w:t>
      </w:r>
      <w:r>
        <w:t xml:space="preserve">natural </w:t>
      </w:r>
      <w:r w:rsidRPr="00077DDA">
        <w:t xml:space="preserve">entre una fracción </w:t>
      </w:r>
      <w:r>
        <w:t xml:space="preserve">se debe </w:t>
      </w:r>
      <w:r w:rsidR="00983842">
        <w:t>escribir</w:t>
      </w:r>
      <w:r>
        <w:t xml:space="preserve"> </w:t>
      </w:r>
      <w:r w:rsidR="00733338">
        <w:t xml:space="preserve">el número </w:t>
      </w:r>
      <w:r w:rsidR="00733338">
        <w:rPr>
          <w:lang w:val="es-CO"/>
        </w:rPr>
        <w:t xml:space="preserve">como una fracción con </w:t>
      </w:r>
      <w:r w:rsidR="00733338">
        <w:t xml:space="preserve">denominador 1. </w:t>
      </w:r>
    </w:p>
    <w:p w14:paraId="3E00E371" w14:textId="77777777" w:rsidR="00733338" w:rsidRDefault="00733338" w:rsidP="00415DF0">
      <w:pPr>
        <w:pStyle w:val="TextoPLANETA"/>
      </w:pPr>
    </w:p>
    <w:p w14:paraId="43222B5C" w14:textId="77777777" w:rsidR="00733338" w:rsidRDefault="00733338" w:rsidP="00415DF0">
      <w:pPr>
        <w:pStyle w:val="TextoPLANETA"/>
      </w:pPr>
      <w:r>
        <w:t xml:space="preserve">Por ejemplo: </w:t>
      </w:r>
    </w:p>
    <w:p w14:paraId="10E642F0" w14:textId="1D2701B8" w:rsidR="00664AA9" w:rsidRDefault="00E9406F" w:rsidP="000829AC">
      <w:pPr>
        <w:pStyle w:val="TextoPLANETA"/>
        <w:jc w:val="center"/>
      </w:pPr>
      <w:r w:rsidRPr="00E9406F">
        <w:t>MA_06_06_021</w:t>
      </w:r>
    </w:p>
    <w:p w14:paraId="6CA2B4D8" w14:textId="77777777" w:rsidR="000829AC" w:rsidRDefault="000829AC" w:rsidP="000829AC">
      <w:pPr>
        <w:pStyle w:val="TextoPLANETA"/>
      </w:pPr>
    </w:p>
    <w:p w14:paraId="3900C37F" w14:textId="77777777" w:rsidR="000829AC" w:rsidRDefault="00983842" w:rsidP="000829AC">
      <w:pPr>
        <w:pStyle w:val="TextoPLANETA"/>
      </w:pPr>
      <w:r>
        <w:t xml:space="preserve">Luego, </w:t>
      </w:r>
      <w:r w:rsidR="000829AC">
        <w:t xml:space="preserve">se aplica el procedimiento </w:t>
      </w:r>
      <w:r w:rsidR="006A16FC">
        <w:t>para dividir</w:t>
      </w:r>
      <w:r w:rsidR="000829AC">
        <w:t xml:space="preserve">: </w:t>
      </w:r>
    </w:p>
    <w:p w14:paraId="6D58B0E2" w14:textId="77777777" w:rsidR="000829AC" w:rsidRDefault="000829AC" w:rsidP="000829AC">
      <w:pPr>
        <w:pStyle w:val="TextoPLANETA"/>
      </w:pPr>
    </w:p>
    <w:p w14:paraId="7E86AE75" w14:textId="3819DB48" w:rsidR="000829AC" w:rsidRDefault="002D64B5" w:rsidP="000829AC">
      <w:pPr>
        <w:pStyle w:val="TextoPLANETA"/>
        <w:jc w:val="center"/>
      </w:pPr>
      <w:r w:rsidRPr="002D64B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E9406F" w:rsidRPr="00E9406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>MA_06_06_022</w:t>
      </w:r>
    </w:p>
    <w:p w14:paraId="0FDFAF20" w14:textId="6FB5BE34" w:rsidR="000829AC" w:rsidRDefault="00E9406F" w:rsidP="00E9406F">
      <w:pPr>
        <w:pStyle w:val="TextoPLANETA"/>
        <w:jc w:val="center"/>
      </w:pPr>
      <w:r w:rsidRPr="00E9406F">
        <w:t>MA_06_06_022</w:t>
      </w:r>
    </w:p>
    <w:p w14:paraId="134E1267" w14:textId="77777777" w:rsidR="00C579BD" w:rsidRDefault="00C579BD" w:rsidP="000829AC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579BD" w:rsidRPr="0061607C" w14:paraId="5DFD9CD9" w14:textId="77777777" w:rsidTr="000D5B1A">
        <w:tc>
          <w:tcPr>
            <w:tcW w:w="8978" w:type="dxa"/>
            <w:gridSpan w:val="2"/>
            <w:shd w:val="clear" w:color="auto" w:fill="000000" w:themeFill="text1"/>
          </w:tcPr>
          <w:p w14:paraId="3524C09A" w14:textId="77777777" w:rsidR="00C579BD" w:rsidRPr="0061607C" w:rsidRDefault="00C579BD" w:rsidP="000D5B1A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61607C">
              <w:rPr>
                <w:b/>
                <w:szCs w:val="24"/>
                <w:lang w:val="es-ES_tradnl"/>
              </w:rPr>
              <w:t>Recuerda</w:t>
            </w:r>
          </w:p>
        </w:tc>
      </w:tr>
      <w:tr w:rsidR="00C579BD" w:rsidRPr="0061607C" w14:paraId="1B32DAB4" w14:textId="77777777" w:rsidTr="000D5B1A">
        <w:tc>
          <w:tcPr>
            <w:tcW w:w="2518" w:type="dxa"/>
          </w:tcPr>
          <w:p w14:paraId="657726EB" w14:textId="77777777" w:rsidR="00C579BD" w:rsidRPr="0061607C" w:rsidRDefault="00C579BD" w:rsidP="000D5B1A">
            <w:pPr>
              <w:pStyle w:val="TextoPLANETA"/>
              <w:rPr>
                <w:b/>
                <w:szCs w:val="24"/>
                <w:lang w:val="es-ES_tradnl"/>
              </w:rPr>
            </w:pPr>
            <w:r w:rsidRPr="0061607C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271CE967" w14:textId="77777777" w:rsidR="00C579BD" w:rsidRPr="0061607C" w:rsidRDefault="00C579BD" w:rsidP="000D5B1A">
            <w:pPr>
              <w:pStyle w:val="TextoPLANETA"/>
            </w:pPr>
            <w:r>
              <w:t>Es importante que las respuestas a las operaciones que se efectúen siempre se simplifiquen</w:t>
            </w:r>
            <w:r w:rsidR="00A5091D">
              <w:t>.</w:t>
            </w:r>
          </w:p>
        </w:tc>
      </w:tr>
    </w:tbl>
    <w:p w14:paraId="08FCED68" w14:textId="77777777" w:rsidR="00E50D54" w:rsidRDefault="00E50D54" w:rsidP="00415DF0">
      <w:pPr>
        <w:pStyle w:val="TextoPLANETA"/>
      </w:pPr>
    </w:p>
    <w:p w14:paraId="6A2C633B" w14:textId="77777777" w:rsidR="000829AC" w:rsidRDefault="000829AC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579BD" w:rsidRPr="008975A5" w14:paraId="2A09CD46" w14:textId="77777777" w:rsidTr="000D5B1A">
        <w:tc>
          <w:tcPr>
            <w:tcW w:w="8978" w:type="dxa"/>
            <w:gridSpan w:val="2"/>
            <w:shd w:val="clear" w:color="auto" w:fill="000000" w:themeFill="text1"/>
          </w:tcPr>
          <w:p w14:paraId="43E7ADF8" w14:textId="77777777" w:rsidR="00C579BD" w:rsidRPr="008975A5" w:rsidRDefault="00C579BD" w:rsidP="000D5B1A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Destacado</w:t>
            </w:r>
          </w:p>
        </w:tc>
      </w:tr>
      <w:tr w:rsidR="00C579BD" w:rsidRPr="008975A5" w14:paraId="78A8C9E3" w14:textId="77777777" w:rsidTr="000D5B1A">
        <w:tc>
          <w:tcPr>
            <w:tcW w:w="2518" w:type="dxa"/>
          </w:tcPr>
          <w:p w14:paraId="5514C986" w14:textId="77777777" w:rsidR="00C579BD" w:rsidRPr="008975A5" w:rsidRDefault="00C579BD" w:rsidP="000D5B1A">
            <w:pPr>
              <w:pStyle w:val="TextoPLANETA"/>
              <w:rPr>
                <w:b/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460" w:type="dxa"/>
          </w:tcPr>
          <w:p w14:paraId="19840461" w14:textId="77777777" w:rsidR="00C579BD" w:rsidRPr="008975A5" w:rsidRDefault="00C579BD" w:rsidP="000D5B1A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>
              <w:rPr>
                <w:b/>
                <w:szCs w:val="24"/>
                <w:lang w:val="es-ES_tradnl"/>
              </w:rPr>
              <w:t>Propiedades de la división</w:t>
            </w:r>
          </w:p>
        </w:tc>
      </w:tr>
      <w:tr w:rsidR="00C579BD" w:rsidRPr="008975A5" w14:paraId="0A8BAB20" w14:textId="77777777" w:rsidTr="000D5B1A">
        <w:tc>
          <w:tcPr>
            <w:tcW w:w="2518" w:type="dxa"/>
          </w:tcPr>
          <w:p w14:paraId="7E5602B2" w14:textId="77777777" w:rsidR="00C579BD" w:rsidRPr="008975A5" w:rsidRDefault="00C579BD" w:rsidP="000D5B1A">
            <w:pPr>
              <w:pStyle w:val="TextoPLANETA"/>
              <w:rPr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44B262F8" w14:textId="77777777" w:rsidR="00C579BD" w:rsidRPr="008975A5" w:rsidRDefault="00C579BD" w:rsidP="000D5B1A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La división de números fraccionarios, al igual que la división de números naturales, no cumple ninguna propiedad. </w:t>
            </w:r>
          </w:p>
        </w:tc>
      </w:tr>
    </w:tbl>
    <w:p w14:paraId="2B3094BC" w14:textId="77777777" w:rsidR="00C579BD" w:rsidRDefault="00C579BD" w:rsidP="00415DF0">
      <w:pPr>
        <w:pStyle w:val="TextoPLANETA"/>
      </w:pPr>
    </w:p>
    <w:p w14:paraId="01C6CD49" w14:textId="77777777" w:rsidR="000829AC" w:rsidRDefault="000829AC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1990" w:rsidRPr="00202823" w14:paraId="14CF78C4" w14:textId="77777777" w:rsidTr="00983842">
        <w:tc>
          <w:tcPr>
            <w:tcW w:w="9033" w:type="dxa"/>
            <w:gridSpan w:val="2"/>
            <w:shd w:val="clear" w:color="auto" w:fill="000000" w:themeFill="text1"/>
          </w:tcPr>
          <w:p w14:paraId="42BE2CF5" w14:textId="77777777" w:rsidR="00661990" w:rsidRPr="00202823" w:rsidRDefault="00661990" w:rsidP="00983842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1990" w:rsidRPr="00202823" w14:paraId="64D8C1E9" w14:textId="77777777" w:rsidTr="00983842">
        <w:tc>
          <w:tcPr>
            <w:tcW w:w="2518" w:type="dxa"/>
          </w:tcPr>
          <w:p w14:paraId="7658C5CD" w14:textId="77777777" w:rsidR="00661990" w:rsidRPr="00202823" w:rsidRDefault="00661990" w:rsidP="00983842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46A93811" w14:textId="77777777" w:rsidR="00661990" w:rsidRPr="00202823" w:rsidRDefault="00661990" w:rsidP="00983842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6_REC110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</w:p>
        </w:tc>
      </w:tr>
      <w:tr w:rsidR="00661990" w:rsidRPr="00202823" w14:paraId="1BA85C3A" w14:textId="77777777" w:rsidTr="00983842">
        <w:tc>
          <w:tcPr>
            <w:tcW w:w="2518" w:type="dxa"/>
          </w:tcPr>
          <w:p w14:paraId="6A93EA66" w14:textId="77777777" w:rsidR="00661990" w:rsidRPr="00202823" w:rsidRDefault="00661990" w:rsidP="00983842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47943454" w14:textId="77777777" w:rsidR="00661990" w:rsidRPr="00202823" w:rsidRDefault="00661990" w:rsidP="00983842">
            <w:pPr>
              <w:pStyle w:val="TextoPLANETA"/>
              <w:rPr>
                <w:szCs w:val="24"/>
                <w:lang w:val="es-ES_tradnl"/>
              </w:rPr>
            </w:pPr>
            <w:r w:rsidRPr="00CF1C8B">
              <w:rPr>
                <w:szCs w:val="24"/>
                <w:lang w:val="es-ES_tradnl"/>
              </w:rPr>
              <w:t>La división de fracciones</w:t>
            </w:r>
          </w:p>
        </w:tc>
      </w:tr>
      <w:tr w:rsidR="00661990" w:rsidRPr="00202823" w14:paraId="07ABDEAC" w14:textId="77777777" w:rsidTr="00983842">
        <w:tc>
          <w:tcPr>
            <w:tcW w:w="2518" w:type="dxa"/>
          </w:tcPr>
          <w:p w14:paraId="24E6CB27" w14:textId="77777777" w:rsidR="00661990" w:rsidRPr="00202823" w:rsidRDefault="00661990" w:rsidP="00983842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50C65D8" w14:textId="276A0AA7" w:rsidR="00661990" w:rsidRPr="00202823" w:rsidRDefault="00661990" w:rsidP="00983842">
            <w:pPr>
              <w:pStyle w:val="TextoPLANETA"/>
              <w:rPr>
                <w:szCs w:val="24"/>
                <w:lang w:val="es-ES_tradnl"/>
              </w:rPr>
            </w:pPr>
            <w:r w:rsidRPr="00CF1C8B">
              <w:rPr>
                <w:szCs w:val="24"/>
                <w:lang w:val="es-ES_tradnl"/>
              </w:rPr>
              <w:t>Actividad para aplicar el algoritmo de la división de fracciones</w:t>
            </w:r>
          </w:p>
        </w:tc>
      </w:tr>
    </w:tbl>
    <w:p w14:paraId="678A1FBC" w14:textId="77777777" w:rsidR="00661990" w:rsidRDefault="00661990" w:rsidP="00415DF0">
      <w:pPr>
        <w:pStyle w:val="TextoPLANETA"/>
      </w:pPr>
    </w:p>
    <w:p w14:paraId="38F0526E" w14:textId="77777777" w:rsidR="00661990" w:rsidRDefault="00661990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94671" w:rsidRPr="005F7A19" w14:paraId="1AB51ACD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76970559" w14:textId="77777777" w:rsidR="00094671" w:rsidRPr="005F7A19" w:rsidRDefault="00094671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Profundiza (recurso de exposición)</w:t>
            </w:r>
          </w:p>
        </w:tc>
      </w:tr>
      <w:tr w:rsidR="00094671" w:rsidRPr="005F7A19" w14:paraId="221E30B3" w14:textId="77777777" w:rsidTr="00F74F0F">
        <w:tc>
          <w:tcPr>
            <w:tcW w:w="2518" w:type="dxa"/>
          </w:tcPr>
          <w:p w14:paraId="30D1DA81" w14:textId="77777777" w:rsidR="00094671" w:rsidRPr="005F7A19" w:rsidRDefault="00094671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7DB84AE5" w14:textId="77777777" w:rsidR="00094671" w:rsidRPr="005F7A19" w:rsidRDefault="00094671" w:rsidP="00094671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_REC</w:t>
            </w:r>
            <w:r>
              <w:rPr>
                <w:szCs w:val="24"/>
                <w:lang w:val="es-ES_tradnl"/>
              </w:rPr>
              <w:t>120</w:t>
            </w:r>
            <w:r w:rsidRPr="005F7A19">
              <w:rPr>
                <w:szCs w:val="24"/>
                <w:lang w:val="es-ES_tradnl"/>
              </w:rPr>
              <w:t xml:space="preserve">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094671" w:rsidRPr="005F7A19" w14:paraId="28B54751" w14:textId="77777777" w:rsidTr="00F74F0F">
        <w:tc>
          <w:tcPr>
            <w:tcW w:w="2518" w:type="dxa"/>
          </w:tcPr>
          <w:p w14:paraId="7B3F0017" w14:textId="77777777" w:rsidR="00094671" w:rsidRPr="005F7A19" w:rsidRDefault="00094671" w:rsidP="00F74F0F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3AF373FB" w14:textId="77777777" w:rsidR="00094671" w:rsidRPr="005F7A19" w:rsidRDefault="00094671" w:rsidP="00F74F0F">
            <w:pPr>
              <w:pStyle w:val="TextoPLANETA"/>
              <w:rPr>
                <w:szCs w:val="24"/>
                <w:lang w:val="es-ES_tradnl"/>
              </w:rPr>
            </w:pPr>
            <w:r w:rsidRPr="00094671">
              <w:rPr>
                <w:szCs w:val="24"/>
                <w:lang w:val="es-ES_tradnl"/>
              </w:rPr>
              <w:t>La multiplicación y la división de fracciones</w:t>
            </w:r>
          </w:p>
        </w:tc>
      </w:tr>
      <w:tr w:rsidR="00094671" w:rsidRPr="005F7A19" w14:paraId="51E8AD5A" w14:textId="77777777" w:rsidTr="00F74F0F">
        <w:tc>
          <w:tcPr>
            <w:tcW w:w="2518" w:type="dxa"/>
          </w:tcPr>
          <w:p w14:paraId="4D7DADD1" w14:textId="77777777" w:rsidR="00094671" w:rsidRPr="005F7A19" w:rsidRDefault="00094671" w:rsidP="00F74F0F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6981F806" w14:textId="2A27814F" w:rsidR="00412E0F" w:rsidRPr="00412E0F" w:rsidRDefault="00412E0F" w:rsidP="00412E0F">
            <w:pPr>
              <w:rPr>
                <w:rFonts w:ascii="Arial" w:eastAsia="Times New Roman" w:hAnsi="Arial" w:cs="Arial"/>
                <w:bCs/>
                <w:color w:val="000000"/>
                <w:lang w:eastAsia="es-ES"/>
              </w:rPr>
            </w:pPr>
            <w:r w:rsidRPr="00412E0F">
              <w:rPr>
                <w:rFonts w:ascii="Arial" w:eastAsia="Times New Roman" w:hAnsi="Arial" w:cs="Arial"/>
                <w:bCs/>
                <w:color w:val="000000"/>
                <w:lang w:eastAsia="es-ES"/>
              </w:rPr>
              <w:t>Interactivo que introduce los conceptos de multiplicación y división de fracciones</w:t>
            </w:r>
          </w:p>
          <w:p w14:paraId="3A14FADC" w14:textId="77777777" w:rsidR="00094671" w:rsidRPr="005F7A19" w:rsidRDefault="00094671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</w:tbl>
    <w:p w14:paraId="664F30F5" w14:textId="77777777" w:rsidR="000829AC" w:rsidRDefault="000829AC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5BF9" w:rsidRPr="00202823" w14:paraId="7389E05C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071609FD" w14:textId="77777777" w:rsidR="00DA5BF9" w:rsidRPr="00202823" w:rsidRDefault="00DA5BF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DA5BF9" w:rsidRPr="00202823" w14:paraId="334B69EE" w14:textId="77777777" w:rsidTr="00F74F0F">
        <w:tc>
          <w:tcPr>
            <w:tcW w:w="2518" w:type="dxa"/>
          </w:tcPr>
          <w:p w14:paraId="0B712522" w14:textId="77777777" w:rsidR="00DA5BF9" w:rsidRPr="00202823" w:rsidRDefault="00DA5BF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EAA38A2" w14:textId="77777777" w:rsidR="00DA5BF9" w:rsidRPr="00202823" w:rsidRDefault="00DA5BF9" w:rsidP="00DA5BF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6_REC130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DA5BF9" w:rsidRPr="00202823" w14:paraId="091A271E" w14:textId="77777777" w:rsidTr="00F74F0F">
        <w:tc>
          <w:tcPr>
            <w:tcW w:w="2518" w:type="dxa"/>
          </w:tcPr>
          <w:p w14:paraId="6F2BA972" w14:textId="77777777" w:rsidR="00DA5BF9" w:rsidRPr="00202823" w:rsidRDefault="00DA5BF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79108062" w14:textId="77777777" w:rsidR="00DA5BF9" w:rsidRPr="00202823" w:rsidRDefault="00DA5BF9" w:rsidP="00F74F0F">
            <w:pPr>
              <w:pStyle w:val="TextoPLANETA"/>
              <w:rPr>
                <w:szCs w:val="24"/>
                <w:lang w:val="es-ES_tradnl"/>
              </w:rPr>
            </w:pPr>
            <w:r w:rsidRPr="00DA5BF9">
              <w:rPr>
                <w:szCs w:val="24"/>
                <w:lang w:val="es-ES_tradnl"/>
              </w:rPr>
              <w:t xml:space="preserve">Practica la multiplicación y </w:t>
            </w:r>
            <w:ins w:id="21" w:author="mercyranjel" w:date="2015-12-03T13:57:00Z">
              <w:r w:rsidR="00B117B2">
                <w:rPr>
                  <w:szCs w:val="24"/>
                  <w:lang w:val="es-ES_tradnl"/>
                </w:rPr>
                <w:t xml:space="preserve">la </w:t>
              </w:r>
            </w:ins>
            <w:r w:rsidRPr="00DA5BF9">
              <w:rPr>
                <w:szCs w:val="24"/>
                <w:lang w:val="es-ES_tradnl"/>
              </w:rPr>
              <w:t>división de fracciones</w:t>
            </w:r>
          </w:p>
        </w:tc>
      </w:tr>
      <w:tr w:rsidR="00DA5BF9" w:rsidRPr="00202823" w14:paraId="77852CFE" w14:textId="77777777" w:rsidTr="00F74F0F">
        <w:tc>
          <w:tcPr>
            <w:tcW w:w="2518" w:type="dxa"/>
          </w:tcPr>
          <w:p w14:paraId="4B5B5296" w14:textId="77777777" w:rsidR="00DA5BF9" w:rsidRPr="00202823" w:rsidRDefault="00DA5BF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097C102C" w14:textId="489888F8" w:rsidR="00DA5BF9" w:rsidRPr="00202823" w:rsidRDefault="003D2368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Actividades</w:t>
            </w:r>
            <w:r w:rsidR="00DA5BF9" w:rsidRPr="00DA5BF9">
              <w:rPr>
                <w:szCs w:val="24"/>
                <w:lang w:val="es-ES_tradnl"/>
              </w:rPr>
              <w:t xml:space="preserve"> para practicar la multiplicación y </w:t>
            </w:r>
            <w:ins w:id="22" w:author="mercyranjel" w:date="2015-12-03T13:57:00Z">
              <w:r w:rsidR="00B117B2">
                <w:rPr>
                  <w:szCs w:val="24"/>
                  <w:lang w:val="es-ES_tradnl"/>
                </w:rPr>
                <w:t xml:space="preserve">la </w:t>
              </w:r>
            </w:ins>
            <w:r w:rsidR="00DA5BF9" w:rsidRPr="00DA5BF9">
              <w:rPr>
                <w:szCs w:val="24"/>
                <w:lang w:val="es-ES_tradnl"/>
              </w:rPr>
              <w:t>división de fracciones</w:t>
            </w:r>
          </w:p>
        </w:tc>
      </w:tr>
    </w:tbl>
    <w:p w14:paraId="4B1BF147" w14:textId="77777777" w:rsidR="00DA5BF9" w:rsidRDefault="00DA5BF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B7F88" w:rsidRPr="00202823" w14:paraId="573E445A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0A0404F1" w14:textId="77777777" w:rsidR="002B7F88" w:rsidRPr="00202823" w:rsidRDefault="002B7F88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2B7F88" w:rsidRPr="00202823" w14:paraId="4B683AE9" w14:textId="77777777" w:rsidTr="00F74F0F">
        <w:tc>
          <w:tcPr>
            <w:tcW w:w="2518" w:type="dxa"/>
          </w:tcPr>
          <w:p w14:paraId="0AD11062" w14:textId="77777777" w:rsidR="002B7F88" w:rsidRPr="00202823" w:rsidRDefault="002B7F88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16E315B" w14:textId="77777777" w:rsidR="002B7F88" w:rsidRPr="00202823" w:rsidRDefault="002B7F88" w:rsidP="002B7F88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6_REC140 </w:t>
            </w:r>
            <w:r w:rsidRPr="00664AA9">
              <w:rPr>
                <w:szCs w:val="24"/>
                <w:highlight w:val="magenta"/>
                <w:lang w:val="es-ES_tradnl"/>
              </w:rPr>
              <w:t>(Nuevo</w:t>
            </w:r>
            <w:r w:rsidR="00015B07" w:rsidRPr="00664AA9">
              <w:rPr>
                <w:szCs w:val="24"/>
                <w:highlight w:val="magenta"/>
                <w:lang w:val="es-ES_tradnl"/>
              </w:rPr>
              <w:t>)</w:t>
            </w:r>
            <w:r w:rsidR="00015B07">
              <w:rPr>
                <w:szCs w:val="24"/>
                <w:lang w:val="es-ES_tradnl"/>
              </w:rPr>
              <w:t>-</w:t>
            </w:r>
            <w:r w:rsidR="00015B07" w:rsidRPr="00664AA9">
              <w:rPr>
                <w:b/>
                <w:color w:val="FFFFFF" w:themeColor="background1"/>
                <w:szCs w:val="24"/>
                <w:highlight w:val="blue"/>
                <w:lang w:val="es-ES_tradnl"/>
              </w:rPr>
              <w:t>(NO APARECE EN EL CUADERNO DEL ESTUDIANTE)</w:t>
            </w:r>
          </w:p>
        </w:tc>
      </w:tr>
      <w:tr w:rsidR="002B7F88" w:rsidRPr="00202823" w14:paraId="65E5B49D" w14:textId="77777777" w:rsidTr="00F74F0F">
        <w:tc>
          <w:tcPr>
            <w:tcW w:w="2518" w:type="dxa"/>
          </w:tcPr>
          <w:p w14:paraId="78A8E817" w14:textId="77777777" w:rsidR="002B7F88" w:rsidRPr="00202823" w:rsidRDefault="002B7F88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02DCA655" w14:textId="32D13915" w:rsidR="002B7F88" w:rsidRPr="00202823" w:rsidRDefault="002B7F88" w:rsidP="0049088F">
            <w:pPr>
              <w:pStyle w:val="TextoPLANETA"/>
              <w:rPr>
                <w:szCs w:val="24"/>
                <w:lang w:val="es-ES_tradnl"/>
              </w:rPr>
            </w:pPr>
            <w:r w:rsidRPr="002B7F88">
              <w:rPr>
                <w:szCs w:val="24"/>
                <w:lang w:val="es-ES_tradnl"/>
              </w:rPr>
              <w:t>Completa expresiones con fracciones</w:t>
            </w:r>
          </w:p>
        </w:tc>
      </w:tr>
      <w:tr w:rsidR="002B7F88" w:rsidRPr="00202823" w14:paraId="5013C950" w14:textId="77777777" w:rsidTr="00F74F0F">
        <w:tc>
          <w:tcPr>
            <w:tcW w:w="2518" w:type="dxa"/>
          </w:tcPr>
          <w:p w14:paraId="384ECB8C" w14:textId="77777777" w:rsidR="002B7F88" w:rsidRPr="00202823" w:rsidRDefault="002B7F88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1E3828A" w14:textId="1ECB60B2" w:rsidR="002B7F88" w:rsidRPr="00202823" w:rsidRDefault="002B7F88" w:rsidP="00F74F0F">
            <w:pPr>
              <w:pStyle w:val="TextoPLANETA"/>
              <w:rPr>
                <w:szCs w:val="24"/>
                <w:lang w:val="es-ES_tradnl"/>
              </w:rPr>
            </w:pPr>
            <w:r w:rsidRPr="002B7F88">
              <w:rPr>
                <w:szCs w:val="24"/>
                <w:lang w:val="es-ES_tradnl"/>
              </w:rPr>
              <w:t>Actividad para determinar términos desconocidos en operaciones con fracciones</w:t>
            </w:r>
          </w:p>
        </w:tc>
      </w:tr>
    </w:tbl>
    <w:p w14:paraId="221EF275" w14:textId="77777777" w:rsidR="000829AC" w:rsidRDefault="000829AC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15B07" w:rsidRPr="00202823" w14:paraId="258C4156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184837AA" w14:textId="77777777" w:rsidR="00015B07" w:rsidRPr="00202823" w:rsidRDefault="00015B07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015B07" w:rsidRPr="00202823" w14:paraId="5BA9D8B3" w14:textId="77777777" w:rsidTr="00F74F0F">
        <w:tc>
          <w:tcPr>
            <w:tcW w:w="2518" w:type="dxa"/>
          </w:tcPr>
          <w:p w14:paraId="10B34C26" w14:textId="77777777" w:rsidR="00015B07" w:rsidRPr="00202823" w:rsidRDefault="00015B07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497D015B" w14:textId="77777777" w:rsidR="00015B07" w:rsidRPr="00202823" w:rsidRDefault="00015B07" w:rsidP="00015B07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6_REC150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015B07" w:rsidRPr="00202823" w14:paraId="7E8729D8" w14:textId="77777777" w:rsidTr="00F74F0F">
        <w:tc>
          <w:tcPr>
            <w:tcW w:w="2518" w:type="dxa"/>
          </w:tcPr>
          <w:p w14:paraId="1DEB204C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6042D235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015B07">
              <w:rPr>
                <w:szCs w:val="24"/>
                <w:lang w:val="es-ES_tradnl"/>
              </w:rPr>
              <w:t>Resuelve problemas con fracciones</w:t>
            </w:r>
          </w:p>
        </w:tc>
      </w:tr>
      <w:tr w:rsidR="00015B07" w:rsidRPr="00202823" w14:paraId="6BA90D1B" w14:textId="77777777" w:rsidTr="00F74F0F">
        <w:tc>
          <w:tcPr>
            <w:tcW w:w="2518" w:type="dxa"/>
          </w:tcPr>
          <w:p w14:paraId="225D4792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6F8F6881" w14:textId="7B4954E4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015B07">
              <w:rPr>
                <w:szCs w:val="24"/>
                <w:lang w:val="es-ES_tradnl"/>
              </w:rPr>
              <w:t>Actividad para resolver problemas con fracciones</w:t>
            </w:r>
          </w:p>
        </w:tc>
      </w:tr>
    </w:tbl>
    <w:p w14:paraId="4F68A28B" w14:textId="77777777" w:rsidR="00015B07" w:rsidRDefault="00015B07" w:rsidP="00415DF0">
      <w:pPr>
        <w:pStyle w:val="TextoPLANETA"/>
      </w:pPr>
    </w:p>
    <w:p w14:paraId="7C309153" w14:textId="77777777" w:rsidR="000829AC" w:rsidRDefault="000829AC" w:rsidP="00415DF0">
      <w:pPr>
        <w:pStyle w:val="TextoPLANETA"/>
      </w:pPr>
    </w:p>
    <w:p w14:paraId="6E440D64" w14:textId="77777777" w:rsidR="00015B07" w:rsidRDefault="00015B07" w:rsidP="00015B07">
      <w:pPr>
        <w:pStyle w:val="Seccin2PLANETA"/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t>3.1 Consolidación</w:t>
      </w:r>
    </w:p>
    <w:p w14:paraId="43C2B96D" w14:textId="77777777" w:rsidR="00015B07" w:rsidRDefault="00015B07" w:rsidP="00015B07">
      <w:pPr>
        <w:pStyle w:val="TextoPLANETA"/>
      </w:pPr>
    </w:p>
    <w:p w14:paraId="20506D6E" w14:textId="77777777" w:rsidR="00015B07" w:rsidRDefault="00015B07" w:rsidP="00015B07">
      <w:pPr>
        <w:pStyle w:val="TextoPLANETA"/>
      </w:pPr>
      <w:r>
        <w:t>Actividades para afianzar lo que has aprendido en esta sección.</w:t>
      </w:r>
    </w:p>
    <w:p w14:paraId="4882DED7" w14:textId="77777777" w:rsidR="00015B07" w:rsidRDefault="00015B07" w:rsidP="00015B07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15B07" w:rsidRPr="00202823" w14:paraId="5A4C4A1E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5FABBBB0" w14:textId="77777777" w:rsidR="00015B07" w:rsidRPr="00202823" w:rsidRDefault="00015B07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015B07" w:rsidRPr="00202823" w14:paraId="4531E9B8" w14:textId="77777777" w:rsidTr="00F74F0F">
        <w:tc>
          <w:tcPr>
            <w:tcW w:w="2518" w:type="dxa"/>
          </w:tcPr>
          <w:p w14:paraId="3BC4526A" w14:textId="77777777" w:rsidR="00015B07" w:rsidRPr="00202823" w:rsidRDefault="00015B07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759A8D76" w14:textId="77777777" w:rsidR="00015B07" w:rsidRPr="00202823" w:rsidRDefault="00015B07" w:rsidP="00015B07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6_REC160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015B07" w:rsidRPr="00202823" w14:paraId="0320224F" w14:textId="77777777" w:rsidTr="00F74F0F">
        <w:tc>
          <w:tcPr>
            <w:tcW w:w="2518" w:type="dxa"/>
          </w:tcPr>
          <w:p w14:paraId="26E00971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7BD70678" w14:textId="77777777" w:rsidR="00015B07" w:rsidRPr="00202823" w:rsidRDefault="00B83FCF" w:rsidP="00B83FCF">
            <w:pPr>
              <w:pStyle w:val="TextoPLANETA"/>
              <w:rPr>
                <w:szCs w:val="24"/>
                <w:lang w:val="es-ES_tradnl"/>
              </w:rPr>
            </w:pPr>
            <w:r w:rsidRPr="00B83FCF">
              <w:rPr>
                <w:szCs w:val="24"/>
                <w:lang w:val="es-ES_tradnl"/>
              </w:rPr>
              <w:t>Refuerza tu aprendizaje</w:t>
            </w:r>
            <w:r>
              <w:rPr>
                <w:szCs w:val="24"/>
                <w:lang w:val="es-ES_tradnl"/>
              </w:rPr>
              <w:t>:</w:t>
            </w:r>
            <w:r w:rsidRPr="00B83FCF">
              <w:rPr>
                <w:szCs w:val="24"/>
                <w:lang w:val="es-ES_tradnl"/>
              </w:rPr>
              <w:t xml:space="preserve"> La división de fracciones</w:t>
            </w:r>
          </w:p>
        </w:tc>
      </w:tr>
      <w:tr w:rsidR="00015B07" w:rsidRPr="00202823" w14:paraId="2E109933" w14:textId="77777777" w:rsidTr="00F74F0F">
        <w:tc>
          <w:tcPr>
            <w:tcW w:w="2518" w:type="dxa"/>
          </w:tcPr>
          <w:p w14:paraId="02D0D5CB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20A67CDB" w14:textId="474AB2ED" w:rsidR="00015B07" w:rsidRPr="00202823" w:rsidRDefault="00B83FCF" w:rsidP="00F74F0F">
            <w:pPr>
              <w:pStyle w:val="TextoPLANETA"/>
              <w:rPr>
                <w:szCs w:val="24"/>
                <w:lang w:val="es-ES_tradnl"/>
              </w:rPr>
            </w:pPr>
            <w:r w:rsidRPr="00B83FCF">
              <w:rPr>
                <w:szCs w:val="24"/>
                <w:lang w:val="es-ES_tradnl"/>
              </w:rPr>
              <w:t>Actividades sobre La división de fracciones</w:t>
            </w:r>
          </w:p>
        </w:tc>
      </w:tr>
    </w:tbl>
    <w:p w14:paraId="4DD1FBD7" w14:textId="77777777" w:rsidR="00015B07" w:rsidRDefault="00015B07" w:rsidP="00015B07">
      <w:pPr>
        <w:pStyle w:val="TextoPLANETA"/>
      </w:pPr>
    </w:p>
    <w:p w14:paraId="0BB7376F" w14:textId="77777777" w:rsidR="000829AC" w:rsidRDefault="000829AC" w:rsidP="00415DF0">
      <w:pPr>
        <w:pStyle w:val="TextoPLANETA"/>
      </w:pPr>
    </w:p>
    <w:p w14:paraId="0ED64603" w14:textId="77777777" w:rsidR="00B83FCF" w:rsidRDefault="00B83FCF" w:rsidP="00415DF0">
      <w:pPr>
        <w:pStyle w:val="TextoPLANETA"/>
      </w:pPr>
    </w:p>
    <w:p w14:paraId="4D48ACC4" w14:textId="77777777" w:rsidR="00AB7AE4" w:rsidRPr="00FE2326" w:rsidRDefault="00AB7AE4" w:rsidP="00AB7AE4">
      <w:pPr>
        <w:pStyle w:val="Seccin1PLANETA"/>
      </w:pPr>
      <w:r w:rsidRPr="00FE2326">
        <w:rPr>
          <w:highlight w:val="yellow"/>
        </w:rPr>
        <w:t>[SECCIÓN 1]</w:t>
      </w:r>
      <w:r w:rsidRPr="00FE2326">
        <w:t xml:space="preserve"> </w:t>
      </w:r>
      <w:r>
        <w:t>4</w:t>
      </w:r>
      <w:r w:rsidRPr="00FE2326">
        <w:t xml:space="preserve"> </w:t>
      </w:r>
      <w:r>
        <w:t>Los polinomios aritméticos con fracciones</w:t>
      </w:r>
    </w:p>
    <w:p w14:paraId="7818C693" w14:textId="77777777" w:rsidR="00B83FCF" w:rsidRDefault="00B83FCF" w:rsidP="00415DF0">
      <w:pPr>
        <w:pStyle w:val="TextoPLANETA"/>
      </w:pPr>
    </w:p>
    <w:p w14:paraId="6986DA67" w14:textId="77777777" w:rsidR="00F74F0F" w:rsidRDefault="00F74F0F" w:rsidP="00415DF0">
      <w:pPr>
        <w:pStyle w:val="TextoPLANETA"/>
      </w:pPr>
      <w:r>
        <w:t xml:space="preserve">Un </w:t>
      </w:r>
      <w:r w:rsidRPr="003D2368">
        <w:rPr>
          <w:b/>
        </w:rPr>
        <w:t>polinomio</w:t>
      </w:r>
      <w:r>
        <w:t xml:space="preserve"> </w:t>
      </w:r>
      <w:r w:rsidRPr="003D2368">
        <w:rPr>
          <w:b/>
        </w:rPr>
        <w:t>aritmético</w:t>
      </w:r>
      <w:r>
        <w:t xml:space="preserve"> es una expresión matemática </w:t>
      </w:r>
      <w:ins w:id="23" w:author="mercyranjel" w:date="2015-12-03T13:58:00Z">
        <w:r w:rsidR="00B117B2">
          <w:t xml:space="preserve">en la que </w:t>
        </w:r>
      </w:ins>
      <w:r>
        <w:t>se relacionan por medio de la adición, la sustracción, la multiplicación o la división</w:t>
      </w:r>
      <w:ins w:id="24" w:author="mercyranjel" w:date="2015-12-03T13:58:00Z">
        <w:r w:rsidR="00B117B2">
          <w:t>,</w:t>
        </w:r>
      </w:ins>
      <w:r>
        <w:t xml:space="preserve"> dos o más números. </w:t>
      </w:r>
    </w:p>
    <w:p w14:paraId="75759BEC" w14:textId="77777777" w:rsidR="00F74F0F" w:rsidRDefault="00F74F0F" w:rsidP="00415DF0">
      <w:pPr>
        <w:pStyle w:val="TextoPLANETA"/>
      </w:pPr>
    </w:p>
    <w:p w14:paraId="3BEBAC43" w14:textId="77777777" w:rsidR="00F74F0F" w:rsidRDefault="004559D3" w:rsidP="00415DF0">
      <w:pPr>
        <w:pStyle w:val="TextoPLANETA"/>
      </w:pPr>
      <w:r>
        <w:t>E</w:t>
      </w:r>
      <w:r w:rsidR="00F74F0F">
        <w:t xml:space="preserve">l siguiente es un polinomio aritmético </w:t>
      </w:r>
      <w:ins w:id="25" w:author="mercyranjel" w:date="2015-12-03T13:58:00Z">
        <w:r w:rsidR="00B117B2">
          <w:t xml:space="preserve">en el que </w:t>
        </w:r>
      </w:ins>
      <w:r w:rsidR="00F74F0F">
        <w:t xml:space="preserve">se relacionan números naturales y </w:t>
      </w:r>
      <w:r w:rsidR="003E0C59">
        <w:t>fraccione</w:t>
      </w:r>
      <w:r w:rsidR="00F74F0F">
        <w:t>s por medio de las cuatro operaciones básicas</w:t>
      </w:r>
      <w:ins w:id="26" w:author="mercyranjel" w:date="2015-12-03T13:58:00Z">
        <w:r w:rsidR="00B117B2">
          <w:t>.</w:t>
        </w:r>
      </w:ins>
    </w:p>
    <w:p w14:paraId="5B3C662C" w14:textId="77777777" w:rsidR="00F74F0F" w:rsidRDefault="00F74F0F" w:rsidP="00415DF0">
      <w:pPr>
        <w:pStyle w:val="TextoPLANETA"/>
      </w:pPr>
    </w:p>
    <w:p w14:paraId="37288C0A" w14:textId="7D38D0D1" w:rsidR="00F74F0F" w:rsidRDefault="00E9406F" w:rsidP="00F74F0F">
      <w:pPr>
        <w:pStyle w:val="TextoPLANETA"/>
        <w:jc w:val="center"/>
      </w:pPr>
      <w:r w:rsidRPr="00E9406F">
        <w:t>MA_06_06_023</w:t>
      </w:r>
    </w:p>
    <w:p w14:paraId="29911E3F" w14:textId="77777777" w:rsidR="00AB7AE4" w:rsidRDefault="00AB7AE4" w:rsidP="00415DF0">
      <w:pPr>
        <w:pStyle w:val="TextoPLANETA"/>
      </w:pPr>
    </w:p>
    <w:p w14:paraId="3F421CB8" w14:textId="77777777" w:rsidR="005C44F9" w:rsidRDefault="005C44F9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559D3" w:rsidRPr="004559D3" w14:paraId="581BB01B" w14:textId="77777777" w:rsidTr="00A31FC9">
        <w:tc>
          <w:tcPr>
            <w:tcW w:w="8978" w:type="dxa"/>
            <w:gridSpan w:val="2"/>
            <w:shd w:val="clear" w:color="auto" w:fill="000000" w:themeFill="text1"/>
          </w:tcPr>
          <w:p w14:paraId="6654A3C5" w14:textId="77777777" w:rsidR="004559D3" w:rsidRPr="004559D3" w:rsidRDefault="004559D3" w:rsidP="004559D3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4559D3">
              <w:rPr>
                <w:b/>
                <w:szCs w:val="24"/>
                <w:lang w:val="es-ES_tradnl"/>
              </w:rPr>
              <w:lastRenderedPageBreak/>
              <w:t>Recuerda</w:t>
            </w:r>
          </w:p>
        </w:tc>
      </w:tr>
      <w:tr w:rsidR="004559D3" w:rsidRPr="004559D3" w14:paraId="059E4C91" w14:textId="77777777" w:rsidTr="00A31FC9">
        <w:tc>
          <w:tcPr>
            <w:tcW w:w="2518" w:type="dxa"/>
          </w:tcPr>
          <w:p w14:paraId="393FD918" w14:textId="77777777" w:rsidR="004559D3" w:rsidRPr="004559D3" w:rsidRDefault="004559D3" w:rsidP="004559D3">
            <w:pPr>
              <w:pStyle w:val="TextoPLANETA"/>
              <w:rPr>
                <w:b/>
                <w:szCs w:val="24"/>
                <w:lang w:val="es-ES_tradnl"/>
              </w:rPr>
            </w:pPr>
            <w:r w:rsidRPr="004559D3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61784D07" w14:textId="77777777" w:rsid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  <w:r w:rsidRPr="004559D3">
              <w:rPr>
                <w:szCs w:val="24"/>
                <w:lang w:val="es-ES_tradnl"/>
              </w:rPr>
              <w:t>Para resolver</w:t>
            </w:r>
            <w:r w:rsidR="003E0C59">
              <w:rPr>
                <w:szCs w:val="24"/>
                <w:lang w:val="es-ES_tradnl"/>
              </w:rPr>
              <w:t xml:space="preserve"> un polinomio aritmético</w:t>
            </w:r>
            <w:r w:rsidRPr="004559D3">
              <w:rPr>
                <w:szCs w:val="24"/>
                <w:lang w:val="es-ES_tradnl"/>
              </w:rPr>
              <w:t xml:space="preserve"> se debe </w:t>
            </w:r>
            <w:r w:rsidR="003E0C59">
              <w:rPr>
                <w:szCs w:val="24"/>
                <w:lang w:val="es-ES_tradnl"/>
              </w:rPr>
              <w:t xml:space="preserve">respetar el orden </w:t>
            </w:r>
            <w:ins w:id="27" w:author="mercyranjel" w:date="2015-12-03T13:58:00Z">
              <w:r w:rsidR="00B117B2">
                <w:rPr>
                  <w:szCs w:val="24"/>
                  <w:lang w:val="es-ES_tradnl"/>
                </w:rPr>
                <w:t xml:space="preserve">de </w:t>
              </w:r>
            </w:ins>
            <w:r w:rsidR="003E0C59">
              <w:rPr>
                <w:szCs w:val="24"/>
                <w:lang w:val="es-ES_tradnl"/>
              </w:rPr>
              <w:t>las</w:t>
            </w:r>
            <w:r w:rsidR="006C4119">
              <w:rPr>
                <w:szCs w:val="24"/>
                <w:lang w:val="es-ES_tradnl"/>
              </w:rPr>
              <w:t xml:space="preserve"> operaciones y aplicar el siguiente proceso</w:t>
            </w:r>
            <w:ins w:id="28" w:author="mercyranjel" w:date="2015-12-03T13:58:00Z">
              <w:r w:rsidR="00B117B2">
                <w:rPr>
                  <w:szCs w:val="24"/>
                  <w:lang w:val="es-ES_tradnl"/>
                </w:rPr>
                <w:t>.</w:t>
              </w:r>
            </w:ins>
          </w:p>
          <w:p w14:paraId="5F2FE12E" w14:textId="77777777" w:rsid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</w:p>
          <w:p w14:paraId="4ADE812B" w14:textId="77777777" w:rsid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1. Desarrollar las operaciones entre paréntesis, corchetes y llaves. </w:t>
            </w:r>
          </w:p>
          <w:p w14:paraId="550E3832" w14:textId="77777777" w:rsid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2. Calcular productos y cocientes. </w:t>
            </w:r>
          </w:p>
          <w:p w14:paraId="1D8EAD62" w14:textId="77777777" w:rsidR="004559D3" w:rsidRP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3. Efectuar adiciones y sustracciones. </w:t>
            </w:r>
          </w:p>
        </w:tc>
      </w:tr>
    </w:tbl>
    <w:p w14:paraId="24EC007D" w14:textId="77777777" w:rsidR="004559D3" w:rsidRDefault="004559D3" w:rsidP="005C44F9">
      <w:pPr>
        <w:pStyle w:val="TextoPLANETA"/>
      </w:pPr>
    </w:p>
    <w:p w14:paraId="0CDB7C87" w14:textId="77777777" w:rsidR="004559D3" w:rsidRDefault="003E0C59" w:rsidP="005C44F9">
      <w:pPr>
        <w:pStyle w:val="TextoPLANETA"/>
      </w:pPr>
      <w:r>
        <w:t xml:space="preserve">El siguiente es el proceso </w:t>
      </w:r>
      <w:r w:rsidR="006C4119">
        <w:t>para solucionar</w:t>
      </w:r>
      <w:r w:rsidR="008B02A3">
        <w:t xml:space="preserve"> el polinomio aritm</w:t>
      </w:r>
      <w:r w:rsidR="004A2C4B">
        <w:t xml:space="preserve">ético </w:t>
      </w:r>
      <w:ins w:id="29" w:author="mercyranjel" w:date="2015-12-03T13:59:00Z">
        <w:r w:rsidR="00B117B2">
          <w:t>que se propuso.</w:t>
        </w:r>
      </w:ins>
    </w:p>
    <w:p w14:paraId="5B44F499" w14:textId="77777777" w:rsidR="004A2C4B" w:rsidRDefault="004A2C4B" w:rsidP="005C44F9">
      <w:pPr>
        <w:pStyle w:val="TextoPLANETA"/>
      </w:pPr>
    </w:p>
    <w:p w14:paraId="12D31722" w14:textId="20C2C219" w:rsidR="004559D3" w:rsidRDefault="006C4119" w:rsidP="005C44F9">
      <w:pPr>
        <w:pStyle w:val="TextoPLANETA"/>
      </w:pPr>
      <w:r w:rsidRPr="006C4119">
        <w:rPr>
          <w:b/>
        </w:rPr>
        <w:t>Primero</w:t>
      </w:r>
      <w:r>
        <w:t>: s</w:t>
      </w:r>
      <w:r w:rsidR="004A2C4B">
        <w:t xml:space="preserve">e desarrollan las operaciones que se encuentran </w:t>
      </w:r>
      <w:r>
        <w:t>en el</w:t>
      </w:r>
      <w:r w:rsidR="004A2C4B">
        <w:t xml:space="preserve"> interior de los paréntesis. </w:t>
      </w:r>
    </w:p>
    <w:p w14:paraId="472B25DA" w14:textId="77777777" w:rsidR="004A2C4B" w:rsidRDefault="004A2C4B" w:rsidP="005C44F9">
      <w:pPr>
        <w:pStyle w:val="TextoPLANETA"/>
      </w:pPr>
    </w:p>
    <w:p w14:paraId="5D58065E" w14:textId="70EBCA74" w:rsidR="004A2C4B" w:rsidRDefault="00E9406F" w:rsidP="00B50494">
      <w:pPr>
        <w:pStyle w:val="TextoPLANETA"/>
        <w:jc w:val="center"/>
      </w:pPr>
      <w:r w:rsidRPr="00E9406F">
        <w:t>MA_06_06_024</w:t>
      </w:r>
    </w:p>
    <w:p w14:paraId="14F92CC0" w14:textId="77777777" w:rsidR="00CF7CEA" w:rsidRDefault="00CF7CEA" w:rsidP="00B50494">
      <w:pPr>
        <w:pStyle w:val="TextoPLANETA"/>
        <w:jc w:val="center"/>
      </w:pPr>
    </w:p>
    <w:p w14:paraId="36368B1B" w14:textId="77777777" w:rsidR="00B50494" w:rsidRDefault="006C4119" w:rsidP="00B50494">
      <w:pPr>
        <w:pStyle w:val="TextoPLANETA"/>
      </w:pPr>
      <w:r w:rsidRPr="006C4119">
        <w:rPr>
          <w:b/>
        </w:rPr>
        <w:t>Segundo</w:t>
      </w:r>
      <w:r>
        <w:t xml:space="preserve">: </w:t>
      </w:r>
      <w:r w:rsidR="00B50494">
        <w:t xml:space="preserve">se desarrollan las operaciones que están </w:t>
      </w:r>
      <w:r w:rsidR="003D2368">
        <w:t xml:space="preserve">dentro de las llaves cuadradas </w:t>
      </w:r>
      <w:r w:rsidR="00B50494">
        <w:t>cumpliendo el orden jerárquico, es decir, primero las multiplicaciones o divisiones que se encuentren de izquierda a derecha.</w:t>
      </w:r>
    </w:p>
    <w:p w14:paraId="65835DFA" w14:textId="77777777" w:rsidR="00B50494" w:rsidRDefault="00B50494" w:rsidP="00B50494">
      <w:pPr>
        <w:pStyle w:val="TextoPLANETA"/>
      </w:pPr>
    </w:p>
    <w:p w14:paraId="7BB9317C" w14:textId="2320251F" w:rsidR="00B50494" w:rsidRDefault="00B50494" w:rsidP="00CF7CEA">
      <w:pPr>
        <w:pStyle w:val="TextoPLANETA"/>
        <w:jc w:val="center"/>
      </w:pPr>
    </w:p>
    <w:p w14:paraId="07ED6462" w14:textId="10515AA7" w:rsidR="00CF7CEA" w:rsidRDefault="00E9406F" w:rsidP="00E9406F">
      <w:pPr>
        <w:pStyle w:val="TextoPLANETA"/>
        <w:jc w:val="center"/>
      </w:pPr>
      <w:r w:rsidRPr="00E9406F">
        <w:t>MA_06_06_025</w:t>
      </w:r>
    </w:p>
    <w:p w14:paraId="3930C803" w14:textId="77777777" w:rsidR="00CF7CEA" w:rsidRDefault="00CF7CEA" w:rsidP="00CF7CEA">
      <w:pPr>
        <w:pStyle w:val="TextoPLANETA"/>
      </w:pPr>
    </w:p>
    <w:p w14:paraId="1F75EEB6" w14:textId="77777777" w:rsidR="00CF7CEA" w:rsidRDefault="00CF7CEA" w:rsidP="00CF7CEA">
      <w:pPr>
        <w:pStyle w:val="TextoPLANETA"/>
      </w:pPr>
      <w:r>
        <w:t xml:space="preserve">Luego, las adiciones o sustracciones que se encuentran dentro de las llaves cuadradas. </w:t>
      </w:r>
    </w:p>
    <w:p w14:paraId="0A538ADF" w14:textId="77777777" w:rsidR="00CF7CEA" w:rsidRDefault="00CF7CEA" w:rsidP="00CF7CEA">
      <w:pPr>
        <w:pStyle w:val="TextoPLANETA"/>
      </w:pPr>
    </w:p>
    <w:p w14:paraId="42033CD1" w14:textId="037BB363" w:rsidR="00CF7CEA" w:rsidRDefault="00E9406F" w:rsidP="00CF7CEA">
      <w:pPr>
        <w:pStyle w:val="TextoPLANETA"/>
        <w:jc w:val="center"/>
      </w:pPr>
      <w:r w:rsidRPr="00E9406F">
        <w:t>MA_06_06_026</w:t>
      </w:r>
    </w:p>
    <w:p w14:paraId="1140F36C" w14:textId="77777777" w:rsidR="00CF7CEA" w:rsidRDefault="00CF7CEA" w:rsidP="00CF7CEA">
      <w:pPr>
        <w:pStyle w:val="TextoPLANETA"/>
      </w:pPr>
    </w:p>
    <w:p w14:paraId="03C73361" w14:textId="77777777" w:rsidR="00CF7CEA" w:rsidRDefault="006C4119" w:rsidP="00CF7CEA">
      <w:pPr>
        <w:pStyle w:val="TextoPLANETA"/>
      </w:pPr>
      <w:r w:rsidRPr="006C4119">
        <w:rPr>
          <w:b/>
        </w:rPr>
        <w:t>Tercero</w:t>
      </w:r>
      <w:r>
        <w:t>: s</w:t>
      </w:r>
      <w:r w:rsidR="00CF7CEA">
        <w:t xml:space="preserve">e </w:t>
      </w:r>
      <w:r>
        <w:t>resuelven</w:t>
      </w:r>
      <w:r w:rsidR="00CF7CEA">
        <w:t xml:space="preserve"> las operaciones que quedan s</w:t>
      </w:r>
      <w:r>
        <w:t>in paréntesis (llaves o corchetes)</w:t>
      </w:r>
      <w:ins w:id="30" w:author="mercyranjel" w:date="2015-12-03T14:00:00Z">
        <w:r w:rsidR="00B117B2">
          <w:t xml:space="preserve">, </w:t>
        </w:r>
      </w:ins>
      <w:r w:rsidR="00CF7CEA">
        <w:t>siempre siguiendo el orden jerárquico de izquierda a derecha. En este caso:</w:t>
      </w:r>
    </w:p>
    <w:p w14:paraId="0C0ACC1C" w14:textId="77777777" w:rsidR="004A2C4B" w:rsidRDefault="004A2C4B" w:rsidP="005C44F9">
      <w:pPr>
        <w:pStyle w:val="TextoPLANETA"/>
      </w:pPr>
    </w:p>
    <w:p w14:paraId="154506AC" w14:textId="78D4F636" w:rsidR="004A2C4B" w:rsidRDefault="00E9406F" w:rsidP="0062043E">
      <w:pPr>
        <w:pStyle w:val="TextoPLANETA"/>
        <w:jc w:val="center"/>
      </w:pPr>
      <w:r w:rsidRPr="00E9406F">
        <w:t>MA_06_06_027</w:t>
      </w:r>
    </w:p>
    <w:p w14:paraId="141DA651" w14:textId="77777777" w:rsidR="004559D3" w:rsidRDefault="004559D3" w:rsidP="005C44F9">
      <w:pPr>
        <w:pStyle w:val="TextoPLANETA"/>
      </w:pPr>
    </w:p>
    <w:p w14:paraId="50821CE2" w14:textId="77777777" w:rsidR="004559D3" w:rsidRDefault="004559D3" w:rsidP="005C44F9">
      <w:pPr>
        <w:pStyle w:val="TextoPLANETA"/>
      </w:pPr>
    </w:p>
    <w:p w14:paraId="2A9AF16E" w14:textId="77777777" w:rsidR="0062043E" w:rsidRDefault="0062043E" w:rsidP="005C44F9">
      <w:pPr>
        <w:pStyle w:val="TextoPLANETA"/>
      </w:pPr>
      <w:r>
        <w:t xml:space="preserve">Es importante simplificar las </w:t>
      </w:r>
      <w:r w:rsidR="006C4119">
        <w:t>fracciones que resultan en cada paso;</w:t>
      </w:r>
      <w:r>
        <w:t xml:space="preserve"> </w:t>
      </w:r>
      <w:r w:rsidR="006C4119">
        <w:t>este procedimiento</w:t>
      </w:r>
      <w:r>
        <w:t xml:space="preserve"> </w:t>
      </w:r>
      <w:r w:rsidR="006C4119">
        <w:t>facilita la solución del polinomio</w:t>
      </w:r>
      <w:ins w:id="31" w:author="mercyranjel" w:date="2015-12-03T14:00:00Z">
        <w:r w:rsidR="00B117B2">
          <w:t>,</w:t>
        </w:r>
      </w:ins>
      <w:r w:rsidR="006C4119">
        <w:t xml:space="preserve"> pues se opera </w:t>
      </w:r>
      <w:r>
        <w:t xml:space="preserve">con números más pequeños. </w:t>
      </w:r>
    </w:p>
    <w:p w14:paraId="152CCEF2" w14:textId="77777777" w:rsidR="0062043E" w:rsidRDefault="0062043E" w:rsidP="005C44F9">
      <w:pPr>
        <w:pStyle w:val="TextoPLANETA"/>
      </w:pPr>
    </w:p>
    <w:p w14:paraId="730BE66A" w14:textId="3355A96A" w:rsidR="0062043E" w:rsidRDefault="00E9406F" w:rsidP="0062043E">
      <w:pPr>
        <w:pStyle w:val="TextoPLANETA"/>
        <w:jc w:val="center"/>
      </w:pPr>
      <w:r w:rsidRPr="00E9406F">
        <w:t>MA_06_06_028</w:t>
      </w:r>
    </w:p>
    <w:p w14:paraId="2A935BCF" w14:textId="77777777" w:rsidR="0062043E" w:rsidRDefault="0062043E" w:rsidP="0062043E">
      <w:pPr>
        <w:pStyle w:val="TextoPLANETA"/>
      </w:pPr>
    </w:p>
    <w:p w14:paraId="7235CBDE" w14:textId="77777777" w:rsidR="0062043E" w:rsidRDefault="0062043E" w:rsidP="0062043E">
      <w:pPr>
        <w:pStyle w:val="TextoPLANETA"/>
      </w:pPr>
      <w:r>
        <w:t>Es decir</w:t>
      </w:r>
      <w:ins w:id="32" w:author="mercyranjel" w:date="2015-12-03T14:01:00Z">
        <w:r w:rsidR="00B117B2">
          <w:t>,</w:t>
        </w:r>
      </w:ins>
      <w:r>
        <w:t xml:space="preserve"> </w:t>
      </w:r>
      <w:r w:rsidR="007173B7">
        <w:t>al solucionar el polinomio aritmético se obtuvo</w:t>
      </w:r>
      <w:r>
        <w:t xml:space="preserve">: </w:t>
      </w:r>
    </w:p>
    <w:p w14:paraId="14DB0248" w14:textId="77777777" w:rsidR="0062043E" w:rsidRDefault="0062043E" w:rsidP="0062043E">
      <w:pPr>
        <w:pStyle w:val="TextoPLANETA"/>
      </w:pPr>
    </w:p>
    <w:p w14:paraId="30F336BC" w14:textId="1F56C958" w:rsidR="0062043E" w:rsidRDefault="00E9406F" w:rsidP="0062043E">
      <w:pPr>
        <w:pStyle w:val="TextoPLANETA"/>
        <w:jc w:val="center"/>
      </w:pPr>
      <w:r w:rsidRPr="00E9406F">
        <w:t>MA_06_06_029</w:t>
      </w:r>
    </w:p>
    <w:p w14:paraId="7D879512" w14:textId="77777777" w:rsidR="00EA1A85" w:rsidRDefault="00EA1A85" w:rsidP="00EA1A85">
      <w:pPr>
        <w:pStyle w:val="TextoPLANETA"/>
      </w:pPr>
    </w:p>
    <w:p w14:paraId="556EDE61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17FFAF67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19561F69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30F377FD" w14:textId="77777777" w:rsidTr="00A31FC9">
        <w:tc>
          <w:tcPr>
            <w:tcW w:w="2518" w:type="dxa"/>
          </w:tcPr>
          <w:p w14:paraId="46F8B4FF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E44656A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170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EA1A85" w:rsidRPr="00FE2326" w14:paraId="190B6322" w14:textId="77777777" w:rsidTr="00A31FC9">
        <w:tc>
          <w:tcPr>
            <w:tcW w:w="2518" w:type="dxa"/>
          </w:tcPr>
          <w:p w14:paraId="074EEEA5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A25D939" w14:textId="77777777" w:rsidR="00EA1A85" w:rsidRPr="00FE2326" w:rsidRDefault="007211E6" w:rsidP="00A31FC9">
            <w:pPr>
              <w:rPr>
                <w:rFonts w:ascii="Arial" w:hAnsi="Arial" w:cs="Arial"/>
                <w:color w:val="000000"/>
              </w:rPr>
            </w:pPr>
            <w:r w:rsidRPr="007211E6">
              <w:rPr>
                <w:rFonts w:ascii="Arial" w:hAnsi="Arial" w:cs="Arial"/>
                <w:color w:val="000000"/>
              </w:rPr>
              <w:t>Practica operaciones combinadas</w:t>
            </w:r>
          </w:p>
        </w:tc>
      </w:tr>
      <w:tr w:rsidR="00EA1A85" w:rsidRPr="00FE2326" w14:paraId="19BD6FA7" w14:textId="77777777" w:rsidTr="00A31FC9">
        <w:tc>
          <w:tcPr>
            <w:tcW w:w="2518" w:type="dxa"/>
          </w:tcPr>
          <w:p w14:paraId="64E6D9E7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74268DC" w14:textId="17BF10EE" w:rsidR="00EA1A85" w:rsidRPr="00FE2326" w:rsidRDefault="007211E6" w:rsidP="00A31FC9">
            <w:pPr>
              <w:rPr>
                <w:rFonts w:ascii="Arial" w:hAnsi="Arial" w:cs="Arial"/>
                <w:color w:val="000000"/>
              </w:rPr>
            </w:pPr>
            <w:r w:rsidRPr="007211E6">
              <w:rPr>
                <w:rFonts w:ascii="Arial" w:hAnsi="Arial" w:cs="Arial"/>
                <w:color w:val="000000"/>
              </w:rPr>
              <w:t>Actividad para practicar las operaciones combinadas con fracciones</w:t>
            </w:r>
          </w:p>
        </w:tc>
      </w:tr>
    </w:tbl>
    <w:p w14:paraId="13712832" w14:textId="77777777" w:rsidR="00EA1A85" w:rsidRDefault="00EA1A85" w:rsidP="00EA1A85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211E6" w:rsidRPr="005F7A19" w14:paraId="19328275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771FC76C" w14:textId="77777777" w:rsidR="007211E6" w:rsidRPr="005F7A19" w:rsidRDefault="007211E6" w:rsidP="00A31FC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Profundiza (recurso de exposición)</w:t>
            </w:r>
          </w:p>
        </w:tc>
      </w:tr>
      <w:tr w:rsidR="007211E6" w:rsidRPr="005F7A19" w14:paraId="2B937944" w14:textId="77777777" w:rsidTr="00A31FC9">
        <w:tc>
          <w:tcPr>
            <w:tcW w:w="2518" w:type="dxa"/>
          </w:tcPr>
          <w:p w14:paraId="41C37EAC" w14:textId="77777777" w:rsidR="007211E6" w:rsidRPr="005F7A19" w:rsidRDefault="007211E6" w:rsidP="00A31FC9">
            <w:pPr>
              <w:pStyle w:val="TextoPLANETA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lastRenderedPageBreak/>
              <w:t>Código</w:t>
            </w:r>
          </w:p>
        </w:tc>
        <w:tc>
          <w:tcPr>
            <w:tcW w:w="6515" w:type="dxa"/>
          </w:tcPr>
          <w:p w14:paraId="03DF60DC" w14:textId="77777777" w:rsidR="007211E6" w:rsidRPr="005F7A19" w:rsidRDefault="007211E6" w:rsidP="007211E6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_REC</w:t>
            </w:r>
            <w:r>
              <w:rPr>
                <w:szCs w:val="24"/>
                <w:lang w:val="es-ES_tradnl"/>
              </w:rPr>
              <w:t>180</w:t>
            </w:r>
            <w:r w:rsidRPr="005F7A19">
              <w:rPr>
                <w:szCs w:val="24"/>
                <w:lang w:val="es-ES_tradnl"/>
              </w:rPr>
              <w:t xml:space="preserve">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7211E6" w:rsidRPr="005F7A19" w14:paraId="03E4D387" w14:textId="77777777" w:rsidTr="00A31FC9">
        <w:tc>
          <w:tcPr>
            <w:tcW w:w="2518" w:type="dxa"/>
          </w:tcPr>
          <w:p w14:paraId="539FF906" w14:textId="77777777" w:rsidR="007211E6" w:rsidRPr="005F7A19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3B21346B" w14:textId="77777777" w:rsidR="007211E6" w:rsidRPr="005F7A19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7211E6">
              <w:rPr>
                <w:szCs w:val="24"/>
                <w:lang w:val="es-ES_tradnl"/>
              </w:rPr>
              <w:t>Las operaciones combinadas con fracciones</w:t>
            </w:r>
          </w:p>
        </w:tc>
      </w:tr>
      <w:tr w:rsidR="007211E6" w:rsidRPr="005F7A19" w14:paraId="28DEDFD4" w14:textId="77777777" w:rsidTr="00A31FC9">
        <w:tc>
          <w:tcPr>
            <w:tcW w:w="2518" w:type="dxa"/>
          </w:tcPr>
          <w:p w14:paraId="7C938FAC" w14:textId="77777777" w:rsidR="007211E6" w:rsidRPr="005F7A19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3FBAB13" w14:textId="17F94458" w:rsidR="007211E6" w:rsidRPr="005F7A19" w:rsidRDefault="007211E6">
            <w:pPr>
              <w:pStyle w:val="TextoPLANETA"/>
              <w:rPr>
                <w:szCs w:val="24"/>
                <w:lang w:val="es-ES_tradnl"/>
              </w:rPr>
            </w:pPr>
            <w:r w:rsidRPr="007211E6">
              <w:rPr>
                <w:szCs w:val="24"/>
                <w:lang w:val="es-ES_tradnl"/>
              </w:rPr>
              <w:t xml:space="preserve">Secuencia de imágenes que introduce los conceptos de operaciones combinadas </w:t>
            </w:r>
            <w:r w:rsidR="0006509C">
              <w:rPr>
                <w:szCs w:val="24"/>
                <w:lang w:val="es-ES_tradnl"/>
              </w:rPr>
              <w:t>en</w:t>
            </w:r>
            <w:ins w:id="33" w:author="mercyranjel" w:date="2015-12-03T14:01:00Z">
              <w:r w:rsidR="00B117B2" w:rsidRPr="007211E6">
                <w:rPr>
                  <w:szCs w:val="24"/>
                  <w:lang w:val="es-ES_tradnl"/>
                </w:rPr>
                <w:t xml:space="preserve"> </w:t>
              </w:r>
            </w:ins>
            <w:r w:rsidRPr="007211E6">
              <w:rPr>
                <w:szCs w:val="24"/>
                <w:lang w:val="es-ES_tradnl"/>
              </w:rPr>
              <w:t>fracciones</w:t>
            </w:r>
          </w:p>
        </w:tc>
      </w:tr>
    </w:tbl>
    <w:p w14:paraId="093D9F63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6A08AA6E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1C184480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76F300D6" w14:textId="77777777" w:rsidTr="00A31FC9">
        <w:tc>
          <w:tcPr>
            <w:tcW w:w="2518" w:type="dxa"/>
          </w:tcPr>
          <w:p w14:paraId="697F262F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DE8CC50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190 </w:t>
            </w:r>
            <w:r w:rsidRPr="00CF5522">
              <w:rPr>
                <w:rFonts w:ascii="Arial" w:hAnsi="Arial" w:cs="Arial"/>
                <w:color w:val="000000"/>
                <w:highlight w:val="magenta"/>
              </w:rPr>
              <w:t>(</w:t>
            </w:r>
            <w:r>
              <w:rPr>
                <w:rFonts w:ascii="Arial" w:hAnsi="Arial" w:cs="Arial"/>
                <w:color w:val="000000"/>
                <w:highlight w:val="magenta"/>
              </w:rPr>
              <w:t>Nuevo</w:t>
            </w:r>
            <w:r w:rsidRPr="00CF5522">
              <w:rPr>
                <w:rFonts w:ascii="Arial" w:hAnsi="Arial" w:cs="Arial"/>
                <w:color w:val="000000"/>
                <w:highlight w:val="magenta"/>
              </w:rPr>
              <w:t>)</w:t>
            </w:r>
            <w:r>
              <w:rPr>
                <w:szCs w:val="24"/>
                <w:lang w:val="es-ES_tradnl"/>
              </w:rPr>
              <w:t>-</w:t>
            </w:r>
            <w:r w:rsidRPr="00664AA9">
              <w:rPr>
                <w:b/>
                <w:color w:val="FFFFFF" w:themeColor="background1"/>
                <w:szCs w:val="24"/>
                <w:highlight w:val="blue"/>
                <w:lang w:val="es-ES_tradnl"/>
              </w:rPr>
              <w:t>(NO APARECE EN EL CUADERNO DEL ESTUDIANTE)</w:t>
            </w:r>
          </w:p>
        </w:tc>
      </w:tr>
      <w:tr w:rsidR="00EA1A85" w:rsidRPr="00FE2326" w14:paraId="6487B7D3" w14:textId="77777777" w:rsidTr="00A31FC9">
        <w:tc>
          <w:tcPr>
            <w:tcW w:w="2518" w:type="dxa"/>
          </w:tcPr>
          <w:p w14:paraId="63740189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46BBEE8" w14:textId="77777777" w:rsidR="00EA1A85" w:rsidRPr="00FE2326" w:rsidRDefault="00EE39FF" w:rsidP="00A31FC9">
            <w:pPr>
              <w:rPr>
                <w:rFonts w:ascii="Arial" w:hAnsi="Arial" w:cs="Arial"/>
                <w:color w:val="000000"/>
              </w:rPr>
            </w:pPr>
            <w:r w:rsidRPr="00EE39FF">
              <w:rPr>
                <w:rFonts w:ascii="Arial" w:hAnsi="Arial" w:cs="Arial"/>
                <w:color w:val="000000"/>
              </w:rPr>
              <w:t>Analiza situaciones problema con fracciones</w:t>
            </w:r>
          </w:p>
        </w:tc>
      </w:tr>
      <w:tr w:rsidR="00EA1A85" w:rsidRPr="00FE2326" w14:paraId="3E8BE151" w14:textId="77777777" w:rsidTr="00A31FC9">
        <w:tc>
          <w:tcPr>
            <w:tcW w:w="2518" w:type="dxa"/>
          </w:tcPr>
          <w:p w14:paraId="45A40912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0FCD533" w14:textId="50BF9B31" w:rsidR="00EA1A85" w:rsidRPr="00FE2326" w:rsidRDefault="00090E37" w:rsidP="00A31FC9">
            <w:pPr>
              <w:rPr>
                <w:rFonts w:ascii="Arial" w:hAnsi="Arial" w:cs="Arial"/>
                <w:color w:val="000000"/>
              </w:rPr>
            </w:pPr>
            <w:r w:rsidRPr="00090E37">
              <w:rPr>
                <w:rFonts w:ascii="Arial" w:hAnsi="Arial" w:cs="Arial"/>
                <w:color w:val="000000"/>
              </w:rPr>
              <w:t>Actividad para plantear y resolver situaciones con fracciones</w:t>
            </w:r>
          </w:p>
        </w:tc>
      </w:tr>
    </w:tbl>
    <w:p w14:paraId="174FA776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2DA42DB6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65D814D5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60E9BC70" w14:textId="77777777" w:rsidTr="00A31FC9">
        <w:tc>
          <w:tcPr>
            <w:tcW w:w="2518" w:type="dxa"/>
          </w:tcPr>
          <w:p w14:paraId="0E7A5C0A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7299299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200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EA1A85" w:rsidRPr="00FE2326" w14:paraId="76E6F9EF" w14:textId="77777777" w:rsidTr="00A31FC9">
        <w:tc>
          <w:tcPr>
            <w:tcW w:w="2518" w:type="dxa"/>
          </w:tcPr>
          <w:p w14:paraId="01EF121F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B96E549" w14:textId="7777777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Realiza operaciones combinadas con fracciones</w:t>
            </w:r>
          </w:p>
        </w:tc>
      </w:tr>
      <w:tr w:rsidR="00EA1A85" w:rsidRPr="00FE2326" w14:paraId="19B0CCB9" w14:textId="77777777" w:rsidTr="00A31FC9">
        <w:tc>
          <w:tcPr>
            <w:tcW w:w="2518" w:type="dxa"/>
          </w:tcPr>
          <w:p w14:paraId="160F438F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29F70A1" w14:textId="61B17B9E" w:rsidR="00EA1A85" w:rsidRPr="00FE2326" w:rsidRDefault="003D2368" w:rsidP="00A31FC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Actividades</w:t>
            </w:r>
            <w:r w:rsidR="00316244" w:rsidRPr="00316244">
              <w:rPr>
                <w:rFonts w:ascii="Arial" w:hAnsi="Arial" w:cs="Arial"/>
                <w:color w:val="000000"/>
              </w:rPr>
              <w:t xml:space="preserve"> para reforzar los algoritmos de las operaciones con fracciones</w:t>
            </w:r>
          </w:p>
        </w:tc>
      </w:tr>
    </w:tbl>
    <w:p w14:paraId="2EAA8ED4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18C1FC50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603628A4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54507158" w14:textId="77777777" w:rsidTr="00A31FC9">
        <w:tc>
          <w:tcPr>
            <w:tcW w:w="2518" w:type="dxa"/>
          </w:tcPr>
          <w:p w14:paraId="64F94FA5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B714AD4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210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EA1A85" w:rsidRPr="00FE2326" w14:paraId="2E36FDE8" w14:textId="77777777" w:rsidTr="00A31FC9">
        <w:tc>
          <w:tcPr>
            <w:tcW w:w="2518" w:type="dxa"/>
          </w:tcPr>
          <w:p w14:paraId="2D191E01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7A0C875" w14:textId="7777777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Entiende el proceso para resolver operaciones combinadas</w:t>
            </w:r>
          </w:p>
        </w:tc>
      </w:tr>
      <w:tr w:rsidR="00EA1A85" w:rsidRPr="00FE2326" w14:paraId="40612DA9" w14:textId="77777777" w:rsidTr="00A31FC9">
        <w:tc>
          <w:tcPr>
            <w:tcW w:w="2518" w:type="dxa"/>
          </w:tcPr>
          <w:p w14:paraId="0EB7791D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FADFA1E" w14:textId="70E04DEA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Actividad para organizar el proceso para resolver operaciones combinadas</w:t>
            </w:r>
          </w:p>
        </w:tc>
      </w:tr>
    </w:tbl>
    <w:p w14:paraId="6B218149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17DDF134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7F69C600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66AA749D" w14:textId="77777777" w:rsidTr="00A31FC9">
        <w:tc>
          <w:tcPr>
            <w:tcW w:w="2518" w:type="dxa"/>
          </w:tcPr>
          <w:p w14:paraId="387B0D77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3C06333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220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EA1A85" w:rsidRPr="00FE2326" w14:paraId="06B1D46A" w14:textId="77777777" w:rsidTr="00A31FC9">
        <w:tc>
          <w:tcPr>
            <w:tcW w:w="2518" w:type="dxa"/>
          </w:tcPr>
          <w:p w14:paraId="3448AA1D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2B2F6C5" w14:textId="7777777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Practica operaciones combinadas con enteros y fracciones</w:t>
            </w:r>
          </w:p>
        </w:tc>
      </w:tr>
      <w:tr w:rsidR="00EA1A85" w:rsidRPr="00FE2326" w14:paraId="44DB5CE1" w14:textId="77777777" w:rsidTr="00A31FC9">
        <w:tc>
          <w:tcPr>
            <w:tcW w:w="2518" w:type="dxa"/>
          </w:tcPr>
          <w:p w14:paraId="6F2E88BF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74107F6" w14:textId="6819EAF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Actividad para afianzar los procedimientos en operaciones combinadas de fracciones</w:t>
            </w:r>
          </w:p>
        </w:tc>
      </w:tr>
    </w:tbl>
    <w:p w14:paraId="2E870EE3" w14:textId="77777777" w:rsidR="00EA1A85" w:rsidRDefault="00EA1A85" w:rsidP="00EA1A85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5F7A19" w14:paraId="1DFD76D3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0E52EA91" w14:textId="77777777" w:rsidR="00EA1A85" w:rsidRPr="005F7A19" w:rsidRDefault="00EA1A85" w:rsidP="00A31FC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Profundiza (recurso de exposición)</w:t>
            </w:r>
          </w:p>
        </w:tc>
      </w:tr>
      <w:tr w:rsidR="00EA1A85" w:rsidRPr="005F7A19" w14:paraId="556BC668" w14:textId="77777777" w:rsidTr="00A31FC9">
        <w:tc>
          <w:tcPr>
            <w:tcW w:w="2518" w:type="dxa"/>
          </w:tcPr>
          <w:p w14:paraId="1FC42E55" w14:textId="77777777" w:rsidR="00EA1A85" w:rsidRPr="005F7A19" w:rsidRDefault="00EA1A85" w:rsidP="00A31FC9">
            <w:pPr>
              <w:pStyle w:val="TextoPLANETA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443236C4" w14:textId="77777777" w:rsidR="00EA1A85" w:rsidRPr="005F7A19" w:rsidRDefault="00EA1A85" w:rsidP="00EA1A85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_REC</w:t>
            </w:r>
            <w:r>
              <w:rPr>
                <w:szCs w:val="24"/>
                <w:lang w:val="es-ES_tradnl"/>
              </w:rPr>
              <w:t>230</w:t>
            </w:r>
            <w:r w:rsidRPr="005F7A19">
              <w:rPr>
                <w:szCs w:val="24"/>
                <w:lang w:val="es-ES_tradnl"/>
              </w:rPr>
              <w:t xml:space="preserve">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  <w:r>
              <w:rPr>
                <w:szCs w:val="24"/>
                <w:lang w:val="es-ES_tradnl"/>
              </w:rPr>
              <w:t>-</w:t>
            </w:r>
            <w:r w:rsidRPr="00664AA9">
              <w:rPr>
                <w:b/>
                <w:color w:val="FFFFFF" w:themeColor="background1"/>
                <w:szCs w:val="24"/>
                <w:highlight w:val="blue"/>
                <w:lang w:val="es-ES_tradnl"/>
              </w:rPr>
              <w:t>(NO APARECE EN EL CUADERNO DEL ESTUDIANTE)</w:t>
            </w:r>
          </w:p>
        </w:tc>
      </w:tr>
      <w:tr w:rsidR="00EA1A85" w:rsidRPr="005F7A19" w14:paraId="272C79CD" w14:textId="77777777" w:rsidTr="00A31FC9">
        <w:tc>
          <w:tcPr>
            <w:tcW w:w="2518" w:type="dxa"/>
          </w:tcPr>
          <w:p w14:paraId="22A76F61" w14:textId="77777777" w:rsidR="00EA1A85" w:rsidRPr="005F7A19" w:rsidRDefault="00EA1A85" w:rsidP="00A31FC9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0C68AFC9" w14:textId="77777777" w:rsidR="00EA1A85" w:rsidRPr="005F7A19" w:rsidRDefault="00316244" w:rsidP="00A31FC9">
            <w:pPr>
              <w:pStyle w:val="TextoPLANETA"/>
              <w:rPr>
                <w:szCs w:val="24"/>
                <w:lang w:val="es-ES_tradnl"/>
              </w:rPr>
            </w:pPr>
            <w:r w:rsidRPr="00316244">
              <w:rPr>
                <w:szCs w:val="24"/>
                <w:lang w:val="es-ES_tradnl"/>
              </w:rPr>
              <w:t>Lo que hay que recordar de las operaciones con fracciones</w:t>
            </w:r>
          </w:p>
        </w:tc>
      </w:tr>
      <w:tr w:rsidR="00EA1A85" w:rsidRPr="005F7A19" w14:paraId="62CC5607" w14:textId="77777777" w:rsidTr="00A31FC9">
        <w:tc>
          <w:tcPr>
            <w:tcW w:w="2518" w:type="dxa"/>
          </w:tcPr>
          <w:p w14:paraId="704987C2" w14:textId="77777777" w:rsidR="00EA1A85" w:rsidRPr="005F7A19" w:rsidRDefault="00EA1A85" w:rsidP="00A31FC9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FEA18F5" w14:textId="4557E15E" w:rsidR="00EA1A85" w:rsidRPr="005F7A19" w:rsidRDefault="00316244" w:rsidP="00A31FC9">
            <w:pPr>
              <w:pStyle w:val="TextoPLANETA"/>
              <w:rPr>
                <w:szCs w:val="24"/>
                <w:lang w:val="es-ES_tradnl"/>
              </w:rPr>
            </w:pPr>
            <w:r w:rsidRPr="00316244">
              <w:rPr>
                <w:szCs w:val="24"/>
                <w:lang w:val="es-ES_tradnl"/>
              </w:rPr>
              <w:t>Interactivo que resume los procedimientos básicos relacionados con las operaciones con fracciones</w:t>
            </w:r>
          </w:p>
        </w:tc>
      </w:tr>
    </w:tbl>
    <w:p w14:paraId="540D4161" w14:textId="77777777" w:rsidR="00EA1A85" w:rsidRDefault="00EA1A85" w:rsidP="00EA1A85">
      <w:pPr>
        <w:pStyle w:val="TextoPLANETA"/>
      </w:pPr>
    </w:p>
    <w:p w14:paraId="1B92033A" w14:textId="77777777" w:rsidR="00EA1A85" w:rsidRDefault="00EA1A85" w:rsidP="00EA1A85">
      <w:pPr>
        <w:pStyle w:val="TextoPLANETA"/>
      </w:pPr>
    </w:p>
    <w:p w14:paraId="4B928B81" w14:textId="77777777" w:rsidR="007211E6" w:rsidRDefault="007211E6" w:rsidP="007211E6">
      <w:pPr>
        <w:pStyle w:val="Seccin2PLANETA"/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t>4.1 Consolidación</w:t>
      </w:r>
    </w:p>
    <w:p w14:paraId="4FFEBFFC" w14:textId="77777777" w:rsidR="007211E6" w:rsidRDefault="007211E6" w:rsidP="007211E6">
      <w:pPr>
        <w:pStyle w:val="TextoPLANETA"/>
      </w:pPr>
    </w:p>
    <w:p w14:paraId="7B180481" w14:textId="77777777" w:rsidR="007211E6" w:rsidRDefault="007211E6" w:rsidP="007211E6">
      <w:pPr>
        <w:pStyle w:val="TextoPLANETA"/>
      </w:pPr>
      <w:r>
        <w:t>Actividades para afianzar lo que has aprendido en esta sección.</w:t>
      </w:r>
    </w:p>
    <w:p w14:paraId="6371C086" w14:textId="77777777" w:rsidR="007211E6" w:rsidRDefault="007211E6" w:rsidP="007211E6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211E6" w:rsidRPr="00202823" w14:paraId="28F3B08F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1DF3B1AB" w14:textId="77777777" w:rsidR="007211E6" w:rsidRPr="00202823" w:rsidRDefault="007211E6" w:rsidP="00A31FC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7211E6" w:rsidRPr="00202823" w14:paraId="4100A1C7" w14:textId="77777777" w:rsidTr="00A31FC9">
        <w:tc>
          <w:tcPr>
            <w:tcW w:w="2518" w:type="dxa"/>
          </w:tcPr>
          <w:p w14:paraId="27C923B6" w14:textId="77777777" w:rsidR="007211E6" w:rsidRPr="00202823" w:rsidRDefault="007211E6" w:rsidP="00A31FC9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A6BB4B6" w14:textId="77777777" w:rsidR="007211E6" w:rsidRPr="00202823" w:rsidRDefault="007211E6" w:rsidP="007211E6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6_REC240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7211E6" w:rsidRPr="00202823" w14:paraId="61DAE816" w14:textId="77777777" w:rsidTr="00A31FC9">
        <w:tc>
          <w:tcPr>
            <w:tcW w:w="2518" w:type="dxa"/>
          </w:tcPr>
          <w:p w14:paraId="504B2C34" w14:textId="77777777" w:rsidR="007211E6" w:rsidRPr="00202823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6EEBA9B8" w14:textId="77777777" w:rsidR="007211E6" w:rsidRPr="00202823" w:rsidRDefault="00FE7DAB" w:rsidP="00A31FC9">
            <w:pPr>
              <w:pStyle w:val="TextoPLANETA"/>
              <w:rPr>
                <w:szCs w:val="24"/>
                <w:lang w:val="es-ES_tradnl"/>
              </w:rPr>
            </w:pPr>
            <w:r w:rsidRPr="00FE7DAB">
              <w:rPr>
                <w:szCs w:val="24"/>
                <w:lang w:val="es-ES_tradnl"/>
              </w:rPr>
              <w:t>Refuerza tu aprendizaje:</w:t>
            </w:r>
            <w:r>
              <w:rPr>
                <w:szCs w:val="24"/>
                <w:lang w:val="es-ES_tradnl"/>
              </w:rPr>
              <w:t xml:space="preserve"> </w:t>
            </w:r>
            <w:r w:rsidR="007661EC">
              <w:rPr>
                <w:szCs w:val="24"/>
                <w:lang w:val="es-ES_tradnl"/>
              </w:rPr>
              <w:t>Los p</w:t>
            </w:r>
            <w:r w:rsidRPr="00FE7DAB">
              <w:rPr>
                <w:szCs w:val="24"/>
                <w:lang w:val="es-ES_tradnl"/>
              </w:rPr>
              <w:t>olinomios aritméticos con fracciones</w:t>
            </w:r>
          </w:p>
        </w:tc>
      </w:tr>
      <w:tr w:rsidR="007211E6" w:rsidRPr="00202823" w14:paraId="712F8C6D" w14:textId="77777777" w:rsidTr="00A31FC9">
        <w:tc>
          <w:tcPr>
            <w:tcW w:w="2518" w:type="dxa"/>
          </w:tcPr>
          <w:p w14:paraId="260671BB" w14:textId="77777777" w:rsidR="007211E6" w:rsidRPr="00202823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6045CF53" w14:textId="576DB29B" w:rsidR="007211E6" w:rsidRPr="00202823" w:rsidRDefault="00FE7DAB" w:rsidP="00A31FC9">
            <w:pPr>
              <w:pStyle w:val="TextoPLANETA"/>
              <w:rPr>
                <w:szCs w:val="24"/>
                <w:lang w:val="es-ES_tradnl"/>
              </w:rPr>
            </w:pPr>
            <w:r w:rsidRPr="00FE7DAB">
              <w:rPr>
                <w:szCs w:val="24"/>
                <w:lang w:val="es-ES_tradnl"/>
              </w:rPr>
              <w:t>Actividades sobre Los polinomios aritméticos</w:t>
            </w:r>
          </w:p>
        </w:tc>
      </w:tr>
    </w:tbl>
    <w:p w14:paraId="482B134E" w14:textId="77777777" w:rsidR="007211E6" w:rsidRDefault="007211E6" w:rsidP="007211E6">
      <w:pPr>
        <w:pStyle w:val="TextoPLANETA"/>
      </w:pPr>
    </w:p>
    <w:p w14:paraId="37906BC8" w14:textId="77777777" w:rsidR="007211E6" w:rsidRDefault="007211E6" w:rsidP="00EA1A85">
      <w:pPr>
        <w:pStyle w:val="TextoPLANETA"/>
      </w:pPr>
    </w:p>
    <w:p w14:paraId="3A83A655" w14:textId="77777777" w:rsidR="00CF5522" w:rsidRDefault="004773D2" w:rsidP="00CF5522">
      <w:pPr>
        <w:pStyle w:val="Seccin1PLANETA"/>
        <w:rPr>
          <w:lang w:val="es-CO"/>
        </w:rPr>
      </w:pPr>
      <w:r w:rsidRPr="00FE2326">
        <w:rPr>
          <w:highlight w:val="yellow"/>
        </w:rPr>
        <w:t>[SECCIÓN 1]</w:t>
      </w:r>
      <w:r w:rsidRPr="00FE2326">
        <w:t xml:space="preserve"> </w:t>
      </w:r>
      <w:r w:rsidR="006C62F9">
        <w:rPr>
          <w:lang w:val="es-CO"/>
        </w:rPr>
        <w:t>5</w:t>
      </w:r>
      <w:r w:rsidR="00CF5522">
        <w:rPr>
          <w:lang w:val="es-CO"/>
        </w:rPr>
        <w:t>. Competencias</w:t>
      </w:r>
    </w:p>
    <w:p w14:paraId="6790DA13" w14:textId="77777777" w:rsidR="00CF5522" w:rsidRDefault="00CF5522" w:rsidP="00CF5522">
      <w:pPr>
        <w:pStyle w:val="TextoPLANETA"/>
        <w:rPr>
          <w:lang w:val="es-CO"/>
        </w:rPr>
      </w:pPr>
    </w:p>
    <w:p w14:paraId="3B0B0AE1" w14:textId="77777777" w:rsidR="00CF5522" w:rsidRDefault="00CF5522" w:rsidP="00CF5522">
      <w:pPr>
        <w:pStyle w:val="TextoPLANETA"/>
        <w:rPr>
          <w:lang w:val="es-CO"/>
        </w:rPr>
      </w:pPr>
      <w:r w:rsidRPr="00CF5522">
        <w:rPr>
          <w:lang w:val="es-CO"/>
        </w:rPr>
        <w:t>Pon a prueba tus capacidades y aplica lo aprendido con este recurso.</w:t>
      </w:r>
    </w:p>
    <w:p w14:paraId="31AD3CDF" w14:textId="77777777" w:rsidR="00CF5522" w:rsidRDefault="00CF5522" w:rsidP="00CF5522">
      <w:pPr>
        <w:pStyle w:val="TextoPLANETA"/>
        <w:rPr>
          <w:lang w:val="es-CO"/>
        </w:rPr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F5522" w:rsidRPr="00FE2326" w14:paraId="7F6D9A84" w14:textId="77777777" w:rsidTr="00A305A9">
        <w:tc>
          <w:tcPr>
            <w:tcW w:w="9033" w:type="dxa"/>
            <w:gridSpan w:val="2"/>
            <w:shd w:val="clear" w:color="auto" w:fill="000000" w:themeFill="text1"/>
          </w:tcPr>
          <w:p w14:paraId="5E04F666" w14:textId="77777777" w:rsidR="00CF5522" w:rsidRPr="00FE2326" w:rsidRDefault="00CF5522" w:rsidP="00A305A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CF5522" w:rsidRPr="00FE2326" w14:paraId="40B5CD6B" w14:textId="77777777" w:rsidTr="00A305A9">
        <w:tc>
          <w:tcPr>
            <w:tcW w:w="2518" w:type="dxa"/>
          </w:tcPr>
          <w:p w14:paraId="2ACDB6A3" w14:textId="77777777" w:rsidR="00CF5522" w:rsidRPr="00FE2326" w:rsidRDefault="00CF5522" w:rsidP="00A305A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0E44848" w14:textId="77777777" w:rsidR="00CF5522" w:rsidRPr="00FE2326" w:rsidRDefault="00CF5522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>2</w:t>
            </w:r>
            <w:r w:rsidR="002565F9">
              <w:rPr>
                <w:rFonts w:ascii="Arial" w:hAnsi="Arial" w:cs="Arial"/>
                <w:color w:val="000000"/>
              </w:rPr>
              <w:t>5</w:t>
            </w:r>
            <w:r>
              <w:rPr>
                <w:rFonts w:ascii="Arial" w:hAnsi="Arial" w:cs="Arial"/>
                <w:color w:val="000000"/>
              </w:rPr>
              <w:t xml:space="preserve">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CF5522" w:rsidRPr="00FE2326" w14:paraId="76F0636E" w14:textId="77777777" w:rsidTr="00A305A9">
        <w:tc>
          <w:tcPr>
            <w:tcW w:w="2518" w:type="dxa"/>
          </w:tcPr>
          <w:p w14:paraId="199664DB" w14:textId="77777777" w:rsidR="00CF5522" w:rsidRPr="00FE2326" w:rsidRDefault="00CF5522" w:rsidP="00A305A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9A7D703" w14:textId="77777777" w:rsidR="00CF5522" w:rsidRPr="00FE2326" w:rsidRDefault="002565F9" w:rsidP="00A305A9">
            <w:pPr>
              <w:rPr>
                <w:rFonts w:ascii="Arial" w:hAnsi="Arial" w:cs="Arial"/>
                <w:color w:val="000000"/>
              </w:rPr>
            </w:pPr>
            <w:r w:rsidRPr="002565F9">
              <w:rPr>
                <w:rFonts w:ascii="Arial" w:hAnsi="Arial" w:cs="Arial"/>
                <w:color w:val="000000"/>
              </w:rPr>
              <w:t>Competencias: operaciones combinadas</w:t>
            </w:r>
          </w:p>
        </w:tc>
      </w:tr>
      <w:tr w:rsidR="00CF5522" w:rsidRPr="00FE2326" w14:paraId="055E26E7" w14:textId="77777777" w:rsidTr="00A305A9">
        <w:tc>
          <w:tcPr>
            <w:tcW w:w="2518" w:type="dxa"/>
          </w:tcPr>
          <w:p w14:paraId="7F236EE4" w14:textId="77777777" w:rsidR="00CF5522" w:rsidRPr="00FE2326" w:rsidRDefault="00CF5522" w:rsidP="00A305A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D620B74" w14:textId="2669CDE2" w:rsidR="00CF5522" w:rsidRPr="00FE2326" w:rsidRDefault="002565F9" w:rsidP="007661EC">
            <w:pPr>
              <w:rPr>
                <w:rFonts w:ascii="Arial" w:hAnsi="Arial" w:cs="Arial"/>
                <w:color w:val="000000"/>
              </w:rPr>
            </w:pPr>
            <w:r w:rsidRPr="002565F9">
              <w:rPr>
                <w:rFonts w:ascii="Arial" w:hAnsi="Arial" w:cs="Arial"/>
                <w:color w:val="000000"/>
              </w:rPr>
              <w:t>Actividad para resolver una operación combinada</w:t>
            </w:r>
          </w:p>
        </w:tc>
      </w:tr>
    </w:tbl>
    <w:p w14:paraId="08072385" w14:textId="77777777" w:rsidR="00CF5522" w:rsidRDefault="00CF5522" w:rsidP="00CF5522">
      <w:pPr>
        <w:pStyle w:val="TextoPLANETA"/>
        <w:rPr>
          <w:lang w:val="es-CO"/>
        </w:rPr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F5522" w:rsidRPr="00FE2326" w14:paraId="7C158428" w14:textId="77777777" w:rsidTr="00A305A9">
        <w:tc>
          <w:tcPr>
            <w:tcW w:w="9033" w:type="dxa"/>
            <w:gridSpan w:val="2"/>
            <w:shd w:val="clear" w:color="auto" w:fill="000000" w:themeFill="text1"/>
          </w:tcPr>
          <w:p w14:paraId="14EA5041" w14:textId="77777777" w:rsidR="00CF5522" w:rsidRPr="00FE2326" w:rsidRDefault="00CF5522" w:rsidP="00A305A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CF5522" w:rsidRPr="00FE2326" w14:paraId="10A3713D" w14:textId="77777777" w:rsidTr="00A305A9">
        <w:tc>
          <w:tcPr>
            <w:tcW w:w="2518" w:type="dxa"/>
          </w:tcPr>
          <w:p w14:paraId="607BFBB9" w14:textId="77777777" w:rsidR="00CF5522" w:rsidRPr="00FE2326" w:rsidRDefault="00CF5522" w:rsidP="00A305A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F74D887" w14:textId="77777777" w:rsidR="00CF5522" w:rsidRPr="00FE2326" w:rsidRDefault="00CF5522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>2</w:t>
            </w:r>
            <w:r w:rsidR="002565F9">
              <w:rPr>
                <w:rFonts w:ascii="Arial" w:hAnsi="Arial" w:cs="Arial"/>
                <w:color w:val="000000"/>
              </w:rPr>
              <w:t>6</w:t>
            </w:r>
            <w:r>
              <w:rPr>
                <w:rFonts w:ascii="Arial" w:hAnsi="Arial" w:cs="Arial"/>
                <w:color w:val="000000"/>
              </w:rPr>
              <w:t xml:space="preserve">0 </w:t>
            </w:r>
            <w:r w:rsidR="002565F9"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CF5522" w:rsidRPr="00FE2326" w14:paraId="64B5F131" w14:textId="77777777" w:rsidTr="00EA1A85">
        <w:tc>
          <w:tcPr>
            <w:tcW w:w="2518" w:type="dxa"/>
          </w:tcPr>
          <w:p w14:paraId="693BDB7E" w14:textId="77777777" w:rsidR="00CF5522" w:rsidRPr="00FE2326" w:rsidRDefault="00CF5522" w:rsidP="00A305A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  <w:tcBorders>
              <w:bottom w:val="single" w:sz="4" w:space="0" w:color="000000" w:themeColor="text1"/>
            </w:tcBorders>
          </w:tcPr>
          <w:p w14:paraId="386062AA" w14:textId="77777777" w:rsidR="00CF5522" w:rsidRPr="00FE2326" w:rsidRDefault="002565F9" w:rsidP="002939C9">
            <w:pPr>
              <w:rPr>
                <w:rFonts w:ascii="Arial" w:hAnsi="Arial" w:cs="Arial"/>
                <w:color w:val="000000"/>
              </w:rPr>
            </w:pPr>
            <w:r w:rsidRPr="002565F9">
              <w:rPr>
                <w:rFonts w:ascii="Arial" w:hAnsi="Arial" w:cs="Arial"/>
                <w:color w:val="000000"/>
              </w:rPr>
              <w:t>Competencias: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Pr="002565F9">
              <w:rPr>
                <w:rFonts w:ascii="Arial" w:hAnsi="Arial" w:cs="Arial"/>
                <w:color w:val="000000"/>
              </w:rPr>
              <w:t>resolución de operaciones combinadas</w:t>
            </w:r>
          </w:p>
        </w:tc>
      </w:tr>
      <w:tr w:rsidR="00CF5522" w:rsidRPr="00FE2326" w14:paraId="0EC47153" w14:textId="77777777" w:rsidTr="00EA1A85">
        <w:tc>
          <w:tcPr>
            <w:tcW w:w="2518" w:type="dxa"/>
          </w:tcPr>
          <w:p w14:paraId="32F2D20C" w14:textId="77777777" w:rsidR="00CF5522" w:rsidRPr="00FE2326" w:rsidRDefault="00CF5522" w:rsidP="00A305A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tcBorders>
              <w:bottom w:val="single" w:sz="4" w:space="0" w:color="auto"/>
            </w:tcBorders>
          </w:tcPr>
          <w:p w14:paraId="2870E9C2" w14:textId="440C2E51" w:rsidR="00CF5522" w:rsidRPr="00FE2326" w:rsidRDefault="007661EC" w:rsidP="00A305A9">
            <w:pPr>
              <w:rPr>
                <w:rFonts w:ascii="Arial" w:hAnsi="Arial" w:cs="Arial"/>
                <w:color w:val="000000"/>
              </w:rPr>
            </w:pPr>
            <w:r w:rsidRPr="007661EC">
              <w:rPr>
                <w:rFonts w:ascii="Arial" w:hAnsi="Arial" w:cs="Arial"/>
                <w:color w:val="000000"/>
              </w:rPr>
              <w:t>Actividad que propone estrategias para multiplicar</w:t>
            </w:r>
          </w:p>
        </w:tc>
      </w:tr>
    </w:tbl>
    <w:p w14:paraId="213C3952" w14:textId="77777777" w:rsidR="00CF5522" w:rsidRDefault="00CF5522" w:rsidP="00CF5522">
      <w:pPr>
        <w:pStyle w:val="TextoPLANETA"/>
        <w:rPr>
          <w:lang w:val="es-CO"/>
        </w:rPr>
      </w:pPr>
    </w:p>
    <w:p w14:paraId="1E6FD329" w14:textId="77777777" w:rsidR="00CF5522" w:rsidRPr="00CF5522" w:rsidRDefault="00CF5522" w:rsidP="00CF5522">
      <w:pPr>
        <w:pStyle w:val="TextoPLANETA"/>
        <w:rPr>
          <w:lang w:val="es-CO"/>
        </w:rPr>
      </w:pPr>
    </w:p>
    <w:p w14:paraId="4304939A" w14:textId="77777777" w:rsidR="00054A93" w:rsidRDefault="00A421A3" w:rsidP="00CF5522">
      <w:pPr>
        <w:pStyle w:val="Seccin1PLANETA"/>
      </w:pPr>
      <w:r w:rsidRPr="00FE2326">
        <w:rPr>
          <w:highlight w:val="yellow"/>
        </w:rPr>
        <w:t>[SECCIÓN 1]</w:t>
      </w:r>
      <w:r w:rsidRPr="00FE2326">
        <w:t xml:space="preserve"> </w:t>
      </w:r>
      <w:r w:rsidR="00054A93" w:rsidRPr="00A421A3">
        <w:t>Fin de unidad</w:t>
      </w:r>
    </w:p>
    <w:p w14:paraId="219F4E45" w14:textId="77777777" w:rsidR="00CF5522" w:rsidRPr="00CF5522" w:rsidRDefault="00CF5522" w:rsidP="00CF5522">
      <w:pPr>
        <w:pStyle w:val="Seccin2PLANETA"/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FE2326" w14:paraId="128F8735" w14:textId="77777777" w:rsidTr="00424E87">
        <w:tc>
          <w:tcPr>
            <w:tcW w:w="9033" w:type="dxa"/>
            <w:gridSpan w:val="2"/>
            <w:shd w:val="clear" w:color="auto" w:fill="000000" w:themeFill="text1"/>
          </w:tcPr>
          <w:p w14:paraId="778A5FF1" w14:textId="77777777" w:rsidR="00134A9E" w:rsidRPr="00FE2326" w:rsidRDefault="00134A9E" w:rsidP="00424E87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Mapa conceptual</w:t>
            </w:r>
          </w:p>
        </w:tc>
      </w:tr>
      <w:tr w:rsidR="00134A9E" w:rsidRPr="00FE2326" w14:paraId="6B8B2601" w14:textId="77777777" w:rsidTr="00424E87">
        <w:tc>
          <w:tcPr>
            <w:tcW w:w="2518" w:type="dxa"/>
          </w:tcPr>
          <w:p w14:paraId="2742AA09" w14:textId="77777777" w:rsidR="00134A9E" w:rsidRPr="00FE2326" w:rsidRDefault="00134A9E" w:rsidP="00424E8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381F46F" w14:textId="77777777" w:rsidR="00134A9E" w:rsidRPr="00FE2326" w:rsidRDefault="00F94E3E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>2</w:t>
            </w:r>
            <w:r w:rsidR="001E31B7">
              <w:rPr>
                <w:rFonts w:ascii="Arial" w:hAnsi="Arial" w:cs="Arial"/>
                <w:color w:val="000000"/>
              </w:rPr>
              <w:t>7</w:t>
            </w:r>
            <w:r>
              <w:rPr>
                <w:rFonts w:ascii="Arial" w:hAnsi="Arial" w:cs="Arial"/>
                <w:color w:val="000000"/>
              </w:rPr>
              <w:t xml:space="preserve">0 </w:t>
            </w:r>
          </w:p>
        </w:tc>
      </w:tr>
      <w:tr w:rsidR="00134A9E" w:rsidRPr="00FE2326" w14:paraId="1CE41C3D" w14:textId="77777777" w:rsidTr="00424E87">
        <w:tc>
          <w:tcPr>
            <w:tcW w:w="2518" w:type="dxa"/>
          </w:tcPr>
          <w:p w14:paraId="543DF2D7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79A1352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color w:val="000000"/>
              </w:rPr>
              <w:t>Mapa conceptual</w:t>
            </w:r>
          </w:p>
        </w:tc>
      </w:tr>
      <w:tr w:rsidR="00134A9E" w:rsidRPr="00FE2326" w14:paraId="64AFD865" w14:textId="77777777" w:rsidTr="00424E87">
        <w:tc>
          <w:tcPr>
            <w:tcW w:w="2518" w:type="dxa"/>
          </w:tcPr>
          <w:p w14:paraId="761C15C4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E7BF697" w14:textId="68B76CEC" w:rsidR="00134A9E" w:rsidRPr="00FE2326" w:rsidRDefault="00090E37" w:rsidP="00424E87">
            <w:pPr>
              <w:rPr>
                <w:rFonts w:ascii="Arial" w:hAnsi="Arial" w:cs="Arial"/>
                <w:color w:val="000000"/>
              </w:rPr>
            </w:pPr>
            <w:r w:rsidRPr="00090E37">
              <w:rPr>
                <w:rFonts w:ascii="Arial" w:hAnsi="Arial" w:cs="Arial"/>
                <w:color w:val="000000"/>
              </w:rPr>
              <w:t>Mapa conceptual sobre el tema Las operaciones con fracciones</w:t>
            </w:r>
          </w:p>
        </w:tc>
      </w:tr>
    </w:tbl>
    <w:p w14:paraId="490D76DA" w14:textId="77777777" w:rsidR="00054A93" w:rsidRPr="00FE2326" w:rsidRDefault="00054A93" w:rsidP="00F21DA8">
      <w:pPr>
        <w:spacing w:after="0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FE2326" w14:paraId="146C4645" w14:textId="77777777" w:rsidTr="00424E87">
        <w:tc>
          <w:tcPr>
            <w:tcW w:w="9033" w:type="dxa"/>
            <w:gridSpan w:val="2"/>
            <w:shd w:val="clear" w:color="auto" w:fill="000000" w:themeFill="text1"/>
          </w:tcPr>
          <w:p w14:paraId="24957312" w14:textId="77777777" w:rsidR="00134A9E" w:rsidRPr="00FE2326" w:rsidRDefault="00134A9E" w:rsidP="00424E87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Evaluación: recurso nuevo</w:t>
            </w:r>
          </w:p>
        </w:tc>
      </w:tr>
      <w:tr w:rsidR="00134A9E" w:rsidRPr="00FE2326" w14:paraId="6136D102" w14:textId="77777777" w:rsidTr="00424E87">
        <w:tc>
          <w:tcPr>
            <w:tcW w:w="2518" w:type="dxa"/>
          </w:tcPr>
          <w:p w14:paraId="18D0788B" w14:textId="77777777" w:rsidR="00134A9E" w:rsidRPr="00FE2326" w:rsidRDefault="00134A9E" w:rsidP="00424E8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0AD3E2C" w14:textId="77777777" w:rsidR="00134A9E" w:rsidRPr="00FE2326" w:rsidRDefault="00933D7A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 w:rsidR="001E31B7">
              <w:rPr>
                <w:rFonts w:ascii="Arial" w:hAnsi="Arial" w:cs="Arial"/>
                <w:color w:val="000000"/>
              </w:rPr>
              <w:t>280</w:t>
            </w:r>
          </w:p>
        </w:tc>
      </w:tr>
      <w:tr w:rsidR="00134A9E" w:rsidRPr="00FE2326" w14:paraId="285BA1B1" w14:textId="77777777" w:rsidTr="00424E87">
        <w:tc>
          <w:tcPr>
            <w:tcW w:w="2518" w:type="dxa"/>
          </w:tcPr>
          <w:p w14:paraId="0EFD2E51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1E6A52E" w14:textId="77777777" w:rsidR="00134A9E" w:rsidRPr="00FE2326" w:rsidRDefault="00933D7A" w:rsidP="00424E8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Evaluación</w:t>
            </w:r>
          </w:p>
        </w:tc>
      </w:tr>
      <w:tr w:rsidR="00134A9E" w:rsidRPr="00FE2326" w14:paraId="2C2EDBD8" w14:textId="77777777" w:rsidTr="00424E87">
        <w:tc>
          <w:tcPr>
            <w:tcW w:w="2518" w:type="dxa"/>
          </w:tcPr>
          <w:p w14:paraId="5E56BDD1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0BCF5CF" w14:textId="2259C3C0" w:rsidR="00134A9E" w:rsidRPr="00FE2326" w:rsidRDefault="00933D7A" w:rsidP="00090E37">
            <w:pPr>
              <w:rPr>
                <w:rFonts w:ascii="Arial" w:hAnsi="Arial" w:cs="Arial"/>
                <w:color w:val="000000"/>
              </w:rPr>
            </w:pPr>
            <w:r w:rsidRPr="00933D7A">
              <w:rPr>
                <w:rFonts w:ascii="Arial" w:hAnsi="Arial" w:cs="Arial"/>
                <w:color w:val="000000"/>
              </w:rPr>
              <w:t xml:space="preserve">Evalúa tus conocimientos sobre el tema </w:t>
            </w:r>
            <w:r w:rsidR="00090E37" w:rsidRPr="00090E37">
              <w:rPr>
                <w:rFonts w:ascii="Arial" w:hAnsi="Arial" w:cs="Arial"/>
                <w:color w:val="000000"/>
              </w:rPr>
              <w:t>Las operaciones con fracciones</w:t>
            </w:r>
          </w:p>
        </w:tc>
      </w:tr>
    </w:tbl>
    <w:p w14:paraId="1CB4B88D" w14:textId="77777777" w:rsidR="00134A9E" w:rsidRDefault="00134A9E" w:rsidP="00F21DA8">
      <w:pPr>
        <w:spacing w:after="0"/>
        <w:rPr>
          <w:rFonts w:ascii="Arial" w:hAnsi="Arial" w:cs="Arial"/>
          <w:highlight w:val="yellow"/>
        </w:rPr>
      </w:pPr>
    </w:p>
    <w:p w14:paraId="5C18ACD9" w14:textId="77777777" w:rsidR="00933D7A" w:rsidRPr="00FE2326" w:rsidRDefault="00933D7A" w:rsidP="00F21DA8">
      <w:pPr>
        <w:spacing w:after="0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3544"/>
        <w:gridCol w:w="4551"/>
      </w:tblGrid>
      <w:tr w:rsidR="00134A9E" w:rsidRPr="00FE2326" w14:paraId="11CE2034" w14:textId="77777777" w:rsidTr="002E0D31">
        <w:tc>
          <w:tcPr>
            <w:tcW w:w="9054" w:type="dxa"/>
            <w:gridSpan w:val="3"/>
            <w:shd w:val="clear" w:color="auto" w:fill="000000" w:themeFill="text1"/>
          </w:tcPr>
          <w:p w14:paraId="39ABE071" w14:textId="77777777" w:rsidR="00134A9E" w:rsidRPr="00FE2326" w:rsidRDefault="00134A9E" w:rsidP="00424E87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Webs de referencia</w:t>
            </w:r>
          </w:p>
        </w:tc>
      </w:tr>
      <w:tr w:rsidR="00134A9E" w:rsidRPr="00FE2326" w14:paraId="247DD089" w14:textId="77777777" w:rsidTr="002E0D31">
        <w:tc>
          <w:tcPr>
            <w:tcW w:w="959" w:type="dxa"/>
          </w:tcPr>
          <w:p w14:paraId="2BB61381" w14:textId="77777777" w:rsidR="00134A9E" w:rsidRPr="00FE2326" w:rsidRDefault="00134A9E" w:rsidP="00424E8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095" w:type="dxa"/>
            <w:gridSpan w:val="2"/>
          </w:tcPr>
          <w:p w14:paraId="03170094" w14:textId="77777777" w:rsidR="00134A9E" w:rsidRPr="00FE2326" w:rsidRDefault="00A30931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 w:rsidR="001E31B7">
              <w:rPr>
                <w:rFonts w:ascii="Arial" w:hAnsi="Arial" w:cs="Arial"/>
                <w:color w:val="000000"/>
              </w:rPr>
              <w:t>290</w:t>
            </w:r>
          </w:p>
        </w:tc>
      </w:tr>
      <w:tr w:rsidR="00134A9E" w:rsidRPr="00FE2326" w14:paraId="1FCE8577" w14:textId="77777777" w:rsidTr="002E0D31">
        <w:tc>
          <w:tcPr>
            <w:tcW w:w="959" w:type="dxa"/>
          </w:tcPr>
          <w:p w14:paraId="09B5D60A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544" w:type="dxa"/>
          </w:tcPr>
          <w:p w14:paraId="1FE105F1" w14:textId="77777777" w:rsidR="00134A9E" w:rsidRPr="00A30931" w:rsidRDefault="00CD40F8" w:rsidP="00A30931">
            <w:pPr>
              <w:pStyle w:val="TextoPLANETA"/>
            </w:pPr>
            <w:r>
              <w:t>Calculadora de fracciones</w:t>
            </w:r>
          </w:p>
        </w:tc>
        <w:tc>
          <w:tcPr>
            <w:tcW w:w="4551" w:type="dxa"/>
          </w:tcPr>
          <w:p w14:paraId="16ADACE5" w14:textId="77777777" w:rsidR="00134A9E" w:rsidRPr="00A30931" w:rsidRDefault="00685E25" w:rsidP="00134A9E">
            <w:pPr>
              <w:jc w:val="center"/>
              <w:rPr>
                <w:rFonts w:ascii="Arial" w:hAnsi="Arial" w:cs="Arial"/>
                <w:color w:val="BFBFBF" w:themeColor="background1" w:themeShade="BF"/>
              </w:rPr>
            </w:pPr>
            <w:hyperlink r:id="rId15" w:history="1">
              <w:r w:rsidR="00CD40F8" w:rsidRPr="00C63035">
                <w:rPr>
                  <w:rStyle w:val="Hipervnculo"/>
                  <w:rFonts w:ascii="Arial" w:hAnsi="Arial" w:cs="Arial"/>
                </w:rPr>
                <w:t>http://es.calcuworld.com/calculadoras-matematicas/calculadora-de-fracciones/</w:t>
              </w:r>
            </w:hyperlink>
            <w:r w:rsidR="00CD40F8">
              <w:rPr>
                <w:rFonts w:ascii="Arial" w:hAnsi="Arial" w:cs="Arial"/>
                <w:color w:val="BFBFBF" w:themeColor="background1" w:themeShade="BF"/>
              </w:rPr>
              <w:t xml:space="preserve"> </w:t>
            </w:r>
          </w:p>
        </w:tc>
      </w:tr>
      <w:tr w:rsidR="00A30931" w:rsidRPr="00FE2326" w14:paraId="48C5FEEB" w14:textId="77777777" w:rsidTr="002E0D31">
        <w:tc>
          <w:tcPr>
            <w:tcW w:w="959" w:type="dxa"/>
          </w:tcPr>
          <w:p w14:paraId="50E2E984" w14:textId="77777777" w:rsidR="00A30931" w:rsidRPr="00FE2326" w:rsidRDefault="00A30931" w:rsidP="00A30931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544" w:type="dxa"/>
          </w:tcPr>
          <w:p w14:paraId="2C254B24" w14:textId="77777777" w:rsidR="00A30931" w:rsidRPr="00FE2326" w:rsidRDefault="00CD40F8" w:rsidP="00A30931">
            <w:pPr>
              <w:pStyle w:val="TextoPLANETA"/>
            </w:pPr>
            <w:r>
              <w:t>Adición de fracciones</w:t>
            </w:r>
          </w:p>
        </w:tc>
        <w:tc>
          <w:tcPr>
            <w:tcW w:w="4551" w:type="dxa"/>
          </w:tcPr>
          <w:p w14:paraId="2DC063EB" w14:textId="77777777" w:rsidR="00A30931" w:rsidRPr="00A30931" w:rsidRDefault="00685E25" w:rsidP="00A30931">
            <w:pPr>
              <w:jc w:val="center"/>
              <w:rPr>
                <w:rFonts w:ascii="Arial" w:hAnsi="Arial" w:cs="Arial"/>
                <w:color w:val="BFBFBF" w:themeColor="background1" w:themeShade="BF"/>
              </w:rPr>
            </w:pPr>
            <w:hyperlink r:id="rId16" w:history="1">
              <w:r w:rsidR="00CD40F8" w:rsidRPr="00C63035">
                <w:rPr>
                  <w:rStyle w:val="Hipervnculo"/>
                  <w:rFonts w:ascii="Arial" w:hAnsi="Arial" w:cs="Arial"/>
                </w:rPr>
                <w:t>http://www.educaplus.org/play-93-Suma-de-fracciones.html</w:t>
              </w:r>
            </w:hyperlink>
            <w:r w:rsidR="00CD40F8">
              <w:rPr>
                <w:rFonts w:ascii="Arial" w:hAnsi="Arial" w:cs="Arial"/>
                <w:color w:val="BFBFBF" w:themeColor="background1" w:themeShade="BF"/>
              </w:rPr>
              <w:t xml:space="preserve"> </w:t>
            </w:r>
          </w:p>
        </w:tc>
      </w:tr>
      <w:tr w:rsidR="00A30931" w:rsidRPr="00FE2326" w14:paraId="33294AFA" w14:textId="77777777" w:rsidTr="002E0D31">
        <w:tc>
          <w:tcPr>
            <w:tcW w:w="959" w:type="dxa"/>
          </w:tcPr>
          <w:p w14:paraId="6ED16153" w14:textId="77777777" w:rsidR="00A30931" w:rsidRPr="00FE2326" w:rsidRDefault="00A30931" w:rsidP="00A30931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544" w:type="dxa"/>
          </w:tcPr>
          <w:p w14:paraId="718F92D4" w14:textId="77777777" w:rsidR="00A30931" w:rsidRPr="00FE2326" w:rsidRDefault="008B56A6" w:rsidP="00A30931">
            <w:pPr>
              <w:pStyle w:val="TextoPLANETA"/>
            </w:pPr>
            <w:r>
              <w:t>Practica operaciones básicas con fracciones</w:t>
            </w:r>
          </w:p>
        </w:tc>
        <w:tc>
          <w:tcPr>
            <w:tcW w:w="4551" w:type="dxa"/>
          </w:tcPr>
          <w:p w14:paraId="2C00BB97" w14:textId="77777777" w:rsidR="00A30931" w:rsidRPr="00A30931" w:rsidRDefault="00685E25" w:rsidP="00A30931">
            <w:pPr>
              <w:jc w:val="center"/>
              <w:rPr>
                <w:rFonts w:ascii="Arial" w:hAnsi="Arial" w:cs="Arial"/>
                <w:color w:val="BFBFBF" w:themeColor="background1" w:themeShade="BF"/>
              </w:rPr>
            </w:pPr>
            <w:hyperlink r:id="rId17" w:history="1">
              <w:r w:rsidR="00CD40F8" w:rsidRPr="00C63035">
                <w:rPr>
                  <w:rStyle w:val="Hipervnculo"/>
                  <w:rFonts w:ascii="Arial" w:hAnsi="Arial" w:cs="Arial"/>
                </w:rPr>
                <w:t>http://www.thatquiz.org/es-3/matematicas/fraccion/</w:t>
              </w:r>
            </w:hyperlink>
            <w:r w:rsidR="00CD40F8">
              <w:rPr>
                <w:rFonts w:ascii="Arial" w:hAnsi="Arial" w:cs="Arial"/>
                <w:color w:val="BFBFBF" w:themeColor="background1" w:themeShade="BF"/>
              </w:rPr>
              <w:t xml:space="preserve"> </w:t>
            </w:r>
          </w:p>
        </w:tc>
      </w:tr>
    </w:tbl>
    <w:p w14:paraId="522E185C" w14:textId="77777777" w:rsidR="00134A9E" w:rsidRPr="00FE2326" w:rsidRDefault="00134A9E" w:rsidP="00F21DA8">
      <w:pPr>
        <w:spacing w:after="0"/>
        <w:rPr>
          <w:rFonts w:ascii="Arial" w:hAnsi="Arial" w:cs="Arial"/>
          <w:highlight w:val="yellow"/>
        </w:rPr>
      </w:pPr>
    </w:p>
    <w:p w14:paraId="4D695C76" w14:textId="77777777" w:rsidR="009D7E43" w:rsidRPr="00FE2326" w:rsidRDefault="009D7E43" w:rsidP="00F21DA8">
      <w:pPr>
        <w:spacing w:after="0"/>
        <w:rPr>
          <w:rFonts w:ascii="Arial" w:hAnsi="Arial" w:cs="Arial"/>
        </w:rPr>
      </w:pPr>
    </w:p>
    <w:sectPr w:rsidR="009D7E43" w:rsidRPr="00FE2326" w:rsidSect="00FC30C2">
      <w:headerReference w:type="even" r:id="rId18"/>
      <w:headerReference w:type="default" r:id="rId19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13F4AD25" w14:textId="77777777" w:rsidR="00D071B8" w:rsidRDefault="00D071B8">
      <w:pPr>
        <w:spacing w:after="0"/>
      </w:pPr>
      <w:r>
        <w:separator/>
      </w:r>
    </w:p>
  </w:endnote>
  <w:endnote w:type="continuationSeparator" w:id="0">
    <w:p w14:paraId="08777CEF" w14:textId="77777777" w:rsidR="00D071B8" w:rsidRDefault="00D071B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altName w:val="Times New Roman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267241CE" w14:textId="77777777" w:rsidR="00D071B8" w:rsidRDefault="00D071B8">
      <w:pPr>
        <w:spacing w:after="0"/>
      </w:pPr>
      <w:r>
        <w:separator/>
      </w:r>
    </w:p>
  </w:footnote>
  <w:footnote w:type="continuationSeparator" w:id="0">
    <w:p w14:paraId="7C560A32" w14:textId="77777777" w:rsidR="00D071B8" w:rsidRDefault="00D071B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228658" w14:textId="77777777" w:rsidR="00CB28C9" w:rsidRDefault="00CB28C9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788A7ED" w14:textId="77777777" w:rsidR="00CB28C9" w:rsidRDefault="00CB28C9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020095" w14:textId="77777777" w:rsidR="00CB28C9" w:rsidRDefault="00CB28C9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685E25"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13DD1FBC" w14:textId="77777777" w:rsidR="00CB28C9" w:rsidRPr="00F16D37" w:rsidRDefault="00CB28C9" w:rsidP="0004489C">
    <w:pPr>
      <w:pStyle w:val="Encabezado"/>
      <w:ind w:right="360"/>
      <w:rPr>
        <w:sz w:val="20"/>
        <w:szCs w:val="20"/>
      </w:rPr>
    </w:pPr>
    <w:r w:rsidRPr="00FE4049">
      <w:rPr>
        <w:rFonts w:ascii="Times" w:hAnsi="Times"/>
        <w:sz w:val="20"/>
        <w:szCs w:val="20"/>
        <w:highlight w:val="yellow"/>
        <w:lang w:val="es-ES"/>
      </w:rPr>
      <w:t xml:space="preserve">[GUION </w:t>
    </w:r>
    <w:r>
      <w:rPr>
        <w:rFonts w:ascii="Times" w:hAnsi="Times"/>
        <w:sz w:val="20"/>
        <w:szCs w:val="20"/>
        <w:highlight w:val="yellow"/>
        <w:lang w:val="es-ES"/>
      </w:rPr>
      <w:t>MA</w:t>
    </w:r>
    <w:r w:rsidRPr="00FE4049">
      <w:rPr>
        <w:rFonts w:ascii="Times" w:hAnsi="Times"/>
        <w:sz w:val="20"/>
        <w:szCs w:val="20"/>
        <w:highlight w:val="yellow"/>
        <w:lang w:val="es-ES"/>
      </w:rPr>
      <w:t>_0</w:t>
    </w:r>
    <w:r>
      <w:rPr>
        <w:rFonts w:ascii="Times" w:hAnsi="Times"/>
        <w:sz w:val="20"/>
        <w:szCs w:val="20"/>
        <w:highlight w:val="yellow"/>
        <w:lang w:val="es-ES"/>
      </w:rPr>
      <w:t>6</w:t>
    </w:r>
    <w:r w:rsidRPr="00FE4049">
      <w:rPr>
        <w:rFonts w:ascii="Times" w:hAnsi="Times"/>
        <w:sz w:val="20"/>
        <w:szCs w:val="20"/>
        <w:highlight w:val="yellow"/>
        <w:lang w:val="es-ES"/>
      </w:rPr>
      <w:t>_0</w:t>
    </w:r>
    <w:r>
      <w:rPr>
        <w:rFonts w:ascii="Times" w:hAnsi="Times"/>
        <w:sz w:val="20"/>
        <w:szCs w:val="20"/>
        <w:highlight w:val="yellow"/>
        <w:lang w:val="es-ES"/>
      </w:rPr>
      <w:t>6</w:t>
    </w:r>
    <w:r w:rsidRPr="00FE4049">
      <w:rPr>
        <w:rFonts w:ascii="Times" w:hAnsi="Times"/>
        <w:sz w:val="20"/>
        <w:szCs w:val="20"/>
        <w:highlight w:val="yellow"/>
        <w:lang w:val="es-ES"/>
      </w:rPr>
      <w:t>_CO]</w:t>
    </w:r>
    <w:r w:rsidRPr="00FE4049">
      <w:rPr>
        <w:rFonts w:ascii="Times" w:hAnsi="Times"/>
        <w:sz w:val="20"/>
        <w:szCs w:val="20"/>
        <w:lang w:val="es-ES"/>
      </w:rPr>
      <w:t xml:space="preserve"> Guion 0</w:t>
    </w:r>
    <w:r>
      <w:rPr>
        <w:rFonts w:ascii="Times" w:hAnsi="Times"/>
        <w:sz w:val="20"/>
        <w:szCs w:val="20"/>
        <w:lang w:val="es-ES"/>
      </w:rPr>
      <w:t>6</w:t>
    </w:r>
    <w:r w:rsidRPr="00FE4049">
      <w:rPr>
        <w:rFonts w:ascii="Times" w:hAnsi="Times"/>
        <w:sz w:val="20"/>
        <w:szCs w:val="20"/>
        <w:lang w:val="es-ES"/>
      </w:rPr>
      <w:t xml:space="preserve">. </w:t>
    </w:r>
    <w:r>
      <w:rPr>
        <w:b/>
        <w:sz w:val="22"/>
        <w:szCs w:val="22"/>
      </w:rPr>
      <w:t>Las operaciones con fracciones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12C3563"/>
    <w:multiLevelType w:val="hybridMultilevel"/>
    <w:tmpl w:val="056A2B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5D40D8"/>
    <w:multiLevelType w:val="multilevel"/>
    <w:tmpl w:val="DFAA426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>
    <w:nsid w:val="0E144B26"/>
    <w:multiLevelType w:val="multilevel"/>
    <w:tmpl w:val="7C2C2FB4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11761E42"/>
    <w:multiLevelType w:val="hybridMultilevel"/>
    <w:tmpl w:val="C6A4127E"/>
    <w:lvl w:ilvl="0" w:tplc="DFA0A6F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7C602D"/>
    <w:multiLevelType w:val="hybridMultilevel"/>
    <w:tmpl w:val="B21EA454"/>
    <w:lvl w:ilvl="0" w:tplc="3030FBE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182130"/>
    <w:multiLevelType w:val="multilevel"/>
    <w:tmpl w:val="C6DEEFC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14177B5D"/>
    <w:multiLevelType w:val="multilevel"/>
    <w:tmpl w:val="C6DEEFC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142E6C09"/>
    <w:multiLevelType w:val="multilevel"/>
    <w:tmpl w:val="E48675CC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170D0802"/>
    <w:multiLevelType w:val="hybridMultilevel"/>
    <w:tmpl w:val="7B04E992"/>
    <w:lvl w:ilvl="0" w:tplc="388257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1A92198C"/>
    <w:multiLevelType w:val="multilevel"/>
    <w:tmpl w:val="7294FF3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0">
    <w:nsid w:val="1EC23369"/>
    <w:multiLevelType w:val="multilevel"/>
    <w:tmpl w:val="036E07A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>
    <w:nsid w:val="1FA54171"/>
    <w:multiLevelType w:val="hybridMultilevel"/>
    <w:tmpl w:val="394ED176"/>
    <w:lvl w:ilvl="0" w:tplc="2DF2F45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40" w:hanging="360"/>
      </w:pPr>
    </w:lvl>
    <w:lvl w:ilvl="2" w:tplc="240A001B" w:tentative="1">
      <w:start w:val="1"/>
      <w:numFmt w:val="lowerRoman"/>
      <w:lvlText w:val="%3."/>
      <w:lvlJc w:val="right"/>
      <w:pPr>
        <w:ind w:left="1860" w:hanging="180"/>
      </w:pPr>
    </w:lvl>
    <w:lvl w:ilvl="3" w:tplc="240A000F" w:tentative="1">
      <w:start w:val="1"/>
      <w:numFmt w:val="decimal"/>
      <w:lvlText w:val="%4."/>
      <w:lvlJc w:val="left"/>
      <w:pPr>
        <w:ind w:left="2580" w:hanging="360"/>
      </w:pPr>
    </w:lvl>
    <w:lvl w:ilvl="4" w:tplc="240A0019" w:tentative="1">
      <w:start w:val="1"/>
      <w:numFmt w:val="lowerLetter"/>
      <w:lvlText w:val="%5."/>
      <w:lvlJc w:val="left"/>
      <w:pPr>
        <w:ind w:left="3300" w:hanging="360"/>
      </w:pPr>
    </w:lvl>
    <w:lvl w:ilvl="5" w:tplc="240A001B" w:tentative="1">
      <w:start w:val="1"/>
      <w:numFmt w:val="lowerRoman"/>
      <w:lvlText w:val="%6."/>
      <w:lvlJc w:val="right"/>
      <w:pPr>
        <w:ind w:left="4020" w:hanging="180"/>
      </w:pPr>
    </w:lvl>
    <w:lvl w:ilvl="6" w:tplc="240A000F" w:tentative="1">
      <w:start w:val="1"/>
      <w:numFmt w:val="decimal"/>
      <w:lvlText w:val="%7."/>
      <w:lvlJc w:val="left"/>
      <w:pPr>
        <w:ind w:left="4740" w:hanging="360"/>
      </w:pPr>
    </w:lvl>
    <w:lvl w:ilvl="7" w:tplc="240A0019" w:tentative="1">
      <w:start w:val="1"/>
      <w:numFmt w:val="lowerLetter"/>
      <w:lvlText w:val="%8."/>
      <w:lvlJc w:val="left"/>
      <w:pPr>
        <w:ind w:left="5460" w:hanging="360"/>
      </w:pPr>
    </w:lvl>
    <w:lvl w:ilvl="8" w:tplc="24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>
    <w:nsid w:val="24936395"/>
    <w:multiLevelType w:val="multilevel"/>
    <w:tmpl w:val="282EB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5192B8B"/>
    <w:multiLevelType w:val="multilevel"/>
    <w:tmpl w:val="6E8E99F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4">
    <w:nsid w:val="420A447A"/>
    <w:multiLevelType w:val="multilevel"/>
    <w:tmpl w:val="7A22E62E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4B0D6DC1"/>
    <w:multiLevelType w:val="hybridMultilevel"/>
    <w:tmpl w:val="CB58ACBA"/>
    <w:lvl w:ilvl="0" w:tplc="F39434A4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2147E1"/>
    <w:multiLevelType w:val="multilevel"/>
    <w:tmpl w:val="942608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>
    <w:nsid w:val="584F0E15"/>
    <w:multiLevelType w:val="hybridMultilevel"/>
    <w:tmpl w:val="F5905B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8B02E02"/>
    <w:multiLevelType w:val="multilevel"/>
    <w:tmpl w:val="EEEC93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>
    <w:nsid w:val="61B100D5"/>
    <w:multiLevelType w:val="multilevel"/>
    <w:tmpl w:val="3AC4D4E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0">
    <w:nsid w:val="62D42FD2"/>
    <w:multiLevelType w:val="hybridMultilevel"/>
    <w:tmpl w:val="982E95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F95EF6"/>
    <w:multiLevelType w:val="multilevel"/>
    <w:tmpl w:val="38A445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lowerLetter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>
    <w:nsid w:val="6A5A57C9"/>
    <w:multiLevelType w:val="multilevel"/>
    <w:tmpl w:val="EB024354"/>
    <w:lvl w:ilvl="0">
      <w:start w:val="3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>
    <w:nsid w:val="7FBF25EB"/>
    <w:multiLevelType w:val="multilevel"/>
    <w:tmpl w:val="D3D89E5E"/>
    <w:lvl w:ilvl="0">
      <w:start w:val="2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16"/>
  </w:num>
  <w:num w:numId="2">
    <w:abstractNumId w:val="7"/>
  </w:num>
  <w:num w:numId="3">
    <w:abstractNumId w:val="15"/>
  </w:num>
  <w:num w:numId="4">
    <w:abstractNumId w:val="4"/>
  </w:num>
  <w:num w:numId="5">
    <w:abstractNumId w:val="5"/>
  </w:num>
  <w:num w:numId="6">
    <w:abstractNumId w:val="18"/>
  </w:num>
  <w:num w:numId="7">
    <w:abstractNumId w:val="21"/>
  </w:num>
  <w:num w:numId="8">
    <w:abstractNumId w:val="2"/>
  </w:num>
  <w:num w:numId="9">
    <w:abstractNumId w:val="8"/>
  </w:num>
  <w:num w:numId="10">
    <w:abstractNumId w:val="14"/>
  </w:num>
  <w:num w:numId="11">
    <w:abstractNumId w:val="6"/>
  </w:num>
  <w:num w:numId="12">
    <w:abstractNumId w:val="23"/>
  </w:num>
  <w:num w:numId="13">
    <w:abstractNumId w:val="22"/>
  </w:num>
  <w:num w:numId="14">
    <w:abstractNumId w:val="17"/>
  </w:num>
  <w:num w:numId="15">
    <w:abstractNumId w:val="10"/>
  </w:num>
  <w:num w:numId="16">
    <w:abstractNumId w:val="19"/>
  </w:num>
  <w:num w:numId="17">
    <w:abstractNumId w:val="13"/>
  </w:num>
  <w:num w:numId="18">
    <w:abstractNumId w:val="1"/>
  </w:num>
  <w:num w:numId="19">
    <w:abstractNumId w:val="9"/>
  </w:num>
  <w:num w:numId="20">
    <w:abstractNumId w:val="11"/>
  </w:num>
  <w:num w:numId="21">
    <w:abstractNumId w:val="12"/>
  </w:num>
  <w:num w:numId="22">
    <w:abstractNumId w:val="3"/>
  </w:num>
  <w:num w:numId="23">
    <w:abstractNumId w:val="0"/>
  </w:num>
  <w:num w:numId="24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3CB"/>
    <w:rsid w:val="000020E3"/>
    <w:rsid w:val="000024C6"/>
    <w:rsid w:val="00003A91"/>
    <w:rsid w:val="000040E5"/>
    <w:rsid w:val="00004318"/>
    <w:rsid w:val="000045EE"/>
    <w:rsid w:val="000063E9"/>
    <w:rsid w:val="000064E2"/>
    <w:rsid w:val="00011A9A"/>
    <w:rsid w:val="00012056"/>
    <w:rsid w:val="00013D9F"/>
    <w:rsid w:val="00015B07"/>
    <w:rsid w:val="00015B82"/>
    <w:rsid w:val="00016723"/>
    <w:rsid w:val="000170D6"/>
    <w:rsid w:val="000177F1"/>
    <w:rsid w:val="00026345"/>
    <w:rsid w:val="000277F7"/>
    <w:rsid w:val="000278CC"/>
    <w:rsid w:val="00030E2D"/>
    <w:rsid w:val="00033394"/>
    <w:rsid w:val="00033A3A"/>
    <w:rsid w:val="000353D5"/>
    <w:rsid w:val="0003581C"/>
    <w:rsid w:val="00035A5C"/>
    <w:rsid w:val="00035DDC"/>
    <w:rsid w:val="00036F85"/>
    <w:rsid w:val="00037FDF"/>
    <w:rsid w:val="00040B51"/>
    <w:rsid w:val="0004273E"/>
    <w:rsid w:val="00042A94"/>
    <w:rsid w:val="000440D9"/>
    <w:rsid w:val="0004489C"/>
    <w:rsid w:val="00045CE8"/>
    <w:rsid w:val="000468AD"/>
    <w:rsid w:val="00046EB5"/>
    <w:rsid w:val="00046F41"/>
    <w:rsid w:val="00047627"/>
    <w:rsid w:val="00050768"/>
    <w:rsid w:val="00052087"/>
    <w:rsid w:val="00053744"/>
    <w:rsid w:val="00053FE8"/>
    <w:rsid w:val="00054A93"/>
    <w:rsid w:val="0005679F"/>
    <w:rsid w:val="00056BFD"/>
    <w:rsid w:val="00056FCF"/>
    <w:rsid w:val="000573A2"/>
    <w:rsid w:val="00057679"/>
    <w:rsid w:val="00057B9E"/>
    <w:rsid w:val="000629EA"/>
    <w:rsid w:val="00064F7F"/>
    <w:rsid w:val="0006509C"/>
    <w:rsid w:val="00070DA7"/>
    <w:rsid w:val="000716B5"/>
    <w:rsid w:val="0007415B"/>
    <w:rsid w:val="0007752C"/>
    <w:rsid w:val="00077DDA"/>
    <w:rsid w:val="000802B7"/>
    <w:rsid w:val="00081745"/>
    <w:rsid w:val="00081E63"/>
    <w:rsid w:val="000829AC"/>
    <w:rsid w:val="0008475A"/>
    <w:rsid w:val="00085D52"/>
    <w:rsid w:val="00086775"/>
    <w:rsid w:val="0008711D"/>
    <w:rsid w:val="000871E0"/>
    <w:rsid w:val="000874F7"/>
    <w:rsid w:val="00090E37"/>
    <w:rsid w:val="000924E5"/>
    <w:rsid w:val="00092A9D"/>
    <w:rsid w:val="000930DA"/>
    <w:rsid w:val="0009314C"/>
    <w:rsid w:val="0009379A"/>
    <w:rsid w:val="000943ED"/>
    <w:rsid w:val="00094671"/>
    <w:rsid w:val="000946C0"/>
    <w:rsid w:val="00096510"/>
    <w:rsid w:val="00097ACE"/>
    <w:rsid w:val="00097F50"/>
    <w:rsid w:val="000A070F"/>
    <w:rsid w:val="000A089B"/>
    <w:rsid w:val="000A1E5D"/>
    <w:rsid w:val="000A3959"/>
    <w:rsid w:val="000A3DA9"/>
    <w:rsid w:val="000A3DE8"/>
    <w:rsid w:val="000A4D90"/>
    <w:rsid w:val="000A7E1A"/>
    <w:rsid w:val="000B2DD2"/>
    <w:rsid w:val="000B5A8D"/>
    <w:rsid w:val="000C0B3F"/>
    <w:rsid w:val="000C4BAB"/>
    <w:rsid w:val="000C602F"/>
    <w:rsid w:val="000D0E70"/>
    <w:rsid w:val="000D19A3"/>
    <w:rsid w:val="000D3304"/>
    <w:rsid w:val="000D3AAA"/>
    <w:rsid w:val="000D5B1A"/>
    <w:rsid w:val="000D76CE"/>
    <w:rsid w:val="000E1629"/>
    <w:rsid w:val="000E16E2"/>
    <w:rsid w:val="000E1E66"/>
    <w:rsid w:val="000E50F5"/>
    <w:rsid w:val="000E56BF"/>
    <w:rsid w:val="000E57AF"/>
    <w:rsid w:val="000E7362"/>
    <w:rsid w:val="000F04AA"/>
    <w:rsid w:val="000F0C7A"/>
    <w:rsid w:val="000F3118"/>
    <w:rsid w:val="000F5DD6"/>
    <w:rsid w:val="000F7B46"/>
    <w:rsid w:val="001018BE"/>
    <w:rsid w:val="00101D89"/>
    <w:rsid w:val="00102266"/>
    <w:rsid w:val="00110761"/>
    <w:rsid w:val="0011245D"/>
    <w:rsid w:val="00112EDC"/>
    <w:rsid w:val="00121317"/>
    <w:rsid w:val="001239A8"/>
    <w:rsid w:val="001246F9"/>
    <w:rsid w:val="001300C4"/>
    <w:rsid w:val="001316BE"/>
    <w:rsid w:val="00131E07"/>
    <w:rsid w:val="00133089"/>
    <w:rsid w:val="0013385F"/>
    <w:rsid w:val="00134A9E"/>
    <w:rsid w:val="001354F3"/>
    <w:rsid w:val="00135E31"/>
    <w:rsid w:val="00136998"/>
    <w:rsid w:val="00140B08"/>
    <w:rsid w:val="00140D65"/>
    <w:rsid w:val="0014163F"/>
    <w:rsid w:val="001435BE"/>
    <w:rsid w:val="00144E87"/>
    <w:rsid w:val="0014659F"/>
    <w:rsid w:val="00147210"/>
    <w:rsid w:val="00147D40"/>
    <w:rsid w:val="00150A19"/>
    <w:rsid w:val="00152DB8"/>
    <w:rsid w:val="00155DDA"/>
    <w:rsid w:val="001561C2"/>
    <w:rsid w:val="00161D0A"/>
    <w:rsid w:val="00163E0E"/>
    <w:rsid w:val="00164C58"/>
    <w:rsid w:val="001738BE"/>
    <w:rsid w:val="0017540B"/>
    <w:rsid w:val="00175AA8"/>
    <w:rsid w:val="00176E21"/>
    <w:rsid w:val="00177A1F"/>
    <w:rsid w:val="001837E2"/>
    <w:rsid w:val="00183EBC"/>
    <w:rsid w:val="0018426E"/>
    <w:rsid w:val="0018784F"/>
    <w:rsid w:val="00191882"/>
    <w:rsid w:val="00193B1C"/>
    <w:rsid w:val="0019469F"/>
    <w:rsid w:val="00195E54"/>
    <w:rsid w:val="001A2B3A"/>
    <w:rsid w:val="001A42BD"/>
    <w:rsid w:val="001A4664"/>
    <w:rsid w:val="001A5A95"/>
    <w:rsid w:val="001A5E30"/>
    <w:rsid w:val="001B1F44"/>
    <w:rsid w:val="001B37F8"/>
    <w:rsid w:val="001B3DAF"/>
    <w:rsid w:val="001B4371"/>
    <w:rsid w:val="001B5F37"/>
    <w:rsid w:val="001C02A8"/>
    <w:rsid w:val="001C161B"/>
    <w:rsid w:val="001C519B"/>
    <w:rsid w:val="001C6229"/>
    <w:rsid w:val="001D182B"/>
    <w:rsid w:val="001D20B6"/>
    <w:rsid w:val="001D42D1"/>
    <w:rsid w:val="001D49CD"/>
    <w:rsid w:val="001D54D1"/>
    <w:rsid w:val="001D6E31"/>
    <w:rsid w:val="001E31B7"/>
    <w:rsid w:val="001E4180"/>
    <w:rsid w:val="001F0A81"/>
    <w:rsid w:val="001F16AE"/>
    <w:rsid w:val="001F1D22"/>
    <w:rsid w:val="001F1D8F"/>
    <w:rsid w:val="001F26C5"/>
    <w:rsid w:val="001F2873"/>
    <w:rsid w:val="001F391D"/>
    <w:rsid w:val="002022A7"/>
    <w:rsid w:val="00202823"/>
    <w:rsid w:val="0020303A"/>
    <w:rsid w:val="0020599A"/>
    <w:rsid w:val="00205F65"/>
    <w:rsid w:val="00207C25"/>
    <w:rsid w:val="0021072A"/>
    <w:rsid w:val="00212435"/>
    <w:rsid w:val="00212459"/>
    <w:rsid w:val="00213FCA"/>
    <w:rsid w:val="00214515"/>
    <w:rsid w:val="00216706"/>
    <w:rsid w:val="002204AA"/>
    <w:rsid w:val="002209FB"/>
    <w:rsid w:val="00221108"/>
    <w:rsid w:val="0023016E"/>
    <w:rsid w:val="00230B4F"/>
    <w:rsid w:val="00232291"/>
    <w:rsid w:val="0023765B"/>
    <w:rsid w:val="002406F9"/>
    <w:rsid w:val="00243875"/>
    <w:rsid w:val="00244336"/>
    <w:rsid w:val="002471CF"/>
    <w:rsid w:val="002514C9"/>
    <w:rsid w:val="00252A72"/>
    <w:rsid w:val="002565F9"/>
    <w:rsid w:val="00257DDB"/>
    <w:rsid w:val="00261EBE"/>
    <w:rsid w:val="002632B2"/>
    <w:rsid w:val="00264B58"/>
    <w:rsid w:val="002669A0"/>
    <w:rsid w:val="00266F4B"/>
    <w:rsid w:val="00272066"/>
    <w:rsid w:val="00272B00"/>
    <w:rsid w:val="00273007"/>
    <w:rsid w:val="00274ADE"/>
    <w:rsid w:val="00276C9D"/>
    <w:rsid w:val="00280E92"/>
    <w:rsid w:val="002814E9"/>
    <w:rsid w:val="00285778"/>
    <w:rsid w:val="00285811"/>
    <w:rsid w:val="002875EC"/>
    <w:rsid w:val="002939C9"/>
    <w:rsid w:val="002973CB"/>
    <w:rsid w:val="002A07B3"/>
    <w:rsid w:val="002A1DF9"/>
    <w:rsid w:val="002A1E54"/>
    <w:rsid w:val="002A239D"/>
    <w:rsid w:val="002A239E"/>
    <w:rsid w:val="002A37CF"/>
    <w:rsid w:val="002A6B17"/>
    <w:rsid w:val="002A6C11"/>
    <w:rsid w:val="002A768B"/>
    <w:rsid w:val="002B0F59"/>
    <w:rsid w:val="002B253B"/>
    <w:rsid w:val="002B7F62"/>
    <w:rsid w:val="002B7F88"/>
    <w:rsid w:val="002C194D"/>
    <w:rsid w:val="002C2770"/>
    <w:rsid w:val="002C3F4B"/>
    <w:rsid w:val="002C5ADE"/>
    <w:rsid w:val="002C6CDA"/>
    <w:rsid w:val="002C7D17"/>
    <w:rsid w:val="002D1656"/>
    <w:rsid w:val="002D254F"/>
    <w:rsid w:val="002D2B46"/>
    <w:rsid w:val="002D2FE7"/>
    <w:rsid w:val="002D64B5"/>
    <w:rsid w:val="002E080E"/>
    <w:rsid w:val="002E0A3A"/>
    <w:rsid w:val="002E0D31"/>
    <w:rsid w:val="002E34D4"/>
    <w:rsid w:val="002E7393"/>
    <w:rsid w:val="002F3FB5"/>
    <w:rsid w:val="002F5101"/>
    <w:rsid w:val="002F74C3"/>
    <w:rsid w:val="003030CE"/>
    <w:rsid w:val="00304F3E"/>
    <w:rsid w:val="00305F48"/>
    <w:rsid w:val="0030709A"/>
    <w:rsid w:val="0030735E"/>
    <w:rsid w:val="00312693"/>
    <w:rsid w:val="00312A3B"/>
    <w:rsid w:val="00312F78"/>
    <w:rsid w:val="00313185"/>
    <w:rsid w:val="003139FA"/>
    <w:rsid w:val="00314A32"/>
    <w:rsid w:val="003150E5"/>
    <w:rsid w:val="00315470"/>
    <w:rsid w:val="00316244"/>
    <w:rsid w:val="00317F68"/>
    <w:rsid w:val="0032206E"/>
    <w:rsid w:val="0032234E"/>
    <w:rsid w:val="00322D61"/>
    <w:rsid w:val="00323B2C"/>
    <w:rsid w:val="00324493"/>
    <w:rsid w:val="00324E6A"/>
    <w:rsid w:val="00325653"/>
    <w:rsid w:val="00326FC9"/>
    <w:rsid w:val="00326FCA"/>
    <w:rsid w:val="003270F6"/>
    <w:rsid w:val="00327549"/>
    <w:rsid w:val="0033015E"/>
    <w:rsid w:val="00330951"/>
    <w:rsid w:val="00331E66"/>
    <w:rsid w:val="00332709"/>
    <w:rsid w:val="00333D4F"/>
    <w:rsid w:val="00336A2C"/>
    <w:rsid w:val="0033743D"/>
    <w:rsid w:val="00340782"/>
    <w:rsid w:val="00342521"/>
    <w:rsid w:val="00346730"/>
    <w:rsid w:val="003471C8"/>
    <w:rsid w:val="00347250"/>
    <w:rsid w:val="00347BA5"/>
    <w:rsid w:val="00350AB9"/>
    <w:rsid w:val="00350DF5"/>
    <w:rsid w:val="003521B0"/>
    <w:rsid w:val="003524CB"/>
    <w:rsid w:val="003534B8"/>
    <w:rsid w:val="00353927"/>
    <w:rsid w:val="003556F1"/>
    <w:rsid w:val="00356434"/>
    <w:rsid w:val="0035791B"/>
    <w:rsid w:val="00362BCE"/>
    <w:rsid w:val="0036393A"/>
    <w:rsid w:val="003651A2"/>
    <w:rsid w:val="00365A47"/>
    <w:rsid w:val="0036644C"/>
    <w:rsid w:val="00376179"/>
    <w:rsid w:val="00376B66"/>
    <w:rsid w:val="003812EB"/>
    <w:rsid w:val="0038315B"/>
    <w:rsid w:val="0038338B"/>
    <w:rsid w:val="0038456F"/>
    <w:rsid w:val="00385C30"/>
    <w:rsid w:val="00385E3E"/>
    <w:rsid w:val="00386ABD"/>
    <w:rsid w:val="003926E6"/>
    <w:rsid w:val="00393AF2"/>
    <w:rsid w:val="00394AE7"/>
    <w:rsid w:val="00395F9D"/>
    <w:rsid w:val="00396E33"/>
    <w:rsid w:val="003A0493"/>
    <w:rsid w:val="003A1C94"/>
    <w:rsid w:val="003A26A1"/>
    <w:rsid w:val="003A2A39"/>
    <w:rsid w:val="003A3208"/>
    <w:rsid w:val="003A5FBA"/>
    <w:rsid w:val="003A63E0"/>
    <w:rsid w:val="003A6E21"/>
    <w:rsid w:val="003A784A"/>
    <w:rsid w:val="003B0407"/>
    <w:rsid w:val="003B079E"/>
    <w:rsid w:val="003B2140"/>
    <w:rsid w:val="003B6E27"/>
    <w:rsid w:val="003B7E6A"/>
    <w:rsid w:val="003C0290"/>
    <w:rsid w:val="003C20B8"/>
    <w:rsid w:val="003C2B9F"/>
    <w:rsid w:val="003C2D6D"/>
    <w:rsid w:val="003C306F"/>
    <w:rsid w:val="003C50CE"/>
    <w:rsid w:val="003C5B2B"/>
    <w:rsid w:val="003C6ADD"/>
    <w:rsid w:val="003C6C1F"/>
    <w:rsid w:val="003D026B"/>
    <w:rsid w:val="003D099A"/>
    <w:rsid w:val="003D0B91"/>
    <w:rsid w:val="003D2085"/>
    <w:rsid w:val="003D2368"/>
    <w:rsid w:val="003D362C"/>
    <w:rsid w:val="003D7997"/>
    <w:rsid w:val="003E024E"/>
    <w:rsid w:val="003E036B"/>
    <w:rsid w:val="003E06C0"/>
    <w:rsid w:val="003E0C59"/>
    <w:rsid w:val="003E1651"/>
    <w:rsid w:val="003E1A2E"/>
    <w:rsid w:val="003E1BE1"/>
    <w:rsid w:val="003E39CA"/>
    <w:rsid w:val="003E481D"/>
    <w:rsid w:val="003E6C21"/>
    <w:rsid w:val="003F069B"/>
    <w:rsid w:val="003F1B3A"/>
    <w:rsid w:val="003F2984"/>
    <w:rsid w:val="003F2F74"/>
    <w:rsid w:val="003F386F"/>
    <w:rsid w:val="003F3EE5"/>
    <w:rsid w:val="003F3F62"/>
    <w:rsid w:val="003F42C3"/>
    <w:rsid w:val="003F4DDB"/>
    <w:rsid w:val="003F6E14"/>
    <w:rsid w:val="003F7179"/>
    <w:rsid w:val="004008B7"/>
    <w:rsid w:val="00404CF7"/>
    <w:rsid w:val="00405BEF"/>
    <w:rsid w:val="00407C56"/>
    <w:rsid w:val="00412E0F"/>
    <w:rsid w:val="00415DF0"/>
    <w:rsid w:val="00416B09"/>
    <w:rsid w:val="00417687"/>
    <w:rsid w:val="00422B02"/>
    <w:rsid w:val="00422E13"/>
    <w:rsid w:val="00424E87"/>
    <w:rsid w:val="0042512A"/>
    <w:rsid w:val="00425943"/>
    <w:rsid w:val="004274ED"/>
    <w:rsid w:val="004274FA"/>
    <w:rsid w:val="004305FA"/>
    <w:rsid w:val="00435A8E"/>
    <w:rsid w:val="00436E0A"/>
    <w:rsid w:val="00440AF7"/>
    <w:rsid w:val="0044314A"/>
    <w:rsid w:val="004434F2"/>
    <w:rsid w:val="00446FBC"/>
    <w:rsid w:val="004506D7"/>
    <w:rsid w:val="00453176"/>
    <w:rsid w:val="00453D0F"/>
    <w:rsid w:val="00453DA5"/>
    <w:rsid w:val="004559D3"/>
    <w:rsid w:val="00455E58"/>
    <w:rsid w:val="004560A8"/>
    <w:rsid w:val="0046182F"/>
    <w:rsid w:val="00461BC5"/>
    <w:rsid w:val="0046460F"/>
    <w:rsid w:val="004664B8"/>
    <w:rsid w:val="0046708B"/>
    <w:rsid w:val="004725E5"/>
    <w:rsid w:val="004756AC"/>
    <w:rsid w:val="0047645C"/>
    <w:rsid w:val="004773D2"/>
    <w:rsid w:val="004802CB"/>
    <w:rsid w:val="0048119B"/>
    <w:rsid w:val="00482535"/>
    <w:rsid w:val="00484123"/>
    <w:rsid w:val="00484A58"/>
    <w:rsid w:val="00485A1B"/>
    <w:rsid w:val="0048724B"/>
    <w:rsid w:val="0048783D"/>
    <w:rsid w:val="004905D5"/>
    <w:rsid w:val="0049088F"/>
    <w:rsid w:val="00491E50"/>
    <w:rsid w:val="00493A29"/>
    <w:rsid w:val="00493EBC"/>
    <w:rsid w:val="00494824"/>
    <w:rsid w:val="004A0CD0"/>
    <w:rsid w:val="004A21A2"/>
    <w:rsid w:val="004A2C4B"/>
    <w:rsid w:val="004A3952"/>
    <w:rsid w:val="004A4334"/>
    <w:rsid w:val="004A6044"/>
    <w:rsid w:val="004A6E6E"/>
    <w:rsid w:val="004A7315"/>
    <w:rsid w:val="004B21D1"/>
    <w:rsid w:val="004B3037"/>
    <w:rsid w:val="004B3939"/>
    <w:rsid w:val="004B47F2"/>
    <w:rsid w:val="004B6B94"/>
    <w:rsid w:val="004B79BD"/>
    <w:rsid w:val="004B7F8D"/>
    <w:rsid w:val="004C2881"/>
    <w:rsid w:val="004C46B1"/>
    <w:rsid w:val="004C4869"/>
    <w:rsid w:val="004C5889"/>
    <w:rsid w:val="004C7D0C"/>
    <w:rsid w:val="004D3002"/>
    <w:rsid w:val="004D3CE0"/>
    <w:rsid w:val="004D65E8"/>
    <w:rsid w:val="004D7C1C"/>
    <w:rsid w:val="004E0C44"/>
    <w:rsid w:val="004E171D"/>
    <w:rsid w:val="004E50F2"/>
    <w:rsid w:val="004E5E51"/>
    <w:rsid w:val="004E742B"/>
    <w:rsid w:val="004F341B"/>
    <w:rsid w:val="004F6AE7"/>
    <w:rsid w:val="00502426"/>
    <w:rsid w:val="00502BE5"/>
    <w:rsid w:val="00503061"/>
    <w:rsid w:val="00503AB4"/>
    <w:rsid w:val="00506975"/>
    <w:rsid w:val="005113BC"/>
    <w:rsid w:val="00512FAD"/>
    <w:rsid w:val="005132E7"/>
    <w:rsid w:val="00513D1A"/>
    <w:rsid w:val="005141D9"/>
    <w:rsid w:val="005150B5"/>
    <w:rsid w:val="00515332"/>
    <w:rsid w:val="005158CD"/>
    <w:rsid w:val="005167CF"/>
    <w:rsid w:val="00517268"/>
    <w:rsid w:val="00517426"/>
    <w:rsid w:val="00517E60"/>
    <w:rsid w:val="00521FFB"/>
    <w:rsid w:val="005229BD"/>
    <w:rsid w:val="00522E49"/>
    <w:rsid w:val="00523EF5"/>
    <w:rsid w:val="00525BD4"/>
    <w:rsid w:val="00525FE2"/>
    <w:rsid w:val="005273B3"/>
    <w:rsid w:val="005319D0"/>
    <w:rsid w:val="00531CF8"/>
    <w:rsid w:val="00533553"/>
    <w:rsid w:val="0053396A"/>
    <w:rsid w:val="005348E1"/>
    <w:rsid w:val="0053628B"/>
    <w:rsid w:val="0054022B"/>
    <w:rsid w:val="005407D1"/>
    <w:rsid w:val="00541888"/>
    <w:rsid w:val="00541D80"/>
    <w:rsid w:val="00542BF6"/>
    <w:rsid w:val="00545BE9"/>
    <w:rsid w:val="00550059"/>
    <w:rsid w:val="00550CBB"/>
    <w:rsid w:val="00551B2D"/>
    <w:rsid w:val="005543A0"/>
    <w:rsid w:val="005556BA"/>
    <w:rsid w:val="0055598D"/>
    <w:rsid w:val="00556554"/>
    <w:rsid w:val="00557707"/>
    <w:rsid w:val="00557857"/>
    <w:rsid w:val="00557DB9"/>
    <w:rsid w:val="00561243"/>
    <w:rsid w:val="00561431"/>
    <w:rsid w:val="00561572"/>
    <w:rsid w:val="005615B8"/>
    <w:rsid w:val="005633BD"/>
    <w:rsid w:val="0056372C"/>
    <w:rsid w:val="00564275"/>
    <w:rsid w:val="0056759D"/>
    <w:rsid w:val="005700AC"/>
    <w:rsid w:val="00570BAE"/>
    <w:rsid w:val="00571AE9"/>
    <w:rsid w:val="00572014"/>
    <w:rsid w:val="005726E4"/>
    <w:rsid w:val="00572B35"/>
    <w:rsid w:val="00573021"/>
    <w:rsid w:val="00574A97"/>
    <w:rsid w:val="00576218"/>
    <w:rsid w:val="00577D57"/>
    <w:rsid w:val="0058045F"/>
    <w:rsid w:val="0058495E"/>
    <w:rsid w:val="005852AD"/>
    <w:rsid w:val="00587381"/>
    <w:rsid w:val="005919AA"/>
    <w:rsid w:val="005939BA"/>
    <w:rsid w:val="00593DFD"/>
    <w:rsid w:val="005A3B16"/>
    <w:rsid w:val="005A40CA"/>
    <w:rsid w:val="005A4C1A"/>
    <w:rsid w:val="005B0283"/>
    <w:rsid w:val="005B1B97"/>
    <w:rsid w:val="005B35C1"/>
    <w:rsid w:val="005B5CA7"/>
    <w:rsid w:val="005B61F4"/>
    <w:rsid w:val="005B648B"/>
    <w:rsid w:val="005B6E01"/>
    <w:rsid w:val="005C0797"/>
    <w:rsid w:val="005C2112"/>
    <w:rsid w:val="005C2681"/>
    <w:rsid w:val="005C40A1"/>
    <w:rsid w:val="005C44F9"/>
    <w:rsid w:val="005D0909"/>
    <w:rsid w:val="005D1738"/>
    <w:rsid w:val="005D21BC"/>
    <w:rsid w:val="005D2E06"/>
    <w:rsid w:val="005D3558"/>
    <w:rsid w:val="005D3C97"/>
    <w:rsid w:val="005D3FA9"/>
    <w:rsid w:val="005D4960"/>
    <w:rsid w:val="005D4BD0"/>
    <w:rsid w:val="005D5078"/>
    <w:rsid w:val="005D783D"/>
    <w:rsid w:val="005E227B"/>
    <w:rsid w:val="005E40AA"/>
    <w:rsid w:val="005E48E2"/>
    <w:rsid w:val="005E7549"/>
    <w:rsid w:val="005E7C7A"/>
    <w:rsid w:val="005F118D"/>
    <w:rsid w:val="005F1BBA"/>
    <w:rsid w:val="005F226C"/>
    <w:rsid w:val="005F4DA4"/>
    <w:rsid w:val="005F6EB6"/>
    <w:rsid w:val="005F7A19"/>
    <w:rsid w:val="005F7ADA"/>
    <w:rsid w:val="00601256"/>
    <w:rsid w:val="00604376"/>
    <w:rsid w:val="00605A4C"/>
    <w:rsid w:val="00610EBA"/>
    <w:rsid w:val="0061136C"/>
    <w:rsid w:val="006123A5"/>
    <w:rsid w:val="00612D36"/>
    <w:rsid w:val="006141AB"/>
    <w:rsid w:val="0061569F"/>
    <w:rsid w:val="0061607C"/>
    <w:rsid w:val="00616DBC"/>
    <w:rsid w:val="00617660"/>
    <w:rsid w:val="0061799C"/>
    <w:rsid w:val="00620174"/>
    <w:rsid w:val="0062043E"/>
    <w:rsid w:val="00621979"/>
    <w:rsid w:val="00622ADD"/>
    <w:rsid w:val="006242A7"/>
    <w:rsid w:val="0062484A"/>
    <w:rsid w:val="00626C9A"/>
    <w:rsid w:val="00631109"/>
    <w:rsid w:val="00633C30"/>
    <w:rsid w:val="006346A2"/>
    <w:rsid w:val="00634E6B"/>
    <w:rsid w:val="00637159"/>
    <w:rsid w:val="00642768"/>
    <w:rsid w:val="00645669"/>
    <w:rsid w:val="00645DC2"/>
    <w:rsid w:val="0065038E"/>
    <w:rsid w:val="0065158C"/>
    <w:rsid w:val="00651CAD"/>
    <w:rsid w:val="00653EB9"/>
    <w:rsid w:val="006603DE"/>
    <w:rsid w:val="00661990"/>
    <w:rsid w:val="00664AA9"/>
    <w:rsid w:val="00665316"/>
    <w:rsid w:val="00665B52"/>
    <w:rsid w:val="00670091"/>
    <w:rsid w:val="006769B2"/>
    <w:rsid w:val="006770FD"/>
    <w:rsid w:val="00677D02"/>
    <w:rsid w:val="0068354A"/>
    <w:rsid w:val="0068378A"/>
    <w:rsid w:val="00685E25"/>
    <w:rsid w:val="0068736B"/>
    <w:rsid w:val="00687DBC"/>
    <w:rsid w:val="00690A23"/>
    <w:rsid w:val="0069130B"/>
    <w:rsid w:val="006924A0"/>
    <w:rsid w:val="00692540"/>
    <w:rsid w:val="00692844"/>
    <w:rsid w:val="006959E5"/>
    <w:rsid w:val="00695B29"/>
    <w:rsid w:val="006A0494"/>
    <w:rsid w:val="006A0953"/>
    <w:rsid w:val="006A1381"/>
    <w:rsid w:val="006A16FC"/>
    <w:rsid w:val="006A2D60"/>
    <w:rsid w:val="006A449D"/>
    <w:rsid w:val="006A493A"/>
    <w:rsid w:val="006A5363"/>
    <w:rsid w:val="006A5810"/>
    <w:rsid w:val="006A70CF"/>
    <w:rsid w:val="006A7C78"/>
    <w:rsid w:val="006B0124"/>
    <w:rsid w:val="006B0FA4"/>
    <w:rsid w:val="006B1718"/>
    <w:rsid w:val="006B4CD5"/>
    <w:rsid w:val="006C075F"/>
    <w:rsid w:val="006C17DF"/>
    <w:rsid w:val="006C4119"/>
    <w:rsid w:val="006C46A1"/>
    <w:rsid w:val="006C62F9"/>
    <w:rsid w:val="006C690F"/>
    <w:rsid w:val="006D11F6"/>
    <w:rsid w:val="006D24A3"/>
    <w:rsid w:val="006D3E7D"/>
    <w:rsid w:val="006D4074"/>
    <w:rsid w:val="006D785E"/>
    <w:rsid w:val="006E04FF"/>
    <w:rsid w:val="006E2E6F"/>
    <w:rsid w:val="006E32A2"/>
    <w:rsid w:val="006E3DFC"/>
    <w:rsid w:val="006E3FCB"/>
    <w:rsid w:val="006E73F7"/>
    <w:rsid w:val="006E7704"/>
    <w:rsid w:val="006F0904"/>
    <w:rsid w:val="006F14DB"/>
    <w:rsid w:val="006F3F0A"/>
    <w:rsid w:val="006F7D3C"/>
    <w:rsid w:val="0070244F"/>
    <w:rsid w:val="00702D33"/>
    <w:rsid w:val="007040A5"/>
    <w:rsid w:val="00704D28"/>
    <w:rsid w:val="00706A0F"/>
    <w:rsid w:val="00706AB7"/>
    <w:rsid w:val="00706E6D"/>
    <w:rsid w:val="00706FEB"/>
    <w:rsid w:val="007070AC"/>
    <w:rsid w:val="007109CF"/>
    <w:rsid w:val="007114E8"/>
    <w:rsid w:val="007173B7"/>
    <w:rsid w:val="007211E6"/>
    <w:rsid w:val="00723E98"/>
    <w:rsid w:val="00724705"/>
    <w:rsid w:val="00724CA8"/>
    <w:rsid w:val="00725D66"/>
    <w:rsid w:val="00726376"/>
    <w:rsid w:val="007300AE"/>
    <w:rsid w:val="007311BE"/>
    <w:rsid w:val="00733338"/>
    <w:rsid w:val="00736490"/>
    <w:rsid w:val="007415A9"/>
    <w:rsid w:val="00741906"/>
    <w:rsid w:val="00741C41"/>
    <w:rsid w:val="00742DFC"/>
    <w:rsid w:val="007454E3"/>
    <w:rsid w:val="007466A1"/>
    <w:rsid w:val="00747361"/>
    <w:rsid w:val="0075026C"/>
    <w:rsid w:val="007530AF"/>
    <w:rsid w:val="0075379D"/>
    <w:rsid w:val="00753E7B"/>
    <w:rsid w:val="007574BF"/>
    <w:rsid w:val="00757CF0"/>
    <w:rsid w:val="00765000"/>
    <w:rsid w:val="007661EC"/>
    <w:rsid w:val="0077084B"/>
    <w:rsid w:val="00771708"/>
    <w:rsid w:val="007717F3"/>
    <w:rsid w:val="00772B97"/>
    <w:rsid w:val="00773DE0"/>
    <w:rsid w:val="00774F39"/>
    <w:rsid w:val="00780218"/>
    <w:rsid w:val="00780595"/>
    <w:rsid w:val="007814A8"/>
    <w:rsid w:val="00782988"/>
    <w:rsid w:val="00782D81"/>
    <w:rsid w:val="00783621"/>
    <w:rsid w:val="007838F6"/>
    <w:rsid w:val="00783C10"/>
    <w:rsid w:val="00784158"/>
    <w:rsid w:val="00785214"/>
    <w:rsid w:val="00785E93"/>
    <w:rsid w:val="00785F84"/>
    <w:rsid w:val="007864B8"/>
    <w:rsid w:val="00787A56"/>
    <w:rsid w:val="0079050E"/>
    <w:rsid w:val="0079187E"/>
    <w:rsid w:val="00791AD7"/>
    <w:rsid w:val="00793B45"/>
    <w:rsid w:val="00793CD6"/>
    <w:rsid w:val="00794716"/>
    <w:rsid w:val="00794815"/>
    <w:rsid w:val="00797AF2"/>
    <w:rsid w:val="007A0EDA"/>
    <w:rsid w:val="007A45A9"/>
    <w:rsid w:val="007A6FCA"/>
    <w:rsid w:val="007A7625"/>
    <w:rsid w:val="007B08A6"/>
    <w:rsid w:val="007B0BD9"/>
    <w:rsid w:val="007B0BEE"/>
    <w:rsid w:val="007B2236"/>
    <w:rsid w:val="007B23C9"/>
    <w:rsid w:val="007B341F"/>
    <w:rsid w:val="007B54A2"/>
    <w:rsid w:val="007B57AD"/>
    <w:rsid w:val="007C07BE"/>
    <w:rsid w:val="007C192C"/>
    <w:rsid w:val="007C5226"/>
    <w:rsid w:val="007C60E4"/>
    <w:rsid w:val="007D2B1E"/>
    <w:rsid w:val="007D2D61"/>
    <w:rsid w:val="007E24B0"/>
    <w:rsid w:val="007E36B5"/>
    <w:rsid w:val="007E6B4B"/>
    <w:rsid w:val="007F0867"/>
    <w:rsid w:val="007F27B1"/>
    <w:rsid w:val="007F2B3E"/>
    <w:rsid w:val="007F4768"/>
    <w:rsid w:val="007F4CA9"/>
    <w:rsid w:val="007F4F55"/>
    <w:rsid w:val="007F51B3"/>
    <w:rsid w:val="007F58A3"/>
    <w:rsid w:val="007F6A35"/>
    <w:rsid w:val="00800ED8"/>
    <w:rsid w:val="00804B8D"/>
    <w:rsid w:val="00804E08"/>
    <w:rsid w:val="00806DFA"/>
    <w:rsid w:val="00810A81"/>
    <w:rsid w:val="008119A3"/>
    <w:rsid w:val="00812894"/>
    <w:rsid w:val="00813C78"/>
    <w:rsid w:val="0081772D"/>
    <w:rsid w:val="00820E89"/>
    <w:rsid w:val="00821CEC"/>
    <w:rsid w:val="00824138"/>
    <w:rsid w:val="008242C3"/>
    <w:rsid w:val="0082620B"/>
    <w:rsid w:val="00826289"/>
    <w:rsid w:val="0082771A"/>
    <w:rsid w:val="008278AE"/>
    <w:rsid w:val="00827F9B"/>
    <w:rsid w:val="00830978"/>
    <w:rsid w:val="008316B8"/>
    <w:rsid w:val="00832225"/>
    <w:rsid w:val="00833317"/>
    <w:rsid w:val="00834AF9"/>
    <w:rsid w:val="008420C8"/>
    <w:rsid w:val="008421CC"/>
    <w:rsid w:val="00842252"/>
    <w:rsid w:val="0084479D"/>
    <w:rsid w:val="00845BED"/>
    <w:rsid w:val="00845E19"/>
    <w:rsid w:val="00846BA6"/>
    <w:rsid w:val="008476F6"/>
    <w:rsid w:val="00847EA7"/>
    <w:rsid w:val="00850A49"/>
    <w:rsid w:val="0085340A"/>
    <w:rsid w:val="00854B41"/>
    <w:rsid w:val="0085575E"/>
    <w:rsid w:val="00860F88"/>
    <w:rsid w:val="008648CE"/>
    <w:rsid w:val="00864B03"/>
    <w:rsid w:val="00864FE2"/>
    <w:rsid w:val="0086569F"/>
    <w:rsid w:val="008700B1"/>
    <w:rsid w:val="00870987"/>
    <w:rsid w:val="00871D79"/>
    <w:rsid w:val="0087270D"/>
    <w:rsid w:val="00872B3E"/>
    <w:rsid w:val="00872E77"/>
    <w:rsid w:val="00875612"/>
    <w:rsid w:val="008809A1"/>
    <w:rsid w:val="008819B4"/>
    <w:rsid w:val="008825B3"/>
    <w:rsid w:val="0088291C"/>
    <w:rsid w:val="00886BE2"/>
    <w:rsid w:val="0089265D"/>
    <w:rsid w:val="00893017"/>
    <w:rsid w:val="008969D0"/>
    <w:rsid w:val="008975A5"/>
    <w:rsid w:val="008A00D9"/>
    <w:rsid w:val="008A0201"/>
    <w:rsid w:val="008A0774"/>
    <w:rsid w:val="008A0D4A"/>
    <w:rsid w:val="008A1BD7"/>
    <w:rsid w:val="008A2F19"/>
    <w:rsid w:val="008A4D14"/>
    <w:rsid w:val="008A51E7"/>
    <w:rsid w:val="008A7E11"/>
    <w:rsid w:val="008B02A3"/>
    <w:rsid w:val="008B03F7"/>
    <w:rsid w:val="008B0F0D"/>
    <w:rsid w:val="008B4C96"/>
    <w:rsid w:val="008B56A6"/>
    <w:rsid w:val="008B6F21"/>
    <w:rsid w:val="008B78B3"/>
    <w:rsid w:val="008C0571"/>
    <w:rsid w:val="008C1536"/>
    <w:rsid w:val="008C184A"/>
    <w:rsid w:val="008C1B5B"/>
    <w:rsid w:val="008C2F46"/>
    <w:rsid w:val="008C3C24"/>
    <w:rsid w:val="008C4647"/>
    <w:rsid w:val="008C4EBD"/>
    <w:rsid w:val="008C6D7A"/>
    <w:rsid w:val="008D1480"/>
    <w:rsid w:val="008D33F3"/>
    <w:rsid w:val="008D3EFF"/>
    <w:rsid w:val="008D4A75"/>
    <w:rsid w:val="008D4E2E"/>
    <w:rsid w:val="008D5541"/>
    <w:rsid w:val="008D6275"/>
    <w:rsid w:val="008D6FD5"/>
    <w:rsid w:val="008D7C57"/>
    <w:rsid w:val="008E2DE9"/>
    <w:rsid w:val="008E43FD"/>
    <w:rsid w:val="008E55AF"/>
    <w:rsid w:val="008E5A55"/>
    <w:rsid w:val="008F04B5"/>
    <w:rsid w:val="008F2C6B"/>
    <w:rsid w:val="008F3316"/>
    <w:rsid w:val="008F4B10"/>
    <w:rsid w:val="008F70FB"/>
    <w:rsid w:val="00902711"/>
    <w:rsid w:val="009037BD"/>
    <w:rsid w:val="00904A13"/>
    <w:rsid w:val="00905F4B"/>
    <w:rsid w:val="00906CE6"/>
    <w:rsid w:val="009074D5"/>
    <w:rsid w:val="00907B2A"/>
    <w:rsid w:val="00907EC6"/>
    <w:rsid w:val="00912B3C"/>
    <w:rsid w:val="00912EB2"/>
    <w:rsid w:val="009153F5"/>
    <w:rsid w:val="00927CC1"/>
    <w:rsid w:val="009312D0"/>
    <w:rsid w:val="00932347"/>
    <w:rsid w:val="00933631"/>
    <w:rsid w:val="00933D7A"/>
    <w:rsid w:val="009357BB"/>
    <w:rsid w:val="00936E29"/>
    <w:rsid w:val="0093732D"/>
    <w:rsid w:val="00937DA9"/>
    <w:rsid w:val="00942AF2"/>
    <w:rsid w:val="00943243"/>
    <w:rsid w:val="00945604"/>
    <w:rsid w:val="00952817"/>
    <w:rsid w:val="00952A91"/>
    <w:rsid w:val="009530DD"/>
    <w:rsid w:val="0095345F"/>
    <w:rsid w:val="0095355B"/>
    <w:rsid w:val="00955009"/>
    <w:rsid w:val="009604C5"/>
    <w:rsid w:val="00962623"/>
    <w:rsid w:val="00963B92"/>
    <w:rsid w:val="00963CC3"/>
    <w:rsid w:val="009655BE"/>
    <w:rsid w:val="009661D3"/>
    <w:rsid w:val="009703E1"/>
    <w:rsid w:val="00971E52"/>
    <w:rsid w:val="0097340D"/>
    <w:rsid w:val="00976A1A"/>
    <w:rsid w:val="0098031F"/>
    <w:rsid w:val="00983629"/>
    <w:rsid w:val="00983842"/>
    <w:rsid w:val="009842BE"/>
    <w:rsid w:val="00984C03"/>
    <w:rsid w:val="009873E2"/>
    <w:rsid w:val="00987B53"/>
    <w:rsid w:val="0099027B"/>
    <w:rsid w:val="00994885"/>
    <w:rsid w:val="009962E8"/>
    <w:rsid w:val="009963B3"/>
    <w:rsid w:val="009A078B"/>
    <w:rsid w:val="009A285F"/>
    <w:rsid w:val="009A29B1"/>
    <w:rsid w:val="009A5751"/>
    <w:rsid w:val="009A67C8"/>
    <w:rsid w:val="009A7960"/>
    <w:rsid w:val="009B12F9"/>
    <w:rsid w:val="009B1C3D"/>
    <w:rsid w:val="009B2287"/>
    <w:rsid w:val="009B3163"/>
    <w:rsid w:val="009B3AB4"/>
    <w:rsid w:val="009B79A0"/>
    <w:rsid w:val="009C04CA"/>
    <w:rsid w:val="009C0D65"/>
    <w:rsid w:val="009C17CF"/>
    <w:rsid w:val="009C17E7"/>
    <w:rsid w:val="009C1A2F"/>
    <w:rsid w:val="009C3F8A"/>
    <w:rsid w:val="009C4CCD"/>
    <w:rsid w:val="009C5A72"/>
    <w:rsid w:val="009D1C5D"/>
    <w:rsid w:val="009D31DB"/>
    <w:rsid w:val="009D3B9A"/>
    <w:rsid w:val="009D3CA7"/>
    <w:rsid w:val="009D5A2C"/>
    <w:rsid w:val="009D5E68"/>
    <w:rsid w:val="009D61BE"/>
    <w:rsid w:val="009D7E43"/>
    <w:rsid w:val="009E25A9"/>
    <w:rsid w:val="009E2A07"/>
    <w:rsid w:val="009E3818"/>
    <w:rsid w:val="009E3B06"/>
    <w:rsid w:val="009E58FB"/>
    <w:rsid w:val="009E601B"/>
    <w:rsid w:val="009F02B2"/>
    <w:rsid w:val="009F03B0"/>
    <w:rsid w:val="009F182E"/>
    <w:rsid w:val="009F205C"/>
    <w:rsid w:val="009F25C1"/>
    <w:rsid w:val="009F3A09"/>
    <w:rsid w:val="009F3E7C"/>
    <w:rsid w:val="009F4AE0"/>
    <w:rsid w:val="00A00B50"/>
    <w:rsid w:val="00A0258A"/>
    <w:rsid w:val="00A03F95"/>
    <w:rsid w:val="00A055BC"/>
    <w:rsid w:val="00A05739"/>
    <w:rsid w:val="00A0614A"/>
    <w:rsid w:val="00A1083C"/>
    <w:rsid w:val="00A12324"/>
    <w:rsid w:val="00A1377B"/>
    <w:rsid w:val="00A15085"/>
    <w:rsid w:val="00A15964"/>
    <w:rsid w:val="00A15D9D"/>
    <w:rsid w:val="00A16307"/>
    <w:rsid w:val="00A16E62"/>
    <w:rsid w:val="00A21C89"/>
    <w:rsid w:val="00A25ED0"/>
    <w:rsid w:val="00A305A9"/>
    <w:rsid w:val="00A30931"/>
    <w:rsid w:val="00A31F94"/>
    <w:rsid w:val="00A31FC9"/>
    <w:rsid w:val="00A34F0F"/>
    <w:rsid w:val="00A3663B"/>
    <w:rsid w:val="00A41CEE"/>
    <w:rsid w:val="00A421A3"/>
    <w:rsid w:val="00A433E0"/>
    <w:rsid w:val="00A43806"/>
    <w:rsid w:val="00A45D50"/>
    <w:rsid w:val="00A46B4A"/>
    <w:rsid w:val="00A47C12"/>
    <w:rsid w:val="00A5091D"/>
    <w:rsid w:val="00A51BE5"/>
    <w:rsid w:val="00A52066"/>
    <w:rsid w:val="00A538C1"/>
    <w:rsid w:val="00A53A8C"/>
    <w:rsid w:val="00A5457B"/>
    <w:rsid w:val="00A55F33"/>
    <w:rsid w:val="00A56F58"/>
    <w:rsid w:val="00A6198D"/>
    <w:rsid w:val="00A63C60"/>
    <w:rsid w:val="00A63D3D"/>
    <w:rsid w:val="00A648EE"/>
    <w:rsid w:val="00A65139"/>
    <w:rsid w:val="00A65D5D"/>
    <w:rsid w:val="00A7297E"/>
    <w:rsid w:val="00A730DC"/>
    <w:rsid w:val="00A7402E"/>
    <w:rsid w:val="00A74A1C"/>
    <w:rsid w:val="00A76494"/>
    <w:rsid w:val="00A764C8"/>
    <w:rsid w:val="00A76EAC"/>
    <w:rsid w:val="00A80783"/>
    <w:rsid w:val="00A81304"/>
    <w:rsid w:val="00A8180E"/>
    <w:rsid w:val="00A83867"/>
    <w:rsid w:val="00A85F2A"/>
    <w:rsid w:val="00A87CEE"/>
    <w:rsid w:val="00A87DBA"/>
    <w:rsid w:val="00A9249E"/>
    <w:rsid w:val="00A93D6F"/>
    <w:rsid w:val="00A945D8"/>
    <w:rsid w:val="00A97238"/>
    <w:rsid w:val="00AA4D27"/>
    <w:rsid w:val="00AA58F3"/>
    <w:rsid w:val="00AA5CE7"/>
    <w:rsid w:val="00AA6F28"/>
    <w:rsid w:val="00AA7EA9"/>
    <w:rsid w:val="00AB01C0"/>
    <w:rsid w:val="00AB1343"/>
    <w:rsid w:val="00AB1EE6"/>
    <w:rsid w:val="00AB264F"/>
    <w:rsid w:val="00AB30F0"/>
    <w:rsid w:val="00AB419B"/>
    <w:rsid w:val="00AB4964"/>
    <w:rsid w:val="00AB5C6C"/>
    <w:rsid w:val="00AB605B"/>
    <w:rsid w:val="00AB7AE4"/>
    <w:rsid w:val="00AC08F8"/>
    <w:rsid w:val="00AC1D2D"/>
    <w:rsid w:val="00AC1DB8"/>
    <w:rsid w:val="00AC3685"/>
    <w:rsid w:val="00AC3DE2"/>
    <w:rsid w:val="00AC43BB"/>
    <w:rsid w:val="00AC575F"/>
    <w:rsid w:val="00AC58BD"/>
    <w:rsid w:val="00AD0488"/>
    <w:rsid w:val="00AD1B66"/>
    <w:rsid w:val="00AD3ABE"/>
    <w:rsid w:val="00AD61DD"/>
    <w:rsid w:val="00AD7350"/>
    <w:rsid w:val="00AE0BBF"/>
    <w:rsid w:val="00AE1FC1"/>
    <w:rsid w:val="00AE4988"/>
    <w:rsid w:val="00AE6CCF"/>
    <w:rsid w:val="00AE7C66"/>
    <w:rsid w:val="00AF11C0"/>
    <w:rsid w:val="00AF2D31"/>
    <w:rsid w:val="00AF4302"/>
    <w:rsid w:val="00AF504B"/>
    <w:rsid w:val="00AF50B8"/>
    <w:rsid w:val="00AF78AB"/>
    <w:rsid w:val="00AF7F27"/>
    <w:rsid w:val="00AF7F33"/>
    <w:rsid w:val="00B06769"/>
    <w:rsid w:val="00B10D84"/>
    <w:rsid w:val="00B11370"/>
    <w:rsid w:val="00B117B2"/>
    <w:rsid w:val="00B11A7A"/>
    <w:rsid w:val="00B138BF"/>
    <w:rsid w:val="00B209BA"/>
    <w:rsid w:val="00B22015"/>
    <w:rsid w:val="00B2218B"/>
    <w:rsid w:val="00B22B6E"/>
    <w:rsid w:val="00B2419E"/>
    <w:rsid w:val="00B25962"/>
    <w:rsid w:val="00B3006B"/>
    <w:rsid w:val="00B300F7"/>
    <w:rsid w:val="00B30ECC"/>
    <w:rsid w:val="00B322A4"/>
    <w:rsid w:val="00B32575"/>
    <w:rsid w:val="00B32A55"/>
    <w:rsid w:val="00B3643D"/>
    <w:rsid w:val="00B36897"/>
    <w:rsid w:val="00B42B92"/>
    <w:rsid w:val="00B42BD1"/>
    <w:rsid w:val="00B42C5C"/>
    <w:rsid w:val="00B43924"/>
    <w:rsid w:val="00B45BCB"/>
    <w:rsid w:val="00B46EF2"/>
    <w:rsid w:val="00B50494"/>
    <w:rsid w:val="00B52B58"/>
    <w:rsid w:val="00B533AA"/>
    <w:rsid w:val="00B540D4"/>
    <w:rsid w:val="00B5590F"/>
    <w:rsid w:val="00B559C2"/>
    <w:rsid w:val="00B55DDA"/>
    <w:rsid w:val="00B60128"/>
    <w:rsid w:val="00B6246F"/>
    <w:rsid w:val="00B628BD"/>
    <w:rsid w:val="00B62FB0"/>
    <w:rsid w:val="00B6365A"/>
    <w:rsid w:val="00B6416D"/>
    <w:rsid w:val="00B65452"/>
    <w:rsid w:val="00B70283"/>
    <w:rsid w:val="00B70F20"/>
    <w:rsid w:val="00B71C91"/>
    <w:rsid w:val="00B77F43"/>
    <w:rsid w:val="00B80CF0"/>
    <w:rsid w:val="00B81238"/>
    <w:rsid w:val="00B83FCF"/>
    <w:rsid w:val="00B86549"/>
    <w:rsid w:val="00B879A3"/>
    <w:rsid w:val="00B9062C"/>
    <w:rsid w:val="00B919B6"/>
    <w:rsid w:val="00B9292E"/>
    <w:rsid w:val="00B932A2"/>
    <w:rsid w:val="00B95566"/>
    <w:rsid w:val="00B95ACF"/>
    <w:rsid w:val="00B95FDC"/>
    <w:rsid w:val="00BA05B7"/>
    <w:rsid w:val="00BA0B8C"/>
    <w:rsid w:val="00BA1128"/>
    <w:rsid w:val="00BA245F"/>
    <w:rsid w:val="00BA3379"/>
    <w:rsid w:val="00BA351B"/>
    <w:rsid w:val="00BA4332"/>
    <w:rsid w:val="00BB065C"/>
    <w:rsid w:val="00BB0E5A"/>
    <w:rsid w:val="00BB11FC"/>
    <w:rsid w:val="00BB48F9"/>
    <w:rsid w:val="00BB4A4B"/>
    <w:rsid w:val="00BB5316"/>
    <w:rsid w:val="00BB5AF3"/>
    <w:rsid w:val="00BB6DC2"/>
    <w:rsid w:val="00BB70A9"/>
    <w:rsid w:val="00BC1FD5"/>
    <w:rsid w:val="00BC2B5B"/>
    <w:rsid w:val="00BC3023"/>
    <w:rsid w:val="00BC4D24"/>
    <w:rsid w:val="00BC661E"/>
    <w:rsid w:val="00BD118D"/>
    <w:rsid w:val="00BD1ABC"/>
    <w:rsid w:val="00BD2487"/>
    <w:rsid w:val="00BD281F"/>
    <w:rsid w:val="00BD3F54"/>
    <w:rsid w:val="00BD4892"/>
    <w:rsid w:val="00BD4A6E"/>
    <w:rsid w:val="00BD5F6C"/>
    <w:rsid w:val="00BE0E7B"/>
    <w:rsid w:val="00BE0F08"/>
    <w:rsid w:val="00BE1884"/>
    <w:rsid w:val="00BE2A3D"/>
    <w:rsid w:val="00BE3022"/>
    <w:rsid w:val="00BE43A5"/>
    <w:rsid w:val="00BE4DDB"/>
    <w:rsid w:val="00BE529A"/>
    <w:rsid w:val="00BE58FF"/>
    <w:rsid w:val="00BE5EA1"/>
    <w:rsid w:val="00BE5F09"/>
    <w:rsid w:val="00BE606E"/>
    <w:rsid w:val="00BE63B2"/>
    <w:rsid w:val="00BE7621"/>
    <w:rsid w:val="00BF12B2"/>
    <w:rsid w:val="00BF18D7"/>
    <w:rsid w:val="00BF2B78"/>
    <w:rsid w:val="00BF45A2"/>
    <w:rsid w:val="00BF7C30"/>
    <w:rsid w:val="00C01032"/>
    <w:rsid w:val="00C0121C"/>
    <w:rsid w:val="00C01DF0"/>
    <w:rsid w:val="00C01ED9"/>
    <w:rsid w:val="00C0613E"/>
    <w:rsid w:val="00C073CF"/>
    <w:rsid w:val="00C10363"/>
    <w:rsid w:val="00C10F9B"/>
    <w:rsid w:val="00C117B5"/>
    <w:rsid w:val="00C126F9"/>
    <w:rsid w:val="00C164CC"/>
    <w:rsid w:val="00C17674"/>
    <w:rsid w:val="00C208F0"/>
    <w:rsid w:val="00C21467"/>
    <w:rsid w:val="00C229C9"/>
    <w:rsid w:val="00C25727"/>
    <w:rsid w:val="00C273A7"/>
    <w:rsid w:val="00C321AA"/>
    <w:rsid w:val="00C321B7"/>
    <w:rsid w:val="00C33136"/>
    <w:rsid w:val="00C33AD0"/>
    <w:rsid w:val="00C348E0"/>
    <w:rsid w:val="00C35BD8"/>
    <w:rsid w:val="00C35EE0"/>
    <w:rsid w:val="00C36AF2"/>
    <w:rsid w:val="00C36B3D"/>
    <w:rsid w:val="00C36EC0"/>
    <w:rsid w:val="00C41840"/>
    <w:rsid w:val="00C42F71"/>
    <w:rsid w:val="00C44F3B"/>
    <w:rsid w:val="00C453B1"/>
    <w:rsid w:val="00C459BD"/>
    <w:rsid w:val="00C505D4"/>
    <w:rsid w:val="00C51292"/>
    <w:rsid w:val="00C53DBD"/>
    <w:rsid w:val="00C55466"/>
    <w:rsid w:val="00C55BAE"/>
    <w:rsid w:val="00C5698A"/>
    <w:rsid w:val="00C579BD"/>
    <w:rsid w:val="00C649D5"/>
    <w:rsid w:val="00C66B92"/>
    <w:rsid w:val="00C70112"/>
    <w:rsid w:val="00C7074A"/>
    <w:rsid w:val="00C73DCA"/>
    <w:rsid w:val="00C74E6C"/>
    <w:rsid w:val="00C7646B"/>
    <w:rsid w:val="00C76EE8"/>
    <w:rsid w:val="00C77554"/>
    <w:rsid w:val="00C80429"/>
    <w:rsid w:val="00C806A2"/>
    <w:rsid w:val="00C8328A"/>
    <w:rsid w:val="00C8567B"/>
    <w:rsid w:val="00C859F4"/>
    <w:rsid w:val="00C87205"/>
    <w:rsid w:val="00C90045"/>
    <w:rsid w:val="00C903D6"/>
    <w:rsid w:val="00C9381A"/>
    <w:rsid w:val="00C9467B"/>
    <w:rsid w:val="00C9659D"/>
    <w:rsid w:val="00C9798C"/>
    <w:rsid w:val="00CA26D2"/>
    <w:rsid w:val="00CA3AD8"/>
    <w:rsid w:val="00CA4D75"/>
    <w:rsid w:val="00CA5055"/>
    <w:rsid w:val="00CA5183"/>
    <w:rsid w:val="00CA5431"/>
    <w:rsid w:val="00CA65CC"/>
    <w:rsid w:val="00CB0642"/>
    <w:rsid w:val="00CB1917"/>
    <w:rsid w:val="00CB28C9"/>
    <w:rsid w:val="00CB59F9"/>
    <w:rsid w:val="00CB6999"/>
    <w:rsid w:val="00CC05B0"/>
    <w:rsid w:val="00CC3AE9"/>
    <w:rsid w:val="00CC45D6"/>
    <w:rsid w:val="00CC5C2E"/>
    <w:rsid w:val="00CC5D5A"/>
    <w:rsid w:val="00CD027F"/>
    <w:rsid w:val="00CD1130"/>
    <w:rsid w:val="00CD18D3"/>
    <w:rsid w:val="00CD3486"/>
    <w:rsid w:val="00CD39D7"/>
    <w:rsid w:val="00CD40F8"/>
    <w:rsid w:val="00CD42E1"/>
    <w:rsid w:val="00CD751A"/>
    <w:rsid w:val="00CE18B4"/>
    <w:rsid w:val="00CE19BB"/>
    <w:rsid w:val="00CE40AC"/>
    <w:rsid w:val="00CE477F"/>
    <w:rsid w:val="00CE5880"/>
    <w:rsid w:val="00CE6E41"/>
    <w:rsid w:val="00CE78E2"/>
    <w:rsid w:val="00CF0AD2"/>
    <w:rsid w:val="00CF1C8B"/>
    <w:rsid w:val="00CF29BE"/>
    <w:rsid w:val="00CF2CCF"/>
    <w:rsid w:val="00CF347E"/>
    <w:rsid w:val="00CF4E76"/>
    <w:rsid w:val="00CF4EBE"/>
    <w:rsid w:val="00CF5522"/>
    <w:rsid w:val="00CF6332"/>
    <w:rsid w:val="00CF6C7D"/>
    <w:rsid w:val="00CF75BA"/>
    <w:rsid w:val="00CF7CEA"/>
    <w:rsid w:val="00D00C13"/>
    <w:rsid w:val="00D0155D"/>
    <w:rsid w:val="00D018E9"/>
    <w:rsid w:val="00D01B35"/>
    <w:rsid w:val="00D01FD9"/>
    <w:rsid w:val="00D06B42"/>
    <w:rsid w:val="00D071B8"/>
    <w:rsid w:val="00D102E2"/>
    <w:rsid w:val="00D137BF"/>
    <w:rsid w:val="00D14A26"/>
    <w:rsid w:val="00D1522A"/>
    <w:rsid w:val="00D15622"/>
    <w:rsid w:val="00D1587E"/>
    <w:rsid w:val="00D16157"/>
    <w:rsid w:val="00D162A1"/>
    <w:rsid w:val="00D16D53"/>
    <w:rsid w:val="00D17A68"/>
    <w:rsid w:val="00D21FB9"/>
    <w:rsid w:val="00D24A37"/>
    <w:rsid w:val="00D251AF"/>
    <w:rsid w:val="00D311A0"/>
    <w:rsid w:val="00D32640"/>
    <w:rsid w:val="00D33B2F"/>
    <w:rsid w:val="00D34D57"/>
    <w:rsid w:val="00D3601D"/>
    <w:rsid w:val="00D408F4"/>
    <w:rsid w:val="00D4141B"/>
    <w:rsid w:val="00D4178A"/>
    <w:rsid w:val="00D43A78"/>
    <w:rsid w:val="00D4487E"/>
    <w:rsid w:val="00D45539"/>
    <w:rsid w:val="00D478FB"/>
    <w:rsid w:val="00D47B06"/>
    <w:rsid w:val="00D47D1F"/>
    <w:rsid w:val="00D50C59"/>
    <w:rsid w:val="00D51F9C"/>
    <w:rsid w:val="00D537ED"/>
    <w:rsid w:val="00D567E4"/>
    <w:rsid w:val="00D56EDD"/>
    <w:rsid w:val="00D57073"/>
    <w:rsid w:val="00D57078"/>
    <w:rsid w:val="00D573AA"/>
    <w:rsid w:val="00D600A8"/>
    <w:rsid w:val="00D60DF6"/>
    <w:rsid w:val="00D62A48"/>
    <w:rsid w:val="00D65A57"/>
    <w:rsid w:val="00D66EAC"/>
    <w:rsid w:val="00D6710F"/>
    <w:rsid w:val="00D707C1"/>
    <w:rsid w:val="00D72969"/>
    <w:rsid w:val="00D73498"/>
    <w:rsid w:val="00D73B7B"/>
    <w:rsid w:val="00D73CD1"/>
    <w:rsid w:val="00D80AC4"/>
    <w:rsid w:val="00D821FA"/>
    <w:rsid w:val="00D8413A"/>
    <w:rsid w:val="00D844E0"/>
    <w:rsid w:val="00D86764"/>
    <w:rsid w:val="00D876B3"/>
    <w:rsid w:val="00D879CA"/>
    <w:rsid w:val="00D918DB"/>
    <w:rsid w:val="00D9220A"/>
    <w:rsid w:val="00DA57A8"/>
    <w:rsid w:val="00DA5BD8"/>
    <w:rsid w:val="00DA5BF9"/>
    <w:rsid w:val="00DA7CC1"/>
    <w:rsid w:val="00DB155C"/>
    <w:rsid w:val="00DB4387"/>
    <w:rsid w:val="00DB4B13"/>
    <w:rsid w:val="00DC0417"/>
    <w:rsid w:val="00DC3F3C"/>
    <w:rsid w:val="00DC638C"/>
    <w:rsid w:val="00DC6507"/>
    <w:rsid w:val="00DD09E0"/>
    <w:rsid w:val="00DD2490"/>
    <w:rsid w:val="00DD2604"/>
    <w:rsid w:val="00DD45E2"/>
    <w:rsid w:val="00DD4B41"/>
    <w:rsid w:val="00DD534A"/>
    <w:rsid w:val="00DD740E"/>
    <w:rsid w:val="00DE1CEE"/>
    <w:rsid w:val="00DE3AAE"/>
    <w:rsid w:val="00DE69EE"/>
    <w:rsid w:val="00DE6F1E"/>
    <w:rsid w:val="00DF0B9C"/>
    <w:rsid w:val="00DF1AEC"/>
    <w:rsid w:val="00DF25AE"/>
    <w:rsid w:val="00DF28B1"/>
    <w:rsid w:val="00DF381D"/>
    <w:rsid w:val="00DF44F5"/>
    <w:rsid w:val="00DF5B89"/>
    <w:rsid w:val="00DF6021"/>
    <w:rsid w:val="00DF630C"/>
    <w:rsid w:val="00DF7895"/>
    <w:rsid w:val="00DF79F6"/>
    <w:rsid w:val="00E00B89"/>
    <w:rsid w:val="00E01400"/>
    <w:rsid w:val="00E03BA9"/>
    <w:rsid w:val="00E04646"/>
    <w:rsid w:val="00E06BCD"/>
    <w:rsid w:val="00E10CE2"/>
    <w:rsid w:val="00E10F1D"/>
    <w:rsid w:val="00E135BE"/>
    <w:rsid w:val="00E138C9"/>
    <w:rsid w:val="00E13EFB"/>
    <w:rsid w:val="00E15CA3"/>
    <w:rsid w:val="00E176B4"/>
    <w:rsid w:val="00E17B3F"/>
    <w:rsid w:val="00E218E2"/>
    <w:rsid w:val="00E2199E"/>
    <w:rsid w:val="00E22F71"/>
    <w:rsid w:val="00E2355C"/>
    <w:rsid w:val="00E2397E"/>
    <w:rsid w:val="00E24FDD"/>
    <w:rsid w:val="00E258B6"/>
    <w:rsid w:val="00E26B0C"/>
    <w:rsid w:val="00E27F13"/>
    <w:rsid w:val="00E328E7"/>
    <w:rsid w:val="00E33AEB"/>
    <w:rsid w:val="00E33FC6"/>
    <w:rsid w:val="00E3697A"/>
    <w:rsid w:val="00E3728B"/>
    <w:rsid w:val="00E437F5"/>
    <w:rsid w:val="00E44F67"/>
    <w:rsid w:val="00E45564"/>
    <w:rsid w:val="00E45B8B"/>
    <w:rsid w:val="00E45FD0"/>
    <w:rsid w:val="00E4621D"/>
    <w:rsid w:val="00E50D54"/>
    <w:rsid w:val="00E51625"/>
    <w:rsid w:val="00E538CC"/>
    <w:rsid w:val="00E5460C"/>
    <w:rsid w:val="00E564BE"/>
    <w:rsid w:val="00E57EF9"/>
    <w:rsid w:val="00E607B7"/>
    <w:rsid w:val="00E623D5"/>
    <w:rsid w:val="00E623F0"/>
    <w:rsid w:val="00E65586"/>
    <w:rsid w:val="00E67395"/>
    <w:rsid w:val="00E67616"/>
    <w:rsid w:val="00E679E2"/>
    <w:rsid w:val="00E72CB9"/>
    <w:rsid w:val="00E7313F"/>
    <w:rsid w:val="00E73290"/>
    <w:rsid w:val="00E73BCB"/>
    <w:rsid w:val="00E73D7C"/>
    <w:rsid w:val="00E74924"/>
    <w:rsid w:val="00E75ACB"/>
    <w:rsid w:val="00E80876"/>
    <w:rsid w:val="00E82A0E"/>
    <w:rsid w:val="00E843B5"/>
    <w:rsid w:val="00E85C68"/>
    <w:rsid w:val="00E90F5C"/>
    <w:rsid w:val="00E9108F"/>
    <w:rsid w:val="00E91EEC"/>
    <w:rsid w:val="00E92066"/>
    <w:rsid w:val="00E93392"/>
    <w:rsid w:val="00E9406F"/>
    <w:rsid w:val="00EA1A85"/>
    <w:rsid w:val="00EA56FC"/>
    <w:rsid w:val="00EA617C"/>
    <w:rsid w:val="00EA78D0"/>
    <w:rsid w:val="00EB2472"/>
    <w:rsid w:val="00EB3348"/>
    <w:rsid w:val="00EB66D6"/>
    <w:rsid w:val="00EB68B5"/>
    <w:rsid w:val="00EB6C24"/>
    <w:rsid w:val="00EB6C2C"/>
    <w:rsid w:val="00EC1411"/>
    <w:rsid w:val="00EC14DB"/>
    <w:rsid w:val="00EC17C3"/>
    <w:rsid w:val="00EC2846"/>
    <w:rsid w:val="00EC4690"/>
    <w:rsid w:val="00EC5847"/>
    <w:rsid w:val="00EC7EEF"/>
    <w:rsid w:val="00ED0B81"/>
    <w:rsid w:val="00ED0FC0"/>
    <w:rsid w:val="00ED22D9"/>
    <w:rsid w:val="00ED3937"/>
    <w:rsid w:val="00ED3C09"/>
    <w:rsid w:val="00ED47B8"/>
    <w:rsid w:val="00ED49D1"/>
    <w:rsid w:val="00ED6B53"/>
    <w:rsid w:val="00EE0841"/>
    <w:rsid w:val="00EE23C1"/>
    <w:rsid w:val="00EE39FF"/>
    <w:rsid w:val="00EE3B24"/>
    <w:rsid w:val="00EE503C"/>
    <w:rsid w:val="00EF15BF"/>
    <w:rsid w:val="00EF43EB"/>
    <w:rsid w:val="00EF46B5"/>
    <w:rsid w:val="00EF5161"/>
    <w:rsid w:val="00EF56E2"/>
    <w:rsid w:val="00F01EFC"/>
    <w:rsid w:val="00F03F69"/>
    <w:rsid w:val="00F04148"/>
    <w:rsid w:val="00F0470A"/>
    <w:rsid w:val="00F0694F"/>
    <w:rsid w:val="00F07E7C"/>
    <w:rsid w:val="00F11351"/>
    <w:rsid w:val="00F1336F"/>
    <w:rsid w:val="00F14431"/>
    <w:rsid w:val="00F1586C"/>
    <w:rsid w:val="00F16D37"/>
    <w:rsid w:val="00F17BD9"/>
    <w:rsid w:val="00F21DA8"/>
    <w:rsid w:val="00F21F03"/>
    <w:rsid w:val="00F23646"/>
    <w:rsid w:val="00F23DBC"/>
    <w:rsid w:val="00F263E1"/>
    <w:rsid w:val="00F30E80"/>
    <w:rsid w:val="00F31647"/>
    <w:rsid w:val="00F317B2"/>
    <w:rsid w:val="00F335B5"/>
    <w:rsid w:val="00F33C48"/>
    <w:rsid w:val="00F33DEC"/>
    <w:rsid w:val="00F36937"/>
    <w:rsid w:val="00F36FF2"/>
    <w:rsid w:val="00F40100"/>
    <w:rsid w:val="00F40FB0"/>
    <w:rsid w:val="00F4305F"/>
    <w:rsid w:val="00F45523"/>
    <w:rsid w:val="00F50900"/>
    <w:rsid w:val="00F51C55"/>
    <w:rsid w:val="00F528A6"/>
    <w:rsid w:val="00F52DC7"/>
    <w:rsid w:val="00F53972"/>
    <w:rsid w:val="00F53EC7"/>
    <w:rsid w:val="00F550E4"/>
    <w:rsid w:val="00F5566F"/>
    <w:rsid w:val="00F55E68"/>
    <w:rsid w:val="00F56259"/>
    <w:rsid w:val="00F5734A"/>
    <w:rsid w:val="00F57632"/>
    <w:rsid w:val="00F576FB"/>
    <w:rsid w:val="00F60D90"/>
    <w:rsid w:val="00F6653D"/>
    <w:rsid w:val="00F66A8B"/>
    <w:rsid w:val="00F70C32"/>
    <w:rsid w:val="00F70CE3"/>
    <w:rsid w:val="00F7245B"/>
    <w:rsid w:val="00F74F0F"/>
    <w:rsid w:val="00F75372"/>
    <w:rsid w:val="00F77D60"/>
    <w:rsid w:val="00F800D3"/>
    <w:rsid w:val="00F814E6"/>
    <w:rsid w:val="00F81BC4"/>
    <w:rsid w:val="00F830A0"/>
    <w:rsid w:val="00F835EB"/>
    <w:rsid w:val="00F85CA2"/>
    <w:rsid w:val="00F922C2"/>
    <w:rsid w:val="00F94E3E"/>
    <w:rsid w:val="00F95597"/>
    <w:rsid w:val="00F97348"/>
    <w:rsid w:val="00F973AD"/>
    <w:rsid w:val="00F974C1"/>
    <w:rsid w:val="00FA1765"/>
    <w:rsid w:val="00FA3E01"/>
    <w:rsid w:val="00FA4496"/>
    <w:rsid w:val="00FA5916"/>
    <w:rsid w:val="00FA7710"/>
    <w:rsid w:val="00FB30B8"/>
    <w:rsid w:val="00FB3711"/>
    <w:rsid w:val="00FB5911"/>
    <w:rsid w:val="00FB602E"/>
    <w:rsid w:val="00FB7B12"/>
    <w:rsid w:val="00FC0A78"/>
    <w:rsid w:val="00FC30C2"/>
    <w:rsid w:val="00FD09C7"/>
    <w:rsid w:val="00FD2625"/>
    <w:rsid w:val="00FD2B9B"/>
    <w:rsid w:val="00FD562B"/>
    <w:rsid w:val="00FD5656"/>
    <w:rsid w:val="00FE034B"/>
    <w:rsid w:val="00FE2326"/>
    <w:rsid w:val="00FE4049"/>
    <w:rsid w:val="00FE4300"/>
    <w:rsid w:val="00FE5D52"/>
    <w:rsid w:val="00FE7191"/>
    <w:rsid w:val="00FE7DAB"/>
    <w:rsid w:val="00FF1E8C"/>
    <w:rsid w:val="00FF2A4B"/>
    <w:rsid w:val="00FF2D3C"/>
    <w:rsid w:val="00FF3532"/>
    <w:rsid w:val="00FF3E4E"/>
    <w:rsid w:val="00FF477B"/>
    <w:rsid w:val="00FF602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3AA2235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1" w:defUnhideWhenUsed="0" w:defQFormat="0" w:count="276">
    <w:lsdException w:name="Normal" w:semiHidden="0" w:qFormat="1"/>
    <w:lsdException w:name="heading 1" w:semiHidden="0" w:uiPriority="9"/>
    <w:lsdException w:name="heading 2" w:semiHidden="0"/>
    <w:lsdException w:name="heading 3" w:semiHidden="0"/>
    <w:lsdException w:name="heading 4" w:semiHidden="0"/>
    <w:lsdException w:name="heading 5" w:semiHidden="0"/>
    <w:lsdException w:name="heading 6" w:semiHidden="0"/>
    <w:lsdException w:name="heading 7" w:semiHidden="0"/>
    <w:lsdException w:name="heading 8" w:semiHidden="0"/>
    <w:lsdException w:name="heading 9" w:semiHidden="0"/>
    <w:lsdException w:name="index 1" w:unhideWhenUsed="1"/>
    <w:lsdException w:name="index 2" w:semiHidden="0"/>
    <w:lsdException w:name="index 3" w:semiHidden="0"/>
    <w:lsdException w:name="index 4" w:semiHidden="0"/>
    <w:lsdException w:name="index 5" w:semiHidden="0"/>
    <w:lsdException w:name="index 6" w:semiHidden="0"/>
    <w:lsdException w:name="index 7" w:unhideWhenUsed="1"/>
    <w:lsdException w:name="index 8" w:unhideWhenUsed="1"/>
    <w:lsdException w:name="index 9" w:unhideWhenUsed="1"/>
    <w:lsdException w:name="toc 1" w:unhideWhenUsed="1"/>
    <w:lsdException w:name="toc 2" w:unhideWhenUsed="1"/>
    <w:lsdException w:name="toc 3" w:unhideWhenUsed="1"/>
    <w:lsdException w:name="toc 4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semiHidden="0"/>
    <w:lsdException w:name="List Number 3" w:unhideWhenUsed="1"/>
    <w:lsdException w:name="List Number 4" w:unhideWhenUsed="1"/>
    <w:lsdException w:name="List Number 5" w:semiHidden="0"/>
    <w:lsdException w:name="Title" w:semiHidden="0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semiHidden="0"/>
    <w:lsdException w:name="Block Text" w:semiHidden="0"/>
    <w:lsdException w:name="Hyperlink" w:semiHidden="0" w:uiPriority="99"/>
    <w:lsdException w:name="FollowedHyperlink" w:semiHidden="0"/>
    <w:lsdException w:name="Strong" w:semiHidden="0" w:uiPriority="22" w:qFormat="1"/>
    <w:lsdException w:name="Emphasis" w:semiHidden="0" w:uiPriority="2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iPriority="99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/>
    <w:lsdException w:name="Table Theme" w:unhideWhenUsed="1"/>
    <w:lsdException w:name="No Spacing" w:semiHidden="0"/>
    <w:lsdException w:name="Light Shading" w:semiHidden="0"/>
    <w:lsdException w:name="Light List" w:semiHidden="0"/>
    <w:lsdException w:name="Light Grid" w:semiHidden="0"/>
    <w:lsdException w:name="Medium Shading 1" w:semiHidden="0"/>
    <w:lsdException w:name="Medium Shading 2" w:semiHidden="0"/>
    <w:lsdException w:name="Medium List 1" w:semiHidden="0"/>
    <w:lsdException w:name="Medium List 2" w:semiHidden="0"/>
    <w:lsdException w:name="Medium Grid 1" w:semiHidden="0"/>
    <w:lsdException w:name="Medium Grid 2" w:semiHidden="0"/>
    <w:lsdException w:name="Medium Grid 3" w:semiHidden="0"/>
    <w:lsdException w:name="Dark List" w:semiHidden="0"/>
    <w:lsdException w:name="Colorful Shading" w:semiHidden="0"/>
    <w:lsdException w:name="Colorful List" w:semiHidden="0"/>
    <w:lsdException w:name="Colorful Grid" w:semiHidden="0"/>
    <w:lsdException w:name="Light Shading Accent 1" w:semiHidden="0"/>
    <w:lsdException w:name="Light List Accent 1" w:semiHidden="0"/>
    <w:lsdException w:name="Light Grid Accent 1" w:semiHidden="0"/>
    <w:lsdException w:name="Medium Shading 1 Accent 1" w:semiHidden="0"/>
    <w:lsdException w:name="Medium Shading 2 Accent 1" w:semiHidden="0"/>
    <w:lsdException w:name="Medium List 1 Accent 1" w:semiHidden="0"/>
    <w:lsdException w:name="List Paragraph" w:semiHidden="0"/>
    <w:lsdException w:name="Quote" w:semiHidden="0"/>
    <w:lsdException w:name="Intense Quote" w:semiHidden="0"/>
    <w:lsdException w:name="Medium List 2 Accent 1" w:semiHidden="0"/>
    <w:lsdException w:name="Medium Grid 1 Accent 1" w:semiHidden="0"/>
    <w:lsdException w:name="Medium Grid 2 Accent 1" w:semiHidden="0"/>
    <w:lsdException w:name="Medium Grid 3 Accent 1" w:semiHidden="0"/>
    <w:lsdException w:name="Dark List Accent 1" w:semiHidden="0"/>
    <w:lsdException w:name="Colorful Shading Accent 1" w:semiHidden="0"/>
    <w:lsdException w:name="Colorful List Accent 1" w:semiHidden="0"/>
    <w:lsdException w:name="Colorful Grid Accent 1" w:semiHidden="0"/>
    <w:lsdException w:name="Light Shading Accent 2" w:semiHidden="0"/>
    <w:lsdException w:name="Light List Accent 2" w:semiHidden="0"/>
    <w:lsdException w:name="Light Grid Accent 2" w:semiHidden="0"/>
    <w:lsdException w:name="Medium Shading 1 Accent 2" w:semiHidden="0"/>
    <w:lsdException w:name="Medium Shading 2 Accent 2" w:semiHidden="0"/>
    <w:lsdException w:name="Medium List 1 Accent 2" w:semiHidden="0"/>
    <w:lsdException w:name="Medium List 2 Accent 2" w:semiHidden="0"/>
    <w:lsdException w:name="Medium Grid 1 Accent 2" w:semiHidden="0"/>
    <w:lsdException w:name="Medium Grid 2 Accent 2" w:semiHidden="0"/>
    <w:lsdException w:name="Medium Grid 3 Accent 2" w:semiHidden="0"/>
    <w:lsdException w:name="Dark List Accent 2" w:semiHidden="0"/>
    <w:lsdException w:name="Colorful Shading Accent 2" w:semiHidden="0"/>
    <w:lsdException w:name="Colorful List Accent 2" w:semiHidden="0"/>
    <w:lsdException w:name="Colorful Grid Accent 2" w:semiHidden="0"/>
    <w:lsdException w:name="Light Shading Accent 3" w:semiHidden="0"/>
    <w:lsdException w:name="Light List Accent 3" w:semiHidden="0"/>
    <w:lsdException w:name="Light Grid Accent 3" w:semiHidden="0"/>
    <w:lsdException w:name="Medium Shading 1 Accent 3" w:semiHidden="0"/>
    <w:lsdException w:name="Medium Shading 2 Accent 3" w:semiHidden="0"/>
    <w:lsdException w:name="Medium List 1 Accent 3" w:semiHidden="0"/>
    <w:lsdException w:name="Medium List 2 Accent 3" w:semiHidden="0"/>
    <w:lsdException w:name="Medium Grid 1 Accent 3" w:semiHidden="0"/>
    <w:lsdException w:name="Medium Grid 2 Accent 3" w:semiHidden="0"/>
    <w:lsdException w:name="Medium Grid 3 Accent 3" w:semiHidden="0"/>
    <w:lsdException w:name="Dark List Accent 3" w:semiHidden="0"/>
    <w:lsdException w:name="Colorful Shading Accent 3" w:semiHidden="0"/>
    <w:lsdException w:name="Colorful List Accent 3" w:semiHidden="0"/>
    <w:lsdException w:name="Colorful Grid Accent 3" w:semiHidden="0"/>
    <w:lsdException w:name="Light Shading Accent 4" w:semiHidden="0"/>
    <w:lsdException w:name="Light List Accent 4" w:semiHidden="0"/>
    <w:lsdException w:name="Light Grid Accent 4" w:semiHidden="0"/>
    <w:lsdException w:name="Medium Shading 1 Accent 4" w:semiHidden="0"/>
    <w:lsdException w:name="Medium Shading 2 Accent 4" w:semiHidden="0"/>
    <w:lsdException w:name="Medium List 1 Accent 4" w:semiHidden="0"/>
    <w:lsdException w:name="Medium List 2 Accent 4" w:semiHidden="0"/>
    <w:lsdException w:name="Medium Grid 1 Accent 4" w:semiHidden="0"/>
    <w:lsdException w:name="Medium Grid 2 Accent 4" w:semiHidden="0"/>
    <w:lsdException w:name="Medium Grid 3 Accent 4" w:semiHidden="0"/>
    <w:lsdException w:name="Dark List Accent 4" w:semiHidden="0"/>
    <w:lsdException w:name="Colorful Shading Accent 4" w:semiHidden="0"/>
    <w:lsdException w:name="Colorful List Accent 4" w:semiHidden="0"/>
    <w:lsdException w:name="Colorful Grid Accent 4" w:semiHidden="0"/>
    <w:lsdException w:name="Light Shading Accent 5" w:semiHidden="0"/>
    <w:lsdException w:name="Light List Accent 5" w:semiHidden="0"/>
    <w:lsdException w:name="Light Grid Accent 5" w:semiHidden="0"/>
    <w:lsdException w:name="Medium Shading 1 Accent 5" w:semiHidden="0"/>
    <w:lsdException w:name="Medium Shading 2 Accent 5" w:semiHidden="0"/>
    <w:lsdException w:name="Medium List 1 Accent 5" w:semiHidden="0"/>
    <w:lsdException w:name="Medium List 2 Accent 5" w:semiHidden="0"/>
    <w:lsdException w:name="Medium Grid 1 Accent 5" w:semiHidden="0"/>
    <w:lsdException w:name="Medium Grid 2 Accent 5" w:semiHidden="0"/>
    <w:lsdException w:name="Medium Grid 3 Accent 5" w:semiHidden="0"/>
    <w:lsdException w:name="Dark List Accent 5" w:semiHidden="0"/>
    <w:lsdException w:name="Colorful Shading Accent 5" w:semiHidden="0"/>
    <w:lsdException w:name="Colorful List Accent 5" w:semiHidden="0"/>
    <w:lsdException w:name="Colorful Grid Accent 5" w:semiHidden="0"/>
    <w:lsdException w:name="Light Shading Accent 6" w:semiHidden="0"/>
    <w:lsdException w:name="Light List Accent 6" w:semiHidden="0"/>
    <w:lsdException w:name="Light Grid Accent 6" w:semiHidden="0"/>
    <w:lsdException w:name="Medium Shading 1 Accent 6" w:semiHidden="0"/>
    <w:lsdException w:name="Medium Shading 2 Accent 6" w:semiHidden="0"/>
    <w:lsdException w:name="Medium List 1 Accent 6" w:semiHidden="0"/>
    <w:lsdException w:name="Medium List 2 Accent 6" w:semiHidden="0"/>
    <w:lsdException w:name="Medium Grid 1 Accent 6" w:semiHidden="0"/>
    <w:lsdException w:name="Medium Grid 2 Accent 6" w:semiHidden="0"/>
    <w:lsdException w:name="Medium Grid 3 Accent 6" w:semiHidden="0"/>
    <w:lsdException w:name="Dark List Accent 6" w:semiHidden="0"/>
    <w:lsdException w:name="Colorful Shading Accent 6" w:semiHidden="0"/>
    <w:lsdException w:name="Colorful List Accent 6" w:semiHidden="0"/>
    <w:lsdException w:name="Colorful Grid Accent 6" w:semiHidden="0"/>
    <w:lsdException w:name="Subtle Emphasis" w:semiHidden="0"/>
    <w:lsdException w:name="Intense Emphasis" w:semiHidden="0"/>
    <w:lsdException w:name="Subtle Reference" w:semiHidden="0"/>
    <w:lsdException w:name="Intense Reference" w:semiHidden="0"/>
    <w:lsdException w:name="Book Title" w:semiHidden="0"/>
    <w:lsdException w:name="Bibliography" w:unhideWhenUsed="1"/>
    <w:lsdException w:name="TOC Heading" w:unhideWhenUsed="1"/>
  </w:latentStyles>
  <w:style w:type="paragraph" w:default="1" w:styleId="Normal">
    <w:name w:val="Normal"/>
    <w:qFormat/>
    <w:rsid w:val="00134A9E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E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Seccin1PLANETA">
    <w:name w:val="[Sección1]PLANETA"/>
    <w:basedOn w:val="Normal"/>
    <w:next w:val="Seccin2PLANETA"/>
    <w:qFormat/>
    <w:rsid w:val="002C3F4B"/>
    <w:pPr>
      <w:spacing w:after="0"/>
    </w:pPr>
    <w:rPr>
      <w:rFonts w:ascii="Arial" w:hAnsi="Arial" w:cs="Arial"/>
      <w:b/>
      <w:sz w:val="32"/>
    </w:rPr>
  </w:style>
  <w:style w:type="paragraph" w:customStyle="1" w:styleId="Seccin2PLANETA">
    <w:name w:val="[Sección2]PLANETA"/>
    <w:basedOn w:val="Seccin1PLANETA"/>
    <w:next w:val="Seccin3PLANETA"/>
    <w:qFormat/>
    <w:rsid w:val="00C806A2"/>
    <w:rPr>
      <w:sz w:val="28"/>
    </w:rPr>
  </w:style>
  <w:style w:type="paragraph" w:customStyle="1" w:styleId="Seccin3PLANETA">
    <w:name w:val="[Sección3]PLANETA"/>
    <w:basedOn w:val="Seccin2PLANETA"/>
    <w:next w:val="TextoPLANETA"/>
    <w:qFormat/>
    <w:rsid w:val="00C806A2"/>
    <w:rPr>
      <w:sz w:val="26"/>
    </w:rPr>
  </w:style>
  <w:style w:type="paragraph" w:customStyle="1" w:styleId="TextoPLANETA">
    <w:name w:val="[Texto]PLANETA"/>
    <w:basedOn w:val="Seccin3PLANETA"/>
    <w:qFormat/>
    <w:rsid w:val="00330951"/>
    <w:rPr>
      <w:b w:val="0"/>
      <w:sz w:val="22"/>
    </w:rPr>
  </w:style>
  <w:style w:type="character" w:styleId="Textodelmarcadordeposicin">
    <w:name w:val="Placeholder Text"/>
    <w:basedOn w:val="Fuentedeprrafopredeter"/>
    <w:semiHidden/>
    <w:rsid w:val="002A6C11"/>
    <w:rPr>
      <w:color w:val="808080"/>
    </w:rPr>
  </w:style>
  <w:style w:type="paragraph" w:customStyle="1" w:styleId="u">
    <w:name w:val="u"/>
    <w:basedOn w:val="Normal"/>
    <w:rsid w:val="00DB155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DB155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1" w:defUnhideWhenUsed="0" w:defQFormat="0" w:count="276">
    <w:lsdException w:name="Normal" w:semiHidden="0" w:qFormat="1"/>
    <w:lsdException w:name="heading 1" w:semiHidden="0" w:uiPriority="9"/>
    <w:lsdException w:name="heading 2" w:semiHidden="0"/>
    <w:lsdException w:name="heading 3" w:semiHidden="0"/>
    <w:lsdException w:name="heading 4" w:semiHidden="0"/>
    <w:lsdException w:name="heading 5" w:semiHidden="0"/>
    <w:lsdException w:name="heading 6" w:semiHidden="0"/>
    <w:lsdException w:name="heading 7" w:semiHidden="0"/>
    <w:lsdException w:name="heading 8" w:semiHidden="0"/>
    <w:lsdException w:name="heading 9" w:semiHidden="0"/>
    <w:lsdException w:name="index 1" w:unhideWhenUsed="1"/>
    <w:lsdException w:name="index 2" w:semiHidden="0"/>
    <w:lsdException w:name="index 3" w:semiHidden="0"/>
    <w:lsdException w:name="index 4" w:semiHidden="0"/>
    <w:lsdException w:name="index 5" w:semiHidden="0"/>
    <w:lsdException w:name="index 6" w:semiHidden="0"/>
    <w:lsdException w:name="index 7" w:unhideWhenUsed="1"/>
    <w:lsdException w:name="index 8" w:unhideWhenUsed="1"/>
    <w:lsdException w:name="index 9" w:unhideWhenUsed="1"/>
    <w:lsdException w:name="toc 1" w:unhideWhenUsed="1"/>
    <w:lsdException w:name="toc 2" w:unhideWhenUsed="1"/>
    <w:lsdException w:name="toc 3" w:unhideWhenUsed="1"/>
    <w:lsdException w:name="toc 4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semiHidden="0"/>
    <w:lsdException w:name="List Number 3" w:unhideWhenUsed="1"/>
    <w:lsdException w:name="List Number 4" w:unhideWhenUsed="1"/>
    <w:lsdException w:name="List Number 5" w:semiHidden="0"/>
    <w:lsdException w:name="Title" w:semiHidden="0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semiHidden="0"/>
    <w:lsdException w:name="Block Text" w:semiHidden="0"/>
    <w:lsdException w:name="Hyperlink" w:semiHidden="0" w:uiPriority="99"/>
    <w:lsdException w:name="FollowedHyperlink" w:semiHidden="0"/>
    <w:lsdException w:name="Strong" w:semiHidden="0" w:uiPriority="22" w:qFormat="1"/>
    <w:lsdException w:name="Emphasis" w:semiHidden="0" w:uiPriority="2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iPriority="99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/>
    <w:lsdException w:name="Table Theme" w:unhideWhenUsed="1"/>
    <w:lsdException w:name="No Spacing" w:semiHidden="0"/>
    <w:lsdException w:name="Light Shading" w:semiHidden="0"/>
    <w:lsdException w:name="Light List" w:semiHidden="0"/>
    <w:lsdException w:name="Light Grid" w:semiHidden="0"/>
    <w:lsdException w:name="Medium Shading 1" w:semiHidden="0"/>
    <w:lsdException w:name="Medium Shading 2" w:semiHidden="0"/>
    <w:lsdException w:name="Medium List 1" w:semiHidden="0"/>
    <w:lsdException w:name="Medium List 2" w:semiHidden="0"/>
    <w:lsdException w:name="Medium Grid 1" w:semiHidden="0"/>
    <w:lsdException w:name="Medium Grid 2" w:semiHidden="0"/>
    <w:lsdException w:name="Medium Grid 3" w:semiHidden="0"/>
    <w:lsdException w:name="Dark List" w:semiHidden="0"/>
    <w:lsdException w:name="Colorful Shading" w:semiHidden="0"/>
    <w:lsdException w:name="Colorful List" w:semiHidden="0"/>
    <w:lsdException w:name="Colorful Grid" w:semiHidden="0"/>
    <w:lsdException w:name="Light Shading Accent 1" w:semiHidden="0"/>
    <w:lsdException w:name="Light List Accent 1" w:semiHidden="0"/>
    <w:lsdException w:name="Light Grid Accent 1" w:semiHidden="0"/>
    <w:lsdException w:name="Medium Shading 1 Accent 1" w:semiHidden="0"/>
    <w:lsdException w:name="Medium Shading 2 Accent 1" w:semiHidden="0"/>
    <w:lsdException w:name="Medium List 1 Accent 1" w:semiHidden="0"/>
    <w:lsdException w:name="List Paragraph" w:semiHidden="0"/>
    <w:lsdException w:name="Quote" w:semiHidden="0"/>
    <w:lsdException w:name="Intense Quote" w:semiHidden="0"/>
    <w:lsdException w:name="Medium List 2 Accent 1" w:semiHidden="0"/>
    <w:lsdException w:name="Medium Grid 1 Accent 1" w:semiHidden="0"/>
    <w:lsdException w:name="Medium Grid 2 Accent 1" w:semiHidden="0"/>
    <w:lsdException w:name="Medium Grid 3 Accent 1" w:semiHidden="0"/>
    <w:lsdException w:name="Dark List Accent 1" w:semiHidden="0"/>
    <w:lsdException w:name="Colorful Shading Accent 1" w:semiHidden="0"/>
    <w:lsdException w:name="Colorful List Accent 1" w:semiHidden="0"/>
    <w:lsdException w:name="Colorful Grid Accent 1" w:semiHidden="0"/>
    <w:lsdException w:name="Light Shading Accent 2" w:semiHidden="0"/>
    <w:lsdException w:name="Light List Accent 2" w:semiHidden="0"/>
    <w:lsdException w:name="Light Grid Accent 2" w:semiHidden="0"/>
    <w:lsdException w:name="Medium Shading 1 Accent 2" w:semiHidden="0"/>
    <w:lsdException w:name="Medium Shading 2 Accent 2" w:semiHidden="0"/>
    <w:lsdException w:name="Medium List 1 Accent 2" w:semiHidden="0"/>
    <w:lsdException w:name="Medium List 2 Accent 2" w:semiHidden="0"/>
    <w:lsdException w:name="Medium Grid 1 Accent 2" w:semiHidden="0"/>
    <w:lsdException w:name="Medium Grid 2 Accent 2" w:semiHidden="0"/>
    <w:lsdException w:name="Medium Grid 3 Accent 2" w:semiHidden="0"/>
    <w:lsdException w:name="Dark List Accent 2" w:semiHidden="0"/>
    <w:lsdException w:name="Colorful Shading Accent 2" w:semiHidden="0"/>
    <w:lsdException w:name="Colorful List Accent 2" w:semiHidden="0"/>
    <w:lsdException w:name="Colorful Grid Accent 2" w:semiHidden="0"/>
    <w:lsdException w:name="Light Shading Accent 3" w:semiHidden="0"/>
    <w:lsdException w:name="Light List Accent 3" w:semiHidden="0"/>
    <w:lsdException w:name="Light Grid Accent 3" w:semiHidden="0"/>
    <w:lsdException w:name="Medium Shading 1 Accent 3" w:semiHidden="0"/>
    <w:lsdException w:name="Medium Shading 2 Accent 3" w:semiHidden="0"/>
    <w:lsdException w:name="Medium List 1 Accent 3" w:semiHidden="0"/>
    <w:lsdException w:name="Medium List 2 Accent 3" w:semiHidden="0"/>
    <w:lsdException w:name="Medium Grid 1 Accent 3" w:semiHidden="0"/>
    <w:lsdException w:name="Medium Grid 2 Accent 3" w:semiHidden="0"/>
    <w:lsdException w:name="Medium Grid 3 Accent 3" w:semiHidden="0"/>
    <w:lsdException w:name="Dark List Accent 3" w:semiHidden="0"/>
    <w:lsdException w:name="Colorful Shading Accent 3" w:semiHidden="0"/>
    <w:lsdException w:name="Colorful List Accent 3" w:semiHidden="0"/>
    <w:lsdException w:name="Colorful Grid Accent 3" w:semiHidden="0"/>
    <w:lsdException w:name="Light Shading Accent 4" w:semiHidden="0"/>
    <w:lsdException w:name="Light List Accent 4" w:semiHidden="0"/>
    <w:lsdException w:name="Light Grid Accent 4" w:semiHidden="0"/>
    <w:lsdException w:name="Medium Shading 1 Accent 4" w:semiHidden="0"/>
    <w:lsdException w:name="Medium Shading 2 Accent 4" w:semiHidden="0"/>
    <w:lsdException w:name="Medium List 1 Accent 4" w:semiHidden="0"/>
    <w:lsdException w:name="Medium List 2 Accent 4" w:semiHidden="0"/>
    <w:lsdException w:name="Medium Grid 1 Accent 4" w:semiHidden="0"/>
    <w:lsdException w:name="Medium Grid 2 Accent 4" w:semiHidden="0"/>
    <w:lsdException w:name="Medium Grid 3 Accent 4" w:semiHidden="0"/>
    <w:lsdException w:name="Dark List Accent 4" w:semiHidden="0"/>
    <w:lsdException w:name="Colorful Shading Accent 4" w:semiHidden="0"/>
    <w:lsdException w:name="Colorful List Accent 4" w:semiHidden="0"/>
    <w:lsdException w:name="Colorful Grid Accent 4" w:semiHidden="0"/>
    <w:lsdException w:name="Light Shading Accent 5" w:semiHidden="0"/>
    <w:lsdException w:name="Light List Accent 5" w:semiHidden="0"/>
    <w:lsdException w:name="Light Grid Accent 5" w:semiHidden="0"/>
    <w:lsdException w:name="Medium Shading 1 Accent 5" w:semiHidden="0"/>
    <w:lsdException w:name="Medium Shading 2 Accent 5" w:semiHidden="0"/>
    <w:lsdException w:name="Medium List 1 Accent 5" w:semiHidden="0"/>
    <w:lsdException w:name="Medium List 2 Accent 5" w:semiHidden="0"/>
    <w:lsdException w:name="Medium Grid 1 Accent 5" w:semiHidden="0"/>
    <w:lsdException w:name="Medium Grid 2 Accent 5" w:semiHidden="0"/>
    <w:lsdException w:name="Medium Grid 3 Accent 5" w:semiHidden="0"/>
    <w:lsdException w:name="Dark List Accent 5" w:semiHidden="0"/>
    <w:lsdException w:name="Colorful Shading Accent 5" w:semiHidden="0"/>
    <w:lsdException w:name="Colorful List Accent 5" w:semiHidden="0"/>
    <w:lsdException w:name="Colorful Grid Accent 5" w:semiHidden="0"/>
    <w:lsdException w:name="Light Shading Accent 6" w:semiHidden="0"/>
    <w:lsdException w:name="Light List Accent 6" w:semiHidden="0"/>
    <w:lsdException w:name="Light Grid Accent 6" w:semiHidden="0"/>
    <w:lsdException w:name="Medium Shading 1 Accent 6" w:semiHidden="0"/>
    <w:lsdException w:name="Medium Shading 2 Accent 6" w:semiHidden="0"/>
    <w:lsdException w:name="Medium List 1 Accent 6" w:semiHidden="0"/>
    <w:lsdException w:name="Medium List 2 Accent 6" w:semiHidden="0"/>
    <w:lsdException w:name="Medium Grid 1 Accent 6" w:semiHidden="0"/>
    <w:lsdException w:name="Medium Grid 2 Accent 6" w:semiHidden="0"/>
    <w:lsdException w:name="Medium Grid 3 Accent 6" w:semiHidden="0"/>
    <w:lsdException w:name="Dark List Accent 6" w:semiHidden="0"/>
    <w:lsdException w:name="Colorful Shading Accent 6" w:semiHidden="0"/>
    <w:lsdException w:name="Colorful List Accent 6" w:semiHidden="0"/>
    <w:lsdException w:name="Colorful Grid Accent 6" w:semiHidden="0"/>
    <w:lsdException w:name="Subtle Emphasis" w:semiHidden="0"/>
    <w:lsdException w:name="Intense Emphasis" w:semiHidden="0"/>
    <w:lsdException w:name="Subtle Reference" w:semiHidden="0"/>
    <w:lsdException w:name="Intense Reference" w:semiHidden="0"/>
    <w:lsdException w:name="Book Title" w:semiHidden="0"/>
    <w:lsdException w:name="Bibliography" w:unhideWhenUsed="1"/>
    <w:lsdException w:name="TOC Heading" w:unhideWhenUsed="1"/>
  </w:latentStyles>
  <w:style w:type="paragraph" w:default="1" w:styleId="Normal">
    <w:name w:val="Normal"/>
    <w:qFormat/>
    <w:rsid w:val="00134A9E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E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Seccin1PLANETA">
    <w:name w:val="[Sección1]PLANETA"/>
    <w:basedOn w:val="Normal"/>
    <w:next w:val="Seccin2PLANETA"/>
    <w:qFormat/>
    <w:rsid w:val="002C3F4B"/>
    <w:pPr>
      <w:spacing w:after="0"/>
    </w:pPr>
    <w:rPr>
      <w:rFonts w:ascii="Arial" w:hAnsi="Arial" w:cs="Arial"/>
      <w:b/>
      <w:sz w:val="32"/>
    </w:rPr>
  </w:style>
  <w:style w:type="paragraph" w:customStyle="1" w:styleId="Seccin2PLANETA">
    <w:name w:val="[Sección2]PLANETA"/>
    <w:basedOn w:val="Seccin1PLANETA"/>
    <w:next w:val="Seccin3PLANETA"/>
    <w:qFormat/>
    <w:rsid w:val="00C806A2"/>
    <w:rPr>
      <w:sz w:val="28"/>
    </w:rPr>
  </w:style>
  <w:style w:type="paragraph" w:customStyle="1" w:styleId="Seccin3PLANETA">
    <w:name w:val="[Sección3]PLANETA"/>
    <w:basedOn w:val="Seccin2PLANETA"/>
    <w:next w:val="TextoPLANETA"/>
    <w:qFormat/>
    <w:rsid w:val="00C806A2"/>
    <w:rPr>
      <w:sz w:val="26"/>
    </w:rPr>
  </w:style>
  <w:style w:type="paragraph" w:customStyle="1" w:styleId="TextoPLANETA">
    <w:name w:val="[Texto]PLANETA"/>
    <w:basedOn w:val="Seccin3PLANETA"/>
    <w:qFormat/>
    <w:rsid w:val="00330951"/>
    <w:rPr>
      <w:b w:val="0"/>
      <w:sz w:val="22"/>
    </w:rPr>
  </w:style>
  <w:style w:type="character" w:styleId="Textodelmarcadordeposicin">
    <w:name w:val="Placeholder Text"/>
    <w:basedOn w:val="Fuentedeprrafopredeter"/>
    <w:semiHidden/>
    <w:rsid w:val="002A6C11"/>
    <w:rPr>
      <w:color w:val="808080"/>
    </w:rPr>
  </w:style>
  <w:style w:type="paragraph" w:customStyle="1" w:styleId="u">
    <w:name w:val="u"/>
    <w:basedOn w:val="Normal"/>
    <w:rsid w:val="00DB155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DB15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161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57732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37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639957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577807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2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76981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0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36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075329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7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268619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28875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1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519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4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oleObject" Target="embeddings/oleObject1.bin"/><Relationship Id="rId12" Type="http://schemas.openxmlformats.org/officeDocument/2006/relationships/image" Target="media/image3.png"/><Relationship Id="rId13" Type="http://schemas.openxmlformats.org/officeDocument/2006/relationships/oleObject" Target="embeddings/oleObject2.bin"/><Relationship Id="rId14" Type="http://schemas.openxmlformats.org/officeDocument/2006/relationships/image" Target="media/image4.jpeg"/><Relationship Id="rId15" Type="http://schemas.openxmlformats.org/officeDocument/2006/relationships/hyperlink" Target="http://es.calcuworld.com/calculadoras-matematicas/calculadora-de-fracciones/" TargetMode="External"/><Relationship Id="rId16" Type="http://schemas.openxmlformats.org/officeDocument/2006/relationships/hyperlink" Target="http://www.educaplus.org/play-93-Suma-de-fracciones.html" TargetMode="External"/><Relationship Id="rId17" Type="http://schemas.openxmlformats.org/officeDocument/2006/relationships/hyperlink" Target="http://www.thatquiz.org/es-3/matematicas/fraccion/" TargetMode="External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2940D0-CB10-114D-984C-7C0642490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12</Pages>
  <Words>2405</Words>
  <Characters>13231</Characters>
  <Application>Microsoft Macintosh Word</Application>
  <DocSecurity>0</DocSecurity>
  <Lines>110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Manager/>
  <Company>Impulso Editorial</Company>
  <LinksUpToDate>false</LinksUpToDate>
  <CharactersWithSpaces>15605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Susana Moreno</dc:creator>
  <cp:keywords/>
  <dc:description/>
  <cp:lastModifiedBy>Ancopepe pepe</cp:lastModifiedBy>
  <cp:revision>6</cp:revision>
  <dcterms:created xsi:type="dcterms:W3CDTF">2015-11-28T03:19:00Z</dcterms:created>
  <dcterms:modified xsi:type="dcterms:W3CDTF">2015-12-09T20:11:00Z</dcterms:modified>
  <cp:category/>
</cp:coreProperties>
</file>