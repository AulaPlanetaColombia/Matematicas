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26F6EEE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Las operaciones con fracciones</w:t>
      </w:r>
    </w:p>
    <w:p w14:paraId="77FF6804" w14:textId="77777777" w:rsid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1.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adición y la sustracción de fracciones</w:t>
      </w:r>
    </w:p>
    <w:p w14:paraId="1C464D34" w14:textId="77777777" w:rsidR="006D785E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1.1 La adición y la sustracción de fracciones con igual denominador</w:t>
      </w:r>
    </w:p>
    <w:p w14:paraId="500C7F29" w14:textId="77777777" w:rsidR="006D785E" w:rsidRPr="00525FE2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</w:t>
      </w:r>
      <w:r>
        <w:rPr>
          <w:rFonts w:ascii="Calibri" w:eastAsia="Calibri" w:hAnsi="Calibri" w:cs="Times New Roman"/>
          <w:sz w:val="22"/>
          <w:szCs w:val="22"/>
          <w:lang w:val="es-CO"/>
        </w:rPr>
        <w:t>2</w:t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 xml:space="preserve"> La adición y la sustracción de fracciones con diferente denominador</w:t>
      </w:r>
    </w:p>
    <w:p w14:paraId="0A771560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="006D785E">
        <w:rPr>
          <w:rFonts w:ascii="Calibri" w:eastAsia="Calibri" w:hAnsi="Calibri" w:cs="Times New Roman"/>
          <w:sz w:val="22"/>
          <w:szCs w:val="22"/>
          <w:lang w:val="es-CO"/>
        </w:rPr>
        <w:t>.3</w:t>
      </w:r>
      <w:r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57BB04F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2.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multiplicación de fracciones</w:t>
      </w:r>
    </w:p>
    <w:p w14:paraId="45279586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2.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AA012D1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3.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división de fracciones</w:t>
      </w:r>
    </w:p>
    <w:p w14:paraId="09FEAD4D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3.1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0A4B207E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4.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Los polinomios aritméticos con fracciones</w:t>
      </w:r>
    </w:p>
    <w:p w14:paraId="7F2A3A1E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4.1 Consolidación</w:t>
      </w:r>
    </w:p>
    <w:p w14:paraId="12048185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5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>. Competencias</w:t>
      </w:r>
    </w:p>
    <w:p w14:paraId="51E97F1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Fin de tema</w:t>
      </w:r>
    </w:p>
    <w:p w14:paraId="05BD82E8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Mapa conceptual</w:t>
      </w:r>
    </w:p>
    <w:p w14:paraId="5253A0D3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Evaluación</w:t>
      </w:r>
    </w:p>
    <w:p w14:paraId="6D4D8E60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Webs de referencia</w:t>
      </w:r>
    </w:p>
    <w:p w14:paraId="535BDCE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Banco de actividades</w:t>
      </w:r>
    </w:p>
    <w:p w14:paraId="063676A5" w14:textId="77777777" w:rsidR="00EF56E2" w:rsidRDefault="00EF56E2" w:rsidP="00484123">
      <w:pPr>
        <w:spacing w:after="0"/>
        <w:rPr>
          <w:rFonts w:ascii="Arial" w:hAnsi="Arial" w:cs="Arial"/>
        </w:rPr>
      </w:pPr>
    </w:p>
    <w:p w14:paraId="72723A8E" w14:textId="77777777" w:rsidR="002E080E" w:rsidRPr="00FE2326" w:rsidRDefault="002E080E" w:rsidP="00484123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E92066" w:rsidRPr="00FE2326" w14:paraId="2475AEF1" w14:textId="77777777" w:rsidTr="00E92066">
        <w:tc>
          <w:tcPr>
            <w:tcW w:w="1951" w:type="dxa"/>
            <w:shd w:val="clear" w:color="auto" w:fill="000000" w:themeFill="text1"/>
          </w:tcPr>
          <w:p w14:paraId="233D56A5" w14:textId="77777777" w:rsidR="00E92066" w:rsidRPr="00FE2326" w:rsidRDefault="00E92066" w:rsidP="00E9206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Título del guion</w:t>
            </w:r>
          </w:p>
        </w:tc>
        <w:tc>
          <w:tcPr>
            <w:tcW w:w="7027" w:type="dxa"/>
          </w:tcPr>
          <w:p w14:paraId="0331B191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con fracciones</w:t>
            </w:r>
          </w:p>
        </w:tc>
      </w:tr>
      <w:tr w:rsidR="00E92066" w:rsidRPr="00FE2326" w14:paraId="05B0C29D" w14:textId="77777777" w:rsidTr="00E92066">
        <w:tc>
          <w:tcPr>
            <w:tcW w:w="1951" w:type="dxa"/>
            <w:shd w:val="clear" w:color="auto" w:fill="000000" w:themeFill="text1"/>
          </w:tcPr>
          <w:p w14:paraId="51C50DEC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Código del guion</w:t>
            </w:r>
          </w:p>
        </w:tc>
        <w:tc>
          <w:tcPr>
            <w:tcW w:w="7027" w:type="dxa"/>
          </w:tcPr>
          <w:p w14:paraId="0FB3F453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MA_06_06</w:t>
            </w:r>
            <w:r w:rsidR="007B0BD9">
              <w:rPr>
                <w:highlight w:val="yellow"/>
              </w:rPr>
              <w:t>_CO</w:t>
            </w:r>
          </w:p>
        </w:tc>
      </w:tr>
      <w:tr w:rsidR="00E92066" w:rsidRPr="00FE2326" w14:paraId="4750EC29" w14:textId="77777777" w:rsidTr="00E92066">
        <w:tc>
          <w:tcPr>
            <w:tcW w:w="1951" w:type="dxa"/>
            <w:shd w:val="clear" w:color="auto" w:fill="000000" w:themeFill="text1"/>
          </w:tcPr>
          <w:p w14:paraId="6926A5D3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Descripción</w:t>
            </w:r>
          </w:p>
        </w:tc>
        <w:tc>
          <w:tcPr>
            <w:tcW w:w="7027" w:type="dxa"/>
          </w:tcPr>
          <w:p w14:paraId="0AB4709D" w14:textId="77777777" w:rsidR="00A305A9" w:rsidRPr="00FE2326" w:rsidRDefault="00785214" w:rsidP="008A0774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entre fracciones tienen aplicaciones en muchos contextos cotidianos</w:t>
            </w:r>
            <w:ins w:id="0" w:author="mercyranjel" w:date="2015-12-03T13:16:00Z">
              <w:r w:rsidR="008A0774">
                <w:rPr>
                  <w:highlight w:val="yellow"/>
                </w:rPr>
                <w:t>,</w:t>
              </w:r>
            </w:ins>
            <w:r>
              <w:rPr>
                <w:highlight w:val="yellow"/>
              </w:rPr>
              <w:t xml:space="preserve"> por ejemplo, determinar porciones, averiguar distancias, reconocer tiempos, hallar diferencias, entre otras. Estudiar estos algoritmos y aplicarlos es una habilidad importante en el desarrollo de las </w:t>
            </w:r>
            <w:ins w:id="1" w:author="mercyranjel" w:date="2015-12-03T13:16:00Z">
              <w:r w:rsidR="008A0774">
                <w:rPr>
                  <w:highlight w:val="yellow"/>
                </w:rPr>
                <w:t>M</w:t>
              </w:r>
            </w:ins>
            <w:r>
              <w:rPr>
                <w:highlight w:val="yellow"/>
              </w:rPr>
              <w:t>atemáticas.</w:t>
            </w:r>
          </w:p>
        </w:tc>
      </w:tr>
    </w:tbl>
    <w:p w14:paraId="0680B26C" w14:textId="77777777" w:rsidR="00E92066" w:rsidRDefault="00E92066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2497E54" w14:textId="77777777" w:rsidR="00A31FC9" w:rsidRDefault="00A31FC9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28800C9F" w14:textId="77777777" w:rsidR="002973CB" w:rsidRPr="00FE2326" w:rsidRDefault="00081745" w:rsidP="00B43924">
      <w:pPr>
        <w:pStyle w:val="Seccin1PLANETA"/>
      </w:pPr>
      <w:r w:rsidRPr="00FE2326">
        <w:rPr>
          <w:highlight w:val="yellow"/>
        </w:rPr>
        <w:t>[SECCIÓN 1]</w:t>
      </w:r>
      <w:r w:rsidR="00616DBC" w:rsidRPr="00FE2326">
        <w:t xml:space="preserve"> </w:t>
      </w:r>
      <w:r w:rsidRPr="00FE2326">
        <w:t>1</w:t>
      </w:r>
      <w:r w:rsidR="002973CB" w:rsidRPr="00FE2326">
        <w:t xml:space="preserve"> </w:t>
      </w:r>
      <w:r w:rsidR="005C44F9">
        <w:t>La adición y la sustracción de fracciones</w:t>
      </w:r>
    </w:p>
    <w:p w14:paraId="5370FAC4" w14:textId="77777777" w:rsidR="00F263E1" w:rsidRDefault="00F263E1" w:rsidP="00F263E1">
      <w:pPr>
        <w:pStyle w:val="TextoPLANETA"/>
      </w:pPr>
    </w:p>
    <w:p w14:paraId="3051043A" w14:textId="77777777" w:rsidR="005C44F9" w:rsidRDefault="00824138" w:rsidP="005C44F9">
      <w:pPr>
        <w:pStyle w:val="TextoPLANETA"/>
      </w:pPr>
      <w:r>
        <w:t xml:space="preserve">Las </w:t>
      </w:r>
      <w:r w:rsidRPr="00EB6C24">
        <w:rPr>
          <w:b/>
        </w:rPr>
        <w:t>fracciones</w:t>
      </w:r>
      <w:r w:rsidR="007040A5">
        <w:t>, así como los números naturales, sirven para representar diferentes situ</w:t>
      </w:r>
      <w:r w:rsidR="0085575E">
        <w:t xml:space="preserve">aciones de la vida cotidiana, como tener cinco (5) cuadernos, cumplir doce (12) años de vida o trotar por media (½) hora. </w:t>
      </w:r>
    </w:p>
    <w:p w14:paraId="2F1BE270" w14:textId="77777777" w:rsidR="0085575E" w:rsidRDefault="0085575E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316" w:rsidRPr="008A2F19" w14:paraId="0A53885E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5BCAB375" w14:textId="77777777" w:rsidR="00665316" w:rsidRPr="008A2F19" w:rsidRDefault="00665316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316" w:rsidRPr="008A2F19" w14:paraId="7D0CBE43" w14:textId="77777777" w:rsidTr="00F74F0F">
        <w:tc>
          <w:tcPr>
            <w:tcW w:w="2518" w:type="dxa"/>
          </w:tcPr>
          <w:p w14:paraId="41A3311A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C9F79B4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6_IMG01</w:t>
            </w:r>
          </w:p>
        </w:tc>
      </w:tr>
      <w:tr w:rsidR="00665316" w:rsidRPr="008A2F19" w14:paraId="6E2912E5" w14:textId="77777777" w:rsidTr="00F74F0F">
        <w:tc>
          <w:tcPr>
            <w:tcW w:w="2518" w:type="dxa"/>
          </w:tcPr>
          <w:p w14:paraId="6CEC024E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214ED1" w14:textId="77777777" w:rsidR="00665316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5340A">
              <w:rPr>
                <w:i/>
              </w:rPr>
              <w:t>Collage</w:t>
            </w:r>
            <w:r>
              <w:rPr>
                <w:szCs w:val="24"/>
                <w:lang w:val="es-ES_tradnl"/>
              </w:rPr>
              <w:t xml:space="preserve"> de imágenes de: 5 cuadernos, cumpleaños 12 y reloj marcando ½ hora. </w:t>
            </w:r>
          </w:p>
          <w:p w14:paraId="59D971BB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184494596</w:t>
            </w:r>
          </w:p>
          <w:p w14:paraId="05ECE98E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208818235</w:t>
            </w:r>
          </w:p>
          <w:p w14:paraId="6CC89F29" w14:textId="77777777" w:rsidR="00EB6C24" w:rsidRPr="00EB6C24" w:rsidRDefault="00EB6C24" w:rsidP="00F74F0F">
            <w:pPr>
              <w:pStyle w:val="TextoPLANETA"/>
              <w:rPr>
                <w:szCs w:val="24"/>
                <w:lang w:val="es-ES_tradnl"/>
              </w:rPr>
            </w:pPr>
            <w:r w:rsidRPr="00EB6C24">
              <w:rPr>
                <w:lang w:val="es-ES"/>
              </w:rPr>
              <w:t>132274031</w:t>
            </w:r>
          </w:p>
          <w:p w14:paraId="678ED909" w14:textId="77777777" w:rsidR="00665316" w:rsidRPr="008A2F19" w:rsidRDefault="00AF50B8" w:rsidP="00F74F0F">
            <w:pPr>
              <w:pStyle w:val="TextoPLANETA"/>
              <w:rPr>
                <w:szCs w:val="24"/>
                <w:lang w:val="es-ES_tradnl"/>
              </w:rPr>
            </w:pPr>
            <w:r w:rsidRPr="00AF50B8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E0CE8F1" wp14:editId="305149BB">
                  <wp:extent cx="3033392" cy="1695171"/>
                  <wp:effectExtent l="0" t="0" r="0" b="635"/>
                  <wp:docPr id="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5405"/>
                          <a:stretch/>
                        </pic:blipFill>
                        <pic:spPr>
                          <a:xfrm>
                            <a:off x="0" y="0"/>
                            <a:ext cx="3037024" cy="1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316" w:rsidRPr="008A2F19" w14:paraId="65572116" w14:textId="77777777" w:rsidTr="00F74F0F">
        <w:tc>
          <w:tcPr>
            <w:tcW w:w="2518" w:type="dxa"/>
          </w:tcPr>
          <w:p w14:paraId="38C6D93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3F882744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316" w:rsidRPr="008A2F19" w14:paraId="13E557F6" w14:textId="77777777" w:rsidTr="00F74F0F">
        <w:tc>
          <w:tcPr>
            <w:tcW w:w="2518" w:type="dxa"/>
          </w:tcPr>
          <w:p w14:paraId="5A9D2A7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5A7349DC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Los números naturales y los números fraccionarios sirven para representar situaciones reales. </w:t>
            </w:r>
          </w:p>
        </w:tc>
      </w:tr>
      <w:tr w:rsidR="00665316" w:rsidRPr="008A2F19" w14:paraId="40EE48A7" w14:textId="77777777" w:rsidTr="00F74F0F">
        <w:tc>
          <w:tcPr>
            <w:tcW w:w="2518" w:type="dxa"/>
          </w:tcPr>
          <w:p w14:paraId="606C4671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4D7413B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660ECE" w14:textId="77777777" w:rsidR="00665316" w:rsidRDefault="00665316" w:rsidP="005C44F9">
      <w:pPr>
        <w:pStyle w:val="TextoPLANETA"/>
      </w:pPr>
    </w:p>
    <w:p w14:paraId="3652AA09" w14:textId="77777777" w:rsidR="00004318" w:rsidRDefault="00004318" w:rsidP="005C44F9">
      <w:pPr>
        <w:pStyle w:val="TextoPLANETA"/>
      </w:pPr>
      <w:r>
        <w:t xml:space="preserve">Al igual que en los números naturales, en muchos contextos en los cuales se involucra el concepto de fracción es necesario </w:t>
      </w:r>
      <w:r w:rsidR="004B79BD">
        <w:t>plantear y resolver operaciones.</w:t>
      </w:r>
    </w:p>
    <w:p w14:paraId="1C51F3C3" w14:textId="77777777" w:rsidR="006123A5" w:rsidRDefault="006123A5" w:rsidP="006123A5">
      <w:pPr>
        <w:pStyle w:val="Seccin2PLANETA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351B" w:rsidRPr="00BA351B" w14:paraId="3F1439D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F01472D" w14:textId="77777777" w:rsidR="00BA351B" w:rsidRPr="00BA351B" w:rsidRDefault="00BA351B" w:rsidP="00BA351B">
            <w:pPr>
              <w:pStyle w:val="Seccin3PLANETA"/>
              <w:jc w:val="center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Recuerda</w:t>
            </w:r>
          </w:p>
        </w:tc>
      </w:tr>
      <w:tr w:rsidR="00BA351B" w:rsidRPr="00BA351B" w14:paraId="3A32C416" w14:textId="77777777" w:rsidTr="00F74F0F">
        <w:tc>
          <w:tcPr>
            <w:tcW w:w="2518" w:type="dxa"/>
          </w:tcPr>
          <w:p w14:paraId="05FB4180" w14:textId="77777777" w:rsidR="00BA351B" w:rsidRPr="00BA351B" w:rsidRDefault="00BA351B" w:rsidP="00BA351B">
            <w:pPr>
              <w:pStyle w:val="Seccin3PLANETA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130C89EB" w14:textId="77777777" w:rsidR="00BA351B" w:rsidRDefault="00BA351B" w:rsidP="00BA351B">
            <w:pPr>
              <w:pStyle w:val="Seccin3PLANETA"/>
              <w:rPr>
                <w:b w:val="0"/>
                <w:szCs w:val="24"/>
                <w:lang w:val="es-ES_tradnl"/>
              </w:rPr>
            </w:pPr>
            <w:r w:rsidRPr="00BA351B">
              <w:rPr>
                <w:b w:val="0"/>
                <w:szCs w:val="24"/>
                <w:lang w:val="es-ES_tradnl"/>
              </w:rPr>
              <w:t xml:space="preserve">Todo número natural </w:t>
            </w:r>
            <w:r>
              <w:rPr>
                <w:b w:val="0"/>
                <w:szCs w:val="24"/>
                <w:lang w:val="es-ES_tradnl"/>
              </w:rPr>
              <w:t xml:space="preserve">se puede representar como una fracción con denominador 1. </w:t>
            </w:r>
          </w:p>
          <w:p w14:paraId="6313BB9C" w14:textId="77777777" w:rsidR="00BA351B" w:rsidRDefault="00BA351B" w:rsidP="00BA351B">
            <w:pPr>
              <w:pStyle w:val="TextoPLANETA"/>
              <w:rPr>
                <w:lang w:val="es-ES_tradnl"/>
              </w:rPr>
            </w:pPr>
          </w:p>
          <w:p w14:paraId="07113534" w14:textId="77777777" w:rsidR="00BA351B" w:rsidRPr="00BA351B" w:rsidRDefault="00BA351B" w:rsidP="00BA351B">
            <w:pPr>
              <w:pStyle w:val="TextoPLANETA"/>
              <w:jc w:val="center"/>
              <w:rPr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9865F27" wp14:editId="72FD3B4C">
                  <wp:extent cx="564515" cy="397510"/>
                  <wp:effectExtent l="0" t="0" r="6985" b="2540"/>
                  <wp:docPr id="36" name="Imagen 36" descr="https://latex.codecogs.com/gif.latex?%5Cfn_jvn%20%5Clarge%20a%3D%5Cfrac%7Ba%7D%7B1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latex.codecogs.com/gif.latex?%5Cfn_jvn%20%5Clarge%20a%3D%5Cfrac%7Ba%7D%7B1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962AC" w14:textId="77777777" w:rsidR="00BA351B" w:rsidRDefault="00BA351B" w:rsidP="00BA351B">
      <w:pPr>
        <w:pStyle w:val="Seccin3PLANETA"/>
        <w:rPr>
          <w:lang w:val="es-CO"/>
        </w:rPr>
      </w:pPr>
    </w:p>
    <w:p w14:paraId="3F6B42CA" w14:textId="77777777" w:rsidR="006123A5" w:rsidRPr="0085575E" w:rsidRDefault="006123A5" w:rsidP="006123A5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6D785E">
        <w:rPr>
          <w:lang w:val="es-CO"/>
        </w:rPr>
        <w:t>1</w:t>
      </w:r>
      <w:r>
        <w:rPr>
          <w:lang w:val="es-CO"/>
        </w:rPr>
        <w:t xml:space="preserve"> La adición y la sustracción de fracciones con igual denominador</w:t>
      </w:r>
    </w:p>
    <w:p w14:paraId="10EE2537" w14:textId="77777777" w:rsidR="005C44F9" w:rsidRDefault="005C44F9" w:rsidP="005C44F9">
      <w:pPr>
        <w:pStyle w:val="TextoPLANETA"/>
      </w:pPr>
    </w:p>
    <w:p w14:paraId="1B165CB0" w14:textId="77777777" w:rsidR="005C44F9" w:rsidRDefault="00872E77" w:rsidP="005C44F9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ins w:id="2" w:author="mercyranjel" w:date="2015-12-03T13:18:00Z">
        <w:r w:rsidR="008A0774">
          <w:t xml:space="preserve">para </w:t>
        </w:r>
      </w:ins>
      <w:r w:rsidRPr="00EB6C24">
        <w:rPr>
          <w:b/>
        </w:rPr>
        <w:t>sustraer</w:t>
      </w:r>
      <w:r>
        <w:t xml:space="preserve"> fraccione</w:t>
      </w:r>
      <w:r w:rsidR="008A2F19">
        <w:t>s con igual denominador se debe:</w:t>
      </w:r>
    </w:p>
    <w:p w14:paraId="43EE9E22" w14:textId="77777777" w:rsidR="008A2F19" w:rsidRDefault="008A2F19" w:rsidP="005C44F9">
      <w:pPr>
        <w:pStyle w:val="TextoPLANETA"/>
      </w:pPr>
    </w:p>
    <w:p w14:paraId="34356228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Adicionar o sustraer los numeradores</w:t>
      </w:r>
      <w:r w:rsidR="004B79BD">
        <w:t>.</w:t>
      </w:r>
    </w:p>
    <w:p w14:paraId="7F037045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Mantener el mismo denominador</w:t>
      </w:r>
      <w:r w:rsidR="004B79BD">
        <w:t>.</w:t>
      </w:r>
    </w:p>
    <w:p w14:paraId="41F6FBCE" w14:textId="77777777" w:rsidR="004B79BD" w:rsidRDefault="004B79BD" w:rsidP="004B79BD">
      <w:pPr>
        <w:pStyle w:val="TextoPLANETA"/>
      </w:pPr>
    </w:p>
    <w:p w14:paraId="3B26E7AD" w14:textId="77777777" w:rsidR="004B79BD" w:rsidRDefault="004B79BD" w:rsidP="004B79BD">
      <w:pPr>
        <w:pStyle w:val="TextoPLANETA"/>
      </w:pPr>
      <w:r>
        <w:t>Por ejemplo, en el caso de la adición:</w:t>
      </w:r>
    </w:p>
    <w:p w14:paraId="5E92A985" w14:textId="77777777" w:rsidR="005C44F9" w:rsidRDefault="005C44F9" w:rsidP="005C44F9">
      <w:pPr>
        <w:pStyle w:val="TextoPLANETA"/>
      </w:pPr>
    </w:p>
    <w:p w14:paraId="3B7E2CB5" w14:textId="77777777" w:rsidR="00CF75BA" w:rsidRDefault="00CF75BA" w:rsidP="005C44F9">
      <w:pPr>
        <w:pStyle w:val="TextoPLANETA"/>
      </w:pPr>
    </w:p>
    <w:p w14:paraId="7285E9FA" w14:textId="77777777" w:rsidR="00CF75BA" w:rsidRDefault="00CF75BA" w:rsidP="005C44F9">
      <w:pPr>
        <w:pStyle w:val="TextoPLANETA"/>
      </w:pPr>
    </w:p>
    <w:p w14:paraId="166E0DF0" w14:textId="77777777" w:rsidR="00CF75BA" w:rsidRDefault="00CF75BA" w:rsidP="00CF75B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77D8D488" wp14:editId="545E6469">
            <wp:extent cx="1868805" cy="437515"/>
            <wp:effectExtent l="0" t="0" r="0" b="635"/>
            <wp:docPr id="3" name="Imagen 3" descr="https://latex.codecogs.com/gif.latex?%5Cfn_jvn%20%5Clarge%20%5Cfrac%7B1%7D%7B6%7D&amp;plus;%5Cfrac%7B3%7D%7B6%7D%3D%5Cfrac%7B1&amp;plus;3%7D%7B6%7D%3D%5Cfrac%7B4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atex.codecogs.com/gif.latex?%5Cfn_jvn%20%5Clarge%20%5Cfrac%7B1%7D%7B6%7D&amp;plus;%5Cfrac%7B3%7D%7B6%7D%3D%5Cfrac%7B1&amp;plus;3%7D%7B6%7D%3D%5Cfrac%7B4%7D%7B6%7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7C3E" w14:textId="77777777" w:rsidR="00CF75BA" w:rsidRDefault="00CF75BA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2F19" w:rsidRPr="008A2F19" w14:paraId="2F65FB7D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47C01803" w14:textId="77777777" w:rsidR="008A2F19" w:rsidRPr="008A2F19" w:rsidRDefault="008A2F19" w:rsidP="008A2F1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8A2F19" w:rsidRPr="008A2F19" w14:paraId="0F9FCAC7" w14:textId="77777777" w:rsidTr="00F74F0F">
        <w:tc>
          <w:tcPr>
            <w:tcW w:w="2518" w:type="dxa"/>
          </w:tcPr>
          <w:p w14:paraId="766DC06D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B7C0384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2</w:t>
            </w:r>
          </w:p>
        </w:tc>
      </w:tr>
      <w:tr w:rsidR="008A2F19" w:rsidRPr="008A2F19" w14:paraId="2793FFB1" w14:textId="77777777" w:rsidTr="00F74F0F">
        <w:tc>
          <w:tcPr>
            <w:tcW w:w="2518" w:type="dxa"/>
          </w:tcPr>
          <w:p w14:paraId="0032F675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E25A8E4" w14:textId="77777777" w:rsidR="008A2F19" w:rsidRDefault="00FC0A78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noProof/>
                <w:lang w:val="es-ES_tradnl"/>
              </w:rPr>
              <w:pict w14:anchorId="443EE5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margin-left:72.05pt;margin-top:19.35pt;width:207.7pt;height:62pt;z-index:-251658752;mso-position-horizontal-relative:text;mso-position-vertical-relative:text" wrapcoords="-78 0 -78 21340 21600 21340 21600 0 -78 0">
                  <v:imagedata r:id="rId12" o:title=""/>
                  <w10:wrap type="through"/>
                </v:shape>
                <o:OLEObject Type="Embed" ProgID="PBrush" ShapeID="_x0000_s1036" DrawAspect="Content" ObjectID="_1384586603" r:id="rId13"/>
              </w:pict>
            </w:r>
            <w:r w:rsidR="008A2F19">
              <w:rPr>
                <w:szCs w:val="24"/>
                <w:lang w:val="es-ES_tradnl"/>
              </w:rPr>
              <w:t>Adición de 1/6 + 3/6 en representación gráfica utilizando hexágonos.</w:t>
            </w:r>
          </w:p>
          <w:p w14:paraId="45CD0A1F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660A2093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2D909506" w14:textId="77777777" w:rsidR="00AF504B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1EB1D70E" w14:textId="77777777" w:rsidR="00AF504B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6AA622C7" w14:textId="77777777" w:rsidTr="00F74F0F">
        <w:tc>
          <w:tcPr>
            <w:tcW w:w="2518" w:type="dxa"/>
          </w:tcPr>
          <w:p w14:paraId="73C4E757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3EBDDBA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169FA740" w14:textId="77777777" w:rsidTr="00F74F0F">
        <w:tc>
          <w:tcPr>
            <w:tcW w:w="2518" w:type="dxa"/>
          </w:tcPr>
          <w:p w14:paraId="02910FF4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121DA7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adición de fracciones con igual denominador. </w:t>
            </w:r>
          </w:p>
        </w:tc>
      </w:tr>
      <w:tr w:rsidR="008A2F19" w:rsidRPr="008A2F19" w14:paraId="5600D3A8" w14:textId="77777777" w:rsidTr="00F74F0F">
        <w:tc>
          <w:tcPr>
            <w:tcW w:w="2518" w:type="dxa"/>
          </w:tcPr>
          <w:p w14:paraId="05E00BD5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7F32AC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78C4C40C" w14:textId="77777777" w:rsidR="008A2F19" w:rsidRDefault="008A2F19" w:rsidP="005C44F9">
      <w:pPr>
        <w:pStyle w:val="TextoPLANETA"/>
      </w:pPr>
    </w:p>
    <w:p w14:paraId="2FA1EF68" w14:textId="77777777" w:rsidR="00665B52" w:rsidRDefault="004B79BD" w:rsidP="005C44F9">
      <w:pPr>
        <w:pStyle w:val="TextoPLANETA"/>
      </w:pPr>
      <w:r>
        <w:t>Para la sustracción el proceso es similar. Por ejemplo:</w:t>
      </w:r>
    </w:p>
    <w:p w14:paraId="726A23BF" w14:textId="77777777" w:rsidR="00665B52" w:rsidRDefault="00665B52" w:rsidP="005C44F9">
      <w:pPr>
        <w:pStyle w:val="TextoPLANETA"/>
      </w:pPr>
    </w:p>
    <w:p w14:paraId="6CEA54B7" w14:textId="77777777" w:rsidR="00665B52" w:rsidRDefault="00665B52" w:rsidP="00665B52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BF6C1FB" wp14:editId="047C7E4C">
            <wp:extent cx="1860550" cy="437515"/>
            <wp:effectExtent l="0" t="0" r="6350" b="635"/>
            <wp:docPr id="5" name="Imagen 5" descr="https://latex.codecogs.com/gif.latex?%5Cfn_jvn%20%5Clarge%20%5Cfrac%7B7%7D%7B9%7D-%5Cfrac%7B4%7D%7B9%7D%3D%5Cfrac%7B7-4%7D%7B9%7D%3D%5Cfrac%7B3%7D%7B9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atex.codecogs.com/gif.latex?%5Cfn_jvn%20%5Clarge%20%5Cfrac%7B7%7D%7B9%7D-%5Cfrac%7B4%7D%7B9%7D%3D%5Cfrac%7B7-4%7D%7B9%7D%3D%5Cfrac%7B3%7D%7B9%7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D3E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B52" w:rsidRPr="008A2F19" w14:paraId="06F7C336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48E6CFC" w14:textId="77777777" w:rsidR="00665B52" w:rsidRPr="008A2F19" w:rsidRDefault="00665B5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B52" w:rsidRPr="008A2F19" w14:paraId="1B361684" w14:textId="77777777" w:rsidTr="00F74F0F">
        <w:tc>
          <w:tcPr>
            <w:tcW w:w="2518" w:type="dxa"/>
          </w:tcPr>
          <w:p w14:paraId="6A08A2EA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85EE2F7" w14:textId="77777777" w:rsidR="00665B52" w:rsidRPr="008A2F19" w:rsidRDefault="00665B52" w:rsidP="00665B5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3</w:t>
            </w:r>
          </w:p>
        </w:tc>
      </w:tr>
      <w:tr w:rsidR="00665B52" w:rsidRPr="008A2F19" w14:paraId="54576688" w14:textId="77777777" w:rsidTr="00F74F0F">
        <w:tc>
          <w:tcPr>
            <w:tcW w:w="2518" w:type="dxa"/>
          </w:tcPr>
          <w:p w14:paraId="050A984E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2818D5B" w14:textId="77777777" w:rsidR="00665B52" w:rsidRDefault="00035A5C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Sustracción de 7/9 - 4</w:t>
            </w:r>
            <w:r w:rsidR="00665B52">
              <w:rPr>
                <w:szCs w:val="24"/>
                <w:lang w:val="es-ES_tradnl"/>
              </w:rPr>
              <w:t>/9 en representación gráfica.</w:t>
            </w:r>
          </w:p>
          <w:p w14:paraId="3F188532" w14:textId="77777777" w:rsidR="00665B52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2ABA9E4B" w14:textId="77777777" w:rsidR="00665B52" w:rsidRPr="008A2F19" w:rsidRDefault="00E22F71" w:rsidP="0061569F">
            <w:pPr>
              <w:pStyle w:val="TextoPLANETA"/>
              <w:rPr>
                <w:szCs w:val="24"/>
                <w:lang w:val="es-ES_tradnl"/>
              </w:rPr>
            </w:pPr>
            <w:r w:rsidRPr="00053FE8">
              <w:rPr>
                <w:szCs w:val="24"/>
                <w:lang w:val="es-ES_tradnl"/>
              </w:rPr>
              <w:object w:dxaOrig="17010" w:dyaOrig="7815" w14:anchorId="3705E15B">
                <v:shape id="_x0000_i1026" type="#_x0000_t75" style="width:260.45pt;height:120.25pt" o:ole="">
                  <v:imagedata r:id="rId15" o:title=""/>
                </v:shape>
                <o:OLEObject Type="Embed" ProgID="PBrush" ShapeID="_x0000_i1026" DrawAspect="Content" ObjectID="_1384586601" r:id="rId16"/>
              </w:object>
            </w:r>
          </w:p>
        </w:tc>
      </w:tr>
      <w:tr w:rsidR="00665B52" w:rsidRPr="008A2F19" w14:paraId="16039000" w14:textId="77777777" w:rsidTr="00F74F0F">
        <w:tc>
          <w:tcPr>
            <w:tcW w:w="2518" w:type="dxa"/>
          </w:tcPr>
          <w:p w14:paraId="38054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E7E800F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B52" w:rsidRPr="008A2F19" w14:paraId="4B0830E7" w14:textId="77777777" w:rsidTr="00F74F0F">
        <w:tc>
          <w:tcPr>
            <w:tcW w:w="2518" w:type="dxa"/>
          </w:tcPr>
          <w:p w14:paraId="21B80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2CEE3F89" w14:textId="77777777" w:rsidR="00665B52" w:rsidRPr="008A2F19" w:rsidRDefault="00665B52" w:rsidP="0061569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</w:t>
            </w:r>
            <w:r w:rsidR="0061569F">
              <w:rPr>
                <w:szCs w:val="24"/>
                <w:lang w:val="es-ES_tradnl"/>
              </w:rPr>
              <w:t>sustracción</w:t>
            </w:r>
            <w:r>
              <w:rPr>
                <w:szCs w:val="24"/>
                <w:lang w:val="es-ES_tradnl"/>
              </w:rPr>
              <w:t xml:space="preserve"> de fracciones con igual denominador. </w:t>
            </w:r>
          </w:p>
        </w:tc>
      </w:tr>
      <w:tr w:rsidR="00665B52" w:rsidRPr="008A2F19" w14:paraId="3C1E0D52" w14:textId="77777777" w:rsidTr="00F74F0F">
        <w:tc>
          <w:tcPr>
            <w:tcW w:w="2518" w:type="dxa"/>
          </w:tcPr>
          <w:p w14:paraId="1448E85C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4C06CE1D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67F1D402" w14:textId="77777777" w:rsidR="0058495E" w:rsidRDefault="0058495E" w:rsidP="005C44F9">
      <w:pPr>
        <w:pStyle w:val="TextoPLANETA"/>
      </w:pPr>
    </w:p>
    <w:p w14:paraId="435F4D08" w14:textId="77777777" w:rsidR="004B79BD" w:rsidRDefault="004B79BD" w:rsidP="005C44F9">
      <w:pPr>
        <w:pStyle w:val="TextoPLANETA"/>
      </w:pPr>
    </w:p>
    <w:p w14:paraId="3A1B12DC" w14:textId="77777777" w:rsidR="00C36AF2" w:rsidRDefault="00C36AF2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30C" w:rsidRPr="00DF630C" w14:paraId="4EED75B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3BAF4B6D" w14:textId="77777777" w:rsidR="00DF630C" w:rsidRPr="00DF630C" w:rsidRDefault="00DF630C" w:rsidP="00DF630C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Recuerda</w:t>
            </w:r>
          </w:p>
        </w:tc>
      </w:tr>
      <w:tr w:rsidR="00DF630C" w:rsidRPr="00DF630C" w14:paraId="7C110A0D" w14:textId="77777777" w:rsidTr="00F74F0F">
        <w:tc>
          <w:tcPr>
            <w:tcW w:w="2518" w:type="dxa"/>
          </w:tcPr>
          <w:p w14:paraId="06C963D2" w14:textId="77777777" w:rsidR="00DF630C" w:rsidRPr="00DF630C" w:rsidRDefault="00DF630C" w:rsidP="00DF630C">
            <w:pPr>
              <w:pStyle w:val="TextoPLANETA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707123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  <w:r w:rsidRPr="00DF630C">
              <w:rPr>
                <w:szCs w:val="24"/>
                <w:lang w:val="es-ES_tradnl"/>
              </w:rPr>
              <w:t xml:space="preserve">La adición </w:t>
            </w:r>
            <w:ins w:id="3" w:author="mercyranjel" w:date="2015-12-03T13:19:00Z">
              <w:r w:rsidR="008A0774">
                <w:rPr>
                  <w:szCs w:val="24"/>
                  <w:lang w:val="es-ES_tradnl"/>
                </w:rPr>
                <w:t>y la</w:t>
              </w:r>
              <w:r w:rsidR="008A0774" w:rsidRPr="00DF630C">
                <w:rPr>
                  <w:szCs w:val="24"/>
                  <w:lang w:val="es-ES_tradnl"/>
                </w:rPr>
                <w:t xml:space="preserve"> </w:t>
              </w:r>
            </w:ins>
            <w:r w:rsidRPr="00DF630C">
              <w:rPr>
                <w:szCs w:val="24"/>
                <w:lang w:val="es-ES_tradnl"/>
              </w:rPr>
              <w:t xml:space="preserve">sustracción de dos fracciones con igual denominador da como resultado </w:t>
            </w:r>
            <w:r>
              <w:rPr>
                <w:szCs w:val="24"/>
                <w:lang w:val="es-ES_tradnl"/>
              </w:rPr>
              <w:t>otra fracción cuyo numerador es la suma o la diferencia de los numeradores</w:t>
            </w:r>
            <w:ins w:id="4" w:author="mercyranjel" w:date="2015-12-03T13:20:00Z">
              <w:r w:rsidR="008A0774">
                <w:rPr>
                  <w:szCs w:val="24"/>
                  <w:lang w:val="es-ES_tradnl"/>
                </w:rPr>
                <w:t>,</w:t>
              </w:r>
            </w:ins>
            <w:r>
              <w:rPr>
                <w:szCs w:val="24"/>
                <w:lang w:val="es-ES_tradnl"/>
              </w:rPr>
              <w:t xml:space="preserve"> y que tiene el mismo denominador:</w:t>
            </w:r>
          </w:p>
          <w:p w14:paraId="6552477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  <w:p w14:paraId="208C2301" w14:textId="77777777" w:rsidR="00DF630C" w:rsidRDefault="00DF630C" w:rsidP="00DF630C">
            <w:pPr>
              <w:pStyle w:val="TextoPLANETA"/>
              <w:jc w:val="center"/>
              <w:rPr>
                <w:szCs w:val="24"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7A33F4A" wp14:editId="4CBFF4EA">
                  <wp:extent cx="1383665" cy="421640"/>
                  <wp:effectExtent l="0" t="0" r="6985" b="0"/>
                  <wp:docPr id="7" name="Imagen 7" descr="https://latex.codecogs.com/gif.latex?%5Cfn_jvn%20%5Clarge%20%5Cfrac%7Ba%7D%7Bb%7D&amp;plus;%5Cfrac%7Bc%7D%7Bb%7D%3D%5Cfrac%7Ba&amp;plus;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atex.codecogs.com/gif.latex?%5Cfn_jvn%20%5Clarge%20%5Cfrac%7Ba%7D%7Bb%7D&amp;plus;%5Cfrac%7Bc%7D%7Bb%7D%3D%5Cfrac%7Ba&amp;plus;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27AC7D" w14:textId="77777777" w:rsidR="00DF630C" w:rsidRP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34BBA257" w14:textId="77777777" w:rsidR="00DF630C" w:rsidRDefault="00DF630C" w:rsidP="005C44F9">
      <w:pPr>
        <w:pStyle w:val="TextoPLANETA"/>
      </w:pPr>
    </w:p>
    <w:p w14:paraId="1D4FA2C6" w14:textId="77777777" w:rsidR="00DF630C" w:rsidRPr="0085575E" w:rsidRDefault="00DF630C" w:rsidP="00DF630C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FB602E">
        <w:rPr>
          <w:lang w:val="es-CO"/>
        </w:rPr>
        <w:t>2</w:t>
      </w:r>
      <w:r>
        <w:rPr>
          <w:lang w:val="es-CO"/>
        </w:rPr>
        <w:t xml:space="preserve"> La adición y la sustracción de fracciones con diferente denominador</w:t>
      </w:r>
    </w:p>
    <w:p w14:paraId="13243E21" w14:textId="77777777" w:rsidR="00C36AF2" w:rsidRDefault="00C36AF2" w:rsidP="00DF630C">
      <w:pPr>
        <w:pStyle w:val="TextoPLANETA"/>
      </w:pPr>
    </w:p>
    <w:p w14:paraId="7070344E" w14:textId="77777777" w:rsidR="00DF630C" w:rsidRDefault="00DF630C" w:rsidP="00DF630C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r w:rsidRPr="00EB6C24">
        <w:rPr>
          <w:b/>
        </w:rPr>
        <w:t>sustraer</w:t>
      </w:r>
      <w:r>
        <w:t xml:space="preserve"> fracciones con diferente denominador se deben </w:t>
      </w:r>
      <w:r w:rsidR="00324493">
        <w:t xml:space="preserve">convertir a fracciones con el mismo denominador </w:t>
      </w:r>
      <w:ins w:id="5" w:author="mercyranjel" w:date="2015-12-03T13:21:00Z">
        <w:r w:rsidR="008A0774">
          <w:t>por medio d</w:t>
        </w:r>
      </w:ins>
      <w:r w:rsidR="00324493">
        <w:t xml:space="preserve">el proceso de </w:t>
      </w:r>
      <w:r w:rsidR="003E481D">
        <w:t>amplificación</w:t>
      </w:r>
      <w:r w:rsidR="00324493">
        <w:t>.</w:t>
      </w:r>
    </w:p>
    <w:p w14:paraId="1B9376A5" w14:textId="77777777" w:rsidR="00324493" w:rsidRDefault="00324493" w:rsidP="00DF630C">
      <w:pPr>
        <w:pStyle w:val="TextoPLANETA"/>
      </w:pPr>
    </w:p>
    <w:p w14:paraId="033B5769" w14:textId="77777777" w:rsidR="00324493" w:rsidRDefault="00324493" w:rsidP="00DF630C">
      <w:pPr>
        <w:pStyle w:val="TextoPLANETA"/>
      </w:pPr>
      <w:r>
        <w:t xml:space="preserve">Observa el procedimiento para calcular la </w:t>
      </w:r>
      <w:r w:rsidR="00435A8E">
        <w:t>diferencia</w:t>
      </w:r>
      <w:r>
        <w:t xml:space="preserve"> entre las siguientes fracciones</w:t>
      </w:r>
      <w:ins w:id="6" w:author="mercyranjel" w:date="2015-12-03T13:21:00Z">
        <w:r w:rsidR="008A0774">
          <w:t>.</w:t>
        </w:r>
      </w:ins>
    </w:p>
    <w:p w14:paraId="169504DB" w14:textId="77777777" w:rsidR="00324493" w:rsidRDefault="00324493" w:rsidP="00DF630C">
      <w:pPr>
        <w:pStyle w:val="TextoPLANETA"/>
      </w:pPr>
    </w:p>
    <w:p w14:paraId="6DE7F164" w14:textId="77777777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7B2398BC" wp14:editId="1FA75B6F">
            <wp:extent cx="556260" cy="438785"/>
            <wp:effectExtent l="0" t="0" r="0" b="0"/>
            <wp:docPr id="1" name="Imagen 1" descr="C:\Users\CEN_3F_CDO_PC10\Desktop\DRIVE\2. AulaPlaneta\TRABAJO\GUIONES\MA_06_06_CO\IMAGENES\FORMULAS FINALES\fq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N_3F_CDO_PC10\Desktop\DRIVE\2. AulaPlaneta\TRABAJO\GUIONES\MA_06_06_CO\IMAGENES\FORMULAS FINALES\fq05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8422" w14:textId="77777777" w:rsidR="00DF630C" w:rsidRDefault="00DF630C" w:rsidP="00DF630C">
      <w:pPr>
        <w:pStyle w:val="TextoPLANETA"/>
      </w:pPr>
    </w:p>
    <w:p w14:paraId="71EE0176" w14:textId="77777777" w:rsidR="00DF630C" w:rsidRDefault="00EB6C24" w:rsidP="00DF630C">
      <w:pPr>
        <w:pStyle w:val="TextoPLANETA"/>
      </w:pPr>
      <w:r>
        <w:t xml:space="preserve">Primero, </w:t>
      </w:r>
      <w:r w:rsidR="00324493">
        <w:t>se h</w:t>
      </w:r>
      <w:r w:rsidR="00DF630C" w:rsidRPr="00DF630C">
        <w:t>alla e</w:t>
      </w:r>
      <w:r w:rsidR="00324493">
        <w:t>l mínimo común múltiplo de los denominadores:</w:t>
      </w:r>
    </w:p>
    <w:p w14:paraId="52BB0879" w14:textId="77777777" w:rsidR="00324493" w:rsidRDefault="00324493" w:rsidP="00324493">
      <w:pPr>
        <w:pStyle w:val="TextoPLANETA"/>
        <w:jc w:val="center"/>
      </w:pPr>
    </w:p>
    <w:p w14:paraId="6C40E67E" w14:textId="77777777" w:rsidR="00324493" w:rsidRDefault="00324493" w:rsidP="00324493">
      <w:pPr>
        <w:pStyle w:val="TextoPLANETA"/>
        <w:jc w:val="center"/>
      </w:pPr>
      <w:r>
        <w:t>m.c.m. (4, 5) = 20</w:t>
      </w:r>
    </w:p>
    <w:p w14:paraId="10D75621" w14:textId="77777777" w:rsidR="00771708" w:rsidRDefault="00771708" w:rsidP="00DF630C">
      <w:pPr>
        <w:pStyle w:val="TextoPLANETA"/>
      </w:pPr>
    </w:p>
    <w:p w14:paraId="300FE843" w14:textId="77777777" w:rsidR="00DF630C" w:rsidRDefault="00324493" w:rsidP="00324493">
      <w:pPr>
        <w:pStyle w:val="TextoPLANETA"/>
      </w:pPr>
      <w:r>
        <w:t>Luego, se amplifican las dos fracciones al denominador dado por el m.c.m.:</w:t>
      </w:r>
    </w:p>
    <w:p w14:paraId="6D4E159F" w14:textId="77777777" w:rsidR="00324493" w:rsidRDefault="00324493" w:rsidP="00324493">
      <w:pPr>
        <w:pStyle w:val="TextoPLANETA"/>
      </w:pPr>
    </w:p>
    <w:p w14:paraId="67A0794F" w14:textId="77777777" w:rsidR="00324493" w:rsidRPr="00DF630C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726B83F8" wp14:editId="21B2A859">
            <wp:extent cx="1104900" cy="438785"/>
            <wp:effectExtent l="0" t="0" r="0" b="0"/>
            <wp:docPr id="2" name="Imagen 2" descr="C:\Users\CEN_3F_CDO_PC10\Desktop\DRIVE\2. AulaPlaneta\TRABAJO\GUIONES\MA_06_06_CO\IMAGENES\FORMULAS FINALES\fq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N_3F_CDO_PC10\Desktop\DRIVE\2. AulaPlaneta\TRABAJO\GUIONES\MA_06_06_CO\IMAGENES\FORMULAS FINALES\fq06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336A2C">
        <w:rPr>
          <w:noProof/>
          <w:lang w:val="es-ES" w:eastAsia="es-ES"/>
        </w:rPr>
        <w:drawing>
          <wp:inline distT="0" distB="0" distL="0" distR="0" wp14:anchorId="5DF11D7F" wp14:editId="06056FB3">
            <wp:extent cx="1104900" cy="438785"/>
            <wp:effectExtent l="0" t="0" r="0" b="0"/>
            <wp:docPr id="4" name="Imagen 4" descr="C:\Users\CEN_3F_CDO_PC10\Desktop\DRIVE\2. AulaPlaneta\TRABAJO\GUIONES\MA_06_06_CO\IMAGENES\FORMULAS FINALES\fq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N_3F_CDO_PC10\Desktop\DRIVE\2. AulaPlaneta\TRABAJO\GUIONES\MA_06_06_CO\IMAGENES\FORMULAS FINALES\fq07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B1FB" w14:textId="77777777" w:rsidR="00771708" w:rsidRDefault="00771708" w:rsidP="00DF630C">
      <w:pPr>
        <w:pStyle w:val="TextoPLANETA"/>
      </w:pPr>
    </w:p>
    <w:p w14:paraId="3C6A9B56" w14:textId="77777777" w:rsidR="00DF630C" w:rsidRDefault="00324493" w:rsidP="00DF630C">
      <w:pPr>
        <w:pStyle w:val="TextoPLANETA"/>
      </w:pPr>
      <w:r>
        <w:t>Finalmente, se resuelve la operación planteada:</w:t>
      </w:r>
    </w:p>
    <w:p w14:paraId="60D61213" w14:textId="77777777" w:rsidR="00324493" w:rsidRDefault="00324493" w:rsidP="00DF630C">
      <w:pPr>
        <w:pStyle w:val="TextoPLANETA"/>
      </w:pPr>
    </w:p>
    <w:p w14:paraId="0F8048F5" w14:textId="77777777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199AE259" wp14:editId="65EA2C46">
            <wp:extent cx="1411605" cy="438785"/>
            <wp:effectExtent l="0" t="0" r="0" b="0"/>
            <wp:docPr id="8" name="Imagen 8" descr="C:\Users\CEN_3F_CDO_PC10\Desktop\DRIVE\2. AulaPlaneta\TRABAJO\GUIONES\MA_06_06_CO\IMAGENES\FORMULAS FINALES\fq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EN_3F_CDO_PC10\Desktop\DRIVE\2. AulaPlaneta\TRABAJO\GUIONES\MA_06_06_CO\IMAGENES\FORMULAS FINALES\fq08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A19D" w14:textId="77777777" w:rsidR="004B79BD" w:rsidRDefault="004B79BD" w:rsidP="00324493">
      <w:pPr>
        <w:pStyle w:val="TextoPLANETA"/>
      </w:pPr>
    </w:p>
    <w:p w14:paraId="6CF3F03B" w14:textId="77777777" w:rsidR="004B79BD" w:rsidRDefault="004B79BD" w:rsidP="00BA351B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5F7A19" w14:paraId="5F9F7909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6553EC5C" w14:textId="77777777" w:rsidR="004B79BD" w:rsidRPr="005F7A19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4B79BD" w:rsidRPr="005F7A19" w14:paraId="4D7B35A9" w14:textId="77777777" w:rsidTr="004B79BD">
        <w:tc>
          <w:tcPr>
            <w:tcW w:w="2518" w:type="dxa"/>
          </w:tcPr>
          <w:p w14:paraId="03F33287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3E619DF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5F7A19" w14:paraId="457AFAEC" w14:textId="77777777" w:rsidTr="004B79BD">
        <w:tc>
          <w:tcPr>
            <w:tcW w:w="2518" w:type="dxa"/>
          </w:tcPr>
          <w:p w14:paraId="0AC67056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D041D8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La adición y la sustracción de fracciones</w:t>
            </w:r>
          </w:p>
        </w:tc>
      </w:tr>
      <w:tr w:rsidR="004B79BD" w:rsidRPr="005F7A19" w14:paraId="1241CDD3" w14:textId="77777777" w:rsidTr="004B79BD">
        <w:tc>
          <w:tcPr>
            <w:tcW w:w="2518" w:type="dxa"/>
          </w:tcPr>
          <w:p w14:paraId="19F90887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1C8DFE4" w14:textId="77777777" w:rsidR="004B79BD" w:rsidRPr="005F7A19" w:rsidRDefault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Secuencia de imágenes que explica los procedimie</w:t>
            </w:r>
            <w:r>
              <w:rPr>
                <w:szCs w:val="24"/>
                <w:lang w:val="es-ES_tradnl"/>
              </w:rPr>
              <w:t>n</w:t>
            </w:r>
            <w:r w:rsidRPr="005F7A19">
              <w:rPr>
                <w:szCs w:val="24"/>
                <w:lang w:val="es-ES_tradnl"/>
              </w:rPr>
              <w:t>tos para adicionar o sustraer fracciones</w:t>
            </w:r>
            <w:ins w:id="7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181E0A4" w14:textId="77777777" w:rsidR="004B79BD" w:rsidRDefault="004B79BD" w:rsidP="004B79BD">
      <w:pPr>
        <w:pStyle w:val="TextoPLANETA"/>
      </w:pPr>
    </w:p>
    <w:p w14:paraId="6E93948B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2D99ED7D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2EB695B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68C9E680" w14:textId="77777777" w:rsidTr="004B79BD">
        <w:tc>
          <w:tcPr>
            <w:tcW w:w="2518" w:type="dxa"/>
          </w:tcPr>
          <w:p w14:paraId="053898C0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748A409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6_REC20 </w:t>
            </w:r>
            <w:r w:rsidRPr="00C36AF2">
              <w:rPr>
                <w:szCs w:val="24"/>
                <w:highlight w:val="green"/>
                <w:lang w:val="es-ES_tradnl"/>
              </w:rPr>
              <w:t>Aprovechado</w:t>
            </w:r>
          </w:p>
        </w:tc>
      </w:tr>
      <w:tr w:rsidR="004B79BD" w:rsidRPr="00202823" w14:paraId="57A7441B" w14:textId="77777777" w:rsidTr="004B79BD">
        <w:tc>
          <w:tcPr>
            <w:tcW w:w="2518" w:type="dxa"/>
          </w:tcPr>
          <w:p w14:paraId="249CB8A8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B64DE0C" w14:textId="77777777" w:rsidR="004B79BD" w:rsidRPr="00202823" w:rsidRDefault="00435A8E" w:rsidP="004B79BD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4B79BD" w:rsidRPr="00202823" w14:paraId="0DD0BAB3" w14:textId="77777777" w:rsidTr="004B79BD">
        <w:tc>
          <w:tcPr>
            <w:tcW w:w="2518" w:type="dxa"/>
          </w:tcPr>
          <w:p w14:paraId="46ECA02B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7EC95BB9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aplicar los algoritmos de adición y sustracción</w:t>
            </w:r>
            <w:ins w:id="8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B972D7C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76D0D88B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11B8BA5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76C38E3B" w14:textId="77777777" w:rsidTr="004B79BD">
        <w:tc>
          <w:tcPr>
            <w:tcW w:w="2518" w:type="dxa"/>
          </w:tcPr>
          <w:p w14:paraId="451036E5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A16C656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202823" w14:paraId="0E353CD2" w14:textId="77777777" w:rsidTr="004B79BD">
        <w:tc>
          <w:tcPr>
            <w:tcW w:w="2518" w:type="dxa"/>
          </w:tcPr>
          <w:p w14:paraId="47346817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08A2188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Efectúa operaciones entre fracciones</w:t>
            </w:r>
          </w:p>
        </w:tc>
      </w:tr>
      <w:tr w:rsidR="004B79BD" w:rsidRPr="00202823" w14:paraId="4A44A933" w14:textId="77777777" w:rsidTr="004B79BD">
        <w:tc>
          <w:tcPr>
            <w:tcW w:w="2518" w:type="dxa"/>
          </w:tcPr>
          <w:p w14:paraId="2B6AF2AC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0EC74AB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resolver operaciones entre fracciones</w:t>
            </w:r>
            <w:ins w:id="9" w:author="mercyranjel" w:date="2015-12-03T13:24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71BE4A4" w14:textId="77777777" w:rsidR="004B79BD" w:rsidRDefault="004B79BD" w:rsidP="00415DF0">
      <w:pPr>
        <w:pStyle w:val="TextoPLANETA"/>
      </w:pPr>
    </w:p>
    <w:p w14:paraId="141F3CA0" w14:textId="77777777" w:rsidR="00533553" w:rsidRDefault="008A0774" w:rsidP="00533553">
      <w:pPr>
        <w:pStyle w:val="TextoPLANETA"/>
      </w:pPr>
      <w:ins w:id="10" w:author="mercyranjel" w:date="2015-12-03T13:24:00Z">
        <w:r>
          <w:t>D</w:t>
        </w:r>
      </w:ins>
      <w:r w:rsidR="00533553">
        <w:t>ebe tener</w:t>
      </w:r>
      <w:ins w:id="11" w:author="mercyranjel" w:date="2015-12-03T13:24:00Z">
        <w:r>
          <w:t>se</w:t>
        </w:r>
      </w:ins>
      <w:r w:rsidR="00533553">
        <w:t xml:space="preserve"> en cuenta que la adición con </w:t>
      </w:r>
      <w:r w:rsidR="00213FCA">
        <w:t>fracciones</w:t>
      </w:r>
      <w:r w:rsidR="00533553">
        <w:t xml:space="preserve"> cumple todas las propiedades de la adición</w:t>
      </w:r>
      <w:ins w:id="12" w:author="mercyranjel" w:date="2015-12-03T13:42:00Z">
        <w:r w:rsidR="00CB28C9">
          <w:t>.</w:t>
        </w:r>
      </w:ins>
    </w:p>
    <w:p w14:paraId="0D657FD3" w14:textId="77777777" w:rsidR="00533553" w:rsidRDefault="00533553" w:rsidP="00533553">
      <w:pPr>
        <w:pStyle w:val="TextoPLANETA"/>
      </w:pPr>
    </w:p>
    <w:p w14:paraId="09E56FE3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C</w:t>
      </w:r>
      <w:r w:rsidR="00533553" w:rsidRPr="00213FCA">
        <w:rPr>
          <w:b/>
        </w:rPr>
        <w:t>onmutativa</w:t>
      </w:r>
      <w:r w:rsidR="00533553">
        <w:t xml:space="preserve">: el orden de los sumandos no cambia el resultado. </w:t>
      </w:r>
    </w:p>
    <w:p w14:paraId="42020DB7" w14:textId="77777777" w:rsidR="00533553" w:rsidRDefault="00533553" w:rsidP="00533553">
      <w:pPr>
        <w:pStyle w:val="TextoPLANETA"/>
        <w:ind w:left="720"/>
      </w:pPr>
    </w:p>
    <w:p w14:paraId="63D4EC70" w14:textId="77777777" w:rsidR="00533553" w:rsidRDefault="00533553" w:rsidP="00533553">
      <w:pPr>
        <w:pStyle w:val="TextoPLANETA"/>
        <w:ind w:left="720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63B15F41" wp14:editId="26A03B0C">
            <wp:extent cx="1448435" cy="402590"/>
            <wp:effectExtent l="0" t="0" r="0" b="0"/>
            <wp:docPr id="9" name="Imagen 9" descr="C:\Users\CEN_3F_CDO_PC10\Desktop\DRIVE\2. AulaPlaneta\TRABAJO\GUIONES\MA_06_06_CO\IMAGENES\FORMULAS FINALES\fq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EN_3F_CDO_PC10\Desktop\DRIVE\2. AulaPlaneta\TRABAJO\GUIONES\MA_06_06_CO\IMAGENES\FORMULAS FINALES\fq0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5F0C" w14:textId="77777777" w:rsidR="00533553" w:rsidRDefault="00533553" w:rsidP="00533553">
      <w:pPr>
        <w:pStyle w:val="TextoPLANETA"/>
        <w:ind w:left="720"/>
      </w:pPr>
    </w:p>
    <w:p w14:paraId="036E51D0" w14:textId="77777777" w:rsidR="00533553" w:rsidRDefault="00533553" w:rsidP="00533553">
      <w:pPr>
        <w:pStyle w:val="TextoPLANETA"/>
        <w:ind w:left="720"/>
      </w:pPr>
    </w:p>
    <w:p w14:paraId="3A45552E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A</w:t>
      </w:r>
      <w:r w:rsidR="00533553" w:rsidRPr="00213FCA">
        <w:rPr>
          <w:b/>
        </w:rPr>
        <w:t>sociativa</w:t>
      </w:r>
      <w:r w:rsidR="00533553" w:rsidRPr="0085340A">
        <w:t xml:space="preserve">: </w:t>
      </w:r>
      <w:ins w:id="13" w:author="mercyranjel" w:date="2015-12-03T13:43:00Z">
        <w:r w:rsidR="00CB28C9">
          <w:t xml:space="preserve">los sumandos </w:t>
        </w:r>
      </w:ins>
      <w:r w:rsidR="00533553">
        <w:t>se puede</w:t>
      </w:r>
      <w:ins w:id="14" w:author="mercyranjel" w:date="2015-12-03T13:43:00Z">
        <w:r w:rsidR="00CB28C9">
          <w:t>n</w:t>
        </w:r>
      </w:ins>
      <w:r w:rsidR="00533553">
        <w:t xml:space="preserve"> asociar de diferentes formas y la suma siempre es igual. </w:t>
      </w:r>
    </w:p>
    <w:p w14:paraId="10E19D88" w14:textId="77777777" w:rsidR="00533553" w:rsidRDefault="00533553" w:rsidP="00533553">
      <w:pPr>
        <w:pStyle w:val="TextoPLANETA"/>
        <w:jc w:val="center"/>
      </w:pPr>
    </w:p>
    <w:p w14:paraId="3A651963" w14:textId="77777777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6C060D8E" wp14:editId="3F42E464">
            <wp:extent cx="2772410" cy="402590"/>
            <wp:effectExtent l="0" t="0" r="8890" b="0"/>
            <wp:docPr id="10" name="Imagen 10" descr="C:\Users\CEN_3F_CDO_PC10\Desktop\DRIVE\2. AulaPlaneta\TRABAJO\GUIONES\MA_06_06_CO\IMAGENES\FORMULAS FINALES\fq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EN_3F_CDO_PC10\Desktop\DRIVE\2. AulaPlaneta\TRABAJO\GUIONES\MA_06_06_CO\IMAGENES\FORMULAS FINALES\fq1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C088" w14:textId="77777777" w:rsidR="00533553" w:rsidRDefault="00533553" w:rsidP="00533553">
      <w:pPr>
        <w:pStyle w:val="TextoPLANETA"/>
      </w:pPr>
    </w:p>
    <w:p w14:paraId="33660BE1" w14:textId="77777777" w:rsidR="00533553" w:rsidRDefault="00533553" w:rsidP="00533553">
      <w:pPr>
        <w:pStyle w:val="TextoPLANETA"/>
      </w:pPr>
    </w:p>
    <w:p w14:paraId="6CE294D9" w14:textId="77777777" w:rsidR="00902711" w:rsidRDefault="00213FCA" w:rsidP="00533553">
      <w:pPr>
        <w:pStyle w:val="TextoPLANETA"/>
        <w:numPr>
          <w:ilvl w:val="0"/>
          <w:numId w:val="24"/>
        </w:numPr>
      </w:pPr>
      <w:r>
        <w:rPr>
          <w:b/>
        </w:rPr>
        <w:t>M</w:t>
      </w:r>
      <w:r w:rsidR="00533553" w:rsidRPr="00213FCA">
        <w:rPr>
          <w:b/>
        </w:rPr>
        <w:t>odulativa:</w:t>
      </w:r>
      <w:r w:rsidR="00533553">
        <w:t xml:space="preserve"> toda fracción sumada con 0 da como resultado la misma fracción.</w:t>
      </w:r>
    </w:p>
    <w:p w14:paraId="4B752811" w14:textId="77777777" w:rsidR="00902711" w:rsidRDefault="00902711" w:rsidP="00415DF0">
      <w:pPr>
        <w:pStyle w:val="TextoPLANETA"/>
      </w:pPr>
    </w:p>
    <w:p w14:paraId="688EE8EB" w14:textId="77777777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0440A813" wp14:editId="3F7C88EA">
            <wp:extent cx="980440" cy="402590"/>
            <wp:effectExtent l="0" t="0" r="0" b="0"/>
            <wp:docPr id="11" name="Imagen 11" descr="C:\Users\CEN_3F_CDO_PC10\Desktop\DRIVE\2. AulaPlaneta\TRABAJO\GUIONES\MA_06_06_CO\IMAGENES\FORMULAS FINALES\fq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EN_3F_CDO_PC10\Desktop\DRIVE\2. AulaPlaneta\TRABAJO\GUIONES\MA_06_06_CO\IMAGENES\FORMULAS FINALES\fq1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69EB" w14:textId="77777777" w:rsidR="00533553" w:rsidRDefault="00533553" w:rsidP="00415DF0">
      <w:pPr>
        <w:pStyle w:val="TextoPLANETA"/>
      </w:pPr>
    </w:p>
    <w:p w14:paraId="520E4173" w14:textId="77777777" w:rsidR="00533553" w:rsidRDefault="0053355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2A4" w:rsidRPr="00BE63B2" w14:paraId="5E8F06DF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7F1B3E5" w14:textId="77777777" w:rsidR="00B322A4" w:rsidRPr="00BE63B2" w:rsidRDefault="00B322A4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Destacado</w:t>
            </w:r>
          </w:p>
        </w:tc>
      </w:tr>
      <w:tr w:rsidR="00B322A4" w:rsidRPr="00BE63B2" w14:paraId="3EF300F7" w14:textId="77777777" w:rsidTr="00F74F0F">
        <w:tc>
          <w:tcPr>
            <w:tcW w:w="2518" w:type="dxa"/>
          </w:tcPr>
          <w:p w14:paraId="30077912" w14:textId="77777777" w:rsidR="00B322A4" w:rsidRPr="00BE63B2" w:rsidRDefault="00B322A4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29BC7C23" w14:textId="77777777" w:rsidR="00B322A4" w:rsidRPr="00BE63B2" w:rsidRDefault="00B322A4" w:rsidP="00533553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 xml:space="preserve">Propiedades de la </w:t>
            </w:r>
            <w:r w:rsidR="00533553">
              <w:rPr>
                <w:b/>
                <w:szCs w:val="24"/>
                <w:lang w:val="es-ES_tradnl"/>
              </w:rPr>
              <w:t>sustracción</w:t>
            </w:r>
            <w:r>
              <w:rPr>
                <w:b/>
                <w:szCs w:val="24"/>
                <w:lang w:val="es-ES_tradnl"/>
              </w:rPr>
              <w:t xml:space="preserve"> de fracciones</w:t>
            </w:r>
          </w:p>
        </w:tc>
      </w:tr>
      <w:tr w:rsidR="00B322A4" w:rsidRPr="00BE63B2" w14:paraId="34DAAC5B" w14:textId="77777777" w:rsidTr="00F74F0F">
        <w:tc>
          <w:tcPr>
            <w:tcW w:w="2518" w:type="dxa"/>
          </w:tcPr>
          <w:p w14:paraId="0B78CAB1" w14:textId="77777777" w:rsidR="00B322A4" w:rsidRPr="00BE63B2" w:rsidRDefault="00B322A4" w:rsidP="00F74F0F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34049C4D" w14:textId="77777777" w:rsidR="00B322A4" w:rsidRDefault="00B322A4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sustracción con números fraccionarios, al igual que la sustracción de números naturales, </w:t>
            </w:r>
            <w:r w:rsidRPr="00533553">
              <w:rPr>
                <w:b/>
                <w:szCs w:val="24"/>
                <w:lang w:val="es-ES_tradnl"/>
              </w:rPr>
              <w:t>no cumple</w:t>
            </w:r>
            <w:r>
              <w:rPr>
                <w:szCs w:val="24"/>
                <w:lang w:val="es-ES_tradnl"/>
              </w:rPr>
              <w:t xml:space="preserve"> ninguna propiedad. </w:t>
            </w:r>
          </w:p>
          <w:p w14:paraId="2FED1210" w14:textId="77777777" w:rsidR="00CB28C9" w:rsidRPr="00CB28C9" w:rsidRDefault="00CB28C9" w:rsidP="00CB28C9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</w:p>
        </w:tc>
      </w:tr>
    </w:tbl>
    <w:p w14:paraId="4412EFE8" w14:textId="77777777" w:rsidR="00B322A4" w:rsidRDefault="00B322A4" w:rsidP="00415DF0">
      <w:pPr>
        <w:pStyle w:val="TextoPLANETA"/>
      </w:pPr>
    </w:p>
    <w:p w14:paraId="258A70BF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ECC2FC2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B142494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1AC242D" w14:textId="77777777" w:rsidTr="00F74F0F">
        <w:tc>
          <w:tcPr>
            <w:tcW w:w="2518" w:type="dxa"/>
          </w:tcPr>
          <w:p w14:paraId="5A511831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419ED29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62CAFDD2" w14:textId="77777777" w:rsidTr="00F74F0F">
        <w:tc>
          <w:tcPr>
            <w:tcW w:w="2518" w:type="dxa"/>
          </w:tcPr>
          <w:p w14:paraId="63F48393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668853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664AA9" w:rsidRPr="00202823" w14:paraId="0570F628" w14:textId="77777777" w:rsidTr="00F74F0F">
        <w:tc>
          <w:tcPr>
            <w:tcW w:w="2518" w:type="dxa"/>
          </w:tcPr>
          <w:p w14:paraId="20784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D437E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Actividad para simplificar expresiones con adiciones y sustracciones</w:t>
            </w:r>
            <w:ins w:id="15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  <w:tr w:rsidR="00664AA9" w:rsidRPr="00202823" w14:paraId="6AF5010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9A00537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93BE911" w14:textId="77777777" w:rsidTr="00F74F0F">
        <w:tc>
          <w:tcPr>
            <w:tcW w:w="2518" w:type="dxa"/>
          </w:tcPr>
          <w:p w14:paraId="54350830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87FE85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6_REC50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664AA9" w:rsidRPr="00202823" w14:paraId="39D1AE2A" w14:textId="77777777" w:rsidTr="00F74F0F">
        <w:tc>
          <w:tcPr>
            <w:tcW w:w="2518" w:type="dxa"/>
          </w:tcPr>
          <w:p w14:paraId="7A69063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A207267" w14:textId="7EFFC6D2" w:rsidR="00664AA9" w:rsidRPr="00202823" w:rsidRDefault="00664AA9" w:rsidP="00FC0A78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Completa </w:t>
            </w:r>
            <w:bookmarkStart w:id="16" w:name="_GoBack"/>
            <w:bookmarkEnd w:id="16"/>
            <w:r w:rsidRPr="00664AA9">
              <w:rPr>
                <w:szCs w:val="24"/>
                <w:lang w:val="es-ES_tradnl"/>
              </w:rPr>
              <w:t>tablas de sumas y restas de fracciones</w:t>
            </w:r>
          </w:p>
        </w:tc>
      </w:tr>
      <w:tr w:rsidR="00664AA9" w:rsidRPr="00202823" w14:paraId="4271FE1A" w14:textId="77777777" w:rsidTr="00F74F0F">
        <w:tc>
          <w:tcPr>
            <w:tcW w:w="2518" w:type="dxa"/>
          </w:tcPr>
          <w:p w14:paraId="3C13457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A5BE52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 para resolver operaciones combinadas de adiciones y sustracciones</w:t>
            </w:r>
            <w:ins w:id="17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A2E007E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3ABA1F30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1D59B78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3CE5BB93" w14:textId="77777777" w:rsidTr="00F74F0F">
        <w:tc>
          <w:tcPr>
            <w:tcW w:w="2518" w:type="dxa"/>
          </w:tcPr>
          <w:p w14:paraId="114B510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7126AF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6_REC60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4AA9" w:rsidRPr="00202823" w14:paraId="5F993C46" w14:textId="77777777" w:rsidTr="00F74F0F">
        <w:tc>
          <w:tcPr>
            <w:tcW w:w="2518" w:type="dxa"/>
          </w:tcPr>
          <w:p w14:paraId="5459D27D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14ECE852" w14:textId="77777777" w:rsidR="00664AA9" w:rsidRPr="00202823" w:rsidRDefault="00664AA9" w:rsidP="003A26A1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Soluciona problemas </w:t>
            </w:r>
            <w:r w:rsidR="003A26A1">
              <w:rPr>
                <w:szCs w:val="24"/>
                <w:lang w:val="es-ES_tradnl"/>
              </w:rPr>
              <w:t>de adición</w:t>
            </w:r>
            <w:r w:rsidRPr="00664AA9">
              <w:rPr>
                <w:szCs w:val="24"/>
                <w:lang w:val="es-ES_tradnl"/>
              </w:rPr>
              <w:t xml:space="preserve"> y </w:t>
            </w:r>
            <w:r w:rsidR="003A26A1">
              <w:rPr>
                <w:szCs w:val="24"/>
                <w:lang w:val="es-ES_tradnl"/>
              </w:rPr>
              <w:t>sustracción</w:t>
            </w:r>
            <w:r w:rsidRPr="00664AA9">
              <w:rPr>
                <w:szCs w:val="24"/>
                <w:lang w:val="es-ES_tradnl"/>
              </w:rPr>
              <w:t xml:space="preserve"> </w:t>
            </w:r>
            <w:r w:rsidR="003A26A1">
              <w:rPr>
                <w:szCs w:val="24"/>
                <w:lang w:val="es-ES_tradnl"/>
              </w:rPr>
              <w:t>entre</w:t>
            </w:r>
            <w:r w:rsidRPr="00664AA9">
              <w:rPr>
                <w:szCs w:val="24"/>
                <w:lang w:val="es-ES_tradnl"/>
              </w:rPr>
              <w:t xml:space="preserve"> fracciones</w:t>
            </w:r>
          </w:p>
        </w:tc>
      </w:tr>
      <w:tr w:rsidR="00664AA9" w:rsidRPr="00202823" w14:paraId="2D8F1D99" w14:textId="77777777" w:rsidTr="00F74F0F">
        <w:tc>
          <w:tcPr>
            <w:tcW w:w="2518" w:type="dxa"/>
          </w:tcPr>
          <w:p w14:paraId="14AA22E6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E098062" w14:textId="77777777" w:rsidR="00664AA9" w:rsidRPr="00202823" w:rsidRDefault="003A26A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</w:t>
            </w:r>
            <w:r w:rsidR="00664AA9" w:rsidRPr="00664AA9">
              <w:rPr>
                <w:szCs w:val="24"/>
                <w:lang w:val="es-ES_tradnl"/>
              </w:rPr>
              <w:t xml:space="preserve"> para resolver problemas aplicando la adición o la sustracción de fracciones</w:t>
            </w:r>
            <w:ins w:id="18" w:author="mercyranjel" w:date="2015-12-03T13:51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66F42EF" w14:textId="77777777" w:rsidR="00664AA9" w:rsidRDefault="00664AA9" w:rsidP="00415DF0">
      <w:pPr>
        <w:pStyle w:val="TextoPLANETA"/>
      </w:pPr>
    </w:p>
    <w:p w14:paraId="5567A82F" w14:textId="77777777" w:rsidR="00664AA9" w:rsidRDefault="00664AA9" w:rsidP="00415DF0">
      <w:pPr>
        <w:pStyle w:val="TextoPLANETA"/>
      </w:pPr>
    </w:p>
    <w:p w14:paraId="04ABF95B" w14:textId="77777777" w:rsidR="00664AA9" w:rsidRDefault="00664AA9" w:rsidP="00664AA9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1.</w:t>
      </w:r>
      <w:r w:rsidR="00860F88">
        <w:t>3</w:t>
      </w:r>
      <w:r>
        <w:t xml:space="preserve"> Consolidación</w:t>
      </w:r>
    </w:p>
    <w:p w14:paraId="5489C936" w14:textId="77777777" w:rsidR="00664AA9" w:rsidRDefault="00664AA9" w:rsidP="00664AA9">
      <w:pPr>
        <w:pStyle w:val="TextoPLANETA"/>
      </w:pPr>
    </w:p>
    <w:p w14:paraId="44F8FC73" w14:textId="77777777" w:rsidR="00664AA9" w:rsidRDefault="00664AA9" w:rsidP="00664AA9">
      <w:pPr>
        <w:pStyle w:val="TextoPLANETA"/>
      </w:pPr>
      <w:r>
        <w:t>Actividades para afianzar lo que has aprendido en esta sección.</w:t>
      </w:r>
    </w:p>
    <w:p w14:paraId="1EF9ADD5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5DD841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6B8E86FD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6DA73607" w14:textId="77777777" w:rsidTr="00F74F0F">
        <w:tc>
          <w:tcPr>
            <w:tcW w:w="2518" w:type="dxa"/>
          </w:tcPr>
          <w:p w14:paraId="2E21E4B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550F3D6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6_REC70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5E7B09D6" w14:textId="77777777" w:rsidTr="00F74F0F">
        <w:tc>
          <w:tcPr>
            <w:tcW w:w="2518" w:type="dxa"/>
          </w:tcPr>
          <w:p w14:paraId="42D089DA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5454BD5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Refuerza tu aprendizaje: La adición y la sustracción de fracciones</w:t>
            </w:r>
          </w:p>
        </w:tc>
      </w:tr>
      <w:tr w:rsidR="00664AA9" w:rsidRPr="00202823" w14:paraId="5B638FE6" w14:textId="77777777" w:rsidTr="00F74F0F">
        <w:tc>
          <w:tcPr>
            <w:tcW w:w="2518" w:type="dxa"/>
          </w:tcPr>
          <w:p w14:paraId="3135405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2F13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Actividades sobre La adición y la sustracción de fracciones</w:t>
            </w:r>
            <w:ins w:id="19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5946118" w14:textId="77777777" w:rsidR="00664AA9" w:rsidRDefault="00664AA9" w:rsidP="00415DF0">
      <w:pPr>
        <w:pStyle w:val="TextoPLANETA"/>
      </w:pPr>
    </w:p>
    <w:p w14:paraId="785D96D4" w14:textId="77777777" w:rsidR="00664AA9" w:rsidRDefault="00664AA9" w:rsidP="00415DF0">
      <w:pPr>
        <w:pStyle w:val="TextoPLANETA"/>
      </w:pPr>
    </w:p>
    <w:p w14:paraId="39703D4D" w14:textId="77777777" w:rsidR="00350DF5" w:rsidRPr="00FE2326" w:rsidRDefault="00350DF5" w:rsidP="00350DF5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2</w:t>
      </w:r>
      <w:r w:rsidRPr="00FE2326">
        <w:t xml:space="preserve"> </w:t>
      </w:r>
      <w:r>
        <w:t>La multiplicación de fracciones</w:t>
      </w:r>
    </w:p>
    <w:p w14:paraId="21EC773C" w14:textId="77777777" w:rsidR="00350DF5" w:rsidRDefault="00350DF5" w:rsidP="00415DF0">
      <w:pPr>
        <w:pStyle w:val="TextoPLANETA"/>
      </w:pPr>
    </w:p>
    <w:p w14:paraId="07A6FE7C" w14:textId="77777777" w:rsidR="00350DF5" w:rsidRDefault="00DF6021" w:rsidP="00415DF0">
      <w:pPr>
        <w:pStyle w:val="TextoPLANETA"/>
      </w:pPr>
      <w:r>
        <w:t xml:space="preserve">El procedimiento para </w:t>
      </w:r>
      <w:r w:rsidRPr="00DF6021">
        <w:rPr>
          <w:b/>
        </w:rPr>
        <w:t>multiplicar</w:t>
      </w:r>
      <w:r>
        <w:t xml:space="preserve"> </w:t>
      </w:r>
      <w:r w:rsidR="00350DF5">
        <w:t xml:space="preserve">dos fracciones es bastante simple, basta con multiplicar numerador por numerador y denominador por denominador, así: </w:t>
      </w:r>
    </w:p>
    <w:p w14:paraId="2C7D8BAD" w14:textId="77777777" w:rsidR="00350DF5" w:rsidRDefault="00350DF5" w:rsidP="00415DF0">
      <w:pPr>
        <w:pStyle w:val="TextoPLANETA"/>
      </w:pPr>
    </w:p>
    <w:p w14:paraId="67644144" w14:textId="77777777" w:rsidR="00350DF5" w:rsidRDefault="00350DF5" w:rsidP="00350DF5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79D52B3" wp14:editId="597A60C3">
            <wp:extent cx="1399540" cy="397510"/>
            <wp:effectExtent l="0" t="0" r="0" b="2540"/>
            <wp:docPr id="37" name="Imagen 37" descr="https://latex.codecogs.com/gif.latex?%5Cfn_jvn%20%5Clarge%20%5Cfrac%7Ba%7D%7Bb%7D%5Ctimes%20%5Cfrac%7Bc%7D%7Bd%7D%3D%5Cfrac%7Ba%5Ctimes%20c%7D%7Bb%5Ctimes%20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atex.codecogs.com/gif.latex?%5Cfn_jvn%20%5Clarge%20%5Cfrac%7Ba%7D%7Bb%7D%5Ctimes%20%5Cfrac%7Bc%7D%7Bd%7D%3D%5Cfrac%7Ba%5Ctimes%20c%7D%7Bb%5Ctimes%20d%7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AA3E" w14:textId="77777777" w:rsidR="00350DF5" w:rsidRDefault="00350DF5" w:rsidP="00350DF5">
      <w:pPr>
        <w:pStyle w:val="TextoPLANETA"/>
      </w:pPr>
    </w:p>
    <w:p w14:paraId="0F17CC84" w14:textId="77777777" w:rsidR="00CC05B0" w:rsidRDefault="00CC05B0" w:rsidP="00350DF5">
      <w:pPr>
        <w:pStyle w:val="TextoPLANETA"/>
      </w:pPr>
      <w:r>
        <w:t>Por ejemplo, para hallar el producto:</w:t>
      </w:r>
    </w:p>
    <w:p w14:paraId="1F0D9C14" w14:textId="77777777" w:rsidR="00CC05B0" w:rsidRDefault="00CC05B0" w:rsidP="00350DF5">
      <w:pPr>
        <w:pStyle w:val="TextoPLANETA"/>
      </w:pPr>
    </w:p>
    <w:p w14:paraId="6829609D" w14:textId="77777777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46DEFA79" wp14:editId="733BC16E">
            <wp:extent cx="548640" cy="437515"/>
            <wp:effectExtent l="0" t="0" r="3810" b="635"/>
            <wp:docPr id="41" name="Imagen 41" descr="https://latex.codecogs.com/gif.latex?%5Cfn_jvn%20%5Clarge%20%5Cfrac%7B4%7D%7B5%7D%5Ctimes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atex.codecogs.com/gif.latex?%5Cfn_jvn%20%5Clarge%20%5Cfrac%7B4%7D%7B5%7D%5Ctimes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4D77" w14:textId="77777777" w:rsidR="00CC05B0" w:rsidRDefault="00CC05B0" w:rsidP="00350DF5">
      <w:pPr>
        <w:pStyle w:val="TextoPLANETA"/>
      </w:pPr>
    </w:p>
    <w:p w14:paraId="53E48D52" w14:textId="77777777" w:rsidR="00CC05B0" w:rsidRDefault="00CB28C9" w:rsidP="00350DF5">
      <w:pPr>
        <w:pStyle w:val="TextoPLANETA"/>
      </w:pPr>
      <w:ins w:id="20" w:author="mercyranjel" w:date="2015-12-03T13:47:00Z">
        <w:r>
          <w:t>s</w:t>
        </w:r>
      </w:ins>
      <w:r w:rsidR="00845BED">
        <w:t>e procede de la siguiente manera:</w:t>
      </w:r>
      <w:r w:rsidR="00CC05B0">
        <w:t xml:space="preserve"> </w:t>
      </w:r>
    </w:p>
    <w:p w14:paraId="020E5A62" w14:textId="77777777" w:rsidR="00CC05B0" w:rsidRDefault="00CC05B0" w:rsidP="00350DF5">
      <w:pPr>
        <w:pStyle w:val="TextoPLANETA"/>
      </w:pPr>
    </w:p>
    <w:p w14:paraId="7BAE2209" w14:textId="77777777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5678921E" wp14:editId="6A8A7E29">
            <wp:extent cx="1987550" cy="437515"/>
            <wp:effectExtent l="0" t="0" r="0" b="635"/>
            <wp:docPr id="40" name="Imagen 40" descr="https://latex.codecogs.com/gif.latex?%5Cfn_jvn%20%5Clarge%20%5Cfrac%7B4%7D%7B5%7D%5Ctimes%20%5Cfrac%7B2%7D%7B3%7D%3D%5Cfrac%7B4%5Ctimes%202%7D%7B5%5Ctimes%203%7D%3D%5Cfrac%7B8%7D%7B15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atex.codecogs.com/gif.latex?%5Cfn_jvn%20%5Clarge%20%5Cfrac%7B4%7D%7B5%7D%5Ctimes%20%5Cfrac%7B2%7D%7B3%7D%3D%5Cfrac%7B4%5Ctimes%202%7D%7B5%5Ctimes%203%7D%3D%5Cfrac%7B8%7D%7B15%7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BB91" w14:textId="77777777" w:rsidR="00353927" w:rsidRDefault="00353927" w:rsidP="00CC05B0">
      <w:pPr>
        <w:pStyle w:val="TextoPLANETA"/>
        <w:jc w:val="center"/>
      </w:pPr>
    </w:p>
    <w:p w14:paraId="1A9483AB" w14:textId="77777777" w:rsidR="00353927" w:rsidRDefault="00353927" w:rsidP="00CC05B0">
      <w:pPr>
        <w:pStyle w:val="TextoPLANETA"/>
        <w:jc w:val="center"/>
      </w:pPr>
    </w:p>
    <w:p w14:paraId="4E8BF05E" w14:textId="77777777" w:rsidR="00353927" w:rsidRDefault="00353927" w:rsidP="00CC05B0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53927" w:rsidRPr="00BE63B2" w14:paraId="7E378D95" w14:textId="77777777" w:rsidTr="00353927">
        <w:tc>
          <w:tcPr>
            <w:tcW w:w="8978" w:type="dxa"/>
            <w:gridSpan w:val="2"/>
            <w:shd w:val="clear" w:color="auto" w:fill="000000" w:themeFill="text1"/>
          </w:tcPr>
          <w:p w14:paraId="6991174B" w14:textId="77777777" w:rsidR="00353927" w:rsidRPr="00BE63B2" w:rsidRDefault="00213FCA" w:rsidP="00353927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Recuerda</w:t>
            </w:r>
          </w:p>
        </w:tc>
      </w:tr>
      <w:tr w:rsidR="00353927" w:rsidRPr="00BE63B2" w14:paraId="47987278" w14:textId="77777777" w:rsidTr="00353927">
        <w:tc>
          <w:tcPr>
            <w:tcW w:w="2518" w:type="dxa"/>
          </w:tcPr>
          <w:p w14:paraId="343F7834" w14:textId="77777777" w:rsidR="00353927" w:rsidRPr="00BE63B2" w:rsidRDefault="00353927" w:rsidP="00353927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01F32C1A" w14:textId="77777777" w:rsidR="00353927" w:rsidRDefault="00353927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La multiplicación de fracciones se interpreta como hallar la parte proporcional</w:t>
            </w:r>
            <w:r w:rsidR="008242C3">
              <w:rPr>
                <w:szCs w:val="24"/>
                <w:lang w:val="es-ES_tradnl"/>
              </w:rPr>
              <w:t xml:space="preserve"> (primer factor) de otra fracción (segundo factor). </w:t>
            </w:r>
          </w:p>
          <w:p w14:paraId="68EF8050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Por ejemplo: </w:t>
            </w:r>
          </w:p>
          <w:p w14:paraId="471A76F9" w14:textId="77777777" w:rsidR="008242C3" w:rsidRDefault="008242C3" w:rsidP="008242C3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8242C3">
              <w:rPr>
                <w:noProof/>
                <w:lang w:val="es-ES" w:eastAsia="es-ES"/>
              </w:rPr>
              <w:drawing>
                <wp:inline distT="0" distB="0" distL="0" distR="0" wp14:anchorId="5E16CEFF" wp14:editId="2C100041">
                  <wp:extent cx="556260" cy="438785"/>
                  <wp:effectExtent l="0" t="0" r="0" b="0"/>
                  <wp:docPr id="12" name="Imagen 12" descr="C:\Users\CEN_3F_CDO_PC10\Desktop\DRIVE\2. AulaPlaneta\TRABAJO\GUIONES\MA_06_06_CO\IMAGENES\FORMULAS FINALES\fq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CEN_3F_CDO_PC10\Desktop\DRIVE\2. AulaPlaneta\TRABAJO\GUIONES\MA_06_06_CO\IMAGENES\FORMULAS FINALES\fq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30D3D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Se interpreta como: </w:t>
            </w:r>
          </w:p>
          <w:p w14:paraId="562FD4BF" w14:textId="77777777" w:rsidR="008242C3" w:rsidRPr="008242C3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cuatro quintos de la fracción 2/3</w:t>
            </w:r>
          </w:p>
          <w:p w14:paraId="04017955" w14:textId="77777777" w:rsidR="008242C3" w:rsidRPr="00BE63B2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dos tercios de la fracción 4/5</w:t>
            </w:r>
          </w:p>
        </w:tc>
      </w:tr>
    </w:tbl>
    <w:p w14:paraId="3E6C2F19" w14:textId="77777777" w:rsidR="00353927" w:rsidRDefault="00353927" w:rsidP="00CC05B0">
      <w:pPr>
        <w:pStyle w:val="TextoPLANETA"/>
        <w:jc w:val="center"/>
      </w:pPr>
    </w:p>
    <w:p w14:paraId="5757B330" w14:textId="77777777" w:rsidR="00CC05B0" w:rsidRDefault="00CC05B0" w:rsidP="00350DF5">
      <w:pPr>
        <w:pStyle w:val="TextoPLANETA"/>
      </w:pPr>
    </w:p>
    <w:p w14:paraId="5A8221DC" w14:textId="77777777" w:rsidR="0048724B" w:rsidRDefault="0048724B" w:rsidP="0048724B">
      <w:pPr>
        <w:pStyle w:val="TextoPLANETA"/>
      </w:pPr>
      <w:r>
        <w:t>La multipli</w:t>
      </w:r>
      <w:r w:rsidR="00DF6021">
        <w:t xml:space="preserve">cación entre fracciones </w:t>
      </w:r>
      <w:r>
        <w:t>cumple las siguientes propiedades</w:t>
      </w:r>
      <w:ins w:id="21" w:author="mercyranjel" w:date="2015-12-03T13:47:00Z">
        <w:r w:rsidR="00CB28C9">
          <w:t>.</w:t>
        </w:r>
      </w:ins>
    </w:p>
    <w:p w14:paraId="4D59E491" w14:textId="77777777" w:rsidR="0048724B" w:rsidRDefault="0048724B" w:rsidP="0048724B">
      <w:pPr>
        <w:pStyle w:val="TextoPLANETA"/>
      </w:pPr>
    </w:p>
    <w:p w14:paraId="0CA25AE2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Conmutativa</w:t>
      </w:r>
      <w:r>
        <w:t xml:space="preserve">: el orden de los factores no cambia el producto. </w:t>
      </w:r>
    </w:p>
    <w:p w14:paraId="4B853929" w14:textId="77777777" w:rsidR="0048724B" w:rsidRDefault="0048724B" w:rsidP="00B138BF">
      <w:pPr>
        <w:pStyle w:val="TextoPLANETA"/>
        <w:ind w:left="720"/>
        <w:jc w:val="center"/>
        <w:rPr>
          <w:b/>
        </w:rPr>
      </w:pPr>
    </w:p>
    <w:p w14:paraId="50EEC86A" w14:textId="77777777" w:rsidR="0048724B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drawing>
          <wp:inline distT="0" distB="0" distL="0" distR="0" wp14:anchorId="7CE67B80" wp14:editId="311CDF0D">
            <wp:extent cx="1440815" cy="402590"/>
            <wp:effectExtent l="0" t="0" r="6985" b="0"/>
            <wp:docPr id="13" name="Imagen 13" descr="C:\Users\CEN_3F_CDO_PC10\Desktop\DRIVE\2. AulaPlaneta\TRABAJO\GUIONES\MA_06_06_CO\IMAGENES\FORMULAS FINALES\fq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EN_3F_CDO_PC10\Desktop\DRIVE\2. AulaPlaneta\TRABAJO\GUIONES\MA_06_06_CO\IMAGENES\FORMULAS FINALES\fq13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6146" w14:textId="77777777" w:rsidR="0048724B" w:rsidRDefault="0048724B" w:rsidP="0048724B">
      <w:pPr>
        <w:pStyle w:val="TextoPLANETA"/>
        <w:ind w:left="720"/>
        <w:rPr>
          <w:b/>
        </w:rPr>
      </w:pPr>
    </w:p>
    <w:p w14:paraId="451FA14E" w14:textId="77777777" w:rsidR="0048724B" w:rsidRDefault="0048724B" w:rsidP="0048724B">
      <w:pPr>
        <w:pStyle w:val="TextoPLANETA"/>
        <w:ind w:left="720"/>
      </w:pPr>
    </w:p>
    <w:p w14:paraId="697C164F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Asociativa</w:t>
      </w:r>
      <w:r>
        <w:t xml:space="preserve">: </w:t>
      </w:r>
      <w:ins w:id="22" w:author="mercyranjel" w:date="2015-12-03T13:48:00Z">
        <w:r w:rsidR="00CB28C9">
          <w:t xml:space="preserve">los factores </w:t>
        </w:r>
      </w:ins>
      <w:r>
        <w:t>puede</w:t>
      </w:r>
      <w:ins w:id="23" w:author="mercyranjel" w:date="2015-12-03T13:48:00Z">
        <w:r w:rsidR="00CB28C9">
          <w:t>n</w:t>
        </w:r>
      </w:ins>
      <w:r>
        <w:t xml:space="preserve"> asociar</w:t>
      </w:r>
      <w:ins w:id="24" w:author="mercyranjel" w:date="2015-12-03T13:48:00Z">
        <w:r w:rsidR="00CB28C9">
          <w:t>se</w:t>
        </w:r>
      </w:ins>
      <w:r>
        <w:t xml:space="preserve"> de diferentes formas y el producto siempre es el mismo. </w:t>
      </w:r>
    </w:p>
    <w:p w14:paraId="5870C0E5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78A4F61E" w14:textId="77777777" w:rsidR="00B138BF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drawing>
          <wp:inline distT="0" distB="0" distL="0" distR="0" wp14:anchorId="3BA5D1CF" wp14:editId="636ED51A">
            <wp:extent cx="2735580" cy="402590"/>
            <wp:effectExtent l="0" t="0" r="7620" b="0"/>
            <wp:docPr id="14" name="Imagen 14" descr="C:\Users\CEN_3F_CDO_PC10\Desktop\DRIVE\2. AulaPlaneta\TRABAJO\GUIONES\MA_06_06_CO\IMAGENES\FORMULAS FINALES\fq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EN_3F_CDO_PC10\Desktop\DRIVE\2. AulaPlaneta\TRABAJO\GUIONES\MA_06_06_CO\IMAGENES\FORMULAS FINALES\fq1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D06F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14833620" w14:textId="77777777" w:rsidR="00B138BF" w:rsidRDefault="00B138BF" w:rsidP="00B138BF">
      <w:pPr>
        <w:pStyle w:val="TextoPLANETA"/>
        <w:ind w:left="720"/>
      </w:pPr>
    </w:p>
    <w:p w14:paraId="08C03096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Modulativa</w:t>
      </w:r>
      <w:r>
        <w:t xml:space="preserve">: toda fracción multiplicada por 1 da como producto la misma fracción. </w:t>
      </w:r>
    </w:p>
    <w:p w14:paraId="50149E7E" w14:textId="77777777" w:rsidR="00B138BF" w:rsidRDefault="00B138BF" w:rsidP="00B138BF">
      <w:pPr>
        <w:pStyle w:val="TextoPLANETA"/>
        <w:ind w:left="720"/>
        <w:rPr>
          <w:b/>
        </w:rPr>
      </w:pPr>
    </w:p>
    <w:p w14:paraId="421123DC" w14:textId="77777777" w:rsidR="00B138BF" w:rsidRDefault="00B138BF" w:rsidP="00B138BF">
      <w:pPr>
        <w:pStyle w:val="TextoPLANETA"/>
        <w:ind w:left="720"/>
        <w:jc w:val="center"/>
      </w:pPr>
      <w:r w:rsidRPr="00B138BF">
        <w:rPr>
          <w:noProof/>
          <w:lang w:val="es-ES" w:eastAsia="es-ES"/>
        </w:rPr>
        <w:drawing>
          <wp:inline distT="0" distB="0" distL="0" distR="0" wp14:anchorId="2DF23DA8" wp14:editId="41342F7F">
            <wp:extent cx="972820" cy="402590"/>
            <wp:effectExtent l="0" t="0" r="0" b="0"/>
            <wp:docPr id="15" name="Imagen 15" descr="C:\Users\CEN_3F_CDO_PC10\Desktop\DRIVE\2. AulaPlaneta\TRABAJO\GUIONES\MA_06_06_CO\IMAGENES\FORMULAS FINALES\fq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EN_3F_CDO_PC10\Desktop\DRIVE\2. AulaPlaneta\TRABAJO\GUIONES\MA_06_06_CO\IMAGENES\FORMULAS FINALES\fq15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1D4" w14:textId="77777777" w:rsidR="00B138BF" w:rsidRDefault="00B138BF" w:rsidP="00B138BF">
      <w:pPr>
        <w:pStyle w:val="TextoPLANETA"/>
        <w:ind w:left="720"/>
        <w:jc w:val="center"/>
      </w:pPr>
    </w:p>
    <w:p w14:paraId="6C7C42DC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Distributiva</w:t>
      </w:r>
      <w:r>
        <w:t xml:space="preserve">: la multiplicación de una fracción por una adición es igual a la suma de las multiplicaciones de dicha fracción por cada uno de los sumandos. </w:t>
      </w:r>
    </w:p>
    <w:p w14:paraId="761DF1BF" w14:textId="77777777" w:rsidR="00BE63B2" w:rsidRDefault="00BE63B2" w:rsidP="00350DF5">
      <w:pPr>
        <w:pStyle w:val="TextoPLANETA"/>
      </w:pPr>
    </w:p>
    <w:p w14:paraId="75D02817" w14:textId="77777777" w:rsidR="00422E13" w:rsidRDefault="006A16FC" w:rsidP="00B138BF">
      <w:pPr>
        <w:pStyle w:val="TextoPLANETA"/>
        <w:jc w:val="center"/>
      </w:pPr>
      <w:r w:rsidRPr="00DE753C">
        <w:rPr>
          <w:position w:val="-30"/>
        </w:rPr>
        <w:object w:dxaOrig="3080" w:dyaOrig="720" w14:anchorId="0A0EF055">
          <v:shape id="_x0000_i1027" type="#_x0000_t75" style="width:153.95pt;height:36pt" o:ole="">
            <v:imagedata r:id="rId31" o:title=""/>
          </v:shape>
          <o:OLEObject Type="Embed" ProgID="Equation.3" ShapeID="_x0000_i1027" DrawAspect="Content" ObjectID="_1384586602" r:id="rId32"/>
        </w:object>
      </w:r>
    </w:p>
    <w:p w14:paraId="4D9EF65C" w14:textId="77777777" w:rsidR="00422E13" w:rsidRDefault="00422E13" w:rsidP="00350DF5">
      <w:pPr>
        <w:pStyle w:val="TextoPLANETA"/>
      </w:pPr>
    </w:p>
    <w:p w14:paraId="665E18F0" w14:textId="77777777" w:rsidR="00422E13" w:rsidRDefault="00422E13" w:rsidP="00350DF5">
      <w:pPr>
        <w:pStyle w:val="TextoPLANETA"/>
      </w:pPr>
    </w:p>
    <w:p w14:paraId="42EF9025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22E13" w:rsidRPr="0061607C" w14:paraId="076B99FD" w14:textId="77777777" w:rsidTr="00026345">
        <w:tc>
          <w:tcPr>
            <w:tcW w:w="8978" w:type="dxa"/>
            <w:gridSpan w:val="2"/>
            <w:shd w:val="clear" w:color="auto" w:fill="000000" w:themeFill="text1"/>
          </w:tcPr>
          <w:p w14:paraId="7B79B6ED" w14:textId="77777777" w:rsidR="00422E13" w:rsidRPr="0061607C" w:rsidRDefault="00422E13" w:rsidP="0002634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422E13" w:rsidRPr="0061607C" w14:paraId="2936209F" w14:textId="77777777" w:rsidTr="00026345">
        <w:tc>
          <w:tcPr>
            <w:tcW w:w="2518" w:type="dxa"/>
          </w:tcPr>
          <w:p w14:paraId="45FF2400" w14:textId="77777777" w:rsidR="00422E13" w:rsidRPr="0061607C" w:rsidRDefault="00422E13" w:rsidP="00026345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814EA77" w14:textId="77777777" w:rsidR="00422E13" w:rsidRPr="00CF4E76" w:rsidRDefault="00422E13" w:rsidP="00026345">
            <w:pPr>
              <w:pStyle w:val="TextoPLANETA"/>
              <w:rPr>
                <w:b/>
                <w:color w:val="C00000"/>
              </w:rPr>
            </w:pPr>
            <w:r>
              <w:t>Para multiplicar una fracción por un número natural se escribe el número natural como una fracción con denominador 1 y se multiplica siguiendo la regla</w:t>
            </w:r>
            <w:ins w:id="25" w:author="mercyranjel" w:date="2015-12-03T13:49:00Z">
              <w:r w:rsidR="00CB28C9">
                <w:t xml:space="preserve"> de la multiplicación de fracciones</w:t>
              </w:r>
            </w:ins>
            <w:r>
              <w:t>.</w:t>
            </w:r>
            <w:ins w:id="26" w:author="mercyranjel" w:date="2015-12-03T13:49:00Z">
              <w:r w:rsidR="00CB28C9">
                <w:t xml:space="preserve"> </w:t>
              </w:r>
            </w:ins>
          </w:p>
          <w:p w14:paraId="0573C89A" w14:textId="77777777" w:rsidR="00422E13" w:rsidRDefault="00422E13" w:rsidP="00026345">
            <w:pPr>
              <w:pStyle w:val="TextoPLANETA"/>
            </w:pPr>
          </w:p>
          <w:p w14:paraId="45E3689A" w14:textId="77777777" w:rsidR="00422E13" w:rsidRDefault="00422E13" w:rsidP="00026345">
            <w:pPr>
              <w:pStyle w:val="TextoPLANETA"/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26B482" wp14:editId="39E7D1F1">
                  <wp:extent cx="3029585" cy="397510"/>
                  <wp:effectExtent l="0" t="0" r="0" b="2540"/>
                  <wp:docPr id="43" name="Imagen 43" descr="https://latex.codecogs.com/gif.latex?%5Cfn_jvn%20%5Clarge%20%5Cfrac%7Ba%7D%7Bb%7D%5Ctimes%20c%3D%5Cfrac%7Ba%7D%7Bb%7D%5Ctimes%20%5Cfrac%7Bc%7D%7B1%7D%3D%5Cfrac%7Ba%5Ctimes%20c%7D%7Bb%5Ctimes%201%7D%3D%5Cfrac%7Ba%5Ctimes%20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latex.codecogs.com/gif.latex?%5Cfn_jvn%20%5Clarge%20%5Cfrac%7Ba%7D%7Bb%7D%5Ctimes%20c%3D%5Cfrac%7Ba%7D%7Bb%7D%5Ctimes%20%5Cfrac%7Bc%7D%7B1%7D%3D%5Cfrac%7Ba%5Ctimes%20c%7D%7Bb%5Ctimes%201%7D%3D%5Cfrac%7Ba%5Ctimes%20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0BFAD" w14:textId="77777777" w:rsidR="00422E13" w:rsidRPr="0061607C" w:rsidRDefault="00422E13" w:rsidP="00026345">
            <w:pPr>
              <w:pStyle w:val="TextoPLANETA"/>
              <w:jc w:val="center"/>
            </w:pPr>
          </w:p>
        </w:tc>
      </w:tr>
    </w:tbl>
    <w:p w14:paraId="1C8E4643" w14:textId="77777777" w:rsidR="00BE63B2" w:rsidRDefault="00BE63B2" w:rsidP="00350DF5">
      <w:pPr>
        <w:pStyle w:val="TextoPLANETA"/>
      </w:pPr>
    </w:p>
    <w:p w14:paraId="192A2B4B" w14:textId="77777777" w:rsidR="00422E13" w:rsidRDefault="00422E13" w:rsidP="00350DF5">
      <w:pPr>
        <w:pStyle w:val="TextoPLANETA"/>
      </w:pPr>
    </w:p>
    <w:p w14:paraId="01CBA382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18682D4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C4C5BBC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14FFDB29" w14:textId="77777777" w:rsidTr="00F74F0F">
        <w:tc>
          <w:tcPr>
            <w:tcW w:w="2518" w:type="dxa"/>
          </w:tcPr>
          <w:p w14:paraId="6F9D5EBF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48A573" w14:textId="77777777" w:rsidR="00FF3532" w:rsidRPr="00202823" w:rsidRDefault="00FF3532" w:rsidP="00FF353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6_REC80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2B1F8F61" w14:textId="77777777" w:rsidTr="00F74F0F">
        <w:tc>
          <w:tcPr>
            <w:tcW w:w="2518" w:type="dxa"/>
          </w:tcPr>
          <w:p w14:paraId="36877815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616935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La multiplicación  de fracciones</w:t>
            </w:r>
          </w:p>
        </w:tc>
      </w:tr>
      <w:tr w:rsidR="00FF3532" w:rsidRPr="00202823" w14:paraId="2E28FA73" w14:textId="77777777" w:rsidTr="00F74F0F">
        <w:tc>
          <w:tcPr>
            <w:tcW w:w="2518" w:type="dxa"/>
          </w:tcPr>
          <w:p w14:paraId="74CC521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D76B5C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Actividad para aplicar el algoritmo de la multiplicación de fracciones</w:t>
            </w:r>
            <w:ins w:id="27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751CCF1D" w14:textId="77777777" w:rsidR="00350DF5" w:rsidRDefault="00350DF5" w:rsidP="00415DF0">
      <w:pPr>
        <w:pStyle w:val="TextoPLANETA"/>
      </w:pPr>
    </w:p>
    <w:p w14:paraId="6D42745B" w14:textId="77777777" w:rsidR="00350DF5" w:rsidRDefault="00350DF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4D739F54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976CBC2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2757BBBE" w14:textId="77777777" w:rsidTr="00F74F0F">
        <w:tc>
          <w:tcPr>
            <w:tcW w:w="2518" w:type="dxa"/>
          </w:tcPr>
          <w:p w14:paraId="67B428CA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58DADF8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6_REC</w:t>
            </w:r>
            <w:r w:rsidR="00A87DBA">
              <w:rPr>
                <w:szCs w:val="24"/>
                <w:lang w:val="es-ES_tradnl"/>
              </w:rPr>
              <w:t>9</w:t>
            </w:r>
            <w:r>
              <w:rPr>
                <w:szCs w:val="24"/>
                <w:lang w:val="es-ES_tradnl"/>
              </w:rPr>
              <w:t xml:space="preserve">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576D7A97" w14:textId="77777777" w:rsidTr="00F74F0F">
        <w:tc>
          <w:tcPr>
            <w:tcW w:w="2518" w:type="dxa"/>
          </w:tcPr>
          <w:p w14:paraId="6BCA27C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56539F6" w14:textId="77777777" w:rsidR="00FF3532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Resuelve problemas con multiplicación de fracciones</w:t>
            </w:r>
          </w:p>
        </w:tc>
      </w:tr>
      <w:tr w:rsidR="00FF3532" w:rsidRPr="00202823" w14:paraId="2CC4E791" w14:textId="77777777" w:rsidTr="00F74F0F">
        <w:tc>
          <w:tcPr>
            <w:tcW w:w="2518" w:type="dxa"/>
          </w:tcPr>
          <w:p w14:paraId="1E04E61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CFC0E7F" w14:textId="77777777" w:rsidR="00FF3532" w:rsidRPr="00202823" w:rsidRDefault="00DF602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A87DBA" w:rsidRPr="00A87DBA">
              <w:rPr>
                <w:szCs w:val="24"/>
                <w:lang w:val="es-ES_tradnl"/>
              </w:rPr>
              <w:t xml:space="preserve"> para aplicar la multiplicación de fracciones</w:t>
            </w:r>
            <w:ins w:id="28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8F47FD1" w14:textId="77777777" w:rsidR="00664AA9" w:rsidRDefault="00664AA9" w:rsidP="00415DF0">
      <w:pPr>
        <w:pStyle w:val="TextoPLANETA"/>
      </w:pPr>
    </w:p>
    <w:p w14:paraId="76D83C1B" w14:textId="77777777" w:rsidR="00664AA9" w:rsidRDefault="00664AA9" w:rsidP="00415DF0">
      <w:pPr>
        <w:pStyle w:val="TextoPLANETA"/>
      </w:pPr>
    </w:p>
    <w:p w14:paraId="6086C713" w14:textId="77777777" w:rsidR="00A87DBA" w:rsidRDefault="00A87DBA" w:rsidP="00A87DBA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2.1 Consolidación</w:t>
      </w:r>
    </w:p>
    <w:p w14:paraId="2D901A11" w14:textId="77777777" w:rsidR="00A87DBA" w:rsidRDefault="00A87DBA" w:rsidP="00A87DBA">
      <w:pPr>
        <w:pStyle w:val="TextoPLANETA"/>
      </w:pPr>
    </w:p>
    <w:p w14:paraId="0C44C2D0" w14:textId="77777777" w:rsidR="00A87DBA" w:rsidRDefault="00A87DBA" w:rsidP="00A87DBA">
      <w:pPr>
        <w:pStyle w:val="TextoPLANETA"/>
      </w:pPr>
      <w:r>
        <w:t>Actividades para afianzar lo que has aprendido en esta sección.</w:t>
      </w:r>
    </w:p>
    <w:p w14:paraId="44F267B9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87DBA" w:rsidRPr="00202823" w14:paraId="7237EA4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2820CF5" w14:textId="77777777" w:rsidR="00A87DBA" w:rsidRPr="00202823" w:rsidRDefault="00A87DBA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A87DBA" w:rsidRPr="00202823" w14:paraId="2832F4ED" w14:textId="77777777" w:rsidTr="00F74F0F">
        <w:tc>
          <w:tcPr>
            <w:tcW w:w="2518" w:type="dxa"/>
          </w:tcPr>
          <w:p w14:paraId="66243089" w14:textId="77777777" w:rsidR="00A87DBA" w:rsidRPr="00202823" w:rsidRDefault="00A87DBA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566EA30" w14:textId="77777777" w:rsidR="00A87DBA" w:rsidRPr="00202823" w:rsidRDefault="00A87DBA" w:rsidP="00A87DBA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6_REC100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A87DBA" w:rsidRPr="00202823" w14:paraId="172F2417" w14:textId="77777777" w:rsidTr="00F74F0F">
        <w:tc>
          <w:tcPr>
            <w:tcW w:w="2518" w:type="dxa"/>
          </w:tcPr>
          <w:p w14:paraId="45EAF87F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24BF627" w14:textId="77777777" w:rsidR="00A87DBA" w:rsidRPr="00202823" w:rsidRDefault="00A87DBA" w:rsidP="00A87DBA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Refuerza tu aprendizaje: La multiplicación de fracciones</w:t>
            </w:r>
          </w:p>
        </w:tc>
      </w:tr>
      <w:tr w:rsidR="00A87DBA" w:rsidRPr="00202823" w14:paraId="4C2411FB" w14:textId="77777777" w:rsidTr="00F74F0F">
        <w:tc>
          <w:tcPr>
            <w:tcW w:w="2518" w:type="dxa"/>
          </w:tcPr>
          <w:p w14:paraId="06884BBE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CE7325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Actividades sobre La multiplicación de fracciones</w:t>
            </w:r>
            <w:ins w:id="29" w:author="mercyranjel" w:date="2015-12-03T13:53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ED2A539" w14:textId="77777777" w:rsidR="00664AA9" w:rsidRDefault="00664AA9" w:rsidP="00415DF0">
      <w:pPr>
        <w:pStyle w:val="TextoPLANETA"/>
      </w:pPr>
    </w:p>
    <w:p w14:paraId="121949C9" w14:textId="77777777" w:rsidR="00664AA9" w:rsidRDefault="00664AA9" w:rsidP="00415DF0">
      <w:pPr>
        <w:pStyle w:val="TextoPLANETA"/>
      </w:pPr>
    </w:p>
    <w:p w14:paraId="6F3061D5" w14:textId="77777777" w:rsidR="008C1536" w:rsidRPr="00FE2326" w:rsidRDefault="008C1536" w:rsidP="008C1536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3</w:t>
      </w:r>
      <w:r w:rsidRPr="00FE2326">
        <w:t xml:space="preserve"> </w:t>
      </w:r>
      <w:r>
        <w:t>La división de fracciones</w:t>
      </w:r>
    </w:p>
    <w:p w14:paraId="2E2622F7" w14:textId="77777777" w:rsidR="008C1536" w:rsidRDefault="008C1536" w:rsidP="00415DF0">
      <w:pPr>
        <w:pStyle w:val="TextoPLANETA"/>
      </w:pPr>
    </w:p>
    <w:p w14:paraId="08181781" w14:textId="77777777" w:rsidR="00B70283" w:rsidRDefault="00B70283" w:rsidP="00415DF0">
      <w:pPr>
        <w:pStyle w:val="TextoPLANETA"/>
      </w:pPr>
      <w:r>
        <w:t xml:space="preserve">Para </w:t>
      </w:r>
      <w:r w:rsidRPr="00DF6021">
        <w:rPr>
          <w:b/>
        </w:rPr>
        <w:t>dividir</w:t>
      </w:r>
      <w:r>
        <w:t xml:space="preserve"> fracciones se </w:t>
      </w:r>
      <w:r w:rsidR="00E4621D">
        <w:t>realiza el siguiente procedimiento</w:t>
      </w:r>
      <w:ins w:id="30" w:author="mercyranjel" w:date="2015-12-03T13:53:00Z">
        <w:r w:rsidR="00B117B2">
          <w:t>.</w:t>
        </w:r>
      </w:ins>
      <w:r>
        <w:t xml:space="preserve"> </w:t>
      </w:r>
    </w:p>
    <w:p w14:paraId="1F4A6511" w14:textId="77777777" w:rsidR="00B70283" w:rsidRDefault="00B70283" w:rsidP="00415DF0">
      <w:pPr>
        <w:pStyle w:val="TextoPLANETA"/>
      </w:pPr>
    </w:p>
    <w:p w14:paraId="0413EF4F" w14:textId="77777777" w:rsidR="00B70283" w:rsidRDefault="00B70283" w:rsidP="00415DF0">
      <w:pPr>
        <w:pStyle w:val="TextoPLANETA"/>
      </w:pPr>
      <w:r>
        <w:t xml:space="preserve">1. </w:t>
      </w:r>
      <w:r w:rsidR="00E4621D">
        <w:t xml:space="preserve">Se multiplica el numerador de la primera fracción por el denominador de la segunda fracción. </w:t>
      </w:r>
      <w:r>
        <w:t>E</w:t>
      </w:r>
      <w:r w:rsidR="00E4621D">
        <w:t xml:space="preserve">ste </w:t>
      </w:r>
      <w:r>
        <w:t xml:space="preserve">producto es el numerador de la fracción resultado. </w:t>
      </w:r>
    </w:p>
    <w:p w14:paraId="0BD04AAC" w14:textId="77777777" w:rsidR="00B70283" w:rsidRDefault="00B70283" w:rsidP="00415DF0">
      <w:pPr>
        <w:pStyle w:val="TextoPLANETA"/>
      </w:pPr>
    </w:p>
    <w:p w14:paraId="50CD58F6" w14:textId="77777777" w:rsidR="00B70283" w:rsidRDefault="00B70283" w:rsidP="00415DF0">
      <w:pPr>
        <w:pStyle w:val="TextoPLANETA"/>
      </w:pPr>
      <w:r>
        <w:t xml:space="preserve">2. </w:t>
      </w:r>
      <w:r w:rsidR="00E4621D">
        <w:t>Luego, se multiplica el denominador de la primera fracción por el numerador de la segunda fracción. Este producto es el de</w:t>
      </w:r>
      <w:r>
        <w:t xml:space="preserve">nominador de la fracción resultado. </w:t>
      </w:r>
    </w:p>
    <w:p w14:paraId="70DAC336" w14:textId="77777777" w:rsidR="00A16307" w:rsidRDefault="00A16307" w:rsidP="00415DF0">
      <w:pPr>
        <w:pStyle w:val="TextoPLANETA"/>
      </w:pPr>
    </w:p>
    <w:p w14:paraId="137FD366" w14:textId="77777777" w:rsidR="00B70283" w:rsidRDefault="00B7028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612"/>
      </w:tblGrid>
      <w:tr w:rsidR="00B70283" w:rsidRPr="008A2F19" w14:paraId="389D95A5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9DDAF5F" w14:textId="77777777" w:rsidR="00B70283" w:rsidRPr="008A2F19" w:rsidRDefault="00B70283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B70283" w:rsidRPr="008A2F19" w14:paraId="07577509" w14:textId="77777777" w:rsidTr="00F74F0F">
        <w:tc>
          <w:tcPr>
            <w:tcW w:w="2518" w:type="dxa"/>
          </w:tcPr>
          <w:p w14:paraId="1082B562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1752D4C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 w:rsidR="00221108">
              <w:rPr>
                <w:szCs w:val="24"/>
                <w:lang w:val="es-ES_tradnl"/>
              </w:rPr>
              <w:t>6_IMG04</w:t>
            </w:r>
          </w:p>
        </w:tc>
      </w:tr>
      <w:tr w:rsidR="00B70283" w:rsidRPr="008A2F19" w14:paraId="40556D44" w14:textId="77777777" w:rsidTr="00F74F0F">
        <w:tc>
          <w:tcPr>
            <w:tcW w:w="2518" w:type="dxa"/>
          </w:tcPr>
          <w:p w14:paraId="41318521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3CD246F" w14:textId="77777777" w:rsidR="00B70283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0FFB859A" w14:textId="77777777" w:rsidR="00B70283" w:rsidRDefault="00E4621D" w:rsidP="00F74F0F">
            <w:pPr>
              <w:pStyle w:val="TextoPLANETA"/>
            </w:pPr>
            <w:r w:rsidRPr="00E4621D">
              <w:rPr>
                <w:noProof/>
                <w:lang w:val="es-ES" w:eastAsia="es-ES"/>
              </w:rPr>
              <w:drawing>
                <wp:inline distT="0" distB="0" distL="0" distR="0" wp14:anchorId="0D6DE7FD" wp14:editId="4C699BCB">
                  <wp:extent cx="4061966" cy="1177493"/>
                  <wp:effectExtent l="0" t="0" r="0" b="3810"/>
                  <wp:docPr id="17" name="Imagen 17" descr="C:\Users\CEN_3F_CDO_PC10\Desktop\DRIVE\2. AulaPlaneta\TRABAJO\GUIONES\MA_06_06_CO\IMAGENES\IMAGENES\IMG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EN_3F_CDO_PC10\Desktop\DRIVE\2. AulaPlaneta\TRABAJO\GUIONES\MA_06_06_CO\IMAGENES\IMAGENES\IMG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2018" cy="118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11F2A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2D586A15" w14:textId="77777777" w:rsidTr="00F74F0F">
        <w:tc>
          <w:tcPr>
            <w:tcW w:w="2518" w:type="dxa"/>
          </w:tcPr>
          <w:p w14:paraId="284DAFD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75F47F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06534D59" w14:textId="77777777" w:rsidTr="00F74F0F">
        <w:tc>
          <w:tcPr>
            <w:tcW w:w="2518" w:type="dxa"/>
          </w:tcPr>
          <w:p w14:paraId="33EA6692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426DB8B2" w14:textId="77777777" w:rsidR="00B70283" w:rsidRPr="008A2F19" w:rsidRDefault="00E4621D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Esquema de la división de fracciones. </w:t>
            </w:r>
            <w:r w:rsidR="007E36B5">
              <w:rPr>
                <w:szCs w:val="24"/>
                <w:lang w:val="es-ES_tradnl"/>
              </w:rPr>
              <w:t xml:space="preserve"> </w:t>
            </w:r>
          </w:p>
        </w:tc>
      </w:tr>
      <w:tr w:rsidR="00B70283" w:rsidRPr="008A2F19" w14:paraId="14B21DB0" w14:textId="77777777" w:rsidTr="00F74F0F">
        <w:tc>
          <w:tcPr>
            <w:tcW w:w="2518" w:type="dxa"/>
          </w:tcPr>
          <w:p w14:paraId="44CB0A27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C514433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29B584" w14:textId="77777777" w:rsidR="00CF1C8B" w:rsidRDefault="00CF1C8B" w:rsidP="00415DF0">
      <w:pPr>
        <w:pStyle w:val="TextoPLANETA"/>
      </w:pPr>
    </w:p>
    <w:p w14:paraId="2B2554DB" w14:textId="77777777" w:rsidR="00CF1C8B" w:rsidRDefault="00CF1C8B" w:rsidP="00415DF0">
      <w:pPr>
        <w:pStyle w:val="TextoPLANETA"/>
      </w:pPr>
    </w:p>
    <w:p w14:paraId="52352F79" w14:textId="77777777" w:rsidR="00B70283" w:rsidRDefault="008975A5" w:rsidP="00415DF0">
      <w:pPr>
        <w:pStyle w:val="TextoPLANETA"/>
      </w:pPr>
      <w:r>
        <w:t xml:space="preserve">Otra forma de </w:t>
      </w:r>
      <w:r w:rsidR="00661990">
        <w:t>resolver</w:t>
      </w:r>
      <w:r>
        <w:t xml:space="preserve"> la división</w:t>
      </w:r>
      <w:r w:rsidR="00661990">
        <w:t xml:space="preserve"> entre fracciones</w:t>
      </w:r>
      <w:r>
        <w:t xml:space="preserve"> es </w:t>
      </w:r>
      <w:r w:rsidR="00661990">
        <w:t>multiplicar</w:t>
      </w:r>
      <w:r>
        <w:t xml:space="preserve"> por la </w:t>
      </w:r>
      <w:r w:rsidRPr="00A5091D">
        <w:rPr>
          <w:b/>
        </w:rPr>
        <w:t>fracción inversa</w:t>
      </w:r>
      <w:r>
        <w:t xml:space="preserve"> </w:t>
      </w:r>
      <w:r w:rsidR="00661990">
        <w:t>de la segunda fracción.</w:t>
      </w:r>
    </w:p>
    <w:p w14:paraId="5D6B0D99" w14:textId="77777777" w:rsidR="008975A5" w:rsidRDefault="008975A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75A5" w:rsidRPr="008975A5" w14:paraId="5A9D28CB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6EF57BD9" w14:textId="77777777" w:rsidR="008975A5" w:rsidRPr="008975A5" w:rsidRDefault="008975A5" w:rsidP="008975A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8975A5" w:rsidRPr="008975A5" w14:paraId="3AE0B341" w14:textId="77777777" w:rsidTr="00F74F0F">
        <w:tc>
          <w:tcPr>
            <w:tcW w:w="2518" w:type="dxa"/>
          </w:tcPr>
          <w:p w14:paraId="5A32E26A" w14:textId="77777777" w:rsidR="008975A5" w:rsidRPr="008975A5" w:rsidRDefault="008975A5" w:rsidP="008975A5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6D24E136" w14:textId="77777777" w:rsidR="008975A5" w:rsidRPr="008975A5" w:rsidRDefault="008975A5" w:rsidP="007B23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La fracción inversa</w:t>
            </w:r>
          </w:p>
        </w:tc>
      </w:tr>
      <w:tr w:rsidR="008975A5" w:rsidRPr="008975A5" w14:paraId="0CA582C2" w14:textId="77777777" w:rsidTr="00F74F0F">
        <w:tc>
          <w:tcPr>
            <w:tcW w:w="2518" w:type="dxa"/>
          </w:tcPr>
          <w:p w14:paraId="594987F9" w14:textId="77777777" w:rsidR="008975A5" w:rsidRPr="008975A5" w:rsidRDefault="008975A5" w:rsidP="008975A5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4F2409B" w14:textId="77777777" w:rsidR="00983629" w:rsidRPr="008975A5" w:rsidRDefault="00E564BE" w:rsidP="00E564BE">
            <w:pPr>
              <w:pStyle w:val="TextoPLANETA"/>
              <w:rPr>
                <w:szCs w:val="24"/>
                <w:lang w:val="es-ES_tradnl"/>
              </w:rPr>
            </w:pPr>
            <w:r w:rsidRPr="00E564BE">
              <w:rPr>
                <w:noProof/>
                <w:lang w:val="es-ES" w:eastAsia="es-ES"/>
              </w:rPr>
              <w:drawing>
                <wp:inline distT="0" distB="0" distL="0" distR="0" wp14:anchorId="0A8A8E25" wp14:editId="007BDB4A">
                  <wp:extent cx="3035935" cy="438785"/>
                  <wp:effectExtent l="0" t="0" r="0" b="0"/>
                  <wp:docPr id="20" name="Imagen 20" descr="C:\Users\CEN_3F_CDO_PC10\Desktop\DRIVE\2. AulaPlaneta\TRABAJO\GUIONES\MA_06_06_CO\IMAGENES\FORMULAS FINALES\fq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EN_3F_CDO_PC10\Desktop\DRIVE\2. AulaPlaneta\TRABAJO\GUIONES\MA_06_06_CO\IMAGENES\FORMULAS FINALES\fq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935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5F71C" w14:textId="77777777" w:rsidR="008975A5" w:rsidRDefault="008975A5" w:rsidP="00415DF0">
      <w:pPr>
        <w:pStyle w:val="TextoPLANETA"/>
      </w:pPr>
    </w:p>
    <w:p w14:paraId="4835D493" w14:textId="77777777" w:rsidR="00664AA9" w:rsidRDefault="00664AA9" w:rsidP="00415DF0">
      <w:pPr>
        <w:pStyle w:val="TextoPLANETA"/>
      </w:pPr>
    </w:p>
    <w:p w14:paraId="5428D85A" w14:textId="77777777" w:rsidR="00664AA9" w:rsidRDefault="00077DDA" w:rsidP="00415DF0">
      <w:pPr>
        <w:pStyle w:val="TextoPLANETA"/>
      </w:pPr>
      <w:r w:rsidRPr="00077DDA">
        <w:t xml:space="preserve">Para dividir un número </w:t>
      </w:r>
      <w:r>
        <w:t xml:space="preserve">natural </w:t>
      </w:r>
      <w:r w:rsidRPr="00077DDA">
        <w:t xml:space="preserve">entre una fracción </w:t>
      </w:r>
      <w:r>
        <w:t xml:space="preserve">se debe </w:t>
      </w:r>
      <w:r w:rsidR="00983842">
        <w:t>escribir</w:t>
      </w:r>
      <w:r>
        <w:t xml:space="preserve"> </w:t>
      </w:r>
      <w:r w:rsidR="00733338">
        <w:t xml:space="preserve">el número </w:t>
      </w:r>
      <w:r w:rsidR="00733338">
        <w:rPr>
          <w:lang w:val="es-CO"/>
        </w:rPr>
        <w:t xml:space="preserve">como una fracción con </w:t>
      </w:r>
      <w:r w:rsidR="00733338">
        <w:t xml:space="preserve">denominador 1. </w:t>
      </w:r>
    </w:p>
    <w:p w14:paraId="3E00E371" w14:textId="77777777" w:rsidR="00733338" w:rsidRDefault="00733338" w:rsidP="00415DF0">
      <w:pPr>
        <w:pStyle w:val="TextoPLANETA"/>
      </w:pPr>
    </w:p>
    <w:p w14:paraId="43222B5C" w14:textId="77777777" w:rsidR="00733338" w:rsidRDefault="00733338" w:rsidP="00415DF0">
      <w:pPr>
        <w:pStyle w:val="TextoPLANETA"/>
      </w:pPr>
      <w:r>
        <w:t xml:space="preserve">Por ejemplo: </w:t>
      </w:r>
    </w:p>
    <w:p w14:paraId="10E642F0" w14:textId="77777777" w:rsidR="00664AA9" w:rsidRDefault="000829AC" w:rsidP="000829AC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A98620D" wp14:editId="32F66118">
            <wp:extent cx="1419225" cy="438785"/>
            <wp:effectExtent l="0" t="0" r="9525" b="0"/>
            <wp:docPr id="50" name="Imagen 50" descr="https://latex.codecogs.com/gif.latex?%5Cfn_jvn%20%5Clarge%204%5Cdiv%20%5Cfrac%7B2%7D%7B3%7D%3D%5Cfrac%7B4%7D%7B1%7D%5Cdiv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atex.codecogs.com/gif.latex?%5Cfn_jvn%20%5Clarge%204%5Cdiv%20%5Cfrac%7B2%7D%7B3%7D%3D%5Cfrac%7B4%7D%7B1%7D%5Cdiv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B4D8" w14:textId="77777777" w:rsidR="000829AC" w:rsidRDefault="000829AC" w:rsidP="000829AC">
      <w:pPr>
        <w:pStyle w:val="TextoPLANETA"/>
      </w:pPr>
    </w:p>
    <w:p w14:paraId="3900C37F" w14:textId="77777777" w:rsidR="000829AC" w:rsidRDefault="00983842" w:rsidP="000829AC">
      <w:pPr>
        <w:pStyle w:val="TextoPLANETA"/>
      </w:pPr>
      <w:r>
        <w:t xml:space="preserve">Luego, </w:t>
      </w:r>
      <w:r w:rsidR="000829AC">
        <w:t xml:space="preserve">se aplica el procedimiento </w:t>
      </w:r>
      <w:r w:rsidR="006A16FC">
        <w:t>para dividir</w:t>
      </w:r>
      <w:r w:rsidR="000829AC">
        <w:t xml:space="preserve">: </w:t>
      </w:r>
    </w:p>
    <w:p w14:paraId="6D58B0E2" w14:textId="77777777" w:rsidR="000829AC" w:rsidRDefault="000829AC" w:rsidP="000829AC">
      <w:pPr>
        <w:pStyle w:val="TextoPLANETA"/>
      </w:pPr>
    </w:p>
    <w:p w14:paraId="7E86AE75" w14:textId="77777777" w:rsidR="000829AC" w:rsidRDefault="002D64B5" w:rsidP="000829AC">
      <w:pPr>
        <w:pStyle w:val="TextoPLANETA"/>
        <w:jc w:val="center"/>
      </w:pPr>
      <w:r w:rsidRPr="002D64B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2D64B5">
        <w:rPr>
          <w:noProof/>
          <w:lang w:val="es-ES" w:eastAsia="es-ES"/>
        </w:rPr>
        <w:drawing>
          <wp:inline distT="0" distB="0" distL="0" distR="0" wp14:anchorId="30F7A8EE" wp14:editId="28186E11">
            <wp:extent cx="2867660" cy="438785"/>
            <wp:effectExtent l="0" t="0" r="8890" b="0"/>
            <wp:docPr id="22" name="Imagen 22" descr="C:\Users\CEN_3F_CDO_PC10\Desktop\DRIVE\2. AulaPlaneta\TRABAJO\GUIONES\MA_06_06_CO\IMAGENES\FORMULAS FINALE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EN_3F_CDO_PC10\Desktop\DRIVE\2. AulaPlaneta\TRABAJO\GUIONES\MA_06_06_CO\IMAGENES\FORMULAS FINALES\fq20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AF20" w14:textId="77777777" w:rsidR="000829AC" w:rsidRDefault="000829AC" w:rsidP="000829AC">
      <w:pPr>
        <w:pStyle w:val="TextoPLANETA"/>
      </w:pPr>
    </w:p>
    <w:p w14:paraId="134E1267" w14:textId="77777777" w:rsidR="00C579BD" w:rsidRDefault="00C579BD" w:rsidP="000829AC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61607C" w14:paraId="5DFD9CD9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3524C09A" w14:textId="77777777" w:rsidR="00C579BD" w:rsidRPr="0061607C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C579BD" w:rsidRPr="0061607C" w14:paraId="1B32DAB4" w14:textId="77777777" w:rsidTr="000D5B1A">
        <w:tc>
          <w:tcPr>
            <w:tcW w:w="2518" w:type="dxa"/>
          </w:tcPr>
          <w:p w14:paraId="657726EB" w14:textId="77777777" w:rsidR="00C579BD" w:rsidRPr="0061607C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271CE967" w14:textId="77777777" w:rsidR="00C579BD" w:rsidRPr="0061607C" w:rsidRDefault="00C579BD" w:rsidP="000D5B1A">
            <w:pPr>
              <w:pStyle w:val="TextoPLANETA"/>
            </w:pPr>
            <w:r>
              <w:t>Es importante que las respuestas a las operaciones que se efectúen siempre se simplifiquen</w:t>
            </w:r>
            <w:r w:rsidR="00A5091D">
              <w:t>.</w:t>
            </w:r>
          </w:p>
        </w:tc>
      </w:tr>
    </w:tbl>
    <w:p w14:paraId="08FCED68" w14:textId="77777777" w:rsidR="00E50D54" w:rsidRDefault="00E50D54" w:rsidP="00415DF0">
      <w:pPr>
        <w:pStyle w:val="TextoPLANETA"/>
      </w:pPr>
    </w:p>
    <w:p w14:paraId="6A2C633B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8975A5" w14:paraId="2A09CD46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43E7ADF8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C579BD" w:rsidRPr="008975A5" w14:paraId="78A8C9E3" w14:textId="77777777" w:rsidTr="000D5B1A">
        <w:tc>
          <w:tcPr>
            <w:tcW w:w="2518" w:type="dxa"/>
          </w:tcPr>
          <w:p w14:paraId="5514C986" w14:textId="77777777" w:rsidR="00C579BD" w:rsidRPr="008975A5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19840461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Propiedades de la división</w:t>
            </w:r>
          </w:p>
        </w:tc>
      </w:tr>
      <w:tr w:rsidR="00C579BD" w:rsidRPr="008975A5" w14:paraId="0A8BAB20" w14:textId="77777777" w:rsidTr="000D5B1A">
        <w:tc>
          <w:tcPr>
            <w:tcW w:w="2518" w:type="dxa"/>
          </w:tcPr>
          <w:p w14:paraId="7E5602B2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44B262F8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división de números fraccionarios, al igual que la división de números naturales, no cumple ninguna propiedad. </w:t>
            </w:r>
          </w:p>
        </w:tc>
      </w:tr>
    </w:tbl>
    <w:p w14:paraId="2B3094BC" w14:textId="77777777" w:rsidR="00C579BD" w:rsidRDefault="00C579BD" w:rsidP="00415DF0">
      <w:pPr>
        <w:pStyle w:val="TextoPLANETA"/>
      </w:pPr>
    </w:p>
    <w:p w14:paraId="01C6CD49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1990" w:rsidRPr="00202823" w14:paraId="14CF78C4" w14:textId="77777777" w:rsidTr="00983842">
        <w:tc>
          <w:tcPr>
            <w:tcW w:w="9033" w:type="dxa"/>
            <w:gridSpan w:val="2"/>
            <w:shd w:val="clear" w:color="auto" w:fill="000000" w:themeFill="text1"/>
          </w:tcPr>
          <w:p w14:paraId="42BE2CF5" w14:textId="77777777" w:rsidR="00661990" w:rsidRPr="00202823" w:rsidRDefault="00661990" w:rsidP="00983842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1990" w:rsidRPr="00202823" w14:paraId="64D8C1E9" w14:textId="77777777" w:rsidTr="00983842">
        <w:tc>
          <w:tcPr>
            <w:tcW w:w="2518" w:type="dxa"/>
          </w:tcPr>
          <w:p w14:paraId="7658C5CD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6A93811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6_REC110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1990" w:rsidRPr="00202823" w14:paraId="1BA85C3A" w14:textId="77777777" w:rsidTr="00983842">
        <w:tc>
          <w:tcPr>
            <w:tcW w:w="2518" w:type="dxa"/>
          </w:tcPr>
          <w:p w14:paraId="6A93EA66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7943454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La división de fracciones</w:t>
            </w:r>
          </w:p>
        </w:tc>
      </w:tr>
      <w:tr w:rsidR="00661990" w:rsidRPr="00202823" w14:paraId="07ABDEAC" w14:textId="77777777" w:rsidTr="00983842">
        <w:tc>
          <w:tcPr>
            <w:tcW w:w="2518" w:type="dxa"/>
          </w:tcPr>
          <w:p w14:paraId="24E6CB27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50C65D8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Actividad para aplicar el algoritmo de la división de fracciones</w:t>
            </w:r>
            <w:ins w:id="31" w:author="mercyranjel" w:date="2015-12-03T13:55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78A1FBC" w14:textId="77777777" w:rsidR="00661990" w:rsidRDefault="00661990" w:rsidP="00415DF0">
      <w:pPr>
        <w:pStyle w:val="TextoPLANETA"/>
      </w:pPr>
    </w:p>
    <w:p w14:paraId="38F0526E" w14:textId="77777777" w:rsidR="00661990" w:rsidRDefault="00661990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94671" w:rsidRPr="005F7A19" w14:paraId="1AB51ACD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6970559" w14:textId="77777777" w:rsidR="00094671" w:rsidRPr="005F7A19" w:rsidRDefault="00094671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094671" w:rsidRPr="005F7A19" w14:paraId="221E30B3" w14:textId="77777777" w:rsidTr="00F74F0F">
        <w:tc>
          <w:tcPr>
            <w:tcW w:w="2518" w:type="dxa"/>
          </w:tcPr>
          <w:p w14:paraId="30D1DA81" w14:textId="77777777" w:rsidR="00094671" w:rsidRPr="005F7A19" w:rsidRDefault="00094671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DB84AE5" w14:textId="77777777" w:rsidR="00094671" w:rsidRPr="005F7A19" w:rsidRDefault="00094671" w:rsidP="00094671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120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94671" w:rsidRPr="005F7A19" w14:paraId="28B54751" w14:textId="77777777" w:rsidTr="00F74F0F">
        <w:tc>
          <w:tcPr>
            <w:tcW w:w="2518" w:type="dxa"/>
          </w:tcPr>
          <w:p w14:paraId="7B3F0017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AF373FB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094671">
              <w:rPr>
                <w:szCs w:val="24"/>
                <w:lang w:val="es-ES_tradnl"/>
              </w:rPr>
              <w:t>La multiplicación y la división de fracciones</w:t>
            </w:r>
          </w:p>
        </w:tc>
      </w:tr>
      <w:tr w:rsidR="00094671" w:rsidRPr="005F7A19" w14:paraId="51E8AD5A" w14:textId="77777777" w:rsidTr="00F74F0F">
        <w:tc>
          <w:tcPr>
            <w:tcW w:w="2518" w:type="dxa"/>
          </w:tcPr>
          <w:p w14:paraId="4D7DADD1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981F806" w14:textId="77777777" w:rsidR="00412E0F" w:rsidRPr="00412E0F" w:rsidRDefault="00412E0F" w:rsidP="00412E0F">
            <w:pPr>
              <w:rPr>
                <w:rFonts w:ascii="Arial" w:eastAsia="Times New Roman" w:hAnsi="Arial" w:cs="Arial"/>
                <w:bCs/>
                <w:color w:val="000000"/>
                <w:lang w:eastAsia="es-ES"/>
              </w:rPr>
            </w:pPr>
            <w:r w:rsidRPr="00412E0F">
              <w:rPr>
                <w:rFonts w:ascii="Arial" w:eastAsia="Times New Roman" w:hAnsi="Arial" w:cs="Arial"/>
                <w:bCs/>
                <w:color w:val="000000"/>
                <w:lang w:eastAsia="es-ES"/>
              </w:rPr>
              <w:t>Interactivo que introduce los conceptos de multiplicación y división de fracciones</w:t>
            </w:r>
            <w:ins w:id="32" w:author="mercyranjel" w:date="2015-12-03T13:56:00Z">
              <w:r w:rsidR="00B117B2">
                <w:rPr>
                  <w:rFonts w:ascii="Arial" w:eastAsia="Times New Roman" w:hAnsi="Arial" w:cs="Arial"/>
                  <w:bCs/>
                  <w:color w:val="000000"/>
                  <w:lang w:eastAsia="es-ES"/>
                </w:rPr>
                <w:t>.</w:t>
              </w:r>
            </w:ins>
          </w:p>
          <w:p w14:paraId="3A14FADC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664F30F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5BF9" w:rsidRPr="00202823" w14:paraId="7389E05C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71609FD" w14:textId="77777777" w:rsidR="00DA5BF9" w:rsidRPr="00202823" w:rsidRDefault="00DA5BF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DA5BF9" w:rsidRPr="00202823" w14:paraId="334B69EE" w14:textId="77777777" w:rsidTr="00F74F0F">
        <w:tc>
          <w:tcPr>
            <w:tcW w:w="2518" w:type="dxa"/>
          </w:tcPr>
          <w:p w14:paraId="0B712522" w14:textId="77777777" w:rsidR="00DA5BF9" w:rsidRPr="00202823" w:rsidRDefault="00DA5BF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EAA38A2" w14:textId="77777777" w:rsidR="00DA5BF9" w:rsidRPr="00202823" w:rsidRDefault="00DA5BF9" w:rsidP="00DA5BF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DA5BF9" w:rsidRPr="00202823" w14:paraId="091A271E" w14:textId="77777777" w:rsidTr="00F74F0F">
        <w:tc>
          <w:tcPr>
            <w:tcW w:w="2518" w:type="dxa"/>
          </w:tcPr>
          <w:p w14:paraId="6F2BA97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10806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DA5BF9">
              <w:rPr>
                <w:szCs w:val="24"/>
                <w:lang w:val="es-ES_tradnl"/>
              </w:rPr>
              <w:t xml:space="preserve">Practica la multiplicación y </w:t>
            </w:r>
            <w:ins w:id="33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Pr="00DA5BF9">
              <w:rPr>
                <w:szCs w:val="24"/>
                <w:lang w:val="es-ES_tradnl"/>
              </w:rPr>
              <w:t>división de fracciones</w:t>
            </w:r>
          </w:p>
        </w:tc>
      </w:tr>
      <w:tr w:rsidR="00DA5BF9" w:rsidRPr="00202823" w14:paraId="77852CFE" w14:textId="77777777" w:rsidTr="00F74F0F">
        <w:tc>
          <w:tcPr>
            <w:tcW w:w="2518" w:type="dxa"/>
          </w:tcPr>
          <w:p w14:paraId="4B5B5296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97C102C" w14:textId="77777777" w:rsidR="00DA5BF9" w:rsidRPr="00202823" w:rsidRDefault="003D2368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DA5BF9" w:rsidRPr="00DA5BF9">
              <w:rPr>
                <w:szCs w:val="24"/>
                <w:lang w:val="es-ES_tradnl"/>
              </w:rPr>
              <w:t xml:space="preserve"> para practicar la multiplicación y </w:t>
            </w:r>
            <w:ins w:id="34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="00DA5BF9" w:rsidRPr="00DA5BF9">
              <w:rPr>
                <w:szCs w:val="24"/>
                <w:lang w:val="es-ES_tradnl"/>
              </w:rPr>
              <w:t>división de fracciones</w:t>
            </w:r>
            <w:ins w:id="35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B1BF147" w14:textId="77777777" w:rsidR="00DA5BF9" w:rsidRDefault="00DA5BF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F88" w:rsidRPr="00202823" w14:paraId="573E445A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A0404F1" w14:textId="77777777" w:rsidR="002B7F88" w:rsidRPr="00202823" w:rsidRDefault="002B7F88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2B7F88" w:rsidRPr="00202823" w14:paraId="4B683AE9" w14:textId="77777777" w:rsidTr="00F74F0F">
        <w:tc>
          <w:tcPr>
            <w:tcW w:w="2518" w:type="dxa"/>
          </w:tcPr>
          <w:p w14:paraId="0AD11062" w14:textId="77777777" w:rsidR="002B7F88" w:rsidRPr="00202823" w:rsidRDefault="002B7F88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6E315B" w14:textId="77777777" w:rsidR="002B7F88" w:rsidRPr="00202823" w:rsidRDefault="002B7F88" w:rsidP="002B7F88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6_REC140 </w:t>
            </w:r>
            <w:r w:rsidRPr="00664AA9">
              <w:rPr>
                <w:szCs w:val="24"/>
                <w:highlight w:val="magenta"/>
                <w:lang w:val="es-ES_tradnl"/>
              </w:rPr>
              <w:t>(Nuevo</w:t>
            </w:r>
            <w:r w:rsidR="00015B07" w:rsidRPr="00664AA9">
              <w:rPr>
                <w:szCs w:val="24"/>
                <w:highlight w:val="magenta"/>
                <w:lang w:val="es-ES_tradnl"/>
              </w:rPr>
              <w:t>)</w:t>
            </w:r>
            <w:r w:rsidR="00015B07">
              <w:rPr>
                <w:szCs w:val="24"/>
                <w:lang w:val="es-ES_tradnl"/>
              </w:rPr>
              <w:t>-</w:t>
            </w:r>
            <w:r w:rsidR="00015B07"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2B7F88" w:rsidRPr="00202823" w14:paraId="65E5B49D" w14:textId="77777777" w:rsidTr="00F74F0F">
        <w:tc>
          <w:tcPr>
            <w:tcW w:w="2518" w:type="dxa"/>
          </w:tcPr>
          <w:p w14:paraId="78A8E817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2DCA655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Completa las expresiones con fracciones</w:t>
            </w:r>
          </w:p>
        </w:tc>
      </w:tr>
      <w:tr w:rsidR="002B7F88" w:rsidRPr="00202823" w14:paraId="5013C950" w14:textId="77777777" w:rsidTr="00F74F0F">
        <w:tc>
          <w:tcPr>
            <w:tcW w:w="2518" w:type="dxa"/>
          </w:tcPr>
          <w:p w14:paraId="384ECB8C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E3828A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Actividad para determinar términos desconocidos en operaciones con fracciones</w:t>
            </w:r>
            <w:ins w:id="36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21EF27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258C4156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184837AA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5BA9D8B3" w14:textId="77777777" w:rsidTr="00F74F0F">
        <w:tc>
          <w:tcPr>
            <w:tcW w:w="2518" w:type="dxa"/>
          </w:tcPr>
          <w:p w14:paraId="10B34C26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97D015B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6_REC150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7E8729D8" w14:textId="77777777" w:rsidTr="00F74F0F">
        <w:tc>
          <w:tcPr>
            <w:tcW w:w="2518" w:type="dxa"/>
          </w:tcPr>
          <w:p w14:paraId="1DEB204C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042D235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Resuelve problemas con fracciones</w:t>
            </w:r>
          </w:p>
        </w:tc>
      </w:tr>
      <w:tr w:rsidR="00015B07" w:rsidRPr="00202823" w14:paraId="6BA90D1B" w14:textId="77777777" w:rsidTr="00F74F0F">
        <w:tc>
          <w:tcPr>
            <w:tcW w:w="2518" w:type="dxa"/>
          </w:tcPr>
          <w:p w14:paraId="225D4792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F8F688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Actividad para resolver problemas con fracciones</w:t>
            </w:r>
            <w:ins w:id="37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F68A28B" w14:textId="77777777" w:rsidR="00015B07" w:rsidRDefault="00015B07" w:rsidP="00415DF0">
      <w:pPr>
        <w:pStyle w:val="TextoPLANETA"/>
      </w:pPr>
    </w:p>
    <w:p w14:paraId="7C309153" w14:textId="77777777" w:rsidR="000829AC" w:rsidRDefault="000829AC" w:rsidP="00415DF0">
      <w:pPr>
        <w:pStyle w:val="TextoPLANETA"/>
      </w:pPr>
    </w:p>
    <w:p w14:paraId="6E440D64" w14:textId="77777777" w:rsidR="00015B07" w:rsidRDefault="00015B07" w:rsidP="00015B07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3.1 Consolidación</w:t>
      </w:r>
    </w:p>
    <w:p w14:paraId="43C2B96D" w14:textId="77777777" w:rsidR="00015B07" w:rsidRDefault="00015B07" w:rsidP="00015B07">
      <w:pPr>
        <w:pStyle w:val="TextoPLANETA"/>
      </w:pPr>
    </w:p>
    <w:p w14:paraId="20506D6E" w14:textId="77777777" w:rsidR="00015B07" w:rsidRDefault="00015B07" w:rsidP="00015B07">
      <w:pPr>
        <w:pStyle w:val="TextoPLANETA"/>
      </w:pPr>
      <w:r>
        <w:t>Actividades para afianzar lo que has aprendido en esta sección.</w:t>
      </w:r>
    </w:p>
    <w:p w14:paraId="4882DED7" w14:textId="77777777" w:rsidR="00015B07" w:rsidRDefault="00015B07" w:rsidP="00015B07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5A4C4A1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FABBBB0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4531E9B8" w14:textId="77777777" w:rsidTr="00F74F0F">
        <w:tc>
          <w:tcPr>
            <w:tcW w:w="2518" w:type="dxa"/>
          </w:tcPr>
          <w:p w14:paraId="3BC4526A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59A8D76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6_REC160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0320224F" w14:textId="77777777" w:rsidTr="00F74F0F">
        <w:tc>
          <w:tcPr>
            <w:tcW w:w="2518" w:type="dxa"/>
          </w:tcPr>
          <w:p w14:paraId="26E0097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BD70678" w14:textId="77777777" w:rsidR="00015B07" w:rsidRPr="00202823" w:rsidRDefault="00B83FCF" w:rsidP="00B83FC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Refuerza tu aprendizaje</w:t>
            </w:r>
            <w:r>
              <w:rPr>
                <w:szCs w:val="24"/>
                <w:lang w:val="es-ES_tradnl"/>
              </w:rPr>
              <w:t>:</w:t>
            </w:r>
            <w:r w:rsidRPr="00B83FCF">
              <w:rPr>
                <w:szCs w:val="24"/>
                <w:lang w:val="es-ES_tradnl"/>
              </w:rPr>
              <w:t xml:space="preserve"> La división de fracciones</w:t>
            </w:r>
          </w:p>
        </w:tc>
      </w:tr>
      <w:tr w:rsidR="00015B07" w:rsidRPr="00202823" w14:paraId="2E109933" w14:textId="77777777" w:rsidTr="00F74F0F">
        <w:tc>
          <w:tcPr>
            <w:tcW w:w="2518" w:type="dxa"/>
          </w:tcPr>
          <w:p w14:paraId="02D0D5CB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0A67CDB" w14:textId="77777777" w:rsidR="00015B07" w:rsidRPr="00202823" w:rsidRDefault="00B83FCF" w:rsidP="00F74F0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Actividades sobre La división de fracciones</w:t>
            </w:r>
            <w:ins w:id="38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DD1FBD7" w14:textId="77777777" w:rsidR="00015B07" w:rsidRDefault="00015B07" w:rsidP="00015B07">
      <w:pPr>
        <w:pStyle w:val="TextoPLANETA"/>
      </w:pPr>
    </w:p>
    <w:p w14:paraId="0BB7376F" w14:textId="77777777" w:rsidR="000829AC" w:rsidRDefault="000829AC" w:rsidP="00415DF0">
      <w:pPr>
        <w:pStyle w:val="TextoPLANETA"/>
      </w:pPr>
    </w:p>
    <w:p w14:paraId="0ED64603" w14:textId="77777777" w:rsidR="00B83FCF" w:rsidRDefault="00B83FCF" w:rsidP="00415DF0">
      <w:pPr>
        <w:pStyle w:val="TextoPLANETA"/>
      </w:pPr>
    </w:p>
    <w:p w14:paraId="4D48ACC4" w14:textId="77777777" w:rsidR="00AB7AE4" w:rsidRPr="00FE2326" w:rsidRDefault="00AB7AE4" w:rsidP="00AB7AE4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4</w:t>
      </w:r>
      <w:r w:rsidRPr="00FE2326">
        <w:t xml:space="preserve"> </w:t>
      </w:r>
      <w:r>
        <w:t>Los polinomios aritméticos con fracciones</w:t>
      </w:r>
    </w:p>
    <w:p w14:paraId="7818C693" w14:textId="77777777" w:rsidR="00B83FCF" w:rsidRDefault="00B83FCF" w:rsidP="00415DF0">
      <w:pPr>
        <w:pStyle w:val="TextoPLANETA"/>
      </w:pPr>
    </w:p>
    <w:p w14:paraId="6986DA67" w14:textId="77777777" w:rsidR="00F74F0F" w:rsidRDefault="00F74F0F" w:rsidP="00415DF0">
      <w:pPr>
        <w:pStyle w:val="TextoPLANETA"/>
      </w:pPr>
      <w:r>
        <w:t xml:space="preserve">Un </w:t>
      </w:r>
      <w:r w:rsidRPr="003D2368">
        <w:rPr>
          <w:b/>
        </w:rPr>
        <w:t>polinomio</w:t>
      </w:r>
      <w:r>
        <w:t xml:space="preserve"> </w:t>
      </w:r>
      <w:r w:rsidRPr="003D2368">
        <w:rPr>
          <w:b/>
        </w:rPr>
        <w:t>aritmético</w:t>
      </w:r>
      <w:r>
        <w:t xml:space="preserve"> es una expresión matemática </w:t>
      </w:r>
      <w:ins w:id="39" w:author="mercyranjel" w:date="2015-12-03T13:58:00Z">
        <w:r w:rsidR="00B117B2">
          <w:t xml:space="preserve">en la que </w:t>
        </w:r>
      </w:ins>
      <w:r>
        <w:t>se relacionan por medio de la adición, la sustracción, la multiplicación o la división</w:t>
      </w:r>
      <w:ins w:id="40" w:author="mercyranjel" w:date="2015-12-03T13:58:00Z">
        <w:r w:rsidR="00B117B2">
          <w:t>,</w:t>
        </w:r>
      </w:ins>
      <w:r>
        <w:t xml:space="preserve"> dos o más números. </w:t>
      </w:r>
    </w:p>
    <w:p w14:paraId="75759BEC" w14:textId="77777777" w:rsidR="00F74F0F" w:rsidRDefault="00F74F0F" w:rsidP="00415DF0">
      <w:pPr>
        <w:pStyle w:val="TextoPLANETA"/>
      </w:pPr>
    </w:p>
    <w:p w14:paraId="3BEBAC43" w14:textId="77777777" w:rsidR="00F74F0F" w:rsidRDefault="004559D3" w:rsidP="00415DF0">
      <w:pPr>
        <w:pStyle w:val="TextoPLANETA"/>
      </w:pPr>
      <w:r>
        <w:t>E</w:t>
      </w:r>
      <w:r w:rsidR="00F74F0F">
        <w:t xml:space="preserve">l siguiente es un polinomio aritmético </w:t>
      </w:r>
      <w:ins w:id="41" w:author="mercyranjel" w:date="2015-12-03T13:58:00Z">
        <w:r w:rsidR="00B117B2">
          <w:t xml:space="preserve">en el que </w:t>
        </w:r>
      </w:ins>
      <w:r w:rsidR="00F74F0F">
        <w:t xml:space="preserve">se relacionan números naturales y </w:t>
      </w:r>
      <w:r w:rsidR="003E0C59">
        <w:t>fraccione</w:t>
      </w:r>
      <w:r w:rsidR="00F74F0F">
        <w:t>s por medio de las cuatro operaciones básicas</w:t>
      </w:r>
      <w:ins w:id="42" w:author="mercyranjel" w:date="2015-12-03T13:58:00Z">
        <w:r w:rsidR="00B117B2">
          <w:t>.</w:t>
        </w:r>
      </w:ins>
    </w:p>
    <w:p w14:paraId="5B3C662C" w14:textId="77777777" w:rsidR="00F74F0F" w:rsidRDefault="00F74F0F" w:rsidP="00415DF0">
      <w:pPr>
        <w:pStyle w:val="TextoPLANETA"/>
      </w:pPr>
    </w:p>
    <w:p w14:paraId="37288C0A" w14:textId="77777777" w:rsidR="00F74F0F" w:rsidRDefault="00CF7CEA" w:rsidP="00F74F0F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4C435BD4" wp14:editId="4F26A773">
            <wp:extent cx="3460115" cy="504825"/>
            <wp:effectExtent l="0" t="0" r="6985" b="9525"/>
            <wp:docPr id="65" name="Imagen 65" descr="C:\Users\CEN_3F_CDO_PC10\Desktop\DRIVE\2. AulaPlaneta\TRABAJO\GUIONES\MA_06_06_CO\IMAGENES\FORMULAS\fq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CEN_3F_CDO_PC10\Desktop\DRIVE\2. AulaPlaneta\TRABAJO\GUIONES\MA_06_06_CO\IMAGENES\FORMULAS\fq19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1E3F" w14:textId="77777777" w:rsidR="00AB7AE4" w:rsidRDefault="00AB7AE4" w:rsidP="00415DF0">
      <w:pPr>
        <w:pStyle w:val="TextoPLANETA"/>
      </w:pPr>
    </w:p>
    <w:p w14:paraId="3F421CB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559D3" w:rsidRPr="004559D3" w14:paraId="581BB01B" w14:textId="77777777" w:rsidTr="00A31FC9">
        <w:tc>
          <w:tcPr>
            <w:tcW w:w="8978" w:type="dxa"/>
            <w:gridSpan w:val="2"/>
            <w:shd w:val="clear" w:color="auto" w:fill="000000" w:themeFill="text1"/>
          </w:tcPr>
          <w:p w14:paraId="6654A3C5" w14:textId="77777777" w:rsidR="004559D3" w:rsidRPr="004559D3" w:rsidRDefault="004559D3" w:rsidP="004559D3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Recuerda</w:t>
            </w:r>
          </w:p>
        </w:tc>
      </w:tr>
      <w:tr w:rsidR="004559D3" w:rsidRPr="004559D3" w14:paraId="059E4C91" w14:textId="77777777" w:rsidTr="00A31FC9">
        <w:tc>
          <w:tcPr>
            <w:tcW w:w="2518" w:type="dxa"/>
          </w:tcPr>
          <w:p w14:paraId="393FD918" w14:textId="77777777" w:rsidR="004559D3" w:rsidRPr="004559D3" w:rsidRDefault="004559D3" w:rsidP="004559D3">
            <w:pPr>
              <w:pStyle w:val="TextoPLANETA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1784D07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 w:rsidRPr="004559D3">
              <w:rPr>
                <w:szCs w:val="24"/>
                <w:lang w:val="es-ES_tradnl"/>
              </w:rPr>
              <w:t>Para resolver</w:t>
            </w:r>
            <w:r w:rsidR="003E0C59">
              <w:rPr>
                <w:szCs w:val="24"/>
                <w:lang w:val="es-ES_tradnl"/>
              </w:rPr>
              <w:t xml:space="preserve"> un polinomio aritmético</w:t>
            </w:r>
            <w:r w:rsidRPr="004559D3">
              <w:rPr>
                <w:szCs w:val="24"/>
                <w:lang w:val="es-ES_tradnl"/>
              </w:rPr>
              <w:t xml:space="preserve"> se debe </w:t>
            </w:r>
            <w:r w:rsidR="003E0C59">
              <w:rPr>
                <w:szCs w:val="24"/>
                <w:lang w:val="es-ES_tradnl"/>
              </w:rPr>
              <w:t xml:space="preserve">respetar el orden </w:t>
            </w:r>
            <w:ins w:id="43" w:author="mercyranjel" w:date="2015-12-03T13:58:00Z">
              <w:r w:rsidR="00B117B2">
                <w:rPr>
                  <w:szCs w:val="24"/>
                  <w:lang w:val="es-ES_tradnl"/>
                </w:rPr>
                <w:t xml:space="preserve">de </w:t>
              </w:r>
            </w:ins>
            <w:r w:rsidR="003E0C59">
              <w:rPr>
                <w:szCs w:val="24"/>
                <w:lang w:val="es-ES_tradnl"/>
              </w:rPr>
              <w:t>las</w:t>
            </w:r>
            <w:r w:rsidR="006C4119">
              <w:rPr>
                <w:szCs w:val="24"/>
                <w:lang w:val="es-ES_tradnl"/>
              </w:rPr>
              <w:t xml:space="preserve"> operaciones y aplicar el siguiente proceso</w:t>
            </w:r>
            <w:ins w:id="44" w:author="mercyranjel" w:date="2015-12-03T13:58:00Z">
              <w:r w:rsidR="00B117B2">
                <w:rPr>
                  <w:szCs w:val="24"/>
                  <w:lang w:val="es-ES_tradnl"/>
                </w:rPr>
                <w:t>.</w:t>
              </w:r>
            </w:ins>
          </w:p>
          <w:p w14:paraId="5F2FE12E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</w:p>
          <w:p w14:paraId="4ADE812B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1. Desarrollar las operaciones entre paréntesis, corchetes y llaves. </w:t>
            </w:r>
          </w:p>
          <w:p w14:paraId="550E3832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2. Calcular productos y cocientes. </w:t>
            </w:r>
          </w:p>
          <w:p w14:paraId="1D8EAD62" w14:textId="77777777" w:rsidR="004559D3" w:rsidRP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3. Efectuar adiciones y sustracciones. </w:t>
            </w:r>
          </w:p>
        </w:tc>
      </w:tr>
    </w:tbl>
    <w:p w14:paraId="24EC007D" w14:textId="77777777" w:rsidR="004559D3" w:rsidRDefault="004559D3" w:rsidP="005C44F9">
      <w:pPr>
        <w:pStyle w:val="TextoPLANETA"/>
      </w:pPr>
    </w:p>
    <w:p w14:paraId="0CDB7C87" w14:textId="77777777" w:rsidR="004559D3" w:rsidRDefault="003E0C59" w:rsidP="005C44F9">
      <w:pPr>
        <w:pStyle w:val="TextoPLANETA"/>
      </w:pPr>
      <w:r>
        <w:t xml:space="preserve">El siguiente es el proceso </w:t>
      </w:r>
      <w:r w:rsidR="006C4119">
        <w:t>para solucionar</w:t>
      </w:r>
      <w:r w:rsidR="008B02A3">
        <w:t xml:space="preserve"> el polinomio aritm</w:t>
      </w:r>
      <w:r w:rsidR="004A2C4B">
        <w:t xml:space="preserve">ético </w:t>
      </w:r>
      <w:ins w:id="45" w:author="mercyranjel" w:date="2015-12-03T13:59:00Z">
        <w:r w:rsidR="00B117B2">
          <w:t>que se propuso.</w:t>
        </w:r>
      </w:ins>
    </w:p>
    <w:p w14:paraId="5B44F499" w14:textId="77777777" w:rsidR="004A2C4B" w:rsidRDefault="004A2C4B" w:rsidP="005C44F9">
      <w:pPr>
        <w:pStyle w:val="TextoPLANETA"/>
      </w:pPr>
    </w:p>
    <w:p w14:paraId="7F687C34" w14:textId="77777777" w:rsidR="004A2C4B" w:rsidRDefault="006C4119" w:rsidP="005C44F9">
      <w:pPr>
        <w:pStyle w:val="TextoPLANETA"/>
      </w:pPr>
      <w:r w:rsidRPr="006C4119">
        <w:rPr>
          <w:b/>
        </w:rPr>
        <w:t>Primero</w:t>
      </w:r>
      <w:r>
        <w:t>: s</w:t>
      </w:r>
      <w:r w:rsidR="004A2C4B">
        <w:t xml:space="preserve">e desarrollan las operaciones que se encuentran </w:t>
      </w:r>
      <w:r>
        <w:t>en el</w:t>
      </w:r>
      <w:r w:rsidR="004A2C4B">
        <w:t xml:space="preserve"> interior de los paréntesis. </w:t>
      </w:r>
    </w:p>
    <w:p w14:paraId="6671C2EF" w14:textId="77777777" w:rsidR="004A2C4B" w:rsidRDefault="004A2C4B" w:rsidP="005C44F9">
      <w:pPr>
        <w:pStyle w:val="TextoPLANETA"/>
      </w:pPr>
    </w:p>
    <w:p w14:paraId="35504855" w14:textId="77777777" w:rsidR="004A2C4B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18F2B741" wp14:editId="326CEF3D">
            <wp:extent cx="3686810" cy="504825"/>
            <wp:effectExtent l="0" t="0" r="8890" b="9525"/>
            <wp:docPr id="66" name="Imagen 66" descr="C:\Users\CEN_3F_CDO_PC10\Desktop\DRIVE\2. AulaPlaneta\TRABAJO\GUIONES\MA_06_06_CO\IMAGENES\FORMULA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CEN_3F_CDO_PC10\Desktop\DRIVE\2. AulaPlaneta\TRABAJO\GUIONES\MA_06_06_CO\IMAGENES\FORMULAS\fq20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A1DE" w14:textId="77777777" w:rsidR="004A2C4B" w:rsidRDefault="004A2C4B" w:rsidP="004A2C4B">
      <w:pPr>
        <w:pStyle w:val="TextoPLANETA"/>
        <w:jc w:val="center"/>
      </w:pPr>
    </w:p>
    <w:p w14:paraId="1495BC4F" w14:textId="77777777" w:rsidR="004A2C4B" w:rsidRDefault="004A2C4B" w:rsidP="004A2C4B">
      <w:pPr>
        <w:pStyle w:val="TextoPLANETA"/>
        <w:jc w:val="center"/>
      </w:pPr>
    </w:p>
    <w:p w14:paraId="4F65E370" w14:textId="77777777" w:rsidR="004559D3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1822BA99" wp14:editId="075D4558">
            <wp:extent cx="2713990" cy="504825"/>
            <wp:effectExtent l="0" t="0" r="0" b="9525"/>
            <wp:docPr id="67" name="Imagen 67" descr="C:\Users\CEN_3F_CDO_PC10\Desktop\DRIVE\2. AulaPlaneta\TRABAJO\GUIONES\MA_06_06_CO\IMAGENES\FORMULAS\fq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CEN_3F_CDO_PC10\Desktop\DRIVE\2. AulaPlaneta\TRABAJO\GUIONES\MA_06_06_CO\IMAGENES\FORMULAS\fq21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1722" w14:textId="77777777" w:rsidR="004559D3" w:rsidRDefault="004559D3" w:rsidP="005C44F9">
      <w:pPr>
        <w:pStyle w:val="TextoPLANETA"/>
      </w:pPr>
    </w:p>
    <w:p w14:paraId="472B25DA" w14:textId="77777777" w:rsidR="004A2C4B" w:rsidRDefault="004A2C4B" w:rsidP="005C44F9">
      <w:pPr>
        <w:pStyle w:val="TextoPLANETA"/>
      </w:pPr>
    </w:p>
    <w:p w14:paraId="5D58065E" w14:textId="77777777" w:rsidR="004A2C4B" w:rsidRDefault="00CF7CEA" w:rsidP="00B50494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039F891" wp14:editId="6B01A3F8">
            <wp:extent cx="2216785" cy="504825"/>
            <wp:effectExtent l="0" t="0" r="0" b="9525"/>
            <wp:docPr id="68" name="Imagen 68" descr="https://latex.codecogs.com/gif.latex?%5Cfn_jvn%20%5Clarge%20%3D%5Cfrac%7B3%7D%7B2%7D&amp;plus;%5Cleft%20%5B%20%5Cfrac%7B3%7D%7B2%7D%5Cdiv%20%5Cfrac%7B3%7D%7B4%7D-%5Cfrac%7B3%7D%7B4%7D%20%5Ctimes%200%2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atex.codecogs.com/gif.latex?%5Cfn_jvn%20%5Clarge%20%3D%5Cfrac%7B3%7D%7B2%7D&amp;plus;%5Cleft%20%5B%20%5Cfrac%7B3%7D%7B2%7D%5Cdiv%20%5Cfrac%7B3%7D%7B4%7D-%5Cfrac%7B3%7D%7B4%7D%20%5Ctimes%200%20%5Cright%20%5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2CC0" w14:textId="77777777" w:rsidR="00CF7CEA" w:rsidRDefault="00CF7CEA" w:rsidP="00B50494">
      <w:pPr>
        <w:pStyle w:val="TextoPLANETA"/>
        <w:jc w:val="center"/>
      </w:pPr>
    </w:p>
    <w:p w14:paraId="36368B1B" w14:textId="77777777" w:rsidR="00B50494" w:rsidRDefault="006C4119" w:rsidP="00B50494">
      <w:pPr>
        <w:pStyle w:val="TextoPLANETA"/>
      </w:pPr>
      <w:r w:rsidRPr="006C4119">
        <w:rPr>
          <w:b/>
        </w:rPr>
        <w:t>Segundo</w:t>
      </w:r>
      <w:r>
        <w:t xml:space="preserve">: </w:t>
      </w:r>
      <w:r w:rsidR="00B50494">
        <w:t xml:space="preserve">se desarrollan las operaciones que están </w:t>
      </w:r>
      <w:r w:rsidR="003D2368">
        <w:t xml:space="preserve">dentro de las llaves cuadradas </w:t>
      </w:r>
      <w:r w:rsidR="00B50494">
        <w:t>cumpliendo el orden jerárquico, es decir, primero las multiplicaciones o divisiones que se encuentren de izquierda a derecha.</w:t>
      </w:r>
    </w:p>
    <w:p w14:paraId="65835DFA" w14:textId="77777777" w:rsidR="00B50494" w:rsidRDefault="00B50494" w:rsidP="00B50494">
      <w:pPr>
        <w:pStyle w:val="TextoPLANETA"/>
      </w:pPr>
    </w:p>
    <w:p w14:paraId="7BB9317C" w14:textId="77777777" w:rsidR="00B50494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8FC645E" wp14:editId="45A34CFB">
            <wp:extent cx="2179955" cy="504825"/>
            <wp:effectExtent l="0" t="0" r="0" b="9525"/>
            <wp:docPr id="69" name="Imagen 69" descr="https://latex.codecogs.com/gif.latex?%5Cfn_jvn%20%5Clarge%20%3D%5Cfrac%7B3%7D%7B2%7D&amp;plus;%5Cleft%20%5B%20%5Cfrac%7B3%5Ctimes4%20%7D%7B2%5Ctimes3%7D-%5Cfrac%7B3%5Ctimes%200%7D%7B4%5Ctimes%200%7D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latex.codecogs.com/gif.latex?%5Cfn_jvn%20%5Clarge%20%3D%5Cfrac%7B3%7D%7B2%7D&amp;plus;%5Cleft%20%5B%20%5Cfrac%7B3%5Ctimes4%20%7D%7B2%5Ctimes3%7D-%5Cfrac%7B3%5Ctimes%200%7D%7B4%5Ctimes%200%7D%5Cright%20%5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50F2" w14:textId="77777777" w:rsidR="00CF7CEA" w:rsidRDefault="00CF7CEA" w:rsidP="00CF7CEA">
      <w:pPr>
        <w:pStyle w:val="TextoPLANETA"/>
        <w:jc w:val="center"/>
      </w:pPr>
    </w:p>
    <w:p w14:paraId="0FAA00CD" w14:textId="77777777" w:rsidR="00CF7CEA" w:rsidRDefault="00CF7CEA" w:rsidP="00CF7CEA">
      <w:pPr>
        <w:pStyle w:val="TextoPLANETA"/>
        <w:jc w:val="center"/>
      </w:pPr>
    </w:p>
    <w:p w14:paraId="07ED6462" w14:textId="77777777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4CD0311" wp14:editId="67FB5A65">
            <wp:extent cx="1506855" cy="504825"/>
            <wp:effectExtent l="0" t="0" r="0" b="9525"/>
            <wp:docPr id="70" name="Imagen 70" descr="https://latex.codecogs.com/gif.latex?%5Cfn_jvn%20%5Clarge%20%3D%5Cfrac%7B3%7D%7B2%7D&amp;plus;%5Cleft%20%5B%20%5Cfrac%7B12%20%7D%7B6%7D-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latex.codecogs.com/gif.latex?%5Cfn_jvn%20%5Clarge%20%3D%5Cfrac%7B3%7D%7B2%7D&amp;plus;%5Cleft%20%5B%20%5Cfrac%7B12%20%7D%7B6%7D-0%5Cright%20%5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C803" w14:textId="77777777" w:rsidR="00CF7CEA" w:rsidRDefault="00CF7CEA" w:rsidP="00CF7CEA">
      <w:pPr>
        <w:pStyle w:val="TextoPLANETA"/>
      </w:pPr>
    </w:p>
    <w:p w14:paraId="1F75EEB6" w14:textId="77777777" w:rsidR="00CF7CEA" w:rsidRDefault="00CF7CEA" w:rsidP="00CF7CEA">
      <w:pPr>
        <w:pStyle w:val="TextoPLANETA"/>
      </w:pPr>
      <w:r>
        <w:t xml:space="preserve">Luego, las adiciones o sustracciones que se encuentran dentro de las llaves cuadradas. </w:t>
      </w:r>
    </w:p>
    <w:p w14:paraId="0A538ADF" w14:textId="77777777" w:rsidR="00CF7CEA" w:rsidRDefault="00CF7CEA" w:rsidP="00CF7CEA">
      <w:pPr>
        <w:pStyle w:val="TextoPLANETA"/>
      </w:pPr>
    </w:p>
    <w:p w14:paraId="42033CD1" w14:textId="77777777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0C7CFE0" wp14:editId="7C7E8F86">
            <wp:extent cx="922020" cy="438785"/>
            <wp:effectExtent l="0" t="0" r="0" b="0"/>
            <wp:docPr id="71" name="Imagen 71" descr="https://latex.codecogs.com/gif.latex?%5Cfn_jvn%20%5Clarge%20%3D%5Cfrac%7B3%7D%7B2%7D&amp;plus;%5Cfrac%7B12%20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atex.codecogs.com/gif.latex?%5Cfn_jvn%20%5Clarge%20%3D%5Cfrac%7B3%7D%7B2%7D&amp;plus;%5Cfrac%7B12%20%7D%7B6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F36C" w14:textId="77777777" w:rsidR="00CF7CEA" w:rsidRDefault="00CF7CEA" w:rsidP="00CF7CEA">
      <w:pPr>
        <w:pStyle w:val="TextoPLANETA"/>
      </w:pPr>
    </w:p>
    <w:p w14:paraId="03C73361" w14:textId="77777777" w:rsidR="00CF7CEA" w:rsidRDefault="006C4119" w:rsidP="00CF7CEA">
      <w:pPr>
        <w:pStyle w:val="TextoPLANETA"/>
      </w:pPr>
      <w:r w:rsidRPr="006C4119">
        <w:rPr>
          <w:b/>
        </w:rPr>
        <w:t>Tercero</w:t>
      </w:r>
      <w:r>
        <w:t>: s</w:t>
      </w:r>
      <w:r w:rsidR="00CF7CEA">
        <w:t xml:space="preserve">e </w:t>
      </w:r>
      <w:r>
        <w:t>resuelven</w:t>
      </w:r>
      <w:r w:rsidR="00CF7CEA">
        <w:t xml:space="preserve"> las operaciones que quedan s</w:t>
      </w:r>
      <w:r>
        <w:t>in paréntesis (llaves o corchetes)</w:t>
      </w:r>
      <w:ins w:id="46" w:author="mercyranjel" w:date="2015-12-03T14:00:00Z">
        <w:r w:rsidR="00B117B2">
          <w:t xml:space="preserve">, </w:t>
        </w:r>
      </w:ins>
      <w:r w:rsidR="00CF7CEA">
        <w:t>siempre siguiendo el orden jerárquico de izquierda a derecha. En este caso:</w:t>
      </w:r>
    </w:p>
    <w:p w14:paraId="0C0ACC1C" w14:textId="77777777" w:rsidR="004A2C4B" w:rsidRDefault="004A2C4B" w:rsidP="005C44F9">
      <w:pPr>
        <w:pStyle w:val="TextoPLANETA"/>
      </w:pPr>
    </w:p>
    <w:p w14:paraId="154506AC" w14:textId="77777777" w:rsidR="004A2C4B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1E550F01" wp14:editId="402D4EA3">
            <wp:extent cx="2267585" cy="438785"/>
            <wp:effectExtent l="0" t="0" r="0" b="0"/>
            <wp:docPr id="72" name="Imagen 72" descr="https://latex.codecogs.com/gif.latex?%5Cfn_jvn%20%5Clarge%20%5Cfrac%7B3%7D%7B2%7D&amp;plus;%5Cfrac%7B12%20%7D%7B6%7D%3D%5Cfrac%7B9&amp;plus;12%7D%7B6%7D%3D%5Cfrac%7B21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latex.codecogs.com/gif.latex?%5Cfn_jvn%20%5Clarge%20%5Cfrac%7B3%7D%7B2%7D&amp;plus;%5Cfrac%7B12%20%7D%7B6%7D%3D%5Cfrac%7B9&amp;plus;12%7D%7B6%7D%3D%5Cfrac%7B21%7D%7B6%7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A651" w14:textId="77777777" w:rsidR="004559D3" w:rsidRDefault="004559D3" w:rsidP="005C44F9">
      <w:pPr>
        <w:pStyle w:val="TextoPLANETA"/>
      </w:pPr>
    </w:p>
    <w:p w14:paraId="50821CE2" w14:textId="77777777" w:rsidR="004559D3" w:rsidRDefault="004559D3" w:rsidP="005C44F9">
      <w:pPr>
        <w:pStyle w:val="TextoPLANETA"/>
      </w:pPr>
    </w:p>
    <w:p w14:paraId="2A9AF16E" w14:textId="77777777" w:rsidR="0062043E" w:rsidRDefault="0062043E" w:rsidP="005C44F9">
      <w:pPr>
        <w:pStyle w:val="TextoPLANETA"/>
      </w:pPr>
      <w:r>
        <w:t xml:space="preserve">Es importante simplificar las </w:t>
      </w:r>
      <w:r w:rsidR="006C4119">
        <w:t>fracciones que resultan en cada paso;</w:t>
      </w:r>
      <w:r>
        <w:t xml:space="preserve"> </w:t>
      </w:r>
      <w:r w:rsidR="006C4119">
        <w:t>este procedimiento</w:t>
      </w:r>
      <w:r>
        <w:t xml:space="preserve"> </w:t>
      </w:r>
      <w:r w:rsidR="006C4119">
        <w:t>facilita la solución del polinomio</w:t>
      </w:r>
      <w:ins w:id="47" w:author="mercyranjel" w:date="2015-12-03T14:00:00Z">
        <w:r w:rsidR="00B117B2">
          <w:t>,</w:t>
        </w:r>
      </w:ins>
      <w:r w:rsidR="006C4119">
        <w:t xml:space="preserve"> pues se opera </w:t>
      </w:r>
      <w:r>
        <w:t xml:space="preserve">con números más pequeños. </w:t>
      </w:r>
    </w:p>
    <w:p w14:paraId="152CCEF2" w14:textId="77777777" w:rsidR="0062043E" w:rsidRDefault="0062043E" w:rsidP="005C44F9">
      <w:pPr>
        <w:pStyle w:val="TextoPLANETA"/>
      </w:pPr>
    </w:p>
    <w:p w14:paraId="730BE66A" w14:textId="77777777" w:rsidR="0062043E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52EA2AD" wp14:editId="09238A10">
            <wp:extent cx="723900" cy="438785"/>
            <wp:effectExtent l="0" t="0" r="0" b="0"/>
            <wp:docPr id="73" name="Imagen 73" descr="https://latex.codecogs.com/gif.latex?%5Cfn_jvn%20%5Clarge%20%5Cfrac%7B21%7D%7B6%7D%3D%5Cfrac%7B7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atex.codecogs.com/gif.latex?%5Cfn_jvn%20%5Clarge%20%5Cfrac%7B21%7D%7B6%7D%3D%5Cfrac%7B7%7D%7B2%7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5BCF" w14:textId="77777777" w:rsidR="0062043E" w:rsidRDefault="0062043E" w:rsidP="0062043E">
      <w:pPr>
        <w:pStyle w:val="TextoPLANETA"/>
      </w:pPr>
    </w:p>
    <w:p w14:paraId="7235CBDE" w14:textId="77777777" w:rsidR="0062043E" w:rsidRDefault="0062043E" w:rsidP="0062043E">
      <w:pPr>
        <w:pStyle w:val="TextoPLANETA"/>
      </w:pPr>
      <w:r>
        <w:t>Es decir</w:t>
      </w:r>
      <w:ins w:id="48" w:author="mercyranjel" w:date="2015-12-03T14:01:00Z">
        <w:r w:rsidR="00B117B2">
          <w:t>,</w:t>
        </w:r>
      </w:ins>
      <w:r>
        <w:t xml:space="preserve"> </w:t>
      </w:r>
      <w:r w:rsidR="007173B7">
        <w:t>al solucionar el polinomio aritmético se obtuvo</w:t>
      </w:r>
      <w:r>
        <w:t xml:space="preserve">: </w:t>
      </w:r>
    </w:p>
    <w:p w14:paraId="14DB0248" w14:textId="77777777" w:rsidR="0062043E" w:rsidRDefault="0062043E" w:rsidP="0062043E">
      <w:pPr>
        <w:pStyle w:val="TextoPLANETA"/>
      </w:pPr>
    </w:p>
    <w:p w14:paraId="30F336BC" w14:textId="77777777" w:rsidR="0062043E" w:rsidRDefault="0062043E" w:rsidP="0062043E">
      <w:pPr>
        <w:pStyle w:val="TextoPLANETA"/>
        <w:jc w:val="center"/>
      </w:pPr>
      <w:r w:rsidRPr="0062043E">
        <w:rPr>
          <w:noProof/>
          <w:lang w:val="es-ES" w:eastAsia="es-ES"/>
        </w:rPr>
        <w:drawing>
          <wp:inline distT="0" distB="0" distL="0" distR="0" wp14:anchorId="337438AB" wp14:editId="0CAEBC16">
            <wp:extent cx="3942715" cy="504825"/>
            <wp:effectExtent l="0" t="0" r="635" b="9525"/>
            <wp:docPr id="74" name="Imagen 74" descr="C:\Users\CEN_3F_CDO_PC10\Desktop\DRIVE\2. AulaPlaneta\TRABAJO\GUIONES\MA_06_06_CO\IMAGENES\FORMULAS\fq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CEN_3F_CDO_PC10\Desktop\DRIVE\2. AulaPlaneta\TRABAJO\GUIONES\MA_06_06_CO\IMAGENES\FORMULAS\fq27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9512" w14:textId="77777777" w:rsidR="00EA1A85" w:rsidRDefault="00EA1A85" w:rsidP="00EA1A85">
      <w:pPr>
        <w:pStyle w:val="TextoPLANETA"/>
      </w:pPr>
    </w:p>
    <w:p w14:paraId="556EDE61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FFAF67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9561F69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30F377FD" w14:textId="77777777" w:rsidTr="00A31FC9">
        <w:tc>
          <w:tcPr>
            <w:tcW w:w="2518" w:type="dxa"/>
          </w:tcPr>
          <w:p w14:paraId="46F8B4F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44656A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170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190B6322" w14:textId="77777777" w:rsidTr="00A31FC9">
        <w:tc>
          <w:tcPr>
            <w:tcW w:w="2518" w:type="dxa"/>
          </w:tcPr>
          <w:p w14:paraId="074EEEA5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25D939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Practica operaciones combinadas</w:t>
            </w:r>
          </w:p>
        </w:tc>
      </w:tr>
      <w:tr w:rsidR="00EA1A85" w:rsidRPr="00FE2326" w14:paraId="19BD6FA7" w14:textId="77777777" w:rsidTr="00A31FC9">
        <w:tc>
          <w:tcPr>
            <w:tcW w:w="2518" w:type="dxa"/>
          </w:tcPr>
          <w:p w14:paraId="64E6D9E7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4268DC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Actividad para practicar las operaciones combinadas con fracciones</w:t>
            </w:r>
            <w:ins w:id="49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3712832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5F7A19" w14:paraId="19328275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71FC76C" w14:textId="77777777" w:rsidR="007211E6" w:rsidRPr="005F7A19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7211E6" w:rsidRPr="005F7A19" w14:paraId="2B937944" w14:textId="77777777" w:rsidTr="00A31FC9">
        <w:tc>
          <w:tcPr>
            <w:tcW w:w="2518" w:type="dxa"/>
          </w:tcPr>
          <w:p w14:paraId="41C37EAC" w14:textId="77777777" w:rsidR="007211E6" w:rsidRPr="005F7A19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DF60DC" w14:textId="77777777" w:rsidR="007211E6" w:rsidRPr="005F7A19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180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5F7A19" w14:paraId="03E4D387" w14:textId="77777777" w:rsidTr="00A31FC9">
        <w:tc>
          <w:tcPr>
            <w:tcW w:w="2518" w:type="dxa"/>
          </w:tcPr>
          <w:p w14:paraId="539FF906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B21346B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>Las operaciones combinadas con fracciones</w:t>
            </w:r>
          </w:p>
        </w:tc>
      </w:tr>
      <w:tr w:rsidR="007211E6" w:rsidRPr="005F7A19" w14:paraId="28DEDFD4" w14:textId="77777777" w:rsidTr="00A31FC9">
        <w:tc>
          <w:tcPr>
            <w:tcW w:w="2518" w:type="dxa"/>
          </w:tcPr>
          <w:p w14:paraId="7C938FAC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3FBAB13" w14:textId="77777777" w:rsidR="007211E6" w:rsidRPr="005F7A19" w:rsidRDefault="007211E6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 xml:space="preserve">Secuencia de imágenes que introduce los conceptos de operaciones combinadas </w:t>
            </w:r>
            <w:r w:rsidR="0006509C">
              <w:rPr>
                <w:szCs w:val="24"/>
                <w:lang w:val="es-ES_tradnl"/>
              </w:rPr>
              <w:t>en</w:t>
            </w:r>
            <w:ins w:id="50" w:author="mercyranjel" w:date="2015-12-03T14:01:00Z">
              <w:r w:rsidR="00B117B2" w:rsidRPr="007211E6">
                <w:rPr>
                  <w:szCs w:val="24"/>
                  <w:lang w:val="es-ES_tradnl"/>
                </w:rPr>
                <w:t xml:space="preserve"> </w:t>
              </w:r>
            </w:ins>
            <w:r w:rsidRPr="007211E6">
              <w:rPr>
                <w:szCs w:val="24"/>
                <w:lang w:val="es-ES_tradnl"/>
              </w:rPr>
              <w:t>fracciones</w:t>
            </w:r>
            <w:ins w:id="51" w:author="mercyranjel" w:date="2015-12-03T14:01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93D9F63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6A08AA6E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C18448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76F300D6" w14:textId="77777777" w:rsidTr="00A31FC9">
        <w:tc>
          <w:tcPr>
            <w:tcW w:w="2518" w:type="dxa"/>
          </w:tcPr>
          <w:p w14:paraId="697F262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E8CC50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190 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(</w:t>
            </w:r>
            <w:r>
              <w:rPr>
                <w:rFonts w:ascii="Arial" w:hAnsi="Arial" w:cs="Arial"/>
                <w:color w:val="000000"/>
                <w:highlight w:val="magenta"/>
              </w:rPr>
              <w:t>Nuevo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FE2326" w14:paraId="6487B7D3" w14:textId="77777777" w:rsidTr="00A31FC9">
        <w:tc>
          <w:tcPr>
            <w:tcW w:w="2518" w:type="dxa"/>
          </w:tcPr>
          <w:p w14:paraId="63740189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46BBEE8" w14:textId="77777777" w:rsidR="00EA1A85" w:rsidRPr="00FE2326" w:rsidRDefault="00EE39FF" w:rsidP="00A31FC9">
            <w:pPr>
              <w:rPr>
                <w:rFonts w:ascii="Arial" w:hAnsi="Arial" w:cs="Arial"/>
                <w:color w:val="000000"/>
              </w:rPr>
            </w:pPr>
            <w:r w:rsidRPr="00EE39FF">
              <w:rPr>
                <w:rFonts w:ascii="Arial" w:hAnsi="Arial" w:cs="Arial"/>
                <w:color w:val="000000"/>
              </w:rPr>
              <w:t>Analiza situaciones problema con fracciones</w:t>
            </w:r>
          </w:p>
        </w:tc>
      </w:tr>
      <w:tr w:rsidR="00EA1A85" w:rsidRPr="00FE2326" w14:paraId="3E8BE151" w14:textId="77777777" w:rsidTr="00A31FC9">
        <w:tc>
          <w:tcPr>
            <w:tcW w:w="2518" w:type="dxa"/>
          </w:tcPr>
          <w:p w14:paraId="45A40912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FCD533" w14:textId="77777777" w:rsidR="00EA1A85" w:rsidRPr="00FE2326" w:rsidRDefault="00090E37" w:rsidP="00A31FC9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Actividad para plantear y resolver situaciones con fracciones</w:t>
            </w:r>
            <w:ins w:id="52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74FA776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2DA42DB6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5D814D5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0E9BC70" w14:textId="77777777" w:rsidTr="00A31FC9">
        <w:tc>
          <w:tcPr>
            <w:tcW w:w="2518" w:type="dxa"/>
          </w:tcPr>
          <w:p w14:paraId="0E7A5C0A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99299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200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76E6F9EF" w14:textId="77777777" w:rsidTr="00A31FC9">
        <w:tc>
          <w:tcPr>
            <w:tcW w:w="2518" w:type="dxa"/>
          </w:tcPr>
          <w:p w14:paraId="01EF121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B96E549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Realiza operaciones combinadas con fracciones</w:t>
            </w:r>
          </w:p>
        </w:tc>
      </w:tr>
      <w:tr w:rsidR="00EA1A85" w:rsidRPr="00FE2326" w14:paraId="19B0CCB9" w14:textId="77777777" w:rsidTr="00A31FC9">
        <w:tc>
          <w:tcPr>
            <w:tcW w:w="2518" w:type="dxa"/>
          </w:tcPr>
          <w:p w14:paraId="160F438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29F70A1" w14:textId="77777777" w:rsidR="00EA1A85" w:rsidRPr="00FE2326" w:rsidRDefault="003D2368" w:rsidP="00A31FC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Actividades</w:t>
            </w:r>
            <w:r w:rsidR="00316244" w:rsidRPr="00316244">
              <w:rPr>
                <w:rFonts w:ascii="Arial" w:hAnsi="Arial" w:cs="Arial"/>
                <w:color w:val="000000"/>
              </w:rPr>
              <w:t xml:space="preserve"> para reforzar los algoritmos de las operaciones con fracciones</w:t>
            </w:r>
            <w:ins w:id="53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AA8ED4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8C1FC50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03628A4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54507158" w14:textId="77777777" w:rsidTr="00A31FC9">
        <w:tc>
          <w:tcPr>
            <w:tcW w:w="2518" w:type="dxa"/>
          </w:tcPr>
          <w:p w14:paraId="64F94FA5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714AD4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210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2E36FDE8" w14:textId="77777777" w:rsidTr="00A31FC9">
        <w:tc>
          <w:tcPr>
            <w:tcW w:w="2518" w:type="dxa"/>
          </w:tcPr>
          <w:p w14:paraId="2D191E01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7A0C87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Entiende el proceso para resolver operaciones combinadas</w:t>
            </w:r>
          </w:p>
        </w:tc>
      </w:tr>
      <w:tr w:rsidR="00EA1A85" w:rsidRPr="00FE2326" w14:paraId="40612DA9" w14:textId="77777777" w:rsidTr="00A31FC9">
        <w:tc>
          <w:tcPr>
            <w:tcW w:w="2518" w:type="dxa"/>
          </w:tcPr>
          <w:p w14:paraId="0EB779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ADFA1E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organizar el proceso para resolver operaciones combinadas</w:t>
            </w:r>
            <w:ins w:id="54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6B218149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DDF134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F69C60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6AA749D" w14:textId="77777777" w:rsidTr="00A31FC9">
        <w:tc>
          <w:tcPr>
            <w:tcW w:w="2518" w:type="dxa"/>
          </w:tcPr>
          <w:p w14:paraId="387B0D77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C06333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220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06B1D46A" w14:textId="77777777" w:rsidTr="00A31FC9">
        <w:tc>
          <w:tcPr>
            <w:tcW w:w="2518" w:type="dxa"/>
          </w:tcPr>
          <w:p w14:paraId="3448AA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B2F6C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Practica operaciones combinadas con enteros y fracciones</w:t>
            </w:r>
          </w:p>
        </w:tc>
      </w:tr>
      <w:tr w:rsidR="00EA1A85" w:rsidRPr="00FE2326" w14:paraId="44DB5CE1" w14:textId="77777777" w:rsidTr="00A31FC9">
        <w:tc>
          <w:tcPr>
            <w:tcW w:w="2518" w:type="dxa"/>
          </w:tcPr>
          <w:p w14:paraId="6F2E88B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4107F6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afianzar los procedimientos en operaciones combinadas de fracciones</w:t>
            </w:r>
            <w:ins w:id="55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870EE3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5F7A19" w14:paraId="1DFD76D3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0E52EA91" w14:textId="77777777" w:rsidR="00EA1A85" w:rsidRPr="005F7A19" w:rsidRDefault="00EA1A85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EA1A85" w:rsidRPr="005F7A19" w14:paraId="556BC668" w14:textId="77777777" w:rsidTr="00A31FC9">
        <w:tc>
          <w:tcPr>
            <w:tcW w:w="2518" w:type="dxa"/>
          </w:tcPr>
          <w:p w14:paraId="1FC42E55" w14:textId="77777777" w:rsidR="00EA1A85" w:rsidRPr="005F7A19" w:rsidRDefault="00EA1A85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43236C4" w14:textId="77777777" w:rsidR="00EA1A85" w:rsidRPr="005F7A19" w:rsidRDefault="00EA1A85" w:rsidP="00EA1A85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230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5F7A19" w14:paraId="272C79CD" w14:textId="77777777" w:rsidTr="00A31FC9">
        <w:tc>
          <w:tcPr>
            <w:tcW w:w="2518" w:type="dxa"/>
          </w:tcPr>
          <w:p w14:paraId="22A76F61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C68AFC9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Lo que hay que recordar de las operaciones con fracciones</w:t>
            </w:r>
          </w:p>
        </w:tc>
      </w:tr>
      <w:tr w:rsidR="00EA1A85" w:rsidRPr="005F7A19" w14:paraId="62CC5607" w14:textId="77777777" w:rsidTr="00A31FC9">
        <w:tc>
          <w:tcPr>
            <w:tcW w:w="2518" w:type="dxa"/>
          </w:tcPr>
          <w:p w14:paraId="704987C2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FEA18F5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Interactivo que resume los procedimientos básicos relacionados con las operaciones con fracciones</w:t>
            </w:r>
            <w:ins w:id="56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540D4161" w14:textId="77777777" w:rsidR="00EA1A85" w:rsidRDefault="00EA1A85" w:rsidP="00EA1A85">
      <w:pPr>
        <w:pStyle w:val="TextoPLANETA"/>
      </w:pPr>
    </w:p>
    <w:p w14:paraId="1B92033A" w14:textId="77777777" w:rsidR="00EA1A85" w:rsidRDefault="00EA1A85" w:rsidP="00EA1A85">
      <w:pPr>
        <w:pStyle w:val="TextoPLANETA"/>
      </w:pPr>
    </w:p>
    <w:p w14:paraId="4B928B81" w14:textId="77777777" w:rsidR="007211E6" w:rsidRDefault="007211E6" w:rsidP="007211E6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4.1 Consolidación</w:t>
      </w:r>
    </w:p>
    <w:p w14:paraId="4FFEBFFC" w14:textId="77777777" w:rsidR="007211E6" w:rsidRDefault="007211E6" w:rsidP="007211E6">
      <w:pPr>
        <w:pStyle w:val="TextoPLANETA"/>
      </w:pPr>
    </w:p>
    <w:p w14:paraId="7B180481" w14:textId="77777777" w:rsidR="007211E6" w:rsidRDefault="007211E6" w:rsidP="007211E6">
      <w:pPr>
        <w:pStyle w:val="TextoPLANETA"/>
      </w:pPr>
      <w:r>
        <w:t>Actividades para afianzar lo que has aprendido en esta sección.</w:t>
      </w:r>
    </w:p>
    <w:p w14:paraId="6371C086" w14:textId="77777777" w:rsidR="007211E6" w:rsidRDefault="007211E6" w:rsidP="007211E6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202823" w14:paraId="28F3B08F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DF3B1AB" w14:textId="77777777" w:rsidR="007211E6" w:rsidRPr="00202823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7211E6" w:rsidRPr="00202823" w14:paraId="4100A1C7" w14:textId="77777777" w:rsidTr="00A31FC9">
        <w:tc>
          <w:tcPr>
            <w:tcW w:w="2518" w:type="dxa"/>
          </w:tcPr>
          <w:p w14:paraId="27C923B6" w14:textId="77777777" w:rsidR="007211E6" w:rsidRPr="00202823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A6BB4B6" w14:textId="77777777" w:rsidR="007211E6" w:rsidRPr="00202823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202823" w14:paraId="61DAE816" w14:textId="77777777" w:rsidTr="00A31FC9">
        <w:tc>
          <w:tcPr>
            <w:tcW w:w="2518" w:type="dxa"/>
          </w:tcPr>
          <w:p w14:paraId="504B2C34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EEBA9B8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Refuerza tu aprendizaje:</w:t>
            </w:r>
            <w:r>
              <w:rPr>
                <w:szCs w:val="24"/>
                <w:lang w:val="es-ES_tradnl"/>
              </w:rPr>
              <w:t xml:space="preserve"> </w:t>
            </w:r>
            <w:r w:rsidR="007661EC">
              <w:rPr>
                <w:szCs w:val="24"/>
                <w:lang w:val="es-ES_tradnl"/>
              </w:rPr>
              <w:t>Los p</w:t>
            </w:r>
            <w:r w:rsidRPr="00FE7DAB">
              <w:rPr>
                <w:szCs w:val="24"/>
                <w:lang w:val="es-ES_tradnl"/>
              </w:rPr>
              <w:t>olinomios aritméticos con fracciones</w:t>
            </w:r>
          </w:p>
        </w:tc>
      </w:tr>
      <w:tr w:rsidR="007211E6" w:rsidRPr="00202823" w14:paraId="712F8C6D" w14:textId="77777777" w:rsidTr="00A31FC9">
        <w:tc>
          <w:tcPr>
            <w:tcW w:w="2518" w:type="dxa"/>
          </w:tcPr>
          <w:p w14:paraId="260671BB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045CF53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Actividades sobre Los polinomios aritméticos</w:t>
            </w:r>
            <w:ins w:id="57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82B134E" w14:textId="77777777" w:rsidR="007211E6" w:rsidRDefault="007211E6" w:rsidP="007211E6">
      <w:pPr>
        <w:pStyle w:val="TextoPLANETA"/>
      </w:pPr>
    </w:p>
    <w:p w14:paraId="37906BC8" w14:textId="77777777" w:rsidR="007211E6" w:rsidRDefault="007211E6" w:rsidP="00EA1A85">
      <w:pPr>
        <w:pStyle w:val="TextoPLANETA"/>
      </w:pPr>
    </w:p>
    <w:p w14:paraId="3A83A655" w14:textId="77777777" w:rsidR="00CF5522" w:rsidRDefault="004773D2" w:rsidP="00CF5522">
      <w:pPr>
        <w:pStyle w:val="Seccin1PLANETA"/>
        <w:rPr>
          <w:lang w:val="es-CO"/>
        </w:rPr>
      </w:pPr>
      <w:r w:rsidRPr="00FE2326">
        <w:rPr>
          <w:highlight w:val="yellow"/>
        </w:rPr>
        <w:t>[SECCIÓN 1]</w:t>
      </w:r>
      <w:r w:rsidRPr="00FE2326">
        <w:t xml:space="preserve"> </w:t>
      </w:r>
      <w:r w:rsidR="006C62F9">
        <w:rPr>
          <w:lang w:val="es-CO"/>
        </w:rPr>
        <w:t>5</w:t>
      </w:r>
      <w:r w:rsidR="00CF5522">
        <w:rPr>
          <w:lang w:val="es-CO"/>
        </w:rPr>
        <w:t>. Competencias</w:t>
      </w:r>
    </w:p>
    <w:p w14:paraId="6790DA13" w14:textId="77777777" w:rsidR="00CF5522" w:rsidRDefault="00CF5522" w:rsidP="00CF5522">
      <w:pPr>
        <w:pStyle w:val="TextoPLANETA"/>
        <w:rPr>
          <w:lang w:val="es-CO"/>
        </w:rPr>
      </w:pPr>
    </w:p>
    <w:p w14:paraId="3B0B0AE1" w14:textId="77777777" w:rsidR="00CF5522" w:rsidRDefault="00CF5522" w:rsidP="00CF5522">
      <w:pPr>
        <w:pStyle w:val="TextoPLANETA"/>
        <w:rPr>
          <w:lang w:val="es-CO"/>
        </w:rPr>
      </w:pPr>
      <w:r w:rsidRPr="00CF5522">
        <w:rPr>
          <w:lang w:val="es-CO"/>
        </w:rPr>
        <w:t>Pon a prueba tus capacidades y aplica lo aprendido con este recurso.</w:t>
      </w:r>
    </w:p>
    <w:p w14:paraId="31AD3CDF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F6D9A84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5E04F666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40B5CD6B" w14:textId="77777777" w:rsidTr="00A305A9">
        <w:tc>
          <w:tcPr>
            <w:tcW w:w="2518" w:type="dxa"/>
          </w:tcPr>
          <w:p w14:paraId="2ACDB6A3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E44848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5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76F0636E" w14:textId="77777777" w:rsidTr="00A305A9">
        <w:tc>
          <w:tcPr>
            <w:tcW w:w="2518" w:type="dxa"/>
          </w:tcPr>
          <w:p w14:paraId="199664DB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A7D703" w14:textId="77777777" w:rsidR="00CF5522" w:rsidRPr="00FE2326" w:rsidRDefault="002565F9" w:rsidP="00A305A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 operaciones combinadas</w:t>
            </w:r>
          </w:p>
        </w:tc>
      </w:tr>
      <w:tr w:rsidR="00CF5522" w:rsidRPr="00FE2326" w14:paraId="055E26E7" w14:textId="77777777" w:rsidTr="00A305A9">
        <w:tc>
          <w:tcPr>
            <w:tcW w:w="2518" w:type="dxa"/>
          </w:tcPr>
          <w:p w14:paraId="7F236EE4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620B74" w14:textId="77777777" w:rsidR="00CF5522" w:rsidRPr="00FE2326" w:rsidRDefault="002565F9" w:rsidP="007661EC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Actividad para resolver una operación combinada</w:t>
            </w:r>
            <w:ins w:id="58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08072385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C158428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14EA5041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10A3713D" w14:textId="77777777" w:rsidTr="00A305A9">
        <w:tc>
          <w:tcPr>
            <w:tcW w:w="2518" w:type="dxa"/>
          </w:tcPr>
          <w:p w14:paraId="607BFBB9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74D887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="002565F9"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64B5F131" w14:textId="77777777" w:rsidTr="00EA1A85">
        <w:tc>
          <w:tcPr>
            <w:tcW w:w="2518" w:type="dxa"/>
          </w:tcPr>
          <w:p w14:paraId="693BDB7E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bottom w:val="single" w:sz="4" w:space="0" w:color="000000" w:themeColor="text1"/>
            </w:tcBorders>
          </w:tcPr>
          <w:p w14:paraId="386062AA" w14:textId="77777777" w:rsidR="00CF5522" w:rsidRPr="00FE2326" w:rsidRDefault="002565F9" w:rsidP="002939C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2565F9">
              <w:rPr>
                <w:rFonts w:ascii="Arial" w:hAnsi="Arial" w:cs="Arial"/>
                <w:color w:val="000000"/>
              </w:rPr>
              <w:t>resolución de operaciones combinadas</w:t>
            </w:r>
          </w:p>
        </w:tc>
      </w:tr>
      <w:tr w:rsidR="00CF5522" w:rsidRPr="00FE2326" w14:paraId="0EC47153" w14:textId="77777777" w:rsidTr="00EA1A85">
        <w:tc>
          <w:tcPr>
            <w:tcW w:w="2518" w:type="dxa"/>
          </w:tcPr>
          <w:p w14:paraId="32F2D20C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2870E9C2" w14:textId="77777777" w:rsidR="00CF5522" w:rsidRPr="00FE2326" w:rsidRDefault="007661EC" w:rsidP="00A305A9">
            <w:pPr>
              <w:rPr>
                <w:rFonts w:ascii="Arial" w:hAnsi="Arial" w:cs="Arial"/>
                <w:color w:val="000000"/>
              </w:rPr>
            </w:pPr>
            <w:r w:rsidRPr="007661EC">
              <w:rPr>
                <w:rFonts w:ascii="Arial" w:hAnsi="Arial" w:cs="Arial"/>
                <w:color w:val="000000"/>
              </w:rPr>
              <w:t>Actividad que propone estrategias para multiplicar</w:t>
            </w:r>
            <w:ins w:id="59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13C3952" w14:textId="77777777" w:rsidR="00CF5522" w:rsidRDefault="00CF5522" w:rsidP="00CF5522">
      <w:pPr>
        <w:pStyle w:val="TextoPLANETA"/>
        <w:rPr>
          <w:lang w:val="es-CO"/>
        </w:rPr>
      </w:pPr>
    </w:p>
    <w:p w14:paraId="1E6FD329" w14:textId="77777777" w:rsidR="00CF5522" w:rsidRPr="00CF5522" w:rsidRDefault="00CF5522" w:rsidP="00CF5522">
      <w:pPr>
        <w:pStyle w:val="TextoPLANETA"/>
        <w:rPr>
          <w:lang w:val="es-CO"/>
        </w:rPr>
      </w:pPr>
    </w:p>
    <w:p w14:paraId="4304939A" w14:textId="77777777" w:rsidR="00054A93" w:rsidRDefault="00A421A3" w:rsidP="00CF5522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 w:rsidR="00054A93" w:rsidRPr="00A421A3">
        <w:t>Fin de unidad</w:t>
      </w:r>
    </w:p>
    <w:p w14:paraId="219F4E45" w14:textId="77777777" w:rsidR="00CF5522" w:rsidRPr="00CF5522" w:rsidRDefault="00CF5522" w:rsidP="00CF5522">
      <w:pPr>
        <w:pStyle w:val="Seccin2PLANETA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28F873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778A5FF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Mapa conceptual</w:t>
            </w:r>
          </w:p>
        </w:tc>
      </w:tr>
      <w:tr w:rsidR="00134A9E" w:rsidRPr="00FE2326" w14:paraId="6B8B2601" w14:textId="77777777" w:rsidTr="00424E87">
        <w:tc>
          <w:tcPr>
            <w:tcW w:w="2518" w:type="dxa"/>
          </w:tcPr>
          <w:p w14:paraId="2742AA09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381F46F" w14:textId="77777777" w:rsidR="00134A9E" w:rsidRPr="00FE2326" w:rsidRDefault="00F94E3E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1E31B7">
              <w:rPr>
                <w:rFonts w:ascii="Arial" w:hAnsi="Arial" w:cs="Arial"/>
                <w:color w:val="000000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</w:p>
        </w:tc>
      </w:tr>
      <w:tr w:rsidR="00134A9E" w:rsidRPr="00FE2326" w14:paraId="1CE41C3D" w14:textId="77777777" w:rsidTr="00424E87">
        <w:tc>
          <w:tcPr>
            <w:tcW w:w="2518" w:type="dxa"/>
          </w:tcPr>
          <w:p w14:paraId="543DF2D7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79A1352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color w:val="000000"/>
              </w:rPr>
              <w:t>Mapa conceptual</w:t>
            </w:r>
          </w:p>
        </w:tc>
      </w:tr>
      <w:tr w:rsidR="00134A9E" w:rsidRPr="00FE2326" w14:paraId="64AFD865" w14:textId="77777777" w:rsidTr="00424E87">
        <w:tc>
          <w:tcPr>
            <w:tcW w:w="2518" w:type="dxa"/>
          </w:tcPr>
          <w:p w14:paraId="761C15C4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7BF697" w14:textId="77777777" w:rsidR="00134A9E" w:rsidRPr="00FE2326" w:rsidRDefault="00090E37" w:rsidP="00424E87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Mapa conceptual sobre el tema Las operaciones con fracciones</w:t>
            </w:r>
            <w:ins w:id="60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490D76DA" w14:textId="77777777" w:rsidR="00054A93" w:rsidRPr="00FE2326" w:rsidRDefault="00054A93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46C464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24957312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FE2326" w14:paraId="6136D102" w14:textId="77777777" w:rsidTr="00424E87">
        <w:tc>
          <w:tcPr>
            <w:tcW w:w="2518" w:type="dxa"/>
          </w:tcPr>
          <w:p w14:paraId="18D0788B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AD3E2C" w14:textId="77777777" w:rsidR="00134A9E" w:rsidRPr="00FE2326" w:rsidRDefault="00933D7A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280</w:t>
            </w:r>
          </w:p>
        </w:tc>
      </w:tr>
      <w:tr w:rsidR="00134A9E" w:rsidRPr="00FE2326" w14:paraId="285BA1B1" w14:textId="77777777" w:rsidTr="00424E87">
        <w:tc>
          <w:tcPr>
            <w:tcW w:w="2518" w:type="dxa"/>
          </w:tcPr>
          <w:p w14:paraId="0EFD2E5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1E6A52E" w14:textId="77777777" w:rsidR="00134A9E" w:rsidRPr="00FE2326" w:rsidRDefault="00933D7A" w:rsidP="00424E8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134A9E" w:rsidRPr="00FE2326" w14:paraId="2C2EDBD8" w14:textId="77777777" w:rsidTr="00424E87">
        <w:tc>
          <w:tcPr>
            <w:tcW w:w="2518" w:type="dxa"/>
          </w:tcPr>
          <w:p w14:paraId="5E56BDD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BCF5CF" w14:textId="77777777" w:rsidR="00134A9E" w:rsidRPr="00FE2326" w:rsidRDefault="00933D7A" w:rsidP="00090E37">
            <w:pPr>
              <w:rPr>
                <w:rFonts w:ascii="Arial" w:hAnsi="Arial" w:cs="Arial"/>
                <w:color w:val="000000"/>
              </w:rPr>
            </w:pPr>
            <w:r w:rsidRPr="00933D7A">
              <w:rPr>
                <w:rFonts w:ascii="Arial" w:hAnsi="Arial" w:cs="Arial"/>
                <w:color w:val="000000"/>
              </w:rPr>
              <w:t xml:space="preserve">Evalúa tus conocimientos sobre el tema </w:t>
            </w:r>
            <w:r w:rsidR="00090E37" w:rsidRPr="00090E37">
              <w:rPr>
                <w:rFonts w:ascii="Arial" w:hAnsi="Arial" w:cs="Arial"/>
                <w:color w:val="000000"/>
              </w:rPr>
              <w:t>Las operaciones con fracciones</w:t>
            </w:r>
            <w:ins w:id="61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CB4B88D" w14:textId="77777777" w:rsidR="00134A9E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5C18ACD9" w14:textId="77777777" w:rsidR="00933D7A" w:rsidRPr="00FE2326" w:rsidRDefault="00933D7A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544"/>
        <w:gridCol w:w="4551"/>
      </w:tblGrid>
      <w:tr w:rsidR="00134A9E" w:rsidRPr="00FE2326" w14:paraId="11CE2034" w14:textId="77777777" w:rsidTr="002E0D31">
        <w:tc>
          <w:tcPr>
            <w:tcW w:w="9054" w:type="dxa"/>
            <w:gridSpan w:val="3"/>
            <w:shd w:val="clear" w:color="auto" w:fill="000000" w:themeFill="text1"/>
          </w:tcPr>
          <w:p w14:paraId="39ABE07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Webs de referencia</w:t>
            </w:r>
          </w:p>
        </w:tc>
      </w:tr>
      <w:tr w:rsidR="00134A9E" w:rsidRPr="00FE2326" w14:paraId="247DD089" w14:textId="77777777" w:rsidTr="002E0D31">
        <w:tc>
          <w:tcPr>
            <w:tcW w:w="959" w:type="dxa"/>
          </w:tcPr>
          <w:p w14:paraId="2BB61381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14:paraId="03170094" w14:textId="77777777" w:rsidR="00134A9E" w:rsidRPr="00FE2326" w:rsidRDefault="00A30931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134A9E" w:rsidRPr="00FE2326" w14:paraId="1FCE8577" w14:textId="77777777" w:rsidTr="002E0D31">
        <w:tc>
          <w:tcPr>
            <w:tcW w:w="959" w:type="dxa"/>
          </w:tcPr>
          <w:p w14:paraId="09B5D60A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544" w:type="dxa"/>
          </w:tcPr>
          <w:p w14:paraId="1FE105F1" w14:textId="77777777" w:rsidR="00134A9E" w:rsidRPr="00A30931" w:rsidRDefault="00CD40F8" w:rsidP="00A30931">
            <w:pPr>
              <w:pStyle w:val="TextoPLANETA"/>
            </w:pPr>
            <w:r>
              <w:t>Calculadora de fracciones</w:t>
            </w:r>
          </w:p>
        </w:tc>
        <w:tc>
          <w:tcPr>
            <w:tcW w:w="4551" w:type="dxa"/>
          </w:tcPr>
          <w:p w14:paraId="16ADACE5" w14:textId="77777777" w:rsidR="00134A9E" w:rsidRPr="00A30931" w:rsidRDefault="00FC0A78" w:rsidP="00134A9E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8" w:history="1">
              <w:r w:rsidR="00CD40F8" w:rsidRPr="00C63035">
                <w:rPr>
                  <w:rStyle w:val="Hipervnculo"/>
                  <w:rFonts w:ascii="Arial" w:hAnsi="Arial" w:cs="Arial"/>
                </w:rPr>
                <w:t>http://es.calcuworld.com/calculadoras-matematicas/calculadora-de-fracciones/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48C5FEEB" w14:textId="77777777" w:rsidTr="002E0D31">
        <w:tc>
          <w:tcPr>
            <w:tcW w:w="959" w:type="dxa"/>
          </w:tcPr>
          <w:p w14:paraId="50E2E984" w14:textId="77777777" w:rsidR="00A30931" w:rsidRPr="00FE2326" w:rsidRDefault="00A30931" w:rsidP="00A30931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544" w:type="dxa"/>
          </w:tcPr>
          <w:p w14:paraId="2C254B24" w14:textId="77777777" w:rsidR="00A30931" w:rsidRPr="00FE2326" w:rsidRDefault="00CD40F8" w:rsidP="00A30931">
            <w:pPr>
              <w:pStyle w:val="TextoPLANETA"/>
            </w:pPr>
            <w:r>
              <w:t>Adición de fracciones</w:t>
            </w:r>
          </w:p>
        </w:tc>
        <w:tc>
          <w:tcPr>
            <w:tcW w:w="4551" w:type="dxa"/>
          </w:tcPr>
          <w:p w14:paraId="2DC063EB" w14:textId="77777777" w:rsidR="00A30931" w:rsidRPr="00A30931" w:rsidRDefault="00FC0A78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9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http://www.educaplus.org/play-93-Suma-de-fracciones.html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33294AFA" w14:textId="77777777" w:rsidTr="002E0D31">
        <w:tc>
          <w:tcPr>
            <w:tcW w:w="959" w:type="dxa"/>
          </w:tcPr>
          <w:p w14:paraId="6ED16153" w14:textId="77777777" w:rsidR="00A30931" w:rsidRPr="00FE2326" w:rsidRDefault="00A30931" w:rsidP="00A30931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544" w:type="dxa"/>
          </w:tcPr>
          <w:p w14:paraId="718F92D4" w14:textId="77777777" w:rsidR="00A30931" w:rsidRPr="00FE2326" w:rsidRDefault="008B56A6" w:rsidP="00A30931">
            <w:pPr>
              <w:pStyle w:val="TextoPLANETA"/>
            </w:pPr>
            <w:r>
              <w:t>Practica operaciones básicas con fracciones</w:t>
            </w:r>
          </w:p>
        </w:tc>
        <w:tc>
          <w:tcPr>
            <w:tcW w:w="4551" w:type="dxa"/>
          </w:tcPr>
          <w:p w14:paraId="2C00BB97" w14:textId="77777777" w:rsidR="00A30931" w:rsidRPr="00A30931" w:rsidRDefault="00FC0A78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50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http://www.thatquiz.org/es-3/matematicas/fraccion/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</w:tbl>
    <w:p w14:paraId="522E185C" w14:textId="77777777" w:rsidR="00134A9E" w:rsidRPr="00FE2326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4D695C76" w14:textId="77777777" w:rsidR="009D7E43" w:rsidRPr="00FE2326" w:rsidRDefault="009D7E43" w:rsidP="00F21DA8">
      <w:pPr>
        <w:spacing w:after="0"/>
        <w:rPr>
          <w:rFonts w:ascii="Arial" w:hAnsi="Arial" w:cs="Arial"/>
        </w:rPr>
      </w:pPr>
    </w:p>
    <w:sectPr w:rsidR="009D7E43" w:rsidRPr="00FE2326" w:rsidSect="00FC30C2">
      <w:headerReference w:type="even" r:id="rId51"/>
      <w:headerReference w:type="default" r:id="rId52"/>
      <w:pgSz w:w="12240" w:h="15840"/>
      <w:pgMar w:top="1417" w:right="1701" w:bottom="1417" w:left="1701" w:header="708" w:footer="708" w:gutter="0"/>
      <w:cols w:space="708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FA2CB3" w15:done="0"/>
  <w15:commentEx w15:paraId="6497E60E" w15:done="0"/>
  <w15:commentEx w15:paraId="1D8ADF98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3F4AD25" w14:textId="77777777" w:rsidR="00D071B8" w:rsidRDefault="00D071B8">
      <w:pPr>
        <w:spacing w:after="0"/>
      </w:pPr>
      <w:r>
        <w:separator/>
      </w:r>
    </w:p>
  </w:endnote>
  <w:endnote w:type="continuationSeparator" w:id="0">
    <w:p w14:paraId="08777CEF" w14:textId="77777777" w:rsidR="00D071B8" w:rsidRDefault="00D071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7241CE" w14:textId="77777777" w:rsidR="00D071B8" w:rsidRDefault="00D071B8">
      <w:pPr>
        <w:spacing w:after="0"/>
      </w:pPr>
      <w:r>
        <w:separator/>
      </w:r>
    </w:p>
  </w:footnote>
  <w:footnote w:type="continuationSeparator" w:id="0">
    <w:p w14:paraId="7C560A32" w14:textId="77777777" w:rsidR="00D071B8" w:rsidRDefault="00D071B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228658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788A7ED" w14:textId="77777777" w:rsidR="00CB28C9" w:rsidRDefault="00CB28C9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20095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C0A78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13DD1FBC" w14:textId="77777777" w:rsidR="00CB28C9" w:rsidRPr="00F16D37" w:rsidRDefault="00CB28C9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</w:t>
    </w:r>
    <w:r>
      <w:rPr>
        <w:rFonts w:ascii="Times" w:hAnsi="Times"/>
        <w:sz w:val="20"/>
        <w:szCs w:val="20"/>
        <w:lang w:val="es-ES"/>
      </w:rPr>
      <w:t>6</w:t>
    </w:r>
    <w:r w:rsidRPr="00FE4049">
      <w:rPr>
        <w:rFonts w:ascii="Times" w:hAnsi="Times"/>
        <w:sz w:val="20"/>
        <w:szCs w:val="20"/>
        <w:lang w:val="es-ES"/>
      </w:rPr>
      <w:t xml:space="preserve">. </w:t>
    </w:r>
    <w:r>
      <w:rPr>
        <w:b/>
        <w:sz w:val="22"/>
        <w:szCs w:val="22"/>
      </w:rPr>
      <w:t>Las operaciones con fracciones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2C3563"/>
    <w:multiLevelType w:val="hybridMultilevel"/>
    <w:tmpl w:val="056A2B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40D8"/>
    <w:multiLevelType w:val="multilevel"/>
    <w:tmpl w:val="DFAA42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E144B26"/>
    <w:multiLevelType w:val="multilevel"/>
    <w:tmpl w:val="7C2C2FB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1761E42"/>
    <w:multiLevelType w:val="hybridMultilevel"/>
    <w:tmpl w:val="C6A4127E"/>
    <w:lvl w:ilvl="0" w:tplc="DFA0A6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C602D"/>
    <w:multiLevelType w:val="hybridMultilevel"/>
    <w:tmpl w:val="B21EA454"/>
    <w:lvl w:ilvl="0" w:tplc="3030FB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82130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4177B5D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42E6C09"/>
    <w:multiLevelType w:val="multilevel"/>
    <w:tmpl w:val="E48675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70D0802"/>
    <w:multiLevelType w:val="hybridMultilevel"/>
    <w:tmpl w:val="7B04E992"/>
    <w:lvl w:ilvl="0" w:tplc="388257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92198C"/>
    <w:multiLevelType w:val="multilevel"/>
    <w:tmpl w:val="7294FF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>
    <w:nsid w:val="1EC23369"/>
    <w:multiLevelType w:val="multilevel"/>
    <w:tmpl w:val="036E07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1FA54171"/>
    <w:multiLevelType w:val="hybridMultilevel"/>
    <w:tmpl w:val="394ED176"/>
    <w:lvl w:ilvl="0" w:tplc="2DF2F4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24936395"/>
    <w:multiLevelType w:val="multilevel"/>
    <w:tmpl w:val="282EB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192B8B"/>
    <w:multiLevelType w:val="multilevel"/>
    <w:tmpl w:val="6E8E9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4">
    <w:nsid w:val="420A447A"/>
    <w:multiLevelType w:val="multilevel"/>
    <w:tmpl w:val="7A22E6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B0D6DC1"/>
    <w:multiLevelType w:val="hybridMultilevel"/>
    <w:tmpl w:val="CB58ACBA"/>
    <w:lvl w:ilvl="0" w:tplc="F39434A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147E1"/>
    <w:multiLevelType w:val="multilevel"/>
    <w:tmpl w:val="94260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84F0E15"/>
    <w:multiLevelType w:val="hybridMultilevel"/>
    <w:tmpl w:val="F5905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B02E02"/>
    <w:multiLevelType w:val="multilevel"/>
    <w:tmpl w:val="EEEC9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1B100D5"/>
    <w:multiLevelType w:val="multilevel"/>
    <w:tmpl w:val="3AC4D4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62D42FD2"/>
    <w:multiLevelType w:val="hybridMultilevel"/>
    <w:tmpl w:val="982E95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F95EF6"/>
    <w:multiLevelType w:val="multilevel"/>
    <w:tmpl w:val="38A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nsid w:val="6A5A57C9"/>
    <w:multiLevelType w:val="multilevel"/>
    <w:tmpl w:val="EB02435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7FBF25EB"/>
    <w:multiLevelType w:val="multilevel"/>
    <w:tmpl w:val="D3D89E5E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4"/>
  </w:num>
  <w:num w:numId="5">
    <w:abstractNumId w:val="5"/>
  </w:num>
  <w:num w:numId="6">
    <w:abstractNumId w:val="18"/>
  </w:num>
  <w:num w:numId="7">
    <w:abstractNumId w:val="21"/>
  </w:num>
  <w:num w:numId="8">
    <w:abstractNumId w:val="2"/>
  </w:num>
  <w:num w:numId="9">
    <w:abstractNumId w:val="8"/>
  </w:num>
  <w:num w:numId="10">
    <w:abstractNumId w:val="14"/>
  </w:num>
  <w:num w:numId="11">
    <w:abstractNumId w:val="6"/>
  </w:num>
  <w:num w:numId="12">
    <w:abstractNumId w:val="23"/>
  </w:num>
  <w:num w:numId="13">
    <w:abstractNumId w:val="22"/>
  </w:num>
  <w:num w:numId="14">
    <w:abstractNumId w:val="17"/>
  </w:num>
  <w:num w:numId="15">
    <w:abstractNumId w:val="10"/>
  </w:num>
  <w:num w:numId="16">
    <w:abstractNumId w:val="19"/>
  </w:num>
  <w:num w:numId="17">
    <w:abstractNumId w:val="13"/>
  </w:num>
  <w:num w:numId="18">
    <w:abstractNumId w:val="1"/>
  </w:num>
  <w:num w:numId="19">
    <w:abstractNumId w:val="9"/>
  </w:num>
  <w:num w:numId="20">
    <w:abstractNumId w:val="11"/>
  </w:num>
  <w:num w:numId="21">
    <w:abstractNumId w:val="12"/>
  </w:num>
  <w:num w:numId="22">
    <w:abstractNumId w:val="3"/>
  </w:num>
  <w:num w:numId="23">
    <w:abstractNumId w:val="0"/>
  </w:num>
  <w:num w:numId="2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20E3"/>
    <w:rsid w:val="000024C6"/>
    <w:rsid w:val="00003A91"/>
    <w:rsid w:val="000040E5"/>
    <w:rsid w:val="00004318"/>
    <w:rsid w:val="000045EE"/>
    <w:rsid w:val="000063E9"/>
    <w:rsid w:val="000064E2"/>
    <w:rsid w:val="00011A9A"/>
    <w:rsid w:val="00012056"/>
    <w:rsid w:val="00013D9F"/>
    <w:rsid w:val="00015B07"/>
    <w:rsid w:val="00015B82"/>
    <w:rsid w:val="00016723"/>
    <w:rsid w:val="000170D6"/>
    <w:rsid w:val="000177F1"/>
    <w:rsid w:val="00026345"/>
    <w:rsid w:val="000277F7"/>
    <w:rsid w:val="000278CC"/>
    <w:rsid w:val="00030E2D"/>
    <w:rsid w:val="00033394"/>
    <w:rsid w:val="00033A3A"/>
    <w:rsid w:val="000353D5"/>
    <w:rsid w:val="0003581C"/>
    <w:rsid w:val="00035A5C"/>
    <w:rsid w:val="00035DDC"/>
    <w:rsid w:val="00036F85"/>
    <w:rsid w:val="00037FDF"/>
    <w:rsid w:val="00040B51"/>
    <w:rsid w:val="0004273E"/>
    <w:rsid w:val="00042A94"/>
    <w:rsid w:val="000440D9"/>
    <w:rsid w:val="0004489C"/>
    <w:rsid w:val="00045CE8"/>
    <w:rsid w:val="000468AD"/>
    <w:rsid w:val="00046EB5"/>
    <w:rsid w:val="00046F41"/>
    <w:rsid w:val="00047627"/>
    <w:rsid w:val="00050768"/>
    <w:rsid w:val="00052087"/>
    <w:rsid w:val="00053744"/>
    <w:rsid w:val="00053FE8"/>
    <w:rsid w:val="00054A93"/>
    <w:rsid w:val="0005679F"/>
    <w:rsid w:val="00056BFD"/>
    <w:rsid w:val="00056FCF"/>
    <w:rsid w:val="000573A2"/>
    <w:rsid w:val="00057679"/>
    <w:rsid w:val="00057B9E"/>
    <w:rsid w:val="000629EA"/>
    <w:rsid w:val="00064F7F"/>
    <w:rsid w:val="0006509C"/>
    <w:rsid w:val="00070DA7"/>
    <w:rsid w:val="000716B5"/>
    <w:rsid w:val="0007415B"/>
    <w:rsid w:val="0007752C"/>
    <w:rsid w:val="00077DDA"/>
    <w:rsid w:val="000802B7"/>
    <w:rsid w:val="00081745"/>
    <w:rsid w:val="00081E63"/>
    <w:rsid w:val="000829AC"/>
    <w:rsid w:val="0008475A"/>
    <w:rsid w:val="00085D52"/>
    <w:rsid w:val="00086775"/>
    <w:rsid w:val="0008711D"/>
    <w:rsid w:val="000871E0"/>
    <w:rsid w:val="000874F7"/>
    <w:rsid w:val="00090E37"/>
    <w:rsid w:val="000924E5"/>
    <w:rsid w:val="00092A9D"/>
    <w:rsid w:val="000930DA"/>
    <w:rsid w:val="0009314C"/>
    <w:rsid w:val="0009379A"/>
    <w:rsid w:val="000943ED"/>
    <w:rsid w:val="00094671"/>
    <w:rsid w:val="000946C0"/>
    <w:rsid w:val="00096510"/>
    <w:rsid w:val="00097ACE"/>
    <w:rsid w:val="00097F50"/>
    <w:rsid w:val="000A070F"/>
    <w:rsid w:val="000A089B"/>
    <w:rsid w:val="000A1E5D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602F"/>
    <w:rsid w:val="000D0E70"/>
    <w:rsid w:val="000D19A3"/>
    <w:rsid w:val="000D3304"/>
    <w:rsid w:val="000D3AAA"/>
    <w:rsid w:val="000D5B1A"/>
    <w:rsid w:val="000D76CE"/>
    <w:rsid w:val="000E1629"/>
    <w:rsid w:val="000E16E2"/>
    <w:rsid w:val="000E1E66"/>
    <w:rsid w:val="000E50F5"/>
    <w:rsid w:val="000E56BF"/>
    <w:rsid w:val="000E57AF"/>
    <w:rsid w:val="000E7362"/>
    <w:rsid w:val="000F04AA"/>
    <w:rsid w:val="000F0C7A"/>
    <w:rsid w:val="000F3118"/>
    <w:rsid w:val="000F5DD6"/>
    <w:rsid w:val="000F7B46"/>
    <w:rsid w:val="001018BE"/>
    <w:rsid w:val="00101D89"/>
    <w:rsid w:val="00102266"/>
    <w:rsid w:val="00110761"/>
    <w:rsid w:val="0011245D"/>
    <w:rsid w:val="00112EDC"/>
    <w:rsid w:val="00121317"/>
    <w:rsid w:val="001239A8"/>
    <w:rsid w:val="001246F9"/>
    <w:rsid w:val="001300C4"/>
    <w:rsid w:val="001316BE"/>
    <w:rsid w:val="00131E07"/>
    <w:rsid w:val="00133089"/>
    <w:rsid w:val="0013385F"/>
    <w:rsid w:val="00134A9E"/>
    <w:rsid w:val="001354F3"/>
    <w:rsid w:val="00135E31"/>
    <w:rsid w:val="00136998"/>
    <w:rsid w:val="00140B08"/>
    <w:rsid w:val="00140D65"/>
    <w:rsid w:val="0014163F"/>
    <w:rsid w:val="001435BE"/>
    <w:rsid w:val="00144E87"/>
    <w:rsid w:val="0014659F"/>
    <w:rsid w:val="00147210"/>
    <w:rsid w:val="00147D40"/>
    <w:rsid w:val="00150A19"/>
    <w:rsid w:val="00152DB8"/>
    <w:rsid w:val="00155DDA"/>
    <w:rsid w:val="001561C2"/>
    <w:rsid w:val="00161D0A"/>
    <w:rsid w:val="00163E0E"/>
    <w:rsid w:val="00164C58"/>
    <w:rsid w:val="001738BE"/>
    <w:rsid w:val="0017540B"/>
    <w:rsid w:val="00175AA8"/>
    <w:rsid w:val="00176E21"/>
    <w:rsid w:val="00177A1F"/>
    <w:rsid w:val="001837E2"/>
    <w:rsid w:val="00183EBC"/>
    <w:rsid w:val="0018426E"/>
    <w:rsid w:val="0018784F"/>
    <w:rsid w:val="00191882"/>
    <w:rsid w:val="00193B1C"/>
    <w:rsid w:val="0019469F"/>
    <w:rsid w:val="00195E54"/>
    <w:rsid w:val="001A2B3A"/>
    <w:rsid w:val="001A42BD"/>
    <w:rsid w:val="001A4664"/>
    <w:rsid w:val="001A5A95"/>
    <w:rsid w:val="001A5E30"/>
    <w:rsid w:val="001B1F44"/>
    <w:rsid w:val="001B37F8"/>
    <w:rsid w:val="001B3DAF"/>
    <w:rsid w:val="001B4371"/>
    <w:rsid w:val="001B5F37"/>
    <w:rsid w:val="001C02A8"/>
    <w:rsid w:val="001C161B"/>
    <w:rsid w:val="001C519B"/>
    <w:rsid w:val="001C6229"/>
    <w:rsid w:val="001D182B"/>
    <w:rsid w:val="001D20B6"/>
    <w:rsid w:val="001D42D1"/>
    <w:rsid w:val="001D49CD"/>
    <w:rsid w:val="001D54D1"/>
    <w:rsid w:val="001D6E31"/>
    <w:rsid w:val="001E31B7"/>
    <w:rsid w:val="001E4180"/>
    <w:rsid w:val="001F0A81"/>
    <w:rsid w:val="001F16AE"/>
    <w:rsid w:val="001F1D22"/>
    <w:rsid w:val="001F1D8F"/>
    <w:rsid w:val="001F26C5"/>
    <w:rsid w:val="001F2873"/>
    <w:rsid w:val="001F391D"/>
    <w:rsid w:val="002022A7"/>
    <w:rsid w:val="00202823"/>
    <w:rsid w:val="0020303A"/>
    <w:rsid w:val="0020599A"/>
    <w:rsid w:val="00207C25"/>
    <w:rsid w:val="0021072A"/>
    <w:rsid w:val="00212435"/>
    <w:rsid w:val="00212459"/>
    <w:rsid w:val="00213FCA"/>
    <w:rsid w:val="00214515"/>
    <w:rsid w:val="00216706"/>
    <w:rsid w:val="002204AA"/>
    <w:rsid w:val="002209FB"/>
    <w:rsid w:val="00221108"/>
    <w:rsid w:val="0023016E"/>
    <w:rsid w:val="00230B4F"/>
    <w:rsid w:val="00232291"/>
    <w:rsid w:val="0023765B"/>
    <w:rsid w:val="002406F9"/>
    <w:rsid w:val="00243875"/>
    <w:rsid w:val="00244336"/>
    <w:rsid w:val="002471CF"/>
    <w:rsid w:val="002514C9"/>
    <w:rsid w:val="00252A72"/>
    <w:rsid w:val="002565F9"/>
    <w:rsid w:val="00257DDB"/>
    <w:rsid w:val="00261EBE"/>
    <w:rsid w:val="002632B2"/>
    <w:rsid w:val="00264B58"/>
    <w:rsid w:val="002669A0"/>
    <w:rsid w:val="00266F4B"/>
    <w:rsid w:val="00272066"/>
    <w:rsid w:val="00272B00"/>
    <w:rsid w:val="00273007"/>
    <w:rsid w:val="00274ADE"/>
    <w:rsid w:val="00276C9D"/>
    <w:rsid w:val="00280E92"/>
    <w:rsid w:val="002814E9"/>
    <w:rsid w:val="00285778"/>
    <w:rsid w:val="00285811"/>
    <w:rsid w:val="002875EC"/>
    <w:rsid w:val="002939C9"/>
    <w:rsid w:val="002973CB"/>
    <w:rsid w:val="002A07B3"/>
    <w:rsid w:val="002A1DF9"/>
    <w:rsid w:val="002A1E54"/>
    <w:rsid w:val="002A239D"/>
    <w:rsid w:val="002A239E"/>
    <w:rsid w:val="002A37CF"/>
    <w:rsid w:val="002A6B17"/>
    <w:rsid w:val="002A6C11"/>
    <w:rsid w:val="002A768B"/>
    <w:rsid w:val="002B0F59"/>
    <w:rsid w:val="002B253B"/>
    <w:rsid w:val="002B7F62"/>
    <w:rsid w:val="002B7F88"/>
    <w:rsid w:val="002C194D"/>
    <w:rsid w:val="002C2770"/>
    <w:rsid w:val="002C3F4B"/>
    <w:rsid w:val="002C5ADE"/>
    <w:rsid w:val="002C6CDA"/>
    <w:rsid w:val="002C7D17"/>
    <w:rsid w:val="002D1656"/>
    <w:rsid w:val="002D254F"/>
    <w:rsid w:val="002D2B46"/>
    <w:rsid w:val="002D2FE7"/>
    <w:rsid w:val="002D64B5"/>
    <w:rsid w:val="002E080E"/>
    <w:rsid w:val="002E0A3A"/>
    <w:rsid w:val="002E0D31"/>
    <w:rsid w:val="002E34D4"/>
    <w:rsid w:val="002E7393"/>
    <w:rsid w:val="002F3FB5"/>
    <w:rsid w:val="002F5101"/>
    <w:rsid w:val="002F74C3"/>
    <w:rsid w:val="003030CE"/>
    <w:rsid w:val="00304F3E"/>
    <w:rsid w:val="00305F48"/>
    <w:rsid w:val="0030709A"/>
    <w:rsid w:val="0030735E"/>
    <w:rsid w:val="00312693"/>
    <w:rsid w:val="00312A3B"/>
    <w:rsid w:val="00312F78"/>
    <w:rsid w:val="00313185"/>
    <w:rsid w:val="003139FA"/>
    <w:rsid w:val="00314A32"/>
    <w:rsid w:val="003150E5"/>
    <w:rsid w:val="00315470"/>
    <w:rsid w:val="00316244"/>
    <w:rsid w:val="00317F68"/>
    <w:rsid w:val="0032206E"/>
    <w:rsid w:val="0032234E"/>
    <w:rsid w:val="00322D61"/>
    <w:rsid w:val="00323B2C"/>
    <w:rsid w:val="00324493"/>
    <w:rsid w:val="00324E6A"/>
    <w:rsid w:val="00325653"/>
    <w:rsid w:val="00326FC9"/>
    <w:rsid w:val="00326FCA"/>
    <w:rsid w:val="003270F6"/>
    <w:rsid w:val="00327549"/>
    <w:rsid w:val="0033015E"/>
    <w:rsid w:val="00330951"/>
    <w:rsid w:val="00331E66"/>
    <w:rsid w:val="00332709"/>
    <w:rsid w:val="00333D4F"/>
    <w:rsid w:val="00336A2C"/>
    <w:rsid w:val="0033743D"/>
    <w:rsid w:val="00340782"/>
    <w:rsid w:val="00342521"/>
    <w:rsid w:val="00346730"/>
    <w:rsid w:val="003471C8"/>
    <w:rsid w:val="00347250"/>
    <w:rsid w:val="00347BA5"/>
    <w:rsid w:val="00350AB9"/>
    <w:rsid w:val="00350DF5"/>
    <w:rsid w:val="003521B0"/>
    <w:rsid w:val="003524CB"/>
    <w:rsid w:val="003534B8"/>
    <w:rsid w:val="00353927"/>
    <w:rsid w:val="003556F1"/>
    <w:rsid w:val="00356434"/>
    <w:rsid w:val="0035791B"/>
    <w:rsid w:val="00362BCE"/>
    <w:rsid w:val="0036393A"/>
    <w:rsid w:val="003651A2"/>
    <w:rsid w:val="00365A47"/>
    <w:rsid w:val="0036644C"/>
    <w:rsid w:val="00376179"/>
    <w:rsid w:val="00376B66"/>
    <w:rsid w:val="003812EB"/>
    <w:rsid w:val="0038315B"/>
    <w:rsid w:val="0038338B"/>
    <w:rsid w:val="0038456F"/>
    <w:rsid w:val="00385C30"/>
    <w:rsid w:val="00385E3E"/>
    <w:rsid w:val="00386ABD"/>
    <w:rsid w:val="003926E6"/>
    <w:rsid w:val="00393AF2"/>
    <w:rsid w:val="00394AE7"/>
    <w:rsid w:val="00395F9D"/>
    <w:rsid w:val="00396E33"/>
    <w:rsid w:val="003A0493"/>
    <w:rsid w:val="003A1C94"/>
    <w:rsid w:val="003A26A1"/>
    <w:rsid w:val="003A2A39"/>
    <w:rsid w:val="003A3208"/>
    <w:rsid w:val="003A5FBA"/>
    <w:rsid w:val="003A63E0"/>
    <w:rsid w:val="003A6E21"/>
    <w:rsid w:val="003A784A"/>
    <w:rsid w:val="003B0407"/>
    <w:rsid w:val="003B079E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2B"/>
    <w:rsid w:val="003C6ADD"/>
    <w:rsid w:val="003C6C1F"/>
    <w:rsid w:val="003D026B"/>
    <w:rsid w:val="003D099A"/>
    <w:rsid w:val="003D0B91"/>
    <w:rsid w:val="003D2085"/>
    <w:rsid w:val="003D2368"/>
    <w:rsid w:val="003D362C"/>
    <w:rsid w:val="003D7997"/>
    <w:rsid w:val="003E024E"/>
    <w:rsid w:val="003E036B"/>
    <w:rsid w:val="003E06C0"/>
    <w:rsid w:val="003E0C59"/>
    <w:rsid w:val="003E1651"/>
    <w:rsid w:val="003E1A2E"/>
    <w:rsid w:val="003E1BE1"/>
    <w:rsid w:val="003E39CA"/>
    <w:rsid w:val="003E481D"/>
    <w:rsid w:val="003E6C21"/>
    <w:rsid w:val="003F069B"/>
    <w:rsid w:val="003F1B3A"/>
    <w:rsid w:val="003F2984"/>
    <w:rsid w:val="003F2F74"/>
    <w:rsid w:val="003F386F"/>
    <w:rsid w:val="003F3EE5"/>
    <w:rsid w:val="003F3F62"/>
    <w:rsid w:val="003F42C3"/>
    <w:rsid w:val="003F4DDB"/>
    <w:rsid w:val="003F6E14"/>
    <w:rsid w:val="003F7179"/>
    <w:rsid w:val="004008B7"/>
    <w:rsid w:val="00404CF7"/>
    <w:rsid w:val="00405BEF"/>
    <w:rsid w:val="00407C56"/>
    <w:rsid w:val="00412E0F"/>
    <w:rsid w:val="00415DF0"/>
    <w:rsid w:val="00416B09"/>
    <w:rsid w:val="00417687"/>
    <w:rsid w:val="00422B02"/>
    <w:rsid w:val="00422E13"/>
    <w:rsid w:val="00424E87"/>
    <w:rsid w:val="0042512A"/>
    <w:rsid w:val="00425943"/>
    <w:rsid w:val="004274ED"/>
    <w:rsid w:val="004274FA"/>
    <w:rsid w:val="004305FA"/>
    <w:rsid w:val="00435A8E"/>
    <w:rsid w:val="00436E0A"/>
    <w:rsid w:val="00440AF7"/>
    <w:rsid w:val="0044314A"/>
    <w:rsid w:val="004434F2"/>
    <w:rsid w:val="00446FBC"/>
    <w:rsid w:val="004506D7"/>
    <w:rsid w:val="00453176"/>
    <w:rsid w:val="00453D0F"/>
    <w:rsid w:val="00453DA5"/>
    <w:rsid w:val="004559D3"/>
    <w:rsid w:val="00455E58"/>
    <w:rsid w:val="004560A8"/>
    <w:rsid w:val="0046182F"/>
    <w:rsid w:val="00461BC5"/>
    <w:rsid w:val="0046460F"/>
    <w:rsid w:val="004664B8"/>
    <w:rsid w:val="0046708B"/>
    <w:rsid w:val="004725E5"/>
    <w:rsid w:val="004756AC"/>
    <w:rsid w:val="0047645C"/>
    <w:rsid w:val="004773D2"/>
    <w:rsid w:val="004802CB"/>
    <w:rsid w:val="0048119B"/>
    <w:rsid w:val="00482535"/>
    <w:rsid w:val="00484123"/>
    <w:rsid w:val="00484A58"/>
    <w:rsid w:val="00485A1B"/>
    <w:rsid w:val="0048724B"/>
    <w:rsid w:val="0048783D"/>
    <w:rsid w:val="004905D5"/>
    <w:rsid w:val="00491E50"/>
    <w:rsid w:val="00493A29"/>
    <w:rsid w:val="00493EBC"/>
    <w:rsid w:val="00494824"/>
    <w:rsid w:val="004A0CD0"/>
    <w:rsid w:val="004A21A2"/>
    <w:rsid w:val="004A2C4B"/>
    <w:rsid w:val="004A3952"/>
    <w:rsid w:val="004A4334"/>
    <w:rsid w:val="004A6044"/>
    <w:rsid w:val="004A6E6E"/>
    <w:rsid w:val="004B21D1"/>
    <w:rsid w:val="004B3037"/>
    <w:rsid w:val="004B3939"/>
    <w:rsid w:val="004B47F2"/>
    <w:rsid w:val="004B6B94"/>
    <w:rsid w:val="004B79BD"/>
    <w:rsid w:val="004B7F8D"/>
    <w:rsid w:val="004C2881"/>
    <w:rsid w:val="004C46B1"/>
    <w:rsid w:val="004C4869"/>
    <w:rsid w:val="004C5889"/>
    <w:rsid w:val="004C7D0C"/>
    <w:rsid w:val="004D3002"/>
    <w:rsid w:val="004D3CE0"/>
    <w:rsid w:val="004D65E8"/>
    <w:rsid w:val="004D7C1C"/>
    <w:rsid w:val="004E0C44"/>
    <w:rsid w:val="004E171D"/>
    <w:rsid w:val="004E50F2"/>
    <w:rsid w:val="004E5E51"/>
    <w:rsid w:val="004E742B"/>
    <w:rsid w:val="004F341B"/>
    <w:rsid w:val="004F6AE7"/>
    <w:rsid w:val="00502426"/>
    <w:rsid w:val="00502BE5"/>
    <w:rsid w:val="00503061"/>
    <w:rsid w:val="00503AB4"/>
    <w:rsid w:val="00506975"/>
    <w:rsid w:val="005113BC"/>
    <w:rsid w:val="00512FAD"/>
    <w:rsid w:val="005132E7"/>
    <w:rsid w:val="00513D1A"/>
    <w:rsid w:val="005141D9"/>
    <w:rsid w:val="005150B5"/>
    <w:rsid w:val="00515332"/>
    <w:rsid w:val="005158CD"/>
    <w:rsid w:val="005167CF"/>
    <w:rsid w:val="00517268"/>
    <w:rsid w:val="00517426"/>
    <w:rsid w:val="00517E60"/>
    <w:rsid w:val="00521FFB"/>
    <w:rsid w:val="005229BD"/>
    <w:rsid w:val="00522E49"/>
    <w:rsid w:val="00523EF5"/>
    <w:rsid w:val="00525BD4"/>
    <w:rsid w:val="00525FE2"/>
    <w:rsid w:val="005273B3"/>
    <w:rsid w:val="005319D0"/>
    <w:rsid w:val="00531CF8"/>
    <w:rsid w:val="00533553"/>
    <w:rsid w:val="0053396A"/>
    <w:rsid w:val="005348E1"/>
    <w:rsid w:val="0053628B"/>
    <w:rsid w:val="0054022B"/>
    <w:rsid w:val="005407D1"/>
    <w:rsid w:val="00541888"/>
    <w:rsid w:val="00541D80"/>
    <w:rsid w:val="00542BF6"/>
    <w:rsid w:val="00545BE9"/>
    <w:rsid w:val="00550059"/>
    <w:rsid w:val="00550CBB"/>
    <w:rsid w:val="00551B2D"/>
    <w:rsid w:val="005543A0"/>
    <w:rsid w:val="005556BA"/>
    <w:rsid w:val="0055598D"/>
    <w:rsid w:val="00556554"/>
    <w:rsid w:val="00557707"/>
    <w:rsid w:val="00557857"/>
    <w:rsid w:val="00557DB9"/>
    <w:rsid w:val="00561243"/>
    <w:rsid w:val="00561431"/>
    <w:rsid w:val="00561572"/>
    <w:rsid w:val="005615B8"/>
    <w:rsid w:val="005633BD"/>
    <w:rsid w:val="0056372C"/>
    <w:rsid w:val="00564275"/>
    <w:rsid w:val="0056759D"/>
    <w:rsid w:val="005700AC"/>
    <w:rsid w:val="00570BAE"/>
    <w:rsid w:val="00571AE9"/>
    <w:rsid w:val="00572014"/>
    <w:rsid w:val="005726E4"/>
    <w:rsid w:val="00572B35"/>
    <w:rsid w:val="00573021"/>
    <w:rsid w:val="00574A97"/>
    <w:rsid w:val="00576218"/>
    <w:rsid w:val="00577D57"/>
    <w:rsid w:val="0058045F"/>
    <w:rsid w:val="0058495E"/>
    <w:rsid w:val="005852AD"/>
    <w:rsid w:val="00587381"/>
    <w:rsid w:val="005919AA"/>
    <w:rsid w:val="005939BA"/>
    <w:rsid w:val="00593DFD"/>
    <w:rsid w:val="005A3B16"/>
    <w:rsid w:val="005A40CA"/>
    <w:rsid w:val="005A4C1A"/>
    <w:rsid w:val="005B0283"/>
    <w:rsid w:val="005B1B97"/>
    <w:rsid w:val="005B35C1"/>
    <w:rsid w:val="005B5CA7"/>
    <w:rsid w:val="005B61F4"/>
    <w:rsid w:val="005B648B"/>
    <w:rsid w:val="005B6E01"/>
    <w:rsid w:val="005C0797"/>
    <w:rsid w:val="005C2112"/>
    <w:rsid w:val="005C2681"/>
    <w:rsid w:val="005C40A1"/>
    <w:rsid w:val="005C44F9"/>
    <w:rsid w:val="005D0909"/>
    <w:rsid w:val="005D1738"/>
    <w:rsid w:val="005D21BC"/>
    <w:rsid w:val="005D2E06"/>
    <w:rsid w:val="005D3558"/>
    <w:rsid w:val="005D3C97"/>
    <w:rsid w:val="005D3FA9"/>
    <w:rsid w:val="005D4960"/>
    <w:rsid w:val="005D4BD0"/>
    <w:rsid w:val="005D5078"/>
    <w:rsid w:val="005D783D"/>
    <w:rsid w:val="005E227B"/>
    <w:rsid w:val="005E40AA"/>
    <w:rsid w:val="005E48E2"/>
    <w:rsid w:val="005E7549"/>
    <w:rsid w:val="005E7C7A"/>
    <w:rsid w:val="005F118D"/>
    <w:rsid w:val="005F1BBA"/>
    <w:rsid w:val="005F226C"/>
    <w:rsid w:val="005F4DA4"/>
    <w:rsid w:val="005F6EB6"/>
    <w:rsid w:val="005F7A19"/>
    <w:rsid w:val="005F7ADA"/>
    <w:rsid w:val="00601256"/>
    <w:rsid w:val="00604376"/>
    <w:rsid w:val="00605A4C"/>
    <w:rsid w:val="00610EBA"/>
    <w:rsid w:val="0061136C"/>
    <w:rsid w:val="006123A5"/>
    <w:rsid w:val="00612D36"/>
    <w:rsid w:val="006141AB"/>
    <w:rsid w:val="0061569F"/>
    <w:rsid w:val="0061607C"/>
    <w:rsid w:val="00616DBC"/>
    <w:rsid w:val="00617660"/>
    <w:rsid w:val="0061799C"/>
    <w:rsid w:val="00620174"/>
    <w:rsid w:val="0062043E"/>
    <w:rsid w:val="00621979"/>
    <w:rsid w:val="00622ADD"/>
    <w:rsid w:val="006242A7"/>
    <w:rsid w:val="0062484A"/>
    <w:rsid w:val="00626C9A"/>
    <w:rsid w:val="00631109"/>
    <w:rsid w:val="00633C30"/>
    <w:rsid w:val="006346A2"/>
    <w:rsid w:val="00634E6B"/>
    <w:rsid w:val="00637159"/>
    <w:rsid w:val="00642768"/>
    <w:rsid w:val="00645669"/>
    <w:rsid w:val="00645DC2"/>
    <w:rsid w:val="0065038E"/>
    <w:rsid w:val="0065158C"/>
    <w:rsid w:val="00651CAD"/>
    <w:rsid w:val="00653EB9"/>
    <w:rsid w:val="006603DE"/>
    <w:rsid w:val="00661990"/>
    <w:rsid w:val="00664AA9"/>
    <w:rsid w:val="00665316"/>
    <w:rsid w:val="00665B52"/>
    <w:rsid w:val="00670091"/>
    <w:rsid w:val="006769B2"/>
    <w:rsid w:val="006770FD"/>
    <w:rsid w:val="00677D02"/>
    <w:rsid w:val="0068354A"/>
    <w:rsid w:val="0068378A"/>
    <w:rsid w:val="0068736B"/>
    <w:rsid w:val="00687DBC"/>
    <w:rsid w:val="00690A23"/>
    <w:rsid w:val="0069130B"/>
    <w:rsid w:val="006924A0"/>
    <w:rsid w:val="00692540"/>
    <w:rsid w:val="00692844"/>
    <w:rsid w:val="006959E5"/>
    <w:rsid w:val="00695B29"/>
    <w:rsid w:val="006A0494"/>
    <w:rsid w:val="006A0953"/>
    <w:rsid w:val="006A1381"/>
    <w:rsid w:val="006A16FC"/>
    <w:rsid w:val="006A2D60"/>
    <w:rsid w:val="006A449D"/>
    <w:rsid w:val="006A493A"/>
    <w:rsid w:val="006A5363"/>
    <w:rsid w:val="006A5810"/>
    <w:rsid w:val="006A70CF"/>
    <w:rsid w:val="006A7C78"/>
    <w:rsid w:val="006B0124"/>
    <w:rsid w:val="006B0FA4"/>
    <w:rsid w:val="006B1718"/>
    <w:rsid w:val="006B4CD5"/>
    <w:rsid w:val="006C075F"/>
    <w:rsid w:val="006C17DF"/>
    <w:rsid w:val="006C4119"/>
    <w:rsid w:val="006C46A1"/>
    <w:rsid w:val="006C62F9"/>
    <w:rsid w:val="006C690F"/>
    <w:rsid w:val="006D11F6"/>
    <w:rsid w:val="006D24A3"/>
    <w:rsid w:val="006D3E7D"/>
    <w:rsid w:val="006D4074"/>
    <w:rsid w:val="006D785E"/>
    <w:rsid w:val="006E04FF"/>
    <w:rsid w:val="006E2E6F"/>
    <w:rsid w:val="006E32A2"/>
    <w:rsid w:val="006E3DFC"/>
    <w:rsid w:val="006E3FCB"/>
    <w:rsid w:val="006E73F7"/>
    <w:rsid w:val="006E7704"/>
    <w:rsid w:val="006F0904"/>
    <w:rsid w:val="006F3F0A"/>
    <w:rsid w:val="006F7D3C"/>
    <w:rsid w:val="0070244F"/>
    <w:rsid w:val="00702D33"/>
    <w:rsid w:val="007040A5"/>
    <w:rsid w:val="00704D28"/>
    <w:rsid w:val="00706A0F"/>
    <w:rsid w:val="00706AB7"/>
    <w:rsid w:val="00706E6D"/>
    <w:rsid w:val="00706FEB"/>
    <w:rsid w:val="007070AC"/>
    <w:rsid w:val="007109CF"/>
    <w:rsid w:val="007114E8"/>
    <w:rsid w:val="007173B7"/>
    <w:rsid w:val="007211E6"/>
    <w:rsid w:val="00723E98"/>
    <w:rsid w:val="00724705"/>
    <w:rsid w:val="00724CA8"/>
    <w:rsid w:val="00725D66"/>
    <w:rsid w:val="00726376"/>
    <w:rsid w:val="007300AE"/>
    <w:rsid w:val="007311BE"/>
    <w:rsid w:val="00733338"/>
    <w:rsid w:val="00736490"/>
    <w:rsid w:val="007415A9"/>
    <w:rsid w:val="00741906"/>
    <w:rsid w:val="00741C41"/>
    <w:rsid w:val="00742DFC"/>
    <w:rsid w:val="007454E3"/>
    <w:rsid w:val="007466A1"/>
    <w:rsid w:val="00747361"/>
    <w:rsid w:val="0075026C"/>
    <w:rsid w:val="007530AF"/>
    <w:rsid w:val="0075379D"/>
    <w:rsid w:val="00753E7B"/>
    <w:rsid w:val="007574BF"/>
    <w:rsid w:val="00757CF0"/>
    <w:rsid w:val="00765000"/>
    <w:rsid w:val="007661EC"/>
    <w:rsid w:val="0077084B"/>
    <w:rsid w:val="00771708"/>
    <w:rsid w:val="007717F3"/>
    <w:rsid w:val="00772B97"/>
    <w:rsid w:val="00773DE0"/>
    <w:rsid w:val="00774F39"/>
    <w:rsid w:val="00780218"/>
    <w:rsid w:val="00780595"/>
    <w:rsid w:val="007814A8"/>
    <w:rsid w:val="00782988"/>
    <w:rsid w:val="00782D81"/>
    <w:rsid w:val="00783621"/>
    <w:rsid w:val="007838F6"/>
    <w:rsid w:val="00783C10"/>
    <w:rsid w:val="00784158"/>
    <w:rsid w:val="00785214"/>
    <w:rsid w:val="00785E93"/>
    <w:rsid w:val="00785F84"/>
    <w:rsid w:val="007864B8"/>
    <w:rsid w:val="00787A56"/>
    <w:rsid w:val="0079050E"/>
    <w:rsid w:val="0079187E"/>
    <w:rsid w:val="00791AD7"/>
    <w:rsid w:val="00793B45"/>
    <w:rsid w:val="00793CD6"/>
    <w:rsid w:val="00794716"/>
    <w:rsid w:val="00794815"/>
    <w:rsid w:val="00797AF2"/>
    <w:rsid w:val="007A0EDA"/>
    <w:rsid w:val="007A45A9"/>
    <w:rsid w:val="007A6FCA"/>
    <w:rsid w:val="007A7625"/>
    <w:rsid w:val="007B08A6"/>
    <w:rsid w:val="007B0BD9"/>
    <w:rsid w:val="007B0BEE"/>
    <w:rsid w:val="007B2236"/>
    <w:rsid w:val="007B23C9"/>
    <w:rsid w:val="007B341F"/>
    <w:rsid w:val="007B54A2"/>
    <w:rsid w:val="007B57AD"/>
    <w:rsid w:val="007C07BE"/>
    <w:rsid w:val="007C192C"/>
    <w:rsid w:val="007C5226"/>
    <w:rsid w:val="007D2B1E"/>
    <w:rsid w:val="007D2D61"/>
    <w:rsid w:val="007E24B0"/>
    <w:rsid w:val="007E36B5"/>
    <w:rsid w:val="007E6B4B"/>
    <w:rsid w:val="007F0867"/>
    <w:rsid w:val="007F27B1"/>
    <w:rsid w:val="007F2B3E"/>
    <w:rsid w:val="007F4768"/>
    <w:rsid w:val="007F4CA9"/>
    <w:rsid w:val="007F4F55"/>
    <w:rsid w:val="007F51B3"/>
    <w:rsid w:val="007F58A3"/>
    <w:rsid w:val="007F6A35"/>
    <w:rsid w:val="00800ED8"/>
    <w:rsid w:val="00804B8D"/>
    <w:rsid w:val="00804E08"/>
    <w:rsid w:val="00806DFA"/>
    <w:rsid w:val="00810A81"/>
    <w:rsid w:val="008119A3"/>
    <w:rsid w:val="00812894"/>
    <w:rsid w:val="00813C78"/>
    <w:rsid w:val="0081772D"/>
    <w:rsid w:val="00820E89"/>
    <w:rsid w:val="00821CEC"/>
    <w:rsid w:val="00824138"/>
    <w:rsid w:val="008242C3"/>
    <w:rsid w:val="0082620B"/>
    <w:rsid w:val="00826289"/>
    <w:rsid w:val="0082771A"/>
    <w:rsid w:val="008278AE"/>
    <w:rsid w:val="00827F9B"/>
    <w:rsid w:val="00830978"/>
    <w:rsid w:val="008316B8"/>
    <w:rsid w:val="00832225"/>
    <w:rsid w:val="00833317"/>
    <w:rsid w:val="00834AF9"/>
    <w:rsid w:val="008420C8"/>
    <w:rsid w:val="008421CC"/>
    <w:rsid w:val="00842252"/>
    <w:rsid w:val="0084479D"/>
    <w:rsid w:val="00845BED"/>
    <w:rsid w:val="00845E19"/>
    <w:rsid w:val="00846BA6"/>
    <w:rsid w:val="008476F6"/>
    <w:rsid w:val="00847EA7"/>
    <w:rsid w:val="00850A49"/>
    <w:rsid w:val="0085340A"/>
    <w:rsid w:val="00854B41"/>
    <w:rsid w:val="0085575E"/>
    <w:rsid w:val="00860F88"/>
    <w:rsid w:val="008648CE"/>
    <w:rsid w:val="00864B03"/>
    <w:rsid w:val="00864FE2"/>
    <w:rsid w:val="0086569F"/>
    <w:rsid w:val="008700B1"/>
    <w:rsid w:val="00870987"/>
    <w:rsid w:val="00871D79"/>
    <w:rsid w:val="0087270D"/>
    <w:rsid w:val="00872B3E"/>
    <w:rsid w:val="00872E77"/>
    <w:rsid w:val="00875612"/>
    <w:rsid w:val="008809A1"/>
    <w:rsid w:val="008819B4"/>
    <w:rsid w:val="008825B3"/>
    <w:rsid w:val="0088291C"/>
    <w:rsid w:val="00886BE2"/>
    <w:rsid w:val="0089265D"/>
    <w:rsid w:val="00893017"/>
    <w:rsid w:val="008969D0"/>
    <w:rsid w:val="008975A5"/>
    <w:rsid w:val="008A00D9"/>
    <w:rsid w:val="008A0201"/>
    <w:rsid w:val="008A0774"/>
    <w:rsid w:val="008A0D4A"/>
    <w:rsid w:val="008A1BD7"/>
    <w:rsid w:val="008A2F19"/>
    <w:rsid w:val="008A4D14"/>
    <w:rsid w:val="008A51E7"/>
    <w:rsid w:val="008A7E11"/>
    <w:rsid w:val="008B02A3"/>
    <w:rsid w:val="008B03F7"/>
    <w:rsid w:val="008B0F0D"/>
    <w:rsid w:val="008B4C96"/>
    <w:rsid w:val="008B56A6"/>
    <w:rsid w:val="008B6F21"/>
    <w:rsid w:val="008B78B3"/>
    <w:rsid w:val="008C0571"/>
    <w:rsid w:val="008C1536"/>
    <w:rsid w:val="008C184A"/>
    <w:rsid w:val="008C1B5B"/>
    <w:rsid w:val="008C2F46"/>
    <w:rsid w:val="008C3C24"/>
    <w:rsid w:val="008C4647"/>
    <w:rsid w:val="008C4EBD"/>
    <w:rsid w:val="008C6D7A"/>
    <w:rsid w:val="008D1480"/>
    <w:rsid w:val="008D33F3"/>
    <w:rsid w:val="008D3EFF"/>
    <w:rsid w:val="008D4A75"/>
    <w:rsid w:val="008D4E2E"/>
    <w:rsid w:val="008D5541"/>
    <w:rsid w:val="008D6275"/>
    <w:rsid w:val="008D6FD5"/>
    <w:rsid w:val="008D7C57"/>
    <w:rsid w:val="008E2DE9"/>
    <w:rsid w:val="008E43FD"/>
    <w:rsid w:val="008E55AF"/>
    <w:rsid w:val="008E5A55"/>
    <w:rsid w:val="008F04B5"/>
    <w:rsid w:val="008F2C6B"/>
    <w:rsid w:val="008F3316"/>
    <w:rsid w:val="008F4B10"/>
    <w:rsid w:val="008F70FB"/>
    <w:rsid w:val="00902711"/>
    <w:rsid w:val="009037BD"/>
    <w:rsid w:val="00904A13"/>
    <w:rsid w:val="00905F4B"/>
    <w:rsid w:val="00906CE6"/>
    <w:rsid w:val="009074D5"/>
    <w:rsid w:val="00907B2A"/>
    <w:rsid w:val="00907EC6"/>
    <w:rsid w:val="00912B3C"/>
    <w:rsid w:val="00912EB2"/>
    <w:rsid w:val="009153F5"/>
    <w:rsid w:val="00927CC1"/>
    <w:rsid w:val="009312D0"/>
    <w:rsid w:val="00932347"/>
    <w:rsid w:val="00933631"/>
    <w:rsid w:val="00933D7A"/>
    <w:rsid w:val="009357BB"/>
    <w:rsid w:val="00936E29"/>
    <w:rsid w:val="0093732D"/>
    <w:rsid w:val="00937DA9"/>
    <w:rsid w:val="00942AF2"/>
    <w:rsid w:val="00943243"/>
    <w:rsid w:val="00945604"/>
    <w:rsid w:val="00952817"/>
    <w:rsid w:val="00952A91"/>
    <w:rsid w:val="009530DD"/>
    <w:rsid w:val="0095345F"/>
    <w:rsid w:val="0095355B"/>
    <w:rsid w:val="00955009"/>
    <w:rsid w:val="009604C5"/>
    <w:rsid w:val="00962623"/>
    <w:rsid w:val="00963B92"/>
    <w:rsid w:val="00963CC3"/>
    <w:rsid w:val="009655BE"/>
    <w:rsid w:val="009661D3"/>
    <w:rsid w:val="009703E1"/>
    <w:rsid w:val="00971E52"/>
    <w:rsid w:val="0097340D"/>
    <w:rsid w:val="00976A1A"/>
    <w:rsid w:val="0098031F"/>
    <w:rsid w:val="00983629"/>
    <w:rsid w:val="00983842"/>
    <w:rsid w:val="009842BE"/>
    <w:rsid w:val="00984C03"/>
    <w:rsid w:val="009873E2"/>
    <w:rsid w:val="00987B53"/>
    <w:rsid w:val="0099027B"/>
    <w:rsid w:val="00994885"/>
    <w:rsid w:val="009962E8"/>
    <w:rsid w:val="009963B3"/>
    <w:rsid w:val="009A078B"/>
    <w:rsid w:val="009A285F"/>
    <w:rsid w:val="009A29B1"/>
    <w:rsid w:val="009A5751"/>
    <w:rsid w:val="009A67C8"/>
    <w:rsid w:val="009B12F9"/>
    <w:rsid w:val="009B1C3D"/>
    <w:rsid w:val="009B2287"/>
    <w:rsid w:val="009B3163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818"/>
    <w:rsid w:val="009E3B06"/>
    <w:rsid w:val="009E58FB"/>
    <w:rsid w:val="009E601B"/>
    <w:rsid w:val="009F02B2"/>
    <w:rsid w:val="009F03B0"/>
    <w:rsid w:val="009F182E"/>
    <w:rsid w:val="009F205C"/>
    <w:rsid w:val="009F25C1"/>
    <w:rsid w:val="009F3A09"/>
    <w:rsid w:val="009F3E7C"/>
    <w:rsid w:val="009F4AE0"/>
    <w:rsid w:val="00A00B50"/>
    <w:rsid w:val="00A0258A"/>
    <w:rsid w:val="00A03F95"/>
    <w:rsid w:val="00A055BC"/>
    <w:rsid w:val="00A05739"/>
    <w:rsid w:val="00A0614A"/>
    <w:rsid w:val="00A1083C"/>
    <w:rsid w:val="00A12324"/>
    <w:rsid w:val="00A1377B"/>
    <w:rsid w:val="00A15085"/>
    <w:rsid w:val="00A15964"/>
    <w:rsid w:val="00A15D9D"/>
    <w:rsid w:val="00A16307"/>
    <w:rsid w:val="00A16E62"/>
    <w:rsid w:val="00A21C89"/>
    <w:rsid w:val="00A25ED0"/>
    <w:rsid w:val="00A305A9"/>
    <w:rsid w:val="00A30931"/>
    <w:rsid w:val="00A31F94"/>
    <w:rsid w:val="00A31FC9"/>
    <w:rsid w:val="00A34F0F"/>
    <w:rsid w:val="00A3663B"/>
    <w:rsid w:val="00A41CEE"/>
    <w:rsid w:val="00A421A3"/>
    <w:rsid w:val="00A433E0"/>
    <w:rsid w:val="00A43806"/>
    <w:rsid w:val="00A45D50"/>
    <w:rsid w:val="00A46B4A"/>
    <w:rsid w:val="00A47C12"/>
    <w:rsid w:val="00A5091D"/>
    <w:rsid w:val="00A51BE5"/>
    <w:rsid w:val="00A52066"/>
    <w:rsid w:val="00A538C1"/>
    <w:rsid w:val="00A53A8C"/>
    <w:rsid w:val="00A5457B"/>
    <w:rsid w:val="00A55F33"/>
    <w:rsid w:val="00A56F58"/>
    <w:rsid w:val="00A6198D"/>
    <w:rsid w:val="00A63C60"/>
    <w:rsid w:val="00A63D3D"/>
    <w:rsid w:val="00A648EE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0783"/>
    <w:rsid w:val="00A81304"/>
    <w:rsid w:val="00A8180E"/>
    <w:rsid w:val="00A83867"/>
    <w:rsid w:val="00A85F2A"/>
    <w:rsid w:val="00A87CEE"/>
    <w:rsid w:val="00A87DBA"/>
    <w:rsid w:val="00A9249E"/>
    <w:rsid w:val="00A93D6F"/>
    <w:rsid w:val="00A945D8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0F0"/>
    <w:rsid w:val="00AB419B"/>
    <w:rsid w:val="00AB4964"/>
    <w:rsid w:val="00AB5C6C"/>
    <w:rsid w:val="00AB605B"/>
    <w:rsid w:val="00AB7AE4"/>
    <w:rsid w:val="00AC08F8"/>
    <w:rsid w:val="00AC1D2D"/>
    <w:rsid w:val="00AC1DB8"/>
    <w:rsid w:val="00AC3685"/>
    <w:rsid w:val="00AC3DE2"/>
    <w:rsid w:val="00AC43BB"/>
    <w:rsid w:val="00AC575F"/>
    <w:rsid w:val="00AC58BD"/>
    <w:rsid w:val="00AD0488"/>
    <w:rsid w:val="00AD1B66"/>
    <w:rsid w:val="00AD3ABE"/>
    <w:rsid w:val="00AD61DD"/>
    <w:rsid w:val="00AD7350"/>
    <w:rsid w:val="00AE0BBF"/>
    <w:rsid w:val="00AE1FC1"/>
    <w:rsid w:val="00AE4988"/>
    <w:rsid w:val="00AE6CCF"/>
    <w:rsid w:val="00AE7C66"/>
    <w:rsid w:val="00AF11C0"/>
    <w:rsid w:val="00AF2D31"/>
    <w:rsid w:val="00AF4302"/>
    <w:rsid w:val="00AF504B"/>
    <w:rsid w:val="00AF50B8"/>
    <w:rsid w:val="00AF78AB"/>
    <w:rsid w:val="00AF7F27"/>
    <w:rsid w:val="00AF7F33"/>
    <w:rsid w:val="00B06769"/>
    <w:rsid w:val="00B10D84"/>
    <w:rsid w:val="00B11370"/>
    <w:rsid w:val="00B117B2"/>
    <w:rsid w:val="00B11A7A"/>
    <w:rsid w:val="00B138BF"/>
    <w:rsid w:val="00B209BA"/>
    <w:rsid w:val="00B22015"/>
    <w:rsid w:val="00B2218B"/>
    <w:rsid w:val="00B22B6E"/>
    <w:rsid w:val="00B2419E"/>
    <w:rsid w:val="00B25962"/>
    <w:rsid w:val="00B3006B"/>
    <w:rsid w:val="00B300F7"/>
    <w:rsid w:val="00B30ECC"/>
    <w:rsid w:val="00B322A4"/>
    <w:rsid w:val="00B32575"/>
    <w:rsid w:val="00B32A55"/>
    <w:rsid w:val="00B3643D"/>
    <w:rsid w:val="00B36897"/>
    <w:rsid w:val="00B42B92"/>
    <w:rsid w:val="00B42BD1"/>
    <w:rsid w:val="00B42C5C"/>
    <w:rsid w:val="00B43924"/>
    <w:rsid w:val="00B45BCB"/>
    <w:rsid w:val="00B46EF2"/>
    <w:rsid w:val="00B50494"/>
    <w:rsid w:val="00B52B58"/>
    <w:rsid w:val="00B533AA"/>
    <w:rsid w:val="00B540D4"/>
    <w:rsid w:val="00B5590F"/>
    <w:rsid w:val="00B559C2"/>
    <w:rsid w:val="00B55DDA"/>
    <w:rsid w:val="00B60128"/>
    <w:rsid w:val="00B6246F"/>
    <w:rsid w:val="00B628BD"/>
    <w:rsid w:val="00B62FB0"/>
    <w:rsid w:val="00B6365A"/>
    <w:rsid w:val="00B6416D"/>
    <w:rsid w:val="00B65452"/>
    <w:rsid w:val="00B70283"/>
    <w:rsid w:val="00B70F20"/>
    <w:rsid w:val="00B71C91"/>
    <w:rsid w:val="00B77F43"/>
    <w:rsid w:val="00B80CF0"/>
    <w:rsid w:val="00B81238"/>
    <w:rsid w:val="00B83FCF"/>
    <w:rsid w:val="00B86549"/>
    <w:rsid w:val="00B879A3"/>
    <w:rsid w:val="00B9062C"/>
    <w:rsid w:val="00B919B6"/>
    <w:rsid w:val="00B9292E"/>
    <w:rsid w:val="00B932A2"/>
    <w:rsid w:val="00B95566"/>
    <w:rsid w:val="00B95ACF"/>
    <w:rsid w:val="00B95FDC"/>
    <w:rsid w:val="00BA05B7"/>
    <w:rsid w:val="00BA0B8C"/>
    <w:rsid w:val="00BA1128"/>
    <w:rsid w:val="00BA245F"/>
    <w:rsid w:val="00BA3379"/>
    <w:rsid w:val="00BA351B"/>
    <w:rsid w:val="00BA4332"/>
    <w:rsid w:val="00BB065C"/>
    <w:rsid w:val="00BB0E5A"/>
    <w:rsid w:val="00BB11FC"/>
    <w:rsid w:val="00BB48F9"/>
    <w:rsid w:val="00BB4A4B"/>
    <w:rsid w:val="00BB5316"/>
    <w:rsid w:val="00BB5AF3"/>
    <w:rsid w:val="00BB6DC2"/>
    <w:rsid w:val="00BB70A9"/>
    <w:rsid w:val="00BC1FD5"/>
    <w:rsid w:val="00BC2B5B"/>
    <w:rsid w:val="00BC3023"/>
    <w:rsid w:val="00BC4D24"/>
    <w:rsid w:val="00BC661E"/>
    <w:rsid w:val="00BD118D"/>
    <w:rsid w:val="00BD1ABC"/>
    <w:rsid w:val="00BD2487"/>
    <w:rsid w:val="00BD281F"/>
    <w:rsid w:val="00BD3F54"/>
    <w:rsid w:val="00BD4892"/>
    <w:rsid w:val="00BD4A6E"/>
    <w:rsid w:val="00BD5F6C"/>
    <w:rsid w:val="00BE0E7B"/>
    <w:rsid w:val="00BE0F08"/>
    <w:rsid w:val="00BE1884"/>
    <w:rsid w:val="00BE2A3D"/>
    <w:rsid w:val="00BE3022"/>
    <w:rsid w:val="00BE43A5"/>
    <w:rsid w:val="00BE4DDB"/>
    <w:rsid w:val="00BE529A"/>
    <w:rsid w:val="00BE58FF"/>
    <w:rsid w:val="00BE5EA1"/>
    <w:rsid w:val="00BE5F09"/>
    <w:rsid w:val="00BE606E"/>
    <w:rsid w:val="00BE63B2"/>
    <w:rsid w:val="00BE7621"/>
    <w:rsid w:val="00BF12B2"/>
    <w:rsid w:val="00BF18D7"/>
    <w:rsid w:val="00BF2B78"/>
    <w:rsid w:val="00BF45A2"/>
    <w:rsid w:val="00BF7C30"/>
    <w:rsid w:val="00C01032"/>
    <w:rsid w:val="00C0121C"/>
    <w:rsid w:val="00C01DF0"/>
    <w:rsid w:val="00C01ED9"/>
    <w:rsid w:val="00C0613E"/>
    <w:rsid w:val="00C073CF"/>
    <w:rsid w:val="00C10363"/>
    <w:rsid w:val="00C10F9B"/>
    <w:rsid w:val="00C117B5"/>
    <w:rsid w:val="00C126F9"/>
    <w:rsid w:val="00C164CC"/>
    <w:rsid w:val="00C17674"/>
    <w:rsid w:val="00C208F0"/>
    <w:rsid w:val="00C21467"/>
    <w:rsid w:val="00C229C9"/>
    <w:rsid w:val="00C25727"/>
    <w:rsid w:val="00C273A7"/>
    <w:rsid w:val="00C321AA"/>
    <w:rsid w:val="00C321B7"/>
    <w:rsid w:val="00C33136"/>
    <w:rsid w:val="00C33AD0"/>
    <w:rsid w:val="00C348E0"/>
    <w:rsid w:val="00C35BD8"/>
    <w:rsid w:val="00C35EE0"/>
    <w:rsid w:val="00C36AF2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579BD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0429"/>
    <w:rsid w:val="00C806A2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9798C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28C9"/>
    <w:rsid w:val="00CB59F9"/>
    <w:rsid w:val="00CB6999"/>
    <w:rsid w:val="00CC05B0"/>
    <w:rsid w:val="00CC3AE9"/>
    <w:rsid w:val="00CC45D6"/>
    <w:rsid w:val="00CC5C2E"/>
    <w:rsid w:val="00CC5D5A"/>
    <w:rsid w:val="00CD027F"/>
    <w:rsid w:val="00CD1130"/>
    <w:rsid w:val="00CD18D3"/>
    <w:rsid w:val="00CD3486"/>
    <w:rsid w:val="00CD39D7"/>
    <w:rsid w:val="00CD40F8"/>
    <w:rsid w:val="00CD42E1"/>
    <w:rsid w:val="00CD751A"/>
    <w:rsid w:val="00CE18B4"/>
    <w:rsid w:val="00CE19BB"/>
    <w:rsid w:val="00CE40AC"/>
    <w:rsid w:val="00CE477F"/>
    <w:rsid w:val="00CE5880"/>
    <w:rsid w:val="00CE6E41"/>
    <w:rsid w:val="00CE78E2"/>
    <w:rsid w:val="00CF0AD2"/>
    <w:rsid w:val="00CF1C8B"/>
    <w:rsid w:val="00CF29BE"/>
    <w:rsid w:val="00CF2CCF"/>
    <w:rsid w:val="00CF347E"/>
    <w:rsid w:val="00CF4E76"/>
    <w:rsid w:val="00CF4EBE"/>
    <w:rsid w:val="00CF5522"/>
    <w:rsid w:val="00CF6332"/>
    <w:rsid w:val="00CF6C7D"/>
    <w:rsid w:val="00CF75BA"/>
    <w:rsid w:val="00CF7CEA"/>
    <w:rsid w:val="00D00C13"/>
    <w:rsid w:val="00D0155D"/>
    <w:rsid w:val="00D018E9"/>
    <w:rsid w:val="00D01B35"/>
    <w:rsid w:val="00D01FD9"/>
    <w:rsid w:val="00D06B42"/>
    <w:rsid w:val="00D071B8"/>
    <w:rsid w:val="00D102E2"/>
    <w:rsid w:val="00D137BF"/>
    <w:rsid w:val="00D14A26"/>
    <w:rsid w:val="00D1522A"/>
    <w:rsid w:val="00D15622"/>
    <w:rsid w:val="00D1587E"/>
    <w:rsid w:val="00D16157"/>
    <w:rsid w:val="00D162A1"/>
    <w:rsid w:val="00D16D53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178A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3"/>
    <w:rsid w:val="00D57078"/>
    <w:rsid w:val="00D573AA"/>
    <w:rsid w:val="00D600A8"/>
    <w:rsid w:val="00D60DF6"/>
    <w:rsid w:val="00D62A48"/>
    <w:rsid w:val="00D65A57"/>
    <w:rsid w:val="00D66EAC"/>
    <w:rsid w:val="00D6710F"/>
    <w:rsid w:val="00D707C1"/>
    <w:rsid w:val="00D72969"/>
    <w:rsid w:val="00D73498"/>
    <w:rsid w:val="00D73B7B"/>
    <w:rsid w:val="00D73CD1"/>
    <w:rsid w:val="00D80AC4"/>
    <w:rsid w:val="00D821FA"/>
    <w:rsid w:val="00D8413A"/>
    <w:rsid w:val="00D844E0"/>
    <w:rsid w:val="00D86764"/>
    <w:rsid w:val="00D876B3"/>
    <w:rsid w:val="00D879CA"/>
    <w:rsid w:val="00D918DB"/>
    <w:rsid w:val="00D9220A"/>
    <w:rsid w:val="00DA57A8"/>
    <w:rsid w:val="00DA5BD8"/>
    <w:rsid w:val="00DA5BF9"/>
    <w:rsid w:val="00DA7CC1"/>
    <w:rsid w:val="00DB155C"/>
    <w:rsid w:val="00DB4387"/>
    <w:rsid w:val="00DB4B13"/>
    <w:rsid w:val="00DC0417"/>
    <w:rsid w:val="00DC3F3C"/>
    <w:rsid w:val="00DC638C"/>
    <w:rsid w:val="00DC6507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B9C"/>
    <w:rsid w:val="00DF1AEC"/>
    <w:rsid w:val="00DF25AE"/>
    <w:rsid w:val="00DF28B1"/>
    <w:rsid w:val="00DF381D"/>
    <w:rsid w:val="00DF44F5"/>
    <w:rsid w:val="00DF5B89"/>
    <w:rsid w:val="00DF6021"/>
    <w:rsid w:val="00DF630C"/>
    <w:rsid w:val="00DF7895"/>
    <w:rsid w:val="00DF79F6"/>
    <w:rsid w:val="00E00B89"/>
    <w:rsid w:val="00E01400"/>
    <w:rsid w:val="00E03BA9"/>
    <w:rsid w:val="00E04646"/>
    <w:rsid w:val="00E06BCD"/>
    <w:rsid w:val="00E10CE2"/>
    <w:rsid w:val="00E10F1D"/>
    <w:rsid w:val="00E135BE"/>
    <w:rsid w:val="00E138C9"/>
    <w:rsid w:val="00E13EFB"/>
    <w:rsid w:val="00E15CA3"/>
    <w:rsid w:val="00E176B4"/>
    <w:rsid w:val="00E17B3F"/>
    <w:rsid w:val="00E218E2"/>
    <w:rsid w:val="00E2199E"/>
    <w:rsid w:val="00E22F71"/>
    <w:rsid w:val="00E2355C"/>
    <w:rsid w:val="00E2397E"/>
    <w:rsid w:val="00E24FDD"/>
    <w:rsid w:val="00E258B6"/>
    <w:rsid w:val="00E26B0C"/>
    <w:rsid w:val="00E27F13"/>
    <w:rsid w:val="00E328E7"/>
    <w:rsid w:val="00E33AEB"/>
    <w:rsid w:val="00E33FC6"/>
    <w:rsid w:val="00E3697A"/>
    <w:rsid w:val="00E3728B"/>
    <w:rsid w:val="00E437F5"/>
    <w:rsid w:val="00E44F67"/>
    <w:rsid w:val="00E45564"/>
    <w:rsid w:val="00E45B8B"/>
    <w:rsid w:val="00E45FD0"/>
    <w:rsid w:val="00E4621D"/>
    <w:rsid w:val="00E50D54"/>
    <w:rsid w:val="00E51625"/>
    <w:rsid w:val="00E538CC"/>
    <w:rsid w:val="00E5460C"/>
    <w:rsid w:val="00E564BE"/>
    <w:rsid w:val="00E57EF9"/>
    <w:rsid w:val="00E607B7"/>
    <w:rsid w:val="00E623D5"/>
    <w:rsid w:val="00E623F0"/>
    <w:rsid w:val="00E65586"/>
    <w:rsid w:val="00E67395"/>
    <w:rsid w:val="00E67616"/>
    <w:rsid w:val="00E679E2"/>
    <w:rsid w:val="00E72CB9"/>
    <w:rsid w:val="00E7313F"/>
    <w:rsid w:val="00E73290"/>
    <w:rsid w:val="00E73BCB"/>
    <w:rsid w:val="00E73D7C"/>
    <w:rsid w:val="00E74924"/>
    <w:rsid w:val="00E75ACB"/>
    <w:rsid w:val="00E80876"/>
    <w:rsid w:val="00E82A0E"/>
    <w:rsid w:val="00E843B5"/>
    <w:rsid w:val="00E85C68"/>
    <w:rsid w:val="00E90F5C"/>
    <w:rsid w:val="00E9108F"/>
    <w:rsid w:val="00E91EEC"/>
    <w:rsid w:val="00E92066"/>
    <w:rsid w:val="00E93392"/>
    <w:rsid w:val="00EA1A85"/>
    <w:rsid w:val="00EA56FC"/>
    <w:rsid w:val="00EA617C"/>
    <w:rsid w:val="00EA78D0"/>
    <w:rsid w:val="00EB2472"/>
    <w:rsid w:val="00EB3348"/>
    <w:rsid w:val="00EB66D6"/>
    <w:rsid w:val="00EB68B5"/>
    <w:rsid w:val="00EB6C24"/>
    <w:rsid w:val="00EB6C2C"/>
    <w:rsid w:val="00EC1411"/>
    <w:rsid w:val="00EC14DB"/>
    <w:rsid w:val="00EC17C3"/>
    <w:rsid w:val="00EC2846"/>
    <w:rsid w:val="00EC4690"/>
    <w:rsid w:val="00EC5847"/>
    <w:rsid w:val="00EC7EEF"/>
    <w:rsid w:val="00ED0B81"/>
    <w:rsid w:val="00ED0FC0"/>
    <w:rsid w:val="00ED22D9"/>
    <w:rsid w:val="00ED3937"/>
    <w:rsid w:val="00ED3C09"/>
    <w:rsid w:val="00ED47B8"/>
    <w:rsid w:val="00ED49D1"/>
    <w:rsid w:val="00ED6B53"/>
    <w:rsid w:val="00EE0841"/>
    <w:rsid w:val="00EE23C1"/>
    <w:rsid w:val="00EE39FF"/>
    <w:rsid w:val="00EE3B24"/>
    <w:rsid w:val="00EE503C"/>
    <w:rsid w:val="00EF15BF"/>
    <w:rsid w:val="00EF43EB"/>
    <w:rsid w:val="00EF46B5"/>
    <w:rsid w:val="00EF5161"/>
    <w:rsid w:val="00EF56E2"/>
    <w:rsid w:val="00F01EFC"/>
    <w:rsid w:val="00F03F69"/>
    <w:rsid w:val="00F04148"/>
    <w:rsid w:val="00F0470A"/>
    <w:rsid w:val="00F0694F"/>
    <w:rsid w:val="00F07E7C"/>
    <w:rsid w:val="00F11351"/>
    <w:rsid w:val="00F1336F"/>
    <w:rsid w:val="00F14431"/>
    <w:rsid w:val="00F1586C"/>
    <w:rsid w:val="00F16D37"/>
    <w:rsid w:val="00F17BD9"/>
    <w:rsid w:val="00F21DA8"/>
    <w:rsid w:val="00F21F03"/>
    <w:rsid w:val="00F23646"/>
    <w:rsid w:val="00F23DBC"/>
    <w:rsid w:val="00F263E1"/>
    <w:rsid w:val="00F30E80"/>
    <w:rsid w:val="00F317B2"/>
    <w:rsid w:val="00F335B5"/>
    <w:rsid w:val="00F33C48"/>
    <w:rsid w:val="00F33DEC"/>
    <w:rsid w:val="00F36937"/>
    <w:rsid w:val="00F36FF2"/>
    <w:rsid w:val="00F40100"/>
    <w:rsid w:val="00F40FB0"/>
    <w:rsid w:val="00F4305F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653D"/>
    <w:rsid w:val="00F66A8B"/>
    <w:rsid w:val="00F70C32"/>
    <w:rsid w:val="00F70CE3"/>
    <w:rsid w:val="00F7245B"/>
    <w:rsid w:val="00F74F0F"/>
    <w:rsid w:val="00F75372"/>
    <w:rsid w:val="00F77D60"/>
    <w:rsid w:val="00F800D3"/>
    <w:rsid w:val="00F814E6"/>
    <w:rsid w:val="00F81BC4"/>
    <w:rsid w:val="00F830A0"/>
    <w:rsid w:val="00F835EB"/>
    <w:rsid w:val="00F85CA2"/>
    <w:rsid w:val="00F922C2"/>
    <w:rsid w:val="00F94E3E"/>
    <w:rsid w:val="00F95597"/>
    <w:rsid w:val="00F97348"/>
    <w:rsid w:val="00F973AD"/>
    <w:rsid w:val="00F974C1"/>
    <w:rsid w:val="00FA1765"/>
    <w:rsid w:val="00FA3E01"/>
    <w:rsid w:val="00FA4496"/>
    <w:rsid w:val="00FA5916"/>
    <w:rsid w:val="00FA7710"/>
    <w:rsid w:val="00FB30B8"/>
    <w:rsid w:val="00FB3711"/>
    <w:rsid w:val="00FB5911"/>
    <w:rsid w:val="00FB602E"/>
    <w:rsid w:val="00FB7B12"/>
    <w:rsid w:val="00FC0A78"/>
    <w:rsid w:val="00FC30C2"/>
    <w:rsid w:val="00FD09C7"/>
    <w:rsid w:val="00FD2625"/>
    <w:rsid w:val="00FD2B9B"/>
    <w:rsid w:val="00FD562B"/>
    <w:rsid w:val="00FD5656"/>
    <w:rsid w:val="00FE034B"/>
    <w:rsid w:val="00FE2326"/>
    <w:rsid w:val="00FE4049"/>
    <w:rsid w:val="00FE4300"/>
    <w:rsid w:val="00FE5D52"/>
    <w:rsid w:val="00FE7191"/>
    <w:rsid w:val="00FE7DAB"/>
    <w:rsid w:val="00FF1E8C"/>
    <w:rsid w:val="00FF2A4B"/>
    <w:rsid w:val="00FF2D3C"/>
    <w:rsid w:val="00FF3532"/>
    <w:rsid w:val="00FF3E4E"/>
    <w:rsid w:val="00FF477B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AA223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Revision" w:semiHidden="1"/>
    <w:lsdException w:name="Bibliography" w:semiHidden="1" w:unhideWhenUsed="1"/>
    <w:lsdException w:name="TOC Heading" w:semiHidden="1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161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732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995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80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981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532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861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887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519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4" Type="http://schemas.openxmlformats.org/officeDocument/2006/relationships/image" Target="media/image5.gif"/><Relationship Id="rId15" Type="http://schemas.openxmlformats.org/officeDocument/2006/relationships/image" Target="media/image6.png"/><Relationship Id="rId16" Type="http://schemas.openxmlformats.org/officeDocument/2006/relationships/oleObject" Target="embeddings/oleObject2.bin"/><Relationship Id="rId17" Type="http://schemas.openxmlformats.org/officeDocument/2006/relationships/image" Target="media/image7.gif"/><Relationship Id="rId18" Type="http://schemas.openxmlformats.org/officeDocument/2006/relationships/image" Target="media/image8.gif"/><Relationship Id="rId19" Type="http://schemas.openxmlformats.org/officeDocument/2006/relationships/image" Target="media/image9.gif"/><Relationship Id="rId50" Type="http://schemas.openxmlformats.org/officeDocument/2006/relationships/hyperlink" Target="http://www.thatquiz.org/es-3/matematicas/fraccion/" TargetMode="External"/><Relationship Id="rId51" Type="http://schemas.openxmlformats.org/officeDocument/2006/relationships/header" Target="header1.xml"/><Relationship Id="rId52" Type="http://schemas.openxmlformats.org/officeDocument/2006/relationships/header" Target="header2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55" Type="http://schemas.microsoft.com/office/2011/relationships/commentsExtended" Target="commentsExtended.xml"/><Relationship Id="rId40" Type="http://schemas.openxmlformats.org/officeDocument/2006/relationships/image" Target="media/image29.gif"/><Relationship Id="rId41" Type="http://schemas.openxmlformats.org/officeDocument/2006/relationships/image" Target="media/image30.gif"/><Relationship Id="rId42" Type="http://schemas.openxmlformats.org/officeDocument/2006/relationships/image" Target="media/image31.gif"/><Relationship Id="rId43" Type="http://schemas.openxmlformats.org/officeDocument/2006/relationships/image" Target="media/image32.gif"/><Relationship Id="rId44" Type="http://schemas.openxmlformats.org/officeDocument/2006/relationships/image" Target="media/image33.gif"/><Relationship Id="rId45" Type="http://schemas.openxmlformats.org/officeDocument/2006/relationships/image" Target="media/image34.gif"/><Relationship Id="rId46" Type="http://schemas.openxmlformats.org/officeDocument/2006/relationships/image" Target="media/image35.gif"/><Relationship Id="rId47" Type="http://schemas.openxmlformats.org/officeDocument/2006/relationships/image" Target="media/image36.gif"/><Relationship Id="rId48" Type="http://schemas.openxmlformats.org/officeDocument/2006/relationships/hyperlink" Target="http://es.calcuworld.com/calculadoras-matematicas/calculadora-de-fracciones/" TargetMode="External"/><Relationship Id="rId49" Type="http://schemas.openxmlformats.org/officeDocument/2006/relationships/hyperlink" Target="http://www.educaplus.org/play-93-Suma-de-fracciones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0.gif"/><Relationship Id="rId31" Type="http://schemas.openxmlformats.org/officeDocument/2006/relationships/image" Target="media/image21.emf"/><Relationship Id="rId32" Type="http://schemas.openxmlformats.org/officeDocument/2006/relationships/oleObject" Target="embeddings/oleObject3.bin"/><Relationship Id="rId33" Type="http://schemas.openxmlformats.org/officeDocument/2006/relationships/image" Target="media/image22.gif"/><Relationship Id="rId34" Type="http://schemas.openxmlformats.org/officeDocument/2006/relationships/image" Target="media/image23.jpeg"/><Relationship Id="rId35" Type="http://schemas.openxmlformats.org/officeDocument/2006/relationships/image" Target="media/image24.gif"/><Relationship Id="rId36" Type="http://schemas.openxmlformats.org/officeDocument/2006/relationships/image" Target="media/image25.gif"/><Relationship Id="rId37" Type="http://schemas.openxmlformats.org/officeDocument/2006/relationships/image" Target="media/image26.gif"/><Relationship Id="rId38" Type="http://schemas.openxmlformats.org/officeDocument/2006/relationships/image" Target="media/image27.gif"/><Relationship Id="rId39" Type="http://schemas.openxmlformats.org/officeDocument/2006/relationships/image" Target="media/image28.gif"/><Relationship Id="rId20" Type="http://schemas.openxmlformats.org/officeDocument/2006/relationships/image" Target="media/image10.gif"/><Relationship Id="rId21" Type="http://schemas.openxmlformats.org/officeDocument/2006/relationships/image" Target="media/image11.gif"/><Relationship Id="rId22" Type="http://schemas.openxmlformats.org/officeDocument/2006/relationships/image" Target="media/image12.gif"/><Relationship Id="rId23" Type="http://schemas.openxmlformats.org/officeDocument/2006/relationships/image" Target="media/image13.gif"/><Relationship Id="rId24" Type="http://schemas.openxmlformats.org/officeDocument/2006/relationships/image" Target="media/image14.gif"/><Relationship Id="rId25" Type="http://schemas.openxmlformats.org/officeDocument/2006/relationships/image" Target="media/image15.gif"/><Relationship Id="rId26" Type="http://schemas.openxmlformats.org/officeDocument/2006/relationships/image" Target="media/image16.gif"/><Relationship Id="rId27" Type="http://schemas.openxmlformats.org/officeDocument/2006/relationships/image" Target="media/image17.gif"/><Relationship Id="rId28" Type="http://schemas.openxmlformats.org/officeDocument/2006/relationships/image" Target="media/image18.gif"/><Relationship Id="rId29" Type="http://schemas.openxmlformats.org/officeDocument/2006/relationships/image" Target="media/image19.gif"/><Relationship Id="rId10" Type="http://schemas.openxmlformats.org/officeDocument/2006/relationships/image" Target="media/image2.gif"/><Relationship Id="rId11" Type="http://schemas.openxmlformats.org/officeDocument/2006/relationships/image" Target="media/image3.gif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9D53F4-C586-644D-92DA-594B69CA9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2360</Words>
  <Characters>12985</Characters>
  <Application>Microsoft Macintosh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15315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Juan Velasquez</cp:lastModifiedBy>
  <cp:revision>30</cp:revision>
  <dcterms:created xsi:type="dcterms:W3CDTF">2015-11-28T03:19:00Z</dcterms:created>
  <dcterms:modified xsi:type="dcterms:W3CDTF">2015-12-04T15:37:00Z</dcterms:modified>
  <cp:category/>
</cp:coreProperties>
</file>