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9BEFE9D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F3AC7C4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6D0E9845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63F488C0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372F06FE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222BFE90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0CD1AE50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318D7ED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4B208706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39E8C88C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326274C2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0625FE69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A9DC401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11754D9B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5C2EF4DF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074E662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6FB6E922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571AABA5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3537C12B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6FA5B80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3D94FEEA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18042071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715D42D3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21D98633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30FE1B95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F7500CB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66AC212B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4815C0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21B3E6CA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0DA98510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3B627AB3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4C09EE3B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3E4918EC" w14:textId="77777777" w:rsidTr="003C33E4">
        <w:tc>
          <w:tcPr>
            <w:tcW w:w="1951" w:type="dxa"/>
            <w:shd w:val="clear" w:color="auto" w:fill="000000" w:themeFill="text1"/>
          </w:tcPr>
          <w:p w14:paraId="34053908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4769BB73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4D38A9A3" w14:textId="77777777" w:rsidTr="003C33E4">
        <w:tc>
          <w:tcPr>
            <w:tcW w:w="1951" w:type="dxa"/>
            <w:shd w:val="clear" w:color="auto" w:fill="000000" w:themeFill="text1"/>
          </w:tcPr>
          <w:p w14:paraId="154DF007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69FDEB4C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2DC24589" w14:textId="77777777" w:rsidTr="003C33E4">
        <w:tc>
          <w:tcPr>
            <w:tcW w:w="1951" w:type="dxa"/>
            <w:shd w:val="clear" w:color="auto" w:fill="000000" w:themeFill="text1"/>
          </w:tcPr>
          <w:p w14:paraId="11D0A2B1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0BFE16ED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10F25E88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D213F01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3F7ADAA9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6723624E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537F2D2A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50F49480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51F1D016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44C8B0D0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6233E6B7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7C26DB6F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79BD332C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29BA1469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6A6116F1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355ADA80" w14:textId="77777777" w:rsidTr="006635FE">
        <w:tc>
          <w:tcPr>
            <w:tcW w:w="2518" w:type="dxa"/>
          </w:tcPr>
          <w:p w14:paraId="62ADD975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27C4B20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0EDFFEF6" w14:textId="77777777" w:rsidTr="006635FE">
        <w:tc>
          <w:tcPr>
            <w:tcW w:w="2518" w:type="dxa"/>
          </w:tcPr>
          <w:p w14:paraId="797D2C19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11C5D9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1240CD66" w14:textId="77777777" w:rsidTr="006635FE">
        <w:tc>
          <w:tcPr>
            <w:tcW w:w="2518" w:type="dxa"/>
          </w:tcPr>
          <w:p w14:paraId="4244D0C6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50A189D" w14:textId="77777777" w:rsidR="00180519" w:rsidRPr="007B4910" w:rsidRDefault="00505AB7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4F5F3353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5FC2B6D4" w14:textId="77777777" w:rsidTr="006635FE">
        <w:tc>
          <w:tcPr>
            <w:tcW w:w="2518" w:type="dxa"/>
          </w:tcPr>
          <w:p w14:paraId="5B147827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B524F8D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0607C9A4" w14:textId="77777777" w:rsidTr="006635FE">
        <w:tc>
          <w:tcPr>
            <w:tcW w:w="2518" w:type="dxa"/>
          </w:tcPr>
          <w:p w14:paraId="4BECBE5A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544F6CA5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3CF47EE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2076DDE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220ED9F5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ECC4CAB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6EA60C97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33E0034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46159001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2C9AB4C4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4D7C6188" w14:textId="77777777" w:rsidTr="00B77443">
        <w:tc>
          <w:tcPr>
            <w:tcW w:w="2518" w:type="dxa"/>
          </w:tcPr>
          <w:p w14:paraId="4442572C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40170089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4624B372" w14:textId="77777777" w:rsidTr="00B77443">
        <w:tc>
          <w:tcPr>
            <w:tcW w:w="2518" w:type="dxa"/>
          </w:tcPr>
          <w:p w14:paraId="37B68F79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71AAF277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4584FA37" w14:textId="77777777" w:rsidTr="00B77443">
        <w:tc>
          <w:tcPr>
            <w:tcW w:w="2518" w:type="dxa"/>
          </w:tcPr>
          <w:p w14:paraId="0904EBC4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1CD57F65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97FF67C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D1FB91A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50D1448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01CFCEF9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1C43DE82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72BBCF9B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A186EDC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708F91A1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0661CA03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1643F6D7" w14:textId="77777777" w:rsidTr="00B611AB">
        <w:tc>
          <w:tcPr>
            <w:tcW w:w="2518" w:type="dxa"/>
          </w:tcPr>
          <w:p w14:paraId="4ED2C4B3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6D0E092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7B91D876" w14:textId="77777777" w:rsidTr="00B611AB">
        <w:tc>
          <w:tcPr>
            <w:tcW w:w="2518" w:type="dxa"/>
          </w:tcPr>
          <w:p w14:paraId="4861599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59B7CF20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2F3E2DAB" w14:textId="77777777" w:rsidTr="00B611AB">
        <w:tc>
          <w:tcPr>
            <w:tcW w:w="2518" w:type="dxa"/>
          </w:tcPr>
          <w:p w14:paraId="252A1EE7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5BF05D75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2EEEA483" wp14:editId="142A08EA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14068A9C" w14:textId="77777777" w:rsidTr="00B611AB">
        <w:tc>
          <w:tcPr>
            <w:tcW w:w="2518" w:type="dxa"/>
          </w:tcPr>
          <w:p w14:paraId="7F6ABCA1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3CD35F94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585808A0" w14:textId="77777777" w:rsidTr="00B611AB">
        <w:tc>
          <w:tcPr>
            <w:tcW w:w="2518" w:type="dxa"/>
          </w:tcPr>
          <w:p w14:paraId="5A002DFB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53F0CF92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44FD43E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58E1A80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79B8161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23BF611F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FFDB7E7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43850A5C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19D86C7F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1EB458F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66A92CDF" w14:textId="77777777" w:rsidTr="00B611AB">
        <w:tc>
          <w:tcPr>
            <w:tcW w:w="2518" w:type="dxa"/>
          </w:tcPr>
          <w:p w14:paraId="1EC70D0B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54C2EB8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055B3C9A" w14:textId="77777777" w:rsidTr="00B611AB">
        <w:tc>
          <w:tcPr>
            <w:tcW w:w="2518" w:type="dxa"/>
          </w:tcPr>
          <w:p w14:paraId="032B53A9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0353C6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12780910" w14:textId="77777777" w:rsidTr="00B611AB">
        <w:tc>
          <w:tcPr>
            <w:tcW w:w="2518" w:type="dxa"/>
          </w:tcPr>
          <w:p w14:paraId="183089C2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9219898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38E7ACC7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2ADC128E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57C09745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2EB6CF6D" w14:textId="77777777" w:rsidTr="00B611AB">
        <w:tc>
          <w:tcPr>
            <w:tcW w:w="2518" w:type="dxa"/>
          </w:tcPr>
          <w:p w14:paraId="220059DF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2847630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6406716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FBF8358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511EA454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F9310CC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67F81343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3307D12D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4DF06B09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1B47213F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4B73FEC6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12D333B9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5B2D1407" w14:textId="77777777" w:rsidTr="00B611AB">
        <w:tc>
          <w:tcPr>
            <w:tcW w:w="2518" w:type="dxa"/>
          </w:tcPr>
          <w:p w14:paraId="3C01BF1B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A0D4C19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98133F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C11C9" w:rsidRPr="007B4910" w14:paraId="760E1B58" w14:textId="77777777" w:rsidTr="00B611AB">
        <w:tc>
          <w:tcPr>
            <w:tcW w:w="2518" w:type="dxa"/>
          </w:tcPr>
          <w:p w14:paraId="6B662C2E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9B9C02B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79407761" w14:textId="77777777" w:rsidTr="00B611AB">
        <w:tc>
          <w:tcPr>
            <w:tcW w:w="2518" w:type="dxa"/>
          </w:tcPr>
          <w:p w14:paraId="163BE42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2AB5B7F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2E1CFA2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7456" behindDoc="0" locked="0" layoutInCell="1" allowOverlap="1" wp14:anchorId="2BA4ABE3" wp14:editId="6762E3C0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BE7520B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44341D2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7C8371B" wp14:editId="36F6F867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F4FAEB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3BA448FB" wp14:editId="28909C8D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ED29F1E" wp14:editId="012F3032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943BF8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340D641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68419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A9571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7EABE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C968121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E4CD9D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B0FF57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2E86D2F1" w14:textId="77777777" w:rsidTr="00B611AB">
        <w:tc>
          <w:tcPr>
            <w:tcW w:w="2518" w:type="dxa"/>
          </w:tcPr>
          <w:p w14:paraId="3930CF15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085226F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04ECC1B5" w14:textId="77777777" w:rsidTr="00B611AB">
        <w:tc>
          <w:tcPr>
            <w:tcW w:w="2518" w:type="dxa"/>
          </w:tcPr>
          <w:p w14:paraId="0557407F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7F51EC8C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09CFE033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429C3599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06D8B4C9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64E6C1B8" w14:textId="77777777" w:rsidTr="00F4214A">
        <w:tc>
          <w:tcPr>
            <w:tcW w:w="2518" w:type="dxa"/>
          </w:tcPr>
          <w:p w14:paraId="7DC0F95B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6F2B22E6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49F042E3" w14:textId="77777777" w:rsidTr="00F4214A">
        <w:tc>
          <w:tcPr>
            <w:tcW w:w="2518" w:type="dxa"/>
          </w:tcPr>
          <w:p w14:paraId="03A2ACE7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12CFD377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142E352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E178700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0A9472EF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7A2C60C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7089DEA4" w14:textId="77777777" w:rsidTr="00F4214A">
        <w:tc>
          <w:tcPr>
            <w:tcW w:w="2518" w:type="dxa"/>
          </w:tcPr>
          <w:p w14:paraId="7C09F39E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4D3E877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1A8CFCED" w14:textId="77777777" w:rsidTr="00F4214A">
        <w:tc>
          <w:tcPr>
            <w:tcW w:w="2518" w:type="dxa"/>
          </w:tcPr>
          <w:p w14:paraId="742F295E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52FBA6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3D4466DB" w14:textId="77777777" w:rsidTr="00F4214A">
        <w:tc>
          <w:tcPr>
            <w:tcW w:w="2518" w:type="dxa"/>
          </w:tcPr>
          <w:p w14:paraId="2DCFDFF9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AD01F10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42AA253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2A1F78E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6B1C0C37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AA305A3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52F523D6" w14:textId="77777777" w:rsidTr="00F4214A">
        <w:tc>
          <w:tcPr>
            <w:tcW w:w="2518" w:type="dxa"/>
          </w:tcPr>
          <w:p w14:paraId="2E0D7731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5A26B24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25942936" w14:textId="77777777" w:rsidTr="00F4214A">
        <w:tc>
          <w:tcPr>
            <w:tcW w:w="2518" w:type="dxa"/>
          </w:tcPr>
          <w:p w14:paraId="216CA7D4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06F36BF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38903066" w14:textId="77777777" w:rsidTr="00F4214A">
        <w:tc>
          <w:tcPr>
            <w:tcW w:w="2518" w:type="dxa"/>
          </w:tcPr>
          <w:p w14:paraId="3FFDBEB4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489E12D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E9D839D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BCEC73F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56BE91FA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7F318B5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6845CE18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7407BF60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52381378" w14:textId="77777777" w:rsidTr="00F4214A">
        <w:tc>
          <w:tcPr>
            <w:tcW w:w="2518" w:type="dxa"/>
          </w:tcPr>
          <w:p w14:paraId="59005140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C39D89E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54B6E06E" w14:textId="77777777" w:rsidTr="00F4214A">
        <w:tc>
          <w:tcPr>
            <w:tcW w:w="2518" w:type="dxa"/>
          </w:tcPr>
          <w:p w14:paraId="4C4FB5FD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9058B1F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01A671D1" w14:textId="77777777" w:rsidTr="00F4214A">
        <w:tc>
          <w:tcPr>
            <w:tcW w:w="2518" w:type="dxa"/>
          </w:tcPr>
          <w:p w14:paraId="06CCB056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957495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96911CD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EDCCC1F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78FC715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61D55A5A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50F813EC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58212DC8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1BEB0D19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BE644D3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4A7A451A" w14:textId="77777777" w:rsidTr="00F4214A">
        <w:tc>
          <w:tcPr>
            <w:tcW w:w="2518" w:type="dxa"/>
          </w:tcPr>
          <w:p w14:paraId="236245A3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16319F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0C703FD6" w14:textId="77777777" w:rsidTr="00F4214A">
        <w:tc>
          <w:tcPr>
            <w:tcW w:w="2518" w:type="dxa"/>
          </w:tcPr>
          <w:p w14:paraId="4FB9D3F5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052BDB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17883301" w14:textId="77777777" w:rsidTr="00F4214A">
        <w:tc>
          <w:tcPr>
            <w:tcW w:w="2518" w:type="dxa"/>
          </w:tcPr>
          <w:p w14:paraId="494DAEF6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3DF260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F1976F1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6EF4E3A0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43CD566E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3779839E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4BBB0D14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61F19972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0C989ACF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5577BC5B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6D81E1FF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2AC7E5E7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0D1BABE5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51CBA8E8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0F00D1F9" w14:textId="77777777" w:rsidTr="00B611AB">
        <w:tc>
          <w:tcPr>
            <w:tcW w:w="2518" w:type="dxa"/>
          </w:tcPr>
          <w:p w14:paraId="799E1AF9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17DB7CC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2EA3" w:rsidRPr="007B4910" w14:paraId="1CF110C5" w14:textId="77777777" w:rsidTr="00B611AB">
        <w:tc>
          <w:tcPr>
            <w:tcW w:w="2518" w:type="dxa"/>
          </w:tcPr>
          <w:p w14:paraId="2D83EE29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9547748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7870DD92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0984B0B5" w14:textId="77777777" w:rsidTr="00B611AB">
        <w:tc>
          <w:tcPr>
            <w:tcW w:w="2518" w:type="dxa"/>
          </w:tcPr>
          <w:p w14:paraId="671D0A3D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01EBA99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5E963C4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A58B008" wp14:editId="0765C96D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DCD044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C9C7C4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B08DB3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6ED0125" wp14:editId="2D51E6E2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30BA55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071B22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064027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35A5040F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6999396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CBF96B2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7D04DCCA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3E971F14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690191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200EA8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DF0172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475805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70876FB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C959BF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653D22D7" w14:textId="77777777" w:rsidTr="00B611AB">
        <w:tc>
          <w:tcPr>
            <w:tcW w:w="2518" w:type="dxa"/>
          </w:tcPr>
          <w:p w14:paraId="427BCBB2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242517E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6F8C8F0D" w14:textId="77777777" w:rsidTr="00B611AB">
        <w:tc>
          <w:tcPr>
            <w:tcW w:w="2518" w:type="dxa"/>
          </w:tcPr>
          <w:p w14:paraId="756E8AAA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2CCA7F9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E58DA75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70248380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31C1BAB5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5E0E9F69" w14:textId="77777777" w:rsidTr="0087542D">
        <w:tc>
          <w:tcPr>
            <w:tcW w:w="2518" w:type="dxa"/>
          </w:tcPr>
          <w:p w14:paraId="43D5A5DC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648B32C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64D17B36" w14:textId="77777777" w:rsidTr="00DC00CB">
        <w:trPr>
          <w:trHeight w:val="1426"/>
        </w:trPr>
        <w:tc>
          <w:tcPr>
            <w:tcW w:w="2518" w:type="dxa"/>
          </w:tcPr>
          <w:p w14:paraId="720665DE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A7EF6F9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73D59C13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5370BFA0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7744461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326FFC41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0D2D1A3D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16545AB9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6EB303EC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3D292667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5A556B93" w14:textId="77777777" w:rsidTr="00C45DC6">
        <w:tc>
          <w:tcPr>
            <w:tcW w:w="2518" w:type="dxa"/>
          </w:tcPr>
          <w:p w14:paraId="64AA7203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E4D1E6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45DC6" w14:paraId="7D23199E" w14:textId="77777777" w:rsidTr="00C45DC6">
        <w:tc>
          <w:tcPr>
            <w:tcW w:w="2518" w:type="dxa"/>
          </w:tcPr>
          <w:p w14:paraId="1A0CCC88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0F46FC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32CEFEF8" w14:textId="77777777" w:rsidTr="00C45DC6">
        <w:tc>
          <w:tcPr>
            <w:tcW w:w="2518" w:type="dxa"/>
          </w:tcPr>
          <w:p w14:paraId="469ACE24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E30BC7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3A13469E" wp14:editId="1088DF10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10479CD3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65801BA" w14:textId="77777777" w:rsidR="00C45DC6" w:rsidRDefault="00505AB7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6DE21D1C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4608527" r:id="rId19"/>
              </w:pict>
            </w:r>
          </w:p>
          <w:p w14:paraId="19470375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545C4C89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3F103F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032705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0D0124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FF190C1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4B19B4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25BCD9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CA9BFC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16B24DB7" w14:textId="77777777" w:rsidTr="00C45DC6">
        <w:tc>
          <w:tcPr>
            <w:tcW w:w="2518" w:type="dxa"/>
          </w:tcPr>
          <w:p w14:paraId="4A1843A3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E7B25D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7A07F71F" w14:textId="77777777" w:rsidTr="00C45DC6">
        <w:tc>
          <w:tcPr>
            <w:tcW w:w="2518" w:type="dxa"/>
          </w:tcPr>
          <w:p w14:paraId="515C143C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548128D3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1EA0639D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A1A418D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2C516496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2DF6789D" w14:textId="77777777" w:rsidTr="00FB7D0F">
        <w:tc>
          <w:tcPr>
            <w:tcW w:w="4489" w:type="dxa"/>
          </w:tcPr>
          <w:p w14:paraId="498CA855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3422968D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5402D661" w14:textId="77777777" w:rsidTr="00FB7D0F">
        <w:tc>
          <w:tcPr>
            <w:tcW w:w="4489" w:type="dxa"/>
          </w:tcPr>
          <w:p w14:paraId="637DED42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1683B323" wp14:editId="557BF1D9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7103EF1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F837B2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F9EB26" wp14:editId="24BED81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3D8822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177246DB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873ADB0" wp14:editId="18DB048B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54A068A" wp14:editId="23E99EE5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537D88B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11F1F71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0AA22DAB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0ABE9E97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4DD6B37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54818AF6" wp14:editId="08BCDC0F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0AEAC7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81A8CA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7D93749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ED3B2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052D303" wp14:editId="1475F0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0093F126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3FAAB030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63C466AF" w14:textId="77777777" w:rsidTr="00FB7D0F">
        <w:tc>
          <w:tcPr>
            <w:tcW w:w="4489" w:type="dxa"/>
          </w:tcPr>
          <w:p w14:paraId="0BE71C36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3C31F658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043012F2" w14:textId="77777777" w:rsidTr="00FB7D0F">
        <w:tc>
          <w:tcPr>
            <w:tcW w:w="4489" w:type="dxa"/>
          </w:tcPr>
          <w:p w14:paraId="00A423D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33FEAD0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0B91C958" wp14:editId="72E5EDFD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41479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F64C4A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9E7E583" wp14:editId="505CD4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255E426A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3BADC7B3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7D9642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9E4279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50CF127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5344" behindDoc="0" locked="0" layoutInCell="1" allowOverlap="1" wp14:anchorId="144904E9" wp14:editId="504E12F2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33040D7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85447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CA0E9A4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E399F82" wp14:editId="63A937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5E96C668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7A9BC6EA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35383A3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5EDE71E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1C4248B7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42C8611C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70CABFD8" w14:textId="77777777" w:rsidTr="005D17B4">
        <w:tc>
          <w:tcPr>
            <w:tcW w:w="1991" w:type="dxa"/>
          </w:tcPr>
          <w:p w14:paraId="35EC4A48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44EA6FAB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D33B67" w:rsidRPr="007B4910" w14:paraId="2FDD78CB" w14:textId="77777777" w:rsidTr="005D17B4">
        <w:tc>
          <w:tcPr>
            <w:tcW w:w="1991" w:type="dxa"/>
          </w:tcPr>
          <w:p w14:paraId="2D2EC1AC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75C8B53A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674652F4" w14:textId="77777777" w:rsidTr="005D17B4">
        <w:tc>
          <w:tcPr>
            <w:tcW w:w="1991" w:type="dxa"/>
          </w:tcPr>
          <w:p w14:paraId="5E6FCE0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023EB011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6DB0406F" wp14:editId="1DA4D411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F53C64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1A955C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7685FD3" wp14:editId="5A30FEB6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4B4E5B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1D23313A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6E0AA69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3F65CA1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4C6834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5314AD80" w14:textId="77777777" w:rsidTr="005D17B4">
        <w:tc>
          <w:tcPr>
            <w:tcW w:w="1991" w:type="dxa"/>
          </w:tcPr>
          <w:p w14:paraId="0FE94019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24CB05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B50E96F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1AC2D9AC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4A182150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0AE0F6BA" w14:textId="77777777" w:rsidTr="00FB7D0F">
        <w:tc>
          <w:tcPr>
            <w:tcW w:w="1991" w:type="dxa"/>
          </w:tcPr>
          <w:p w14:paraId="40256CA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76C551D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B5715" w:rsidRPr="007B4910" w14:paraId="338C9F97" w14:textId="77777777" w:rsidTr="00FB7D0F">
        <w:tc>
          <w:tcPr>
            <w:tcW w:w="1991" w:type="dxa"/>
          </w:tcPr>
          <w:p w14:paraId="736606C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2C1EC58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021F1AA3" w14:textId="77777777" w:rsidTr="00FB7D0F">
        <w:tc>
          <w:tcPr>
            <w:tcW w:w="1991" w:type="dxa"/>
          </w:tcPr>
          <w:p w14:paraId="34D32BA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243DE68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24A87CE3" wp14:editId="6ECBD219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5C0B7F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D5EFF3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718B2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F4AE4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BCF132A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C480DC8" wp14:editId="13457F8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BFA11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0B6DA3F0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34F24865" w14:textId="77777777" w:rsidTr="00FB7D0F">
        <w:tc>
          <w:tcPr>
            <w:tcW w:w="1991" w:type="dxa"/>
          </w:tcPr>
          <w:p w14:paraId="7E4D93B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129A02B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DD01C10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57562232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43D1813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644569B9" w14:textId="77777777" w:rsidTr="00FB7D0F">
        <w:tc>
          <w:tcPr>
            <w:tcW w:w="1991" w:type="dxa"/>
          </w:tcPr>
          <w:p w14:paraId="1E6AB980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7F5B1519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B5715" w:rsidRPr="007B4910" w14:paraId="54C20877" w14:textId="77777777" w:rsidTr="00FB7D0F">
        <w:tc>
          <w:tcPr>
            <w:tcW w:w="1991" w:type="dxa"/>
          </w:tcPr>
          <w:p w14:paraId="55F5D1F8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5285094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32A577E2" w14:textId="77777777" w:rsidTr="00FB7D0F">
        <w:tc>
          <w:tcPr>
            <w:tcW w:w="1991" w:type="dxa"/>
          </w:tcPr>
          <w:p w14:paraId="32CB99F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47DF7A2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6C396D80" wp14:editId="722AA814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35E95B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A376DC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97F0CB6" wp14:editId="4A178F4A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AA9FE4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C3E532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013B1C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E983A0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F6AF08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7C0CE675" w14:textId="77777777" w:rsidTr="00FB7D0F">
        <w:tc>
          <w:tcPr>
            <w:tcW w:w="1991" w:type="dxa"/>
          </w:tcPr>
          <w:p w14:paraId="10F4F8D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20FBEF0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5F20254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1AE95F9A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005012AE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774F8E8E" w14:textId="77777777" w:rsidTr="00FB7D0F">
        <w:tc>
          <w:tcPr>
            <w:tcW w:w="1991" w:type="dxa"/>
          </w:tcPr>
          <w:p w14:paraId="060547E1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3A335B1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07</w:t>
            </w:r>
          </w:p>
        </w:tc>
      </w:tr>
      <w:tr w:rsidR="002B5715" w:rsidRPr="007B4910" w14:paraId="2F638EC3" w14:textId="77777777" w:rsidTr="00FB7D0F">
        <w:tc>
          <w:tcPr>
            <w:tcW w:w="1991" w:type="dxa"/>
          </w:tcPr>
          <w:p w14:paraId="421CD3D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66F7116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60FB5BD2" w14:textId="77777777" w:rsidTr="00FB7D0F">
        <w:tc>
          <w:tcPr>
            <w:tcW w:w="1991" w:type="dxa"/>
          </w:tcPr>
          <w:p w14:paraId="1968895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5A6A62F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04E0D650" wp14:editId="408A7907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E628D32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51E3B4" wp14:editId="2F9921EB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EA48BF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291E48FE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5CF823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C45E8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C6AA7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29D20A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2B98C7EF" w14:textId="77777777" w:rsidTr="00FB7D0F">
        <w:tc>
          <w:tcPr>
            <w:tcW w:w="1991" w:type="dxa"/>
          </w:tcPr>
          <w:p w14:paraId="25FE725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2D7639EB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F3AF451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BB8EC2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3D607F52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3A013445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5B3F1FD8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120BA312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1FB58713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121ED821" w14:textId="77777777" w:rsidTr="00557ED5">
        <w:tc>
          <w:tcPr>
            <w:tcW w:w="2518" w:type="dxa"/>
          </w:tcPr>
          <w:p w14:paraId="637BA1BC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F88BFB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4BFDB8D0" w14:textId="77777777" w:rsidTr="00557ED5">
        <w:tc>
          <w:tcPr>
            <w:tcW w:w="2518" w:type="dxa"/>
          </w:tcPr>
          <w:p w14:paraId="44562974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8811B36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5C847134" w14:textId="77777777" w:rsidTr="00557ED5">
        <w:tc>
          <w:tcPr>
            <w:tcW w:w="2518" w:type="dxa"/>
          </w:tcPr>
          <w:p w14:paraId="5FA7E75E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63D8E4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FF7B194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C6464DD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73662BD8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727E53EA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0BF886DB" w14:textId="77777777" w:rsidTr="00557ED5">
        <w:tc>
          <w:tcPr>
            <w:tcW w:w="2518" w:type="dxa"/>
          </w:tcPr>
          <w:p w14:paraId="31ACF6C7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840D21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7D95E936" w14:textId="77777777" w:rsidTr="00557ED5">
        <w:tc>
          <w:tcPr>
            <w:tcW w:w="2518" w:type="dxa"/>
          </w:tcPr>
          <w:p w14:paraId="585A273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9E8661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305E44F0" w14:textId="77777777" w:rsidTr="00557ED5">
        <w:tc>
          <w:tcPr>
            <w:tcW w:w="2518" w:type="dxa"/>
          </w:tcPr>
          <w:p w14:paraId="7B20C2BC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2DBABE5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876F60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762D9FF7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5C87498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25D69865" w14:textId="77777777" w:rsidTr="00557ED5">
        <w:tc>
          <w:tcPr>
            <w:tcW w:w="2518" w:type="dxa"/>
          </w:tcPr>
          <w:p w14:paraId="4F5EC223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4A98DA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466CFDC6" w14:textId="77777777" w:rsidTr="00557ED5">
        <w:tc>
          <w:tcPr>
            <w:tcW w:w="2518" w:type="dxa"/>
          </w:tcPr>
          <w:p w14:paraId="34A1332F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3564E9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17DC75CE" w14:textId="77777777" w:rsidTr="00557ED5">
        <w:tc>
          <w:tcPr>
            <w:tcW w:w="2518" w:type="dxa"/>
          </w:tcPr>
          <w:p w14:paraId="5E505CD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C05DC2D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FA00FF0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3A905B8E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4F1529AE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79ECE2E8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4C6F238E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0FC9D14D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5EDF1531" w14:textId="77777777" w:rsidTr="00516B66">
        <w:tc>
          <w:tcPr>
            <w:tcW w:w="2518" w:type="dxa"/>
          </w:tcPr>
          <w:p w14:paraId="5EB3DB58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F2BA3A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6B758F43" w14:textId="77777777" w:rsidTr="00516B66">
        <w:tc>
          <w:tcPr>
            <w:tcW w:w="2518" w:type="dxa"/>
          </w:tcPr>
          <w:p w14:paraId="2F3CD5A3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BDCAA14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62CDDB17" w14:textId="77777777" w:rsidTr="00516B66">
        <w:tc>
          <w:tcPr>
            <w:tcW w:w="2518" w:type="dxa"/>
          </w:tcPr>
          <w:p w14:paraId="180600EB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95DE959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0E5AE071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F6115C8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5A8D857A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024681C6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65ED4459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5A63E5BF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4571B1F1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35C4576C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485AA127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57E5239E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0C94450F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2F2A1011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3A199D3E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7BB717D1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79366425" w14:textId="77777777" w:rsidTr="00173D95">
        <w:tc>
          <w:tcPr>
            <w:tcW w:w="2518" w:type="dxa"/>
          </w:tcPr>
          <w:p w14:paraId="03B23828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72107D5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53F606CD" w14:textId="77777777" w:rsidTr="00252542">
        <w:trPr>
          <w:trHeight w:val="1767"/>
        </w:trPr>
        <w:tc>
          <w:tcPr>
            <w:tcW w:w="2518" w:type="dxa"/>
          </w:tcPr>
          <w:p w14:paraId="36ACE39E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1A4E7C3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4E5BE2A1" w14:textId="77777777" w:rsidR="00252542" w:rsidRDefault="00252542" w:rsidP="00173D95">
            <w:pPr>
              <w:rPr>
                <w:rFonts w:ascii="Times" w:hAnsi="Times"/>
              </w:rPr>
            </w:pPr>
          </w:p>
          <w:p w14:paraId="36121C92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20B710AF">
                <v:shape id="_x0000_i1027" type="#_x0000_t75" style="width:78.9pt;height:18.15pt" o:ole="">
                  <v:imagedata r:id="rId21" o:title=""/>
                </v:shape>
                <o:OLEObject Type="Embed" ProgID="Equation.3" ShapeID="_x0000_i1027" DrawAspect="Content" ObjectID="_1384608515" r:id="rId22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2A07DB06">
                <v:shape id="_x0000_i1028" type="#_x0000_t75" style="width:21.3pt;height:15.05pt" o:ole="">
                  <v:imagedata r:id="rId23" o:title=""/>
                </v:shape>
                <o:OLEObject Type="Embed" ProgID="Equation.3" ShapeID="_x0000_i1028" DrawAspect="Content" ObjectID="_1384608516" r:id="rId2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0A6A39AB">
                <v:shape id="_x0000_i1029" type="#_x0000_t75" style="width:19.4pt;height:11.9pt" o:ole="">
                  <v:imagedata r:id="rId25" o:title=""/>
                </v:shape>
                <o:OLEObject Type="Embed" ProgID="Equation.3" ShapeID="_x0000_i1029" DrawAspect="Content" ObjectID="_1384608517" r:id="rId26"/>
              </w:object>
            </w:r>
            <w:r>
              <w:t xml:space="preserve"> son suplementarios.</w:t>
            </w:r>
          </w:p>
          <w:p w14:paraId="6FDEDDF6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28330959">
                <v:shape id="_x0000_i1030" type="#_x0000_t75" style="width:73.9pt;height:18.15pt" o:ole="">
                  <v:imagedata r:id="rId27" o:title=""/>
                </v:shape>
                <o:OLEObject Type="Embed" ProgID="Equation.3" ShapeID="_x0000_i1030" DrawAspect="Content" ObjectID="_1384608518" r:id="rId28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48FA65F6">
                <v:shape id="_x0000_i1031" type="#_x0000_t75" style="width:21.3pt;height:15.05pt" o:ole="">
                  <v:imagedata r:id="rId29" o:title=""/>
                </v:shape>
                <o:OLEObject Type="Embed" ProgID="Equation.3" ShapeID="_x0000_i1031" DrawAspect="Content" ObjectID="_1384608519" r:id="rId30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492664E9">
                <v:shape id="_x0000_i1032" type="#_x0000_t75" style="width:19.4pt;height:11.9pt" o:ole="">
                  <v:imagedata r:id="rId31" o:title=""/>
                </v:shape>
                <o:OLEObject Type="Embed" ProgID="Equation.3" ShapeID="_x0000_i1032" DrawAspect="Content" ObjectID="_1384608520" r:id="rId32"/>
              </w:object>
            </w:r>
            <w:r>
              <w:t xml:space="preserve"> son complementarios.</w:t>
            </w:r>
          </w:p>
        </w:tc>
      </w:tr>
    </w:tbl>
    <w:p w14:paraId="206FB79F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78E41DBC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6255A05E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09F625B8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4311C914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0A730E59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1C5BD7D0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69CAD4BE" w14:textId="77777777" w:rsidTr="0098133F">
        <w:tc>
          <w:tcPr>
            <w:tcW w:w="2518" w:type="dxa"/>
          </w:tcPr>
          <w:p w14:paraId="7AFA2041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8B45918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</w:p>
        </w:tc>
      </w:tr>
      <w:tr w:rsidR="0098133F" w:rsidRPr="007B4910" w14:paraId="465EFD14" w14:textId="77777777" w:rsidTr="0098133F">
        <w:tc>
          <w:tcPr>
            <w:tcW w:w="2518" w:type="dxa"/>
          </w:tcPr>
          <w:p w14:paraId="255073DD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A799BE9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646E8FAD" w14:textId="77777777" w:rsidTr="0098133F">
        <w:tc>
          <w:tcPr>
            <w:tcW w:w="2518" w:type="dxa"/>
          </w:tcPr>
          <w:p w14:paraId="451FD463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123B7EC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0FA109D" wp14:editId="745C4C4C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28495E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6C7318E3">
                                      <v:shape id="_x0000_i1034" type="#_x0000_t75" style="width:21.3pt;height:12.5pt" o:ole="">
                                        <v:imagedata r:id="rId33" o:title=""/>
                                      </v:shape>
                                      <o:OLEObject Type="Embed" ProgID="Equation.3" ShapeID="_x0000_i1034" DrawAspect="Content" ObjectID="_1384608528" r:id="rId3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168EA5BE">
                                      <v:shape id="_x0000_i1036" type="#_x0000_t75" style="width:19.4pt;height:16.3pt" o:ole="">
                                        <v:imagedata r:id="rId35" o:title=""/>
                                      </v:shape>
                                      <o:OLEObject Type="Embed" ProgID="Equation.3" ShapeID="_x0000_i1036" DrawAspect="Content" ObjectID="_1384608529" r:id="rId36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4993847F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3E7E3B7" wp14:editId="4217B0BB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3D066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6C2FDB11" w14:textId="77777777" w:rsidTr="0098133F">
        <w:tc>
          <w:tcPr>
            <w:tcW w:w="2518" w:type="dxa"/>
          </w:tcPr>
          <w:p w14:paraId="008AC9A7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766C210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2F41F21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6A5AE384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3BD73771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476B88D7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4A76B787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3CF027F4" w14:textId="77777777" w:rsidTr="00FB7D0F">
        <w:tc>
          <w:tcPr>
            <w:tcW w:w="2518" w:type="dxa"/>
          </w:tcPr>
          <w:p w14:paraId="036D6EEF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457D99" w14:textId="77777777" w:rsidR="00FB7D0F" w:rsidRPr="007B4910" w:rsidRDefault="00A705D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FB7D0F" w:rsidRPr="007B4910" w14:paraId="310726CC" w14:textId="77777777" w:rsidTr="00FB7D0F">
        <w:tc>
          <w:tcPr>
            <w:tcW w:w="2518" w:type="dxa"/>
          </w:tcPr>
          <w:p w14:paraId="64399F8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A99007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58AD05D3" w14:textId="77777777" w:rsidTr="00FB7D0F">
        <w:tc>
          <w:tcPr>
            <w:tcW w:w="2518" w:type="dxa"/>
          </w:tcPr>
          <w:p w14:paraId="7A683A2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B8C9091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21E3DA31" wp14:editId="3D363EA0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2B16A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50D5C23" wp14:editId="4C9486A7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CCFE2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79792570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4608530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379E3B77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4608531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6CB00683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063438D0" w14:textId="77777777" w:rsidTr="00FB7D0F">
        <w:tc>
          <w:tcPr>
            <w:tcW w:w="2518" w:type="dxa"/>
          </w:tcPr>
          <w:p w14:paraId="00C5531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D1127E5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C744085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32DBEBF2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39F778E5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3A14B014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65E5C072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4459E21A" w14:textId="77777777" w:rsidTr="00FB7D0F">
        <w:tc>
          <w:tcPr>
            <w:tcW w:w="2469" w:type="dxa"/>
          </w:tcPr>
          <w:p w14:paraId="46B3C0DD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78FAB0B4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FB7D0F" w:rsidRPr="007B4910" w14:paraId="46305B18" w14:textId="77777777" w:rsidTr="00FB7D0F">
        <w:tc>
          <w:tcPr>
            <w:tcW w:w="2469" w:type="dxa"/>
          </w:tcPr>
          <w:p w14:paraId="4743CAE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0ECBB00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372CA12F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6793CB9A" w14:textId="77777777" w:rsidTr="00FB7D0F">
        <w:tc>
          <w:tcPr>
            <w:tcW w:w="2469" w:type="dxa"/>
          </w:tcPr>
          <w:p w14:paraId="48238B73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16A98B8E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78FE89A2" wp14:editId="57F30B4E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15B72B9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C4CD629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AC0AA28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C4C758A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C462FBF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BA29751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2058821" wp14:editId="494416D4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6F2903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138524AB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75DC8005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565D0CDA" w14:textId="77777777" w:rsidTr="00FB7D0F">
        <w:tc>
          <w:tcPr>
            <w:tcW w:w="2469" w:type="dxa"/>
          </w:tcPr>
          <w:p w14:paraId="2BF6B03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31D3A6BE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1FB0A2AA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4AC2F0C5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7174BEFA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339B8CC9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520F886E" w14:textId="77777777" w:rsidTr="00261753">
        <w:tc>
          <w:tcPr>
            <w:tcW w:w="2518" w:type="dxa"/>
          </w:tcPr>
          <w:p w14:paraId="26CF735C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F8951AE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199DE727" w14:textId="77777777" w:rsidTr="00261753">
        <w:trPr>
          <w:trHeight w:val="489"/>
        </w:trPr>
        <w:tc>
          <w:tcPr>
            <w:tcW w:w="2518" w:type="dxa"/>
          </w:tcPr>
          <w:p w14:paraId="38F1C67E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8A425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59B97020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3A0F54DE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628D332E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793788EF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5947CACF" w14:textId="77777777" w:rsidTr="00FB7D0F">
        <w:tc>
          <w:tcPr>
            <w:tcW w:w="2518" w:type="dxa"/>
          </w:tcPr>
          <w:p w14:paraId="5DF15D60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F981AC6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06AA00CB" w14:textId="77777777" w:rsidTr="00FB7D0F">
        <w:tc>
          <w:tcPr>
            <w:tcW w:w="2518" w:type="dxa"/>
          </w:tcPr>
          <w:p w14:paraId="323C5FD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1355927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19E0EDD0" w14:textId="77777777" w:rsidTr="00FB7D0F">
        <w:tc>
          <w:tcPr>
            <w:tcW w:w="2518" w:type="dxa"/>
          </w:tcPr>
          <w:p w14:paraId="42ED142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C2A3286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51001B4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4C6F0A9F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321E389F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439FA532" w14:textId="77777777" w:rsidTr="008812F4">
        <w:tc>
          <w:tcPr>
            <w:tcW w:w="2518" w:type="dxa"/>
          </w:tcPr>
          <w:p w14:paraId="5AF74DF3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765B76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2EA7FEA2" w14:textId="77777777" w:rsidTr="008812F4">
        <w:tc>
          <w:tcPr>
            <w:tcW w:w="2518" w:type="dxa"/>
          </w:tcPr>
          <w:p w14:paraId="5E913525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3B0BF4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094C04E1" w14:textId="77777777" w:rsidTr="008812F4">
        <w:tc>
          <w:tcPr>
            <w:tcW w:w="2518" w:type="dxa"/>
          </w:tcPr>
          <w:p w14:paraId="7DE06AE2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5715EBB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463D027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4BCA4609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44354CA6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5BD576BA" w14:textId="77777777" w:rsidTr="008812F4">
        <w:tc>
          <w:tcPr>
            <w:tcW w:w="2518" w:type="dxa"/>
          </w:tcPr>
          <w:p w14:paraId="29ED96EC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AC3926F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575F20A6" w14:textId="77777777" w:rsidTr="008812F4">
        <w:tc>
          <w:tcPr>
            <w:tcW w:w="2518" w:type="dxa"/>
          </w:tcPr>
          <w:p w14:paraId="2738A593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334B060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41CEA287" w14:textId="77777777" w:rsidTr="008812F4">
        <w:tc>
          <w:tcPr>
            <w:tcW w:w="2518" w:type="dxa"/>
          </w:tcPr>
          <w:p w14:paraId="77746EF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8D22B2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2F3DFEB1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7860AA7C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2F793D40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592F90CC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10D2C611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407B5CE8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0105397F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54497D8D" w14:textId="77777777" w:rsidTr="008812F4">
        <w:tc>
          <w:tcPr>
            <w:tcW w:w="2518" w:type="dxa"/>
          </w:tcPr>
          <w:p w14:paraId="57A80AB8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4B0235C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64C0E669" w14:textId="77777777" w:rsidTr="008812F4">
        <w:tc>
          <w:tcPr>
            <w:tcW w:w="2518" w:type="dxa"/>
          </w:tcPr>
          <w:p w14:paraId="2262711A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599B4FC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3C4FD18A" w14:textId="77777777" w:rsidTr="008812F4">
        <w:tc>
          <w:tcPr>
            <w:tcW w:w="2518" w:type="dxa"/>
          </w:tcPr>
          <w:p w14:paraId="57543331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43CD1F7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D2668AF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258ADB57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5B0D634F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2BA7AB36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5A600477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30983EDF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5BB0AB3B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2BFA362E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23A5D572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76998E4E" w14:textId="77777777" w:rsidTr="007B59D9">
        <w:tc>
          <w:tcPr>
            <w:tcW w:w="2469" w:type="dxa"/>
          </w:tcPr>
          <w:p w14:paraId="38FD4C4B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68649AF5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7B59D9" w:rsidRPr="007B4910" w14:paraId="22B70A43" w14:textId="77777777" w:rsidTr="007B59D9">
        <w:tc>
          <w:tcPr>
            <w:tcW w:w="2469" w:type="dxa"/>
          </w:tcPr>
          <w:p w14:paraId="7BF5365A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093309D1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060C58C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442B330D" w14:textId="77777777" w:rsidTr="007B59D9">
        <w:tc>
          <w:tcPr>
            <w:tcW w:w="2469" w:type="dxa"/>
          </w:tcPr>
          <w:p w14:paraId="63116DC0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2EAC4E8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34E04A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542CAFBC" wp14:editId="515EAEA4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314A867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8D19F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29C21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07E76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544A48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56951B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6FF46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5FFEC0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60FD0B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7C6F17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6296AA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ED19AD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FEE49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94D139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0ACBB0D0" w14:textId="77777777" w:rsidTr="007B59D9">
        <w:tc>
          <w:tcPr>
            <w:tcW w:w="2469" w:type="dxa"/>
          </w:tcPr>
          <w:p w14:paraId="48524E2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188D964C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34ACED0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27ECE4B2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460E400E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6C11D5C1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2BBC2630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32CB1855" w14:textId="77777777" w:rsidTr="00E63E58">
        <w:tc>
          <w:tcPr>
            <w:tcW w:w="2469" w:type="dxa"/>
          </w:tcPr>
          <w:p w14:paraId="0342308C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D4D1FD6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E63E58" w:rsidRPr="007B4910" w14:paraId="30FD9B27" w14:textId="77777777" w:rsidTr="00E63E58">
        <w:tc>
          <w:tcPr>
            <w:tcW w:w="2469" w:type="dxa"/>
          </w:tcPr>
          <w:p w14:paraId="3471393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76ACBFA1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5C407CB9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0735F540" w14:textId="77777777" w:rsidTr="00E63E58">
        <w:tc>
          <w:tcPr>
            <w:tcW w:w="2469" w:type="dxa"/>
          </w:tcPr>
          <w:p w14:paraId="0C35E7C2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0B08C6FC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385EA045" wp14:editId="213756FA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6AC66C4A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9353C4E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6A576C0D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6D92842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3EA3748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0B578DB1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38E36C2F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BA1959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6B2FBF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135FA4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2490BB1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525B8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8EBFF5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66F964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417A2DA5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3107B7A" wp14:editId="0A5DDC2D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2FB15C" w14:textId="77777777" w:rsidR="00F04757" w:rsidRDefault="00F04757" w:rsidP="00E63E58"/>
                                <w:p w14:paraId="16B3EBB1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18BE826C" w14:textId="77777777" w:rsidTr="00E63E58">
        <w:tc>
          <w:tcPr>
            <w:tcW w:w="2469" w:type="dxa"/>
          </w:tcPr>
          <w:p w14:paraId="3C0E57B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0D47DB8E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F9E26AD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513E9297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688A793A" w14:textId="77777777" w:rsidR="0072185B" w:rsidRDefault="0072185B" w:rsidP="0072185B">
      <w:pPr>
        <w:spacing w:after="0"/>
        <w:jc w:val="center"/>
      </w:pPr>
    </w:p>
    <w:p w14:paraId="2359A620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4DD4708E">
          <v:shape id="_x0000_i1041" type="#_x0000_t75" style="width:11.25pt;height:15.05pt" o:ole="">
            <v:imagedata r:id="rId54" o:title=""/>
          </v:shape>
          <o:OLEObject Type="Embed" ProgID="Equation.3" ShapeID="_x0000_i1041" DrawAspect="Content" ObjectID="_1384608521" r:id="rId55"/>
        </w:object>
      </w:r>
      <w:r>
        <w:t xml:space="preserve">son </w:t>
      </w:r>
      <w:r w:rsidRPr="00D74333">
        <w:rPr>
          <w:position w:val="-6"/>
        </w:rPr>
        <w:object w:dxaOrig="360" w:dyaOrig="320" w14:anchorId="69EED8FE">
          <v:shape id="_x0000_i1042" type="#_x0000_t75" style="width:18.15pt;height:16.3pt" o:ole="">
            <v:imagedata r:id="rId56" o:title=""/>
          </v:shape>
          <o:OLEObject Type="Embed" ProgID="Equation.3" ShapeID="_x0000_i1042" DrawAspect="Content" ObjectID="_1384608522" r:id="rId57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0B076736">
          <v:shape id="_x0000_i1043" type="#_x0000_t75" style="width:10pt;height:15.05pt" o:ole="">
            <v:imagedata r:id="rId58" o:title=""/>
          </v:shape>
          <o:OLEObject Type="Embed" ProgID="Equation.3" ShapeID="_x0000_i1043" DrawAspect="Content" ObjectID="_1384608523" r:id="rId59"/>
        </w:object>
      </w:r>
      <w:r>
        <w:t xml:space="preserve">son </w:t>
      </w:r>
      <w:r w:rsidRPr="00D74333">
        <w:rPr>
          <w:position w:val="-6"/>
        </w:rPr>
        <w:object w:dxaOrig="380" w:dyaOrig="320" w14:anchorId="360F3B6A">
          <v:shape id="_x0000_i1044" type="#_x0000_t75" style="width:19.4pt;height:16.3pt" o:ole="">
            <v:imagedata r:id="rId60" o:title=""/>
          </v:shape>
          <o:OLEObject Type="Embed" ProgID="Equation.3" ShapeID="_x0000_i1044" DrawAspect="Content" ObjectID="_1384608524" r:id="rId61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01671F36">
          <v:shape id="_x0000_i1045" type="#_x0000_t75" style="width:11.25pt;height:15.05pt" o:ole="">
            <v:imagedata r:id="rId62" o:title=""/>
          </v:shape>
          <o:OLEObject Type="Embed" ProgID="Equation.3" ShapeID="_x0000_i1045" DrawAspect="Content" ObjectID="_1384608525" r:id="rId63"/>
        </w:object>
      </w:r>
      <w:r>
        <w:t xml:space="preserve">son </w:t>
      </w:r>
      <w:r w:rsidRPr="00D74333">
        <w:rPr>
          <w:position w:val="-6"/>
        </w:rPr>
        <w:object w:dxaOrig="620" w:dyaOrig="320" w14:anchorId="6C251BF4">
          <v:shape id="_x0000_i1046" type="#_x0000_t75" style="width:30.7pt;height:16.3pt" o:ole="">
            <v:imagedata r:id="rId64" o:title=""/>
          </v:shape>
          <o:OLEObject Type="Embed" ProgID="Equation.3" ShapeID="_x0000_i1046" DrawAspect="Content" ObjectID="_1384608526" r:id="rId65"/>
        </w:object>
      </w:r>
    </w:p>
    <w:p w14:paraId="4146DD5C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56A6F40D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5DED8A8F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1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7CE9891B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263DC600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2AE1A4C6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2D7B114E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2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65539ADA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53687BE7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6A663D88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6F538AD5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2CF8CB1B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7301F3F4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644B5A3D" w14:textId="77777777" w:rsidTr="008808DC">
        <w:tc>
          <w:tcPr>
            <w:tcW w:w="2518" w:type="dxa"/>
          </w:tcPr>
          <w:p w14:paraId="5F94A133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F90BEC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0F5644FE" w14:textId="77777777" w:rsidTr="008808DC">
        <w:tc>
          <w:tcPr>
            <w:tcW w:w="2518" w:type="dxa"/>
          </w:tcPr>
          <w:p w14:paraId="39D1B984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C6D13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6C771645" w14:textId="77777777" w:rsidTr="008808DC">
        <w:tc>
          <w:tcPr>
            <w:tcW w:w="2518" w:type="dxa"/>
          </w:tcPr>
          <w:p w14:paraId="7BA17559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1FD68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3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9E4BAE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72625EEA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66CA1A5D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06F7D51A" w14:textId="77777777" w:rsidTr="008808DC">
        <w:tc>
          <w:tcPr>
            <w:tcW w:w="2518" w:type="dxa"/>
          </w:tcPr>
          <w:p w14:paraId="42E01DE2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AE75014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1BCB3B24" w14:textId="77777777" w:rsidTr="008808DC">
        <w:tc>
          <w:tcPr>
            <w:tcW w:w="2518" w:type="dxa"/>
          </w:tcPr>
          <w:p w14:paraId="6CB70502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4481144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0E69F30D" w14:textId="77777777" w:rsidTr="008808DC">
        <w:tc>
          <w:tcPr>
            <w:tcW w:w="2518" w:type="dxa"/>
          </w:tcPr>
          <w:p w14:paraId="5EA89AF5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54DA2C4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19DF5E5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32E76C3C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73EF0032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0F08BC43" w14:textId="77777777" w:rsidTr="008808DC">
        <w:tc>
          <w:tcPr>
            <w:tcW w:w="2518" w:type="dxa"/>
          </w:tcPr>
          <w:p w14:paraId="73300D30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576F103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38B95CF4" w14:textId="77777777" w:rsidTr="008808DC">
        <w:tc>
          <w:tcPr>
            <w:tcW w:w="2518" w:type="dxa"/>
          </w:tcPr>
          <w:p w14:paraId="5D2B045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652920A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514E7352" w14:textId="77777777" w:rsidTr="008808DC">
        <w:tc>
          <w:tcPr>
            <w:tcW w:w="2518" w:type="dxa"/>
          </w:tcPr>
          <w:p w14:paraId="3A2FD5E2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82CFF64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49AB0261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1C8FC1A0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40872B2A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15F44166" w14:textId="77777777" w:rsidTr="00E14FFF">
        <w:tc>
          <w:tcPr>
            <w:tcW w:w="2518" w:type="dxa"/>
          </w:tcPr>
          <w:p w14:paraId="5203E905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B0F531C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22C8237C" w14:textId="77777777" w:rsidTr="00E14FFF">
        <w:tc>
          <w:tcPr>
            <w:tcW w:w="2518" w:type="dxa"/>
          </w:tcPr>
          <w:p w14:paraId="567DB301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F491C1C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36A3D42D" w14:textId="77777777" w:rsidTr="00E14FFF">
        <w:tc>
          <w:tcPr>
            <w:tcW w:w="2518" w:type="dxa"/>
          </w:tcPr>
          <w:p w14:paraId="73060032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8426830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5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60F9AEA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5FB6D14E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388966D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29FF7518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483BD49D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7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3A585C09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6ACF864E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366051A7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28293C20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0F463E7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9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4AA96B4F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086A019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27B8B63A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7891161B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74338C0F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277C58B2" w14:textId="77777777" w:rsidTr="0031197F">
        <w:tc>
          <w:tcPr>
            <w:tcW w:w="2518" w:type="dxa"/>
          </w:tcPr>
          <w:p w14:paraId="7109F0FB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6ED209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088D4A9B" w14:textId="77777777" w:rsidTr="0031197F">
        <w:tc>
          <w:tcPr>
            <w:tcW w:w="2518" w:type="dxa"/>
          </w:tcPr>
          <w:p w14:paraId="68636BB2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9276CFF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52C934EA" w14:textId="77777777" w:rsidTr="0031197F">
        <w:tc>
          <w:tcPr>
            <w:tcW w:w="2518" w:type="dxa"/>
          </w:tcPr>
          <w:p w14:paraId="2F73D93A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A615366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3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3E1DDC4C" w14:textId="77777777" w:rsidTr="0031197F">
        <w:tc>
          <w:tcPr>
            <w:tcW w:w="2518" w:type="dxa"/>
          </w:tcPr>
          <w:p w14:paraId="0BFFCC14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6F44D149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02C65C36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A993657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1AFD350F" w14:textId="77777777" w:rsidTr="0031197F">
        <w:tc>
          <w:tcPr>
            <w:tcW w:w="2518" w:type="dxa"/>
          </w:tcPr>
          <w:p w14:paraId="0ECC245D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89BC5B9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53D76DDD" w14:textId="77777777" w:rsidTr="0031197F">
        <w:tc>
          <w:tcPr>
            <w:tcW w:w="2518" w:type="dxa"/>
          </w:tcPr>
          <w:p w14:paraId="7EE934AC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3969B7A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6977B07A" w14:textId="77777777" w:rsidTr="0031197F">
        <w:tc>
          <w:tcPr>
            <w:tcW w:w="2518" w:type="dxa"/>
          </w:tcPr>
          <w:p w14:paraId="0A9E8943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F0477DF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BA2BF0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368A5E74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4345415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3C3CC8DA" w14:textId="77777777" w:rsidTr="0031197F">
        <w:tc>
          <w:tcPr>
            <w:tcW w:w="2518" w:type="dxa"/>
          </w:tcPr>
          <w:p w14:paraId="75566426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E4D081C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78C4E2DD" w14:textId="77777777" w:rsidTr="0031197F">
        <w:tc>
          <w:tcPr>
            <w:tcW w:w="2518" w:type="dxa"/>
          </w:tcPr>
          <w:p w14:paraId="02F23342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A51936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0D5EAFC0" w14:textId="77777777" w:rsidTr="0031197F">
        <w:tc>
          <w:tcPr>
            <w:tcW w:w="2518" w:type="dxa"/>
          </w:tcPr>
          <w:p w14:paraId="34403C9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F61FE1F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04890CFB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8C39D74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237C1B52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6B30EAC2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7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4EAB09BD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5818BB53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2A17BD8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4D80911E" w14:textId="77777777" w:rsidTr="0031197F">
        <w:tc>
          <w:tcPr>
            <w:tcW w:w="2518" w:type="dxa"/>
          </w:tcPr>
          <w:p w14:paraId="47D73F49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7A3AF1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69A8344B" w14:textId="77777777" w:rsidTr="0031197F">
        <w:tc>
          <w:tcPr>
            <w:tcW w:w="2518" w:type="dxa"/>
          </w:tcPr>
          <w:p w14:paraId="584C199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A7EB30F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21D2271E" w14:textId="77777777" w:rsidTr="0031197F">
        <w:tc>
          <w:tcPr>
            <w:tcW w:w="2518" w:type="dxa"/>
          </w:tcPr>
          <w:p w14:paraId="74EB062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758B98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163370DC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4E7D5BEC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3A3C48D2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35C28332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1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022FE604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16A84EC9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0297DA8F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128C5BF3" w14:textId="77777777" w:rsidTr="00212EEA">
        <w:tc>
          <w:tcPr>
            <w:tcW w:w="2518" w:type="dxa"/>
          </w:tcPr>
          <w:p w14:paraId="51E32D49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34D2B8C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159BF" w:rsidRPr="007B4910" w14:paraId="185905D2" w14:textId="77777777" w:rsidTr="00212EEA">
        <w:tc>
          <w:tcPr>
            <w:tcW w:w="2518" w:type="dxa"/>
          </w:tcPr>
          <w:p w14:paraId="2DB034B2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BE26C13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2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70D8D3C3" w14:textId="77777777" w:rsidTr="003C72E2">
        <w:trPr>
          <w:trHeight w:val="681"/>
        </w:trPr>
        <w:tc>
          <w:tcPr>
            <w:tcW w:w="2518" w:type="dxa"/>
          </w:tcPr>
          <w:p w14:paraId="2A4118DD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E63AC61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542CC83E" w14:textId="77777777" w:rsidTr="00212EEA">
        <w:tc>
          <w:tcPr>
            <w:tcW w:w="2518" w:type="dxa"/>
          </w:tcPr>
          <w:p w14:paraId="4940C777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5310229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50ADB33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1C8803DA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2908913F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48B8E990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5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78E524AE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09BD3295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3A4A2BE9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7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4A8362CF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2D727EE2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1C7A7C38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6477D89C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21FC3B33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78DD8644" w14:textId="77777777" w:rsidTr="00182AA6">
        <w:tc>
          <w:tcPr>
            <w:tcW w:w="2518" w:type="dxa"/>
          </w:tcPr>
          <w:p w14:paraId="64BDC4A4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F2DBDF7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901A1D" w:rsidRPr="007B4910" w14:paraId="78CD6B61" w14:textId="77777777" w:rsidTr="00182AA6">
        <w:tc>
          <w:tcPr>
            <w:tcW w:w="2518" w:type="dxa"/>
          </w:tcPr>
          <w:p w14:paraId="6574E13A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FF15818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0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59975A91" w14:textId="77777777" w:rsidTr="00182AA6">
        <w:tc>
          <w:tcPr>
            <w:tcW w:w="2518" w:type="dxa"/>
          </w:tcPr>
          <w:p w14:paraId="7B9D6032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F805706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66AE4877" wp14:editId="471EE71B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0293097C" w14:textId="77777777" w:rsidTr="00182AA6">
        <w:tc>
          <w:tcPr>
            <w:tcW w:w="2518" w:type="dxa"/>
          </w:tcPr>
          <w:p w14:paraId="1E7A6144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7F23974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5DDF9490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65535332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48AB91CF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79059A92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6707D437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32652184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CC38F21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2556DE73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10A0A631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4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5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7E14530E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6CC33532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17DCBBC6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A1C511B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356FC898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7B6038CB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527CBDCF" w14:textId="77777777" w:rsidTr="001B10D6">
        <w:tc>
          <w:tcPr>
            <w:tcW w:w="2518" w:type="dxa"/>
          </w:tcPr>
          <w:p w14:paraId="1C6F4B02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49D52C1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1B10D6" w:rsidRPr="007B4910" w14:paraId="29E4D15A" w14:textId="77777777" w:rsidTr="001B10D6">
        <w:tc>
          <w:tcPr>
            <w:tcW w:w="2518" w:type="dxa"/>
          </w:tcPr>
          <w:p w14:paraId="168A863E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B4CBC68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8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22512E96" w14:textId="77777777" w:rsidTr="001B10D6">
        <w:trPr>
          <w:trHeight w:val="681"/>
        </w:trPr>
        <w:tc>
          <w:tcPr>
            <w:tcW w:w="2518" w:type="dxa"/>
          </w:tcPr>
          <w:p w14:paraId="4A402EEE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09226D85" w14:textId="77777777" w:rsidTr="007C3497">
              <w:tc>
                <w:tcPr>
                  <w:tcW w:w="4489" w:type="dxa"/>
                </w:tcPr>
                <w:p w14:paraId="1B553402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2EB8F882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315178D5" w14:textId="77777777" w:rsidTr="007C3497">
              <w:tc>
                <w:tcPr>
                  <w:tcW w:w="4489" w:type="dxa"/>
                </w:tcPr>
                <w:p w14:paraId="08D03613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0794C38A" wp14:editId="711E389B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36B7379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DDB862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9B63CCA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46FB2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11EFFD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D496C5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44CE16E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1EE2F0B4" w14:textId="77777777" w:rsidTr="007C3497">
              <w:tc>
                <w:tcPr>
                  <w:tcW w:w="4489" w:type="dxa"/>
                </w:tcPr>
                <w:p w14:paraId="1D953FD9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01BF31B7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3FB8C030" w14:textId="77777777" w:rsidTr="007C3497">
              <w:tc>
                <w:tcPr>
                  <w:tcW w:w="4489" w:type="dxa"/>
                </w:tcPr>
                <w:p w14:paraId="0338FE3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C7D3FC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C0466D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E9799B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AEAF7B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32D069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163694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DC9F9F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88775A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2DB1C057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172C8759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232D2166" w14:textId="77777777" w:rsidTr="001B10D6">
        <w:tc>
          <w:tcPr>
            <w:tcW w:w="2518" w:type="dxa"/>
          </w:tcPr>
          <w:p w14:paraId="1F74EE63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3EA00CA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9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566FBA2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2AD02475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0E137599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1B9320F0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6634D0F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0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5A90294A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78CEB00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3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4204727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4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5566914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5F09E9CC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35E1E6B4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1A5B2688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1D51345C" w14:textId="77777777" w:rsidTr="00577BF8">
        <w:tc>
          <w:tcPr>
            <w:tcW w:w="2518" w:type="dxa"/>
          </w:tcPr>
          <w:p w14:paraId="365C632E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155A2BF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A9189C" w:rsidRPr="007B4910" w14:paraId="73C61831" w14:textId="77777777" w:rsidTr="00577BF8">
        <w:tc>
          <w:tcPr>
            <w:tcW w:w="2518" w:type="dxa"/>
          </w:tcPr>
          <w:p w14:paraId="4F525F06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144C76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5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1BC4C063" w14:textId="77777777" w:rsidTr="00577BF8">
        <w:trPr>
          <w:trHeight w:val="681"/>
        </w:trPr>
        <w:tc>
          <w:tcPr>
            <w:tcW w:w="2518" w:type="dxa"/>
          </w:tcPr>
          <w:p w14:paraId="119AFB07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625704BC" w14:textId="77777777" w:rsidTr="00577BF8">
              <w:tc>
                <w:tcPr>
                  <w:tcW w:w="4489" w:type="dxa"/>
                </w:tcPr>
                <w:p w14:paraId="019CEC53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7C22E924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335C577E" w14:textId="77777777" w:rsidTr="00577BF8">
              <w:tc>
                <w:tcPr>
                  <w:tcW w:w="4489" w:type="dxa"/>
                </w:tcPr>
                <w:p w14:paraId="3F5D930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3DDB774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2F6E8A58" wp14:editId="3EBE2B82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6BD39D0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03CF99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E4068C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800805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64898F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A2041D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728A012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5A77F99B" w14:textId="77777777" w:rsidTr="00577BF8">
              <w:tc>
                <w:tcPr>
                  <w:tcW w:w="4489" w:type="dxa"/>
                </w:tcPr>
                <w:p w14:paraId="78955A81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14BE0FFC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60852FF9" w14:textId="77777777" w:rsidTr="00577BF8">
              <w:tc>
                <w:tcPr>
                  <w:tcW w:w="4489" w:type="dxa"/>
                </w:tcPr>
                <w:p w14:paraId="47AF9EF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771C2D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24CA7E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1D1C45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766611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DA7E31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CC079A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078BE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F8FECE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F7FF94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B8C500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70E6C7A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708E3E31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1BF4DCBB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671A47A5" w14:textId="77777777" w:rsidTr="00577BF8">
        <w:tc>
          <w:tcPr>
            <w:tcW w:w="2518" w:type="dxa"/>
          </w:tcPr>
          <w:p w14:paraId="66155042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AB4D9F4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63B7542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5927B741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620E4987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7E4C9C7F" w14:textId="77777777" w:rsidTr="00182AA6">
        <w:tc>
          <w:tcPr>
            <w:tcW w:w="2518" w:type="dxa"/>
          </w:tcPr>
          <w:p w14:paraId="63AE1213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7F85E76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0FEBCBBD" w14:textId="77777777" w:rsidTr="00182AA6">
        <w:tc>
          <w:tcPr>
            <w:tcW w:w="2518" w:type="dxa"/>
          </w:tcPr>
          <w:p w14:paraId="5C1CA6DA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239D6A1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40297BD9" w14:textId="77777777" w:rsidTr="00182AA6">
        <w:tc>
          <w:tcPr>
            <w:tcW w:w="2518" w:type="dxa"/>
          </w:tcPr>
          <w:p w14:paraId="63F3BEB1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8E76C83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7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013A99C3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280FB8B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76BBF797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793EBBEA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41404535" w14:textId="77777777" w:rsidTr="00182AA6">
        <w:tc>
          <w:tcPr>
            <w:tcW w:w="2518" w:type="dxa"/>
          </w:tcPr>
          <w:p w14:paraId="2416582A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4103ED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64B77320" w14:textId="77777777" w:rsidTr="00182AA6">
        <w:tc>
          <w:tcPr>
            <w:tcW w:w="2518" w:type="dxa"/>
          </w:tcPr>
          <w:p w14:paraId="59ABDF3D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1A010F6" w14:textId="77777777" w:rsidR="00182AA6" w:rsidRPr="007B4910" w:rsidRDefault="00505AB7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505AB7">
              <w:rPr>
                <w:rFonts w:ascii="Times New Roman" w:hAnsi="Times New Roman" w:cs="Times New Roman"/>
                <w:color w:val="000000"/>
              </w:rPr>
              <w:t>Aplica los conceptos de mediatriz y bisectriz</w:t>
            </w:r>
          </w:p>
        </w:tc>
      </w:tr>
      <w:tr w:rsidR="00182AA6" w:rsidRPr="007B4910" w14:paraId="282F515F" w14:textId="77777777" w:rsidTr="00182AA6">
        <w:tc>
          <w:tcPr>
            <w:tcW w:w="2518" w:type="dxa"/>
          </w:tcPr>
          <w:p w14:paraId="6CC87095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093FBCA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  <w:bookmarkStart w:id="158" w:name="_GoBack"/>
            <w:bookmarkEnd w:id="158"/>
          </w:p>
        </w:tc>
      </w:tr>
    </w:tbl>
    <w:p w14:paraId="3A516CF3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43B6733B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60CD6C09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4904824D" w14:textId="77777777" w:rsidTr="000A2512">
        <w:tc>
          <w:tcPr>
            <w:tcW w:w="2518" w:type="dxa"/>
          </w:tcPr>
          <w:p w14:paraId="496F6FBB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31E35D8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7DEBEA79" w14:textId="77777777" w:rsidTr="000A2512">
        <w:tc>
          <w:tcPr>
            <w:tcW w:w="2518" w:type="dxa"/>
          </w:tcPr>
          <w:p w14:paraId="4D078DD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5D9C1C8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1B9B035E" w14:textId="77777777" w:rsidTr="000A2512">
        <w:tc>
          <w:tcPr>
            <w:tcW w:w="2518" w:type="dxa"/>
          </w:tcPr>
          <w:p w14:paraId="5E8F1579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237A3FE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24DCFA8D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4C84BF0D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1BA228AC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60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36FF04E2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59C3D6C2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706B26FE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5FA99F19" w14:textId="77777777" w:rsidTr="000A2512">
        <w:tc>
          <w:tcPr>
            <w:tcW w:w="2518" w:type="dxa"/>
          </w:tcPr>
          <w:p w14:paraId="4912AD50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C8FB1EC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4B05FC24" w14:textId="77777777" w:rsidTr="000A2512">
        <w:tc>
          <w:tcPr>
            <w:tcW w:w="2518" w:type="dxa"/>
          </w:tcPr>
          <w:p w14:paraId="09495F5F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EDC7875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1E034966" w14:textId="77777777" w:rsidTr="000A2512">
        <w:tc>
          <w:tcPr>
            <w:tcW w:w="2518" w:type="dxa"/>
          </w:tcPr>
          <w:p w14:paraId="3FA6D08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D9B0157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1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3E8F6430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239E39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479FE8D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2157E0CA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272714DB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45DD810E" w14:textId="77777777" w:rsidTr="000A2512">
        <w:tc>
          <w:tcPr>
            <w:tcW w:w="2518" w:type="dxa"/>
          </w:tcPr>
          <w:p w14:paraId="435766F2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B152949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471BEB16" w14:textId="77777777" w:rsidTr="000A2512">
        <w:tc>
          <w:tcPr>
            <w:tcW w:w="2518" w:type="dxa"/>
          </w:tcPr>
          <w:p w14:paraId="5DACBE04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70287AE" w14:textId="77777777" w:rsidR="000A2512" w:rsidRPr="00DD28F9" w:rsidRDefault="000A2512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Competencias: Paso de medidas angulares de forma incompleja a compleja</w:t>
            </w:r>
          </w:p>
        </w:tc>
      </w:tr>
      <w:tr w:rsidR="000A2512" w:rsidRPr="00DD28F9" w14:paraId="67A808C6" w14:textId="77777777" w:rsidTr="000A2512">
        <w:tc>
          <w:tcPr>
            <w:tcW w:w="2518" w:type="dxa"/>
          </w:tcPr>
          <w:p w14:paraId="151692C5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095900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Actividad para averiguar la relación entre los ángulos y los planetas</w:t>
            </w:r>
            <w:ins w:id="162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465817A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3524EE3A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64D3F6CB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18AA7194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32AFADC7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7FBCA057" w14:textId="77777777" w:rsidTr="00D10BB1">
        <w:tc>
          <w:tcPr>
            <w:tcW w:w="2518" w:type="dxa"/>
          </w:tcPr>
          <w:p w14:paraId="5DD3FCC7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2895391C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672D7FFF" w14:textId="77777777" w:rsidTr="00D10BB1">
        <w:tc>
          <w:tcPr>
            <w:tcW w:w="2518" w:type="dxa"/>
          </w:tcPr>
          <w:p w14:paraId="02601A27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3BD7F70D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58FEB95E" w14:textId="77777777" w:rsidTr="00D10BB1">
        <w:tc>
          <w:tcPr>
            <w:tcW w:w="2518" w:type="dxa"/>
          </w:tcPr>
          <w:p w14:paraId="5794350C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6BC3FE46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3F1A2164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0B3985C5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687FD5CA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498373B8" w14:textId="77777777" w:rsidTr="00D10BB1">
        <w:tc>
          <w:tcPr>
            <w:tcW w:w="2518" w:type="dxa"/>
          </w:tcPr>
          <w:p w14:paraId="38CD92CF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185EA89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1A3B693F" w14:textId="77777777" w:rsidTr="00D10BB1">
        <w:tc>
          <w:tcPr>
            <w:tcW w:w="2518" w:type="dxa"/>
          </w:tcPr>
          <w:p w14:paraId="52FB2D8A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90EDCDB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090FE3C4" w14:textId="77777777" w:rsidTr="00D10BB1">
        <w:tc>
          <w:tcPr>
            <w:tcW w:w="2518" w:type="dxa"/>
          </w:tcPr>
          <w:p w14:paraId="74414563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0FED51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4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1A1978A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7003A243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6F3F71F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31BE406F" w14:textId="77777777" w:rsidTr="00D10BB1">
        <w:tc>
          <w:tcPr>
            <w:tcW w:w="846" w:type="dxa"/>
          </w:tcPr>
          <w:p w14:paraId="5674D1A9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5A9C1AD5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371E65CE" w14:textId="77777777" w:rsidTr="00D10BB1">
        <w:tc>
          <w:tcPr>
            <w:tcW w:w="846" w:type="dxa"/>
          </w:tcPr>
          <w:p w14:paraId="6ABAC11B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198F2066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22DA98A3" w14:textId="77777777" w:rsidR="00127E42" w:rsidRPr="007B4910" w:rsidRDefault="00505AB7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645D27C6" w14:textId="77777777" w:rsidTr="00D10BB1">
        <w:tc>
          <w:tcPr>
            <w:tcW w:w="846" w:type="dxa"/>
          </w:tcPr>
          <w:p w14:paraId="24345958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07543FB7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461D128B" w14:textId="77777777" w:rsidR="00127E42" w:rsidRPr="007B4910" w:rsidRDefault="00505AB7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64CBC97E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8FDDC8F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E034878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EFFFA7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D37622B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0BDF067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1BC5EA9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3288388F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FAF877B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79653BF6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097F664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64898DD5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D3264D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0715866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57FE9F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05AB7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54CFE0DE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5AB7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2B00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3" Type="http://schemas.openxmlformats.org/officeDocument/2006/relationships/oleObject" Target="embeddings/oleObject20.bin"/><Relationship Id="rId64" Type="http://schemas.openxmlformats.org/officeDocument/2006/relationships/image" Target="media/image32.emf"/><Relationship Id="rId65" Type="http://schemas.openxmlformats.org/officeDocument/2006/relationships/oleObject" Target="embeddings/oleObject21.bin"/><Relationship Id="rId66" Type="http://schemas.openxmlformats.org/officeDocument/2006/relationships/image" Target="media/image33.gif"/><Relationship Id="rId67" Type="http://schemas.openxmlformats.org/officeDocument/2006/relationships/image" Target="media/image34.jpeg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7.emf"/><Relationship Id="rId55" Type="http://schemas.openxmlformats.org/officeDocument/2006/relationships/oleObject" Target="embeddings/oleObject16.bin"/><Relationship Id="rId56" Type="http://schemas.openxmlformats.org/officeDocument/2006/relationships/image" Target="media/image28.emf"/><Relationship Id="rId57" Type="http://schemas.openxmlformats.org/officeDocument/2006/relationships/oleObject" Target="embeddings/oleObject17.bin"/><Relationship Id="rId58" Type="http://schemas.openxmlformats.org/officeDocument/2006/relationships/image" Target="media/image29.emf"/><Relationship Id="rId59" Type="http://schemas.openxmlformats.org/officeDocument/2006/relationships/oleObject" Target="embeddings/oleObject18.bin"/><Relationship Id="rId40" Type="http://schemas.openxmlformats.org/officeDocument/2006/relationships/oleObject" Target="embeddings/oleObject11.bin"/><Relationship Id="rId41" Type="http://schemas.openxmlformats.org/officeDocument/2006/relationships/image" Target="media/image19.jpeg"/><Relationship Id="rId42" Type="http://schemas.openxmlformats.org/officeDocument/2006/relationships/image" Target="media/image20.gif"/><Relationship Id="rId43" Type="http://schemas.openxmlformats.org/officeDocument/2006/relationships/image" Target="media/image21.emf"/><Relationship Id="rId44" Type="http://schemas.openxmlformats.org/officeDocument/2006/relationships/oleObject" Target="embeddings/oleObject12.bin"/><Relationship Id="rId45" Type="http://schemas.openxmlformats.org/officeDocument/2006/relationships/image" Target="media/image22.emf"/><Relationship Id="rId46" Type="http://schemas.openxmlformats.org/officeDocument/2006/relationships/oleObject" Target="embeddings/oleObject13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30" Type="http://schemas.openxmlformats.org/officeDocument/2006/relationships/oleObject" Target="embeddings/oleObject6.bin"/><Relationship Id="rId31" Type="http://schemas.openxmlformats.org/officeDocument/2006/relationships/image" Target="media/image16.emf"/><Relationship Id="rId32" Type="http://schemas.openxmlformats.org/officeDocument/2006/relationships/oleObject" Target="embeddings/oleObject7.bin"/><Relationship Id="rId33" Type="http://schemas.openxmlformats.org/officeDocument/2006/relationships/image" Target="media/image17.emf"/><Relationship Id="rId34" Type="http://schemas.openxmlformats.org/officeDocument/2006/relationships/oleObject" Target="embeddings/oleObject8.bin"/><Relationship Id="rId35" Type="http://schemas.openxmlformats.org/officeDocument/2006/relationships/image" Target="media/image18.emf"/><Relationship Id="rId36" Type="http://schemas.openxmlformats.org/officeDocument/2006/relationships/oleObject" Target="embeddings/oleObject9.bin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35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25" Type="http://schemas.openxmlformats.org/officeDocument/2006/relationships/image" Target="media/image13.emf"/><Relationship Id="rId26" Type="http://schemas.openxmlformats.org/officeDocument/2006/relationships/oleObject" Target="embeddings/oleObject4.bin"/><Relationship Id="rId27" Type="http://schemas.openxmlformats.org/officeDocument/2006/relationships/image" Target="media/image14.emf"/><Relationship Id="rId28" Type="http://schemas.openxmlformats.org/officeDocument/2006/relationships/oleObject" Target="embeddings/oleObject5.bin"/><Relationship Id="rId29" Type="http://schemas.openxmlformats.org/officeDocument/2006/relationships/image" Target="media/image15.emf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60" Type="http://schemas.openxmlformats.org/officeDocument/2006/relationships/image" Target="media/image30.emf"/><Relationship Id="rId61" Type="http://schemas.openxmlformats.org/officeDocument/2006/relationships/oleObject" Target="embeddings/oleObject19.bin"/><Relationship Id="rId62" Type="http://schemas.openxmlformats.org/officeDocument/2006/relationships/image" Target="media/image31.emf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54C32-723B-594B-9E24-D41A80511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3433</Words>
  <Characters>18882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7</cp:revision>
  <cp:lastPrinted>2015-09-09T16:34:00Z</cp:lastPrinted>
  <dcterms:created xsi:type="dcterms:W3CDTF">2015-12-02T18:20:00Z</dcterms:created>
  <dcterms:modified xsi:type="dcterms:W3CDTF">2015-12-04T21:42:00Z</dcterms:modified>
</cp:coreProperties>
</file>