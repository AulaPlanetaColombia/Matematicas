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60C32085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8C37F89" w14:textId="77777777" w:rsidR="003C33E4" w:rsidRPr="009B7843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 </w:t>
      </w:r>
      <w:r w:rsidR="00F4214A" w:rsidRPr="009B7843">
        <w:rPr>
          <w:rFonts w:ascii="Times New Roman" w:hAnsi="Times New Roman" w:cs="Times New Roman"/>
        </w:rPr>
        <w:t>Los e</w:t>
      </w:r>
      <w:r w:rsidRPr="009B7843">
        <w:rPr>
          <w:rFonts w:ascii="Times New Roman" w:hAnsi="Times New Roman" w:cs="Times New Roman"/>
        </w:rPr>
        <w:t xml:space="preserve">lementos de la </w:t>
      </w:r>
      <w:ins w:id="0" w:author="mercyranjel" w:date="2015-12-02T10:30:00Z">
        <w:r w:rsidR="00551278">
          <w:rPr>
            <w:rFonts w:ascii="Times New Roman" w:hAnsi="Times New Roman" w:cs="Times New Roman"/>
          </w:rPr>
          <w:t>G</w:t>
        </w:r>
      </w:ins>
      <w:r w:rsidRPr="009B7843">
        <w:rPr>
          <w:rFonts w:ascii="Times New Roman" w:hAnsi="Times New Roman" w:cs="Times New Roman"/>
        </w:rPr>
        <w:t>eometría</w:t>
      </w:r>
    </w:p>
    <w:p w14:paraId="3F006FDB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1.1 El punto, la recta, la semirrecta y el segmento</w:t>
      </w:r>
    </w:p>
    <w:p w14:paraId="0ECFEA2C" w14:textId="77777777" w:rsidR="001E66DF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1.2 Las posiciones relativas de dos </w:t>
      </w:r>
      <w:r w:rsidR="001E66DF" w:rsidRPr="009B7843">
        <w:rPr>
          <w:rFonts w:ascii="Times New Roman" w:hAnsi="Times New Roman" w:cs="Times New Roman"/>
        </w:rPr>
        <w:t>rectas en el plano</w:t>
      </w:r>
    </w:p>
    <w:p w14:paraId="595743A5" w14:textId="77777777" w:rsidR="006D5E03" w:rsidRPr="009B7843" w:rsidRDefault="006D5E0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1.3 El plano</w:t>
      </w:r>
    </w:p>
    <w:p w14:paraId="03CAEA7C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1.4 Consolidación</w:t>
      </w:r>
    </w:p>
    <w:p w14:paraId="1A924CD9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99AE457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  <w:r w:rsidRPr="009B7843">
        <w:rPr>
          <w:rFonts w:ascii="Times New Roman" w:hAnsi="Times New Roman" w:cs="Times New Roman"/>
        </w:rPr>
        <w:t xml:space="preserve">2 Los ángulos y su </w:t>
      </w:r>
      <w:r w:rsidR="007E193F" w:rsidRPr="009B7843">
        <w:rPr>
          <w:rFonts w:ascii="Times New Roman" w:hAnsi="Times New Roman" w:cs="Times New Roman"/>
        </w:rPr>
        <w:t>clasificación</w:t>
      </w:r>
    </w:p>
    <w:p w14:paraId="4636D0B2" w14:textId="77777777" w:rsidR="003C33E4" w:rsidRPr="009B7843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2.1 La notación de ángulos</w:t>
      </w:r>
    </w:p>
    <w:p w14:paraId="3FF11681" w14:textId="77777777" w:rsidR="006544DC" w:rsidRPr="009B7843" w:rsidRDefault="006544DC" w:rsidP="006544DC">
      <w:pPr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2.2 La clasificación de ángulos</w:t>
      </w:r>
    </w:p>
    <w:p w14:paraId="1EF9248A" w14:textId="77777777" w:rsidR="006544DC" w:rsidRPr="009B7843" w:rsidRDefault="002B5715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2.3 Consolidación</w:t>
      </w:r>
    </w:p>
    <w:p w14:paraId="56FB7528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7CA7420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 Las relaciones angulares</w:t>
      </w:r>
    </w:p>
    <w:p w14:paraId="7CD59503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3.1 Consolidación</w:t>
      </w:r>
    </w:p>
    <w:p w14:paraId="28C2866F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9AC0AFE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 Los ángulos y sus medidas</w:t>
      </w:r>
    </w:p>
    <w:p w14:paraId="682E94BA" w14:textId="77777777" w:rsidR="000152B9" w:rsidRPr="009B7843" w:rsidRDefault="0031197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4.1 Las operaciones con medidas de ángulos</w:t>
      </w:r>
    </w:p>
    <w:p w14:paraId="5E0C9755" w14:textId="77777777" w:rsidR="000152B9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4.2 Consolidación</w:t>
      </w:r>
    </w:p>
    <w:p w14:paraId="24168A12" w14:textId="77777777" w:rsidR="009B7843" w:rsidRPr="009A7B7D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FBBA77D" w14:textId="77777777" w:rsidR="009A7B7D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 Las construcciones geométricas</w:t>
      </w:r>
    </w:p>
    <w:p w14:paraId="2D151CCF" w14:textId="77777777" w:rsidR="009B7843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5.1 La construcción de ángulos</w:t>
      </w:r>
    </w:p>
    <w:p w14:paraId="1DFF0618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5.2 La mediatriz de un segmento</w:t>
      </w:r>
    </w:p>
    <w:p w14:paraId="5B9998D7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5.3 La bisectriz de un ángulo</w:t>
      </w:r>
    </w:p>
    <w:p w14:paraId="2E894CF1" w14:textId="77777777" w:rsidR="002B5715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5.4 Consolidación</w:t>
      </w:r>
    </w:p>
    <w:p w14:paraId="64599569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BC5D182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 Competencias</w:t>
      </w:r>
    </w:p>
    <w:p w14:paraId="4F034570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B8BB207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 de unidad</w:t>
      </w:r>
    </w:p>
    <w:p w14:paraId="4939964D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Mapa conceptual</w:t>
      </w:r>
    </w:p>
    <w:p w14:paraId="4147E70F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Evaluación</w:t>
      </w:r>
    </w:p>
    <w:p w14:paraId="7E77F12E" w14:textId="77777777" w:rsidR="00DD28F9" w:rsidRPr="009A7B7D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Webs de referencia</w:t>
      </w:r>
    </w:p>
    <w:p w14:paraId="5A6C5D88" w14:textId="77777777" w:rsidR="002C2B1F" w:rsidRPr="007B4910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3C33E4" w:rsidRPr="007B4910" w14:paraId="1C5977E9" w14:textId="77777777" w:rsidTr="003C33E4">
        <w:tc>
          <w:tcPr>
            <w:tcW w:w="1951" w:type="dxa"/>
            <w:shd w:val="clear" w:color="auto" w:fill="000000" w:themeFill="text1"/>
          </w:tcPr>
          <w:p w14:paraId="0A4D12EF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49DC1D36" w14:textId="77777777" w:rsidR="003C33E4" w:rsidRPr="007B4910" w:rsidRDefault="00F4214A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highlight w:val="yellow"/>
              </w:rPr>
              <w:t>Las r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 xml:space="preserve">ectas y </w:t>
            </w:r>
            <w:r>
              <w:rPr>
                <w:rFonts w:ascii="Times New Roman" w:hAnsi="Times New Roman" w:cs="Times New Roman"/>
                <w:highlight w:val="yellow"/>
              </w:rPr>
              <w:t xml:space="preserve">los 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>ángulos</w:t>
            </w:r>
          </w:p>
        </w:tc>
      </w:tr>
      <w:tr w:rsidR="003C33E4" w:rsidRPr="007B4910" w14:paraId="45E460FE" w14:textId="77777777" w:rsidTr="003C33E4">
        <w:tc>
          <w:tcPr>
            <w:tcW w:w="1951" w:type="dxa"/>
            <w:shd w:val="clear" w:color="auto" w:fill="000000" w:themeFill="text1"/>
          </w:tcPr>
          <w:p w14:paraId="2F59F093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86F0375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MA_06_10_CO</w:t>
            </w:r>
          </w:p>
        </w:tc>
      </w:tr>
      <w:tr w:rsidR="003C33E4" w:rsidRPr="007B4910" w14:paraId="2616886C" w14:textId="77777777" w:rsidTr="003C33E4">
        <w:tc>
          <w:tcPr>
            <w:tcW w:w="1951" w:type="dxa"/>
            <w:shd w:val="clear" w:color="auto" w:fill="000000" w:themeFill="text1"/>
          </w:tcPr>
          <w:p w14:paraId="6569C0AB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25115C81" w14:textId="77777777" w:rsidR="003C33E4" w:rsidRPr="007B4910" w:rsidRDefault="003C33E4" w:rsidP="006F15AC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Al observar las señales de tránsito, la cancha de f</w:t>
            </w:r>
            <w:ins w:id="1" w:author="mercyranjel" w:date="2015-12-02T10:31:00Z">
              <w:r w:rsidR="00551278">
                <w:rPr>
                  <w:rFonts w:ascii="Times New Roman" w:hAnsi="Times New Roman" w:cs="Times New Roman"/>
                  <w:highlight w:val="yellow"/>
                </w:rPr>
                <w:t>ú</w:t>
              </w:r>
            </w:ins>
            <w:r w:rsidRPr="007B4910">
              <w:rPr>
                <w:rFonts w:ascii="Times New Roman" w:hAnsi="Times New Roman" w:cs="Times New Roman"/>
                <w:highlight w:val="yellow"/>
              </w:rPr>
              <w:t xml:space="preserve">tbol, un avión cuando va por el cielo o el pico de un pájaro, se puede analizar que varias de las formas que describen son líneas o ángulos. En este tema se presentarán conceptos importantes relacionados con estos elementos básicos en la </w:t>
            </w:r>
            <w:ins w:id="2" w:author="mercyranjel" w:date="2015-12-02T10:32:00Z">
              <w:r w:rsidR="00551278">
                <w:rPr>
                  <w:rFonts w:ascii="Times New Roman" w:hAnsi="Times New Roman" w:cs="Times New Roman"/>
                  <w:highlight w:val="yellow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highlight w:val="yellow"/>
              </w:rPr>
              <w:t>eometría</w:t>
            </w:r>
            <w:ins w:id="3" w:author="mercyranjel" w:date="2015-12-02T10:32:00Z">
              <w:r w:rsidR="00551278">
                <w:rPr>
                  <w:rFonts w:ascii="Times New Roman" w:hAnsi="Times New Roman" w:cs="Times New Roman"/>
                  <w:highlight w:val="yellow"/>
                </w:rPr>
                <w:t>.</w:t>
              </w:r>
            </w:ins>
          </w:p>
        </w:tc>
      </w:tr>
    </w:tbl>
    <w:p w14:paraId="497C5C9E" w14:textId="77777777" w:rsidR="003C33E4" w:rsidRPr="007B4910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2F9FAE1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1 </w:t>
      </w:r>
      <w:r w:rsidR="00F4214A">
        <w:rPr>
          <w:rFonts w:ascii="Times New Roman" w:hAnsi="Times New Roman" w:cs="Times New Roman"/>
          <w:b/>
        </w:rPr>
        <w:t>Los e</w:t>
      </w:r>
      <w:r w:rsidRPr="007B4910">
        <w:rPr>
          <w:rFonts w:ascii="Times New Roman" w:hAnsi="Times New Roman" w:cs="Times New Roman"/>
          <w:b/>
        </w:rPr>
        <w:t xml:space="preserve">lementos de la </w:t>
      </w:r>
      <w:ins w:id="4" w:author="mercyranjel" w:date="2015-12-02T10:32:00Z">
        <w:r w:rsidR="00551278">
          <w:rPr>
            <w:rFonts w:ascii="Times New Roman" w:hAnsi="Times New Roman" w:cs="Times New Roman"/>
            <w:b/>
          </w:rPr>
          <w:t>G</w:t>
        </w:r>
      </w:ins>
      <w:r w:rsidRPr="007B4910">
        <w:rPr>
          <w:rFonts w:ascii="Times New Roman" w:hAnsi="Times New Roman" w:cs="Times New Roman"/>
          <w:b/>
        </w:rPr>
        <w:t>eometría</w:t>
      </w:r>
    </w:p>
    <w:p w14:paraId="0B1A6FA5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1039C19F" w14:textId="77777777" w:rsidR="008A2F7D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La </w:t>
      </w:r>
      <w:ins w:id="5" w:author="mercyranjel" w:date="2015-12-02T10:32:00Z">
        <w:r w:rsidR="00551278">
          <w:rPr>
            <w:rFonts w:ascii="Times New Roman" w:hAnsi="Times New Roman" w:cs="Times New Roman"/>
          </w:rPr>
          <w:t>G</w:t>
        </w:r>
      </w:ins>
      <w:r w:rsidRPr="007B4910">
        <w:rPr>
          <w:rFonts w:ascii="Times New Roman" w:hAnsi="Times New Roman" w:cs="Times New Roman"/>
        </w:rPr>
        <w:t>eometría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como toda ciencia</w:t>
      </w:r>
      <w:r w:rsidR="008A2F7D" w:rsidRPr="007B4910">
        <w:rPr>
          <w:rFonts w:ascii="Times New Roman" w:hAnsi="Times New Roman" w:cs="Times New Roman"/>
        </w:rPr>
        <w:t>, tiene su propio lenguaje; este lenguaje se fundamenta a partir de los conceptos de</w:t>
      </w:r>
      <w:r w:rsidR="008A2F7D" w:rsidRPr="007B4910">
        <w:rPr>
          <w:rFonts w:ascii="Times New Roman" w:hAnsi="Times New Roman" w:cs="Times New Roman"/>
          <w:b/>
        </w:rPr>
        <w:t xml:space="preserve"> punto</w:t>
      </w:r>
      <w:r w:rsidR="008A2F7D" w:rsidRPr="006F15AC">
        <w:rPr>
          <w:rFonts w:ascii="Times New Roman" w:hAnsi="Times New Roman" w:cs="Times New Roman"/>
        </w:rPr>
        <w:t>,</w:t>
      </w:r>
      <w:r w:rsidR="008A2F7D" w:rsidRPr="007B4910">
        <w:rPr>
          <w:rFonts w:ascii="Times New Roman" w:hAnsi="Times New Roman" w:cs="Times New Roman"/>
          <w:b/>
        </w:rPr>
        <w:t xml:space="preserve"> recta </w:t>
      </w:r>
      <w:r w:rsidR="008A2F7D" w:rsidRPr="006F15AC">
        <w:rPr>
          <w:rFonts w:ascii="Times New Roman" w:hAnsi="Times New Roman" w:cs="Times New Roman"/>
        </w:rPr>
        <w:t>y</w:t>
      </w:r>
      <w:r w:rsidRPr="007B4910">
        <w:rPr>
          <w:rFonts w:ascii="Times New Roman" w:hAnsi="Times New Roman" w:cs="Times New Roman"/>
          <w:b/>
        </w:rPr>
        <w:t xml:space="preserve"> plano</w:t>
      </w:r>
      <w:r w:rsidRPr="006F15AC">
        <w:rPr>
          <w:rFonts w:ascii="Times New Roman" w:hAnsi="Times New Roman" w:cs="Times New Roman"/>
        </w:rPr>
        <w:t xml:space="preserve">. </w:t>
      </w:r>
    </w:p>
    <w:p w14:paraId="12C5987A" w14:textId="77777777" w:rsidR="003C33E4" w:rsidRPr="007B4910" w:rsidRDefault="003C33E4" w:rsidP="005B1AAA">
      <w:pPr>
        <w:spacing w:after="0"/>
        <w:rPr>
          <w:rFonts w:ascii="Times New Roman" w:hAnsi="Times New Roman" w:cs="Times New Roman"/>
        </w:rPr>
      </w:pPr>
    </w:p>
    <w:p w14:paraId="41773E23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lastRenderedPageBreak/>
        <w:t xml:space="preserve">Estos </w:t>
      </w:r>
      <w:r w:rsidR="008A2F7D" w:rsidRPr="007B4910">
        <w:rPr>
          <w:rFonts w:ascii="Times New Roman" w:hAnsi="Times New Roman" w:cs="Times New Roman"/>
        </w:rPr>
        <w:t>conceptos</w:t>
      </w:r>
      <w:r w:rsidRPr="007B4910">
        <w:rPr>
          <w:rFonts w:ascii="Times New Roman" w:hAnsi="Times New Roman" w:cs="Times New Roman"/>
        </w:rPr>
        <w:t xml:space="preserve"> no se pueden definir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pero s</w:t>
      </w:r>
      <w:ins w:id="6" w:author="mercyranjel" w:date="2015-12-02T10:32:00Z">
        <w:r w:rsidR="00551278">
          <w:rPr>
            <w:rFonts w:ascii="Times New Roman" w:hAnsi="Times New Roman" w:cs="Times New Roman"/>
          </w:rPr>
          <w:t>í</w:t>
        </w:r>
      </w:ins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se pueden establecer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comparaciones con algunos objetos del medio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 xml:space="preserve">para </w:t>
      </w:r>
      <w:r w:rsidRPr="007B4910">
        <w:rPr>
          <w:rFonts w:ascii="Times New Roman" w:hAnsi="Times New Roman" w:cs="Times New Roman"/>
        </w:rPr>
        <w:t xml:space="preserve">establecer definiciones básicas, </w:t>
      </w:r>
      <w:r w:rsidR="008A2F7D" w:rsidRPr="007B4910">
        <w:rPr>
          <w:rFonts w:ascii="Times New Roman" w:hAnsi="Times New Roman" w:cs="Times New Roman"/>
        </w:rPr>
        <w:t>postulados y teoremas</w:t>
      </w:r>
      <w:r w:rsidR="00A967EE" w:rsidRPr="007B4910">
        <w:rPr>
          <w:rFonts w:ascii="Times New Roman" w:hAnsi="Times New Roman" w:cs="Times New Roman"/>
        </w:rPr>
        <w:t>.</w:t>
      </w:r>
      <w:r w:rsidRPr="007B4910">
        <w:rPr>
          <w:rFonts w:ascii="Times New Roman" w:hAnsi="Times New Roman" w:cs="Times New Roman"/>
        </w:rPr>
        <w:t xml:space="preserve"> </w:t>
      </w:r>
    </w:p>
    <w:p w14:paraId="169798F0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</w:p>
    <w:p w14:paraId="50D2E8F5" w14:textId="77777777" w:rsidR="00945FA1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Según la historia</w:t>
      </w:r>
      <w:r w:rsidR="003C33E4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uno de los </w:t>
      </w:r>
      <w:r w:rsidR="00A05BCA" w:rsidRPr="007B4910">
        <w:rPr>
          <w:rFonts w:ascii="Times New Roman" w:hAnsi="Times New Roman" w:cs="Times New Roman"/>
        </w:rPr>
        <w:t>personajes que contribuyó</w:t>
      </w:r>
      <w:r w:rsidR="00A967EE" w:rsidRPr="007B4910">
        <w:rPr>
          <w:rFonts w:ascii="Times New Roman" w:hAnsi="Times New Roman" w:cs="Times New Roman"/>
        </w:rPr>
        <w:t xml:space="preserve"> </w:t>
      </w:r>
      <w:r w:rsidR="00A05BCA" w:rsidRPr="007B4910">
        <w:rPr>
          <w:rFonts w:ascii="Times New Roman" w:hAnsi="Times New Roman" w:cs="Times New Roman"/>
        </w:rPr>
        <w:t>con</w:t>
      </w:r>
      <w:r w:rsidR="00A967EE" w:rsidRPr="007B4910">
        <w:rPr>
          <w:rFonts w:ascii="Times New Roman" w:hAnsi="Times New Roman" w:cs="Times New Roman"/>
        </w:rPr>
        <w:t xml:space="preserve"> la </w:t>
      </w:r>
      <w:ins w:id="7" w:author="mercyranjel" w:date="2015-12-02T10:33:00Z">
        <w:r w:rsidR="00F84837">
          <w:rPr>
            <w:rFonts w:ascii="Times New Roman" w:hAnsi="Times New Roman" w:cs="Times New Roman"/>
          </w:rPr>
          <w:t>G</w:t>
        </w:r>
      </w:ins>
      <w:r w:rsidR="00A967EE" w:rsidRPr="007B4910">
        <w:rPr>
          <w:rFonts w:ascii="Times New Roman" w:hAnsi="Times New Roman" w:cs="Times New Roman"/>
        </w:rPr>
        <w:t xml:space="preserve">eometría fue </w:t>
      </w:r>
      <w:r w:rsidR="00A05BCA" w:rsidRPr="007B4910">
        <w:rPr>
          <w:rFonts w:ascii="Times New Roman" w:hAnsi="Times New Roman" w:cs="Times New Roman"/>
        </w:rPr>
        <w:t>Euclides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80519" w:rsidRPr="007B4910">
        <w:rPr>
          <w:rFonts w:ascii="Times New Roman" w:hAnsi="Times New Roman" w:cs="Times New Roman"/>
        </w:rPr>
        <w:t>(</w:t>
      </w:r>
      <w:r w:rsidR="00A967EE" w:rsidRPr="007B4910">
        <w:rPr>
          <w:rFonts w:ascii="Times New Roman" w:hAnsi="Times New Roman" w:cs="Times New Roman"/>
        </w:rPr>
        <w:t>325 a.</w:t>
      </w:r>
      <w:ins w:id="8" w:author="mercyranjel" w:date="2015-12-02T10:33:00Z">
        <w:r w:rsidR="00F84837">
          <w:rPr>
            <w:rFonts w:ascii="Times New Roman" w:hAnsi="Times New Roman" w:cs="Times New Roman"/>
          </w:rPr>
          <w:t xml:space="preserve"> </w:t>
        </w:r>
      </w:ins>
      <w:r w:rsidR="00A967EE" w:rsidRPr="007B4910">
        <w:rPr>
          <w:rFonts w:ascii="Times New Roman" w:hAnsi="Times New Roman" w:cs="Times New Roman"/>
        </w:rPr>
        <w:t>C - 265 a.</w:t>
      </w:r>
      <w:ins w:id="9" w:author="mercyranjel" w:date="2015-12-02T10:33:00Z">
        <w:r w:rsidR="00F84837">
          <w:rPr>
            <w:rFonts w:ascii="Times New Roman" w:hAnsi="Times New Roman" w:cs="Times New Roman"/>
          </w:rPr>
          <w:t xml:space="preserve"> </w:t>
        </w:r>
      </w:ins>
      <w:r w:rsidR="00A967EE" w:rsidRPr="007B4910">
        <w:rPr>
          <w:rFonts w:ascii="Times New Roman" w:hAnsi="Times New Roman" w:cs="Times New Roman"/>
        </w:rPr>
        <w:t>C.</w:t>
      </w:r>
      <w:r w:rsidR="00180519" w:rsidRPr="007B4910">
        <w:rPr>
          <w:rFonts w:ascii="Times New Roman" w:hAnsi="Times New Roman" w:cs="Times New Roman"/>
        </w:rPr>
        <w:t>)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y </w:t>
      </w:r>
      <w:r w:rsidR="00A967EE" w:rsidRPr="007B4910">
        <w:rPr>
          <w:rFonts w:ascii="Times New Roman" w:hAnsi="Times New Roman" w:cs="Times New Roman"/>
        </w:rPr>
        <w:t>se con</w:t>
      </w:r>
      <w:r w:rsidR="00A05BCA" w:rsidRPr="007B4910">
        <w:rPr>
          <w:rFonts w:ascii="Times New Roman" w:hAnsi="Times New Roman" w:cs="Times New Roman"/>
        </w:rPr>
        <w:t xml:space="preserve">sidera </w:t>
      </w:r>
      <w:ins w:id="10" w:author="mercyranjel" w:date="2015-12-02T10:34:00Z">
        <w:r w:rsidR="00F84837">
          <w:rPr>
            <w:rFonts w:ascii="Times New Roman" w:hAnsi="Times New Roman" w:cs="Times New Roman"/>
          </w:rPr>
          <w:t>su</w:t>
        </w:r>
        <w:r w:rsidR="00F84837" w:rsidRPr="007B4910">
          <w:rPr>
            <w:rFonts w:ascii="Times New Roman" w:hAnsi="Times New Roman" w:cs="Times New Roman"/>
          </w:rPr>
          <w:t xml:space="preserve"> </w:t>
        </w:r>
      </w:ins>
      <w:r w:rsidR="00A05BCA" w:rsidRPr="007B4910">
        <w:rPr>
          <w:rFonts w:ascii="Times New Roman" w:hAnsi="Times New Roman" w:cs="Times New Roman"/>
        </w:rPr>
        <w:t>padre. E</w:t>
      </w:r>
      <w:r w:rsidR="00A967EE" w:rsidRPr="007B4910">
        <w:rPr>
          <w:rFonts w:ascii="Times New Roman" w:hAnsi="Times New Roman" w:cs="Times New Roman"/>
        </w:rPr>
        <w:t>scribió numerosas ob</w:t>
      </w:r>
      <w:r w:rsidR="00A05BCA" w:rsidRPr="007B4910">
        <w:rPr>
          <w:rFonts w:ascii="Times New Roman" w:hAnsi="Times New Roman" w:cs="Times New Roman"/>
        </w:rPr>
        <w:t xml:space="preserve">ras, pero la más destacada fue </w:t>
      </w:r>
      <w:r w:rsidR="00A967EE" w:rsidRPr="007B4910">
        <w:rPr>
          <w:rFonts w:ascii="Times New Roman" w:hAnsi="Times New Roman" w:cs="Times New Roman"/>
          <w:i/>
        </w:rPr>
        <w:t xml:space="preserve">Los </w:t>
      </w:r>
      <w:r w:rsidR="00CB453A" w:rsidRPr="007B4910">
        <w:rPr>
          <w:rFonts w:ascii="Times New Roman" w:hAnsi="Times New Roman" w:cs="Times New Roman"/>
          <w:i/>
        </w:rPr>
        <w:t>e</w:t>
      </w:r>
      <w:r w:rsidR="00A05BCA" w:rsidRPr="007B4910">
        <w:rPr>
          <w:rFonts w:ascii="Times New Roman" w:hAnsi="Times New Roman" w:cs="Times New Roman"/>
          <w:i/>
        </w:rPr>
        <w:t>lementos</w:t>
      </w:r>
      <w:r w:rsidR="00945FA1" w:rsidRPr="007B4910">
        <w:rPr>
          <w:rFonts w:ascii="Times New Roman" w:hAnsi="Times New Roman" w:cs="Times New Roman"/>
          <w:i/>
        </w:rPr>
        <w:t xml:space="preserve">, </w:t>
      </w:r>
      <w:r w:rsidR="00945FA1" w:rsidRPr="007B4910">
        <w:rPr>
          <w:rFonts w:ascii="Times New Roman" w:hAnsi="Times New Roman" w:cs="Times New Roman"/>
        </w:rPr>
        <w:t>que se compone de 13 libros.</w:t>
      </w:r>
    </w:p>
    <w:p w14:paraId="463FDA91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1AB0C52B" w14:textId="77777777" w:rsidR="00681D7B" w:rsidRPr="007B4910" w:rsidRDefault="003C33E4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Varios conceptos </w:t>
      </w:r>
      <w:r w:rsidR="00D10BB1" w:rsidRPr="007B4910">
        <w:rPr>
          <w:rFonts w:ascii="Times New Roman" w:hAnsi="Times New Roman" w:cs="Times New Roman"/>
        </w:rPr>
        <w:t>que</w:t>
      </w:r>
      <w:r w:rsidR="00A967EE" w:rsidRPr="007B4910">
        <w:rPr>
          <w:rFonts w:ascii="Times New Roman" w:hAnsi="Times New Roman" w:cs="Times New Roman"/>
        </w:rPr>
        <w:t xml:space="preserve"> plantea Euclides en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i/>
        </w:rPr>
        <w:t>Los elementos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E66DF" w:rsidRPr="007B4910">
        <w:rPr>
          <w:rFonts w:ascii="Times New Roman" w:hAnsi="Times New Roman" w:cs="Times New Roman"/>
        </w:rPr>
        <w:t xml:space="preserve">son la base de la </w:t>
      </w:r>
      <w:ins w:id="11" w:author="mercyranjel" w:date="2015-12-02T10:34:00Z">
        <w:r w:rsidR="00F84837">
          <w:rPr>
            <w:rFonts w:ascii="Times New Roman" w:hAnsi="Times New Roman" w:cs="Times New Roman"/>
          </w:rPr>
          <w:t>G</w:t>
        </w:r>
      </w:ins>
      <w:r w:rsidR="001E66DF" w:rsidRPr="007B4910">
        <w:rPr>
          <w:rFonts w:ascii="Times New Roman" w:hAnsi="Times New Roman" w:cs="Times New Roman"/>
        </w:rPr>
        <w:t>eometría que se da en el contexto escolar</w:t>
      </w:r>
      <w:ins w:id="12" w:author="mercyranjel" w:date="2015-12-02T10:36:00Z">
        <w:r w:rsidR="00F04757">
          <w:rPr>
            <w:rFonts w:ascii="Times New Roman" w:hAnsi="Times New Roman" w:cs="Times New Roman"/>
          </w:rPr>
          <w:t xml:space="preserve"> actual</w:t>
        </w:r>
      </w:ins>
      <w:r w:rsidR="001E66DF" w:rsidRPr="007B4910">
        <w:rPr>
          <w:rFonts w:ascii="Times New Roman" w:hAnsi="Times New Roman" w:cs="Times New Roman"/>
        </w:rPr>
        <w:t xml:space="preserve">. Así mismo, nociones y deducciones que tienen origen en la </w:t>
      </w:r>
      <w:ins w:id="13" w:author="mercyranjel" w:date="2015-12-02T10:36:00Z">
        <w:r w:rsidR="00F04757">
          <w:rPr>
            <w:rFonts w:ascii="Times New Roman" w:hAnsi="Times New Roman" w:cs="Times New Roman"/>
            <w:b/>
          </w:rPr>
          <w:t>G</w:t>
        </w:r>
      </w:ins>
      <w:r w:rsidR="001E66DF" w:rsidRPr="007B4910">
        <w:rPr>
          <w:rFonts w:ascii="Times New Roman" w:hAnsi="Times New Roman" w:cs="Times New Roman"/>
          <w:b/>
        </w:rPr>
        <w:t xml:space="preserve">eometría </w:t>
      </w:r>
      <w:ins w:id="14" w:author="mercyranjel" w:date="2015-12-02T10:36:00Z">
        <w:r w:rsidR="00F04757">
          <w:rPr>
            <w:rFonts w:ascii="Times New Roman" w:hAnsi="Times New Roman" w:cs="Times New Roman"/>
            <w:b/>
          </w:rPr>
          <w:t>E</w:t>
        </w:r>
      </w:ins>
      <w:r w:rsidR="001E66DF" w:rsidRPr="007B4910">
        <w:rPr>
          <w:rFonts w:ascii="Times New Roman" w:hAnsi="Times New Roman" w:cs="Times New Roman"/>
          <w:b/>
        </w:rPr>
        <w:t>uclidiana</w:t>
      </w:r>
      <w:r w:rsidR="001E66DF" w:rsidRPr="007B4910">
        <w:rPr>
          <w:rFonts w:ascii="Times New Roman" w:hAnsi="Times New Roman" w:cs="Times New Roman"/>
        </w:rPr>
        <w:t xml:space="preserve"> son </w:t>
      </w:r>
      <w:r w:rsidR="00A967EE" w:rsidRPr="007B4910">
        <w:rPr>
          <w:rFonts w:ascii="Times New Roman" w:hAnsi="Times New Roman" w:cs="Times New Roman"/>
        </w:rPr>
        <w:t>útil</w:t>
      </w:r>
      <w:r w:rsidR="001E66DF" w:rsidRPr="007B4910">
        <w:rPr>
          <w:rFonts w:ascii="Times New Roman" w:hAnsi="Times New Roman" w:cs="Times New Roman"/>
        </w:rPr>
        <w:t>es</w:t>
      </w:r>
      <w:r w:rsidR="00A967EE" w:rsidRPr="007B4910">
        <w:rPr>
          <w:rFonts w:ascii="Times New Roman" w:hAnsi="Times New Roman" w:cs="Times New Roman"/>
        </w:rPr>
        <w:t xml:space="preserve"> en varios campos del conocimiento</w:t>
      </w:r>
      <w:r w:rsidR="00A05BCA" w:rsidRPr="007B4910">
        <w:rPr>
          <w:rFonts w:ascii="Times New Roman" w:hAnsi="Times New Roman" w:cs="Times New Roman"/>
        </w:rPr>
        <w:t xml:space="preserve"> como</w:t>
      </w:r>
      <w:r w:rsidR="00A967EE" w:rsidRPr="007B4910">
        <w:rPr>
          <w:rFonts w:ascii="Times New Roman" w:hAnsi="Times New Roman" w:cs="Times New Roman"/>
        </w:rPr>
        <w:t xml:space="preserve"> la </w:t>
      </w:r>
      <w:ins w:id="15" w:author="mercyranjel" w:date="2015-12-02T10:36:00Z">
        <w:r w:rsidR="00F04757">
          <w:rPr>
            <w:rFonts w:ascii="Times New Roman" w:hAnsi="Times New Roman" w:cs="Times New Roman"/>
          </w:rPr>
          <w:t>I</w:t>
        </w:r>
      </w:ins>
      <w:r w:rsidR="00180519" w:rsidRPr="007B4910">
        <w:rPr>
          <w:rFonts w:ascii="Times New Roman" w:hAnsi="Times New Roman" w:cs="Times New Roman"/>
        </w:rPr>
        <w:t>ngeniería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6" w:author="mercyranjel" w:date="2015-12-02T10:36:00Z">
        <w:r w:rsidR="00F04757">
          <w:rPr>
            <w:rFonts w:ascii="Times New Roman" w:hAnsi="Times New Roman" w:cs="Times New Roman"/>
          </w:rPr>
          <w:t>Q</w:t>
        </w:r>
      </w:ins>
      <w:r w:rsidR="00A967EE" w:rsidRPr="007B4910">
        <w:rPr>
          <w:rFonts w:ascii="Times New Roman" w:hAnsi="Times New Roman" w:cs="Times New Roman"/>
        </w:rPr>
        <w:t xml:space="preserve">uímica,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7" w:author="mercyranjel" w:date="2015-12-02T10:36:00Z">
        <w:r w:rsidR="00F04757">
          <w:rPr>
            <w:rFonts w:ascii="Times New Roman" w:hAnsi="Times New Roman" w:cs="Times New Roman"/>
          </w:rPr>
          <w:t>F</w:t>
        </w:r>
      </w:ins>
      <w:r w:rsidR="00A967EE" w:rsidRPr="007B4910">
        <w:rPr>
          <w:rFonts w:ascii="Times New Roman" w:hAnsi="Times New Roman" w:cs="Times New Roman"/>
        </w:rPr>
        <w:t xml:space="preserve">ísica y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8" w:author="mercyranjel" w:date="2015-12-02T10:36:00Z">
        <w:r w:rsidR="00F04757">
          <w:rPr>
            <w:rFonts w:ascii="Times New Roman" w:hAnsi="Times New Roman" w:cs="Times New Roman"/>
          </w:rPr>
          <w:t>A</w:t>
        </w:r>
      </w:ins>
      <w:r w:rsidR="00A967EE" w:rsidRPr="007B4910">
        <w:rPr>
          <w:rFonts w:ascii="Times New Roman" w:hAnsi="Times New Roman" w:cs="Times New Roman"/>
        </w:rPr>
        <w:t>stronomía.</w:t>
      </w:r>
    </w:p>
    <w:p w14:paraId="0A88C9F5" w14:textId="77777777" w:rsidR="00005538" w:rsidRPr="007B4910" w:rsidRDefault="00A967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0519" w:rsidRPr="007B4910" w14:paraId="0A269888" w14:textId="77777777" w:rsidTr="006635FE">
        <w:tc>
          <w:tcPr>
            <w:tcW w:w="9033" w:type="dxa"/>
            <w:gridSpan w:val="2"/>
            <w:shd w:val="clear" w:color="auto" w:fill="0D0D0D" w:themeFill="text1" w:themeFillTint="F2"/>
          </w:tcPr>
          <w:p w14:paraId="3CB86C7C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80519" w:rsidRPr="007B4910" w14:paraId="1380285C" w14:textId="77777777" w:rsidTr="006635FE">
        <w:tc>
          <w:tcPr>
            <w:tcW w:w="2518" w:type="dxa"/>
          </w:tcPr>
          <w:p w14:paraId="05B657D3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F53F8E4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MA_06_10_IMG01</w:t>
            </w:r>
          </w:p>
        </w:tc>
      </w:tr>
      <w:tr w:rsidR="00180519" w:rsidRPr="007B4910" w14:paraId="75854292" w14:textId="77777777" w:rsidTr="006635FE">
        <w:tc>
          <w:tcPr>
            <w:tcW w:w="2518" w:type="dxa"/>
          </w:tcPr>
          <w:p w14:paraId="3699099E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812D515" w14:textId="77777777" w:rsidR="00180519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Hacer una composición entre las dos imágenes para que la imagen final quede apaisada</w:t>
            </w:r>
            <w:ins w:id="19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180519" w:rsidRPr="007B4910" w14:paraId="609F1654" w14:textId="77777777" w:rsidTr="006635FE">
        <w:tc>
          <w:tcPr>
            <w:tcW w:w="2518" w:type="dxa"/>
          </w:tcPr>
          <w:p w14:paraId="1457C0DF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058ED8CC" w14:textId="77777777" w:rsidR="00180519" w:rsidRPr="007B4910" w:rsidRDefault="00B13D94" w:rsidP="005B1AAA">
            <w:pPr>
              <w:rPr>
                <w:rStyle w:val="Hipervnculo"/>
                <w:rFonts w:ascii="Times New Roman" w:hAnsi="Times New Roman" w:cs="Times New Roman"/>
                <w:color w:val="C2E1ED"/>
                <w:shd w:val="clear" w:color="auto" w:fill="222222"/>
              </w:rPr>
            </w:pPr>
            <w:hyperlink r:id="rId9" w:history="1">
              <w:r w:rsidR="00180519" w:rsidRPr="007B4910">
                <w:rPr>
                  <w:rStyle w:val="Hipervnculo"/>
                  <w:rFonts w:ascii="Times New Roman" w:hAnsi="Times New Roman" w:cs="Times New Roman"/>
                  <w:color w:val="C2E1ED"/>
                  <w:shd w:val="clear" w:color="auto" w:fill="222222"/>
                </w:rPr>
                <w:t>103104938</w:t>
              </w:r>
            </w:hyperlink>
          </w:p>
          <w:p w14:paraId="541FBCE9" w14:textId="77777777" w:rsidR="005B1AAA" w:rsidRPr="007B4910" w:rsidRDefault="005B1AAA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lang w:val="es-ES"/>
              </w:rPr>
              <w:t>2429493</w:t>
            </w:r>
          </w:p>
        </w:tc>
      </w:tr>
      <w:tr w:rsidR="00180519" w:rsidRPr="007B4910" w14:paraId="659DDDD6" w14:textId="77777777" w:rsidTr="006635FE">
        <w:tc>
          <w:tcPr>
            <w:tcW w:w="2518" w:type="dxa"/>
          </w:tcPr>
          <w:p w14:paraId="52286CA1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3DC4DB4" w14:textId="77777777" w:rsidR="00180519" w:rsidRPr="007B4910" w:rsidRDefault="005B1AA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Euclides </w:t>
            </w:r>
            <w:ins w:id="20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 xml:space="preserve">se 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c</w:t>
            </w:r>
            <w:r w:rsidR="00945FA1" w:rsidRPr="007B4910">
              <w:rPr>
                <w:rFonts w:ascii="Times New Roman" w:hAnsi="Times New Roman" w:cs="Times New Roman"/>
                <w:color w:val="000000"/>
              </w:rPr>
              <w:t>onsidera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el p</w:t>
            </w:r>
            <w:r w:rsidR="00180519" w:rsidRPr="007B4910">
              <w:rPr>
                <w:rFonts w:ascii="Times New Roman" w:hAnsi="Times New Roman" w:cs="Times New Roman"/>
                <w:color w:val="000000"/>
              </w:rPr>
              <w:t xml:space="preserve">adre de la </w:t>
            </w:r>
            <w:ins w:id="21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="00180519" w:rsidRPr="007B4910">
              <w:rPr>
                <w:rFonts w:ascii="Times New Roman" w:hAnsi="Times New Roman" w:cs="Times New Roman"/>
                <w:color w:val="000000"/>
              </w:rPr>
              <w:t>eometría</w:t>
            </w:r>
            <w:ins w:id="22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5B1AAA" w:rsidRPr="007B4910" w14:paraId="160BC456" w14:textId="77777777" w:rsidTr="006635FE">
        <w:tc>
          <w:tcPr>
            <w:tcW w:w="2518" w:type="dxa"/>
          </w:tcPr>
          <w:p w14:paraId="745446DC" w14:textId="77777777" w:rsidR="005B1AAA" w:rsidRPr="007B4910" w:rsidRDefault="005B1AAA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602F6A3E" w14:textId="77777777" w:rsidR="005B1AAA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5C77DBBA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D354928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highlight w:val="yellow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945FA1" w:rsidRPr="007B4910">
        <w:rPr>
          <w:rFonts w:ascii="Times New Roman" w:hAnsi="Times New Roman" w:cs="Times New Roman"/>
          <w:b/>
        </w:rPr>
        <w:t xml:space="preserve">1.1 </w:t>
      </w:r>
      <w:r w:rsidR="00F4214A">
        <w:rPr>
          <w:rFonts w:ascii="Times New Roman" w:hAnsi="Times New Roman" w:cs="Times New Roman"/>
          <w:b/>
        </w:rPr>
        <w:t>El p</w:t>
      </w:r>
      <w:r w:rsidRPr="007B4910">
        <w:rPr>
          <w:rFonts w:ascii="Times New Roman" w:hAnsi="Times New Roman" w:cs="Times New Roman"/>
          <w:b/>
        </w:rPr>
        <w:t>unto</w:t>
      </w:r>
      <w:r w:rsidR="00945FA1" w:rsidRPr="007B4910">
        <w:rPr>
          <w:rFonts w:ascii="Times New Roman" w:hAnsi="Times New Roman" w:cs="Times New Roman"/>
          <w:b/>
        </w:rPr>
        <w:t xml:space="preserve">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recta,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semirrecta y </w:t>
      </w:r>
      <w:r w:rsidR="00F4214A">
        <w:rPr>
          <w:rFonts w:ascii="Times New Roman" w:hAnsi="Times New Roman" w:cs="Times New Roman"/>
          <w:b/>
        </w:rPr>
        <w:t xml:space="preserve">el </w:t>
      </w:r>
      <w:r w:rsidR="00945FA1" w:rsidRPr="007B4910">
        <w:rPr>
          <w:rFonts w:ascii="Times New Roman" w:hAnsi="Times New Roman" w:cs="Times New Roman"/>
          <w:b/>
        </w:rPr>
        <w:t>segmento</w:t>
      </w:r>
    </w:p>
    <w:p w14:paraId="00447487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5D370F38" w14:textId="77777777" w:rsidR="00945FA1" w:rsidRPr="007B4910" w:rsidRDefault="00945FA1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Como se dijo al inic</w:t>
      </w:r>
      <w:r w:rsidR="00806735" w:rsidRPr="007B4910">
        <w:rPr>
          <w:rFonts w:ascii="Times New Roman" w:hAnsi="Times New Roman" w:cs="Times New Roman"/>
          <w:color w:val="000000"/>
        </w:rPr>
        <w:t>i</w:t>
      </w:r>
      <w:ins w:id="23" w:author="mercyranjel" w:date="2015-12-02T10:37:00Z">
        <w:r w:rsidR="00F04757">
          <w:rPr>
            <w:rFonts w:ascii="Times New Roman" w:hAnsi="Times New Roman" w:cs="Times New Roman"/>
            <w:color w:val="000000"/>
          </w:rPr>
          <w:t>o</w:t>
        </w:r>
      </w:ins>
      <w:r w:rsidR="001E66DF" w:rsidRPr="007B4910">
        <w:rPr>
          <w:rFonts w:ascii="Times New Roman" w:hAnsi="Times New Roman" w:cs="Times New Roman"/>
          <w:color w:val="000000"/>
        </w:rPr>
        <w:t>,</w:t>
      </w:r>
      <w:r w:rsidRPr="007B4910">
        <w:rPr>
          <w:rFonts w:ascii="Times New Roman" w:hAnsi="Times New Roman" w:cs="Times New Roman"/>
          <w:color w:val="000000"/>
        </w:rPr>
        <w:t xml:space="preserve"> no existen definiciones para </w:t>
      </w:r>
      <w:r w:rsidR="001E66DF" w:rsidRPr="007B4910">
        <w:rPr>
          <w:rFonts w:ascii="Times New Roman" w:hAnsi="Times New Roman" w:cs="Times New Roman"/>
          <w:color w:val="000000"/>
        </w:rPr>
        <w:t xml:space="preserve">algunos conceptos de </w:t>
      </w:r>
      <w:ins w:id="24" w:author="mercyranjel" w:date="2015-12-02T10:37:00Z">
        <w:r w:rsidR="00F04757">
          <w:rPr>
            <w:rFonts w:ascii="Times New Roman" w:hAnsi="Times New Roman" w:cs="Times New Roman"/>
            <w:color w:val="000000"/>
          </w:rPr>
          <w:t>la G</w:t>
        </w:r>
      </w:ins>
      <w:r w:rsidR="001E66DF" w:rsidRPr="007B4910">
        <w:rPr>
          <w:rFonts w:ascii="Times New Roman" w:hAnsi="Times New Roman" w:cs="Times New Roman"/>
          <w:color w:val="000000"/>
        </w:rPr>
        <w:t>eometría</w:t>
      </w:r>
      <w:ins w:id="25" w:author="mercyranjel" w:date="2015-12-02T10:37:00Z">
        <w:r w:rsidR="00F04757">
          <w:rPr>
            <w:rFonts w:ascii="Times New Roman" w:hAnsi="Times New Roman" w:cs="Times New Roman"/>
            <w:color w:val="000000"/>
          </w:rPr>
          <w:t xml:space="preserve">, </w:t>
        </w:r>
      </w:ins>
      <w:r w:rsidRPr="007B4910">
        <w:rPr>
          <w:rFonts w:ascii="Times New Roman" w:hAnsi="Times New Roman" w:cs="Times New Roman"/>
          <w:color w:val="000000"/>
        </w:rPr>
        <w:t>pero sí es posible establecer características de e</w:t>
      </w:r>
      <w:ins w:id="26" w:author="mercyranjel" w:date="2015-12-02T10:38:00Z">
        <w:r w:rsidR="00F04757">
          <w:rPr>
            <w:rFonts w:ascii="Times New Roman" w:hAnsi="Times New Roman" w:cs="Times New Roman"/>
            <w:color w:val="000000"/>
          </w:rPr>
          <w:t>ll</w:t>
        </w:r>
      </w:ins>
      <w:r w:rsidRPr="007B4910">
        <w:rPr>
          <w:rFonts w:ascii="Times New Roman" w:hAnsi="Times New Roman" w:cs="Times New Roman"/>
          <w:color w:val="000000"/>
        </w:rPr>
        <w:t xml:space="preserve">os y </w:t>
      </w:r>
      <w:r w:rsidR="00806735" w:rsidRPr="007B4910">
        <w:rPr>
          <w:rFonts w:ascii="Times New Roman" w:hAnsi="Times New Roman" w:cs="Times New Roman"/>
          <w:color w:val="000000"/>
        </w:rPr>
        <w:t xml:space="preserve">algunas relaciones que permiten que sean asociados </w:t>
      </w:r>
      <w:ins w:id="27" w:author="mercyranjel" w:date="2015-12-02T10:38:00Z">
        <w:r w:rsidR="00F04757">
          <w:rPr>
            <w:rFonts w:ascii="Times New Roman" w:hAnsi="Times New Roman" w:cs="Times New Roman"/>
            <w:color w:val="000000"/>
          </w:rPr>
          <w:t>con</w:t>
        </w:r>
        <w:r w:rsidR="00F04757"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806735" w:rsidRPr="007B4910">
        <w:rPr>
          <w:rFonts w:ascii="Times New Roman" w:hAnsi="Times New Roman" w:cs="Times New Roman"/>
          <w:color w:val="000000"/>
        </w:rPr>
        <w:t>elementos que se pueden ver.</w:t>
      </w:r>
    </w:p>
    <w:p w14:paraId="244FCFAF" w14:textId="77777777" w:rsidR="00806735" w:rsidRPr="007B4910" w:rsidRDefault="0080673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4DF2380" w14:textId="77777777" w:rsidR="001E66DF" w:rsidRPr="007B4910" w:rsidRDefault="001E66DF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B97984" w:rsidRPr="007B4910" w14:paraId="7F08570C" w14:textId="77777777" w:rsidTr="00B77443">
        <w:tc>
          <w:tcPr>
            <w:tcW w:w="9054" w:type="dxa"/>
            <w:gridSpan w:val="2"/>
            <w:shd w:val="clear" w:color="auto" w:fill="000000" w:themeFill="text1"/>
          </w:tcPr>
          <w:p w14:paraId="1F619E73" w14:textId="77777777" w:rsidR="00B97984" w:rsidRPr="007B4910" w:rsidRDefault="00B97984" w:rsidP="003C33E4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Profundiza: recurso </w:t>
            </w:r>
            <w:r w:rsidR="003C33E4"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B97984" w:rsidRPr="007B4910" w14:paraId="73B1F28D" w14:textId="77777777" w:rsidTr="00B77443">
        <w:tc>
          <w:tcPr>
            <w:tcW w:w="2518" w:type="dxa"/>
          </w:tcPr>
          <w:p w14:paraId="7E006D2E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7169676F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MA_06_10_REC10</w:t>
            </w:r>
          </w:p>
        </w:tc>
      </w:tr>
      <w:tr w:rsidR="00B97984" w:rsidRPr="007B4910" w14:paraId="78767800" w14:textId="77777777" w:rsidTr="00B77443">
        <w:tc>
          <w:tcPr>
            <w:tcW w:w="2518" w:type="dxa"/>
          </w:tcPr>
          <w:p w14:paraId="0CB2F45A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4854CE2D" w14:textId="77777777" w:rsidR="00B97984" w:rsidRPr="007B4910" w:rsidRDefault="003C33E4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Repasa los conceptos básicos de la </w:t>
            </w:r>
            <w:ins w:id="28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B97984" w:rsidRPr="007B4910" w14:paraId="7832CD0B" w14:textId="77777777" w:rsidTr="00B77443">
        <w:tc>
          <w:tcPr>
            <w:tcW w:w="2518" w:type="dxa"/>
          </w:tcPr>
          <w:p w14:paraId="73E6882A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6E02B050" w14:textId="77777777" w:rsidR="00B97984" w:rsidRPr="007B4910" w:rsidRDefault="003C33E4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Interactivo que repasa los principales conceptos de la </w:t>
            </w:r>
            <w:ins w:id="29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eometría: punto, recta, segmento, semirrecta y plano</w:t>
            </w:r>
            <w:ins w:id="30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FF1130F" w14:textId="77777777" w:rsidR="00454EA7" w:rsidRPr="007B4910" w:rsidRDefault="00454EA7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6E750E39" w14:textId="77777777" w:rsidR="006D5E03" w:rsidRPr="007B4910" w:rsidRDefault="006D5E0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1BAF9081" w14:textId="77777777" w:rsidR="009039EB" w:rsidRPr="007B4910" w:rsidRDefault="00806735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 xml:space="preserve"> </w:t>
      </w:r>
      <w:r w:rsidR="002C267E" w:rsidRPr="007B4910">
        <w:rPr>
          <w:rFonts w:ascii="Times New Roman" w:hAnsi="Times New Roman" w:cs="Times New Roman"/>
          <w:highlight w:val="yellow"/>
        </w:rPr>
        <w:t>[SECCIÓN 3]</w:t>
      </w:r>
      <w:r w:rsidR="002C267E" w:rsidRPr="007B4910">
        <w:rPr>
          <w:rFonts w:ascii="Times New Roman" w:hAnsi="Times New Roman" w:cs="Times New Roman"/>
        </w:rPr>
        <w:t xml:space="preserve"> </w:t>
      </w:r>
      <w:r w:rsidR="002C267E" w:rsidRPr="007B4910">
        <w:rPr>
          <w:rFonts w:ascii="Times New Roman" w:hAnsi="Times New Roman" w:cs="Times New Roman"/>
          <w:b/>
        </w:rPr>
        <w:t>1.</w:t>
      </w:r>
      <w:r w:rsidR="00B77443" w:rsidRPr="007B4910">
        <w:rPr>
          <w:rFonts w:ascii="Times New Roman" w:hAnsi="Times New Roman" w:cs="Times New Roman"/>
          <w:b/>
        </w:rPr>
        <w:t>2</w:t>
      </w:r>
      <w:r w:rsidR="00F4214A">
        <w:rPr>
          <w:rFonts w:ascii="Times New Roman" w:hAnsi="Times New Roman" w:cs="Times New Roman"/>
          <w:b/>
        </w:rPr>
        <w:t xml:space="preserve"> Las p</w:t>
      </w:r>
      <w:r w:rsidR="001E66DF" w:rsidRPr="007B4910">
        <w:rPr>
          <w:rFonts w:ascii="Times New Roman" w:hAnsi="Times New Roman" w:cs="Times New Roman"/>
          <w:b/>
        </w:rPr>
        <w:t>osiciones relativas de dos</w:t>
      </w:r>
      <w:r w:rsidR="009039EB" w:rsidRPr="007B4910">
        <w:rPr>
          <w:rFonts w:ascii="Times New Roman" w:hAnsi="Times New Roman" w:cs="Times New Roman"/>
          <w:b/>
        </w:rPr>
        <w:t xml:space="preserve"> rectas en el plano</w:t>
      </w:r>
    </w:p>
    <w:p w14:paraId="394758A4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012052C4" w14:textId="77777777" w:rsidR="009039EB" w:rsidRPr="007B4910" w:rsidRDefault="008C6E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Cuando se ubican dos rectas en el plano</w:t>
      </w:r>
      <w:ins w:id="31" w:author="mercyranjel" w:date="2015-12-02T10:38:00Z">
        <w:r w:rsidR="00F04757">
          <w:rPr>
            <w:rFonts w:ascii="Times New Roman" w:hAnsi="Times New Roman" w:cs="Times New Roman"/>
          </w:rPr>
          <w:t>,</w:t>
        </w:r>
      </w:ins>
      <w:r w:rsidRPr="007B4910">
        <w:rPr>
          <w:rFonts w:ascii="Times New Roman" w:hAnsi="Times New Roman" w:cs="Times New Roman"/>
        </w:rPr>
        <w:t xml:space="preserve"> estas pueden adoptar cuatro posiciones diferentes: </w:t>
      </w:r>
      <w:r w:rsidRPr="007B4910">
        <w:rPr>
          <w:rFonts w:ascii="Times New Roman" w:hAnsi="Times New Roman" w:cs="Times New Roman"/>
          <w:b/>
        </w:rPr>
        <w:t>coincidentes</w:t>
      </w:r>
      <w:r w:rsidRPr="006F15AC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  <w:b/>
        </w:rPr>
        <w:t xml:space="preserve"> secantes</w:t>
      </w:r>
      <w:r w:rsidRPr="006F15AC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  <w:b/>
        </w:rPr>
        <w:t xml:space="preserve"> paralelas </w:t>
      </w:r>
      <w:r w:rsidRPr="006F15AC">
        <w:rPr>
          <w:rFonts w:ascii="Times New Roman" w:hAnsi="Times New Roman" w:cs="Times New Roman"/>
        </w:rPr>
        <w:t>y</w:t>
      </w:r>
      <w:r w:rsidRPr="007B4910">
        <w:rPr>
          <w:rFonts w:ascii="Times New Roman" w:hAnsi="Times New Roman" w:cs="Times New Roman"/>
          <w:b/>
        </w:rPr>
        <w:t xml:space="preserve"> perpendiculares</w:t>
      </w:r>
      <w:r w:rsidR="00B77443" w:rsidRPr="007B4910">
        <w:rPr>
          <w:rFonts w:ascii="Times New Roman" w:hAnsi="Times New Roman" w:cs="Times New Roman"/>
        </w:rPr>
        <w:t>.</w:t>
      </w:r>
    </w:p>
    <w:p w14:paraId="5013CBBF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27C2E1D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D1EF8" w:rsidRPr="007B4910" w14:paraId="0EBB7964" w14:textId="77777777" w:rsidTr="00B611AB">
        <w:tc>
          <w:tcPr>
            <w:tcW w:w="9054" w:type="dxa"/>
            <w:gridSpan w:val="2"/>
            <w:shd w:val="clear" w:color="auto" w:fill="000000" w:themeFill="text1"/>
          </w:tcPr>
          <w:p w14:paraId="1101D7AB" w14:textId="77777777" w:rsidR="00CD1EF8" w:rsidRPr="007B4910" w:rsidRDefault="00CD1EF8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CD1EF8" w:rsidRPr="007B4910" w14:paraId="3D4609CA" w14:textId="77777777" w:rsidTr="00B611AB">
        <w:tc>
          <w:tcPr>
            <w:tcW w:w="2518" w:type="dxa"/>
          </w:tcPr>
          <w:p w14:paraId="492CA2A1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5067E842" w14:textId="77777777" w:rsidR="00CD1EF8" w:rsidRPr="007B4910" w:rsidRDefault="00B7744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MA_06_10_REC2</w:t>
            </w:r>
            <w:r w:rsidR="00CD1EF8"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D1EF8" w:rsidRPr="007B4910" w14:paraId="03263B6F" w14:textId="77777777" w:rsidTr="00B611AB">
        <w:tc>
          <w:tcPr>
            <w:tcW w:w="2518" w:type="dxa"/>
          </w:tcPr>
          <w:p w14:paraId="42F24DBE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Ubicación en Aula </w:t>
            </w: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Planeta</w:t>
            </w:r>
          </w:p>
        </w:tc>
        <w:tc>
          <w:tcPr>
            <w:tcW w:w="6536" w:type="dxa"/>
          </w:tcPr>
          <w:p w14:paraId="649D572D" w14:textId="77777777" w:rsidR="00CD1EF8" w:rsidRPr="007B4910" w:rsidRDefault="00CD1EF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lastRenderedPageBreak/>
              <w:t>1°ESO/</w:t>
            </w:r>
            <w:r w:rsidR="00CC7895" w:rsidRPr="007B4910">
              <w:rPr>
                <w:rFonts w:ascii="Times New Roman" w:hAnsi="Times New Roman" w:cs="Times New Roman"/>
                <w:color w:val="000000"/>
              </w:rPr>
              <w:t>los ángulos/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Los elementos de la </w:t>
            </w:r>
            <w:ins w:id="32" w:author="mercyranjel" w:date="2015-12-02T10:39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 xml:space="preserve">eometría/Profundiza/La </w:t>
            </w:r>
            <w:r w:rsidRPr="007B4910">
              <w:rPr>
                <w:rFonts w:ascii="Times New Roman" w:hAnsi="Times New Roman" w:cs="Times New Roman"/>
                <w:color w:val="000000"/>
              </w:rPr>
              <w:lastRenderedPageBreak/>
              <w:t>posición relativa de dos rectas</w:t>
            </w:r>
          </w:p>
        </w:tc>
      </w:tr>
      <w:tr w:rsidR="00CD1EF8" w:rsidRPr="007B4910" w14:paraId="194448D9" w14:textId="77777777" w:rsidTr="00B611AB">
        <w:tc>
          <w:tcPr>
            <w:tcW w:w="2518" w:type="dxa"/>
          </w:tcPr>
          <w:p w14:paraId="6CC2BBE2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05AEAD8A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3A1AD253" wp14:editId="3203987D">
                  <wp:extent cx="2838450" cy="2163036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5891" t="7797" r="13768" b="6440"/>
                          <a:stretch/>
                        </pic:blipFill>
                        <pic:spPr bwMode="auto">
                          <a:xfrm>
                            <a:off x="0" y="0"/>
                            <a:ext cx="2845979" cy="2168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EF8" w:rsidRPr="007B4910" w14:paraId="3383C740" w14:textId="77777777" w:rsidTr="00B611AB">
        <w:tc>
          <w:tcPr>
            <w:tcW w:w="2518" w:type="dxa"/>
          </w:tcPr>
          <w:p w14:paraId="6BAB6BC5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2A525496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La posición relativa de dos rectas</w:t>
            </w:r>
          </w:p>
        </w:tc>
      </w:tr>
      <w:tr w:rsidR="00CD1EF8" w:rsidRPr="007B4910" w14:paraId="32DA6F08" w14:textId="77777777" w:rsidTr="00B611AB">
        <w:tc>
          <w:tcPr>
            <w:tcW w:w="2518" w:type="dxa"/>
          </w:tcPr>
          <w:p w14:paraId="617FA409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78C4D98A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Interactivo que explica la posición relativa de dos rectas</w:t>
            </w:r>
            <w:r w:rsidR="00AF0308" w:rsidRPr="007B4910">
              <w:rPr>
                <w:rFonts w:ascii="Times New Roman" w:hAnsi="Times New Roman" w:cs="Times New Roman"/>
                <w:color w:val="000000"/>
              </w:rPr>
              <w:t xml:space="preserve"> en el plano</w:t>
            </w:r>
            <w:ins w:id="33" w:author="mercyranjel" w:date="2015-12-02T10:39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0E24EF7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04FC1108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55261555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1.3 El plano</w:t>
      </w:r>
    </w:p>
    <w:p w14:paraId="310D3069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206EE28" w14:textId="77777777" w:rsidR="008F2884" w:rsidRPr="007B4910" w:rsidRDefault="004C0DC2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Intuitivamente</w:t>
      </w:r>
      <w:ins w:id="34" w:author="mercyranjel" w:date="2015-12-02T10:39:00Z">
        <w:r w:rsidR="00F04757">
          <w:rPr>
            <w:rFonts w:ascii="Times New Roman" w:hAnsi="Times New Roman" w:cs="Times New Roman"/>
            <w:color w:val="000000"/>
          </w:rPr>
          <w:t>,</w:t>
        </w:r>
      </w:ins>
      <w:r w:rsidRPr="007B4910">
        <w:rPr>
          <w:rFonts w:ascii="Times New Roman" w:hAnsi="Times New Roman" w:cs="Times New Roman"/>
          <w:color w:val="000000"/>
        </w:rPr>
        <w:t xml:space="preserve"> es posible </w:t>
      </w:r>
      <w:r w:rsidR="008F2884" w:rsidRPr="007B4910">
        <w:rPr>
          <w:rFonts w:ascii="Times New Roman" w:hAnsi="Times New Roman" w:cs="Times New Roman"/>
          <w:color w:val="000000"/>
        </w:rPr>
        <w:t>comparar la superficie de un</w:t>
      </w:r>
      <w:r w:rsidR="00751F76" w:rsidRPr="007B4910">
        <w:rPr>
          <w:rFonts w:ascii="Times New Roman" w:hAnsi="Times New Roman" w:cs="Times New Roman"/>
          <w:color w:val="000000"/>
        </w:rPr>
        <w:t>a</w:t>
      </w:r>
      <w:r w:rsidR="008F2884" w:rsidRPr="007B4910">
        <w:rPr>
          <w:rFonts w:ascii="Times New Roman" w:hAnsi="Times New Roman" w:cs="Times New Roman"/>
          <w:color w:val="000000"/>
        </w:rPr>
        <w:t xml:space="preserve"> pared, de un table</w:t>
      </w:r>
      <w:r w:rsidRPr="007B4910">
        <w:rPr>
          <w:rFonts w:ascii="Times New Roman" w:hAnsi="Times New Roman" w:cs="Times New Roman"/>
          <w:color w:val="000000"/>
        </w:rPr>
        <w:t xml:space="preserve">ro </w:t>
      </w:r>
      <w:ins w:id="35" w:author="mercyranjel" w:date="2015-12-02T10:39:00Z">
        <w:r w:rsidR="00F04757">
          <w:rPr>
            <w:rFonts w:ascii="Times New Roman" w:hAnsi="Times New Roman" w:cs="Times New Roman"/>
            <w:color w:val="000000"/>
          </w:rPr>
          <w:t>y de</w:t>
        </w:r>
        <w:r w:rsidR="00F04757"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D64C90" w:rsidRPr="007B4910">
        <w:rPr>
          <w:rFonts w:ascii="Times New Roman" w:hAnsi="Times New Roman" w:cs="Times New Roman"/>
          <w:color w:val="000000"/>
        </w:rPr>
        <w:t>la pantalla del celular</w:t>
      </w:r>
      <w:ins w:id="36" w:author="mercyranjel" w:date="2015-12-02T10:40:00Z">
        <w:r w:rsidR="00F04757">
          <w:rPr>
            <w:rFonts w:ascii="Times New Roman" w:hAnsi="Times New Roman" w:cs="Times New Roman"/>
            <w:color w:val="000000"/>
          </w:rPr>
          <w:t>,</w:t>
        </w:r>
      </w:ins>
      <w:r w:rsidR="00D64C90" w:rsidRPr="007B4910">
        <w:rPr>
          <w:rFonts w:ascii="Times New Roman" w:hAnsi="Times New Roman" w:cs="Times New Roman"/>
          <w:color w:val="000000"/>
        </w:rPr>
        <w:t xml:space="preserve"> con</w:t>
      </w:r>
      <w:r w:rsidR="008F2884" w:rsidRPr="007B4910">
        <w:rPr>
          <w:rFonts w:ascii="Times New Roman" w:hAnsi="Times New Roman" w:cs="Times New Roman"/>
          <w:color w:val="000000"/>
        </w:rPr>
        <w:t xml:space="preserve"> un plano.</w:t>
      </w:r>
    </w:p>
    <w:p w14:paraId="3EEB4F58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F2884" w:rsidRPr="007B4910" w14:paraId="62E5990A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644FC280" w14:textId="77777777" w:rsidR="008F2884" w:rsidRPr="007B4910" w:rsidRDefault="008F2884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F2884" w:rsidRPr="007B4910" w14:paraId="7B84ACBC" w14:textId="77777777" w:rsidTr="00B611AB">
        <w:tc>
          <w:tcPr>
            <w:tcW w:w="2518" w:type="dxa"/>
          </w:tcPr>
          <w:p w14:paraId="1D2D0E18" w14:textId="77777777" w:rsidR="008F2884" w:rsidRPr="007B4910" w:rsidRDefault="008F28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482730D" w14:textId="77777777" w:rsidR="008F2884" w:rsidRPr="007B4910" w:rsidRDefault="00AC613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MA_06_10_IMG02</w:t>
            </w:r>
          </w:p>
        </w:tc>
      </w:tr>
      <w:tr w:rsidR="008F2884" w:rsidRPr="007B4910" w14:paraId="06EBA14A" w14:textId="77777777" w:rsidTr="00B611AB">
        <w:tc>
          <w:tcPr>
            <w:tcW w:w="2518" w:type="dxa"/>
          </w:tcPr>
          <w:p w14:paraId="2BE3A188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6B8B459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Plano</w:t>
            </w:r>
            <w:ins w:id="37" w:author="mercyranjel" w:date="2015-12-02T10:40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8F2884" w:rsidRPr="007B4910" w14:paraId="5D8CE555" w14:textId="77777777" w:rsidTr="00B611AB">
        <w:tc>
          <w:tcPr>
            <w:tcW w:w="2518" w:type="dxa"/>
          </w:tcPr>
          <w:p w14:paraId="18973707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7C26C249" w14:textId="77777777" w:rsidR="008F2884" w:rsidRPr="007B4910" w:rsidRDefault="008F2884" w:rsidP="005B1AAA">
            <w:pPr>
              <w:rPr>
                <w:rStyle w:val="Hipervnculo"/>
                <w:rFonts w:ascii="Times New Roman" w:hAnsi="Times New Roman" w:cs="Times New Roman"/>
                <w:color w:val="C2E1ED"/>
                <w:shd w:val="clear" w:color="auto" w:fill="222222"/>
              </w:rPr>
            </w:pPr>
            <w:r w:rsidRPr="007B4910">
              <w:rPr>
                <w:rStyle w:val="apple-converted-space"/>
                <w:rFonts w:ascii="Times New Roman" w:hAnsi="Times New Roman" w:cs="Times New Roman"/>
                <w:color w:val="B2B2B2"/>
                <w:shd w:val="clear" w:color="auto" w:fill="222222"/>
              </w:rPr>
              <w:t> </w:t>
            </w:r>
            <w:hyperlink r:id="rId11" w:history="1">
              <w:r w:rsidRPr="007B4910">
                <w:rPr>
                  <w:rStyle w:val="Hipervnculo"/>
                  <w:rFonts w:ascii="Times New Roman" w:hAnsi="Times New Roman" w:cs="Times New Roman"/>
                  <w:color w:val="C2E1ED"/>
                  <w:shd w:val="clear" w:color="auto" w:fill="222222"/>
                </w:rPr>
                <w:t>223978450</w:t>
              </w:r>
            </w:hyperlink>
          </w:p>
          <w:p w14:paraId="75F853F1" w14:textId="77777777" w:rsidR="004C0DC2" w:rsidRPr="006F15AC" w:rsidRDefault="004C0DC2" w:rsidP="005B1AAA">
            <w:pPr>
              <w:spacing w:after="200"/>
              <w:rPr>
                <w:rFonts w:ascii="Times New Roman" w:hAnsi="Times New Roman" w:cs="Times New Roman"/>
                <w:sz w:val="22"/>
                <w:szCs w:val="22"/>
                <w:lang w:val="es-CO"/>
              </w:rPr>
            </w:pPr>
            <w:r w:rsidRPr="006F15AC">
              <w:rPr>
                <w:rFonts w:ascii="Times New Roman" w:hAnsi="Times New Roman" w:cs="Times New Roman"/>
                <w:lang w:val="es-CO"/>
              </w:rPr>
              <w:t>169629836</w:t>
            </w:r>
          </w:p>
          <w:p w14:paraId="52B93445" w14:textId="77777777" w:rsidR="004C0DC2" w:rsidRPr="006F15AC" w:rsidRDefault="004C0DC2" w:rsidP="005B1AAA">
            <w:pPr>
              <w:spacing w:after="200"/>
              <w:rPr>
                <w:rFonts w:ascii="Times New Roman" w:hAnsi="Times New Roman" w:cs="Times New Roman"/>
                <w:sz w:val="22"/>
                <w:szCs w:val="22"/>
                <w:lang w:val="es-CO"/>
              </w:rPr>
            </w:pPr>
            <w:r w:rsidRPr="006F15AC">
              <w:rPr>
                <w:rFonts w:ascii="Times New Roman" w:hAnsi="Times New Roman" w:cs="Times New Roman"/>
                <w:lang w:val="es-CO"/>
              </w:rPr>
              <w:t>93205519</w:t>
            </w:r>
          </w:p>
          <w:p w14:paraId="26170E50" w14:textId="77777777" w:rsidR="004C0DC2" w:rsidRPr="007B4910" w:rsidRDefault="004C0DC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 xml:space="preserve">Hacer un </w:t>
            </w:r>
            <w:r w:rsidRPr="006F15AC">
              <w:rPr>
                <w:rFonts w:ascii="Times New Roman" w:hAnsi="Times New Roman" w:cs="Times New Roman"/>
                <w:i/>
              </w:rPr>
              <w:t>collage</w:t>
            </w:r>
            <w:r w:rsidRPr="007B4910">
              <w:rPr>
                <w:rFonts w:ascii="Times New Roman" w:hAnsi="Times New Roman" w:cs="Times New Roman"/>
              </w:rPr>
              <w:t xml:space="preserve"> con estas tres imágenes</w:t>
            </w:r>
          </w:p>
        </w:tc>
      </w:tr>
      <w:tr w:rsidR="008F2884" w:rsidRPr="007B4910" w14:paraId="0C4BAFA3" w14:textId="77777777" w:rsidTr="00B611AB">
        <w:tc>
          <w:tcPr>
            <w:tcW w:w="2518" w:type="dxa"/>
          </w:tcPr>
          <w:p w14:paraId="0146D8A8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15F2524A" w14:textId="77777777" w:rsidR="008F2884" w:rsidRPr="007B4910" w:rsidRDefault="006D5E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Muchos objetos del entorno muestran la noción de plano</w:t>
            </w:r>
            <w:ins w:id="38" w:author="mercyranjel" w:date="2015-12-02T10:40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E9DBB85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42FC176" w14:textId="77777777" w:rsidR="006D5E03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Un </w:t>
      </w:r>
      <w:r w:rsidRPr="007B4910">
        <w:rPr>
          <w:rFonts w:ascii="Times New Roman" w:hAnsi="Times New Roman" w:cs="Times New Roman"/>
          <w:b/>
          <w:color w:val="000000"/>
        </w:rPr>
        <w:t>plano</w:t>
      </w:r>
      <w:r w:rsidRPr="007B4910">
        <w:rPr>
          <w:rFonts w:ascii="Times New Roman" w:hAnsi="Times New Roman" w:cs="Times New Roman"/>
          <w:color w:val="000000"/>
        </w:rPr>
        <w:t xml:space="preserve"> es una superficie ilimitada, continua en todas direcciones y sin grosor; </w:t>
      </w:r>
      <w:r w:rsidR="008F2884" w:rsidRPr="007B4910">
        <w:rPr>
          <w:rFonts w:ascii="Times New Roman" w:hAnsi="Times New Roman" w:cs="Times New Roman"/>
          <w:color w:val="000000"/>
        </w:rPr>
        <w:t>se puede nombrar de dos formas:</w:t>
      </w:r>
      <w:r w:rsidR="005677BD" w:rsidRPr="007B4910">
        <w:rPr>
          <w:rFonts w:ascii="Times New Roman" w:hAnsi="Times New Roman" w:cs="Times New Roman"/>
          <w:color w:val="000000"/>
        </w:rPr>
        <w:t xml:space="preserve"> </w:t>
      </w:r>
    </w:p>
    <w:p w14:paraId="071D8976" w14:textId="77777777" w:rsidR="0063614C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32F332F" w14:textId="77777777" w:rsidR="0063614C" w:rsidRPr="007B4910" w:rsidRDefault="00833C45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ins w:id="39" w:author="mercyranjel" w:date="2015-12-02T10:40:00Z">
        <w:r>
          <w:rPr>
            <w:rFonts w:ascii="Times New Roman" w:hAnsi="Times New Roman" w:cs="Times New Roman"/>
            <w:color w:val="000000"/>
          </w:rPr>
          <w:t>mediante</w:t>
        </w:r>
        <w:r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63614C" w:rsidRPr="007B4910">
        <w:rPr>
          <w:rFonts w:ascii="Times New Roman" w:hAnsi="Times New Roman" w:cs="Times New Roman"/>
          <w:color w:val="000000"/>
        </w:rPr>
        <w:t>letras griegas</w:t>
      </w:r>
      <w:ins w:id="40" w:author="mercyranjel" w:date="2015-12-02T10:43:00Z">
        <w:r>
          <w:rPr>
            <w:rFonts w:ascii="Times New Roman" w:hAnsi="Times New Roman" w:cs="Times New Roman"/>
            <w:color w:val="000000"/>
          </w:rPr>
          <w:t xml:space="preserve"> y </w:t>
        </w:r>
      </w:ins>
    </w:p>
    <w:p w14:paraId="14CB5836" w14:textId="77777777" w:rsidR="0063614C" w:rsidRPr="007B4910" w:rsidRDefault="00833C45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ins w:id="41" w:author="mercyranjel" w:date="2015-12-02T10:41:00Z">
        <w:r>
          <w:rPr>
            <w:rFonts w:ascii="Times New Roman" w:hAnsi="Times New Roman" w:cs="Times New Roman"/>
            <w:color w:val="000000"/>
          </w:rPr>
          <w:t>al designar</w:t>
        </w:r>
        <w:r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5677BD" w:rsidRPr="007B4910">
        <w:rPr>
          <w:rFonts w:ascii="Times New Roman" w:hAnsi="Times New Roman" w:cs="Times New Roman"/>
          <w:color w:val="000000"/>
        </w:rPr>
        <w:t xml:space="preserve">tres (o más) de sus puntos. </w:t>
      </w:r>
    </w:p>
    <w:p w14:paraId="5803C3B1" w14:textId="77777777" w:rsidR="0063614C" w:rsidRPr="007B4910" w:rsidRDefault="0063614C" w:rsidP="0063614C">
      <w:pPr>
        <w:spacing w:after="0"/>
        <w:rPr>
          <w:rFonts w:ascii="Times New Roman" w:hAnsi="Times New Roman" w:cs="Times New Roman"/>
          <w:color w:val="000000"/>
        </w:rPr>
      </w:pPr>
    </w:p>
    <w:p w14:paraId="2377405C" w14:textId="77777777" w:rsidR="00A40778" w:rsidRPr="007B4910" w:rsidRDefault="005677BD" w:rsidP="0063614C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Por ejemplo</w:t>
      </w:r>
      <w:r w:rsidR="0063614C" w:rsidRPr="007B4910">
        <w:rPr>
          <w:rFonts w:ascii="Times New Roman" w:hAnsi="Times New Roman" w:cs="Times New Roman"/>
          <w:color w:val="000000"/>
        </w:rPr>
        <w:t>, en la imagen se muestran dos planos y su respectiva notación</w:t>
      </w:r>
      <w:ins w:id="42" w:author="mercyranjel" w:date="2015-12-02T10:42:00Z">
        <w:r w:rsidR="00833C45">
          <w:rPr>
            <w:rFonts w:ascii="Times New Roman" w:hAnsi="Times New Roman" w:cs="Times New Roman"/>
            <w:color w:val="000000"/>
          </w:rPr>
          <w:t>.</w:t>
        </w:r>
      </w:ins>
    </w:p>
    <w:p w14:paraId="30ECC1D8" w14:textId="77777777" w:rsidR="009C11C9" w:rsidRPr="007B4910" w:rsidRDefault="009C11C9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C11C9" w:rsidRPr="007B4910" w14:paraId="62EBF83E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05D54CB2" w14:textId="77777777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C11C9" w:rsidRPr="007B4910" w14:paraId="77F0FDC2" w14:textId="77777777" w:rsidTr="00B611AB">
        <w:tc>
          <w:tcPr>
            <w:tcW w:w="2518" w:type="dxa"/>
          </w:tcPr>
          <w:p w14:paraId="119F497A" w14:textId="77777777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6D296D4" w14:textId="77777777" w:rsidR="009C11C9" w:rsidRPr="007B4910" w:rsidRDefault="002F737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AC6139" w:rsidRPr="007B4910">
              <w:rPr>
                <w:rFonts w:ascii="Times New Roman" w:hAnsi="Times New Roman" w:cs="Times New Roman"/>
                <w:color w:val="000000"/>
              </w:rPr>
              <w:t>0</w:t>
            </w:r>
            <w:r w:rsidR="00061014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9C11C9" w:rsidRPr="007B4910" w14:paraId="403BBFAD" w14:textId="77777777" w:rsidTr="00B611AB">
        <w:tc>
          <w:tcPr>
            <w:tcW w:w="2518" w:type="dxa"/>
          </w:tcPr>
          <w:p w14:paraId="7343E4E6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EB13B47" w14:textId="77777777" w:rsidR="009C11C9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Formas de nombrar un plano</w:t>
            </w:r>
            <w:ins w:id="43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C11C9" w:rsidRPr="007B4910" w14:paraId="3AA400BD" w14:textId="77777777" w:rsidTr="00B611AB">
        <w:tc>
          <w:tcPr>
            <w:tcW w:w="2518" w:type="dxa"/>
          </w:tcPr>
          <w:p w14:paraId="4F35221E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</w:t>
            </w: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446AC3AC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EE1711B" w14:textId="77777777" w:rsidR="00407DC0" w:rsidRPr="007B4910" w:rsidRDefault="00467FA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4EFDC12F" wp14:editId="77E916BD">
                  <wp:simplePos x="0" y="0"/>
                  <wp:positionH relativeFrom="column">
                    <wp:posOffset>592455</wp:posOffset>
                  </wp:positionH>
                  <wp:positionV relativeFrom="paragraph">
                    <wp:posOffset>102870</wp:posOffset>
                  </wp:positionV>
                  <wp:extent cx="1534298" cy="1432560"/>
                  <wp:effectExtent l="0" t="0" r="0" b="0"/>
                  <wp:wrapNone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49" t="24407" r="45336" b="32541"/>
                          <a:stretch/>
                        </pic:blipFill>
                        <pic:spPr bwMode="auto">
                          <a:xfrm>
                            <a:off x="0" y="0"/>
                            <a:ext cx="1534298" cy="143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9BCE78F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1F0C2F1E" w14:textId="77777777" w:rsidR="00407DC0" w:rsidRPr="007B4910" w:rsidRDefault="00855DF9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41A5BBA" wp14:editId="423DCD34">
                      <wp:simplePos x="0" y="0"/>
                      <wp:positionH relativeFrom="column">
                        <wp:posOffset>2401570</wp:posOffset>
                      </wp:positionH>
                      <wp:positionV relativeFrom="paragraph">
                        <wp:posOffset>-361315</wp:posOffset>
                      </wp:positionV>
                      <wp:extent cx="1371600" cy="342900"/>
                      <wp:effectExtent l="0" t="0" r="0" b="12700"/>
                      <wp:wrapSquare wrapText="bothSides"/>
                      <wp:docPr id="23" name="Cuadro de texto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716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3F7EF5" w14:textId="77777777" w:rsidR="00F04757" w:rsidRDefault="00F04757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l plano 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</w:rPr>
                                    <w:t>ABCD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4" o:spid="_x0000_s1026" type="#_x0000_t202" style="position:absolute;margin-left:189.1pt;margin-top:-28.4pt;width:108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" filled="f" stroked="f">
                      <v:path arrowok="t"/>
                      <v:textbox>
                        <w:txbxContent>
                          <w:p w14:paraId="53FC65D5" w14:textId="77777777" w:rsidR="00F04757" w:rsidRDefault="00F04757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l plano </w:t>
                            </w:r>
                            <w:r w:rsidRPr="00467FAC">
                              <w:rPr>
                                <w:rFonts w:ascii="Arial" w:hAnsi="Arial" w:cs="Arial"/>
                                <w:i/>
                                <w:color w:val="000000"/>
                              </w:rPr>
                              <w:t>ABCD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63614C"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666432" behindDoc="0" locked="0" layoutInCell="1" allowOverlap="1" wp14:anchorId="57F62D8A" wp14:editId="1A3DE552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-247650</wp:posOffset>
                  </wp:positionV>
                  <wp:extent cx="1506855" cy="1343025"/>
                  <wp:effectExtent l="0" t="0" r="0" b="3175"/>
                  <wp:wrapNone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81" t="27119" r="46820" b="42373"/>
                          <a:stretch/>
                        </pic:blipFill>
                        <pic:spPr bwMode="auto">
                          <a:xfrm>
                            <a:off x="0" y="0"/>
                            <a:ext cx="150685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3933AA1" wp14:editId="523D0309">
                      <wp:simplePos x="0" y="0"/>
                      <wp:positionH relativeFrom="column">
                        <wp:posOffset>323215</wp:posOffset>
                      </wp:positionH>
                      <wp:positionV relativeFrom="paragraph">
                        <wp:posOffset>-361315</wp:posOffset>
                      </wp:positionV>
                      <wp:extent cx="1028700" cy="342900"/>
                      <wp:effectExtent l="0" t="0" r="0" b="12700"/>
                      <wp:wrapSquare wrapText="bothSides"/>
                      <wp:docPr id="2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0287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576F2C" w14:textId="77777777" w:rsidR="00F04757" w:rsidRDefault="00F04757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El plano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 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2" o:spid="_x0000_s1027" type="#_x0000_t202" style="position:absolute;margin-left:25.45pt;margin-top:-28.4pt;width:81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" filled="f" stroked="f">
                      <v:path arrowok="t"/>
                      <v:textbox>
                        <w:txbxContent>
                          <w:p w14:paraId="456107D8" w14:textId="77777777" w:rsidR="00F04757" w:rsidRDefault="00F04757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El plano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1786765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3234AD5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BFAAF9D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B2FD29B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4AF6379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5787C04B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DE8E4F3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C11C9" w:rsidRPr="007B4910" w14:paraId="71F164EC" w14:textId="77777777" w:rsidTr="00B611AB">
        <w:tc>
          <w:tcPr>
            <w:tcW w:w="2518" w:type="dxa"/>
          </w:tcPr>
          <w:p w14:paraId="40BD30EC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50A948B" w14:textId="77777777" w:rsidR="009C11C9" w:rsidRPr="007B4910" w:rsidRDefault="0063614C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Notación de plano</w:t>
            </w:r>
            <w:ins w:id="44" w:author="mercyranjel" w:date="2015-12-02T10:43:00Z">
              <w:r w:rsidR="00833C45">
                <w:rPr>
                  <w:rFonts w:ascii="Times New Roman" w:hAnsi="Times New Roman" w:cs="Times New Roman"/>
                  <w:color w:val="000000"/>
                </w:rPr>
                <w:t>s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 xml:space="preserve"> </w:t>
            </w:r>
            <w:ins w:id="45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por medio de</w:t>
              </w:r>
              <w:r w:rsidR="00833C45" w:rsidRPr="007B4910"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letras griegas y nombrando cuatro puntos</w:t>
            </w:r>
            <w:ins w:id="46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63614C" w:rsidRPr="007B4910" w14:paraId="27C072DB" w14:textId="77777777" w:rsidTr="00B611AB">
        <w:tc>
          <w:tcPr>
            <w:tcW w:w="2518" w:type="dxa"/>
          </w:tcPr>
          <w:p w14:paraId="54B99610" w14:textId="77777777" w:rsidR="0063614C" w:rsidRPr="007B4910" w:rsidRDefault="0063614C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6EBEC60A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1D0313E7" w14:textId="77777777" w:rsidR="00A40778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B4910" w:rsidRPr="007B4910" w14:paraId="3BA66226" w14:textId="77777777" w:rsidTr="00F4214A">
        <w:tc>
          <w:tcPr>
            <w:tcW w:w="8978" w:type="dxa"/>
            <w:gridSpan w:val="2"/>
            <w:shd w:val="clear" w:color="auto" w:fill="000000" w:themeFill="text1"/>
          </w:tcPr>
          <w:p w14:paraId="1A1F3E51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B4910" w:rsidRPr="007B4910" w14:paraId="46447261" w14:textId="77777777" w:rsidTr="00F4214A">
        <w:tc>
          <w:tcPr>
            <w:tcW w:w="2518" w:type="dxa"/>
          </w:tcPr>
          <w:p w14:paraId="79101289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78A3FD97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Condición esencial de un plano</w:t>
            </w:r>
          </w:p>
        </w:tc>
      </w:tr>
      <w:tr w:rsidR="007B4910" w:rsidRPr="007B4910" w14:paraId="1BD00FB6" w14:textId="77777777" w:rsidTr="00F4214A">
        <w:tc>
          <w:tcPr>
            <w:tcW w:w="2518" w:type="dxa"/>
          </w:tcPr>
          <w:p w14:paraId="4AE4DC10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48DB3012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 xml:space="preserve">Todo plano contiene por lo menos tres puntos no </w:t>
            </w:r>
            <w:proofErr w:type="spellStart"/>
            <w:r w:rsidRPr="007B4910">
              <w:rPr>
                <w:rFonts w:ascii="Times New Roman" w:hAnsi="Times New Roman" w:cs="Times New Roman"/>
              </w:rPr>
              <w:t>colineales</w:t>
            </w:r>
            <w:proofErr w:type="spellEnd"/>
            <w:ins w:id="47" w:author="mercyranjel" w:date="2015-12-02T10:44:00Z">
              <w:r w:rsidR="00833C45">
                <w:rPr>
                  <w:rFonts w:ascii="Times New Roman" w:hAnsi="Times New Roman" w:cs="Times New Roman"/>
                </w:rPr>
                <w:t>.</w:t>
              </w:r>
            </w:ins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17F7858C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DCB09D4" w14:textId="77777777" w:rsidR="007B4910" w:rsidRP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D5E03" w:rsidRPr="007B4910" w14:paraId="06656E18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4144C5CF" w14:textId="77777777" w:rsidR="006D5E03" w:rsidRPr="007B4910" w:rsidRDefault="006D5E03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D5E03" w:rsidRPr="007B4910" w14:paraId="302E169A" w14:textId="77777777" w:rsidTr="00F4214A">
        <w:tc>
          <w:tcPr>
            <w:tcW w:w="2518" w:type="dxa"/>
          </w:tcPr>
          <w:p w14:paraId="7C3D44AA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5802591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MA_06_10_REC30</w:t>
            </w:r>
          </w:p>
        </w:tc>
      </w:tr>
      <w:tr w:rsidR="006D5E03" w:rsidRPr="007B4910" w14:paraId="6725E57B" w14:textId="77777777" w:rsidTr="00F4214A">
        <w:tc>
          <w:tcPr>
            <w:tcW w:w="2518" w:type="dxa"/>
          </w:tcPr>
          <w:p w14:paraId="7325CD23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C3BA497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Representa gráficamente los elementos de la </w:t>
            </w:r>
            <w:ins w:id="48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6D5E03" w:rsidRPr="007B4910" w14:paraId="7428458D" w14:textId="77777777" w:rsidTr="00F4214A">
        <w:tc>
          <w:tcPr>
            <w:tcW w:w="2518" w:type="dxa"/>
          </w:tcPr>
          <w:p w14:paraId="33E19B77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11600C4" w14:textId="77777777" w:rsidR="006D5E03" w:rsidRPr="007B4910" w:rsidRDefault="002D17B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2D17B8">
              <w:rPr>
                <w:rFonts w:ascii="Times New Roman" w:hAnsi="Times New Roman" w:cs="Times New Roman"/>
                <w:color w:val="000000"/>
              </w:rPr>
              <w:t xml:space="preserve">Actividades para identificar las definiciones de los elementos básicos de la </w:t>
            </w:r>
            <w:ins w:id="49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2D17B8">
              <w:rPr>
                <w:rFonts w:ascii="Times New Roman" w:hAnsi="Times New Roman" w:cs="Times New Roman"/>
                <w:color w:val="000000"/>
              </w:rPr>
              <w:t>eometría</w:t>
            </w:r>
            <w:ins w:id="50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8013738" w14:textId="77777777" w:rsidR="006D5E03" w:rsidRDefault="006D5E03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1B04911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910" w:rsidRPr="007B4910" w14:paraId="1AC9D6C0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12EFF655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B4910" w:rsidRPr="007B4910" w14:paraId="4FB97216" w14:textId="77777777" w:rsidTr="00F4214A">
        <w:tc>
          <w:tcPr>
            <w:tcW w:w="2518" w:type="dxa"/>
          </w:tcPr>
          <w:p w14:paraId="4C403C3F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7541514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MA_06_10_REC4</w:t>
            </w:r>
            <w:r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B4910" w:rsidRPr="007B4910" w14:paraId="538D306E" w14:textId="77777777" w:rsidTr="00F4214A">
        <w:tc>
          <w:tcPr>
            <w:tcW w:w="2518" w:type="dxa"/>
          </w:tcPr>
          <w:p w14:paraId="185A9D52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75218C5" w14:textId="77777777" w:rsidR="007B4910" w:rsidRPr="007B4910" w:rsidRDefault="007B4910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Reconoce los conceptos básicos de </w:t>
            </w:r>
            <w:ins w:id="51" w:author="mercyranjel" w:date="2015-12-02T10:45:00Z">
              <w:r w:rsidR="00833C45">
                <w:rPr>
                  <w:rFonts w:ascii="Times New Roman" w:hAnsi="Times New Roman" w:cs="Times New Roman"/>
                  <w:color w:val="000000"/>
                </w:rPr>
                <w:t>la 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7B4910" w:rsidRPr="007B4910" w14:paraId="2A80945B" w14:textId="77777777" w:rsidTr="00F4214A">
        <w:tc>
          <w:tcPr>
            <w:tcW w:w="2518" w:type="dxa"/>
          </w:tcPr>
          <w:p w14:paraId="6A87D742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859DD02" w14:textId="77777777" w:rsidR="007B4910" w:rsidRPr="007B4910" w:rsidRDefault="007B4910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Actividades para reconocer los elementos básicos de la </w:t>
            </w:r>
            <w:ins w:id="52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 a través de su representación gráfica</w:t>
            </w:r>
            <w:ins w:id="53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1C84000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A4C0AC8" w14:textId="77777777" w:rsidR="00F4214A" w:rsidRPr="007B4910" w:rsidRDefault="00F4214A" w:rsidP="00F4214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1.4 Consolidación</w:t>
      </w:r>
    </w:p>
    <w:p w14:paraId="724658C5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FC86DAA" w14:textId="77777777" w:rsidR="00F4214A" w:rsidRPr="007B4910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Actividades para afianzar lo q</w:t>
      </w:r>
      <w:r w:rsidR="005917B3">
        <w:rPr>
          <w:rFonts w:ascii="Times New Roman" w:hAnsi="Times New Roman" w:cs="Times New Roman"/>
          <w:color w:val="000000"/>
        </w:rPr>
        <w:t xml:space="preserve">ue has aprendido en </w:t>
      </w:r>
      <w:ins w:id="54" w:author="Juan Velasquez" w:date="2015-12-02T14:49:00Z">
        <w:r w:rsidR="00526460">
          <w:rPr>
            <w:rFonts w:ascii="Times New Roman" w:hAnsi="Times New Roman" w:cs="Times New Roman"/>
            <w:color w:val="000000"/>
          </w:rPr>
          <w:t xml:space="preserve">esta </w:t>
        </w:r>
      </w:ins>
      <w:r w:rsidR="005917B3">
        <w:rPr>
          <w:rFonts w:ascii="Times New Roman" w:hAnsi="Times New Roman" w:cs="Times New Roman"/>
          <w:color w:val="000000"/>
        </w:rPr>
        <w:t>sección</w:t>
      </w:r>
      <w:ins w:id="55" w:author="Juan Velasquez" w:date="2015-12-02T14:49:00Z">
        <w:r w:rsidR="00526460">
          <w:rPr>
            <w:rFonts w:ascii="Times New Roman" w:hAnsi="Times New Roman" w:cs="Times New Roman"/>
            <w:color w:val="000000"/>
          </w:rPr>
          <w:t>.</w:t>
        </w:r>
      </w:ins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7B4910" w14:paraId="50F1CF0E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1723BC0C" w14:textId="77777777" w:rsidR="00F4214A" w:rsidRPr="007B4910" w:rsidRDefault="00F4214A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4214A" w:rsidRPr="007B4910" w14:paraId="6958DF7F" w14:textId="77777777" w:rsidTr="00F4214A">
        <w:tc>
          <w:tcPr>
            <w:tcW w:w="2518" w:type="dxa"/>
          </w:tcPr>
          <w:p w14:paraId="67A13CDA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FA85F32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MA_06_10_REC50</w:t>
            </w:r>
          </w:p>
        </w:tc>
      </w:tr>
      <w:tr w:rsidR="00F4214A" w:rsidRPr="007B4910" w14:paraId="23B816CA" w14:textId="77777777" w:rsidTr="00F4214A">
        <w:tc>
          <w:tcPr>
            <w:tcW w:w="2518" w:type="dxa"/>
          </w:tcPr>
          <w:p w14:paraId="1182FF47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9880F19" w14:textId="77777777" w:rsidR="00F4214A" w:rsidRPr="007B4910" w:rsidRDefault="00F4214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Refuerza tu aprendizaje: Los elementos de la </w:t>
            </w:r>
            <w:ins w:id="56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F4214A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F4214A" w:rsidRPr="007B4910" w14:paraId="13D3449D" w14:textId="77777777" w:rsidTr="00F4214A">
        <w:tc>
          <w:tcPr>
            <w:tcW w:w="2518" w:type="dxa"/>
          </w:tcPr>
          <w:p w14:paraId="684EFBA7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9191F51" w14:textId="77777777" w:rsidR="00F4214A" w:rsidRPr="007B4910" w:rsidRDefault="00F4214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Actividad sobre Los elementos de la </w:t>
            </w:r>
            <w:ins w:id="57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F4214A">
              <w:rPr>
                <w:rFonts w:ascii="Times New Roman" w:hAnsi="Times New Roman" w:cs="Times New Roman"/>
                <w:color w:val="000000"/>
              </w:rPr>
              <w:t>eometría</w:t>
            </w:r>
            <w:ins w:id="58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AFBFAE0" w14:textId="77777777" w:rsidR="00360407" w:rsidRPr="007B4910" w:rsidRDefault="0036040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FD433ED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AD8C8B1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2 Los ángulos y su </w:t>
      </w:r>
      <w:r w:rsidR="007E193F">
        <w:rPr>
          <w:rFonts w:ascii="Times New Roman" w:hAnsi="Times New Roman" w:cs="Times New Roman"/>
          <w:b/>
        </w:rPr>
        <w:t>clasificación</w:t>
      </w:r>
    </w:p>
    <w:p w14:paraId="5997ED9D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</w:p>
    <w:p w14:paraId="34838C88" w14:textId="77777777" w:rsidR="00072EA3" w:rsidRPr="007B4910" w:rsidRDefault="003C0251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lastRenderedPageBreak/>
        <w:t>La mayoría de los</w:t>
      </w:r>
      <w:r w:rsidR="00072EA3" w:rsidRPr="007B4910">
        <w:rPr>
          <w:rFonts w:ascii="Times New Roman" w:hAnsi="Times New Roman" w:cs="Times New Roman"/>
        </w:rPr>
        <w:t xml:space="preserve"> objetos </w:t>
      </w:r>
      <w:r w:rsidRPr="007B4910">
        <w:rPr>
          <w:rFonts w:ascii="Times New Roman" w:hAnsi="Times New Roman" w:cs="Times New Roman"/>
        </w:rPr>
        <w:t xml:space="preserve">que existen </w:t>
      </w:r>
      <w:r w:rsidR="00072EA3" w:rsidRPr="007B4910">
        <w:rPr>
          <w:rFonts w:ascii="Times New Roman" w:hAnsi="Times New Roman" w:cs="Times New Roman"/>
        </w:rPr>
        <w:t>se compone</w:t>
      </w:r>
      <w:r w:rsidR="00585D4E" w:rsidRPr="007B4910">
        <w:rPr>
          <w:rFonts w:ascii="Times New Roman" w:hAnsi="Times New Roman" w:cs="Times New Roman"/>
        </w:rPr>
        <w:t>n</w:t>
      </w:r>
      <w:r w:rsidRPr="007B4910">
        <w:rPr>
          <w:rFonts w:ascii="Times New Roman" w:hAnsi="Times New Roman" w:cs="Times New Roman"/>
        </w:rPr>
        <w:t xml:space="preserve"> de rectas </w:t>
      </w:r>
      <w:r w:rsidR="00072EA3" w:rsidRPr="007B4910">
        <w:rPr>
          <w:rFonts w:ascii="Times New Roman" w:hAnsi="Times New Roman" w:cs="Times New Roman"/>
        </w:rPr>
        <w:t>y ángulos.</w:t>
      </w:r>
      <w:r w:rsidR="00B611AB" w:rsidRPr="007B4910">
        <w:rPr>
          <w:rFonts w:ascii="Times New Roman" w:hAnsi="Times New Roman" w:cs="Times New Roman"/>
        </w:rPr>
        <w:t xml:space="preserve"> Por ejemplo, </w:t>
      </w:r>
      <w:r w:rsidRPr="007B4910">
        <w:rPr>
          <w:rFonts w:ascii="Times New Roman" w:hAnsi="Times New Roman" w:cs="Times New Roman"/>
        </w:rPr>
        <w:t>las alas de un avión,</w:t>
      </w:r>
      <w:r w:rsidR="00B611AB"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</w:rPr>
        <w:t xml:space="preserve">las patas de una silla, un andamio de construcción, entre otros objetos, </w:t>
      </w:r>
      <w:r w:rsidR="00B611AB" w:rsidRPr="007B4910">
        <w:rPr>
          <w:rFonts w:ascii="Times New Roman" w:hAnsi="Times New Roman" w:cs="Times New Roman"/>
        </w:rPr>
        <w:t xml:space="preserve">indican </w:t>
      </w:r>
      <w:r w:rsidRPr="007B4910">
        <w:rPr>
          <w:rFonts w:ascii="Times New Roman" w:hAnsi="Times New Roman" w:cs="Times New Roman"/>
        </w:rPr>
        <w:t>la idea de un ángulo.</w:t>
      </w:r>
    </w:p>
    <w:p w14:paraId="35B317D8" w14:textId="77777777" w:rsidR="00B611AB" w:rsidRDefault="00B611AB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5D1738" w14:paraId="3CCF9F77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32A69C86" w14:textId="77777777" w:rsidR="00F4214A" w:rsidRPr="005D1738" w:rsidRDefault="00F4214A" w:rsidP="009B410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</w:t>
            </w:r>
            <w:r w:rsidR="009B4107">
              <w:rPr>
                <w:rFonts w:ascii="Times New Roman" w:hAnsi="Times New Roman" w:cs="Times New Roman"/>
                <w:b/>
                <w:color w:val="FFFFFF" w:themeColor="background1"/>
              </w:rPr>
              <w:t>curso nuevo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F4214A" w14:paraId="283ED595" w14:textId="77777777" w:rsidTr="00F4214A">
        <w:tc>
          <w:tcPr>
            <w:tcW w:w="2518" w:type="dxa"/>
          </w:tcPr>
          <w:p w14:paraId="04256975" w14:textId="77777777" w:rsidR="00F4214A" w:rsidRPr="00053744" w:rsidRDefault="00F4214A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4B5D16" w14:textId="77777777" w:rsidR="00F4214A" w:rsidRPr="00053744" w:rsidRDefault="009B4107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MA_06_10_REC60</w:t>
            </w:r>
          </w:p>
        </w:tc>
      </w:tr>
      <w:tr w:rsidR="00F4214A" w14:paraId="4817B96E" w14:textId="77777777" w:rsidTr="00F4214A">
        <w:tc>
          <w:tcPr>
            <w:tcW w:w="2518" w:type="dxa"/>
          </w:tcPr>
          <w:p w14:paraId="0D947EA3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4CAEDF6" w14:textId="77777777" w:rsidR="00F4214A" w:rsidRDefault="009B4107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ángulos en </w:t>
            </w:r>
            <w:ins w:id="59" w:author="mercyranjel" w:date="2015-12-02T10:58:00Z">
              <w:r w:rsidR="00887B05">
                <w:rPr>
                  <w:rFonts w:ascii="Times New Roman" w:hAnsi="Times New Roman" w:cs="Times New Roman"/>
                  <w:color w:val="000000"/>
                </w:rPr>
                <w:t xml:space="preserve">el </w:t>
              </w:r>
            </w:ins>
            <w:r>
              <w:rPr>
                <w:rFonts w:ascii="Times New Roman" w:hAnsi="Times New Roman" w:cs="Times New Roman"/>
                <w:color w:val="000000"/>
              </w:rPr>
              <w:t>entorno</w:t>
            </w:r>
          </w:p>
        </w:tc>
      </w:tr>
      <w:tr w:rsidR="00F4214A" w14:paraId="065D7700" w14:textId="77777777" w:rsidTr="00F4214A">
        <w:tc>
          <w:tcPr>
            <w:tcW w:w="2518" w:type="dxa"/>
          </w:tcPr>
          <w:p w14:paraId="51317A3D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22B68B9" w14:textId="77777777" w:rsidR="00F4214A" w:rsidRDefault="009B4107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9B4107">
              <w:rPr>
                <w:rFonts w:ascii="Times New Roman" w:hAnsi="Times New Roman" w:cs="Times New Roman"/>
                <w:color w:val="000000"/>
              </w:rPr>
              <w:t>Secuencia de imágenes en las que se puede</w:t>
            </w:r>
            <w:ins w:id="60" w:author="mercyranjel" w:date="2015-12-02T10:47:00Z">
              <w:r w:rsidR="00833C45">
                <w:rPr>
                  <w:rFonts w:ascii="Times New Roman" w:hAnsi="Times New Roman" w:cs="Times New Roman"/>
                  <w:color w:val="000000"/>
                </w:rPr>
                <w:t>n</w:t>
              </w:r>
            </w:ins>
            <w:r w:rsidRPr="009B4107">
              <w:rPr>
                <w:rFonts w:ascii="Times New Roman" w:hAnsi="Times New Roman" w:cs="Times New Roman"/>
                <w:color w:val="000000"/>
              </w:rPr>
              <w:t xml:space="preserve"> identificar ángulos en elementos del entorno</w:t>
            </w:r>
            <w:ins w:id="61" w:author="mercyranjel" w:date="2015-12-02T10:47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AAADCCB" w14:textId="77777777" w:rsidR="00F4214A" w:rsidRPr="007B4910" w:rsidRDefault="00F4214A" w:rsidP="005B1AAA">
      <w:pPr>
        <w:spacing w:after="0"/>
        <w:rPr>
          <w:rFonts w:ascii="Times New Roman" w:hAnsi="Times New Roman" w:cs="Times New Roman"/>
        </w:rPr>
      </w:pPr>
    </w:p>
    <w:p w14:paraId="17E52E84" w14:textId="77777777" w:rsidR="009B4107" w:rsidRDefault="00072EA3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Un </w:t>
      </w:r>
      <w:r w:rsidRPr="007B4910">
        <w:rPr>
          <w:rFonts w:ascii="Times New Roman" w:hAnsi="Times New Roman" w:cs="Times New Roman"/>
          <w:b/>
        </w:rPr>
        <w:t>ángulo</w:t>
      </w:r>
      <w:r w:rsidRPr="007B4910">
        <w:rPr>
          <w:rFonts w:ascii="Times New Roman" w:hAnsi="Times New Roman" w:cs="Times New Roman"/>
        </w:rPr>
        <w:t xml:space="preserve"> es </w:t>
      </w:r>
      <w:r w:rsidR="004C3692" w:rsidRPr="007B4910">
        <w:rPr>
          <w:rFonts w:ascii="Times New Roman" w:hAnsi="Times New Roman" w:cs="Times New Roman"/>
        </w:rPr>
        <w:t xml:space="preserve">una porción del plano que ha sido limitada por dos semirrectas que tienen el mismo origen. </w:t>
      </w:r>
    </w:p>
    <w:p w14:paraId="4E363E77" w14:textId="77777777" w:rsidR="00072EA3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Las semirrectas reciben el nombre de </w:t>
      </w:r>
      <w:r w:rsidRPr="007B4910">
        <w:rPr>
          <w:rFonts w:ascii="Times New Roman" w:hAnsi="Times New Roman" w:cs="Times New Roman"/>
          <w:b/>
        </w:rPr>
        <w:t>lados</w:t>
      </w:r>
      <w:r w:rsidRPr="007B4910">
        <w:rPr>
          <w:rFonts w:ascii="Times New Roman" w:hAnsi="Times New Roman" w:cs="Times New Roman"/>
        </w:rPr>
        <w:t xml:space="preserve"> y el punto </w:t>
      </w:r>
      <w:ins w:id="62" w:author="mercyranjel" w:date="2015-12-02T10:47:00Z">
        <w:r w:rsidR="00833C45">
          <w:rPr>
            <w:rFonts w:ascii="Times New Roman" w:hAnsi="Times New Roman" w:cs="Times New Roman"/>
          </w:rPr>
          <w:t>se</w:t>
        </w:r>
        <w:r w:rsidR="00833C45" w:rsidRPr="007B4910">
          <w:rPr>
            <w:rFonts w:ascii="Times New Roman" w:hAnsi="Times New Roman" w:cs="Times New Roman"/>
          </w:rPr>
          <w:t xml:space="preserve"> </w:t>
        </w:r>
      </w:ins>
      <w:r w:rsidRPr="007B4910">
        <w:rPr>
          <w:rFonts w:ascii="Times New Roman" w:hAnsi="Times New Roman" w:cs="Times New Roman"/>
        </w:rPr>
        <w:t xml:space="preserve">llama </w:t>
      </w:r>
      <w:r w:rsidRPr="007B4910">
        <w:rPr>
          <w:rFonts w:ascii="Times New Roman" w:hAnsi="Times New Roman" w:cs="Times New Roman"/>
          <w:b/>
        </w:rPr>
        <w:t>vértice</w:t>
      </w:r>
      <w:r w:rsidRPr="007B4910">
        <w:rPr>
          <w:rFonts w:ascii="Times New Roman" w:hAnsi="Times New Roman" w:cs="Times New Roman"/>
        </w:rPr>
        <w:t>.</w:t>
      </w:r>
    </w:p>
    <w:p w14:paraId="12074422" w14:textId="77777777" w:rsidR="009B4107" w:rsidRPr="007B4910" w:rsidRDefault="009B4107" w:rsidP="005B1AAA">
      <w:pPr>
        <w:spacing w:after="0"/>
        <w:rPr>
          <w:rFonts w:ascii="Times New Roman" w:hAnsi="Times New Roman" w:cs="Times New Roman"/>
        </w:rPr>
      </w:pPr>
    </w:p>
    <w:p w14:paraId="3BCD8B38" w14:textId="77777777" w:rsidR="00536228" w:rsidRPr="007B4910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El </w:t>
      </w:r>
      <w:r w:rsidRPr="007B4910">
        <w:rPr>
          <w:rFonts w:ascii="Times New Roman" w:hAnsi="Times New Roman" w:cs="Times New Roman"/>
          <w:b/>
        </w:rPr>
        <w:t>lado inicial</w:t>
      </w:r>
      <w:r w:rsidRPr="007B4910">
        <w:rPr>
          <w:rFonts w:ascii="Times New Roman" w:hAnsi="Times New Roman" w:cs="Times New Roman"/>
        </w:rPr>
        <w:t xml:space="preserve"> es aquel en el que inicia el movimiento de la semirrecta</w:t>
      </w:r>
      <w:ins w:id="63" w:author="mercyranjel" w:date="2015-12-02T10:48:00Z">
        <w:r w:rsidR="00833C45">
          <w:rPr>
            <w:rFonts w:ascii="Times New Roman" w:hAnsi="Times New Roman" w:cs="Times New Roman"/>
          </w:rPr>
          <w:t>;</w:t>
        </w:r>
      </w:ins>
      <w:r w:rsidRPr="007B4910">
        <w:rPr>
          <w:rFonts w:ascii="Times New Roman" w:hAnsi="Times New Roman" w:cs="Times New Roman"/>
        </w:rPr>
        <w:t xml:space="preserve"> y el </w:t>
      </w:r>
      <w:r w:rsidRPr="007B4910">
        <w:rPr>
          <w:rFonts w:ascii="Times New Roman" w:hAnsi="Times New Roman" w:cs="Times New Roman"/>
          <w:b/>
        </w:rPr>
        <w:t>lado final</w:t>
      </w:r>
      <w:r w:rsidR="009B4107">
        <w:rPr>
          <w:rFonts w:ascii="Times New Roman" w:hAnsi="Times New Roman" w:cs="Times New Roman"/>
        </w:rPr>
        <w:t xml:space="preserve"> marca donde termin</w:t>
      </w:r>
      <w:ins w:id="64" w:author="mercyranjel" w:date="2015-12-02T10:48:00Z">
        <w:r w:rsidR="00833C45">
          <w:rPr>
            <w:rFonts w:ascii="Times New Roman" w:hAnsi="Times New Roman" w:cs="Times New Roman"/>
          </w:rPr>
          <w:t>a</w:t>
        </w:r>
      </w:ins>
      <w:r w:rsidR="009B4107">
        <w:rPr>
          <w:rFonts w:ascii="Times New Roman" w:hAnsi="Times New Roman" w:cs="Times New Roman"/>
        </w:rPr>
        <w:t>; e</w:t>
      </w:r>
      <w:r w:rsidRPr="007B4910">
        <w:rPr>
          <w:rFonts w:ascii="Times New Roman" w:hAnsi="Times New Roman" w:cs="Times New Roman"/>
        </w:rPr>
        <w:t xml:space="preserve">ste movimiento se </w:t>
      </w:r>
      <w:r w:rsidR="009B4107">
        <w:rPr>
          <w:rFonts w:ascii="Times New Roman" w:hAnsi="Times New Roman" w:cs="Times New Roman"/>
        </w:rPr>
        <w:t>indica</w:t>
      </w:r>
      <w:r w:rsidRPr="007B4910">
        <w:rPr>
          <w:rFonts w:ascii="Times New Roman" w:hAnsi="Times New Roman" w:cs="Times New Roman"/>
        </w:rPr>
        <w:t xml:space="preserve"> con una flecha que </w:t>
      </w:r>
      <w:r w:rsidR="009B4107">
        <w:rPr>
          <w:rFonts w:ascii="Times New Roman" w:hAnsi="Times New Roman" w:cs="Times New Roman"/>
        </w:rPr>
        <w:t>muestra</w:t>
      </w:r>
      <w:r w:rsidRPr="007B4910">
        <w:rPr>
          <w:rFonts w:ascii="Times New Roman" w:hAnsi="Times New Roman" w:cs="Times New Roman"/>
        </w:rPr>
        <w:t xml:space="preserve"> el </w:t>
      </w:r>
      <w:r w:rsidRPr="007B4910">
        <w:rPr>
          <w:rFonts w:ascii="Times New Roman" w:hAnsi="Times New Roman" w:cs="Times New Roman"/>
          <w:b/>
        </w:rPr>
        <w:t>sentido</w:t>
      </w:r>
      <w:r w:rsidRPr="007B4910">
        <w:rPr>
          <w:rFonts w:ascii="Times New Roman" w:hAnsi="Times New Roman" w:cs="Times New Roman"/>
        </w:rPr>
        <w:t xml:space="preserve"> del ángulo.</w:t>
      </w:r>
    </w:p>
    <w:p w14:paraId="5762A607" w14:textId="77777777" w:rsidR="00A418F8" w:rsidRPr="007B4910" w:rsidRDefault="00A418F8" w:rsidP="005B1AAA">
      <w:pPr>
        <w:spacing w:after="0"/>
        <w:rPr>
          <w:rFonts w:ascii="Times New Roman" w:hAnsi="Times New Roman" w:cs="Times New Roman"/>
        </w:rPr>
      </w:pPr>
    </w:p>
    <w:p w14:paraId="7E884DB4" w14:textId="77777777" w:rsidR="009B4107" w:rsidRDefault="00A418F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El sentido puede ser</w:t>
      </w:r>
      <w:r w:rsidR="009B4107">
        <w:rPr>
          <w:rFonts w:ascii="Times New Roman" w:hAnsi="Times New Roman" w:cs="Times New Roman"/>
        </w:rPr>
        <w:t>:</w:t>
      </w:r>
    </w:p>
    <w:p w14:paraId="4E19F990" w14:textId="77777777" w:rsidR="009B4107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>“con las manecillas del reloj”</w:t>
      </w:r>
      <w:ins w:id="65" w:author="mercyranjel" w:date="2015-12-02T10:48:00Z">
        <w:r w:rsidR="00833C45">
          <w:rPr>
            <w:rFonts w:ascii="Times New Roman" w:hAnsi="Times New Roman" w:cs="Times New Roman"/>
          </w:rPr>
          <w:t>,</w:t>
        </w:r>
      </w:ins>
      <w:r w:rsidR="009B4107" w:rsidRP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positivo</w:t>
      </w:r>
      <w:r w:rsidR="009B4107">
        <w:rPr>
          <w:rFonts w:ascii="Times New Roman" w:hAnsi="Times New Roman" w:cs="Times New Roman"/>
        </w:rPr>
        <w:t>.</w:t>
      </w:r>
    </w:p>
    <w:p w14:paraId="5587D6DD" w14:textId="77777777" w:rsidR="00A418F8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 xml:space="preserve"> “en contra de las manecillas del reloj”</w:t>
      </w:r>
      <w:ins w:id="66" w:author="mercyranjel" w:date="2015-12-02T10:48:00Z">
        <w:r w:rsidR="00833C45">
          <w:rPr>
            <w:rFonts w:ascii="Times New Roman" w:hAnsi="Times New Roman" w:cs="Times New Roman"/>
          </w:rPr>
          <w:t>,</w:t>
        </w:r>
      </w:ins>
      <w:r w:rsid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negativo</w:t>
      </w:r>
      <w:r w:rsidR="009B4107">
        <w:rPr>
          <w:rFonts w:ascii="Times New Roman" w:hAnsi="Times New Roman" w:cs="Times New Roman"/>
        </w:rPr>
        <w:t>.</w:t>
      </w:r>
    </w:p>
    <w:p w14:paraId="574AB60C" w14:textId="77777777" w:rsidR="009B4107" w:rsidRPr="007B4910" w:rsidRDefault="009B4107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72EA3" w:rsidRPr="007B4910" w14:paraId="1B8CC21C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6836DB6D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72EA3" w:rsidRPr="007B4910" w14:paraId="2C9FCDBA" w14:textId="77777777" w:rsidTr="00B611AB">
        <w:tc>
          <w:tcPr>
            <w:tcW w:w="2518" w:type="dxa"/>
          </w:tcPr>
          <w:p w14:paraId="01FF7A07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0F90774" w14:textId="77777777" w:rsidR="00072EA3" w:rsidRPr="007B4910" w:rsidRDefault="00C45DC6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061014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072EA3" w:rsidRPr="007B4910" w14:paraId="05C4A427" w14:textId="77777777" w:rsidTr="00B611AB">
        <w:tc>
          <w:tcPr>
            <w:tcW w:w="2518" w:type="dxa"/>
          </w:tcPr>
          <w:p w14:paraId="09A42839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9A7C967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</w:t>
            </w:r>
          </w:p>
          <w:p w14:paraId="34E66530" w14:textId="77777777" w:rsidR="009F04C1" w:rsidRPr="007B4910" w:rsidRDefault="009F04C1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20B47997" w14:textId="77777777" w:rsidTr="00B611AB">
        <w:tc>
          <w:tcPr>
            <w:tcW w:w="2518" w:type="dxa"/>
          </w:tcPr>
          <w:p w14:paraId="63DA2B1B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43B49AD4" w14:textId="77777777" w:rsidR="00072EA3" w:rsidRPr="006F15AC" w:rsidRDefault="00072EA3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02A47FB3" w14:textId="77777777" w:rsidR="00A418F8" w:rsidRPr="006F15AC" w:rsidRDefault="00855DF9" w:rsidP="005B1AAA">
            <w:pPr>
              <w:spacing w:after="200"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09AA543A" wp14:editId="666DF462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119380</wp:posOffset>
                      </wp:positionV>
                      <wp:extent cx="1718310" cy="1422400"/>
                      <wp:effectExtent l="635" t="635" r="0" b="0"/>
                      <wp:wrapThrough wrapText="bothSides">
                        <wp:wrapPolygon edited="0">
                          <wp:start x="5524" y="0"/>
                          <wp:lineTo x="5524" y="21166"/>
                          <wp:lineTo x="21600" y="21166"/>
                          <wp:lineTo x="21600" y="0"/>
                          <wp:lineTo x="5524" y="0"/>
                        </wp:wrapPolygon>
                      </wp:wrapThrough>
                      <wp:docPr id="16" name="Agrupar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8310" cy="1422400"/>
                                <a:chOff x="0" y="0"/>
                                <a:chExt cx="1718310" cy="1422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Imagen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5010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7200" y="0"/>
                                  <a:ext cx="125349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8" name="Cuadro de texto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5310" y="11430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7B2C46" w14:textId="77777777" w:rsidR="00F04757" w:rsidRDefault="00F04757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Cuadro de texto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720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F154D9C" w14:textId="77777777" w:rsidR="00F04757" w:rsidRDefault="00F04757" w:rsidP="009B4107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Cuadro de texto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11844FB" w14:textId="77777777" w:rsidR="00F04757" w:rsidRDefault="00F04757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Agrupar 316" o:spid="_x0000_s1028" style="position:absolute;margin-left:9.1pt;margin-top:9.4pt;width:135.3pt;height:112pt;z-index:251684864" coordsize="1718310,1422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">
                      <v:shape id="Imagen 18" o:spid="_x0000_s1029" type="#_x0000_t75" style="position:absolute;left:457200;width:125349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M1&#10;0oTCAAAA2wAAAA8AAABkcnMvZG93bnJldi54bWxET01rwkAQvRf8D8sIvelGD61EV5GAoGAJ2qrX&#10;ITsmMdnZkN2atL++Kwi9zeN9zmLVm1rcqXWlZQWTcQSCOLO65FzB1+dmNAPhPLLG2jIp+CEHq+Xg&#10;ZYGxth0f6H70uQgh7GJUUHjfxFK6rCCDbmwb4sBdbWvQB9jmUrfYhXBTy2kUvUmDJYeGAhtKCsqq&#10;47dRkF5u+4/z7/QQ1ZTm693JJZXfK/U67NdzEJ56/y9+urc6zH+Hxy/hALn8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jNdKEwgAAANsAAAAPAAAAAAAAAAAAAAAAAJwCAABk&#10;cnMvZG93bnJldi54bWxQSwUGAAAAAAQABAD3AAAAiwMAAAAA&#10;">
                        <v:imagedata r:id="rId15" o:title="" cropright="32834f"/>
                        <v:path arrowok="t"/>
                      </v:shape>
                      <v:shape id="Cuadro de texto 23" o:spid="_x0000_s1030" type="#_x0000_t202" style="position:absolute;left:575310;top:11430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      <v:textbox>
                          <w:txbxContent>
                            <w:p w14:paraId="02807E49" w14:textId="77777777" w:rsidR="00F04757" w:rsidRDefault="00F04757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4" o:spid="_x0000_s1031" type="#_x0000_t202" style="position:absolute;left:45720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7B9E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tan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7B9EwAAAANsAAAAPAAAAAAAAAAAAAAAAAJcCAABkcnMvZG93bnJl&#10;di54bWxQSwUGAAAAAAQABAD1AAAAhAMAAAAA&#10;" filled="f" stroked="f">
                        <v:textbox>
                          <w:txbxContent>
                            <w:p w14:paraId="48F2E3AF" w14:textId="77777777" w:rsidR="00F04757" w:rsidRDefault="00F04757" w:rsidP="009B4107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" o:spid="_x0000_s1032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    <v:textbox>
                          <w:txbxContent>
                            <w:p w14:paraId="3B68CACD" w14:textId="77777777" w:rsidR="00F04757" w:rsidRDefault="00F04757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2345401A" wp14:editId="32B8D986">
                      <wp:simplePos x="0" y="0"/>
                      <wp:positionH relativeFrom="column">
                        <wp:posOffset>2054860</wp:posOffset>
                      </wp:positionH>
                      <wp:positionV relativeFrom="paragraph">
                        <wp:posOffset>119380</wp:posOffset>
                      </wp:positionV>
                      <wp:extent cx="1718310" cy="1485900"/>
                      <wp:effectExtent l="0" t="635" r="0" b="0"/>
                      <wp:wrapThrough wrapText="bothSides">
                        <wp:wrapPolygon edited="0">
                          <wp:start x="5524" y="0"/>
                          <wp:lineTo x="5524" y="20215"/>
                          <wp:lineTo x="21121" y="20215"/>
                          <wp:lineTo x="21121" y="0"/>
                          <wp:lineTo x="5524" y="0"/>
                        </wp:wrapPolygon>
                      </wp:wrapThrough>
                      <wp:docPr id="4" name="Agrupar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8310" cy="1485900"/>
                                <a:chOff x="0" y="0"/>
                                <a:chExt cx="1718310" cy="1485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Imagen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16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1010" y="0"/>
                                  <a:ext cx="121412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3" name="Cuadro de texto 28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5310" y="12065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AC1A8B3" w14:textId="77777777" w:rsidR="00F04757" w:rsidRDefault="00F04757" w:rsidP="00C45DC6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Cuadro de texto 29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671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E2086BC" w14:textId="77777777" w:rsidR="00F04757" w:rsidRDefault="00F04757" w:rsidP="00C45DC6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Cuadro de texto 29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0F2078" w14:textId="77777777" w:rsidR="00F04757" w:rsidRDefault="00F04757" w:rsidP="00C45DC6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Agrupar 310" o:spid="_x0000_s1033" style="position:absolute;margin-left:161.8pt;margin-top:9.4pt;width:135.3pt;height:117pt;z-index:251688960" coordsize="1718310,14859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">
                      <v:shape id="Imagen 8" o:spid="_x0000_s1034" type="#_x0000_t75" style="position:absolute;left:461010;width:121412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Lw&#10;GG2+AAAA2gAAAA8AAABkcnMvZG93bnJldi54bWxET0trAjEQvhf8D2EEb5ptD1a2RimVgh59UOht&#10;2IybxWSybMZ1t7++ORR6/Pje6+0QvOqpS01kA8+LAhRxFW3DtYHL+XO+ApUE2aKPTAZGSrDdTJ7W&#10;WNr44CP1J6lVDuFUogEn0pZap8pRwLSILXHmrrELKBl2tbYdPnJ48PqlKJY6YMO5wWFLH46q2+ke&#10;DHx/9Tt3k3Fsr+I1Hn7865G9MbPp8P4GSmiQf/Gfe28N5K35Sr4BevML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HLwGG2+AAAA2gAAAA8AAAAAAAAAAAAAAAAAnAIAAGRycy9k&#10;b3ducmV2LnhtbFBLBQYAAAAABAAEAPcAAACHAwAAAAA=&#10;">
                        <v:imagedata r:id="rId16" o:title="" cropleft="33856f"/>
                        <v:path arrowok="t"/>
                      </v:shape>
                      <v:shape id="Cuadro de texto 288" o:spid="_x0000_s1035" type="#_x0000_t202" style="position:absolute;left:575310;top:12065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      <v:textbox>
                          <w:txbxContent>
                            <w:p w14:paraId="27555184" w14:textId="77777777" w:rsidR="00F04757" w:rsidRDefault="00F04757" w:rsidP="00C45DC6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0" o:spid="_x0000_s1036" type="#_x0000_t202" style="position:absolute;left:34671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      <v:textbox>
                          <w:txbxContent>
                            <w:p w14:paraId="1925F0E8" w14:textId="77777777" w:rsidR="00F04757" w:rsidRDefault="00F04757" w:rsidP="00C45DC6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93" o:spid="_x0000_s1037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    <v:textbox>
                          <w:txbxContent>
                            <w:p w14:paraId="5ACEAF55" w14:textId="77777777" w:rsidR="00F04757" w:rsidRDefault="00F04757" w:rsidP="00C45DC6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</w:p>
          <w:p w14:paraId="7BC3B0D8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1D643EDE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29CC8086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256B5F29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232E7081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79EB8B7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F2112A2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D495A3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507D5E50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4980391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6CDD015" w14:textId="77777777" w:rsidR="009F04C1" w:rsidRPr="007B4910" w:rsidRDefault="009F04C1" w:rsidP="009B410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26A64DBD" w14:textId="77777777" w:rsidTr="00B611AB">
        <w:tc>
          <w:tcPr>
            <w:tcW w:w="2518" w:type="dxa"/>
          </w:tcPr>
          <w:p w14:paraId="46A96607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6BBC0204" w14:textId="77777777" w:rsidR="009F04C1" w:rsidRPr="007B4910" w:rsidRDefault="00C45DC6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Identificación de los elementos de un ángulo en sentido positivo </w:t>
            </w:r>
            <w:ins w:id="67" w:author="mercyranjel" w:date="2015-12-02T10:48:00Z">
              <w:r w:rsidR="00833C45">
                <w:rPr>
                  <w:rFonts w:ascii="Times New Roman" w:hAnsi="Times New Roman" w:cs="Times New Roman"/>
                  <w:color w:val="000000"/>
                </w:rPr>
                <w:t xml:space="preserve">y </w:t>
              </w:r>
            </w:ins>
            <w:r>
              <w:rPr>
                <w:rFonts w:ascii="Times New Roman" w:hAnsi="Times New Roman" w:cs="Times New Roman"/>
                <w:color w:val="000000"/>
              </w:rPr>
              <w:t>en sentido negativo</w:t>
            </w:r>
            <w:ins w:id="68" w:author="mercyranjel" w:date="2015-12-02T10:48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B4107" w:rsidRPr="007B4910" w14:paraId="57B35DDD" w14:textId="77777777" w:rsidTr="00B611AB">
        <w:tc>
          <w:tcPr>
            <w:tcW w:w="2518" w:type="dxa"/>
          </w:tcPr>
          <w:p w14:paraId="55010FEB" w14:textId="77777777" w:rsidR="009B4107" w:rsidRPr="007B4910" w:rsidRDefault="009B410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Ubicación</w:t>
            </w:r>
          </w:p>
        </w:tc>
        <w:tc>
          <w:tcPr>
            <w:tcW w:w="6515" w:type="dxa"/>
          </w:tcPr>
          <w:p w14:paraId="24CC966B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1724BCB5" w14:textId="77777777" w:rsidR="009F04C1" w:rsidRDefault="009F04C1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C00CB" w:rsidRPr="005D1738" w14:paraId="70EA6772" w14:textId="77777777" w:rsidTr="0087542D">
        <w:tc>
          <w:tcPr>
            <w:tcW w:w="8978" w:type="dxa"/>
            <w:gridSpan w:val="2"/>
            <w:shd w:val="clear" w:color="auto" w:fill="000000" w:themeFill="text1"/>
          </w:tcPr>
          <w:p w14:paraId="776821ED" w14:textId="77777777" w:rsidR="00DC00CB" w:rsidRPr="005D1738" w:rsidRDefault="00DC00CB" w:rsidP="008754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C00CB" w:rsidRPr="00726376" w14:paraId="58F487E0" w14:textId="77777777" w:rsidTr="0087542D">
        <w:tc>
          <w:tcPr>
            <w:tcW w:w="2518" w:type="dxa"/>
          </w:tcPr>
          <w:p w14:paraId="6B8F8569" w14:textId="77777777" w:rsidR="00DC00CB" w:rsidRPr="00726376" w:rsidRDefault="00DC00CB" w:rsidP="0087542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BFDF6DD" w14:textId="77777777" w:rsidR="00DC00CB" w:rsidRPr="00726376" w:rsidRDefault="00DC00CB" w:rsidP="0087542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Sentido en los ángulos</w:t>
            </w:r>
          </w:p>
        </w:tc>
      </w:tr>
      <w:tr w:rsidR="00DC00CB" w14:paraId="16F06C1E" w14:textId="77777777" w:rsidTr="00DC00CB">
        <w:trPr>
          <w:trHeight w:val="1426"/>
        </w:trPr>
        <w:tc>
          <w:tcPr>
            <w:tcW w:w="2518" w:type="dxa"/>
          </w:tcPr>
          <w:p w14:paraId="380D8580" w14:textId="77777777" w:rsidR="00DC00CB" w:rsidRDefault="00DC00CB" w:rsidP="0087542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79C75344" w14:textId="77777777" w:rsidR="00DC00CB" w:rsidRDefault="00DC00CB" w:rsidP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 importante anotar que el sentido del ángulo se marca s</w:t>
            </w:r>
            <w:ins w:id="69" w:author="mercyranjel" w:date="2015-12-02T10:49:00Z">
              <w:r w:rsidR="00833C45">
                <w:rPr>
                  <w:rFonts w:ascii="Times New Roman" w:hAnsi="Times New Roman" w:cs="Times New Roman"/>
                </w:rPr>
                <w:t>o</w:t>
              </w:r>
            </w:ins>
            <w:r>
              <w:rPr>
                <w:rFonts w:ascii="Times New Roman" w:hAnsi="Times New Roman" w:cs="Times New Roman"/>
              </w:rPr>
              <w:t>lo si es necesario</w:t>
            </w:r>
            <w:ins w:id="70" w:author="mercyranjel" w:date="2015-12-02T10:49:00Z">
              <w:r w:rsidR="00833C45">
                <w:rPr>
                  <w:rFonts w:ascii="Times New Roman" w:hAnsi="Times New Roman" w:cs="Times New Roman"/>
                </w:rPr>
                <w:t>,</w:t>
              </w:r>
            </w:ins>
            <w:r>
              <w:rPr>
                <w:rFonts w:ascii="Times New Roman" w:hAnsi="Times New Roman" w:cs="Times New Roman"/>
              </w:rPr>
              <w:t xml:space="preserve"> por el estilo de uso que se haga de él. </w:t>
            </w:r>
          </w:p>
          <w:p w14:paraId="6ED25AC0" w14:textId="77777777" w:rsidR="00DC00CB" w:rsidRPr="00DC00CB" w:rsidRDefault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 ejemplo, las manecillas del reloj se mueven en sentido positivo</w:t>
            </w:r>
            <w:ins w:id="71" w:author="mercyranjel" w:date="2015-12-02T10:50:00Z">
              <w:r w:rsidR="00833C45">
                <w:rPr>
                  <w:rFonts w:ascii="Times New Roman" w:hAnsi="Times New Roman" w:cs="Times New Roman"/>
                </w:rPr>
                <w:t>,</w:t>
              </w:r>
            </w:ins>
            <w:r>
              <w:rPr>
                <w:rFonts w:ascii="Times New Roman" w:hAnsi="Times New Roman" w:cs="Times New Roman"/>
              </w:rPr>
              <w:t xml:space="preserve"> y si se trabaja</w:t>
            </w:r>
            <w:ins w:id="72" w:author="mercyranjel" w:date="2015-12-02T10:49:00Z">
              <w:r w:rsidR="00833C45">
                <w:rPr>
                  <w:rFonts w:ascii="Times New Roman" w:hAnsi="Times New Roman" w:cs="Times New Roman"/>
                </w:rPr>
                <w:t>n</w:t>
              </w:r>
            </w:ins>
            <w:r>
              <w:rPr>
                <w:rFonts w:ascii="Times New Roman" w:hAnsi="Times New Roman" w:cs="Times New Roman"/>
              </w:rPr>
              <w:t xml:space="preserve"> ángulos </w:t>
            </w:r>
            <w:ins w:id="73" w:author="mercyranjel" w:date="2015-12-02T10:50:00Z">
              <w:r w:rsidR="00833C45">
                <w:rPr>
                  <w:rFonts w:ascii="Times New Roman" w:hAnsi="Times New Roman" w:cs="Times New Roman"/>
                </w:rPr>
                <w:t xml:space="preserve">con </w:t>
              </w:r>
            </w:ins>
            <w:r>
              <w:rPr>
                <w:rFonts w:ascii="Times New Roman" w:hAnsi="Times New Roman" w:cs="Times New Roman"/>
              </w:rPr>
              <w:t>estas manecillas es importante dibujar la punta de la flecha que indica el sentido.</w:t>
            </w:r>
          </w:p>
        </w:tc>
      </w:tr>
    </w:tbl>
    <w:p w14:paraId="207071D3" w14:textId="77777777" w:rsidR="00DC00CB" w:rsidRPr="007B4910" w:rsidRDefault="00DC00CB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4CB649A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notación de ángulos</w:t>
      </w:r>
    </w:p>
    <w:p w14:paraId="59DF1D38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</w:p>
    <w:p w14:paraId="5F70CCCD" w14:textId="77777777" w:rsidR="002C2B1F" w:rsidRPr="002C2B1F" w:rsidRDefault="002C2B1F" w:rsidP="002C2B1F">
      <w:pPr>
        <w:spacing w:after="0"/>
        <w:rPr>
          <w:rFonts w:ascii="Times New Roman" w:hAnsi="Times New Roman" w:cs="Times New Roman"/>
          <w:color w:val="000000"/>
        </w:rPr>
      </w:pPr>
      <w:r w:rsidRPr="002C2B1F">
        <w:rPr>
          <w:rFonts w:ascii="Times New Roman" w:hAnsi="Times New Roman" w:cs="Times New Roman"/>
        </w:rPr>
        <w:t>Para notar un ángulo se usa el símbolo que se muestra en la imagen.</w:t>
      </w:r>
    </w:p>
    <w:p w14:paraId="056DBE0D" w14:textId="77777777" w:rsidR="00062DF2" w:rsidRDefault="00062DF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45DC6" w:rsidRPr="005D1738" w14:paraId="261656BA" w14:textId="77777777" w:rsidTr="00C45DC6">
        <w:tc>
          <w:tcPr>
            <w:tcW w:w="9033" w:type="dxa"/>
            <w:gridSpan w:val="2"/>
            <w:shd w:val="clear" w:color="auto" w:fill="0D0D0D" w:themeFill="text1" w:themeFillTint="F2"/>
          </w:tcPr>
          <w:p w14:paraId="5E20A993" w14:textId="77777777" w:rsidR="00C45DC6" w:rsidRPr="005D1738" w:rsidRDefault="00C45DC6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45DC6" w14:paraId="1E2BF76C" w14:textId="77777777" w:rsidTr="00C45DC6">
        <w:tc>
          <w:tcPr>
            <w:tcW w:w="2518" w:type="dxa"/>
          </w:tcPr>
          <w:p w14:paraId="4209EDBE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1F27981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061014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C45DC6" w14:paraId="291D6648" w14:textId="77777777" w:rsidTr="00C45DC6">
        <w:tc>
          <w:tcPr>
            <w:tcW w:w="2518" w:type="dxa"/>
          </w:tcPr>
          <w:p w14:paraId="17BFAE7F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F9603D2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Ilustración del símbolo de ángulo</w:t>
            </w:r>
            <w:ins w:id="74" w:author="mercyranjel" w:date="2015-12-02T10:50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C45DC6" w14:paraId="717766C9" w14:textId="77777777" w:rsidTr="00C45DC6">
        <w:tc>
          <w:tcPr>
            <w:tcW w:w="2518" w:type="dxa"/>
          </w:tcPr>
          <w:p w14:paraId="67E9AD93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AB4BCF1" w14:textId="77777777" w:rsidR="00C45DC6" w:rsidRPr="00062DF2" w:rsidRDefault="0098133F" w:rsidP="00C45DC6">
            <w:pPr>
              <w:rPr>
                <w:rFonts w:ascii="Times New Roman" w:hAnsi="Times New Roman" w:cs="Times New Roman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660287" behindDoc="0" locked="0" layoutInCell="1" allowOverlap="1" wp14:anchorId="787DA65E" wp14:editId="0764694D">
                  <wp:simplePos x="0" y="0"/>
                  <wp:positionH relativeFrom="column">
                    <wp:posOffset>1372870</wp:posOffset>
                  </wp:positionH>
                  <wp:positionV relativeFrom="paragraph">
                    <wp:posOffset>64135</wp:posOffset>
                  </wp:positionV>
                  <wp:extent cx="1376045" cy="1435100"/>
                  <wp:effectExtent l="0" t="0" r="0" b="12700"/>
                  <wp:wrapNone/>
                  <wp:docPr id="323" name="Imagen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045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62DF2" w:rsidRPr="00062DF2">
              <w:rPr>
                <w:rFonts w:ascii="Arial" w:hAnsi="Arial" w:cs="Arial"/>
                <w:lang w:val="es-ES"/>
              </w:rPr>
              <w:t>278469767</w:t>
            </w:r>
          </w:p>
          <w:p w14:paraId="52C1298A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5763719E" w14:textId="77777777" w:rsidR="00C45DC6" w:rsidRDefault="00B13D94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pict w14:anchorId="322859E8">
                <v:shape id="_x0000_s1038" type="#_x0000_t75" style="position:absolute;margin-left:135.1pt;margin-top:9.95pt;width:45pt;height:45pt;z-index:251698176">
                  <v:imagedata r:id="rId18" o:title=""/>
                </v:shape>
                <o:OLEObject Type="Embed" ProgID="Equation.3" ShapeID="_x0000_s1038" DrawAspect="Content" ObjectID="_1385014942" r:id="rId19"/>
              </w:pict>
            </w:r>
          </w:p>
          <w:p w14:paraId="1D0A961D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3A2D9699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01F7510A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07EC9DDD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1B70E7BA" w14:textId="77777777" w:rsidR="0098133F" w:rsidRDefault="0098133F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55769D22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276F263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683D97A1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1DEEE943" w14:textId="77777777" w:rsidR="00062DF2" w:rsidRDefault="009A647A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Hacer el montaje con el símbolo de ángulo</w:t>
            </w:r>
          </w:p>
        </w:tc>
      </w:tr>
      <w:tr w:rsidR="00C45DC6" w14:paraId="3FC7EC4D" w14:textId="77777777" w:rsidTr="00C45DC6">
        <w:tc>
          <w:tcPr>
            <w:tcW w:w="2518" w:type="dxa"/>
          </w:tcPr>
          <w:p w14:paraId="0CAF16BF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4085C41" w14:textId="77777777" w:rsidR="00C45DC6" w:rsidRDefault="002C2B1F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notación se utiliza el símbolo en lugar de la palabra ángulo.</w:t>
            </w:r>
          </w:p>
        </w:tc>
      </w:tr>
      <w:tr w:rsidR="00C45DC6" w14:paraId="25471E37" w14:textId="77777777" w:rsidTr="00C45DC6">
        <w:tc>
          <w:tcPr>
            <w:tcW w:w="2518" w:type="dxa"/>
          </w:tcPr>
          <w:p w14:paraId="73C112C5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pie de imagen</w:t>
            </w:r>
          </w:p>
        </w:tc>
        <w:tc>
          <w:tcPr>
            <w:tcW w:w="6515" w:type="dxa"/>
          </w:tcPr>
          <w:p w14:paraId="50FA16BD" w14:textId="77777777" w:rsidR="00C45DC6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Lateral</w:t>
            </w:r>
          </w:p>
        </w:tc>
      </w:tr>
    </w:tbl>
    <w:p w14:paraId="345ED762" w14:textId="77777777" w:rsidR="002C2B1F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0A8C9A6" w14:textId="0C3229CF" w:rsidR="00DD2494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Un ángulo se puede not</w:t>
      </w:r>
      <w:r w:rsidR="009A647A">
        <w:rPr>
          <w:rFonts w:ascii="Times New Roman" w:hAnsi="Times New Roman" w:cs="Times New Roman"/>
          <w:color w:val="000000"/>
        </w:rPr>
        <w:t>ar de cuatro maneras diferentes</w:t>
      </w:r>
      <w:r w:rsidR="006544DC">
        <w:rPr>
          <w:rFonts w:ascii="Times New Roman" w:hAnsi="Times New Roman" w:cs="Times New Roman"/>
          <w:color w:val="000000"/>
        </w:rPr>
        <w:t xml:space="preserve">. A continuación </w:t>
      </w:r>
      <w:r w:rsidR="009A647A">
        <w:rPr>
          <w:rFonts w:ascii="Times New Roman" w:hAnsi="Times New Roman" w:cs="Times New Roman"/>
          <w:color w:val="000000"/>
        </w:rPr>
        <w:t xml:space="preserve">se muestra </w:t>
      </w:r>
      <w:r w:rsidR="006544DC">
        <w:rPr>
          <w:rFonts w:ascii="Times New Roman" w:hAnsi="Times New Roman" w:cs="Times New Roman"/>
          <w:color w:val="000000"/>
        </w:rPr>
        <w:t>esta notación</w:t>
      </w:r>
      <w:ins w:id="75" w:author="mercyranjel" w:date="2015-12-02T10:50:00Z">
        <w:r w:rsidR="00887B05">
          <w:rPr>
            <w:rFonts w:ascii="Times New Roman" w:hAnsi="Times New Roman" w:cs="Times New Roman"/>
            <w:color w:val="000000"/>
          </w:rPr>
          <w:t>.</w:t>
        </w:r>
      </w:ins>
    </w:p>
    <w:p w14:paraId="164CCB82" w14:textId="77777777" w:rsidR="002B5715" w:rsidRPr="007B4910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D33B67" w:rsidRPr="007B4910" w14:paraId="6A3231E2" w14:textId="77777777" w:rsidTr="005D17B4">
        <w:tc>
          <w:tcPr>
            <w:tcW w:w="9054" w:type="dxa"/>
            <w:gridSpan w:val="2"/>
            <w:shd w:val="clear" w:color="auto" w:fill="0D0D0D" w:themeFill="text1" w:themeFillTint="F2"/>
          </w:tcPr>
          <w:p w14:paraId="1B280AC7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33B67" w:rsidRPr="007B4910" w14:paraId="58D735D2" w14:textId="77777777" w:rsidTr="005D17B4">
        <w:tc>
          <w:tcPr>
            <w:tcW w:w="1991" w:type="dxa"/>
          </w:tcPr>
          <w:p w14:paraId="22B090C8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6AAF0EC9" w14:textId="77777777" w:rsidR="00D33B67" w:rsidRPr="007B4910" w:rsidRDefault="002B571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061014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D33B67" w:rsidRPr="007B4910" w14:paraId="58534F56" w14:textId="77777777" w:rsidTr="005D17B4">
        <w:tc>
          <w:tcPr>
            <w:tcW w:w="1991" w:type="dxa"/>
          </w:tcPr>
          <w:p w14:paraId="53389C58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3DD2BAC1" w14:textId="77777777" w:rsidR="00D33B67" w:rsidRPr="007B4910" w:rsidRDefault="00DD2494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Tabla con ángulos</w:t>
            </w:r>
          </w:p>
        </w:tc>
      </w:tr>
      <w:tr w:rsidR="00D33B67" w:rsidRPr="007B4910" w14:paraId="0675B3AA" w14:textId="77777777" w:rsidTr="005D17B4">
        <w:tc>
          <w:tcPr>
            <w:tcW w:w="1991" w:type="dxa"/>
          </w:tcPr>
          <w:p w14:paraId="0F176C30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109E2E07" w14:textId="77777777" w:rsidR="00D33B67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333"/>
              <w:gridCol w:w="3504"/>
            </w:tblGrid>
            <w:tr w:rsidR="00DD2494" w14:paraId="0D0383A8" w14:textId="77777777" w:rsidTr="00774194">
              <w:tc>
                <w:tcPr>
                  <w:tcW w:w="4489" w:type="dxa"/>
                </w:tcPr>
                <w:p w14:paraId="1F588C0D" w14:textId="77777777" w:rsidR="00DD2494" w:rsidRPr="006544DC" w:rsidRDefault="00DD2494" w:rsidP="00774194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  <w:r w:rsidRPr="006544DC">
                    <w:rPr>
                      <w:rFonts w:ascii="Times New Roman" w:hAnsi="Times New Roman" w:cs="Times New Roman"/>
                      <w:b/>
                      <w:color w:val="000000"/>
                    </w:rPr>
                    <w:t>Primera manera</w:t>
                  </w:r>
                </w:p>
              </w:tc>
              <w:tc>
                <w:tcPr>
                  <w:tcW w:w="4489" w:type="dxa"/>
                </w:tcPr>
                <w:p w14:paraId="23018978" w14:textId="77777777" w:rsidR="00DD2494" w:rsidRPr="006544DC" w:rsidRDefault="00DD2494" w:rsidP="00774194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  <w:r w:rsidRPr="006544DC">
                    <w:rPr>
                      <w:rFonts w:ascii="Times New Roman" w:hAnsi="Times New Roman" w:cs="Times New Roman"/>
                      <w:b/>
                      <w:color w:val="000000"/>
                    </w:rPr>
                    <w:t>Segunda manera</w:t>
                  </w:r>
                </w:p>
              </w:tc>
            </w:tr>
            <w:tr w:rsidR="00DD2494" w14:paraId="69826ACA" w14:textId="77777777" w:rsidTr="00774194">
              <w:tc>
                <w:tcPr>
                  <w:tcW w:w="4489" w:type="dxa"/>
                </w:tcPr>
                <w:p w14:paraId="5ADE8D4F" w14:textId="77777777" w:rsidR="00DD2494" w:rsidRPr="009A647A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7B4910">
                    <w:rPr>
                      <w:rFonts w:ascii="Times New Roman" w:hAnsi="Times New Roman" w:cs="Times New Roman"/>
                      <w:noProof/>
                      <w:lang w:val="es-ES" w:eastAsia="es-ES"/>
                    </w:rPr>
                    <w:drawing>
                      <wp:anchor distT="0" distB="0" distL="114300" distR="114300" simplePos="0" relativeHeight="251767808" behindDoc="0" locked="0" layoutInCell="1" allowOverlap="1" wp14:anchorId="510DF631" wp14:editId="1FAA98A2">
                        <wp:simplePos x="0" y="0"/>
                        <wp:positionH relativeFrom="column">
                          <wp:posOffset>685800</wp:posOffset>
                        </wp:positionH>
                        <wp:positionV relativeFrom="paragraph">
                          <wp:posOffset>482600</wp:posOffset>
                        </wp:positionV>
                        <wp:extent cx="1127760" cy="840515"/>
                        <wp:effectExtent l="0" t="0" r="0" b="0"/>
                        <wp:wrapNone/>
                        <wp:docPr id="330" name="Imagen 3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0250" t="24124" r="69594" b="5185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127760" cy="84051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Times New Roman" w:hAnsi="Times New Roman" w:cs="Times New Roman"/>
                      <w:color w:val="000000"/>
                    </w:rPr>
                    <w:t xml:space="preserve">Se marcan tres puntos: el vértice, </w:t>
                  </w:r>
                  <w:r w:rsidRPr="009A647A">
                    <w:rPr>
                      <w:rFonts w:ascii="Times New Roman" w:hAnsi="Times New Roman" w:cs="Times New Roman"/>
                      <w:color w:val="000000"/>
                    </w:rPr>
                    <w:t xml:space="preserve">un punto </w:t>
                  </w:r>
                  <w:r>
                    <w:rPr>
                      <w:rFonts w:ascii="Times New Roman" w:hAnsi="Times New Roman" w:cs="Times New Roman"/>
                      <w:color w:val="000000"/>
                    </w:rPr>
                    <w:t>sobre el lado inicial y un punto sobre el lado final.</w:t>
                  </w:r>
                </w:p>
                <w:p w14:paraId="26E00244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AC3BA20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000000"/>
                      <w:lang w:val="es-ES"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3952" behindDoc="0" locked="0" layoutInCell="1" allowOverlap="1" wp14:anchorId="6EAE48BA" wp14:editId="2F290B85">
                            <wp:simplePos x="0" y="0"/>
                            <wp:positionH relativeFrom="column">
                              <wp:posOffset>114300</wp:posOffset>
                            </wp:positionH>
                            <wp:positionV relativeFrom="paragraph">
                              <wp:posOffset>185420</wp:posOffset>
                            </wp:positionV>
                            <wp:extent cx="685800" cy="342900"/>
                            <wp:effectExtent l="0" t="0" r="0" b="12700"/>
                            <wp:wrapSquare wrapText="bothSides"/>
                            <wp:docPr id="340" name="Cuadro de texto 34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85800" cy="342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14994A60" w14:textId="77777777" w:rsidR="00DD2494" w:rsidRDefault="00DD2494" w:rsidP="00DD2494">
                                        <w:r w:rsidRPr="007B4910">
                                          <w:sym w:font="Symbol" w:char="F0D0"/>
                                        </w:r>
                                        <w:r w:rsidRPr="00957211">
                                          <w:rPr>
                                            <w:rFonts w:ascii="Times New Roman" w:hAnsi="Times New Roman" w:cs="Times New Roman"/>
                                            <w:color w:val="000000"/>
                                          </w:rPr>
                                          <w:t>S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color w:val="000000"/>
                                          </w:rPr>
                                          <w:t>OL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id="_x0000_t202" coordsize="21600,21600" o:spt="202" path="m0,0l0,21600,21600,21600,21600,0xe">
                            <v:stroke joinstyle="miter"/>
                            <v:path gradientshapeok="t" o:connecttype="rect"/>
                          </v:shapetype>
                          <v:shape id="Cuadro de texto 340" o:spid="_x0000_s1038" type="#_x0000_t202" style="position:absolute;margin-left:9pt;margin-top:14.6pt;width:54pt;height:2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" filled="f" stroked="f">
                            <v:path arrowok="t"/>
                            <v:textbox>
                              <w:txbxContent>
                                <w:p w14:paraId="14994A60" w14:textId="77777777" w:rsidR="00DD2494" w:rsidRDefault="00DD2494" w:rsidP="00DD2494">
                                  <w:r w:rsidRPr="007B4910">
                                    <w:sym w:font="Symbol" w:char="F0D0"/>
                                  </w:r>
                                  <w:r w:rsidRPr="00957211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OL</w:t>
                                  </w:r>
                                </w:p>
                              </w:txbxContent>
                            </v:textbox>
                            <w10:wrap type="square"/>
                          </v:shape>
                        </w:pict>
                      </mc:Fallback>
                    </mc:AlternateConten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lang w:val="es-ES"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69856" behindDoc="0" locked="0" layoutInCell="1" allowOverlap="1" wp14:anchorId="54ABC236" wp14:editId="5C4663BD">
                            <wp:simplePos x="0" y="0"/>
                            <wp:positionH relativeFrom="column">
                              <wp:posOffset>1485900</wp:posOffset>
                            </wp:positionH>
                            <wp:positionV relativeFrom="paragraph">
                              <wp:posOffset>193675</wp:posOffset>
                            </wp:positionV>
                            <wp:extent cx="45085" cy="45085"/>
                            <wp:effectExtent l="89535" t="84455" r="119380" b="137160"/>
                            <wp:wrapThrough wrapText="bothSides">
                              <wp:wrapPolygon edited="0">
                                <wp:start x="30118" y="25859"/>
                                <wp:lineTo x="30118" y="8518"/>
                                <wp:lineTo x="0" y="8518"/>
                                <wp:lineTo x="0" y="25859"/>
                                <wp:lineTo x="30118" y="25859"/>
                              </wp:wrapPolygon>
                            </wp:wrapThrough>
                            <wp:docPr id="3" name="Elipse 33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 flipH="1" flipV="1">
                                      <a:off x="0" y="0"/>
                                      <a:ext cx="45085" cy="45085"/>
                                    </a:xfrm>
                                    <a:prstGeom prst="ellipse">
                                      <a:avLst/>
                                    </a:prstGeom>
                                    <a:gradFill rotWithShape="1">
                                      <a:gsLst>
                                        <a:gs pos="0">
                                          <a:srgbClr val="3A7CCB"/>
                                        </a:gs>
                                        <a:gs pos="20000">
                                          <a:srgbClr val="3C7BC7"/>
                                        </a:gs>
                                        <a:gs pos="100000">
                                          <a:srgbClr val="2C5D98"/>
                                        </a:gs>
                                      </a:gsLst>
                                      <a:lin ang="5400000"/>
                                    </a:gradFill>
                                    <a:ln w="9525">
                                      <a:solidFill>
                                        <a:schemeClr val="accent1">
                                          <a:lumMod val="95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>
                                      <a:outerShdw blurRad="63500" dist="23000" dir="5400000" rotWithShape="0">
                                        <a:srgbClr val="000000">
                                          <a:alpha val="34999"/>
                                        </a:srgbClr>
                                      </a:outerShdw>
                                    </a:effectLst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id="Elipse 332" o:spid="_x0000_s1026" style="position:absolute;margin-left:117pt;margin-top:15.25pt;width:3.55pt;height:3.55pt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" fillcolor="#3a7ccb" strokecolor="#4579b8 [3044]">
                            <v:fill color2="#2c5d98" rotate="t" colors="0 #3a7ccb;13107f #3c7bc7;1 #2c5d98" focus="100%" type="gradient">
                              <o:fill v:ext="view" type="gradientUnscaled"/>
                            </v:fill>
                            <v:shadow on="t" opacity="22936f" origin=",.5" offset="0,23000emu"/>
                            <w10:wrap type="through"/>
                          </v:oval>
                        </w:pict>
                      </mc:Fallback>
                    </mc:AlternateContent>
                  </w:r>
                  <w:r>
                    <w:rPr>
                      <w:rFonts w:ascii="Times New Roman" w:hAnsi="Times New Roman" w:cs="Times New Roman"/>
                      <w:noProof/>
                      <w:color w:val="000000"/>
                      <w:lang w:val="es-ES"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68832" behindDoc="0" locked="0" layoutInCell="1" allowOverlap="1" wp14:anchorId="136D2680" wp14:editId="5D6AB1FF">
                            <wp:simplePos x="0" y="0"/>
                            <wp:positionH relativeFrom="column">
                              <wp:posOffset>800100</wp:posOffset>
                            </wp:positionH>
                            <wp:positionV relativeFrom="paragraph">
                              <wp:posOffset>10160</wp:posOffset>
                            </wp:positionV>
                            <wp:extent cx="45085" cy="45085"/>
                            <wp:effectExtent l="89535" t="91440" r="119380" b="142875"/>
                            <wp:wrapThrough wrapText="bothSides">
                              <wp:wrapPolygon edited="0">
                                <wp:start x="30118" y="25859"/>
                                <wp:lineTo x="30118" y="8518"/>
                                <wp:lineTo x="0" y="8518"/>
                                <wp:lineTo x="0" y="25859"/>
                                <wp:lineTo x="30118" y="25859"/>
                              </wp:wrapPolygon>
                            </wp:wrapThrough>
                            <wp:docPr id="2" name="Elipse 33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 flipH="1" flipV="1">
                                      <a:off x="0" y="0"/>
                                      <a:ext cx="45085" cy="45085"/>
                                    </a:xfrm>
                                    <a:prstGeom prst="ellipse">
                                      <a:avLst/>
                                    </a:prstGeom>
                                    <a:gradFill rotWithShape="1">
                                      <a:gsLst>
                                        <a:gs pos="0">
                                          <a:srgbClr val="3A7CCB"/>
                                        </a:gs>
                                        <a:gs pos="20000">
                                          <a:srgbClr val="3C7BC7"/>
                                        </a:gs>
                                        <a:gs pos="100000">
                                          <a:srgbClr val="2C5D98"/>
                                        </a:gs>
                                      </a:gsLst>
                                      <a:lin ang="5400000"/>
                                    </a:gradFill>
                                    <a:ln w="9525">
                                      <a:solidFill>
                                        <a:schemeClr val="accent1">
                                          <a:lumMod val="95000"/>
                                          <a:lumOff val="0"/>
                                        </a:schemeClr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>
                                      <a:outerShdw blurRad="63500" dist="23000" dir="5400000" rotWithShape="0">
                                        <a:srgbClr val="000000">
                                          <a:alpha val="34999"/>
                                        </a:srgbClr>
                                      </a:outerShdw>
                                    </a:effectLst>
                                  </wps:spPr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id="Elipse 331" o:spid="_x0000_s1026" style="position:absolute;margin-left:63pt;margin-top:.8pt;width:3.55pt;height:3.55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" fillcolor="#3a7ccb" strokecolor="#4579b8 [3044]">
                            <v:fill color2="#2c5d98" rotate="t" colors="0 #3a7ccb;13107f #3c7bc7;1 #2c5d98" focus="100%" type="gradient">
                              <o:fill v:ext="view" type="gradientUnscaled"/>
                            </v:fill>
                            <v:shadow on="t" opacity="22936f" origin=",.5" offset="0,23000emu"/>
                            <w10:wrap type="through"/>
                          </v:oval>
                        </w:pict>
                      </mc:Fallback>
                    </mc:AlternateContent>
                  </w:r>
                </w:p>
                <w:p w14:paraId="41C84C25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t xml:space="preserve">        </w:t>
                  </w:r>
                </w:p>
                <w:p w14:paraId="3C1DFE49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957211">
                    <w:rPr>
                      <w:rFonts w:ascii="Times New Roman" w:hAnsi="Times New Roman" w:cs="Times New Roman"/>
                      <w:color w:val="000000"/>
                    </w:rPr>
                    <w:t xml:space="preserve"> </w:t>
                  </w:r>
                </w:p>
                <w:p w14:paraId="65B0FE00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20D2AC7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>L</w:t>
                  </w:r>
                  <w:r w:rsidRPr="00957211">
                    <w:rPr>
                      <w:rFonts w:ascii="Times New Roman" w:hAnsi="Times New Roman" w:cs="Times New Roman"/>
                      <w:color w:val="000000"/>
                    </w:rPr>
                    <w:t xml:space="preserve">a letra </w:t>
                  </w:r>
                  <w:r>
                    <w:rPr>
                      <w:rFonts w:ascii="Times New Roman" w:hAnsi="Times New Roman" w:cs="Times New Roman"/>
                      <w:color w:val="000000"/>
                    </w:rPr>
                    <w:t>d</w:t>
                  </w:r>
                  <w:r w:rsidRPr="00957211">
                    <w:rPr>
                      <w:rFonts w:ascii="Times New Roman" w:hAnsi="Times New Roman" w:cs="Times New Roman"/>
                      <w:color w:val="000000"/>
                    </w:rPr>
                    <w:t xml:space="preserve">el medio señala el </w:t>
                  </w:r>
                  <w:r w:rsidRPr="00957211">
                    <w:rPr>
                      <w:rFonts w:ascii="Times New Roman" w:hAnsi="Times New Roman" w:cs="Times New Roman"/>
                      <w:color w:val="000000"/>
                    </w:rPr>
                    <w:lastRenderedPageBreak/>
                    <w:t>vértice.</w:t>
                  </w:r>
                </w:p>
              </w:tc>
              <w:tc>
                <w:tcPr>
                  <w:tcW w:w="4489" w:type="dxa"/>
                </w:tcPr>
                <w:p w14:paraId="5E2EF9E5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7B4910">
                    <w:rPr>
                      <w:rFonts w:ascii="Times New Roman" w:hAnsi="Times New Roman" w:cs="Times New Roman"/>
                      <w:noProof/>
                      <w:lang w:val="es-ES" w:eastAsia="es-ES"/>
                    </w:rPr>
                    <w:lastRenderedPageBreak/>
                    <w:drawing>
                      <wp:anchor distT="0" distB="0" distL="114300" distR="114300" simplePos="0" relativeHeight="251770880" behindDoc="0" locked="0" layoutInCell="1" allowOverlap="1" wp14:anchorId="613B7800" wp14:editId="41777536">
                        <wp:simplePos x="0" y="0"/>
                        <wp:positionH relativeFrom="column">
                          <wp:posOffset>807085</wp:posOffset>
                        </wp:positionH>
                        <wp:positionV relativeFrom="paragraph">
                          <wp:posOffset>482600</wp:posOffset>
                        </wp:positionV>
                        <wp:extent cx="1068705" cy="840105"/>
                        <wp:effectExtent l="0" t="0" r="0" b="0"/>
                        <wp:wrapNone/>
                        <wp:docPr id="333" name="Imagen 3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2909" t="24124" r="47987" b="5183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068705" cy="8401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Times New Roman" w:hAnsi="Times New Roman" w:cs="Times New Roman"/>
                      <w:color w:val="000000"/>
                    </w:rPr>
                    <w:t>Se utiliza</w:t>
                  </w:r>
                  <w:r w:rsidRPr="007B4910">
                    <w:rPr>
                      <w:rFonts w:ascii="Times New Roman" w:hAnsi="Times New Roman" w:cs="Times New Roman"/>
                      <w:color w:val="000000"/>
                    </w:rPr>
                    <w:t xml:space="preserve"> únicamente la letra que </w:t>
                  </w:r>
                  <w:r>
                    <w:rPr>
                      <w:rFonts w:ascii="Times New Roman" w:hAnsi="Times New Roman" w:cs="Times New Roman"/>
                      <w:color w:val="000000"/>
                    </w:rPr>
                    <w:t>representa</w:t>
                  </w:r>
                  <w:r w:rsidRPr="007B4910">
                    <w:rPr>
                      <w:rFonts w:ascii="Times New Roman" w:hAnsi="Times New Roman" w:cs="Times New Roman"/>
                      <w:color w:val="000000"/>
                    </w:rPr>
                    <w:t xml:space="preserve"> el vértice</w:t>
                  </w:r>
                  <w:r>
                    <w:rPr>
                      <w:rFonts w:ascii="Times New Roman" w:hAnsi="Times New Roman" w:cs="Times New Roman"/>
                      <w:color w:val="000000"/>
                    </w:rPr>
                    <w:t>.</w:t>
                  </w:r>
                </w:p>
                <w:p w14:paraId="4B35ABB8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5099067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 xml:space="preserve">             </w:t>
                  </w:r>
                </w:p>
                <w:p w14:paraId="3AF5A219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C587B62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 xml:space="preserve">                </w:t>
                  </w:r>
                  <w:r>
                    <w:rPr>
                      <w:noProof/>
                      <w:lang w:val="es-ES"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4976" behindDoc="0" locked="0" layoutInCell="1" allowOverlap="1" wp14:anchorId="1ED870F6" wp14:editId="707246C2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0</wp:posOffset>
                            </wp:positionV>
                            <wp:extent cx="401955" cy="405130"/>
                            <wp:effectExtent l="0" t="0" r="0" b="1270"/>
                            <wp:wrapSquare wrapText="bothSides"/>
                            <wp:docPr id="342" name="Cuadro de texto 34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401955" cy="4051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53A1CFFC" w14:textId="77777777" w:rsidR="00DD2494" w:rsidRPr="00060B5A" w:rsidRDefault="00DD2494" w:rsidP="00DD2494">
                                        <w:pPr>
                                          <w:rPr>
                                            <w:rFonts w:ascii="Times New Roman" w:hAnsi="Times New Roman" w:cs="Times New Roman"/>
                                            <w:color w:val="000000"/>
                                          </w:rPr>
                                        </w:pPr>
                                        <w:r w:rsidRPr="007B4910">
                                          <w:rPr>
                                            <w:rFonts w:ascii="Times New Roman" w:hAnsi="Times New Roman" w:cs="Times New Roman"/>
                                            <w:color w:val="000000"/>
                                          </w:rPr>
                                          <w:sym w:font="Symbol" w:char="F0D0"/>
                                        </w:r>
                                        <w:r w:rsidRPr="007B4910">
                                          <w:rPr>
                                            <w:rFonts w:ascii="Times New Roman" w:hAnsi="Times New Roman" w:cs="Times New Roman"/>
                                            <w:color w:val="000000"/>
                                          </w:rPr>
                                          <w:t>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uadro de texto 342" o:spid="_x0000_s1039" type="#_x0000_t202" style="position:absolute;margin-left:0;margin-top:0;width:31.65pt;height:31.9pt;z-index:2517749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" filled="f" stroked="f">
                            <v:path arrowok="t"/>
                            <v:textbox style="mso-fit-shape-to-text:t">
                              <w:txbxContent>
                                <w:p w14:paraId="53A1CFFC" w14:textId="77777777" w:rsidR="00DD2494" w:rsidRPr="00060B5A" w:rsidRDefault="00DD2494" w:rsidP="00DD249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R</w:t>
                                  </w:r>
                                </w:p>
                              </w:txbxContent>
                            </v:textbox>
                            <w10:wrap type="square"/>
                          </v:shape>
                        </w:pict>
                      </mc:Fallback>
                    </mc:AlternateContent>
                  </w:r>
                </w:p>
              </w:tc>
            </w:tr>
            <w:tr w:rsidR="00DD2494" w14:paraId="098C8FF6" w14:textId="77777777" w:rsidTr="00774194">
              <w:tc>
                <w:tcPr>
                  <w:tcW w:w="4489" w:type="dxa"/>
                </w:tcPr>
                <w:p w14:paraId="4B47C1E4" w14:textId="77777777" w:rsidR="00DD2494" w:rsidRPr="006544DC" w:rsidRDefault="00DD2494" w:rsidP="00774194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  <w:r w:rsidRPr="006544DC">
                    <w:rPr>
                      <w:rFonts w:ascii="Times New Roman" w:hAnsi="Times New Roman" w:cs="Times New Roman"/>
                      <w:b/>
                      <w:color w:val="000000"/>
                    </w:rPr>
                    <w:lastRenderedPageBreak/>
                    <w:t>Tercera manera</w:t>
                  </w:r>
                </w:p>
              </w:tc>
              <w:tc>
                <w:tcPr>
                  <w:tcW w:w="4489" w:type="dxa"/>
                </w:tcPr>
                <w:p w14:paraId="1AE620FF" w14:textId="77777777" w:rsidR="00DD2494" w:rsidRPr="006544DC" w:rsidRDefault="00DD2494" w:rsidP="00774194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</w:rPr>
                  </w:pPr>
                  <w:r w:rsidRPr="006544DC">
                    <w:rPr>
                      <w:rFonts w:ascii="Times New Roman" w:hAnsi="Times New Roman" w:cs="Times New Roman"/>
                      <w:b/>
                      <w:color w:val="000000"/>
                    </w:rPr>
                    <w:t>Cuarta manera</w:t>
                  </w:r>
                </w:p>
              </w:tc>
            </w:tr>
            <w:tr w:rsidR="00DD2494" w14:paraId="00724D17" w14:textId="77777777" w:rsidTr="00774194">
              <w:tc>
                <w:tcPr>
                  <w:tcW w:w="4489" w:type="dxa"/>
                </w:tcPr>
                <w:p w14:paraId="707B821E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>Se escribe</w:t>
                  </w:r>
                  <w:r w:rsidRPr="007B4910">
                    <w:rPr>
                      <w:rFonts w:ascii="Times New Roman" w:hAnsi="Times New Roman" w:cs="Times New Roman"/>
                      <w:color w:val="000000"/>
                    </w:rPr>
                    <w:t xml:space="preserve"> una letra griega </w:t>
                  </w:r>
                  <w:r>
                    <w:rPr>
                      <w:rFonts w:ascii="Times New Roman" w:hAnsi="Times New Roman" w:cs="Times New Roman"/>
                      <w:color w:val="000000"/>
                    </w:rPr>
                    <w:t>en el interior del ángulo.</w:t>
                  </w:r>
                </w:p>
                <w:p w14:paraId="4D3BAA1D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7B4910">
                    <w:rPr>
                      <w:rFonts w:ascii="Times New Roman" w:hAnsi="Times New Roman" w:cs="Times New Roman"/>
                      <w:noProof/>
                      <w:lang w:val="es-ES" w:eastAsia="es-ES"/>
                    </w:rPr>
                    <w:drawing>
                      <wp:anchor distT="0" distB="0" distL="114300" distR="114300" simplePos="0" relativeHeight="251771904" behindDoc="0" locked="0" layoutInCell="1" allowOverlap="1" wp14:anchorId="6B1185EC" wp14:editId="1A4B9BE8">
                        <wp:simplePos x="0" y="0"/>
                        <wp:positionH relativeFrom="column">
                          <wp:posOffset>835660</wp:posOffset>
                        </wp:positionH>
                        <wp:positionV relativeFrom="paragraph">
                          <wp:posOffset>26670</wp:posOffset>
                        </wp:positionV>
                        <wp:extent cx="994410" cy="744220"/>
                        <wp:effectExtent l="0" t="0" r="0" b="0"/>
                        <wp:wrapNone/>
                        <wp:docPr id="334" name="Imagen 3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2671" t="24124" r="29545" b="5457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994410" cy="7442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04FA0610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6C73A08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 xml:space="preserve">            </w:t>
                  </w:r>
                  <w:r>
                    <w:rPr>
                      <w:noProof/>
                      <w:lang w:val="es-ES"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6000" behindDoc="0" locked="0" layoutInCell="1" allowOverlap="1" wp14:anchorId="61A8DFC8" wp14:editId="269DE6F5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0</wp:posOffset>
                            </wp:positionV>
                            <wp:extent cx="377825" cy="405130"/>
                            <wp:effectExtent l="0" t="0" r="0" b="1270"/>
                            <wp:wrapSquare wrapText="bothSides"/>
                            <wp:docPr id="347" name="Cuadro de texto 34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377825" cy="4051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11C9679" w14:textId="77777777" w:rsidR="00DD2494" w:rsidRPr="009A48E1" w:rsidRDefault="00DD2494" w:rsidP="00DD2494">
                                        <w:pPr>
                                          <w:rPr>
                                            <w:rFonts w:ascii="Times New Roman" w:hAnsi="Times New Roman" w:cs="Times New Roman"/>
                                            <w:color w:val="000000"/>
                                          </w:rPr>
                                        </w:pPr>
                                        <w:r w:rsidRPr="007B4910">
                                          <w:rPr>
                                            <w:rFonts w:ascii="Times New Roman" w:hAnsi="Times New Roman" w:cs="Times New Roman"/>
                                            <w:color w:val="000000"/>
                                          </w:rPr>
                                          <w:sym w:font="Symbol" w:char="F0D0"/>
                                        </w:r>
                                        <w:r w:rsidRPr="007B4910">
                                          <w:rPr>
                                            <w:rFonts w:ascii="Times New Roman" w:hAnsi="Times New Roman" w:cs="Times New Roman"/>
                                            <w:color w:val="000000"/>
                                          </w:rPr>
                                          <w:t>β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uadro de texto 347" o:spid="_x0000_s1040" type="#_x0000_t202" style="position:absolute;margin-left:0;margin-top:0;width:29.75pt;height:31.9pt;z-index:2517760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" filled="f" stroked="f">
                            <v:path arrowok="t"/>
                            <v:textbox style="mso-fit-shape-to-text:t">
                              <w:txbxContent>
                                <w:p w14:paraId="611C9679" w14:textId="77777777" w:rsidR="00DD2494" w:rsidRPr="009A48E1" w:rsidRDefault="00DD2494" w:rsidP="00DD249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β</w:t>
                                  </w:r>
                                </w:p>
                              </w:txbxContent>
                            </v:textbox>
                            <w10:wrap type="square"/>
                          </v:shape>
                        </w:pict>
                      </mc:Fallback>
                    </mc:AlternateContent>
                  </w:r>
                </w:p>
                <w:p w14:paraId="2409EA73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B73F154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4489" w:type="dxa"/>
                </w:tcPr>
                <w:p w14:paraId="19FDFC29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7B4910">
                    <w:rPr>
                      <w:rFonts w:ascii="Times New Roman" w:hAnsi="Times New Roman" w:cs="Times New Roman"/>
                      <w:noProof/>
                      <w:lang w:val="es-ES" w:eastAsia="es-ES"/>
                    </w:rPr>
                    <w:drawing>
                      <wp:anchor distT="0" distB="0" distL="114300" distR="114300" simplePos="0" relativeHeight="251772928" behindDoc="0" locked="0" layoutInCell="1" allowOverlap="1" wp14:anchorId="12B1FCAE" wp14:editId="5137511D">
                        <wp:simplePos x="0" y="0"/>
                        <wp:positionH relativeFrom="column">
                          <wp:posOffset>807085</wp:posOffset>
                        </wp:positionH>
                        <wp:positionV relativeFrom="paragraph">
                          <wp:posOffset>318770</wp:posOffset>
                        </wp:positionV>
                        <wp:extent cx="909955" cy="759460"/>
                        <wp:effectExtent l="0" t="0" r="4445" b="2540"/>
                        <wp:wrapNone/>
                        <wp:docPr id="10" name="Imagen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1640" t="24124" r="12100" b="5416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909955" cy="7594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ascii="Times New Roman" w:hAnsi="Times New Roman" w:cs="Times New Roman"/>
                      <w:color w:val="000000"/>
                    </w:rPr>
                    <w:t>Se escribe</w:t>
                  </w:r>
                  <w:r w:rsidRPr="007B4910">
                    <w:rPr>
                      <w:rFonts w:ascii="Times New Roman" w:hAnsi="Times New Roman" w:cs="Times New Roman"/>
                      <w:color w:val="000000"/>
                    </w:rPr>
                    <w:t xml:space="preserve"> un número </w:t>
                  </w:r>
                  <w:r>
                    <w:rPr>
                      <w:rFonts w:ascii="Times New Roman" w:hAnsi="Times New Roman" w:cs="Times New Roman"/>
                      <w:color w:val="000000"/>
                    </w:rPr>
                    <w:t>en el interior del ángulo.</w:t>
                  </w:r>
                </w:p>
                <w:p w14:paraId="3FBF5FCD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BCB0A13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74E4323" w14:textId="77777777" w:rsidR="00DD2494" w:rsidRDefault="00DD2494" w:rsidP="00774194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ES" w:eastAsia="es-ES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7024" behindDoc="0" locked="0" layoutInCell="1" allowOverlap="1" wp14:anchorId="522F9E53" wp14:editId="07D9B95C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0</wp:posOffset>
                            </wp:positionV>
                            <wp:extent cx="986155" cy="405130"/>
                            <wp:effectExtent l="0" t="0" r="0" b="1270"/>
                            <wp:wrapSquare wrapText="bothSides"/>
                            <wp:docPr id="352" name="Cuadro de texto 35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986155" cy="4051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527CF4F" w14:textId="77777777" w:rsidR="00DD2494" w:rsidRPr="00371F6B" w:rsidRDefault="00DD2494" w:rsidP="00DD2494">
                                        <w:pPr>
                                          <w:rPr>
                                            <w:rFonts w:ascii="Times New Roman" w:hAnsi="Times New Roman" w:cs="Times New Roman"/>
                                            <w:color w:val="000000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color w:val="000000"/>
                                          </w:rPr>
                                          <w:t xml:space="preserve">                </w:t>
                                        </w:r>
                                        <w:r w:rsidRPr="007B4910">
                                          <w:rPr>
                                            <w:rFonts w:ascii="Times New Roman" w:hAnsi="Times New Roman" w:cs="Times New Roman"/>
                                            <w:color w:val="000000"/>
                                          </w:rPr>
                                          <w:sym w:font="Symbol" w:char="F0D0"/>
                                        </w:r>
                                        <w:r w:rsidRPr="007B4910">
                                          <w:rPr>
                                            <w:rFonts w:ascii="Times New Roman" w:hAnsi="Times New Roman" w:cs="Times New Roman"/>
                                            <w:color w:val="000000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uadro de texto 352" o:spid="_x0000_s1041" type="#_x0000_t202" style="position:absolute;margin-left:0;margin-top:0;width:77.65pt;height:31.9pt;z-index:2517770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" filled="f" stroked="f">
                            <v:path arrowok="t"/>
                            <v:textbox style="mso-fit-shape-to-text:t">
                              <w:txbxContent>
                                <w:p w14:paraId="6527CF4F" w14:textId="77777777" w:rsidR="00DD2494" w:rsidRPr="00371F6B" w:rsidRDefault="00DD2494" w:rsidP="00DD249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 xml:space="preserve">                </w:t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  <w10:wrap type="square"/>
                          </v:shape>
                        </w:pict>
                      </mc:Fallback>
                    </mc:AlternateContent>
                  </w:r>
                </w:p>
              </w:tc>
            </w:tr>
          </w:tbl>
          <w:p w14:paraId="3C0427C0" w14:textId="77777777" w:rsidR="002B5715" w:rsidRPr="007B4910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33B67" w:rsidRPr="007B4910" w14:paraId="021293C7" w14:textId="77777777" w:rsidTr="005D17B4">
        <w:tc>
          <w:tcPr>
            <w:tcW w:w="1991" w:type="dxa"/>
          </w:tcPr>
          <w:p w14:paraId="6C7A4790" w14:textId="77777777" w:rsidR="00D33B67" w:rsidRPr="007B4910" w:rsidRDefault="00DD2494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Pie de imagen</w:t>
            </w:r>
          </w:p>
        </w:tc>
        <w:tc>
          <w:tcPr>
            <w:tcW w:w="7063" w:type="dxa"/>
          </w:tcPr>
          <w:p w14:paraId="2A18521B" w14:textId="77777777" w:rsidR="00D33B67" w:rsidRPr="007B4910" w:rsidRDefault="00DD2494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Diferentes maneras para notar un ángulo.</w:t>
            </w:r>
          </w:p>
        </w:tc>
      </w:tr>
    </w:tbl>
    <w:p w14:paraId="1DBBF517" w14:textId="77777777" w:rsidR="00097002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EB624E3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CB1E56B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  <w:bookmarkStart w:id="76" w:name="_GoBack"/>
      <w:bookmarkEnd w:id="76"/>
    </w:p>
    <w:p w14:paraId="0FBB0241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4523CED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2.2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La clasificación de </w:t>
      </w:r>
      <w:ins w:id="77" w:author="mercyranjel" w:date="2015-12-02T10:52:00Z">
        <w:r w:rsidR="00887B05">
          <w:rPr>
            <w:rFonts w:ascii="Times New Roman" w:hAnsi="Times New Roman" w:cs="Times New Roman"/>
            <w:b/>
          </w:rPr>
          <w:t xml:space="preserve">los </w:t>
        </w:r>
      </w:ins>
      <w:r>
        <w:rPr>
          <w:rFonts w:ascii="Times New Roman" w:hAnsi="Times New Roman" w:cs="Times New Roman"/>
          <w:b/>
        </w:rPr>
        <w:t>ángulos</w:t>
      </w:r>
    </w:p>
    <w:p w14:paraId="31F80440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</w:p>
    <w:p w14:paraId="12C7CEEA" w14:textId="77777777" w:rsidR="006544DC" w:rsidRPr="005917B3" w:rsidRDefault="006544DC" w:rsidP="005B1AAA">
      <w:pPr>
        <w:spacing w:after="0"/>
        <w:rPr>
          <w:rFonts w:ascii="Times New Roman" w:hAnsi="Times New Roman" w:cs="Times New Roman"/>
        </w:rPr>
      </w:pPr>
      <w:r w:rsidRPr="006544DC">
        <w:rPr>
          <w:rFonts w:ascii="Times New Roman" w:hAnsi="Times New Roman" w:cs="Times New Roman"/>
        </w:rPr>
        <w:t xml:space="preserve">Los ángulos se pueden clasificar teniendo en cuenta </w:t>
      </w:r>
      <w:r w:rsidR="005917B3">
        <w:rPr>
          <w:rFonts w:ascii="Times New Roman" w:hAnsi="Times New Roman" w:cs="Times New Roman"/>
        </w:rPr>
        <w:t>su amplitud en: agudos, obtusos, rectos, llanos, cóncavos y convexos.</w:t>
      </w:r>
    </w:p>
    <w:p w14:paraId="16599B50" w14:textId="77777777" w:rsidR="006544DC" w:rsidRPr="007B4910" w:rsidRDefault="006544DC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6B46" w:rsidRPr="005D1738" w14:paraId="74C6F107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06A7F74D" w14:textId="77777777" w:rsidR="00F46B46" w:rsidRPr="005D1738" w:rsidRDefault="00F46B46" w:rsidP="00F46B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F46B46" w14:paraId="7472C9A4" w14:textId="77777777" w:rsidTr="00557ED5">
        <w:tc>
          <w:tcPr>
            <w:tcW w:w="2518" w:type="dxa"/>
          </w:tcPr>
          <w:p w14:paraId="0F199241" w14:textId="77777777" w:rsidR="00F46B46" w:rsidRPr="00053744" w:rsidRDefault="00F46B46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0C9310" w14:textId="77777777" w:rsidR="00F46B46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MA_06_10_REC7</w:t>
            </w:r>
            <w:r w:rsidR="00F46B46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F46B46" w14:paraId="627B237F" w14:textId="77777777" w:rsidTr="00557ED5">
        <w:tc>
          <w:tcPr>
            <w:tcW w:w="2518" w:type="dxa"/>
          </w:tcPr>
          <w:p w14:paraId="72AE89F1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CEEDC03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Los ángulos: sus elementos y su clasificación</w:t>
            </w:r>
          </w:p>
        </w:tc>
      </w:tr>
      <w:tr w:rsidR="00F46B46" w14:paraId="6BF7AE41" w14:textId="77777777" w:rsidTr="00557ED5">
        <w:tc>
          <w:tcPr>
            <w:tcW w:w="2518" w:type="dxa"/>
          </w:tcPr>
          <w:p w14:paraId="290DB91F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E83A904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Interactivo que repasa la definición del ángulo, sus elementos y la clasificación según su amplitud</w:t>
            </w:r>
            <w:ins w:id="78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7E4EF79" w14:textId="77777777" w:rsidR="00D33B67" w:rsidRDefault="00D33B6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4C3B22C" w14:textId="77777777" w:rsidR="00097002" w:rsidRPr="007B4910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1C6084D1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22972B30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2490619B" w14:textId="77777777" w:rsidTr="00557ED5">
        <w:tc>
          <w:tcPr>
            <w:tcW w:w="2518" w:type="dxa"/>
          </w:tcPr>
          <w:p w14:paraId="3DD3F821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E2D84B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MA_06_10_REC80</w:t>
            </w:r>
          </w:p>
        </w:tc>
      </w:tr>
      <w:tr w:rsidR="00557ED5" w14:paraId="21F90BF4" w14:textId="77777777" w:rsidTr="00557ED5">
        <w:tc>
          <w:tcPr>
            <w:tcW w:w="2518" w:type="dxa"/>
          </w:tcPr>
          <w:p w14:paraId="51FD3F2A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6D0F83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Identifica clases de ángulos</w:t>
            </w:r>
          </w:p>
        </w:tc>
      </w:tr>
      <w:tr w:rsidR="00557ED5" w14:paraId="28B3AD88" w14:textId="77777777" w:rsidTr="00557ED5">
        <w:tc>
          <w:tcPr>
            <w:tcW w:w="2518" w:type="dxa"/>
          </w:tcPr>
          <w:p w14:paraId="6A4C50C0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CC2D009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Actividad para reconocer los ángulos según su amplitud</w:t>
            </w:r>
            <w:ins w:id="79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0150018" w14:textId="77777777" w:rsidR="007E193F" w:rsidRDefault="007E193F" w:rsidP="005B1AAA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7C57B0BF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10B1495A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6A1E895D" w14:textId="77777777" w:rsidTr="00557ED5">
        <w:tc>
          <w:tcPr>
            <w:tcW w:w="2518" w:type="dxa"/>
          </w:tcPr>
          <w:p w14:paraId="4B249249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50CE0F2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MA_06_10_REC90</w:t>
            </w:r>
          </w:p>
        </w:tc>
      </w:tr>
      <w:tr w:rsidR="00557ED5" w14:paraId="6C4C07CC" w14:textId="77777777" w:rsidTr="00557ED5">
        <w:tc>
          <w:tcPr>
            <w:tcW w:w="2518" w:type="dxa"/>
          </w:tcPr>
          <w:p w14:paraId="3088B2BE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73DE377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Clasifica ángulos</w:t>
            </w:r>
          </w:p>
        </w:tc>
      </w:tr>
      <w:tr w:rsidR="00557ED5" w14:paraId="75D537C6" w14:textId="77777777" w:rsidTr="00557ED5">
        <w:tc>
          <w:tcPr>
            <w:tcW w:w="2518" w:type="dxa"/>
          </w:tcPr>
          <w:p w14:paraId="3BD40676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0089F54" w14:textId="77777777" w:rsidR="00557ED5" w:rsidRDefault="007E193F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7E193F">
              <w:rPr>
                <w:rFonts w:ascii="Times New Roman" w:hAnsi="Times New Roman" w:cs="Times New Roman"/>
                <w:color w:val="000000"/>
              </w:rPr>
              <w:t>Actividad para identificar ángulos según características dadas</w:t>
            </w:r>
            <w:ins w:id="80" w:author="mercyranjel" w:date="2015-12-02T10:53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FC9941A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434375F2" w14:textId="77777777" w:rsidR="005917B3" w:rsidRDefault="005917B3" w:rsidP="005917B3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0E10B037" w14:textId="77777777" w:rsidR="005917B3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81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82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.</w:t>
        </w:r>
      </w:ins>
      <w:r>
        <w:rPr>
          <w:rFonts w:ascii="Times New Roman" w:hAnsi="Times New Roman" w:cs="Times New Roman"/>
          <w:color w:val="000000"/>
        </w:rPr>
        <w:t xml:space="preserve"> </w:t>
      </w:r>
    </w:p>
    <w:p w14:paraId="3144E5A7" w14:textId="77777777" w:rsidR="005917B3" w:rsidRPr="007B4910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917B3" w:rsidRPr="007B4910" w14:paraId="7E0F1C9C" w14:textId="77777777" w:rsidTr="00516B66">
        <w:tc>
          <w:tcPr>
            <w:tcW w:w="9033" w:type="dxa"/>
            <w:gridSpan w:val="2"/>
            <w:shd w:val="clear" w:color="auto" w:fill="000000" w:themeFill="text1"/>
          </w:tcPr>
          <w:p w14:paraId="3B2B0FEF" w14:textId="77777777" w:rsidR="005917B3" w:rsidRPr="007B4910" w:rsidRDefault="005917B3" w:rsidP="00516B6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917B3" w:rsidRPr="007B4910" w14:paraId="58973D15" w14:textId="77777777" w:rsidTr="00516B66">
        <w:tc>
          <w:tcPr>
            <w:tcW w:w="2518" w:type="dxa"/>
          </w:tcPr>
          <w:p w14:paraId="24C9963E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4958EE1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</w:t>
            </w:r>
            <w:r w:rsidR="00516B66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</w:tr>
      <w:tr w:rsidR="005917B3" w:rsidRPr="007B4910" w14:paraId="69968BAF" w14:textId="77777777" w:rsidTr="00516B66">
        <w:tc>
          <w:tcPr>
            <w:tcW w:w="2518" w:type="dxa"/>
          </w:tcPr>
          <w:p w14:paraId="3D0F2552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9179AB3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516B66">
              <w:rPr>
                <w:rFonts w:ascii="Times New Roman" w:hAnsi="Times New Roman" w:cs="Times New Roman"/>
                <w:color w:val="000000"/>
              </w:rPr>
              <w:t>Los ángulos y su clasificación</w:t>
            </w:r>
          </w:p>
        </w:tc>
      </w:tr>
      <w:tr w:rsidR="005917B3" w:rsidRPr="007B4910" w14:paraId="1EE59208" w14:textId="77777777" w:rsidTr="00516B66">
        <w:tc>
          <w:tcPr>
            <w:tcW w:w="2518" w:type="dxa"/>
          </w:tcPr>
          <w:p w14:paraId="4F799D6D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7994B2C" w14:textId="77777777" w:rsidR="005917B3" w:rsidRPr="007B4910" w:rsidRDefault="00017665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017665">
              <w:rPr>
                <w:rFonts w:ascii="Times New Roman" w:hAnsi="Times New Roman" w:cs="Times New Roman"/>
                <w:color w:val="000000"/>
              </w:rPr>
              <w:t>Actividad sobre Los ángulos de ángulos y su clasificación</w:t>
            </w:r>
          </w:p>
        </w:tc>
      </w:tr>
    </w:tbl>
    <w:p w14:paraId="681FF57A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2D19287B" w14:textId="77777777" w:rsidR="00FB7D0F" w:rsidRPr="007B4910" w:rsidRDefault="002B5715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Las relaciones angulares</w:t>
      </w:r>
    </w:p>
    <w:p w14:paraId="3932C463" w14:textId="77777777" w:rsidR="00FB7D0F" w:rsidRPr="007B4910" w:rsidRDefault="00FB7D0F" w:rsidP="00FB7D0F">
      <w:pPr>
        <w:spacing w:after="0"/>
        <w:rPr>
          <w:rFonts w:ascii="Times New Roman" w:hAnsi="Times New Roman" w:cs="Times New Roman"/>
          <w:highlight w:val="yellow"/>
        </w:rPr>
      </w:pPr>
    </w:p>
    <w:p w14:paraId="6BA4CB4D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 frecuencia</w:t>
      </w:r>
      <w:ins w:id="83" w:author="mercyranjel" w:date="2015-12-02T10:54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en los contextos reales en los cuales se usan los ángulos estos se presentan en parejas que conservan relaciones. Este tipo de relaciones da origen a una clasificación de ángulos teniendo en cuenta dos criterios: </w:t>
      </w:r>
      <w:r w:rsidRPr="00173D95">
        <w:rPr>
          <w:rFonts w:ascii="Times New Roman" w:hAnsi="Times New Roman" w:cs="Times New Roman"/>
          <w:b/>
        </w:rPr>
        <w:t>su suma</w:t>
      </w:r>
      <w:r>
        <w:rPr>
          <w:rFonts w:ascii="Times New Roman" w:hAnsi="Times New Roman" w:cs="Times New Roman"/>
        </w:rPr>
        <w:t xml:space="preserve"> y </w:t>
      </w:r>
      <w:r w:rsidRPr="00173D95">
        <w:rPr>
          <w:rFonts w:ascii="Times New Roman" w:hAnsi="Times New Roman" w:cs="Times New Roman"/>
          <w:b/>
        </w:rPr>
        <w:t>su posición</w:t>
      </w:r>
      <w:r>
        <w:rPr>
          <w:rFonts w:ascii="Times New Roman" w:hAnsi="Times New Roman" w:cs="Times New Roman"/>
        </w:rPr>
        <w:t>.</w:t>
      </w:r>
    </w:p>
    <w:p w14:paraId="2C1831CD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</w:p>
    <w:p w14:paraId="373B3D72" w14:textId="77777777" w:rsidR="00FB7D0F" w:rsidRDefault="00173D95" w:rsidP="00FB7D0F">
      <w:pPr>
        <w:spacing w:after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suma</w:t>
      </w:r>
      <w:ins w:id="84" w:author="mercyranjel" w:date="2015-12-02T10:54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los ángulos pueden ser </w:t>
      </w:r>
      <w:r w:rsidRPr="00173D95">
        <w:rPr>
          <w:rFonts w:ascii="Times New Roman" w:hAnsi="Times New Roman" w:cs="Times New Roman"/>
        </w:rPr>
        <w:t>suplementarios o complementarios</w:t>
      </w:r>
      <w:r>
        <w:rPr>
          <w:rFonts w:ascii="Times New Roman" w:hAnsi="Times New Roman" w:cs="Times New Roman"/>
        </w:rPr>
        <w:t>.</w:t>
      </w:r>
    </w:p>
    <w:p w14:paraId="76B10C30" w14:textId="77777777" w:rsidR="0087542D" w:rsidRDefault="0087542D" w:rsidP="00FB7D0F">
      <w:pPr>
        <w:spacing w:after="0"/>
        <w:rPr>
          <w:rFonts w:ascii="Times New Roman" w:hAnsi="Times New Roman" w:cs="Times New Roman"/>
        </w:rPr>
      </w:pPr>
    </w:p>
    <w:p w14:paraId="012D7C1C" w14:textId="77777777" w:rsidR="00173D95" w:rsidRP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suplementarios</w:t>
      </w:r>
      <w:r w:rsidRPr="00173D95">
        <w:rPr>
          <w:rFonts w:ascii="Times New Roman" w:hAnsi="Times New Roman" w:cs="Times New Roman"/>
        </w:rPr>
        <w:t xml:space="preserve"> si su suma es 180º.</w:t>
      </w:r>
    </w:p>
    <w:p w14:paraId="48FEFC96" w14:textId="77777777" w:rsid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complementarios</w:t>
      </w:r>
      <w:r w:rsidRPr="00173D95">
        <w:rPr>
          <w:rFonts w:ascii="Times New Roman" w:hAnsi="Times New Roman" w:cs="Times New Roman"/>
        </w:rPr>
        <w:t xml:space="preserve"> si su suma es 90º.</w:t>
      </w:r>
    </w:p>
    <w:p w14:paraId="792CEC18" w14:textId="77777777" w:rsidR="0087542D" w:rsidRDefault="0087542D" w:rsidP="0087542D">
      <w:pPr>
        <w:spacing w:after="0"/>
        <w:rPr>
          <w:rFonts w:ascii="Times New Roman" w:hAnsi="Times New Roman" w:cs="Times New Roman"/>
        </w:rPr>
      </w:pPr>
    </w:p>
    <w:p w14:paraId="4B6A45B6" w14:textId="77777777" w:rsidR="0087542D" w:rsidRDefault="0087542D" w:rsidP="0087542D">
      <w:pPr>
        <w:pStyle w:val="Prrafodelista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ejemplo, los ángulos 35º y 55º son complementarios pues </w:t>
      </w:r>
      <w:r w:rsidRPr="00252542">
        <w:rPr>
          <w:rFonts w:ascii="Times New Roman" w:hAnsi="Times New Roman" w:cs="Times New Roman"/>
        </w:rPr>
        <w:t>35° + 55° = 90°</w:t>
      </w:r>
      <w:r>
        <w:rPr>
          <w:rFonts w:ascii="Times New Roman" w:hAnsi="Times New Roman" w:cs="Times New Roman"/>
        </w:rPr>
        <w:t xml:space="preserve">; los ángulos 70º y 110º son suplementarios pues </w:t>
      </w:r>
      <w:r w:rsidRPr="00252542">
        <w:rPr>
          <w:rFonts w:ascii="Times New Roman" w:hAnsi="Times New Roman" w:cs="Times New Roman"/>
        </w:rPr>
        <w:t>70° + 110° = 180°</w:t>
      </w:r>
      <w:r>
        <w:rPr>
          <w:rFonts w:ascii="Times New Roman" w:hAnsi="Times New Roman" w:cs="Times New Roman"/>
        </w:rPr>
        <w:t>.</w:t>
      </w:r>
    </w:p>
    <w:p w14:paraId="47012DA9" w14:textId="77777777" w:rsidR="0087542D" w:rsidRPr="0087542D" w:rsidRDefault="0087542D" w:rsidP="0087542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73D95" w:rsidRPr="005D1738" w14:paraId="5299AB0C" w14:textId="77777777" w:rsidTr="00173D95">
        <w:tc>
          <w:tcPr>
            <w:tcW w:w="8978" w:type="dxa"/>
            <w:gridSpan w:val="2"/>
            <w:shd w:val="clear" w:color="auto" w:fill="000000" w:themeFill="text1"/>
          </w:tcPr>
          <w:p w14:paraId="13417E5E" w14:textId="77777777" w:rsidR="00173D95" w:rsidRPr="005D1738" w:rsidRDefault="00173D95" w:rsidP="00173D9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73D95" w:rsidRPr="00726376" w14:paraId="035CB404" w14:textId="77777777" w:rsidTr="00173D95">
        <w:tc>
          <w:tcPr>
            <w:tcW w:w="2518" w:type="dxa"/>
          </w:tcPr>
          <w:p w14:paraId="6C43CF76" w14:textId="77777777" w:rsidR="00173D95" w:rsidRPr="00726376" w:rsidRDefault="00173D95" w:rsidP="00173D9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007AD57C" w14:textId="77777777" w:rsidR="00173D95" w:rsidRPr="00726376" w:rsidRDefault="00252542" w:rsidP="00173D9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Representación en forma general de parejas de ángulos según su suma</w:t>
            </w:r>
          </w:p>
        </w:tc>
      </w:tr>
      <w:tr w:rsidR="00173D95" w14:paraId="369655A9" w14:textId="77777777" w:rsidTr="00C933FB">
        <w:trPr>
          <w:trHeight w:val="1059"/>
        </w:trPr>
        <w:tc>
          <w:tcPr>
            <w:tcW w:w="2518" w:type="dxa"/>
          </w:tcPr>
          <w:p w14:paraId="1672B940" w14:textId="77777777" w:rsidR="00173D95" w:rsidRDefault="00173D95" w:rsidP="00173D95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A398946" w14:textId="77777777" w:rsidR="00252542" w:rsidRDefault="00252542" w:rsidP="00173D9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general, dados dos ángulos </w:t>
            </w:r>
            <w:r w:rsidRPr="00252542">
              <w:rPr>
                <w:rFonts w:ascii="Times" w:hAnsi="Times"/>
                <w:i/>
              </w:rPr>
              <w:t>Q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</w:rPr>
              <w:t>y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se tiene que:</w:t>
            </w:r>
          </w:p>
          <w:p w14:paraId="1C5425C5" w14:textId="77777777" w:rsidR="00C933FB" w:rsidRDefault="00C933FB" w:rsidP="00C933FB">
            <w:pPr>
              <w:jc w:val="center"/>
              <w:rPr>
                <w:rFonts w:ascii="Times" w:hAnsi="Times"/>
              </w:rPr>
            </w:pPr>
          </w:p>
          <w:p w14:paraId="6339AC5D" w14:textId="77777777" w:rsidR="00252542" w:rsidRPr="00C933FB" w:rsidRDefault="00C933FB" w:rsidP="00C933FB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MA_06_10_001</w:t>
            </w:r>
          </w:p>
        </w:tc>
      </w:tr>
    </w:tbl>
    <w:p w14:paraId="4061011F" w14:textId="77777777" w:rsidR="00173D95" w:rsidRPr="00173D95" w:rsidRDefault="00173D95" w:rsidP="00173D95">
      <w:pPr>
        <w:spacing w:after="0"/>
        <w:rPr>
          <w:rFonts w:ascii="Times New Roman" w:hAnsi="Times New Roman" w:cs="Times New Roman"/>
        </w:rPr>
      </w:pPr>
    </w:p>
    <w:p w14:paraId="6474DC19" w14:textId="77777777" w:rsidR="00252542" w:rsidRDefault="0087542D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posición</w:t>
      </w:r>
      <w:ins w:id="85" w:author="mercyranjel" w:date="2015-12-02T10:55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los ángulos pueden ser consecutivos, adyacentes y opuestos por el vértice.</w:t>
      </w:r>
    </w:p>
    <w:p w14:paraId="722CA31D" w14:textId="77777777" w:rsidR="00252542" w:rsidRDefault="00252542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</w:p>
    <w:p w14:paraId="357A8F4A" w14:textId="77777777" w:rsidR="0087542D" w:rsidRDefault="0087542D" w:rsidP="0087542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Dos ángulos son </w:t>
      </w:r>
      <w:r w:rsidRPr="0098133F">
        <w:rPr>
          <w:rFonts w:ascii="Times New Roman" w:hAnsi="Times New Roman" w:cs="Times New Roman"/>
          <w:b/>
        </w:rPr>
        <w:t>consecutivos</w:t>
      </w:r>
      <w:r>
        <w:rPr>
          <w:rFonts w:ascii="Times New Roman" w:hAnsi="Times New Roman" w:cs="Times New Roman"/>
        </w:rPr>
        <w:t xml:space="preserve"> </w:t>
      </w:r>
      <w:r w:rsidR="0098133F">
        <w:rPr>
          <w:rFonts w:ascii="Times New Roman" w:hAnsi="Times New Roman" w:cs="Times New Roman"/>
        </w:rPr>
        <w:t>cuando tienen el mismo vértice y un lado común.</w:t>
      </w:r>
    </w:p>
    <w:p w14:paraId="39D7D82F" w14:textId="77777777" w:rsidR="0098133F" w:rsidRDefault="0098133F" w:rsidP="0098133F">
      <w:pPr>
        <w:pStyle w:val="Prrafodelista"/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8133F" w:rsidRPr="007B4910" w14:paraId="51213AF7" w14:textId="77777777" w:rsidTr="0098133F">
        <w:tc>
          <w:tcPr>
            <w:tcW w:w="9033" w:type="dxa"/>
            <w:gridSpan w:val="2"/>
            <w:shd w:val="clear" w:color="auto" w:fill="0D0D0D" w:themeFill="text1" w:themeFillTint="F2"/>
          </w:tcPr>
          <w:p w14:paraId="288D55CC" w14:textId="77777777" w:rsidR="0098133F" w:rsidRPr="007B4910" w:rsidRDefault="0098133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8133F" w:rsidRPr="007B4910" w14:paraId="28AF63B0" w14:textId="77777777" w:rsidTr="0098133F">
        <w:tc>
          <w:tcPr>
            <w:tcW w:w="2518" w:type="dxa"/>
          </w:tcPr>
          <w:p w14:paraId="02DFF6FE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51318E8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061014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98133F" w:rsidRPr="007B4910" w14:paraId="1FD4D36B" w14:textId="77777777" w:rsidTr="0098133F">
        <w:tc>
          <w:tcPr>
            <w:tcW w:w="2518" w:type="dxa"/>
          </w:tcPr>
          <w:p w14:paraId="6B901487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17064B9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consecutivos</w:t>
            </w:r>
            <w:ins w:id="86" w:author="mercyranjel" w:date="2015-12-02T10:55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8133F" w:rsidRPr="007B4910" w14:paraId="04FE58D2" w14:textId="77777777" w:rsidTr="0098133F">
        <w:tc>
          <w:tcPr>
            <w:tcW w:w="2518" w:type="dxa"/>
          </w:tcPr>
          <w:p w14:paraId="42BF6AEA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447571F1" w14:textId="77777777" w:rsidR="0098133F" w:rsidRPr="007B4910" w:rsidRDefault="00855DF9" w:rsidP="0098133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46A8C4C8" wp14:editId="5391F5A3">
                      <wp:simplePos x="0" y="0"/>
                      <wp:positionH relativeFrom="column">
                        <wp:posOffset>1830070</wp:posOffset>
                      </wp:positionH>
                      <wp:positionV relativeFrom="paragraph">
                        <wp:posOffset>344805</wp:posOffset>
                      </wp:positionV>
                      <wp:extent cx="2108200" cy="457200"/>
                      <wp:effectExtent l="0" t="0" r="0" b="0"/>
                      <wp:wrapSquare wrapText="bothSides"/>
                      <wp:docPr id="359" name="Cuadro de texto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E483E5" w14:textId="77777777" w:rsidR="00F04757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63FB4983">
                                      <v:shape id="_x0000_i1028" type="#_x0000_t75" style="width:21.3pt;height:12.5pt" o:ole="">
                                        <v:imagedata r:id="rId21" o:title=""/>
                                      </v:shape>
                                      <o:OLEObject Type="Embed" ProgID="Equation.3" ShapeID="_x0000_i1028" DrawAspect="Content" ObjectID="_1385014943" r:id="rId22"/>
                                    </w:object>
                                  </w:r>
                                  <w:r>
                                    <w:t xml:space="preserve"> </w:t>
                                  </w:r>
                                  <w:r>
                                    <w:t xml:space="preserve">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3A40006E">
                                      <v:shape id="_x0000_i1030" type="#_x0000_t75" style="width:19.4pt;height:16.3pt" o:ole="">
                                        <v:imagedata r:id="rId23" o:title=""/>
                                      </v:shape>
                                      <o:OLEObject Type="Embed" ProgID="Equation.3" ShapeID="_x0000_i1030" DrawAspect="Content" ObjectID="_1385014944" r:id="rId24"/>
                                    </w:object>
                                  </w:r>
                                  <w:r>
                                    <w:t xml:space="preserve"> son consecutivos</w:t>
                                  </w:r>
                                </w:p>
                                <w:p w14:paraId="21A4C435" w14:textId="77777777" w:rsidR="00F04757" w:rsidRDefault="00F04757" w:rsidP="00A705D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9" o:spid="_x0000_s1046" type="#_x0000_t202" style="position:absolute;margin-left:144.1pt;margin-top:27.15pt;width:166pt;height:3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" filled="f" stroked="f">
                      <v:path arrowok="t"/>
                      <v:textbox>
                        <w:txbxContent>
                          <w:p w14:paraId="636C400C" w14:textId="77777777" w:rsidR="00F04757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33AA29B4">
                                <v:shape id="_x0000_i1034" type="#_x0000_t75" style="width:21.3pt;height:12.5pt" o:ole="">
                                  <v:imagedata r:id="rId37" o:title=""/>
                                </v:shape>
                                <o:OLEObject Type="Embed" ProgID="Equation.3" ShapeID="_x0000_i1034" DrawAspect="Content" ObjectID="_1384435702" r:id="rId38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t xml:space="preserve">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220EAFB1">
                                <v:shape id="_x0000_i1036" type="#_x0000_t75" style="width:19.4pt;height:16.3pt" o:ole="">
                                  <v:imagedata r:id="rId39" o:title=""/>
                                </v:shape>
                                <o:OLEObject Type="Embed" ProgID="Equation.3" ShapeID="_x0000_i1036" DrawAspect="Content" ObjectID="_1384435703" r:id="rId40"/>
                              </w:object>
                            </w:r>
                            <w:r>
                              <w:t xml:space="preserve"> son consecutivos</w:t>
                            </w:r>
                          </w:p>
                          <w:p w14:paraId="4AE1F5B5" w14:textId="77777777" w:rsidR="00F04757" w:rsidRDefault="00F04757" w:rsidP="00A705D4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8133F"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218944E9" wp14:editId="2A255831">
                  <wp:extent cx="1524000" cy="962025"/>
                  <wp:effectExtent l="0" t="0" r="0" b="9525"/>
                  <wp:docPr id="304" name="Imagen 304" descr="https://encrypted-tbn0.gstatic.com/images?q=tbn:ANd9GcRYBZyDkngeVWLd-MvER2hsONrnQxjbau2A-qKm6hbLjXvRdl-N6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encrypted-tbn0.gstatic.com/images?q=tbn:ANd9GcRYBZyDkngeVWLd-MvER2hsONrnQxjbau2A-qKm6hbLjXvRdl-N6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A109B5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Por favor sin fondo</w:t>
            </w:r>
          </w:p>
        </w:tc>
      </w:tr>
      <w:tr w:rsidR="0098133F" w:rsidRPr="007B4910" w14:paraId="49A8DB89" w14:textId="77777777" w:rsidTr="0098133F">
        <w:tc>
          <w:tcPr>
            <w:tcW w:w="2518" w:type="dxa"/>
          </w:tcPr>
          <w:p w14:paraId="2CA231A1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6556AFF3" w14:textId="77777777" w:rsidR="0098133F" w:rsidRPr="0098133F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98133F">
              <w:rPr>
                <w:rFonts w:ascii="Times New Roman" w:hAnsi="Times New Roman" w:cs="Times New Roman"/>
                <w:color w:val="000000"/>
              </w:rPr>
              <w:t>Representación de una pareja de ángulos consecutivos</w:t>
            </w:r>
            <w:ins w:id="87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DFB03F0" w14:textId="77777777" w:rsidR="0098133F" w:rsidRPr="0098133F" w:rsidRDefault="0098133F" w:rsidP="0098133F">
      <w:pPr>
        <w:spacing w:after="0"/>
        <w:rPr>
          <w:rFonts w:ascii="Times New Roman" w:hAnsi="Times New Roman" w:cs="Times New Roman"/>
        </w:rPr>
      </w:pPr>
    </w:p>
    <w:p w14:paraId="51D300FA" w14:textId="77777777" w:rsidR="00FB7D0F" w:rsidRPr="0098133F" w:rsidRDefault="0098133F" w:rsidP="0098133F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98133F">
        <w:rPr>
          <w:rFonts w:ascii="Times New Roman" w:hAnsi="Times New Roman" w:cs="Times New Roman"/>
        </w:rPr>
        <w:t>Dos ángulos son</w:t>
      </w:r>
      <w:r>
        <w:rPr>
          <w:rFonts w:ascii="Times New Roman" w:hAnsi="Times New Roman" w:cs="Times New Roman"/>
          <w:b/>
        </w:rPr>
        <w:t xml:space="preserve"> a</w:t>
      </w:r>
      <w:r w:rsidR="00FB7D0F" w:rsidRPr="0098133F">
        <w:rPr>
          <w:rFonts w:ascii="Times New Roman" w:hAnsi="Times New Roman" w:cs="Times New Roman"/>
          <w:b/>
        </w:rPr>
        <w:t>dyacentes</w:t>
      </w:r>
      <w:r w:rsidR="00DD1A44">
        <w:rPr>
          <w:rFonts w:ascii="Times New Roman" w:hAnsi="Times New Roman" w:cs="Times New Roman"/>
          <w:b/>
        </w:rPr>
        <w:t xml:space="preserve"> </w:t>
      </w:r>
      <w:r w:rsidR="00DD1A44" w:rsidRPr="00DD1A44">
        <w:rPr>
          <w:rFonts w:ascii="Times New Roman" w:hAnsi="Times New Roman" w:cs="Times New Roman"/>
        </w:rPr>
        <w:t>cuando son consecutivos y suplementarios</w:t>
      </w:r>
      <w:r w:rsidR="00FB7D0F" w:rsidRPr="0098133F">
        <w:rPr>
          <w:rFonts w:ascii="Times New Roman" w:hAnsi="Times New Roman" w:cs="Times New Roman"/>
        </w:rPr>
        <w:t>.</w:t>
      </w:r>
    </w:p>
    <w:p w14:paraId="26D95B27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109A8F43" w14:textId="77777777" w:rsidTr="00FB7D0F">
        <w:tc>
          <w:tcPr>
            <w:tcW w:w="9033" w:type="dxa"/>
            <w:gridSpan w:val="2"/>
            <w:shd w:val="clear" w:color="auto" w:fill="0D0D0D" w:themeFill="text1" w:themeFillTint="F2"/>
          </w:tcPr>
          <w:p w14:paraId="7B8AA2F5" w14:textId="77777777" w:rsidR="00FB7D0F" w:rsidRPr="007B4910" w:rsidRDefault="00FB7D0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B7D0F" w:rsidRPr="007B4910" w14:paraId="2DD8BE41" w14:textId="77777777" w:rsidTr="00FB7D0F">
        <w:tc>
          <w:tcPr>
            <w:tcW w:w="2518" w:type="dxa"/>
          </w:tcPr>
          <w:p w14:paraId="1476B35E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8CBCF34" w14:textId="77777777" w:rsidR="00FB7D0F" w:rsidRPr="007B4910" w:rsidRDefault="00061014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MA_06_10_IMG11</w:t>
            </w:r>
          </w:p>
        </w:tc>
      </w:tr>
      <w:tr w:rsidR="00FB7D0F" w:rsidRPr="007B4910" w14:paraId="55BA0563" w14:textId="77777777" w:rsidTr="00FB7D0F">
        <w:tc>
          <w:tcPr>
            <w:tcW w:w="2518" w:type="dxa"/>
          </w:tcPr>
          <w:p w14:paraId="6F079E93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25B5AE0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a</w:t>
            </w:r>
            <w:r w:rsidR="00FB7D0F" w:rsidRPr="007B4910">
              <w:rPr>
                <w:rFonts w:ascii="Times New Roman" w:hAnsi="Times New Roman" w:cs="Times New Roman"/>
                <w:color w:val="000000"/>
              </w:rPr>
              <w:t>dyacentes</w:t>
            </w:r>
            <w:ins w:id="88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FB7D0F" w:rsidRPr="007B4910" w14:paraId="2D9BC269" w14:textId="77777777" w:rsidTr="00FB7D0F">
        <w:tc>
          <w:tcPr>
            <w:tcW w:w="2518" w:type="dxa"/>
          </w:tcPr>
          <w:p w14:paraId="5C6D81C7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70188ED3" w14:textId="77777777" w:rsidR="00FB7D0F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75B51675" wp14:editId="3F2B6B5C">
                  <wp:extent cx="2447925" cy="1162050"/>
                  <wp:effectExtent l="0" t="0" r="9525" b="0"/>
                  <wp:docPr id="305" name="Imagen 305" descr="http://www.vitutor.net/images/an_0_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vitutor.net/images/an_0_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2C2531" w14:textId="77777777" w:rsidR="00A705D4" w:rsidRPr="007B4910" w:rsidRDefault="00855DF9" w:rsidP="00A705D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7FC26EC7" wp14:editId="6120B7A2">
                      <wp:simplePos x="0" y="0"/>
                      <wp:positionH relativeFrom="column">
                        <wp:posOffset>1944370</wp:posOffset>
                      </wp:positionH>
                      <wp:positionV relativeFrom="paragraph">
                        <wp:posOffset>-724535</wp:posOffset>
                      </wp:positionV>
                      <wp:extent cx="2108200" cy="457200"/>
                      <wp:effectExtent l="0" t="0" r="0" b="0"/>
                      <wp:wrapSquare wrapText="bothSides"/>
                      <wp:docPr id="358" name="Cuadro de texto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62CBFC" w14:textId="77777777" w:rsidR="00F04757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445D4DA2">
                                      <v:shape id="_x0000_i1032" type="#_x0000_t75" style="width:21.3pt;height:12.5pt" o:ole="">
                                        <v:imagedata r:id="rId43" o:title=""/>
                                      </v:shape>
                                      <o:OLEObject Type="Embed" ProgID="Equation.3" ShapeID="_x0000_i1032" DrawAspect="Content" ObjectID="_1385014945" r:id="rId44"/>
                                    </w:object>
                                  </w:r>
                                  <w:r>
                                    <w:t xml:space="preserve"> </w:t>
                                  </w:r>
                                  <w:r>
                                    <w:t xml:space="preserve">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4A78193E">
                                      <v:shape id="_x0000_i1034" type="#_x0000_t75" style="width:19.4pt;height:16.3pt" o:ole="">
                                        <v:imagedata r:id="rId45" o:title=""/>
                                      </v:shape>
                                      <o:OLEObject Type="Embed" ProgID="Equation.3" ShapeID="_x0000_i1034" DrawAspect="Content" ObjectID="_1385014946" r:id="rId46"/>
                                    </w:object>
                                  </w:r>
                                  <w:r>
                                    <w:t xml:space="preserve"> son adyacentes</w:t>
                                  </w:r>
                                </w:p>
                                <w:p w14:paraId="62385BA3" w14:textId="77777777" w:rsidR="00F04757" w:rsidRDefault="00F0475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8" o:spid="_x0000_s1047" type="#_x0000_t202" style="position:absolute;margin-left:153.1pt;margin-top:-57pt;width:166pt;height:3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" filled="f" stroked="f">
                      <v:path arrowok="t"/>
                      <v:textbox>
                        <w:txbxContent>
                          <w:p w14:paraId="52229149" w14:textId="77777777" w:rsidR="00F04757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2876CFDA">
                                <v:shape id="_x0000_i1038" type="#_x0000_t75" style="width:21.3pt;height:12.5pt" o:ole="">
                                  <v:imagedata r:id="rId47" o:title=""/>
                                </v:shape>
                                <o:OLEObject Type="Embed" ProgID="Equation.3" ShapeID="_x0000_i1038" DrawAspect="Content" ObjectID="_1384435704" r:id="rId48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t xml:space="preserve">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71109AA9">
                                <v:shape id="_x0000_i1040" type="#_x0000_t75" style="width:19.4pt;height:16.3pt" o:ole="">
                                  <v:imagedata r:id="rId49" o:title=""/>
                                </v:shape>
                                <o:OLEObject Type="Embed" ProgID="Equation.3" ShapeID="_x0000_i1040" DrawAspect="Content" ObjectID="_1384435705" r:id="rId50"/>
                              </w:object>
                            </w:r>
                            <w:r>
                              <w:t xml:space="preserve"> son adyacentes</w:t>
                            </w:r>
                          </w:p>
                          <w:p w14:paraId="132C6C92" w14:textId="77777777" w:rsidR="00F04757" w:rsidRDefault="00F04757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731EC8AA" w14:textId="77777777" w:rsidTr="00FB7D0F">
        <w:tc>
          <w:tcPr>
            <w:tcW w:w="2518" w:type="dxa"/>
          </w:tcPr>
          <w:p w14:paraId="4B7E087E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3D189527" w14:textId="77777777" w:rsidR="00FB7D0F" w:rsidRP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>Representación de una pareja de ángulos adyacentes</w:t>
            </w:r>
            <w:ins w:id="89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F05173E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01599E89" w14:textId="77777777" w:rsidR="00FB7D0F" w:rsidRDefault="00A705D4" w:rsidP="00A705D4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Los</w:t>
      </w:r>
      <w:r w:rsidRPr="00A705D4">
        <w:rPr>
          <w:rFonts w:ascii="Times New Roman" w:hAnsi="Times New Roman" w:cs="Times New Roman"/>
        </w:rPr>
        <w:t xml:space="preserve"> ángulos </w:t>
      </w:r>
      <w:r>
        <w:rPr>
          <w:rFonts w:ascii="Times New Roman" w:hAnsi="Times New Roman" w:cs="Times New Roman"/>
          <w:b/>
        </w:rPr>
        <w:t>o</w:t>
      </w:r>
      <w:r w:rsidR="00FB7D0F" w:rsidRPr="00A705D4">
        <w:rPr>
          <w:rFonts w:ascii="Times New Roman" w:hAnsi="Times New Roman" w:cs="Times New Roman"/>
          <w:b/>
        </w:rPr>
        <w:t>puestos por el vértice</w:t>
      </w:r>
      <w:r w:rsidR="00FB7D0F" w:rsidRPr="00A705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son aquellos que se forman </w:t>
      </w:r>
      <w:r w:rsidR="00FB7D0F" w:rsidRPr="00A705D4">
        <w:rPr>
          <w:rFonts w:ascii="Times New Roman" w:hAnsi="Times New Roman" w:cs="Times New Roman"/>
        </w:rPr>
        <w:t>por dos rectas que se cruzan en un punto</w:t>
      </w:r>
      <w:ins w:id="90" w:author="mercyranjel" w:date="2015-12-02T10:56:00Z">
        <w:r w:rsidR="00887B05">
          <w:rPr>
            <w:rFonts w:ascii="Times New Roman" w:hAnsi="Times New Roman" w:cs="Times New Roman"/>
          </w:rPr>
          <w:t>;</w:t>
        </w:r>
      </w:ins>
      <w:r w:rsidR="00FB7D0F" w:rsidRPr="00A705D4">
        <w:rPr>
          <w:rFonts w:ascii="Times New Roman" w:hAnsi="Times New Roman" w:cs="Times New Roman"/>
        </w:rPr>
        <w:t xml:space="preserve"> dicho punto es el vértice de los cuatro ángulos que se </w:t>
      </w:r>
      <w:r>
        <w:rPr>
          <w:rFonts w:ascii="Times New Roman" w:hAnsi="Times New Roman" w:cs="Times New Roman"/>
        </w:rPr>
        <w:t>generan</w:t>
      </w:r>
      <w:r w:rsidR="00FB7D0F" w:rsidRPr="00A705D4">
        <w:rPr>
          <w:rFonts w:ascii="Times New Roman" w:hAnsi="Times New Roman" w:cs="Times New Roman"/>
        </w:rPr>
        <w:t>.</w:t>
      </w:r>
      <w:r w:rsidR="00FB7D0F" w:rsidRPr="00A705D4">
        <w:rPr>
          <w:rFonts w:ascii="Times New Roman" w:hAnsi="Times New Roman" w:cs="Times New Roman"/>
          <w:b/>
        </w:rPr>
        <w:t xml:space="preserve"> </w:t>
      </w:r>
    </w:p>
    <w:p w14:paraId="6623AEBB" w14:textId="77777777" w:rsidR="00A705D4" w:rsidRPr="00A705D4" w:rsidRDefault="00A705D4" w:rsidP="00A705D4">
      <w:pPr>
        <w:pStyle w:val="Prrafodelista"/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FB7D0F" w:rsidRPr="007B4910" w14:paraId="685D2A1F" w14:textId="77777777" w:rsidTr="00FB7D0F">
        <w:tc>
          <w:tcPr>
            <w:tcW w:w="8828" w:type="dxa"/>
            <w:gridSpan w:val="2"/>
            <w:shd w:val="clear" w:color="auto" w:fill="0D0D0D" w:themeFill="text1" w:themeFillTint="F2"/>
          </w:tcPr>
          <w:p w14:paraId="01F32849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B7D0F" w:rsidRPr="007B4910" w14:paraId="1289F2D0" w14:textId="77777777" w:rsidTr="00FB7D0F">
        <w:tc>
          <w:tcPr>
            <w:tcW w:w="2469" w:type="dxa"/>
          </w:tcPr>
          <w:p w14:paraId="5925CA8B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19D81AD4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7B59D9"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FB7D0F" w:rsidRPr="007B4910" w14:paraId="7EC2D398" w14:textId="77777777" w:rsidTr="00FB7D0F">
        <w:tc>
          <w:tcPr>
            <w:tcW w:w="2469" w:type="dxa"/>
          </w:tcPr>
          <w:p w14:paraId="5134C717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70C699AA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opuestos por el vértice</w:t>
            </w:r>
            <w:ins w:id="91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0E020692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B7D0F" w:rsidRPr="007B4910" w14:paraId="4D898F42" w14:textId="77777777" w:rsidTr="00FB7D0F">
        <w:tc>
          <w:tcPr>
            <w:tcW w:w="2469" w:type="dxa"/>
          </w:tcPr>
          <w:p w14:paraId="133C7624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359" w:type="dxa"/>
          </w:tcPr>
          <w:p w14:paraId="118D09BD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30944" behindDoc="0" locked="0" layoutInCell="1" allowOverlap="1" wp14:anchorId="3F31BF0F" wp14:editId="727B69EE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102235</wp:posOffset>
                  </wp:positionV>
                  <wp:extent cx="1381125" cy="1113790"/>
                  <wp:effectExtent l="0" t="0" r="0" b="3810"/>
                  <wp:wrapNone/>
                  <wp:docPr id="306" name="Imagen 306" descr="http://www.tiposde.org/img/angulo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tiposde.org/img/angulo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11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ABB5626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FE4DC61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9E73047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5341917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AB36697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F738386" w14:textId="77777777" w:rsidR="00FB7D0F" w:rsidRPr="007B4910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039BB43E" wp14:editId="075E6DD7">
                      <wp:simplePos x="0" y="0"/>
                      <wp:positionH relativeFrom="column">
                        <wp:posOffset>1384935</wp:posOffset>
                      </wp:positionH>
                      <wp:positionV relativeFrom="paragraph">
                        <wp:posOffset>-720090</wp:posOffset>
                      </wp:positionV>
                      <wp:extent cx="2419350" cy="571500"/>
                      <wp:effectExtent l="0" t="0" r="0" b="12700"/>
                      <wp:wrapSquare wrapText="bothSides"/>
                      <wp:docPr id="356" name="Cuadro de texto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41935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670AB3" w14:textId="77777777" w:rsidR="00F04757" w:rsidRPr="00A705D4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&lt;1 y &lt; 3 son opuestos por el vértice</w:t>
                                  </w:r>
                                </w:p>
                                <w:p w14:paraId="72123F81" w14:textId="77777777" w:rsidR="00F04757" w:rsidRPr="00A705D4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&lt;2 y &lt; 4 son opuestos por el vértice</w:t>
                                  </w:r>
                                </w:p>
                                <w:p w14:paraId="411B26D5" w14:textId="77777777" w:rsidR="00F04757" w:rsidRDefault="00F0475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6" o:spid="_x0000_s1048" type="#_x0000_t202" style="position:absolute;margin-left:109.05pt;margin-top:-56.65pt;width:190.5pt;height: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" filled="f" stroked="f">
                      <v:path arrowok="t"/>
                      <v:textbox>
                        <w:txbxContent>
                          <w:p w14:paraId="09E59FDB" w14:textId="77777777" w:rsidR="00F04757" w:rsidRPr="00A705D4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&lt;1 y &lt; 3 son opuestos por el vértice</w:t>
                            </w:r>
                          </w:p>
                          <w:p w14:paraId="49325333" w14:textId="77777777" w:rsidR="00F04757" w:rsidRPr="00A705D4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&lt;2 y &lt; 4 son opuestos por el vértice</w:t>
                            </w:r>
                          </w:p>
                          <w:p w14:paraId="2AAE9FAC" w14:textId="77777777" w:rsidR="00F04757" w:rsidRDefault="00F04757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0B203167" w14:textId="77777777" w:rsidTr="00FB7D0F">
        <w:tc>
          <w:tcPr>
            <w:tcW w:w="2469" w:type="dxa"/>
          </w:tcPr>
          <w:p w14:paraId="3149C02D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755E5915" w14:textId="77777777" w:rsidR="00887B05" w:rsidRDefault="00887B05" w:rsidP="00A705D4">
            <w:pPr>
              <w:rPr>
                <w:ins w:id="92" w:author="mercyranjel" w:date="2015-12-02T10:57:00Z"/>
                <w:rFonts w:ascii="Times New Roman" w:hAnsi="Times New Roman" w:cs="Times New Roman"/>
                <w:color w:val="000000"/>
              </w:rPr>
            </w:pPr>
          </w:p>
          <w:p w14:paraId="3F8C798F" w14:textId="77777777" w:rsidR="00261753" w:rsidRPr="00261753" w:rsidRDefault="00A705D4" w:rsidP="00A705D4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 xml:space="preserve">Representación de </w:t>
            </w:r>
            <w:r>
              <w:rPr>
                <w:rFonts w:ascii="Times New Roman" w:hAnsi="Times New Roman" w:cs="Times New Roman"/>
                <w:color w:val="000000"/>
              </w:rPr>
              <w:t>dos parejas de ángulos opuestos por el vértice</w:t>
            </w:r>
            <w:r w:rsidR="00261753">
              <w:rPr>
                <w:rFonts w:ascii="Times New Roman" w:hAnsi="Times New Roman" w:cs="Times New Roman"/>
                <w:color w:val="000000"/>
              </w:rPr>
              <w:t xml:space="preserve">. </w:t>
            </w:r>
          </w:p>
        </w:tc>
      </w:tr>
    </w:tbl>
    <w:p w14:paraId="6D13F6B6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61753" w:rsidRPr="005D1738" w14:paraId="5A7A9CCC" w14:textId="77777777" w:rsidTr="00261753">
        <w:tc>
          <w:tcPr>
            <w:tcW w:w="8978" w:type="dxa"/>
            <w:gridSpan w:val="2"/>
            <w:shd w:val="clear" w:color="auto" w:fill="000000" w:themeFill="text1"/>
          </w:tcPr>
          <w:p w14:paraId="31EC8A19" w14:textId="77777777" w:rsidR="00261753" w:rsidRPr="005D1738" w:rsidRDefault="00261753" w:rsidP="002617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61753" w:rsidRPr="00726376" w14:paraId="6F4950B2" w14:textId="77777777" w:rsidTr="00261753">
        <w:tc>
          <w:tcPr>
            <w:tcW w:w="2518" w:type="dxa"/>
          </w:tcPr>
          <w:p w14:paraId="2CDE3566" w14:textId="77777777" w:rsidR="00261753" w:rsidRPr="00726376" w:rsidRDefault="00261753" w:rsidP="0026175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3B3441F" w14:textId="77777777" w:rsidR="00261753" w:rsidRPr="00726376" w:rsidRDefault="00261753" w:rsidP="0026175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Propiedad de los ángulos opuestos por el vértice</w:t>
            </w:r>
          </w:p>
        </w:tc>
      </w:tr>
      <w:tr w:rsidR="00261753" w14:paraId="1FB82B13" w14:textId="77777777" w:rsidTr="00261753">
        <w:trPr>
          <w:trHeight w:val="489"/>
        </w:trPr>
        <w:tc>
          <w:tcPr>
            <w:tcW w:w="2518" w:type="dxa"/>
          </w:tcPr>
          <w:p w14:paraId="6AA9AB08" w14:textId="77777777" w:rsidR="00261753" w:rsidRDefault="00261753" w:rsidP="0026175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A13412E" w14:textId="77777777" w:rsidR="00261753" w:rsidRPr="00252542" w:rsidRDefault="00261753" w:rsidP="00261753">
            <w:r>
              <w:t>Los ángulos opuestos por el vértice son congruentes.</w:t>
            </w:r>
          </w:p>
        </w:tc>
      </w:tr>
    </w:tbl>
    <w:p w14:paraId="77593591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3468E853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625237CF" w14:textId="77777777" w:rsidTr="00FB7D0F">
        <w:tc>
          <w:tcPr>
            <w:tcW w:w="9033" w:type="dxa"/>
            <w:gridSpan w:val="2"/>
            <w:shd w:val="clear" w:color="auto" w:fill="000000" w:themeFill="text1"/>
          </w:tcPr>
          <w:p w14:paraId="37A57A51" w14:textId="77777777" w:rsidR="00FB7D0F" w:rsidRPr="007B4910" w:rsidRDefault="00FB7D0F" w:rsidP="005B2E8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 w:rsidR="005B2E8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B7D0F" w:rsidRPr="007B4910" w14:paraId="0C73D877" w14:textId="77777777" w:rsidTr="00FB7D0F">
        <w:tc>
          <w:tcPr>
            <w:tcW w:w="2518" w:type="dxa"/>
          </w:tcPr>
          <w:p w14:paraId="0733FDDC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09E857C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 w:rsidR="005B2E80">
              <w:rPr>
                <w:rFonts w:ascii="Times New Roman" w:hAnsi="Times New Roman" w:cs="Times New Roman"/>
                <w:color w:val="000000"/>
              </w:rPr>
              <w:t>110</w:t>
            </w:r>
          </w:p>
        </w:tc>
      </w:tr>
      <w:tr w:rsidR="00FB7D0F" w:rsidRPr="007B4910" w14:paraId="767F7F6E" w14:textId="77777777" w:rsidTr="00FB7D0F">
        <w:tc>
          <w:tcPr>
            <w:tcW w:w="2518" w:type="dxa"/>
          </w:tcPr>
          <w:p w14:paraId="53440ECB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4F8591C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la suma de sus medidas y su posición</w:t>
            </w:r>
          </w:p>
        </w:tc>
      </w:tr>
      <w:tr w:rsidR="00FB7D0F" w:rsidRPr="007B4910" w14:paraId="6D3DF4BE" w14:textId="77777777" w:rsidTr="00FB7D0F">
        <w:tc>
          <w:tcPr>
            <w:tcW w:w="2518" w:type="dxa"/>
          </w:tcPr>
          <w:p w14:paraId="14488D55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E62BEC9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 xml:space="preserve">Actividad para reconocer ángulos según la suma de </w:t>
            </w:r>
            <w:r>
              <w:rPr>
                <w:rFonts w:ascii="Times New Roman" w:hAnsi="Times New Roman" w:cs="Times New Roman"/>
                <w:color w:val="000000"/>
              </w:rPr>
              <w:t>sus medidas y sus posiciones re</w:t>
            </w:r>
            <w:r w:rsidRPr="005B2E80">
              <w:rPr>
                <w:rFonts w:ascii="Times New Roman" w:hAnsi="Times New Roman" w:cs="Times New Roman"/>
                <w:color w:val="000000"/>
              </w:rPr>
              <w:t>lativas</w:t>
            </w:r>
            <w:ins w:id="93" w:author="mercyranjel" w:date="2015-12-02T10:59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CE3010D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0997AA79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2BAC3C72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B2E80" w:rsidRPr="007B4910" w14:paraId="103B7E74" w14:textId="77777777" w:rsidTr="008812F4">
        <w:tc>
          <w:tcPr>
            <w:tcW w:w="2518" w:type="dxa"/>
          </w:tcPr>
          <w:p w14:paraId="1A739B42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017E866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120</w:t>
            </w:r>
          </w:p>
        </w:tc>
      </w:tr>
      <w:tr w:rsidR="005B2E80" w:rsidRPr="007B4910" w14:paraId="4665FEFF" w14:textId="77777777" w:rsidTr="008812F4">
        <w:tc>
          <w:tcPr>
            <w:tcW w:w="2518" w:type="dxa"/>
          </w:tcPr>
          <w:p w14:paraId="556EE31C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A0B8124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Reconoce los ángulos</w:t>
            </w:r>
          </w:p>
        </w:tc>
      </w:tr>
      <w:tr w:rsidR="005B2E80" w:rsidRPr="007B4910" w14:paraId="099B70ED" w14:textId="77777777" w:rsidTr="008812F4">
        <w:tc>
          <w:tcPr>
            <w:tcW w:w="2518" w:type="dxa"/>
          </w:tcPr>
          <w:p w14:paraId="51F449F6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3C64D97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diseñada para aprender a clasificar ángulos según su amplitud y su posición</w:t>
            </w:r>
            <w:ins w:id="94" w:author="mercyranjel" w:date="2015-12-02T11:00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B47EA1F" w14:textId="77777777" w:rsidR="005B2E80" w:rsidRDefault="005B2E80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3247F693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00ED7FAE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B2E80" w:rsidRPr="007B4910" w14:paraId="15356B11" w14:textId="77777777" w:rsidTr="008812F4">
        <w:tc>
          <w:tcPr>
            <w:tcW w:w="2518" w:type="dxa"/>
          </w:tcPr>
          <w:p w14:paraId="0DCB405F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97128C2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130</w:t>
            </w:r>
          </w:p>
        </w:tc>
      </w:tr>
      <w:tr w:rsidR="005B2E80" w:rsidRPr="007B4910" w14:paraId="1F66E333" w14:textId="77777777" w:rsidTr="008812F4">
        <w:tc>
          <w:tcPr>
            <w:tcW w:w="2518" w:type="dxa"/>
          </w:tcPr>
          <w:p w14:paraId="3D591908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E22280B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su suma y posición</w:t>
            </w:r>
          </w:p>
        </w:tc>
      </w:tr>
      <w:tr w:rsidR="005B2E80" w:rsidRPr="007B4910" w14:paraId="21EC5FA1" w14:textId="77777777" w:rsidTr="008812F4">
        <w:tc>
          <w:tcPr>
            <w:tcW w:w="2518" w:type="dxa"/>
          </w:tcPr>
          <w:p w14:paraId="4926CDA7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0AC6D5C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para identificar los ángulos en condiciones específicas</w:t>
            </w:r>
          </w:p>
        </w:tc>
      </w:tr>
    </w:tbl>
    <w:p w14:paraId="041D6B0C" w14:textId="77777777" w:rsidR="005B2E80" w:rsidRPr="007B4910" w:rsidRDefault="005B2E80" w:rsidP="00FB7D0F">
      <w:pPr>
        <w:spacing w:after="0"/>
        <w:rPr>
          <w:rFonts w:ascii="Times New Roman" w:hAnsi="Times New Roman" w:cs="Times New Roman"/>
        </w:rPr>
      </w:pPr>
    </w:p>
    <w:p w14:paraId="77A070BD" w14:textId="77777777" w:rsidR="00FB7D0F" w:rsidRDefault="00FB7D0F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8812F4"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>.1 Consolidación</w:t>
      </w:r>
    </w:p>
    <w:p w14:paraId="61120A81" w14:textId="77777777" w:rsidR="003516CD" w:rsidRDefault="003516CD" w:rsidP="00FB7D0F">
      <w:pPr>
        <w:spacing w:after="0"/>
        <w:rPr>
          <w:rFonts w:ascii="Times New Roman" w:hAnsi="Times New Roman" w:cs="Times New Roman"/>
          <w:color w:val="000000"/>
        </w:rPr>
      </w:pPr>
    </w:p>
    <w:p w14:paraId="0C29DCD8" w14:textId="77777777" w:rsidR="008812F4" w:rsidRDefault="003516CD" w:rsidP="00FB7D0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95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</w:t>
      </w:r>
      <w:ins w:id="96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ección</w:t>
        </w:r>
      </w:ins>
    </w:p>
    <w:p w14:paraId="3D0A061D" w14:textId="77777777" w:rsidR="008812F4" w:rsidRPr="007B4910" w:rsidRDefault="008812F4" w:rsidP="00FB7D0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12F4" w:rsidRPr="007B4910" w14:paraId="48B1AFF7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4499507D" w14:textId="77777777" w:rsidR="008812F4" w:rsidRPr="007B4910" w:rsidRDefault="008812F4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12F4" w:rsidRPr="007B4910" w14:paraId="162042D9" w14:textId="77777777" w:rsidTr="008812F4">
        <w:tc>
          <w:tcPr>
            <w:tcW w:w="2518" w:type="dxa"/>
          </w:tcPr>
          <w:p w14:paraId="63B8676D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464B27D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140</w:t>
            </w:r>
          </w:p>
        </w:tc>
      </w:tr>
      <w:tr w:rsidR="008812F4" w:rsidRPr="007B4910" w14:paraId="364781A9" w14:textId="77777777" w:rsidTr="008812F4">
        <w:tc>
          <w:tcPr>
            <w:tcW w:w="2518" w:type="dxa"/>
          </w:tcPr>
          <w:p w14:paraId="6EB145B6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1CC50E1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Refuerza tu aprendizaje: Las relaciones angulares</w:t>
            </w:r>
          </w:p>
        </w:tc>
      </w:tr>
      <w:tr w:rsidR="008812F4" w:rsidRPr="007B4910" w14:paraId="7BCD8D2F" w14:textId="77777777" w:rsidTr="008812F4">
        <w:tc>
          <w:tcPr>
            <w:tcW w:w="2518" w:type="dxa"/>
          </w:tcPr>
          <w:p w14:paraId="7045F387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69C78A8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Actividades sobre Las relaciones angulares</w:t>
            </w:r>
            <w:ins w:id="97" w:author="mercyranjel" w:date="2015-12-02T11:00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7AE4135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13084EEC" w14:textId="77777777" w:rsidR="007E193F" w:rsidRDefault="00E73536" w:rsidP="005B1AAA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 xml:space="preserve"> </w:t>
      </w:r>
    </w:p>
    <w:p w14:paraId="40C85DD8" w14:textId="77777777" w:rsidR="000152B9" w:rsidRPr="007B4910" w:rsidRDefault="000152B9" w:rsidP="000152B9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</w:t>
      </w:r>
      <w:r w:rsidRPr="007B4910">
        <w:rPr>
          <w:rFonts w:ascii="Times New Roman" w:hAnsi="Times New Roman" w:cs="Times New Roman"/>
          <w:b/>
        </w:rPr>
        <w:t xml:space="preserve"> </w:t>
      </w:r>
      <w:r w:rsidR="0031197F">
        <w:rPr>
          <w:rFonts w:ascii="Times New Roman" w:hAnsi="Times New Roman" w:cs="Times New Roman"/>
          <w:b/>
        </w:rPr>
        <w:t>Los ángulos y su medida</w:t>
      </w:r>
    </w:p>
    <w:p w14:paraId="61C50474" w14:textId="77777777" w:rsidR="00C7499B" w:rsidRPr="007B4910" w:rsidRDefault="00C7499B" w:rsidP="005B1AAA">
      <w:pPr>
        <w:spacing w:after="0"/>
        <w:rPr>
          <w:rFonts w:ascii="Times New Roman" w:hAnsi="Times New Roman" w:cs="Times New Roman"/>
          <w:b/>
        </w:rPr>
      </w:pPr>
    </w:p>
    <w:p w14:paraId="5E48BFF0" w14:textId="77777777" w:rsidR="007B59D9" w:rsidRDefault="00C7499B" w:rsidP="005B1AAA">
      <w:pPr>
        <w:spacing w:after="0"/>
        <w:rPr>
          <w:rFonts w:ascii="Times New Roman" w:hAnsi="Times New Roman" w:cs="Times New Roman"/>
        </w:rPr>
      </w:pPr>
      <w:r w:rsidRPr="007B59D9">
        <w:rPr>
          <w:rFonts w:ascii="Times New Roman" w:hAnsi="Times New Roman" w:cs="Times New Roman"/>
        </w:rPr>
        <w:t>La medida de un ángulo se llama amplitud</w:t>
      </w:r>
      <w:r w:rsidR="000152B9" w:rsidRPr="007B59D9">
        <w:rPr>
          <w:rFonts w:ascii="Times New Roman" w:hAnsi="Times New Roman" w:cs="Times New Roman"/>
        </w:rPr>
        <w:t>.</w:t>
      </w:r>
      <w:r w:rsidR="007B59D9" w:rsidRPr="007B59D9">
        <w:rPr>
          <w:rFonts w:ascii="Times New Roman" w:hAnsi="Times New Roman" w:cs="Times New Roman"/>
        </w:rPr>
        <w:t xml:space="preserve"> La amplitud de un ángulo se mide en grados</w:t>
      </w:r>
      <w:ins w:id="98" w:author="mercyranjel" w:date="2015-12-02T11:01:00Z">
        <w:r w:rsidR="00EC2B9D">
          <w:rPr>
            <w:rFonts w:ascii="Times New Roman" w:hAnsi="Times New Roman" w:cs="Times New Roman"/>
          </w:rPr>
          <w:t xml:space="preserve">; </w:t>
        </w:r>
      </w:ins>
      <w:r w:rsidR="007B59D9" w:rsidRPr="007B59D9">
        <w:rPr>
          <w:rFonts w:ascii="Times New Roman" w:hAnsi="Times New Roman" w:cs="Times New Roman"/>
        </w:rPr>
        <w:t>por ejemplo</w:t>
      </w:r>
      <w:ins w:id="99" w:author="mercyranjel" w:date="2015-12-02T11:01:00Z">
        <w:r w:rsidR="00EC2B9D">
          <w:rPr>
            <w:rFonts w:ascii="Times New Roman" w:hAnsi="Times New Roman" w:cs="Times New Roman"/>
          </w:rPr>
          <w:t>,</w:t>
        </w:r>
      </w:ins>
      <w:r w:rsidR="007B59D9" w:rsidRPr="007B59D9">
        <w:rPr>
          <w:rFonts w:ascii="Times New Roman" w:hAnsi="Times New Roman" w:cs="Times New Roman"/>
        </w:rPr>
        <w:t xml:space="preserve"> los ángulos de las imágenes están medidos en grados.</w:t>
      </w:r>
    </w:p>
    <w:p w14:paraId="27F84650" w14:textId="77777777" w:rsidR="007B59D9" w:rsidRPr="007B59D9" w:rsidRDefault="007B59D9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implemento que se usa para medir ángulos es el </w:t>
      </w:r>
      <w:r w:rsidRPr="007B59D9">
        <w:rPr>
          <w:rFonts w:ascii="Times New Roman" w:hAnsi="Times New Roman" w:cs="Times New Roman"/>
          <w:b/>
        </w:rPr>
        <w:t>transportador</w:t>
      </w:r>
      <w:r>
        <w:rPr>
          <w:rFonts w:ascii="Times New Roman" w:hAnsi="Times New Roman" w:cs="Times New Roman"/>
        </w:rPr>
        <w:t>.</w:t>
      </w:r>
    </w:p>
    <w:p w14:paraId="7AAE22A8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B59D9" w:rsidRPr="007B4910" w14:paraId="612D2949" w14:textId="77777777" w:rsidTr="007B59D9">
        <w:tc>
          <w:tcPr>
            <w:tcW w:w="8828" w:type="dxa"/>
            <w:gridSpan w:val="2"/>
            <w:shd w:val="clear" w:color="auto" w:fill="0D0D0D" w:themeFill="text1" w:themeFillTint="F2"/>
          </w:tcPr>
          <w:p w14:paraId="05747EB2" w14:textId="77777777" w:rsidR="007B59D9" w:rsidRPr="007B4910" w:rsidRDefault="007B59D9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B59D9" w:rsidRPr="007B4910" w14:paraId="2C0C42D2" w14:textId="77777777" w:rsidTr="007B59D9">
        <w:tc>
          <w:tcPr>
            <w:tcW w:w="2469" w:type="dxa"/>
          </w:tcPr>
          <w:p w14:paraId="1C95BF52" w14:textId="77777777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37D9728C" w14:textId="77777777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7B59D9" w:rsidRPr="007B4910" w14:paraId="67FBC934" w14:textId="77777777" w:rsidTr="007B59D9">
        <w:tc>
          <w:tcPr>
            <w:tcW w:w="2469" w:type="dxa"/>
          </w:tcPr>
          <w:p w14:paraId="6D6C4395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6D69AE67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con sus medidas</w:t>
            </w:r>
            <w:ins w:id="100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0A548841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791F5027" w14:textId="77777777" w:rsidTr="007B59D9">
        <w:tc>
          <w:tcPr>
            <w:tcW w:w="2469" w:type="dxa"/>
          </w:tcPr>
          <w:p w14:paraId="4162B472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359" w:type="dxa"/>
          </w:tcPr>
          <w:p w14:paraId="02B14A1E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6750610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735040" behindDoc="0" locked="0" layoutInCell="1" allowOverlap="1" wp14:anchorId="4CA8973D" wp14:editId="7ABED998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55245</wp:posOffset>
                  </wp:positionV>
                  <wp:extent cx="3583940" cy="2271395"/>
                  <wp:effectExtent l="0" t="0" r="0" b="0"/>
                  <wp:wrapNone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3940" cy="227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2767140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4E38224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2704430C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98CDE07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5C2E94FF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216EE68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44C4B13F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48D090D6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4512F26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98A6A45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E1BAC04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56A2CBDA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E733F17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648277A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30CF0D41" w14:textId="77777777" w:rsidTr="007B59D9">
        <w:tc>
          <w:tcPr>
            <w:tcW w:w="2469" w:type="dxa"/>
          </w:tcPr>
          <w:p w14:paraId="4152EA65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24F6F2D8" w14:textId="77777777" w:rsidR="007B59D9" w:rsidRPr="00261753" w:rsidRDefault="007B59D9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Ángulos </w:t>
            </w:r>
            <w:ins w:id="101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 xml:space="preserve">con </w:t>
              </w:r>
            </w:ins>
            <w:r>
              <w:rPr>
                <w:rFonts w:ascii="Times New Roman" w:hAnsi="Times New Roman" w:cs="Times New Roman"/>
                <w:color w:val="000000"/>
              </w:rPr>
              <w:t>sus respectivas medidas</w:t>
            </w:r>
            <w:ins w:id="102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23C46B7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p w14:paraId="2D7194A0" w14:textId="77777777" w:rsidR="00646CB1" w:rsidRDefault="00646CB1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contexto</w:t>
      </w:r>
      <w:ins w:id="103" w:author="mercyranjel" w:date="2015-12-02T11:13:00Z">
        <w:r w:rsidR="000A2173">
          <w:rPr>
            <w:rFonts w:ascii="Times New Roman" w:hAnsi="Times New Roman" w:cs="Times New Roman"/>
          </w:rPr>
          <w:t>s</w:t>
        </w:r>
      </w:ins>
      <w:r>
        <w:rPr>
          <w:rFonts w:ascii="Times New Roman" w:hAnsi="Times New Roman" w:cs="Times New Roman"/>
        </w:rPr>
        <w:t xml:space="preserve"> reales como la navegación aérea, la medición de los ángulos se hace teniendo en cuenta un sistema </w:t>
      </w:r>
      <w:ins w:id="104" w:author="mercyranjel" w:date="2015-12-02T11:02:00Z">
        <w:r w:rsidR="00EC2B9D">
          <w:rPr>
            <w:rFonts w:ascii="Times New Roman" w:hAnsi="Times New Roman" w:cs="Times New Roman"/>
          </w:rPr>
          <w:t xml:space="preserve">muy </w:t>
        </w:r>
      </w:ins>
      <w:r>
        <w:rPr>
          <w:rFonts w:ascii="Times New Roman" w:hAnsi="Times New Roman" w:cs="Times New Roman"/>
        </w:rPr>
        <w:t>preciso que involucra grados, minutos y segundos sexagesimales.</w:t>
      </w:r>
    </w:p>
    <w:p w14:paraId="795F962A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E63E58" w:rsidRPr="007B4910" w14:paraId="12C34B96" w14:textId="77777777" w:rsidTr="00E63E58">
        <w:tc>
          <w:tcPr>
            <w:tcW w:w="8828" w:type="dxa"/>
            <w:gridSpan w:val="2"/>
            <w:shd w:val="clear" w:color="auto" w:fill="0D0D0D" w:themeFill="text1" w:themeFillTint="F2"/>
          </w:tcPr>
          <w:p w14:paraId="6310B381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E63E58" w:rsidRPr="007B4910" w14:paraId="2C596353" w14:textId="77777777" w:rsidTr="00E63E58">
        <w:tc>
          <w:tcPr>
            <w:tcW w:w="2469" w:type="dxa"/>
          </w:tcPr>
          <w:p w14:paraId="6937664C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0D5C6347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E63E58" w:rsidRPr="007B4910" w14:paraId="6D6D1E75" w14:textId="77777777" w:rsidTr="00E63E58">
        <w:tc>
          <w:tcPr>
            <w:tcW w:w="2469" w:type="dxa"/>
          </w:tcPr>
          <w:p w14:paraId="7C443A65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60812D53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Grados, minutos y segundos</w:t>
            </w:r>
            <w:ins w:id="105" w:author="mercyranjel" w:date="2015-12-02T11:02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56B4B413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63E58" w:rsidRPr="007B4910" w14:paraId="2D355CE5" w14:textId="77777777" w:rsidTr="00E63E58">
        <w:tc>
          <w:tcPr>
            <w:tcW w:w="2469" w:type="dxa"/>
          </w:tcPr>
          <w:p w14:paraId="0E365B61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6359" w:type="dxa"/>
          </w:tcPr>
          <w:p w14:paraId="565C48DE" w14:textId="77777777" w:rsidR="00E63E58" w:rsidRPr="009B7843" w:rsidRDefault="009B7843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anchor distT="0" distB="0" distL="114300" distR="114300" simplePos="0" relativeHeight="251755520" behindDoc="0" locked="0" layoutInCell="1" allowOverlap="1" wp14:anchorId="06AEA5A4" wp14:editId="75153D25">
                  <wp:simplePos x="0" y="0"/>
                  <wp:positionH relativeFrom="column">
                    <wp:posOffset>375285</wp:posOffset>
                  </wp:positionH>
                  <wp:positionV relativeFrom="paragraph">
                    <wp:posOffset>142875</wp:posOffset>
                  </wp:positionV>
                  <wp:extent cx="3340735" cy="2205990"/>
                  <wp:effectExtent l="0" t="0" r="12065" b="3810"/>
                  <wp:wrapNone/>
                  <wp:docPr id="372" name="Imagen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735" cy="220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E63E58" w:rsidRPr="00E63E58">
              <w:rPr>
                <w:rFonts w:ascii="Arial" w:hAnsi="Arial" w:cs="Arial"/>
                <w:lang w:val="es-ES"/>
              </w:rPr>
              <w:t>141719296</w:t>
            </w:r>
          </w:p>
          <w:p w14:paraId="2D644211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7A4762B6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1FA2C679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42A4C83A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46A242B8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59E66B07" w14:textId="77777777" w:rsidR="00403736" w:rsidRPr="00E63E58" w:rsidRDefault="00403736" w:rsidP="00E63E58">
            <w:pPr>
              <w:rPr>
                <w:rFonts w:ascii="Times New Roman" w:hAnsi="Times New Roman" w:cs="Times New Roman"/>
              </w:rPr>
            </w:pPr>
          </w:p>
          <w:p w14:paraId="77A4D1BE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090F5CF0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2D6D20DB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4E9237D7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5A751B7B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59AC187F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3A349FAC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0FDE53AB" w14:textId="77777777" w:rsidR="00E63E58" w:rsidRDefault="00E63E58" w:rsidP="00127335">
            <w:pPr>
              <w:rPr>
                <w:rFonts w:ascii="Times New Roman" w:hAnsi="Times New Roman" w:cs="Times New Roman"/>
                <w:color w:val="000000"/>
              </w:rPr>
            </w:pPr>
          </w:p>
          <w:p w14:paraId="5F3C73DA" w14:textId="77777777" w:rsidR="00E63E58" w:rsidRPr="007B4910" w:rsidRDefault="00855DF9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4AD7B9F7" wp14:editId="51060695">
                      <wp:simplePos x="0" y="0"/>
                      <wp:positionH relativeFrom="column">
                        <wp:posOffset>1403985</wp:posOffset>
                      </wp:positionH>
                      <wp:positionV relativeFrom="paragraph">
                        <wp:posOffset>-550545</wp:posOffset>
                      </wp:positionV>
                      <wp:extent cx="800100" cy="342900"/>
                      <wp:effectExtent l="0" t="0" r="0" b="12700"/>
                      <wp:wrapSquare wrapText="bothSides"/>
                      <wp:docPr id="371" name="Cuadro de texto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001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06DC3E" w14:textId="77777777" w:rsidR="00F04757" w:rsidRDefault="00F04757" w:rsidP="00E63E58"/>
                                <w:p w14:paraId="593BF72F" w14:textId="77777777" w:rsidR="00F04757" w:rsidRDefault="00F04757" w:rsidP="00E63E58">
                                  <w:r>
                                    <w:t>segundo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71" o:spid="_x0000_s1049" type="#_x0000_t202" style="position:absolute;margin-left:110.55pt;margin-top:-43.3pt;width:63pt;height:2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" filled="f" stroked="f">
                      <v:path arrowok="t"/>
                      <v:textbox>
                        <w:txbxContent>
                          <w:p w14:paraId="434559FD" w14:textId="77777777" w:rsidR="00F04757" w:rsidRDefault="00F04757" w:rsidP="00E63E58"/>
                          <w:p w14:paraId="569A1706" w14:textId="77777777" w:rsidR="00F04757" w:rsidRDefault="00F04757" w:rsidP="00E63E58">
                            <w:r>
                              <w:t>segundo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E63E58" w:rsidRPr="007B4910" w14:paraId="591C3D8C" w14:textId="77777777" w:rsidTr="00E63E58">
        <w:tc>
          <w:tcPr>
            <w:tcW w:w="2469" w:type="dxa"/>
          </w:tcPr>
          <w:p w14:paraId="733989D7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0169F658" w14:textId="77777777" w:rsidR="00E63E58" w:rsidRPr="00261753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Símbolos para representar grados, minutos y segundos</w:t>
            </w:r>
            <w:ins w:id="106" w:author="mercyranjel" w:date="2015-12-02T11:02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B720AD0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p w14:paraId="5115A288" w14:textId="77777777" w:rsidR="00C7499B" w:rsidRPr="007B4910" w:rsidRDefault="0035003D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grados, minutos y segundos se presentan las siguientes </w:t>
      </w:r>
      <w:r w:rsidR="005F1E69" w:rsidRPr="007B4910">
        <w:rPr>
          <w:rFonts w:ascii="Times New Roman" w:hAnsi="Times New Roman" w:cs="Times New Roman"/>
        </w:rPr>
        <w:t>equivalencia</w:t>
      </w:r>
      <w:r>
        <w:rPr>
          <w:rFonts w:ascii="Times New Roman" w:hAnsi="Times New Roman" w:cs="Times New Roman"/>
        </w:rPr>
        <w:t>s</w:t>
      </w:r>
      <w:r w:rsidR="005F1E69" w:rsidRPr="007B4910">
        <w:rPr>
          <w:rFonts w:ascii="Times New Roman" w:hAnsi="Times New Roman" w:cs="Times New Roman"/>
        </w:rPr>
        <w:t>:</w:t>
      </w:r>
    </w:p>
    <w:p w14:paraId="4609147F" w14:textId="77777777" w:rsidR="0072185B" w:rsidRDefault="0072185B" w:rsidP="0072185B">
      <w:pPr>
        <w:spacing w:after="0"/>
        <w:jc w:val="center"/>
      </w:pPr>
    </w:p>
    <w:p w14:paraId="656424DA" w14:textId="77777777" w:rsidR="0072185B" w:rsidRDefault="00C933FB" w:rsidP="00C933FB">
      <w:pPr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MA_06_10_002</w:t>
      </w:r>
    </w:p>
    <w:p w14:paraId="4DE69B6E" w14:textId="77777777" w:rsidR="00C933FB" w:rsidRPr="0035003D" w:rsidRDefault="00C933FB" w:rsidP="00C933FB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22E5BBCE" w14:textId="77777777" w:rsidR="005359B8" w:rsidRPr="007B4910" w:rsidRDefault="005359B8" w:rsidP="005B1AAA">
      <w:pPr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Para realizar conversiones en este sistema se tiene en cuenta la siguiente regla.</w:t>
      </w:r>
    </w:p>
    <w:p w14:paraId="62629671" w14:textId="77777777" w:rsidR="0033761D" w:rsidRPr="0033761D" w:rsidRDefault="00BB6900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superior </w:t>
      </w:r>
      <w:r w:rsidR="0033761D" w:rsidRPr="0033761D">
        <w:rPr>
          <w:rFonts w:ascii="Times New Roman" w:hAnsi="Times New Roman" w:cs="Times New Roman"/>
        </w:rPr>
        <w:t xml:space="preserve">a una unidad inferior </w:t>
      </w:r>
      <w:r w:rsidRPr="0033761D">
        <w:rPr>
          <w:rFonts w:ascii="Times New Roman" w:hAnsi="Times New Roman" w:cs="Times New Roman"/>
        </w:rPr>
        <w:t>se multiplica por 60 o por 3600</w:t>
      </w:r>
      <w:ins w:id="107" w:author="mercyranjel" w:date="2015-12-02T11:02:00Z">
        <w:r w:rsidR="00EC2B9D">
          <w:rPr>
            <w:rFonts w:ascii="Times New Roman" w:hAnsi="Times New Roman" w:cs="Times New Roman"/>
          </w:rPr>
          <w:t>,</w:t>
        </w:r>
      </w:ins>
      <w:r w:rsidR="0033761D" w:rsidRPr="0033761D">
        <w:rPr>
          <w:rFonts w:ascii="Times New Roman" w:hAnsi="Times New Roman" w:cs="Times New Roman"/>
        </w:rPr>
        <w:t xml:space="preserve"> según corresponda:</w:t>
      </w:r>
    </w:p>
    <w:p w14:paraId="7B324743" w14:textId="77777777" w:rsidR="0033761D" w:rsidRP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>De grado a minuto se multiplica por 60</w:t>
      </w:r>
    </w:p>
    <w:p w14:paraId="52E4C9DA" w14:textId="77777777" w:rsid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grado a segundo se multiplica por 3600</w:t>
      </w:r>
    </w:p>
    <w:p w14:paraId="2E209B6B" w14:textId="77777777" w:rsidR="005359B8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segundo se multiplica</w:t>
      </w:r>
      <w:r w:rsidR="005359B8"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por 60</w:t>
      </w:r>
    </w:p>
    <w:p w14:paraId="33F72EF0" w14:textId="77777777" w:rsidR="0033761D" w:rsidRDefault="0033761D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inferior a una unidad </w:t>
      </w:r>
      <w:r>
        <w:rPr>
          <w:rFonts w:ascii="Times New Roman" w:hAnsi="Times New Roman" w:cs="Times New Roman"/>
        </w:rPr>
        <w:t>superior</w:t>
      </w:r>
      <w:r w:rsidRPr="0033761D">
        <w:rPr>
          <w:rFonts w:ascii="Times New Roman" w:hAnsi="Times New Roman" w:cs="Times New Roman"/>
        </w:rPr>
        <w:t xml:space="preserve"> se </w:t>
      </w:r>
      <w:r>
        <w:rPr>
          <w:rFonts w:ascii="Times New Roman" w:hAnsi="Times New Roman" w:cs="Times New Roman"/>
        </w:rPr>
        <w:t>divide</w:t>
      </w:r>
      <w:r w:rsidRPr="003376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60 o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3600</w:t>
      </w:r>
      <w:ins w:id="108" w:author="mercyranjel" w:date="2015-12-02T11:03:00Z">
        <w:r w:rsidR="00EC2B9D">
          <w:rPr>
            <w:rFonts w:ascii="Times New Roman" w:hAnsi="Times New Roman" w:cs="Times New Roman"/>
          </w:rPr>
          <w:t>,</w:t>
        </w:r>
      </w:ins>
      <w:r w:rsidRPr="0033761D">
        <w:rPr>
          <w:rFonts w:ascii="Times New Roman" w:hAnsi="Times New Roman" w:cs="Times New Roman"/>
        </w:rPr>
        <w:t xml:space="preserve"> según corresponda:</w:t>
      </w:r>
    </w:p>
    <w:p w14:paraId="2CD08993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grado se divide entre 60</w:t>
      </w:r>
    </w:p>
    <w:p w14:paraId="573AA4D1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grado se divide entre 3600</w:t>
      </w:r>
    </w:p>
    <w:p w14:paraId="7FD1CCA6" w14:textId="77777777" w:rsidR="008808DC" w:rsidRPr="009B7843" w:rsidRDefault="0033761D" w:rsidP="009B7843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minuto se divide entre 60</w:t>
      </w:r>
    </w:p>
    <w:p w14:paraId="2EA4FDA2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5D1738" w14:paraId="28EEBD0C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0AA2F71D" w14:textId="77777777" w:rsidR="008808DC" w:rsidRPr="005D1738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8808DC" w14:paraId="2324CBB1" w14:textId="77777777" w:rsidTr="008808DC">
        <w:tc>
          <w:tcPr>
            <w:tcW w:w="2518" w:type="dxa"/>
          </w:tcPr>
          <w:p w14:paraId="69D740F6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1E401C6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MA_06_10_REC150</w:t>
            </w:r>
          </w:p>
        </w:tc>
      </w:tr>
      <w:tr w:rsidR="008808DC" w14:paraId="07108B4C" w14:textId="77777777" w:rsidTr="008808DC">
        <w:tc>
          <w:tcPr>
            <w:tcW w:w="2518" w:type="dxa"/>
          </w:tcPr>
          <w:p w14:paraId="55A71912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679BB3B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Medida de ángulos: uso del trasportador y sistema sexagesimal</w:t>
            </w:r>
          </w:p>
        </w:tc>
      </w:tr>
      <w:tr w:rsidR="008808DC" w14:paraId="3CF15431" w14:textId="77777777" w:rsidTr="008808DC">
        <w:tc>
          <w:tcPr>
            <w:tcW w:w="2518" w:type="dxa"/>
          </w:tcPr>
          <w:p w14:paraId="20BC9351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D6C4072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Interactivo que explica el sistema sexagesimal y las conversiones entre forma compleja e incompleja</w:t>
            </w:r>
            <w:ins w:id="109" w:author="mercyranjel" w:date="2015-12-02T11:03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137C288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4C5763D5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232E9002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758081BD" w14:textId="77777777" w:rsidTr="008808DC">
        <w:tc>
          <w:tcPr>
            <w:tcW w:w="2518" w:type="dxa"/>
          </w:tcPr>
          <w:p w14:paraId="4F9DCAAE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Código</w:t>
            </w:r>
          </w:p>
        </w:tc>
        <w:tc>
          <w:tcPr>
            <w:tcW w:w="6515" w:type="dxa"/>
          </w:tcPr>
          <w:p w14:paraId="7375490E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160</w:t>
            </w:r>
          </w:p>
        </w:tc>
      </w:tr>
      <w:tr w:rsidR="008808DC" w:rsidRPr="007B4910" w14:paraId="00547973" w14:textId="77777777" w:rsidTr="008808DC">
        <w:tc>
          <w:tcPr>
            <w:tcW w:w="2518" w:type="dxa"/>
          </w:tcPr>
          <w:p w14:paraId="5DFE1FFA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91D9E72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Pasa de forma compleja a incompleja</w:t>
            </w:r>
          </w:p>
        </w:tc>
      </w:tr>
      <w:tr w:rsidR="008808DC" w:rsidRPr="007B4910" w14:paraId="2088E1FA" w14:textId="77777777" w:rsidTr="008808DC">
        <w:tc>
          <w:tcPr>
            <w:tcW w:w="2518" w:type="dxa"/>
          </w:tcPr>
          <w:p w14:paraId="43C3D1F8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A5B02D7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Actividad para practicar la conversión de forma compleja a incompleja</w:t>
            </w:r>
            <w:ins w:id="110" w:author="mercyranjel" w:date="2015-12-02T11:03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E51EE91" w14:textId="77777777" w:rsidR="005359B8" w:rsidRDefault="005359B8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124862F1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6839F3BC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2572404A" w14:textId="77777777" w:rsidTr="008808DC">
        <w:tc>
          <w:tcPr>
            <w:tcW w:w="2518" w:type="dxa"/>
          </w:tcPr>
          <w:p w14:paraId="7E0883C0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7B3528A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170</w:t>
            </w:r>
          </w:p>
        </w:tc>
      </w:tr>
      <w:tr w:rsidR="008808DC" w:rsidRPr="007B4910" w14:paraId="13546D9D" w14:textId="77777777" w:rsidTr="008808DC">
        <w:tc>
          <w:tcPr>
            <w:tcW w:w="2518" w:type="dxa"/>
          </w:tcPr>
          <w:p w14:paraId="2B192DA7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FF9202D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Pasa de forma incompleja a compleja</w:t>
            </w:r>
          </w:p>
        </w:tc>
      </w:tr>
      <w:tr w:rsidR="008808DC" w:rsidRPr="007B4910" w14:paraId="41D3351C" w14:textId="77777777" w:rsidTr="008808DC">
        <w:tc>
          <w:tcPr>
            <w:tcW w:w="2518" w:type="dxa"/>
          </w:tcPr>
          <w:p w14:paraId="28FDDEE7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E5D069B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practicar la conversión de forma incompleja a compleja</w:t>
            </w:r>
          </w:p>
        </w:tc>
      </w:tr>
    </w:tbl>
    <w:p w14:paraId="5EA953FA" w14:textId="77777777" w:rsidR="008808DC" w:rsidRDefault="008808DC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E1D4F" w:rsidRPr="007B4910" w14:paraId="3A6EB310" w14:textId="77777777" w:rsidTr="00E14FFF">
        <w:tc>
          <w:tcPr>
            <w:tcW w:w="9033" w:type="dxa"/>
            <w:gridSpan w:val="2"/>
            <w:shd w:val="clear" w:color="auto" w:fill="000000" w:themeFill="text1"/>
          </w:tcPr>
          <w:p w14:paraId="210791BD" w14:textId="77777777" w:rsidR="006E1D4F" w:rsidRPr="007B4910" w:rsidRDefault="006E1D4F" w:rsidP="006E1D4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6E1D4F" w:rsidRPr="007B4910" w14:paraId="3CD6C315" w14:textId="77777777" w:rsidTr="00E14FFF">
        <w:tc>
          <w:tcPr>
            <w:tcW w:w="2518" w:type="dxa"/>
          </w:tcPr>
          <w:p w14:paraId="43D83784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8D6A076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6E1D4F" w:rsidRPr="007B4910" w14:paraId="4C493682" w14:textId="77777777" w:rsidTr="00E14FFF">
        <w:tc>
          <w:tcPr>
            <w:tcW w:w="2518" w:type="dxa"/>
          </w:tcPr>
          <w:p w14:paraId="1606CBE8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DC93D81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Problemas con situaciones entre ángulos</w:t>
            </w:r>
          </w:p>
        </w:tc>
      </w:tr>
      <w:tr w:rsidR="006E1D4F" w:rsidRPr="007B4910" w14:paraId="246DC84B" w14:textId="77777777" w:rsidTr="00E14FFF">
        <w:tc>
          <w:tcPr>
            <w:tcW w:w="2518" w:type="dxa"/>
          </w:tcPr>
          <w:p w14:paraId="2FBCFF5B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09D0FA4" w14:textId="77777777" w:rsidR="006E1D4F" w:rsidRPr="007B4910" w:rsidRDefault="006E1D4F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poner en pr</w:t>
            </w:r>
            <w:ins w:id="111" w:author="mercyranjel" w:date="2015-12-02T11:04:00Z">
              <w:r w:rsidR="00EC2B9D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 w:rsidRPr="006E1D4F">
              <w:rPr>
                <w:rFonts w:ascii="Times New Roman" w:hAnsi="Times New Roman" w:cs="Times New Roman"/>
                <w:color w:val="000000"/>
              </w:rPr>
              <w:t>ctica operaciones con medidas de ángulos en distintos contextos</w:t>
            </w:r>
            <w:ins w:id="112" w:author="mercyranjel" w:date="2015-12-02T11:04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2A9A430" w14:textId="77777777" w:rsidR="006E1D4F" w:rsidRPr="0033761D" w:rsidRDefault="006E1D4F" w:rsidP="0033761D">
      <w:pPr>
        <w:spacing w:after="0"/>
        <w:rPr>
          <w:rFonts w:ascii="Times New Roman" w:hAnsi="Times New Roman" w:cs="Times New Roman"/>
        </w:rPr>
      </w:pPr>
    </w:p>
    <w:p w14:paraId="610C9A98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B93908C" w14:textId="77777777" w:rsidR="007467CA" w:rsidRPr="007467CA" w:rsidRDefault="007467CA" w:rsidP="007467CA">
      <w:pPr>
        <w:spacing w:after="0"/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4.1 </w:t>
      </w:r>
      <w:r w:rsidRPr="007B4910">
        <w:rPr>
          <w:rFonts w:ascii="Times New Roman" w:hAnsi="Times New Roman" w:cs="Times New Roman"/>
          <w:b/>
        </w:rPr>
        <w:t>La</w:t>
      </w:r>
      <w:r w:rsidR="00E14FFF">
        <w:rPr>
          <w:rFonts w:ascii="Times New Roman" w:hAnsi="Times New Roman" w:cs="Times New Roman"/>
          <w:b/>
        </w:rPr>
        <w:t>s</w:t>
      </w:r>
      <w:r w:rsidRPr="007B4910">
        <w:rPr>
          <w:rFonts w:ascii="Times New Roman" w:hAnsi="Times New Roman" w:cs="Times New Roman"/>
          <w:b/>
        </w:rPr>
        <w:t xml:space="preserve"> </w:t>
      </w:r>
      <w:r w:rsidR="00E14FFF">
        <w:rPr>
          <w:rFonts w:ascii="Times New Roman" w:hAnsi="Times New Roman" w:cs="Times New Roman"/>
          <w:b/>
        </w:rPr>
        <w:t>operaciones con</w:t>
      </w:r>
      <w:r w:rsidRPr="007B4910">
        <w:rPr>
          <w:rFonts w:ascii="Times New Roman" w:hAnsi="Times New Roman" w:cs="Times New Roman"/>
          <w:b/>
        </w:rPr>
        <w:t xml:space="preserve"> medidas de ángulos</w:t>
      </w:r>
    </w:p>
    <w:p w14:paraId="271D2C6B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253DCB61" w14:textId="77777777" w:rsidR="007467CA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sumar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los valores de dos </w:t>
      </w:r>
      <w:r w:rsidR="00E14FFF">
        <w:rPr>
          <w:rFonts w:ascii="Times New Roman" w:eastAsia="Times New Roman" w:hAnsi="Times New Roman" w:cs="Times New Roman"/>
          <w:lang w:val="es-CO" w:eastAsia="es-CO"/>
        </w:rPr>
        <w:t>ángulos</w:t>
      </w:r>
      <w:ins w:id="113" w:author="mercyranjel" w:date="2015-12-02T11:04:00Z">
        <w:r w:rsidR="00EC2B9D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se suman</w:t>
      </w:r>
      <w:r w:rsidRPr="00E14FFF">
        <w:rPr>
          <w:rFonts w:ascii="Times New Roman" w:eastAsia="Times New Roman" w:hAnsi="Times New Roman" w:cs="Times New Roman"/>
          <w:lang w:val="es-CO" w:eastAsia="es-CO"/>
        </w:rPr>
        <w:t xml:space="preserve"> por separado los grados, los minutos y los segundos.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Al hacer la suma se debe tener en cuenta que el proceso es en base 60.</w:t>
      </w:r>
    </w:p>
    <w:p w14:paraId="4EB01F28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55A80FFB" w14:textId="77777777" w:rsidR="00E14FFF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restar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los valores de dos ángulos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r</w:t>
      </w:r>
      <w:r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 w:rsidR="00E14FFF">
        <w:rPr>
          <w:rFonts w:ascii="Times New Roman" w:eastAsia="Times New Roman" w:hAnsi="Times New Roman" w:cs="Times New Roman"/>
          <w:lang w:val="es-CO" w:eastAsia="es-CO"/>
        </w:rPr>
        <w:t>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seg</w:t>
      </w:r>
      <w:r w:rsidR="00E14FFF">
        <w:rPr>
          <w:rFonts w:ascii="Times New Roman" w:eastAsia="Times New Roman" w:hAnsi="Times New Roman" w:cs="Times New Roman"/>
          <w:lang w:val="es-CO" w:eastAsia="es-CO"/>
        </w:rPr>
        <w:t>undos;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1 minuto del minuendo en 60 segundos y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le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E14FFF">
        <w:rPr>
          <w:rFonts w:ascii="Times New Roman" w:eastAsia="Times New Roman" w:hAnsi="Times New Roman" w:cs="Times New Roman"/>
          <w:lang w:val="es-CO" w:eastAsia="es-CO"/>
        </w:rPr>
        <w:t>suman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segundos del minuendo.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</w:t>
      </w:r>
    </w:p>
    <w:p w14:paraId="2B79F0D8" w14:textId="77777777" w:rsidR="007467CA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Luego, se r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>
        <w:rPr>
          <w:rFonts w:ascii="Times New Roman" w:eastAsia="Times New Roman" w:hAnsi="Times New Roman" w:cs="Times New Roman"/>
          <w:lang w:val="es-CO" w:eastAsia="es-CO"/>
        </w:rPr>
        <w:t>n los minutos; s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>
        <w:rPr>
          <w:rFonts w:ascii="Times New Roman" w:eastAsia="Times New Roman" w:hAnsi="Times New Roman" w:cs="Times New Roman"/>
          <w:lang w:val="es-CO" w:eastAsia="es-CO"/>
        </w:rPr>
        <w:t>se convierte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1 grado del minuendo en 60 minutos y </w:t>
      </w:r>
      <w:r>
        <w:rPr>
          <w:rFonts w:ascii="Times New Roman" w:eastAsia="Times New Roman" w:hAnsi="Times New Roman" w:cs="Times New Roman"/>
          <w:lang w:val="es-CO" w:eastAsia="es-CO"/>
        </w:rPr>
        <w:t>se le suman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a los minutos del minuendo.</w:t>
      </w:r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Por </w:t>
      </w:r>
      <w:ins w:id="114" w:author="mercyranjel" w:date="2015-12-02T11:04:00Z">
        <w:r w:rsidR="00EC2B9D">
          <w:rPr>
            <w:rFonts w:ascii="Times New Roman" w:eastAsia="Times New Roman" w:hAnsi="Times New Roman" w:cs="Times New Roman"/>
            <w:lang w:val="es-CO" w:eastAsia="es-CO"/>
          </w:rPr>
          <w:t>ú</w:t>
        </w:r>
      </w:ins>
      <w:r w:rsidR="007467CA" w:rsidRPr="007B4910">
        <w:rPr>
          <w:rFonts w:ascii="Times New Roman" w:eastAsia="Times New Roman" w:hAnsi="Times New Roman" w:cs="Times New Roman"/>
          <w:lang w:val="es-CO" w:eastAsia="es-CO"/>
        </w:rPr>
        <w:t>ltimo</w:t>
      </w:r>
      <w:r>
        <w:rPr>
          <w:rFonts w:ascii="Times New Roman" w:eastAsia="Times New Roman" w:hAnsi="Times New Roman" w:cs="Times New Roman"/>
          <w:lang w:val="es-CO" w:eastAsia="es-CO"/>
        </w:rPr>
        <w:t>, se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resta</w:t>
      </w:r>
      <w:r>
        <w:rPr>
          <w:rFonts w:ascii="Times New Roman" w:eastAsia="Times New Roman" w:hAnsi="Times New Roman" w:cs="Times New Roman"/>
          <w:lang w:val="es-CO" w:eastAsia="es-CO"/>
        </w:rPr>
        <w:t>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grados.</w:t>
      </w:r>
    </w:p>
    <w:p w14:paraId="00194E16" w14:textId="77777777" w:rsidR="00E14FFF" w:rsidRPr="00E14FFF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65D55DA2" w14:textId="77777777" w:rsidR="007467CA" w:rsidRPr="007B4910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lastRenderedPageBreak/>
        <w:t xml:space="preserve">Para </w:t>
      </w:r>
      <w:r w:rsidRPr="00D52689">
        <w:rPr>
          <w:rFonts w:ascii="Times New Roman" w:eastAsia="Times New Roman" w:hAnsi="Times New Roman" w:cs="Times New Roman"/>
          <w:b/>
          <w:lang w:val="es-CO" w:eastAsia="es-CO"/>
        </w:rPr>
        <w:t>multiplicar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por un número</w:t>
      </w:r>
      <w:ins w:id="115" w:author="mercyranjel" w:date="2015-12-02T11:05:00Z">
        <w:r w:rsidR="00EC2B9D">
          <w:rPr>
            <w:rFonts w:ascii="Times New Roman" w:eastAsia="Times New Roman" w:hAnsi="Times New Roman" w:cs="Times New Roman"/>
            <w:bCs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multiplican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por separado los segundos, los minutos y lo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s grados. </w:t>
      </w:r>
      <w:r w:rsidRPr="007B4910">
        <w:rPr>
          <w:rFonts w:ascii="Times New Roman" w:eastAsia="Times New Roman" w:hAnsi="Times New Roman" w:cs="Times New Roman"/>
          <w:lang w:val="es-CO" w:eastAsia="es-CO"/>
        </w:rPr>
        <w:t>Si los segundos sobrepa</w:t>
      </w:r>
      <w:r w:rsidR="00D52689">
        <w:rPr>
          <w:rFonts w:ascii="Times New Roman" w:eastAsia="Times New Roman" w:hAnsi="Times New Roman" w:cs="Times New Roman"/>
          <w:lang w:val="es-CO" w:eastAsia="es-CO"/>
        </w:rPr>
        <w:t>san 60, se convierten a minutos;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>i los minutos sobrepasan 60, se convierten a grados.</w:t>
      </w:r>
    </w:p>
    <w:p w14:paraId="4576002C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5AF163CF" w14:textId="77777777" w:rsidR="007467CA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dividir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Pr="00D52689">
        <w:rPr>
          <w:rFonts w:ascii="Times New Roman" w:eastAsia="Times New Roman" w:hAnsi="Times New Roman" w:cs="Times New Roman"/>
          <w:lang w:val="es-CO" w:eastAsia="es-CO"/>
        </w:rPr>
        <w:t>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entre un número</w:t>
      </w:r>
      <w:ins w:id="116" w:author="mercyranjel" w:date="2015-12-02T11:05:00Z">
        <w:r w:rsidR="00EC2B9D">
          <w:rPr>
            <w:rFonts w:ascii="Times New Roman" w:eastAsia="Times New Roman" w:hAnsi="Times New Roman" w:cs="Times New Roman"/>
            <w:bCs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 entre el número</w:t>
      </w:r>
      <w:ins w:id="117" w:author="mercyranjel" w:date="2015-12-02T11:05:00Z">
        <w:r w:rsidR="00EC2B9D">
          <w:rPr>
            <w:rFonts w:ascii="Times New Roman" w:eastAsia="Times New Roman" w:hAnsi="Times New Roman" w:cs="Times New Roman"/>
            <w:lang w:val="es-CO" w:eastAsia="es-CO"/>
          </w:rPr>
          <w:t>; l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>uego, 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residuo a minutos y </w:t>
      </w:r>
      <w:r w:rsidR="00D52689">
        <w:rPr>
          <w:rFonts w:ascii="Times New Roman" w:eastAsia="Times New Roman" w:hAnsi="Times New Roman" w:cs="Times New Roman"/>
          <w:lang w:val="es-CO" w:eastAsia="es-CO"/>
        </w:rPr>
        <w:t>el resultado se suma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</w:t>
      </w:r>
      <w:r w:rsidR="00D52689">
        <w:rPr>
          <w:rFonts w:ascii="Times New Roman" w:eastAsia="Times New Roman" w:hAnsi="Times New Roman" w:cs="Times New Roman"/>
          <w:lang w:val="es-CO" w:eastAsia="es-CO"/>
        </w:rPr>
        <w:t>minutos del dividendo;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minutos entre el número.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Finalmente</w:t>
      </w:r>
      <w:ins w:id="118" w:author="mercyranjel" w:date="2015-12-02T11:05:00Z">
        <w:r w:rsidR="00EC2B9D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convierte el residuo a segundos y el resultado se suma a los segundos del dividendo; se dividen los segundos entre el número. </w:t>
      </w:r>
    </w:p>
    <w:p w14:paraId="798EF581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279DA" w:rsidRPr="005D1738" w14:paraId="09FBB6F5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7C6D58FC" w14:textId="77777777" w:rsidR="00B279DA" w:rsidRPr="005D1738" w:rsidRDefault="00B279DA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B279DA" w14:paraId="0D384344" w14:textId="77777777" w:rsidTr="0031197F">
        <w:tc>
          <w:tcPr>
            <w:tcW w:w="2518" w:type="dxa"/>
          </w:tcPr>
          <w:p w14:paraId="18A68EC7" w14:textId="77777777" w:rsidR="00B279DA" w:rsidRPr="00053744" w:rsidRDefault="00B279DA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8C01D7E" w14:textId="77777777" w:rsidR="00B279DA" w:rsidRPr="00053744" w:rsidRDefault="004279D8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MA_06_10_REC19</w:t>
            </w:r>
            <w:r w:rsidR="00B279DA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79DA" w14:paraId="3BEA9704" w14:textId="77777777" w:rsidTr="0031197F">
        <w:tc>
          <w:tcPr>
            <w:tcW w:w="2518" w:type="dxa"/>
          </w:tcPr>
          <w:p w14:paraId="42794F09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2D9E31D" w14:textId="77777777" w:rsidR="00B279DA" w:rsidRDefault="004279D8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Las operaciones con ángulos</w:t>
            </w:r>
          </w:p>
        </w:tc>
      </w:tr>
      <w:tr w:rsidR="00B279DA" w14:paraId="482CC8CC" w14:textId="77777777" w:rsidTr="0031197F">
        <w:tc>
          <w:tcPr>
            <w:tcW w:w="2518" w:type="dxa"/>
          </w:tcPr>
          <w:p w14:paraId="31B0593C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55C1209" w14:textId="77777777" w:rsidR="00B279DA" w:rsidRDefault="004279D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Interactivo que explica c</w:t>
            </w:r>
            <w:ins w:id="119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ó</w:t>
              </w:r>
            </w:ins>
            <w:r w:rsidRPr="004279D8">
              <w:rPr>
                <w:rFonts w:ascii="Times New Roman" w:hAnsi="Times New Roman" w:cs="Times New Roman"/>
                <w:color w:val="000000"/>
              </w:rPr>
              <w:t>mo resolver operaciones entre ángulos</w:t>
            </w:r>
            <w:ins w:id="120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31197F" w14:paraId="635FACDA" w14:textId="77777777" w:rsidTr="0031197F">
        <w:tc>
          <w:tcPr>
            <w:tcW w:w="2518" w:type="dxa"/>
          </w:tcPr>
          <w:p w14:paraId="792018AA" w14:textId="77777777" w:rsidR="0031197F" w:rsidRPr="00053744" w:rsidRDefault="0031197F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5F5F3ACD" w14:textId="77777777" w:rsidR="0031197F" w:rsidRPr="004279D8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979B1" w:rsidRPr="007B4910" w14:paraId="3B46C739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687713FD" w14:textId="77777777" w:rsidR="005979B1" w:rsidRPr="007B4910" w:rsidRDefault="005979B1" w:rsidP="005979B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979B1" w:rsidRPr="007B4910" w14:paraId="557B9E67" w14:textId="77777777" w:rsidTr="0031197F">
        <w:tc>
          <w:tcPr>
            <w:tcW w:w="2518" w:type="dxa"/>
          </w:tcPr>
          <w:p w14:paraId="2555A848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2258C13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5979B1" w:rsidRPr="007B4910" w14:paraId="4902EFB1" w14:textId="77777777" w:rsidTr="0031197F">
        <w:tc>
          <w:tcPr>
            <w:tcW w:w="2518" w:type="dxa"/>
          </w:tcPr>
          <w:p w14:paraId="0278A5AC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9785933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>Resuelve multiplicaciones y divisiones entre ángulos</w:t>
            </w:r>
          </w:p>
        </w:tc>
      </w:tr>
      <w:tr w:rsidR="005979B1" w:rsidRPr="007B4910" w14:paraId="33F63584" w14:textId="77777777" w:rsidTr="0031197F">
        <w:tc>
          <w:tcPr>
            <w:tcW w:w="2518" w:type="dxa"/>
          </w:tcPr>
          <w:p w14:paraId="10B234F1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FA5BAA6" w14:textId="77777777" w:rsidR="005979B1" w:rsidRPr="007B4910" w:rsidRDefault="005979B1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 xml:space="preserve">Actividad para multiplicar </w:t>
            </w:r>
            <w:ins w:id="121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y</w:t>
              </w:r>
              <w:r w:rsidR="00EC2B9D" w:rsidRPr="005979B1"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Pr="005979B1">
              <w:rPr>
                <w:rFonts w:ascii="Times New Roman" w:hAnsi="Times New Roman" w:cs="Times New Roman"/>
                <w:color w:val="000000"/>
              </w:rPr>
              <w:t>dividir ángulos por números naturales</w:t>
            </w:r>
            <w:ins w:id="122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76FE02C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5FF20316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69F7BBF1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357CD937" w14:textId="77777777" w:rsidTr="0031197F">
        <w:tc>
          <w:tcPr>
            <w:tcW w:w="2518" w:type="dxa"/>
          </w:tcPr>
          <w:p w14:paraId="626D4A77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5CEB184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210</w:t>
            </w:r>
          </w:p>
        </w:tc>
      </w:tr>
      <w:tr w:rsidR="0031197F" w:rsidRPr="007B4910" w14:paraId="1BA3432C" w14:textId="77777777" w:rsidTr="0031197F">
        <w:tc>
          <w:tcPr>
            <w:tcW w:w="2518" w:type="dxa"/>
          </w:tcPr>
          <w:p w14:paraId="11A5D8AB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275C8C0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Practica operaciones con ángulos</w:t>
            </w:r>
          </w:p>
        </w:tc>
      </w:tr>
      <w:tr w:rsidR="0031197F" w:rsidRPr="007B4910" w14:paraId="432A1D96" w14:textId="77777777" w:rsidTr="0031197F">
        <w:tc>
          <w:tcPr>
            <w:tcW w:w="2518" w:type="dxa"/>
          </w:tcPr>
          <w:p w14:paraId="6154A528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750D5E3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 xml:space="preserve">Actividad </w:t>
            </w:r>
            <w:r>
              <w:rPr>
                <w:rFonts w:ascii="Times New Roman" w:hAnsi="Times New Roman" w:cs="Times New Roman"/>
                <w:color w:val="000000"/>
              </w:rPr>
              <w:t>para</w:t>
            </w:r>
            <w:r w:rsidRPr="0031197F">
              <w:rPr>
                <w:rFonts w:ascii="Times New Roman" w:hAnsi="Times New Roman" w:cs="Times New Roman"/>
                <w:color w:val="000000"/>
              </w:rPr>
              <w:t xml:space="preserve"> practicar operaciones con ángulos</w:t>
            </w:r>
          </w:p>
        </w:tc>
      </w:tr>
    </w:tbl>
    <w:p w14:paraId="41BDDF34" w14:textId="77777777" w:rsidR="0031197F" w:rsidRPr="007B4910" w:rsidRDefault="0031197F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2C28B452" w14:textId="77777777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4.2</w:t>
      </w:r>
      <w:r w:rsidRPr="007B4910">
        <w:rPr>
          <w:rFonts w:ascii="Times New Roman" w:hAnsi="Times New Roman" w:cs="Times New Roman"/>
          <w:b/>
        </w:rPr>
        <w:t xml:space="preserve"> Consolidación</w:t>
      </w:r>
    </w:p>
    <w:p w14:paraId="309A6CE1" w14:textId="77777777" w:rsidR="0031197F" w:rsidRDefault="0031197F" w:rsidP="0031197F">
      <w:pPr>
        <w:spacing w:after="0"/>
        <w:rPr>
          <w:rFonts w:ascii="Times New Roman" w:hAnsi="Times New Roman" w:cs="Times New Roman"/>
          <w:color w:val="000000"/>
        </w:rPr>
      </w:pPr>
    </w:p>
    <w:p w14:paraId="2F4FCB55" w14:textId="77777777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123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124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.</w:t>
        </w:r>
      </w:ins>
    </w:p>
    <w:p w14:paraId="23383C52" w14:textId="77777777" w:rsidR="0031197F" w:rsidRPr="007B4910" w:rsidRDefault="0031197F" w:rsidP="0031197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19627969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3F6ED15B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731BD710" w14:textId="77777777" w:rsidTr="0031197F">
        <w:tc>
          <w:tcPr>
            <w:tcW w:w="2518" w:type="dxa"/>
          </w:tcPr>
          <w:p w14:paraId="71D87374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7D21FD4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220</w:t>
            </w:r>
          </w:p>
        </w:tc>
      </w:tr>
      <w:tr w:rsidR="0031197F" w:rsidRPr="007B4910" w14:paraId="6EC55F6B" w14:textId="77777777" w:rsidTr="0031197F">
        <w:tc>
          <w:tcPr>
            <w:tcW w:w="2518" w:type="dxa"/>
          </w:tcPr>
          <w:p w14:paraId="0E1672DB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E4100B9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Refuerza tu aprendizaje: Los ángulos y sus medidas</w:t>
            </w:r>
          </w:p>
        </w:tc>
      </w:tr>
      <w:tr w:rsidR="0031197F" w:rsidRPr="007B4910" w14:paraId="3D6D7F00" w14:textId="77777777" w:rsidTr="0031197F">
        <w:tc>
          <w:tcPr>
            <w:tcW w:w="2518" w:type="dxa"/>
          </w:tcPr>
          <w:p w14:paraId="24EA7E24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2F5DEB4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Actividad sobre Los ángulos y su</w:t>
            </w:r>
            <w:ins w:id="125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s</w:t>
              </w:r>
            </w:ins>
            <w:r w:rsidRPr="0031197F">
              <w:rPr>
                <w:rFonts w:ascii="Times New Roman" w:hAnsi="Times New Roman" w:cs="Times New Roman"/>
                <w:color w:val="000000"/>
              </w:rPr>
              <w:t xml:space="preserve"> medida</w:t>
            </w:r>
            <w:ins w:id="126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s.</w:t>
              </w:r>
            </w:ins>
          </w:p>
        </w:tc>
      </w:tr>
    </w:tbl>
    <w:p w14:paraId="2CADF426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287C24C8" w14:textId="77777777" w:rsidR="00373064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="009B7843">
        <w:rPr>
          <w:rFonts w:ascii="Times New Roman" w:hAnsi="Times New Roman" w:cs="Times New Roman"/>
          <w:b/>
        </w:rPr>
        <w:t>5 Las construccio</w:t>
      </w:r>
      <w:r w:rsidRPr="007B4910">
        <w:rPr>
          <w:rFonts w:ascii="Times New Roman" w:hAnsi="Times New Roman" w:cs="Times New Roman"/>
          <w:b/>
        </w:rPr>
        <w:t>n</w:t>
      </w:r>
      <w:r w:rsidR="009B7843">
        <w:rPr>
          <w:rFonts w:ascii="Times New Roman" w:hAnsi="Times New Roman" w:cs="Times New Roman"/>
          <w:b/>
        </w:rPr>
        <w:t>es</w:t>
      </w:r>
      <w:r w:rsidRPr="007B4910">
        <w:rPr>
          <w:rFonts w:ascii="Times New Roman" w:hAnsi="Times New Roman" w:cs="Times New Roman"/>
          <w:b/>
        </w:rPr>
        <w:t xml:space="preserve"> geométrica</w:t>
      </w:r>
      <w:r w:rsidR="009B7843">
        <w:rPr>
          <w:rFonts w:ascii="Times New Roman" w:hAnsi="Times New Roman" w:cs="Times New Roman"/>
          <w:b/>
        </w:rPr>
        <w:t>s</w:t>
      </w:r>
    </w:p>
    <w:p w14:paraId="3D9BD15E" w14:textId="77777777" w:rsidR="00C95103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</w:p>
    <w:p w14:paraId="1DBBCC48" w14:textId="77777777" w:rsidR="000159BF" w:rsidRPr="007B4910" w:rsidRDefault="00EE25B7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 posible representar en forma precisa varios conceptos que se trabajan en </w:t>
      </w:r>
      <w:ins w:id="127" w:author="mercyranjel" w:date="2015-12-02T11:06:00Z">
        <w:r w:rsidR="00EC2B9D">
          <w:rPr>
            <w:rFonts w:ascii="Times New Roman" w:hAnsi="Times New Roman" w:cs="Times New Roman"/>
          </w:rPr>
          <w:t>G</w:t>
        </w:r>
      </w:ins>
      <w:r>
        <w:rPr>
          <w:rFonts w:ascii="Times New Roman" w:hAnsi="Times New Roman" w:cs="Times New Roman"/>
        </w:rPr>
        <w:t xml:space="preserve">eometría. Para esta labor es importante usar </w:t>
      </w:r>
      <w:r w:rsidR="00FB69A8">
        <w:rPr>
          <w:rFonts w:ascii="Times New Roman" w:hAnsi="Times New Roman" w:cs="Times New Roman"/>
        </w:rPr>
        <w:t>herramientas</w:t>
      </w:r>
      <w:r>
        <w:rPr>
          <w:rFonts w:ascii="Times New Roman" w:hAnsi="Times New Roman" w:cs="Times New Roman"/>
        </w:rPr>
        <w:t xml:space="preserve"> como la </w:t>
      </w:r>
      <w:r w:rsidR="007D6AB3" w:rsidRPr="007B4910">
        <w:rPr>
          <w:rFonts w:ascii="Times New Roman" w:hAnsi="Times New Roman" w:cs="Times New Roman"/>
        </w:rPr>
        <w:t>regla, el compás, la</w:t>
      </w:r>
      <w:r w:rsidR="000159BF" w:rsidRPr="007B4910">
        <w:rPr>
          <w:rFonts w:ascii="Times New Roman" w:hAnsi="Times New Roman" w:cs="Times New Roman"/>
        </w:rPr>
        <w:t xml:space="preserve"> escuadra</w:t>
      </w:r>
      <w:r w:rsidR="007D6AB3" w:rsidRPr="007B4910">
        <w:rPr>
          <w:rFonts w:ascii="Times New Roman" w:hAnsi="Times New Roman" w:cs="Times New Roman"/>
        </w:rPr>
        <w:t xml:space="preserve"> y el transportador. </w:t>
      </w:r>
    </w:p>
    <w:p w14:paraId="4898A46C" w14:textId="77777777" w:rsidR="000159BF" w:rsidRPr="007B4910" w:rsidRDefault="000159BF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9BF" w:rsidRPr="007B4910" w14:paraId="508B5753" w14:textId="77777777" w:rsidTr="00212EEA">
        <w:tc>
          <w:tcPr>
            <w:tcW w:w="9033" w:type="dxa"/>
            <w:gridSpan w:val="2"/>
            <w:shd w:val="clear" w:color="auto" w:fill="0D0D0D" w:themeFill="text1" w:themeFillTint="F2"/>
          </w:tcPr>
          <w:p w14:paraId="22E89AE7" w14:textId="77777777" w:rsidR="000159BF" w:rsidRPr="007B4910" w:rsidRDefault="000159BF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159BF" w:rsidRPr="007B4910" w14:paraId="6B16CA82" w14:textId="77777777" w:rsidTr="00212EEA">
        <w:tc>
          <w:tcPr>
            <w:tcW w:w="2518" w:type="dxa"/>
          </w:tcPr>
          <w:p w14:paraId="0CA1E8F7" w14:textId="77777777" w:rsidR="000159BF" w:rsidRPr="007B4910" w:rsidRDefault="000159B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A730F17" w14:textId="77777777" w:rsidR="000159BF" w:rsidRPr="007B4910" w:rsidRDefault="0042655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1B10D6"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0159BF" w:rsidRPr="007B4910" w14:paraId="133A3611" w14:textId="77777777" w:rsidTr="00212EEA">
        <w:tc>
          <w:tcPr>
            <w:tcW w:w="2518" w:type="dxa"/>
          </w:tcPr>
          <w:p w14:paraId="6463BF4E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1AF0AB2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Instrumentos para realizar construcciones</w:t>
            </w:r>
            <w:ins w:id="128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0159BF" w:rsidRPr="007B4910" w14:paraId="693C82D1" w14:textId="77777777" w:rsidTr="003C72E2">
        <w:trPr>
          <w:trHeight w:val="681"/>
        </w:trPr>
        <w:tc>
          <w:tcPr>
            <w:tcW w:w="2518" w:type="dxa"/>
          </w:tcPr>
          <w:p w14:paraId="3B38F721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36D755F" w14:textId="77777777" w:rsidR="000159BF" w:rsidRPr="00F661E7" w:rsidRDefault="00F661E7" w:rsidP="005B1AAA">
            <w:pPr>
              <w:ind w:left="708"/>
              <w:rPr>
                <w:rFonts w:ascii="Times New Roman" w:hAnsi="Times New Roman" w:cs="Times New Roman"/>
              </w:rPr>
            </w:pPr>
            <w:r w:rsidRPr="00F661E7">
              <w:rPr>
                <w:rFonts w:ascii="Arial" w:hAnsi="Arial" w:cs="Arial"/>
                <w:lang w:val="es-ES"/>
              </w:rPr>
              <w:t>127202144</w:t>
            </w:r>
          </w:p>
        </w:tc>
      </w:tr>
      <w:tr w:rsidR="000159BF" w:rsidRPr="007B4910" w14:paraId="2A1AA8CD" w14:textId="77777777" w:rsidTr="00212EEA">
        <w:tc>
          <w:tcPr>
            <w:tcW w:w="2518" w:type="dxa"/>
          </w:tcPr>
          <w:p w14:paraId="51738CCD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58ED7E7F" w14:textId="77777777" w:rsidR="000159BF" w:rsidRPr="007B4910" w:rsidRDefault="00F661E7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r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egla,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>comp</w:t>
            </w:r>
            <w:ins w:id="129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s,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trasportador y </w:t>
            </w:r>
            <w:r>
              <w:rPr>
                <w:rFonts w:ascii="Times New Roman" w:hAnsi="Times New Roman" w:cs="Times New Roman"/>
                <w:color w:val="000000"/>
              </w:rPr>
              <w:t xml:space="preserve">la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escuadra </w:t>
            </w:r>
            <w:r>
              <w:rPr>
                <w:rFonts w:ascii="Times New Roman" w:hAnsi="Times New Roman" w:cs="Times New Roman"/>
                <w:color w:val="000000"/>
              </w:rPr>
              <w:t>son instrumentos esenciales en las construcciones geométricas</w:t>
            </w:r>
            <w:ins w:id="130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BCA9211" w14:textId="77777777" w:rsidR="000159BF" w:rsidRDefault="000159BF" w:rsidP="005B1AAA">
      <w:pPr>
        <w:spacing w:after="0"/>
        <w:rPr>
          <w:rFonts w:ascii="Times New Roman" w:hAnsi="Times New Roman" w:cs="Times New Roman"/>
        </w:rPr>
      </w:pPr>
    </w:p>
    <w:p w14:paraId="05528EF7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5A429A">
        <w:rPr>
          <w:rFonts w:ascii="Times New Roman" w:hAnsi="Times New Roman" w:cs="Times New Roman"/>
          <w:b/>
        </w:rPr>
        <w:t>5.1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construcción de ángulos</w:t>
      </w:r>
    </w:p>
    <w:p w14:paraId="4B4345B7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</w:p>
    <w:p w14:paraId="6ED648DB" w14:textId="77777777" w:rsidR="00BE34C8" w:rsidRDefault="00577BF8" w:rsidP="00577BF8">
      <w:pPr>
        <w:spacing w:after="0"/>
        <w:rPr>
          <w:rFonts w:ascii="Times New Roman" w:hAnsi="Times New Roman" w:cs="Times New Roman"/>
        </w:rPr>
      </w:pPr>
      <w:r w:rsidRPr="00577BF8">
        <w:rPr>
          <w:rFonts w:ascii="Times New Roman" w:hAnsi="Times New Roman" w:cs="Times New Roman"/>
        </w:rPr>
        <w:t xml:space="preserve">La herramienta </w:t>
      </w:r>
      <w:ins w:id="131" w:author="mercyranjel" w:date="2015-12-02T11:07:00Z">
        <w:r w:rsidR="00EC2B9D">
          <w:rPr>
            <w:rFonts w:ascii="Times New Roman" w:hAnsi="Times New Roman" w:cs="Times New Roman"/>
          </w:rPr>
          <w:t xml:space="preserve">que se </w:t>
        </w:r>
      </w:ins>
      <w:r w:rsidRPr="00577BF8">
        <w:rPr>
          <w:rFonts w:ascii="Times New Roman" w:hAnsi="Times New Roman" w:cs="Times New Roman"/>
        </w:rPr>
        <w:t>usa para construir un á</w:t>
      </w:r>
      <w:r w:rsidR="00BE34C8">
        <w:rPr>
          <w:rFonts w:ascii="Times New Roman" w:hAnsi="Times New Roman" w:cs="Times New Roman"/>
        </w:rPr>
        <w:t>ngulo es el transportador.</w:t>
      </w:r>
    </w:p>
    <w:p w14:paraId="2DB5EF6C" w14:textId="77777777" w:rsidR="00577BF8" w:rsidRDefault="00BE34C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construir el á</w:t>
      </w:r>
      <w:r w:rsidR="00FB69A8">
        <w:rPr>
          <w:rFonts w:ascii="Times New Roman" w:hAnsi="Times New Roman" w:cs="Times New Roman"/>
        </w:rPr>
        <w:t>ngulo</w:t>
      </w:r>
      <w:r>
        <w:rPr>
          <w:rFonts w:ascii="Times New Roman" w:hAnsi="Times New Roman" w:cs="Times New Roman"/>
        </w:rPr>
        <w:t xml:space="preserve"> </w:t>
      </w:r>
      <w:r w:rsidRPr="00BE34C8">
        <w:rPr>
          <w:rFonts w:ascii="Times New Roman" w:hAnsi="Times New Roman" w:cs="Times New Roman"/>
          <w:i/>
        </w:rPr>
        <w:t>CAB</w:t>
      </w:r>
      <w:r>
        <w:rPr>
          <w:rFonts w:ascii="Times New Roman" w:hAnsi="Times New Roman" w:cs="Times New Roman"/>
        </w:rPr>
        <w:t xml:space="preserve"> se procede de la siguiente manera</w:t>
      </w:r>
      <w:ins w:id="132" w:author="mercyranjel" w:date="2015-12-02T11:07:00Z">
        <w:r w:rsidR="00EC2B9D">
          <w:rPr>
            <w:rFonts w:ascii="Times New Roman" w:hAnsi="Times New Roman" w:cs="Times New Roman"/>
          </w:rPr>
          <w:t>.</w:t>
        </w:r>
      </w:ins>
    </w:p>
    <w:p w14:paraId="37AED16F" w14:textId="77777777" w:rsidR="00577BF8" w:rsidRDefault="00577BF8" w:rsidP="00577BF8">
      <w:pPr>
        <w:spacing w:after="0"/>
        <w:rPr>
          <w:rFonts w:ascii="Times New Roman" w:hAnsi="Times New Roman" w:cs="Times New Roman"/>
        </w:rPr>
      </w:pPr>
    </w:p>
    <w:p w14:paraId="48A568F0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 w:rsidRPr="00FB69A8">
        <w:rPr>
          <w:rFonts w:ascii="Times New Roman" w:hAnsi="Times New Roman" w:cs="Times New Roman"/>
        </w:rPr>
        <w:t>Primero</w:t>
      </w:r>
      <w:r w:rsidRPr="006F15A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s</w:t>
      </w:r>
      <w:r w:rsidR="00577BF8">
        <w:rPr>
          <w:rFonts w:ascii="Times New Roman" w:hAnsi="Times New Roman" w:cs="Times New Roman"/>
        </w:rPr>
        <w:t xml:space="preserve">e traza </w:t>
      </w:r>
      <w:r w:rsidR="00BE34C8">
        <w:rPr>
          <w:rFonts w:ascii="Times New Roman" w:hAnsi="Times New Roman" w:cs="Times New Roman"/>
        </w:rPr>
        <w:t>la</w:t>
      </w:r>
      <w:r w:rsidR="00577BF8">
        <w:rPr>
          <w:rFonts w:ascii="Times New Roman" w:hAnsi="Times New Roman" w:cs="Times New Roman"/>
        </w:rPr>
        <w:t xml:space="preserve"> semirrecta </w:t>
      </w:r>
      <w:r w:rsidR="00BE34C8" w:rsidRPr="00BE34C8">
        <w:rPr>
          <w:rFonts w:ascii="Times New Roman" w:hAnsi="Times New Roman" w:cs="Times New Roman"/>
          <w:i/>
        </w:rPr>
        <w:t>AC</w:t>
      </w:r>
      <w:ins w:id="133" w:author="mercyranjel" w:date="2015-12-02T11:08:00Z">
        <w:r w:rsidR="00876FDB">
          <w:rPr>
            <w:rFonts w:ascii="Times New Roman" w:hAnsi="Times New Roman" w:cs="Times New Roman"/>
          </w:rPr>
          <w:t>,</w:t>
        </w:r>
      </w:ins>
      <w:r w:rsidR="00BE34C8">
        <w:rPr>
          <w:rFonts w:ascii="Times New Roman" w:hAnsi="Times New Roman" w:cs="Times New Roman"/>
        </w:rPr>
        <w:t xml:space="preserve"> </w:t>
      </w:r>
      <w:r w:rsidR="00577BF8">
        <w:rPr>
          <w:rFonts w:ascii="Times New Roman" w:hAnsi="Times New Roman" w:cs="Times New Roman"/>
        </w:rPr>
        <w:t>en la cual el punto de origen será el vértice del ángulo.</w:t>
      </w:r>
    </w:p>
    <w:p w14:paraId="0CB7A252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Luego, s</w:t>
      </w:r>
      <w:r w:rsidR="00577BF8">
        <w:rPr>
          <w:rFonts w:ascii="Times New Roman" w:hAnsi="Times New Roman" w:cs="Times New Roman"/>
        </w:rPr>
        <w:t xml:space="preserve">e pone el transportador sobre la semirrecta </w:t>
      </w:r>
      <w:ins w:id="134" w:author="mercyranjel" w:date="2015-12-02T11:08:00Z">
        <w:r w:rsidR="00876FDB">
          <w:rPr>
            <w:rFonts w:ascii="Times New Roman" w:hAnsi="Times New Roman" w:cs="Times New Roman"/>
          </w:rPr>
          <w:t xml:space="preserve">y se </w:t>
        </w:r>
      </w:ins>
      <w:r w:rsidR="00577BF8">
        <w:rPr>
          <w:rFonts w:ascii="Times New Roman" w:hAnsi="Times New Roman" w:cs="Times New Roman"/>
        </w:rPr>
        <w:t>hac</w:t>
      </w:r>
      <w:ins w:id="135" w:author="mercyranjel" w:date="2015-12-02T11:08:00Z">
        <w:r w:rsidR="00876FDB">
          <w:rPr>
            <w:rFonts w:ascii="Times New Roman" w:hAnsi="Times New Roman" w:cs="Times New Roman"/>
          </w:rPr>
          <w:t>e</w:t>
        </w:r>
      </w:ins>
      <w:r w:rsidR="00577BF8">
        <w:rPr>
          <w:rFonts w:ascii="Times New Roman" w:hAnsi="Times New Roman" w:cs="Times New Roman"/>
        </w:rPr>
        <w:t xml:space="preserve"> coincidir la marca del centro con el vértice y la semirrecta con el cero.</w:t>
      </w:r>
      <w:r>
        <w:rPr>
          <w:rFonts w:ascii="Times New Roman" w:hAnsi="Times New Roman" w:cs="Times New Roman"/>
        </w:rPr>
        <w:t xml:space="preserve"> Después, s</w:t>
      </w:r>
      <w:r w:rsidR="00BE34C8">
        <w:rPr>
          <w:rFonts w:ascii="Times New Roman" w:hAnsi="Times New Roman" w:cs="Times New Roman"/>
        </w:rPr>
        <w:t xml:space="preserve">e busca la medida del ángulo y se marca un punto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>.</w:t>
      </w:r>
    </w:p>
    <w:p w14:paraId="7BDAE32D" w14:textId="77777777" w:rsidR="00BE34C8" w:rsidRP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Finalmente, s</w:t>
      </w:r>
      <w:r w:rsidR="00BE34C8">
        <w:rPr>
          <w:rFonts w:ascii="Times New Roman" w:hAnsi="Times New Roman" w:cs="Times New Roman"/>
        </w:rPr>
        <w:t xml:space="preserve">e levanta el transportador y se traza la recta que </w:t>
      </w:r>
      <w:r>
        <w:rPr>
          <w:rFonts w:ascii="Times New Roman" w:hAnsi="Times New Roman" w:cs="Times New Roman"/>
        </w:rPr>
        <w:t>pasa por</w:t>
      </w:r>
      <w:r w:rsidR="00BE34C8">
        <w:rPr>
          <w:rFonts w:ascii="Times New Roman" w:hAnsi="Times New Roman" w:cs="Times New Roman"/>
        </w:rPr>
        <w:t xml:space="preserve"> </w:t>
      </w:r>
      <w:r w:rsidR="00BE34C8" w:rsidRPr="00BE34C8">
        <w:rPr>
          <w:rFonts w:ascii="Times New Roman" w:hAnsi="Times New Roman" w:cs="Times New Roman"/>
          <w:i/>
        </w:rPr>
        <w:t>A</w:t>
      </w:r>
      <w:r w:rsidR="00BE34C8">
        <w:rPr>
          <w:rFonts w:ascii="Times New Roman" w:hAnsi="Times New Roman" w:cs="Times New Roman"/>
        </w:rPr>
        <w:t xml:space="preserve"> y por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 xml:space="preserve">. </w:t>
      </w:r>
    </w:p>
    <w:p w14:paraId="174A28D1" w14:textId="77777777" w:rsidR="007D6AB3" w:rsidRDefault="007D6AB3" w:rsidP="00BE34C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01A1D" w:rsidRPr="007B4910" w14:paraId="63154009" w14:textId="77777777" w:rsidTr="00182AA6">
        <w:tc>
          <w:tcPr>
            <w:tcW w:w="9033" w:type="dxa"/>
            <w:gridSpan w:val="2"/>
            <w:shd w:val="clear" w:color="auto" w:fill="0D0D0D" w:themeFill="text1" w:themeFillTint="F2"/>
          </w:tcPr>
          <w:p w14:paraId="130C89F5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01A1D" w:rsidRPr="007B4910" w14:paraId="11F17DD1" w14:textId="77777777" w:rsidTr="00182AA6">
        <w:tc>
          <w:tcPr>
            <w:tcW w:w="2518" w:type="dxa"/>
          </w:tcPr>
          <w:p w14:paraId="414696C6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C130D49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901A1D" w:rsidRPr="007B4910" w14:paraId="7F497D77" w14:textId="77777777" w:rsidTr="00182AA6">
        <w:tc>
          <w:tcPr>
            <w:tcW w:w="2518" w:type="dxa"/>
          </w:tcPr>
          <w:p w14:paraId="78747BA9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7B90033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Construcción de un ángulo</w:t>
            </w:r>
            <w:ins w:id="136" w:author="mercyranjel" w:date="2015-12-02T11:08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01A1D" w:rsidRPr="007B4910" w14:paraId="254220BF" w14:textId="77777777" w:rsidTr="00182AA6">
        <w:tc>
          <w:tcPr>
            <w:tcW w:w="2518" w:type="dxa"/>
          </w:tcPr>
          <w:p w14:paraId="415F2F5F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7BA93423" w14:textId="77777777" w:rsidR="00901A1D" w:rsidRPr="007B4910" w:rsidRDefault="00901A1D" w:rsidP="00182AA6">
            <w:pPr>
              <w:ind w:left="708"/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6F375167" wp14:editId="383ABD00">
                  <wp:extent cx="2420697" cy="1295400"/>
                  <wp:effectExtent l="0" t="0" r="0" b="0"/>
                  <wp:docPr id="321" name="Imagen 321" descr="http://2.bp.blogspot.com/-PPDj-6KRy7E/UUKGQ4H8RyI/AAAAAAAAADk/VcWLEFPbcX8/s1600/Image117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2.bp.blogspot.com/-PPDj-6KRy7E/UUKGQ4H8RyI/AAAAAAAAADk/VcWLEFPbcX8/s1600/Image1173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95"/>
                          <a:stretch/>
                        </pic:blipFill>
                        <pic:spPr bwMode="auto">
                          <a:xfrm>
                            <a:off x="0" y="0"/>
                            <a:ext cx="2420697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1D" w:rsidRPr="007B4910" w14:paraId="0458403F" w14:textId="77777777" w:rsidTr="00182AA6">
        <w:tc>
          <w:tcPr>
            <w:tcW w:w="2518" w:type="dxa"/>
          </w:tcPr>
          <w:p w14:paraId="74EF06F1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10EA374D" w14:textId="77777777" w:rsidR="00901A1D" w:rsidRPr="007B4910" w:rsidRDefault="000E06E6" w:rsidP="00182AA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un ángulo con el transportador.</w:t>
            </w:r>
          </w:p>
        </w:tc>
      </w:tr>
    </w:tbl>
    <w:p w14:paraId="48A55800" w14:textId="77777777" w:rsidR="00901A1D" w:rsidRPr="00BE34C8" w:rsidRDefault="00901A1D" w:rsidP="00BE34C8">
      <w:pPr>
        <w:spacing w:after="0"/>
        <w:rPr>
          <w:rFonts w:ascii="Times New Roman" w:hAnsi="Times New Roman" w:cs="Times New Roman"/>
        </w:rPr>
      </w:pPr>
    </w:p>
    <w:p w14:paraId="0A2DCACD" w14:textId="77777777" w:rsidR="008A61A2" w:rsidRPr="007B4910" w:rsidRDefault="008A61A2" w:rsidP="008A61A2">
      <w:pPr>
        <w:pStyle w:val="Prrafodelista"/>
        <w:spacing w:after="0"/>
        <w:ind w:left="360"/>
        <w:rPr>
          <w:rFonts w:ascii="Times New Roman" w:hAnsi="Times New Roman" w:cs="Times New Roman"/>
        </w:rPr>
      </w:pPr>
    </w:p>
    <w:p w14:paraId="19C9C2F0" w14:textId="77777777" w:rsidR="003733CB" w:rsidRPr="007B4910" w:rsidRDefault="003733CB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2F7E4F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.2</w:t>
      </w:r>
      <w:r w:rsidRPr="007B4910">
        <w:rPr>
          <w:rFonts w:ascii="Times New Roman" w:hAnsi="Times New Roman" w:cs="Times New Roman"/>
          <w:b/>
        </w:rPr>
        <w:t xml:space="preserve"> La mediatriz de un segmento</w:t>
      </w:r>
    </w:p>
    <w:p w14:paraId="6C4827F5" w14:textId="77777777" w:rsidR="00406E55" w:rsidRPr="007B4910" w:rsidRDefault="00406E55" w:rsidP="005B1AAA">
      <w:pPr>
        <w:spacing w:after="0"/>
        <w:rPr>
          <w:rFonts w:ascii="Times New Roman" w:hAnsi="Times New Roman" w:cs="Times New Roman"/>
        </w:rPr>
      </w:pPr>
    </w:p>
    <w:p w14:paraId="2731D9BE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mediatriz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es la recta que corta perpendicularmente el segmento por su punto medio.</w:t>
      </w:r>
    </w:p>
    <w:p w14:paraId="3E7B0BB1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trazar </w:t>
      </w:r>
      <w:r w:rsidR="002F7E4F"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mediatriz de un segmento </w:t>
      </w:r>
      <w:r w:rsidRPr="007B4910">
        <w:rPr>
          <w:rFonts w:ascii="Times New Roman" w:eastAsia="Times New Roman" w:hAnsi="Times New Roman" w:cs="Times New Roman"/>
          <w:i/>
          <w:iCs/>
          <w:lang w:val="es-CO" w:eastAsia="es-CO"/>
        </w:rPr>
        <w:t>AB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="002F7E4F">
        <w:rPr>
          <w:rFonts w:ascii="Times New Roman" w:eastAsia="Times New Roman" w:hAnsi="Times New Roman" w:cs="Times New Roman"/>
          <w:lang w:val="es-CO" w:eastAsia="es-CO"/>
        </w:rPr>
        <w:t>se procede de la siguiente manera</w:t>
      </w:r>
      <w:ins w:id="137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117C4B96" w14:textId="77777777" w:rsidR="001B10D6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</w:p>
    <w:p w14:paraId="686C7B80" w14:textId="77777777" w:rsidR="0055260F" w:rsidRP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 </w:t>
      </w:r>
      <w:r w:rsidR="0055260F" w:rsidRPr="007B4910">
        <w:rPr>
          <w:rFonts w:ascii="Times New Roman" w:eastAsia="Times New Roman" w:hAnsi="Times New Roman" w:cs="Times New Roman"/>
          <w:lang w:val="es-CO" w:eastAsia="es-CO"/>
        </w:rPr>
        <w:t xml:space="preserve">un segmento </w:t>
      </w:r>
      <w:r w:rsidR="0055260F" w:rsidRPr="001B10D6">
        <w:rPr>
          <w:rFonts w:ascii="Times New Roman" w:eastAsia="Times New Roman" w:hAnsi="Times New Roman" w:cs="Times New Roman"/>
          <w:i/>
          <w:lang w:val="es-CO" w:eastAsia="es-CO"/>
        </w:rPr>
        <w:t>AB</w:t>
      </w:r>
    </w:p>
    <w:p w14:paraId="24CADEAE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A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abertura</w:t>
      </w:r>
      <w:r w:rsidR="002F7E4F" w:rsidRPr="001B10D6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1B10D6">
        <w:rPr>
          <w:rFonts w:ascii="Times New Roman" w:eastAsia="Times New Roman" w:hAnsi="Times New Roman" w:cs="Times New Roman"/>
          <w:lang w:val="es-CO" w:eastAsia="es-CO"/>
        </w:rPr>
        <w:t>m</w:t>
      </w:r>
      <w:ins w:id="138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Pr="001B10D6">
        <w:rPr>
          <w:rFonts w:ascii="Times New Roman" w:eastAsia="Times New Roman" w:hAnsi="Times New Roman" w:cs="Times New Roman"/>
          <w:lang w:val="es-CO" w:eastAsia="es-CO"/>
        </w:rPr>
        <w:t>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</w:t>
      </w:r>
      <w:ins w:id="139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i/>
          <w:lang w:val="es-CO" w:eastAsia="es-CO"/>
        </w:rPr>
        <w:t xml:space="preserve"> </w:t>
      </w:r>
      <w:r w:rsidR="002F7E4F">
        <w:rPr>
          <w:rFonts w:ascii="Times New Roman" w:eastAsia="Times New Roman" w:hAnsi="Times New Roman" w:cs="Times New Roman"/>
          <w:lang w:val="es-CO" w:eastAsia="es-CO"/>
        </w:rPr>
        <w:t>se trazan arcos a uno y otro</w:t>
      </w:r>
      <w:ins w:id="140" w:author="mercyranjel" w:date="2015-12-02T11:14:00Z">
        <w:r w:rsidR="000A2173">
          <w:rPr>
            <w:rFonts w:ascii="Times New Roman" w:eastAsia="Times New Roman" w:hAnsi="Times New Roman" w:cs="Times New Roman"/>
            <w:lang w:val="es-CO" w:eastAsia="es-CO"/>
          </w:rPr>
          <w:t xml:space="preserve"> </w:t>
        </w:r>
      </w:ins>
      <w:r w:rsidR="002F7E4F">
        <w:rPr>
          <w:rFonts w:ascii="Times New Roman" w:eastAsia="Times New Roman" w:hAnsi="Times New Roman" w:cs="Times New Roman"/>
          <w:lang w:val="es-CO" w:eastAsia="es-CO"/>
        </w:rPr>
        <w:t>lado</w:t>
      </w:r>
      <w:ins w:id="141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s</w:t>
        </w:r>
      </w:ins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del segmento.</w:t>
      </w:r>
    </w:p>
    <w:p w14:paraId="15CD7262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B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>
        <w:rPr>
          <w:rFonts w:ascii="Times New Roman" w:eastAsia="Times New Roman" w:hAnsi="Times New Roman" w:cs="Times New Roman"/>
          <w:lang w:val="es-CO" w:eastAsia="es-CO"/>
        </w:rPr>
        <w:t>abertura</w:t>
      </w:r>
      <w:r w:rsidRPr="001B10D6">
        <w:rPr>
          <w:rFonts w:ascii="Times New Roman" w:eastAsia="Times New Roman" w:hAnsi="Times New Roman" w:cs="Times New Roman"/>
          <w:lang w:val="es-CO" w:eastAsia="es-CO"/>
        </w:rPr>
        <w:t xml:space="preserve"> m</w:t>
      </w:r>
      <w:ins w:id="142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Pr="001B10D6">
        <w:rPr>
          <w:rFonts w:ascii="Times New Roman" w:eastAsia="Times New Roman" w:hAnsi="Times New Roman" w:cs="Times New Roman"/>
          <w:lang w:val="es-CO" w:eastAsia="es-CO"/>
        </w:rPr>
        <w:t>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</w:t>
      </w:r>
      <w:ins w:id="143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i/>
          <w:lang w:val="es-CO" w:eastAsia="es-CO"/>
        </w:rPr>
        <w:t xml:space="preserve">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trazan arcos que corten </w:t>
      </w:r>
      <w:r>
        <w:rPr>
          <w:rFonts w:ascii="Times New Roman" w:eastAsia="Times New Roman" w:hAnsi="Times New Roman" w:cs="Times New Roman"/>
          <w:lang w:val="es-CO" w:eastAsia="es-CO"/>
        </w:rPr>
        <w:t xml:space="preserve">los dos primeros arcos trazados; de esta manera se generan los puntos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05A9E3C9" w14:textId="77777777" w:rsidR="002F7E4F" w:rsidRPr="007B4910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Finalmente, se traza la recta que pasa por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Esta es la mediatriz del segmento.</w:t>
      </w:r>
    </w:p>
    <w:p w14:paraId="619442C0" w14:textId="77777777" w:rsidR="0055260F" w:rsidRDefault="0055260F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0FD1AA73" w14:textId="77777777" w:rsidR="001B10D6" w:rsidRDefault="001B10D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B10D6" w:rsidRPr="007B4910" w14:paraId="7656B0D4" w14:textId="77777777" w:rsidTr="001B10D6">
        <w:tc>
          <w:tcPr>
            <w:tcW w:w="9033" w:type="dxa"/>
            <w:gridSpan w:val="2"/>
            <w:shd w:val="clear" w:color="auto" w:fill="0D0D0D" w:themeFill="text1" w:themeFillTint="F2"/>
          </w:tcPr>
          <w:p w14:paraId="7984CA6D" w14:textId="77777777" w:rsidR="001B10D6" w:rsidRPr="007B4910" w:rsidRDefault="001B10D6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1B10D6" w:rsidRPr="007B4910" w14:paraId="29448B7A" w14:textId="77777777" w:rsidTr="001B10D6">
        <w:tc>
          <w:tcPr>
            <w:tcW w:w="2518" w:type="dxa"/>
          </w:tcPr>
          <w:p w14:paraId="76CAB152" w14:textId="77777777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9017DD0" w14:textId="77777777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1B10D6" w:rsidRPr="007B4910" w14:paraId="6D526A48" w14:textId="77777777" w:rsidTr="001B10D6">
        <w:tc>
          <w:tcPr>
            <w:tcW w:w="2518" w:type="dxa"/>
          </w:tcPr>
          <w:p w14:paraId="45A784E9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6A2C452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mediatriz</w:t>
            </w:r>
            <w:ins w:id="144" w:author="mercyranjel" w:date="2015-12-02T11:09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1B10D6" w:rsidRPr="007B4910" w14:paraId="6DCA1729" w14:textId="77777777" w:rsidTr="001B10D6">
        <w:trPr>
          <w:trHeight w:val="681"/>
        </w:trPr>
        <w:tc>
          <w:tcPr>
            <w:tcW w:w="2518" w:type="dxa"/>
          </w:tcPr>
          <w:p w14:paraId="0DC44CF6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B70277" w14:paraId="3F2784E9" w14:textId="77777777" w:rsidTr="007C3497">
              <w:tc>
                <w:tcPr>
                  <w:tcW w:w="4489" w:type="dxa"/>
                </w:tcPr>
                <w:p w14:paraId="3EC93622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482E9C1B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B70277" w14:paraId="15DDA3CE" w14:textId="77777777" w:rsidTr="007C3497">
              <w:tc>
                <w:tcPr>
                  <w:tcW w:w="4489" w:type="dxa"/>
                </w:tcPr>
                <w:p w14:paraId="6A22B4F6" w14:textId="77777777" w:rsidR="00B70277" w:rsidRDefault="00855DF9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0640" behindDoc="0" locked="0" layoutInCell="1" allowOverlap="1" wp14:anchorId="40718816" wp14:editId="5E7E7AB9">
                            <wp:simplePos x="0" y="0"/>
                            <wp:positionH relativeFrom="column">
                              <wp:posOffset>196215</wp:posOffset>
                            </wp:positionH>
                            <wp:positionV relativeFrom="paragraph">
                              <wp:posOffset>156845</wp:posOffset>
                            </wp:positionV>
                            <wp:extent cx="3303270" cy="3253105"/>
                            <wp:effectExtent l="0" t="0" r="0" b="0"/>
                            <wp:wrapNone/>
                            <wp:docPr id="11" name="Agrupar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303270" cy="3253105"/>
                                      <a:chOff x="0" y="0"/>
                                      <a:chExt cx="3303270" cy="325310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5" name="Imagen 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895" t="45268"/>
                                      <a:stretch/>
                                    </pic:blipFill>
                                    <pic:spPr bwMode="auto">
                                      <a:xfrm>
                                        <a:off x="1943100" y="1803400"/>
                                        <a:ext cx="1219835" cy="1403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" name="Imagen 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48806" b="58480"/>
                                      <a:stretch/>
                                    </pic:blipFill>
                                    <pic:spPr bwMode="auto">
                                      <a:xfrm>
                                        <a:off x="114300" y="78105"/>
                                        <a:ext cx="1297940" cy="1064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7" name="Imagen 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701" b="57234"/>
                                      <a:stretch/>
                                    </pic:blipFill>
                                    <pic:spPr bwMode="auto">
                                      <a:xfrm>
                                        <a:off x="2078355" y="0"/>
                                        <a:ext cx="1224915" cy="1097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9" name="Imagen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5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47938" r="51787"/>
                                      <a:stretch/>
                                    </pic:blipFill>
                                    <pic:spPr bwMode="auto">
                                      <a:xfrm>
                                        <a:off x="0" y="1917700"/>
                                        <a:ext cx="1223010" cy="13354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Agrupar 11" o:spid="_x0000_s1026" style="position:absolute;margin-left:15.45pt;margin-top:12.35pt;width:260.1pt;height:256.15pt;z-index:251760640" coordsize="3303270,325310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">
                            <v:shape id="Imagen 5" o:spid="_x0000_s1027" type="#_x0000_t75" style="position:absolute;left:1943100;top:1803400;width:1219835;height:14039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3&#10;egzDAAAA2gAAAA8AAABkcnMvZG93bnJldi54bWxEj0FrAjEUhO9C/0N4hV5EsxWUshqlKC1FaaFW&#10;9PrcPHdDk5dlk67rv28EweMwM98ws0XnrGipCcazgudhBoK48NpwqWD38zZ4AREiskbrmRRcKMBi&#10;/tCbYa79mb+p3cZSJAiHHBVUMda5lKGoyGEY+po4eSffOIxJNqXUDZ4T3Fk5yrKJdGg4LVRY07Ki&#10;4nf75xSYfvxardvDp9Vu7+3IHN/3YaPU02P3OgURqYv38K39oRWM4Xol3QA5/w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zd6DMMAAADaAAAADwAAAAAAAAAAAAAAAACcAgAA&#10;ZHJzL2Rvd25yZXYueG1sUEsFBgAAAAAEAAQA9wAAAIwDAAAAAA==&#10;">
                              <v:imagedata r:id="rId68" o:title="" croptop="29667f" cropleft="34010f"/>
                              <v:path arrowok="t"/>
                            </v:shape>
                            <v:shape id="Imagen 6" o:spid="_x0000_s1028" type="#_x0000_t75" style="position:absolute;left:114300;top:78105;width:1297940;height:10648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Ka&#10;97vEAAAA2gAAAA8AAABkcnMvZG93bnJldi54bWxEj9FqwkAURN+F/sNyC33TjS2IRjcSSoUWimDs&#10;B9xmr8mS7N0ku9W0X98VBB+HmTnDbLajbcWZBm8cK5jPEhDEpdOGKwVfx910CcIHZI2tY1LwSx62&#10;2cNkg6l2Fz7QuQiViBD2KSqoQ+hSKX1Zk0U/cx1x9E5usBiiHCqpB7xEuG3lc5IspEXDcaHGjl5r&#10;Kpvixyr4y1dvfm6We/PS59x8fPbfu6JX6ulxzNcgAo3hHr6137WCBVyvxBsgs3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Ka97vEAAAA2gAAAA8AAAAAAAAAAAAAAAAAnAIA&#10;AGRycy9kb3ducmV2LnhtbFBLBQYAAAAABAAEAPcAAACNAwAAAAA=&#10;">
                              <v:imagedata r:id="rId69" o:title="" cropbottom="38325f" cropright="31986f"/>
                              <v:path arrowok="t"/>
                            </v:shape>
                            <v:shape id="Imagen 7" o:spid="_x0000_s1029" type="#_x0000_t75" style="position:absolute;left:2078355;width:1224915;height:10972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u1&#10;+pG+AAAA2gAAAA8AAABkcnMvZG93bnJldi54bWxEj8EKwjAQRO+C/xBW8KapHlSqUUQQBE9WQbwt&#10;zdpWm01toq1/bwTB4zAzb5jFqjWleFHtCssKRsMIBHFqdcGZgtNxO5iBcB5ZY2mZFLzJwWrZ7Sww&#10;1rbhA70Sn4kAYRejgtz7KpbSpTkZdENbEQfvamuDPsg6k7rGJsBNKcdRNJEGCw4LOVa0ySm9J0+j&#10;YK/3o/PuMTNJJp+3Y3FpiOVaqX6vXc9BeGr9P/xr77SCKXyvhBsglx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u1+pG+AAAA2gAAAA8AAAAAAAAAAAAAAAAAnAIAAGRycy9k&#10;b3ducmV2LnhtbFBLBQYAAAAABAAEAPcAAACHAwAAAAA=&#10;">
                              <v:imagedata r:id="rId70" o:title="" cropbottom="37509f" cropleft="33883f"/>
                              <v:path arrowok="t"/>
                            </v:shape>
                            <v:shape id="Imagen 9" o:spid="_x0000_s1030" type="#_x0000_t75" style="position:absolute;top:1917700;width:1223010;height:13354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6&#10;ImjFAAAA2gAAAA8AAABkcnMvZG93bnJldi54bWxEj0FrwkAUhO9C/8PyCt50Uw/SRtcgKVKr9KCt&#10;B2+P7DMbzL5Ns2uM/vpuodDjMDPfMPOst7XoqPWVYwVP4wQEceF0xaWCr8/V6BmED8gaa8ek4EYe&#10;ssXDYI6pdlfeUbcPpYgQ9ikqMCE0qZS+MGTRj11DHL2Tay2GKNtS6havEW5rOUmSqbRYcVww2FBu&#10;qDjvL1bBodP5dnu5d/3b++txtzab7w+7UWr42C9nIAL14T/8115rBS/weyXeALn4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1+iJoxQAAANoAAAAPAAAAAAAAAAAAAAAAAJwC&#10;AABkcnMvZG93bnJldi54bWxQSwUGAAAAAAQABAD3AAAAjgMAAAAA&#10;">
                              <v:imagedata r:id="rId71" o:title="" croptop="31417f" cropright="33939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508524CC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EE18160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C2CFC7E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4DF4596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47D8733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EB8852B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17D9B411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B70277" w14:paraId="28998658" w14:textId="77777777" w:rsidTr="007C3497">
              <w:tc>
                <w:tcPr>
                  <w:tcW w:w="4489" w:type="dxa"/>
                </w:tcPr>
                <w:p w14:paraId="72E1CF14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5BD229C6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B70277" w14:paraId="0B9B8966" w14:textId="77777777" w:rsidTr="007C3497">
              <w:tc>
                <w:tcPr>
                  <w:tcW w:w="4489" w:type="dxa"/>
                </w:tcPr>
                <w:p w14:paraId="24C3A9A6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1500A51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6A88410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9DF5452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7B2B291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D794A48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1236B53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6D90759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2EFBC404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68F2CD84" w14:textId="77777777" w:rsidR="001B10D6" w:rsidRDefault="001B10D6" w:rsidP="007C3497">
            <w:pPr>
              <w:rPr>
                <w:rFonts w:ascii="Times New Roman" w:hAnsi="Times New Roman" w:cs="Times New Roman"/>
              </w:rPr>
            </w:pPr>
          </w:p>
          <w:p w14:paraId="45C33B63" w14:textId="77777777" w:rsidR="001B10D6" w:rsidRPr="00F661E7" w:rsidRDefault="001B10D6" w:rsidP="007C3497">
            <w:pPr>
              <w:rPr>
                <w:rFonts w:ascii="Times New Roman" w:hAnsi="Times New Roman" w:cs="Times New Roman"/>
              </w:rPr>
            </w:pPr>
          </w:p>
        </w:tc>
      </w:tr>
      <w:tr w:rsidR="001B10D6" w:rsidRPr="007B4910" w14:paraId="1E92D105" w14:textId="77777777" w:rsidTr="001B10D6">
        <w:tc>
          <w:tcPr>
            <w:tcW w:w="2518" w:type="dxa"/>
          </w:tcPr>
          <w:p w14:paraId="7CE763B2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53E8A1C4" w14:textId="77777777" w:rsidR="001B10D6" w:rsidRPr="007B4910" w:rsidRDefault="007C3497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Pasos para la construcción de la mediatriz de un segmento</w:t>
            </w:r>
            <w:ins w:id="145" w:author="mercyranjel" w:date="2015-12-02T11:10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0169671D" w14:textId="77777777" w:rsidR="001B10D6" w:rsidRDefault="001B10D6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43A58326" w14:textId="77777777" w:rsidR="00FD25D4" w:rsidRPr="007B4910" w:rsidRDefault="00FD25D4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7C3497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.3</w:t>
      </w:r>
      <w:r w:rsidRPr="007B4910">
        <w:rPr>
          <w:rFonts w:ascii="Times New Roman" w:hAnsi="Times New Roman" w:cs="Times New Roman"/>
          <w:b/>
        </w:rPr>
        <w:t xml:space="preserve"> La </w:t>
      </w:r>
      <w:r w:rsidR="00BD1251" w:rsidRPr="007B4910">
        <w:rPr>
          <w:rFonts w:ascii="Times New Roman" w:hAnsi="Times New Roman" w:cs="Times New Roman"/>
          <w:b/>
        </w:rPr>
        <w:t>bisec</w:t>
      </w:r>
      <w:r w:rsidRPr="007B4910">
        <w:rPr>
          <w:rFonts w:ascii="Times New Roman" w:hAnsi="Times New Roman" w:cs="Times New Roman"/>
          <w:b/>
        </w:rPr>
        <w:t xml:space="preserve">triz de un </w:t>
      </w:r>
      <w:r w:rsidR="00BD1251" w:rsidRPr="007B4910">
        <w:rPr>
          <w:rFonts w:ascii="Times New Roman" w:hAnsi="Times New Roman" w:cs="Times New Roman"/>
          <w:b/>
        </w:rPr>
        <w:t>ángulo</w:t>
      </w:r>
    </w:p>
    <w:p w14:paraId="3FA52AD0" w14:textId="77777777" w:rsidR="00FD25D4" w:rsidRPr="007B4910" w:rsidRDefault="00FD25D4" w:rsidP="005B1AAA">
      <w:pPr>
        <w:spacing w:after="0"/>
        <w:rPr>
          <w:rFonts w:ascii="Times New Roman" w:hAnsi="Times New Roman" w:cs="Times New Roman"/>
        </w:rPr>
      </w:pPr>
    </w:p>
    <w:p w14:paraId="3E6842FB" w14:textId="77777777" w:rsidR="00BD1251" w:rsidRPr="007B4910" w:rsidRDefault="00BD1251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es la recta que divide un ángulo en dos ángulos </w:t>
      </w:r>
      <w:r w:rsidR="007C3497">
        <w:rPr>
          <w:rFonts w:ascii="Times New Roman" w:eastAsia="Times New Roman" w:hAnsi="Times New Roman" w:cs="Times New Roman"/>
          <w:lang w:val="es-CO" w:eastAsia="es-CO"/>
        </w:rPr>
        <w:t>congruentes</w:t>
      </w:r>
      <w:r w:rsidRPr="007B4910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40DE73B8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trazar </w:t>
      </w:r>
      <w:r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de un </w:t>
      </w:r>
      <w:r>
        <w:rPr>
          <w:rFonts w:ascii="Times New Roman" w:eastAsia="Times New Roman" w:hAnsi="Times New Roman" w:cs="Times New Roman"/>
          <w:lang w:val="es-CO" w:eastAsia="es-CO"/>
        </w:rPr>
        <w:t>ángulo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>
        <w:rPr>
          <w:rFonts w:ascii="Times New Roman" w:eastAsia="Times New Roman" w:hAnsi="Times New Roman" w:cs="Times New Roman"/>
          <w:lang w:val="es-CO" w:eastAsia="es-CO"/>
        </w:rPr>
        <w:t>se procede de la siguiente manera</w:t>
      </w:r>
      <w:ins w:id="146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310A4032" w14:textId="77777777" w:rsidR="00BD1251" w:rsidRPr="00876FDB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>. Se dibuja el ángulo y se nombra, en este caso</w:t>
      </w:r>
      <w:ins w:id="147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BAC</w:t>
      </w:r>
      <w:ins w:id="148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714D9CA5" w14:textId="77777777" w:rsidR="007C3497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el vértice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traza un arco que corte los dos lados del ángulo</w:t>
      </w:r>
      <w:ins w:id="149" w:author="mercyranjel" w:date="2015-12-02T11:10:00Z">
        <w:r w:rsidR="00251E8D">
          <w:rPr>
            <w:rFonts w:ascii="Times New Roman" w:eastAsia="Times New Roman" w:hAnsi="Times New Roman" w:cs="Times New Roman"/>
            <w:lang w:val="es-CO" w:eastAsia="es-CO"/>
          </w:rPr>
          <w:t>, lo que</w:t>
        </w:r>
      </w:ins>
      <w:r>
        <w:rPr>
          <w:rFonts w:ascii="Times New Roman" w:eastAsia="Times New Roman" w:hAnsi="Times New Roman" w:cs="Times New Roman"/>
          <w:lang w:val="es-CO" w:eastAsia="es-CO"/>
        </w:rPr>
        <w:t xml:space="preserve"> genera los puntos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Z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497F6804" w14:textId="77777777" w:rsidR="00BB6B95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traza un arco 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en el interior del ángulo. Con centro en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se traza un arco que corte el arco anterior. De esta m</w:t>
      </w:r>
      <w:ins w:id="150" w:author="mercyranjel" w:date="2015-12-02T11:11:00Z">
        <w:r w:rsidR="00251E8D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="00BB6B95">
        <w:rPr>
          <w:rFonts w:ascii="Times New Roman" w:eastAsia="Times New Roman" w:hAnsi="Times New Roman" w:cs="Times New Roman"/>
          <w:lang w:val="es-CO" w:eastAsia="es-CO"/>
        </w:rPr>
        <w:t xml:space="preserve">nera se genera el punto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 w:rsidR="00BB6B95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37C647E2" w14:textId="77777777" w:rsidR="00BB6B95" w:rsidRDefault="00BB6B95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Finalmente, se traza la recta que pasa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 Esta es la bisectriz del ángulo.</w:t>
      </w:r>
    </w:p>
    <w:p w14:paraId="4CC06831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9189C" w:rsidRPr="007B4910" w14:paraId="58449E21" w14:textId="77777777" w:rsidTr="00577BF8">
        <w:tc>
          <w:tcPr>
            <w:tcW w:w="9033" w:type="dxa"/>
            <w:gridSpan w:val="2"/>
            <w:shd w:val="clear" w:color="auto" w:fill="0D0D0D" w:themeFill="text1" w:themeFillTint="F2"/>
          </w:tcPr>
          <w:p w14:paraId="0C69F765" w14:textId="77777777" w:rsidR="00A9189C" w:rsidRPr="007B4910" w:rsidRDefault="00A9189C" w:rsidP="00577BF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9189C" w:rsidRPr="007B4910" w14:paraId="05F0DC86" w14:textId="77777777" w:rsidTr="00577BF8">
        <w:tc>
          <w:tcPr>
            <w:tcW w:w="2518" w:type="dxa"/>
          </w:tcPr>
          <w:p w14:paraId="5B7339EB" w14:textId="77777777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E81D5B8" w14:textId="77777777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A9189C" w:rsidRPr="007B4910" w14:paraId="4B1B6A0E" w14:textId="77777777" w:rsidTr="00577BF8">
        <w:tc>
          <w:tcPr>
            <w:tcW w:w="2518" w:type="dxa"/>
          </w:tcPr>
          <w:p w14:paraId="0448AAB8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2CA047F" w14:textId="77777777" w:rsidR="00A9189C" w:rsidRPr="007B4910" w:rsidRDefault="00A9189C" w:rsidP="00A918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bisectriz</w:t>
            </w:r>
            <w:ins w:id="151" w:author="mercyranjel" w:date="2015-12-02T11:11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A9189C" w:rsidRPr="007B4910" w14:paraId="39DE8A06" w14:textId="77777777" w:rsidTr="00577BF8">
        <w:trPr>
          <w:trHeight w:val="681"/>
        </w:trPr>
        <w:tc>
          <w:tcPr>
            <w:tcW w:w="2518" w:type="dxa"/>
          </w:tcPr>
          <w:p w14:paraId="75C086E8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A9189C" w14:paraId="11309CB6" w14:textId="77777777" w:rsidTr="00577BF8">
              <w:tc>
                <w:tcPr>
                  <w:tcW w:w="4489" w:type="dxa"/>
                </w:tcPr>
                <w:p w14:paraId="76045ABA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201999DE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A9189C" w14:paraId="043DBE30" w14:textId="77777777" w:rsidTr="00577BF8">
              <w:tc>
                <w:tcPr>
                  <w:tcW w:w="4489" w:type="dxa"/>
                </w:tcPr>
                <w:p w14:paraId="10F8BB6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13A0442" w14:textId="77777777" w:rsidR="00A9189C" w:rsidRDefault="00855DF9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5760" behindDoc="0" locked="0" layoutInCell="1" allowOverlap="1" wp14:anchorId="3536F708" wp14:editId="18AFAFFF">
                            <wp:simplePos x="0" y="0"/>
                            <wp:positionH relativeFrom="column">
                              <wp:posOffset>81915</wp:posOffset>
                            </wp:positionH>
                            <wp:positionV relativeFrom="paragraph">
                              <wp:posOffset>3175</wp:posOffset>
                            </wp:positionV>
                            <wp:extent cx="3576955" cy="3425825"/>
                            <wp:effectExtent l="0" t="0" r="4445" b="3175"/>
                            <wp:wrapNone/>
                            <wp:docPr id="19" name="Agrupar 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576955" cy="3425825"/>
                                      <a:chOff x="0" y="0"/>
                                      <a:chExt cx="3576955" cy="342582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2" name="Imagen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9630" t="25272" r="51852" b="4918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97305" cy="13550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5" name="Imagen 31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3913" r="15927" b="49185"/>
                                      <a:stretch/>
                                    </pic:blipFill>
                                    <pic:spPr bwMode="auto">
                                      <a:xfrm>
                                        <a:off x="2057400" y="0"/>
                                        <a:ext cx="1285875" cy="12858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8" name="Imagen 31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089" t="24185" r="15417" b="50272"/>
                                      <a:stretch/>
                                    </pic:blipFill>
                                    <pic:spPr bwMode="auto">
                                      <a:xfrm>
                                        <a:off x="0" y="1943100"/>
                                        <a:ext cx="1624965" cy="14827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9" name="Imagen 31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4185" r="9303" b="48913"/>
                                      <a:stretch/>
                                    </pic:blipFill>
                                    <pic:spPr bwMode="auto">
                                      <a:xfrm>
                                        <a:off x="1828800" y="2171700"/>
                                        <a:ext cx="1748155" cy="12541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Agrupar 19" o:spid="_x0000_s1026" style="position:absolute;margin-left:6.45pt;margin-top:.25pt;width:281.65pt;height:269.75pt;z-index:251765760" coordsize="3576955,342582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">
                            <v:shape id="Imagen 12" o:spid="_x0000_s1027" type="#_x0000_t75" style="position:absolute;width:1297305;height:13550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LT&#10;Xl3BAAAA2wAAAA8AAABkcnMvZG93bnJldi54bWxET01rAjEQvRf8D2EEL1KzKrSyNYorKPVS6Oqh&#10;x2Ez3V1MJksSdf33jSD0No/3Oct1b424kg+tYwXTSQaCuHK65VrB6bh7XYAIEVmjcUwK7hRgvRq8&#10;LDHX7sbfdC1jLVIIhxwVNDF2uZShashimLiOOHG/zluMCfpaao+3FG6NnGXZm7TYcmposKNtQ9W5&#10;vFgFfv+zM8X4vTgYWRZfEgnni7FSo2G/+QARqY//4qf7U6f5M3j8kg6Qqz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LTXl3BAAAA2wAAAA8AAAAAAAAAAAAAAAAAnAIAAGRy&#10;cy9kb3ducmV2LnhtbFBLBQYAAAAABAAEAPcAAACKAwAAAAA=&#10;">
                              <v:imagedata r:id="rId76" o:title="" croptop="16562f" cropbottom="32234f" cropleft="19418f" cropright="33982f"/>
                              <v:path arrowok="t"/>
                            </v:shape>
                            <v:shape id="Imagen 315" o:spid="_x0000_s1028" type="#_x0000_t75" style="position:absolute;left:2057400;width:1285875;height:12858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Lk&#10;kjnCAAAA3AAAAA8AAABkcnMvZG93bnJldi54bWxEj0+LwjAUxO8LfofwhL2taVcUqUYRUfBa/4DH&#10;R/Nsos1LabJav/1GWNjjMDO/YRar3jXiQV2wnhXkowwEceW15VrB6bj7moEIEVlj45kUvCjAajn4&#10;WGCh/ZNLehxiLRKEQ4EKTIxtIWWoDDkMI98SJ+/qO4cxya6WusNngrtGfmfZVDq0nBYMtrQxVN0P&#10;P07B7Xo0PZX7clZe7Jnl1m59/lLqc9iv5yAi9fE//NfeawXjfALvM+kIyOUv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i5JI5wgAAANwAAAAPAAAAAAAAAAAAAAAAAJwCAABk&#10;cnMvZG93bnJldi54bWxQSwUGAAAAAAQABAD3AAAAiwMAAAAA&#10;">
                              <v:imagedata r:id="rId77" o:title="" croptop="15672f" cropbottom="32234f" cropleft="44078f" cropright="10438f"/>
                              <v:path arrowok="t"/>
                            </v:shape>
                            <v:shape id="Imagen 318" o:spid="_x0000_s1029" type="#_x0000_t75" style="position:absolute;top:1943100;width:1624965;height:1482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2P&#10;MbrAAAAA3AAAAA8AAABkcnMvZG93bnJldi54bWxET8uKwjAU3Qv+Q7jC7DTVAR2qqYgiDsxGHXF9&#10;TW4f2NyUJtrO308WgsvDea/Wva3Fk1pfOVYwnSQgiLUzFRcKLr/78RcIH5AN1o5JwR95WGfDwQpT&#10;4zo+0fMcChFD2KeooAyhSaX0uiSLfuIa4sjlrrUYImwLaVrsYrit5SxJ5tJixbGhxIa2Jen7+WEV&#10;NHp3PerrIuluP9XMFfkRD/NOqY9Rv1mCCNSHt/jl/jYKPqdxbTwTj4DM/g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DY8xusAAAADcAAAADwAAAAAAAAAAAAAAAACcAgAAZHJz&#10;L2Rvd25yZXYueG1sUEsFBgAAAAAEAAQA9wAAAIkDAAAAAA==&#10;">
                              <v:imagedata r:id="rId78" o:title="" croptop="15850f" cropbottom="32946f" cropleft="43967f" cropright="10104f"/>
                              <v:path arrowok="t"/>
                            </v:shape>
                            <v:shape id="Imagen 319" o:spid="_x0000_s1030" type="#_x0000_t75" style="position:absolute;left:1828800;top:2171700;width:1748155;height:12541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LE&#10;dkzHAAAA3AAAAA8AAABkcnMvZG93bnJldi54bWxEj0FrwkAUhO8F/8PyCr3VjUrVRlcRodgWLBir&#10;ktsj+5oEs29jdqvx33cLgsdhZr5hpvPWVOJMjSstK+h1IxDEmdUl5wq+t2/PYxDOI2usLJOCKzmY&#10;zzoPU4y1vfCGzonPRYCwi1FB4X0dS+myggy6rq2Jg/djG4M+yCaXusFLgJtK9qNoKA2WHBYKrGlZ&#10;UHZMfo2Cl890lGanfX+wc5iuV6PVh/06KPX02C4mIDy1/h6+td+1gkHvFf7PhCMgZ38A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JLEdkzHAAAA3AAAAA8AAAAAAAAAAAAAAAAA&#10;nAIAAGRycy9kb3ducmV2LnhtbFBLBQYAAAAABAAEAPcAAACQAwAAAAA=&#10;">
                              <v:imagedata r:id="rId79" o:title="" croptop="15850f" cropbottom="32056f" cropleft="44078f" cropright="6097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19C22767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86E6293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DC8782B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EB6F080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B352109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0413B7F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11946044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A9189C" w14:paraId="7EB6F046" w14:textId="77777777" w:rsidTr="00577BF8">
              <w:tc>
                <w:tcPr>
                  <w:tcW w:w="4489" w:type="dxa"/>
                </w:tcPr>
                <w:p w14:paraId="4FB5F4BA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127A73BE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A9189C" w14:paraId="5C4783F4" w14:textId="77777777" w:rsidTr="00577BF8">
              <w:tc>
                <w:tcPr>
                  <w:tcW w:w="4489" w:type="dxa"/>
                </w:tcPr>
                <w:p w14:paraId="4B2CACBC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BEB7327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2AD6440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0EBD739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2AC75BB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D2D607A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0DADE1F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7880EC7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9AB8EA9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58C9CE0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E6AE8AF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766D5AF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3E9E19C2" w14:textId="77777777" w:rsidR="00A9189C" w:rsidRDefault="00A9189C" w:rsidP="00577BF8">
            <w:pPr>
              <w:rPr>
                <w:rFonts w:ascii="Times New Roman" w:hAnsi="Times New Roman" w:cs="Times New Roman"/>
              </w:rPr>
            </w:pPr>
          </w:p>
          <w:p w14:paraId="524EF374" w14:textId="77777777" w:rsidR="00A9189C" w:rsidRPr="00F661E7" w:rsidRDefault="00A9189C" w:rsidP="00577BF8">
            <w:pPr>
              <w:rPr>
                <w:rFonts w:ascii="Times New Roman" w:hAnsi="Times New Roman" w:cs="Times New Roman"/>
              </w:rPr>
            </w:pPr>
          </w:p>
        </w:tc>
      </w:tr>
      <w:tr w:rsidR="00A9189C" w:rsidRPr="007B4910" w14:paraId="3CC05590" w14:textId="77777777" w:rsidTr="00577BF8">
        <w:tc>
          <w:tcPr>
            <w:tcW w:w="2518" w:type="dxa"/>
          </w:tcPr>
          <w:p w14:paraId="2961DCB3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2A5C94AC" w14:textId="77777777" w:rsidR="00A9189C" w:rsidRPr="007B4910" w:rsidRDefault="00A9189C" w:rsidP="00FE02E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Pasos para la construcción de la </w:t>
            </w:r>
            <w:r w:rsidR="00FE02EB">
              <w:rPr>
                <w:rFonts w:ascii="Times New Roman" w:hAnsi="Times New Roman" w:cs="Times New Roman"/>
                <w:color w:val="000000"/>
              </w:rPr>
              <w:t>bisectriz</w:t>
            </w:r>
            <w:r>
              <w:rPr>
                <w:rFonts w:ascii="Times New Roman" w:hAnsi="Times New Roman" w:cs="Times New Roman"/>
                <w:color w:val="000000"/>
              </w:rPr>
              <w:t xml:space="preserve"> de un </w:t>
            </w:r>
            <w:r w:rsidR="00FE02EB">
              <w:rPr>
                <w:rFonts w:ascii="Times New Roman" w:hAnsi="Times New Roman" w:cs="Times New Roman"/>
                <w:color w:val="000000"/>
              </w:rPr>
              <w:t>ángulo</w:t>
            </w:r>
            <w:ins w:id="152" w:author="mercyranjel" w:date="2015-12-02T11:11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99F4F4D" w14:textId="77777777" w:rsidR="008A334C" w:rsidRDefault="008A334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5EFF5146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2FB21C95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784765EB" w14:textId="77777777" w:rsidTr="00182AA6">
        <w:tc>
          <w:tcPr>
            <w:tcW w:w="2518" w:type="dxa"/>
          </w:tcPr>
          <w:p w14:paraId="03DDDFC5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1DE4D46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230</w:t>
            </w:r>
          </w:p>
        </w:tc>
      </w:tr>
      <w:tr w:rsidR="00182AA6" w:rsidRPr="007B4910" w14:paraId="04501F6C" w14:textId="77777777" w:rsidTr="00182AA6">
        <w:tc>
          <w:tcPr>
            <w:tcW w:w="2518" w:type="dxa"/>
          </w:tcPr>
          <w:p w14:paraId="661DF35C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60E0E87" w14:textId="77777777" w:rsidR="00182AA6" w:rsidRPr="007B4910" w:rsidRDefault="0086711A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86711A">
              <w:rPr>
                <w:rFonts w:ascii="Times New Roman" w:hAnsi="Times New Roman" w:cs="Times New Roman"/>
                <w:color w:val="000000"/>
              </w:rPr>
              <w:t>Analiza conceptos sobre la mediatriz y la bisectriz</w:t>
            </w:r>
          </w:p>
        </w:tc>
      </w:tr>
      <w:tr w:rsidR="00182AA6" w:rsidRPr="007B4910" w14:paraId="6E2787BF" w14:textId="77777777" w:rsidTr="00182AA6">
        <w:tc>
          <w:tcPr>
            <w:tcW w:w="2518" w:type="dxa"/>
          </w:tcPr>
          <w:p w14:paraId="10D22590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8F7C90C" w14:textId="77777777" w:rsidR="0086711A" w:rsidRPr="0086711A" w:rsidRDefault="0086711A" w:rsidP="0086711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86711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 para repasar conceptos sobre la mediatriz y la bisectriz</w:t>
            </w:r>
            <w:ins w:id="153" w:author="mercyranjel" w:date="2015-12-02T11:11:00Z">
              <w:r w:rsidR="00514CD8">
                <w:rPr>
                  <w:rFonts w:ascii="Times New Roman" w:eastAsia="Times New Roman" w:hAnsi="Times New Roman" w:cs="Times New Roman"/>
                  <w:bCs/>
                  <w:color w:val="000000"/>
                  <w:lang w:eastAsia="es-ES"/>
                </w:rPr>
                <w:t>.</w:t>
              </w:r>
            </w:ins>
          </w:p>
          <w:p w14:paraId="04E8B2FF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D8FA38B" w14:textId="77777777" w:rsidR="00182AA6" w:rsidRDefault="00182AA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3863F6A8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0A8200C3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5AA65D3D" w14:textId="77777777" w:rsidTr="00182AA6">
        <w:tc>
          <w:tcPr>
            <w:tcW w:w="2518" w:type="dxa"/>
          </w:tcPr>
          <w:p w14:paraId="6DFA5F40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924FA62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240</w:t>
            </w:r>
          </w:p>
        </w:tc>
      </w:tr>
      <w:tr w:rsidR="00182AA6" w:rsidRPr="007B4910" w14:paraId="0C27D1AD" w14:textId="77777777" w:rsidTr="00182AA6">
        <w:tc>
          <w:tcPr>
            <w:tcW w:w="2518" w:type="dxa"/>
          </w:tcPr>
          <w:p w14:paraId="3B53CC9F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8DDB2FA" w14:textId="77777777" w:rsidR="00182AA6" w:rsidRPr="007B4910" w:rsidRDefault="00505AB7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505AB7">
              <w:rPr>
                <w:rFonts w:ascii="Times New Roman" w:hAnsi="Times New Roman" w:cs="Times New Roman"/>
                <w:color w:val="000000"/>
              </w:rPr>
              <w:t>Aplica los conceptos de mediatriz y bisectriz</w:t>
            </w:r>
          </w:p>
        </w:tc>
      </w:tr>
      <w:tr w:rsidR="00182AA6" w:rsidRPr="007B4910" w14:paraId="4804CA23" w14:textId="77777777" w:rsidTr="00182AA6">
        <w:tc>
          <w:tcPr>
            <w:tcW w:w="2518" w:type="dxa"/>
          </w:tcPr>
          <w:p w14:paraId="6EA39DCE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5E9DE60" w14:textId="77777777" w:rsidR="00182AA6" w:rsidRPr="007B4910" w:rsidRDefault="002E66A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2E66AD">
              <w:rPr>
                <w:rFonts w:ascii="Times New Roman" w:hAnsi="Times New Roman" w:cs="Times New Roman"/>
                <w:color w:val="000000"/>
              </w:rPr>
              <w:t>Actividad para solucionar situaciones relacionadas con la mediatriz y la bisectriz</w:t>
            </w:r>
          </w:p>
        </w:tc>
      </w:tr>
    </w:tbl>
    <w:p w14:paraId="7ACB8291" w14:textId="77777777" w:rsidR="00A9189C" w:rsidRDefault="00A9189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4672DEBE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6C5CFD6B" w14:textId="77777777" w:rsidR="005A429A" w:rsidRPr="007B4910" w:rsidRDefault="005A429A" w:rsidP="005A429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0891638D" w14:textId="77777777" w:rsidTr="000A2512">
        <w:tc>
          <w:tcPr>
            <w:tcW w:w="2518" w:type="dxa"/>
          </w:tcPr>
          <w:p w14:paraId="3FD7F604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B05CCDF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250</w:t>
            </w:r>
          </w:p>
        </w:tc>
      </w:tr>
      <w:tr w:rsidR="005A429A" w:rsidRPr="007B4910" w14:paraId="1717B729" w14:textId="77777777" w:rsidTr="000A2512">
        <w:tc>
          <w:tcPr>
            <w:tcW w:w="2518" w:type="dxa"/>
          </w:tcPr>
          <w:p w14:paraId="4CA4D836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Título</w:t>
            </w:r>
          </w:p>
        </w:tc>
        <w:tc>
          <w:tcPr>
            <w:tcW w:w="6515" w:type="dxa"/>
          </w:tcPr>
          <w:p w14:paraId="6B076E19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 xml:space="preserve">Analiza </w:t>
            </w:r>
            <w:r>
              <w:rPr>
                <w:rFonts w:ascii="Times New Roman" w:hAnsi="Times New Roman" w:cs="Times New Roman"/>
                <w:color w:val="000000"/>
              </w:rPr>
              <w:t>c</w:t>
            </w:r>
            <w:r w:rsidRPr="005A429A">
              <w:rPr>
                <w:rFonts w:ascii="Times New Roman" w:hAnsi="Times New Roman" w:cs="Times New Roman"/>
                <w:color w:val="000000"/>
              </w:rPr>
              <w:t>onstrucciones geométricas</w:t>
            </w:r>
          </w:p>
        </w:tc>
      </w:tr>
      <w:tr w:rsidR="005A429A" w:rsidRPr="007B4910" w14:paraId="78E3A318" w14:textId="77777777" w:rsidTr="000A2512">
        <w:tc>
          <w:tcPr>
            <w:tcW w:w="2518" w:type="dxa"/>
          </w:tcPr>
          <w:p w14:paraId="03DA5FF6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BA01F74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182AA6">
              <w:rPr>
                <w:rFonts w:ascii="Times New Roman" w:hAnsi="Times New Roman" w:cs="Times New Roman"/>
                <w:color w:val="000000"/>
              </w:rPr>
              <w:t>Actividad para repasar los conceptos de mediatriz de un segmento y la bisectriz de un ángulo</w:t>
            </w:r>
          </w:p>
        </w:tc>
      </w:tr>
    </w:tbl>
    <w:p w14:paraId="4FF4B698" w14:textId="77777777" w:rsidR="007C3497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7A0DCE31" w14:textId="77777777" w:rsidR="005A429A" w:rsidRDefault="005A429A" w:rsidP="005A429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5.4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7EAC19FE" w14:textId="77777777" w:rsidR="005A429A" w:rsidRDefault="005A429A" w:rsidP="005A429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154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155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.</w:t>
        </w:r>
      </w:ins>
      <w:r>
        <w:rPr>
          <w:rFonts w:ascii="Times New Roman" w:hAnsi="Times New Roman" w:cs="Times New Roman"/>
          <w:color w:val="000000"/>
        </w:rPr>
        <w:t xml:space="preserve"> </w:t>
      </w:r>
    </w:p>
    <w:p w14:paraId="2B6E3091" w14:textId="77777777" w:rsidR="005A429A" w:rsidRDefault="005A429A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59B9235A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3D49F7ED" w14:textId="77777777" w:rsidR="005A429A" w:rsidRPr="007B4910" w:rsidRDefault="005A429A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4A85C479" w14:textId="77777777" w:rsidTr="000A2512">
        <w:tc>
          <w:tcPr>
            <w:tcW w:w="2518" w:type="dxa"/>
          </w:tcPr>
          <w:p w14:paraId="2E8E0EE2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ADDD01E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260</w:t>
            </w:r>
          </w:p>
        </w:tc>
      </w:tr>
      <w:tr w:rsidR="005A429A" w:rsidRPr="007B4910" w14:paraId="5C1DCD27" w14:textId="77777777" w:rsidTr="000A2512">
        <w:tc>
          <w:tcPr>
            <w:tcW w:w="2518" w:type="dxa"/>
          </w:tcPr>
          <w:p w14:paraId="08CF2AEE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EAE9F31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>Refuerza tu aprendizaje: Las construcciones geométricas</w:t>
            </w:r>
          </w:p>
        </w:tc>
      </w:tr>
      <w:tr w:rsidR="005A429A" w:rsidRPr="007B4910" w14:paraId="03A168F3" w14:textId="77777777" w:rsidTr="000A2512">
        <w:tc>
          <w:tcPr>
            <w:tcW w:w="2518" w:type="dxa"/>
          </w:tcPr>
          <w:p w14:paraId="7E542D67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E5EB942" w14:textId="77777777" w:rsidR="005A429A" w:rsidRPr="005A429A" w:rsidRDefault="005A429A" w:rsidP="005A429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5A429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Actividades sobre Las construcciones geométricas</w:t>
            </w:r>
            <w:ins w:id="156" w:author="mercyranjel" w:date="2015-12-02T11:12:00Z">
              <w:r w:rsidR="00514CD8">
                <w:rPr>
                  <w:rFonts w:ascii="Times New Roman" w:eastAsia="Times New Roman" w:hAnsi="Times New Roman" w:cs="Times New Roman"/>
                  <w:bCs/>
                  <w:color w:val="000000"/>
                  <w:lang w:eastAsia="es-ES"/>
                </w:rPr>
                <w:t>.</w:t>
              </w:r>
            </w:ins>
          </w:p>
          <w:p w14:paraId="12F60819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243D8CA" w14:textId="77777777" w:rsidR="007C3497" w:rsidRPr="00DD28F9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5FE0A528" w14:textId="77777777" w:rsidR="000A2512" w:rsidRPr="00DD28F9" w:rsidRDefault="000A2512" w:rsidP="000A2512">
      <w:pPr>
        <w:pStyle w:val="Seccin1PLANETA"/>
        <w:rPr>
          <w:rFonts w:ascii="Times New Roman" w:hAnsi="Times New Roman" w:cs="Times New Roman"/>
          <w:sz w:val="24"/>
          <w:lang w:val="es-CO"/>
        </w:rPr>
      </w:pPr>
      <w:r w:rsidRPr="00DD28F9">
        <w:rPr>
          <w:rFonts w:ascii="Times New Roman" w:hAnsi="Times New Roman" w:cs="Times New Roman"/>
          <w:sz w:val="24"/>
          <w:highlight w:val="yellow"/>
        </w:rPr>
        <w:t>[SECCIÓN 1]</w:t>
      </w:r>
      <w:r w:rsidRPr="00DD28F9">
        <w:rPr>
          <w:rFonts w:ascii="Times New Roman" w:hAnsi="Times New Roman" w:cs="Times New Roman"/>
          <w:sz w:val="24"/>
        </w:rPr>
        <w:t xml:space="preserve"> </w:t>
      </w:r>
      <w:r w:rsidRPr="00DD28F9">
        <w:rPr>
          <w:rFonts w:ascii="Times New Roman" w:hAnsi="Times New Roman" w:cs="Times New Roman"/>
          <w:sz w:val="24"/>
          <w:lang w:val="es-CO"/>
        </w:rPr>
        <w:t>6. Competencias</w:t>
      </w: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A2512" w:rsidRPr="00DD28F9" w14:paraId="7C804D4A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482CDF53" w14:textId="77777777" w:rsidR="000A2512" w:rsidRPr="00DD28F9" w:rsidRDefault="000A2512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D28F9"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0A2512" w:rsidRPr="00DD28F9" w14:paraId="6B662D1C" w14:textId="77777777" w:rsidTr="000A2512">
        <w:tc>
          <w:tcPr>
            <w:tcW w:w="2518" w:type="dxa"/>
          </w:tcPr>
          <w:p w14:paraId="6121FD6D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0042E03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MA_06_05_REC270</w:t>
            </w:r>
          </w:p>
        </w:tc>
      </w:tr>
      <w:tr w:rsidR="000A2512" w:rsidRPr="00DD28F9" w14:paraId="5103500F" w14:textId="77777777" w:rsidTr="000A2512">
        <w:tc>
          <w:tcPr>
            <w:tcW w:w="2518" w:type="dxa"/>
          </w:tcPr>
          <w:p w14:paraId="49DD8D79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3893000" w14:textId="77777777" w:rsidR="000A2512" w:rsidRPr="00DD28F9" w:rsidRDefault="00616D46" w:rsidP="00616D4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Proyecto</w:t>
            </w:r>
            <w:r w:rsidR="000A2512" w:rsidRPr="00DD28F9">
              <w:rPr>
                <w:rFonts w:ascii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hAnsi="Times New Roman" w:cs="Times New Roman"/>
                <w:color w:val="000000"/>
              </w:rPr>
              <w:t>el uso de los ángulos en la navegación</w:t>
            </w:r>
          </w:p>
        </w:tc>
      </w:tr>
      <w:tr w:rsidR="000A2512" w:rsidRPr="00DD28F9" w14:paraId="7EE0A5A0" w14:textId="77777777" w:rsidTr="000A2512">
        <w:tc>
          <w:tcPr>
            <w:tcW w:w="2518" w:type="dxa"/>
          </w:tcPr>
          <w:p w14:paraId="0723240C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A2A969B" w14:textId="77777777" w:rsidR="000A2512" w:rsidRPr="00DD28F9" w:rsidRDefault="000A2512" w:rsidP="00616D46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 xml:space="preserve">Actividad para </w:t>
            </w:r>
            <w:r w:rsidR="00616D46">
              <w:rPr>
                <w:rFonts w:ascii="Times New Roman" w:hAnsi="Times New Roman" w:cs="Times New Roman"/>
                <w:color w:val="000000"/>
              </w:rPr>
              <w:t>mostrar usos de los ángulos</w:t>
            </w:r>
          </w:p>
        </w:tc>
      </w:tr>
    </w:tbl>
    <w:p w14:paraId="0B3EEBDB" w14:textId="77777777" w:rsidR="0054085F" w:rsidRPr="00DD28F9" w:rsidRDefault="0054085F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07EAE670" w14:textId="77777777" w:rsidR="00127E42" w:rsidRPr="00DD28F9" w:rsidRDefault="00127E42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DD28F9">
        <w:rPr>
          <w:rFonts w:ascii="Times New Roman" w:hAnsi="Times New Roman" w:cs="Times New Roman"/>
          <w:b/>
        </w:rPr>
        <w:t>Fin de la Unidad</w:t>
      </w:r>
    </w:p>
    <w:p w14:paraId="5996FACD" w14:textId="77777777" w:rsidR="00127E42" w:rsidRPr="00DD28F9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DD28F9" w14:paraId="48DFBE44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10207972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Mapa conceptual</w:t>
            </w:r>
          </w:p>
        </w:tc>
      </w:tr>
      <w:tr w:rsidR="00127E42" w:rsidRPr="00DD28F9" w14:paraId="524FA211" w14:textId="77777777" w:rsidTr="00D10BB1">
        <w:tc>
          <w:tcPr>
            <w:tcW w:w="2518" w:type="dxa"/>
          </w:tcPr>
          <w:p w14:paraId="4A9304DA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14:paraId="052E0A59" w14:textId="77777777" w:rsidR="00127E42" w:rsidRPr="00DD28F9" w:rsidRDefault="0054085F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</w:rPr>
              <w:t>MA_06_10_REC29</w:t>
            </w:r>
            <w:r w:rsidR="00127E42" w:rsidRPr="00DD28F9">
              <w:rPr>
                <w:rFonts w:ascii="Times New Roman" w:hAnsi="Times New Roman" w:cs="Times New Roman"/>
              </w:rPr>
              <w:t>0</w:t>
            </w:r>
          </w:p>
        </w:tc>
      </w:tr>
      <w:tr w:rsidR="00127E42" w:rsidRPr="00DD28F9" w14:paraId="52D19448" w14:textId="77777777" w:rsidTr="00D10BB1">
        <w:tc>
          <w:tcPr>
            <w:tcW w:w="2518" w:type="dxa"/>
          </w:tcPr>
          <w:p w14:paraId="540946AF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14:paraId="02E97F9E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</w:rPr>
              <w:t>Mapa conceptual</w:t>
            </w:r>
          </w:p>
        </w:tc>
      </w:tr>
      <w:tr w:rsidR="00127E42" w:rsidRPr="007B4910" w14:paraId="2AA6E3AE" w14:textId="77777777" w:rsidTr="00D10BB1">
        <w:tc>
          <w:tcPr>
            <w:tcW w:w="2518" w:type="dxa"/>
          </w:tcPr>
          <w:p w14:paraId="4D327DBA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14:paraId="250E24CF" w14:textId="77777777" w:rsidR="00127E42" w:rsidRPr="007B4910" w:rsidRDefault="00CC7403" w:rsidP="005B1AAA">
            <w:pPr>
              <w:rPr>
                <w:rFonts w:ascii="Times New Roman" w:hAnsi="Times New Roman" w:cs="Times New Roman"/>
              </w:rPr>
            </w:pPr>
            <w:r w:rsidRPr="00CC7403">
              <w:rPr>
                <w:rFonts w:ascii="Times New Roman" w:hAnsi="Times New Roman" w:cs="Times New Roman"/>
              </w:rPr>
              <w:t>Mapa conceptual sobre el tema Las rectas y los ángulos</w:t>
            </w:r>
            <w:ins w:id="157" w:author="mercyranjel" w:date="2015-12-02T11:12:00Z">
              <w:r w:rsidR="00514CD8">
                <w:rPr>
                  <w:rFonts w:ascii="Times New Roman" w:hAnsi="Times New Roman" w:cs="Times New Roman"/>
                </w:rPr>
                <w:t>.</w:t>
              </w:r>
            </w:ins>
          </w:p>
        </w:tc>
      </w:tr>
    </w:tbl>
    <w:p w14:paraId="5F7952D1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7B4910" w14:paraId="3E71913B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4C6AF624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27E42" w:rsidRPr="007B4910" w14:paraId="282D048F" w14:textId="77777777" w:rsidTr="00D10BB1">
        <w:tc>
          <w:tcPr>
            <w:tcW w:w="2518" w:type="dxa"/>
          </w:tcPr>
          <w:p w14:paraId="25DD4938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54EB971" w14:textId="77777777" w:rsidR="00127E42" w:rsidRPr="007B4910" w:rsidRDefault="0054085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MA_G06_03_REC300</w:t>
            </w:r>
          </w:p>
        </w:tc>
      </w:tr>
      <w:tr w:rsidR="00127E42" w:rsidRPr="007B4910" w14:paraId="5DDC3319" w14:textId="77777777" w:rsidTr="00D10BB1">
        <w:tc>
          <w:tcPr>
            <w:tcW w:w="2518" w:type="dxa"/>
          </w:tcPr>
          <w:p w14:paraId="6214B9FD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0300928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27E42" w:rsidRPr="007B4910" w14:paraId="082BE143" w14:textId="77777777" w:rsidTr="00D10BB1">
        <w:tc>
          <w:tcPr>
            <w:tcW w:w="2518" w:type="dxa"/>
          </w:tcPr>
          <w:p w14:paraId="63A131AD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9FBB3C2" w14:textId="77777777" w:rsidR="00127E42" w:rsidRPr="007B4910" w:rsidRDefault="00CC74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CC7403">
              <w:rPr>
                <w:rFonts w:ascii="Times New Roman" w:hAnsi="Times New Roman" w:cs="Times New Roman"/>
                <w:color w:val="000000"/>
              </w:rPr>
              <w:t>Evaluación sobre Las rectas y los ángulos</w:t>
            </w:r>
            <w:ins w:id="158" w:author="mercyranjel" w:date="2015-12-02T11:12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66D7B45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2551"/>
        <w:gridCol w:w="5431"/>
      </w:tblGrid>
      <w:tr w:rsidR="0036203F" w:rsidRPr="007B4910" w14:paraId="120BC352" w14:textId="77777777" w:rsidTr="00D10BB1">
        <w:tc>
          <w:tcPr>
            <w:tcW w:w="8828" w:type="dxa"/>
            <w:gridSpan w:val="3"/>
            <w:shd w:val="clear" w:color="auto" w:fill="000000" w:themeFill="text1"/>
          </w:tcPr>
          <w:p w14:paraId="011EB4D3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Webs de referencia</w:t>
            </w:r>
          </w:p>
        </w:tc>
      </w:tr>
      <w:tr w:rsidR="0036203F" w:rsidRPr="007B4910" w14:paraId="4614F21E" w14:textId="77777777" w:rsidTr="00D10BB1">
        <w:tc>
          <w:tcPr>
            <w:tcW w:w="846" w:type="dxa"/>
          </w:tcPr>
          <w:p w14:paraId="6850CAE6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7982" w:type="dxa"/>
            <w:gridSpan w:val="2"/>
          </w:tcPr>
          <w:p w14:paraId="7E84C20A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</w:rPr>
              <w:t>MA_06_10_REC280</w:t>
            </w:r>
          </w:p>
        </w:tc>
      </w:tr>
      <w:tr w:rsidR="0036203F" w:rsidRPr="007B4910" w14:paraId="5302B967" w14:textId="77777777" w:rsidTr="00D10BB1">
        <w:tc>
          <w:tcPr>
            <w:tcW w:w="846" w:type="dxa"/>
          </w:tcPr>
          <w:p w14:paraId="2C9945BC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01</w:t>
            </w:r>
          </w:p>
        </w:tc>
        <w:tc>
          <w:tcPr>
            <w:tcW w:w="2551" w:type="dxa"/>
          </w:tcPr>
          <w:p w14:paraId="0F15192A" w14:textId="77777777" w:rsidR="00127E42" w:rsidRPr="007B4910" w:rsidRDefault="00127E42" w:rsidP="005B1AAA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7B4910">
              <w:rPr>
                <w:rFonts w:ascii="Times New Roman" w:hAnsi="Times New Roman" w:cs="Times New Roman"/>
                <w:i/>
              </w:rPr>
              <w:t>Vitutor</w:t>
            </w:r>
            <w:proofErr w:type="spellEnd"/>
          </w:p>
        </w:tc>
        <w:tc>
          <w:tcPr>
            <w:tcW w:w="5431" w:type="dxa"/>
          </w:tcPr>
          <w:p w14:paraId="377307E5" w14:textId="77777777" w:rsidR="00127E42" w:rsidRPr="007B4910" w:rsidRDefault="00B13D94" w:rsidP="005B1AAA">
            <w:pPr>
              <w:rPr>
                <w:rFonts w:ascii="Times New Roman" w:hAnsi="Times New Roman" w:cs="Times New Roman"/>
                <w:i/>
              </w:rPr>
            </w:pPr>
            <w:hyperlink r:id="rId80" w:history="1">
              <w:r w:rsidR="0036203F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http://www.vitutor.com/geo/eso/el_1.html</w:t>
              </w:r>
            </w:hyperlink>
          </w:p>
        </w:tc>
      </w:tr>
      <w:tr w:rsidR="0036203F" w:rsidRPr="007B4910" w14:paraId="2C0DFED6" w14:textId="77777777" w:rsidTr="00D10BB1">
        <w:tc>
          <w:tcPr>
            <w:tcW w:w="846" w:type="dxa"/>
          </w:tcPr>
          <w:p w14:paraId="2A8F7CC3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02</w:t>
            </w:r>
          </w:p>
        </w:tc>
        <w:tc>
          <w:tcPr>
            <w:tcW w:w="2551" w:type="dxa"/>
          </w:tcPr>
          <w:p w14:paraId="5DB1FE3C" w14:textId="77777777" w:rsidR="00127E42" w:rsidRPr="007B4910" w:rsidRDefault="000E6A14" w:rsidP="005B1AAA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7B4910">
              <w:rPr>
                <w:rFonts w:ascii="Times New Roman" w:hAnsi="Times New Roman" w:cs="Times New Roman"/>
                <w:i/>
              </w:rPr>
              <w:t>Educaplus</w:t>
            </w:r>
            <w:proofErr w:type="spellEnd"/>
            <w:r w:rsidR="00127E42" w:rsidRPr="007B4910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5431" w:type="dxa"/>
          </w:tcPr>
          <w:p w14:paraId="107322E2" w14:textId="77777777" w:rsidR="00127E42" w:rsidRPr="007B4910" w:rsidRDefault="00B13D94" w:rsidP="005B1AAA">
            <w:pPr>
              <w:rPr>
                <w:rFonts w:ascii="Times New Roman" w:hAnsi="Times New Roman" w:cs="Times New Roman"/>
                <w:i/>
              </w:rPr>
            </w:pPr>
            <w:hyperlink r:id="rId81" w:history="1">
              <w:r w:rsidR="000E6A14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http://www.educaplus.org/play-10-Transportador.html</w:t>
              </w:r>
            </w:hyperlink>
          </w:p>
        </w:tc>
      </w:tr>
    </w:tbl>
    <w:p w14:paraId="2FF61D34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FCB15FB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7D16F999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7572645B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4080E7FA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2C503178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1B86A5A8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178DE870" w14:textId="77777777" w:rsidR="000568D0" w:rsidRPr="007B4910" w:rsidRDefault="000568D0" w:rsidP="005B1AAA">
      <w:pPr>
        <w:rPr>
          <w:rFonts w:ascii="Times New Roman" w:hAnsi="Times New Roman" w:cs="Times New Roman"/>
        </w:rPr>
      </w:pPr>
    </w:p>
    <w:sectPr w:rsidR="000568D0" w:rsidRPr="007B4910" w:rsidSect="006635FE">
      <w:headerReference w:type="even" r:id="rId82"/>
      <w:headerReference w:type="default" r:id="rId83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6AF94B7C" w14:textId="77777777" w:rsidR="005860DE" w:rsidRDefault="005860DE" w:rsidP="00037441">
      <w:pPr>
        <w:spacing w:after="0"/>
      </w:pPr>
      <w:r>
        <w:separator/>
      </w:r>
    </w:p>
  </w:endnote>
  <w:endnote w:type="continuationSeparator" w:id="0">
    <w:p w14:paraId="23166074" w14:textId="77777777" w:rsidR="005860DE" w:rsidRDefault="005860DE" w:rsidP="000374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6FF850F" w14:textId="77777777" w:rsidR="005860DE" w:rsidRDefault="005860DE" w:rsidP="00037441">
      <w:pPr>
        <w:spacing w:after="0"/>
      </w:pPr>
      <w:r>
        <w:separator/>
      </w:r>
    </w:p>
  </w:footnote>
  <w:footnote w:type="continuationSeparator" w:id="0">
    <w:p w14:paraId="26970A0E" w14:textId="77777777" w:rsidR="005860DE" w:rsidRDefault="005860DE" w:rsidP="0003744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D7F21B" w14:textId="77777777" w:rsidR="00F04757" w:rsidRDefault="00F04757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6FB81E" w14:textId="77777777" w:rsidR="00F04757" w:rsidRDefault="00F04757" w:rsidP="006635FE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68428B" w14:textId="77777777" w:rsidR="00F04757" w:rsidRDefault="00F04757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B13D94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65CD9A2C" w14:textId="77777777" w:rsidR="00F04757" w:rsidRPr="00F16D37" w:rsidRDefault="00F04757" w:rsidP="006635FE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6_10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0. </w:t>
    </w:r>
    <w:r>
      <w:rPr>
        <w:b/>
        <w:sz w:val="22"/>
        <w:szCs w:val="22"/>
      </w:rPr>
      <w:t>Rectas y ángulos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9pt;height:12.5pt" o:bullet="t">
        <v:imagedata r:id="rId1" o:title="BD21302_"/>
      </v:shape>
    </w:pict>
  </w:numPicBullet>
  <w:abstractNum w:abstractNumId="0">
    <w:nsid w:val="00E9153C"/>
    <w:multiLevelType w:val="hybridMultilevel"/>
    <w:tmpl w:val="AF361B60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76267B6"/>
    <w:multiLevelType w:val="multilevel"/>
    <w:tmpl w:val="F7CCD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6D1581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D6524"/>
    <w:multiLevelType w:val="hybridMultilevel"/>
    <w:tmpl w:val="A38A876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6805FF"/>
    <w:multiLevelType w:val="hybridMultilevel"/>
    <w:tmpl w:val="5F14EF98"/>
    <w:lvl w:ilvl="0" w:tplc="9D60F8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10DE39CB"/>
    <w:multiLevelType w:val="hybridMultilevel"/>
    <w:tmpl w:val="61EE46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DD1DB0"/>
    <w:multiLevelType w:val="hybridMultilevel"/>
    <w:tmpl w:val="8B026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510216"/>
    <w:multiLevelType w:val="multilevel"/>
    <w:tmpl w:val="965C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8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405365"/>
    <w:multiLevelType w:val="hybridMultilevel"/>
    <w:tmpl w:val="236400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4F20EF"/>
    <w:multiLevelType w:val="hybridMultilevel"/>
    <w:tmpl w:val="7326F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227145"/>
    <w:multiLevelType w:val="hybridMultilevel"/>
    <w:tmpl w:val="55D4428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E1155B"/>
    <w:multiLevelType w:val="multilevel"/>
    <w:tmpl w:val="1626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D0C541B"/>
    <w:multiLevelType w:val="hybridMultilevel"/>
    <w:tmpl w:val="1C6CC8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1D6E87"/>
    <w:multiLevelType w:val="multilevel"/>
    <w:tmpl w:val="24F8B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DD0DF3"/>
    <w:multiLevelType w:val="hybridMultilevel"/>
    <w:tmpl w:val="956A7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EF6BE8"/>
    <w:multiLevelType w:val="hybridMultilevel"/>
    <w:tmpl w:val="7BC21CB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6B1CD7"/>
    <w:multiLevelType w:val="hybridMultilevel"/>
    <w:tmpl w:val="5862FD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C45FC7"/>
    <w:multiLevelType w:val="multilevel"/>
    <w:tmpl w:val="200A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AB14B5C"/>
    <w:multiLevelType w:val="hybridMultilevel"/>
    <w:tmpl w:val="81F4EC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6F33A4"/>
    <w:multiLevelType w:val="hybridMultilevel"/>
    <w:tmpl w:val="92568B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B707A1"/>
    <w:multiLevelType w:val="hybridMultilevel"/>
    <w:tmpl w:val="BAA8622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F713ED"/>
    <w:multiLevelType w:val="hybridMultilevel"/>
    <w:tmpl w:val="61929B90"/>
    <w:lvl w:ilvl="0" w:tplc="0C0A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2">
    <w:nsid w:val="4B577C32"/>
    <w:multiLevelType w:val="multilevel"/>
    <w:tmpl w:val="A10CB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4A6A83"/>
    <w:multiLevelType w:val="multilevel"/>
    <w:tmpl w:val="D270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EC943FE"/>
    <w:multiLevelType w:val="hybridMultilevel"/>
    <w:tmpl w:val="515483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8031C8"/>
    <w:multiLevelType w:val="hybridMultilevel"/>
    <w:tmpl w:val="04BAD3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37689E"/>
    <w:multiLevelType w:val="multilevel"/>
    <w:tmpl w:val="7A58E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22929F0"/>
    <w:multiLevelType w:val="hybridMultilevel"/>
    <w:tmpl w:val="AB043AD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7B46B88"/>
    <w:multiLevelType w:val="hybridMultilevel"/>
    <w:tmpl w:val="412486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C67763"/>
    <w:multiLevelType w:val="hybridMultilevel"/>
    <w:tmpl w:val="EAE271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2B68C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076360"/>
    <w:multiLevelType w:val="hybridMultilevel"/>
    <w:tmpl w:val="5A969D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3975D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6D770F"/>
    <w:multiLevelType w:val="multilevel"/>
    <w:tmpl w:val="AD38B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BFB53F8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C30E31"/>
    <w:multiLevelType w:val="hybridMultilevel"/>
    <w:tmpl w:val="2048E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A030F5"/>
    <w:multiLevelType w:val="hybridMultilevel"/>
    <w:tmpl w:val="BA20DDB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111903"/>
    <w:multiLevelType w:val="hybridMultilevel"/>
    <w:tmpl w:val="9A6CBF8C"/>
    <w:lvl w:ilvl="0" w:tplc="240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9748A0"/>
    <w:multiLevelType w:val="hybridMultilevel"/>
    <w:tmpl w:val="B67AFB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2F1531"/>
    <w:multiLevelType w:val="hybridMultilevel"/>
    <w:tmpl w:val="389AF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A2418E"/>
    <w:multiLevelType w:val="multilevel"/>
    <w:tmpl w:val="4320A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7972407"/>
    <w:multiLevelType w:val="multilevel"/>
    <w:tmpl w:val="BBA0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12"/>
  </w:num>
  <w:num w:numId="3">
    <w:abstractNumId w:val="0"/>
  </w:num>
  <w:num w:numId="4">
    <w:abstractNumId w:val="5"/>
  </w:num>
  <w:num w:numId="5">
    <w:abstractNumId w:val="37"/>
  </w:num>
  <w:num w:numId="6">
    <w:abstractNumId w:val="25"/>
  </w:num>
  <w:num w:numId="7">
    <w:abstractNumId w:val="19"/>
  </w:num>
  <w:num w:numId="8">
    <w:abstractNumId w:val="27"/>
  </w:num>
  <w:num w:numId="9">
    <w:abstractNumId w:val="38"/>
  </w:num>
  <w:num w:numId="10">
    <w:abstractNumId w:val="24"/>
  </w:num>
  <w:num w:numId="11">
    <w:abstractNumId w:val="7"/>
  </w:num>
  <w:num w:numId="12">
    <w:abstractNumId w:val="26"/>
  </w:num>
  <w:num w:numId="13">
    <w:abstractNumId w:val="17"/>
  </w:num>
  <w:num w:numId="14">
    <w:abstractNumId w:val="41"/>
  </w:num>
  <w:num w:numId="15">
    <w:abstractNumId w:val="22"/>
  </w:num>
  <w:num w:numId="16">
    <w:abstractNumId w:val="11"/>
  </w:num>
  <w:num w:numId="17">
    <w:abstractNumId w:val="33"/>
  </w:num>
  <w:num w:numId="18">
    <w:abstractNumId w:val="1"/>
  </w:num>
  <w:num w:numId="19">
    <w:abstractNumId w:val="23"/>
  </w:num>
  <w:num w:numId="20">
    <w:abstractNumId w:val="28"/>
  </w:num>
  <w:num w:numId="21">
    <w:abstractNumId w:val="10"/>
  </w:num>
  <w:num w:numId="22">
    <w:abstractNumId w:val="3"/>
  </w:num>
  <w:num w:numId="23">
    <w:abstractNumId w:val="8"/>
  </w:num>
  <w:num w:numId="24">
    <w:abstractNumId w:val="40"/>
  </w:num>
  <w:num w:numId="25">
    <w:abstractNumId w:val="13"/>
  </w:num>
  <w:num w:numId="26">
    <w:abstractNumId w:val="2"/>
  </w:num>
  <w:num w:numId="27">
    <w:abstractNumId w:val="30"/>
  </w:num>
  <w:num w:numId="28">
    <w:abstractNumId w:val="34"/>
  </w:num>
  <w:num w:numId="29">
    <w:abstractNumId w:val="32"/>
  </w:num>
  <w:num w:numId="30">
    <w:abstractNumId w:val="4"/>
  </w:num>
  <w:num w:numId="31">
    <w:abstractNumId w:val="15"/>
  </w:num>
  <w:num w:numId="32">
    <w:abstractNumId w:val="36"/>
  </w:num>
  <w:num w:numId="33">
    <w:abstractNumId w:val="20"/>
  </w:num>
  <w:num w:numId="34">
    <w:abstractNumId w:val="9"/>
  </w:num>
  <w:num w:numId="35">
    <w:abstractNumId w:val="21"/>
  </w:num>
  <w:num w:numId="36">
    <w:abstractNumId w:val="39"/>
  </w:num>
  <w:num w:numId="37">
    <w:abstractNumId w:val="29"/>
  </w:num>
  <w:num w:numId="38">
    <w:abstractNumId w:val="16"/>
  </w:num>
  <w:num w:numId="39">
    <w:abstractNumId w:val="14"/>
  </w:num>
  <w:num w:numId="40">
    <w:abstractNumId w:val="35"/>
  </w:num>
  <w:num w:numId="41">
    <w:abstractNumId w:val="18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oNotTrackMov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441"/>
    <w:rsid w:val="00001C9F"/>
    <w:rsid w:val="0000369C"/>
    <w:rsid w:val="00005538"/>
    <w:rsid w:val="000122B3"/>
    <w:rsid w:val="000152B9"/>
    <w:rsid w:val="000159BF"/>
    <w:rsid w:val="00017665"/>
    <w:rsid w:val="000211B6"/>
    <w:rsid w:val="00033246"/>
    <w:rsid w:val="00037441"/>
    <w:rsid w:val="00043179"/>
    <w:rsid w:val="0004717D"/>
    <w:rsid w:val="000527D4"/>
    <w:rsid w:val="000566DC"/>
    <w:rsid w:val="000568D0"/>
    <w:rsid w:val="00060D53"/>
    <w:rsid w:val="00061014"/>
    <w:rsid w:val="00062DF2"/>
    <w:rsid w:val="00072876"/>
    <w:rsid w:val="00072EA3"/>
    <w:rsid w:val="000730DA"/>
    <w:rsid w:val="0008083A"/>
    <w:rsid w:val="00097002"/>
    <w:rsid w:val="000A0C51"/>
    <w:rsid w:val="000A0F8B"/>
    <w:rsid w:val="000A2173"/>
    <w:rsid w:val="000A2512"/>
    <w:rsid w:val="000D6A99"/>
    <w:rsid w:val="000E06E6"/>
    <w:rsid w:val="000E6A14"/>
    <w:rsid w:val="000F25C3"/>
    <w:rsid w:val="000F3F17"/>
    <w:rsid w:val="00115736"/>
    <w:rsid w:val="00122BA7"/>
    <w:rsid w:val="00122D17"/>
    <w:rsid w:val="00127335"/>
    <w:rsid w:val="00127E42"/>
    <w:rsid w:val="00131C88"/>
    <w:rsid w:val="00132C0C"/>
    <w:rsid w:val="0013505E"/>
    <w:rsid w:val="00143D02"/>
    <w:rsid w:val="00152B7E"/>
    <w:rsid w:val="00152E50"/>
    <w:rsid w:val="001712E3"/>
    <w:rsid w:val="00173D95"/>
    <w:rsid w:val="0017521F"/>
    <w:rsid w:val="0017685F"/>
    <w:rsid w:val="00180519"/>
    <w:rsid w:val="00182AA6"/>
    <w:rsid w:val="0018532F"/>
    <w:rsid w:val="00185988"/>
    <w:rsid w:val="00192239"/>
    <w:rsid w:val="001940AB"/>
    <w:rsid w:val="001A50F6"/>
    <w:rsid w:val="001B10D6"/>
    <w:rsid w:val="001B371A"/>
    <w:rsid w:val="001B716B"/>
    <w:rsid w:val="001C326F"/>
    <w:rsid w:val="001C7DC6"/>
    <w:rsid w:val="001D0569"/>
    <w:rsid w:val="001D4EB7"/>
    <w:rsid w:val="001D5398"/>
    <w:rsid w:val="001D6071"/>
    <w:rsid w:val="001E2220"/>
    <w:rsid w:val="001E28E7"/>
    <w:rsid w:val="001E3CD5"/>
    <w:rsid w:val="001E66DF"/>
    <w:rsid w:val="001F03D2"/>
    <w:rsid w:val="00204DA0"/>
    <w:rsid w:val="00212EEA"/>
    <w:rsid w:val="0022379B"/>
    <w:rsid w:val="002406DB"/>
    <w:rsid w:val="00251E8D"/>
    <w:rsid w:val="00252542"/>
    <w:rsid w:val="00261753"/>
    <w:rsid w:val="00265956"/>
    <w:rsid w:val="002663DF"/>
    <w:rsid w:val="002668ED"/>
    <w:rsid w:val="0026778A"/>
    <w:rsid w:val="00270232"/>
    <w:rsid w:val="00295F44"/>
    <w:rsid w:val="002A01E4"/>
    <w:rsid w:val="002A0D78"/>
    <w:rsid w:val="002A6D75"/>
    <w:rsid w:val="002B20C1"/>
    <w:rsid w:val="002B31A4"/>
    <w:rsid w:val="002B3C33"/>
    <w:rsid w:val="002B5715"/>
    <w:rsid w:val="002B6B6C"/>
    <w:rsid w:val="002C267E"/>
    <w:rsid w:val="002C2B1F"/>
    <w:rsid w:val="002D17B8"/>
    <w:rsid w:val="002D1CC2"/>
    <w:rsid w:val="002E66AD"/>
    <w:rsid w:val="002F7375"/>
    <w:rsid w:val="002F7E4F"/>
    <w:rsid w:val="00303570"/>
    <w:rsid w:val="00304FEF"/>
    <w:rsid w:val="0031197F"/>
    <w:rsid w:val="0033761D"/>
    <w:rsid w:val="0035003D"/>
    <w:rsid w:val="0035155F"/>
    <w:rsid w:val="003516CD"/>
    <w:rsid w:val="00360407"/>
    <w:rsid w:val="0036203F"/>
    <w:rsid w:val="00362082"/>
    <w:rsid w:val="0036564A"/>
    <w:rsid w:val="00373064"/>
    <w:rsid w:val="003733CB"/>
    <w:rsid w:val="003751BD"/>
    <w:rsid w:val="00383CEE"/>
    <w:rsid w:val="003A2934"/>
    <w:rsid w:val="003A2F7B"/>
    <w:rsid w:val="003B43C3"/>
    <w:rsid w:val="003C0251"/>
    <w:rsid w:val="003C33E4"/>
    <w:rsid w:val="003C6F5C"/>
    <w:rsid w:val="003C72E2"/>
    <w:rsid w:val="003D0585"/>
    <w:rsid w:val="003E73D3"/>
    <w:rsid w:val="003F615E"/>
    <w:rsid w:val="00403736"/>
    <w:rsid w:val="00406E55"/>
    <w:rsid w:val="00407445"/>
    <w:rsid w:val="00407DC0"/>
    <w:rsid w:val="00412922"/>
    <w:rsid w:val="00415BCA"/>
    <w:rsid w:val="00416B84"/>
    <w:rsid w:val="00426552"/>
    <w:rsid w:val="004279D8"/>
    <w:rsid w:val="00454EA7"/>
    <w:rsid w:val="0046362C"/>
    <w:rsid w:val="00467FAC"/>
    <w:rsid w:val="004735E3"/>
    <w:rsid w:val="00497AE2"/>
    <w:rsid w:val="004A2297"/>
    <w:rsid w:val="004A5359"/>
    <w:rsid w:val="004A7872"/>
    <w:rsid w:val="004C0DC2"/>
    <w:rsid w:val="004C1B2C"/>
    <w:rsid w:val="004C3692"/>
    <w:rsid w:val="004C7705"/>
    <w:rsid w:val="004D1126"/>
    <w:rsid w:val="004D38F3"/>
    <w:rsid w:val="004E5A5D"/>
    <w:rsid w:val="00505AB7"/>
    <w:rsid w:val="00507795"/>
    <w:rsid w:val="005104EB"/>
    <w:rsid w:val="00513C89"/>
    <w:rsid w:val="00514B2A"/>
    <w:rsid w:val="00514CD8"/>
    <w:rsid w:val="00516B66"/>
    <w:rsid w:val="00526460"/>
    <w:rsid w:val="00527F42"/>
    <w:rsid w:val="005345F5"/>
    <w:rsid w:val="005359B8"/>
    <w:rsid w:val="00536228"/>
    <w:rsid w:val="0054085F"/>
    <w:rsid w:val="00542A80"/>
    <w:rsid w:val="00544F14"/>
    <w:rsid w:val="005479B1"/>
    <w:rsid w:val="00551278"/>
    <w:rsid w:val="0055260F"/>
    <w:rsid w:val="00557ED5"/>
    <w:rsid w:val="005677BD"/>
    <w:rsid w:val="00567808"/>
    <w:rsid w:val="00574006"/>
    <w:rsid w:val="00577BF8"/>
    <w:rsid w:val="005851DD"/>
    <w:rsid w:val="00585D4E"/>
    <w:rsid w:val="005860DE"/>
    <w:rsid w:val="00587EAD"/>
    <w:rsid w:val="005917B3"/>
    <w:rsid w:val="005979B1"/>
    <w:rsid w:val="005A08BC"/>
    <w:rsid w:val="005A0DEB"/>
    <w:rsid w:val="005A429A"/>
    <w:rsid w:val="005A4AAE"/>
    <w:rsid w:val="005B1AAA"/>
    <w:rsid w:val="005B2E80"/>
    <w:rsid w:val="005C4394"/>
    <w:rsid w:val="005D17B4"/>
    <w:rsid w:val="005D2120"/>
    <w:rsid w:val="005E4339"/>
    <w:rsid w:val="005F1E69"/>
    <w:rsid w:val="005F4A54"/>
    <w:rsid w:val="00616D46"/>
    <w:rsid w:val="00621C60"/>
    <w:rsid w:val="00625640"/>
    <w:rsid w:val="00632522"/>
    <w:rsid w:val="00633960"/>
    <w:rsid w:val="0063614C"/>
    <w:rsid w:val="00646CB1"/>
    <w:rsid w:val="006474CA"/>
    <w:rsid w:val="006544DC"/>
    <w:rsid w:val="0066276E"/>
    <w:rsid w:val="006635FE"/>
    <w:rsid w:val="0066491D"/>
    <w:rsid w:val="0067086E"/>
    <w:rsid w:val="006761AE"/>
    <w:rsid w:val="00681D7B"/>
    <w:rsid w:val="006A68CB"/>
    <w:rsid w:val="006B43FF"/>
    <w:rsid w:val="006B5F6F"/>
    <w:rsid w:val="006C06EF"/>
    <w:rsid w:val="006C6AD4"/>
    <w:rsid w:val="006D0597"/>
    <w:rsid w:val="006D157C"/>
    <w:rsid w:val="006D5E03"/>
    <w:rsid w:val="006D7C6E"/>
    <w:rsid w:val="006E19E4"/>
    <w:rsid w:val="006E1D4F"/>
    <w:rsid w:val="006F140B"/>
    <w:rsid w:val="006F15AC"/>
    <w:rsid w:val="00712123"/>
    <w:rsid w:val="00715F27"/>
    <w:rsid w:val="0072185B"/>
    <w:rsid w:val="00735A72"/>
    <w:rsid w:val="007366A4"/>
    <w:rsid w:val="0074464C"/>
    <w:rsid w:val="007467CA"/>
    <w:rsid w:val="00751F76"/>
    <w:rsid w:val="007545D0"/>
    <w:rsid w:val="00755F7C"/>
    <w:rsid w:val="00756386"/>
    <w:rsid w:val="00757041"/>
    <w:rsid w:val="00785B3A"/>
    <w:rsid w:val="00787675"/>
    <w:rsid w:val="007A4380"/>
    <w:rsid w:val="007B0FC1"/>
    <w:rsid w:val="007B4910"/>
    <w:rsid w:val="007B59D9"/>
    <w:rsid w:val="007C1ED5"/>
    <w:rsid w:val="007C27C4"/>
    <w:rsid w:val="007C27DC"/>
    <w:rsid w:val="007C3497"/>
    <w:rsid w:val="007D66B8"/>
    <w:rsid w:val="007D6AB3"/>
    <w:rsid w:val="007E004B"/>
    <w:rsid w:val="007E193F"/>
    <w:rsid w:val="007E22F2"/>
    <w:rsid w:val="007E4BDE"/>
    <w:rsid w:val="007F5577"/>
    <w:rsid w:val="00802A87"/>
    <w:rsid w:val="0080432E"/>
    <w:rsid w:val="00806735"/>
    <w:rsid w:val="008129E4"/>
    <w:rsid w:val="00815150"/>
    <w:rsid w:val="00820067"/>
    <w:rsid w:val="00823354"/>
    <w:rsid w:val="008245E7"/>
    <w:rsid w:val="008323C7"/>
    <w:rsid w:val="00833C45"/>
    <w:rsid w:val="008342CD"/>
    <w:rsid w:val="008362C7"/>
    <w:rsid w:val="008469D0"/>
    <w:rsid w:val="00855DF9"/>
    <w:rsid w:val="008638DF"/>
    <w:rsid w:val="0086711A"/>
    <w:rsid w:val="00874ABE"/>
    <w:rsid w:val="0087542D"/>
    <w:rsid w:val="00876FDB"/>
    <w:rsid w:val="00877323"/>
    <w:rsid w:val="008808DC"/>
    <w:rsid w:val="008812F4"/>
    <w:rsid w:val="00885EBE"/>
    <w:rsid w:val="00887B05"/>
    <w:rsid w:val="00894E54"/>
    <w:rsid w:val="008A2F7D"/>
    <w:rsid w:val="008A334C"/>
    <w:rsid w:val="008A3B75"/>
    <w:rsid w:val="008A61A2"/>
    <w:rsid w:val="008A6D6E"/>
    <w:rsid w:val="008C6EEE"/>
    <w:rsid w:val="008C7977"/>
    <w:rsid w:val="008D069D"/>
    <w:rsid w:val="008D5917"/>
    <w:rsid w:val="008D68CE"/>
    <w:rsid w:val="008E71E8"/>
    <w:rsid w:val="008F2884"/>
    <w:rsid w:val="00900D99"/>
    <w:rsid w:val="00901A1D"/>
    <w:rsid w:val="009039EB"/>
    <w:rsid w:val="009074A5"/>
    <w:rsid w:val="009074EF"/>
    <w:rsid w:val="0092438D"/>
    <w:rsid w:val="00932C81"/>
    <w:rsid w:val="0093798F"/>
    <w:rsid w:val="00945FA1"/>
    <w:rsid w:val="009542AB"/>
    <w:rsid w:val="0095610F"/>
    <w:rsid w:val="00957211"/>
    <w:rsid w:val="00957D40"/>
    <w:rsid w:val="0096303D"/>
    <w:rsid w:val="00963B96"/>
    <w:rsid w:val="00967B2F"/>
    <w:rsid w:val="00970A5C"/>
    <w:rsid w:val="009717A1"/>
    <w:rsid w:val="009719E5"/>
    <w:rsid w:val="00974F3A"/>
    <w:rsid w:val="0098133F"/>
    <w:rsid w:val="00987A79"/>
    <w:rsid w:val="009939EA"/>
    <w:rsid w:val="009A098A"/>
    <w:rsid w:val="009A647A"/>
    <w:rsid w:val="009A7B7D"/>
    <w:rsid w:val="009B0C72"/>
    <w:rsid w:val="009B4107"/>
    <w:rsid w:val="009B4203"/>
    <w:rsid w:val="009B51A5"/>
    <w:rsid w:val="009B612D"/>
    <w:rsid w:val="009B7843"/>
    <w:rsid w:val="009C07DD"/>
    <w:rsid w:val="009C0C4B"/>
    <w:rsid w:val="009C11C9"/>
    <w:rsid w:val="009C5B78"/>
    <w:rsid w:val="009C75D2"/>
    <w:rsid w:val="009D0153"/>
    <w:rsid w:val="009D66B0"/>
    <w:rsid w:val="009F04C1"/>
    <w:rsid w:val="009F5FE1"/>
    <w:rsid w:val="00A0074A"/>
    <w:rsid w:val="00A03550"/>
    <w:rsid w:val="00A05BCA"/>
    <w:rsid w:val="00A06899"/>
    <w:rsid w:val="00A40778"/>
    <w:rsid w:val="00A414DC"/>
    <w:rsid w:val="00A418F8"/>
    <w:rsid w:val="00A4704C"/>
    <w:rsid w:val="00A4799A"/>
    <w:rsid w:val="00A52732"/>
    <w:rsid w:val="00A660E6"/>
    <w:rsid w:val="00A705D4"/>
    <w:rsid w:val="00A747F6"/>
    <w:rsid w:val="00A9189C"/>
    <w:rsid w:val="00A923A7"/>
    <w:rsid w:val="00A92811"/>
    <w:rsid w:val="00A93D4E"/>
    <w:rsid w:val="00A958D7"/>
    <w:rsid w:val="00A967EE"/>
    <w:rsid w:val="00A97217"/>
    <w:rsid w:val="00AA1075"/>
    <w:rsid w:val="00AB2BCC"/>
    <w:rsid w:val="00AB64FE"/>
    <w:rsid w:val="00AC00A1"/>
    <w:rsid w:val="00AC6139"/>
    <w:rsid w:val="00AD4E86"/>
    <w:rsid w:val="00AD6520"/>
    <w:rsid w:val="00AE3BCD"/>
    <w:rsid w:val="00AF0308"/>
    <w:rsid w:val="00AF4CAB"/>
    <w:rsid w:val="00AF64EC"/>
    <w:rsid w:val="00B01AEF"/>
    <w:rsid w:val="00B0703A"/>
    <w:rsid w:val="00B114CC"/>
    <w:rsid w:val="00B13D94"/>
    <w:rsid w:val="00B25E77"/>
    <w:rsid w:val="00B279DA"/>
    <w:rsid w:val="00B4125E"/>
    <w:rsid w:val="00B45999"/>
    <w:rsid w:val="00B611AB"/>
    <w:rsid w:val="00B70277"/>
    <w:rsid w:val="00B7059F"/>
    <w:rsid w:val="00B72011"/>
    <w:rsid w:val="00B75D8D"/>
    <w:rsid w:val="00B77443"/>
    <w:rsid w:val="00B80C02"/>
    <w:rsid w:val="00B83DB6"/>
    <w:rsid w:val="00B84E9C"/>
    <w:rsid w:val="00B9367C"/>
    <w:rsid w:val="00B9526F"/>
    <w:rsid w:val="00B97984"/>
    <w:rsid w:val="00B97CBC"/>
    <w:rsid w:val="00BA2E20"/>
    <w:rsid w:val="00BA2F4D"/>
    <w:rsid w:val="00BB2857"/>
    <w:rsid w:val="00BB2D6F"/>
    <w:rsid w:val="00BB6900"/>
    <w:rsid w:val="00BB6B95"/>
    <w:rsid w:val="00BD0EFA"/>
    <w:rsid w:val="00BD1251"/>
    <w:rsid w:val="00BD1D85"/>
    <w:rsid w:val="00BE34C8"/>
    <w:rsid w:val="00BF0877"/>
    <w:rsid w:val="00BF5776"/>
    <w:rsid w:val="00BF6DD1"/>
    <w:rsid w:val="00C06B85"/>
    <w:rsid w:val="00C170E6"/>
    <w:rsid w:val="00C275F0"/>
    <w:rsid w:val="00C4396B"/>
    <w:rsid w:val="00C45DC6"/>
    <w:rsid w:val="00C476B5"/>
    <w:rsid w:val="00C53427"/>
    <w:rsid w:val="00C7499B"/>
    <w:rsid w:val="00C846AC"/>
    <w:rsid w:val="00C933FB"/>
    <w:rsid w:val="00C95103"/>
    <w:rsid w:val="00CB0776"/>
    <w:rsid w:val="00CB369F"/>
    <w:rsid w:val="00CB453A"/>
    <w:rsid w:val="00CB4DE7"/>
    <w:rsid w:val="00CB7915"/>
    <w:rsid w:val="00CC1096"/>
    <w:rsid w:val="00CC38DF"/>
    <w:rsid w:val="00CC6A5F"/>
    <w:rsid w:val="00CC7403"/>
    <w:rsid w:val="00CC7895"/>
    <w:rsid w:val="00CD1EF8"/>
    <w:rsid w:val="00CD43CC"/>
    <w:rsid w:val="00CE5136"/>
    <w:rsid w:val="00CF5420"/>
    <w:rsid w:val="00D10BB1"/>
    <w:rsid w:val="00D13056"/>
    <w:rsid w:val="00D1505B"/>
    <w:rsid w:val="00D16385"/>
    <w:rsid w:val="00D20A81"/>
    <w:rsid w:val="00D232FF"/>
    <w:rsid w:val="00D260FD"/>
    <w:rsid w:val="00D33B67"/>
    <w:rsid w:val="00D41E84"/>
    <w:rsid w:val="00D51A9A"/>
    <w:rsid w:val="00D52689"/>
    <w:rsid w:val="00D53583"/>
    <w:rsid w:val="00D64C90"/>
    <w:rsid w:val="00D73B85"/>
    <w:rsid w:val="00D86B99"/>
    <w:rsid w:val="00D87196"/>
    <w:rsid w:val="00D91250"/>
    <w:rsid w:val="00DA20B6"/>
    <w:rsid w:val="00DA2651"/>
    <w:rsid w:val="00DA548E"/>
    <w:rsid w:val="00DA7ACC"/>
    <w:rsid w:val="00DB191D"/>
    <w:rsid w:val="00DB2A53"/>
    <w:rsid w:val="00DC00CB"/>
    <w:rsid w:val="00DC1365"/>
    <w:rsid w:val="00DC70FC"/>
    <w:rsid w:val="00DD1A44"/>
    <w:rsid w:val="00DD2494"/>
    <w:rsid w:val="00DD28F9"/>
    <w:rsid w:val="00DD52F9"/>
    <w:rsid w:val="00DE5199"/>
    <w:rsid w:val="00DE5970"/>
    <w:rsid w:val="00DE6119"/>
    <w:rsid w:val="00DF712F"/>
    <w:rsid w:val="00E072FD"/>
    <w:rsid w:val="00E14C70"/>
    <w:rsid w:val="00E14FFF"/>
    <w:rsid w:val="00E554BB"/>
    <w:rsid w:val="00E63E58"/>
    <w:rsid w:val="00E64FAF"/>
    <w:rsid w:val="00E73536"/>
    <w:rsid w:val="00E772CE"/>
    <w:rsid w:val="00E77A63"/>
    <w:rsid w:val="00E8090A"/>
    <w:rsid w:val="00E87984"/>
    <w:rsid w:val="00E94F5A"/>
    <w:rsid w:val="00EB704B"/>
    <w:rsid w:val="00EC2B9D"/>
    <w:rsid w:val="00ED1DC6"/>
    <w:rsid w:val="00ED5C13"/>
    <w:rsid w:val="00EE25B7"/>
    <w:rsid w:val="00EE2E6A"/>
    <w:rsid w:val="00EE6F0F"/>
    <w:rsid w:val="00F04757"/>
    <w:rsid w:val="00F240E8"/>
    <w:rsid w:val="00F2410E"/>
    <w:rsid w:val="00F31805"/>
    <w:rsid w:val="00F33377"/>
    <w:rsid w:val="00F352EC"/>
    <w:rsid w:val="00F4214A"/>
    <w:rsid w:val="00F46B46"/>
    <w:rsid w:val="00F51509"/>
    <w:rsid w:val="00F54CB7"/>
    <w:rsid w:val="00F57CFE"/>
    <w:rsid w:val="00F640AA"/>
    <w:rsid w:val="00F661E7"/>
    <w:rsid w:val="00F66E52"/>
    <w:rsid w:val="00F7066A"/>
    <w:rsid w:val="00F7685A"/>
    <w:rsid w:val="00F773C6"/>
    <w:rsid w:val="00F82B20"/>
    <w:rsid w:val="00F84837"/>
    <w:rsid w:val="00FA1FB9"/>
    <w:rsid w:val="00FA3B30"/>
    <w:rsid w:val="00FA6F7A"/>
    <w:rsid w:val="00FB6650"/>
    <w:rsid w:val="00FB69A8"/>
    <w:rsid w:val="00FB7D0F"/>
    <w:rsid w:val="00FD25D4"/>
    <w:rsid w:val="00FE02EB"/>
    <w:rsid w:val="00FE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0380EA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3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7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69821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34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94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emf"/><Relationship Id="rId19" Type="http://schemas.openxmlformats.org/officeDocument/2006/relationships/oleObject" Target="embeddings/oleObject1.bin"/><Relationship Id="rId68" Type="http://schemas.openxmlformats.org/officeDocument/2006/relationships/image" Target="media/image38.jpeg"/><Relationship Id="rId69" Type="http://schemas.openxmlformats.org/officeDocument/2006/relationships/image" Target="media/image39.jpeg"/><Relationship Id="rId50" Type="http://schemas.openxmlformats.org/officeDocument/2006/relationships/oleObject" Target="embeddings/oleObject15.bin"/><Relationship Id="rId51" Type="http://schemas.openxmlformats.org/officeDocument/2006/relationships/image" Target="media/image17.png"/><Relationship Id="rId52" Type="http://schemas.openxmlformats.org/officeDocument/2006/relationships/image" Target="media/image18.png"/><Relationship Id="rId53" Type="http://schemas.openxmlformats.org/officeDocument/2006/relationships/image" Target="media/image19.png"/><Relationship Id="rId54" Type="http://schemas.openxmlformats.org/officeDocument/2006/relationships/image" Target="media/image20.gif"/><Relationship Id="rId55" Type="http://schemas.openxmlformats.org/officeDocument/2006/relationships/image" Target="media/image21.jpeg"/><Relationship Id="rId40" Type="http://schemas.openxmlformats.org/officeDocument/2006/relationships/oleObject" Target="embeddings/oleObject11.bin"/><Relationship Id="rId41" Type="http://schemas.openxmlformats.org/officeDocument/2006/relationships/image" Target="media/image13.jpeg"/><Relationship Id="rId42" Type="http://schemas.openxmlformats.org/officeDocument/2006/relationships/image" Target="media/image14.gif"/><Relationship Id="rId43" Type="http://schemas.openxmlformats.org/officeDocument/2006/relationships/image" Target="media/image15.emf"/><Relationship Id="rId44" Type="http://schemas.openxmlformats.org/officeDocument/2006/relationships/oleObject" Target="embeddings/oleObject4.bin"/><Relationship Id="rId45" Type="http://schemas.openxmlformats.org/officeDocument/2006/relationships/image" Target="media/image16.emf"/><Relationship Id="rId46" Type="http://schemas.openxmlformats.org/officeDocument/2006/relationships/oleObject" Target="embeddings/oleObject5.bin"/><Relationship Id="rId47" Type="http://schemas.openxmlformats.org/officeDocument/2006/relationships/image" Target="media/image25.emf"/><Relationship Id="rId48" Type="http://schemas.openxmlformats.org/officeDocument/2006/relationships/oleObject" Target="embeddings/oleObject14.bin"/><Relationship Id="rId49" Type="http://schemas.openxmlformats.org/officeDocument/2006/relationships/image" Target="media/image26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shutterstock.com/pic-103104938/stock-photo-euclid.html?src=mFyaRO70UxIRoWg0CqGusg-1-3" TargetMode="External"/><Relationship Id="rId80" Type="http://schemas.openxmlformats.org/officeDocument/2006/relationships/hyperlink" Target="http://www.vitutor.com/geo/eso/el_1.html" TargetMode="External"/><Relationship Id="rId81" Type="http://schemas.openxmlformats.org/officeDocument/2006/relationships/hyperlink" Target="http://www.educaplus.org/play-10-Transportador.html" TargetMode="External"/><Relationship Id="rId82" Type="http://schemas.openxmlformats.org/officeDocument/2006/relationships/header" Target="header1.xml"/><Relationship Id="rId83" Type="http://schemas.openxmlformats.org/officeDocument/2006/relationships/header" Target="header2.xml"/><Relationship Id="rId84" Type="http://schemas.openxmlformats.org/officeDocument/2006/relationships/fontTable" Target="fontTable.xml"/><Relationship Id="rId85" Type="http://schemas.openxmlformats.org/officeDocument/2006/relationships/theme" Target="theme/theme1.xml"/><Relationship Id="rId37" Type="http://schemas.openxmlformats.org/officeDocument/2006/relationships/image" Target="media/image19.emf"/><Relationship Id="rId38" Type="http://schemas.openxmlformats.org/officeDocument/2006/relationships/oleObject" Target="embeddings/oleObject10.bin"/><Relationship Id="rId39" Type="http://schemas.openxmlformats.org/officeDocument/2006/relationships/image" Target="media/image20.emf"/><Relationship Id="rId70" Type="http://schemas.openxmlformats.org/officeDocument/2006/relationships/image" Target="media/image40.jpeg"/><Relationship Id="rId71" Type="http://schemas.openxmlformats.org/officeDocument/2006/relationships/image" Target="media/image41.jpeg"/><Relationship Id="rId72" Type="http://schemas.openxmlformats.org/officeDocument/2006/relationships/image" Target="media/image22.png"/><Relationship Id="rId20" Type="http://schemas.openxmlformats.org/officeDocument/2006/relationships/image" Target="media/image10.png"/><Relationship Id="rId21" Type="http://schemas.openxmlformats.org/officeDocument/2006/relationships/image" Target="media/image11.emf"/><Relationship Id="rId22" Type="http://schemas.openxmlformats.org/officeDocument/2006/relationships/oleObject" Target="embeddings/oleObject2.bin"/><Relationship Id="rId23" Type="http://schemas.openxmlformats.org/officeDocument/2006/relationships/image" Target="media/image12.emf"/><Relationship Id="rId24" Type="http://schemas.openxmlformats.org/officeDocument/2006/relationships/oleObject" Target="embeddings/oleObject3.bin"/><Relationship Id="rId73" Type="http://schemas.openxmlformats.org/officeDocument/2006/relationships/image" Target="media/image23.png"/><Relationship Id="rId74" Type="http://schemas.openxmlformats.org/officeDocument/2006/relationships/image" Target="media/image24.png"/><Relationship Id="rId75" Type="http://schemas.openxmlformats.org/officeDocument/2006/relationships/image" Target="media/image25.png"/><Relationship Id="rId76" Type="http://schemas.openxmlformats.org/officeDocument/2006/relationships/image" Target="media/image46.png"/><Relationship Id="rId77" Type="http://schemas.openxmlformats.org/officeDocument/2006/relationships/image" Target="media/image47.png"/><Relationship Id="rId78" Type="http://schemas.openxmlformats.org/officeDocument/2006/relationships/image" Target="media/image48.png"/><Relationship Id="rId79" Type="http://schemas.openxmlformats.org/officeDocument/2006/relationships/image" Target="media/image49.png"/><Relationship Id="rId10" Type="http://schemas.openxmlformats.org/officeDocument/2006/relationships/image" Target="media/image2.png"/><Relationship Id="rId11" Type="http://schemas.openxmlformats.org/officeDocument/2006/relationships/hyperlink" Target="http://www.shutterstock.com/pic-223978450/stock-vector-new-realistic-mobile-phone-smartphone-collection-iphon-style-mockups-with-blank-screen-isolated-on.html?src=358QOR1sfIEPHR5pVAJLRQ-1-47" TargetMode="External"/><Relationship Id="rId12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A87DB-F853-1340-A58F-D0F7D6EAB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3312</Words>
  <Characters>18219</Characters>
  <Application>Microsoft Macintosh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Juan Velasquez</cp:lastModifiedBy>
  <cp:revision>4</cp:revision>
  <cp:lastPrinted>2015-09-09T16:34:00Z</cp:lastPrinted>
  <dcterms:created xsi:type="dcterms:W3CDTF">2015-12-09T14:35:00Z</dcterms:created>
  <dcterms:modified xsi:type="dcterms:W3CDTF">2015-12-09T14:35:00Z</dcterms:modified>
</cp:coreProperties>
</file>