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2081B30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C080523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1AB9DD91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6775D2F3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2E2A94DC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329D9AEF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634D8296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97A470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678C1E66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0577145D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4454D714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05CBE2F3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9CE3F18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78576C1C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4CDB59B2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0CCE52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0453CC4D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1DD15568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02C62970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7305913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64D5E7E6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7D2E43A6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72E637CE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04F7C776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30ABA374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3AA6BB6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7BF30566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523038E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1B4C2ED6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54AD8FD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21736174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626E63C6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665E071E" w14:textId="77777777" w:rsidTr="003C33E4">
        <w:tc>
          <w:tcPr>
            <w:tcW w:w="1951" w:type="dxa"/>
            <w:shd w:val="clear" w:color="auto" w:fill="000000" w:themeFill="text1"/>
          </w:tcPr>
          <w:p w14:paraId="3FF68B74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7050C9E3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47A5C6F0" w14:textId="77777777" w:rsidTr="003C33E4">
        <w:tc>
          <w:tcPr>
            <w:tcW w:w="1951" w:type="dxa"/>
            <w:shd w:val="clear" w:color="auto" w:fill="000000" w:themeFill="text1"/>
          </w:tcPr>
          <w:p w14:paraId="4043FB44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0B0B32BA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4C58A799" w14:textId="77777777" w:rsidTr="003C33E4">
        <w:tc>
          <w:tcPr>
            <w:tcW w:w="1951" w:type="dxa"/>
            <w:shd w:val="clear" w:color="auto" w:fill="000000" w:themeFill="text1"/>
          </w:tcPr>
          <w:p w14:paraId="3DCDB5F6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17CA70DE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00228635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78348C4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128B52CF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05F49BA1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14032D75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58F39D4C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14E64481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60DEBECF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5C4B0302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44BF4E93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7A3637FD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0D30D577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0D0ED5E8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70413E77" w14:textId="77777777" w:rsidTr="006635FE">
        <w:tc>
          <w:tcPr>
            <w:tcW w:w="2518" w:type="dxa"/>
          </w:tcPr>
          <w:p w14:paraId="2579E1D7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FD9C401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32F1AC44" w14:textId="77777777" w:rsidTr="006635FE">
        <w:tc>
          <w:tcPr>
            <w:tcW w:w="2518" w:type="dxa"/>
          </w:tcPr>
          <w:p w14:paraId="12064ED9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70B98CD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102F4F0C" w14:textId="77777777" w:rsidTr="006635FE">
        <w:tc>
          <w:tcPr>
            <w:tcW w:w="2518" w:type="dxa"/>
          </w:tcPr>
          <w:p w14:paraId="7C6A8497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D6D9788" w14:textId="77777777" w:rsidR="00180519" w:rsidRPr="007B4910" w:rsidRDefault="004A7872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105B0DDB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09A697CF" w14:textId="77777777" w:rsidTr="006635FE">
        <w:tc>
          <w:tcPr>
            <w:tcW w:w="2518" w:type="dxa"/>
          </w:tcPr>
          <w:p w14:paraId="01F83397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9DFCC1F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6B5BC69E" w14:textId="77777777" w:rsidTr="006635FE">
        <w:tc>
          <w:tcPr>
            <w:tcW w:w="2518" w:type="dxa"/>
          </w:tcPr>
          <w:p w14:paraId="571AA2CF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33E4CB66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3ADF8EF0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D7B6AA0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72B64301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535771F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7F27C08B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127DFF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12691F8D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67786FE2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1E63E212" w14:textId="77777777" w:rsidTr="00B77443">
        <w:tc>
          <w:tcPr>
            <w:tcW w:w="2518" w:type="dxa"/>
          </w:tcPr>
          <w:p w14:paraId="65EC0DA8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2BD4D108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43785455" w14:textId="77777777" w:rsidTr="00B77443">
        <w:tc>
          <w:tcPr>
            <w:tcW w:w="2518" w:type="dxa"/>
          </w:tcPr>
          <w:p w14:paraId="78E48EEC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734BF163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56B2252F" w14:textId="77777777" w:rsidTr="00B77443">
        <w:tc>
          <w:tcPr>
            <w:tcW w:w="2518" w:type="dxa"/>
          </w:tcPr>
          <w:p w14:paraId="7A4813F9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3A332228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B494EF3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6666FB6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2D84BC4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6EDF9650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12965B80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2D40E849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E1C077F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4C2EE8F6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045857DA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7F709EBD" w14:textId="77777777" w:rsidTr="00B611AB">
        <w:tc>
          <w:tcPr>
            <w:tcW w:w="2518" w:type="dxa"/>
          </w:tcPr>
          <w:p w14:paraId="3EAC09FF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6908534D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568DC799" w14:textId="77777777" w:rsidTr="00B611AB">
        <w:tc>
          <w:tcPr>
            <w:tcW w:w="2518" w:type="dxa"/>
          </w:tcPr>
          <w:p w14:paraId="1E86BCD6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3207211B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50393FA5" w14:textId="77777777" w:rsidTr="00B611AB">
        <w:tc>
          <w:tcPr>
            <w:tcW w:w="2518" w:type="dxa"/>
          </w:tcPr>
          <w:p w14:paraId="182F1AAA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621EBCA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21E07BE6" wp14:editId="3BFDE665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5FD012B2" w14:textId="77777777" w:rsidTr="00B611AB">
        <w:tc>
          <w:tcPr>
            <w:tcW w:w="2518" w:type="dxa"/>
          </w:tcPr>
          <w:p w14:paraId="3F4B6E04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4BC85775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4EA7381B" w14:textId="77777777" w:rsidTr="00B611AB">
        <w:tc>
          <w:tcPr>
            <w:tcW w:w="2518" w:type="dxa"/>
          </w:tcPr>
          <w:p w14:paraId="4C6A25C8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1F3851CF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0204FB6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29E9BCE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9CC31DC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39A1AF19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AC71452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12635726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5AFEC756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0812F99E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7C09A1B6" w14:textId="77777777" w:rsidTr="00B611AB">
        <w:tc>
          <w:tcPr>
            <w:tcW w:w="2518" w:type="dxa"/>
          </w:tcPr>
          <w:p w14:paraId="7B321D22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C949AF6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77745D19" w14:textId="77777777" w:rsidTr="00B611AB">
        <w:tc>
          <w:tcPr>
            <w:tcW w:w="2518" w:type="dxa"/>
          </w:tcPr>
          <w:p w14:paraId="188DB4DC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F602B93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1260A467" w14:textId="77777777" w:rsidTr="00B611AB">
        <w:tc>
          <w:tcPr>
            <w:tcW w:w="2518" w:type="dxa"/>
          </w:tcPr>
          <w:p w14:paraId="462478D9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03D04E9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3FF21D96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4665CD26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4A7C01DF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3F535BC1" w14:textId="77777777" w:rsidTr="00B611AB">
        <w:tc>
          <w:tcPr>
            <w:tcW w:w="2518" w:type="dxa"/>
          </w:tcPr>
          <w:p w14:paraId="208FB579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431A352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BF3C238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16EC6A5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21C77BCA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CE4B1AC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6C8103A6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2C75F45D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442C4D68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72A25C67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3161A89D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59BFE283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27CD4AA9" w14:textId="77777777" w:rsidTr="00B611AB">
        <w:tc>
          <w:tcPr>
            <w:tcW w:w="2518" w:type="dxa"/>
          </w:tcPr>
          <w:p w14:paraId="0A8E4D87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040FA41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98133F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C11C9" w:rsidRPr="007B4910" w14:paraId="26AA2788" w14:textId="77777777" w:rsidTr="00B611AB">
        <w:tc>
          <w:tcPr>
            <w:tcW w:w="2518" w:type="dxa"/>
          </w:tcPr>
          <w:p w14:paraId="09B5EDF8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376FBE4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644E81C5" w14:textId="77777777" w:rsidTr="00B611AB">
        <w:tc>
          <w:tcPr>
            <w:tcW w:w="2518" w:type="dxa"/>
          </w:tcPr>
          <w:p w14:paraId="68BB4DBE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4A25AD8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841518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167C813E" wp14:editId="4176E51D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D2A00A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F68C736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9406F37" wp14:editId="07F7571E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5921F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7CFCFB54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36D5CDF9" wp14:editId="434BAC83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925FC60" wp14:editId="514FC019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EF556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6CFE31B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1AF3EB4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05624C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898CE7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3537F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9B0FA4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57EB083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46844F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57AEE436" w14:textId="77777777" w:rsidTr="00B611AB">
        <w:tc>
          <w:tcPr>
            <w:tcW w:w="2518" w:type="dxa"/>
          </w:tcPr>
          <w:p w14:paraId="32D54FD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63B1F5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3B46F234" w14:textId="77777777" w:rsidTr="00B611AB">
        <w:tc>
          <w:tcPr>
            <w:tcW w:w="2518" w:type="dxa"/>
          </w:tcPr>
          <w:p w14:paraId="6B75CE25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21725C2D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BC69626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15DA9FE0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7C7B00CC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32A54C04" w14:textId="77777777" w:rsidTr="00F4214A">
        <w:tc>
          <w:tcPr>
            <w:tcW w:w="2518" w:type="dxa"/>
          </w:tcPr>
          <w:p w14:paraId="7F342153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0DEF5BE6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34E0CE6C" w14:textId="77777777" w:rsidTr="00F4214A">
        <w:tc>
          <w:tcPr>
            <w:tcW w:w="2518" w:type="dxa"/>
          </w:tcPr>
          <w:p w14:paraId="0A61F78B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B624AE9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F5BCFCA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03F47F4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291885AF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6B85819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68AD71CB" w14:textId="77777777" w:rsidTr="00F4214A">
        <w:tc>
          <w:tcPr>
            <w:tcW w:w="2518" w:type="dxa"/>
          </w:tcPr>
          <w:p w14:paraId="2CCD52CE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BEE8692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616C581F" w14:textId="77777777" w:rsidTr="00F4214A">
        <w:tc>
          <w:tcPr>
            <w:tcW w:w="2518" w:type="dxa"/>
          </w:tcPr>
          <w:p w14:paraId="60F36205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4043B85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37C9D27D" w14:textId="77777777" w:rsidTr="00F4214A">
        <w:tc>
          <w:tcPr>
            <w:tcW w:w="2518" w:type="dxa"/>
          </w:tcPr>
          <w:p w14:paraId="147D9261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065430B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49CE8EA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2A03B3E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36DC0202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780D7204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5484134F" w14:textId="77777777" w:rsidTr="00F4214A">
        <w:tc>
          <w:tcPr>
            <w:tcW w:w="2518" w:type="dxa"/>
          </w:tcPr>
          <w:p w14:paraId="3145D8A0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F943A0E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452DA329" w14:textId="77777777" w:rsidTr="00F4214A">
        <w:tc>
          <w:tcPr>
            <w:tcW w:w="2518" w:type="dxa"/>
          </w:tcPr>
          <w:p w14:paraId="69E5B0F0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BC1CEF7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6B69310C" w14:textId="77777777" w:rsidTr="00F4214A">
        <w:tc>
          <w:tcPr>
            <w:tcW w:w="2518" w:type="dxa"/>
          </w:tcPr>
          <w:p w14:paraId="02D9360A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1FABE73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D8B8016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BBDA708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25BDABFC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87BA05C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esta</w:t>
        </w:r>
        <w:r w:rsidR="00526460">
          <w:rPr>
            <w:rFonts w:ascii="Times New Roman" w:hAnsi="Times New Roman" w:cs="Times New Roman"/>
            <w:color w:val="000000"/>
          </w:rPr>
          <w:t xml:space="preserve">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2B0EDA7F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9C3E401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2F2651B9" w14:textId="77777777" w:rsidTr="00F4214A">
        <w:tc>
          <w:tcPr>
            <w:tcW w:w="2518" w:type="dxa"/>
          </w:tcPr>
          <w:p w14:paraId="73E115B2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D0A4C85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01CF5E94" w14:textId="77777777" w:rsidTr="00F4214A">
        <w:tc>
          <w:tcPr>
            <w:tcW w:w="2518" w:type="dxa"/>
          </w:tcPr>
          <w:p w14:paraId="6C1A0404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D18F72D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1E17115B" w14:textId="77777777" w:rsidTr="00F4214A">
        <w:tc>
          <w:tcPr>
            <w:tcW w:w="2518" w:type="dxa"/>
          </w:tcPr>
          <w:p w14:paraId="0B6C1675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CA62CF2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6018541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620D78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3AB7C00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74C0E9CF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27D693ED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6DF5A9F6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2A3C74D3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4862B6C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286E115B" w14:textId="77777777" w:rsidTr="00F4214A">
        <w:tc>
          <w:tcPr>
            <w:tcW w:w="2518" w:type="dxa"/>
          </w:tcPr>
          <w:p w14:paraId="6C5A8B08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49D93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3208C8A8" w14:textId="77777777" w:rsidTr="00F4214A">
        <w:tc>
          <w:tcPr>
            <w:tcW w:w="2518" w:type="dxa"/>
          </w:tcPr>
          <w:p w14:paraId="219C9AB0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E7287C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7F6718EC" w14:textId="77777777" w:rsidTr="00F4214A">
        <w:tc>
          <w:tcPr>
            <w:tcW w:w="2518" w:type="dxa"/>
          </w:tcPr>
          <w:p w14:paraId="1606A3EF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7CBC591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134205A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37C9F809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5A3D34DB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79218940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169B5856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609886EC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567D07F7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15A76EB7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534F301B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1FF55C8B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53D86826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22EC0715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7FF63313" w14:textId="77777777" w:rsidTr="00B611AB">
        <w:tc>
          <w:tcPr>
            <w:tcW w:w="2518" w:type="dxa"/>
          </w:tcPr>
          <w:p w14:paraId="30206A80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6A26B2B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2EA3" w:rsidRPr="007B4910" w14:paraId="25A99C5C" w14:textId="77777777" w:rsidTr="00B611AB">
        <w:tc>
          <w:tcPr>
            <w:tcW w:w="2518" w:type="dxa"/>
          </w:tcPr>
          <w:p w14:paraId="231253AB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209307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29B52718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9CA62CB" w14:textId="77777777" w:rsidTr="00B611AB">
        <w:tc>
          <w:tcPr>
            <w:tcW w:w="2518" w:type="dxa"/>
          </w:tcPr>
          <w:p w14:paraId="76E04AB0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59E36E7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71AD0439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7B895505" wp14:editId="5E8FAE21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B82192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A80352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A8BA89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39D2A82B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120FAEC9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68A5818C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49181801" wp14:editId="3C5DCD68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03D58A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439172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84D291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198B3E7D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3F9C9C64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0CB46AAC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1587E36A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92C11C8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AB2E8F1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C9F43BC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4F66981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C3A240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85C45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FC916BE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7A3D3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8BE1D8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63D40A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3D99A924" w14:textId="77777777" w:rsidTr="00B611AB">
        <w:tc>
          <w:tcPr>
            <w:tcW w:w="2518" w:type="dxa"/>
          </w:tcPr>
          <w:p w14:paraId="543CD398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C8E63DB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5BF349D7" w14:textId="77777777" w:rsidTr="00B611AB">
        <w:tc>
          <w:tcPr>
            <w:tcW w:w="2518" w:type="dxa"/>
          </w:tcPr>
          <w:p w14:paraId="4AFAA916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0D35971F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F64A52F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7010521B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7321BB03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01005D08" w14:textId="77777777" w:rsidTr="0087542D">
        <w:tc>
          <w:tcPr>
            <w:tcW w:w="2518" w:type="dxa"/>
          </w:tcPr>
          <w:p w14:paraId="3D2AC4EE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CD1A053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32178C7C" w14:textId="77777777" w:rsidTr="00DC00CB">
        <w:trPr>
          <w:trHeight w:val="1426"/>
        </w:trPr>
        <w:tc>
          <w:tcPr>
            <w:tcW w:w="2518" w:type="dxa"/>
          </w:tcPr>
          <w:p w14:paraId="05FDBD53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7254BC38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37C595FB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4C7543C4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9B5A46C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5871A47D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1AC046C6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5D67DAF7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0F5B79BE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7448290B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22D7A023" w14:textId="77777777" w:rsidTr="00C45DC6">
        <w:tc>
          <w:tcPr>
            <w:tcW w:w="2518" w:type="dxa"/>
          </w:tcPr>
          <w:p w14:paraId="435A337B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75DE21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45DC6" w14:paraId="7B8C1BF0" w14:textId="77777777" w:rsidTr="00C45DC6">
        <w:tc>
          <w:tcPr>
            <w:tcW w:w="2518" w:type="dxa"/>
          </w:tcPr>
          <w:p w14:paraId="452713D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30F0A2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10631932" w14:textId="77777777" w:rsidTr="00C45DC6">
        <w:tc>
          <w:tcPr>
            <w:tcW w:w="2518" w:type="dxa"/>
          </w:tcPr>
          <w:p w14:paraId="4918C305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5FE61F8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759DEFF6" wp14:editId="470BA0C2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1B01480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B35F636" w14:textId="77777777" w:rsidR="00C45DC6" w:rsidRDefault="004A787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24231E00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4429249" r:id="rId19"/>
              </w:pict>
            </w:r>
          </w:p>
          <w:p w14:paraId="00334725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3CFB88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8A66E1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89978C3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2BAC56E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234D8B7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06AB076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005964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071FF7C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28E2ADC0" w14:textId="77777777" w:rsidTr="00C45DC6">
        <w:tc>
          <w:tcPr>
            <w:tcW w:w="2518" w:type="dxa"/>
          </w:tcPr>
          <w:p w14:paraId="44CA4691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01F362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779187EC" w14:textId="77777777" w:rsidTr="00C45DC6">
        <w:tc>
          <w:tcPr>
            <w:tcW w:w="2518" w:type="dxa"/>
          </w:tcPr>
          <w:p w14:paraId="1B306C9A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2BC31F39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25186E1C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544E7F0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2F82ABC5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68B563BC" w14:textId="77777777" w:rsidTr="00FB7D0F">
        <w:tc>
          <w:tcPr>
            <w:tcW w:w="4489" w:type="dxa"/>
          </w:tcPr>
          <w:p w14:paraId="43046647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1AD49719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338181B8" w14:textId="77777777" w:rsidTr="00FB7D0F">
        <w:tc>
          <w:tcPr>
            <w:tcW w:w="4489" w:type="dxa"/>
          </w:tcPr>
          <w:p w14:paraId="11C01258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7242B293" wp14:editId="03C9A3AC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108C74C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693369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998B11C" wp14:editId="21CF5EC8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266C1F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5DABD9B8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B73EFCE" wp14:editId="19C380D0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C317045" wp14:editId="0FACF690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19E62EA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2E9922C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43D7D8CD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4AA50644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37EE37B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797BB093" wp14:editId="1931F56F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8DC5F9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94C043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044A7C1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87241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CA16AE2" wp14:editId="478E25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5E08D79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4E8CFF61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0BE6BC12" w14:textId="77777777" w:rsidTr="00FB7D0F">
        <w:tc>
          <w:tcPr>
            <w:tcW w:w="4489" w:type="dxa"/>
          </w:tcPr>
          <w:p w14:paraId="0A5A3C20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42C147A7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23817621" w14:textId="77777777" w:rsidTr="00FB7D0F">
        <w:tc>
          <w:tcPr>
            <w:tcW w:w="4489" w:type="dxa"/>
          </w:tcPr>
          <w:p w14:paraId="2DC9AF5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2D5799C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3340E788" wp14:editId="5BFF0BF2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4B361F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C18E6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27A1DF3" wp14:editId="01DBE7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69D68818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0AEB3C19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C7FF6A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4274A1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6251A51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6C553BA8" wp14:editId="1CDE969E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7136B28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A6AC83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D8FDF97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2244FC40" wp14:editId="4B8DD6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58BA6543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60DDDE73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89D9466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052E0AE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586992C0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56821B99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772A31C5" w14:textId="77777777" w:rsidTr="005D17B4">
        <w:tc>
          <w:tcPr>
            <w:tcW w:w="1991" w:type="dxa"/>
          </w:tcPr>
          <w:p w14:paraId="652FA53E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6FE31F07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D33B67" w:rsidRPr="007B4910" w14:paraId="2DC6FAFD" w14:textId="77777777" w:rsidTr="005D17B4">
        <w:tc>
          <w:tcPr>
            <w:tcW w:w="1991" w:type="dxa"/>
          </w:tcPr>
          <w:p w14:paraId="28C457DE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0F6B9886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7531AD87" w14:textId="77777777" w:rsidTr="005D17B4">
        <w:tc>
          <w:tcPr>
            <w:tcW w:w="1991" w:type="dxa"/>
          </w:tcPr>
          <w:p w14:paraId="4597792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5F0EA9D3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1B650FE4" wp14:editId="0F1F6576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095DE64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817AE5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2842C38" wp14:editId="63A13DB4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8ADF0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6CD5C533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254717E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92C17F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515ECFE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7659061C" w14:textId="77777777" w:rsidTr="005D17B4">
        <w:tc>
          <w:tcPr>
            <w:tcW w:w="1991" w:type="dxa"/>
          </w:tcPr>
          <w:p w14:paraId="0DDB0B68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275155E5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04C4ACB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7D5ED79B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19DE39D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3FB02011" w14:textId="77777777" w:rsidTr="00FB7D0F">
        <w:tc>
          <w:tcPr>
            <w:tcW w:w="1991" w:type="dxa"/>
          </w:tcPr>
          <w:p w14:paraId="3A824CF8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33CFA315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B5715" w:rsidRPr="007B4910" w14:paraId="69F25F51" w14:textId="77777777" w:rsidTr="00FB7D0F">
        <w:tc>
          <w:tcPr>
            <w:tcW w:w="1991" w:type="dxa"/>
          </w:tcPr>
          <w:p w14:paraId="62CAF1E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1EB03BC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7D3D60FA" w14:textId="77777777" w:rsidTr="00FB7D0F">
        <w:tc>
          <w:tcPr>
            <w:tcW w:w="1991" w:type="dxa"/>
          </w:tcPr>
          <w:p w14:paraId="123F835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299E5D1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3BC908AB" wp14:editId="2A5E5FA4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B656BC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CE4B53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09E05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F05B1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5E49539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187D00D" wp14:editId="52454269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600B60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438855D6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31A71421" w14:textId="77777777" w:rsidTr="00FB7D0F">
        <w:tc>
          <w:tcPr>
            <w:tcW w:w="1991" w:type="dxa"/>
          </w:tcPr>
          <w:p w14:paraId="36BE5CA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3FF4E94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1BBF1B4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42C63648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52347DAD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29993BE2" w14:textId="77777777" w:rsidTr="00FB7D0F">
        <w:tc>
          <w:tcPr>
            <w:tcW w:w="1991" w:type="dxa"/>
          </w:tcPr>
          <w:p w14:paraId="491D393A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0129547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B5715" w:rsidRPr="007B4910" w14:paraId="0F37FA37" w14:textId="77777777" w:rsidTr="00FB7D0F">
        <w:tc>
          <w:tcPr>
            <w:tcW w:w="1991" w:type="dxa"/>
          </w:tcPr>
          <w:p w14:paraId="769B15DB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36A2663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59799223" w14:textId="77777777" w:rsidTr="00FB7D0F">
        <w:tc>
          <w:tcPr>
            <w:tcW w:w="1991" w:type="dxa"/>
          </w:tcPr>
          <w:p w14:paraId="7186C63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5A6F8C6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46119F1F" wp14:editId="2D12398F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469B2C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FBEC42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F36FFDD" wp14:editId="6C027DC0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875315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05AE9B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CA37EC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42D00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934CBC1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4EFE980D" w14:textId="77777777" w:rsidTr="00FB7D0F">
        <w:tc>
          <w:tcPr>
            <w:tcW w:w="1991" w:type="dxa"/>
          </w:tcPr>
          <w:p w14:paraId="27E83F8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13DAE13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81C16D9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45BF5F42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08A53A6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6DFDB37C" w14:textId="77777777" w:rsidTr="00FB7D0F">
        <w:tc>
          <w:tcPr>
            <w:tcW w:w="1991" w:type="dxa"/>
          </w:tcPr>
          <w:p w14:paraId="59B643E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40573E4C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07</w:t>
            </w:r>
          </w:p>
        </w:tc>
      </w:tr>
      <w:tr w:rsidR="002B5715" w:rsidRPr="007B4910" w14:paraId="7A210986" w14:textId="77777777" w:rsidTr="00FB7D0F">
        <w:tc>
          <w:tcPr>
            <w:tcW w:w="1991" w:type="dxa"/>
          </w:tcPr>
          <w:p w14:paraId="38DB9FF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5C95CE8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70FF1005" w14:textId="77777777" w:rsidTr="00FB7D0F">
        <w:tc>
          <w:tcPr>
            <w:tcW w:w="1991" w:type="dxa"/>
          </w:tcPr>
          <w:p w14:paraId="60775CE1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5E32FFA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369F1EFE" wp14:editId="1174D403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58764D0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9F6337B" wp14:editId="0521DEF6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AAE92A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73E69E6F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6337F0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9C952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136ED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90B86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67FA6340" w14:textId="77777777" w:rsidTr="00FB7D0F">
        <w:tc>
          <w:tcPr>
            <w:tcW w:w="1991" w:type="dxa"/>
          </w:tcPr>
          <w:p w14:paraId="0416906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70AE40D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BBE84DD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6FBDA5E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26F517F3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23A489EA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7A4B982B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0D111DF5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4119925F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716D26DE" w14:textId="77777777" w:rsidTr="00557ED5">
        <w:tc>
          <w:tcPr>
            <w:tcW w:w="2518" w:type="dxa"/>
          </w:tcPr>
          <w:p w14:paraId="64B6F281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822909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00F52BF8" w14:textId="77777777" w:rsidTr="00557ED5">
        <w:tc>
          <w:tcPr>
            <w:tcW w:w="2518" w:type="dxa"/>
          </w:tcPr>
          <w:p w14:paraId="0379025F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5CA365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7735E43D" w14:textId="77777777" w:rsidTr="00557ED5">
        <w:tc>
          <w:tcPr>
            <w:tcW w:w="2518" w:type="dxa"/>
          </w:tcPr>
          <w:p w14:paraId="58A46724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615A3B3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981ECAC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8616DB5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6C2C47AC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CBA8FD3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7F620436" w14:textId="77777777" w:rsidTr="00557ED5">
        <w:tc>
          <w:tcPr>
            <w:tcW w:w="2518" w:type="dxa"/>
          </w:tcPr>
          <w:p w14:paraId="79C69043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1994111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46892DBD" w14:textId="77777777" w:rsidTr="00557ED5">
        <w:tc>
          <w:tcPr>
            <w:tcW w:w="2518" w:type="dxa"/>
          </w:tcPr>
          <w:p w14:paraId="6E48800E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E657D6A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300CFEF1" w14:textId="77777777" w:rsidTr="00557ED5">
        <w:tc>
          <w:tcPr>
            <w:tcW w:w="2518" w:type="dxa"/>
          </w:tcPr>
          <w:p w14:paraId="17AC8A99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4DC86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D9D24E3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72475237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109D014B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47ADD41F" w14:textId="77777777" w:rsidTr="00557ED5">
        <w:tc>
          <w:tcPr>
            <w:tcW w:w="2518" w:type="dxa"/>
          </w:tcPr>
          <w:p w14:paraId="3529FC1F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B9F9B8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772BA750" w14:textId="77777777" w:rsidTr="00557ED5">
        <w:tc>
          <w:tcPr>
            <w:tcW w:w="2518" w:type="dxa"/>
          </w:tcPr>
          <w:p w14:paraId="72AF7FA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11411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2171261F" w14:textId="77777777" w:rsidTr="00557ED5">
        <w:tc>
          <w:tcPr>
            <w:tcW w:w="2518" w:type="dxa"/>
          </w:tcPr>
          <w:p w14:paraId="60BEB1C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B71A1B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CD04277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C92827C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0BA48BD1" w14:textId="4F027BB5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esta</w:t>
        </w:r>
        <w:r w:rsidR="008342CD">
          <w:rPr>
            <w:rFonts w:ascii="Times New Roman" w:hAnsi="Times New Roman" w:cs="Times New Roman"/>
            <w:color w:val="000000"/>
          </w:rPr>
          <w:t xml:space="preserve">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42949051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0BC5515D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58714087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2E9BBA7C" w14:textId="77777777" w:rsidTr="00516B66">
        <w:tc>
          <w:tcPr>
            <w:tcW w:w="2518" w:type="dxa"/>
          </w:tcPr>
          <w:p w14:paraId="2BCF19DA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31F9B75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3FAAAB0F" w14:textId="77777777" w:rsidTr="00516B66">
        <w:tc>
          <w:tcPr>
            <w:tcW w:w="2518" w:type="dxa"/>
          </w:tcPr>
          <w:p w14:paraId="274DFEDD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63739A0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00474078" w14:textId="77777777" w:rsidTr="00516B66">
        <w:tc>
          <w:tcPr>
            <w:tcW w:w="2518" w:type="dxa"/>
          </w:tcPr>
          <w:p w14:paraId="117122B6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C4D65CD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4880EAA6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4B6BED8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41C432D8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1EDF6229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7AC582A0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06313C20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29DC3ED0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01628B55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3C87E038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43B1A1DB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109B27E0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2B5583A2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5DC0842C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0AA7ADBB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43399920" w14:textId="77777777" w:rsidTr="00173D95">
        <w:tc>
          <w:tcPr>
            <w:tcW w:w="2518" w:type="dxa"/>
          </w:tcPr>
          <w:p w14:paraId="3D9B7064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F336F18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2935679E" w14:textId="77777777" w:rsidTr="00252542">
        <w:trPr>
          <w:trHeight w:val="1767"/>
        </w:trPr>
        <w:tc>
          <w:tcPr>
            <w:tcW w:w="2518" w:type="dxa"/>
          </w:tcPr>
          <w:p w14:paraId="13B43D50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A0F3FE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2DBD0727" w14:textId="77777777" w:rsidR="00252542" w:rsidRDefault="00252542" w:rsidP="00173D95">
            <w:pPr>
              <w:rPr>
                <w:rFonts w:ascii="Times" w:hAnsi="Times"/>
              </w:rPr>
            </w:pPr>
          </w:p>
          <w:p w14:paraId="47C83FA1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7F733EB5">
                <v:shape id="_x0000_i1027" type="#_x0000_t75" style="width:78.9pt;height:18.15pt" o:ole="">
                  <v:imagedata r:id="rId21" o:title=""/>
                </v:shape>
                <o:OLEObject Type="Embed" ProgID="Equation.3" ShapeID="_x0000_i1027" DrawAspect="Content" ObjectID="_1384429237" r:id="rId22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0339A091">
                <v:shape id="_x0000_i1028" type="#_x0000_t75" style="width:21.3pt;height:15.05pt" o:ole="">
                  <v:imagedata r:id="rId23" o:title=""/>
                </v:shape>
                <o:OLEObject Type="Embed" ProgID="Equation.3" ShapeID="_x0000_i1028" DrawAspect="Content" ObjectID="_1384429238" r:id="rId2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54D18310">
                <v:shape id="_x0000_i1029" type="#_x0000_t75" style="width:19.4pt;height:11.9pt" o:ole="">
                  <v:imagedata r:id="rId25" o:title=""/>
                </v:shape>
                <o:OLEObject Type="Embed" ProgID="Equation.3" ShapeID="_x0000_i1029" DrawAspect="Content" ObjectID="_1384429239" r:id="rId26"/>
              </w:object>
            </w:r>
            <w:r>
              <w:t xml:space="preserve"> son suplementarios.</w:t>
            </w:r>
          </w:p>
          <w:p w14:paraId="683DE2DF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049DD2FD">
                <v:shape id="_x0000_i1030" type="#_x0000_t75" style="width:73.9pt;height:18.15pt" o:ole="">
                  <v:imagedata r:id="rId27" o:title=""/>
                </v:shape>
                <o:OLEObject Type="Embed" ProgID="Equation.3" ShapeID="_x0000_i1030" DrawAspect="Content" ObjectID="_1384429240" r:id="rId28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35B3D3AE">
                <v:shape id="_x0000_i1031" type="#_x0000_t75" style="width:21.3pt;height:15.05pt" o:ole="">
                  <v:imagedata r:id="rId29" o:title=""/>
                </v:shape>
                <o:OLEObject Type="Embed" ProgID="Equation.3" ShapeID="_x0000_i1031" DrawAspect="Content" ObjectID="_1384429241" r:id="rId30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4ECC94A6">
                <v:shape id="_x0000_i1032" type="#_x0000_t75" style="width:19.4pt;height:11.9pt" o:ole="">
                  <v:imagedata r:id="rId31" o:title=""/>
                </v:shape>
                <o:OLEObject Type="Embed" ProgID="Equation.3" ShapeID="_x0000_i1032" DrawAspect="Content" ObjectID="_1384429242" r:id="rId32"/>
              </w:object>
            </w:r>
            <w:r>
              <w:t xml:space="preserve"> son complementarios.</w:t>
            </w:r>
          </w:p>
        </w:tc>
      </w:tr>
    </w:tbl>
    <w:p w14:paraId="00D4F3BD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04975D40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3DE10D95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7DD2EE57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200E7F10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4D46765D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672D3B3D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50F885F2" w14:textId="77777777" w:rsidTr="0098133F">
        <w:tc>
          <w:tcPr>
            <w:tcW w:w="2518" w:type="dxa"/>
          </w:tcPr>
          <w:p w14:paraId="2337BA82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BFAD635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</w:p>
        </w:tc>
      </w:tr>
      <w:tr w:rsidR="0098133F" w:rsidRPr="007B4910" w14:paraId="2A65808E" w14:textId="77777777" w:rsidTr="0098133F">
        <w:tc>
          <w:tcPr>
            <w:tcW w:w="2518" w:type="dxa"/>
          </w:tcPr>
          <w:p w14:paraId="693774D2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F89895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440F759B" w14:textId="77777777" w:rsidTr="0098133F">
        <w:tc>
          <w:tcPr>
            <w:tcW w:w="2518" w:type="dxa"/>
          </w:tcPr>
          <w:p w14:paraId="13018DCC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DA98627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96F875D" wp14:editId="66A8B334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CD9461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0B212F0C">
                                      <v:shape id="_x0000_i1034" type="#_x0000_t75" style="width:21.3pt;height:12.5pt" o:ole="">
                                        <v:imagedata r:id="rId33" o:title=""/>
                                      </v:shape>
                                      <o:OLEObject Type="Embed" ProgID="Equation.3" ShapeID="_x0000_i1034" DrawAspect="Content" ObjectID="_1384429250" r:id="rId3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13169B28">
                                      <v:shape id="_x0000_i1036" type="#_x0000_t75" style="width:19.4pt;height:16.3pt" o:ole="">
                                        <v:imagedata r:id="rId35" o:title=""/>
                                      </v:shape>
                                      <o:OLEObject Type="Embed" ProgID="Equation.3" ShapeID="_x0000_i1036" DrawAspect="Content" ObjectID="_1384429251" r:id="rId36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41C223EE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7E0DE734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1E78EF33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23673" r:id="rId38"/>
                              </w:object>
                            </w:r>
                            <w:r>
                              <w:t xml:space="preserve"> 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07D4169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23674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766BC394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70EFC979" wp14:editId="3A112344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C651B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1C88B36D" w14:textId="77777777" w:rsidTr="0098133F">
        <w:tc>
          <w:tcPr>
            <w:tcW w:w="2518" w:type="dxa"/>
          </w:tcPr>
          <w:p w14:paraId="201F8903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4D7F96D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3581492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2519F2D1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6F85043B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6B438D59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5D003023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3951A318" w14:textId="77777777" w:rsidTr="00FB7D0F">
        <w:tc>
          <w:tcPr>
            <w:tcW w:w="2518" w:type="dxa"/>
          </w:tcPr>
          <w:p w14:paraId="199278FC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3381385" w14:textId="77777777" w:rsidR="00FB7D0F" w:rsidRPr="007B4910" w:rsidRDefault="00A705D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FB7D0F" w:rsidRPr="007B4910" w14:paraId="709676BC" w14:textId="77777777" w:rsidTr="00FB7D0F">
        <w:tc>
          <w:tcPr>
            <w:tcW w:w="2518" w:type="dxa"/>
          </w:tcPr>
          <w:p w14:paraId="0BEA980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1D702E2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6661F6D9" w14:textId="77777777" w:rsidTr="00FB7D0F">
        <w:tc>
          <w:tcPr>
            <w:tcW w:w="2518" w:type="dxa"/>
          </w:tcPr>
          <w:p w14:paraId="5755F3F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77C6940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E82A85E" wp14:editId="3581EE9F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DE8A07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54AC26BF" wp14:editId="6B57572F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7DA02B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654AFF0F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4429252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0927BEC4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4429253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68767679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334391F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0043105F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23675" r:id="rId48"/>
                              </w:object>
                            </w:r>
                            <w:r>
                              <w:t xml:space="preserve"> 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7D7BAF8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23676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42443854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69A8A611" w14:textId="77777777" w:rsidTr="00FB7D0F">
        <w:tc>
          <w:tcPr>
            <w:tcW w:w="2518" w:type="dxa"/>
          </w:tcPr>
          <w:p w14:paraId="5747C789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7BEB167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5F7B884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0B6E475E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20B4A975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192E5C1B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4DD5ABD8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B7D0F" w:rsidRPr="007B4910" w14:paraId="057BB520" w14:textId="77777777" w:rsidTr="00FB7D0F">
        <w:tc>
          <w:tcPr>
            <w:tcW w:w="2469" w:type="dxa"/>
          </w:tcPr>
          <w:p w14:paraId="22903B19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237E5E8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FB7D0F" w:rsidRPr="007B4910" w14:paraId="4A1FB2B5" w14:textId="77777777" w:rsidTr="00FB7D0F">
        <w:tc>
          <w:tcPr>
            <w:tcW w:w="2469" w:type="dxa"/>
          </w:tcPr>
          <w:p w14:paraId="75E036CF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35A38728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5D84C8F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5EC557CA" w14:textId="77777777" w:rsidTr="00FB7D0F">
        <w:tc>
          <w:tcPr>
            <w:tcW w:w="2469" w:type="dxa"/>
          </w:tcPr>
          <w:p w14:paraId="3D179BF3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4DC69D15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10B89233" wp14:editId="13CD6634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785065E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55238E3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5D3627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F36044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BC0F255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1D9AB7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9D68ACB" wp14:editId="46976689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9DD874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638592B6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165A2F47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66F15BF4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546186A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3C781E98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1C219EA0" w14:textId="77777777" w:rsidTr="00FB7D0F">
        <w:tc>
          <w:tcPr>
            <w:tcW w:w="2469" w:type="dxa"/>
          </w:tcPr>
          <w:p w14:paraId="53C5BD2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63F60955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70D0FA5C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50CF15B3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5B7D37BA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338048FF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17518408" w14:textId="77777777" w:rsidTr="00261753">
        <w:tc>
          <w:tcPr>
            <w:tcW w:w="2518" w:type="dxa"/>
          </w:tcPr>
          <w:p w14:paraId="6DCFB348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41DD3C1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1CCF7AD2" w14:textId="77777777" w:rsidTr="00261753">
        <w:trPr>
          <w:trHeight w:val="489"/>
        </w:trPr>
        <w:tc>
          <w:tcPr>
            <w:tcW w:w="2518" w:type="dxa"/>
          </w:tcPr>
          <w:p w14:paraId="2D42F67B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CF6A2C6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5EA78B8D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5CA18214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411975BD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3B081BA6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7E1BACCE" w14:textId="77777777" w:rsidTr="00FB7D0F">
        <w:tc>
          <w:tcPr>
            <w:tcW w:w="2518" w:type="dxa"/>
          </w:tcPr>
          <w:p w14:paraId="08C6A39D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77F6A3E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7CFA14DA" w14:textId="77777777" w:rsidTr="00FB7D0F">
        <w:tc>
          <w:tcPr>
            <w:tcW w:w="2518" w:type="dxa"/>
          </w:tcPr>
          <w:p w14:paraId="06C1445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F67677E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56FE447B" w14:textId="77777777" w:rsidTr="00FB7D0F">
        <w:tc>
          <w:tcPr>
            <w:tcW w:w="2518" w:type="dxa"/>
          </w:tcPr>
          <w:p w14:paraId="20FEE55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DB1BF21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396074F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5F9C507D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5DA35FBA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6DDB67FD" w14:textId="77777777" w:rsidTr="008812F4">
        <w:tc>
          <w:tcPr>
            <w:tcW w:w="2518" w:type="dxa"/>
          </w:tcPr>
          <w:p w14:paraId="0AC8B729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275B03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5B7347C3" w14:textId="77777777" w:rsidTr="008812F4">
        <w:tc>
          <w:tcPr>
            <w:tcW w:w="2518" w:type="dxa"/>
          </w:tcPr>
          <w:p w14:paraId="15315650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C90937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7A4412B9" w14:textId="77777777" w:rsidTr="008812F4">
        <w:tc>
          <w:tcPr>
            <w:tcW w:w="2518" w:type="dxa"/>
          </w:tcPr>
          <w:p w14:paraId="7094FA4D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533C7C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08F2D75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4CDA8D18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2FCFAADC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6213945C" w14:textId="77777777" w:rsidTr="008812F4">
        <w:tc>
          <w:tcPr>
            <w:tcW w:w="2518" w:type="dxa"/>
          </w:tcPr>
          <w:p w14:paraId="77639D05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38BB7B6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2352188B" w14:textId="77777777" w:rsidTr="008812F4">
        <w:tc>
          <w:tcPr>
            <w:tcW w:w="2518" w:type="dxa"/>
          </w:tcPr>
          <w:p w14:paraId="242F860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E36B1DC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1BCB2C95" w14:textId="77777777" w:rsidTr="008812F4">
        <w:tc>
          <w:tcPr>
            <w:tcW w:w="2518" w:type="dxa"/>
          </w:tcPr>
          <w:p w14:paraId="1F845B3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3AD560E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5C7A0D45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515BF24C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4F6B2C78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5D95CFC8" w14:textId="498CD782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esta</w:t>
        </w:r>
        <w:r w:rsidR="008342CD">
          <w:rPr>
            <w:rFonts w:ascii="Times New Roman" w:hAnsi="Times New Roman" w:cs="Times New Roman"/>
            <w:color w:val="000000"/>
          </w:rPr>
          <w:t xml:space="preserve">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575123D7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3FA7264F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5ED8D66E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388128B0" w14:textId="77777777" w:rsidTr="008812F4">
        <w:tc>
          <w:tcPr>
            <w:tcW w:w="2518" w:type="dxa"/>
          </w:tcPr>
          <w:p w14:paraId="0A757134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6849CD3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09C0ED6B" w14:textId="77777777" w:rsidTr="008812F4">
        <w:tc>
          <w:tcPr>
            <w:tcW w:w="2518" w:type="dxa"/>
          </w:tcPr>
          <w:p w14:paraId="4E02C034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A9463AE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68160133" w14:textId="77777777" w:rsidTr="008812F4">
        <w:tc>
          <w:tcPr>
            <w:tcW w:w="2518" w:type="dxa"/>
          </w:tcPr>
          <w:p w14:paraId="4960E83A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5B9E86A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38E170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342D4C59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48D6B0D2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6F4A54DC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11A65D55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36573E73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4C03A0F0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74F6C02A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4241E4E3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5ABE7C81" w14:textId="77777777" w:rsidTr="007B59D9">
        <w:tc>
          <w:tcPr>
            <w:tcW w:w="2469" w:type="dxa"/>
          </w:tcPr>
          <w:p w14:paraId="3936F415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0C3EA7F8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7B59D9" w:rsidRPr="007B4910" w14:paraId="3EED197C" w14:textId="77777777" w:rsidTr="007B59D9">
        <w:tc>
          <w:tcPr>
            <w:tcW w:w="2469" w:type="dxa"/>
          </w:tcPr>
          <w:p w14:paraId="58BB4F88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24E6F91D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4BEF85CE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52B6D008" w14:textId="77777777" w:rsidTr="007B59D9">
        <w:tc>
          <w:tcPr>
            <w:tcW w:w="2469" w:type="dxa"/>
          </w:tcPr>
          <w:p w14:paraId="28F7883C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3B3225A3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DDAAEC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394578FA" wp14:editId="393ED52E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96F52C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C81B6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D0EAB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2C9E26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FE399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F34E7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15D61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C3064D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D5789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57EF5D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A9340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3E176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14DE5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0A2056C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35D55ACD" w14:textId="77777777" w:rsidTr="007B59D9">
        <w:tc>
          <w:tcPr>
            <w:tcW w:w="2469" w:type="dxa"/>
          </w:tcPr>
          <w:p w14:paraId="4A57ADE7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20B75F72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50941C3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5F2CC721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53E02F67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1804A978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5A876A44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2FB28096" w14:textId="77777777" w:rsidTr="00E63E58">
        <w:tc>
          <w:tcPr>
            <w:tcW w:w="2469" w:type="dxa"/>
          </w:tcPr>
          <w:p w14:paraId="05E61041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660A2ECE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E63E58" w:rsidRPr="007B4910" w14:paraId="6FD15633" w14:textId="77777777" w:rsidTr="00E63E58">
        <w:tc>
          <w:tcPr>
            <w:tcW w:w="2469" w:type="dxa"/>
          </w:tcPr>
          <w:p w14:paraId="6DFBB59C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6C730792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13F66D71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656B04E7" w14:textId="77777777" w:rsidTr="00E63E58">
        <w:tc>
          <w:tcPr>
            <w:tcW w:w="2469" w:type="dxa"/>
          </w:tcPr>
          <w:p w14:paraId="4CE4CDAD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00B3361A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3A850EB1" wp14:editId="1D9172FF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762F252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09B18C10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B56EBB2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09CFA1C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133D41F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2C5D7BD6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19647AAA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C28EE5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48F0B77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BA3221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63221226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1F26CE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206F0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A4F1563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F44E43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FF55A2E" wp14:editId="329183BC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EBBD7A" w14:textId="77777777" w:rsidR="00F04757" w:rsidRDefault="00F04757" w:rsidP="00E63E58"/>
                                <w:p w14:paraId="31D0B3C8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BD4D6B0" w14:textId="77777777" w:rsidR="00F04757" w:rsidRDefault="00F04757" w:rsidP="00E63E58"/>
                          <w:p w14:paraId="3F3D0A0F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09B08E56" w14:textId="77777777" w:rsidTr="00E63E58">
        <w:tc>
          <w:tcPr>
            <w:tcW w:w="2469" w:type="dxa"/>
          </w:tcPr>
          <w:p w14:paraId="55A80455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359" w:type="dxa"/>
          </w:tcPr>
          <w:p w14:paraId="29BB18BB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55128E5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259AC71D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3DD568EB" w14:textId="77777777" w:rsidR="0072185B" w:rsidRDefault="0072185B" w:rsidP="0072185B">
      <w:pPr>
        <w:spacing w:after="0"/>
        <w:jc w:val="center"/>
      </w:pPr>
    </w:p>
    <w:p w14:paraId="3F26E0DA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137781DD">
          <v:shape id="_x0000_i1041" type="#_x0000_t75" style="width:11.25pt;height:15.05pt" o:ole="">
            <v:imagedata r:id="rId54" o:title=""/>
          </v:shape>
          <o:OLEObject Type="Embed" ProgID="Equation.3" ShapeID="_x0000_i1041" DrawAspect="Content" ObjectID="_1384429243" r:id="rId55"/>
        </w:object>
      </w:r>
      <w:r>
        <w:t xml:space="preserve">son </w:t>
      </w:r>
      <w:r w:rsidRPr="00D74333">
        <w:rPr>
          <w:position w:val="-6"/>
        </w:rPr>
        <w:object w:dxaOrig="360" w:dyaOrig="320" w14:anchorId="6ABDC876">
          <v:shape id="_x0000_i1042" type="#_x0000_t75" style="width:18.15pt;height:16.3pt" o:ole="">
            <v:imagedata r:id="rId56" o:title=""/>
          </v:shape>
          <o:OLEObject Type="Embed" ProgID="Equation.3" ShapeID="_x0000_i1042" DrawAspect="Content" ObjectID="_1384429244" r:id="rId57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0DC03428">
          <v:shape id="_x0000_i1043" type="#_x0000_t75" style="width:10pt;height:15.05pt" o:ole="">
            <v:imagedata r:id="rId58" o:title=""/>
          </v:shape>
          <o:OLEObject Type="Embed" ProgID="Equation.3" ShapeID="_x0000_i1043" DrawAspect="Content" ObjectID="_1384429245" r:id="rId59"/>
        </w:object>
      </w:r>
      <w:r>
        <w:t xml:space="preserve">son </w:t>
      </w:r>
      <w:r w:rsidRPr="00D74333">
        <w:rPr>
          <w:position w:val="-6"/>
        </w:rPr>
        <w:object w:dxaOrig="380" w:dyaOrig="320" w14:anchorId="219D9B7B">
          <v:shape id="_x0000_i1044" type="#_x0000_t75" style="width:19.4pt;height:16.3pt" o:ole="">
            <v:imagedata r:id="rId60" o:title=""/>
          </v:shape>
          <o:OLEObject Type="Embed" ProgID="Equation.3" ShapeID="_x0000_i1044" DrawAspect="Content" ObjectID="_1384429246" r:id="rId61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366272F5">
          <v:shape id="_x0000_i1045" type="#_x0000_t75" style="width:11.25pt;height:15.05pt" o:ole="">
            <v:imagedata r:id="rId62" o:title=""/>
          </v:shape>
          <o:OLEObject Type="Embed" ProgID="Equation.3" ShapeID="_x0000_i1045" DrawAspect="Content" ObjectID="_1384429247" r:id="rId63"/>
        </w:object>
      </w:r>
      <w:r>
        <w:t xml:space="preserve">son </w:t>
      </w:r>
      <w:r w:rsidRPr="00D74333">
        <w:rPr>
          <w:position w:val="-6"/>
        </w:rPr>
        <w:object w:dxaOrig="620" w:dyaOrig="320" w14:anchorId="79E10076">
          <v:shape id="_x0000_i1046" type="#_x0000_t75" style="width:30.7pt;height:16.3pt" o:ole="">
            <v:imagedata r:id="rId64" o:title=""/>
          </v:shape>
          <o:OLEObject Type="Embed" ProgID="Equation.3" ShapeID="_x0000_i1046" DrawAspect="Content" ObjectID="_1384429248" r:id="rId65"/>
        </w:object>
      </w:r>
    </w:p>
    <w:p w14:paraId="518CF119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270A271F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4B8B9E56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1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46462D6C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0D495C75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526CAE46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2E668EFE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2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2F887EC4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2273EC89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54461A9C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2077C085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76552789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2D216CBC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558B862C" w14:textId="77777777" w:rsidTr="008808DC">
        <w:tc>
          <w:tcPr>
            <w:tcW w:w="2518" w:type="dxa"/>
          </w:tcPr>
          <w:p w14:paraId="3BDA984C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117A3E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18EC4E34" w14:textId="77777777" w:rsidTr="008808DC">
        <w:tc>
          <w:tcPr>
            <w:tcW w:w="2518" w:type="dxa"/>
          </w:tcPr>
          <w:p w14:paraId="64A7242B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236BD2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514EF1CF" w14:textId="77777777" w:rsidTr="008808DC">
        <w:tc>
          <w:tcPr>
            <w:tcW w:w="2518" w:type="dxa"/>
          </w:tcPr>
          <w:p w14:paraId="3C80DE8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6E6DA3C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3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C9F6D03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28CD234E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6B25EB9F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32D48BD4" w14:textId="77777777" w:rsidTr="008808DC">
        <w:tc>
          <w:tcPr>
            <w:tcW w:w="2518" w:type="dxa"/>
          </w:tcPr>
          <w:p w14:paraId="60D03A94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F643867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447457E6" w14:textId="77777777" w:rsidTr="008808DC">
        <w:tc>
          <w:tcPr>
            <w:tcW w:w="2518" w:type="dxa"/>
          </w:tcPr>
          <w:p w14:paraId="1F0517A3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16896F7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43B7BB84" w14:textId="77777777" w:rsidTr="008808DC">
        <w:tc>
          <w:tcPr>
            <w:tcW w:w="2518" w:type="dxa"/>
          </w:tcPr>
          <w:p w14:paraId="3E5CE80C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3EF7DE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AA195CF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4177D203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23FD24C1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764DE7DF" w14:textId="77777777" w:rsidTr="008808DC">
        <w:tc>
          <w:tcPr>
            <w:tcW w:w="2518" w:type="dxa"/>
          </w:tcPr>
          <w:p w14:paraId="2CC08506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0BBF90A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0359B45B" w14:textId="77777777" w:rsidTr="008808DC">
        <w:tc>
          <w:tcPr>
            <w:tcW w:w="2518" w:type="dxa"/>
          </w:tcPr>
          <w:p w14:paraId="25C53DF0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E5F7A2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35F3539B" w14:textId="77777777" w:rsidTr="008808DC">
        <w:tc>
          <w:tcPr>
            <w:tcW w:w="2518" w:type="dxa"/>
          </w:tcPr>
          <w:p w14:paraId="2368CADF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63B8F41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52DB347A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47803B71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3E791DFD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40085C83" w14:textId="77777777" w:rsidTr="00E14FFF">
        <w:tc>
          <w:tcPr>
            <w:tcW w:w="2518" w:type="dxa"/>
          </w:tcPr>
          <w:p w14:paraId="1D75314C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3F102E2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35BD2351" w14:textId="77777777" w:rsidTr="00E14FFF">
        <w:tc>
          <w:tcPr>
            <w:tcW w:w="2518" w:type="dxa"/>
          </w:tcPr>
          <w:p w14:paraId="1BD1E136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DB9A35E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06404C9C" w14:textId="77777777" w:rsidTr="00E14FFF">
        <w:tc>
          <w:tcPr>
            <w:tcW w:w="2518" w:type="dxa"/>
          </w:tcPr>
          <w:p w14:paraId="3400AFEC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969ADE1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5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BC7B52A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677E0ACF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9719F75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46FF39CC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48592F56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7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2079C31F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7A3F3DAC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672DDF46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65DB80EE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0EE1802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9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391BCDA2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7AAC8F92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490CDE6E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4F46188E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0DBE0EAF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67325D0C" w14:textId="77777777" w:rsidTr="0031197F">
        <w:tc>
          <w:tcPr>
            <w:tcW w:w="2518" w:type="dxa"/>
          </w:tcPr>
          <w:p w14:paraId="4F28D647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B141B3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286EBABD" w14:textId="77777777" w:rsidTr="0031197F">
        <w:tc>
          <w:tcPr>
            <w:tcW w:w="2518" w:type="dxa"/>
          </w:tcPr>
          <w:p w14:paraId="12287A4A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5E8360F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413D095F" w14:textId="77777777" w:rsidTr="0031197F">
        <w:tc>
          <w:tcPr>
            <w:tcW w:w="2518" w:type="dxa"/>
          </w:tcPr>
          <w:p w14:paraId="3AFE9D9B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4F11EF2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3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62BB9593" w14:textId="77777777" w:rsidTr="0031197F">
        <w:tc>
          <w:tcPr>
            <w:tcW w:w="2518" w:type="dxa"/>
          </w:tcPr>
          <w:p w14:paraId="5D9D6B16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7B220235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55C0A488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51661F03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47862302" w14:textId="77777777" w:rsidTr="0031197F">
        <w:tc>
          <w:tcPr>
            <w:tcW w:w="2518" w:type="dxa"/>
          </w:tcPr>
          <w:p w14:paraId="5A74EB91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27E04AC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2682E10A" w14:textId="77777777" w:rsidTr="0031197F">
        <w:tc>
          <w:tcPr>
            <w:tcW w:w="2518" w:type="dxa"/>
          </w:tcPr>
          <w:p w14:paraId="7FF9EC79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1F1DB9D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0ABCE2D5" w14:textId="77777777" w:rsidTr="0031197F">
        <w:tc>
          <w:tcPr>
            <w:tcW w:w="2518" w:type="dxa"/>
          </w:tcPr>
          <w:p w14:paraId="06000FA8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655D66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B56B184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3ED5D68A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7E4C7E8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151A4EEC" w14:textId="77777777" w:rsidTr="0031197F">
        <w:tc>
          <w:tcPr>
            <w:tcW w:w="2518" w:type="dxa"/>
          </w:tcPr>
          <w:p w14:paraId="2C943C02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DCEE45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3120D5F8" w14:textId="77777777" w:rsidTr="0031197F">
        <w:tc>
          <w:tcPr>
            <w:tcW w:w="2518" w:type="dxa"/>
          </w:tcPr>
          <w:p w14:paraId="2D52767F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F98B9E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64A27AE9" w14:textId="77777777" w:rsidTr="0031197F">
        <w:tc>
          <w:tcPr>
            <w:tcW w:w="2518" w:type="dxa"/>
          </w:tcPr>
          <w:p w14:paraId="53BD590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20CEB1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48521C07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10A1B27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4BC05C24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2D9BBB07" w14:textId="372E8E73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7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esta</w:t>
        </w:r>
        <w:r w:rsidR="004A7872">
          <w:rPr>
            <w:rFonts w:ascii="Times New Roman" w:hAnsi="Times New Roman" w:cs="Times New Roman"/>
            <w:color w:val="000000"/>
          </w:rPr>
          <w:t xml:space="preserve"> </w:t>
        </w:r>
      </w:ins>
      <w:r>
        <w:rPr>
          <w:rFonts w:ascii="Times New Roman" w:hAnsi="Times New Roman" w:cs="Times New Roman"/>
          <w:color w:val="000000"/>
        </w:rPr>
        <w:t>sección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4A62CF3D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008785CA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4BB52CE1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096A15DF" w14:textId="77777777" w:rsidTr="0031197F">
        <w:tc>
          <w:tcPr>
            <w:tcW w:w="2518" w:type="dxa"/>
          </w:tcPr>
          <w:p w14:paraId="6A2445E3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C99F57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5229FAA8" w14:textId="77777777" w:rsidTr="0031197F">
        <w:tc>
          <w:tcPr>
            <w:tcW w:w="2518" w:type="dxa"/>
          </w:tcPr>
          <w:p w14:paraId="45D5BE5D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3F4D206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22D61C22" w14:textId="77777777" w:rsidTr="0031197F">
        <w:tc>
          <w:tcPr>
            <w:tcW w:w="2518" w:type="dxa"/>
          </w:tcPr>
          <w:p w14:paraId="2F81EE0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945037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0B020924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82553D0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7B0D3311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446D1194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1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27484517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07844986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1A8F5388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1611FBFF" w14:textId="77777777" w:rsidTr="00212EEA">
        <w:tc>
          <w:tcPr>
            <w:tcW w:w="2518" w:type="dxa"/>
          </w:tcPr>
          <w:p w14:paraId="7905473C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A8AB36B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159BF" w:rsidRPr="007B4910" w14:paraId="10DB6DA2" w14:textId="77777777" w:rsidTr="00212EEA">
        <w:tc>
          <w:tcPr>
            <w:tcW w:w="2518" w:type="dxa"/>
          </w:tcPr>
          <w:p w14:paraId="4AFD1D3C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B575817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2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24CBE0B5" w14:textId="77777777" w:rsidTr="003C72E2">
        <w:trPr>
          <w:trHeight w:val="681"/>
        </w:trPr>
        <w:tc>
          <w:tcPr>
            <w:tcW w:w="2518" w:type="dxa"/>
          </w:tcPr>
          <w:p w14:paraId="4D099C51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4BEBFAC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1E72668C" w14:textId="77777777" w:rsidTr="00212EEA">
        <w:tc>
          <w:tcPr>
            <w:tcW w:w="2518" w:type="dxa"/>
          </w:tcPr>
          <w:p w14:paraId="3C785493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F51568E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5D4BE23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6D8EFDCF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21ABD7C6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58819E38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5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7F9FBBA2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2DEE2845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248BA0A1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7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1B9E17DB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1B05FE75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4FFF966F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42C3D619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1B3B088D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5902F7D5" w14:textId="77777777" w:rsidTr="00182AA6">
        <w:tc>
          <w:tcPr>
            <w:tcW w:w="2518" w:type="dxa"/>
          </w:tcPr>
          <w:p w14:paraId="6DF964DB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39F155B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901A1D" w:rsidRPr="007B4910" w14:paraId="63BB5A16" w14:textId="77777777" w:rsidTr="00182AA6">
        <w:tc>
          <w:tcPr>
            <w:tcW w:w="2518" w:type="dxa"/>
          </w:tcPr>
          <w:p w14:paraId="61EA93EC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F39B400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0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78BC853D" w14:textId="77777777" w:rsidTr="00182AA6">
        <w:tc>
          <w:tcPr>
            <w:tcW w:w="2518" w:type="dxa"/>
          </w:tcPr>
          <w:p w14:paraId="257BE206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C9AC677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7DB9871" wp14:editId="4E73FE57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419CBC8C" w14:textId="77777777" w:rsidTr="00182AA6">
        <w:tc>
          <w:tcPr>
            <w:tcW w:w="2518" w:type="dxa"/>
          </w:tcPr>
          <w:p w14:paraId="73507655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0D8A0C6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34FA2100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7AD0C42E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360307FB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2D55F7FC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5617432E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5579243C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236FFA8C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19EBA427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0005371A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4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5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631F8622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4B69AE34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304CDF27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019A1FA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21471538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4267C03F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59FB9D9E" w14:textId="77777777" w:rsidTr="001B10D6">
        <w:tc>
          <w:tcPr>
            <w:tcW w:w="2518" w:type="dxa"/>
          </w:tcPr>
          <w:p w14:paraId="3F05C123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ACF339B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1B10D6" w:rsidRPr="007B4910" w14:paraId="3E754A09" w14:textId="77777777" w:rsidTr="001B10D6">
        <w:tc>
          <w:tcPr>
            <w:tcW w:w="2518" w:type="dxa"/>
          </w:tcPr>
          <w:p w14:paraId="24DAAE36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45A1219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8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575885E4" w14:textId="77777777" w:rsidTr="001B10D6">
        <w:trPr>
          <w:trHeight w:val="681"/>
        </w:trPr>
        <w:tc>
          <w:tcPr>
            <w:tcW w:w="2518" w:type="dxa"/>
          </w:tcPr>
          <w:p w14:paraId="34A605F9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39C63C30" w14:textId="77777777" w:rsidTr="007C3497">
              <w:tc>
                <w:tcPr>
                  <w:tcW w:w="4489" w:type="dxa"/>
                </w:tcPr>
                <w:p w14:paraId="603FFEF7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12253DF3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71ECD9E1" w14:textId="77777777" w:rsidTr="007C3497">
              <w:tc>
                <w:tcPr>
                  <w:tcW w:w="4489" w:type="dxa"/>
                </w:tcPr>
                <w:p w14:paraId="04FFDE06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52F140E5" wp14:editId="0C53839C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66F544D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A5E38C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BB51A3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DBC57E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D83EB5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8E74C1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1C5E8A5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573DDC2A" w14:textId="77777777" w:rsidTr="007C3497">
              <w:tc>
                <w:tcPr>
                  <w:tcW w:w="4489" w:type="dxa"/>
                </w:tcPr>
                <w:p w14:paraId="266F7D22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1E204683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0A6AE8DF" w14:textId="77777777" w:rsidTr="007C3497">
              <w:tc>
                <w:tcPr>
                  <w:tcW w:w="4489" w:type="dxa"/>
                </w:tcPr>
                <w:p w14:paraId="7B34298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B29D39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EA746DC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2563B3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129956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35558A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C36B60B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9F28064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57343F3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42746118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05BDA466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6795D189" w14:textId="77777777" w:rsidTr="001B10D6">
        <w:tc>
          <w:tcPr>
            <w:tcW w:w="2518" w:type="dxa"/>
          </w:tcPr>
          <w:p w14:paraId="7A155570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F7BB32F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9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9946F33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4E7AF016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lastRenderedPageBreak/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5D595FDF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48BFCCB9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11D9F77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0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87B4BEE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5D1CD00A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3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3565E820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4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186DAF5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4D8ABFD8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05C874D8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5EEEAF50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04BE82CB" w14:textId="77777777" w:rsidTr="00577BF8">
        <w:tc>
          <w:tcPr>
            <w:tcW w:w="2518" w:type="dxa"/>
          </w:tcPr>
          <w:p w14:paraId="763741B5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0E0A248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A9189C" w:rsidRPr="007B4910" w14:paraId="6095F68E" w14:textId="77777777" w:rsidTr="00577BF8">
        <w:tc>
          <w:tcPr>
            <w:tcW w:w="2518" w:type="dxa"/>
          </w:tcPr>
          <w:p w14:paraId="1BAC6909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0463617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5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1FA50101" w14:textId="77777777" w:rsidTr="00577BF8">
        <w:trPr>
          <w:trHeight w:val="681"/>
        </w:trPr>
        <w:tc>
          <w:tcPr>
            <w:tcW w:w="2518" w:type="dxa"/>
          </w:tcPr>
          <w:p w14:paraId="74209C7F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20E32F25" w14:textId="77777777" w:rsidTr="00577BF8">
              <w:tc>
                <w:tcPr>
                  <w:tcW w:w="4489" w:type="dxa"/>
                </w:tcPr>
                <w:p w14:paraId="22209818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5777902F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59D2C13B" w14:textId="77777777" w:rsidTr="00577BF8">
              <w:tc>
                <w:tcPr>
                  <w:tcW w:w="4489" w:type="dxa"/>
                </w:tcPr>
                <w:p w14:paraId="469470A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7B20105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7AECB928" wp14:editId="66882A4A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12DDF48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7FBE05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4D9A9D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D55873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530B78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8FD5D3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6AEE7A3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439DDE5E" w14:textId="77777777" w:rsidTr="00577BF8">
              <w:tc>
                <w:tcPr>
                  <w:tcW w:w="4489" w:type="dxa"/>
                </w:tcPr>
                <w:p w14:paraId="054BD206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48C4DEA3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243B97B2" w14:textId="77777777" w:rsidTr="00577BF8">
              <w:tc>
                <w:tcPr>
                  <w:tcW w:w="4489" w:type="dxa"/>
                </w:tcPr>
                <w:p w14:paraId="1A689D1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A5FF04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D92652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43E94C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FDF794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B3D705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F0B8CA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91EB9D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ACCD76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708A3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B74681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1BC9B54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1D373EAA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6B6BBFAB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1A2A6DF0" w14:textId="77777777" w:rsidTr="00577BF8">
        <w:tc>
          <w:tcPr>
            <w:tcW w:w="2518" w:type="dxa"/>
          </w:tcPr>
          <w:p w14:paraId="18243CD6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13E9D6E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8C85605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4C3F8690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6898E2BE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1DD7977" w14:textId="77777777" w:rsidTr="00182AA6">
        <w:tc>
          <w:tcPr>
            <w:tcW w:w="2518" w:type="dxa"/>
          </w:tcPr>
          <w:p w14:paraId="3C1A1F99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3B0FE4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3A16AECF" w14:textId="77777777" w:rsidTr="00182AA6">
        <w:tc>
          <w:tcPr>
            <w:tcW w:w="2518" w:type="dxa"/>
          </w:tcPr>
          <w:p w14:paraId="0889A9B1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43FAE83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7B00F996" w14:textId="77777777" w:rsidTr="00182AA6">
        <w:tc>
          <w:tcPr>
            <w:tcW w:w="2518" w:type="dxa"/>
          </w:tcPr>
          <w:p w14:paraId="133CFF2A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159812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7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2577ABA7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F73DA1D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06BE911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4A8376A8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395774F" w14:textId="77777777" w:rsidTr="00182AA6">
        <w:tc>
          <w:tcPr>
            <w:tcW w:w="2518" w:type="dxa"/>
          </w:tcPr>
          <w:p w14:paraId="36D90971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F4C0CD7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18B69AD3" w14:textId="77777777" w:rsidTr="00182AA6">
        <w:tc>
          <w:tcPr>
            <w:tcW w:w="2518" w:type="dxa"/>
          </w:tcPr>
          <w:p w14:paraId="780EFE6B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2433E36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La mediatriz de un segmento y la bisectriz de un ángulo</w:t>
            </w:r>
          </w:p>
        </w:tc>
      </w:tr>
      <w:tr w:rsidR="00182AA6" w:rsidRPr="007B4910" w14:paraId="537A427B" w14:textId="77777777" w:rsidTr="00182AA6">
        <w:tc>
          <w:tcPr>
            <w:tcW w:w="2518" w:type="dxa"/>
          </w:tcPr>
          <w:p w14:paraId="305E5836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E6AD501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  <w:ins w:id="158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4554E97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59254E7B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27B4AB88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12890700" w14:textId="77777777" w:rsidTr="000A2512">
        <w:tc>
          <w:tcPr>
            <w:tcW w:w="2518" w:type="dxa"/>
          </w:tcPr>
          <w:p w14:paraId="0740A8DE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69AFA81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54CD3026" w14:textId="77777777" w:rsidTr="000A2512">
        <w:tc>
          <w:tcPr>
            <w:tcW w:w="2518" w:type="dxa"/>
          </w:tcPr>
          <w:p w14:paraId="2DDE4033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251BD05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7C1966CB" w14:textId="77777777" w:rsidTr="000A2512">
        <w:tc>
          <w:tcPr>
            <w:tcW w:w="2518" w:type="dxa"/>
          </w:tcPr>
          <w:p w14:paraId="5EBCF8A5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29BBFC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758985B6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37DB7CA5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A49A493" w14:textId="64ECCBFF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esta</w:t>
        </w:r>
        <w:r w:rsidR="004A7872">
          <w:rPr>
            <w:rFonts w:ascii="Times New Roman" w:hAnsi="Times New Roman" w:cs="Times New Roman"/>
            <w:color w:val="000000"/>
          </w:rPr>
          <w:t xml:space="preserve"> </w:t>
        </w:r>
      </w:ins>
      <w:r>
        <w:rPr>
          <w:rFonts w:ascii="Times New Roman" w:hAnsi="Times New Roman" w:cs="Times New Roman"/>
          <w:color w:val="000000"/>
        </w:rPr>
        <w:t>sección</w:t>
      </w:r>
      <w:ins w:id="160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  <w:bookmarkStart w:id="161" w:name="_GoBack"/>
      <w:bookmarkEnd w:id="161"/>
    </w:p>
    <w:p w14:paraId="763B850C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2363674D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646C220E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277C2B9B" w14:textId="77777777" w:rsidTr="000A2512">
        <w:tc>
          <w:tcPr>
            <w:tcW w:w="2518" w:type="dxa"/>
          </w:tcPr>
          <w:p w14:paraId="377EC43F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53B8579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5EAF51C2" w14:textId="77777777" w:rsidTr="000A2512">
        <w:tc>
          <w:tcPr>
            <w:tcW w:w="2518" w:type="dxa"/>
          </w:tcPr>
          <w:p w14:paraId="61A19912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F7A377C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20B53135" w14:textId="77777777" w:rsidTr="000A2512">
        <w:tc>
          <w:tcPr>
            <w:tcW w:w="2518" w:type="dxa"/>
          </w:tcPr>
          <w:p w14:paraId="06E064C9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987164F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2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7E6FC3B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22D885B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7D4FD8E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2712297D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110FD2AE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7B4CC226" w14:textId="77777777" w:rsidTr="000A2512">
        <w:tc>
          <w:tcPr>
            <w:tcW w:w="2518" w:type="dxa"/>
          </w:tcPr>
          <w:p w14:paraId="7ECE76CD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B080DF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396FDC4D" w14:textId="77777777" w:rsidTr="000A2512">
        <w:tc>
          <w:tcPr>
            <w:tcW w:w="2518" w:type="dxa"/>
          </w:tcPr>
          <w:p w14:paraId="4AC13586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12F2A1F" w14:textId="77777777" w:rsidR="000A2512" w:rsidRPr="00DD28F9" w:rsidRDefault="000A2512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Competencias: Paso de medidas angulares de forma incompleja a compleja</w:t>
            </w:r>
          </w:p>
        </w:tc>
      </w:tr>
      <w:tr w:rsidR="000A2512" w:rsidRPr="00DD28F9" w14:paraId="2E68DE7F" w14:textId="77777777" w:rsidTr="000A2512">
        <w:tc>
          <w:tcPr>
            <w:tcW w:w="2518" w:type="dxa"/>
          </w:tcPr>
          <w:p w14:paraId="13634553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2674257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Actividad para averiguar la relación entre los ángulos y los planetas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82C6E47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2B8F5FDA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365D01AB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4224583C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2915BDF0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388CCA4A" w14:textId="77777777" w:rsidTr="00D10BB1">
        <w:tc>
          <w:tcPr>
            <w:tcW w:w="2518" w:type="dxa"/>
          </w:tcPr>
          <w:p w14:paraId="0759CA8B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1ABBFAAF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689D1D44" w14:textId="77777777" w:rsidTr="00D10BB1">
        <w:tc>
          <w:tcPr>
            <w:tcW w:w="2518" w:type="dxa"/>
          </w:tcPr>
          <w:p w14:paraId="0C395400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0E5832AF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48B5D7AF" w14:textId="77777777" w:rsidTr="00D10BB1">
        <w:tc>
          <w:tcPr>
            <w:tcW w:w="2518" w:type="dxa"/>
          </w:tcPr>
          <w:p w14:paraId="6E78B4A8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7B79402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4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03202EF1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43602556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04B58947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05BBB4BB" w14:textId="77777777" w:rsidTr="00D10BB1">
        <w:tc>
          <w:tcPr>
            <w:tcW w:w="2518" w:type="dxa"/>
          </w:tcPr>
          <w:p w14:paraId="5A853C15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45ED91B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36EED0D3" w14:textId="77777777" w:rsidTr="00D10BB1">
        <w:tc>
          <w:tcPr>
            <w:tcW w:w="2518" w:type="dxa"/>
          </w:tcPr>
          <w:p w14:paraId="0D112E32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725F9D8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07A5D643" w14:textId="77777777" w:rsidTr="00D10BB1">
        <w:tc>
          <w:tcPr>
            <w:tcW w:w="2518" w:type="dxa"/>
          </w:tcPr>
          <w:p w14:paraId="02CE0413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47F0314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5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019711B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16D9EA9C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6B14C517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366BCDC1" w14:textId="77777777" w:rsidTr="00D10BB1">
        <w:tc>
          <w:tcPr>
            <w:tcW w:w="846" w:type="dxa"/>
          </w:tcPr>
          <w:p w14:paraId="410A2F79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3ECC15C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02F1C62B" w14:textId="77777777" w:rsidTr="00D10BB1">
        <w:tc>
          <w:tcPr>
            <w:tcW w:w="846" w:type="dxa"/>
          </w:tcPr>
          <w:p w14:paraId="60C13EE0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70960870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46CEB490" w14:textId="77777777" w:rsidR="00127E42" w:rsidRPr="007B4910" w:rsidRDefault="004A7872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329A6ECC" w14:textId="77777777" w:rsidTr="00D10BB1">
        <w:tc>
          <w:tcPr>
            <w:tcW w:w="846" w:type="dxa"/>
          </w:tcPr>
          <w:p w14:paraId="104C0889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4FF029FE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4B87C4EC" w14:textId="77777777" w:rsidR="00127E42" w:rsidRPr="007B4910" w:rsidRDefault="004A7872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69995283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9FF5397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336A631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2927394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768BD13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82A403E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7EF6929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56A20D2E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985D337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51E38BF8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0CB5558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01EC0E9E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DA79E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AB43AEF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D20315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A787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65CD364F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053AB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3" Type="http://schemas.openxmlformats.org/officeDocument/2006/relationships/oleObject" Target="embeddings/oleObject20.bin"/><Relationship Id="rId64" Type="http://schemas.openxmlformats.org/officeDocument/2006/relationships/image" Target="media/image32.emf"/><Relationship Id="rId65" Type="http://schemas.openxmlformats.org/officeDocument/2006/relationships/oleObject" Target="embeddings/oleObject21.bin"/><Relationship Id="rId66" Type="http://schemas.openxmlformats.org/officeDocument/2006/relationships/image" Target="media/image33.gif"/><Relationship Id="rId67" Type="http://schemas.openxmlformats.org/officeDocument/2006/relationships/image" Target="media/image34.jpeg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7.emf"/><Relationship Id="rId55" Type="http://schemas.openxmlformats.org/officeDocument/2006/relationships/oleObject" Target="embeddings/oleObject16.bin"/><Relationship Id="rId56" Type="http://schemas.openxmlformats.org/officeDocument/2006/relationships/image" Target="media/image28.emf"/><Relationship Id="rId57" Type="http://schemas.openxmlformats.org/officeDocument/2006/relationships/oleObject" Target="embeddings/oleObject17.bin"/><Relationship Id="rId58" Type="http://schemas.openxmlformats.org/officeDocument/2006/relationships/image" Target="media/image29.emf"/><Relationship Id="rId59" Type="http://schemas.openxmlformats.org/officeDocument/2006/relationships/oleObject" Target="embeddings/oleObject18.bin"/><Relationship Id="rId40" Type="http://schemas.openxmlformats.org/officeDocument/2006/relationships/oleObject" Target="embeddings/oleObject11.bin"/><Relationship Id="rId41" Type="http://schemas.openxmlformats.org/officeDocument/2006/relationships/image" Target="media/image19.jpeg"/><Relationship Id="rId42" Type="http://schemas.openxmlformats.org/officeDocument/2006/relationships/image" Target="media/image20.gif"/><Relationship Id="rId43" Type="http://schemas.openxmlformats.org/officeDocument/2006/relationships/image" Target="media/image21.emf"/><Relationship Id="rId44" Type="http://schemas.openxmlformats.org/officeDocument/2006/relationships/oleObject" Target="embeddings/oleObject12.bin"/><Relationship Id="rId45" Type="http://schemas.openxmlformats.org/officeDocument/2006/relationships/image" Target="media/image22.emf"/><Relationship Id="rId46" Type="http://schemas.openxmlformats.org/officeDocument/2006/relationships/oleObject" Target="embeddings/oleObject13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30" Type="http://schemas.openxmlformats.org/officeDocument/2006/relationships/oleObject" Target="embeddings/oleObject6.bin"/><Relationship Id="rId31" Type="http://schemas.openxmlformats.org/officeDocument/2006/relationships/image" Target="media/image16.emf"/><Relationship Id="rId32" Type="http://schemas.openxmlformats.org/officeDocument/2006/relationships/oleObject" Target="embeddings/oleObject7.bin"/><Relationship Id="rId33" Type="http://schemas.openxmlformats.org/officeDocument/2006/relationships/image" Target="media/image17.emf"/><Relationship Id="rId34" Type="http://schemas.openxmlformats.org/officeDocument/2006/relationships/oleObject" Target="embeddings/oleObject8.bin"/><Relationship Id="rId35" Type="http://schemas.openxmlformats.org/officeDocument/2006/relationships/image" Target="media/image18.emf"/><Relationship Id="rId36" Type="http://schemas.openxmlformats.org/officeDocument/2006/relationships/oleObject" Target="embeddings/oleObject9.bin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35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25" Type="http://schemas.openxmlformats.org/officeDocument/2006/relationships/image" Target="media/image13.emf"/><Relationship Id="rId26" Type="http://schemas.openxmlformats.org/officeDocument/2006/relationships/oleObject" Target="embeddings/oleObject4.bin"/><Relationship Id="rId27" Type="http://schemas.openxmlformats.org/officeDocument/2006/relationships/image" Target="media/image14.emf"/><Relationship Id="rId28" Type="http://schemas.openxmlformats.org/officeDocument/2006/relationships/oleObject" Target="embeddings/oleObject5.bin"/><Relationship Id="rId29" Type="http://schemas.openxmlformats.org/officeDocument/2006/relationships/image" Target="media/image15.emf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60" Type="http://schemas.openxmlformats.org/officeDocument/2006/relationships/image" Target="media/image30.emf"/><Relationship Id="rId61" Type="http://schemas.openxmlformats.org/officeDocument/2006/relationships/oleObject" Target="embeddings/oleObject19.bin"/><Relationship Id="rId62" Type="http://schemas.openxmlformats.org/officeDocument/2006/relationships/image" Target="media/image31.emf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CA1C2-50D3-AE40-B1D1-93E1006CF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3436</Words>
  <Characters>18900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5</cp:revision>
  <cp:lastPrinted>2015-09-09T16:34:00Z</cp:lastPrinted>
  <dcterms:created xsi:type="dcterms:W3CDTF">2015-12-02T18:20:00Z</dcterms:created>
  <dcterms:modified xsi:type="dcterms:W3CDTF">2015-12-02T19:52:00Z</dcterms:modified>
</cp:coreProperties>
</file>