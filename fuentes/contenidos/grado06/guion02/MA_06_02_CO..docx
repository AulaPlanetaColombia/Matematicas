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9180" w:type="dxa"/>
        <w:tblLook w:val="04A0" w:firstRow="1" w:lastRow="0" w:firstColumn="1" w:lastColumn="0" w:noHBand="0" w:noVBand="1"/>
      </w:tblPr>
      <w:tblGrid>
        <w:gridCol w:w="1951"/>
        <w:gridCol w:w="7229"/>
      </w:tblGrid>
      <w:tr w:rsidR="00E92066" w14:paraId="7D97021F" w14:textId="77777777" w:rsidTr="00BF42A4">
        <w:tc>
          <w:tcPr>
            <w:tcW w:w="1951" w:type="dxa"/>
            <w:shd w:val="clear" w:color="auto" w:fill="000000" w:themeFill="text1"/>
          </w:tcPr>
          <w:p w14:paraId="5AD63733" w14:textId="53EAA4E1" w:rsidR="00E92066" w:rsidRPr="00E92066" w:rsidRDefault="00E92066" w:rsidP="00E92066">
            <w:pPr>
              <w:tabs>
                <w:tab w:val="right" w:pos="8498"/>
              </w:tabs>
              <w:rPr>
                <w:rFonts w:ascii="Times" w:hAnsi="Times"/>
              </w:rPr>
            </w:pPr>
            <w:r w:rsidRPr="00E92066">
              <w:rPr>
                <w:rFonts w:ascii="Times" w:hAnsi="Times"/>
              </w:rPr>
              <w:t>Título del guion</w:t>
            </w:r>
          </w:p>
        </w:tc>
        <w:tc>
          <w:tcPr>
            <w:tcW w:w="7229" w:type="dxa"/>
          </w:tcPr>
          <w:p w14:paraId="6710764B" w14:textId="2B5848D6" w:rsidR="00E92066" w:rsidRPr="009909E2" w:rsidRDefault="00635132" w:rsidP="00081745">
            <w:pPr>
              <w:tabs>
                <w:tab w:val="right" w:pos="8498"/>
              </w:tabs>
              <w:rPr>
                <w:rFonts w:ascii="Times" w:hAnsi="Times"/>
              </w:rPr>
            </w:pPr>
            <w:r w:rsidRPr="009909E2">
              <w:rPr>
                <w:rFonts w:ascii="Times" w:hAnsi="Times"/>
              </w:rPr>
              <w:t xml:space="preserve">Los sistemas de numeración </w:t>
            </w:r>
          </w:p>
        </w:tc>
      </w:tr>
      <w:tr w:rsidR="00E92066" w14:paraId="0099B851" w14:textId="77777777" w:rsidTr="00BF42A4">
        <w:tc>
          <w:tcPr>
            <w:tcW w:w="1951" w:type="dxa"/>
            <w:shd w:val="clear" w:color="auto" w:fill="000000" w:themeFill="text1"/>
          </w:tcPr>
          <w:p w14:paraId="2539482A" w14:textId="5FEAE48A" w:rsidR="00E92066" w:rsidRPr="00E92066" w:rsidRDefault="00E92066" w:rsidP="00081745">
            <w:pPr>
              <w:tabs>
                <w:tab w:val="right" w:pos="8498"/>
              </w:tabs>
              <w:rPr>
                <w:rFonts w:ascii="Times" w:hAnsi="Times"/>
              </w:rPr>
            </w:pPr>
            <w:r w:rsidRPr="00E92066">
              <w:rPr>
                <w:rFonts w:ascii="Times" w:hAnsi="Times"/>
              </w:rPr>
              <w:t>Código del guion</w:t>
            </w:r>
          </w:p>
        </w:tc>
        <w:tc>
          <w:tcPr>
            <w:tcW w:w="7229" w:type="dxa"/>
          </w:tcPr>
          <w:p w14:paraId="21923220" w14:textId="74EF0CE9" w:rsidR="00E92066" w:rsidRPr="009909E2" w:rsidRDefault="00635132" w:rsidP="00081745">
            <w:pPr>
              <w:tabs>
                <w:tab w:val="right" w:pos="8498"/>
              </w:tabs>
              <w:rPr>
                <w:rFonts w:ascii="Times" w:hAnsi="Times"/>
              </w:rPr>
            </w:pPr>
            <w:r w:rsidRPr="009909E2">
              <w:rPr>
                <w:rFonts w:ascii="Times" w:hAnsi="Times"/>
              </w:rPr>
              <w:t>MA_06_02_CO</w:t>
            </w:r>
          </w:p>
        </w:tc>
      </w:tr>
      <w:tr w:rsidR="00E92066" w14:paraId="7B9B1C80" w14:textId="77777777" w:rsidTr="00BF42A4">
        <w:tc>
          <w:tcPr>
            <w:tcW w:w="1951" w:type="dxa"/>
            <w:shd w:val="clear" w:color="auto" w:fill="000000" w:themeFill="text1"/>
          </w:tcPr>
          <w:p w14:paraId="7DB9D793" w14:textId="1F84CFF5" w:rsidR="00E92066" w:rsidRPr="00E92066" w:rsidRDefault="00E92066" w:rsidP="00081745">
            <w:pPr>
              <w:tabs>
                <w:tab w:val="right" w:pos="8498"/>
              </w:tabs>
              <w:rPr>
                <w:rFonts w:ascii="Times" w:hAnsi="Times"/>
              </w:rPr>
            </w:pPr>
            <w:r w:rsidRPr="00E92066">
              <w:rPr>
                <w:rFonts w:ascii="Times" w:hAnsi="Times"/>
              </w:rPr>
              <w:t>Descripción</w:t>
            </w:r>
          </w:p>
        </w:tc>
        <w:tc>
          <w:tcPr>
            <w:tcW w:w="7229" w:type="dxa"/>
          </w:tcPr>
          <w:p w14:paraId="5D9015A4" w14:textId="37ACE65D" w:rsidR="00EC0644" w:rsidRPr="00E816B2" w:rsidRDefault="00EC0644" w:rsidP="00657E3D">
            <w:pPr>
              <w:tabs>
                <w:tab w:val="right" w:pos="8498"/>
              </w:tabs>
              <w:rPr>
                <w:rFonts w:ascii="Times" w:hAnsi="Times"/>
                <w:highlight w:val="yellow"/>
              </w:rPr>
            </w:pPr>
            <w:r>
              <w:rPr>
                <w:rFonts w:ascii="Times" w:hAnsi="Times"/>
                <w:highlight w:val="yellow"/>
              </w:rPr>
              <w:t xml:space="preserve"> </w:t>
            </w:r>
            <w:r w:rsidR="00E816B2" w:rsidRPr="009909E2">
              <w:rPr>
                <w:rFonts w:ascii="Times" w:hAnsi="Times"/>
              </w:rPr>
              <w:t xml:space="preserve">Este tema permite dar a conocer diversos sistemas de numeración, hasta llegar a profundizar en el sistema de numeración decimal </w:t>
            </w:r>
          </w:p>
        </w:tc>
      </w:tr>
    </w:tbl>
    <w:p w14:paraId="1587798A" w14:textId="4024A98D" w:rsidR="00E92066" w:rsidRDefault="00E92066" w:rsidP="00081745">
      <w:pPr>
        <w:tabs>
          <w:tab w:val="right" w:pos="8498"/>
        </w:tabs>
        <w:spacing w:after="0"/>
        <w:rPr>
          <w:rFonts w:ascii="Times" w:hAnsi="Times"/>
          <w:highlight w:val="yellow"/>
        </w:rPr>
      </w:pPr>
    </w:p>
    <w:p w14:paraId="16B58F33" w14:textId="6657883C" w:rsidR="002973CB" w:rsidRPr="004E5E51" w:rsidRDefault="00081745" w:rsidP="00081745">
      <w:pPr>
        <w:tabs>
          <w:tab w:val="right" w:pos="8498"/>
        </w:tabs>
        <w:spacing w:after="0"/>
        <w:rPr>
          <w:rFonts w:ascii="Times" w:hAnsi="Times"/>
          <w:b/>
        </w:rPr>
      </w:pPr>
      <w:r w:rsidRPr="004E5E51">
        <w:rPr>
          <w:rFonts w:ascii="Times" w:hAnsi="Times"/>
          <w:highlight w:val="yellow"/>
        </w:rPr>
        <w:t>[SECCIÓN 1]</w:t>
      </w:r>
      <w:r w:rsidR="00616DBC">
        <w:rPr>
          <w:rFonts w:ascii="Times" w:hAnsi="Times"/>
        </w:rPr>
        <w:t xml:space="preserve"> </w:t>
      </w:r>
      <w:r w:rsidRPr="004E5E51">
        <w:rPr>
          <w:rFonts w:ascii="Times" w:hAnsi="Times"/>
          <w:b/>
        </w:rPr>
        <w:t>1</w:t>
      </w:r>
      <w:r w:rsidR="002973CB" w:rsidRPr="004E5E51">
        <w:rPr>
          <w:rFonts w:ascii="Times" w:hAnsi="Times"/>
          <w:b/>
        </w:rPr>
        <w:t xml:space="preserve"> </w:t>
      </w:r>
      <w:r w:rsidR="00C8410D">
        <w:rPr>
          <w:rFonts w:ascii="Times" w:hAnsi="Times"/>
          <w:b/>
        </w:rPr>
        <w:t xml:space="preserve">Los sistemas de numeración </w:t>
      </w:r>
    </w:p>
    <w:p w14:paraId="20364387" w14:textId="77777777" w:rsidR="00CC39C4" w:rsidRPr="00792C72" w:rsidRDefault="00CC39C4" w:rsidP="00081745">
      <w:pPr>
        <w:spacing w:after="0"/>
        <w:rPr>
          <w:rFonts w:ascii="Times New Roman" w:hAnsi="Times New Roman" w:cs="Times New Roman"/>
          <w:color w:val="000000"/>
          <w:lang w:val="es-CO"/>
        </w:rPr>
      </w:pPr>
    </w:p>
    <w:p w14:paraId="5CC964C3" w14:textId="636BD307" w:rsidR="00CC39C4" w:rsidRPr="003F23BE" w:rsidRDefault="00CC39C4" w:rsidP="003F23BE">
      <w:pPr>
        <w:spacing w:after="0"/>
        <w:jc w:val="both"/>
        <w:rPr>
          <w:rFonts w:ascii="Times New Roman" w:hAnsi="Times New Roman" w:cs="Times New Roman"/>
        </w:rPr>
      </w:pPr>
      <w:r w:rsidRPr="003F23BE">
        <w:rPr>
          <w:rFonts w:ascii="Times New Roman" w:hAnsi="Times New Roman" w:cs="Times New Roman"/>
        </w:rPr>
        <w:t xml:space="preserve">Los sistemas numéricos han sido creados por los seres humanos en sus diferentes culturas y en la medida en que sus necesidades e intereses lo han exigido, resolviendo su problema de contar. </w:t>
      </w:r>
    </w:p>
    <w:p w14:paraId="601CCFB4" w14:textId="77777777" w:rsidR="00CC39C4" w:rsidRDefault="00CC39C4" w:rsidP="003F23BE">
      <w:pPr>
        <w:spacing w:after="0"/>
        <w:jc w:val="both"/>
        <w:rPr>
          <w:rFonts w:ascii="Times New Roman" w:hAnsi="Times New Roman" w:cs="Times New Roman"/>
        </w:rPr>
      </w:pPr>
    </w:p>
    <w:p w14:paraId="3A8EBF96" w14:textId="34D36810" w:rsidR="003F23BE" w:rsidRDefault="003F23BE" w:rsidP="003F23BE">
      <w:pPr>
        <w:pStyle w:val="Default"/>
        <w:jc w:val="both"/>
        <w:rPr>
          <w:rFonts w:ascii="Times New Roman" w:hAnsi="Times New Roman" w:cs="Times New Roman"/>
        </w:rPr>
      </w:pPr>
      <w:r w:rsidRPr="003F23BE">
        <w:rPr>
          <w:rFonts w:ascii="Times New Roman" w:hAnsi="Times New Roman" w:cs="Times New Roman"/>
        </w:rPr>
        <w:t xml:space="preserve">Los niños, aun los más pequeños, pronto aprenden a señalar con su dedo los objetos que los rodean y a contarlos: uno, dos, tres…Algunos de poca edad logran contar hasta diez, y los más precoces con ayuda de sus padres quizás lleguen hasta veinte. </w:t>
      </w:r>
    </w:p>
    <w:p w14:paraId="1C01B274" w14:textId="77777777" w:rsidR="00F44286" w:rsidRDefault="00F44286" w:rsidP="003F23BE">
      <w:pPr>
        <w:pStyle w:val="Default"/>
        <w:jc w:val="both"/>
        <w:rPr>
          <w:rFonts w:ascii="Times New Roman" w:hAnsi="Times New Roman" w:cs="Times New Roman"/>
        </w:rPr>
      </w:pPr>
    </w:p>
    <w:tbl>
      <w:tblPr>
        <w:tblStyle w:val="Tablaconcuadrcula"/>
        <w:tblpPr w:leftFromText="141" w:rightFromText="141" w:vertAnchor="text" w:horzAnchor="margin" w:tblpY="78"/>
        <w:tblW w:w="0" w:type="auto"/>
        <w:tblLook w:val="04A0" w:firstRow="1" w:lastRow="0" w:firstColumn="1" w:lastColumn="0" w:noHBand="0" w:noVBand="1"/>
      </w:tblPr>
      <w:tblGrid>
        <w:gridCol w:w="2442"/>
        <w:gridCol w:w="6386"/>
      </w:tblGrid>
      <w:tr w:rsidR="00F44286" w:rsidRPr="005D1738" w14:paraId="00B840AC" w14:textId="77777777" w:rsidTr="00914AA3">
        <w:tc>
          <w:tcPr>
            <w:tcW w:w="9033" w:type="dxa"/>
            <w:gridSpan w:val="2"/>
            <w:shd w:val="clear" w:color="auto" w:fill="0D0D0D" w:themeFill="text1" w:themeFillTint="F2"/>
          </w:tcPr>
          <w:p w14:paraId="7916F4BF" w14:textId="77777777" w:rsidR="00F44286" w:rsidRPr="005D1738" w:rsidRDefault="00F44286"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44286" w14:paraId="1769591C" w14:textId="77777777" w:rsidTr="00914AA3">
        <w:tc>
          <w:tcPr>
            <w:tcW w:w="2518" w:type="dxa"/>
          </w:tcPr>
          <w:p w14:paraId="3795AE92" w14:textId="77777777" w:rsidR="00F44286" w:rsidRPr="00053744" w:rsidRDefault="00F44286"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456F7B4" w14:textId="5DE1F44D" w:rsidR="00F44286"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IMG01</w:t>
            </w:r>
          </w:p>
        </w:tc>
      </w:tr>
      <w:tr w:rsidR="00F44286" w14:paraId="1EA1FAFE" w14:textId="77777777" w:rsidTr="00914AA3">
        <w:tc>
          <w:tcPr>
            <w:tcW w:w="2518" w:type="dxa"/>
          </w:tcPr>
          <w:p w14:paraId="3F8C3ACC"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1B883B9" w14:textId="6329316A" w:rsidR="00F44286" w:rsidRDefault="00F44286" w:rsidP="00F44286">
            <w:pPr>
              <w:rPr>
                <w:rFonts w:ascii="Times New Roman" w:hAnsi="Times New Roman" w:cs="Times New Roman"/>
                <w:color w:val="000000"/>
              </w:rPr>
            </w:pPr>
            <w:r>
              <w:rPr>
                <w:rFonts w:ascii="Times New Roman" w:hAnsi="Times New Roman" w:cs="Times New Roman"/>
                <w:color w:val="000000"/>
              </w:rPr>
              <w:t xml:space="preserve"> </w:t>
            </w:r>
            <w:r>
              <w:rPr>
                <w:noProof/>
                <w:lang w:val="es-CO" w:eastAsia="es-CO"/>
              </w:rPr>
              <w:drawing>
                <wp:inline distT="0" distB="0" distL="0" distR="0" wp14:anchorId="7DC6109C" wp14:editId="47500052">
                  <wp:extent cx="2606040" cy="1752600"/>
                  <wp:effectExtent l="0" t="0" r="3810" b="0"/>
                  <wp:docPr id="3" name="Imagen 3" descr="https://encrypted-tbn2.gstatic.com/images?q=tbn:ANd9GcQOIYC6VB-_qJU0t0dXgXCMtADQaOlKG2vT_26DUeebhVPf8G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2.gstatic.com/images?q=tbn:ANd9GcQOIYC6VB-_qJU0t0dXgXCMtADQaOlKG2vT_26DUeebhVPf8GF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6040" cy="1752600"/>
                          </a:xfrm>
                          <a:prstGeom prst="rect">
                            <a:avLst/>
                          </a:prstGeom>
                          <a:noFill/>
                          <a:ln>
                            <a:noFill/>
                          </a:ln>
                        </pic:spPr>
                      </pic:pic>
                    </a:graphicData>
                  </a:graphic>
                </wp:inline>
              </w:drawing>
            </w:r>
          </w:p>
        </w:tc>
      </w:tr>
      <w:tr w:rsidR="00F44286" w14:paraId="445326CB" w14:textId="77777777" w:rsidTr="00914AA3">
        <w:tc>
          <w:tcPr>
            <w:tcW w:w="2518" w:type="dxa"/>
          </w:tcPr>
          <w:p w14:paraId="4726B140"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26ABFF7" w14:textId="77777777" w:rsidR="00F44286" w:rsidRDefault="00F44286" w:rsidP="00914AA3">
            <w:pPr>
              <w:rPr>
                <w:rFonts w:ascii="Times New Roman" w:hAnsi="Times New Roman" w:cs="Times New Roman"/>
                <w:color w:val="000000"/>
              </w:rPr>
            </w:pPr>
          </w:p>
        </w:tc>
      </w:tr>
      <w:tr w:rsidR="00F44286" w14:paraId="5809C8B3" w14:textId="77777777" w:rsidTr="00914AA3">
        <w:tc>
          <w:tcPr>
            <w:tcW w:w="2518" w:type="dxa"/>
          </w:tcPr>
          <w:p w14:paraId="45041F33"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A2DBF1E" w14:textId="028A43D8" w:rsidR="00F44286" w:rsidRDefault="00F44286" w:rsidP="00914AA3">
            <w:pPr>
              <w:rPr>
                <w:rFonts w:ascii="Times New Roman" w:hAnsi="Times New Roman" w:cs="Times New Roman"/>
                <w:color w:val="000000"/>
              </w:rPr>
            </w:pPr>
            <w:r>
              <w:rPr>
                <w:rFonts w:ascii="Times New Roman" w:hAnsi="Times New Roman" w:cs="Times New Roman"/>
                <w:color w:val="000000"/>
              </w:rPr>
              <w:t xml:space="preserve">Contar con los dedos </w:t>
            </w:r>
          </w:p>
        </w:tc>
      </w:tr>
    </w:tbl>
    <w:p w14:paraId="0827C756" w14:textId="77777777" w:rsidR="00F44286" w:rsidRDefault="00F44286" w:rsidP="003F23BE">
      <w:pPr>
        <w:pStyle w:val="Default"/>
        <w:jc w:val="both"/>
        <w:rPr>
          <w:rFonts w:ascii="Times New Roman" w:hAnsi="Times New Roman" w:cs="Times New Roman"/>
        </w:rPr>
      </w:pPr>
    </w:p>
    <w:p w14:paraId="56F3FECA" w14:textId="77777777" w:rsidR="003F23BE" w:rsidRPr="003F23BE" w:rsidRDefault="003F23BE" w:rsidP="003F23BE">
      <w:pPr>
        <w:pStyle w:val="Default"/>
        <w:jc w:val="both"/>
        <w:rPr>
          <w:rFonts w:ascii="Times New Roman" w:hAnsi="Times New Roman" w:cs="Times New Roman"/>
        </w:rPr>
      </w:pPr>
    </w:p>
    <w:p w14:paraId="085FCF3B" w14:textId="1E4F1BB0" w:rsidR="003F23BE" w:rsidRDefault="003F23BE" w:rsidP="003F23BE">
      <w:pPr>
        <w:pStyle w:val="Default"/>
        <w:jc w:val="both"/>
        <w:rPr>
          <w:rFonts w:ascii="Times New Roman" w:hAnsi="Times New Roman" w:cs="Times New Roman"/>
        </w:rPr>
      </w:pPr>
      <w:r w:rsidRPr="003F23BE">
        <w:rPr>
          <w:rFonts w:ascii="Times New Roman" w:hAnsi="Times New Roman" w:cs="Times New Roman"/>
        </w:rPr>
        <w:t xml:space="preserve">Pues bien, los hombres primitivos muy probablemente siguieron el mismo camino de los niños pequeños: adquirieron el concepto de contar sus pertenencias; </w:t>
      </w:r>
      <w:r w:rsidR="00792C72">
        <w:rPr>
          <w:rFonts w:ascii="Times New Roman" w:hAnsi="Times New Roman" w:cs="Times New Roman"/>
        </w:rPr>
        <w:t>probablemente para registrar cuá</w:t>
      </w:r>
      <w:r w:rsidRPr="003F23BE">
        <w:rPr>
          <w:rFonts w:ascii="Times New Roman" w:hAnsi="Times New Roman" w:cs="Times New Roman"/>
        </w:rPr>
        <w:t xml:space="preserve">ntos animales poseían, hacían señales, cortes con un cuchillo, en una pared o en un árbol. Una palabra que se asociaba con un cierto grupo de estas señales o cortezas, designaba un número. Si un hombre tenía tres ovejas, otro tenía tres camellos y </w:t>
      </w:r>
      <w:r w:rsidR="004B5901">
        <w:rPr>
          <w:rFonts w:ascii="Times New Roman" w:hAnsi="Times New Roman" w:cs="Times New Roman"/>
        </w:rPr>
        <w:t>otros</w:t>
      </w:r>
      <w:r w:rsidRPr="003F23BE">
        <w:rPr>
          <w:rFonts w:ascii="Times New Roman" w:hAnsi="Times New Roman" w:cs="Times New Roman"/>
        </w:rPr>
        <w:t xml:space="preserve"> tres hijos, </w:t>
      </w:r>
      <w:r w:rsidR="00792C72">
        <w:rPr>
          <w:rFonts w:ascii="Times New Roman" w:hAnsi="Times New Roman" w:cs="Times New Roman"/>
        </w:rPr>
        <w:t>todos</w:t>
      </w:r>
      <w:r w:rsidRPr="003F23BE">
        <w:rPr>
          <w:rFonts w:ascii="Times New Roman" w:hAnsi="Times New Roman" w:cs="Times New Roman"/>
        </w:rPr>
        <w:t xml:space="preserve"> debían usar la misma palabra “tres”; por tanto el nombre del grupo era</w:t>
      </w:r>
      <w:r w:rsidR="00B6039E">
        <w:rPr>
          <w:rFonts w:ascii="Times New Roman" w:hAnsi="Times New Roman" w:cs="Times New Roman"/>
        </w:rPr>
        <w:t xml:space="preserve"> </w:t>
      </w:r>
      <w:r w:rsidR="00792C72">
        <w:rPr>
          <w:rFonts w:ascii="Times New Roman" w:hAnsi="Times New Roman" w:cs="Times New Roman"/>
        </w:rPr>
        <w:t>tres</w:t>
      </w:r>
      <w:r w:rsidRPr="003F23BE">
        <w:rPr>
          <w:rFonts w:ascii="Times New Roman" w:hAnsi="Times New Roman" w:cs="Times New Roman"/>
        </w:rPr>
        <w:t>, y así tenía que se</w:t>
      </w:r>
      <w:r w:rsidR="00792C72">
        <w:rPr>
          <w:rFonts w:ascii="Times New Roman" w:hAnsi="Times New Roman" w:cs="Times New Roman"/>
        </w:rPr>
        <w:t>r para que estos entendieran en</w:t>
      </w:r>
      <w:r w:rsidRPr="003F23BE">
        <w:rPr>
          <w:rFonts w:ascii="Times New Roman" w:hAnsi="Times New Roman" w:cs="Times New Roman"/>
        </w:rPr>
        <w:t xml:space="preserve"> el mismo </w:t>
      </w:r>
      <w:r w:rsidR="00792C72">
        <w:rPr>
          <w:rFonts w:ascii="Times New Roman" w:hAnsi="Times New Roman" w:cs="Times New Roman"/>
        </w:rPr>
        <w:t xml:space="preserve">leguaje, </w:t>
      </w:r>
      <w:r w:rsidRPr="003F23BE">
        <w:rPr>
          <w:rFonts w:ascii="Times New Roman" w:hAnsi="Times New Roman" w:cs="Times New Roman"/>
        </w:rPr>
        <w:t>independientemente del tipo de objetos que estuvieran contando.</w:t>
      </w:r>
    </w:p>
    <w:p w14:paraId="0D596F64" w14:textId="77777777" w:rsidR="00F44286" w:rsidRDefault="00F44286" w:rsidP="003F23BE">
      <w:pPr>
        <w:pStyle w:val="Default"/>
        <w:jc w:val="both"/>
        <w:rPr>
          <w:rFonts w:ascii="Times New Roman" w:hAnsi="Times New Roman" w:cs="Times New Roman"/>
        </w:rPr>
      </w:pPr>
    </w:p>
    <w:p w14:paraId="3B131278" w14:textId="77777777" w:rsidR="00F44286" w:rsidRDefault="00F44286" w:rsidP="003F23BE">
      <w:pPr>
        <w:pStyle w:val="Default"/>
        <w:jc w:val="both"/>
        <w:rPr>
          <w:rFonts w:ascii="Times New Roman" w:hAnsi="Times New Roman" w:cs="Times New Roman"/>
        </w:rPr>
      </w:pPr>
    </w:p>
    <w:p w14:paraId="65B8467B" w14:textId="77777777" w:rsidR="00F44286" w:rsidRDefault="00F44286" w:rsidP="003F23BE">
      <w:pPr>
        <w:pStyle w:val="Default"/>
        <w:jc w:val="both"/>
        <w:rPr>
          <w:rFonts w:ascii="Times New Roman" w:hAnsi="Times New Roman" w:cs="Times New Roman"/>
        </w:rPr>
      </w:pPr>
    </w:p>
    <w:p w14:paraId="6974C20F" w14:textId="77777777" w:rsidR="00F44286" w:rsidRDefault="00F44286" w:rsidP="003F23BE">
      <w:pPr>
        <w:pStyle w:val="Default"/>
        <w:jc w:val="both"/>
        <w:rPr>
          <w:rFonts w:ascii="Times New Roman" w:hAnsi="Times New Roman" w:cs="Times New Roman"/>
        </w:rPr>
      </w:pPr>
    </w:p>
    <w:p w14:paraId="3F45B070" w14:textId="77777777" w:rsidR="00F44286" w:rsidRDefault="00F44286" w:rsidP="003F23BE">
      <w:pPr>
        <w:pStyle w:val="Default"/>
        <w:jc w:val="both"/>
        <w:rPr>
          <w:rFonts w:ascii="Times New Roman" w:hAnsi="Times New Roman" w:cs="Times New Roman"/>
        </w:rPr>
      </w:pPr>
    </w:p>
    <w:p w14:paraId="6F8E7D3F" w14:textId="77777777" w:rsidR="00F44286" w:rsidRDefault="00F44286" w:rsidP="003F23BE">
      <w:pPr>
        <w:pStyle w:val="Default"/>
        <w:jc w:val="both"/>
        <w:rPr>
          <w:rFonts w:ascii="Times New Roman" w:hAnsi="Times New Roman" w:cs="Times New Roman"/>
        </w:rPr>
      </w:pPr>
    </w:p>
    <w:p w14:paraId="4867BB71" w14:textId="77777777" w:rsidR="00F44286" w:rsidRDefault="00F44286" w:rsidP="003F23BE">
      <w:pPr>
        <w:pStyle w:val="Default"/>
        <w:jc w:val="both"/>
        <w:rPr>
          <w:rFonts w:ascii="Times New Roman" w:hAnsi="Times New Roman" w:cs="Times New Roman"/>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9"/>
        <w:gridCol w:w="6359"/>
      </w:tblGrid>
      <w:tr w:rsidR="009D4443" w:rsidRPr="005D1738" w14:paraId="5603149E" w14:textId="77777777" w:rsidTr="009D4443">
        <w:tc>
          <w:tcPr>
            <w:tcW w:w="9033" w:type="dxa"/>
            <w:gridSpan w:val="2"/>
            <w:shd w:val="clear" w:color="auto" w:fill="0D0D0D" w:themeFill="text1" w:themeFillTint="F2"/>
          </w:tcPr>
          <w:p w14:paraId="7258DC29" w14:textId="77777777" w:rsidR="009D4443" w:rsidRPr="005D1738" w:rsidRDefault="009D4443" w:rsidP="009D444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9D4443" w14:paraId="24C2A667" w14:textId="77777777" w:rsidTr="009D4443">
        <w:tc>
          <w:tcPr>
            <w:tcW w:w="2518" w:type="dxa"/>
          </w:tcPr>
          <w:p w14:paraId="4F3AD7D3" w14:textId="77777777" w:rsidR="009D4443" w:rsidRPr="00053744" w:rsidRDefault="009D4443" w:rsidP="009D444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F769F1C" w14:textId="296858A5" w:rsidR="009D4443" w:rsidRPr="00053744" w:rsidRDefault="00E843C2" w:rsidP="009D444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IMG02</w:t>
            </w:r>
          </w:p>
        </w:tc>
      </w:tr>
      <w:tr w:rsidR="009D4443" w14:paraId="079CD0C3" w14:textId="77777777" w:rsidTr="009D4443">
        <w:tc>
          <w:tcPr>
            <w:tcW w:w="2518" w:type="dxa"/>
          </w:tcPr>
          <w:p w14:paraId="5A767DDB"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FA0082E" w14:textId="77777777" w:rsidR="001D7E72" w:rsidRDefault="00F44286" w:rsidP="009D4443">
            <w:pPr>
              <w:rPr>
                <w:rFonts w:ascii="Times New Roman" w:hAnsi="Times New Roman" w:cs="Times New Roman"/>
                <w:color w:val="000000"/>
              </w:rPr>
            </w:pPr>
            <w:r>
              <w:rPr>
                <w:noProof/>
                <w:lang w:val="es-CO" w:eastAsia="es-CO"/>
              </w:rPr>
              <w:drawing>
                <wp:inline distT="0" distB="0" distL="0" distR="0" wp14:anchorId="48F0AA2B" wp14:editId="3F60AD47">
                  <wp:extent cx="868680" cy="1038235"/>
                  <wp:effectExtent l="0" t="0" r="7620" b="9525"/>
                  <wp:docPr id="1" name="Imagen 1" descr="http://www.monografias.com/trabajos38/origen-numeros/Image89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nografias.com/trabajos38/origen-numeros/Image8929.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8680" cy="1038235"/>
                          </a:xfrm>
                          <a:prstGeom prst="rect">
                            <a:avLst/>
                          </a:prstGeom>
                          <a:noFill/>
                          <a:ln>
                            <a:noFill/>
                          </a:ln>
                        </pic:spPr>
                      </pic:pic>
                    </a:graphicData>
                  </a:graphic>
                </wp:inline>
              </w:drawing>
            </w:r>
            <w:r>
              <w:rPr>
                <w:rFonts w:ascii="Times New Roman" w:hAnsi="Times New Roman" w:cs="Times New Roman"/>
                <w:color w:val="000000"/>
              </w:rPr>
              <w:t xml:space="preserve"> </w:t>
            </w:r>
          </w:p>
          <w:p w14:paraId="0EC71C7E" w14:textId="2966ABCC" w:rsidR="009D4443" w:rsidRDefault="00F44286" w:rsidP="009D4443">
            <w:pPr>
              <w:rPr>
                <w:rFonts w:ascii="Times New Roman" w:hAnsi="Times New Roman" w:cs="Times New Roman"/>
                <w:color w:val="000000"/>
              </w:rPr>
            </w:pPr>
            <w:r>
              <w:rPr>
                <w:rFonts w:ascii="Times New Roman" w:hAnsi="Times New Roman" w:cs="Times New Roman"/>
                <w:color w:val="000000"/>
              </w:rPr>
              <w:t xml:space="preserve">un hombre de una tribu antigua tratando de contar ovejas </w:t>
            </w:r>
          </w:p>
        </w:tc>
      </w:tr>
      <w:tr w:rsidR="009D4443" w14:paraId="65ABDBD2" w14:textId="77777777" w:rsidTr="009D4443">
        <w:tc>
          <w:tcPr>
            <w:tcW w:w="2518" w:type="dxa"/>
          </w:tcPr>
          <w:p w14:paraId="26018B27"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2444277E" w14:textId="77777777" w:rsidR="009D4443" w:rsidRDefault="009D4443" w:rsidP="009D4443">
            <w:pPr>
              <w:rPr>
                <w:rFonts w:ascii="Times New Roman" w:hAnsi="Times New Roman" w:cs="Times New Roman"/>
                <w:color w:val="000000"/>
              </w:rPr>
            </w:pPr>
          </w:p>
        </w:tc>
      </w:tr>
      <w:tr w:rsidR="009D4443" w14:paraId="332D4778" w14:textId="77777777" w:rsidTr="009D4443">
        <w:tc>
          <w:tcPr>
            <w:tcW w:w="2518" w:type="dxa"/>
          </w:tcPr>
          <w:p w14:paraId="0D1CF955"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B95F6E4" w14:textId="11612E48" w:rsidR="009D4443" w:rsidRDefault="00F44286" w:rsidP="009D4443">
            <w:pPr>
              <w:rPr>
                <w:rFonts w:ascii="Times New Roman" w:hAnsi="Times New Roman" w:cs="Times New Roman"/>
                <w:color w:val="000000"/>
              </w:rPr>
            </w:pPr>
            <w:r>
              <w:rPr>
                <w:rFonts w:ascii="Times New Roman" w:hAnsi="Times New Roman" w:cs="Times New Roman"/>
                <w:color w:val="000000"/>
              </w:rPr>
              <w:t>Hombre primitivo</w:t>
            </w:r>
          </w:p>
        </w:tc>
      </w:tr>
    </w:tbl>
    <w:p w14:paraId="4AAE6AAA" w14:textId="77777777" w:rsidR="003F23BE" w:rsidRDefault="003F23BE" w:rsidP="003F23BE">
      <w:pPr>
        <w:spacing w:after="0"/>
        <w:jc w:val="both"/>
        <w:rPr>
          <w:rFonts w:ascii="Times New Roman" w:hAnsi="Times New Roman" w:cs="Times New Roman"/>
        </w:rPr>
      </w:pPr>
    </w:p>
    <w:p w14:paraId="119FFDE2" w14:textId="03136AF9" w:rsidR="003F23BE" w:rsidRPr="00914966" w:rsidRDefault="003F23BE" w:rsidP="00B8074E">
      <w:pPr>
        <w:spacing w:after="0"/>
        <w:jc w:val="both"/>
        <w:rPr>
          <w:rFonts w:ascii="Times New Roman" w:hAnsi="Times New Roman" w:cs="Times New Roman"/>
          <w:shd w:val="clear" w:color="auto" w:fill="FFFFFF"/>
        </w:rPr>
      </w:pPr>
    </w:p>
    <w:p w14:paraId="61548BFB" w14:textId="3BE35AFE" w:rsidR="003F23BE" w:rsidRPr="00914966" w:rsidRDefault="003F23BE" w:rsidP="00B8074E">
      <w:pPr>
        <w:spacing w:after="0"/>
        <w:jc w:val="both"/>
        <w:rPr>
          <w:rFonts w:ascii="Times New Roman" w:eastAsia="Times New Roman" w:hAnsi="Times New Roman" w:cs="Times New Roman"/>
          <w:b/>
          <w:bCs/>
          <w:color w:val="000000"/>
          <w:lang w:eastAsia="es-CO"/>
        </w:rPr>
      </w:pPr>
      <w:r w:rsidRPr="00914966">
        <w:rPr>
          <w:rFonts w:ascii="Times New Roman" w:hAnsi="Times New Roman" w:cs="Times New Roman"/>
        </w:rPr>
        <w:t>Antiguamente, no había palabra ni mucho menos símbolo para el cero. Por la sencilla razón de que nadie “</w:t>
      </w:r>
      <w:r w:rsidRPr="00914966">
        <w:rPr>
          <w:rFonts w:ascii="Times New Roman" w:hAnsi="Times New Roman" w:cs="Times New Roman"/>
          <w:i/>
          <w:iCs/>
        </w:rPr>
        <w:t>cuenta</w:t>
      </w:r>
      <w:r w:rsidRPr="00914966">
        <w:rPr>
          <w:rFonts w:ascii="Times New Roman" w:hAnsi="Times New Roman" w:cs="Times New Roman"/>
        </w:rPr>
        <w:t>” la ausencia</w:t>
      </w:r>
      <w:r w:rsidR="000A3411">
        <w:rPr>
          <w:rFonts w:ascii="Times New Roman" w:hAnsi="Times New Roman" w:cs="Times New Roman"/>
        </w:rPr>
        <w:t xml:space="preserve"> de</w:t>
      </w:r>
      <w:r w:rsidRPr="00914966">
        <w:rPr>
          <w:rFonts w:ascii="Times New Roman" w:hAnsi="Times New Roman" w:cs="Times New Roman"/>
        </w:rPr>
        <w:t xml:space="preserve"> objetos. Muchos siglos tuvieron que transcurrir para que el cero adquiriera un lugar entre los números, y muchos más para que cada número se pudiera representar por medio de un símbolo o combinación de símbolos, en un determinado sistema de representación. </w:t>
      </w:r>
    </w:p>
    <w:p w14:paraId="3162EA6C" w14:textId="77777777" w:rsidR="00FB3711" w:rsidRPr="00914966" w:rsidRDefault="00FB3711" w:rsidP="00081745">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89"/>
        <w:gridCol w:w="6339"/>
      </w:tblGrid>
      <w:tr w:rsidR="003F23BE" w:rsidRPr="00914966" w14:paraId="31434B9D" w14:textId="77777777" w:rsidTr="00914AA3">
        <w:tc>
          <w:tcPr>
            <w:tcW w:w="8978" w:type="dxa"/>
            <w:gridSpan w:val="2"/>
            <w:shd w:val="clear" w:color="auto" w:fill="000000" w:themeFill="text1"/>
          </w:tcPr>
          <w:p w14:paraId="6823676A" w14:textId="77777777" w:rsidR="003F23BE" w:rsidRPr="00914966" w:rsidRDefault="003F23BE" w:rsidP="00914AA3">
            <w:pPr>
              <w:jc w:val="center"/>
              <w:rPr>
                <w:rFonts w:ascii="Times New Roman" w:hAnsi="Times New Roman" w:cs="Times New Roman"/>
                <w:b/>
                <w:color w:val="FFFFFF" w:themeColor="background1"/>
                <w:sz w:val="24"/>
                <w:szCs w:val="24"/>
              </w:rPr>
            </w:pPr>
            <w:r w:rsidRPr="00914966">
              <w:rPr>
                <w:rFonts w:ascii="Times New Roman" w:hAnsi="Times New Roman" w:cs="Times New Roman"/>
                <w:b/>
                <w:color w:val="FFFFFF" w:themeColor="background1"/>
                <w:sz w:val="24"/>
                <w:szCs w:val="24"/>
              </w:rPr>
              <w:t>Destacado</w:t>
            </w:r>
          </w:p>
        </w:tc>
      </w:tr>
      <w:tr w:rsidR="003F23BE" w:rsidRPr="00914966" w14:paraId="19DD2A8E" w14:textId="77777777" w:rsidTr="00914AA3">
        <w:tc>
          <w:tcPr>
            <w:tcW w:w="2518" w:type="dxa"/>
          </w:tcPr>
          <w:p w14:paraId="7DB89468" w14:textId="77777777" w:rsidR="003F23BE" w:rsidRPr="00914966" w:rsidRDefault="003F23BE" w:rsidP="00914AA3">
            <w:pPr>
              <w:rPr>
                <w:rFonts w:ascii="Times New Roman" w:hAnsi="Times New Roman" w:cs="Times New Roman"/>
                <w:b/>
                <w:sz w:val="24"/>
                <w:szCs w:val="24"/>
              </w:rPr>
            </w:pPr>
            <w:r w:rsidRPr="00914966">
              <w:rPr>
                <w:rFonts w:ascii="Times New Roman" w:hAnsi="Times New Roman" w:cs="Times New Roman"/>
                <w:b/>
                <w:sz w:val="24"/>
                <w:szCs w:val="24"/>
              </w:rPr>
              <w:t>Título</w:t>
            </w:r>
          </w:p>
        </w:tc>
        <w:tc>
          <w:tcPr>
            <w:tcW w:w="6460" w:type="dxa"/>
          </w:tcPr>
          <w:p w14:paraId="2D2259D6" w14:textId="515AAC94" w:rsidR="003F23BE" w:rsidRPr="00C840B7" w:rsidRDefault="003F23BE" w:rsidP="00C840B7">
            <w:pPr>
              <w:pStyle w:val="Ttulo4"/>
              <w:spacing w:before="345" w:after="195"/>
              <w:outlineLvl w:val="3"/>
              <w:rPr>
                <w:rFonts w:ascii="Times New Roman" w:hAnsi="Times New Roman" w:cs="Times New Roman"/>
                <w:b w:val="0"/>
                <w:bCs w:val="0"/>
                <w:i w:val="0"/>
                <w:color w:val="auto"/>
                <w:sz w:val="24"/>
                <w:szCs w:val="24"/>
              </w:rPr>
            </w:pPr>
            <w:r w:rsidRPr="00C840B7">
              <w:rPr>
                <w:rFonts w:ascii="Times New Roman" w:hAnsi="Times New Roman" w:cs="Times New Roman"/>
                <w:b w:val="0"/>
                <w:bCs w:val="0"/>
                <w:i w:val="0"/>
                <w:color w:val="auto"/>
                <w:sz w:val="24"/>
                <w:szCs w:val="24"/>
              </w:rPr>
              <w:t>Los sistemas de numeración</w:t>
            </w:r>
          </w:p>
        </w:tc>
      </w:tr>
      <w:tr w:rsidR="003F23BE" w:rsidRPr="00914966" w14:paraId="1F1ECAE6" w14:textId="77777777" w:rsidTr="003F23BE">
        <w:tc>
          <w:tcPr>
            <w:tcW w:w="2518" w:type="dxa"/>
            <w:shd w:val="clear" w:color="auto" w:fill="auto"/>
          </w:tcPr>
          <w:p w14:paraId="54B64BD2" w14:textId="77777777" w:rsidR="003F23BE" w:rsidRPr="00914966" w:rsidRDefault="003F23BE" w:rsidP="00914AA3">
            <w:pPr>
              <w:rPr>
                <w:rFonts w:ascii="Times New Roman" w:hAnsi="Times New Roman" w:cs="Times New Roman"/>
                <w:sz w:val="24"/>
                <w:szCs w:val="24"/>
              </w:rPr>
            </w:pPr>
            <w:r w:rsidRPr="00914966">
              <w:rPr>
                <w:rFonts w:ascii="Times New Roman" w:hAnsi="Times New Roman" w:cs="Times New Roman"/>
                <w:b/>
                <w:sz w:val="24"/>
                <w:szCs w:val="24"/>
              </w:rPr>
              <w:t>Contenido</w:t>
            </w:r>
          </w:p>
        </w:tc>
        <w:tc>
          <w:tcPr>
            <w:tcW w:w="6460" w:type="dxa"/>
            <w:shd w:val="clear" w:color="auto" w:fill="auto"/>
          </w:tcPr>
          <w:p w14:paraId="7087A701" w14:textId="5DFC4181" w:rsidR="003F23BE" w:rsidRPr="00914966" w:rsidRDefault="003F23BE" w:rsidP="00DE06A5">
            <w:pPr>
              <w:rPr>
                <w:rFonts w:ascii="Times New Roman" w:hAnsi="Times New Roman" w:cs="Times New Roman"/>
                <w:sz w:val="24"/>
                <w:szCs w:val="24"/>
              </w:rPr>
            </w:pPr>
            <w:r w:rsidRPr="00914966">
              <w:rPr>
                <w:rFonts w:ascii="Times New Roman" w:hAnsi="Times New Roman" w:cs="Times New Roman"/>
                <w:sz w:val="24"/>
                <w:szCs w:val="24"/>
              </w:rPr>
              <w:t xml:space="preserve">Los sistemas de numeración permiten escribir cualquier </w:t>
            </w:r>
            <w:r w:rsidR="00DE06A5" w:rsidRPr="00914966">
              <w:rPr>
                <w:rFonts w:ascii="Times New Roman" w:hAnsi="Times New Roman" w:cs="Times New Roman"/>
                <w:sz w:val="24"/>
                <w:szCs w:val="24"/>
              </w:rPr>
              <w:t>número</w:t>
            </w:r>
            <w:r w:rsidRPr="00914966">
              <w:rPr>
                <w:rFonts w:ascii="Times New Roman" w:hAnsi="Times New Roman" w:cs="Times New Roman"/>
                <w:sz w:val="24"/>
                <w:szCs w:val="24"/>
              </w:rPr>
              <w:t xml:space="preserve"> utilizando un conjunto de símbolos </w:t>
            </w:r>
          </w:p>
        </w:tc>
      </w:tr>
    </w:tbl>
    <w:p w14:paraId="313E9D5B" w14:textId="77777777" w:rsidR="003F23BE" w:rsidRPr="00914966" w:rsidRDefault="003F23BE" w:rsidP="00081745">
      <w:pPr>
        <w:spacing w:after="0"/>
        <w:rPr>
          <w:rFonts w:ascii="Times New Roman" w:hAnsi="Times New Roman" w:cs="Times New Roman"/>
          <w:color w:val="000000"/>
        </w:rPr>
      </w:pPr>
    </w:p>
    <w:p w14:paraId="4A277E41" w14:textId="77777777" w:rsidR="003F23BE" w:rsidRPr="00914966" w:rsidRDefault="003F23BE" w:rsidP="00081745">
      <w:pPr>
        <w:spacing w:after="0"/>
        <w:rPr>
          <w:rFonts w:ascii="Times New Roman" w:hAnsi="Times New Roman" w:cs="Times New Roman"/>
          <w:color w:val="000000"/>
        </w:rPr>
      </w:pPr>
    </w:p>
    <w:p w14:paraId="2A8360DC" w14:textId="52A4305C" w:rsidR="000740E9" w:rsidRPr="00914966" w:rsidRDefault="000740E9" w:rsidP="006410C1">
      <w:pPr>
        <w:spacing w:after="0"/>
        <w:jc w:val="both"/>
        <w:rPr>
          <w:rFonts w:ascii="Times New Roman" w:hAnsi="Times New Roman" w:cs="Times New Roman"/>
          <w:shd w:val="clear" w:color="auto" w:fill="FFFFFF"/>
        </w:rPr>
      </w:pPr>
      <w:r w:rsidRPr="00914966">
        <w:rPr>
          <w:rFonts w:ascii="Times New Roman" w:hAnsi="Times New Roman" w:cs="Times New Roman"/>
        </w:rPr>
        <w:t>Con el transcurso del tiempo y el progreso de la civilización, la necesidad de representar las cantidades con símbolos se hizo evidente. Para la creación y el uso de éstos símbolos se tuvieron en cuenta ciertas normas que permitieron hacer combinaciones entre ellos. De esta manera, se asignó a cada número un símbolo y una combinación de símbolos que lo representara. Los símbolos y las normas utilizados para representar números, forman lo que hoy se conoce con el nombre de sistema de numeración o sist</w:t>
      </w:r>
      <w:r w:rsidR="006410C1">
        <w:rPr>
          <w:rFonts w:ascii="Times New Roman" w:hAnsi="Times New Roman" w:cs="Times New Roman"/>
        </w:rPr>
        <w:t>emas de representación numérica.</w:t>
      </w:r>
    </w:p>
    <w:p w14:paraId="7308015F" w14:textId="77777777" w:rsidR="00A4008C" w:rsidRDefault="00A4008C" w:rsidP="00A4008C">
      <w:pPr>
        <w:spacing w:after="0"/>
        <w:jc w:val="both"/>
        <w:rPr>
          <w:rFonts w:ascii="Times New Roman" w:hAnsi="Times New Roman" w:cs="Times New Roman"/>
          <w:color w:val="000000"/>
          <w:lang w:val="es-CO"/>
        </w:rPr>
      </w:pPr>
    </w:p>
    <w:p w14:paraId="248FD32F" w14:textId="77777777" w:rsidR="002D4D89" w:rsidRDefault="002D4D89" w:rsidP="00A4008C">
      <w:pPr>
        <w:spacing w:after="0"/>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84"/>
        <w:gridCol w:w="6344"/>
      </w:tblGrid>
      <w:tr w:rsidR="006410C1" w:rsidRPr="005D1738" w14:paraId="7AA33925" w14:textId="77777777" w:rsidTr="00914AA3">
        <w:tc>
          <w:tcPr>
            <w:tcW w:w="8978" w:type="dxa"/>
            <w:gridSpan w:val="2"/>
            <w:shd w:val="clear" w:color="auto" w:fill="000000" w:themeFill="text1"/>
          </w:tcPr>
          <w:p w14:paraId="6AA297B7" w14:textId="77777777" w:rsidR="006410C1" w:rsidRPr="005D1738" w:rsidRDefault="006410C1"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6410C1" w:rsidRPr="00726376" w14:paraId="14C692AF" w14:textId="77777777" w:rsidTr="00615A3F">
        <w:trPr>
          <w:trHeight w:val="629"/>
        </w:trPr>
        <w:tc>
          <w:tcPr>
            <w:tcW w:w="2518" w:type="dxa"/>
          </w:tcPr>
          <w:p w14:paraId="62D42F55" w14:textId="77777777" w:rsidR="006410C1" w:rsidRPr="009B5197" w:rsidRDefault="006410C1" w:rsidP="00914AA3">
            <w:pPr>
              <w:rPr>
                <w:rFonts w:ascii="Times New Roman" w:hAnsi="Times New Roman" w:cs="Times New Roman"/>
                <w:b/>
                <w:sz w:val="24"/>
                <w:szCs w:val="24"/>
              </w:rPr>
            </w:pPr>
            <w:r w:rsidRPr="009B5197">
              <w:rPr>
                <w:rFonts w:ascii="Times New Roman" w:hAnsi="Times New Roman" w:cs="Times New Roman"/>
                <w:b/>
                <w:sz w:val="24"/>
                <w:szCs w:val="24"/>
              </w:rPr>
              <w:t>Título</w:t>
            </w:r>
          </w:p>
        </w:tc>
        <w:tc>
          <w:tcPr>
            <w:tcW w:w="6460" w:type="dxa"/>
          </w:tcPr>
          <w:p w14:paraId="7ECCB936" w14:textId="77777777" w:rsidR="006410C1" w:rsidRPr="00FD482A" w:rsidRDefault="006410C1" w:rsidP="006410C1">
            <w:pPr>
              <w:pStyle w:val="Ttulo4"/>
              <w:spacing w:before="345" w:after="195"/>
              <w:jc w:val="center"/>
              <w:outlineLvl w:val="3"/>
              <w:rPr>
                <w:rFonts w:ascii="Times New Roman" w:hAnsi="Times New Roman" w:cs="Times New Roman"/>
                <w:b w:val="0"/>
                <w:bCs w:val="0"/>
                <w:i w:val="0"/>
                <w:color w:val="auto"/>
                <w:sz w:val="24"/>
                <w:szCs w:val="24"/>
              </w:rPr>
            </w:pPr>
            <w:r w:rsidRPr="00FD482A">
              <w:rPr>
                <w:rFonts w:ascii="Times New Roman" w:hAnsi="Times New Roman" w:cs="Times New Roman"/>
                <w:b w:val="0"/>
                <w:bCs w:val="0"/>
                <w:i w:val="0"/>
                <w:color w:val="auto"/>
                <w:sz w:val="24"/>
                <w:szCs w:val="24"/>
              </w:rPr>
              <w:t>Los tipos de sistemas de numeración</w:t>
            </w:r>
          </w:p>
          <w:p w14:paraId="0128C97E" w14:textId="77777777" w:rsidR="006410C1" w:rsidRPr="00FD482A" w:rsidRDefault="006410C1" w:rsidP="00914AA3">
            <w:pPr>
              <w:jc w:val="center"/>
              <w:rPr>
                <w:rFonts w:ascii="Times" w:hAnsi="Times"/>
                <w:b/>
                <w:sz w:val="18"/>
                <w:szCs w:val="18"/>
              </w:rPr>
            </w:pPr>
          </w:p>
        </w:tc>
      </w:tr>
      <w:tr w:rsidR="006410C1" w14:paraId="3DEDD685" w14:textId="77777777" w:rsidTr="00914AA3">
        <w:tc>
          <w:tcPr>
            <w:tcW w:w="2518" w:type="dxa"/>
          </w:tcPr>
          <w:p w14:paraId="20F607FD" w14:textId="77777777" w:rsidR="006410C1" w:rsidRPr="009B5197" w:rsidRDefault="006410C1" w:rsidP="00914AA3">
            <w:pPr>
              <w:rPr>
                <w:rFonts w:ascii="Times New Roman" w:hAnsi="Times New Roman" w:cs="Times New Roman"/>
                <w:sz w:val="24"/>
                <w:szCs w:val="24"/>
              </w:rPr>
            </w:pPr>
            <w:r w:rsidRPr="009B5197">
              <w:rPr>
                <w:rFonts w:ascii="Times New Roman" w:hAnsi="Times New Roman" w:cs="Times New Roman"/>
                <w:b/>
                <w:sz w:val="24"/>
                <w:szCs w:val="24"/>
              </w:rPr>
              <w:t>Contenido</w:t>
            </w:r>
          </w:p>
        </w:tc>
        <w:tc>
          <w:tcPr>
            <w:tcW w:w="6460" w:type="dxa"/>
          </w:tcPr>
          <w:p w14:paraId="37E25CC0" w14:textId="77777777" w:rsidR="006410C1" w:rsidRPr="00FD482A" w:rsidRDefault="006410C1" w:rsidP="006410C1">
            <w:pPr>
              <w:pStyle w:val="u"/>
              <w:spacing w:before="0" w:beforeAutospacing="0" w:after="0" w:afterAutospacing="0" w:line="345" w:lineRule="atLeast"/>
              <w:jc w:val="both"/>
              <w:rPr>
                <w:sz w:val="24"/>
                <w:szCs w:val="24"/>
              </w:rPr>
            </w:pPr>
            <w:r w:rsidRPr="00FD482A">
              <w:rPr>
                <w:rStyle w:val="un"/>
                <w:sz w:val="24"/>
                <w:szCs w:val="24"/>
              </w:rPr>
              <w:t>Hay distintos tipos de sistemas de numeración:</w:t>
            </w:r>
          </w:p>
          <w:p w14:paraId="020D0D51" w14:textId="77777777" w:rsidR="006410C1" w:rsidRPr="00FD482A" w:rsidRDefault="006410C1" w:rsidP="006410C1">
            <w:pPr>
              <w:numPr>
                <w:ilvl w:val="0"/>
                <w:numId w:val="36"/>
              </w:numPr>
              <w:spacing w:line="345" w:lineRule="atLeast"/>
              <w:ind w:left="300"/>
              <w:jc w:val="both"/>
              <w:rPr>
                <w:rFonts w:ascii="Times New Roman" w:hAnsi="Times New Roman" w:cs="Times New Roman"/>
                <w:sz w:val="24"/>
                <w:szCs w:val="24"/>
              </w:rPr>
            </w:pPr>
            <w:r w:rsidRPr="00FD482A">
              <w:rPr>
                <w:rStyle w:val="un"/>
                <w:rFonts w:ascii="Times New Roman" w:hAnsi="Times New Roman" w:cs="Times New Roman"/>
                <w:sz w:val="24"/>
                <w:szCs w:val="24"/>
              </w:rPr>
              <w:t>Los</w:t>
            </w:r>
            <w:r w:rsidRPr="00FD482A">
              <w:rPr>
                <w:rStyle w:val="apple-converted-space"/>
                <w:rFonts w:ascii="Times New Roman" w:hAnsi="Times New Roman" w:cs="Times New Roman"/>
                <w:sz w:val="24"/>
                <w:szCs w:val="24"/>
              </w:rPr>
              <w:t> </w:t>
            </w:r>
            <w:r w:rsidRPr="00FD482A">
              <w:rPr>
                <w:rStyle w:val="Textoennegrita"/>
                <w:rFonts w:ascii="Times New Roman" w:hAnsi="Times New Roman" w:cs="Times New Roman"/>
                <w:sz w:val="24"/>
                <w:szCs w:val="24"/>
              </w:rPr>
              <w:t>posicionales</w:t>
            </w:r>
            <w:r w:rsidRPr="00FD482A">
              <w:rPr>
                <w:rStyle w:val="un"/>
                <w:rFonts w:ascii="Times New Roman" w:hAnsi="Times New Roman" w:cs="Times New Roman"/>
                <w:sz w:val="24"/>
                <w:szCs w:val="24"/>
              </w:rPr>
              <w:t>: el valor de los símbolos depende del lugar que ocupen en el número; por ejemplo, el sistema de numeración decimal.</w:t>
            </w:r>
          </w:p>
          <w:p w14:paraId="199D2DAC" w14:textId="309185C4" w:rsidR="006410C1" w:rsidRPr="00FD482A" w:rsidRDefault="006410C1" w:rsidP="00914AA3">
            <w:pPr>
              <w:numPr>
                <w:ilvl w:val="0"/>
                <w:numId w:val="36"/>
              </w:numPr>
              <w:spacing w:line="345" w:lineRule="atLeast"/>
              <w:ind w:left="300"/>
              <w:jc w:val="both"/>
              <w:rPr>
                <w:rFonts w:ascii="Times New Roman" w:hAnsi="Times New Roman" w:cs="Times New Roman"/>
                <w:sz w:val="24"/>
                <w:szCs w:val="24"/>
              </w:rPr>
            </w:pPr>
            <w:r w:rsidRPr="00FD482A">
              <w:rPr>
                <w:rStyle w:val="un"/>
                <w:rFonts w:ascii="Times New Roman" w:hAnsi="Times New Roman" w:cs="Times New Roman"/>
                <w:sz w:val="24"/>
                <w:szCs w:val="24"/>
              </w:rPr>
              <w:lastRenderedPageBreak/>
              <w:t>Los</w:t>
            </w:r>
            <w:r w:rsidRPr="00FD482A">
              <w:rPr>
                <w:rStyle w:val="apple-converted-space"/>
                <w:rFonts w:ascii="Times New Roman" w:hAnsi="Times New Roman" w:cs="Times New Roman"/>
                <w:sz w:val="24"/>
                <w:szCs w:val="24"/>
              </w:rPr>
              <w:t> </w:t>
            </w:r>
            <w:r w:rsidRPr="00FD482A">
              <w:rPr>
                <w:rStyle w:val="Textoennegrita"/>
                <w:rFonts w:ascii="Times New Roman" w:hAnsi="Times New Roman" w:cs="Times New Roman"/>
                <w:sz w:val="24"/>
                <w:szCs w:val="24"/>
              </w:rPr>
              <w:t>no posicionales</w:t>
            </w:r>
            <w:r w:rsidRPr="00FD482A">
              <w:rPr>
                <w:rStyle w:val="un"/>
                <w:rFonts w:ascii="Times New Roman" w:hAnsi="Times New Roman" w:cs="Times New Roman"/>
                <w:sz w:val="24"/>
                <w:szCs w:val="24"/>
              </w:rPr>
              <w:t>: el valor representado por cada símbolo es siempre el mismo, sin que importe la posición que ocupa.</w:t>
            </w:r>
            <w:r w:rsidRPr="00FD482A">
              <w:rPr>
                <w:rStyle w:val="apple-converted-space"/>
                <w:rFonts w:ascii="Times New Roman" w:hAnsi="Times New Roman" w:cs="Times New Roman"/>
                <w:sz w:val="24"/>
                <w:szCs w:val="24"/>
              </w:rPr>
              <w:t> </w:t>
            </w:r>
            <w:r w:rsidRPr="00FD482A">
              <w:rPr>
                <w:rStyle w:val="un"/>
                <w:rFonts w:ascii="Times New Roman" w:hAnsi="Times New Roman" w:cs="Times New Roman"/>
                <w:sz w:val="24"/>
                <w:szCs w:val="24"/>
              </w:rPr>
              <w:t>Los sistemas de numeración egipcio y romano son de este tipo.</w:t>
            </w:r>
          </w:p>
        </w:tc>
      </w:tr>
    </w:tbl>
    <w:p w14:paraId="7B7B6451" w14:textId="77777777" w:rsidR="00664F40" w:rsidRPr="0060721D" w:rsidRDefault="00664F40" w:rsidP="0060721D">
      <w:pPr>
        <w:spacing w:after="0"/>
        <w:jc w:val="both"/>
        <w:rPr>
          <w:rFonts w:ascii="Times New Roman" w:hAnsi="Times New Roman" w:cs="Times New Roman"/>
          <w:color w:val="000000"/>
          <w:lang w:val="es-CO"/>
        </w:rPr>
      </w:pPr>
    </w:p>
    <w:p w14:paraId="2836C3B3" w14:textId="77777777" w:rsidR="00914966" w:rsidRDefault="00914966" w:rsidP="00081745">
      <w:pPr>
        <w:spacing w:after="0"/>
        <w:rPr>
          <w:rFonts w:ascii="Times New Roman" w:hAnsi="Times New Roman" w:cs="Times New Roman"/>
          <w:color w:val="000000"/>
          <w:lang w:val="es-CO"/>
        </w:rPr>
      </w:pPr>
    </w:p>
    <w:p w14:paraId="1ECDFC87" w14:textId="6B0B1362" w:rsidR="005D1738" w:rsidRDefault="005D1738" w:rsidP="005D1738">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 xml:space="preserve">1.1 </w:t>
      </w:r>
      <w:r>
        <w:rPr>
          <w:rFonts w:ascii="Times" w:hAnsi="Times"/>
          <w:b/>
        </w:rPr>
        <w:t>S</w:t>
      </w:r>
      <w:r w:rsidR="000740E9">
        <w:rPr>
          <w:rFonts w:ascii="Times" w:hAnsi="Times"/>
          <w:b/>
        </w:rPr>
        <w:t xml:space="preserve">istemas de numeración aditivos </w:t>
      </w:r>
    </w:p>
    <w:p w14:paraId="142F1B8F" w14:textId="77777777" w:rsidR="00A34663" w:rsidRDefault="00A34663" w:rsidP="005D1738">
      <w:pPr>
        <w:spacing w:after="0"/>
        <w:rPr>
          <w:rFonts w:ascii="Times" w:hAnsi="Times"/>
          <w:b/>
        </w:rPr>
      </w:pPr>
    </w:p>
    <w:p w14:paraId="53407000" w14:textId="29B7088E" w:rsidR="00463F6C" w:rsidRPr="00463F6C" w:rsidRDefault="00463F6C" w:rsidP="00463F6C">
      <w:pPr>
        <w:spacing w:after="0"/>
        <w:jc w:val="both"/>
        <w:rPr>
          <w:rFonts w:ascii="Times New Roman" w:hAnsi="Times New Roman" w:cs="Times New Roman"/>
        </w:rPr>
      </w:pPr>
      <w:r w:rsidRPr="00463F6C">
        <w:rPr>
          <w:rFonts w:ascii="Times New Roman" w:hAnsi="Times New Roman" w:cs="Times New Roman"/>
        </w:rPr>
        <w:t xml:space="preserve">En los sistemas aditivos los dígitos tienen el valor del símbolo utilizado, que no dependen de la posición (columna) que ocupan en el número. Los sistemas aditivos son aquellos que acumulan los símbolos de todas las </w:t>
      </w:r>
      <w:r w:rsidRPr="00CD6A1A">
        <w:rPr>
          <w:rFonts w:ascii="Times New Roman" w:hAnsi="Times New Roman" w:cs="Times New Roman"/>
          <w:color w:val="000000" w:themeColor="text1"/>
        </w:rPr>
        <w:t>unidades</w:t>
      </w:r>
      <w:del w:id="0" w:author="Diana Margarita Gonzalez Martinez" w:date="2015-04-23T23:14:00Z">
        <w:r w:rsidRPr="00CD6A1A" w:rsidDel="00CD6A1A">
          <w:rPr>
            <w:rFonts w:ascii="Times New Roman" w:hAnsi="Times New Roman" w:cs="Times New Roman"/>
            <w:color w:val="000000" w:themeColor="text1"/>
          </w:rPr>
          <w:delText>, decenas, centenas…</w:delText>
        </w:r>
      </w:del>
      <w:r w:rsidRPr="00CD6A1A">
        <w:rPr>
          <w:rFonts w:ascii="Times New Roman" w:hAnsi="Times New Roman" w:cs="Times New Roman"/>
          <w:color w:val="000000" w:themeColor="text1"/>
        </w:rPr>
        <w:t xml:space="preserve"> </w:t>
      </w:r>
      <w:r w:rsidRPr="00463F6C">
        <w:rPr>
          <w:rFonts w:ascii="Times New Roman" w:hAnsi="Times New Roman" w:cs="Times New Roman"/>
        </w:rPr>
        <w:t xml:space="preserve">como sean necesarios hasta completar el número. Una de sus características es por tanto que se pueden poner los símbolos en cualquier orden, aunque en general se prefiera una determinada disposición. Por esto, es muy complejo diseñar algoritmos de uso general para sumar, restar, multiplicar o dividir. Son de este tipo las numeraciones egipcia, sumeria (de base 60), hitita, cretense, azteca (de base 20), romana y las alfabéticas de los griegos. </w:t>
      </w:r>
    </w:p>
    <w:p w14:paraId="4C1E0C90" w14:textId="77777777" w:rsidR="00910415" w:rsidRDefault="00910415" w:rsidP="005D1738">
      <w:pPr>
        <w:spacing w:after="0"/>
        <w:rPr>
          <w:rFonts w:ascii="Times" w:hAnsi="Times"/>
          <w:b/>
        </w:rPr>
      </w:pPr>
    </w:p>
    <w:p w14:paraId="37D4DA57" w14:textId="77777777" w:rsidR="00910415" w:rsidRDefault="00910415" w:rsidP="005D1738">
      <w:pPr>
        <w:spacing w:after="0"/>
        <w:rPr>
          <w:rFonts w:ascii="Times" w:hAnsi="Times"/>
          <w:b/>
        </w:rPr>
      </w:pPr>
    </w:p>
    <w:p w14:paraId="30947FA1" w14:textId="77777777" w:rsidR="002D4D89" w:rsidRDefault="002D4D89" w:rsidP="005D1738">
      <w:pPr>
        <w:spacing w:after="0"/>
        <w:rPr>
          <w:rFonts w:ascii="Times" w:hAnsi="Times"/>
          <w:b/>
        </w:rPr>
      </w:pPr>
    </w:p>
    <w:p w14:paraId="7E195AAD" w14:textId="77777777" w:rsidR="00463F6C" w:rsidRPr="006613A8" w:rsidRDefault="00A34663" w:rsidP="00463F6C">
      <w:pPr>
        <w:autoSpaceDE w:val="0"/>
        <w:autoSpaceDN w:val="0"/>
        <w:adjustRightInd w:val="0"/>
        <w:spacing w:after="0"/>
        <w:rPr>
          <w:rFonts w:ascii="Times New Roman" w:hAnsi="Times New Roman" w:cs="Times New Roman"/>
          <w:b/>
          <w:bCs/>
          <w:color w:val="000000"/>
          <w:sz w:val="23"/>
          <w:szCs w:val="23"/>
          <w:lang w:val="es-CO"/>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463F6C">
        <w:rPr>
          <w:rFonts w:ascii="Times" w:hAnsi="Times"/>
          <w:b/>
        </w:rPr>
        <w:t>1</w:t>
      </w:r>
      <w:r w:rsidRPr="004E5E51">
        <w:rPr>
          <w:rFonts w:ascii="Times" w:hAnsi="Times"/>
          <w:b/>
        </w:rPr>
        <w:t>.1</w:t>
      </w:r>
      <w:r>
        <w:rPr>
          <w:rFonts w:ascii="Times" w:hAnsi="Times"/>
          <w:b/>
        </w:rPr>
        <w:t>.1</w:t>
      </w:r>
      <w:r w:rsidRPr="004E5E51">
        <w:rPr>
          <w:rFonts w:ascii="Times" w:hAnsi="Times"/>
          <w:b/>
        </w:rPr>
        <w:t xml:space="preserve"> </w:t>
      </w:r>
      <w:r w:rsidR="00463F6C" w:rsidRPr="00A4008C">
        <w:rPr>
          <w:rFonts w:ascii="Times New Roman" w:hAnsi="Times New Roman" w:cs="Times New Roman"/>
          <w:b/>
          <w:bCs/>
          <w:color w:val="000000"/>
          <w:sz w:val="23"/>
          <w:szCs w:val="23"/>
          <w:lang w:val="es-CO"/>
        </w:rPr>
        <w:t xml:space="preserve">Sistema de Numeración Romano </w:t>
      </w:r>
    </w:p>
    <w:p w14:paraId="2DB88A39" w14:textId="77777777" w:rsidR="00463F6C" w:rsidRDefault="00463F6C" w:rsidP="00463F6C">
      <w:pPr>
        <w:autoSpaceDE w:val="0"/>
        <w:autoSpaceDN w:val="0"/>
        <w:adjustRightInd w:val="0"/>
        <w:spacing w:after="0"/>
        <w:rPr>
          <w:rFonts w:ascii="Times New Roman" w:hAnsi="Times New Roman" w:cs="Times New Roman"/>
          <w:color w:val="000000"/>
          <w:sz w:val="23"/>
          <w:szCs w:val="23"/>
          <w:lang w:val="es-CO"/>
        </w:rPr>
      </w:pPr>
    </w:p>
    <w:p w14:paraId="3169D9DD" w14:textId="6074559A" w:rsidR="006864D7" w:rsidRPr="00D44566" w:rsidRDefault="006864D7" w:rsidP="00D44566">
      <w:pPr>
        <w:autoSpaceDE w:val="0"/>
        <w:autoSpaceDN w:val="0"/>
        <w:adjustRightInd w:val="0"/>
        <w:spacing w:after="0"/>
        <w:jc w:val="both"/>
        <w:rPr>
          <w:rFonts w:ascii="Times New Roman" w:hAnsi="Times New Roman" w:cs="Times New Roman"/>
          <w:color w:val="000000"/>
          <w:lang w:val="es-CO"/>
        </w:rPr>
      </w:pPr>
      <w:r w:rsidRPr="00D44566">
        <w:rPr>
          <w:rFonts w:ascii="Times New Roman" w:hAnsi="Times New Roman" w:cs="Times New Roman"/>
          <w:color w:val="000000"/>
          <w:lang w:val="es-CO"/>
        </w:rPr>
        <w:t xml:space="preserve">Los romanos </w:t>
      </w:r>
      <w:r w:rsidR="00D44566" w:rsidRPr="00D44566">
        <w:rPr>
          <w:rFonts w:ascii="Times New Roman" w:hAnsi="Times New Roman" w:cs="Times New Roman"/>
          <w:color w:val="000000"/>
          <w:lang w:val="es-CO"/>
        </w:rPr>
        <w:t xml:space="preserve">constituyeron un imperio que se extendía por Norte de Africa, Europa y Asía Occidental, conformando  la antigua Roma, que se remonta al siglo octavo y noveno antes de Cristo. </w:t>
      </w:r>
      <w:r w:rsidR="00D44566" w:rsidRPr="00D44566">
        <w:rPr>
          <w:rFonts w:ascii="Times New Roman" w:hAnsi="Times New Roman" w:cs="Times New Roman"/>
          <w:color w:val="333333"/>
        </w:rPr>
        <w:t xml:space="preserve">Una de las tantas teorías acerca del origen de este sistema de numeración explica que los primeros romanos, influenciados por </w:t>
      </w:r>
      <w:r w:rsidR="00D44566" w:rsidRPr="00266C72">
        <w:rPr>
          <w:rFonts w:ascii="Times New Roman" w:hAnsi="Times New Roman" w:cs="Times New Roman"/>
          <w:color w:val="333333"/>
        </w:rPr>
        <w:t>los</w:t>
      </w:r>
      <w:r w:rsidR="00D44566" w:rsidRPr="00266C72">
        <w:rPr>
          <w:rStyle w:val="apple-converted-space"/>
          <w:rFonts w:ascii="Times New Roman" w:hAnsi="Times New Roman" w:cs="Times New Roman"/>
          <w:color w:val="333333"/>
        </w:rPr>
        <w:t> </w:t>
      </w:r>
      <w:hyperlink r:id="rId10" w:tgtFrame="_blank" w:history="1">
        <w:r w:rsidR="00D44566" w:rsidRPr="00266C72">
          <w:rPr>
            <w:rStyle w:val="Hipervnculo"/>
            <w:rFonts w:ascii="Times New Roman" w:hAnsi="Times New Roman" w:cs="Times New Roman"/>
            <w:b/>
            <w:color w:val="auto"/>
          </w:rPr>
          <w:t>etruscos</w:t>
        </w:r>
      </w:hyperlink>
      <w:r w:rsidR="00D44566" w:rsidRPr="00266C72">
        <w:rPr>
          <w:rFonts w:ascii="Times New Roman" w:hAnsi="Times New Roman" w:cs="Times New Roman"/>
          <w:color w:val="333333"/>
        </w:rPr>
        <w:t xml:space="preserve">, comenzaron a representar números de forma calculística, es decir, poniendo tantas </w:t>
      </w:r>
      <w:r w:rsidR="00D44566">
        <w:rPr>
          <w:rFonts w:ascii="Times New Roman" w:hAnsi="Times New Roman" w:cs="Times New Roman"/>
          <w:color w:val="333333"/>
        </w:rPr>
        <w:t>cuentas (palo</w:t>
      </w:r>
      <w:r w:rsidR="00D44566" w:rsidRPr="00D44566">
        <w:rPr>
          <w:rFonts w:ascii="Times New Roman" w:hAnsi="Times New Roman" w:cs="Times New Roman"/>
          <w:color w:val="333333"/>
        </w:rPr>
        <w:t>s o rayas verticales, en este caso) como unidades tuvieran que contar.</w:t>
      </w:r>
      <w:r w:rsidR="00D44566">
        <w:rPr>
          <w:rFonts w:ascii="Times New Roman" w:hAnsi="Times New Roman" w:cs="Times New Roman"/>
          <w:color w:val="333333"/>
          <w:shd w:val="clear" w:color="auto" w:fill="E9EDEC"/>
        </w:rPr>
        <w:t xml:space="preserve"> </w:t>
      </w:r>
    </w:p>
    <w:p w14:paraId="44D7D19F" w14:textId="77777777" w:rsidR="006864D7" w:rsidRPr="00A4008C" w:rsidRDefault="006864D7" w:rsidP="00463F6C">
      <w:pPr>
        <w:autoSpaceDE w:val="0"/>
        <w:autoSpaceDN w:val="0"/>
        <w:adjustRightInd w:val="0"/>
        <w:spacing w:after="0"/>
        <w:rPr>
          <w:rFonts w:ascii="Times New Roman" w:hAnsi="Times New Roman" w:cs="Times New Roman"/>
          <w:color w:val="000000"/>
          <w:sz w:val="23"/>
          <w:szCs w:val="23"/>
          <w:lang w:val="es-CO"/>
        </w:rPr>
      </w:pPr>
    </w:p>
    <w:p w14:paraId="1B9B6B6D" w14:textId="77777777" w:rsidR="00463F6C" w:rsidRPr="006613A8" w:rsidRDefault="00463F6C" w:rsidP="00463F6C">
      <w:pPr>
        <w:spacing w:after="0"/>
        <w:jc w:val="both"/>
        <w:rPr>
          <w:rFonts w:ascii="Times New Roman" w:hAnsi="Times New Roman" w:cs="Times New Roman"/>
          <w:color w:val="000000"/>
          <w:sz w:val="23"/>
          <w:szCs w:val="23"/>
          <w:lang w:val="es-CO"/>
        </w:rPr>
      </w:pPr>
      <w:r w:rsidRPr="006613A8">
        <w:rPr>
          <w:rFonts w:ascii="Times New Roman" w:hAnsi="Times New Roman" w:cs="Times New Roman"/>
          <w:color w:val="000000"/>
          <w:sz w:val="23"/>
          <w:szCs w:val="23"/>
          <w:lang w:val="es-CO"/>
        </w:rPr>
        <w:t>Los romanos usaron seis símbolos básicos: I, V, X, L, C, D y M; cada uno de éstos representa un valor determinado.</w:t>
      </w:r>
    </w:p>
    <w:p w14:paraId="0428D061" w14:textId="77777777" w:rsidR="00463F6C" w:rsidRDefault="00463F6C" w:rsidP="00463F6C">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2689"/>
        <w:gridCol w:w="6139"/>
      </w:tblGrid>
      <w:tr w:rsidR="00A76002" w:rsidRPr="005D1738" w14:paraId="427DC13B" w14:textId="77777777" w:rsidTr="002D4D89">
        <w:tc>
          <w:tcPr>
            <w:tcW w:w="8828" w:type="dxa"/>
            <w:gridSpan w:val="2"/>
            <w:shd w:val="clear" w:color="auto" w:fill="0D0D0D" w:themeFill="text1" w:themeFillTint="F2"/>
          </w:tcPr>
          <w:p w14:paraId="509D6D7A" w14:textId="77777777" w:rsidR="00A76002" w:rsidRPr="005D1738" w:rsidRDefault="00A76002" w:rsidP="0013550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76002" w14:paraId="16CA4BFA" w14:textId="77777777" w:rsidTr="002D4D89">
        <w:tc>
          <w:tcPr>
            <w:tcW w:w="2689" w:type="dxa"/>
          </w:tcPr>
          <w:p w14:paraId="6D6ABB17" w14:textId="77777777" w:rsidR="00A76002" w:rsidRPr="00053744" w:rsidRDefault="00A76002" w:rsidP="0013550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139" w:type="dxa"/>
          </w:tcPr>
          <w:p w14:paraId="6B019D69" w14:textId="77777777" w:rsidR="00A76002" w:rsidRDefault="00A76002" w:rsidP="00135508">
            <w:pPr>
              <w:rPr>
                <w:rFonts w:ascii="Times New Roman" w:hAnsi="Times New Roman" w:cs="Times New Roman"/>
                <w:color w:val="000000"/>
              </w:rPr>
            </w:pPr>
            <w:r>
              <w:rPr>
                <w:rFonts w:ascii="Times New Roman" w:hAnsi="Times New Roman" w:cs="Times New Roman"/>
                <w:color w:val="000000"/>
              </w:rPr>
              <w:t>MA_06_02_CO_IMG03</w:t>
            </w:r>
          </w:p>
          <w:p w14:paraId="32984636" w14:textId="77777777" w:rsidR="00615A3F" w:rsidRPr="00053744" w:rsidRDefault="00615A3F" w:rsidP="00135508">
            <w:pPr>
              <w:rPr>
                <w:rFonts w:ascii="Times New Roman" w:hAnsi="Times New Roman" w:cs="Times New Roman"/>
                <w:b/>
                <w:color w:val="000000"/>
                <w:sz w:val="18"/>
                <w:szCs w:val="18"/>
              </w:rPr>
            </w:pPr>
          </w:p>
        </w:tc>
      </w:tr>
      <w:tr w:rsidR="00A76002" w14:paraId="0DB99448" w14:textId="77777777" w:rsidTr="002D4D89">
        <w:tc>
          <w:tcPr>
            <w:tcW w:w="2689" w:type="dxa"/>
          </w:tcPr>
          <w:p w14:paraId="69D17ECC"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139" w:type="dxa"/>
          </w:tcPr>
          <w:p w14:paraId="24FA552B" w14:textId="713C0F2F" w:rsidR="00A76002" w:rsidRDefault="00A76002" w:rsidP="000D7D4B">
            <w:pPr>
              <w:jc w:val="center"/>
              <w:rPr>
                <w:rFonts w:ascii="Times New Roman" w:hAnsi="Times New Roman" w:cs="Times New Roman"/>
                <w:color w:val="000000"/>
              </w:rPr>
            </w:pPr>
            <w:r>
              <w:rPr>
                <w:noProof/>
                <w:lang w:val="es-CO" w:eastAsia="es-CO"/>
              </w:rPr>
              <w:drawing>
                <wp:anchor distT="0" distB="0" distL="114300" distR="114300" simplePos="0" relativeHeight="251663360" behindDoc="0" locked="0" layoutInCell="1" allowOverlap="1" wp14:anchorId="562B67C5" wp14:editId="1E4A5FB9">
                  <wp:simplePos x="0" y="0"/>
                  <wp:positionH relativeFrom="column">
                    <wp:posOffset>146050</wp:posOffset>
                  </wp:positionH>
                  <wp:positionV relativeFrom="paragraph">
                    <wp:posOffset>131445</wp:posOffset>
                  </wp:positionV>
                  <wp:extent cx="3131820" cy="36576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4260" t="45411" r="29925" b="42995"/>
                          <a:stretch/>
                        </pic:blipFill>
                        <pic:spPr bwMode="auto">
                          <a:xfrm>
                            <a:off x="0" y="0"/>
                            <a:ext cx="3131820" cy="365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D4B">
              <w:rPr>
                <w:noProof/>
                <w:lang w:val="es-CO" w:eastAsia="es-CO"/>
              </w:rPr>
              <w:drawing>
                <wp:inline distT="0" distB="0" distL="0" distR="0" wp14:anchorId="2EE6C88E" wp14:editId="66A8B531">
                  <wp:extent cx="948690" cy="885825"/>
                  <wp:effectExtent l="0" t="0" r="3810" b="9525"/>
                  <wp:docPr id="17" name="Imagen 17" descr="http://fotos.subefotos.com/639c26715c60f392241066eb5b446e3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otos.subefotos.com/639c26715c60f392241066eb5b446e3e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8743" cy="885874"/>
                          </a:xfrm>
                          <a:prstGeom prst="rect">
                            <a:avLst/>
                          </a:prstGeom>
                          <a:noFill/>
                          <a:ln>
                            <a:noFill/>
                          </a:ln>
                        </pic:spPr>
                      </pic:pic>
                    </a:graphicData>
                  </a:graphic>
                </wp:inline>
              </w:drawing>
            </w:r>
          </w:p>
          <w:p w14:paraId="32A20C2B" w14:textId="77777777" w:rsidR="00A76002" w:rsidRDefault="00A76002" w:rsidP="00135508">
            <w:pPr>
              <w:rPr>
                <w:rFonts w:ascii="Times New Roman" w:hAnsi="Times New Roman" w:cs="Times New Roman"/>
                <w:color w:val="000000"/>
              </w:rPr>
            </w:pPr>
            <w:r>
              <w:rPr>
                <w:rFonts w:ascii="Times New Roman" w:hAnsi="Times New Roman" w:cs="Times New Roman"/>
                <w:color w:val="000000"/>
              </w:rPr>
              <w:t xml:space="preserve">Se deben colocar dentro una tabla los valores y símbolos del sistema de numeración romano y al lado a modo de ambientación la imagen de alguna característica de Roma Antigua como un soldado. </w:t>
            </w:r>
          </w:p>
        </w:tc>
      </w:tr>
      <w:tr w:rsidR="00A76002" w14:paraId="67937CFF" w14:textId="77777777" w:rsidTr="002D4D89">
        <w:tc>
          <w:tcPr>
            <w:tcW w:w="2689" w:type="dxa"/>
          </w:tcPr>
          <w:p w14:paraId="237A4CA6"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139" w:type="dxa"/>
          </w:tcPr>
          <w:p w14:paraId="25DB4284" w14:textId="77777777" w:rsidR="00A76002" w:rsidRDefault="00A76002" w:rsidP="00135508">
            <w:pPr>
              <w:rPr>
                <w:rFonts w:ascii="Times New Roman" w:hAnsi="Times New Roman" w:cs="Times New Roman"/>
                <w:color w:val="000000"/>
              </w:rPr>
            </w:pPr>
          </w:p>
        </w:tc>
      </w:tr>
      <w:tr w:rsidR="00A76002" w14:paraId="4E921B3A" w14:textId="77777777" w:rsidTr="002D4D89">
        <w:tc>
          <w:tcPr>
            <w:tcW w:w="2689" w:type="dxa"/>
          </w:tcPr>
          <w:p w14:paraId="202F2193"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139" w:type="dxa"/>
          </w:tcPr>
          <w:p w14:paraId="4B27BD33" w14:textId="77777777" w:rsidR="00A76002" w:rsidRDefault="00A76002" w:rsidP="00135508">
            <w:pPr>
              <w:rPr>
                <w:rFonts w:ascii="Times New Roman" w:hAnsi="Times New Roman" w:cs="Times New Roman"/>
                <w:color w:val="000000"/>
              </w:rPr>
            </w:pPr>
            <w:r>
              <w:rPr>
                <w:rFonts w:ascii="Times New Roman" w:hAnsi="Times New Roman" w:cs="Times New Roman"/>
                <w:color w:val="000000"/>
              </w:rPr>
              <w:t xml:space="preserve">Sistema de numeración Romano   </w:t>
            </w:r>
          </w:p>
        </w:tc>
      </w:tr>
    </w:tbl>
    <w:p w14:paraId="283B6417" w14:textId="77777777" w:rsidR="00463F6C" w:rsidRDefault="00463F6C" w:rsidP="00463F6C">
      <w:pPr>
        <w:spacing w:after="0"/>
        <w:jc w:val="both"/>
        <w:rPr>
          <w:rFonts w:ascii="Arial" w:hAnsi="Arial" w:cs="Arial"/>
          <w:color w:val="000000"/>
          <w:sz w:val="23"/>
          <w:szCs w:val="23"/>
        </w:rPr>
      </w:pPr>
    </w:p>
    <w:p w14:paraId="6C6EA6A9" w14:textId="77777777" w:rsidR="00A76002" w:rsidRDefault="00A76002" w:rsidP="00463F6C">
      <w:pPr>
        <w:spacing w:after="0"/>
        <w:jc w:val="both"/>
        <w:rPr>
          <w:rFonts w:ascii="Arial" w:hAnsi="Arial" w:cs="Arial"/>
          <w:color w:val="000000"/>
          <w:sz w:val="23"/>
          <w:szCs w:val="23"/>
        </w:rPr>
      </w:pPr>
    </w:p>
    <w:p w14:paraId="62D23CF8" w14:textId="03578A21" w:rsidR="00463F6C" w:rsidRDefault="00463F6C" w:rsidP="00463F6C">
      <w:pPr>
        <w:autoSpaceDE w:val="0"/>
        <w:autoSpaceDN w:val="0"/>
        <w:adjustRightInd w:val="0"/>
        <w:spacing w:after="0"/>
        <w:jc w:val="both"/>
        <w:rPr>
          <w:rFonts w:ascii="Times New Roman" w:hAnsi="Times New Roman" w:cs="Times New Roman"/>
          <w:color w:val="000000"/>
          <w:lang w:val="es-CO"/>
        </w:rPr>
      </w:pPr>
      <w:r w:rsidRPr="00CD0434">
        <w:rPr>
          <w:rFonts w:ascii="Times New Roman" w:hAnsi="Times New Roman" w:cs="Times New Roman"/>
          <w:color w:val="000000"/>
          <w:lang w:val="es-CO"/>
        </w:rPr>
        <w:t xml:space="preserve">Actualmente se usan en las primeras páginas de los libros, en prólogos, para escritura de los siglos, las series de </w:t>
      </w:r>
      <w:r w:rsidR="00832ACF" w:rsidRPr="00CD0434">
        <w:rPr>
          <w:rFonts w:ascii="Times New Roman" w:hAnsi="Times New Roman" w:cs="Times New Roman"/>
          <w:color w:val="000000"/>
          <w:lang w:val="es-CO"/>
        </w:rPr>
        <w:t>reyes,</w:t>
      </w:r>
      <w:r w:rsidR="00767080">
        <w:rPr>
          <w:rFonts w:ascii="Times New Roman" w:hAnsi="Times New Roman" w:cs="Times New Roman"/>
          <w:color w:val="000000"/>
          <w:lang w:val="es-CO"/>
        </w:rPr>
        <w:t xml:space="preserve"> </w:t>
      </w:r>
      <w:r w:rsidRPr="00CD0434">
        <w:rPr>
          <w:rFonts w:ascii="Times New Roman" w:hAnsi="Times New Roman" w:cs="Times New Roman"/>
          <w:color w:val="000000"/>
          <w:lang w:val="es-CO"/>
        </w:rPr>
        <w:t>papas</w:t>
      </w:r>
      <w:r w:rsidR="00767080">
        <w:rPr>
          <w:rFonts w:ascii="Times New Roman" w:hAnsi="Times New Roman" w:cs="Times New Roman"/>
          <w:color w:val="000000"/>
          <w:lang w:val="es-CO"/>
        </w:rPr>
        <w:t xml:space="preserve">, </w:t>
      </w:r>
      <w:r w:rsidRPr="00CD0434">
        <w:rPr>
          <w:rFonts w:ascii="Times New Roman" w:hAnsi="Times New Roman" w:cs="Times New Roman"/>
          <w:color w:val="000000"/>
          <w:lang w:val="es-CO"/>
        </w:rPr>
        <w:t xml:space="preserve">las ediciones de congresos, festivales, etc. </w:t>
      </w:r>
    </w:p>
    <w:p w14:paraId="26A9115C" w14:textId="77777777" w:rsidR="00FA512E" w:rsidRPr="00CD0434" w:rsidRDefault="00FA512E" w:rsidP="00463F6C">
      <w:pPr>
        <w:autoSpaceDE w:val="0"/>
        <w:autoSpaceDN w:val="0"/>
        <w:adjustRightInd w:val="0"/>
        <w:spacing w:after="0"/>
        <w:jc w:val="both"/>
        <w:rPr>
          <w:rFonts w:ascii="Times New Roman" w:hAnsi="Times New Roman" w:cs="Times New Roman"/>
          <w:color w:val="000000"/>
          <w:lang w:val="es-CO"/>
        </w:rPr>
      </w:pPr>
    </w:p>
    <w:p w14:paraId="3679E24B" w14:textId="571EDA07" w:rsidR="00463F6C" w:rsidRDefault="00463F6C" w:rsidP="00463F6C">
      <w:pPr>
        <w:spacing w:after="0"/>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66"/>
        <w:gridCol w:w="6362"/>
      </w:tblGrid>
      <w:tr w:rsidR="007C755A" w:rsidRPr="005D1738" w14:paraId="7D662162" w14:textId="77777777" w:rsidTr="006B3931">
        <w:tc>
          <w:tcPr>
            <w:tcW w:w="9033" w:type="dxa"/>
            <w:gridSpan w:val="2"/>
            <w:shd w:val="clear" w:color="auto" w:fill="000000" w:themeFill="text1"/>
          </w:tcPr>
          <w:p w14:paraId="3E9536DA"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C755A" w14:paraId="18670E51" w14:textId="77777777" w:rsidTr="006B3931">
        <w:tc>
          <w:tcPr>
            <w:tcW w:w="2518" w:type="dxa"/>
          </w:tcPr>
          <w:p w14:paraId="521BA4C9"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98D9A59" w14:textId="782CFF60" w:rsidR="007C755A" w:rsidRPr="00053744" w:rsidRDefault="007C755A" w:rsidP="00823C28">
            <w:pPr>
              <w:rPr>
                <w:rFonts w:ascii="Times New Roman" w:hAnsi="Times New Roman" w:cs="Times New Roman"/>
                <w:b/>
                <w:color w:val="000000"/>
                <w:sz w:val="18"/>
                <w:szCs w:val="18"/>
              </w:rPr>
            </w:pPr>
            <w:r>
              <w:rPr>
                <w:rFonts w:ascii="Times New Roman" w:hAnsi="Times New Roman" w:cs="Times New Roman"/>
                <w:color w:val="000000"/>
              </w:rPr>
              <w:t>MA_06_02_CO_REC</w:t>
            </w:r>
            <w:r w:rsidR="00823C28">
              <w:rPr>
                <w:rFonts w:ascii="Times New Roman" w:hAnsi="Times New Roman" w:cs="Times New Roman"/>
                <w:color w:val="000000"/>
              </w:rPr>
              <w:t>10</w:t>
            </w:r>
            <w:r>
              <w:rPr>
                <w:rFonts w:ascii="Times New Roman" w:hAnsi="Times New Roman" w:cs="Times New Roman"/>
                <w:color w:val="000000"/>
              </w:rPr>
              <w:t xml:space="preserve"> </w:t>
            </w:r>
          </w:p>
        </w:tc>
      </w:tr>
      <w:tr w:rsidR="007C755A" w14:paraId="332840BA" w14:textId="77777777" w:rsidTr="006B3931">
        <w:tc>
          <w:tcPr>
            <w:tcW w:w="2518" w:type="dxa"/>
          </w:tcPr>
          <w:p w14:paraId="449D05ED"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6F94065" w14:textId="77777777" w:rsidR="007C755A" w:rsidRPr="00C13010" w:rsidRDefault="007C755A" w:rsidP="006B3931">
            <w:pPr>
              <w:rPr>
                <w:rFonts w:ascii="Arial" w:hAnsi="Arial" w:cs="Arial"/>
                <w:sz w:val="18"/>
                <w:szCs w:val="18"/>
                <w:lang w:val="es-ES_tradnl"/>
              </w:rPr>
            </w:pPr>
            <w:r>
              <w:rPr>
                <w:rFonts w:ascii="Arial" w:hAnsi="Arial" w:cs="Arial"/>
                <w:sz w:val="18"/>
                <w:szCs w:val="18"/>
                <w:lang w:val="es-ES_tradnl"/>
              </w:rPr>
              <w:t xml:space="preserve">Sistema de numeración Romano </w:t>
            </w:r>
          </w:p>
        </w:tc>
      </w:tr>
      <w:tr w:rsidR="007C755A" w14:paraId="420A359D" w14:textId="77777777" w:rsidTr="006B3931">
        <w:tc>
          <w:tcPr>
            <w:tcW w:w="2518" w:type="dxa"/>
          </w:tcPr>
          <w:p w14:paraId="2A47F7D6"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5FBA589" w14:textId="77777777" w:rsidR="007C755A" w:rsidRPr="00C13010" w:rsidRDefault="007C755A" w:rsidP="006B3931">
            <w:pPr>
              <w:rPr>
                <w:rFonts w:ascii="Arial" w:hAnsi="Arial" w:cs="Arial"/>
                <w:sz w:val="18"/>
                <w:szCs w:val="18"/>
                <w:lang w:val="es-ES_tradnl"/>
              </w:rPr>
            </w:pPr>
            <w:r>
              <w:rPr>
                <w:rFonts w:ascii="Arial" w:hAnsi="Arial" w:cs="Arial"/>
                <w:sz w:val="18"/>
                <w:szCs w:val="18"/>
                <w:lang w:val="es-ES_tradnl"/>
              </w:rPr>
              <w:t>Esta actividad permite al estudiante identificar dentro de un texto algunos usos actuales de los números romanos.</w:t>
            </w:r>
          </w:p>
        </w:tc>
      </w:tr>
    </w:tbl>
    <w:p w14:paraId="65B07C16" w14:textId="77777777" w:rsidR="007C755A" w:rsidRPr="007C755A" w:rsidRDefault="007C755A" w:rsidP="00463F6C">
      <w:pPr>
        <w:spacing w:after="0"/>
        <w:jc w:val="both"/>
        <w:rPr>
          <w:rFonts w:ascii="Times New Roman" w:hAnsi="Times New Roman" w:cs="Times New Roman"/>
          <w:color w:val="000000"/>
        </w:rPr>
      </w:pPr>
    </w:p>
    <w:p w14:paraId="6E40FD29" w14:textId="5177DAFF" w:rsidR="00A34663" w:rsidRPr="00463F6C" w:rsidRDefault="00A34663" w:rsidP="005D1738">
      <w:pPr>
        <w:spacing w:after="0"/>
        <w:rPr>
          <w:rFonts w:ascii="Times" w:hAnsi="Times"/>
          <w:highlight w:val="yellow"/>
          <w:lang w:val="es-CO"/>
        </w:rPr>
      </w:pPr>
    </w:p>
    <w:p w14:paraId="63157C58" w14:textId="448E9608" w:rsidR="001346BB" w:rsidRDefault="001346BB" w:rsidP="001346BB">
      <w:pPr>
        <w:autoSpaceDE w:val="0"/>
        <w:autoSpaceDN w:val="0"/>
        <w:adjustRightInd w:val="0"/>
        <w:spacing w:after="0"/>
        <w:rPr>
          <w:rFonts w:ascii="Times New Roman" w:hAnsi="Times New Roman" w:cs="Times New Roman"/>
          <w:b/>
          <w:bCs/>
          <w:color w:val="000000"/>
          <w:lang w:val="es-CO"/>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.1</w:t>
      </w:r>
      <w:r>
        <w:rPr>
          <w:rFonts w:ascii="Times" w:hAnsi="Times"/>
          <w:b/>
        </w:rPr>
        <w:t>.2</w:t>
      </w:r>
      <w:r w:rsidRPr="004E5E51">
        <w:rPr>
          <w:rFonts w:ascii="Times" w:hAnsi="Times"/>
          <w:b/>
        </w:rPr>
        <w:t xml:space="preserve"> </w:t>
      </w:r>
      <w:r w:rsidRPr="00CD0434">
        <w:rPr>
          <w:rFonts w:ascii="Times New Roman" w:hAnsi="Times New Roman" w:cs="Times New Roman"/>
          <w:b/>
          <w:bCs/>
          <w:color w:val="000000"/>
          <w:lang w:val="es-CO"/>
        </w:rPr>
        <w:t xml:space="preserve">Sistema de Numeración Egipcio </w:t>
      </w:r>
    </w:p>
    <w:p w14:paraId="2D1E7E89" w14:textId="77777777" w:rsidR="001346BB" w:rsidRPr="00CD0434" w:rsidRDefault="001346BB" w:rsidP="001346BB">
      <w:pPr>
        <w:autoSpaceDE w:val="0"/>
        <w:autoSpaceDN w:val="0"/>
        <w:adjustRightInd w:val="0"/>
        <w:spacing w:after="0"/>
        <w:rPr>
          <w:rFonts w:ascii="Times New Roman" w:hAnsi="Times New Roman" w:cs="Times New Roman"/>
          <w:color w:val="000000"/>
          <w:lang w:val="es-CO"/>
        </w:rPr>
      </w:pPr>
    </w:p>
    <w:p w14:paraId="1DCC7353" w14:textId="377974BC" w:rsidR="0025465E" w:rsidRDefault="001346BB" w:rsidP="00615A3F">
      <w:pPr>
        <w:autoSpaceDE w:val="0"/>
        <w:autoSpaceDN w:val="0"/>
        <w:adjustRightInd w:val="0"/>
        <w:spacing w:after="0"/>
        <w:jc w:val="both"/>
        <w:rPr>
          <w:ins w:id="1" w:author="Diana Margarita Gonzalez Martinez" w:date="2015-04-14T21:51:00Z"/>
          <w:rFonts w:ascii="Times New Roman" w:hAnsi="Times New Roman" w:cs="Times New Roman"/>
          <w:lang w:val="es-CO"/>
        </w:rPr>
      </w:pPr>
      <w:r w:rsidRPr="0035004B">
        <w:rPr>
          <w:rFonts w:ascii="Times New Roman" w:hAnsi="Times New Roman" w:cs="Times New Roman"/>
          <w:lang w:val="es-CO"/>
        </w:rPr>
        <w:t xml:space="preserve">Desde el tercer milenio </w:t>
      </w:r>
      <w:r w:rsidR="00353FA1" w:rsidRPr="0035004B">
        <w:rPr>
          <w:rFonts w:ascii="Times New Roman" w:hAnsi="Times New Roman" w:cs="Times New Roman"/>
          <w:lang w:val="es-CO"/>
        </w:rPr>
        <w:t xml:space="preserve">antes de cristo </w:t>
      </w:r>
      <w:r w:rsidRPr="0035004B">
        <w:rPr>
          <w:rFonts w:ascii="Times New Roman" w:hAnsi="Times New Roman" w:cs="Times New Roman"/>
          <w:lang w:val="es-CO"/>
        </w:rPr>
        <w:t xml:space="preserve">A.C. los egipcios usaron un </w:t>
      </w:r>
      <w:r w:rsidR="00266C72" w:rsidRPr="0035004B">
        <w:rPr>
          <w:rFonts w:ascii="Times New Roman" w:hAnsi="Times New Roman" w:cs="Times New Roman"/>
          <w:lang w:val="es-CO"/>
        </w:rPr>
        <w:t xml:space="preserve">sistema </w:t>
      </w:r>
      <w:r w:rsidR="00266C72">
        <w:rPr>
          <w:rFonts w:ascii="Times New Roman" w:hAnsi="Times New Roman" w:cs="Times New Roman"/>
          <w:lang w:val="es-CO"/>
        </w:rPr>
        <w:t>para</w:t>
      </w:r>
      <w:r w:rsidR="0025465E">
        <w:rPr>
          <w:rFonts w:ascii="Times New Roman" w:hAnsi="Times New Roman" w:cs="Times New Roman"/>
          <w:lang w:val="es-CO"/>
        </w:rPr>
        <w:t xml:space="preserve"> escribir los números </w:t>
      </w:r>
      <w:r w:rsidRPr="0035004B">
        <w:rPr>
          <w:rFonts w:ascii="Times New Roman" w:hAnsi="Times New Roman" w:cs="Times New Roman"/>
          <w:lang w:val="es-CO"/>
        </w:rPr>
        <w:t xml:space="preserve">en base diez utilizando los </w:t>
      </w:r>
      <w:r w:rsidR="00266C72" w:rsidRPr="0035004B">
        <w:rPr>
          <w:rFonts w:ascii="Times New Roman" w:hAnsi="Times New Roman" w:cs="Times New Roman"/>
          <w:lang w:val="es-CO"/>
        </w:rPr>
        <w:t xml:space="preserve">jeroglíficos </w:t>
      </w:r>
      <w:r w:rsidR="00266C72">
        <w:rPr>
          <w:rFonts w:ascii="Times New Roman" w:hAnsi="Times New Roman" w:cs="Times New Roman"/>
          <w:lang w:val="es-CO"/>
        </w:rPr>
        <w:t>con</w:t>
      </w:r>
      <w:r w:rsidR="0025465E">
        <w:rPr>
          <w:rFonts w:ascii="Times New Roman" w:hAnsi="Times New Roman" w:cs="Times New Roman"/>
          <w:lang w:val="es-CO"/>
        </w:rPr>
        <w:t xml:space="preserve"> </w:t>
      </w:r>
      <w:r w:rsidRPr="0035004B">
        <w:rPr>
          <w:rFonts w:ascii="Times New Roman" w:hAnsi="Times New Roman" w:cs="Times New Roman"/>
          <w:lang w:val="es-CO"/>
        </w:rPr>
        <w:t>figura</w:t>
      </w:r>
      <w:r w:rsidR="0025465E">
        <w:rPr>
          <w:rFonts w:ascii="Times New Roman" w:hAnsi="Times New Roman" w:cs="Times New Roman"/>
          <w:lang w:val="es-CO"/>
        </w:rPr>
        <w:t>s</w:t>
      </w:r>
      <w:r w:rsidRPr="0035004B">
        <w:rPr>
          <w:rFonts w:ascii="Times New Roman" w:hAnsi="Times New Roman" w:cs="Times New Roman"/>
          <w:lang w:val="es-CO"/>
        </w:rPr>
        <w:t xml:space="preserve"> para representar los distintos órdenes de unidades</w:t>
      </w:r>
      <w:r w:rsidR="00615A3F">
        <w:rPr>
          <w:rFonts w:ascii="Times New Roman" w:hAnsi="Times New Roman" w:cs="Times New Roman"/>
          <w:lang w:val="es-CO"/>
        </w:rPr>
        <w:t>.</w:t>
      </w:r>
    </w:p>
    <w:p w14:paraId="4A502B3D" w14:textId="4770EC80" w:rsidR="001346BB" w:rsidRPr="0035004B" w:rsidRDefault="001346BB" w:rsidP="001346BB">
      <w:pPr>
        <w:autoSpaceDE w:val="0"/>
        <w:autoSpaceDN w:val="0"/>
        <w:adjustRightInd w:val="0"/>
        <w:spacing w:after="0"/>
        <w:rPr>
          <w:rFonts w:ascii="Times New Roman" w:hAnsi="Times New Roman" w:cs="Times New Roman"/>
          <w:lang w:val="es-CO"/>
        </w:rPr>
      </w:pPr>
      <w:r w:rsidRPr="0035004B">
        <w:rPr>
          <w:rFonts w:ascii="Times New Roman" w:hAnsi="Times New Roman" w:cs="Times New Roman"/>
          <w:lang w:val="es-CO"/>
        </w:rPr>
        <w:t xml:space="preserve"> </w:t>
      </w:r>
    </w:p>
    <w:p w14:paraId="009792E3" w14:textId="77777777" w:rsidR="001346BB" w:rsidRDefault="001346BB" w:rsidP="001346BB">
      <w:pPr>
        <w:spacing w:after="0"/>
        <w:jc w:val="both"/>
        <w:rPr>
          <w:ins w:id="2" w:author="Diana Margarita Gonzalez Martinez" w:date="2015-04-14T21:52:00Z"/>
          <w:rFonts w:ascii="Times New Roman" w:hAnsi="Times New Roman" w:cs="Times New Roman"/>
          <w:lang w:val="es-CO"/>
        </w:rPr>
      </w:pPr>
      <w:r w:rsidRPr="0035004B">
        <w:rPr>
          <w:rFonts w:ascii="Times New Roman" w:hAnsi="Times New Roman" w:cs="Times New Roman"/>
          <w:lang w:val="es-CO"/>
        </w:rPr>
        <w:t xml:space="preserve">Se usaban tantos de cada uno cómo fuera necesario y se podían escribir </w:t>
      </w:r>
      <w:r w:rsidRPr="0025465E">
        <w:rPr>
          <w:rFonts w:ascii="Times New Roman" w:hAnsi="Times New Roman" w:cs="Times New Roman"/>
          <w:lang w:val="es-CO"/>
        </w:rPr>
        <w:t xml:space="preserve">indistintamente </w:t>
      </w:r>
      <w:r w:rsidRPr="0035004B">
        <w:rPr>
          <w:rFonts w:ascii="Times New Roman" w:hAnsi="Times New Roman" w:cs="Times New Roman"/>
          <w:lang w:val="es-CO"/>
        </w:rPr>
        <w:t xml:space="preserve">de izquierda a derecha, al revés o de arriba abajo, cambiando la orientación de las figuras según el caso. Al ser indiferente el orden se escribían a veces según criterios estéticos, y solían ir acompañados de los jeroglíficos correspondientes al tipo de objeto (animales, prisioneros, vasijas etc.) cuyo número indicaban. En la ilustración aparecen los símbolos usados para las potencias de diez. </w:t>
      </w:r>
    </w:p>
    <w:p w14:paraId="14119CA0" w14:textId="77777777" w:rsidR="0025465E" w:rsidRPr="0035004B" w:rsidRDefault="0025465E" w:rsidP="001346BB">
      <w:pPr>
        <w:spacing w:after="0"/>
        <w:jc w:val="both"/>
        <w:rPr>
          <w:rFonts w:ascii="Times New Roman" w:hAnsi="Times New Roman" w:cs="Times New Roman"/>
          <w:lang w:val="es-CO"/>
        </w:rPr>
      </w:pPr>
    </w:p>
    <w:p w14:paraId="51EACC21" w14:textId="77777777" w:rsidR="001346BB" w:rsidRDefault="001346BB" w:rsidP="001346BB">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845"/>
        <w:gridCol w:w="7983"/>
      </w:tblGrid>
      <w:tr w:rsidR="001346BB" w:rsidRPr="005D1738" w14:paraId="758D0CB0" w14:textId="77777777" w:rsidTr="00914AA3">
        <w:tc>
          <w:tcPr>
            <w:tcW w:w="9033" w:type="dxa"/>
            <w:gridSpan w:val="2"/>
            <w:shd w:val="clear" w:color="auto" w:fill="0D0D0D" w:themeFill="text1" w:themeFillTint="F2"/>
          </w:tcPr>
          <w:p w14:paraId="37A5FAA3" w14:textId="77777777" w:rsidR="001346BB" w:rsidRPr="005D1738" w:rsidRDefault="001346BB"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346BB" w14:paraId="0BDED74B" w14:textId="77777777" w:rsidTr="00914AA3">
        <w:tc>
          <w:tcPr>
            <w:tcW w:w="2518" w:type="dxa"/>
          </w:tcPr>
          <w:p w14:paraId="3F2CB519" w14:textId="77777777" w:rsidR="001346BB" w:rsidRPr="00053744" w:rsidRDefault="001346BB"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12C4EFC" w14:textId="1BEE1E24" w:rsidR="001346BB"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IMG04</w:t>
            </w:r>
          </w:p>
        </w:tc>
      </w:tr>
      <w:tr w:rsidR="001346BB" w14:paraId="35901BE4" w14:textId="77777777" w:rsidTr="00914AA3">
        <w:tc>
          <w:tcPr>
            <w:tcW w:w="2518" w:type="dxa"/>
          </w:tcPr>
          <w:p w14:paraId="7EF5FF21"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5FD67BE" w14:textId="0B01EA78" w:rsidR="00615A3F" w:rsidRDefault="001346BB" w:rsidP="00AA030C">
            <w:pPr>
              <w:jc w:val="center"/>
              <w:rPr>
                <w:rFonts w:ascii="Times New Roman" w:hAnsi="Times New Roman" w:cs="Times New Roman"/>
                <w:color w:val="000000"/>
              </w:rPr>
            </w:pPr>
            <w:r>
              <w:rPr>
                <w:noProof/>
                <w:lang w:val="es-CO" w:eastAsia="es-CO"/>
              </w:rPr>
              <w:drawing>
                <wp:inline distT="0" distB="0" distL="0" distR="0" wp14:anchorId="50D93A9A" wp14:editId="38A9F931">
                  <wp:extent cx="3139227" cy="1209133"/>
                  <wp:effectExtent l="0" t="0" r="4445" b="0"/>
                  <wp:docPr id="16" name="Imagen 16" descr="http://2.bp.blogspot.com/-fA5PUHW97KI/UyIWZ7gHwBI/AAAAAAAAAF8/2qUkL-q8pKw/s1600/dio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bp.blogspot.com/-fA5PUHW97KI/UyIWZ7gHwBI/AAAAAAAAAF8/2qUkL-q8pKw/s1600/dios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747" cy="1210874"/>
                          </a:xfrm>
                          <a:prstGeom prst="rect">
                            <a:avLst/>
                          </a:prstGeom>
                          <a:noFill/>
                          <a:ln>
                            <a:noFill/>
                          </a:ln>
                        </pic:spPr>
                      </pic:pic>
                    </a:graphicData>
                  </a:graphic>
                </wp:inline>
              </w:drawing>
            </w:r>
          </w:p>
          <w:p w14:paraId="3E499F9B" w14:textId="7581CD12" w:rsidR="001346BB" w:rsidRDefault="001346BB" w:rsidP="00914AA3">
            <w:pPr>
              <w:rPr>
                <w:rFonts w:ascii="Times New Roman" w:hAnsi="Times New Roman" w:cs="Times New Roman"/>
                <w:color w:val="000000"/>
              </w:rPr>
            </w:pPr>
            <w:r>
              <w:rPr>
                <w:rFonts w:ascii="Times New Roman" w:hAnsi="Times New Roman" w:cs="Times New Roman"/>
                <w:color w:val="000000"/>
              </w:rPr>
              <w:t xml:space="preserve">Debe ir una imagen de los dioses egipcios como borde del sistema de numeración abajo anexado como ambientación a la imagen. </w:t>
            </w:r>
          </w:p>
          <w:p w14:paraId="297CD8A6" w14:textId="77777777" w:rsidR="001346BB" w:rsidRDefault="001346BB" w:rsidP="00914AA3">
            <w:pPr>
              <w:ind w:left="708"/>
              <w:rPr>
                <w:rFonts w:ascii="Times New Roman" w:hAnsi="Times New Roman" w:cs="Times New Roman"/>
                <w:color w:val="000000"/>
              </w:rPr>
            </w:pPr>
          </w:p>
        </w:tc>
      </w:tr>
      <w:tr w:rsidR="001346BB" w14:paraId="4621121A" w14:textId="77777777" w:rsidTr="00914AA3">
        <w:tc>
          <w:tcPr>
            <w:tcW w:w="2518" w:type="dxa"/>
          </w:tcPr>
          <w:p w14:paraId="748ACD85"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2EF64E44" w14:textId="77777777" w:rsidR="00B060E1" w:rsidRDefault="00B060E1" w:rsidP="00914AA3">
            <w:pPr>
              <w:rPr>
                <w:rStyle w:val="Hipervnculo"/>
                <w:rFonts w:ascii="Times New Roman" w:hAnsi="Times New Roman" w:cs="Times New Roman"/>
              </w:rPr>
            </w:pPr>
          </w:p>
          <w:p w14:paraId="315F8C6B" w14:textId="2D05DDE1" w:rsidR="004520E4" w:rsidRDefault="00953F85" w:rsidP="00914AA3">
            <w:pPr>
              <w:rPr>
                <w:rStyle w:val="Hipervnculo"/>
                <w:rFonts w:ascii="Times New Roman" w:hAnsi="Times New Roman" w:cs="Times New Roman"/>
              </w:rPr>
            </w:pPr>
            <w:hyperlink r:id="rId14" w:history="1">
              <w:r w:rsidR="004520E4" w:rsidRPr="00164689">
                <w:rPr>
                  <w:rStyle w:val="Hipervnculo"/>
                  <w:rFonts w:ascii="Times New Roman" w:hAnsi="Times New Roman" w:cs="Times New Roman"/>
                </w:rPr>
                <w:t>http://profesores.aulaplaneta.com/DNNPlayerPackages/Package12642/InfoGuion/cuadernoestudio/images_xml/MT_07_01_img10_zoom.jpg</w:t>
              </w:r>
            </w:hyperlink>
            <w:r w:rsidR="004520E4">
              <w:rPr>
                <w:rStyle w:val="Hipervnculo"/>
                <w:rFonts w:ascii="Times New Roman" w:hAnsi="Times New Roman" w:cs="Times New Roman"/>
              </w:rPr>
              <w:t xml:space="preserve"> </w:t>
            </w:r>
          </w:p>
          <w:p w14:paraId="551DCB24" w14:textId="77777777" w:rsidR="004520E4" w:rsidRDefault="004520E4" w:rsidP="00914AA3">
            <w:pPr>
              <w:rPr>
                <w:rStyle w:val="Hipervnculo"/>
                <w:rFonts w:ascii="Times New Roman" w:hAnsi="Times New Roman" w:cs="Times New Roman"/>
              </w:rPr>
            </w:pPr>
          </w:p>
          <w:p w14:paraId="0BFB6367" w14:textId="309D320A" w:rsidR="00B060E1" w:rsidRDefault="00B060E1" w:rsidP="00914AA3">
            <w:pPr>
              <w:rPr>
                <w:rFonts w:ascii="Times New Roman" w:hAnsi="Times New Roman" w:cs="Times New Roman"/>
                <w:color w:val="000000"/>
              </w:rPr>
            </w:pPr>
            <w:r>
              <w:rPr>
                <w:rFonts w:ascii="Arial" w:hAnsi="Arial" w:cs="Arial"/>
              </w:rPr>
              <w:t>1°</w:t>
            </w:r>
            <w:r w:rsidRPr="00610322">
              <w:rPr>
                <w:rFonts w:ascii="Arial" w:hAnsi="Arial" w:cs="Arial"/>
              </w:rPr>
              <w:t xml:space="preserve"> ESO/Matemáticas/</w:t>
            </w:r>
            <w:r w:rsidR="00915CF7" w:rsidRPr="00610322">
              <w:rPr>
                <w:rFonts w:ascii="Arial" w:hAnsi="Arial" w:cs="Arial"/>
              </w:rPr>
              <w:t>L</w:t>
            </w:r>
            <w:r w:rsidR="00915CF7">
              <w:rPr>
                <w:rFonts w:ascii="Arial" w:hAnsi="Arial" w:cs="Arial"/>
              </w:rPr>
              <w:t>os números</w:t>
            </w:r>
            <w:r w:rsidRPr="00610322">
              <w:rPr>
                <w:rFonts w:ascii="Arial" w:hAnsi="Arial" w:cs="Arial"/>
              </w:rPr>
              <w:t>/</w:t>
            </w:r>
            <w:r>
              <w:rPr>
                <w:rFonts w:ascii="Arial" w:hAnsi="Arial" w:cs="Arial"/>
              </w:rPr>
              <w:t>el</w:t>
            </w:r>
            <w:r w:rsidR="00416DAC">
              <w:rPr>
                <w:rFonts w:ascii="Arial" w:hAnsi="Arial" w:cs="Arial"/>
              </w:rPr>
              <w:t>sistema</w:t>
            </w:r>
            <w:r>
              <w:rPr>
                <w:rFonts w:ascii="Arial" w:hAnsi="Arial" w:cs="Arial"/>
              </w:rPr>
              <w:t>de numeración</w:t>
            </w:r>
          </w:p>
        </w:tc>
      </w:tr>
      <w:tr w:rsidR="001346BB" w14:paraId="4DCC100F" w14:textId="77777777" w:rsidTr="00914AA3">
        <w:tc>
          <w:tcPr>
            <w:tcW w:w="2518" w:type="dxa"/>
          </w:tcPr>
          <w:p w14:paraId="7DC0454F"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14:paraId="542FEE0B" w14:textId="77777777" w:rsidR="001346BB" w:rsidRDefault="001346BB" w:rsidP="00914AA3">
            <w:pPr>
              <w:rPr>
                <w:rFonts w:ascii="Times New Roman" w:hAnsi="Times New Roman" w:cs="Times New Roman"/>
                <w:color w:val="000000"/>
              </w:rPr>
            </w:pPr>
            <w:r>
              <w:rPr>
                <w:rFonts w:ascii="Times New Roman" w:hAnsi="Times New Roman" w:cs="Times New Roman"/>
                <w:color w:val="000000"/>
              </w:rPr>
              <w:t xml:space="preserve">Sistema de numeración Egipcio    </w:t>
            </w:r>
          </w:p>
        </w:tc>
      </w:tr>
    </w:tbl>
    <w:p w14:paraId="2890F727" w14:textId="77777777" w:rsidR="001346BB" w:rsidRDefault="001346BB" w:rsidP="001346BB">
      <w:pPr>
        <w:spacing w:after="0"/>
        <w:jc w:val="both"/>
        <w:rPr>
          <w:rFonts w:ascii="Times New Roman" w:hAnsi="Times New Roman" w:cs="Times New Roman"/>
          <w:color w:val="000000"/>
          <w:lang w:val="es-CO"/>
        </w:rPr>
      </w:pPr>
    </w:p>
    <w:p w14:paraId="5C6655A1" w14:textId="25F5C758" w:rsidR="001346BB" w:rsidRDefault="001346BB" w:rsidP="001346BB">
      <w:pPr>
        <w:autoSpaceDE w:val="0"/>
        <w:autoSpaceDN w:val="0"/>
        <w:adjustRightInd w:val="0"/>
        <w:spacing w:after="0"/>
        <w:jc w:val="both"/>
        <w:rPr>
          <w:rFonts w:ascii="Times New Roman" w:hAnsi="Times New Roman" w:cs="Times New Roman"/>
          <w:color w:val="000000"/>
          <w:lang w:val="es-CO"/>
        </w:rPr>
      </w:pPr>
      <w:r w:rsidRPr="00AF6CD2">
        <w:rPr>
          <w:rFonts w:ascii="Times New Roman" w:hAnsi="Times New Roman" w:cs="Times New Roman"/>
          <w:color w:val="000000"/>
          <w:lang w:val="es-CO"/>
        </w:rPr>
        <w:t>Estos signos fueron utilizados hasta la incorporaci</w:t>
      </w:r>
      <w:r w:rsidRPr="006613A8">
        <w:rPr>
          <w:rFonts w:ascii="Times New Roman" w:hAnsi="Times New Roman" w:cs="Times New Roman"/>
          <w:color w:val="000000"/>
          <w:lang w:val="es-CO"/>
        </w:rPr>
        <w:t xml:space="preserve">ón de Egipto al imperio romano. </w:t>
      </w:r>
      <w:r w:rsidRPr="00AF6CD2">
        <w:rPr>
          <w:rFonts w:ascii="Times New Roman" w:hAnsi="Times New Roman" w:cs="Times New Roman"/>
          <w:color w:val="000000"/>
          <w:lang w:val="es-CO"/>
        </w:rPr>
        <w:t>Pero su uso quedó reservado a las inscripciones monumentales; en el uso diario fue sustituido por la escritura hierática com</w:t>
      </w:r>
      <w:r w:rsidRPr="006613A8">
        <w:rPr>
          <w:rFonts w:ascii="Times New Roman" w:hAnsi="Times New Roman" w:cs="Times New Roman"/>
          <w:color w:val="000000"/>
          <w:lang w:val="es-CO"/>
        </w:rPr>
        <w:t>o se observa en la ilustración</w:t>
      </w:r>
      <w:ins w:id="3" w:author="Diana Margarita Gonzalez Martinez" w:date="2015-04-23T23:15:00Z">
        <w:r w:rsidR="00CD6A1A">
          <w:rPr>
            <w:rFonts w:ascii="Times New Roman" w:hAnsi="Times New Roman" w:cs="Times New Roman"/>
            <w:color w:val="000000"/>
            <w:lang w:val="es-CO"/>
          </w:rPr>
          <w:t xml:space="preserve"> CUAL?</w:t>
        </w:r>
      </w:ins>
      <w:r w:rsidRPr="00AF6CD2">
        <w:rPr>
          <w:rFonts w:ascii="Times New Roman" w:hAnsi="Times New Roman" w:cs="Times New Roman"/>
          <w:color w:val="000000"/>
          <w:lang w:val="es-CO"/>
        </w:rPr>
        <w:t xml:space="preserve">, formas más simples que permitían mayor rapidez y comodidad a los escribas. </w:t>
      </w:r>
    </w:p>
    <w:p w14:paraId="5CEFDFBF" w14:textId="77777777" w:rsidR="001346BB" w:rsidRPr="00AF6CD2" w:rsidRDefault="001346BB" w:rsidP="001346BB">
      <w:pPr>
        <w:autoSpaceDE w:val="0"/>
        <w:autoSpaceDN w:val="0"/>
        <w:adjustRightInd w:val="0"/>
        <w:spacing w:after="0"/>
        <w:jc w:val="both"/>
        <w:rPr>
          <w:rFonts w:ascii="Times New Roman" w:hAnsi="Times New Roman" w:cs="Times New Roman"/>
          <w:color w:val="000000"/>
          <w:lang w:val="es-CO"/>
        </w:rPr>
      </w:pPr>
    </w:p>
    <w:p w14:paraId="79678F8E" w14:textId="77777777" w:rsidR="001346BB" w:rsidRPr="006613A8" w:rsidRDefault="001346BB" w:rsidP="001346BB">
      <w:pPr>
        <w:spacing w:after="0"/>
        <w:jc w:val="both"/>
        <w:rPr>
          <w:rFonts w:ascii="Times New Roman" w:hAnsi="Times New Roman" w:cs="Times New Roman"/>
          <w:color w:val="000000"/>
          <w:lang w:val="es-CO"/>
        </w:rPr>
      </w:pPr>
      <w:r w:rsidRPr="006613A8">
        <w:rPr>
          <w:rFonts w:ascii="Times New Roman" w:hAnsi="Times New Roman" w:cs="Times New Roman"/>
          <w:color w:val="000000"/>
          <w:lang w:val="es-CO"/>
        </w:rPr>
        <w:t>En estos sistemas de escritura los grupos de signos adquirieron una forma propia, y así se introdujeron símbolos particulares para 20, 30, 90, 200, 300, 900, 2000, 3000. En los cuales se puede observar alguna regularidad en la escritura del símbolo.</w:t>
      </w:r>
    </w:p>
    <w:p w14:paraId="559AB399" w14:textId="77777777" w:rsidR="000A080C" w:rsidRDefault="000A080C" w:rsidP="001346BB">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8857" w:type="dxa"/>
        <w:tblLook w:val="04A0" w:firstRow="1" w:lastRow="0" w:firstColumn="1" w:lastColumn="0" w:noHBand="0" w:noVBand="1"/>
      </w:tblPr>
      <w:tblGrid>
        <w:gridCol w:w="2439"/>
        <w:gridCol w:w="6418"/>
      </w:tblGrid>
      <w:tr w:rsidR="000A080C" w:rsidRPr="005D1738" w14:paraId="4ADE4FA6" w14:textId="77777777" w:rsidTr="00615A3F">
        <w:trPr>
          <w:trHeight w:val="254"/>
        </w:trPr>
        <w:tc>
          <w:tcPr>
            <w:tcW w:w="8857" w:type="dxa"/>
            <w:gridSpan w:val="2"/>
            <w:shd w:val="clear" w:color="auto" w:fill="0D0D0D" w:themeFill="text1" w:themeFillTint="F2"/>
          </w:tcPr>
          <w:p w14:paraId="5B619D59" w14:textId="77777777" w:rsidR="000A080C" w:rsidRPr="005D1738" w:rsidRDefault="000A080C" w:rsidP="0013550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A080C" w14:paraId="75E0B649" w14:textId="77777777" w:rsidTr="00615A3F">
        <w:trPr>
          <w:trHeight w:val="239"/>
        </w:trPr>
        <w:tc>
          <w:tcPr>
            <w:tcW w:w="2439" w:type="dxa"/>
          </w:tcPr>
          <w:p w14:paraId="4DA277DC" w14:textId="77777777" w:rsidR="000A080C" w:rsidRPr="00053744" w:rsidRDefault="000A080C" w:rsidP="0013550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18" w:type="dxa"/>
          </w:tcPr>
          <w:p w14:paraId="6CDD039E" w14:textId="77777777" w:rsidR="000A080C" w:rsidRPr="00053744" w:rsidRDefault="000A080C" w:rsidP="00135508">
            <w:pPr>
              <w:rPr>
                <w:rFonts w:ascii="Times New Roman" w:hAnsi="Times New Roman" w:cs="Times New Roman"/>
                <w:b/>
                <w:color w:val="000000"/>
                <w:sz w:val="18"/>
                <w:szCs w:val="18"/>
              </w:rPr>
            </w:pPr>
            <w:r>
              <w:rPr>
                <w:rFonts w:ascii="Times New Roman" w:hAnsi="Times New Roman" w:cs="Times New Roman"/>
                <w:color w:val="000000"/>
              </w:rPr>
              <w:t>MA_06_02_CO_IMG05</w:t>
            </w:r>
          </w:p>
        </w:tc>
      </w:tr>
      <w:tr w:rsidR="000A080C" w14:paraId="487F74A6" w14:textId="77777777" w:rsidTr="00615A3F">
        <w:trPr>
          <w:trHeight w:val="254"/>
        </w:trPr>
        <w:tc>
          <w:tcPr>
            <w:tcW w:w="2439" w:type="dxa"/>
          </w:tcPr>
          <w:p w14:paraId="48BE1251"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18" w:type="dxa"/>
          </w:tcPr>
          <w:p w14:paraId="3ED19ABF" w14:textId="77777777" w:rsidR="000A080C" w:rsidRDefault="000A080C" w:rsidP="00135508">
            <w:pPr>
              <w:rPr>
                <w:rFonts w:ascii="Times New Roman" w:hAnsi="Times New Roman" w:cs="Times New Roman"/>
                <w:color w:val="000000"/>
              </w:rPr>
            </w:pPr>
            <w:r>
              <w:rPr>
                <w:rFonts w:ascii="Times New Roman" w:hAnsi="Times New Roman" w:cs="Times New Roman"/>
                <w:color w:val="000000"/>
              </w:rPr>
              <w:t xml:space="preserve"> </w:t>
            </w:r>
          </w:p>
          <w:p w14:paraId="0A2A6BC1" w14:textId="77777777" w:rsidR="000A080C" w:rsidRDefault="000A080C" w:rsidP="00135508">
            <w:pPr>
              <w:ind w:left="708"/>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0829732" wp14:editId="62468A25">
                  <wp:extent cx="2047875" cy="17335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2727" cy="1737657"/>
                          </a:xfrm>
                          <a:prstGeom prst="rect">
                            <a:avLst/>
                          </a:prstGeom>
                          <a:noFill/>
                          <a:ln>
                            <a:noFill/>
                          </a:ln>
                        </pic:spPr>
                      </pic:pic>
                    </a:graphicData>
                  </a:graphic>
                </wp:inline>
              </w:drawing>
            </w:r>
            <w:r>
              <w:rPr>
                <w:rFonts w:ascii="Times New Roman" w:hAnsi="Times New Roman" w:cs="Times New Roman"/>
                <w:color w:val="000000"/>
              </w:rPr>
              <w:t xml:space="preserve"> </w:t>
            </w:r>
          </w:p>
          <w:p w14:paraId="187480D7" w14:textId="77777777" w:rsidR="000A080C" w:rsidRDefault="000A080C" w:rsidP="00135508">
            <w:pPr>
              <w:ind w:left="708"/>
              <w:rPr>
                <w:rFonts w:ascii="Times New Roman" w:hAnsi="Times New Roman" w:cs="Times New Roman"/>
                <w:color w:val="000000"/>
              </w:rPr>
            </w:pPr>
          </w:p>
        </w:tc>
      </w:tr>
      <w:tr w:rsidR="000A080C" w14:paraId="0397A60D" w14:textId="77777777" w:rsidTr="00615A3F">
        <w:trPr>
          <w:trHeight w:val="419"/>
        </w:trPr>
        <w:tc>
          <w:tcPr>
            <w:tcW w:w="2439" w:type="dxa"/>
          </w:tcPr>
          <w:p w14:paraId="5CAAD527"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418" w:type="dxa"/>
          </w:tcPr>
          <w:p w14:paraId="20C012A2" w14:textId="77777777" w:rsidR="000A080C" w:rsidRDefault="000A080C" w:rsidP="00135508">
            <w:pPr>
              <w:rPr>
                <w:rFonts w:ascii="Times New Roman" w:hAnsi="Times New Roman" w:cs="Times New Roman"/>
                <w:color w:val="000000"/>
              </w:rPr>
            </w:pPr>
          </w:p>
        </w:tc>
      </w:tr>
      <w:tr w:rsidR="000A080C" w14:paraId="14E56C90" w14:textId="77777777" w:rsidTr="00615A3F">
        <w:trPr>
          <w:trHeight w:val="239"/>
        </w:trPr>
        <w:tc>
          <w:tcPr>
            <w:tcW w:w="2439" w:type="dxa"/>
          </w:tcPr>
          <w:p w14:paraId="6BC9E1FD"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18" w:type="dxa"/>
          </w:tcPr>
          <w:p w14:paraId="3AEF99A0" w14:textId="77777777" w:rsidR="000A080C" w:rsidRDefault="000A080C" w:rsidP="00135508">
            <w:pPr>
              <w:rPr>
                <w:rFonts w:ascii="Times New Roman" w:hAnsi="Times New Roman" w:cs="Times New Roman"/>
                <w:color w:val="000000"/>
              </w:rPr>
            </w:pPr>
            <w:r>
              <w:rPr>
                <w:rFonts w:ascii="Times New Roman" w:hAnsi="Times New Roman" w:cs="Times New Roman"/>
                <w:color w:val="000000"/>
              </w:rPr>
              <w:t xml:space="preserve">Nuevo sistema de numeración Egipcio    </w:t>
            </w:r>
          </w:p>
        </w:tc>
      </w:tr>
    </w:tbl>
    <w:p w14:paraId="2AE8DD09" w14:textId="77777777" w:rsidR="000A080C" w:rsidRDefault="000A080C" w:rsidP="001346BB">
      <w:pPr>
        <w:spacing w:after="0"/>
        <w:jc w:val="both"/>
        <w:rPr>
          <w:rFonts w:ascii="Arial" w:hAnsi="Arial" w:cs="Arial"/>
          <w:color w:val="000000"/>
          <w:sz w:val="23"/>
          <w:szCs w:val="23"/>
          <w:lang w:val="es-CO"/>
        </w:rPr>
      </w:pPr>
    </w:p>
    <w:p w14:paraId="0A2A814C" w14:textId="77777777" w:rsidR="005E4AB3" w:rsidRDefault="005E4AB3" w:rsidP="00FA512E">
      <w:pPr>
        <w:autoSpaceDE w:val="0"/>
        <w:autoSpaceDN w:val="0"/>
        <w:adjustRightInd w:val="0"/>
        <w:spacing w:after="0"/>
        <w:jc w:val="both"/>
        <w:rPr>
          <w:rFonts w:ascii="Times" w:hAnsi="Times"/>
          <w:highlight w:val="yellow"/>
        </w:rPr>
      </w:pPr>
    </w:p>
    <w:p w14:paraId="07345798" w14:textId="751D582C" w:rsidR="00FA512E" w:rsidRDefault="0025465E" w:rsidP="00FA512E">
      <w:pPr>
        <w:autoSpaceDE w:val="0"/>
        <w:autoSpaceDN w:val="0"/>
        <w:adjustRightInd w:val="0"/>
        <w:spacing w:after="0"/>
        <w:jc w:val="both"/>
        <w:rPr>
          <w:rFonts w:ascii="Times New Roman" w:hAnsi="Times New Roman" w:cs="Times New Roman"/>
          <w:b/>
          <w:bCs/>
          <w:color w:val="000000"/>
          <w:sz w:val="22"/>
          <w:szCs w:val="22"/>
          <w:lang w:val="es-CO"/>
        </w:rPr>
      </w:pPr>
      <w:r>
        <w:rPr>
          <w:rFonts w:ascii="Times" w:hAnsi="Times"/>
          <w:highlight w:val="yellow"/>
        </w:rPr>
        <w:t>SECC</w:t>
      </w:r>
      <w:r w:rsidR="00FA512E" w:rsidRPr="004E5E51">
        <w:rPr>
          <w:rFonts w:ascii="Times" w:hAnsi="Times"/>
          <w:highlight w:val="yellow"/>
        </w:rPr>
        <w:t xml:space="preserve">IÓN </w:t>
      </w:r>
      <w:r w:rsidR="00FA512E">
        <w:rPr>
          <w:rFonts w:ascii="Times" w:hAnsi="Times"/>
          <w:highlight w:val="yellow"/>
        </w:rPr>
        <w:t>3</w:t>
      </w:r>
      <w:r w:rsidR="00FA512E" w:rsidRPr="004E5E51">
        <w:rPr>
          <w:rFonts w:ascii="Times" w:hAnsi="Times"/>
          <w:highlight w:val="yellow"/>
        </w:rPr>
        <w:t>]</w:t>
      </w:r>
      <w:r w:rsidR="00FA512E">
        <w:rPr>
          <w:rFonts w:ascii="Times" w:hAnsi="Times"/>
        </w:rPr>
        <w:t xml:space="preserve"> </w:t>
      </w:r>
      <w:r w:rsidR="00FA512E">
        <w:rPr>
          <w:rFonts w:ascii="Times" w:hAnsi="Times"/>
          <w:b/>
        </w:rPr>
        <w:t>1</w:t>
      </w:r>
      <w:r w:rsidR="00FA512E" w:rsidRPr="004E5E51">
        <w:rPr>
          <w:rFonts w:ascii="Times" w:hAnsi="Times"/>
          <w:b/>
        </w:rPr>
        <w:t>.1</w:t>
      </w:r>
      <w:r w:rsidR="00FA512E">
        <w:rPr>
          <w:rFonts w:ascii="Times" w:hAnsi="Times"/>
          <w:b/>
        </w:rPr>
        <w:t>.2</w:t>
      </w:r>
      <w:r w:rsidR="00FA512E" w:rsidRPr="004E5E51">
        <w:rPr>
          <w:rFonts w:ascii="Times" w:hAnsi="Times"/>
          <w:b/>
        </w:rPr>
        <w:t xml:space="preserve"> </w:t>
      </w:r>
      <w:r w:rsidR="00FA512E" w:rsidRPr="0060721D">
        <w:rPr>
          <w:rFonts w:ascii="Times New Roman" w:hAnsi="Times New Roman" w:cs="Times New Roman"/>
          <w:b/>
          <w:bCs/>
          <w:color w:val="000000"/>
          <w:lang w:val="es-CO"/>
        </w:rPr>
        <w:t>Sistema de numeración Maya</w:t>
      </w:r>
      <w:r w:rsidR="00FA512E" w:rsidRPr="0060721D">
        <w:rPr>
          <w:rFonts w:ascii="Times New Roman" w:hAnsi="Times New Roman" w:cs="Times New Roman"/>
          <w:b/>
          <w:bCs/>
          <w:color w:val="000000"/>
          <w:sz w:val="22"/>
          <w:szCs w:val="22"/>
          <w:lang w:val="es-CO"/>
        </w:rPr>
        <w:t xml:space="preserve"> </w:t>
      </w:r>
    </w:p>
    <w:p w14:paraId="7E110C2D" w14:textId="77777777" w:rsidR="00FA512E" w:rsidRPr="0060721D" w:rsidRDefault="00FA512E" w:rsidP="00FA512E">
      <w:pPr>
        <w:autoSpaceDE w:val="0"/>
        <w:autoSpaceDN w:val="0"/>
        <w:adjustRightInd w:val="0"/>
        <w:spacing w:after="0"/>
        <w:jc w:val="both"/>
        <w:rPr>
          <w:rFonts w:ascii="Times New Roman" w:hAnsi="Times New Roman" w:cs="Times New Roman"/>
          <w:color w:val="000000"/>
          <w:sz w:val="22"/>
          <w:szCs w:val="22"/>
          <w:lang w:val="es-CO"/>
        </w:rPr>
      </w:pPr>
    </w:p>
    <w:p w14:paraId="6F0D0FC2" w14:textId="732C1F7D" w:rsidR="00FA512E" w:rsidRPr="00FA512E" w:rsidRDefault="00FA512E" w:rsidP="00FA512E">
      <w:pPr>
        <w:autoSpaceDE w:val="0"/>
        <w:autoSpaceDN w:val="0"/>
        <w:adjustRightInd w:val="0"/>
        <w:spacing w:after="0"/>
        <w:jc w:val="both"/>
        <w:rPr>
          <w:rFonts w:ascii="Times New Roman" w:hAnsi="Times New Roman" w:cs="Times New Roman"/>
          <w:color w:val="000000"/>
          <w:lang w:val="es-CO"/>
        </w:rPr>
      </w:pPr>
      <w:r w:rsidRPr="0060721D">
        <w:rPr>
          <w:rFonts w:ascii="Times New Roman" w:hAnsi="Times New Roman" w:cs="Times New Roman"/>
          <w:color w:val="000000"/>
          <w:lang w:val="es-CO"/>
        </w:rPr>
        <w:t xml:space="preserve">La civilización maya (originaria de Guatemala) centró sus esfuerzos en el tiempo y su medida, tanto que crearon tres calendarios. Fue una de las culturas más desarrolladas y notables de América precolombina. Su precisión en la medida del tiempo les permitió superar cálculos realizados en Europa por la misma época; ejemplo de ello fue el cálculo de la duración del año solar con 365,242 días. Si se compara con el que se usa actualmente, el gregoriano, tiene un error de 1,98 diezmilésimas del año maya. </w:t>
      </w:r>
    </w:p>
    <w:p w14:paraId="63227797" w14:textId="77777777" w:rsidR="00FA512E" w:rsidRPr="0060721D" w:rsidRDefault="00FA512E" w:rsidP="00FA512E">
      <w:pPr>
        <w:autoSpaceDE w:val="0"/>
        <w:autoSpaceDN w:val="0"/>
        <w:adjustRightInd w:val="0"/>
        <w:spacing w:after="0"/>
        <w:jc w:val="both"/>
        <w:rPr>
          <w:rFonts w:ascii="Times New Roman" w:hAnsi="Times New Roman" w:cs="Times New Roman"/>
          <w:color w:val="000000"/>
          <w:lang w:val="es-CO"/>
        </w:rPr>
      </w:pPr>
    </w:p>
    <w:p w14:paraId="3C52CE46" w14:textId="77777777" w:rsidR="00FA512E" w:rsidRPr="00FA512E" w:rsidRDefault="00FA512E" w:rsidP="00FA512E">
      <w:pPr>
        <w:autoSpaceDE w:val="0"/>
        <w:autoSpaceDN w:val="0"/>
        <w:adjustRightInd w:val="0"/>
        <w:spacing w:after="0"/>
        <w:jc w:val="both"/>
        <w:rPr>
          <w:rFonts w:ascii="Times New Roman" w:hAnsi="Times New Roman" w:cs="Times New Roman"/>
          <w:color w:val="000000"/>
          <w:lang w:val="es-CO"/>
        </w:rPr>
      </w:pPr>
      <w:r w:rsidRPr="0060721D">
        <w:rPr>
          <w:rFonts w:ascii="Times New Roman" w:hAnsi="Times New Roman" w:cs="Times New Roman"/>
          <w:color w:val="000000"/>
          <w:lang w:val="es-CO"/>
        </w:rPr>
        <w:t xml:space="preserve">Los manuscritos mayas, especialmente el códice Dresde, revelan que entre los sacerdotes mayas existía un sistema de base 20, con un cero, donde el valor de la cifra estaba determinado por su posición en la escritura de los números. </w:t>
      </w:r>
    </w:p>
    <w:p w14:paraId="4FC014EB" w14:textId="77777777" w:rsidR="00FA512E" w:rsidRPr="0060721D" w:rsidRDefault="00FA512E" w:rsidP="00FA512E">
      <w:pPr>
        <w:autoSpaceDE w:val="0"/>
        <w:autoSpaceDN w:val="0"/>
        <w:adjustRightInd w:val="0"/>
        <w:spacing w:after="0"/>
        <w:jc w:val="both"/>
        <w:rPr>
          <w:rFonts w:ascii="Times New Roman" w:hAnsi="Times New Roman" w:cs="Times New Roman"/>
          <w:color w:val="000000"/>
          <w:lang w:val="es-CO"/>
        </w:rPr>
      </w:pPr>
    </w:p>
    <w:p w14:paraId="16EF4BC6" w14:textId="77777777" w:rsidR="00FA512E" w:rsidRPr="00FA512E" w:rsidRDefault="00FA512E" w:rsidP="00FA512E">
      <w:pPr>
        <w:spacing w:after="0"/>
        <w:jc w:val="both"/>
        <w:rPr>
          <w:rFonts w:ascii="Times New Roman" w:hAnsi="Times New Roman" w:cs="Times New Roman"/>
          <w:color w:val="000000"/>
          <w:lang w:val="es-CO"/>
        </w:rPr>
      </w:pPr>
      <w:r w:rsidRPr="00FA512E">
        <w:rPr>
          <w:rFonts w:ascii="Times New Roman" w:hAnsi="Times New Roman" w:cs="Times New Roman"/>
          <w:color w:val="000000"/>
          <w:lang w:val="es-CO"/>
        </w:rPr>
        <w:t xml:space="preserve">Los símbolos principales designaban respectivamente los números 1 y 5; ellos se combinaban para formar otros hasta el 19. Escribían los números de abajo hacia arriba. El cero lo </w:t>
      </w:r>
      <w:r w:rsidRPr="0080498A">
        <w:rPr>
          <w:rFonts w:ascii="Times New Roman" w:hAnsi="Times New Roman" w:cs="Times New Roman"/>
          <w:lang w:val="es-CO"/>
        </w:rPr>
        <w:t xml:space="preserve">representaban con una concha de caracol marino. Las unidades de cada orden van aumentando en potencias de veinte, excepto las unidades de tercer orden que corresponden a </w:t>
      </w:r>
      <w:r w:rsidRPr="0080498A">
        <w:rPr>
          <w:rFonts w:ascii="Times New Roman" w:hAnsi="Times New Roman" w:cs="Times New Roman"/>
          <w:lang w:val="es-CO"/>
        </w:rPr>
        <w:lastRenderedPageBreak/>
        <w:t xml:space="preserve">18 de segundo orden; esto motivado en que en su calendario solar, un año es de 18 meses y no de 20. </w:t>
      </w:r>
    </w:p>
    <w:p w14:paraId="753A9A95" w14:textId="77777777" w:rsidR="00FA512E" w:rsidRPr="00FA512E" w:rsidRDefault="00FA512E" w:rsidP="00FA512E">
      <w:pPr>
        <w:spacing w:after="0"/>
        <w:jc w:val="both"/>
        <w:rPr>
          <w:rFonts w:ascii="Arial" w:hAnsi="Arial" w:cs="Arial"/>
          <w:color w:val="000000"/>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2456"/>
        <w:gridCol w:w="6372"/>
      </w:tblGrid>
      <w:tr w:rsidR="00FA512E" w:rsidRPr="00615A3F" w14:paraId="675E9C2E" w14:textId="77777777" w:rsidTr="00914AA3">
        <w:tc>
          <w:tcPr>
            <w:tcW w:w="9033" w:type="dxa"/>
            <w:gridSpan w:val="2"/>
            <w:shd w:val="clear" w:color="auto" w:fill="0D0D0D" w:themeFill="text1" w:themeFillTint="F2"/>
          </w:tcPr>
          <w:p w14:paraId="6449340C" w14:textId="77777777" w:rsidR="00FA512E" w:rsidRPr="00615A3F" w:rsidRDefault="00FA512E" w:rsidP="00914AA3">
            <w:pPr>
              <w:jc w:val="center"/>
              <w:rPr>
                <w:rFonts w:ascii="Times New Roman" w:hAnsi="Times New Roman" w:cs="Times New Roman"/>
                <w:b/>
                <w:color w:val="FFFFFF" w:themeColor="background1"/>
              </w:rPr>
            </w:pPr>
            <w:r w:rsidRPr="00615A3F">
              <w:rPr>
                <w:rFonts w:ascii="Times New Roman" w:hAnsi="Times New Roman" w:cs="Times New Roman"/>
                <w:b/>
                <w:color w:val="FFFFFF" w:themeColor="background1"/>
              </w:rPr>
              <w:t>Imagen (fotografía, gráfica o ilustración)</w:t>
            </w:r>
          </w:p>
        </w:tc>
      </w:tr>
      <w:tr w:rsidR="00FA512E" w:rsidRPr="00615A3F" w14:paraId="1A91F743" w14:textId="77777777" w:rsidTr="00914AA3">
        <w:tc>
          <w:tcPr>
            <w:tcW w:w="2518" w:type="dxa"/>
          </w:tcPr>
          <w:p w14:paraId="339A7929" w14:textId="77777777" w:rsidR="00FA512E" w:rsidRPr="00615A3F" w:rsidRDefault="00FA512E" w:rsidP="00914AA3">
            <w:pPr>
              <w:rPr>
                <w:rFonts w:ascii="Times New Roman" w:hAnsi="Times New Roman" w:cs="Times New Roman"/>
                <w:b/>
                <w:color w:val="000000"/>
              </w:rPr>
            </w:pPr>
            <w:r w:rsidRPr="00615A3F">
              <w:rPr>
                <w:rFonts w:ascii="Times New Roman" w:hAnsi="Times New Roman" w:cs="Times New Roman"/>
                <w:b/>
                <w:color w:val="000000"/>
              </w:rPr>
              <w:t>Código</w:t>
            </w:r>
          </w:p>
        </w:tc>
        <w:tc>
          <w:tcPr>
            <w:tcW w:w="6515" w:type="dxa"/>
          </w:tcPr>
          <w:p w14:paraId="4826FBAD" w14:textId="42799431" w:rsidR="00FA512E" w:rsidRPr="00615A3F" w:rsidRDefault="00E843C2" w:rsidP="00914AA3">
            <w:pPr>
              <w:rPr>
                <w:rFonts w:ascii="Times New Roman" w:hAnsi="Times New Roman" w:cs="Times New Roman"/>
                <w:b/>
                <w:color w:val="000000"/>
              </w:rPr>
            </w:pPr>
            <w:r w:rsidRPr="00615A3F">
              <w:rPr>
                <w:rFonts w:ascii="Times New Roman" w:hAnsi="Times New Roman" w:cs="Times New Roman"/>
                <w:color w:val="000000"/>
              </w:rPr>
              <w:t>MA_06_02_CO_</w:t>
            </w:r>
            <w:r w:rsidR="00C14137" w:rsidRPr="00615A3F">
              <w:rPr>
                <w:rFonts w:ascii="Times New Roman" w:hAnsi="Times New Roman" w:cs="Times New Roman"/>
                <w:color w:val="000000"/>
              </w:rPr>
              <w:t>IMG06</w:t>
            </w:r>
          </w:p>
        </w:tc>
      </w:tr>
      <w:tr w:rsidR="00FA512E" w:rsidRPr="00615A3F" w14:paraId="248F1DE1" w14:textId="77777777" w:rsidTr="00914AA3">
        <w:tc>
          <w:tcPr>
            <w:tcW w:w="2518" w:type="dxa"/>
          </w:tcPr>
          <w:p w14:paraId="6CC78FE4"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b/>
                <w:color w:val="000000"/>
              </w:rPr>
              <w:t>Descripción</w:t>
            </w:r>
          </w:p>
        </w:tc>
        <w:tc>
          <w:tcPr>
            <w:tcW w:w="6515" w:type="dxa"/>
          </w:tcPr>
          <w:p w14:paraId="3EE813C4"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color w:val="000000"/>
              </w:rPr>
              <w:t xml:space="preserve"> </w:t>
            </w:r>
          </w:p>
          <w:p w14:paraId="472E8BB3" w14:textId="77777777" w:rsidR="00615A3F" w:rsidRPr="00615A3F" w:rsidRDefault="00FA512E" w:rsidP="00914AA3">
            <w:pPr>
              <w:ind w:left="708"/>
              <w:rPr>
                <w:rFonts w:ascii="Times New Roman" w:hAnsi="Times New Roman" w:cs="Times New Roman"/>
                <w:color w:val="000000"/>
              </w:rPr>
            </w:pPr>
            <w:r w:rsidRPr="00615A3F">
              <w:rPr>
                <w:rFonts w:ascii="Times New Roman" w:hAnsi="Times New Roman" w:cs="Times New Roman"/>
                <w:color w:val="000000"/>
              </w:rPr>
              <w:t xml:space="preserve"> </w:t>
            </w:r>
            <w:r w:rsidRPr="00615A3F">
              <w:rPr>
                <w:rFonts w:ascii="Times New Roman" w:hAnsi="Times New Roman" w:cs="Times New Roman"/>
                <w:noProof/>
                <w:color w:val="000000"/>
                <w:lang w:val="es-CO" w:eastAsia="es-CO"/>
              </w:rPr>
              <w:drawing>
                <wp:inline distT="0" distB="0" distL="0" distR="0" wp14:anchorId="58562B3A" wp14:editId="7CC5300D">
                  <wp:extent cx="2000106" cy="1958340"/>
                  <wp:effectExtent l="0" t="0" r="63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106" cy="1958340"/>
                          </a:xfrm>
                          <a:prstGeom prst="rect">
                            <a:avLst/>
                          </a:prstGeom>
                          <a:noFill/>
                          <a:ln>
                            <a:noFill/>
                          </a:ln>
                        </pic:spPr>
                      </pic:pic>
                    </a:graphicData>
                  </a:graphic>
                </wp:inline>
              </w:drawing>
            </w:r>
            <w:r w:rsidRPr="00615A3F">
              <w:rPr>
                <w:rFonts w:ascii="Times New Roman" w:hAnsi="Times New Roman" w:cs="Times New Roman"/>
                <w:color w:val="000000"/>
              </w:rPr>
              <w:t xml:space="preserve">  </w:t>
            </w:r>
            <w:r w:rsidRPr="00615A3F">
              <w:rPr>
                <w:noProof/>
                <w:lang w:val="es-CO" w:eastAsia="es-CO"/>
              </w:rPr>
              <mc:AlternateContent>
                <mc:Choice Requires="wps">
                  <w:drawing>
                    <wp:inline distT="0" distB="0" distL="0" distR="0" wp14:anchorId="33D156B6" wp14:editId="00F864DB">
                      <wp:extent cx="304800" cy="304800"/>
                      <wp:effectExtent l="0" t="0" r="0" b="0"/>
                      <wp:docPr id="14" name="Rectángulo 14" descr="http://neix15hercam.files.wordpress.com/2008/11/mayas.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50897" id="Rectángulo 14" o:spid="_x0000_s1026" alt="http://neix15hercam.files.wordpress.com/2008/11/mayas.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xinix+YCAAD9BQ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615A3F">
              <w:rPr>
                <w:rFonts w:ascii="Times New Roman" w:hAnsi="Times New Roman" w:cs="Times New Roman"/>
                <w:color w:val="000000"/>
              </w:rPr>
              <w:t xml:space="preserve"> </w:t>
            </w:r>
          </w:p>
          <w:p w14:paraId="684B1C72" w14:textId="5FB23F32" w:rsidR="00FA512E" w:rsidRPr="00615A3F" w:rsidRDefault="00FA512E" w:rsidP="00615A3F">
            <w:pPr>
              <w:rPr>
                <w:rFonts w:ascii="Times New Roman" w:hAnsi="Times New Roman" w:cs="Times New Roman"/>
                <w:color w:val="000000"/>
              </w:rPr>
            </w:pPr>
            <w:r w:rsidRPr="00615A3F">
              <w:rPr>
                <w:rFonts w:ascii="Times New Roman" w:hAnsi="Times New Roman" w:cs="Times New Roman"/>
                <w:color w:val="000000"/>
              </w:rPr>
              <w:t xml:space="preserve">Además de la escritura de los </w:t>
            </w:r>
            <w:r w:rsidR="008451CE" w:rsidRPr="00615A3F">
              <w:rPr>
                <w:rFonts w:ascii="Times New Roman" w:hAnsi="Times New Roman" w:cs="Times New Roman"/>
                <w:color w:val="000000"/>
              </w:rPr>
              <w:t>números colocar</w:t>
            </w:r>
            <w:r w:rsidRPr="00615A3F">
              <w:rPr>
                <w:rFonts w:ascii="Times New Roman" w:hAnsi="Times New Roman" w:cs="Times New Roman"/>
                <w:color w:val="000000"/>
              </w:rPr>
              <w:t xml:space="preserve"> como borde una imagen del calendario de </w:t>
            </w:r>
            <w:r w:rsidR="008451CE" w:rsidRPr="00615A3F">
              <w:rPr>
                <w:rFonts w:ascii="Times New Roman" w:hAnsi="Times New Roman" w:cs="Times New Roman"/>
                <w:color w:val="000000"/>
              </w:rPr>
              <w:t>la cultura</w:t>
            </w:r>
            <w:r w:rsidRPr="00615A3F">
              <w:rPr>
                <w:rFonts w:ascii="Times New Roman" w:hAnsi="Times New Roman" w:cs="Times New Roman"/>
                <w:color w:val="000000"/>
              </w:rPr>
              <w:t xml:space="preserve"> maya.  </w:t>
            </w:r>
          </w:p>
        </w:tc>
      </w:tr>
      <w:tr w:rsidR="00FA512E" w:rsidRPr="00615A3F" w14:paraId="504582F7" w14:textId="77777777" w:rsidTr="00914AA3">
        <w:tc>
          <w:tcPr>
            <w:tcW w:w="2518" w:type="dxa"/>
          </w:tcPr>
          <w:p w14:paraId="2179F9C3"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b/>
                <w:color w:val="000000"/>
              </w:rPr>
              <w:t>Código Shutterstock (o URL o la ruta en AulaPlaneta)</w:t>
            </w:r>
          </w:p>
        </w:tc>
        <w:tc>
          <w:tcPr>
            <w:tcW w:w="6515" w:type="dxa"/>
          </w:tcPr>
          <w:p w14:paraId="5F6F6A15" w14:textId="77777777" w:rsidR="00FA512E" w:rsidRPr="00615A3F" w:rsidRDefault="00FA512E" w:rsidP="00914AA3">
            <w:pPr>
              <w:rPr>
                <w:rFonts w:ascii="Times New Roman" w:hAnsi="Times New Roman" w:cs="Times New Roman"/>
                <w:color w:val="000000"/>
              </w:rPr>
            </w:pPr>
          </w:p>
        </w:tc>
      </w:tr>
      <w:tr w:rsidR="00FA512E" w:rsidRPr="00615A3F" w14:paraId="4C8CC700" w14:textId="77777777" w:rsidTr="00914AA3">
        <w:tc>
          <w:tcPr>
            <w:tcW w:w="2518" w:type="dxa"/>
          </w:tcPr>
          <w:p w14:paraId="15BE27AF"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b/>
                <w:color w:val="000000"/>
              </w:rPr>
              <w:t>Pie de imagen</w:t>
            </w:r>
          </w:p>
        </w:tc>
        <w:tc>
          <w:tcPr>
            <w:tcW w:w="6515" w:type="dxa"/>
          </w:tcPr>
          <w:p w14:paraId="3B0511E8"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color w:val="000000"/>
              </w:rPr>
              <w:t xml:space="preserve">Sistema de Numeración Maya     </w:t>
            </w:r>
          </w:p>
        </w:tc>
      </w:tr>
    </w:tbl>
    <w:p w14:paraId="4FBB1D0C" w14:textId="77777777" w:rsidR="00FA512E" w:rsidRPr="00FA512E" w:rsidRDefault="00FA512E" w:rsidP="00FA512E">
      <w:pPr>
        <w:spacing w:after="0"/>
        <w:jc w:val="both"/>
        <w:rPr>
          <w:rFonts w:ascii="Arial" w:hAnsi="Arial" w:cs="Arial"/>
          <w:color w:val="000000"/>
        </w:rPr>
      </w:pPr>
    </w:p>
    <w:p w14:paraId="6FCAC44A" w14:textId="77777777" w:rsidR="001346BB" w:rsidRDefault="001346BB" w:rsidP="001346BB">
      <w:pPr>
        <w:spacing w:after="0"/>
        <w:jc w:val="both"/>
        <w:rPr>
          <w:rFonts w:ascii="Times New Roman" w:hAnsi="Times New Roman" w:cs="Times New Roman"/>
          <w:color w:val="000000"/>
          <w:lang w:val="es-CO"/>
        </w:rPr>
      </w:pPr>
    </w:p>
    <w:p w14:paraId="383E34E6" w14:textId="32195A53" w:rsidR="005B35C1" w:rsidRPr="001346BB" w:rsidRDefault="005B35C1" w:rsidP="00081745">
      <w:pPr>
        <w:spacing w:after="0"/>
        <w:rPr>
          <w:rFonts w:ascii="Times" w:hAnsi="Times"/>
          <w:highlight w:val="yellow"/>
          <w:lang w:val="es-CO"/>
        </w:rPr>
      </w:pPr>
    </w:p>
    <w:p w14:paraId="7CFDEAA9" w14:textId="77777777"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1.2</w:t>
      </w:r>
      <w:r w:rsidRPr="004E5E51">
        <w:rPr>
          <w:rFonts w:ascii="Times" w:hAnsi="Times"/>
          <w:b/>
        </w:rPr>
        <w:t xml:space="preserve"> </w:t>
      </w:r>
      <w:r>
        <w:rPr>
          <w:rFonts w:ascii="Times" w:hAnsi="Times"/>
          <w:b/>
        </w:rPr>
        <w:t>Sistemas de numeración multiplicativo</w:t>
      </w:r>
    </w:p>
    <w:p w14:paraId="5977A9C5" w14:textId="77777777" w:rsidR="000740E9" w:rsidRDefault="000740E9" w:rsidP="000740E9">
      <w:pPr>
        <w:spacing w:after="0"/>
        <w:rPr>
          <w:rFonts w:ascii="Times" w:hAnsi="Times"/>
          <w:b/>
        </w:rPr>
      </w:pPr>
    </w:p>
    <w:p w14:paraId="070D3E89" w14:textId="7D2E93F9" w:rsidR="00914AA3" w:rsidRPr="0052300F" w:rsidRDefault="00914AA3" w:rsidP="0052300F">
      <w:pPr>
        <w:spacing w:after="0"/>
        <w:jc w:val="both"/>
        <w:rPr>
          <w:rFonts w:ascii="Times New Roman" w:hAnsi="Times New Roman" w:cs="Times New Roman"/>
          <w:color w:val="000000"/>
          <w:shd w:val="clear" w:color="auto" w:fill="FFFFFF"/>
        </w:rPr>
      </w:pPr>
      <w:r w:rsidRPr="0052300F">
        <w:rPr>
          <w:rFonts w:ascii="Times New Roman" w:hAnsi="Times New Roman" w:cs="Times New Roman"/>
          <w:color w:val="000000"/>
          <w:shd w:val="clear" w:color="auto" w:fill="FFFFFF"/>
        </w:rPr>
        <w:t>Es una variación del sistema aditivo. Este sistema necesita un símbolo para referirse a las cifras del 0 al 9 (dependiendo de la base, esto sería en base 10) y un símbolo para las decenas, centenas, etc</w:t>
      </w:r>
      <w:r w:rsidR="0058203E">
        <w:rPr>
          <w:rFonts w:ascii="Times New Roman" w:hAnsi="Times New Roman" w:cs="Times New Roman"/>
          <w:color w:val="000000"/>
          <w:shd w:val="clear" w:color="auto" w:fill="FFFFFF"/>
        </w:rPr>
        <w:t xml:space="preserve">, </w:t>
      </w:r>
      <w:r w:rsidRPr="0052300F">
        <w:rPr>
          <w:rFonts w:ascii="Times New Roman" w:hAnsi="Times New Roman" w:cs="Times New Roman"/>
          <w:color w:val="000000"/>
          <w:shd w:val="clear" w:color="auto" w:fill="FFFFFF"/>
        </w:rPr>
        <w:t>de tal forma que se multiplica una cantidad por otra, sumando finalmente el resultado. Un ejemplo de este sistema es el</w:t>
      </w:r>
      <w:r w:rsidRPr="0052300F">
        <w:rPr>
          <w:rStyle w:val="apple-converted-space"/>
          <w:rFonts w:ascii="Times New Roman" w:hAnsi="Times New Roman" w:cs="Times New Roman"/>
          <w:color w:val="000000"/>
          <w:shd w:val="clear" w:color="auto" w:fill="FFFFFF"/>
        </w:rPr>
        <w:t> </w:t>
      </w:r>
      <w:r w:rsidRPr="0052300F">
        <w:rPr>
          <w:rStyle w:val="nfasis"/>
          <w:rFonts w:ascii="Times New Roman" w:hAnsi="Times New Roman" w:cs="Times New Roman"/>
          <w:color w:val="000000"/>
          <w:bdr w:val="none" w:sz="0" w:space="0" w:color="auto" w:frame="1"/>
        </w:rPr>
        <w:t>sistema chino</w:t>
      </w:r>
      <w:r w:rsidRPr="0052300F">
        <w:rPr>
          <w:rFonts w:ascii="Times New Roman" w:hAnsi="Times New Roman" w:cs="Times New Roman"/>
          <w:color w:val="000000"/>
          <w:shd w:val="clear" w:color="auto" w:fill="FFFFFF"/>
        </w:rPr>
        <w:t>.</w:t>
      </w:r>
    </w:p>
    <w:p w14:paraId="75BC0AA4" w14:textId="77777777" w:rsidR="00914AA3" w:rsidRDefault="00914AA3" w:rsidP="000740E9">
      <w:pPr>
        <w:spacing w:after="0"/>
        <w:rPr>
          <w:rFonts w:ascii="Helvetica" w:hAnsi="Helvetica"/>
          <w:color w:val="000000"/>
          <w:sz w:val="21"/>
          <w:szCs w:val="21"/>
          <w:shd w:val="clear" w:color="auto" w:fill="FFFFFF"/>
        </w:rPr>
      </w:pPr>
    </w:p>
    <w:tbl>
      <w:tblPr>
        <w:tblStyle w:val="Tablaconcuadrcula"/>
        <w:tblpPr w:leftFromText="141" w:rightFromText="141" w:vertAnchor="text" w:horzAnchor="margin" w:tblpY="78"/>
        <w:tblW w:w="0" w:type="auto"/>
        <w:tblLook w:val="04A0" w:firstRow="1" w:lastRow="0" w:firstColumn="1" w:lastColumn="0" w:noHBand="0" w:noVBand="1"/>
      </w:tblPr>
      <w:tblGrid>
        <w:gridCol w:w="1704"/>
        <w:gridCol w:w="7124"/>
      </w:tblGrid>
      <w:tr w:rsidR="0052300F" w:rsidRPr="00E221EB" w14:paraId="0D352C0D" w14:textId="77777777" w:rsidTr="00FD482A">
        <w:tc>
          <w:tcPr>
            <w:tcW w:w="9033" w:type="dxa"/>
            <w:gridSpan w:val="2"/>
            <w:shd w:val="clear" w:color="auto" w:fill="0D0D0D" w:themeFill="text1" w:themeFillTint="F2"/>
          </w:tcPr>
          <w:p w14:paraId="0AB64301" w14:textId="77777777" w:rsidR="0052300F" w:rsidRPr="00E221EB" w:rsidRDefault="0052300F" w:rsidP="00FD482A">
            <w:pPr>
              <w:jc w:val="center"/>
              <w:rPr>
                <w:rFonts w:ascii="Times New Roman" w:hAnsi="Times New Roman" w:cs="Times New Roman"/>
                <w:b/>
                <w:color w:val="FFFFFF" w:themeColor="background1"/>
              </w:rPr>
            </w:pPr>
            <w:r w:rsidRPr="00E221EB">
              <w:rPr>
                <w:rFonts w:ascii="Times New Roman" w:hAnsi="Times New Roman" w:cs="Times New Roman"/>
                <w:b/>
                <w:color w:val="FFFFFF" w:themeColor="background1"/>
              </w:rPr>
              <w:t>Imagen (fotografía, gráfica o ilustración)</w:t>
            </w:r>
          </w:p>
        </w:tc>
      </w:tr>
      <w:tr w:rsidR="0052300F" w:rsidRPr="00E221EB" w14:paraId="59284A07" w14:textId="77777777" w:rsidTr="00FD482A">
        <w:tc>
          <w:tcPr>
            <w:tcW w:w="2518" w:type="dxa"/>
          </w:tcPr>
          <w:p w14:paraId="4BE7990C" w14:textId="77777777" w:rsidR="0052300F" w:rsidRPr="00E221EB" w:rsidRDefault="0052300F" w:rsidP="00FD482A">
            <w:pPr>
              <w:rPr>
                <w:rFonts w:ascii="Times New Roman" w:hAnsi="Times New Roman" w:cs="Times New Roman"/>
                <w:b/>
                <w:color w:val="000000"/>
              </w:rPr>
            </w:pPr>
            <w:r w:rsidRPr="00E221EB">
              <w:rPr>
                <w:rFonts w:ascii="Times New Roman" w:hAnsi="Times New Roman" w:cs="Times New Roman"/>
                <w:b/>
                <w:color w:val="000000"/>
              </w:rPr>
              <w:t>Código</w:t>
            </w:r>
          </w:p>
        </w:tc>
        <w:tc>
          <w:tcPr>
            <w:tcW w:w="6515" w:type="dxa"/>
          </w:tcPr>
          <w:p w14:paraId="0EE743FF" w14:textId="4D7808E9" w:rsidR="0052300F" w:rsidRPr="00E221EB" w:rsidRDefault="00E843C2" w:rsidP="00FD482A">
            <w:pPr>
              <w:rPr>
                <w:rFonts w:ascii="Times New Roman" w:hAnsi="Times New Roman" w:cs="Times New Roman"/>
                <w:b/>
                <w:color w:val="000000"/>
              </w:rPr>
            </w:pPr>
            <w:r w:rsidRPr="00E221EB">
              <w:rPr>
                <w:rFonts w:ascii="Times New Roman" w:hAnsi="Times New Roman" w:cs="Times New Roman"/>
                <w:color w:val="000000"/>
              </w:rPr>
              <w:t>MA_06_02_CO_</w:t>
            </w:r>
            <w:r w:rsidR="00C14137" w:rsidRPr="00E221EB">
              <w:rPr>
                <w:rFonts w:ascii="Times New Roman" w:hAnsi="Times New Roman" w:cs="Times New Roman"/>
                <w:color w:val="000000"/>
              </w:rPr>
              <w:t>IMG07</w:t>
            </w:r>
          </w:p>
        </w:tc>
      </w:tr>
      <w:tr w:rsidR="0052300F" w:rsidRPr="00E221EB" w14:paraId="1B483F5D" w14:textId="77777777" w:rsidTr="00FD482A">
        <w:tc>
          <w:tcPr>
            <w:tcW w:w="2518" w:type="dxa"/>
          </w:tcPr>
          <w:p w14:paraId="79ACD7D0"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t>Descripción</w:t>
            </w:r>
          </w:p>
        </w:tc>
        <w:tc>
          <w:tcPr>
            <w:tcW w:w="6515" w:type="dxa"/>
          </w:tcPr>
          <w:p w14:paraId="76E04EA1"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color w:val="000000"/>
              </w:rPr>
              <w:t xml:space="preserve"> </w:t>
            </w:r>
          </w:p>
          <w:p w14:paraId="1635714C" w14:textId="731163A5" w:rsidR="0052300F" w:rsidRPr="00E221EB" w:rsidRDefault="0052300F" w:rsidP="00E221EB">
            <w:pPr>
              <w:ind w:left="907"/>
              <w:rPr>
                <w:rFonts w:ascii="Times New Roman" w:hAnsi="Times New Roman" w:cs="Times New Roman"/>
                <w:color w:val="000000"/>
              </w:rPr>
            </w:pPr>
            <w:r w:rsidRPr="00E221EB">
              <w:rPr>
                <w:noProof/>
                <w:lang w:val="es-CO" w:eastAsia="es-CO"/>
              </w:rPr>
              <w:drawing>
                <wp:inline distT="0" distB="0" distL="0" distR="0" wp14:anchorId="7B7D9BE3" wp14:editId="1CD240F0">
                  <wp:extent cx="3810000" cy="1066800"/>
                  <wp:effectExtent l="0" t="0" r="0" b="0"/>
                  <wp:docPr id="22" name="Imagen 22" descr="ch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i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r w:rsidRPr="00E221EB">
              <w:rPr>
                <w:rFonts w:ascii="Times New Roman" w:hAnsi="Times New Roman" w:cs="Times New Roman"/>
                <w:color w:val="000000"/>
              </w:rPr>
              <w:t xml:space="preserve">Además de la escritura de los </w:t>
            </w:r>
            <w:r w:rsidR="00F8461B" w:rsidRPr="00E221EB">
              <w:rPr>
                <w:rFonts w:ascii="Times New Roman" w:hAnsi="Times New Roman" w:cs="Times New Roman"/>
                <w:color w:val="000000"/>
              </w:rPr>
              <w:t>números colocar</w:t>
            </w:r>
            <w:r w:rsidRPr="00E221EB">
              <w:rPr>
                <w:rFonts w:ascii="Times New Roman" w:hAnsi="Times New Roman" w:cs="Times New Roman"/>
                <w:color w:val="000000"/>
              </w:rPr>
              <w:t xml:space="preserve"> como borde una imagen del calendario chino.</w:t>
            </w:r>
          </w:p>
        </w:tc>
      </w:tr>
      <w:tr w:rsidR="0052300F" w:rsidRPr="00E221EB" w14:paraId="316B29D7" w14:textId="77777777" w:rsidTr="00FD482A">
        <w:tc>
          <w:tcPr>
            <w:tcW w:w="2518" w:type="dxa"/>
          </w:tcPr>
          <w:p w14:paraId="3DB38297"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t xml:space="preserve">Código Shutterstock (o URL o la ruta </w:t>
            </w:r>
            <w:r w:rsidRPr="00E221EB">
              <w:rPr>
                <w:rFonts w:ascii="Times New Roman" w:hAnsi="Times New Roman" w:cs="Times New Roman"/>
                <w:b/>
                <w:color w:val="000000"/>
              </w:rPr>
              <w:lastRenderedPageBreak/>
              <w:t>en AulaPlaneta)</w:t>
            </w:r>
          </w:p>
        </w:tc>
        <w:tc>
          <w:tcPr>
            <w:tcW w:w="6515" w:type="dxa"/>
          </w:tcPr>
          <w:p w14:paraId="2AA5B05A" w14:textId="77777777" w:rsidR="0052300F" w:rsidRPr="00E221EB" w:rsidRDefault="0052300F" w:rsidP="00FD482A">
            <w:pPr>
              <w:rPr>
                <w:rFonts w:ascii="Times New Roman" w:hAnsi="Times New Roman" w:cs="Times New Roman"/>
                <w:color w:val="000000"/>
              </w:rPr>
            </w:pPr>
          </w:p>
        </w:tc>
      </w:tr>
      <w:tr w:rsidR="0052300F" w:rsidRPr="00E221EB" w14:paraId="3C1FA6C4" w14:textId="77777777" w:rsidTr="00FD482A">
        <w:tc>
          <w:tcPr>
            <w:tcW w:w="2518" w:type="dxa"/>
          </w:tcPr>
          <w:p w14:paraId="7730D8F8"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lastRenderedPageBreak/>
              <w:t>Pie de imagen</w:t>
            </w:r>
          </w:p>
        </w:tc>
        <w:tc>
          <w:tcPr>
            <w:tcW w:w="6515" w:type="dxa"/>
          </w:tcPr>
          <w:p w14:paraId="2800A751" w14:textId="1D827F13" w:rsidR="0052300F" w:rsidRPr="00E221EB" w:rsidRDefault="0052300F" w:rsidP="0052300F">
            <w:pPr>
              <w:rPr>
                <w:rFonts w:ascii="Times New Roman" w:hAnsi="Times New Roman" w:cs="Times New Roman"/>
                <w:color w:val="000000"/>
              </w:rPr>
            </w:pPr>
            <w:r w:rsidRPr="00E221EB">
              <w:rPr>
                <w:rFonts w:ascii="Times New Roman" w:hAnsi="Times New Roman" w:cs="Times New Roman"/>
                <w:color w:val="000000"/>
              </w:rPr>
              <w:t xml:space="preserve">Sistema de Numeración Chino     </w:t>
            </w:r>
          </w:p>
        </w:tc>
      </w:tr>
    </w:tbl>
    <w:p w14:paraId="49F12EA9" w14:textId="77777777" w:rsidR="00914AA3" w:rsidRDefault="00914AA3" w:rsidP="000740E9">
      <w:pPr>
        <w:spacing w:after="0"/>
        <w:rPr>
          <w:rFonts w:ascii="Helvetica" w:hAnsi="Helvetica"/>
          <w:color w:val="000000"/>
          <w:sz w:val="21"/>
          <w:szCs w:val="21"/>
          <w:shd w:val="clear" w:color="auto" w:fill="FFFFFF"/>
        </w:rPr>
      </w:pPr>
    </w:p>
    <w:p w14:paraId="4F5294C3" w14:textId="47667B09" w:rsidR="006410C1" w:rsidRDefault="00914AA3" w:rsidP="0052300F">
      <w:pPr>
        <w:spacing w:after="0"/>
        <w:jc w:val="both"/>
        <w:rPr>
          <w:rFonts w:ascii="Times" w:hAnsi="Times"/>
        </w:rPr>
      </w:pPr>
      <w:r>
        <w:rPr>
          <w:rFonts w:ascii="Helvetica" w:hAnsi="Helvetica"/>
          <w:color w:val="000000"/>
          <w:sz w:val="21"/>
          <w:szCs w:val="21"/>
        </w:rPr>
        <w:br/>
      </w:r>
      <w:r w:rsidR="0052300F" w:rsidRPr="0052300F">
        <w:rPr>
          <w:rFonts w:ascii="Times" w:hAnsi="Times"/>
        </w:rPr>
        <w:t xml:space="preserve">En el siguiente ejemplo vemos como se representa el número 79.560 en el sistema multiplicativo chino. </w:t>
      </w:r>
    </w:p>
    <w:p w14:paraId="7607099F" w14:textId="77777777" w:rsidR="0052300F" w:rsidRDefault="0052300F" w:rsidP="0052300F">
      <w:pPr>
        <w:spacing w:after="0"/>
        <w:jc w:val="both"/>
        <w:rPr>
          <w:rFonts w:ascii="Times" w:hAnsi="Times"/>
        </w:rPr>
      </w:pPr>
    </w:p>
    <w:tbl>
      <w:tblPr>
        <w:tblStyle w:val="Tablaconcuadrcula"/>
        <w:tblpPr w:leftFromText="141" w:rightFromText="141" w:vertAnchor="text" w:horzAnchor="margin" w:tblpY="78"/>
        <w:tblW w:w="0" w:type="auto"/>
        <w:tblLook w:val="04A0" w:firstRow="1" w:lastRow="0" w:firstColumn="1" w:lastColumn="0" w:noHBand="0" w:noVBand="1"/>
      </w:tblPr>
      <w:tblGrid>
        <w:gridCol w:w="2362"/>
        <w:gridCol w:w="6466"/>
      </w:tblGrid>
      <w:tr w:rsidR="0052300F" w:rsidRPr="00FA512E" w14:paraId="47E50DEC" w14:textId="77777777" w:rsidTr="00FD482A">
        <w:tc>
          <w:tcPr>
            <w:tcW w:w="9033" w:type="dxa"/>
            <w:gridSpan w:val="2"/>
            <w:shd w:val="clear" w:color="auto" w:fill="0D0D0D" w:themeFill="text1" w:themeFillTint="F2"/>
          </w:tcPr>
          <w:p w14:paraId="01CD9BF7" w14:textId="77777777" w:rsidR="0052300F" w:rsidRPr="00FA512E" w:rsidRDefault="0052300F" w:rsidP="00FD482A">
            <w:pPr>
              <w:jc w:val="center"/>
              <w:rPr>
                <w:rFonts w:ascii="Times New Roman" w:hAnsi="Times New Roman" w:cs="Times New Roman"/>
                <w:b/>
                <w:color w:val="FFFFFF" w:themeColor="background1"/>
                <w:sz w:val="24"/>
                <w:szCs w:val="24"/>
              </w:rPr>
            </w:pPr>
            <w:r w:rsidRPr="00FA512E">
              <w:rPr>
                <w:rFonts w:ascii="Times New Roman" w:hAnsi="Times New Roman" w:cs="Times New Roman"/>
                <w:b/>
                <w:color w:val="FFFFFF" w:themeColor="background1"/>
                <w:sz w:val="24"/>
                <w:szCs w:val="24"/>
              </w:rPr>
              <w:t>Imagen (fotografía, gráfica o ilustración)</w:t>
            </w:r>
          </w:p>
        </w:tc>
      </w:tr>
      <w:tr w:rsidR="0052300F" w:rsidRPr="00FA512E" w14:paraId="1B557FD2" w14:textId="77777777" w:rsidTr="00FD482A">
        <w:tc>
          <w:tcPr>
            <w:tcW w:w="2518" w:type="dxa"/>
          </w:tcPr>
          <w:p w14:paraId="3954039C" w14:textId="77777777" w:rsidR="0052300F" w:rsidRPr="00FA512E" w:rsidRDefault="0052300F" w:rsidP="00FD482A">
            <w:pPr>
              <w:rPr>
                <w:rFonts w:ascii="Times New Roman" w:hAnsi="Times New Roman" w:cs="Times New Roman"/>
                <w:b/>
                <w:color w:val="000000"/>
                <w:sz w:val="24"/>
                <w:szCs w:val="24"/>
              </w:rPr>
            </w:pPr>
            <w:r w:rsidRPr="00FA512E">
              <w:rPr>
                <w:rFonts w:ascii="Times New Roman" w:hAnsi="Times New Roman" w:cs="Times New Roman"/>
                <w:b/>
                <w:color w:val="000000"/>
                <w:sz w:val="24"/>
                <w:szCs w:val="24"/>
              </w:rPr>
              <w:t>Código</w:t>
            </w:r>
          </w:p>
        </w:tc>
        <w:tc>
          <w:tcPr>
            <w:tcW w:w="6515" w:type="dxa"/>
          </w:tcPr>
          <w:p w14:paraId="671B3F3A" w14:textId="7A703175" w:rsidR="0052300F" w:rsidRPr="00FA512E" w:rsidRDefault="00E843C2" w:rsidP="00FD482A">
            <w:pPr>
              <w:rPr>
                <w:rFonts w:ascii="Times New Roman" w:hAnsi="Times New Roman" w:cs="Times New Roman"/>
                <w:b/>
                <w:color w:val="000000"/>
                <w:sz w:val="24"/>
                <w:szCs w:val="24"/>
              </w:rPr>
            </w:pPr>
            <w:r>
              <w:rPr>
                <w:rFonts w:ascii="Times New Roman" w:hAnsi="Times New Roman" w:cs="Times New Roman"/>
                <w:color w:val="000000"/>
              </w:rPr>
              <w:t>MA_06_02_CO_</w:t>
            </w:r>
            <w:r w:rsidR="00C14137">
              <w:rPr>
                <w:rFonts w:ascii="Times New Roman" w:hAnsi="Times New Roman" w:cs="Times New Roman"/>
                <w:color w:val="000000"/>
                <w:sz w:val="24"/>
                <w:szCs w:val="24"/>
              </w:rPr>
              <w:t>IMG08</w:t>
            </w:r>
          </w:p>
        </w:tc>
      </w:tr>
      <w:tr w:rsidR="0052300F" w:rsidRPr="00FA512E" w14:paraId="0A14DA1D" w14:textId="77777777" w:rsidTr="00FD482A">
        <w:tc>
          <w:tcPr>
            <w:tcW w:w="2518" w:type="dxa"/>
          </w:tcPr>
          <w:p w14:paraId="3A155668"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t>Descripción</w:t>
            </w:r>
          </w:p>
        </w:tc>
        <w:tc>
          <w:tcPr>
            <w:tcW w:w="6515" w:type="dxa"/>
          </w:tcPr>
          <w:p w14:paraId="5FA0B9AF" w14:textId="6A48B15E" w:rsidR="0052300F" w:rsidRPr="00FA512E" w:rsidRDefault="0052300F" w:rsidP="00FD482A">
            <w:pPr>
              <w:rPr>
                <w:rFonts w:ascii="Times New Roman" w:hAnsi="Times New Roman" w:cs="Times New Roman"/>
                <w:color w:val="000000"/>
                <w:sz w:val="24"/>
                <w:szCs w:val="24"/>
              </w:rPr>
            </w:pPr>
            <w:r w:rsidRPr="00FA512E">
              <w:rPr>
                <w:rFonts w:ascii="Times New Roman" w:hAnsi="Times New Roman" w:cs="Times New Roman"/>
                <w:color w:val="000000"/>
                <w:sz w:val="24"/>
                <w:szCs w:val="24"/>
              </w:rPr>
              <w:t xml:space="preserve"> </w:t>
            </w:r>
            <w:r w:rsidRPr="0052300F">
              <w:rPr>
                <w:rFonts w:ascii="Times" w:hAnsi="Times"/>
                <w:b/>
                <w:noProof/>
                <w:lang w:val="es-CO" w:eastAsia="es-CO"/>
              </w:rPr>
              <w:drawing>
                <wp:inline distT="0" distB="0" distL="0" distR="0" wp14:anchorId="01C95F9C" wp14:editId="5D000905">
                  <wp:extent cx="3739936" cy="1066800"/>
                  <wp:effectExtent l="0" t="0" r="0" b="0"/>
                  <wp:docPr id="38916" name="Picture 11" descr="~AUT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Picture 11" descr="~AUT00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1420" cy="1067223"/>
                          </a:xfrm>
                          <a:prstGeom prst="rect">
                            <a:avLst/>
                          </a:prstGeom>
                          <a:noFill/>
                          <a:ln>
                            <a:noFill/>
                          </a:ln>
                          <a:extLst/>
                        </pic:spPr>
                      </pic:pic>
                    </a:graphicData>
                  </a:graphic>
                </wp:inline>
              </w:drawing>
            </w:r>
          </w:p>
          <w:p w14:paraId="3400499D" w14:textId="009F8A41" w:rsidR="0052300F" w:rsidRPr="00FA512E" w:rsidRDefault="0052300F" w:rsidP="0052300F">
            <w:pPr>
              <w:ind w:left="708"/>
              <w:rPr>
                <w:rFonts w:ascii="Times New Roman" w:hAnsi="Times New Roman" w:cs="Times New Roman"/>
                <w:color w:val="000000"/>
                <w:sz w:val="24"/>
                <w:szCs w:val="24"/>
              </w:rPr>
            </w:pPr>
            <w:r w:rsidRPr="00FA512E">
              <w:rPr>
                <w:rFonts w:ascii="Times New Roman" w:hAnsi="Times New Roman" w:cs="Times New Roman"/>
                <w:color w:val="000000"/>
                <w:sz w:val="24"/>
                <w:szCs w:val="24"/>
              </w:rPr>
              <w:t xml:space="preserve">   </w:t>
            </w:r>
            <w:r>
              <w:rPr>
                <w:rFonts w:ascii="Times New Roman" w:hAnsi="Times New Roman" w:cs="Times New Roman"/>
                <w:color w:val="000000"/>
                <w:sz w:val="24"/>
                <w:szCs w:val="24"/>
              </w:rPr>
              <w:t>La imagen debe ser legible con las palabras y los números</w:t>
            </w:r>
            <w:r w:rsidR="00C12105">
              <w:rPr>
                <w:rFonts w:ascii="Times New Roman" w:hAnsi="Times New Roman" w:cs="Times New Roman"/>
                <w:color w:val="000000"/>
                <w:sz w:val="24"/>
                <w:szCs w:val="24"/>
              </w:rPr>
              <w:t xml:space="preserve"> en un recuadro de color. </w:t>
            </w:r>
          </w:p>
        </w:tc>
      </w:tr>
      <w:tr w:rsidR="0052300F" w:rsidRPr="00FA512E" w14:paraId="4DFF8924" w14:textId="77777777" w:rsidTr="00FD482A">
        <w:tc>
          <w:tcPr>
            <w:tcW w:w="2518" w:type="dxa"/>
          </w:tcPr>
          <w:p w14:paraId="5D004859"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t>Código Shutterstock (o URL o la ruta en AulaPlaneta)</w:t>
            </w:r>
          </w:p>
        </w:tc>
        <w:tc>
          <w:tcPr>
            <w:tcW w:w="6515" w:type="dxa"/>
          </w:tcPr>
          <w:p w14:paraId="6EE478EA" w14:textId="77777777" w:rsidR="0052300F" w:rsidRPr="00FA512E" w:rsidRDefault="0052300F" w:rsidP="00FD482A">
            <w:pPr>
              <w:rPr>
                <w:rFonts w:ascii="Times New Roman" w:hAnsi="Times New Roman" w:cs="Times New Roman"/>
                <w:color w:val="000000"/>
                <w:sz w:val="24"/>
                <w:szCs w:val="24"/>
              </w:rPr>
            </w:pPr>
          </w:p>
        </w:tc>
      </w:tr>
      <w:tr w:rsidR="0052300F" w:rsidRPr="00FA512E" w14:paraId="02900CC4" w14:textId="77777777" w:rsidTr="00FD482A">
        <w:tc>
          <w:tcPr>
            <w:tcW w:w="2518" w:type="dxa"/>
          </w:tcPr>
          <w:p w14:paraId="5F3D05B7"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t>Pie de imagen</w:t>
            </w:r>
          </w:p>
        </w:tc>
        <w:tc>
          <w:tcPr>
            <w:tcW w:w="6515" w:type="dxa"/>
          </w:tcPr>
          <w:p w14:paraId="43111CF0" w14:textId="076D4538" w:rsidR="0052300F" w:rsidRPr="00FA512E" w:rsidRDefault="0052300F" w:rsidP="00E221EB">
            <w:pPr>
              <w:rPr>
                <w:rFonts w:ascii="Times New Roman" w:hAnsi="Times New Roman" w:cs="Times New Roman"/>
                <w:color w:val="000000"/>
                <w:sz w:val="24"/>
                <w:szCs w:val="24"/>
              </w:rPr>
            </w:pPr>
            <w:r>
              <w:rPr>
                <w:rFonts w:ascii="Times New Roman" w:hAnsi="Times New Roman" w:cs="Times New Roman"/>
                <w:color w:val="000000"/>
                <w:sz w:val="24"/>
                <w:szCs w:val="24"/>
              </w:rPr>
              <w:t>Número 79</w:t>
            </w:r>
            <w:r w:rsidR="00E221E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564 en el </w:t>
            </w:r>
            <w:r w:rsidRPr="00FA512E">
              <w:rPr>
                <w:rFonts w:ascii="Times New Roman" w:hAnsi="Times New Roman" w:cs="Times New Roman"/>
                <w:color w:val="000000"/>
                <w:sz w:val="24"/>
                <w:szCs w:val="24"/>
              </w:rPr>
              <w:t xml:space="preserve">Sistema de Numeración </w:t>
            </w:r>
            <w:r>
              <w:rPr>
                <w:rFonts w:ascii="Times New Roman" w:hAnsi="Times New Roman" w:cs="Times New Roman"/>
                <w:color w:val="000000"/>
                <w:sz w:val="24"/>
                <w:szCs w:val="24"/>
              </w:rPr>
              <w:t>Chino</w:t>
            </w:r>
            <w:r w:rsidRPr="00FA512E">
              <w:rPr>
                <w:rFonts w:ascii="Times New Roman" w:hAnsi="Times New Roman" w:cs="Times New Roman"/>
                <w:color w:val="000000"/>
                <w:sz w:val="24"/>
                <w:szCs w:val="24"/>
              </w:rPr>
              <w:t xml:space="preserve">     </w:t>
            </w:r>
          </w:p>
        </w:tc>
      </w:tr>
    </w:tbl>
    <w:p w14:paraId="3251C03D" w14:textId="77777777" w:rsidR="0052300F" w:rsidRDefault="0052300F" w:rsidP="000740E9">
      <w:pPr>
        <w:spacing w:after="0"/>
        <w:rPr>
          <w:rFonts w:ascii="Times" w:hAnsi="Times"/>
          <w:b/>
        </w:rPr>
      </w:pPr>
    </w:p>
    <w:tbl>
      <w:tblPr>
        <w:tblStyle w:val="Tablaconcuadrcula"/>
        <w:tblW w:w="0" w:type="auto"/>
        <w:tblLook w:val="04A0" w:firstRow="1" w:lastRow="0" w:firstColumn="1" w:lastColumn="0" w:noHBand="0" w:noVBand="1"/>
      </w:tblPr>
      <w:tblGrid>
        <w:gridCol w:w="2466"/>
        <w:gridCol w:w="6362"/>
      </w:tblGrid>
      <w:tr w:rsidR="00B162A5" w:rsidRPr="005D1738" w14:paraId="6E385522" w14:textId="77777777" w:rsidTr="00F33645">
        <w:tc>
          <w:tcPr>
            <w:tcW w:w="9033" w:type="dxa"/>
            <w:gridSpan w:val="2"/>
            <w:shd w:val="clear" w:color="auto" w:fill="000000" w:themeFill="text1"/>
          </w:tcPr>
          <w:p w14:paraId="0D9D7FB1" w14:textId="77777777" w:rsidR="00B162A5" w:rsidRPr="005D1738" w:rsidRDefault="00B162A5" w:rsidP="00F336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B162A5" w14:paraId="015F8ED0" w14:textId="77777777" w:rsidTr="00F33645">
        <w:tc>
          <w:tcPr>
            <w:tcW w:w="2518" w:type="dxa"/>
          </w:tcPr>
          <w:p w14:paraId="0226DD29" w14:textId="77777777" w:rsidR="00B162A5" w:rsidRPr="00053744" w:rsidRDefault="00B162A5" w:rsidP="00F336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7FF1F46" w14:textId="7526C4CA" w:rsidR="00B162A5" w:rsidRPr="00053744" w:rsidRDefault="00B162A5" w:rsidP="000169FE">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20</w:t>
            </w:r>
          </w:p>
        </w:tc>
      </w:tr>
      <w:tr w:rsidR="00B162A5" w14:paraId="19AE470A" w14:textId="77777777" w:rsidTr="00F33645">
        <w:tc>
          <w:tcPr>
            <w:tcW w:w="2518" w:type="dxa"/>
          </w:tcPr>
          <w:p w14:paraId="49F66587" w14:textId="77777777" w:rsidR="00B162A5" w:rsidRDefault="00B162A5" w:rsidP="00F3364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CA1CD14" w14:textId="51BCC7D5" w:rsidR="00B162A5" w:rsidRPr="000719EE" w:rsidRDefault="00B162A5" w:rsidP="00F33645">
            <w:pPr>
              <w:rPr>
                <w:rFonts w:ascii="Arial" w:hAnsi="Arial" w:cs="Arial"/>
                <w:sz w:val="18"/>
                <w:szCs w:val="18"/>
                <w:lang w:val="es-ES_tradnl"/>
              </w:rPr>
            </w:pPr>
            <w:r>
              <w:rPr>
                <w:rFonts w:ascii="Arial" w:hAnsi="Arial" w:cs="Arial"/>
                <w:sz w:val="18"/>
                <w:szCs w:val="18"/>
                <w:lang w:val="es-ES_tradnl"/>
              </w:rPr>
              <w:t xml:space="preserve">Sistema de numeración Chino </w:t>
            </w:r>
          </w:p>
          <w:p w14:paraId="36453FD3" w14:textId="77777777" w:rsidR="00B162A5" w:rsidRDefault="00B162A5" w:rsidP="00F33645">
            <w:pPr>
              <w:rPr>
                <w:rFonts w:ascii="Times New Roman" w:hAnsi="Times New Roman" w:cs="Times New Roman"/>
                <w:color w:val="000000"/>
              </w:rPr>
            </w:pPr>
          </w:p>
        </w:tc>
      </w:tr>
      <w:tr w:rsidR="00B162A5" w14:paraId="2BB706D5" w14:textId="77777777" w:rsidTr="00F33645">
        <w:tc>
          <w:tcPr>
            <w:tcW w:w="2518" w:type="dxa"/>
          </w:tcPr>
          <w:p w14:paraId="4DE805C0" w14:textId="77777777" w:rsidR="00B162A5" w:rsidRDefault="00B162A5" w:rsidP="00F336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A87EDB4" w14:textId="2769071C" w:rsidR="00B162A5" w:rsidRPr="005F5791" w:rsidRDefault="00B162A5" w:rsidP="00B162A5">
            <w:pPr>
              <w:rPr>
                <w:rFonts w:ascii="Times New Roman" w:hAnsi="Times New Roman" w:cs="Times New Roman"/>
                <w:color w:val="000000"/>
                <w:lang w:val="es-ES_tradnl"/>
              </w:rPr>
            </w:pPr>
            <w:r>
              <w:rPr>
                <w:rFonts w:ascii="Arial" w:hAnsi="Arial" w:cs="Arial"/>
                <w:sz w:val="18"/>
                <w:szCs w:val="18"/>
                <w:lang w:val="es-ES_tradnl"/>
              </w:rPr>
              <w:t>Esta actividad permite que los estudiantes generen un portafolio de números telefónicos escribiéndolos en el sistema de numeración Chino</w:t>
            </w:r>
          </w:p>
        </w:tc>
      </w:tr>
    </w:tbl>
    <w:p w14:paraId="50B3EE6F" w14:textId="2037EBAD" w:rsidR="0052300F" w:rsidRDefault="0052300F" w:rsidP="000740E9">
      <w:pPr>
        <w:spacing w:after="0"/>
        <w:rPr>
          <w:rFonts w:ascii="Times" w:hAnsi="Times"/>
          <w:b/>
        </w:rPr>
      </w:pPr>
    </w:p>
    <w:p w14:paraId="2E21ED29" w14:textId="77777777" w:rsidR="006410C1" w:rsidRDefault="006410C1" w:rsidP="000740E9">
      <w:pPr>
        <w:spacing w:after="0"/>
        <w:rPr>
          <w:rFonts w:ascii="Times" w:hAnsi="Times"/>
          <w:b/>
        </w:rPr>
      </w:pPr>
    </w:p>
    <w:p w14:paraId="563AA8B0" w14:textId="0F365026" w:rsidR="006410C1" w:rsidRPr="00914966" w:rsidRDefault="006410C1" w:rsidP="006410C1">
      <w:pPr>
        <w:autoSpaceDE w:val="0"/>
        <w:autoSpaceDN w:val="0"/>
        <w:adjustRightInd w:val="0"/>
        <w:spacing w:after="0"/>
        <w:rPr>
          <w:rFonts w:ascii="Times New Roman" w:hAnsi="Times New Roman" w:cs="Times New Roman"/>
          <w:b/>
          <w:color w:val="000000"/>
          <w:lang w:val="es-CO"/>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1.2.1</w:t>
      </w:r>
      <w:r w:rsidRPr="004E5E51">
        <w:rPr>
          <w:rFonts w:ascii="Times" w:hAnsi="Times"/>
          <w:b/>
        </w:rPr>
        <w:t xml:space="preserve"> </w:t>
      </w:r>
      <w:r w:rsidRPr="00914966">
        <w:rPr>
          <w:rFonts w:ascii="Times New Roman" w:hAnsi="Times New Roman" w:cs="Times New Roman"/>
          <w:b/>
          <w:color w:val="000000"/>
          <w:lang w:val="es-CO"/>
        </w:rPr>
        <w:t xml:space="preserve">Sistema de numeración Babilonio </w:t>
      </w:r>
    </w:p>
    <w:p w14:paraId="236659D5" w14:textId="77777777" w:rsidR="006410C1" w:rsidRPr="00914966" w:rsidRDefault="006410C1" w:rsidP="006410C1">
      <w:pPr>
        <w:autoSpaceDE w:val="0"/>
        <w:autoSpaceDN w:val="0"/>
        <w:adjustRightInd w:val="0"/>
        <w:spacing w:after="0"/>
        <w:rPr>
          <w:rFonts w:ascii="Times New Roman" w:hAnsi="Times New Roman" w:cs="Times New Roman"/>
          <w:b/>
          <w:color w:val="000000"/>
          <w:lang w:val="es-CO"/>
        </w:rPr>
      </w:pPr>
    </w:p>
    <w:p w14:paraId="2890F774" w14:textId="77777777" w:rsidR="006410C1" w:rsidRDefault="006410C1" w:rsidP="006410C1">
      <w:pPr>
        <w:autoSpaceDE w:val="0"/>
        <w:autoSpaceDN w:val="0"/>
        <w:adjustRightInd w:val="0"/>
        <w:spacing w:after="0"/>
        <w:jc w:val="both"/>
        <w:rPr>
          <w:rFonts w:ascii="Times New Roman" w:hAnsi="Times New Roman" w:cs="Times New Roman"/>
          <w:color w:val="000000"/>
          <w:lang w:val="es-CO"/>
        </w:rPr>
      </w:pPr>
      <w:r w:rsidRPr="000740E9">
        <w:rPr>
          <w:rFonts w:ascii="Times New Roman" w:hAnsi="Times New Roman" w:cs="Times New Roman"/>
          <w:color w:val="000000"/>
          <w:lang w:val="es-CO"/>
        </w:rPr>
        <w:t xml:space="preserve">Los antiguos Sumerios construyeron una aritmética para elaborar un calendario 5700 años antes de Cristo; ellos mismos desarrollaron un sistema numérico con 60 símbolos que luego fue heredado y utilizado con mucha habilidad por los babilonios. </w:t>
      </w:r>
      <w:r>
        <w:rPr>
          <w:rFonts w:ascii="Times New Roman" w:hAnsi="Times New Roman" w:cs="Times New Roman"/>
          <w:color w:val="000000"/>
          <w:lang w:val="es-CO"/>
        </w:rPr>
        <w:t xml:space="preserve">Ellos </w:t>
      </w:r>
      <w:r w:rsidRPr="000740E9">
        <w:rPr>
          <w:rFonts w:ascii="Times New Roman" w:hAnsi="Times New Roman" w:cs="Times New Roman"/>
          <w:color w:val="000000"/>
          <w:lang w:val="es-CO"/>
        </w:rPr>
        <w:t xml:space="preserve">habitaban en la antigua Mesopotamia, región que hoy corresponde a Irak. </w:t>
      </w:r>
    </w:p>
    <w:p w14:paraId="020934E0" w14:textId="77777777" w:rsidR="005F353E" w:rsidRPr="000740E9" w:rsidRDefault="005F353E" w:rsidP="006410C1">
      <w:pPr>
        <w:autoSpaceDE w:val="0"/>
        <w:autoSpaceDN w:val="0"/>
        <w:adjustRightInd w:val="0"/>
        <w:spacing w:after="0"/>
        <w:jc w:val="both"/>
        <w:rPr>
          <w:rFonts w:ascii="Times New Roman" w:hAnsi="Times New Roman" w:cs="Times New Roman"/>
          <w:color w:val="000000"/>
          <w:lang w:val="es-CO"/>
        </w:rPr>
      </w:pPr>
    </w:p>
    <w:p w14:paraId="5C71E405" w14:textId="77777777" w:rsidR="006410C1" w:rsidRDefault="006410C1" w:rsidP="006410C1">
      <w:pPr>
        <w:spacing w:after="0"/>
        <w:jc w:val="both"/>
        <w:rPr>
          <w:rFonts w:ascii="Times New Roman" w:hAnsi="Times New Roman" w:cs="Times New Roman"/>
          <w:color w:val="000000"/>
          <w:lang w:val="es-CO"/>
        </w:rPr>
      </w:pPr>
      <w:r w:rsidRPr="00914966">
        <w:rPr>
          <w:rFonts w:ascii="Times New Roman" w:hAnsi="Times New Roman" w:cs="Times New Roman"/>
          <w:color w:val="000000"/>
          <w:lang w:val="es-CO"/>
        </w:rPr>
        <w:t>Como en otras culturas, fueron los astrónomos babilonios quienes desarrollaron su sistema de numeración. Los 59 primeros números se representan en una forma decimal. La cuña vertical representaba la unidad, la cuña horizontal diez unidades.</w:t>
      </w:r>
    </w:p>
    <w:p w14:paraId="363E2E3F" w14:textId="77777777" w:rsidR="005F353E" w:rsidRPr="00914966" w:rsidRDefault="005F353E" w:rsidP="006410C1">
      <w:pPr>
        <w:spacing w:after="0"/>
        <w:jc w:val="both"/>
        <w:rPr>
          <w:rFonts w:ascii="Times New Roman" w:hAnsi="Times New Roman" w:cs="Times New Roman"/>
          <w:color w:val="000000"/>
          <w:lang w:val="es-CO"/>
        </w:rPr>
      </w:pPr>
    </w:p>
    <w:p w14:paraId="18458D94" w14:textId="4F346B3F" w:rsidR="006410C1" w:rsidRPr="00914966" w:rsidRDefault="006410C1" w:rsidP="006410C1">
      <w:pPr>
        <w:spacing w:after="0"/>
        <w:jc w:val="both"/>
        <w:rPr>
          <w:rFonts w:ascii="Times New Roman" w:hAnsi="Times New Roman" w:cs="Times New Roman"/>
          <w:color w:val="000000"/>
          <w:lang w:val="es-CO"/>
        </w:rPr>
      </w:pPr>
      <w:r w:rsidRPr="00914966">
        <w:rPr>
          <w:rFonts w:ascii="Times New Roman" w:hAnsi="Times New Roman" w:cs="Times New Roman"/>
        </w:rPr>
        <w:t xml:space="preserve">Los demás números se formaban escribiendo estos símbolos en distintas combinaciones. En el año 1700 </w:t>
      </w:r>
      <w:r w:rsidR="0058203E">
        <w:rPr>
          <w:rFonts w:ascii="Times New Roman" w:hAnsi="Times New Roman" w:cs="Times New Roman"/>
        </w:rPr>
        <w:t>A</w:t>
      </w:r>
      <w:r w:rsidRPr="00914966">
        <w:rPr>
          <w:rFonts w:ascii="Times New Roman" w:hAnsi="Times New Roman" w:cs="Times New Roman"/>
        </w:rPr>
        <w:t xml:space="preserve">.C. se dieron cuenta que sus símbolos podían representar otros valores dependiendo de su posición, dando origen a la notación posicional; escribían los numerales en grupos separados por espacios, cada grupo representaba unidades, grupos de 60 unidades, grupos de 60x60= 360 unidades, respectivamente. Finalmente, para hallar el valor </w:t>
      </w:r>
      <w:r w:rsidRPr="00914966">
        <w:rPr>
          <w:rFonts w:ascii="Times New Roman" w:hAnsi="Times New Roman" w:cs="Times New Roman"/>
        </w:rPr>
        <w:lastRenderedPageBreak/>
        <w:t>representado en un número, se efectuaban las multiplicaciones correspondientes y se sumaban los productos resultantes.</w:t>
      </w:r>
    </w:p>
    <w:p w14:paraId="3F55209C" w14:textId="77777777" w:rsidR="006410C1" w:rsidRDefault="006410C1" w:rsidP="006410C1">
      <w:pPr>
        <w:spacing w:after="0"/>
        <w:rPr>
          <w:rFonts w:ascii="Times New Roman" w:hAnsi="Times New Roman" w:cs="Times New Roman"/>
          <w:color w:val="000000"/>
        </w:rPr>
      </w:pPr>
    </w:p>
    <w:tbl>
      <w:tblPr>
        <w:tblStyle w:val="Tablaconcuadrcula"/>
        <w:tblpPr w:leftFromText="141" w:rightFromText="141" w:vertAnchor="text" w:horzAnchor="margin" w:tblpY="78"/>
        <w:tblW w:w="0" w:type="auto"/>
        <w:tblLook w:val="04A0" w:firstRow="1" w:lastRow="0" w:firstColumn="1" w:lastColumn="0" w:noHBand="0" w:noVBand="1"/>
      </w:tblPr>
      <w:tblGrid>
        <w:gridCol w:w="2012"/>
        <w:gridCol w:w="6816"/>
      </w:tblGrid>
      <w:tr w:rsidR="006410C1" w:rsidRPr="005D1738" w14:paraId="4BA91642" w14:textId="77777777" w:rsidTr="00914AA3">
        <w:tc>
          <w:tcPr>
            <w:tcW w:w="9033" w:type="dxa"/>
            <w:gridSpan w:val="2"/>
            <w:shd w:val="clear" w:color="auto" w:fill="0D0D0D" w:themeFill="text1" w:themeFillTint="F2"/>
          </w:tcPr>
          <w:p w14:paraId="3FD0E334" w14:textId="77777777" w:rsidR="006410C1" w:rsidRPr="005D1738" w:rsidRDefault="006410C1"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410C1" w14:paraId="1C82FF74" w14:textId="77777777" w:rsidTr="00914AA3">
        <w:tc>
          <w:tcPr>
            <w:tcW w:w="2518" w:type="dxa"/>
          </w:tcPr>
          <w:p w14:paraId="30C7D00C" w14:textId="77777777" w:rsidR="006410C1" w:rsidRPr="00053744" w:rsidRDefault="006410C1"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C852FAD" w14:textId="040BC2FC" w:rsidR="006410C1"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IMG09</w:t>
            </w:r>
          </w:p>
        </w:tc>
      </w:tr>
      <w:tr w:rsidR="006410C1" w14:paraId="2AB22990" w14:textId="77777777" w:rsidTr="00914AA3">
        <w:tc>
          <w:tcPr>
            <w:tcW w:w="2518" w:type="dxa"/>
          </w:tcPr>
          <w:p w14:paraId="688EC580"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83BC0D3"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noProof/>
                <w:color w:val="000000"/>
                <w:lang w:val="es-CO" w:eastAsia="es-CO"/>
              </w:rPr>
              <w:drawing>
                <wp:inline distT="0" distB="0" distL="0" distR="0" wp14:anchorId="0272446B" wp14:editId="74B77750">
                  <wp:extent cx="4188285" cy="153162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8285" cy="1531620"/>
                          </a:xfrm>
                          <a:prstGeom prst="rect">
                            <a:avLst/>
                          </a:prstGeom>
                          <a:noFill/>
                          <a:ln>
                            <a:noFill/>
                          </a:ln>
                        </pic:spPr>
                      </pic:pic>
                    </a:graphicData>
                  </a:graphic>
                </wp:inline>
              </w:drawing>
            </w:r>
          </w:p>
          <w:p w14:paraId="37614C20"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Se debe colocar la tabla del sistema de numeración babilónico </w:t>
            </w:r>
          </w:p>
        </w:tc>
      </w:tr>
      <w:tr w:rsidR="006410C1" w14:paraId="5BCA8A3E" w14:textId="77777777" w:rsidTr="00914AA3">
        <w:tc>
          <w:tcPr>
            <w:tcW w:w="2518" w:type="dxa"/>
          </w:tcPr>
          <w:p w14:paraId="0FF14D29"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729DB30" w14:textId="77777777" w:rsidR="006410C1" w:rsidRDefault="006410C1" w:rsidP="00914AA3">
            <w:pPr>
              <w:rPr>
                <w:rFonts w:ascii="Times New Roman" w:hAnsi="Times New Roman" w:cs="Times New Roman"/>
                <w:color w:val="000000"/>
              </w:rPr>
            </w:pPr>
          </w:p>
        </w:tc>
      </w:tr>
      <w:tr w:rsidR="006410C1" w14:paraId="2463AB99" w14:textId="77777777" w:rsidTr="00914AA3">
        <w:tc>
          <w:tcPr>
            <w:tcW w:w="2518" w:type="dxa"/>
          </w:tcPr>
          <w:p w14:paraId="04264325"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AEA9505"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Sistema de numeración Babilónico </w:t>
            </w:r>
          </w:p>
        </w:tc>
      </w:tr>
    </w:tbl>
    <w:p w14:paraId="1EBACAB3" w14:textId="77777777" w:rsidR="006410C1" w:rsidRDefault="006410C1" w:rsidP="006410C1">
      <w:pPr>
        <w:spacing w:after="0"/>
        <w:rPr>
          <w:rFonts w:ascii="Times New Roman" w:hAnsi="Times New Roman" w:cs="Times New Roman"/>
          <w:color w:val="000000"/>
        </w:rPr>
      </w:pPr>
    </w:p>
    <w:p w14:paraId="7EFEFEC1" w14:textId="77777777" w:rsidR="006410C1" w:rsidRDefault="006410C1" w:rsidP="006410C1">
      <w:pPr>
        <w:spacing w:after="0"/>
        <w:rPr>
          <w:sz w:val="23"/>
          <w:szCs w:val="23"/>
        </w:rPr>
      </w:pPr>
      <w:r>
        <w:rPr>
          <w:sz w:val="23"/>
          <w:szCs w:val="23"/>
        </w:rPr>
        <w:t>Lo nuevo empieza con la escritura del número 60 donde se utiliza el mismo signo que para el 1, pero con un mayor intervalo entre él y los signos restantes como se observa en la siguiente ilustración.</w:t>
      </w:r>
    </w:p>
    <w:p w14:paraId="17802821" w14:textId="77777777" w:rsidR="006410C1" w:rsidRDefault="006410C1" w:rsidP="006410C1">
      <w:pPr>
        <w:spacing w:after="0"/>
        <w:rPr>
          <w:rFonts w:ascii="Times New Roman" w:hAnsi="Times New Roman" w:cs="Times New Roman"/>
          <w:color w:val="000000"/>
        </w:rPr>
      </w:pPr>
    </w:p>
    <w:tbl>
      <w:tblPr>
        <w:tblStyle w:val="Tablaconcuadrcula"/>
        <w:tblpPr w:leftFromText="141" w:rightFromText="141" w:vertAnchor="text" w:horzAnchor="margin" w:tblpY="78"/>
        <w:tblW w:w="0" w:type="auto"/>
        <w:tblLook w:val="04A0" w:firstRow="1" w:lastRow="0" w:firstColumn="1" w:lastColumn="0" w:noHBand="0" w:noVBand="1"/>
      </w:tblPr>
      <w:tblGrid>
        <w:gridCol w:w="2428"/>
        <w:gridCol w:w="6400"/>
      </w:tblGrid>
      <w:tr w:rsidR="006410C1" w:rsidRPr="005D1738" w14:paraId="78AB7A35" w14:textId="77777777" w:rsidTr="00914AA3">
        <w:tc>
          <w:tcPr>
            <w:tcW w:w="9033" w:type="dxa"/>
            <w:gridSpan w:val="2"/>
            <w:shd w:val="clear" w:color="auto" w:fill="0D0D0D" w:themeFill="text1" w:themeFillTint="F2"/>
          </w:tcPr>
          <w:p w14:paraId="2A9030C3" w14:textId="77777777" w:rsidR="006410C1" w:rsidRPr="005D1738" w:rsidRDefault="006410C1"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410C1" w14:paraId="185C31F6" w14:textId="77777777" w:rsidTr="00914AA3">
        <w:tc>
          <w:tcPr>
            <w:tcW w:w="2518" w:type="dxa"/>
          </w:tcPr>
          <w:p w14:paraId="657C4D7F" w14:textId="77777777" w:rsidR="006410C1" w:rsidRPr="00053744" w:rsidRDefault="006410C1"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CB5DFEB" w14:textId="151D525C" w:rsidR="006410C1"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IMG10</w:t>
            </w:r>
          </w:p>
        </w:tc>
      </w:tr>
      <w:tr w:rsidR="006410C1" w14:paraId="08D08647" w14:textId="77777777" w:rsidTr="00914AA3">
        <w:tc>
          <w:tcPr>
            <w:tcW w:w="2518" w:type="dxa"/>
          </w:tcPr>
          <w:p w14:paraId="23F559F3"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6887FDE"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noProof/>
                <w:color w:val="000000"/>
                <w:lang w:val="es-CO" w:eastAsia="es-CO"/>
              </w:rPr>
              <w:drawing>
                <wp:inline distT="0" distB="0" distL="0" distR="0" wp14:anchorId="3D692BFB" wp14:editId="05B719A5">
                  <wp:extent cx="2943225" cy="12192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225" cy="1219200"/>
                          </a:xfrm>
                          <a:prstGeom prst="rect">
                            <a:avLst/>
                          </a:prstGeom>
                          <a:noFill/>
                          <a:ln>
                            <a:noFill/>
                          </a:ln>
                        </pic:spPr>
                      </pic:pic>
                    </a:graphicData>
                  </a:graphic>
                </wp:inline>
              </w:drawing>
            </w:r>
          </w:p>
          <w:p w14:paraId="0D9E3128"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Se debe colocar la anterior ilustración en forma visibles, con un fondo de roca, como escritura antigua </w:t>
            </w:r>
          </w:p>
        </w:tc>
      </w:tr>
      <w:tr w:rsidR="006410C1" w14:paraId="6C09AA4E" w14:textId="77777777" w:rsidTr="00914AA3">
        <w:tc>
          <w:tcPr>
            <w:tcW w:w="2518" w:type="dxa"/>
          </w:tcPr>
          <w:p w14:paraId="42BC14DB"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478DED7" w14:textId="77777777" w:rsidR="006410C1" w:rsidRDefault="006410C1" w:rsidP="00914AA3">
            <w:pPr>
              <w:rPr>
                <w:rFonts w:ascii="Times New Roman" w:hAnsi="Times New Roman" w:cs="Times New Roman"/>
                <w:color w:val="000000"/>
              </w:rPr>
            </w:pPr>
          </w:p>
        </w:tc>
      </w:tr>
      <w:tr w:rsidR="006410C1" w14:paraId="2647DE6D" w14:textId="77777777" w:rsidTr="00914AA3">
        <w:tc>
          <w:tcPr>
            <w:tcW w:w="2518" w:type="dxa"/>
          </w:tcPr>
          <w:p w14:paraId="49D7681F"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7C25BC7"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Representación de numero en el sistema Babilónico  </w:t>
            </w:r>
          </w:p>
        </w:tc>
      </w:tr>
    </w:tbl>
    <w:p w14:paraId="2E2CBC1D" w14:textId="77777777" w:rsidR="006410C1" w:rsidRDefault="006410C1" w:rsidP="006410C1">
      <w:pPr>
        <w:spacing w:after="0"/>
        <w:rPr>
          <w:rFonts w:ascii="Times New Roman" w:hAnsi="Times New Roman" w:cs="Times New Roman"/>
          <w:color w:val="000000"/>
        </w:rPr>
      </w:pPr>
    </w:p>
    <w:p w14:paraId="692F0680" w14:textId="77777777" w:rsidR="0058203E" w:rsidRDefault="0058203E" w:rsidP="006410C1">
      <w:pPr>
        <w:autoSpaceDE w:val="0"/>
        <w:autoSpaceDN w:val="0"/>
        <w:adjustRightInd w:val="0"/>
        <w:spacing w:after="0"/>
        <w:jc w:val="both"/>
        <w:rPr>
          <w:rFonts w:ascii="Times New Roman" w:hAnsi="Times New Roman" w:cs="Times New Roman"/>
          <w:color w:val="000000"/>
          <w:lang w:val="es-CO"/>
        </w:rPr>
      </w:pPr>
    </w:p>
    <w:p w14:paraId="49E55EC1" w14:textId="77777777" w:rsidR="005F353E" w:rsidRDefault="005F353E" w:rsidP="006410C1">
      <w:pPr>
        <w:autoSpaceDE w:val="0"/>
        <w:autoSpaceDN w:val="0"/>
        <w:adjustRightInd w:val="0"/>
        <w:spacing w:after="0"/>
        <w:jc w:val="both"/>
        <w:rPr>
          <w:rFonts w:ascii="Times New Roman" w:hAnsi="Times New Roman" w:cs="Times New Roman"/>
          <w:color w:val="000000"/>
          <w:lang w:val="es-CO"/>
        </w:rPr>
      </w:pPr>
    </w:p>
    <w:p w14:paraId="05396713" w14:textId="4F7CBCAB" w:rsidR="006410C1" w:rsidRDefault="0058203E" w:rsidP="006410C1">
      <w:pPr>
        <w:autoSpaceDE w:val="0"/>
        <w:autoSpaceDN w:val="0"/>
        <w:adjustRightInd w:val="0"/>
        <w:spacing w:after="0"/>
        <w:jc w:val="both"/>
        <w:rPr>
          <w:rFonts w:ascii="Times New Roman" w:hAnsi="Times New Roman" w:cs="Times New Roman"/>
          <w:color w:val="000000"/>
          <w:lang w:val="es-CO"/>
        </w:rPr>
      </w:pPr>
      <w:r w:rsidRPr="00A4008C">
        <w:rPr>
          <w:rFonts w:ascii="Times New Roman" w:hAnsi="Times New Roman" w:cs="Times New Roman"/>
          <w:color w:val="000000"/>
          <w:lang w:val="es-CO"/>
        </w:rPr>
        <w:t>Un problema de este sistema de numeración es que para empezar no tenían símbolo para el cero. El símbolo de Babilonia de un sesenta y un seis son los mismos ya que a veces no se detecta con facilidad si hay espacio o no entre dos símbolos con lo cual es fácil cometer un</w:t>
      </w:r>
      <w:r>
        <w:rPr>
          <w:rFonts w:ascii="Times New Roman" w:hAnsi="Times New Roman" w:cs="Times New Roman"/>
          <w:color w:val="000000"/>
          <w:lang w:val="es-CO"/>
        </w:rPr>
        <w:t xml:space="preserve"> </w:t>
      </w:r>
      <w:r w:rsidR="006410C1" w:rsidRPr="00A4008C">
        <w:rPr>
          <w:rFonts w:ascii="Times New Roman" w:hAnsi="Times New Roman" w:cs="Times New Roman"/>
          <w:color w:val="000000"/>
          <w:lang w:val="es-CO"/>
        </w:rPr>
        <w:t xml:space="preserve">error en su escritura o en su interpretación; sólo el contexto dentro del problema permitiría tomar una decisión. </w:t>
      </w:r>
    </w:p>
    <w:p w14:paraId="063402C5" w14:textId="77777777" w:rsidR="006410C1" w:rsidRPr="00A4008C" w:rsidRDefault="006410C1" w:rsidP="006410C1">
      <w:pPr>
        <w:autoSpaceDE w:val="0"/>
        <w:autoSpaceDN w:val="0"/>
        <w:adjustRightInd w:val="0"/>
        <w:spacing w:after="0"/>
        <w:jc w:val="both"/>
        <w:rPr>
          <w:rFonts w:ascii="Times New Roman" w:hAnsi="Times New Roman" w:cs="Times New Roman"/>
          <w:color w:val="000000"/>
          <w:lang w:val="es-CO"/>
        </w:rPr>
      </w:pPr>
    </w:p>
    <w:p w14:paraId="145B0241" w14:textId="77777777" w:rsidR="006410C1" w:rsidRDefault="006410C1" w:rsidP="006410C1">
      <w:pPr>
        <w:spacing w:after="0"/>
        <w:jc w:val="both"/>
        <w:rPr>
          <w:rFonts w:ascii="Times New Roman" w:hAnsi="Times New Roman" w:cs="Times New Roman"/>
          <w:color w:val="000000"/>
          <w:lang w:val="es-CO"/>
        </w:rPr>
      </w:pPr>
      <w:r w:rsidRPr="00A4008C">
        <w:rPr>
          <w:rFonts w:ascii="Times New Roman" w:hAnsi="Times New Roman" w:cs="Times New Roman"/>
          <w:color w:val="000000"/>
          <w:lang w:val="es-CO"/>
        </w:rPr>
        <w:lastRenderedPageBreak/>
        <w:t>Por otra parte, la gran ventaja del sistema de posición es que se necesita sólo un número limitado de símbolos (los babilonios sólo tenía dos, además de su símbolo para el cero) y que puede representar cualquier número entero, ya sea grande, también para realizar operaciones aritméticas mucho más fácil. Los babilonios tenían un sistema numérico sofisticado, se considera un sistema mixto de las bases 10 y 60</w:t>
      </w:r>
      <w:r>
        <w:rPr>
          <w:rFonts w:ascii="Times New Roman" w:hAnsi="Times New Roman" w:cs="Times New Roman"/>
          <w:color w:val="000000"/>
          <w:lang w:val="es-CO"/>
        </w:rPr>
        <w:t>.</w:t>
      </w:r>
    </w:p>
    <w:p w14:paraId="3458096E" w14:textId="77777777" w:rsidR="00807B83" w:rsidRDefault="00807B83" w:rsidP="006410C1">
      <w:pPr>
        <w:spacing w:after="0"/>
        <w:jc w:val="both"/>
        <w:rPr>
          <w:rFonts w:ascii="Times New Roman" w:hAnsi="Times New Roman" w:cs="Times New Roman"/>
          <w:color w:val="000000"/>
          <w:lang w:val="es-CO"/>
        </w:rPr>
      </w:pPr>
    </w:p>
    <w:p w14:paraId="215B273A" w14:textId="77777777" w:rsidR="005E4AB3" w:rsidRDefault="005E4AB3" w:rsidP="006410C1">
      <w:pPr>
        <w:spacing w:after="0"/>
        <w:jc w:val="both"/>
        <w:rPr>
          <w:rFonts w:ascii="Times New Roman" w:hAnsi="Times New Roman" w:cs="Times New Roman"/>
          <w:color w:val="000000"/>
          <w:lang w:val="es-CO"/>
        </w:rPr>
      </w:pPr>
    </w:p>
    <w:p w14:paraId="306EA1FF" w14:textId="77777777" w:rsidR="00807B83" w:rsidRDefault="00807B83" w:rsidP="006410C1">
      <w:pPr>
        <w:spacing w:after="0"/>
        <w:jc w:val="both"/>
        <w:rPr>
          <w:rFonts w:ascii="Times New Roman" w:hAnsi="Times New Roman" w:cs="Times New Roman"/>
          <w:color w:val="000000"/>
          <w:lang w:val="es-CO"/>
        </w:rPr>
      </w:pPr>
    </w:p>
    <w:p w14:paraId="5EB8D99C" w14:textId="2F707623"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1.3</w:t>
      </w:r>
      <w:r w:rsidRPr="004E5E51">
        <w:rPr>
          <w:rFonts w:ascii="Times" w:hAnsi="Times"/>
          <w:b/>
        </w:rPr>
        <w:t xml:space="preserve"> </w:t>
      </w:r>
      <w:r>
        <w:rPr>
          <w:rFonts w:ascii="Times" w:hAnsi="Times"/>
          <w:b/>
        </w:rPr>
        <w:t>Sistemas de numeración decimal</w:t>
      </w:r>
    </w:p>
    <w:p w14:paraId="3B8CB822" w14:textId="77777777" w:rsidR="00D947AF" w:rsidRDefault="00D947AF" w:rsidP="000740E9">
      <w:pPr>
        <w:spacing w:after="0"/>
        <w:rPr>
          <w:rFonts w:ascii="Times" w:hAnsi="Times"/>
          <w:b/>
        </w:rPr>
      </w:pPr>
    </w:p>
    <w:p w14:paraId="40FCA6D9" w14:textId="77777777" w:rsidR="005E4AB3" w:rsidRDefault="005E4AB3" w:rsidP="000740E9">
      <w:pPr>
        <w:spacing w:after="0"/>
        <w:rPr>
          <w:sz w:val="23"/>
          <w:szCs w:val="23"/>
        </w:rPr>
      </w:pPr>
    </w:p>
    <w:p w14:paraId="2080B4FD" w14:textId="21620FD3" w:rsidR="00D947AF" w:rsidRPr="004E6117" w:rsidRDefault="00D947AF" w:rsidP="000740E9">
      <w:pPr>
        <w:spacing w:after="0"/>
        <w:rPr>
          <w:sz w:val="23"/>
          <w:szCs w:val="23"/>
        </w:rPr>
      </w:pPr>
      <w:r w:rsidRPr="004E6117">
        <w:rPr>
          <w:sz w:val="23"/>
          <w:szCs w:val="23"/>
        </w:rPr>
        <w:t>Según Carrizo (2004), Leonardo de Pisa fue uno de los primeros en introducir este nuevo sistema de numeración en Europa hacia el siglo VIII d. C, en la figura se representa un manuscrito español fechado en 976 d. C., donde aparecen las cifras numéricas indo-arábigas.</w:t>
      </w:r>
    </w:p>
    <w:p w14:paraId="04332B53" w14:textId="77777777" w:rsidR="00D947AF" w:rsidRDefault="00D947AF" w:rsidP="000740E9">
      <w:pPr>
        <w:spacing w:after="0"/>
        <w:rPr>
          <w:rFonts w:ascii="Times" w:hAnsi="Times"/>
          <w:b/>
        </w:rPr>
      </w:pPr>
    </w:p>
    <w:p w14:paraId="3799B750" w14:textId="77777777" w:rsidR="005E4AB3" w:rsidRDefault="005E4AB3" w:rsidP="000740E9">
      <w:pPr>
        <w:spacing w:after="0"/>
        <w:rPr>
          <w:rFonts w:ascii="Times" w:hAnsi="Times"/>
          <w:b/>
        </w:rPr>
      </w:pPr>
    </w:p>
    <w:tbl>
      <w:tblPr>
        <w:tblStyle w:val="Tablaconcuadrcula"/>
        <w:tblpPr w:leftFromText="141" w:rightFromText="141" w:vertAnchor="text" w:horzAnchor="margin" w:tblpY="78"/>
        <w:tblW w:w="0" w:type="auto"/>
        <w:tblLook w:val="04A0" w:firstRow="1" w:lastRow="0" w:firstColumn="1" w:lastColumn="0" w:noHBand="0" w:noVBand="1"/>
      </w:tblPr>
      <w:tblGrid>
        <w:gridCol w:w="1484"/>
        <w:gridCol w:w="7344"/>
      </w:tblGrid>
      <w:tr w:rsidR="00D947AF" w:rsidRPr="005D1738" w14:paraId="43F4D9FF" w14:textId="77777777" w:rsidTr="00914AA3">
        <w:tc>
          <w:tcPr>
            <w:tcW w:w="9033" w:type="dxa"/>
            <w:gridSpan w:val="2"/>
            <w:shd w:val="clear" w:color="auto" w:fill="0D0D0D" w:themeFill="text1" w:themeFillTint="F2"/>
          </w:tcPr>
          <w:p w14:paraId="4048CD32" w14:textId="77777777" w:rsidR="00D947AF" w:rsidRPr="005D1738" w:rsidRDefault="00D947AF"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47AF" w14:paraId="48D6B0F4" w14:textId="77777777" w:rsidTr="00914AA3">
        <w:tc>
          <w:tcPr>
            <w:tcW w:w="2518" w:type="dxa"/>
          </w:tcPr>
          <w:p w14:paraId="235BD585" w14:textId="77777777" w:rsidR="00D947AF" w:rsidRPr="00053744" w:rsidRDefault="00D947AF"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51B068B" w14:textId="4D606DB6" w:rsidR="00D947AF"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IMG11</w:t>
            </w:r>
          </w:p>
        </w:tc>
      </w:tr>
      <w:tr w:rsidR="00D947AF" w14:paraId="4BCC9993" w14:textId="77777777" w:rsidTr="00914AA3">
        <w:tc>
          <w:tcPr>
            <w:tcW w:w="2518" w:type="dxa"/>
          </w:tcPr>
          <w:p w14:paraId="6F4F4BCB"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01B8BB4" w14:textId="77777777" w:rsidR="00D947AF" w:rsidRDefault="00D947AF" w:rsidP="00914AA3">
            <w:pPr>
              <w:rPr>
                <w:rFonts w:ascii="Times New Roman" w:hAnsi="Times New Roman" w:cs="Times New Roman"/>
                <w:color w:val="000000"/>
              </w:rPr>
            </w:pPr>
            <w:r>
              <w:rPr>
                <w:rFonts w:ascii="Times New Roman" w:hAnsi="Times New Roman" w:cs="Times New Roman"/>
                <w:color w:val="000000"/>
              </w:rPr>
              <w:t xml:space="preserve"> </w:t>
            </w:r>
          </w:p>
          <w:p w14:paraId="4BCB5407" w14:textId="0A9F5B6E" w:rsidR="00D947AF" w:rsidRDefault="00D947AF" w:rsidP="00914AA3">
            <w:pPr>
              <w:ind w:left="708"/>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0248DB1A" wp14:editId="229E0075">
                  <wp:extent cx="4073843" cy="69342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3843" cy="693420"/>
                          </a:xfrm>
                          <a:prstGeom prst="rect">
                            <a:avLst/>
                          </a:prstGeom>
                          <a:noFill/>
                          <a:ln>
                            <a:noFill/>
                          </a:ln>
                        </pic:spPr>
                      </pic:pic>
                    </a:graphicData>
                  </a:graphic>
                </wp:inline>
              </w:drawing>
            </w:r>
            <w:r>
              <w:rPr>
                <w:rFonts w:ascii="Times New Roman" w:hAnsi="Times New Roman" w:cs="Times New Roman"/>
                <w:color w:val="000000"/>
              </w:rPr>
              <w:t xml:space="preserve"> </w:t>
            </w:r>
          </w:p>
          <w:p w14:paraId="52637000" w14:textId="338D5359" w:rsidR="00D947AF" w:rsidRDefault="008C3C4C" w:rsidP="00914AA3">
            <w:pPr>
              <w:ind w:left="708"/>
              <w:rPr>
                <w:rFonts w:ascii="Times New Roman" w:hAnsi="Times New Roman" w:cs="Times New Roman"/>
                <w:color w:val="000000"/>
              </w:rPr>
            </w:pPr>
            <w:r>
              <w:rPr>
                <w:rFonts w:ascii="Times New Roman" w:hAnsi="Times New Roman" w:cs="Times New Roman"/>
                <w:color w:val="000000"/>
              </w:rPr>
              <w:t xml:space="preserve">Antiguo sistema de numeración decimal </w:t>
            </w:r>
          </w:p>
        </w:tc>
      </w:tr>
      <w:tr w:rsidR="00D947AF" w14:paraId="01AAAF63" w14:textId="77777777" w:rsidTr="00914AA3">
        <w:tc>
          <w:tcPr>
            <w:tcW w:w="2518" w:type="dxa"/>
          </w:tcPr>
          <w:p w14:paraId="032C739F"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5B5C5EB8" w14:textId="77777777" w:rsidR="00D947AF" w:rsidRDefault="00D947AF" w:rsidP="00914AA3">
            <w:pPr>
              <w:rPr>
                <w:rFonts w:ascii="Times New Roman" w:hAnsi="Times New Roman" w:cs="Times New Roman"/>
                <w:color w:val="000000"/>
              </w:rPr>
            </w:pPr>
          </w:p>
        </w:tc>
      </w:tr>
      <w:tr w:rsidR="00D947AF" w14:paraId="68F4E21A" w14:textId="77777777" w:rsidTr="00914AA3">
        <w:tc>
          <w:tcPr>
            <w:tcW w:w="2518" w:type="dxa"/>
          </w:tcPr>
          <w:p w14:paraId="0C171AB9"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D68CFB2" w14:textId="3A188281" w:rsidR="00D947AF" w:rsidRDefault="00D947AF" w:rsidP="00914AA3">
            <w:pPr>
              <w:rPr>
                <w:rFonts w:ascii="Times New Roman" w:hAnsi="Times New Roman" w:cs="Times New Roman"/>
                <w:color w:val="000000"/>
              </w:rPr>
            </w:pPr>
            <w:r>
              <w:rPr>
                <w:rFonts w:ascii="Times New Roman" w:hAnsi="Times New Roman" w:cs="Times New Roman"/>
                <w:color w:val="000000"/>
              </w:rPr>
              <w:t xml:space="preserve">Antiguo sistema de numeración decimal     </w:t>
            </w:r>
          </w:p>
        </w:tc>
      </w:tr>
    </w:tbl>
    <w:p w14:paraId="04AC1013" w14:textId="77777777" w:rsidR="00D947AF" w:rsidRDefault="00D947AF" w:rsidP="000740E9">
      <w:pPr>
        <w:spacing w:after="0"/>
        <w:rPr>
          <w:rFonts w:ascii="Times" w:hAnsi="Times"/>
          <w:b/>
        </w:rPr>
      </w:pPr>
    </w:p>
    <w:p w14:paraId="57F16B4A" w14:textId="70071182" w:rsidR="00D947AF" w:rsidRDefault="00D947AF" w:rsidP="000740E9">
      <w:pPr>
        <w:spacing w:after="0"/>
        <w:rPr>
          <w:sz w:val="23"/>
          <w:szCs w:val="23"/>
        </w:rPr>
      </w:pPr>
      <w:r>
        <w:rPr>
          <w:sz w:val="23"/>
          <w:szCs w:val="23"/>
        </w:rPr>
        <w:t>Estas cifras evolucionaron a través de los siglos, hasta llegar a las que conocemos actualmente:</w:t>
      </w:r>
    </w:p>
    <w:p w14:paraId="01E1A06B" w14:textId="77777777" w:rsidR="00D947AF" w:rsidRDefault="00D947AF" w:rsidP="000740E9">
      <w:pPr>
        <w:spacing w:after="0"/>
        <w:rPr>
          <w:sz w:val="23"/>
          <w:szCs w:val="23"/>
        </w:rPr>
      </w:pPr>
    </w:p>
    <w:p w14:paraId="5A379CE3" w14:textId="3C9A2DF3" w:rsidR="00D947AF" w:rsidRPr="008C3C4C" w:rsidRDefault="00D947AF" w:rsidP="00D947AF">
      <w:pPr>
        <w:spacing w:after="0"/>
        <w:jc w:val="center"/>
        <w:rPr>
          <w:b/>
          <w:bCs/>
          <w:sz w:val="40"/>
          <w:szCs w:val="40"/>
        </w:rPr>
      </w:pPr>
      <w:r w:rsidRPr="008C3C4C">
        <w:rPr>
          <w:b/>
          <w:bCs/>
          <w:sz w:val="40"/>
          <w:szCs w:val="40"/>
        </w:rPr>
        <w:t>9 8 7 6 5 4 3 2 1 0</w:t>
      </w:r>
    </w:p>
    <w:p w14:paraId="4A3DDC95" w14:textId="77777777" w:rsidR="00BF70A7" w:rsidRDefault="00BF70A7" w:rsidP="00D947AF">
      <w:pPr>
        <w:spacing w:after="0"/>
        <w:jc w:val="center"/>
        <w:rPr>
          <w:b/>
          <w:bCs/>
          <w:color w:val="FF0000"/>
          <w:sz w:val="40"/>
          <w:szCs w:val="40"/>
        </w:rPr>
      </w:pPr>
    </w:p>
    <w:p w14:paraId="6FBCEED8" w14:textId="77777777" w:rsidR="00BF70A7" w:rsidRPr="00910415" w:rsidRDefault="00BF70A7" w:rsidP="00910415">
      <w:pPr>
        <w:autoSpaceDE w:val="0"/>
        <w:autoSpaceDN w:val="0"/>
        <w:adjustRightInd w:val="0"/>
        <w:spacing w:after="0"/>
        <w:jc w:val="both"/>
        <w:rPr>
          <w:rFonts w:ascii="Times New Roman" w:hAnsi="Times New Roman" w:cs="Times New Roman"/>
          <w:color w:val="000000"/>
          <w:lang w:val="es-CO"/>
        </w:rPr>
      </w:pPr>
      <w:r w:rsidRPr="00BF70A7">
        <w:rPr>
          <w:rFonts w:ascii="Times New Roman" w:hAnsi="Times New Roman" w:cs="Times New Roman"/>
          <w:color w:val="000000"/>
          <w:lang w:val="es-CO"/>
        </w:rPr>
        <w:t xml:space="preserve">Las reglas y convenciones que permiten expresar y escribir todos los números, constituye un sistema de numeración. En el sistema decimal de base diez, cada cifra tiene un valor que depende del lugar que ocupa, o sea, que cada unidad de un determinado orden de derecha a izquierda, representa un valor diez veces mayor que cada unidad del orden inmediatamente anterior situado a la derecha. </w:t>
      </w:r>
    </w:p>
    <w:p w14:paraId="3C8C3844" w14:textId="77777777" w:rsidR="00910415" w:rsidRDefault="00910415" w:rsidP="00910415">
      <w:pPr>
        <w:autoSpaceDE w:val="0"/>
        <w:autoSpaceDN w:val="0"/>
        <w:adjustRightInd w:val="0"/>
        <w:spacing w:after="0"/>
        <w:jc w:val="both"/>
        <w:rPr>
          <w:rFonts w:ascii="Times New Roman" w:hAnsi="Times New Roman" w:cs="Times New Roman"/>
          <w:color w:val="000000"/>
          <w:lang w:val="es-CO"/>
        </w:rPr>
      </w:pPr>
    </w:p>
    <w:p w14:paraId="1F1A41CB" w14:textId="77777777" w:rsidR="005E4AB3" w:rsidRDefault="005E4AB3" w:rsidP="00910415">
      <w:pPr>
        <w:autoSpaceDE w:val="0"/>
        <w:autoSpaceDN w:val="0"/>
        <w:adjustRightInd w:val="0"/>
        <w:spacing w:after="0"/>
        <w:jc w:val="both"/>
        <w:rPr>
          <w:rFonts w:ascii="Times New Roman" w:hAnsi="Times New Roman" w:cs="Times New Roman"/>
          <w:color w:val="000000"/>
          <w:lang w:val="es-CO"/>
        </w:rPr>
      </w:pPr>
    </w:p>
    <w:p w14:paraId="4D5AD865" w14:textId="77777777" w:rsidR="005E4AB3" w:rsidRDefault="005E4AB3" w:rsidP="00910415">
      <w:pPr>
        <w:autoSpaceDE w:val="0"/>
        <w:autoSpaceDN w:val="0"/>
        <w:adjustRightInd w:val="0"/>
        <w:spacing w:after="0"/>
        <w:jc w:val="both"/>
        <w:rPr>
          <w:rFonts w:ascii="Times New Roman" w:hAnsi="Times New Roman" w:cs="Times New Roman"/>
          <w:color w:val="000000"/>
          <w:lang w:val="es-CO"/>
        </w:rPr>
      </w:pPr>
    </w:p>
    <w:p w14:paraId="312C77C1" w14:textId="77777777" w:rsidR="005E4AB3" w:rsidRDefault="005E4AB3" w:rsidP="00910415">
      <w:pPr>
        <w:autoSpaceDE w:val="0"/>
        <w:autoSpaceDN w:val="0"/>
        <w:adjustRightInd w:val="0"/>
        <w:spacing w:after="0"/>
        <w:jc w:val="both"/>
        <w:rPr>
          <w:rFonts w:ascii="Times New Roman" w:hAnsi="Times New Roman" w:cs="Times New Roman"/>
          <w:color w:val="000000"/>
          <w:lang w:val="es-CO"/>
        </w:rPr>
      </w:pPr>
    </w:p>
    <w:p w14:paraId="11FAF185" w14:textId="77777777" w:rsidR="005E4AB3" w:rsidRDefault="005E4AB3" w:rsidP="00910415">
      <w:pPr>
        <w:autoSpaceDE w:val="0"/>
        <w:autoSpaceDN w:val="0"/>
        <w:adjustRightInd w:val="0"/>
        <w:spacing w:after="0"/>
        <w:jc w:val="both"/>
        <w:rPr>
          <w:rFonts w:ascii="Times New Roman" w:hAnsi="Times New Roman" w:cs="Times New Roman"/>
          <w:color w:val="000000"/>
          <w:lang w:val="es-CO"/>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555"/>
        <w:gridCol w:w="7273"/>
      </w:tblGrid>
      <w:tr w:rsidR="00416DAC" w:rsidRPr="005D1738" w14:paraId="0CE246C5" w14:textId="77777777" w:rsidTr="00AF4906">
        <w:tc>
          <w:tcPr>
            <w:tcW w:w="8828" w:type="dxa"/>
            <w:gridSpan w:val="2"/>
            <w:shd w:val="clear" w:color="auto" w:fill="0D0D0D" w:themeFill="text1" w:themeFillTint="F2"/>
          </w:tcPr>
          <w:p w14:paraId="17A76BE1" w14:textId="77777777" w:rsidR="00416DAC" w:rsidRPr="005D1738" w:rsidRDefault="00416DAC" w:rsidP="00C840B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416DAC" w14:paraId="08323D5A" w14:textId="77777777" w:rsidTr="00AF4906">
        <w:tc>
          <w:tcPr>
            <w:tcW w:w="1555" w:type="dxa"/>
          </w:tcPr>
          <w:p w14:paraId="5FC1B79A" w14:textId="77777777" w:rsidR="00416DAC" w:rsidRPr="00053744" w:rsidRDefault="00416DAC" w:rsidP="00C840B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14:paraId="25AD6617" w14:textId="25077286" w:rsidR="00416DAC" w:rsidRPr="00053744" w:rsidRDefault="00416DAC" w:rsidP="00C840B7">
            <w:pPr>
              <w:rPr>
                <w:rFonts w:ascii="Times New Roman" w:hAnsi="Times New Roman" w:cs="Times New Roman"/>
                <w:b/>
                <w:color w:val="000000"/>
                <w:sz w:val="18"/>
                <w:szCs w:val="18"/>
              </w:rPr>
            </w:pPr>
            <w:r>
              <w:rPr>
                <w:rFonts w:ascii="Times New Roman" w:hAnsi="Times New Roman" w:cs="Times New Roman"/>
                <w:color w:val="000000"/>
              </w:rPr>
              <w:t>MA_06_02_CO_IMG12</w:t>
            </w:r>
          </w:p>
        </w:tc>
      </w:tr>
      <w:tr w:rsidR="00416DAC" w14:paraId="0C678E51" w14:textId="77777777" w:rsidTr="00AF4906">
        <w:tc>
          <w:tcPr>
            <w:tcW w:w="1555" w:type="dxa"/>
          </w:tcPr>
          <w:p w14:paraId="0A6853A1"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14:paraId="5F5D083A" w14:textId="77777777" w:rsidR="00416DAC" w:rsidRDefault="00416DAC" w:rsidP="00C840B7">
            <w:pPr>
              <w:rPr>
                <w:rFonts w:ascii="Times New Roman" w:hAnsi="Times New Roman" w:cs="Times New Roman"/>
                <w:color w:val="000000"/>
              </w:rPr>
            </w:pPr>
            <w:r>
              <w:rPr>
                <w:rFonts w:ascii="Times New Roman" w:hAnsi="Times New Roman" w:cs="Times New Roman"/>
                <w:color w:val="000000"/>
              </w:rPr>
              <w:t xml:space="preserve"> </w:t>
            </w:r>
          </w:p>
          <w:p w14:paraId="0F117084" w14:textId="582DEA27" w:rsidR="00416DAC" w:rsidRDefault="00416DAC" w:rsidP="00C840B7">
            <w:pPr>
              <w:ind w:left="708"/>
              <w:rPr>
                <w:rFonts w:ascii="Times New Roman" w:hAnsi="Times New Roman" w:cs="Times New Roman"/>
                <w:color w:val="000000"/>
              </w:rPr>
            </w:pPr>
            <w:r>
              <w:rPr>
                <w:noProof/>
                <w:lang w:val="es-CO" w:eastAsia="es-CO"/>
              </w:rPr>
              <w:drawing>
                <wp:inline distT="0" distB="0" distL="0" distR="0" wp14:anchorId="31B253FA" wp14:editId="30347749">
                  <wp:extent cx="2910840" cy="1105531"/>
                  <wp:effectExtent l="0" t="0" r="3810" b="0"/>
                  <wp:docPr id="4" name="Imagen 4" descr="http://profesores.aulaplaneta.com/DNNPlayerPackages/Package12642/InfoGuion/cuadernoestudio/images_xml/MT_07_01_img0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642/InfoGuion/cuadernoestudio/images_xml/MT_07_01_img03_zoo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0840" cy="1105531"/>
                          </a:xfrm>
                          <a:prstGeom prst="rect">
                            <a:avLst/>
                          </a:prstGeom>
                          <a:noFill/>
                          <a:ln>
                            <a:noFill/>
                          </a:ln>
                        </pic:spPr>
                      </pic:pic>
                    </a:graphicData>
                  </a:graphic>
                </wp:inline>
              </w:drawing>
            </w:r>
            <w:r>
              <w:rPr>
                <w:rFonts w:ascii="Times New Roman" w:hAnsi="Times New Roman" w:cs="Times New Roman"/>
                <w:color w:val="000000"/>
              </w:rPr>
              <w:t xml:space="preserve"> </w:t>
            </w:r>
          </w:p>
          <w:p w14:paraId="2B162A75" w14:textId="77777777" w:rsidR="00416DAC" w:rsidRDefault="00416DAC" w:rsidP="00C840B7">
            <w:pPr>
              <w:ind w:left="708"/>
              <w:rPr>
                <w:rFonts w:ascii="Times New Roman" w:hAnsi="Times New Roman" w:cs="Times New Roman"/>
                <w:color w:val="000000"/>
              </w:rPr>
            </w:pPr>
          </w:p>
        </w:tc>
      </w:tr>
      <w:tr w:rsidR="00416DAC" w14:paraId="4E5C6BED" w14:textId="77777777" w:rsidTr="00AF4906">
        <w:tc>
          <w:tcPr>
            <w:tcW w:w="1555" w:type="dxa"/>
          </w:tcPr>
          <w:p w14:paraId="7BCB7BA9"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273" w:type="dxa"/>
          </w:tcPr>
          <w:p w14:paraId="4853F21D" w14:textId="1B22F89B" w:rsidR="00416DAC" w:rsidRDefault="00416DAC" w:rsidP="00C840B7">
            <w:pPr>
              <w:rPr>
                <w:rFonts w:ascii="Times New Roman" w:hAnsi="Times New Roman" w:cs="Times New Roman"/>
                <w:color w:val="000000"/>
              </w:rPr>
            </w:pPr>
            <w:r w:rsidRPr="00416DAC">
              <w:rPr>
                <w:rFonts w:ascii="Times New Roman" w:hAnsi="Times New Roman" w:cs="Times New Roman"/>
                <w:color w:val="000000"/>
              </w:rPr>
              <w:t>http://profesores.aulaplaneta.com/DNNPlayerPackages/Package12642/InfoGuion/cuadernoestudio/images_xml/MT_07_01_img03_zoom.jpg</w:t>
            </w:r>
          </w:p>
          <w:p w14:paraId="577C15C8" w14:textId="064B806F" w:rsidR="00416DAC" w:rsidRDefault="00416DAC" w:rsidP="00C840B7">
            <w:pPr>
              <w:rPr>
                <w:rFonts w:ascii="Times New Roman" w:hAnsi="Times New Roman" w:cs="Times New Roman"/>
                <w:color w:val="000000"/>
              </w:rPr>
            </w:pPr>
          </w:p>
        </w:tc>
      </w:tr>
      <w:tr w:rsidR="00416DAC" w14:paraId="70C81099" w14:textId="77777777" w:rsidTr="00AF4906">
        <w:tc>
          <w:tcPr>
            <w:tcW w:w="1555" w:type="dxa"/>
          </w:tcPr>
          <w:p w14:paraId="4AA54DDF"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shd w:val="clear" w:color="auto" w:fill="auto"/>
          </w:tcPr>
          <w:p w14:paraId="42A937A2" w14:textId="6F0F0F8B" w:rsidR="00416DAC" w:rsidRPr="00DC0D58" w:rsidRDefault="005F353E" w:rsidP="00C840B7">
            <w:pPr>
              <w:rPr>
                <w:rFonts w:ascii="Times New Roman" w:hAnsi="Times New Roman" w:cs="Times New Roman"/>
                <w:color w:val="000000"/>
              </w:rPr>
            </w:pPr>
            <w:r w:rsidRPr="005F353E">
              <w:rPr>
                <w:rFonts w:ascii="Times New Roman" w:hAnsi="Times New Roman" w:cs="Times New Roman"/>
                <w:color w:val="000000"/>
              </w:rPr>
              <w:t>Estas son las equivalencias entre las distintas unidades del sistema decimal de numeración.</w:t>
            </w:r>
          </w:p>
        </w:tc>
      </w:tr>
    </w:tbl>
    <w:p w14:paraId="1C3AD26D" w14:textId="77777777" w:rsidR="00416DAC" w:rsidRPr="00416DAC" w:rsidRDefault="00416DAC" w:rsidP="00910415">
      <w:pPr>
        <w:autoSpaceDE w:val="0"/>
        <w:autoSpaceDN w:val="0"/>
        <w:adjustRightInd w:val="0"/>
        <w:spacing w:after="0"/>
        <w:jc w:val="both"/>
        <w:rPr>
          <w:rFonts w:ascii="Times New Roman" w:hAnsi="Times New Roman" w:cs="Times New Roman"/>
          <w:color w:val="000000"/>
        </w:rPr>
      </w:pPr>
    </w:p>
    <w:p w14:paraId="2646F9CD" w14:textId="77777777" w:rsidR="002D4D89" w:rsidRDefault="002D4D89" w:rsidP="00910415">
      <w:pPr>
        <w:pStyle w:val="Default"/>
        <w:jc w:val="both"/>
        <w:rPr>
          <w:rFonts w:ascii="Times New Roman" w:hAnsi="Times New Roman" w:cs="Times New Roman"/>
        </w:rPr>
      </w:pPr>
    </w:p>
    <w:p w14:paraId="15D14B90" w14:textId="77777777" w:rsidR="00BF70A7" w:rsidRPr="00910415" w:rsidRDefault="00BF70A7" w:rsidP="00910415">
      <w:pPr>
        <w:pStyle w:val="Default"/>
        <w:jc w:val="both"/>
        <w:rPr>
          <w:rFonts w:ascii="Times New Roman" w:hAnsi="Times New Roman" w:cs="Times New Roman"/>
        </w:rPr>
      </w:pPr>
      <w:r w:rsidRPr="00910415">
        <w:rPr>
          <w:rFonts w:ascii="Times New Roman" w:hAnsi="Times New Roman" w:cs="Times New Roman"/>
        </w:rPr>
        <w:t xml:space="preserve">Lo mismo se aplica para las llamadas cifras decimales, que se escriben a la derecha de las unidades simples y se separan de éstas con una coma. De esta diez veces menor que cada unidad del orden inmediatamente anterior situado a la izquierda. </w:t>
      </w:r>
    </w:p>
    <w:p w14:paraId="6A575D5F" w14:textId="77777777" w:rsidR="00910415" w:rsidRPr="00910415" w:rsidRDefault="00910415" w:rsidP="00910415">
      <w:pPr>
        <w:pStyle w:val="Default"/>
        <w:jc w:val="both"/>
        <w:rPr>
          <w:rFonts w:ascii="Times New Roman" w:hAnsi="Times New Roman" w:cs="Times New Roman"/>
        </w:rPr>
      </w:pPr>
    </w:p>
    <w:p w14:paraId="194C9E52" w14:textId="095871BB" w:rsidR="00BF70A7" w:rsidRPr="00910415" w:rsidRDefault="00B060E1" w:rsidP="00910415">
      <w:pPr>
        <w:autoSpaceDE w:val="0"/>
        <w:autoSpaceDN w:val="0"/>
        <w:adjustRightInd w:val="0"/>
        <w:spacing w:after="0"/>
        <w:jc w:val="both"/>
        <w:rPr>
          <w:rFonts w:ascii="Times New Roman" w:hAnsi="Times New Roman" w:cs="Times New Roman"/>
          <w:color w:val="000000"/>
          <w:lang w:val="es-CO"/>
        </w:rPr>
      </w:pPr>
      <w:r>
        <w:rPr>
          <w:rFonts w:ascii="Times New Roman" w:hAnsi="Times New Roman" w:cs="Times New Roman"/>
          <w:lang w:val="es-CO"/>
        </w:rPr>
        <w:t>P</w:t>
      </w:r>
      <w:r w:rsidR="00BF70A7" w:rsidRPr="00BF70A7">
        <w:rPr>
          <w:rFonts w:ascii="Times New Roman" w:hAnsi="Times New Roman" w:cs="Times New Roman"/>
          <w:color w:val="000000"/>
          <w:lang w:val="es-CO"/>
        </w:rPr>
        <w:t xml:space="preserve">ara escribir una cifra en este sistema se colocan las cifras una a continuación de las otras, conviniendo en que cada una exprese unidades del orden indicado por el lugar que ocupa contando de derecha a izquierda. </w:t>
      </w:r>
    </w:p>
    <w:p w14:paraId="6FD7A2B7" w14:textId="77777777" w:rsidR="00910415" w:rsidRPr="00BF70A7" w:rsidRDefault="00910415" w:rsidP="00910415">
      <w:pPr>
        <w:autoSpaceDE w:val="0"/>
        <w:autoSpaceDN w:val="0"/>
        <w:adjustRightInd w:val="0"/>
        <w:spacing w:after="0"/>
        <w:jc w:val="both"/>
        <w:rPr>
          <w:rFonts w:ascii="Times New Roman" w:hAnsi="Times New Roman" w:cs="Times New Roman"/>
          <w:color w:val="000000"/>
          <w:lang w:val="es-CO"/>
        </w:rPr>
      </w:pPr>
    </w:p>
    <w:p w14:paraId="6A1AE12C" w14:textId="77777777" w:rsidR="00910415" w:rsidRDefault="00910415" w:rsidP="00BF70A7">
      <w:pPr>
        <w:spacing w:after="0"/>
        <w:jc w:val="center"/>
        <w:rPr>
          <w:rFonts w:ascii="Arial" w:hAnsi="Arial" w:cs="Arial"/>
          <w:color w:val="000000"/>
          <w:sz w:val="23"/>
          <w:szCs w:val="23"/>
          <w:lang w:val="es-CO"/>
        </w:rPr>
      </w:pPr>
    </w:p>
    <w:p w14:paraId="243D4E98" w14:textId="77777777" w:rsidR="00910415" w:rsidRDefault="00910415" w:rsidP="00BF70A7">
      <w:pPr>
        <w:spacing w:after="0"/>
        <w:jc w:val="center"/>
        <w:rPr>
          <w:rFonts w:ascii="Arial" w:hAnsi="Arial" w:cs="Arial"/>
          <w:color w:val="000000"/>
          <w:sz w:val="23"/>
          <w:szCs w:val="23"/>
          <w:lang w:val="es-CO"/>
        </w:rPr>
      </w:pPr>
    </w:p>
    <w:tbl>
      <w:tblPr>
        <w:tblStyle w:val="Tablaconcuadrcula"/>
        <w:tblW w:w="0" w:type="auto"/>
        <w:tblLook w:val="04A0" w:firstRow="1" w:lastRow="0" w:firstColumn="1" w:lastColumn="0" w:noHBand="0" w:noVBand="1"/>
      </w:tblPr>
      <w:tblGrid>
        <w:gridCol w:w="2483"/>
        <w:gridCol w:w="6345"/>
      </w:tblGrid>
      <w:tr w:rsidR="00910415" w:rsidRPr="005D1738" w14:paraId="7D07B9B4" w14:textId="77777777" w:rsidTr="00914AA3">
        <w:tc>
          <w:tcPr>
            <w:tcW w:w="8978" w:type="dxa"/>
            <w:gridSpan w:val="2"/>
            <w:shd w:val="clear" w:color="auto" w:fill="000000" w:themeFill="text1"/>
          </w:tcPr>
          <w:p w14:paraId="5D82C68B" w14:textId="77777777" w:rsidR="00910415" w:rsidRPr="005D1738" w:rsidRDefault="00910415"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10415" w:rsidRPr="00726376" w14:paraId="29390882" w14:textId="77777777" w:rsidTr="00914AA3">
        <w:tc>
          <w:tcPr>
            <w:tcW w:w="2518" w:type="dxa"/>
          </w:tcPr>
          <w:p w14:paraId="2C6C2E38" w14:textId="77777777" w:rsidR="00910415" w:rsidRPr="00726376" w:rsidRDefault="00910415" w:rsidP="00914AA3">
            <w:pPr>
              <w:rPr>
                <w:rFonts w:ascii="Times" w:hAnsi="Times"/>
                <w:b/>
                <w:sz w:val="18"/>
                <w:szCs w:val="18"/>
              </w:rPr>
            </w:pPr>
            <w:r w:rsidRPr="00726376">
              <w:rPr>
                <w:rFonts w:ascii="Times" w:hAnsi="Times"/>
                <w:b/>
                <w:sz w:val="18"/>
                <w:szCs w:val="18"/>
              </w:rPr>
              <w:t>Título</w:t>
            </w:r>
          </w:p>
        </w:tc>
        <w:tc>
          <w:tcPr>
            <w:tcW w:w="6460" w:type="dxa"/>
          </w:tcPr>
          <w:p w14:paraId="4D35EFB0" w14:textId="71D62400" w:rsidR="00910415" w:rsidRPr="00910415" w:rsidRDefault="008C3C4C" w:rsidP="00914AA3">
            <w:pPr>
              <w:jc w:val="center"/>
              <w:rPr>
                <w:rFonts w:ascii="Times" w:hAnsi="Times"/>
                <w:b/>
                <w:sz w:val="24"/>
                <w:szCs w:val="24"/>
              </w:rPr>
            </w:pPr>
            <w:r>
              <w:rPr>
                <w:rFonts w:ascii="Times" w:hAnsi="Times"/>
                <w:b/>
                <w:sz w:val="24"/>
                <w:szCs w:val="24"/>
              </w:rPr>
              <w:t>Historia del s</w:t>
            </w:r>
            <w:r w:rsidR="00910415" w:rsidRPr="00910415">
              <w:rPr>
                <w:rFonts w:ascii="Times" w:hAnsi="Times"/>
                <w:b/>
                <w:sz w:val="24"/>
                <w:szCs w:val="24"/>
              </w:rPr>
              <w:t>istema de numeración decimal</w:t>
            </w:r>
          </w:p>
        </w:tc>
      </w:tr>
      <w:tr w:rsidR="00910415" w14:paraId="564D17EE" w14:textId="77777777" w:rsidTr="00914AA3">
        <w:tc>
          <w:tcPr>
            <w:tcW w:w="2518" w:type="dxa"/>
          </w:tcPr>
          <w:p w14:paraId="0C082757" w14:textId="2DCCC014" w:rsidR="00910415" w:rsidRDefault="00910415" w:rsidP="00AF4906">
            <w:pPr>
              <w:rPr>
                <w:rFonts w:ascii="Times" w:hAnsi="Times"/>
              </w:rPr>
            </w:pPr>
            <w:r w:rsidRPr="00726376">
              <w:rPr>
                <w:rFonts w:ascii="Times" w:hAnsi="Times"/>
                <w:b/>
                <w:sz w:val="18"/>
                <w:szCs w:val="18"/>
              </w:rPr>
              <w:t>Contenido</w:t>
            </w:r>
          </w:p>
        </w:tc>
        <w:tc>
          <w:tcPr>
            <w:tcW w:w="6460" w:type="dxa"/>
          </w:tcPr>
          <w:p w14:paraId="040C0792" w14:textId="77777777" w:rsidR="00910415" w:rsidRPr="00910415" w:rsidRDefault="00910415" w:rsidP="00910415">
            <w:pPr>
              <w:jc w:val="both"/>
              <w:rPr>
                <w:rFonts w:ascii="Times New Roman" w:hAnsi="Times New Roman" w:cs="Times New Roman"/>
                <w:color w:val="000000"/>
                <w:sz w:val="24"/>
                <w:szCs w:val="24"/>
                <w:lang w:val="es-CO"/>
              </w:rPr>
            </w:pPr>
            <w:r w:rsidRPr="00910415">
              <w:rPr>
                <w:rFonts w:ascii="Times New Roman" w:hAnsi="Times New Roman" w:cs="Times New Roman"/>
                <w:color w:val="000000"/>
                <w:sz w:val="24"/>
                <w:szCs w:val="24"/>
                <w:lang w:val="es-CO"/>
              </w:rPr>
              <w:t>Este sistema fue profundizado en Europa a partir del siglo XVI y es el que actualmente se usa por su capacidad para representar cualquier número y su utilidad en el cálculo de las operaciones aritméticas básicas.</w:t>
            </w:r>
          </w:p>
          <w:p w14:paraId="2FD9EC5A" w14:textId="77777777" w:rsidR="00910415" w:rsidRPr="00910415" w:rsidRDefault="00910415" w:rsidP="00914AA3">
            <w:pPr>
              <w:rPr>
                <w:rFonts w:ascii="Times" w:hAnsi="Times"/>
                <w:lang w:val="es-CO"/>
              </w:rPr>
            </w:pPr>
          </w:p>
        </w:tc>
      </w:tr>
    </w:tbl>
    <w:p w14:paraId="5EFCEF7D" w14:textId="77777777" w:rsidR="00910415" w:rsidRPr="00910415" w:rsidRDefault="00910415" w:rsidP="00BF70A7">
      <w:pPr>
        <w:spacing w:after="0"/>
        <w:jc w:val="center"/>
        <w:rPr>
          <w:rFonts w:ascii="Arial" w:hAnsi="Arial" w:cs="Arial"/>
          <w:color w:val="000000"/>
          <w:sz w:val="23"/>
          <w:szCs w:val="23"/>
        </w:rPr>
      </w:pPr>
    </w:p>
    <w:p w14:paraId="230A131C" w14:textId="6C29B681" w:rsidR="006A6A1C" w:rsidRPr="006A6A1C" w:rsidRDefault="006A6A1C" w:rsidP="00124B47">
      <w:pPr>
        <w:spacing w:after="0" w:line="345" w:lineRule="atLeast"/>
        <w:jc w:val="both"/>
        <w:rPr>
          <w:rFonts w:ascii="Times New Roman" w:eastAsia="Times New Roman" w:hAnsi="Times New Roman" w:cs="Times New Roman"/>
          <w:lang w:val="es-CO" w:eastAsia="es-CO"/>
        </w:rPr>
      </w:pPr>
      <w:r w:rsidRPr="00124B47">
        <w:rPr>
          <w:rFonts w:ascii="Times New Roman" w:eastAsia="Times New Roman" w:hAnsi="Times New Roman" w:cs="Times New Roman"/>
          <w:lang w:val="es-CO" w:eastAsia="es-CO"/>
        </w:rPr>
        <w:t>En este sistema, las unidades se agrupan de 10 en 10 para formar una unidad de un orden de magnitud superior. Por eso se dice que es un </w:t>
      </w:r>
      <w:r w:rsidRPr="00124B47">
        <w:rPr>
          <w:rFonts w:ascii="Times New Roman" w:eastAsia="Times New Roman" w:hAnsi="Times New Roman" w:cs="Times New Roman"/>
          <w:b/>
          <w:bCs/>
          <w:lang w:val="es-CO" w:eastAsia="es-CO"/>
        </w:rPr>
        <w:t>sistema decimal</w:t>
      </w:r>
      <w:r w:rsidRPr="00124B47">
        <w:rPr>
          <w:rFonts w:ascii="Times New Roman" w:eastAsia="Times New Roman" w:hAnsi="Times New Roman" w:cs="Times New Roman"/>
          <w:lang w:val="es-CO" w:eastAsia="es-CO"/>
        </w:rPr>
        <w:t> o de</w:t>
      </w:r>
      <w:r w:rsidR="00124B47" w:rsidRPr="00124B47">
        <w:rPr>
          <w:rFonts w:ascii="Times New Roman" w:eastAsia="Times New Roman" w:hAnsi="Times New Roman" w:cs="Times New Roman"/>
          <w:lang w:val="es-CO" w:eastAsia="es-CO"/>
        </w:rPr>
        <w:t xml:space="preserve"> </w:t>
      </w:r>
      <w:r w:rsidRPr="00124B47">
        <w:rPr>
          <w:rFonts w:ascii="Times New Roman" w:eastAsia="Times New Roman" w:hAnsi="Times New Roman" w:cs="Times New Roman"/>
          <w:b/>
          <w:bCs/>
          <w:lang w:val="es-CO" w:eastAsia="es-CO"/>
        </w:rPr>
        <w:t>base 10</w:t>
      </w:r>
      <w:r w:rsidRPr="00124B47">
        <w:rPr>
          <w:rFonts w:ascii="Times New Roman" w:eastAsia="Times New Roman" w:hAnsi="Times New Roman" w:cs="Times New Roman"/>
          <w:shd w:val="clear" w:color="auto" w:fill="FBFE87"/>
          <w:lang w:val="es-CO" w:eastAsia="es-CO"/>
        </w:rPr>
        <w:t>.</w:t>
      </w:r>
      <w:r w:rsidR="00124B47">
        <w:rPr>
          <w:rFonts w:ascii="Times New Roman" w:eastAsia="Times New Roman" w:hAnsi="Times New Roman" w:cs="Times New Roman"/>
          <w:lang w:val="es-CO" w:eastAsia="es-CO"/>
        </w:rPr>
        <w:t xml:space="preserve"> </w:t>
      </w:r>
      <w:r w:rsidRPr="00124B47">
        <w:rPr>
          <w:rFonts w:ascii="Times New Roman" w:eastAsia="Times New Roman" w:hAnsi="Times New Roman" w:cs="Times New Roman"/>
          <w:lang w:val="es-CO" w:eastAsia="es-CO"/>
        </w:rPr>
        <w:t>La posición que ocupa una cifra en un número es su </w:t>
      </w:r>
      <w:r w:rsidRPr="00124B47">
        <w:rPr>
          <w:rFonts w:ascii="Times New Roman" w:eastAsia="Times New Roman" w:hAnsi="Times New Roman" w:cs="Times New Roman"/>
          <w:b/>
          <w:bCs/>
          <w:lang w:val="es-CO" w:eastAsia="es-CO"/>
        </w:rPr>
        <w:t>orden de magnitud</w:t>
      </w:r>
      <w:r w:rsidRPr="00124B47">
        <w:rPr>
          <w:rFonts w:ascii="Times New Roman" w:eastAsia="Times New Roman" w:hAnsi="Times New Roman" w:cs="Times New Roman"/>
          <w:lang w:val="es-CO" w:eastAsia="es-CO"/>
        </w:rPr>
        <w:t>.</w:t>
      </w:r>
    </w:p>
    <w:p w14:paraId="174B5818" w14:textId="77777777" w:rsidR="00124B47" w:rsidRDefault="00124B47" w:rsidP="00124B47">
      <w:pPr>
        <w:spacing w:after="0" w:line="345" w:lineRule="atLeast"/>
        <w:jc w:val="both"/>
        <w:rPr>
          <w:rFonts w:ascii="Times New Roman" w:eastAsia="Times New Roman" w:hAnsi="Times New Roman" w:cs="Times New Roman"/>
          <w:lang w:val="es-CO" w:eastAsia="es-CO"/>
        </w:rPr>
      </w:pPr>
    </w:p>
    <w:p w14:paraId="548BDDA8" w14:textId="0C50F384" w:rsidR="006A6A1C" w:rsidRPr="006A6A1C" w:rsidRDefault="00D57704" w:rsidP="00124B47">
      <w:pPr>
        <w:spacing w:after="0" w:line="345" w:lineRule="atLeast"/>
        <w:jc w:val="both"/>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El orden de un número es</w:t>
      </w:r>
      <w:r w:rsidR="006A6A1C" w:rsidRPr="00F33645">
        <w:rPr>
          <w:rFonts w:ascii="Times New Roman" w:eastAsia="Times New Roman" w:hAnsi="Times New Roman" w:cs="Times New Roman"/>
          <w:color w:val="FF0000"/>
          <w:lang w:val="es-CO" w:eastAsia="es-CO"/>
        </w:rPr>
        <w:t xml:space="preserve">: </w:t>
      </w:r>
      <w:r w:rsidR="006A6A1C" w:rsidRPr="00124B47">
        <w:rPr>
          <w:rFonts w:ascii="Times New Roman" w:eastAsia="Times New Roman" w:hAnsi="Times New Roman" w:cs="Times New Roman"/>
          <w:lang w:val="es-CO" w:eastAsia="es-CO"/>
        </w:rPr>
        <w:t>unidad, decena, centena, unidad de mil, decena de mil, centena de mil, unidad de millón, decena de millón, centena de millón, etc.</w:t>
      </w:r>
    </w:p>
    <w:p w14:paraId="14C3509F" w14:textId="77777777" w:rsidR="006A6A1C" w:rsidRDefault="006A6A1C" w:rsidP="00124B47">
      <w:pPr>
        <w:spacing w:after="0" w:line="345" w:lineRule="atLeast"/>
        <w:jc w:val="both"/>
        <w:rPr>
          <w:rFonts w:ascii="Times New Roman" w:eastAsia="Times New Roman" w:hAnsi="Times New Roman" w:cs="Times New Roman"/>
          <w:lang w:val="es-CO" w:eastAsia="es-CO"/>
        </w:rPr>
      </w:pPr>
      <w:r w:rsidRPr="00124B47">
        <w:rPr>
          <w:rFonts w:ascii="Times New Roman" w:eastAsia="Times New Roman" w:hAnsi="Times New Roman" w:cs="Times New Roman"/>
          <w:lang w:val="es-CO" w:eastAsia="es-CO"/>
        </w:rPr>
        <w:t>Fíjate:</w:t>
      </w:r>
    </w:p>
    <w:p w14:paraId="63103CF4" w14:textId="77777777" w:rsidR="005E4AB3" w:rsidRPr="006A6A1C" w:rsidRDefault="005E4AB3" w:rsidP="00124B47">
      <w:pPr>
        <w:spacing w:after="0" w:line="345" w:lineRule="atLeast"/>
        <w:jc w:val="both"/>
        <w:rPr>
          <w:rFonts w:ascii="Times New Roman" w:eastAsia="Times New Roman" w:hAnsi="Times New Roman" w:cs="Times New Roman"/>
          <w:lang w:val="es-CO" w:eastAsia="es-CO"/>
        </w:rPr>
      </w:pPr>
    </w:p>
    <w:p w14:paraId="287C792F" w14:textId="77777777" w:rsidR="00910415" w:rsidRDefault="00910415" w:rsidP="006A6A1C">
      <w:pPr>
        <w:spacing w:after="0"/>
        <w:jc w:val="both"/>
        <w:rPr>
          <w:rFonts w:ascii="Times" w:hAnsi="Times"/>
          <w:color w:val="FF0000"/>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846"/>
        <w:gridCol w:w="7982"/>
      </w:tblGrid>
      <w:tr w:rsidR="006A6A1C" w:rsidRPr="005D1738" w14:paraId="40B079A0" w14:textId="77777777" w:rsidTr="00FD482A">
        <w:tc>
          <w:tcPr>
            <w:tcW w:w="9033" w:type="dxa"/>
            <w:gridSpan w:val="2"/>
            <w:shd w:val="clear" w:color="auto" w:fill="0D0D0D" w:themeFill="text1" w:themeFillTint="F2"/>
          </w:tcPr>
          <w:p w14:paraId="7FECF644" w14:textId="77777777" w:rsidR="006A6A1C" w:rsidRPr="005D1738" w:rsidRDefault="006A6A1C"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6A6A1C" w14:paraId="781AB66F" w14:textId="77777777" w:rsidTr="00FD482A">
        <w:tc>
          <w:tcPr>
            <w:tcW w:w="2518" w:type="dxa"/>
          </w:tcPr>
          <w:p w14:paraId="4D36D0C2" w14:textId="77777777" w:rsidR="006A6A1C" w:rsidRPr="00053744" w:rsidRDefault="006A6A1C"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AF36FF4" w14:textId="3EBB3F86" w:rsidR="006A6A1C"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416DAC">
              <w:rPr>
                <w:rFonts w:ascii="Times New Roman" w:hAnsi="Times New Roman" w:cs="Times New Roman"/>
                <w:color w:val="000000"/>
              </w:rPr>
              <w:t>IMG13</w:t>
            </w:r>
          </w:p>
        </w:tc>
      </w:tr>
      <w:tr w:rsidR="006A6A1C" w14:paraId="205122AC" w14:textId="77777777" w:rsidTr="00FD482A">
        <w:tc>
          <w:tcPr>
            <w:tcW w:w="2518" w:type="dxa"/>
          </w:tcPr>
          <w:p w14:paraId="33D5B583"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8A13FBA" w14:textId="77777777" w:rsidR="006A6A1C" w:rsidRDefault="006A6A1C" w:rsidP="00FD482A">
            <w:pPr>
              <w:rPr>
                <w:rFonts w:ascii="Times New Roman" w:hAnsi="Times New Roman" w:cs="Times New Roman"/>
                <w:color w:val="000000"/>
              </w:rPr>
            </w:pPr>
            <w:r>
              <w:rPr>
                <w:rFonts w:ascii="Times New Roman" w:hAnsi="Times New Roman" w:cs="Times New Roman"/>
                <w:color w:val="000000"/>
              </w:rPr>
              <w:t xml:space="preserve"> </w:t>
            </w:r>
          </w:p>
          <w:p w14:paraId="44100D98" w14:textId="1F5B93FA" w:rsidR="00135508" w:rsidDel="00135508" w:rsidRDefault="006A6A1C" w:rsidP="00135508">
            <w:pPr>
              <w:ind w:left="708"/>
              <w:rPr>
                <w:del w:id="4" w:author="Diana Margarita Gonzalez Martinez" w:date="2015-04-25T12:18:00Z"/>
                <w:rFonts w:ascii="Times New Roman" w:hAnsi="Times New Roman" w:cs="Times New Roman"/>
                <w:color w:val="000000"/>
              </w:rPr>
            </w:pPr>
            <w:r>
              <w:rPr>
                <w:rFonts w:ascii="Times New Roman" w:hAnsi="Times New Roman" w:cs="Times New Roman"/>
                <w:color w:val="000000"/>
              </w:rPr>
              <w:t xml:space="preserve"> </w:t>
            </w:r>
            <w:ins w:id="5" w:author="Diana Margarita Gonzalez Martinez" w:date="2015-04-25T12:18:00Z">
              <w:r w:rsidR="00135508">
                <w:rPr>
                  <w:noProof/>
                  <w:lang w:val="es-CO" w:eastAsia="es-CO"/>
                </w:rPr>
                <w:drawing>
                  <wp:inline distT="0" distB="0" distL="0" distR="0" wp14:anchorId="760F0976" wp14:editId="6A9FAE7F">
                    <wp:extent cx="3657600" cy="781050"/>
                    <wp:effectExtent l="0" t="0" r="0" b="0"/>
                    <wp:docPr id="8" name="Imagen 8" descr="http://profesores.aulaplaneta.com/DNNPlayerPackages/Package12642/InfoGuion/cuadernoestudio/images_xml/MT_07_01_img0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642/InfoGuion/cuadernoestudio/images_xml/MT_07_01_img09_smal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781050"/>
                            </a:xfrm>
                            <a:prstGeom prst="rect">
                              <a:avLst/>
                            </a:prstGeom>
                            <a:noFill/>
                            <a:ln>
                              <a:noFill/>
                            </a:ln>
                          </pic:spPr>
                        </pic:pic>
                      </a:graphicData>
                    </a:graphic>
                  </wp:inline>
                </w:drawing>
              </w:r>
            </w:ins>
          </w:p>
          <w:p w14:paraId="7636686D" w14:textId="77777777" w:rsidR="006A6A1C" w:rsidRDefault="006A6A1C" w:rsidP="00135508">
            <w:pPr>
              <w:rPr>
                <w:rFonts w:ascii="Times New Roman" w:hAnsi="Times New Roman" w:cs="Times New Roman"/>
                <w:color w:val="000000"/>
              </w:rPr>
            </w:pPr>
          </w:p>
        </w:tc>
      </w:tr>
      <w:tr w:rsidR="006A6A1C" w14:paraId="596255C8" w14:textId="77777777" w:rsidTr="00FD482A">
        <w:tc>
          <w:tcPr>
            <w:tcW w:w="2518" w:type="dxa"/>
          </w:tcPr>
          <w:p w14:paraId="63ABEABD"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55592EB9" w14:textId="6D408239" w:rsidR="006A6A1C" w:rsidRDefault="00953F85" w:rsidP="00FD482A">
            <w:pPr>
              <w:rPr>
                <w:rFonts w:ascii="Times New Roman" w:hAnsi="Times New Roman" w:cs="Times New Roman"/>
                <w:color w:val="000000"/>
              </w:rPr>
            </w:pPr>
            <w:hyperlink r:id="rId24" w:history="1">
              <w:r w:rsidR="006A6A1C" w:rsidRPr="00740132">
                <w:rPr>
                  <w:rStyle w:val="Hipervnculo"/>
                  <w:rFonts w:ascii="Times New Roman" w:hAnsi="Times New Roman" w:cs="Times New Roman"/>
                </w:rPr>
                <w:t>http://profesores.aulaplaneta.com/DNNPlayerPackages/Package12642/InfoGuion/cuadernoestudio/images_xml/MT_07_01_img09_small.jpg</w:t>
              </w:r>
            </w:hyperlink>
            <w:r w:rsidR="006A6A1C">
              <w:rPr>
                <w:rFonts w:ascii="Times New Roman" w:hAnsi="Times New Roman" w:cs="Times New Roman"/>
                <w:color w:val="000000"/>
              </w:rPr>
              <w:t xml:space="preserve"> </w:t>
            </w:r>
          </w:p>
        </w:tc>
      </w:tr>
      <w:tr w:rsidR="006A6A1C" w14:paraId="53BB4B4E" w14:textId="77777777" w:rsidTr="00FD482A">
        <w:tc>
          <w:tcPr>
            <w:tcW w:w="2518" w:type="dxa"/>
          </w:tcPr>
          <w:p w14:paraId="2C81CD0C"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AA414B6" w14:textId="17799D25" w:rsidR="006A6A1C" w:rsidRDefault="006A6A1C" w:rsidP="00FD482A">
            <w:pPr>
              <w:rPr>
                <w:rFonts w:ascii="Times New Roman" w:hAnsi="Times New Roman" w:cs="Times New Roman"/>
                <w:color w:val="000000"/>
              </w:rPr>
            </w:pPr>
            <w:r>
              <w:rPr>
                <w:rFonts w:ascii="Times New Roman" w:hAnsi="Times New Roman" w:cs="Times New Roman"/>
                <w:color w:val="000000"/>
              </w:rPr>
              <w:t xml:space="preserve">Valor posicional del sistema de numeración decimal </w:t>
            </w:r>
          </w:p>
        </w:tc>
      </w:tr>
    </w:tbl>
    <w:p w14:paraId="23F8AE64" w14:textId="77777777" w:rsidR="006A6A1C" w:rsidRPr="00D947AF" w:rsidRDefault="006A6A1C" w:rsidP="006A6A1C">
      <w:pPr>
        <w:spacing w:after="0"/>
        <w:jc w:val="both"/>
        <w:rPr>
          <w:rFonts w:ascii="Times" w:hAnsi="Times"/>
          <w:color w:val="FF0000"/>
          <w:highlight w:val="yellow"/>
        </w:rPr>
      </w:pPr>
    </w:p>
    <w:p w14:paraId="54E3E8EB" w14:textId="342062B6" w:rsidR="000740E9" w:rsidRDefault="000740E9" w:rsidP="000740E9">
      <w:pPr>
        <w:spacing w:after="0"/>
        <w:rPr>
          <w:rFonts w:ascii="Times" w:hAnsi="Times"/>
          <w:b/>
        </w:rPr>
      </w:pPr>
      <w:r>
        <w:rPr>
          <w:rFonts w:ascii="Times" w:hAnsi="Times"/>
          <w:b/>
        </w:rPr>
        <w:t xml:space="preserve"> </w:t>
      </w:r>
    </w:p>
    <w:p w14:paraId="29E5F4EC" w14:textId="563869A2" w:rsidR="00DC0D58" w:rsidRPr="004D7140" w:rsidRDefault="00DC0D58" w:rsidP="00DC0D58">
      <w:pPr>
        <w:spacing w:after="0"/>
        <w:jc w:val="both"/>
        <w:rPr>
          <w:rFonts w:ascii="Times New Roman" w:hAnsi="Times New Roman" w:cs="Times New Roman"/>
        </w:rPr>
      </w:pPr>
      <w:r w:rsidRPr="004D7140">
        <w:rPr>
          <w:rFonts w:ascii="Times New Roman" w:hAnsi="Times New Roman" w:cs="Times New Roman"/>
          <w:shd w:val="clear" w:color="auto" w:fill="FFFFFF"/>
        </w:rPr>
        <w:t>Los </w:t>
      </w:r>
      <w:r w:rsidRPr="004D7140">
        <w:rPr>
          <w:rFonts w:ascii="Times New Roman" w:hAnsi="Times New Roman" w:cs="Times New Roman"/>
          <w:b/>
          <w:bCs/>
          <w:shd w:val="clear" w:color="auto" w:fill="FFFFFF"/>
        </w:rPr>
        <w:t>órdenes</w:t>
      </w:r>
      <w:r w:rsidRPr="004D7140">
        <w:rPr>
          <w:rFonts w:ascii="Times New Roman" w:hAnsi="Times New Roman" w:cs="Times New Roman"/>
          <w:shd w:val="clear" w:color="auto" w:fill="FFFFFF"/>
        </w:rPr>
        <w:t> del sistema de numeración decimal son: unidades, decenas, centenas, unidades de mil, etc.</w:t>
      </w:r>
    </w:p>
    <w:p w14:paraId="75F1D607" w14:textId="77777777" w:rsidR="00DC0D58" w:rsidRDefault="00DC0D58" w:rsidP="000740E9">
      <w:pPr>
        <w:spacing w:after="0"/>
        <w:rPr>
          <w:rFonts w:ascii="Times" w:hAnsi="Times"/>
        </w:rPr>
      </w:pPr>
    </w:p>
    <w:p w14:paraId="2F8E5B1A" w14:textId="0E99BEA5" w:rsidR="006A6A1C" w:rsidRDefault="006A6A1C" w:rsidP="000740E9">
      <w:pPr>
        <w:spacing w:after="0"/>
        <w:rPr>
          <w:rFonts w:ascii="Times" w:hAnsi="Times"/>
        </w:rPr>
      </w:pPr>
      <w:r>
        <w:rPr>
          <w:rFonts w:ascii="Times" w:hAnsi="Times"/>
        </w:rPr>
        <w:t xml:space="preserve">Existe el signo 0, que representa la no existencia de unidades de cualquier orden.  Si no se pusiera el signo 0 para representar la no existencia de valores surgiría un problema, pues al representar por ejemplo un número mediante los signos “45” no se podría saber la diferencia entre “45 o 405”. </w:t>
      </w:r>
    </w:p>
    <w:p w14:paraId="4F1BEDDF" w14:textId="77777777" w:rsidR="006A6A1C" w:rsidRDefault="006A6A1C" w:rsidP="000740E9">
      <w:pPr>
        <w:spacing w:after="0"/>
        <w:rPr>
          <w:rFonts w:ascii="Times" w:hAnsi="Times"/>
        </w:rPr>
      </w:pPr>
    </w:p>
    <w:tbl>
      <w:tblPr>
        <w:tblStyle w:val="Tablaconcuadrcula"/>
        <w:tblW w:w="0" w:type="auto"/>
        <w:tblLook w:val="04A0" w:firstRow="1" w:lastRow="0" w:firstColumn="1" w:lastColumn="0" w:noHBand="0" w:noVBand="1"/>
      </w:tblPr>
      <w:tblGrid>
        <w:gridCol w:w="2482"/>
        <w:gridCol w:w="6346"/>
      </w:tblGrid>
      <w:tr w:rsidR="006A6A1C" w:rsidRPr="005D1738" w14:paraId="6BBCA540" w14:textId="77777777" w:rsidTr="00FD482A">
        <w:tc>
          <w:tcPr>
            <w:tcW w:w="8978" w:type="dxa"/>
            <w:gridSpan w:val="2"/>
            <w:shd w:val="clear" w:color="auto" w:fill="000000" w:themeFill="text1"/>
          </w:tcPr>
          <w:p w14:paraId="66126BC0" w14:textId="77777777" w:rsidR="006A6A1C" w:rsidRPr="005D1738" w:rsidRDefault="006A6A1C"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6A6A1C" w:rsidRPr="00726376" w14:paraId="440E14EB" w14:textId="77777777" w:rsidTr="00FD482A">
        <w:tc>
          <w:tcPr>
            <w:tcW w:w="2518" w:type="dxa"/>
          </w:tcPr>
          <w:p w14:paraId="3F1C75CC" w14:textId="77777777" w:rsidR="006A6A1C" w:rsidRPr="00726376" w:rsidRDefault="006A6A1C" w:rsidP="00FD482A">
            <w:pPr>
              <w:rPr>
                <w:rFonts w:ascii="Times" w:hAnsi="Times"/>
                <w:b/>
                <w:sz w:val="18"/>
                <w:szCs w:val="18"/>
              </w:rPr>
            </w:pPr>
            <w:r w:rsidRPr="00726376">
              <w:rPr>
                <w:rFonts w:ascii="Times" w:hAnsi="Times"/>
                <w:b/>
                <w:sz w:val="18"/>
                <w:szCs w:val="18"/>
              </w:rPr>
              <w:t>Título</w:t>
            </w:r>
          </w:p>
        </w:tc>
        <w:tc>
          <w:tcPr>
            <w:tcW w:w="6460" w:type="dxa"/>
          </w:tcPr>
          <w:p w14:paraId="41DFDC2A" w14:textId="478AEAF3" w:rsidR="006A6A1C" w:rsidRPr="00910415" w:rsidRDefault="006A6A1C" w:rsidP="006A6A1C">
            <w:pPr>
              <w:jc w:val="center"/>
              <w:rPr>
                <w:rFonts w:ascii="Times" w:hAnsi="Times"/>
                <w:b/>
                <w:sz w:val="24"/>
                <w:szCs w:val="24"/>
              </w:rPr>
            </w:pPr>
            <w:r>
              <w:rPr>
                <w:rFonts w:ascii="Times" w:hAnsi="Times"/>
                <w:b/>
                <w:sz w:val="24"/>
                <w:szCs w:val="24"/>
              </w:rPr>
              <w:t xml:space="preserve">El sistema </w:t>
            </w:r>
            <w:r w:rsidRPr="00910415">
              <w:rPr>
                <w:rFonts w:ascii="Times" w:hAnsi="Times"/>
                <w:b/>
                <w:sz w:val="24"/>
                <w:szCs w:val="24"/>
              </w:rPr>
              <w:t>decimal</w:t>
            </w:r>
            <w:r>
              <w:rPr>
                <w:rFonts w:ascii="Times" w:hAnsi="Times"/>
                <w:b/>
                <w:sz w:val="24"/>
                <w:szCs w:val="24"/>
              </w:rPr>
              <w:t xml:space="preserve"> es aditivo </w:t>
            </w:r>
          </w:p>
        </w:tc>
      </w:tr>
      <w:tr w:rsidR="006A6A1C" w14:paraId="325C3AEE" w14:textId="77777777" w:rsidTr="00FD482A">
        <w:tc>
          <w:tcPr>
            <w:tcW w:w="2518" w:type="dxa"/>
          </w:tcPr>
          <w:p w14:paraId="6B455728" w14:textId="77777777" w:rsidR="006A6A1C" w:rsidRDefault="006A6A1C" w:rsidP="00FD482A">
            <w:pPr>
              <w:rPr>
                <w:rFonts w:ascii="Times" w:hAnsi="Times"/>
              </w:rPr>
            </w:pPr>
            <w:r w:rsidRPr="00726376">
              <w:rPr>
                <w:rFonts w:ascii="Times" w:hAnsi="Times"/>
                <w:b/>
                <w:sz w:val="18"/>
                <w:szCs w:val="18"/>
              </w:rPr>
              <w:t>Contenido</w:t>
            </w:r>
          </w:p>
        </w:tc>
        <w:tc>
          <w:tcPr>
            <w:tcW w:w="6460" w:type="dxa"/>
          </w:tcPr>
          <w:p w14:paraId="51A8D1AE" w14:textId="3620B013" w:rsidR="006A6A1C" w:rsidRDefault="003401A4" w:rsidP="006A6A1C">
            <w:pPr>
              <w:rPr>
                <w:rFonts w:ascii="Times" w:hAnsi="Times"/>
              </w:rPr>
            </w:pPr>
            <w:r>
              <w:rPr>
                <w:rFonts w:ascii="Times" w:hAnsi="Times"/>
              </w:rPr>
              <w:t>E</w:t>
            </w:r>
            <w:r w:rsidR="006A6A1C">
              <w:rPr>
                <w:rFonts w:ascii="Times" w:hAnsi="Times"/>
              </w:rPr>
              <w:t xml:space="preserve">l sistema decimal es un </w:t>
            </w:r>
            <w:r w:rsidR="006A6A1C" w:rsidRPr="006A6A1C">
              <w:rPr>
                <w:rFonts w:ascii="Times" w:hAnsi="Times"/>
                <w:b/>
              </w:rPr>
              <w:t>sistema aditivo</w:t>
            </w:r>
            <w:r w:rsidR="006A6A1C">
              <w:rPr>
                <w:rFonts w:ascii="Times" w:hAnsi="Times"/>
              </w:rPr>
              <w:t xml:space="preserve"> pues el </w:t>
            </w:r>
            <w:r w:rsidR="00556E59">
              <w:rPr>
                <w:rFonts w:ascii="Times" w:hAnsi="Times"/>
              </w:rPr>
              <w:t>número</w:t>
            </w:r>
            <w:r w:rsidR="006A6A1C">
              <w:rPr>
                <w:rFonts w:ascii="Times" w:hAnsi="Times"/>
              </w:rPr>
              <w:t xml:space="preserve"> representado por la serie de símbolos es la suma de los valores p</w:t>
            </w:r>
            <w:r w:rsidR="00E816B2">
              <w:rPr>
                <w:rFonts w:ascii="Times" w:hAnsi="Times"/>
              </w:rPr>
              <w:t>osicionales correspondiente a cada</w:t>
            </w:r>
            <w:r w:rsidR="006A6A1C">
              <w:rPr>
                <w:rFonts w:ascii="Times" w:hAnsi="Times"/>
              </w:rPr>
              <w:t xml:space="preserve"> uno de los símbolos. Así el núm</w:t>
            </w:r>
            <w:r w:rsidR="00124B47">
              <w:rPr>
                <w:rFonts w:ascii="Times" w:hAnsi="Times"/>
              </w:rPr>
              <w:t xml:space="preserve">ero 564.423 se representa </w:t>
            </w:r>
            <w:r>
              <w:rPr>
                <w:rFonts w:ascii="Times" w:hAnsi="Times"/>
              </w:rPr>
              <w:t>así</w:t>
            </w:r>
            <w:r w:rsidR="00124B47">
              <w:rPr>
                <w:rFonts w:ascii="Times" w:hAnsi="Times"/>
              </w:rPr>
              <w:t>:</w:t>
            </w:r>
          </w:p>
          <w:p w14:paraId="5480E896" w14:textId="77777777" w:rsidR="006A6A1C" w:rsidRPr="003401A4" w:rsidRDefault="006A6A1C" w:rsidP="006A6A1C">
            <w:pPr>
              <w:rPr>
                <w:rFonts w:ascii="Times" w:hAnsi="Times"/>
                <w:lang w:val="es-ES_tradnl"/>
              </w:rPr>
            </w:pPr>
          </w:p>
          <w:p w14:paraId="70679D4D" w14:textId="77777777" w:rsidR="006A6A1C" w:rsidRDefault="006A6A1C" w:rsidP="006A6A1C">
            <w:pPr>
              <w:rPr>
                <w:rFonts w:ascii="Times" w:hAnsi="Times"/>
              </w:rPr>
            </w:pPr>
          </w:p>
          <w:p w14:paraId="7B47A3C3" w14:textId="77777777" w:rsidR="006A6A1C" w:rsidRPr="006A6A1C" w:rsidRDefault="006A6A1C" w:rsidP="006A6A1C">
            <w:pPr>
              <w:rPr>
                <w:rFonts w:ascii="Times" w:hAnsi="Times"/>
              </w:rPr>
            </w:pPr>
          </w:p>
          <w:p w14:paraId="139E136F" w14:textId="77777777" w:rsidR="006A6A1C" w:rsidRPr="006A6A1C" w:rsidRDefault="006A6A1C" w:rsidP="006A6A1C">
            <w:pPr>
              <w:jc w:val="both"/>
              <w:rPr>
                <w:rFonts w:ascii="Times" w:hAnsi="Times"/>
              </w:rPr>
            </w:pPr>
          </w:p>
        </w:tc>
      </w:tr>
    </w:tbl>
    <w:p w14:paraId="0349B2F1" w14:textId="77777777" w:rsidR="006A6A1C" w:rsidRDefault="006A6A1C" w:rsidP="000740E9">
      <w:pPr>
        <w:spacing w:after="0"/>
        <w:rPr>
          <w:rFonts w:ascii="Times" w:hAnsi="Times"/>
          <w:b/>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0"/>
        <w:gridCol w:w="6368"/>
      </w:tblGrid>
      <w:tr w:rsidR="002B6795" w:rsidRPr="005D1738" w14:paraId="2AC2C699" w14:textId="77777777" w:rsidTr="007E5F92">
        <w:tc>
          <w:tcPr>
            <w:tcW w:w="9033" w:type="dxa"/>
            <w:gridSpan w:val="2"/>
            <w:shd w:val="clear" w:color="auto" w:fill="0D0D0D" w:themeFill="text1" w:themeFillTint="F2"/>
          </w:tcPr>
          <w:p w14:paraId="2149E429" w14:textId="77777777" w:rsidR="002B6795" w:rsidRPr="005D1738" w:rsidRDefault="002B6795" w:rsidP="007E5F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B6795" w14:paraId="4B47786C" w14:textId="77777777" w:rsidTr="007E5F92">
        <w:tc>
          <w:tcPr>
            <w:tcW w:w="2518" w:type="dxa"/>
          </w:tcPr>
          <w:p w14:paraId="0D499CEC" w14:textId="77777777" w:rsidR="002B6795" w:rsidRPr="00053744" w:rsidRDefault="002B6795" w:rsidP="007E5F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C15CC32" w14:textId="77777777" w:rsidR="002B6795" w:rsidRPr="00053744" w:rsidRDefault="002B6795" w:rsidP="007E5F92">
            <w:pPr>
              <w:rPr>
                <w:rFonts w:ascii="Times New Roman" w:hAnsi="Times New Roman" w:cs="Times New Roman"/>
                <w:b/>
                <w:color w:val="000000"/>
                <w:sz w:val="18"/>
                <w:szCs w:val="18"/>
              </w:rPr>
            </w:pPr>
            <w:r>
              <w:rPr>
                <w:rFonts w:ascii="Times New Roman" w:hAnsi="Times New Roman" w:cs="Times New Roman"/>
                <w:color w:val="000000"/>
              </w:rPr>
              <w:t>MA_06_02_CO_IMG14</w:t>
            </w:r>
          </w:p>
        </w:tc>
      </w:tr>
      <w:tr w:rsidR="002B6795" w14:paraId="7145FFD1" w14:textId="77777777" w:rsidTr="007E5F92">
        <w:tc>
          <w:tcPr>
            <w:tcW w:w="2518" w:type="dxa"/>
          </w:tcPr>
          <w:p w14:paraId="0FE3B468"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D8CC636" w14:textId="77777777" w:rsidR="002B6795" w:rsidRPr="003401A4" w:rsidRDefault="002B6795" w:rsidP="007E5F92">
            <w:pPr>
              <w:rPr>
                <w:rFonts w:ascii="Times New Roman" w:hAnsi="Times New Roman" w:cs="Times New Roman"/>
                <w:color w:val="000000"/>
                <w:sz w:val="18"/>
                <w:szCs w:val="18"/>
              </w:rPr>
            </w:pPr>
            <w:r w:rsidRPr="003401A4">
              <w:rPr>
                <w:rFonts w:ascii="Times New Roman" w:hAnsi="Times New Roman" w:cs="Times New Roman"/>
                <w:color w:val="000000"/>
                <w:sz w:val="18"/>
                <w:szCs w:val="18"/>
              </w:rPr>
              <w:t xml:space="preserve"> </w:t>
            </w:r>
          </w:p>
          <w:tbl>
            <w:tblPr>
              <w:tblStyle w:val="Tablaconcuadrcula"/>
              <w:tblW w:w="0" w:type="auto"/>
              <w:tblLook w:val="04A0" w:firstRow="1" w:lastRow="0" w:firstColumn="1" w:lastColumn="0" w:noHBand="0" w:noVBand="1"/>
            </w:tblPr>
            <w:tblGrid>
              <w:gridCol w:w="1528"/>
              <w:gridCol w:w="1538"/>
              <w:gridCol w:w="1537"/>
              <w:gridCol w:w="1539"/>
            </w:tblGrid>
            <w:tr w:rsidR="002B6795" w:rsidRPr="003401A4" w14:paraId="09B8BAD3" w14:textId="77777777" w:rsidTr="007E5F92">
              <w:tc>
                <w:tcPr>
                  <w:tcW w:w="1557" w:type="dxa"/>
                </w:tcPr>
                <w:p w14:paraId="0C9CC396" w14:textId="76702D06" w:rsidR="002B6795" w:rsidRPr="003401A4" w:rsidRDefault="002B6795" w:rsidP="00953F85">
                  <w:pPr>
                    <w:framePr w:hSpace="141" w:wrap="around" w:vAnchor="text" w:hAnchor="margin" w:y="78"/>
                    <w:rPr>
                      <w:rFonts w:ascii="Times" w:hAnsi="Times"/>
                      <w:sz w:val="18"/>
                      <w:szCs w:val="18"/>
                    </w:rPr>
                  </w:pPr>
                  <w:r w:rsidRPr="003401A4">
                    <w:rPr>
                      <w:rFonts w:ascii="Times" w:hAnsi="Times"/>
                      <w:noProof/>
                      <w:sz w:val="18"/>
                      <w:szCs w:val="18"/>
                      <w:lang w:val="es-CO" w:eastAsia="es-CO"/>
                    </w:rPr>
                    <mc:AlternateContent>
                      <mc:Choice Requires="wps">
                        <w:drawing>
                          <wp:anchor distT="0" distB="0" distL="114300" distR="114300" simplePos="0" relativeHeight="251661312" behindDoc="0" locked="0" layoutInCell="1" allowOverlap="1" wp14:anchorId="629EA0A8" wp14:editId="7A86448A">
                            <wp:simplePos x="0" y="0"/>
                            <wp:positionH relativeFrom="column">
                              <wp:posOffset>452755</wp:posOffset>
                            </wp:positionH>
                            <wp:positionV relativeFrom="paragraph">
                              <wp:posOffset>56515</wp:posOffset>
                            </wp:positionV>
                            <wp:extent cx="228600" cy="129540"/>
                            <wp:effectExtent l="38100" t="38100" r="19050" b="156210"/>
                            <wp:wrapNone/>
                            <wp:docPr id="30" name="30 Conector angular"/>
                            <wp:cNvGraphicFramePr/>
                            <a:graphic xmlns:a="http://schemas.openxmlformats.org/drawingml/2006/main">
                              <a:graphicData uri="http://schemas.microsoft.com/office/word/2010/wordprocessingShape">
                                <wps:wsp>
                                  <wps:cNvCnPr/>
                                  <wps:spPr>
                                    <a:xfrm>
                                      <a:off x="0" y="0"/>
                                      <a:ext cx="228600" cy="12954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36C23174" id="_x0000_t34" coordsize="21600,21600" o:spt="34" o:oned="t" adj="10800" path="m,l@0,0@0,21600,21600,21600e" filled="f">
                            <v:stroke joinstyle="miter"/>
                            <v:formulas>
                              <v:f eqn="val #0"/>
                            </v:formulas>
                            <v:path arrowok="t" fillok="f" o:connecttype="none"/>
                            <v:handles>
                              <v:h position="#0,center"/>
                            </v:handles>
                            <o:lock v:ext="edit" shapetype="t"/>
                          </v:shapetype>
                          <v:shape id="30 Conector angular" o:spid="_x0000_s1026" type="#_x0000_t34" style="position:absolute;margin-left:35.65pt;margin-top:4.45pt;width:18pt;height:10.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" strokecolor="#4f81bd [3204]" strokeweight="2pt">
                            <v:stroke endarrow="open"/>
                            <v:shadow on="t" color="black" opacity="24903f" origin=",.5" offset="0,.55556mm"/>
                          </v:shape>
                        </w:pict>
                      </mc:Fallback>
                    </mc:AlternateContent>
                  </w:r>
                  <w:r w:rsidR="00EB49B4">
                    <w:rPr>
                      <w:rFonts w:ascii="Times" w:hAnsi="Times"/>
                      <w:sz w:val="18"/>
                      <w:szCs w:val="18"/>
                    </w:rPr>
                    <w:t xml:space="preserve">564 </w:t>
                  </w:r>
                  <w:r w:rsidRPr="003401A4">
                    <w:rPr>
                      <w:rFonts w:ascii="Times" w:hAnsi="Times"/>
                      <w:sz w:val="18"/>
                      <w:szCs w:val="18"/>
                    </w:rPr>
                    <w:t>423</w:t>
                  </w:r>
                </w:p>
              </w:tc>
              <w:tc>
                <w:tcPr>
                  <w:tcW w:w="1557" w:type="dxa"/>
                </w:tcPr>
                <w:p w14:paraId="75080D48" w14:textId="77777777" w:rsidR="002B6795" w:rsidRPr="003401A4" w:rsidRDefault="002B6795" w:rsidP="00953F85">
                  <w:pPr>
                    <w:framePr w:hSpace="141" w:wrap="around" w:vAnchor="text" w:hAnchor="margin" w:y="78"/>
                    <w:rPr>
                      <w:rFonts w:ascii="Times" w:hAnsi="Times"/>
                      <w:sz w:val="18"/>
                      <w:szCs w:val="18"/>
                    </w:rPr>
                  </w:pPr>
                </w:p>
              </w:tc>
              <w:tc>
                <w:tcPr>
                  <w:tcW w:w="1557" w:type="dxa"/>
                </w:tcPr>
                <w:p w14:paraId="50F28169" w14:textId="77777777" w:rsidR="002B6795" w:rsidRPr="003401A4" w:rsidRDefault="002B6795" w:rsidP="00953F85">
                  <w:pPr>
                    <w:framePr w:hSpace="141" w:wrap="around" w:vAnchor="text" w:hAnchor="margin" w:y="78"/>
                    <w:rPr>
                      <w:rFonts w:ascii="Times" w:hAnsi="Times"/>
                      <w:sz w:val="18"/>
                      <w:szCs w:val="18"/>
                    </w:rPr>
                  </w:pPr>
                </w:p>
              </w:tc>
              <w:tc>
                <w:tcPr>
                  <w:tcW w:w="1558" w:type="dxa"/>
                </w:tcPr>
                <w:p w14:paraId="025B7589" w14:textId="77777777" w:rsidR="002B6795" w:rsidRPr="003401A4" w:rsidRDefault="002B6795" w:rsidP="00953F85">
                  <w:pPr>
                    <w:framePr w:hSpace="141" w:wrap="around" w:vAnchor="text" w:hAnchor="margin" w:y="78"/>
                    <w:rPr>
                      <w:rFonts w:ascii="Times" w:hAnsi="Times"/>
                      <w:sz w:val="18"/>
                      <w:szCs w:val="18"/>
                    </w:rPr>
                  </w:pPr>
                </w:p>
              </w:tc>
            </w:tr>
            <w:tr w:rsidR="002B6795" w:rsidRPr="003401A4" w14:paraId="4BC06980" w14:textId="77777777" w:rsidTr="007E5F92">
              <w:tc>
                <w:tcPr>
                  <w:tcW w:w="1557" w:type="dxa"/>
                </w:tcPr>
                <w:p w14:paraId="0EE3F105" w14:textId="77777777" w:rsidR="002B6795" w:rsidRPr="003401A4" w:rsidRDefault="002B6795" w:rsidP="00953F85">
                  <w:pPr>
                    <w:framePr w:hSpace="141" w:wrap="around" w:vAnchor="text" w:hAnchor="margin" w:y="78"/>
                    <w:rPr>
                      <w:rFonts w:ascii="Times" w:hAnsi="Times"/>
                      <w:sz w:val="18"/>
                      <w:szCs w:val="18"/>
                    </w:rPr>
                  </w:pPr>
                </w:p>
              </w:tc>
              <w:tc>
                <w:tcPr>
                  <w:tcW w:w="1557" w:type="dxa"/>
                </w:tcPr>
                <w:p w14:paraId="59A21869"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3 unidades</w:t>
                  </w:r>
                </w:p>
              </w:tc>
              <w:tc>
                <w:tcPr>
                  <w:tcW w:w="1557" w:type="dxa"/>
                </w:tcPr>
                <w:p w14:paraId="3A8F494D"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3</w:t>
                  </w:r>
                </w:p>
              </w:tc>
              <w:tc>
                <w:tcPr>
                  <w:tcW w:w="1558" w:type="dxa"/>
                </w:tcPr>
                <w:p w14:paraId="25FBE657"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3 unidades</w:t>
                  </w:r>
                </w:p>
              </w:tc>
            </w:tr>
            <w:tr w:rsidR="002B6795" w:rsidRPr="003401A4" w14:paraId="64F8FF76" w14:textId="77777777" w:rsidTr="007E5F92">
              <w:tc>
                <w:tcPr>
                  <w:tcW w:w="1557" w:type="dxa"/>
                </w:tcPr>
                <w:p w14:paraId="2F9C41CC" w14:textId="77777777" w:rsidR="002B6795" w:rsidRPr="003401A4" w:rsidRDefault="002B6795" w:rsidP="00953F85">
                  <w:pPr>
                    <w:framePr w:hSpace="141" w:wrap="around" w:vAnchor="text" w:hAnchor="margin" w:y="78"/>
                    <w:rPr>
                      <w:rFonts w:ascii="Times" w:hAnsi="Times"/>
                      <w:sz w:val="18"/>
                      <w:szCs w:val="18"/>
                    </w:rPr>
                  </w:pPr>
                </w:p>
              </w:tc>
              <w:tc>
                <w:tcPr>
                  <w:tcW w:w="1557" w:type="dxa"/>
                </w:tcPr>
                <w:p w14:paraId="1894F0F9"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2 decenas</w:t>
                  </w:r>
                </w:p>
              </w:tc>
              <w:tc>
                <w:tcPr>
                  <w:tcW w:w="1557" w:type="dxa"/>
                </w:tcPr>
                <w:p w14:paraId="24ED4D56"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2 x 10</w:t>
                  </w:r>
                </w:p>
              </w:tc>
              <w:tc>
                <w:tcPr>
                  <w:tcW w:w="1558" w:type="dxa"/>
                </w:tcPr>
                <w:p w14:paraId="3EBC9DA8"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20 unidades</w:t>
                  </w:r>
                </w:p>
              </w:tc>
            </w:tr>
            <w:tr w:rsidR="002B6795" w:rsidRPr="003401A4" w14:paraId="38AE2DF2" w14:textId="77777777" w:rsidTr="007E5F92">
              <w:tc>
                <w:tcPr>
                  <w:tcW w:w="1557" w:type="dxa"/>
                </w:tcPr>
                <w:p w14:paraId="3F6D2C02" w14:textId="77777777" w:rsidR="002B6795" w:rsidRPr="003401A4" w:rsidRDefault="002B6795" w:rsidP="00953F85">
                  <w:pPr>
                    <w:framePr w:hSpace="141" w:wrap="around" w:vAnchor="text" w:hAnchor="margin" w:y="78"/>
                    <w:rPr>
                      <w:rFonts w:ascii="Times" w:hAnsi="Times"/>
                      <w:sz w:val="18"/>
                      <w:szCs w:val="18"/>
                    </w:rPr>
                  </w:pPr>
                </w:p>
              </w:tc>
              <w:tc>
                <w:tcPr>
                  <w:tcW w:w="1557" w:type="dxa"/>
                </w:tcPr>
                <w:p w14:paraId="5A3E0FE8"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4 centenas</w:t>
                  </w:r>
                </w:p>
              </w:tc>
              <w:tc>
                <w:tcPr>
                  <w:tcW w:w="1557" w:type="dxa"/>
                </w:tcPr>
                <w:p w14:paraId="19F5268D"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4 x 100</w:t>
                  </w:r>
                </w:p>
              </w:tc>
              <w:tc>
                <w:tcPr>
                  <w:tcW w:w="1558" w:type="dxa"/>
                </w:tcPr>
                <w:p w14:paraId="6CD4BEF2"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400 unidades</w:t>
                  </w:r>
                </w:p>
              </w:tc>
            </w:tr>
            <w:tr w:rsidR="002B6795" w:rsidRPr="003401A4" w14:paraId="03FA0D33" w14:textId="77777777" w:rsidTr="007E5F92">
              <w:tc>
                <w:tcPr>
                  <w:tcW w:w="1557" w:type="dxa"/>
                </w:tcPr>
                <w:p w14:paraId="0D256346" w14:textId="77777777" w:rsidR="002B6795" w:rsidRPr="003401A4" w:rsidRDefault="002B6795" w:rsidP="00953F85">
                  <w:pPr>
                    <w:framePr w:hSpace="141" w:wrap="around" w:vAnchor="text" w:hAnchor="margin" w:y="78"/>
                    <w:rPr>
                      <w:rFonts w:ascii="Times" w:hAnsi="Times"/>
                      <w:sz w:val="18"/>
                      <w:szCs w:val="18"/>
                    </w:rPr>
                  </w:pPr>
                </w:p>
              </w:tc>
              <w:tc>
                <w:tcPr>
                  <w:tcW w:w="1557" w:type="dxa"/>
                </w:tcPr>
                <w:p w14:paraId="6E5E3D68"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4 unidades de mil</w:t>
                  </w:r>
                </w:p>
              </w:tc>
              <w:tc>
                <w:tcPr>
                  <w:tcW w:w="1557" w:type="dxa"/>
                </w:tcPr>
                <w:p w14:paraId="3066BBD6"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4 x 1.000</w:t>
                  </w:r>
                </w:p>
              </w:tc>
              <w:tc>
                <w:tcPr>
                  <w:tcW w:w="1558" w:type="dxa"/>
                </w:tcPr>
                <w:p w14:paraId="7040E0B9"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4.000 unidades</w:t>
                  </w:r>
                </w:p>
              </w:tc>
            </w:tr>
            <w:tr w:rsidR="002B6795" w:rsidRPr="003401A4" w14:paraId="0BCFFD77" w14:textId="77777777" w:rsidTr="007E5F92">
              <w:tc>
                <w:tcPr>
                  <w:tcW w:w="1557" w:type="dxa"/>
                </w:tcPr>
                <w:p w14:paraId="2AD917E6" w14:textId="77777777" w:rsidR="002B6795" w:rsidRPr="003401A4" w:rsidRDefault="002B6795" w:rsidP="00953F85">
                  <w:pPr>
                    <w:framePr w:hSpace="141" w:wrap="around" w:vAnchor="text" w:hAnchor="margin" w:y="78"/>
                    <w:rPr>
                      <w:rFonts w:ascii="Times" w:hAnsi="Times"/>
                      <w:sz w:val="18"/>
                      <w:szCs w:val="18"/>
                    </w:rPr>
                  </w:pPr>
                </w:p>
              </w:tc>
              <w:tc>
                <w:tcPr>
                  <w:tcW w:w="1557" w:type="dxa"/>
                </w:tcPr>
                <w:p w14:paraId="65769923"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6 decenas de mil</w:t>
                  </w:r>
                </w:p>
              </w:tc>
              <w:tc>
                <w:tcPr>
                  <w:tcW w:w="1557" w:type="dxa"/>
                </w:tcPr>
                <w:p w14:paraId="11DDB19A"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6 x 10.000</w:t>
                  </w:r>
                </w:p>
              </w:tc>
              <w:tc>
                <w:tcPr>
                  <w:tcW w:w="1558" w:type="dxa"/>
                </w:tcPr>
                <w:p w14:paraId="00F32B47"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60.000 unidades</w:t>
                  </w:r>
                </w:p>
              </w:tc>
            </w:tr>
            <w:tr w:rsidR="002B6795" w:rsidRPr="003401A4" w14:paraId="0562020D" w14:textId="77777777" w:rsidTr="007E5F92">
              <w:tc>
                <w:tcPr>
                  <w:tcW w:w="1557" w:type="dxa"/>
                </w:tcPr>
                <w:p w14:paraId="453B7A53" w14:textId="77777777" w:rsidR="002B6795" w:rsidRPr="003401A4" w:rsidRDefault="002B6795" w:rsidP="00953F85">
                  <w:pPr>
                    <w:framePr w:hSpace="141" w:wrap="around" w:vAnchor="text" w:hAnchor="margin" w:y="78"/>
                    <w:rPr>
                      <w:rFonts w:ascii="Times" w:hAnsi="Times"/>
                      <w:sz w:val="18"/>
                      <w:szCs w:val="18"/>
                    </w:rPr>
                  </w:pPr>
                </w:p>
              </w:tc>
              <w:tc>
                <w:tcPr>
                  <w:tcW w:w="1557" w:type="dxa"/>
                </w:tcPr>
                <w:p w14:paraId="15D09B0F"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 xml:space="preserve">5 centenas de mil </w:t>
                  </w:r>
                </w:p>
              </w:tc>
              <w:tc>
                <w:tcPr>
                  <w:tcW w:w="1557" w:type="dxa"/>
                </w:tcPr>
                <w:p w14:paraId="7ED94299"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5 x 100.000</w:t>
                  </w:r>
                </w:p>
              </w:tc>
              <w:tc>
                <w:tcPr>
                  <w:tcW w:w="1558" w:type="dxa"/>
                </w:tcPr>
                <w:p w14:paraId="6FDCD19A" w14:textId="77777777" w:rsidR="002B6795" w:rsidRPr="003401A4" w:rsidRDefault="002B6795" w:rsidP="00953F85">
                  <w:pPr>
                    <w:framePr w:hSpace="141" w:wrap="around" w:vAnchor="text" w:hAnchor="margin" w:y="78"/>
                    <w:rPr>
                      <w:rFonts w:ascii="Times" w:hAnsi="Times"/>
                      <w:sz w:val="18"/>
                      <w:szCs w:val="18"/>
                    </w:rPr>
                  </w:pPr>
                  <w:r w:rsidRPr="003401A4">
                    <w:rPr>
                      <w:rFonts w:ascii="Times" w:hAnsi="Times"/>
                      <w:sz w:val="18"/>
                      <w:szCs w:val="18"/>
                    </w:rPr>
                    <w:t>500.000 unidades</w:t>
                  </w:r>
                </w:p>
              </w:tc>
            </w:tr>
          </w:tbl>
          <w:p w14:paraId="1BF55F01" w14:textId="77777777" w:rsidR="002B6795" w:rsidRDefault="002B6795" w:rsidP="007E5F92">
            <w:pP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5776"/>
            </w:tblGrid>
            <w:tr w:rsidR="002B6795" w14:paraId="52291DAA" w14:textId="77777777" w:rsidTr="00EB49B4">
              <w:trPr>
                <w:trHeight w:val="291"/>
              </w:trPr>
              <w:tc>
                <w:tcPr>
                  <w:tcW w:w="5776" w:type="dxa"/>
                </w:tcPr>
                <w:p w14:paraId="2F4A5845" w14:textId="2821D78D" w:rsidR="002B6795" w:rsidRDefault="002B6795" w:rsidP="00953F85">
                  <w:pPr>
                    <w:framePr w:hSpace="141" w:wrap="around" w:vAnchor="text" w:hAnchor="margin" w:y="78"/>
                    <w:rPr>
                      <w:rFonts w:ascii="Times New Roman" w:hAnsi="Times New Roman" w:cs="Times New Roman"/>
                      <w:color w:val="000000"/>
                    </w:rPr>
                  </w:pPr>
                  <w:r>
                    <w:rPr>
                      <w:rFonts w:ascii="Times New Roman" w:hAnsi="Times New Roman" w:cs="Times New Roman"/>
                      <w:color w:val="000000"/>
                    </w:rPr>
                    <w:lastRenderedPageBreak/>
                    <w:t>564</w:t>
                  </w:r>
                  <w:r w:rsidR="00EB49B4">
                    <w:rPr>
                      <w:rFonts w:ascii="Times New Roman" w:hAnsi="Times New Roman" w:cs="Times New Roman"/>
                      <w:color w:val="000000"/>
                    </w:rPr>
                    <w:t xml:space="preserve"> </w:t>
                  </w:r>
                  <w:r>
                    <w:rPr>
                      <w:rFonts w:ascii="Times New Roman" w:hAnsi="Times New Roman" w:cs="Times New Roman"/>
                      <w:color w:val="000000"/>
                    </w:rPr>
                    <w:t>423 = 5 X 100</w:t>
                  </w:r>
                  <w:r w:rsidR="00EB49B4">
                    <w:rPr>
                      <w:rFonts w:ascii="Times New Roman" w:hAnsi="Times New Roman" w:cs="Times New Roman"/>
                      <w:color w:val="000000"/>
                    </w:rPr>
                    <w:t xml:space="preserve"> </w:t>
                  </w:r>
                  <w:r>
                    <w:rPr>
                      <w:rFonts w:ascii="Times New Roman" w:hAnsi="Times New Roman" w:cs="Times New Roman"/>
                      <w:color w:val="000000"/>
                    </w:rPr>
                    <w:t>000 + 6 X 10</w:t>
                  </w:r>
                  <w:r w:rsidR="00EB49B4">
                    <w:rPr>
                      <w:rFonts w:ascii="Times New Roman" w:hAnsi="Times New Roman" w:cs="Times New Roman"/>
                      <w:color w:val="000000"/>
                    </w:rPr>
                    <w:t xml:space="preserve"> </w:t>
                  </w:r>
                  <w:r>
                    <w:rPr>
                      <w:rFonts w:ascii="Times New Roman" w:hAnsi="Times New Roman" w:cs="Times New Roman"/>
                      <w:color w:val="000000"/>
                    </w:rPr>
                    <w:t>000 + 4 X 1</w:t>
                  </w:r>
                  <w:r w:rsidR="00EB49B4">
                    <w:rPr>
                      <w:rFonts w:ascii="Times New Roman" w:hAnsi="Times New Roman" w:cs="Times New Roman"/>
                      <w:color w:val="000000"/>
                    </w:rPr>
                    <w:t xml:space="preserve"> </w:t>
                  </w:r>
                  <w:r>
                    <w:rPr>
                      <w:rFonts w:ascii="Times New Roman" w:hAnsi="Times New Roman" w:cs="Times New Roman"/>
                      <w:color w:val="000000"/>
                    </w:rPr>
                    <w:t>000 + 4 X 100 + 2 X 10 + 3</w:t>
                  </w:r>
                </w:p>
              </w:tc>
            </w:tr>
          </w:tbl>
          <w:p w14:paraId="0E63F15B" w14:textId="77777777" w:rsidR="002B6795" w:rsidRDefault="002B6795" w:rsidP="007E5F92">
            <w:pPr>
              <w:rPr>
                <w:rFonts w:ascii="Times New Roman" w:hAnsi="Times New Roman" w:cs="Times New Roman"/>
                <w:color w:val="000000"/>
              </w:rPr>
            </w:pPr>
          </w:p>
          <w:p w14:paraId="2B2EE76F" w14:textId="77777777" w:rsidR="002B6795" w:rsidRDefault="002B6795" w:rsidP="007E5F92">
            <w:pPr>
              <w:rPr>
                <w:rFonts w:ascii="Times New Roman" w:hAnsi="Times New Roman" w:cs="Times New Roman"/>
                <w:color w:val="000000"/>
              </w:rPr>
            </w:pPr>
            <w:r>
              <w:rPr>
                <w:rFonts w:ascii="Times New Roman" w:hAnsi="Times New Roman" w:cs="Times New Roman"/>
                <w:color w:val="000000"/>
              </w:rPr>
              <w:t>Cada número debe tener una flecha correspondiente a la columna</w:t>
            </w:r>
          </w:p>
          <w:p w14:paraId="417149B7" w14:textId="77777777" w:rsidR="002B6795" w:rsidRDefault="002B6795" w:rsidP="007E5F92">
            <w:pPr>
              <w:ind w:left="708"/>
              <w:rPr>
                <w:rFonts w:ascii="Times New Roman" w:hAnsi="Times New Roman" w:cs="Times New Roman"/>
                <w:color w:val="000000"/>
              </w:rPr>
            </w:pPr>
            <w:r>
              <w:rPr>
                <w:rFonts w:ascii="Times New Roman" w:hAnsi="Times New Roman" w:cs="Times New Roman"/>
                <w:color w:val="000000"/>
              </w:rPr>
              <w:t xml:space="preserve"> </w:t>
            </w:r>
          </w:p>
          <w:p w14:paraId="3225DAC2" w14:textId="77777777" w:rsidR="002B6795" w:rsidRDefault="002B6795" w:rsidP="007E5F92">
            <w:pPr>
              <w:ind w:left="708"/>
              <w:rPr>
                <w:rFonts w:ascii="Times New Roman" w:hAnsi="Times New Roman" w:cs="Times New Roman"/>
                <w:color w:val="000000"/>
              </w:rPr>
            </w:pPr>
          </w:p>
        </w:tc>
      </w:tr>
      <w:tr w:rsidR="002B6795" w14:paraId="5EAD7886" w14:textId="77777777" w:rsidTr="007E5F92">
        <w:tc>
          <w:tcPr>
            <w:tcW w:w="2518" w:type="dxa"/>
          </w:tcPr>
          <w:p w14:paraId="2573EFBC"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6BC0CE0B" w14:textId="77777777" w:rsidR="002B6795" w:rsidRDefault="002B6795" w:rsidP="007E5F92">
            <w:pPr>
              <w:rPr>
                <w:rFonts w:ascii="Times New Roman" w:hAnsi="Times New Roman" w:cs="Times New Roman"/>
                <w:color w:val="000000"/>
              </w:rPr>
            </w:pPr>
          </w:p>
        </w:tc>
      </w:tr>
      <w:tr w:rsidR="002B6795" w14:paraId="3592FA71" w14:textId="77777777" w:rsidTr="007E5F92">
        <w:tc>
          <w:tcPr>
            <w:tcW w:w="2518" w:type="dxa"/>
          </w:tcPr>
          <w:p w14:paraId="3FF5A8B0"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E553304" w14:textId="77777777" w:rsidR="002B6795" w:rsidRDefault="002B6795" w:rsidP="007E5F92">
            <w:pPr>
              <w:rPr>
                <w:rFonts w:ascii="Times New Roman" w:hAnsi="Times New Roman" w:cs="Times New Roman"/>
                <w:color w:val="000000"/>
              </w:rPr>
            </w:pPr>
            <w:r>
              <w:rPr>
                <w:rFonts w:ascii="Times New Roman" w:hAnsi="Times New Roman" w:cs="Times New Roman"/>
                <w:color w:val="000000"/>
              </w:rPr>
              <w:t>Expresión polinómica decimal.</w:t>
            </w:r>
          </w:p>
        </w:tc>
      </w:tr>
    </w:tbl>
    <w:p w14:paraId="04D38D8D" w14:textId="77777777" w:rsidR="00133E86" w:rsidRDefault="00133E86" w:rsidP="000740E9">
      <w:pPr>
        <w:spacing w:after="0"/>
        <w:rPr>
          <w:rFonts w:ascii="Times" w:hAnsi="Times"/>
          <w:b/>
        </w:rPr>
      </w:pPr>
    </w:p>
    <w:p w14:paraId="298C4D26" w14:textId="77777777" w:rsidR="00133E86" w:rsidRPr="00C90091" w:rsidRDefault="00133E86" w:rsidP="00133E86">
      <w:pPr>
        <w:shd w:val="clear" w:color="auto" w:fill="FFFFFF"/>
        <w:spacing w:after="0" w:line="345" w:lineRule="atLeast"/>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Algunos ejemplos de ejercicios sobre valores numéricos son:</w:t>
      </w:r>
    </w:p>
    <w:p w14:paraId="0678676D" w14:textId="77777777" w:rsidR="00133E86" w:rsidRPr="00C90091" w:rsidRDefault="00133E86" w:rsidP="009D4126">
      <w:pPr>
        <w:numPr>
          <w:ilvl w:val="0"/>
          <w:numId w:val="43"/>
        </w:numPr>
        <w:shd w:val="clear" w:color="auto" w:fill="FFFFFF"/>
        <w:spacing w:after="0" w:line="345" w:lineRule="atLeast"/>
        <w:ind w:left="36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Expresa en decenas 96 centenas:</w:t>
      </w:r>
    </w:p>
    <w:p w14:paraId="5424720D" w14:textId="77777777"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 centena = 10 decenas</w:t>
      </w:r>
    </w:p>
    <w:p w14:paraId="15383212" w14:textId="77777777"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96 centenas × 10 = </w:t>
      </w:r>
      <w:r w:rsidRPr="00C90091">
        <w:rPr>
          <w:rFonts w:ascii="Times New Roman" w:eastAsia="Times New Roman" w:hAnsi="Times New Roman" w:cs="Times New Roman"/>
          <w:b/>
          <w:bCs/>
          <w:lang w:val="es-CO" w:eastAsia="es-CO"/>
        </w:rPr>
        <w:t>960 decenas</w:t>
      </w:r>
    </w:p>
    <w:p w14:paraId="27E58BBF" w14:textId="77777777" w:rsidR="00133E86" w:rsidRPr="00C90091" w:rsidRDefault="00133E86" w:rsidP="009D4126">
      <w:pPr>
        <w:numPr>
          <w:ilvl w:val="0"/>
          <w:numId w:val="43"/>
        </w:numPr>
        <w:shd w:val="clear" w:color="auto" w:fill="FFFFFF"/>
        <w:spacing w:after="0" w:line="345" w:lineRule="atLeast"/>
        <w:ind w:left="36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Expresa en unidades 15 unidades de millar:</w:t>
      </w:r>
    </w:p>
    <w:p w14:paraId="2C2EE280" w14:textId="5CE7A86E"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 unidad de millar = 1</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 unidades</w:t>
      </w:r>
    </w:p>
    <w:p w14:paraId="1DB40040" w14:textId="48260A6E"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15 unidades de millar × 1</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 = 15</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0000 unidades</w:t>
      </w:r>
    </w:p>
    <w:p w14:paraId="1D7A501F" w14:textId="77777777" w:rsidR="00133E86" w:rsidRPr="00C90091" w:rsidRDefault="00133E86" w:rsidP="00133E86">
      <w:pPr>
        <w:spacing w:after="0"/>
        <w:rPr>
          <w:sz w:val="23"/>
          <w:szCs w:val="23"/>
          <w:lang w:val="es-CO"/>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988"/>
        <w:gridCol w:w="7840"/>
      </w:tblGrid>
      <w:tr w:rsidR="00133E86" w:rsidRPr="005D1738" w14:paraId="2A98530B" w14:textId="77777777" w:rsidTr="00EE2388">
        <w:tc>
          <w:tcPr>
            <w:tcW w:w="8828" w:type="dxa"/>
            <w:gridSpan w:val="2"/>
            <w:shd w:val="clear" w:color="auto" w:fill="0D0D0D" w:themeFill="text1" w:themeFillTint="F2"/>
          </w:tcPr>
          <w:p w14:paraId="786089ED" w14:textId="77777777" w:rsidR="00133E86" w:rsidRPr="005D1738" w:rsidRDefault="00133E86"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33E86" w14:paraId="45E8F65B" w14:textId="77777777" w:rsidTr="00EE2388">
        <w:tc>
          <w:tcPr>
            <w:tcW w:w="988" w:type="dxa"/>
          </w:tcPr>
          <w:p w14:paraId="30B68FE9" w14:textId="77777777" w:rsidR="00133E86" w:rsidRPr="00053744" w:rsidRDefault="00133E86"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40" w:type="dxa"/>
          </w:tcPr>
          <w:p w14:paraId="66BB98FC" w14:textId="659CBB5E" w:rsidR="00133E86" w:rsidRPr="00053744" w:rsidRDefault="00E843C2" w:rsidP="003B0F1D">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IMG15</w:t>
            </w:r>
          </w:p>
        </w:tc>
      </w:tr>
      <w:tr w:rsidR="00133E86" w14:paraId="2EAB347E" w14:textId="77777777" w:rsidTr="00EE2388">
        <w:tc>
          <w:tcPr>
            <w:tcW w:w="988" w:type="dxa"/>
          </w:tcPr>
          <w:p w14:paraId="153FCFBC"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40" w:type="dxa"/>
          </w:tcPr>
          <w:p w14:paraId="4C112E7F" w14:textId="32224029" w:rsidR="00133E86" w:rsidRDefault="00133E86" w:rsidP="003B0F1D">
            <w:pPr>
              <w:rPr>
                <w:rFonts w:ascii="Times New Roman" w:hAnsi="Times New Roman" w:cs="Times New Roman"/>
                <w:color w:val="000000"/>
              </w:rPr>
            </w:pPr>
            <w:r>
              <w:rPr>
                <w:rFonts w:ascii="Times New Roman" w:hAnsi="Times New Roman" w:cs="Times New Roman"/>
                <w:color w:val="000000"/>
              </w:rPr>
              <w:t xml:space="preserve"> </w:t>
            </w:r>
            <w:r w:rsidR="00EE2388">
              <w:rPr>
                <w:noProof/>
                <w:lang w:val="es-CO" w:eastAsia="es-CO"/>
              </w:rPr>
              <w:drawing>
                <wp:inline distT="0" distB="0" distL="0" distR="0" wp14:anchorId="0860A95B" wp14:editId="416E9A73">
                  <wp:extent cx="3352800" cy="1028700"/>
                  <wp:effectExtent l="0" t="0" r="0" b="0"/>
                  <wp:docPr id="15" name="Imagen 15" descr="http://profesores.aulaplaneta.com/DNNPlayerPackages/Package12642/InfoGuion/cuadernoestudio/images_xml/MT_07_01_img12_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2642/InfoGuion/cuadernoestudio/images_xml/MT_07_01_img12_1_sma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0" cy="1028700"/>
                          </a:xfrm>
                          <a:prstGeom prst="rect">
                            <a:avLst/>
                          </a:prstGeom>
                          <a:noFill/>
                          <a:ln>
                            <a:noFill/>
                          </a:ln>
                        </pic:spPr>
                      </pic:pic>
                    </a:graphicData>
                  </a:graphic>
                </wp:inline>
              </w:drawing>
            </w:r>
          </w:p>
          <w:p w14:paraId="4B28BF4F" w14:textId="77777777" w:rsidR="00EE2388" w:rsidRDefault="00EE2388" w:rsidP="003B0F1D">
            <w:pPr>
              <w:ind w:left="708"/>
              <w:rPr>
                <w:rFonts w:ascii="Times New Roman" w:hAnsi="Times New Roman" w:cs="Times New Roman"/>
                <w:color w:val="000000"/>
              </w:rPr>
            </w:pPr>
          </w:p>
          <w:p w14:paraId="6B9783E1" w14:textId="77777777" w:rsidR="00133E86" w:rsidRDefault="00133E86" w:rsidP="003B0F1D">
            <w:pPr>
              <w:ind w:left="708"/>
              <w:rPr>
                <w:rFonts w:ascii="Times New Roman" w:hAnsi="Times New Roman" w:cs="Times New Roman"/>
                <w:color w:val="000000"/>
              </w:rPr>
            </w:pPr>
          </w:p>
        </w:tc>
      </w:tr>
      <w:tr w:rsidR="00133E86" w14:paraId="71C9BF45" w14:textId="77777777" w:rsidTr="00EE2388">
        <w:tc>
          <w:tcPr>
            <w:tcW w:w="988" w:type="dxa"/>
          </w:tcPr>
          <w:p w14:paraId="790992DF"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40" w:type="dxa"/>
          </w:tcPr>
          <w:p w14:paraId="659A76BB" w14:textId="03641C7B" w:rsidR="00EE2388" w:rsidRDefault="00953F85" w:rsidP="003B0F1D">
            <w:pPr>
              <w:rPr>
                <w:rFonts w:ascii="Times New Roman" w:hAnsi="Times New Roman" w:cs="Times New Roman"/>
                <w:color w:val="000000"/>
              </w:rPr>
            </w:pPr>
            <w:hyperlink r:id="rId26" w:history="1">
              <w:r w:rsidR="00133E86" w:rsidRPr="00ED17ED">
                <w:rPr>
                  <w:rStyle w:val="Hipervnculo"/>
                  <w:rFonts w:ascii="Times New Roman" w:hAnsi="Times New Roman" w:cs="Times New Roman"/>
                </w:rPr>
                <w:t>http://profesores.aulaplaneta.com/DNNPlayerPackages/Package12642/InfoGuion/cuadernoestudio/images_xml/MT_07_01_img12_1_small.jpg</w:t>
              </w:r>
            </w:hyperlink>
          </w:p>
          <w:p w14:paraId="32A540AC" w14:textId="08AEE3D9" w:rsidR="00EE2388" w:rsidRDefault="00EE2388" w:rsidP="00EE2388">
            <w:pPr>
              <w:rPr>
                <w:rFonts w:ascii="Times New Roman" w:hAnsi="Times New Roman" w:cs="Times New Roman"/>
              </w:rPr>
            </w:pPr>
          </w:p>
          <w:p w14:paraId="04442EC1" w14:textId="77777777" w:rsidR="00133E86" w:rsidRPr="00EE2388" w:rsidRDefault="00133E86" w:rsidP="00EE2388">
            <w:pPr>
              <w:rPr>
                <w:rFonts w:ascii="Times New Roman" w:hAnsi="Times New Roman" w:cs="Times New Roman"/>
              </w:rPr>
            </w:pPr>
          </w:p>
        </w:tc>
      </w:tr>
      <w:tr w:rsidR="00133E86" w14:paraId="1F88E486" w14:textId="77777777" w:rsidTr="00EE2388">
        <w:tc>
          <w:tcPr>
            <w:tcW w:w="988" w:type="dxa"/>
          </w:tcPr>
          <w:p w14:paraId="63BBA403"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40" w:type="dxa"/>
          </w:tcPr>
          <w:p w14:paraId="30900126" w14:textId="77777777" w:rsidR="00133E86" w:rsidRDefault="00133E86" w:rsidP="003B0F1D">
            <w:pPr>
              <w:rPr>
                <w:rFonts w:ascii="Times New Roman" w:hAnsi="Times New Roman" w:cs="Times New Roman"/>
                <w:color w:val="000000"/>
              </w:rPr>
            </w:pPr>
            <w:r>
              <w:rPr>
                <w:rFonts w:ascii="Times New Roman" w:hAnsi="Times New Roman" w:cs="Times New Roman"/>
                <w:color w:val="000000"/>
              </w:rPr>
              <w:t>Expresiones numéricas de los anteriores ejemplos</w:t>
            </w:r>
          </w:p>
        </w:tc>
      </w:tr>
    </w:tbl>
    <w:p w14:paraId="61B3BAB9" w14:textId="77777777" w:rsidR="00133E86" w:rsidRDefault="00133E86" w:rsidP="00133E86">
      <w:pPr>
        <w:spacing w:after="0"/>
        <w:rPr>
          <w:sz w:val="23"/>
          <w:szCs w:val="23"/>
        </w:rPr>
      </w:pPr>
    </w:p>
    <w:p w14:paraId="470F4770" w14:textId="77777777" w:rsidR="00133E86" w:rsidRDefault="00133E86" w:rsidP="00133E86">
      <w:pPr>
        <w:spacing w:after="0"/>
        <w:rPr>
          <w:sz w:val="23"/>
          <w:szCs w:val="23"/>
        </w:rPr>
      </w:pPr>
    </w:p>
    <w:tbl>
      <w:tblPr>
        <w:tblStyle w:val="Tablaconcuadrcula"/>
        <w:tblW w:w="0" w:type="auto"/>
        <w:tblLayout w:type="fixed"/>
        <w:tblLook w:val="04A0" w:firstRow="1" w:lastRow="0" w:firstColumn="1" w:lastColumn="0" w:noHBand="0" w:noVBand="1"/>
      </w:tblPr>
      <w:tblGrid>
        <w:gridCol w:w="1413"/>
        <w:gridCol w:w="7415"/>
      </w:tblGrid>
      <w:tr w:rsidR="00AC69B6" w:rsidRPr="005D1738" w14:paraId="7E410F0B" w14:textId="77777777" w:rsidTr="005A7642">
        <w:tc>
          <w:tcPr>
            <w:tcW w:w="8828" w:type="dxa"/>
            <w:gridSpan w:val="2"/>
            <w:shd w:val="clear" w:color="auto" w:fill="000000" w:themeFill="text1"/>
          </w:tcPr>
          <w:p w14:paraId="0394CB1F" w14:textId="77777777" w:rsidR="00AC69B6" w:rsidRPr="005D1738" w:rsidRDefault="00AC69B6"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AC69B6" w:rsidRPr="00053744" w14:paraId="163102C6" w14:textId="77777777" w:rsidTr="005A7642">
        <w:tc>
          <w:tcPr>
            <w:tcW w:w="1413" w:type="dxa"/>
          </w:tcPr>
          <w:p w14:paraId="20EB0E56" w14:textId="77777777" w:rsidR="00AC69B6" w:rsidRPr="00053744" w:rsidRDefault="00AC69B6"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415" w:type="dxa"/>
          </w:tcPr>
          <w:p w14:paraId="7491BDF3" w14:textId="31C365BB" w:rsidR="00AC69B6"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w:t>
            </w:r>
            <w:r w:rsidR="00C14137">
              <w:rPr>
                <w:rFonts w:ascii="Times New Roman" w:hAnsi="Times New Roman" w:cs="Times New Roman"/>
                <w:color w:val="000000"/>
              </w:rPr>
              <w:t>_REC</w:t>
            </w:r>
            <w:r>
              <w:rPr>
                <w:rFonts w:ascii="Times New Roman" w:hAnsi="Times New Roman" w:cs="Times New Roman"/>
                <w:color w:val="000000"/>
              </w:rPr>
              <w:t>3</w:t>
            </w:r>
            <w:r w:rsidR="004D7140">
              <w:rPr>
                <w:rFonts w:ascii="Times New Roman" w:hAnsi="Times New Roman" w:cs="Times New Roman"/>
                <w:color w:val="000000"/>
              </w:rPr>
              <w:t>0</w:t>
            </w:r>
          </w:p>
        </w:tc>
      </w:tr>
      <w:tr w:rsidR="00AC69B6" w:rsidRPr="00053744" w14:paraId="0F41D7CA" w14:textId="77777777" w:rsidTr="005A7642">
        <w:tc>
          <w:tcPr>
            <w:tcW w:w="1413" w:type="dxa"/>
          </w:tcPr>
          <w:p w14:paraId="71442431" w14:textId="11C5E074" w:rsidR="00AC69B6" w:rsidRPr="00053744" w:rsidRDefault="00FA5148" w:rsidP="006B39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415" w:type="dxa"/>
          </w:tcPr>
          <w:p w14:paraId="5E2D69D4" w14:textId="2FDA83EF" w:rsidR="000C0ACF" w:rsidRDefault="00AC69B6" w:rsidP="000C0ACF">
            <w:pPr>
              <w:rPr>
                <w:ins w:id="6" w:author="Diana Margarita Gonzalez Martinez" w:date="2015-04-25T12:22:00Z"/>
                <w:rFonts w:ascii="Times New Roman" w:hAnsi="Times New Roman" w:cs="Times New Roman"/>
                <w:color w:val="000000"/>
              </w:rPr>
            </w:pPr>
            <w:r>
              <w:rPr>
                <w:rFonts w:ascii="Times New Roman" w:hAnsi="Times New Roman" w:cs="Times New Roman"/>
                <w:color w:val="000000"/>
              </w:rPr>
              <w:t xml:space="preserve"> </w:t>
            </w:r>
          </w:p>
          <w:p w14:paraId="6D04396B" w14:textId="72604BF1" w:rsidR="000C0ACF" w:rsidRDefault="005A7642" w:rsidP="000C0ACF">
            <w:pPr>
              <w:rPr>
                <w:ins w:id="7" w:author="Diana Margarita Gonzalez Martinez" w:date="2015-04-25T12:22:00Z"/>
                <w:rFonts w:ascii="Times New Roman" w:hAnsi="Times New Roman" w:cs="Times New Roman"/>
              </w:rPr>
            </w:pPr>
            <w:r>
              <w:rPr>
                <w:noProof/>
                <w:lang w:val="es-CO" w:eastAsia="es-CO"/>
              </w:rPr>
              <w:lastRenderedPageBreak/>
              <w:drawing>
                <wp:inline distT="0" distB="0" distL="0" distR="0" wp14:anchorId="734E3EC7" wp14:editId="11AF021A">
                  <wp:extent cx="3583305" cy="1295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3305" cy="1295400"/>
                          </a:xfrm>
                          <a:prstGeom prst="rect">
                            <a:avLst/>
                          </a:prstGeom>
                        </pic:spPr>
                      </pic:pic>
                    </a:graphicData>
                  </a:graphic>
                </wp:inline>
              </w:drawing>
            </w:r>
          </w:p>
          <w:p w14:paraId="003B1D62" w14:textId="0BF349FD" w:rsidR="000C0ACF" w:rsidRDefault="00953F85" w:rsidP="000C0ACF">
            <w:pPr>
              <w:rPr>
                <w:ins w:id="8" w:author="Diana Margarita Gonzalez Martinez" w:date="2015-04-25T12:22:00Z"/>
                <w:rFonts w:ascii="Times New Roman" w:hAnsi="Times New Roman" w:cs="Times New Roman"/>
              </w:rPr>
            </w:pPr>
            <w:hyperlink r:id="rId28" w:history="1">
              <w:r w:rsidR="00FA5148" w:rsidRPr="007D5138">
                <w:rPr>
                  <w:rStyle w:val="Hipervnculo"/>
                  <w:rFonts w:ascii="Times New Roman" w:hAnsi="Times New Roman" w:cs="Times New Roman"/>
                </w:rPr>
                <w:t>http://profesores.aulaplaneta.com/AuxPages/RecursoProfesor.aspx?IdGuion=12642&amp;IdRecurso=626750&amp;Transparent=on</w:t>
              </w:r>
            </w:hyperlink>
          </w:p>
          <w:p w14:paraId="785CC5E5" w14:textId="1A20E625" w:rsidR="00AC69B6" w:rsidRPr="000C0ACF" w:rsidRDefault="000C0ACF" w:rsidP="000C0ACF">
            <w:pPr>
              <w:tabs>
                <w:tab w:val="left" w:pos="2895"/>
              </w:tabs>
              <w:rPr>
                <w:rFonts w:ascii="Times New Roman" w:hAnsi="Times New Roman" w:cs="Times New Roman"/>
              </w:rPr>
            </w:pPr>
            <w:ins w:id="9" w:author="Diana Margarita Gonzalez Martinez" w:date="2015-04-25T12:22:00Z">
              <w:r>
                <w:rPr>
                  <w:rFonts w:ascii="Times New Roman" w:hAnsi="Times New Roman" w:cs="Times New Roman"/>
                </w:rPr>
                <w:tab/>
              </w:r>
            </w:ins>
          </w:p>
        </w:tc>
      </w:tr>
      <w:tr w:rsidR="00AC69B6" w:rsidRPr="00053744" w14:paraId="22457CE4" w14:textId="77777777" w:rsidTr="005A7642">
        <w:tc>
          <w:tcPr>
            <w:tcW w:w="1413" w:type="dxa"/>
          </w:tcPr>
          <w:p w14:paraId="6C0017D4" w14:textId="77777777" w:rsidR="00AC69B6" w:rsidRDefault="00AC69B6" w:rsidP="006B3931">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7415" w:type="dxa"/>
          </w:tcPr>
          <w:p w14:paraId="5A9F09BD" w14:textId="6B969C33" w:rsidR="00AC69B6" w:rsidRPr="00053744" w:rsidRDefault="00AC69B6" w:rsidP="006B3931">
            <w:pPr>
              <w:rPr>
                <w:rFonts w:ascii="Times New Roman" w:hAnsi="Times New Roman" w:cs="Times New Roman"/>
                <w:color w:val="000000"/>
              </w:rPr>
            </w:pPr>
          </w:p>
        </w:tc>
      </w:tr>
      <w:tr w:rsidR="00AC69B6" w:rsidRPr="00053744" w14:paraId="440411EC" w14:textId="77777777" w:rsidTr="005A7642">
        <w:tc>
          <w:tcPr>
            <w:tcW w:w="1413" w:type="dxa"/>
          </w:tcPr>
          <w:p w14:paraId="5ED4F983" w14:textId="77777777" w:rsidR="00AC69B6" w:rsidRDefault="00AC69B6"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415" w:type="dxa"/>
          </w:tcPr>
          <w:p w14:paraId="2B7509C2" w14:textId="77777777" w:rsidR="00AC69B6" w:rsidRPr="00053744" w:rsidRDefault="00AC69B6" w:rsidP="006B3931">
            <w:pPr>
              <w:rPr>
                <w:rFonts w:ascii="Times New Roman" w:hAnsi="Times New Roman" w:cs="Times New Roman"/>
                <w:color w:val="000000"/>
              </w:rPr>
            </w:pPr>
            <w:r>
              <w:rPr>
                <w:rFonts w:ascii="Times New Roman" w:hAnsi="Times New Roman" w:cs="Times New Roman"/>
                <w:color w:val="000000"/>
              </w:rPr>
              <w:t>Repaso sobre el sistema de numeración decimal</w:t>
            </w:r>
          </w:p>
        </w:tc>
      </w:tr>
      <w:tr w:rsidR="00AC69B6" w:rsidRPr="00053744" w14:paraId="7CA53538" w14:textId="77777777" w:rsidTr="005A7642">
        <w:tc>
          <w:tcPr>
            <w:tcW w:w="1413" w:type="dxa"/>
          </w:tcPr>
          <w:p w14:paraId="6B305848" w14:textId="77777777" w:rsidR="00AC69B6" w:rsidRDefault="00AC69B6"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415" w:type="dxa"/>
          </w:tcPr>
          <w:p w14:paraId="38B7C249" w14:textId="77777777" w:rsidR="00AC69B6" w:rsidRPr="00053744" w:rsidRDefault="00AC69B6" w:rsidP="006B3931">
            <w:pPr>
              <w:rPr>
                <w:rFonts w:ascii="Times New Roman" w:hAnsi="Times New Roman" w:cs="Times New Roman"/>
                <w:color w:val="000000"/>
              </w:rPr>
            </w:pPr>
            <w:r>
              <w:rPr>
                <w:rFonts w:ascii="Times New Roman" w:hAnsi="Times New Roman" w:cs="Times New Roman"/>
                <w:color w:val="000000"/>
              </w:rPr>
              <w:t>Actividad que permite repasar las normas del sistema de numeración decimal</w:t>
            </w:r>
          </w:p>
        </w:tc>
      </w:tr>
    </w:tbl>
    <w:p w14:paraId="42EA174A" w14:textId="77777777" w:rsidR="00133E86" w:rsidRDefault="00133E86" w:rsidP="000740E9">
      <w:pPr>
        <w:spacing w:after="0"/>
        <w:rPr>
          <w:rFonts w:ascii="Times" w:hAnsi="Times"/>
          <w:b/>
        </w:rPr>
      </w:pPr>
    </w:p>
    <w:p w14:paraId="201127F3" w14:textId="77777777" w:rsidR="00E816B2" w:rsidRDefault="00E816B2" w:rsidP="00E816B2">
      <w:pPr>
        <w:spacing w:after="0"/>
        <w:rPr>
          <w:sz w:val="23"/>
          <w:szCs w:val="23"/>
        </w:rPr>
      </w:pPr>
      <w:r>
        <w:rPr>
          <w:sz w:val="23"/>
          <w:szCs w:val="23"/>
        </w:rPr>
        <w:t>A continuación se presenta una imagen</w:t>
      </w:r>
      <w:r>
        <w:rPr>
          <w:sz w:val="16"/>
          <w:szCs w:val="16"/>
        </w:rPr>
        <w:t xml:space="preserve"> </w:t>
      </w:r>
      <w:r>
        <w:rPr>
          <w:sz w:val="23"/>
          <w:szCs w:val="23"/>
        </w:rPr>
        <w:t>sobre la evolución histórica de los sistemas de representación numéricos hasta llegar a los actuales:</w:t>
      </w:r>
    </w:p>
    <w:p w14:paraId="4D366AEB" w14:textId="77777777" w:rsidR="00E816B2" w:rsidRDefault="00E816B2" w:rsidP="00E816B2">
      <w:pPr>
        <w:spacing w:after="0"/>
        <w:rPr>
          <w:sz w:val="23"/>
          <w:szCs w:val="23"/>
        </w:rPr>
      </w:pPr>
    </w:p>
    <w:tbl>
      <w:tblPr>
        <w:tblStyle w:val="Tablaconcuadrcula"/>
        <w:tblpPr w:leftFromText="141" w:rightFromText="141" w:vertAnchor="text" w:horzAnchor="margin" w:tblpY="78"/>
        <w:tblW w:w="0" w:type="auto"/>
        <w:tblLook w:val="04A0" w:firstRow="1" w:lastRow="0" w:firstColumn="1" w:lastColumn="0" w:noHBand="0" w:noVBand="1"/>
      </w:tblPr>
      <w:tblGrid>
        <w:gridCol w:w="2203"/>
        <w:gridCol w:w="6625"/>
      </w:tblGrid>
      <w:tr w:rsidR="00E816B2" w:rsidRPr="005D1738" w14:paraId="0395C78E" w14:textId="77777777" w:rsidTr="007E5F92">
        <w:tc>
          <w:tcPr>
            <w:tcW w:w="9033" w:type="dxa"/>
            <w:gridSpan w:val="2"/>
            <w:shd w:val="clear" w:color="auto" w:fill="0D0D0D" w:themeFill="text1" w:themeFillTint="F2"/>
          </w:tcPr>
          <w:p w14:paraId="3BB0AAD0" w14:textId="77777777" w:rsidR="00E816B2" w:rsidRPr="005D1738" w:rsidRDefault="00E816B2" w:rsidP="007E5F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816B2" w14:paraId="20603905" w14:textId="77777777" w:rsidTr="007E5F92">
        <w:tc>
          <w:tcPr>
            <w:tcW w:w="2518" w:type="dxa"/>
          </w:tcPr>
          <w:p w14:paraId="24154BD5" w14:textId="77777777" w:rsidR="00E816B2" w:rsidRPr="00053744" w:rsidRDefault="00E816B2" w:rsidP="007E5F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00AFB86" w14:textId="77777777" w:rsidR="00E816B2" w:rsidRPr="00053744" w:rsidRDefault="00E816B2" w:rsidP="007E5F92">
            <w:pPr>
              <w:rPr>
                <w:rFonts w:ascii="Times New Roman" w:hAnsi="Times New Roman" w:cs="Times New Roman"/>
                <w:b/>
                <w:color w:val="000000"/>
                <w:sz w:val="18"/>
                <w:szCs w:val="18"/>
              </w:rPr>
            </w:pPr>
            <w:r>
              <w:rPr>
                <w:rFonts w:ascii="Times New Roman" w:hAnsi="Times New Roman" w:cs="Times New Roman"/>
                <w:color w:val="000000"/>
              </w:rPr>
              <w:t>MA_06_02_CO_IMG16</w:t>
            </w:r>
          </w:p>
        </w:tc>
      </w:tr>
      <w:tr w:rsidR="00E816B2" w14:paraId="0C07BFAC" w14:textId="77777777" w:rsidTr="007E5F92">
        <w:tc>
          <w:tcPr>
            <w:tcW w:w="2518" w:type="dxa"/>
          </w:tcPr>
          <w:p w14:paraId="26783987" w14:textId="77777777" w:rsidR="00E816B2" w:rsidRDefault="00E816B2" w:rsidP="007E5F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D43B92C" w14:textId="77777777" w:rsidR="00E816B2" w:rsidRDefault="00E816B2" w:rsidP="007E5F92">
            <w:pPr>
              <w:rPr>
                <w:rFonts w:ascii="Times New Roman" w:hAnsi="Times New Roman" w:cs="Times New Roman"/>
                <w:color w:val="000000"/>
              </w:rPr>
            </w:pPr>
            <w:r>
              <w:rPr>
                <w:rFonts w:ascii="Times New Roman" w:hAnsi="Times New Roman" w:cs="Times New Roman"/>
                <w:color w:val="000000"/>
              </w:rPr>
              <w:t xml:space="preserve"> </w:t>
            </w:r>
          </w:p>
          <w:p w14:paraId="5A23B19D" w14:textId="77777777" w:rsidR="00E816B2" w:rsidRDefault="00E816B2" w:rsidP="007E5F92">
            <w:pPr>
              <w:ind w:left="708"/>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4448B90" wp14:editId="18EDF720">
                  <wp:extent cx="3620135" cy="28670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0519" cy="2867329"/>
                          </a:xfrm>
                          <a:prstGeom prst="rect">
                            <a:avLst/>
                          </a:prstGeom>
                          <a:noFill/>
                          <a:ln>
                            <a:noFill/>
                          </a:ln>
                        </pic:spPr>
                      </pic:pic>
                    </a:graphicData>
                  </a:graphic>
                </wp:inline>
              </w:drawing>
            </w:r>
            <w:r>
              <w:rPr>
                <w:rFonts w:ascii="Times New Roman" w:hAnsi="Times New Roman" w:cs="Times New Roman"/>
                <w:color w:val="000000"/>
              </w:rPr>
              <w:t xml:space="preserve"> </w:t>
            </w:r>
          </w:p>
          <w:p w14:paraId="2661ABC7" w14:textId="77777777" w:rsidR="00E816B2" w:rsidRDefault="00E816B2" w:rsidP="007E5F92">
            <w:pPr>
              <w:ind w:left="708"/>
              <w:rPr>
                <w:rFonts w:ascii="Times New Roman" w:hAnsi="Times New Roman" w:cs="Times New Roman"/>
                <w:color w:val="000000"/>
              </w:rPr>
            </w:pPr>
          </w:p>
        </w:tc>
      </w:tr>
      <w:tr w:rsidR="00E816B2" w14:paraId="3570D43E" w14:textId="77777777" w:rsidTr="007E5F92">
        <w:tc>
          <w:tcPr>
            <w:tcW w:w="2518" w:type="dxa"/>
          </w:tcPr>
          <w:p w14:paraId="2050DCD0" w14:textId="77777777" w:rsidR="00E816B2" w:rsidRDefault="00E816B2" w:rsidP="007E5F9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5933DB4C" w14:textId="77777777" w:rsidR="00E816B2" w:rsidRDefault="00E816B2" w:rsidP="007E5F92">
            <w:pPr>
              <w:rPr>
                <w:rFonts w:ascii="Times New Roman" w:hAnsi="Times New Roman" w:cs="Times New Roman"/>
                <w:color w:val="000000"/>
              </w:rPr>
            </w:pPr>
          </w:p>
        </w:tc>
      </w:tr>
      <w:tr w:rsidR="00E816B2" w14:paraId="3EE4A6EF" w14:textId="77777777" w:rsidTr="007E5F92">
        <w:tc>
          <w:tcPr>
            <w:tcW w:w="2518" w:type="dxa"/>
          </w:tcPr>
          <w:p w14:paraId="448B1C00" w14:textId="77777777" w:rsidR="00E816B2" w:rsidRDefault="00E816B2" w:rsidP="007E5F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7BDFECC" w14:textId="77777777" w:rsidR="00E816B2" w:rsidRDefault="00E816B2" w:rsidP="007E5F92">
            <w:pPr>
              <w:rPr>
                <w:rFonts w:ascii="Times New Roman" w:hAnsi="Times New Roman" w:cs="Times New Roman"/>
                <w:color w:val="000000"/>
              </w:rPr>
            </w:pPr>
            <w:r>
              <w:rPr>
                <w:rFonts w:ascii="Times New Roman" w:hAnsi="Times New Roman" w:cs="Times New Roman"/>
                <w:color w:val="000000"/>
              </w:rPr>
              <w:t xml:space="preserve">Evolución del sistema decimal      </w:t>
            </w:r>
          </w:p>
        </w:tc>
      </w:tr>
    </w:tbl>
    <w:p w14:paraId="64E4FBF5" w14:textId="77777777" w:rsidR="00E816B2" w:rsidRDefault="00E816B2" w:rsidP="00E816B2">
      <w:pPr>
        <w:spacing w:after="0"/>
        <w:rPr>
          <w:sz w:val="23"/>
          <w:szCs w:val="23"/>
        </w:rPr>
      </w:pPr>
    </w:p>
    <w:p w14:paraId="3FA2DDBD" w14:textId="77777777" w:rsidR="00E816B2" w:rsidRDefault="00E816B2" w:rsidP="00E816B2">
      <w:pPr>
        <w:spacing w:after="0"/>
        <w:rPr>
          <w:sz w:val="23"/>
          <w:szCs w:val="23"/>
        </w:rPr>
      </w:pPr>
    </w:p>
    <w:p w14:paraId="00FF3AFB" w14:textId="77777777" w:rsidR="005E4AB3" w:rsidRDefault="005E4AB3" w:rsidP="00E816B2">
      <w:pPr>
        <w:spacing w:after="0"/>
        <w:rPr>
          <w:sz w:val="23"/>
          <w:szCs w:val="23"/>
        </w:rPr>
      </w:pPr>
    </w:p>
    <w:p w14:paraId="5A865698" w14:textId="77777777" w:rsidR="005E4AB3" w:rsidRDefault="005E4AB3" w:rsidP="00E816B2">
      <w:pPr>
        <w:spacing w:after="0"/>
        <w:rPr>
          <w:sz w:val="23"/>
          <w:szCs w:val="23"/>
        </w:rPr>
      </w:pPr>
    </w:p>
    <w:tbl>
      <w:tblPr>
        <w:tblStyle w:val="Tablaconcuadrcula"/>
        <w:tblW w:w="0" w:type="auto"/>
        <w:tblLook w:val="04A0" w:firstRow="1" w:lastRow="0" w:firstColumn="1" w:lastColumn="0" w:noHBand="0" w:noVBand="1"/>
      </w:tblPr>
      <w:tblGrid>
        <w:gridCol w:w="2482"/>
        <w:gridCol w:w="6346"/>
      </w:tblGrid>
      <w:tr w:rsidR="00E816B2" w:rsidRPr="005D1738" w14:paraId="1D34BBBA" w14:textId="77777777" w:rsidTr="00C14E9B">
        <w:tc>
          <w:tcPr>
            <w:tcW w:w="8828" w:type="dxa"/>
            <w:gridSpan w:val="2"/>
            <w:shd w:val="clear" w:color="auto" w:fill="000000" w:themeFill="text1"/>
          </w:tcPr>
          <w:p w14:paraId="2E26AFD8" w14:textId="77777777" w:rsidR="00E816B2" w:rsidRPr="005D1738" w:rsidRDefault="00E816B2" w:rsidP="007E5F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Recuerda</w:t>
            </w:r>
          </w:p>
        </w:tc>
      </w:tr>
      <w:tr w:rsidR="00E816B2" w:rsidRPr="00726376" w14:paraId="4CEC1671" w14:textId="77777777" w:rsidTr="00C14E9B">
        <w:tc>
          <w:tcPr>
            <w:tcW w:w="2482" w:type="dxa"/>
          </w:tcPr>
          <w:p w14:paraId="0B128246" w14:textId="77777777" w:rsidR="00E816B2" w:rsidRPr="00726376" w:rsidRDefault="00E816B2" w:rsidP="007E5F92">
            <w:pPr>
              <w:rPr>
                <w:rFonts w:ascii="Times" w:hAnsi="Times"/>
                <w:b/>
                <w:sz w:val="18"/>
                <w:szCs w:val="18"/>
              </w:rPr>
            </w:pPr>
            <w:r w:rsidRPr="00726376">
              <w:rPr>
                <w:rFonts w:ascii="Times" w:hAnsi="Times"/>
                <w:b/>
                <w:sz w:val="18"/>
                <w:szCs w:val="18"/>
              </w:rPr>
              <w:t>Contenido</w:t>
            </w:r>
          </w:p>
        </w:tc>
        <w:tc>
          <w:tcPr>
            <w:tcW w:w="6346" w:type="dxa"/>
          </w:tcPr>
          <w:p w14:paraId="601C77A4" w14:textId="77777777" w:rsidR="00E816B2" w:rsidRDefault="00E816B2" w:rsidP="007E5F92">
            <w:pPr>
              <w:shd w:val="clear" w:color="auto" w:fill="FFFFFF"/>
              <w:spacing w:line="345" w:lineRule="atLeast"/>
              <w:ind w:left="300"/>
              <w:rPr>
                <w:rFonts w:ascii="Times" w:hAnsi="Times"/>
                <w:b/>
                <w:sz w:val="18"/>
                <w:szCs w:val="18"/>
                <w:lang w:val="es-CO"/>
              </w:rPr>
            </w:pPr>
            <w:r>
              <w:rPr>
                <w:rFonts w:ascii="Times" w:hAnsi="Times"/>
                <w:b/>
                <w:sz w:val="18"/>
                <w:szCs w:val="18"/>
                <w:lang w:val="es-CO"/>
              </w:rPr>
              <w:t>VALOR POSICIONAL DE CIFRAS VS. VALOR NUMERICO DE UN NUMERO</w:t>
            </w:r>
          </w:p>
          <w:p w14:paraId="3F26C1F8" w14:textId="77777777" w:rsidR="00E816B2" w:rsidRPr="00C376D4" w:rsidRDefault="00E816B2" w:rsidP="007E5F92">
            <w:pPr>
              <w:shd w:val="clear" w:color="auto" w:fill="FFFFFF"/>
              <w:spacing w:line="345" w:lineRule="atLeast"/>
              <w:ind w:left="300"/>
              <w:rPr>
                <w:rFonts w:ascii="Times" w:hAnsi="Times"/>
                <w:b/>
                <w:sz w:val="18"/>
                <w:szCs w:val="18"/>
                <w:lang w:val="es-CO"/>
              </w:rPr>
            </w:pPr>
          </w:p>
        </w:tc>
      </w:tr>
    </w:tbl>
    <w:p w14:paraId="1825D49B" w14:textId="77777777" w:rsidR="00E816B2" w:rsidRDefault="00E816B2" w:rsidP="00E816B2">
      <w:pPr>
        <w:spacing w:after="0"/>
        <w:rPr>
          <w:sz w:val="23"/>
          <w:szCs w:val="23"/>
        </w:rPr>
      </w:pPr>
    </w:p>
    <w:p w14:paraId="7E59F2D4" w14:textId="77777777" w:rsidR="00E816B2" w:rsidRDefault="00E816B2" w:rsidP="00E816B2">
      <w:pPr>
        <w:spacing w:after="0"/>
        <w:rPr>
          <w:sz w:val="23"/>
          <w:szCs w:val="23"/>
        </w:rPr>
      </w:pPr>
    </w:p>
    <w:tbl>
      <w:tblPr>
        <w:tblStyle w:val="Tablaconcuadrcula"/>
        <w:tblpPr w:leftFromText="141" w:rightFromText="141" w:vertAnchor="text" w:horzAnchor="margin" w:tblpY="27"/>
        <w:tblOverlap w:val="never"/>
        <w:tblW w:w="0" w:type="auto"/>
        <w:tblLayout w:type="fixed"/>
        <w:tblLook w:val="04A0" w:firstRow="1" w:lastRow="0" w:firstColumn="1" w:lastColumn="0" w:noHBand="0" w:noVBand="1"/>
      </w:tblPr>
      <w:tblGrid>
        <w:gridCol w:w="1271"/>
        <w:gridCol w:w="7557"/>
      </w:tblGrid>
      <w:tr w:rsidR="00C14E9B" w:rsidRPr="005D1738" w14:paraId="082D22FB" w14:textId="77777777" w:rsidTr="00C14E9B">
        <w:trPr>
          <w:trHeight w:val="105"/>
        </w:trPr>
        <w:tc>
          <w:tcPr>
            <w:tcW w:w="8828" w:type="dxa"/>
            <w:gridSpan w:val="2"/>
            <w:shd w:val="clear" w:color="auto" w:fill="0D0D0D" w:themeFill="text1" w:themeFillTint="F2"/>
          </w:tcPr>
          <w:p w14:paraId="2C2E52D9" w14:textId="77777777" w:rsidR="00C14E9B" w:rsidRPr="005D1738" w:rsidRDefault="00C14E9B" w:rsidP="00C14E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4E9B" w14:paraId="61F1978C" w14:textId="77777777" w:rsidTr="00C14E9B">
        <w:trPr>
          <w:trHeight w:val="175"/>
        </w:trPr>
        <w:tc>
          <w:tcPr>
            <w:tcW w:w="1271" w:type="dxa"/>
          </w:tcPr>
          <w:p w14:paraId="46A3A9FC" w14:textId="77777777" w:rsidR="00C14E9B" w:rsidRPr="00053744" w:rsidRDefault="00C14E9B" w:rsidP="00C14E9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0FBD083C" w14:textId="77777777" w:rsidR="00C14E9B" w:rsidRPr="00053744" w:rsidRDefault="00C14E9B" w:rsidP="00C14E9B">
            <w:pPr>
              <w:rPr>
                <w:rFonts w:ascii="Times New Roman" w:hAnsi="Times New Roman" w:cs="Times New Roman"/>
                <w:b/>
                <w:color w:val="000000"/>
                <w:sz w:val="18"/>
                <w:szCs w:val="18"/>
              </w:rPr>
            </w:pPr>
            <w:r>
              <w:rPr>
                <w:rFonts w:ascii="Times New Roman" w:hAnsi="Times New Roman" w:cs="Times New Roman"/>
                <w:color w:val="000000"/>
              </w:rPr>
              <w:t>MA_06_02_CO_IMG17</w:t>
            </w:r>
          </w:p>
        </w:tc>
      </w:tr>
      <w:tr w:rsidR="00C14E9B" w14:paraId="68FD1FD4" w14:textId="77777777" w:rsidTr="00C14E9B">
        <w:trPr>
          <w:trHeight w:val="316"/>
        </w:trPr>
        <w:tc>
          <w:tcPr>
            <w:tcW w:w="1271" w:type="dxa"/>
          </w:tcPr>
          <w:p w14:paraId="0C4FC714"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6B950F59" w14:textId="77777777" w:rsidR="00C14E9B" w:rsidRDefault="00C14E9B" w:rsidP="00C14E9B">
            <w:pPr>
              <w:rPr>
                <w:rFonts w:ascii="Times New Roman" w:hAnsi="Times New Roman" w:cs="Times New Roman"/>
                <w:color w:val="000000"/>
              </w:rPr>
            </w:pPr>
            <w:r>
              <w:rPr>
                <w:rFonts w:ascii="Times New Roman" w:hAnsi="Times New Roman" w:cs="Times New Roman"/>
                <w:color w:val="000000"/>
              </w:rPr>
              <w:t xml:space="preserve"> </w:t>
            </w:r>
            <w:r>
              <w:rPr>
                <w:noProof/>
                <w:lang w:val="es-CO" w:eastAsia="es-CO"/>
              </w:rPr>
              <w:drawing>
                <wp:inline distT="0" distB="0" distL="0" distR="0" wp14:anchorId="279679CF" wp14:editId="52CBCB92">
                  <wp:extent cx="3295650" cy="1438275"/>
                  <wp:effectExtent l="0" t="0" r="0" b="9525"/>
                  <wp:docPr id="18" name="Imagen 18" descr="http://profesores.aulaplaneta.com/DNNPlayerPackages/Package12642/InfoGuion/cuadernoestudio/images_xml/MT_07_01_img1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2642/InfoGuion/cuadernoestudio/images_xml/MT_07_01_img12_smal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650" cy="1438275"/>
                          </a:xfrm>
                          <a:prstGeom prst="rect">
                            <a:avLst/>
                          </a:prstGeom>
                          <a:noFill/>
                          <a:ln>
                            <a:noFill/>
                          </a:ln>
                        </pic:spPr>
                      </pic:pic>
                    </a:graphicData>
                  </a:graphic>
                </wp:inline>
              </w:drawing>
            </w:r>
          </w:p>
          <w:p w14:paraId="507AB54E" w14:textId="77777777" w:rsidR="00C14E9B" w:rsidRDefault="00C14E9B" w:rsidP="00C14E9B">
            <w:pPr>
              <w:ind w:left="708"/>
              <w:rPr>
                <w:rFonts w:ascii="Times New Roman" w:hAnsi="Times New Roman" w:cs="Times New Roman"/>
                <w:color w:val="000000"/>
              </w:rPr>
            </w:pPr>
            <w:r>
              <w:rPr>
                <w:rFonts w:ascii="Times New Roman" w:hAnsi="Times New Roman" w:cs="Times New Roman"/>
                <w:color w:val="000000"/>
              </w:rPr>
              <w:t xml:space="preserve"> </w:t>
            </w:r>
          </w:p>
          <w:p w14:paraId="0E8A4170" w14:textId="77777777" w:rsidR="00C14E9B" w:rsidRDefault="00C14E9B" w:rsidP="00C14E9B">
            <w:pPr>
              <w:ind w:left="708"/>
              <w:rPr>
                <w:rFonts w:ascii="Times New Roman" w:hAnsi="Times New Roman" w:cs="Times New Roman"/>
                <w:color w:val="000000"/>
              </w:rPr>
            </w:pPr>
          </w:p>
        </w:tc>
      </w:tr>
      <w:tr w:rsidR="00C14E9B" w14:paraId="24409FD4" w14:textId="77777777" w:rsidTr="00C14E9B">
        <w:trPr>
          <w:trHeight w:val="1036"/>
        </w:trPr>
        <w:tc>
          <w:tcPr>
            <w:tcW w:w="1271" w:type="dxa"/>
          </w:tcPr>
          <w:p w14:paraId="51BB066B"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557" w:type="dxa"/>
          </w:tcPr>
          <w:p w14:paraId="0EF2211F" w14:textId="77777777" w:rsidR="00C14E9B" w:rsidRDefault="00953F85" w:rsidP="00C14E9B">
            <w:pPr>
              <w:rPr>
                <w:rFonts w:ascii="Times New Roman" w:hAnsi="Times New Roman" w:cs="Times New Roman"/>
                <w:color w:val="000000"/>
              </w:rPr>
            </w:pPr>
            <w:hyperlink r:id="rId31" w:history="1">
              <w:r w:rsidR="00C14E9B" w:rsidRPr="00ED17ED">
                <w:rPr>
                  <w:rStyle w:val="Hipervnculo"/>
                  <w:rFonts w:ascii="Times New Roman" w:hAnsi="Times New Roman" w:cs="Times New Roman"/>
                </w:rPr>
                <w:t>http://profesores.aulaplaneta.com/DNNPlayerPackages/Package12642/InfoGuion/cuadernoestudio/images_xml/MT_07_01_img12_small.jpg</w:t>
              </w:r>
            </w:hyperlink>
          </w:p>
          <w:p w14:paraId="79ED6B77" w14:textId="77777777" w:rsidR="00C14E9B" w:rsidRDefault="00C14E9B" w:rsidP="00C14E9B">
            <w:pPr>
              <w:rPr>
                <w:rFonts w:ascii="Times New Roman" w:hAnsi="Times New Roman" w:cs="Times New Roman"/>
                <w:color w:val="000000"/>
              </w:rPr>
            </w:pPr>
          </w:p>
        </w:tc>
      </w:tr>
      <w:tr w:rsidR="00C14E9B" w14:paraId="78EA5201" w14:textId="77777777" w:rsidTr="00C14E9B">
        <w:trPr>
          <w:trHeight w:val="346"/>
        </w:trPr>
        <w:tc>
          <w:tcPr>
            <w:tcW w:w="1271" w:type="dxa"/>
          </w:tcPr>
          <w:p w14:paraId="5E405B8F"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66056B18" w14:textId="77777777" w:rsidR="00C14E9B" w:rsidRDefault="00C14E9B" w:rsidP="00C14E9B">
            <w:pPr>
              <w:rPr>
                <w:rFonts w:ascii="Times New Roman" w:hAnsi="Times New Roman" w:cs="Times New Roman"/>
                <w:color w:val="000000"/>
              </w:rPr>
            </w:pPr>
            <w:r>
              <w:rPr>
                <w:rFonts w:ascii="Times New Roman" w:hAnsi="Times New Roman" w:cs="Times New Roman"/>
                <w:color w:val="000000"/>
              </w:rPr>
              <w:t>Cálculo del valor numérico del número 102.351.748</w:t>
            </w:r>
          </w:p>
        </w:tc>
      </w:tr>
    </w:tbl>
    <w:p w14:paraId="3D626765" w14:textId="77777777" w:rsidR="006A6A1C" w:rsidRDefault="006A6A1C" w:rsidP="000740E9">
      <w:pPr>
        <w:spacing w:after="0"/>
        <w:rPr>
          <w:rFonts w:ascii="Times" w:hAnsi="Times"/>
          <w:highlight w:val="yellow"/>
        </w:rPr>
      </w:pPr>
    </w:p>
    <w:p w14:paraId="13E48610" w14:textId="77777777" w:rsidR="005F2DCF" w:rsidRDefault="005F2DCF" w:rsidP="000740E9">
      <w:pPr>
        <w:spacing w:after="0"/>
        <w:rPr>
          <w:rFonts w:ascii="Times" w:hAnsi="Times"/>
          <w:highlight w:val="yellow"/>
        </w:rPr>
      </w:pPr>
    </w:p>
    <w:p w14:paraId="704EFB03" w14:textId="12D04D59" w:rsidR="000740E9" w:rsidRPr="004E5E51" w:rsidRDefault="000740E9" w:rsidP="000740E9">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1.4</w:t>
      </w:r>
      <w:r w:rsidRPr="004E5E51">
        <w:rPr>
          <w:rFonts w:ascii="Times" w:hAnsi="Times"/>
          <w:b/>
        </w:rPr>
        <w:t xml:space="preserve"> </w:t>
      </w:r>
      <w:r>
        <w:rPr>
          <w:rFonts w:ascii="Times" w:hAnsi="Times"/>
          <w:b/>
        </w:rPr>
        <w:t>Consolidación</w:t>
      </w:r>
    </w:p>
    <w:p w14:paraId="42BA4C3C" w14:textId="77777777" w:rsidR="000740E9" w:rsidRDefault="000740E9" w:rsidP="00081745">
      <w:pPr>
        <w:spacing w:after="0"/>
        <w:rPr>
          <w:rFonts w:ascii="Times" w:hAnsi="Times"/>
          <w:highlight w:val="yellow"/>
        </w:rPr>
      </w:pPr>
    </w:p>
    <w:p w14:paraId="057269A6" w14:textId="77777777" w:rsidR="005F2DCF" w:rsidRPr="007E5F92" w:rsidRDefault="005F2DCF" w:rsidP="005F2DCF">
      <w:pPr>
        <w:spacing w:after="0"/>
        <w:jc w:val="both"/>
        <w:rPr>
          <w:rFonts w:ascii="Times New Roman" w:hAnsi="Times New Roman" w:cs="Times New Roman"/>
        </w:rPr>
      </w:pPr>
      <w:r w:rsidRPr="007E5F92">
        <w:rPr>
          <w:rFonts w:ascii="Times New Roman" w:hAnsi="Times New Roman" w:cs="Times New Roman"/>
        </w:rPr>
        <w:t>Para fortalecer lo aprendido en esta sección se prop</w:t>
      </w:r>
      <w:r>
        <w:rPr>
          <w:rFonts w:ascii="Times New Roman" w:hAnsi="Times New Roman" w:cs="Times New Roman"/>
        </w:rPr>
        <w:t>onen las siguientes actividades:</w:t>
      </w:r>
    </w:p>
    <w:p w14:paraId="02760A36" w14:textId="77777777" w:rsidR="005F2DCF" w:rsidRDefault="005F2DCF" w:rsidP="00081745">
      <w:pPr>
        <w:spacing w:after="0"/>
        <w:rPr>
          <w:sz w:val="23"/>
          <w:szCs w:val="23"/>
        </w:rPr>
      </w:pPr>
    </w:p>
    <w:tbl>
      <w:tblPr>
        <w:tblStyle w:val="Tablaconcuadrcula"/>
        <w:tblW w:w="0" w:type="auto"/>
        <w:tblLook w:val="04A0" w:firstRow="1" w:lastRow="0" w:firstColumn="1" w:lastColumn="0" w:noHBand="0" w:noVBand="1"/>
      </w:tblPr>
      <w:tblGrid>
        <w:gridCol w:w="2466"/>
        <w:gridCol w:w="6362"/>
      </w:tblGrid>
      <w:tr w:rsidR="007C755A" w:rsidRPr="005D1738" w14:paraId="6182F7D1" w14:textId="77777777" w:rsidTr="00DC5E27">
        <w:tc>
          <w:tcPr>
            <w:tcW w:w="8828" w:type="dxa"/>
            <w:gridSpan w:val="2"/>
            <w:shd w:val="clear" w:color="auto" w:fill="000000" w:themeFill="text1"/>
          </w:tcPr>
          <w:p w14:paraId="62408D8B"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C755A" w14:paraId="0BEDDCF8" w14:textId="77777777" w:rsidTr="00DC5E27">
        <w:tc>
          <w:tcPr>
            <w:tcW w:w="2466" w:type="dxa"/>
          </w:tcPr>
          <w:p w14:paraId="786A0376"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2" w:type="dxa"/>
          </w:tcPr>
          <w:p w14:paraId="1613AD59" w14:textId="36FC65EA" w:rsidR="007C755A" w:rsidRPr="00053744" w:rsidRDefault="007C755A" w:rsidP="004D7140">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4</w:t>
            </w:r>
            <w:r w:rsidR="004D7140">
              <w:rPr>
                <w:rFonts w:ascii="Times New Roman" w:hAnsi="Times New Roman" w:cs="Times New Roman"/>
                <w:color w:val="000000"/>
              </w:rPr>
              <w:t xml:space="preserve">0  </w:t>
            </w:r>
          </w:p>
        </w:tc>
      </w:tr>
      <w:tr w:rsidR="007C755A" w14:paraId="0E60F1D5" w14:textId="77777777" w:rsidTr="00DC5E27">
        <w:tc>
          <w:tcPr>
            <w:tcW w:w="2466" w:type="dxa"/>
          </w:tcPr>
          <w:p w14:paraId="3F42BAF5"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2" w:type="dxa"/>
          </w:tcPr>
          <w:p w14:paraId="7E0B30ED" w14:textId="77777777" w:rsidR="007C755A" w:rsidRDefault="007C755A" w:rsidP="006B3931">
            <w:pPr>
              <w:rPr>
                <w:rFonts w:ascii="Times New Roman" w:hAnsi="Times New Roman" w:cs="Times New Roman"/>
                <w:color w:val="000000"/>
              </w:rPr>
            </w:pPr>
            <w:r>
              <w:rPr>
                <w:rFonts w:ascii="Arial" w:hAnsi="Arial" w:cs="Arial"/>
                <w:sz w:val="18"/>
                <w:szCs w:val="18"/>
                <w:lang w:val="es-ES_tradnl"/>
              </w:rPr>
              <w:t>Números en diversos sistemas de numeración</w:t>
            </w:r>
          </w:p>
        </w:tc>
      </w:tr>
      <w:tr w:rsidR="007C755A" w14:paraId="6D2AF962" w14:textId="77777777" w:rsidTr="00DC5E27">
        <w:tc>
          <w:tcPr>
            <w:tcW w:w="2466" w:type="dxa"/>
          </w:tcPr>
          <w:p w14:paraId="382A23EA"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2" w:type="dxa"/>
          </w:tcPr>
          <w:p w14:paraId="43B08FF0" w14:textId="77777777" w:rsidR="007C755A" w:rsidRPr="000719EE" w:rsidRDefault="007C755A" w:rsidP="006B3931">
            <w:pPr>
              <w:rPr>
                <w:rFonts w:ascii="Arial" w:hAnsi="Arial" w:cs="Arial"/>
                <w:sz w:val="18"/>
                <w:szCs w:val="18"/>
                <w:lang w:val="es-ES_tradnl"/>
              </w:rPr>
            </w:pPr>
            <w:r>
              <w:rPr>
                <w:rFonts w:ascii="Arial" w:hAnsi="Arial" w:cs="Arial"/>
                <w:sz w:val="18"/>
                <w:szCs w:val="18"/>
                <w:lang w:val="es-ES_tradnl"/>
              </w:rPr>
              <w:t xml:space="preserve">En esta actividad el estudiante tendrá la posibilidad de escribir números en diversos sistemas de numeración. </w:t>
            </w:r>
          </w:p>
          <w:p w14:paraId="678ED269" w14:textId="77777777" w:rsidR="007C755A" w:rsidRPr="00C00D83" w:rsidRDefault="007C755A" w:rsidP="006B3931">
            <w:pPr>
              <w:rPr>
                <w:rFonts w:ascii="Times New Roman" w:hAnsi="Times New Roman" w:cs="Times New Roman"/>
                <w:color w:val="000000"/>
                <w:lang w:val="es-ES_tradnl"/>
              </w:rPr>
            </w:pPr>
          </w:p>
        </w:tc>
      </w:tr>
    </w:tbl>
    <w:p w14:paraId="49ACD600" w14:textId="77777777" w:rsidR="00BF70A7" w:rsidRDefault="00BF70A7" w:rsidP="00081745">
      <w:pPr>
        <w:spacing w:after="0"/>
        <w:rPr>
          <w:rFonts w:ascii="Times" w:hAnsi="Times"/>
          <w:highlight w:val="yellow"/>
        </w:rPr>
      </w:pPr>
    </w:p>
    <w:p w14:paraId="452F3A35" w14:textId="77777777" w:rsidR="001D05BE" w:rsidRDefault="001D05BE" w:rsidP="00081745">
      <w:pPr>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861A71" w:rsidRPr="005D1738" w14:paraId="2800EE42" w14:textId="77777777" w:rsidTr="006B3931">
        <w:tc>
          <w:tcPr>
            <w:tcW w:w="9033" w:type="dxa"/>
            <w:gridSpan w:val="2"/>
            <w:shd w:val="clear" w:color="auto" w:fill="000000" w:themeFill="text1"/>
          </w:tcPr>
          <w:p w14:paraId="006E7165" w14:textId="77777777" w:rsidR="00861A71" w:rsidRPr="005D1738" w:rsidRDefault="00861A71"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61A71" w14:paraId="79F3DDA2" w14:textId="77777777" w:rsidTr="006B3931">
        <w:tc>
          <w:tcPr>
            <w:tcW w:w="2518" w:type="dxa"/>
          </w:tcPr>
          <w:p w14:paraId="46C12727" w14:textId="77777777" w:rsidR="00861A71" w:rsidRPr="00053744" w:rsidRDefault="00861A71"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B07EBF4" w14:textId="026E00FB" w:rsidR="00861A71" w:rsidRPr="00053744" w:rsidRDefault="000169FE" w:rsidP="00540CCD">
            <w:pPr>
              <w:rPr>
                <w:rFonts w:ascii="Times New Roman" w:hAnsi="Times New Roman" w:cs="Times New Roman"/>
                <w:b/>
                <w:color w:val="000000"/>
                <w:sz w:val="18"/>
                <w:szCs w:val="18"/>
              </w:rPr>
            </w:pPr>
            <w:r>
              <w:rPr>
                <w:rFonts w:ascii="Times New Roman" w:hAnsi="Times New Roman" w:cs="Times New Roman"/>
                <w:color w:val="000000"/>
              </w:rPr>
              <w:t>MA_06_02_CO_REC5</w:t>
            </w:r>
            <w:r w:rsidR="00540CCD">
              <w:rPr>
                <w:rFonts w:ascii="Times New Roman" w:hAnsi="Times New Roman" w:cs="Times New Roman"/>
                <w:color w:val="000000"/>
              </w:rPr>
              <w:t xml:space="preserve">0  </w:t>
            </w:r>
          </w:p>
        </w:tc>
      </w:tr>
      <w:tr w:rsidR="00861A71" w14:paraId="78EC696A" w14:textId="77777777" w:rsidTr="006B3931">
        <w:tc>
          <w:tcPr>
            <w:tcW w:w="2518" w:type="dxa"/>
          </w:tcPr>
          <w:p w14:paraId="1B8A8292" w14:textId="77777777" w:rsidR="00861A71" w:rsidRDefault="00861A71"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BBFD21D" w14:textId="08D7066F" w:rsidR="00861A71" w:rsidRPr="00540CCD" w:rsidRDefault="00861A71" w:rsidP="006B3931">
            <w:pPr>
              <w:rPr>
                <w:rFonts w:ascii="Arial" w:hAnsi="Arial" w:cs="Arial"/>
                <w:sz w:val="18"/>
                <w:szCs w:val="18"/>
                <w:lang w:val="es-ES_tradnl"/>
              </w:rPr>
            </w:pPr>
            <w:r>
              <w:rPr>
                <w:rFonts w:ascii="Arial" w:hAnsi="Arial" w:cs="Arial"/>
                <w:sz w:val="18"/>
                <w:szCs w:val="18"/>
                <w:lang w:val="es-ES_tradnl"/>
              </w:rPr>
              <w:t xml:space="preserve">Sistemas de Numeración </w:t>
            </w:r>
          </w:p>
        </w:tc>
      </w:tr>
      <w:tr w:rsidR="00861A71" w14:paraId="34AE460C" w14:textId="77777777" w:rsidTr="006B3931">
        <w:tc>
          <w:tcPr>
            <w:tcW w:w="2518" w:type="dxa"/>
          </w:tcPr>
          <w:p w14:paraId="20950145" w14:textId="77777777" w:rsidR="00861A71" w:rsidRDefault="00861A71"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C8B21E8" w14:textId="77777777" w:rsidR="00861A71" w:rsidRPr="000719EE" w:rsidRDefault="00861A71" w:rsidP="00861A71">
            <w:pPr>
              <w:rPr>
                <w:rFonts w:ascii="Arial" w:hAnsi="Arial" w:cs="Arial"/>
                <w:sz w:val="18"/>
                <w:szCs w:val="18"/>
                <w:lang w:val="es-ES_tradnl"/>
              </w:rPr>
            </w:pPr>
            <w:r>
              <w:rPr>
                <w:rFonts w:ascii="Arial" w:hAnsi="Arial" w:cs="Arial"/>
                <w:sz w:val="18"/>
                <w:szCs w:val="18"/>
                <w:lang w:val="es-ES_tradnl"/>
              </w:rPr>
              <w:t xml:space="preserve">Este recurso de tipo expositivo permite al estudiante conocer diversos sistemas de numeración posicionales como no posicionales. </w:t>
            </w:r>
          </w:p>
          <w:p w14:paraId="0F5E6DFD" w14:textId="77777777" w:rsidR="00861A71" w:rsidRPr="00861A71" w:rsidRDefault="00861A71" w:rsidP="006B3931">
            <w:pPr>
              <w:rPr>
                <w:rFonts w:ascii="Times New Roman" w:hAnsi="Times New Roman" w:cs="Times New Roman"/>
                <w:color w:val="000000"/>
                <w:lang w:val="es-ES_tradnl"/>
              </w:rPr>
            </w:pPr>
          </w:p>
        </w:tc>
      </w:tr>
    </w:tbl>
    <w:p w14:paraId="3FD8E4BC" w14:textId="77777777" w:rsidR="001D05BE" w:rsidRDefault="001D05BE" w:rsidP="00081745">
      <w:pPr>
        <w:spacing w:after="0"/>
        <w:rPr>
          <w:rFonts w:ascii="Times" w:hAnsi="Times"/>
          <w:highlight w:val="yellow"/>
        </w:rPr>
      </w:pPr>
    </w:p>
    <w:p w14:paraId="5FBA7756" w14:textId="74DACC28" w:rsidR="00092F19" w:rsidRDefault="00092F19" w:rsidP="00540CCD">
      <w:pPr>
        <w:tabs>
          <w:tab w:val="left" w:pos="7095"/>
        </w:tabs>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092F19" w:rsidRPr="005D1738" w14:paraId="7156E524" w14:textId="77777777" w:rsidTr="006B3931">
        <w:tc>
          <w:tcPr>
            <w:tcW w:w="9033" w:type="dxa"/>
            <w:gridSpan w:val="2"/>
            <w:shd w:val="clear" w:color="auto" w:fill="000000" w:themeFill="text1"/>
          </w:tcPr>
          <w:p w14:paraId="7B2C6620" w14:textId="77777777" w:rsidR="00092F19" w:rsidRPr="005D1738" w:rsidRDefault="00092F19"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092F19" w14:paraId="52CF4B3A" w14:textId="77777777" w:rsidTr="006B3931">
        <w:tc>
          <w:tcPr>
            <w:tcW w:w="2518" w:type="dxa"/>
          </w:tcPr>
          <w:p w14:paraId="2DA17829" w14:textId="77777777" w:rsidR="00092F19" w:rsidRPr="00053744" w:rsidRDefault="00092F1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68B8DE5" w14:textId="1077CE6B" w:rsidR="00092F19" w:rsidRPr="00053744" w:rsidRDefault="00092F19" w:rsidP="00014937">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6</w:t>
            </w:r>
            <w:r w:rsidR="00014937">
              <w:rPr>
                <w:rFonts w:ascii="Times New Roman" w:hAnsi="Times New Roman" w:cs="Times New Roman"/>
                <w:color w:val="000000"/>
              </w:rPr>
              <w:t xml:space="preserve">0 </w:t>
            </w:r>
          </w:p>
        </w:tc>
      </w:tr>
      <w:tr w:rsidR="00092F19" w14:paraId="5FEDBA17" w14:textId="77777777" w:rsidTr="006B3931">
        <w:tc>
          <w:tcPr>
            <w:tcW w:w="2518" w:type="dxa"/>
          </w:tcPr>
          <w:p w14:paraId="7585E362" w14:textId="77777777" w:rsidR="00092F19" w:rsidRDefault="00092F19" w:rsidP="006B3931">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14:paraId="2C711559" w14:textId="77777777" w:rsidR="00092F19" w:rsidRPr="000719EE" w:rsidRDefault="00092F19" w:rsidP="006B3931">
            <w:pPr>
              <w:rPr>
                <w:rFonts w:ascii="Arial" w:hAnsi="Arial" w:cs="Arial"/>
                <w:sz w:val="18"/>
                <w:szCs w:val="18"/>
                <w:lang w:val="es-ES_tradnl"/>
              </w:rPr>
            </w:pPr>
            <w:r>
              <w:rPr>
                <w:rFonts w:ascii="Arial" w:hAnsi="Arial" w:cs="Arial"/>
                <w:sz w:val="18"/>
                <w:szCs w:val="18"/>
                <w:lang w:val="es-ES_tradnl"/>
              </w:rPr>
              <w:t xml:space="preserve">Clasificación de sistemas de numeración </w:t>
            </w:r>
          </w:p>
          <w:p w14:paraId="094CBCA5" w14:textId="77777777" w:rsidR="00092F19" w:rsidRDefault="00092F19" w:rsidP="006B3931">
            <w:pPr>
              <w:rPr>
                <w:rFonts w:ascii="Times New Roman" w:hAnsi="Times New Roman" w:cs="Times New Roman"/>
                <w:color w:val="000000"/>
              </w:rPr>
            </w:pPr>
          </w:p>
        </w:tc>
      </w:tr>
      <w:tr w:rsidR="00092F19" w14:paraId="3D8A4E73" w14:textId="77777777" w:rsidTr="006B3931">
        <w:tc>
          <w:tcPr>
            <w:tcW w:w="2518" w:type="dxa"/>
          </w:tcPr>
          <w:p w14:paraId="3E08EE61" w14:textId="77777777" w:rsidR="00092F19" w:rsidRDefault="00092F19"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7ADD9E6" w14:textId="77777777" w:rsidR="00092F19" w:rsidRPr="000719EE" w:rsidRDefault="00092F19" w:rsidP="006B3931">
            <w:pPr>
              <w:rPr>
                <w:rFonts w:ascii="Arial" w:hAnsi="Arial" w:cs="Arial"/>
                <w:sz w:val="18"/>
                <w:szCs w:val="18"/>
                <w:lang w:val="es-ES_tradnl"/>
              </w:rPr>
            </w:pPr>
            <w:r>
              <w:rPr>
                <w:rFonts w:ascii="Arial" w:hAnsi="Arial" w:cs="Arial"/>
                <w:sz w:val="18"/>
                <w:szCs w:val="18"/>
                <w:lang w:val="es-ES_tradnl"/>
              </w:rPr>
              <w:t xml:space="preserve">Esta actividad permite al estudiante clasificar los sistemas de numeración en posicional y no posicional. </w:t>
            </w:r>
          </w:p>
          <w:p w14:paraId="638D4483" w14:textId="77777777" w:rsidR="00092F19" w:rsidRPr="005F5791" w:rsidRDefault="00092F19" w:rsidP="006B3931">
            <w:pPr>
              <w:rPr>
                <w:rFonts w:ascii="Times New Roman" w:hAnsi="Times New Roman" w:cs="Times New Roman"/>
                <w:color w:val="000000"/>
                <w:lang w:val="es-ES_tradnl"/>
              </w:rPr>
            </w:pPr>
          </w:p>
        </w:tc>
      </w:tr>
    </w:tbl>
    <w:p w14:paraId="7DF06B17" w14:textId="77777777" w:rsidR="00092F19" w:rsidRDefault="00092F19" w:rsidP="00092F19">
      <w:pPr>
        <w:spacing w:after="0"/>
        <w:rPr>
          <w:rFonts w:ascii="Times" w:hAnsi="Times"/>
        </w:rPr>
      </w:pPr>
    </w:p>
    <w:p w14:paraId="4FDC1A23" w14:textId="77777777" w:rsidR="00092F19" w:rsidRDefault="00092F19" w:rsidP="00092F19">
      <w:pPr>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092F19" w:rsidRPr="005D1738" w14:paraId="37D74BD0" w14:textId="77777777" w:rsidTr="006B3931">
        <w:tc>
          <w:tcPr>
            <w:tcW w:w="9033" w:type="dxa"/>
            <w:gridSpan w:val="2"/>
            <w:shd w:val="clear" w:color="auto" w:fill="000000" w:themeFill="text1"/>
          </w:tcPr>
          <w:p w14:paraId="49E380F6" w14:textId="77777777" w:rsidR="00092F19" w:rsidRPr="005D1738" w:rsidRDefault="00092F19"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092F19" w14:paraId="182BDF66" w14:textId="77777777" w:rsidTr="006B3931">
        <w:tc>
          <w:tcPr>
            <w:tcW w:w="2518" w:type="dxa"/>
          </w:tcPr>
          <w:p w14:paraId="59843A5C" w14:textId="77777777" w:rsidR="00092F19" w:rsidRPr="00053744" w:rsidRDefault="00092F1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0BFC66B" w14:textId="4F4AE774" w:rsidR="00092F19" w:rsidRPr="00053744" w:rsidRDefault="00092F19" w:rsidP="006B3931">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7</w:t>
            </w:r>
            <w:r w:rsidR="002E3FF9">
              <w:rPr>
                <w:rFonts w:ascii="Times New Roman" w:hAnsi="Times New Roman" w:cs="Times New Roman"/>
                <w:color w:val="000000"/>
              </w:rPr>
              <w:t>0</w:t>
            </w:r>
          </w:p>
        </w:tc>
      </w:tr>
      <w:tr w:rsidR="00092F19" w14:paraId="1E85E6E6" w14:textId="77777777" w:rsidTr="006B3931">
        <w:tc>
          <w:tcPr>
            <w:tcW w:w="2518" w:type="dxa"/>
          </w:tcPr>
          <w:p w14:paraId="66260E70" w14:textId="77777777" w:rsidR="00092F19" w:rsidRDefault="00092F19"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D04DC57" w14:textId="77777777" w:rsidR="00092F19" w:rsidRPr="0041286F" w:rsidRDefault="00092F19" w:rsidP="006B3931">
            <w:pPr>
              <w:rPr>
                <w:rFonts w:ascii="Arial" w:hAnsi="Arial" w:cs="Arial"/>
                <w:sz w:val="18"/>
                <w:szCs w:val="18"/>
                <w:lang w:val="es-ES_tradnl"/>
              </w:rPr>
            </w:pPr>
            <w:r>
              <w:rPr>
                <w:rFonts w:ascii="Arial" w:hAnsi="Arial" w:cs="Arial"/>
                <w:sz w:val="18"/>
                <w:szCs w:val="18"/>
                <w:lang w:val="es-ES_tradnl"/>
              </w:rPr>
              <w:t xml:space="preserve">Identificando sistemas de numeración </w:t>
            </w:r>
          </w:p>
        </w:tc>
      </w:tr>
      <w:tr w:rsidR="00092F19" w14:paraId="541F684B" w14:textId="77777777" w:rsidTr="006B3931">
        <w:tc>
          <w:tcPr>
            <w:tcW w:w="2518" w:type="dxa"/>
          </w:tcPr>
          <w:p w14:paraId="11F7D19C" w14:textId="77777777" w:rsidR="00092F19" w:rsidRDefault="00092F19"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B310F28" w14:textId="77777777" w:rsidR="00092F19" w:rsidRPr="0041286F" w:rsidRDefault="00092F19" w:rsidP="006B3931">
            <w:pPr>
              <w:rPr>
                <w:rFonts w:ascii="Arial" w:hAnsi="Arial" w:cs="Arial"/>
                <w:sz w:val="18"/>
                <w:szCs w:val="18"/>
                <w:lang w:val="es-ES_tradnl"/>
              </w:rPr>
            </w:pPr>
            <w:r>
              <w:rPr>
                <w:rFonts w:ascii="Arial" w:hAnsi="Arial" w:cs="Arial"/>
                <w:sz w:val="18"/>
                <w:szCs w:val="18"/>
                <w:lang w:val="es-ES_tradnl"/>
              </w:rPr>
              <w:t xml:space="preserve">Este recurso permite que el estudiante identifique los nombres de diversos sistemas de numeración vistos en la unidad. </w:t>
            </w:r>
          </w:p>
        </w:tc>
      </w:tr>
    </w:tbl>
    <w:p w14:paraId="0F80F5E9" w14:textId="77777777" w:rsidR="00092F19" w:rsidRDefault="00092F19" w:rsidP="00081745">
      <w:pPr>
        <w:spacing w:after="0"/>
        <w:rPr>
          <w:rFonts w:ascii="Times" w:hAnsi="Times"/>
          <w:highlight w:val="yellow"/>
        </w:rPr>
      </w:pPr>
    </w:p>
    <w:p w14:paraId="6166B30D" w14:textId="77777777" w:rsidR="00092F19" w:rsidRDefault="00092F19" w:rsidP="00081745">
      <w:pPr>
        <w:spacing w:after="0"/>
        <w:rPr>
          <w:rFonts w:ascii="Times" w:hAnsi="Times"/>
          <w:highlight w:val="yellow"/>
        </w:rPr>
      </w:pPr>
    </w:p>
    <w:p w14:paraId="3BEFD789" w14:textId="77777777" w:rsidR="00092F19" w:rsidRDefault="00092F19" w:rsidP="00081745">
      <w:pPr>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EB6918" w:rsidRPr="005D1738" w14:paraId="186B168D" w14:textId="77777777" w:rsidTr="006B3931">
        <w:tc>
          <w:tcPr>
            <w:tcW w:w="9033" w:type="dxa"/>
            <w:gridSpan w:val="2"/>
            <w:shd w:val="clear" w:color="auto" w:fill="000000" w:themeFill="text1"/>
          </w:tcPr>
          <w:p w14:paraId="54609619" w14:textId="77777777" w:rsidR="00EB6918" w:rsidRPr="005D1738" w:rsidRDefault="00EB6918"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EB6918" w14:paraId="5E337D32" w14:textId="77777777" w:rsidTr="006B3931">
        <w:tc>
          <w:tcPr>
            <w:tcW w:w="2518" w:type="dxa"/>
          </w:tcPr>
          <w:p w14:paraId="5F4CCE0D" w14:textId="77777777" w:rsidR="00EB6918" w:rsidRPr="00053744" w:rsidRDefault="00EB6918"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89B6B8" w14:textId="251860C2" w:rsidR="00EB6918"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MA_06_02_CO_REC8</w:t>
            </w:r>
            <w:r w:rsidR="002E3FF9">
              <w:rPr>
                <w:rFonts w:ascii="Times New Roman" w:hAnsi="Times New Roman" w:cs="Times New Roman"/>
                <w:color w:val="000000"/>
              </w:rPr>
              <w:t>0</w:t>
            </w:r>
          </w:p>
        </w:tc>
      </w:tr>
      <w:tr w:rsidR="00EB6918" w14:paraId="31806206" w14:textId="77777777" w:rsidTr="006B3931">
        <w:tc>
          <w:tcPr>
            <w:tcW w:w="2518" w:type="dxa"/>
          </w:tcPr>
          <w:p w14:paraId="7856C486" w14:textId="77777777" w:rsidR="00EB6918" w:rsidRDefault="00EB6918"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29E910D" w14:textId="77777777" w:rsidR="00EB6918" w:rsidRPr="000719EE" w:rsidRDefault="00EB6918" w:rsidP="00EB6918">
            <w:pPr>
              <w:rPr>
                <w:rFonts w:ascii="Arial" w:hAnsi="Arial" w:cs="Arial"/>
                <w:sz w:val="18"/>
                <w:szCs w:val="18"/>
                <w:lang w:val="es-ES_tradnl"/>
              </w:rPr>
            </w:pPr>
            <w:r>
              <w:rPr>
                <w:rFonts w:ascii="Arial" w:hAnsi="Arial" w:cs="Arial"/>
                <w:sz w:val="18"/>
                <w:szCs w:val="18"/>
                <w:lang w:val="es-ES_tradnl"/>
              </w:rPr>
              <w:t xml:space="preserve">Crea tu propio sistema de numeración </w:t>
            </w:r>
          </w:p>
          <w:p w14:paraId="221C4499" w14:textId="77777777" w:rsidR="00EB6918" w:rsidRPr="00EB6918" w:rsidRDefault="00EB6918" w:rsidP="006B3931">
            <w:pPr>
              <w:rPr>
                <w:rFonts w:ascii="Times New Roman" w:hAnsi="Times New Roman" w:cs="Times New Roman"/>
                <w:color w:val="000000"/>
                <w:lang w:val="es-ES_tradnl"/>
              </w:rPr>
            </w:pPr>
          </w:p>
        </w:tc>
      </w:tr>
      <w:tr w:rsidR="00EB6918" w14:paraId="386453C8" w14:textId="77777777" w:rsidTr="006B3931">
        <w:tc>
          <w:tcPr>
            <w:tcW w:w="2518" w:type="dxa"/>
          </w:tcPr>
          <w:p w14:paraId="253D3BC0" w14:textId="77777777" w:rsidR="00EB6918" w:rsidRDefault="00EB6918"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A11CFF9" w14:textId="4BD4F955" w:rsidR="00EB6918" w:rsidRPr="00EB6918" w:rsidRDefault="00EB6918" w:rsidP="00193B73">
            <w:pPr>
              <w:jc w:val="both"/>
              <w:rPr>
                <w:rFonts w:ascii="Arial" w:hAnsi="Arial" w:cs="Arial"/>
                <w:sz w:val="18"/>
                <w:szCs w:val="18"/>
                <w:lang w:val="es-ES_tradnl"/>
              </w:rPr>
            </w:pPr>
            <w:r>
              <w:rPr>
                <w:rFonts w:ascii="Arial" w:hAnsi="Arial" w:cs="Arial"/>
                <w:sz w:val="18"/>
                <w:szCs w:val="18"/>
                <w:lang w:val="es-ES_tradnl"/>
              </w:rPr>
              <w:t>Esta actividad es un proyecto para q</w:t>
            </w:r>
            <w:r w:rsidR="00193B73">
              <w:rPr>
                <w:rFonts w:ascii="Arial" w:hAnsi="Arial" w:cs="Arial"/>
                <w:sz w:val="18"/>
                <w:szCs w:val="18"/>
                <w:lang w:val="es-ES_tradnl"/>
              </w:rPr>
              <w:t>ue el estudiante pueda crear su</w:t>
            </w:r>
            <w:r>
              <w:rPr>
                <w:rFonts w:ascii="Arial" w:hAnsi="Arial" w:cs="Arial"/>
                <w:sz w:val="18"/>
                <w:szCs w:val="18"/>
                <w:lang w:val="es-ES_tradnl"/>
              </w:rPr>
              <w:t xml:space="preserve"> propio sistema de numeración, con sus reglas, sus historias de cómo puede surgir y genere un cuento a partir de una necesidad inventada en un contexto determinado por el mismo. </w:t>
            </w:r>
          </w:p>
        </w:tc>
      </w:tr>
    </w:tbl>
    <w:p w14:paraId="7ECBE632" w14:textId="77777777" w:rsidR="001D05BE" w:rsidRDefault="001D05BE" w:rsidP="00081745">
      <w:pPr>
        <w:spacing w:after="0"/>
        <w:rPr>
          <w:rFonts w:ascii="Times" w:hAnsi="Times"/>
          <w:highlight w:val="yellow"/>
        </w:rPr>
      </w:pPr>
    </w:p>
    <w:p w14:paraId="6F4B0D90" w14:textId="77777777" w:rsidR="001D05BE" w:rsidRDefault="001D05BE" w:rsidP="00081745">
      <w:pPr>
        <w:spacing w:after="0"/>
        <w:rPr>
          <w:rFonts w:ascii="Times" w:hAnsi="Times"/>
          <w:highlight w:val="yellow"/>
        </w:rPr>
      </w:pPr>
    </w:p>
    <w:p w14:paraId="2D5441D4" w14:textId="77777777" w:rsidR="001D05BE" w:rsidRPr="004E5E51" w:rsidRDefault="001D05BE" w:rsidP="00081745">
      <w:pPr>
        <w:spacing w:after="0"/>
        <w:rPr>
          <w:rFonts w:ascii="Times" w:hAnsi="Times"/>
          <w:highlight w:val="yellow"/>
        </w:rPr>
      </w:pPr>
    </w:p>
    <w:p w14:paraId="04970FB3" w14:textId="752A7C0A" w:rsidR="005D1738" w:rsidRDefault="00F23646" w:rsidP="005D1738">
      <w:pPr>
        <w:spacing w:after="0"/>
        <w:rPr>
          <w:rFonts w:ascii="Times" w:hAnsi="Times"/>
          <w:b/>
        </w:rPr>
      </w:pPr>
      <w:r w:rsidRPr="004E5E51">
        <w:rPr>
          <w:rFonts w:ascii="Times" w:hAnsi="Times"/>
          <w:highlight w:val="yellow"/>
        </w:rPr>
        <w:t>[SECCIÓN 1]</w:t>
      </w:r>
      <w:r w:rsidR="00616DBC">
        <w:rPr>
          <w:rFonts w:ascii="Times" w:hAnsi="Times"/>
        </w:rPr>
        <w:t xml:space="preserve"> </w:t>
      </w:r>
      <w:r w:rsidR="006A1381">
        <w:rPr>
          <w:rFonts w:ascii="Times" w:hAnsi="Times"/>
          <w:b/>
        </w:rPr>
        <w:t>2</w:t>
      </w:r>
      <w:r w:rsidRPr="004E5E51">
        <w:rPr>
          <w:rFonts w:ascii="Times" w:hAnsi="Times"/>
          <w:b/>
        </w:rPr>
        <w:t xml:space="preserve"> </w:t>
      </w:r>
      <w:r w:rsidR="000740E9">
        <w:rPr>
          <w:rFonts w:ascii="Times" w:hAnsi="Times"/>
          <w:b/>
        </w:rPr>
        <w:t xml:space="preserve">Números Naturales </w:t>
      </w:r>
    </w:p>
    <w:p w14:paraId="3575DE38" w14:textId="77777777" w:rsidR="005D1738" w:rsidRDefault="005D1738" w:rsidP="005D1738">
      <w:pPr>
        <w:spacing w:after="0"/>
        <w:rPr>
          <w:rFonts w:ascii="Times" w:hAnsi="Times"/>
          <w:highlight w:val="yellow"/>
        </w:rPr>
      </w:pPr>
    </w:p>
    <w:p w14:paraId="0CD1A682" w14:textId="77777777" w:rsidR="00C12105" w:rsidRDefault="00C12105" w:rsidP="005D1738">
      <w:pPr>
        <w:spacing w:after="0"/>
        <w:rPr>
          <w:rFonts w:ascii="Times" w:hAnsi="Times"/>
          <w:highlight w:val="yellow"/>
        </w:rPr>
      </w:pPr>
    </w:p>
    <w:p w14:paraId="11163E36" w14:textId="497538CE" w:rsidR="00C12105" w:rsidRDefault="00C12105" w:rsidP="00C12105">
      <w:pPr>
        <w:pStyle w:val="Default"/>
        <w:jc w:val="both"/>
        <w:rPr>
          <w:rFonts w:ascii="Times New Roman" w:hAnsi="Times New Roman" w:cs="Times New Roman"/>
        </w:rPr>
      </w:pPr>
      <w:r w:rsidRPr="00C12105">
        <w:rPr>
          <w:rFonts w:ascii="Times New Roman" w:hAnsi="Times New Roman" w:cs="Times New Roman"/>
        </w:rPr>
        <w:t xml:space="preserve">Los números naturales tienen origen en una necesidad tan antigua como las primeras civilizaciones: la necesidad de contar. El hombre primitivo identificaba objetos con características iguales y podía distinguir entre uno y muchos; pero no le era posible captar la cantidad a simple vista. Por ello, empezó a representar las cantidades haciendo marcas en huesos, trozos de madera o piedra. Por cada objeto observado hacía una marca que le fuera familiar, así concibió la idea de número. </w:t>
      </w:r>
      <w:hyperlink r:id="rId32" w:history="1">
        <w:r w:rsidR="00A239E1" w:rsidRPr="00A239E1">
          <w:rPr>
            <w:rStyle w:val="Hipervnculo"/>
            <w:rFonts w:ascii="Times New Roman" w:hAnsi="Times New Roman" w:cs="Times New Roman"/>
          </w:rPr>
          <w:t>[</w:t>
        </w:r>
        <w:r w:rsidR="005D444C" w:rsidRPr="00A239E1">
          <w:rPr>
            <w:rStyle w:val="Hipervnculo"/>
            <w:rFonts w:ascii="Times New Roman" w:hAnsi="Times New Roman" w:cs="Times New Roman"/>
          </w:rPr>
          <w:t>V</w:t>
        </w:r>
        <w:r w:rsidR="005D444C" w:rsidRPr="00A239E1">
          <w:rPr>
            <w:rStyle w:val="Hipervnculo"/>
            <w:rFonts w:ascii="Times New Roman" w:hAnsi="Times New Roman" w:cs="Times New Roman"/>
          </w:rPr>
          <w:t>E</w:t>
        </w:r>
        <w:r w:rsidR="005D444C" w:rsidRPr="00A239E1">
          <w:rPr>
            <w:rStyle w:val="Hipervnculo"/>
            <w:rFonts w:ascii="Times New Roman" w:hAnsi="Times New Roman" w:cs="Times New Roman"/>
          </w:rPr>
          <w:t>R</w:t>
        </w:r>
        <w:r w:rsidR="00A239E1" w:rsidRPr="00A239E1">
          <w:rPr>
            <w:rStyle w:val="Hipervnculo"/>
            <w:rFonts w:ascii="Times New Roman" w:hAnsi="Times New Roman" w:cs="Times New Roman"/>
          </w:rPr>
          <w:t>]</w:t>
        </w:r>
      </w:hyperlink>
    </w:p>
    <w:p w14:paraId="33730D59" w14:textId="77777777" w:rsidR="00A239E1" w:rsidRPr="00C12105" w:rsidRDefault="00A239E1" w:rsidP="00C12105">
      <w:pPr>
        <w:pStyle w:val="Default"/>
        <w:jc w:val="both"/>
        <w:rPr>
          <w:rFonts w:ascii="Times New Roman" w:hAnsi="Times New Roman" w:cs="Times New Roman"/>
        </w:rPr>
      </w:pPr>
    </w:p>
    <w:p w14:paraId="1D5D694C" w14:textId="77777777" w:rsidR="00C12105" w:rsidRPr="00C12105" w:rsidRDefault="00C12105" w:rsidP="00C12105">
      <w:pPr>
        <w:pStyle w:val="Default"/>
        <w:jc w:val="both"/>
        <w:rPr>
          <w:rFonts w:ascii="Times New Roman" w:hAnsi="Times New Roman" w:cs="Times New Roman"/>
        </w:rPr>
      </w:pPr>
      <w:r w:rsidRPr="00C12105">
        <w:rPr>
          <w:rFonts w:ascii="Times New Roman" w:hAnsi="Times New Roman" w:cs="Times New Roman"/>
        </w:rPr>
        <w:t xml:space="preserve">Para contar, también utilizó su propio cuerpo: los dedos de la mano, los de los pies, los brazos, las piernas, el torso y la cabeza, las falanges y las articulaciones. </w:t>
      </w:r>
    </w:p>
    <w:p w14:paraId="700F28F7" w14:textId="3401AE12" w:rsidR="00C12105" w:rsidRPr="00C12105" w:rsidRDefault="00C12105" w:rsidP="00C12105">
      <w:pPr>
        <w:spacing w:after="0"/>
        <w:jc w:val="both"/>
        <w:rPr>
          <w:rFonts w:ascii="Times New Roman" w:hAnsi="Times New Roman" w:cs="Times New Roman"/>
        </w:rPr>
      </w:pPr>
      <w:r w:rsidRPr="00C12105">
        <w:rPr>
          <w:rFonts w:ascii="Times New Roman" w:hAnsi="Times New Roman" w:cs="Times New Roman"/>
        </w:rPr>
        <w:t>Mucho</w:t>
      </w:r>
      <w:r>
        <w:rPr>
          <w:rFonts w:ascii="Times New Roman" w:hAnsi="Times New Roman" w:cs="Times New Roman"/>
        </w:rPr>
        <w:t xml:space="preserve"> tiempo después, hacia 3300 </w:t>
      </w:r>
      <w:r w:rsidR="00DC5E27">
        <w:rPr>
          <w:rFonts w:ascii="Times New Roman" w:hAnsi="Times New Roman" w:cs="Times New Roman"/>
        </w:rPr>
        <w:t xml:space="preserve">A.C, </w:t>
      </w:r>
      <w:r w:rsidRPr="00C12105">
        <w:rPr>
          <w:rFonts w:ascii="Times New Roman" w:hAnsi="Times New Roman" w:cs="Times New Roman"/>
        </w:rPr>
        <w:t xml:space="preserve">apareció la representación escrita de los números, paralelamente al nacimiento de la escritura, en Sumer (Mesopotamia). En las primeras tablillas de arcilla que han revelado la escritura, aparecen signos específicos destinados a representar los números. </w:t>
      </w:r>
    </w:p>
    <w:p w14:paraId="10A3704A" w14:textId="77777777" w:rsidR="00C12105" w:rsidRDefault="00C12105" w:rsidP="005D1738">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7"/>
        <w:gridCol w:w="6361"/>
      </w:tblGrid>
      <w:tr w:rsidR="0027220A" w:rsidRPr="005D1738" w14:paraId="76FCE150" w14:textId="77777777" w:rsidTr="00FD482A">
        <w:tc>
          <w:tcPr>
            <w:tcW w:w="9033" w:type="dxa"/>
            <w:gridSpan w:val="2"/>
            <w:shd w:val="clear" w:color="auto" w:fill="0D0D0D" w:themeFill="text1" w:themeFillTint="F2"/>
          </w:tcPr>
          <w:p w14:paraId="184700F8" w14:textId="77777777" w:rsidR="0027220A" w:rsidRPr="005D1738" w:rsidRDefault="0027220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220A" w14:paraId="52754997" w14:textId="77777777" w:rsidTr="00FD482A">
        <w:tc>
          <w:tcPr>
            <w:tcW w:w="2518" w:type="dxa"/>
          </w:tcPr>
          <w:p w14:paraId="5E5CB53E" w14:textId="77777777" w:rsidR="0027220A" w:rsidRPr="00053744" w:rsidRDefault="0027220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5A1FD0B" w14:textId="10985314" w:rsidR="0027220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IMG18</w:t>
            </w:r>
          </w:p>
        </w:tc>
      </w:tr>
      <w:tr w:rsidR="0027220A" w14:paraId="15EC2F24" w14:textId="77777777" w:rsidTr="00FD482A">
        <w:tc>
          <w:tcPr>
            <w:tcW w:w="2518" w:type="dxa"/>
          </w:tcPr>
          <w:p w14:paraId="78950157"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7615E7F" w14:textId="77777777" w:rsidR="0027220A" w:rsidRDefault="0027220A" w:rsidP="00FD482A">
            <w:pPr>
              <w:rPr>
                <w:rFonts w:ascii="Times New Roman" w:hAnsi="Times New Roman" w:cs="Times New Roman"/>
                <w:color w:val="000000"/>
              </w:rPr>
            </w:pPr>
            <w:r>
              <w:rPr>
                <w:rFonts w:ascii="Times New Roman" w:hAnsi="Times New Roman" w:cs="Times New Roman"/>
                <w:color w:val="000000"/>
              </w:rPr>
              <w:t xml:space="preserve"> </w:t>
            </w:r>
          </w:p>
          <w:p w14:paraId="3D72D33A" w14:textId="2658BD89" w:rsidR="0027220A" w:rsidRDefault="0027220A" w:rsidP="00FD482A">
            <w:pPr>
              <w:ind w:left="708"/>
              <w:rPr>
                <w:rFonts w:ascii="Times New Roman" w:hAnsi="Times New Roman" w:cs="Times New Roman"/>
                <w:color w:val="000000"/>
              </w:rPr>
            </w:pPr>
            <w:r>
              <w:rPr>
                <w:rFonts w:ascii="Times New Roman" w:hAnsi="Times New Roman" w:cs="Times New Roman"/>
                <w:color w:val="000000"/>
              </w:rPr>
              <w:t xml:space="preserve"> </w:t>
            </w:r>
          </w:p>
          <w:p w14:paraId="791E2E89" w14:textId="1A1B103B" w:rsidR="0027220A" w:rsidRDefault="0027220A" w:rsidP="00FD482A">
            <w:pPr>
              <w:ind w:left="708"/>
              <w:rPr>
                <w:rFonts w:ascii="Times New Roman" w:hAnsi="Times New Roman" w:cs="Times New Roman"/>
                <w:color w:val="000000"/>
              </w:rPr>
            </w:pPr>
            <w:r>
              <w:rPr>
                <w:noProof/>
                <w:lang w:val="es-CO" w:eastAsia="es-CO"/>
              </w:rPr>
              <w:lastRenderedPageBreak/>
              <w:drawing>
                <wp:inline distT="0" distB="0" distL="0" distR="0" wp14:anchorId="1B4A6C72" wp14:editId="00B7FACA">
                  <wp:extent cx="1080703" cy="1638300"/>
                  <wp:effectExtent l="0" t="0" r="5715" b="0"/>
                  <wp:docPr id="31" name="Imagen 31" descr="https://matesmates.files.wordpress.com/2012/11/falanges-numeradas.jpg?w=150&amp;h=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atesmates.files.wordpress.com/2012/11/falanges-numeradas.jpg?w=150&amp;h=2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80703" cy="1638300"/>
                          </a:xfrm>
                          <a:prstGeom prst="rect">
                            <a:avLst/>
                          </a:prstGeom>
                          <a:noFill/>
                          <a:ln>
                            <a:noFill/>
                          </a:ln>
                        </pic:spPr>
                      </pic:pic>
                    </a:graphicData>
                  </a:graphic>
                </wp:inline>
              </w:drawing>
            </w:r>
          </w:p>
        </w:tc>
      </w:tr>
      <w:tr w:rsidR="0027220A" w14:paraId="75B05B34" w14:textId="77777777" w:rsidTr="00FD482A">
        <w:tc>
          <w:tcPr>
            <w:tcW w:w="2518" w:type="dxa"/>
          </w:tcPr>
          <w:p w14:paraId="20D924D0"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56603E6" w14:textId="77777777" w:rsidR="0027220A" w:rsidRDefault="0027220A" w:rsidP="00FD482A">
            <w:pPr>
              <w:rPr>
                <w:rFonts w:ascii="Times New Roman" w:hAnsi="Times New Roman" w:cs="Times New Roman"/>
                <w:color w:val="000000"/>
              </w:rPr>
            </w:pPr>
          </w:p>
        </w:tc>
      </w:tr>
      <w:tr w:rsidR="0027220A" w14:paraId="76FBC9A0" w14:textId="77777777" w:rsidTr="00FD482A">
        <w:tc>
          <w:tcPr>
            <w:tcW w:w="2518" w:type="dxa"/>
          </w:tcPr>
          <w:p w14:paraId="09A7D321"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65B4892" w14:textId="6AEB9986" w:rsidR="0027220A" w:rsidRDefault="0027220A" w:rsidP="00FD482A">
            <w:pPr>
              <w:rPr>
                <w:rFonts w:ascii="Times New Roman" w:hAnsi="Times New Roman" w:cs="Times New Roman"/>
                <w:color w:val="000000"/>
              </w:rPr>
            </w:pPr>
            <w:r>
              <w:rPr>
                <w:rFonts w:ascii="Times New Roman" w:hAnsi="Times New Roman" w:cs="Times New Roman"/>
                <w:color w:val="000000"/>
              </w:rPr>
              <w:t xml:space="preserve">Técnica de conteo con las falanges </w:t>
            </w:r>
          </w:p>
        </w:tc>
      </w:tr>
    </w:tbl>
    <w:p w14:paraId="269AB60E" w14:textId="77777777" w:rsidR="0027220A" w:rsidRDefault="0027220A" w:rsidP="005D1738">
      <w:pPr>
        <w:spacing w:after="0"/>
        <w:rPr>
          <w:rFonts w:ascii="Times" w:hAnsi="Times"/>
          <w:highlight w:val="yellow"/>
        </w:rPr>
      </w:pPr>
    </w:p>
    <w:p w14:paraId="31111E63" w14:textId="77777777" w:rsidR="005D444C" w:rsidRDefault="005D444C" w:rsidP="003666C8">
      <w:pPr>
        <w:spacing w:after="0"/>
        <w:jc w:val="both"/>
        <w:rPr>
          <w:rFonts w:ascii="Arial" w:hAnsi="Arial" w:cs="Arial"/>
          <w:color w:val="333333"/>
          <w:sz w:val="21"/>
          <w:szCs w:val="21"/>
          <w:shd w:val="clear" w:color="auto" w:fill="FFFFFF"/>
        </w:rPr>
      </w:pPr>
    </w:p>
    <w:p w14:paraId="78C796DA" w14:textId="77777777" w:rsidR="005D444C" w:rsidRDefault="005D444C" w:rsidP="003666C8">
      <w:pPr>
        <w:spacing w:after="0"/>
        <w:jc w:val="both"/>
        <w:rPr>
          <w:rFonts w:ascii="Arial" w:hAnsi="Arial" w:cs="Arial"/>
          <w:color w:val="333333"/>
          <w:sz w:val="21"/>
          <w:szCs w:val="21"/>
          <w:shd w:val="clear" w:color="auto" w:fill="FFFFFF"/>
        </w:rPr>
      </w:pPr>
    </w:p>
    <w:p w14:paraId="592A20F4" w14:textId="3C480EF8" w:rsidR="003666C8" w:rsidRDefault="003666C8" w:rsidP="003666C8">
      <w:pPr>
        <w:spacing w:after="0"/>
        <w:jc w:val="both"/>
        <w:rPr>
          <w:rStyle w:val="un"/>
          <w:rFonts w:ascii="Times New Roman" w:hAnsi="Times New Roman" w:cs="Times New Roman"/>
          <w:shd w:val="clear" w:color="auto" w:fill="FFFFFF"/>
        </w:rPr>
      </w:pPr>
      <w:r>
        <w:rPr>
          <w:rFonts w:ascii="Arial" w:hAnsi="Arial" w:cs="Arial"/>
          <w:color w:val="333333"/>
          <w:sz w:val="21"/>
          <w:szCs w:val="21"/>
          <w:shd w:val="clear" w:color="auto" w:fill="FFFFFF"/>
        </w:rPr>
        <w:lastRenderedPageBreak/>
        <w:br/>
      </w:r>
      <w:r w:rsidRPr="003666C8">
        <w:rPr>
          <w:rStyle w:val="un"/>
          <w:rFonts w:ascii="Times New Roman" w:hAnsi="Times New Roman" w:cs="Times New Roman"/>
          <w:shd w:val="clear" w:color="auto" w:fill="FFFFFF"/>
        </w:rPr>
        <w:t>Los números naturales tienen una gran importancia en nuestra vida cotidiana. Son aquellos que usamos para contar elementos de un conjunto, por ejemplo, las frutas que hay en una caja, los trabajadores de una empresa, etc.</w:t>
      </w:r>
      <w:r w:rsidRPr="003666C8">
        <w:rPr>
          <w:rStyle w:val="apple-converted-space"/>
          <w:rFonts w:ascii="Times New Roman" w:hAnsi="Times New Roman" w:cs="Times New Roman"/>
          <w:shd w:val="clear" w:color="auto" w:fill="FFFFFF"/>
        </w:rPr>
        <w:t> </w:t>
      </w:r>
      <w:r w:rsidRPr="003666C8">
        <w:rPr>
          <w:rStyle w:val="un"/>
          <w:rFonts w:ascii="Times New Roman" w:hAnsi="Times New Roman" w:cs="Times New Roman"/>
          <w:shd w:val="clear" w:color="auto" w:fill="FFFFFF"/>
        </w:rPr>
        <w:t>Además, tienen otras utilidades, como medir, numerar o codificar.</w:t>
      </w:r>
      <w:r w:rsidRPr="003666C8">
        <w:rPr>
          <w:rStyle w:val="apple-converted-space"/>
          <w:rFonts w:ascii="Times New Roman" w:hAnsi="Times New Roman" w:cs="Times New Roman"/>
          <w:shd w:val="clear" w:color="auto" w:fill="FFFFFF"/>
        </w:rPr>
        <w:t> </w:t>
      </w:r>
      <w:r w:rsidRPr="003666C8">
        <w:rPr>
          <w:rStyle w:val="un"/>
          <w:rFonts w:ascii="Times New Roman" w:hAnsi="Times New Roman" w:cs="Times New Roman"/>
          <w:shd w:val="clear" w:color="auto" w:fill="FFFFFF"/>
        </w:rPr>
        <w:t>Conocerlos nos ayudará a interpretarlos y utilizarlos de forma correcta.</w:t>
      </w:r>
      <w:r w:rsidR="00A239E1">
        <w:rPr>
          <w:rStyle w:val="un"/>
          <w:rFonts w:ascii="Times New Roman" w:hAnsi="Times New Roman" w:cs="Times New Roman"/>
          <w:shd w:val="clear" w:color="auto" w:fill="FFFFFF"/>
        </w:rPr>
        <w:t xml:space="preserve"> </w:t>
      </w:r>
    </w:p>
    <w:p w14:paraId="7CBD4B0D" w14:textId="77777777" w:rsidR="00885B27" w:rsidRDefault="00885B27" w:rsidP="003666C8">
      <w:pPr>
        <w:spacing w:after="0"/>
        <w:jc w:val="both"/>
        <w:rPr>
          <w:rStyle w:val="un"/>
          <w:rFonts w:ascii="Times New Roman" w:hAnsi="Times New Roman" w:cs="Times New Roman"/>
          <w:shd w:val="clear" w:color="auto" w:fill="FFFFFF"/>
        </w:rPr>
      </w:pPr>
    </w:p>
    <w:tbl>
      <w:tblPr>
        <w:tblStyle w:val="Tablaconcuadrcula"/>
        <w:tblW w:w="0" w:type="auto"/>
        <w:tblLook w:val="04A0" w:firstRow="1" w:lastRow="0" w:firstColumn="1" w:lastColumn="0" w:noHBand="0" w:noVBand="1"/>
      </w:tblPr>
      <w:tblGrid>
        <w:gridCol w:w="2466"/>
        <w:gridCol w:w="6362"/>
      </w:tblGrid>
      <w:tr w:rsidR="00885B27" w:rsidRPr="005D1738" w14:paraId="60556102" w14:textId="77777777" w:rsidTr="006B3931">
        <w:tc>
          <w:tcPr>
            <w:tcW w:w="9033" w:type="dxa"/>
            <w:gridSpan w:val="2"/>
            <w:shd w:val="clear" w:color="auto" w:fill="000000" w:themeFill="text1"/>
          </w:tcPr>
          <w:p w14:paraId="4BDFB5FC" w14:textId="77777777" w:rsidR="00885B27" w:rsidRPr="005D1738" w:rsidRDefault="00885B27"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85B27" w14:paraId="4C9D62A1" w14:textId="77777777" w:rsidTr="006B3931">
        <w:tc>
          <w:tcPr>
            <w:tcW w:w="2518" w:type="dxa"/>
          </w:tcPr>
          <w:p w14:paraId="4677691C" w14:textId="77777777" w:rsidR="00885B27" w:rsidRPr="00053744" w:rsidRDefault="00885B2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E0839C6" w14:textId="6538E168" w:rsidR="00885B27"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MA_06_02_CO_REC9</w:t>
            </w:r>
            <w:r w:rsidR="00631CC4">
              <w:rPr>
                <w:rFonts w:ascii="Times New Roman" w:hAnsi="Times New Roman" w:cs="Times New Roman"/>
                <w:color w:val="000000"/>
              </w:rPr>
              <w:t>0</w:t>
            </w:r>
          </w:p>
        </w:tc>
      </w:tr>
      <w:tr w:rsidR="00885B27" w14:paraId="6C026D1C" w14:textId="77777777" w:rsidTr="006B3931">
        <w:tc>
          <w:tcPr>
            <w:tcW w:w="2518" w:type="dxa"/>
          </w:tcPr>
          <w:p w14:paraId="4CDDA483" w14:textId="77777777" w:rsidR="00885B27" w:rsidRDefault="00885B27"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DFD1040" w14:textId="45683A1E" w:rsidR="00885B27" w:rsidRPr="000719EE" w:rsidRDefault="00885B27" w:rsidP="006B3931">
            <w:pPr>
              <w:rPr>
                <w:rFonts w:ascii="Arial" w:hAnsi="Arial" w:cs="Arial"/>
                <w:sz w:val="18"/>
                <w:szCs w:val="18"/>
                <w:lang w:val="es-ES_tradnl"/>
              </w:rPr>
            </w:pPr>
            <w:r>
              <w:rPr>
                <w:rFonts w:ascii="Arial" w:hAnsi="Arial" w:cs="Arial"/>
                <w:sz w:val="18"/>
                <w:szCs w:val="18"/>
                <w:lang w:val="es-ES_tradnl"/>
              </w:rPr>
              <w:t>El Sistema de Numeración decimal</w:t>
            </w:r>
          </w:p>
          <w:p w14:paraId="20655F36" w14:textId="77777777" w:rsidR="00885B27" w:rsidRDefault="00885B27" w:rsidP="006B3931">
            <w:pPr>
              <w:rPr>
                <w:rFonts w:ascii="Times New Roman" w:hAnsi="Times New Roman" w:cs="Times New Roman"/>
                <w:color w:val="000000"/>
              </w:rPr>
            </w:pPr>
          </w:p>
        </w:tc>
      </w:tr>
      <w:tr w:rsidR="00885B27" w14:paraId="02BE030F" w14:textId="77777777" w:rsidTr="006B3931">
        <w:tc>
          <w:tcPr>
            <w:tcW w:w="2518" w:type="dxa"/>
          </w:tcPr>
          <w:p w14:paraId="3420CADA" w14:textId="77777777" w:rsidR="00885B27" w:rsidRDefault="00885B27"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26D3604" w14:textId="0663E220" w:rsidR="00885B27" w:rsidRPr="00885B27" w:rsidRDefault="00885B27" w:rsidP="00885B27">
            <w:pPr>
              <w:rPr>
                <w:rFonts w:ascii="Arial" w:hAnsi="Arial" w:cs="Arial"/>
                <w:sz w:val="18"/>
                <w:szCs w:val="18"/>
                <w:lang w:val="es-ES_tradnl"/>
              </w:rPr>
            </w:pPr>
            <w:r>
              <w:rPr>
                <w:rFonts w:ascii="Arial" w:hAnsi="Arial" w:cs="Arial"/>
                <w:sz w:val="18"/>
                <w:szCs w:val="18"/>
                <w:lang w:val="es-ES_tradnl"/>
              </w:rPr>
              <w:t xml:space="preserve">Este recurso de tipo expositivo permite al estudiante ver las propiedades, normas y símbolos del sistema de numeración decimal </w:t>
            </w:r>
          </w:p>
        </w:tc>
      </w:tr>
    </w:tbl>
    <w:p w14:paraId="04F526D7" w14:textId="77777777" w:rsidR="00885B27" w:rsidRPr="003666C8" w:rsidRDefault="00885B27" w:rsidP="003666C8">
      <w:pPr>
        <w:spacing w:after="0"/>
        <w:jc w:val="both"/>
        <w:rPr>
          <w:rFonts w:ascii="Times New Roman" w:hAnsi="Times New Roman" w:cs="Times New Roman"/>
          <w:highlight w:val="yellow"/>
        </w:rPr>
      </w:pPr>
    </w:p>
    <w:p w14:paraId="774372E5" w14:textId="77777777" w:rsidR="00C376D4" w:rsidRPr="004E5E51" w:rsidRDefault="00C376D4" w:rsidP="005D1738">
      <w:pPr>
        <w:spacing w:after="0"/>
        <w:rPr>
          <w:rFonts w:ascii="Times" w:hAnsi="Times"/>
          <w:highlight w:val="yellow"/>
        </w:rPr>
      </w:pPr>
    </w:p>
    <w:p w14:paraId="3241EBDE" w14:textId="0B69FC17" w:rsidR="005D1738" w:rsidRDefault="005D1738" w:rsidP="005D1738">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 xml:space="preserve">.1 </w:t>
      </w:r>
      <w:r w:rsidR="000740E9">
        <w:rPr>
          <w:rFonts w:ascii="Times" w:hAnsi="Times"/>
          <w:b/>
        </w:rPr>
        <w:t xml:space="preserve">El conjunto de los números naturales </w:t>
      </w:r>
    </w:p>
    <w:p w14:paraId="4DC06EF4" w14:textId="77777777" w:rsidR="003666C8" w:rsidRDefault="003666C8" w:rsidP="005D1738">
      <w:pPr>
        <w:spacing w:after="0"/>
        <w:rPr>
          <w:rFonts w:ascii="Times" w:hAnsi="Times"/>
          <w:b/>
        </w:rPr>
      </w:pPr>
    </w:p>
    <w:p w14:paraId="773E2BF6" w14:textId="0098C4DF" w:rsidR="00D059B3" w:rsidRPr="00D059B3" w:rsidRDefault="00D059B3" w:rsidP="00A239E1">
      <w:pPr>
        <w:spacing w:after="0"/>
        <w:jc w:val="both"/>
        <w:rPr>
          <w:rFonts w:ascii="Times" w:hAnsi="Times"/>
        </w:rPr>
      </w:pPr>
      <w:r>
        <w:rPr>
          <w:rFonts w:ascii="Times" w:hAnsi="Times"/>
        </w:rPr>
        <w:t xml:space="preserve">El conjunto de los números naturales es el primer conjunto numérico conocido y estudiado por el hombre, pues se asocia a su necesidad de contar, para este propósito George Cantor asoció cada uno de estos símbolos a un conjunto. Como había conjuntos sin elementos, se consideró que los números que en forma natural se usaban, eran 0, 1, 2, 3, 4,… </w:t>
      </w:r>
    </w:p>
    <w:p w14:paraId="27296A70" w14:textId="77777777" w:rsidR="00D059B3" w:rsidRDefault="00D059B3" w:rsidP="005D1738">
      <w:pPr>
        <w:spacing w:after="0"/>
        <w:rPr>
          <w:rFonts w:ascii="Times" w:hAnsi="Times"/>
          <w:b/>
        </w:rPr>
      </w:pPr>
    </w:p>
    <w:tbl>
      <w:tblPr>
        <w:tblStyle w:val="Tablaconcuadrcula"/>
        <w:tblW w:w="0" w:type="auto"/>
        <w:tblLook w:val="04A0" w:firstRow="1" w:lastRow="0" w:firstColumn="1" w:lastColumn="0" w:noHBand="0" w:noVBand="1"/>
      </w:tblPr>
      <w:tblGrid>
        <w:gridCol w:w="2478"/>
        <w:gridCol w:w="6350"/>
      </w:tblGrid>
      <w:tr w:rsidR="00D059B3" w:rsidRPr="005D1738" w14:paraId="14D278CD" w14:textId="77777777" w:rsidTr="00FD482A">
        <w:tc>
          <w:tcPr>
            <w:tcW w:w="8978" w:type="dxa"/>
            <w:gridSpan w:val="2"/>
            <w:shd w:val="clear" w:color="auto" w:fill="000000" w:themeFill="text1"/>
          </w:tcPr>
          <w:p w14:paraId="57C75346" w14:textId="77777777" w:rsidR="00D059B3" w:rsidRPr="005D1738" w:rsidRDefault="00D059B3"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D059B3" w:rsidRPr="00726376" w14:paraId="4C3384AE" w14:textId="77777777" w:rsidTr="00FD482A">
        <w:tc>
          <w:tcPr>
            <w:tcW w:w="2518" w:type="dxa"/>
          </w:tcPr>
          <w:p w14:paraId="6971182D" w14:textId="77777777" w:rsidR="00D059B3" w:rsidRPr="00726376" w:rsidRDefault="00D059B3" w:rsidP="00FD482A">
            <w:pPr>
              <w:rPr>
                <w:rFonts w:ascii="Times" w:hAnsi="Times"/>
                <w:b/>
                <w:sz w:val="18"/>
                <w:szCs w:val="18"/>
              </w:rPr>
            </w:pPr>
            <w:r w:rsidRPr="00726376">
              <w:rPr>
                <w:rFonts w:ascii="Times" w:hAnsi="Times"/>
                <w:b/>
                <w:sz w:val="18"/>
                <w:szCs w:val="18"/>
              </w:rPr>
              <w:t>Contenido</w:t>
            </w:r>
          </w:p>
        </w:tc>
        <w:tc>
          <w:tcPr>
            <w:tcW w:w="6460" w:type="dxa"/>
          </w:tcPr>
          <w:p w14:paraId="7C2E36F3" w14:textId="77777777" w:rsidR="005E4AB3" w:rsidRDefault="005E4AB3" w:rsidP="005E4AB3">
            <w:pPr>
              <w:shd w:val="clear" w:color="auto" w:fill="FFFFFF"/>
              <w:spacing w:line="345" w:lineRule="atLeast"/>
              <w:ind w:left="300"/>
              <w:rPr>
                <w:rFonts w:ascii="Times New Roman" w:eastAsia="Times New Roman" w:hAnsi="Times New Roman" w:cs="Times New Roman"/>
                <w:sz w:val="24"/>
                <w:szCs w:val="24"/>
                <w:lang w:val="es-CO" w:eastAsia="es-CO"/>
              </w:rPr>
            </w:pPr>
          </w:p>
          <w:p w14:paraId="32B97008" w14:textId="77777777" w:rsidR="00D059B3" w:rsidRPr="00FD482A" w:rsidRDefault="00D059B3" w:rsidP="00FD482A">
            <w:pPr>
              <w:numPr>
                <w:ilvl w:val="0"/>
                <w:numId w:val="37"/>
              </w:num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Times New Roman" w:eastAsia="Times New Roman" w:hAnsi="Times New Roman" w:cs="Times New Roman"/>
                <w:sz w:val="24"/>
                <w:szCs w:val="24"/>
                <w:lang w:val="es-CO" w:eastAsia="es-CO"/>
              </w:rPr>
              <w:t>Los números naturales son los números </w:t>
            </w:r>
            <w:r w:rsidRPr="00FD482A">
              <w:rPr>
                <w:rFonts w:ascii="Times New Roman" w:eastAsia="Times New Roman" w:hAnsi="Times New Roman" w:cs="Times New Roman"/>
                <w:b/>
                <w:bCs/>
                <w:sz w:val="24"/>
                <w:szCs w:val="24"/>
                <w:lang w:val="es-CO" w:eastAsia="es-CO"/>
              </w:rPr>
              <w:t>positivos sin decimales</w:t>
            </w:r>
            <w:r w:rsidRPr="00FD482A">
              <w:rPr>
                <w:rFonts w:ascii="Times New Roman" w:eastAsia="Times New Roman" w:hAnsi="Times New Roman" w:cs="Times New Roman"/>
                <w:sz w:val="24"/>
                <w:szCs w:val="24"/>
                <w:lang w:val="es-CO" w:eastAsia="es-CO"/>
              </w:rPr>
              <w:t>. Por ejemplo: 4, 7, 25, 59, 108, etc.</w:t>
            </w:r>
          </w:p>
          <w:p w14:paraId="0F0BBC26" w14:textId="77777777" w:rsidR="00D059B3" w:rsidRPr="00FD482A" w:rsidRDefault="00D059B3" w:rsidP="00FD482A">
            <w:pPr>
              <w:numPr>
                <w:ilvl w:val="0"/>
                <w:numId w:val="37"/>
              </w:num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Times New Roman" w:eastAsia="Times New Roman" w:hAnsi="Times New Roman" w:cs="Times New Roman"/>
                <w:sz w:val="24"/>
                <w:szCs w:val="24"/>
                <w:lang w:val="es-CO" w:eastAsia="es-CO"/>
              </w:rPr>
              <w:t>El conjunto de los números naturales se representa con el </w:t>
            </w:r>
            <w:r w:rsidRPr="00FD482A">
              <w:rPr>
                <w:rFonts w:ascii="Times New Roman" w:eastAsia="Times New Roman" w:hAnsi="Times New Roman" w:cs="Times New Roman"/>
                <w:b/>
                <w:bCs/>
                <w:sz w:val="24"/>
                <w:szCs w:val="24"/>
                <w:lang w:val="es-CO" w:eastAsia="es-CO"/>
              </w:rPr>
              <w:t xml:space="preserve">símbolo </w:t>
            </w:r>
            <w:r w:rsidRPr="00FD482A">
              <w:rPr>
                <w:rFonts w:ascii="Cambria Math" w:eastAsia="Times New Roman" w:hAnsi="Cambria Math" w:cs="Cambria Math"/>
                <w:b/>
                <w:bCs/>
                <w:sz w:val="24"/>
                <w:szCs w:val="24"/>
                <w:lang w:val="es-CO" w:eastAsia="es-CO"/>
              </w:rPr>
              <w:t>ℕ</w:t>
            </w:r>
            <w:r w:rsidRPr="00FD482A">
              <w:rPr>
                <w:rFonts w:ascii="Times New Roman" w:eastAsia="Times New Roman" w:hAnsi="Times New Roman" w:cs="Times New Roman"/>
                <w:sz w:val="24"/>
                <w:szCs w:val="24"/>
                <w:lang w:val="es-CO" w:eastAsia="es-CO"/>
              </w:rPr>
              <w:t>:</w:t>
            </w:r>
          </w:p>
          <w:p w14:paraId="503DBE18" w14:textId="77777777" w:rsidR="00D059B3" w:rsidRPr="00FD482A" w:rsidRDefault="00D059B3" w:rsidP="00FD482A">
            <w:p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Cambria Math" w:eastAsia="Times New Roman" w:hAnsi="Cambria Math" w:cs="Cambria Math"/>
                <w:sz w:val="24"/>
                <w:szCs w:val="24"/>
                <w:lang w:val="es-CO" w:eastAsia="es-CO"/>
              </w:rPr>
              <w:t>ℕ</w:t>
            </w:r>
            <w:r w:rsidRPr="00FD482A">
              <w:rPr>
                <w:rFonts w:ascii="Times New Roman" w:eastAsia="Times New Roman" w:hAnsi="Times New Roman" w:cs="Times New Roman"/>
                <w:sz w:val="24"/>
                <w:szCs w:val="24"/>
                <w:lang w:val="es-CO" w:eastAsia="es-CO"/>
              </w:rPr>
              <w:t xml:space="preserve"> = {0, 1, 2, 3, 4, 5, 6, 7, 8, 9, 10, 11,…}</w:t>
            </w:r>
          </w:p>
          <w:p w14:paraId="6BB272B6" w14:textId="77777777" w:rsidR="00D059B3" w:rsidRPr="005E4AB3" w:rsidRDefault="00D059B3" w:rsidP="00FD482A">
            <w:pPr>
              <w:numPr>
                <w:ilvl w:val="0"/>
                <w:numId w:val="37"/>
              </w:numPr>
              <w:shd w:val="clear" w:color="auto" w:fill="FFFFFF"/>
              <w:spacing w:line="345" w:lineRule="atLeast"/>
              <w:ind w:left="300"/>
              <w:rPr>
                <w:rFonts w:ascii="Arial" w:eastAsia="Times New Roman" w:hAnsi="Arial" w:cs="Arial"/>
                <w:color w:val="333333"/>
                <w:sz w:val="21"/>
                <w:szCs w:val="21"/>
                <w:lang w:val="es-CO" w:eastAsia="es-CO"/>
              </w:rPr>
            </w:pPr>
            <w:r w:rsidRPr="00FD482A">
              <w:rPr>
                <w:rFonts w:ascii="Times New Roman" w:eastAsia="Times New Roman" w:hAnsi="Times New Roman" w:cs="Times New Roman"/>
                <w:sz w:val="24"/>
                <w:szCs w:val="24"/>
                <w:lang w:val="es-CO" w:eastAsia="es-CO"/>
              </w:rPr>
              <w:t>El primer número natural es el </w:t>
            </w:r>
            <w:r w:rsidRPr="00FD482A">
              <w:rPr>
                <w:rFonts w:ascii="Times New Roman" w:eastAsia="Times New Roman" w:hAnsi="Times New Roman" w:cs="Times New Roman"/>
                <w:b/>
                <w:bCs/>
                <w:sz w:val="24"/>
                <w:szCs w:val="24"/>
                <w:lang w:val="es-CO" w:eastAsia="es-CO"/>
              </w:rPr>
              <w:t>0</w:t>
            </w:r>
            <w:r w:rsidRPr="00FD482A">
              <w:rPr>
                <w:rFonts w:ascii="Times New Roman" w:eastAsia="Times New Roman" w:hAnsi="Times New Roman" w:cs="Times New Roman"/>
                <w:sz w:val="24"/>
                <w:szCs w:val="24"/>
                <w:lang w:val="es-CO" w:eastAsia="es-CO"/>
              </w:rPr>
              <w:t>. Los demás los obtenemos sumando 1 al anterior.</w:t>
            </w:r>
          </w:p>
          <w:p w14:paraId="13FF0E8D" w14:textId="77777777" w:rsidR="005E4AB3" w:rsidRPr="00C376D4" w:rsidRDefault="005E4AB3" w:rsidP="00FD482A">
            <w:pPr>
              <w:numPr>
                <w:ilvl w:val="0"/>
                <w:numId w:val="37"/>
              </w:numPr>
              <w:shd w:val="clear" w:color="auto" w:fill="FFFFFF"/>
              <w:spacing w:line="345" w:lineRule="atLeast"/>
              <w:ind w:left="300"/>
              <w:rPr>
                <w:rFonts w:ascii="Arial" w:eastAsia="Times New Roman" w:hAnsi="Arial" w:cs="Arial"/>
                <w:color w:val="333333"/>
                <w:sz w:val="21"/>
                <w:szCs w:val="21"/>
                <w:lang w:val="es-CO" w:eastAsia="es-CO"/>
              </w:rPr>
            </w:pPr>
          </w:p>
          <w:p w14:paraId="37E7A1B6" w14:textId="77777777" w:rsidR="00D059B3" w:rsidRPr="00C376D4" w:rsidRDefault="00D059B3" w:rsidP="00FD482A">
            <w:pPr>
              <w:jc w:val="both"/>
              <w:rPr>
                <w:rFonts w:ascii="Times" w:hAnsi="Times"/>
                <w:b/>
                <w:sz w:val="18"/>
                <w:szCs w:val="18"/>
                <w:lang w:val="es-CO"/>
              </w:rPr>
            </w:pPr>
          </w:p>
        </w:tc>
      </w:tr>
    </w:tbl>
    <w:p w14:paraId="7AE51E14" w14:textId="77777777" w:rsidR="00D059B3" w:rsidRDefault="00D059B3" w:rsidP="005D1738">
      <w:pPr>
        <w:spacing w:after="0"/>
        <w:rPr>
          <w:rFonts w:ascii="Times" w:hAnsi="Times"/>
          <w:b/>
        </w:rPr>
      </w:pPr>
    </w:p>
    <w:p w14:paraId="42BFEBD6" w14:textId="77777777" w:rsidR="00D059B3" w:rsidRDefault="00D059B3" w:rsidP="005D1738">
      <w:pPr>
        <w:spacing w:after="0"/>
        <w:rPr>
          <w:rFonts w:ascii="Times" w:hAnsi="Times"/>
          <w:b/>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C376D4" w:rsidRPr="005D1738" w14:paraId="1D1A106A" w14:textId="77777777" w:rsidTr="003E26BE">
        <w:tc>
          <w:tcPr>
            <w:tcW w:w="8828" w:type="dxa"/>
            <w:gridSpan w:val="2"/>
            <w:shd w:val="clear" w:color="auto" w:fill="0D0D0D" w:themeFill="text1" w:themeFillTint="F2"/>
          </w:tcPr>
          <w:p w14:paraId="48A2801F" w14:textId="77777777" w:rsidR="00C376D4" w:rsidRPr="005D1738" w:rsidRDefault="00C376D4"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C376D4" w14:paraId="69B6E261" w14:textId="77777777" w:rsidTr="003E26BE">
        <w:tc>
          <w:tcPr>
            <w:tcW w:w="1413" w:type="dxa"/>
          </w:tcPr>
          <w:p w14:paraId="0BF47340" w14:textId="77777777" w:rsidR="00C376D4" w:rsidRPr="00053744" w:rsidRDefault="00C376D4"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3BF60F54" w14:textId="2E657CFB" w:rsidR="00C376D4"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IMG19</w:t>
            </w:r>
          </w:p>
        </w:tc>
      </w:tr>
      <w:tr w:rsidR="00C376D4" w14:paraId="4ED29931" w14:textId="77777777" w:rsidTr="003E26BE">
        <w:tc>
          <w:tcPr>
            <w:tcW w:w="1413" w:type="dxa"/>
          </w:tcPr>
          <w:p w14:paraId="28178D6A"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2A98DDBF" w14:textId="77777777" w:rsidR="00C376D4" w:rsidRDefault="00C376D4" w:rsidP="00FD482A">
            <w:pPr>
              <w:rPr>
                <w:rFonts w:ascii="Times New Roman" w:hAnsi="Times New Roman" w:cs="Times New Roman"/>
                <w:color w:val="000000"/>
              </w:rPr>
            </w:pPr>
            <w:r>
              <w:rPr>
                <w:rFonts w:ascii="Times New Roman" w:hAnsi="Times New Roman" w:cs="Times New Roman"/>
                <w:color w:val="000000"/>
              </w:rPr>
              <w:t xml:space="preserve"> </w:t>
            </w:r>
          </w:p>
          <w:p w14:paraId="6C4871D7" w14:textId="77777777" w:rsidR="00C376D4" w:rsidRDefault="003E26BE" w:rsidP="00FD482A">
            <w:pPr>
              <w:ind w:left="708"/>
              <w:rPr>
                <w:rFonts w:ascii="Times New Roman" w:hAnsi="Times New Roman" w:cs="Times New Roman"/>
                <w:color w:val="000000"/>
              </w:rPr>
            </w:pPr>
            <w:r>
              <w:rPr>
                <w:noProof/>
                <w:lang w:val="es-CO" w:eastAsia="es-CO"/>
              </w:rPr>
              <w:drawing>
                <wp:inline distT="0" distB="0" distL="0" distR="0" wp14:anchorId="3A0FA20C" wp14:editId="433DA2FD">
                  <wp:extent cx="3771900" cy="781050"/>
                  <wp:effectExtent l="0" t="0" r="0" b="0"/>
                  <wp:docPr id="24" name="Imagen 24" descr="http://profesores.aulaplaneta.com/DNNPlayerPackages/Package12642/InfoGuion/cuadernoestudio/images_xml/MT_07_01_img0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642/InfoGuion/cuadernoestudio/images_xml/MT_07_01_img01_smal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1900" cy="781050"/>
                          </a:xfrm>
                          <a:prstGeom prst="rect">
                            <a:avLst/>
                          </a:prstGeom>
                          <a:noFill/>
                          <a:ln>
                            <a:noFill/>
                          </a:ln>
                        </pic:spPr>
                      </pic:pic>
                    </a:graphicData>
                  </a:graphic>
                </wp:inline>
              </w:drawing>
            </w:r>
            <w:r>
              <w:rPr>
                <w:rFonts w:ascii="Times New Roman" w:hAnsi="Times New Roman" w:cs="Times New Roman"/>
                <w:color w:val="000000"/>
              </w:rPr>
              <w:t xml:space="preserve"> </w:t>
            </w:r>
            <w:r w:rsidR="00C376D4">
              <w:rPr>
                <w:rFonts w:ascii="Times New Roman" w:hAnsi="Times New Roman" w:cs="Times New Roman"/>
                <w:color w:val="000000"/>
              </w:rPr>
              <w:t xml:space="preserve"> </w:t>
            </w:r>
          </w:p>
          <w:p w14:paraId="457FB1BE" w14:textId="4524BD61" w:rsidR="003E26BE" w:rsidRDefault="003E26BE" w:rsidP="00FD482A">
            <w:pPr>
              <w:ind w:left="708"/>
              <w:rPr>
                <w:rFonts w:ascii="Times New Roman" w:hAnsi="Times New Roman" w:cs="Times New Roman"/>
                <w:color w:val="000000"/>
              </w:rPr>
            </w:pPr>
          </w:p>
        </w:tc>
      </w:tr>
      <w:tr w:rsidR="00C376D4" w14:paraId="66CE20DF" w14:textId="77777777" w:rsidTr="003E26BE">
        <w:tc>
          <w:tcPr>
            <w:tcW w:w="1413" w:type="dxa"/>
          </w:tcPr>
          <w:p w14:paraId="004BDE79"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415" w:type="dxa"/>
          </w:tcPr>
          <w:p w14:paraId="79A26A1F" w14:textId="5972A36E" w:rsidR="00C376D4" w:rsidRDefault="00953F85" w:rsidP="00FD482A">
            <w:pPr>
              <w:rPr>
                <w:rFonts w:ascii="Times New Roman" w:hAnsi="Times New Roman" w:cs="Times New Roman"/>
                <w:color w:val="000000"/>
              </w:rPr>
            </w:pPr>
            <w:hyperlink r:id="rId35" w:history="1">
              <w:r w:rsidR="00D059B3" w:rsidRPr="00740132">
                <w:rPr>
                  <w:rStyle w:val="Hipervnculo"/>
                  <w:rFonts w:ascii="Times New Roman" w:hAnsi="Times New Roman" w:cs="Times New Roman"/>
                </w:rPr>
                <w:t>http://profesores.aulaplaneta.com/DNNPlayerPackages/Package12642/InfoGuion/cuadernoestudio/images_xml/MT_07_01_img01_small.jpg</w:t>
              </w:r>
            </w:hyperlink>
            <w:r w:rsidR="00D059B3">
              <w:rPr>
                <w:rFonts w:ascii="Times New Roman" w:hAnsi="Times New Roman" w:cs="Times New Roman"/>
                <w:color w:val="000000"/>
              </w:rPr>
              <w:t xml:space="preserve"> </w:t>
            </w:r>
          </w:p>
        </w:tc>
      </w:tr>
      <w:tr w:rsidR="00C376D4" w14:paraId="02F83BFC" w14:textId="77777777" w:rsidTr="003E26BE">
        <w:tc>
          <w:tcPr>
            <w:tcW w:w="1413" w:type="dxa"/>
          </w:tcPr>
          <w:p w14:paraId="0CCFEBBF"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1F93C4F9" w14:textId="58F096AA" w:rsidR="00C376D4" w:rsidRDefault="00D059B3" w:rsidP="00FD482A">
            <w:pPr>
              <w:rPr>
                <w:rFonts w:ascii="Times New Roman" w:hAnsi="Times New Roman" w:cs="Times New Roman"/>
                <w:color w:val="000000"/>
              </w:rPr>
            </w:pPr>
            <w:r>
              <w:rPr>
                <w:rFonts w:ascii="Times New Roman" w:hAnsi="Times New Roman" w:cs="Times New Roman"/>
                <w:color w:val="000000"/>
              </w:rPr>
              <w:t xml:space="preserve">Observa que sumando 1 al número anterior se obtiene el siguiente número. </w:t>
            </w:r>
          </w:p>
        </w:tc>
      </w:tr>
    </w:tbl>
    <w:p w14:paraId="01B65960" w14:textId="50300F08" w:rsidR="003666C8" w:rsidRDefault="003666C8" w:rsidP="005D1738">
      <w:pPr>
        <w:spacing w:after="0"/>
        <w:rPr>
          <w:rFonts w:ascii="Times" w:hAnsi="Times"/>
          <w:b/>
        </w:rPr>
      </w:pPr>
    </w:p>
    <w:p w14:paraId="0DE7F445" w14:textId="77777777" w:rsidR="000740E9" w:rsidRDefault="000740E9" w:rsidP="005D1738">
      <w:pPr>
        <w:spacing w:after="0"/>
        <w:rPr>
          <w:rFonts w:ascii="Times" w:hAnsi="Times"/>
          <w:b/>
        </w:rPr>
      </w:pPr>
    </w:p>
    <w:p w14:paraId="16FC3C9E" w14:textId="06CAB049" w:rsidR="000740E9" w:rsidRPr="004E5E51" w:rsidRDefault="000740E9" w:rsidP="000740E9">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2.2</w:t>
      </w:r>
      <w:r w:rsidRPr="004E5E51">
        <w:rPr>
          <w:rFonts w:ascii="Times" w:hAnsi="Times"/>
          <w:b/>
        </w:rPr>
        <w:t xml:space="preserve"> </w:t>
      </w:r>
      <w:r>
        <w:rPr>
          <w:rFonts w:ascii="Times" w:hAnsi="Times"/>
          <w:b/>
        </w:rPr>
        <w:t xml:space="preserve">Los usos de los números naturales </w:t>
      </w:r>
    </w:p>
    <w:p w14:paraId="1692C0D4" w14:textId="77777777" w:rsidR="000740E9" w:rsidRDefault="000740E9" w:rsidP="005D1738">
      <w:pPr>
        <w:spacing w:after="0"/>
        <w:rPr>
          <w:rFonts w:ascii="Times" w:hAnsi="Times"/>
          <w:highlight w:val="yellow"/>
        </w:rPr>
      </w:pPr>
    </w:p>
    <w:p w14:paraId="3D69A4CC" w14:textId="77777777" w:rsidR="00C376D4" w:rsidRPr="00FD482A" w:rsidRDefault="00C376D4" w:rsidP="00D059B3">
      <w:pPr>
        <w:pBdr>
          <w:top w:val="single" w:sz="6" w:space="0" w:color="FFFFFF"/>
        </w:pBdr>
        <w:shd w:val="clear" w:color="auto" w:fill="FFFFFF"/>
        <w:spacing w:after="0"/>
        <w:rPr>
          <w:rFonts w:ascii="Arial" w:hAnsi="Arial" w:cs="Arial"/>
          <w:sz w:val="18"/>
          <w:szCs w:val="18"/>
        </w:rPr>
      </w:pPr>
    </w:p>
    <w:p w14:paraId="18E3F65C" w14:textId="77777777" w:rsidR="00C376D4" w:rsidRPr="00FD482A" w:rsidRDefault="00C376D4" w:rsidP="00A239E1">
      <w:pPr>
        <w:pStyle w:val="u"/>
        <w:shd w:val="clear" w:color="auto" w:fill="FFFFFF"/>
        <w:spacing w:before="0" w:beforeAutospacing="0" w:after="0" w:afterAutospacing="0" w:line="345" w:lineRule="atLeast"/>
        <w:jc w:val="both"/>
      </w:pPr>
      <w:r w:rsidRPr="00FD482A">
        <w:rPr>
          <w:rStyle w:val="un"/>
        </w:rPr>
        <w:t>¿Podrías decir algunas situaciones en las que hayas utilizado los números naturales?</w:t>
      </w:r>
    </w:p>
    <w:p w14:paraId="7C6EEF80" w14:textId="77777777" w:rsidR="00C376D4" w:rsidRPr="00FD482A" w:rsidRDefault="00C376D4" w:rsidP="00A239E1">
      <w:pPr>
        <w:pStyle w:val="u"/>
        <w:shd w:val="clear" w:color="auto" w:fill="FFFFFF"/>
        <w:spacing w:before="0" w:beforeAutospacing="0" w:after="0" w:afterAutospacing="0" w:line="345" w:lineRule="atLeast"/>
        <w:jc w:val="both"/>
      </w:pPr>
      <w:r w:rsidRPr="00FD482A">
        <w:rPr>
          <w:rStyle w:val="un"/>
        </w:rPr>
        <w:t>Si pensamos un momento, se nos pueden ocurrir muchas situaciones en las cuales utilizamos</w:t>
      </w:r>
      <w:r w:rsidRPr="00FD482A">
        <w:rPr>
          <w:rStyle w:val="apple-converted-space"/>
          <w:rFonts w:eastAsia="Calibri"/>
        </w:rPr>
        <w:t> </w:t>
      </w:r>
      <w:r w:rsidRPr="00FD482A">
        <w:rPr>
          <w:rStyle w:val="Textoennegrita"/>
        </w:rPr>
        <w:t>números positivos sin decimales</w:t>
      </w:r>
      <w:r w:rsidRPr="00FD482A">
        <w:rPr>
          <w:rStyle w:val="un"/>
        </w:rPr>
        <w:t>, es decir,</w:t>
      </w:r>
      <w:r w:rsidRPr="00FD482A">
        <w:rPr>
          <w:rStyle w:val="apple-converted-space"/>
          <w:rFonts w:eastAsia="Calibri"/>
        </w:rPr>
        <w:t> </w:t>
      </w:r>
      <w:r w:rsidRPr="00FD482A">
        <w:rPr>
          <w:rStyle w:val="Textoennegrita"/>
        </w:rPr>
        <w:t>números naturales</w:t>
      </w:r>
      <w:r w:rsidRPr="00FD482A">
        <w:rPr>
          <w:rStyle w:val="un"/>
        </w:rPr>
        <w:t>.</w:t>
      </w:r>
      <w:r w:rsidRPr="00FD482A">
        <w:rPr>
          <w:rStyle w:val="apple-converted-space"/>
          <w:rFonts w:eastAsia="Calibri"/>
        </w:rPr>
        <w:t> </w:t>
      </w:r>
      <w:r w:rsidRPr="00FD482A">
        <w:rPr>
          <w:rStyle w:val="un"/>
        </w:rPr>
        <w:t>Vamos a verlas.</w:t>
      </w:r>
    </w:p>
    <w:p w14:paraId="46E6F7A9" w14:textId="77777777" w:rsidR="00C376D4" w:rsidRPr="00FD482A" w:rsidRDefault="00C376D4" w:rsidP="00115616">
      <w:pPr>
        <w:numPr>
          <w:ilvl w:val="0"/>
          <w:numId w:val="39"/>
        </w:numPr>
        <w:shd w:val="clear" w:color="auto" w:fill="FFFFFF"/>
        <w:spacing w:after="0" w:line="345" w:lineRule="atLeast"/>
        <w:ind w:left="360"/>
        <w:jc w:val="both"/>
        <w:rPr>
          <w:rFonts w:ascii="Times New Roman" w:hAnsi="Times New Roman" w:cs="Times New Roman"/>
        </w:rPr>
      </w:pPr>
      <w:r w:rsidRPr="00FD482A">
        <w:rPr>
          <w:rStyle w:val="Textoennegrita"/>
          <w:rFonts w:ascii="Times New Roman" w:hAnsi="Times New Roman" w:cs="Times New Roman"/>
        </w:rPr>
        <w:t>Contar</w:t>
      </w:r>
      <w:r w:rsidRPr="00FD482A">
        <w:rPr>
          <w:rStyle w:val="un"/>
          <w:rFonts w:ascii="Times New Roman" w:hAnsi="Times New Roman" w:cs="Times New Roman"/>
        </w:rPr>
        <w:t>: cuando contamos estamos identificando el número de elementos de un conjunto.</w:t>
      </w:r>
      <w:r w:rsidRPr="00FD482A">
        <w:rPr>
          <w:rStyle w:val="apple-converted-space"/>
          <w:rFonts w:ascii="Times New Roman" w:hAnsi="Times New Roman" w:cs="Times New Roman"/>
        </w:rPr>
        <w:t> </w:t>
      </w:r>
      <w:r w:rsidRPr="00FD482A">
        <w:rPr>
          <w:rStyle w:val="un"/>
          <w:rFonts w:ascii="Times New Roman" w:hAnsi="Times New Roman" w:cs="Times New Roman"/>
        </w:rPr>
        <w:t>Podemos contar los habitantes de una población, los árboles de un jardín, los peces de un acuario, etc.</w:t>
      </w:r>
      <w:r w:rsidRPr="00FD482A">
        <w:rPr>
          <w:rStyle w:val="apple-converted-space"/>
          <w:rFonts w:ascii="Times New Roman" w:hAnsi="Times New Roman" w:cs="Times New Roman"/>
        </w:rPr>
        <w:t> </w:t>
      </w:r>
      <w:r w:rsidRPr="00FD482A">
        <w:rPr>
          <w:rStyle w:val="un"/>
          <w:rFonts w:ascii="Times New Roman" w:hAnsi="Times New Roman" w:cs="Times New Roman"/>
        </w:rPr>
        <w:t>Observa el siguiente ejemplo:</w:t>
      </w:r>
    </w:p>
    <w:p w14:paraId="50CF0D36" w14:textId="77777777" w:rsidR="00C376D4" w:rsidRDefault="00C376D4" w:rsidP="005D1738">
      <w:pPr>
        <w:spacing w:after="0"/>
        <w:rPr>
          <w:rFonts w:ascii="Times" w:hAnsi="Times"/>
          <w:highlight w:val="yellow"/>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271"/>
        <w:gridCol w:w="7557"/>
      </w:tblGrid>
      <w:tr w:rsidR="0052433A" w:rsidRPr="005D1738" w14:paraId="1CB06FB3" w14:textId="77777777" w:rsidTr="003E26BE">
        <w:tc>
          <w:tcPr>
            <w:tcW w:w="8828" w:type="dxa"/>
            <w:gridSpan w:val="2"/>
            <w:shd w:val="clear" w:color="auto" w:fill="0D0D0D" w:themeFill="text1" w:themeFillTint="F2"/>
          </w:tcPr>
          <w:p w14:paraId="204F4901"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54FE8B6C" w14:textId="77777777" w:rsidTr="003E26BE">
        <w:tc>
          <w:tcPr>
            <w:tcW w:w="1271" w:type="dxa"/>
          </w:tcPr>
          <w:p w14:paraId="37B9F2AE"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739FD014" w14:textId="65CE023B"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IMG20</w:t>
            </w:r>
          </w:p>
        </w:tc>
      </w:tr>
      <w:tr w:rsidR="0052433A" w14:paraId="783F99F1" w14:textId="77777777" w:rsidTr="003E26BE">
        <w:tc>
          <w:tcPr>
            <w:tcW w:w="1271" w:type="dxa"/>
          </w:tcPr>
          <w:p w14:paraId="4437875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5950D47F" w14:textId="77777777" w:rsidR="003E26BE"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214F53DF" w14:textId="0CF4F437" w:rsidR="0052433A" w:rsidRDefault="003E26BE" w:rsidP="00FD482A">
            <w:pPr>
              <w:rPr>
                <w:rFonts w:ascii="Times New Roman" w:hAnsi="Times New Roman" w:cs="Times New Roman"/>
                <w:color w:val="000000"/>
              </w:rPr>
            </w:pPr>
            <w:r>
              <w:rPr>
                <w:noProof/>
                <w:lang w:val="es-CO" w:eastAsia="es-CO"/>
              </w:rPr>
              <w:drawing>
                <wp:inline distT="0" distB="0" distL="0" distR="0" wp14:anchorId="2C6A50D2" wp14:editId="3CF45FF0">
                  <wp:extent cx="3371850" cy="1219200"/>
                  <wp:effectExtent l="0" t="0" r="0" b="0"/>
                  <wp:docPr id="25" name="Imagen 25" descr="http://profesores.aulaplaneta.com/DNNPlayerPackages/Package12642/InfoGuion/cuadernoestudio/images_xml/MT_07_01_img0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2642/InfoGuion/cuadernoestudio/images_xml/MT_07_01_img05_sm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1850" cy="1219200"/>
                          </a:xfrm>
                          <a:prstGeom prst="rect">
                            <a:avLst/>
                          </a:prstGeom>
                          <a:noFill/>
                          <a:ln>
                            <a:noFill/>
                          </a:ln>
                        </pic:spPr>
                      </pic:pic>
                    </a:graphicData>
                  </a:graphic>
                </wp:inline>
              </w:drawing>
            </w:r>
          </w:p>
          <w:p w14:paraId="7B5147E2"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576DF435" w14:textId="77777777" w:rsidTr="003E26BE">
        <w:tc>
          <w:tcPr>
            <w:tcW w:w="1271" w:type="dxa"/>
          </w:tcPr>
          <w:p w14:paraId="3B01A1AC"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557" w:type="dxa"/>
          </w:tcPr>
          <w:p w14:paraId="48A40559" w14:textId="155B0AD3" w:rsidR="0052433A" w:rsidRPr="0052433A" w:rsidRDefault="00953F85" w:rsidP="00FD482A">
            <w:pPr>
              <w:rPr>
                <w:rFonts w:ascii="Times" w:hAnsi="Times"/>
              </w:rPr>
            </w:pPr>
            <w:hyperlink r:id="rId37" w:history="1">
              <w:r w:rsidR="0052433A" w:rsidRPr="00740132">
                <w:rPr>
                  <w:rStyle w:val="Hipervnculo"/>
                  <w:rFonts w:ascii="Times" w:hAnsi="Times"/>
                </w:rPr>
                <w:t>http://profesores.aulaplaneta.com/DNNPlayerPackages/Package12642/InfoGuion/cuadernoestudio/images_xml/MT_07_01_img05_small.jpg</w:t>
              </w:r>
            </w:hyperlink>
            <w:r w:rsidR="0052433A">
              <w:rPr>
                <w:rFonts w:ascii="Times" w:hAnsi="Times"/>
              </w:rPr>
              <w:t xml:space="preserve"> </w:t>
            </w:r>
          </w:p>
        </w:tc>
      </w:tr>
      <w:tr w:rsidR="0052433A" w14:paraId="48EF6E61" w14:textId="77777777" w:rsidTr="003E26BE">
        <w:tc>
          <w:tcPr>
            <w:tcW w:w="1271" w:type="dxa"/>
          </w:tcPr>
          <w:p w14:paraId="303E7D08"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684F6555" w14:textId="77777777" w:rsidR="0052433A" w:rsidRDefault="0052433A" w:rsidP="00FD482A">
            <w:pPr>
              <w:rPr>
                <w:rFonts w:ascii="Times New Roman" w:hAnsi="Times New Roman" w:cs="Times New Roman"/>
                <w:color w:val="000000"/>
              </w:rPr>
            </w:pPr>
          </w:p>
        </w:tc>
      </w:tr>
    </w:tbl>
    <w:p w14:paraId="48E6DC32" w14:textId="77777777" w:rsidR="0052433A" w:rsidRDefault="0052433A" w:rsidP="005D1738">
      <w:pPr>
        <w:spacing w:after="0"/>
        <w:rPr>
          <w:rFonts w:ascii="Times" w:hAnsi="Times"/>
          <w:highlight w:val="yellow"/>
        </w:rPr>
      </w:pPr>
    </w:p>
    <w:p w14:paraId="76438BF7" w14:textId="015DC07A" w:rsidR="00A239E1" w:rsidRPr="00A239E1" w:rsidRDefault="0052433A" w:rsidP="005700F9">
      <w:pPr>
        <w:spacing w:after="0"/>
        <w:jc w:val="both"/>
        <w:rPr>
          <w:rFonts w:ascii="Times New Roman" w:hAnsi="Times New Roman" w:cs="Times New Roman"/>
          <w:shd w:val="clear" w:color="auto" w:fill="FFFFFF"/>
        </w:rPr>
      </w:pPr>
      <w:r w:rsidRPr="005700F9">
        <w:rPr>
          <w:rFonts w:ascii="Times New Roman" w:hAnsi="Times New Roman" w:cs="Times New Roman"/>
          <w:b/>
          <w:bCs/>
          <w:shd w:val="clear" w:color="auto" w:fill="FFFFFF"/>
        </w:rPr>
        <w:t>Medir</w:t>
      </w:r>
      <w:r w:rsidRPr="005700F9">
        <w:rPr>
          <w:rFonts w:ascii="Times New Roman" w:hAnsi="Times New Roman" w:cs="Times New Roman"/>
          <w:shd w:val="clear" w:color="auto" w:fill="FFFFFF"/>
        </w:rPr>
        <w:t>: cuando medimos comparamos una magnitud con su unidad correspondiente y determinamos el número de veces que la contiene.</w:t>
      </w:r>
      <w:r w:rsidR="00A239E1" w:rsidRPr="005700F9">
        <w:rPr>
          <w:rFonts w:ascii="Times New Roman" w:hAnsi="Times New Roman" w:cs="Times New Roman"/>
          <w:shd w:val="clear" w:color="auto" w:fill="FFFFFF"/>
        </w:rPr>
        <w:t xml:space="preserve"> </w:t>
      </w:r>
      <w:r w:rsidR="00A239E1" w:rsidRPr="00A239E1">
        <w:rPr>
          <w:rFonts w:ascii="Times New Roman" w:eastAsia="Times New Roman" w:hAnsi="Times New Roman" w:cs="Times New Roman"/>
          <w:lang w:val="es-CO" w:eastAsia="es-CO"/>
        </w:rPr>
        <w:t>Entre las</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medidas</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 xml:space="preserve">que habitualmente hacemos con números naturales están las siguientes: el peso de algunos productos como el </w:t>
      </w:r>
      <w:r w:rsidR="00A239E1" w:rsidRPr="00A239E1">
        <w:rPr>
          <w:rFonts w:ascii="Times New Roman" w:eastAsia="Times New Roman" w:hAnsi="Times New Roman" w:cs="Times New Roman"/>
          <w:lang w:val="es-CO" w:eastAsia="es-CO"/>
        </w:rPr>
        <w:lastRenderedPageBreak/>
        <w:t>pavo o el queso, normalmente en</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gramos (g)</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kilogramos (kg)</w:t>
      </w:r>
      <w:r w:rsidR="00A239E1" w:rsidRPr="00A239E1">
        <w:rPr>
          <w:rFonts w:ascii="Times New Roman" w:eastAsia="Times New Roman" w:hAnsi="Times New Roman" w:cs="Times New Roman"/>
          <w:lang w:val="es-CO" w:eastAsia="es-CO"/>
        </w:rPr>
        <w:t>; el tiempo empleado en una competición deportiva, en</w:t>
      </w:r>
      <w:r w:rsidR="005700F9" w:rsidRPr="005700F9">
        <w:rPr>
          <w:rFonts w:ascii="Times New Roman" w:eastAsia="Times New Roman" w:hAnsi="Times New Roman" w:cs="Times New Roman"/>
          <w:lang w:val="es-CO" w:eastAsia="es-CO"/>
        </w:rPr>
        <w:t xml:space="preserve"> </w:t>
      </w:r>
      <w:r w:rsidR="00A239E1" w:rsidRPr="005700F9">
        <w:rPr>
          <w:rFonts w:ascii="Times New Roman" w:eastAsia="Times New Roman" w:hAnsi="Times New Roman" w:cs="Times New Roman"/>
          <w:b/>
          <w:bCs/>
          <w:lang w:val="es-CO" w:eastAsia="es-CO"/>
        </w:rPr>
        <w:t>segundos (s)</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minutos (min)</w:t>
      </w:r>
      <w:r w:rsidR="00A239E1" w:rsidRPr="00A239E1">
        <w:rPr>
          <w:rFonts w:ascii="Times New Roman" w:eastAsia="Times New Roman" w:hAnsi="Times New Roman" w:cs="Times New Roman"/>
          <w:lang w:val="es-CO" w:eastAsia="es-CO"/>
        </w:rPr>
        <w:t>; la longitud de los objetos, en</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metros (m)</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centímetros (cm)</w:t>
      </w:r>
      <w:r w:rsidR="00A239E1" w:rsidRPr="00A239E1">
        <w:rPr>
          <w:rFonts w:ascii="Times New Roman" w:eastAsia="Times New Roman" w:hAnsi="Times New Roman" w:cs="Times New Roman"/>
          <w:lang w:val="es-CO" w:eastAsia="es-CO"/>
        </w:rPr>
        <w:t>; etc.</w:t>
      </w:r>
    </w:p>
    <w:p w14:paraId="04ADBF19" w14:textId="77777777" w:rsidR="005700F9" w:rsidRPr="005700F9" w:rsidRDefault="005700F9" w:rsidP="005700F9">
      <w:pPr>
        <w:shd w:val="clear" w:color="auto" w:fill="FFFFFF"/>
        <w:spacing w:after="0" w:line="240" w:lineRule="atLeast"/>
        <w:ind w:right="825"/>
        <w:jc w:val="both"/>
        <w:rPr>
          <w:rFonts w:ascii="Times New Roman" w:eastAsia="Times New Roman" w:hAnsi="Times New Roman" w:cs="Times New Roman"/>
          <w:lang w:eastAsia="es-CO"/>
        </w:rPr>
      </w:pPr>
    </w:p>
    <w:p w14:paraId="185D7167" w14:textId="327B8BC9" w:rsidR="00A239E1" w:rsidRPr="00A239E1" w:rsidRDefault="00A239E1" w:rsidP="005700F9">
      <w:pPr>
        <w:shd w:val="clear" w:color="auto" w:fill="FFFFFF"/>
        <w:spacing w:after="0" w:line="240" w:lineRule="atLeast"/>
        <w:ind w:right="49"/>
        <w:jc w:val="both"/>
        <w:rPr>
          <w:rFonts w:ascii="Times New Roman" w:eastAsia="Times New Roman" w:hAnsi="Times New Roman" w:cs="Times New Roman"/>
          <w:lang w:val="es-CO" w:eastAsia="es-CO"/>
        </w:rPr>
      </w:pPr>
      <w:r w:rsidRPr="00A239E1">
        <w:rPr>
          <w:rFonts w:ascii="Times New Roman" w:eastAsia="Times New Roman" w:hAnsi="Times New Roman" w:cs="Times New Roman"/>
          <w:lang w:val="es-CO" w:eastAsia="es-CO"/>
        </w:rPr>
        <w:t xml:space="preserve">Así, cuando vamos a la </w:t>
      </w:r>
      <w:r w:rsidR="00E843C2">
        <w:rPr>
          <w:rFonts w:ascii="Times New Roman" w:eastAsia="Times New Roman" w:hAnsi="Times New Roman" w:cs="Times New Roman"/>
          <w:lang w:val="es-CO" w:eastAsia="es-CO"/>
        </w:rPr>
        <w:t>tienda</w:t>
      </w:r>
      <w:r w:rsidRPr="00A239E1">
        <w:rPr>
          <w:rFonts w:ascii="Times New Roman" w:eastAsia="Times New Roman" w:hAnsi="Times New Roman" w:cs="Times New Roman"/>
          <w:lang w:val="es-CO" w:eastAsia="es-CO"/>
        </w:rPr>
        <w:t xml:space="preserve"> </w:t>
      </w:r>
      <w:r w:rsidR="000C122A">
        <w:rPr>
          <w:rFonts w:ascii="Times New Roman" w:eastAsia="Times New Roman" w:hAnsi="Times New Roman" w:cs="Times New Roman"/>
          <w:lang w:val="es-CO" w:eastAsia="es-CO"/>
        </w:rPr>
        <w:t xml:space="preserve">por lo general pedimos </w:t>
      </w:r>
      <w:r w:rsidRPr="00A239E1">
        <w:rPr>
          <w:rFonts w:ascii="Times New Roman" w:eastAsia="Times New Roman" w:hAnsi="Times New Roman" w:cs="Times New Roman"/>
          <w:lang w:val="es-CO" w:eastAsia="es-CO"/>
        </w:rPr>
        <w:t>cantidades de este tipo:</w:t>
      </w:r>
      <w:r w:rsidRPr="005700F9">
        <w:rPr>
          <w:rFonts w:ascii="Times New Roman" w:eastAsia="Times New Roman" w:hAnsi="Times New Roman" w:cs="Times New Roman"/>
          <w:lang w:val="es-CO" w:eastAsia="es-CO"/>
        </w:rPr>
        <w:t> </w:t>
      </w:r>
      <w:r w:rsidR="005700F9" w:rsidRPr="005700F9">
        <w:rPr>
          <w:rFonts w:ascii="Times New Roman" w:eastAsia="Times New Roman" w:hAnsi="Times New Roman" w:cs="Times New Roman"/>
          <w:iCs/>
          <w:lang w:val="es-CO" w:eastAsia="es-CO"/>
        </w:rPr>
        <w:t xml:space="preserve">300 </w:t>
      </w:r>
      <w:r w:rsidR="00E843C2">
        <w:rPr>
          <w:rFonts w:ascii="Times New Roman" w:eastAsia="Times New Roman" w:hAnsi="Times New Roman" w:cs="Times New Roman"/>
          <w:iCs/>
          <w:lang w:val="es-CO" w:eastAsia="es-CO"/>
        </w:rPr>
        <w:t>gramos de pernil</w:t>
      </w:r>
      <w:r w:rsidRPr="005700F9">
        <w:rPr>
          <w:rFonts w:ascii="Times New Roman" w:eastAsia="Times New Roman" w:hAnsi="Times New Roman" w:cs="Times New Roman"/>
          <w:iCs/>
          <w:lang w:val="es-CO" w:eastAsia="es-CO"/>
        </w:rPr>
        <w:t>, 150 gramos de queso o medio kilo</w:t>
      </w:r>
      <w:r w:rsidRPr="005700F9">
        <w:rPr>
          <w:rFonts w:ascii="Times New Roman" w:eastAsia="Times New Roman" w:hAnsi="Times New Roman" w:cs="Times New Roman"/>
          <w:lang w:val="es-CO" w:eastAsia="es-CO"/>
        </w:rPr>
        <w:t> </w:t>
      </w:r>
      <w:r w:rsidRPr="00A239E1">
        <w:rPr>
          <w:rFonts w:ascii="Times New Roman" w:eastAsia="Times New Roman" w:hAnsi="Times New Roman" w:cs="Times New Roman"/>
          <w:lang w:val="es-CO" w:eastAsia="es-CO"/>
        </w:rPr>
        <w:t>(500 gramos) de</w:t>
      </w:r>
      <w:r w:rsidRPr="005700F9">
        <w:rPr>
          <w:rFonts w:ascii="Times New Roman" w:eastAsia="Times New Roman" w:hAnsi="Times New Roman" w:cs="Times New Roman"/>
          <w:lang w:val="es-CO" w:eastAsia="es-CO"/>
        </w:rPr>
        <w:t> </w:t>
      </w:r>
      <w:r w:rsidR="00E843C2">
        <w:rPr>
          <w:rFonts w:ascii="Times New Roman" w:eastAsia="Times New Roman" w:hAnsi="Times New Roman" w:cs="Times New Roman"/>
          <w:iCs/>
          <w:lang w:val="es-CO" w:eastAsia="es-CO"/>
        </w:rPr>
        <w:t>jamón</w:t>
      </w:r>
      <w:r w:rsidRPr="00A239E1">
        <w:rPr>
          <w:rFonts w:ascii="Times New Roman" w:eastAsia="Times New Roman" w:hAnsi="Times New Roman" w:cs="Times New Roman"/>
          <w:lang w:val="es-CO" w:eastAsia="es-CO"/>
        </w:rPr>
        <w:t>.</w:t>
      </w:r>
    </w:p>
    <w:p w14:paraId="0CFE45AF" w14:textId="77777777" w:rsidR="00A239E1" w:rsidRPr="00A239E1" w:rsidRDefault="00A239E1" w:rsidP="00A239E1">
      <w:pPr>
        <w:spacing w:after="0"/>
        <w:jc w:val="both"/>
        <w:rPr>
          <w:rFonts w:ascii="Times New Roman" w:hAnsi="Times New Roman" w:cs="Times New Roman"/>
          <w:shd w:val="clear" w:color="auto" w:fill="FFFFFF"/>
          <w:lang w:val="es-CO"/>
        </w:rPr>
      </w:pPr>
    </w:p>
    <w:p w14:paraId="0FE7E970" w14:textId="56A181D2" w:rsidR="00C376D4" w:rsidRPr="00A239E1" w:rsidRDefault="0052433A" w:rsidP="00A239E1">
      <w:pPr>
        <w:spacing w:after="0"/>
        <w:jc w:val="both"/>
        <w:rPr>
          <w:rFonts w:ascii="Times New Roman" w:hAnsi="Times New Roman" w:cs="Times New Roman"/>
          <w:shd w:val="clear" w:color="auto" w:fill="FFFFFF"/>
        </w:rPr>
      </w:pPr>
      <w:r w:rsidRPr="00A239E1">
        <w:rPr>
          <w:rFonts w:ascii="Times New Roman" w:hAnsi="Times New Roman" w:cs="Times New Roman"/>
          <w:shd w:val="clear" w:color="auto" w:fill="FFFFFF"/>
        </w:rPr>
        <w:t>Observa el ejemplo:</w:t>
      </w:r>
    </w:p>
    <w:p w14:paraId="25D5A3BB" w14:textId="77777777" w:rsidR="0052433A" w:rsidRDefault="0052433A" w:rsidP="005D1738">
      <w:pPr>
        <w:spacing w:after="0"/>
        <w:rPr>
          <w:rFonts w:ascii="Arial" w:hAnsi="Arial" w:cs="Arial"/>
          <w:color w:val="333333"/>
          <w:sz w:val="21"/>
          <w:szCs w:val="21"/>
          <w:shd w:val="clear" w:color="auto" w:fill="FFFFFF"/>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271"/>
        <w:gridCol w:w="7557"/>
      </w:tblGrid>
      <w:tr w:rsidR="0052433A" w:rsidRPr="005D1738" w14:paraId="04446CEB" w14:textId="77777777" w:rsidTr="003E26BE">
        <w:tc>
          <w:tcPr>
            <w:tcW w:w="8828" w:type="dxa"/>
            <w:gridSpan w:val="2"/>
            <w:shd w:val="clear" w:color="auto" w:fill="0D0D0D" w:themeFill="text1" w:themeFillTint="F2"/>
          </w:tcPr>
          <w:p w14:paraId="05255542"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2551F6A4" w14:textId="77777777" w:rsidTr="003E26BE">
        <w:tc>
          <w:tcPr>
            <w:tcW w:w="1271" w:type="dxa"/>
          </w:tcPr>
          <w:p w14:paraId="50131FBA"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08B510CB" w14:textId="5B673F4D"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IMG21</w:t>
            </w:r>
          </w:p>
        </w:tc>
      </w:tr>
      <w:tr w:rsidR="0052433A" w14:paraId="7B4BD4C3" w14:textId="77777777" w:rsidTr="003E26BE">
        <w:tc>
          <w:tcPr>
            <w:tcW w:w="1271" w:type="dxa"/>
          </w:tcPr>
          <w:p w14:paraId="546FC29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5E8868CD"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546B7DE8" w14:textId="03316C2E" w:rsidR="003E26BE" w:rsidRDefault="003E26BE" w:rsidP="00FD482A">
            <w:pPr>
              <w:rPr>
                <w:rFonts w:ascii="Times New Roman" w:hAnsi="Times New Roman" w:cs="Times New Roman"/>
                <w:color w:val="000000"/>
              </w:rPr>
            </w:pPr>
            <w:r>
              <w:rPr>
                <w:noProof/>
                <w:lang w:val="es-CO" w:eastAsia="es-CO"/>
              </w:rPr>
              <w:drawing>
                <wp:inline distT="0" distB="0" distL="0" distR="0" wp14:anchorId="3470792C" wp14:editId="71CFEB74">
                  <wp:extent cx="2686050" cy="685800"/>
                  <wp:effectExtent l="0" t="0" r="0" b="0"/>
                  <wp:docPr id="26" name="Imagen 26" descr="http://profesores.aulaplaneta.com/DNNPlayerPackages/Package12642/InfoGuion/cuadernoestudio/images_xml/MT_07_01_img0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642/InfoGuion/cuadernoestudio/images_xml/MT_07_01_img06_smal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6050" cy="685800"/>
                          </a:xfrm>
                          <a:prstGeom prst="rect">
                            <a:avLst/>
                          </a:prstGeom>
                          <a:noFill/>
                          <a:ln>
                            <a:noFill/>
                          </a:ln>
                        </pic:spPr>
                      </pic:pic>
                    </a:graphicData>
                  </a:graphic>
                </wp:inline>
              </w:drawing>
            </w:r>
          </w:p>
          <w:p w14:paraId="322973CA"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770E2356" w14:textId="77777777" w:rsidTr="003E26BE">
        <w:tc>
          <w:tcPr>
            <w:tcW w:w="1271" w:type="dxa"/>
          </w:tcPr>
          <w:p w14:paraId="272E288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557" w:type="dxa"/>
          </w:tcPr>
          <w:p w14:paraId="30D5042E" w14:textId="50E6CA6B" w:rsidR="0052433A" w:rsidRPr="0052433A" w:rsidRDefault="00953F85" w:rsidP="00FD482A">
            <w:pPr>
              <w:rPr>
                <w:rFonts w:ascii="Times" w:hAnsi="Times"/>
              </w:rPr>
            </w:pPr>
            <w:hyperlink r:id="rId39" w:history="1">
              <w:r w:rsidR="0052433A" w:rsidRPr="00740132">
                <w:rPr>
                  <w:rStyle w:val="Hipervnculo"/>
                  <w:rFonts w:ascii="Times" w:hAnsi="Times"/>
                </w:rPr>
                <w:t>http://profesores.aulaplaneta.com/DNNPlayerPackages/Package12642/InfoGuion/cuadernoestudio/images_xml/MT_07_01_img06_small.jpg</w:t>
              </w:r>
            </w:hyperlink>
            <w:r w:rsidR="0052433A">
              <w:rPr>
                <w:rFonts w:ascii="Times" w:hAnsi="Times"/>
              </w:rPr>
              <w:t xml:space="preserve"> </w:t>
            </w:r>
          </w:p>
        </w:tc>
      </w:tr>
      <w:tr w:rsidR="0052433A" w14:paraId="69A8A723" w14:textId="77777777" w:rsidTr="003E26BE">
        <w:tc>
          <w:tcPr>
            <w:tcW w:w="1271" w:type="dxa"/>
          </w:tcPr>
          <w:p w14:paraId="746E9725"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51A95EDA" w14:textId="0D769A1E" w:rsidR="0052433A" w:rsidRPr="009977D8" w:rsidRDefault="005700F9" w:rsidP="009977D8">
            <w:pPr>
              <w:jc w:val="both"/>
              <w:rPr>
                <w:rFonts w:ascii="Times New Roman" w:hAnsi="Times New Roman" w:cs="Times New Roman"/>
                <w:color w:val="000000"/>
              </w:rPr>
            </w:pPr>
            <w:r w:rsidRPr="009977D8">
              <w:rPr>
                <w:rFonts w:ascii="Times New Roman" w:hAnsi="Times New Roman" w:cs="Times New Roman"/>
                <w:sz w:val="20"/>
                <w:szCs w:val="20"/>
                <w:lang w:val="es-ES_tradnl"/>
              </w:rPr>
              <w:t>Uno de los usos de los números naturales es </w:t>
            </w:r>
            <w:r w:rsidRPr="009977D8">
              <w:rPr>
                <w:rFonts w:ascii="Times New Roman" w:hAnsi="Times New Roman" w:cs="Times New Roman"/>
                <w:b/>
                <w:bCs/>
                <w:sz w:val="20"/>
                <w:szCs w:val="20"/>
                <w:lang w:val="es-ES_tradnl"/>
              </w:rPr>
              <w:t>medir</w:t>
            </w:r>
            <w:r w:rsidRPr="009977D8">
              <w:rPr>
                <w:rFonts w:ascii="Times New Roman" w:hAnsi="Times New Roman" w:cs="Times New Roman"/>
                <w:sz w:val="20"/>
                <w:szCs w:val="20"/>
                <w:lang w:val="es-ES_tradnl"/>
              </w:rPr>
              <w:t>, como en este caso, en el que determinamos cuántas unidades de longitud contiene cada línea</w:t>
            </w:r>
            <w:r w:rsidRPr="009977D8">
              <w:rPr>
                <w:rFonts w:ascii="Times New Roman" w:hAnsi="Times New Roman" w:cs="Times New Roman"/>
                <w:color w:val="FFFFFF"/>
                <w:sz w:val="20"/>
                <w:szCs w:val="20"/>
                <w:shd w:val="clear" w:color="auto" w:fill="58585A"/>
                <w:lang w:val="es-ES_tradnl"/>
              </w:rPr>
              <w:t>.</w:t>
            </w:r>
          </w:p>
        </w:tc>
      </w:tr>
    </w:tbl>
    <w:p w14:paraId="0FF6FD3A" w14:textId="77777777" w:rsidR="0052433A" w:rsidRDefault="0052433A" w:rsidP="005D1738">
      <w:pPr>
        <w:spacing w:after="0"/>
        <w:rPr>
          <w:rFonts w:ascii="Arial" w:hAnsi="Arial" w:cs="Arial"/>
          <w:color w:val="333333"/>
          <w:sz w:val="21"/>
          <w:szCs w:val="21"/>
          <w:shd w:val="clear" w:color="auto" w:fill="FFFFFF"/>
        </w:rPr>
      </w:pPr>
    </w:p>
    <w:p w14:paraId="4186F9CC" w14:textId="77777777" w:rsidR="0052433A" w:rsidRPr="00AC47B5" w:rsidRDefault="0052433A" w:rsidP="00115616">
      <w:pPr>
        <w:numPr>
          <w:ilvl w:val="0"/>
          <w:numId w:val="40"/>
        </w:numPr>
        <w:shd w:val="clear" w:color="auto" w:fill="FFFFFF"/>
        <w:spacing w:after="0" w:line="345" w:lineRule="atLeast"/>
        <w:ind w:left="360"/>
        <w:jc w:val="both"/>
        <w:rPr>
          <w:rFonts w:ascii="Times New Roman" w:eastAsia="Times New Roman" w:hAnsi="Times New Roman" w:cs="Times New Roman"/>
          <w:lang w:val="es-CO" w:eastAsia="es-CO"/>
        </w:rPr>
      </w:pPr>
      <w:r w:rsidRPr="00AC47B5">
        <w:rPr>
          <w:rFonts w:ascii="Times New Roman" w:eastAsia="Times New Roman" w:hAnsi="Times New Roman" w:cs="Times New Roman"/>
          <w:lang w:val="es-CO" w:eastAsia="es-CO"/>
        </w:rPr>
        <w:t>Podemos medir nuestra altura, la anchura de una mesa, la distancia de una población a otra, etc.</w:t>
      </w:r>
    </w:p>
    <w:p w14:paraId="7229F03B" w14:textId="1FC77BB8" w:rsidR="0052433A" w:rsidRPr="00AC47B5" w:rsidRDefault="0052433A" w:rsidP="00115616">
      <w:pPr>
        <w:numPr>
          <w:ilvl w:val="0"/>
          <w:numId w:val="41"/>
        </w:numPr>
        <w:shd w:val="clear" w:color="auto" w:fill="FFFFFF"/>
        <w:spacing w:after="0" w:line="345" w:lineRule="atLeast"/>
        <w:ind w:left="360"/>
        <w:jc w:val="both"/>
        <w:rPr>
          <w:rFonts w:ascii="Times New Roman" w:eastAsia="Times New Roman" w:hAnsi="Times New Roman" w:cs="Times New Roman"/>
          <w:lang w:val="es-CO" w:eastAsia="es-CO"/>
        </w:rPr>
      </w:pPr>
      <w:r w:rsidRPr="00AC47B5">
        <w:rPr>
          <w:rFonts w:ascii="Times New Roman" w:eastAsia="Times New Roman" w:hAnsi="Times New Roman" w:cs="Times New Roman"/>
          <w:b/>
          <w:bCs/>
          <w:lang w:val="es-CO" w:eastAsia="es-CO"/>
        </w:rPr>
        <w:t>Numerar</w:t>
      </w:r>
      <w:r w:rsidRPr="00AC47B5">
        <w:rPr>
          <w:rFonts w:ascii="Times New Roman" w:eastAsia="Times New Roman" w:hAnsi="Times New Roman" w:cs="Times New Roman"/>
          <w:lang w:val="es-CO" w:eastAsia="es-CO"/>
        </w:rPr>
        <w:t xml:space="preserve">: cuando numeramos, asignamos números </w:t>
      </w:r>
      <w:r w:rsidR="00934DAA" w:rsidRPr="00AC47B5">
        <w:rPr>
          <w:rFonts w:ascii="Times New Roman" w:eastAsia="Times New Roman" w:hAnsi="Times New Roman" w:cs="Times New Roman"/>
          <w:lang w:val="es-CO" w:eastAsia="es-CO"/>
        </w:rPr>
        <w:t>seguidos</w:t>
      </w:r>
      <w:r w:rsidRPr="00AC47B5">
        <w:rPr>
          <w:rFonts w:ascii="Times New Roman" w:eastAsia="Times New Roman" w:hAnsi="Times New Roman" w:cs="Times New Roman"/>
          <w:lang w:val="es-CO" w:eastAsia="es-CO"/>
        </w:rPr>
        <w:t xml:space="preserve"> a un conjunto de elementos. Por ejemplo, numeramos los edificios de una calle, las entradas vendidas en un teatro, etc.</w:t>
      </w:r>
    </w:p>
    <w:p w14:paraId="115D47B4" w14:textId="77777777" w:rsidR="0052433A" w:rsidRDefault="0052433A" w:rsidP="005D1738">
      <w:pPr>
        <w:spacing w:after="0"/>
        <w:rPr>
          <w:rFonts w:ascii="Arial" w:hAnsi="Arial" w:cs="Arial"/>
          <w:color w:val="333333"/>
          <w:sz w:val="21"/>
          <w:szCs w:val="21"/>
          <w:shd w:val="clear" w:color="auto" w:fill="FFFFFF"/>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52433A" w:rsidRPr="005D1738" w14:paraId="59B8A7C9" w14:textId="77777777" w:rsidTr="003E26BE">
        <w:tc>
          <w:tcPr>
            <w:tcW w:w="8828" w:type="dxa"/>
            <w:gridSpan w:val="2"/>
            <w:shd w:val="clear" w:color="auto" w:fill="0D0D0D" w:themeFill="text1" w:themeFillTint="F2"/>
          </w:tcPr>
          <w:p w14:paraId="02001F2D"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178A90BD" w14:textId="77777777" w:rsidTr="003E26BE">
        <w:tc>
          <w:tcPr>
            <w:tcW w:w="1413" w:type="dxa"/>
          </w:tcPr>
          <w:p w14:paraId="1C09AAD5"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39EB6B92" w14:textId="748A557F"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IMG22</w:t>
            </w:r>
          </w:p>
        </w:tc>
      </w:tr>
      <w:tr w:rsidR="0052433A" w14:paraId="385ED35F" w14:textId="77777777" w:rsidTr="003E26BE">
        <w:tc>
          <w:tcPr>
            <w:tcW w:w="1413" w:type="dxa"/>
          </w:tcPr>
          <w:p w14:paraId="39DF6E30"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4B9304DF"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622ECC41" w14:textId="519D7EAE" w:rsidR="0052433A" w:rsidRDefault="003E26BE" w:rsidP="00FD482A">
            <w:pPr>
              <w:ind w:left="708"/>
              <w:rPr>
                <w:rFonts w:ascii="Times New Roman" w:hAnsi="Times New Roman" w:cs="Times New Roman"/>
                <w:color w:val="000000"/>
              </w:rPr>
            </w:pPr>
            <w:r>
              <w:rPr>
                <w:noProof/>
                <w:lang w:val="es-CO" w:eastAsia="es-CO"/>
              </w:rPr>
              <w:drawing>
                <wp:inline distT="0" distB="0" distL="0" distR="0" wp14:anchorId="0D0CC9A9" wp14:editId="656BAAD2">
                  <wp:extent cx="2476500" cy="847725"/>
                  <wp:effectExtent l="0" t="0" r="0" b="9525"/>
                  <wp:docPr id="27" name="Imagen 27" descr="http://profesores.aulaplaneta.com/DNNPlayerPackages/Package12642/InfoGuion/cuadernoestudio/images_xml/MT_07_01_img0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2642/InfoGuion/cuadernoestudio/images_xml/MT_07_01_img07_smal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6500" cy="847725"/>
                          </a:xfrm>
                          <a:prstGeom prst="rect">
                            <a:avLst/>
                          </a:prstGeom>
                          <a:noFill/>
                          <a:ln>
                            <a:noFill/>
                          </a:ln>
                        </pic:spPr>
                      </pic:pic>
                    </a:graphicData>
                  </a:graphic>
                </wp:inline>
              </w:drawing>
            </w:r>
            <w:r>
              <w:rPr>
                <w:rFonts w:ascii="Times New Roman" w:hAnsi="Times New Roman" w:cs="Times New Roman"/>
                <w:color w:val="000000"/>
              </w:rPr>
              <w:t xml:space="preserve"> </w:t>
            </w:r>
            <w:r w:rsidR="0052433A">
              <w:rPr>
                <w:rFonts w:ascii="Times New Roman" w:hAnsi="Times New Roman" w:cs="Times New Roman"/>
                <w:color w:val="000000"/>
              </w:rPr>
              <w:t xml:space="preserve"> </w:t>
            </w:r>
          </w:p>
        </w:tc>
      </w:tr>
      <w:tr w:rsidR="0052433A" w14:paraId="41D2D33F" w14:textId="77777777" w:rsidTr="003E26BE">
        <w:tc>
          <w:tcPr>
            <w:tcW w:w="1413" w:type="dxa"/>
          </w:tcPr>
          <w:p w14:paraId="28DFC3B9"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415" w:type="dxa"/>
          </w:tcPr>
          <w:p w14:paraId="2B644C60" w14:textId="217F0B88" w:rsidR="0052433A" w:rsidRPr="0052433A" w:rsidRDefault="00953F85" w:rsidP="00FD482A">
            <w:pPr>
              <w:rPr>
                <w:rFonts w:ascii="Times" w:hAnsi="Times"/>
              </w:rPr>
            </w:pPr>
            <w:hyperlink r:id="rId41" w:history="1">
              <w:r w:rsidR="0052433A" w:rsidRPr="00740132">
                <w:rPr>
                  <w:rStyle w:val="Hipervnculo"/>
                  <w:rFonts w:ascii="Times" w:hAnsi="Times"/>
                </w:rPr>
                <w:t>http://profesores.aulaplaneta.com/DNNPlayerPackages/Package12642/InfoGuion/cuadernoestudio/images_xml/MT_07_01_img07_small.jpg</w:t>
              </w:r>
            </w:hyperlink>
            <w:r w:rsidR="0052433A">
              <w:rPr>
                <w:rFonts w:ascii="Times" w:hAnsi="Times"/>
              </w:rPr>
              <w:t xml:space="preserve"> </w:t>
            </w:r>
          </w:p>
        </w:tc>
      </w:tr>
      <w:tr w:rsidR="0052433A" w14:paraId="1AAC9060" w14:textId="77777777" w:rsidTr="003E26BE">
        <w:tc>
          <w:tcPr>
            <w:tcW w:w="1413" w:type="dxa"/>
          </w:tcPr>
          <w:p w14:paraId="4FFEDF98"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7FD49D89" w14:textId="77777777" w:rsidR="0052433A" w:rsidRDefault="0052433A" w:rsidP="00FD482A">
            <w:pPr>
              <w:rPr>
                <w:rFonts w:ascii="Times New Roman" w:hAnsi="Times New Roman" w:cs="Times New Roman"/>
                <w:color w:val="000000"/>
              </w:rPr>
            </w:pPr>
          </w:p>
        </w:tc>
      </w:tr>
    </w:tbl>
    <w:p w14:paraId="42948F9E" w14:textId="77777777" w:rsidR="0052433A" w:rsidRDefault="0052433A" w:rsidP="005D1738">
      <w:pPr>
        <w:spacing w:after="0"/>
        <w:rPr>
          <w:rFonts w:ascii="Times" w:hAnsi="Times"/>
          <w:highlight w:val="yellow"/>
        </w:rPr>
      </w:pPr>
    </w:p>
    <w:p w14:paraId="4EF31852" w14:textId="6D30895A" w:rsidR="00C376D4" w:rsidRPr="00E64BCD" w:rsidRDefault="0052433A" w:rsidP="00ED2DD3">
      <w:pPr>
        <w:spacing w:after="0"/>
        <w:jc w:val="both"/>
        <w:rPr>
          <w:rFonts w:ascii="Times New Roman" w:hAnsi="Times New Roman" w:cs="Times New Roman"/>
          <w:shd w:val="clear" w:color="auto" w:fill="FFFFFF"/>
        </w:rPr>
      </w:pPr>
      <w:r w:rsidRPr="00E64BCD">
        <w:rPr>
          <w:rFonts w:ascii="Times New Roman" w:hAnsi="Times New Roman" w:cs="Times New Roman"/>
          <w:b/>
          <w:bCs/>
          <w:shd w:val="clear" w:color="auto" w:fill="FFFFFF"/>
        </w:rPr>
        <w:t>Codificar</w:t>
      </w:r>
      <w:r w:rsidRPr="00E64BCD">
        <w:rPr>
          <w:rFonts w:ascii="Times New Roman" w:hAnsi="Times New Roman" w:cs="Times New Roman"/>
          <w:shd w:val="clear" w:color="auto" w:fill="FFFFFF"/>
        </w:rPr>
        <w:t>: cuando codificamos estamos asignando un número a un elemento, de acuerdo con unas reglas, para facilitar su localización o identificación.</w:t>
      </w:r>
      <w:r w:rsidRPr="00E64BCD">
        <w:rPr>
          <w:rFonts w:ascii="Times New Roman" w:hAnsi="Times New Roman" w:cs="Times New Roman"/>
        </w:rPr>
        <w:br/>
      </w:r>
      <w:r w:rsidRPr="00E64BCD">
        <w:rPr>
          <w:rFonts w:ascii="Times New Roman" w:hAnsi="Times New Roman" w:cs="Times New Roman"/>
          <w:shd w:val="clear" w:color="auto" w:fill="FFFFFF"/>
        </w:rPr>
        <w:lastRenderedPageBreak/>
        <w:t>Por ejemplo, cada vehículo est</w:t>
      </w:r>
      <w:r w:rsidR="00934DAA">
        <w:rPr>
          <w:rFonts w:ascii="Times New Roman" w:hAnsi="Times New Roman" w:cs="Times New Roman"/>
          <w:shd w:val="clear" w:color="auto" w:fill="FFFFFF"/>
        </w:rPr>
        <w:t>á identificado con una placa</w:t>
      </w:r>
      <w:r w:rsidRPr="00E64BCD">
        <w:rPr>
          <w:rFonts w:ascii="Times New Roman" w:hAnsi="Times New Roman" w:cs="Times New Roman"/>
          <w:shd w:val="clear" w:color="auto" w:fill="FFFFFF"/>
        </w:rPr>
        <w:t>, los productos de un supermercado se identifican con un código de barras y números, y los temas de los libros de una biblioteca se clasifican con códigos de cifras.</w:t>
      </w:r>
    </w:p>
    <w:p w14:paraId="405FD16D" w14:textId="77777777" w:rsidR="0052433A" w:rsidRDefault="0052433A" w:rsidP="005D1738">
      <w:pPr>
        <w:spacing w:after="0"/>
        <w:rPr>
          <w:rFonts w:ascii="Arial" w:hAnsi="Arial" w:cs="Arial"/>
          <w:color w:val="333333"/>
          <w:sz w:val="21"/>
          <w:szCs w:val="21"/>
          <w:shd w:val="clear" w:color="auto" w:fill="FFFFFF"/>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52433A" w:rsidRPr="005D1738" w14:paraId="20E141BD" w14:textId="77777777" w:rsidTr="007738DB">
        <w:tc>
          <w:tcPr>
            <w:tcW w:w="8828" w:type="dxa"/>
            <w:gridSpan w:val="2"/>
            <w:shd w:val="clear" w:color="auto" w:fill="0D0D0D" w:themeFill="text1" w:themeFillTint="F2"/>
          </w:tcPr>
          <w:p w14:paraId="7B5C5978"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6F790AC2" w14:textId="77777777" w:rsidTr="007738DB">
        <w:tc>
          <w:tcPr>
            <w:tcW w:w="1413" w:type="dxa"/>
          </w:tcPr>
          <w:p w14:paraId="7CA3ADEC"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2E5434C4" w14:textId="618C1200"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IMG23</w:t>
            </w:r>
          </w:p>
        </w:tc>
      </w:tr>
      <w:tr w:rsidR="0052433A" w14:paraId="1703FF6D" w14:textId="77777777" w:rsidTr="007738DB">
        <w:tc>
          <w:tcPr>
            <w:tcW w:w="1413" w:type="dxa"/>
          </w:tcPr>
          <w:p w14:paraId="119EA03A"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0D758C58"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158FBCFC" w14:textId="0FCDBFB8" w:rsidR="003E26BE" w:rsidRDefault="003E26BE" w:rsidP="00FD482A">
            <w:pPr>
              <w:rPr>
                <w:rFonts w:ascii="Times New Roman" w:hAnsi="Times New Roman" w:cs="Times New Roman"/>
                <w:color w:val="000000"/>
              </w:rPr>
            </w:pPr>
            <w:r>
              <w:rPr>
                <w:noProof/>
                <w:lang w:val="es-CO" w:eastAsia="es-CO"/>
              </w:rPr>
              <w:drawing>
                <wp:inline distT="0" distB="0" distL="0" distR="0" wp14:anchorId="7A467F86" wp14:editId="4F815FA6">
                  <wp:extent cx="3800475" cy="695325"/>
                  <wp:effectExtent l="0" t="0" r="9525" b="9525"/>
                  <wp:docPr id="28" name="Imagen 28" descr="http://profesores.aulaplaneta.com/DNNPlayerPackages/Package12642/InfoGuion/cuadernoestudio/images_xml/MT_07_01_img0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2642/InfoGuion/cuadernoestudio/images_xml/MT_07_01_img08_smal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0475" cy="695325"/>
                          </a:xfrm>
                          <a:prstGeom prst="rect">
                            <a:avLst/>
                          </a:prstGeom>
                          <a:noFill/>
                          <a:ln>
                            <a:noFill/>
                          </a:ln>
                        </pic:spPr>
                      </pic:pic>
                    </a:graphicData>
                  </a:graphic>
                </wp:inline>
              </w:drawing>
            </w:r>
          </w:p>
          <w:p w14:paraId="7195B314"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1B7812C7" w14:textId="77777777" w:rsidTr="007738DB">
        <w:tc>
          <w:tcPr>
            <w:tcW w:w="1413" w:type="dxa"/>
          </w:tcPr>
          <w:p w14:paraId="0F6AC780"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415" w:type="dxa"/>
          </w:tcPr>
          <w:p w14:paraId="38BF579A" w14:textId="77777777" w:rsidR="0052433A" w:rsidRDefault="0052433A" w:rsidP="00FD482A">
            <w:pPr>
              <w:rPr>
                <w:rFonts w:ascii="Times" w:hAnsi="Times"/>
              </w:rPr>
            </w:pPr>
          </w:p>
          <w:p w14:paraId="0E74373F" w14:textId="2A7C03FF" w:rsidR="0052433A" w:rsidRPr="0052433A" w:rsidRDefault="00953F85" w:rsidP="00FD482A">
            <w:pPr>
              <w:rPr>
                <w:rFonts w:ascii="Times" w:hAnsi="Times"/>
              </w:rPr>
            </w:pPr>
            <w:hyperlink r:id="rId43" w:history="1">
              <w:r w:rsidR="0052433A" w:rsidRPr="00740132">
                <w:rPr>
                  <w:rStyle w:val="Hipervnculo"/>
                  <w:rFonts w:ascii="Times" w:hAnsi="Times"/>
                </w:rPr>
                <w:t>http://profesores.aulaplaneta.com/DNNPlayerPackages/Package12642/InfoGuion/cuadernoestudio/images_xml/MT_07_01_img08_small.jpg</w:t>
              </w:r>
            </w:hyperlink>
            <w:r w:rsidR="0052433A">
              <w:rPr>
                <w:rFonts w:ascii="Times" w:hAnsi="Times"/>
              </w:rPr>
              <w:t xml:space="preserve"> </w:t>
            </w:r>
          </w:p>
        </w:tc>
      </w:tr>
      <w:tr w:rsidR="0052433A" w14:paraId="4398DE5A" w14:textId="77777777" w:rsidTr="007738DB">
        <w:tc>
          <w:tcPr>
            <w:tcW w:w="1413" w:type="dxa"/>
          </w:tcPr>
          <w:p w14:paraId="68751A2E"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6F7A5842" w14:textId="504C3364"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Uno de los usos </w:t>
            </w:r>
            <w:r w:rsidR="00205729">
              <w:rPr>
                <w:rFonts w:ascii="Times New Roman" w:hAnsi="Times New Roman" w:cs="Times New Roman"/>
                <w:color w:val="000000"/>
              </w:rPr>
              <w:t>de los números naturales es codificar, como en este caso,</w:t>
            </w:r>
            <w:r>
              <w:rPr>
                <w:rFonts w:ascii="Times New Roman" w:hAnsi="Times New Roman" w:cs="Times New Roman"/>
                <w:color w:val="000000"/>
              </w:rPr>
              <w:t xml:space="preserve">  mediante el número de un código de barras </w:t>
            </w:r>
          </w:p>
        </w:tc>
      </w:tr>
    </w:tbl>
    <w:p w14:paraId="36F2268E" w14:textId="77777777" w:rsidR="0052433A" w:rsidRDefault="0052433A" w:rsidP="005D1738">
      <w:pPr>
        <w:spacing w:after="0"/>
        <w:rPr>
          <w:rFonts w:ascii="Arial" w:hAnsi="Arial" w:cs="Arial"/>
          <w:color w:val="333333"/>
          <w:sz w:val="21"/>
          <w:szCs w:val="21"/>
          <w:shd w:val="clear" w:color="auto" w:fill="FFFFFF"/>
        </w:rPr>
      </w:pPr>
    </w:p>
    <w:p w14:paraId="632D7780" w14:textId="77777777" w:rsidR="005F2DCF" w:rsidRDefault="005F2DCF" w:rsidP="005D1738">
      <w:pPr>
        <w:spacing w:after="0"/>
        <w:rPr>
          <w:rFonts w:ascii="Arial" w:hAnsi="Arial" w:cs="Arial"/>
          <w:color w:val="333333"/>
          <w:sz w:val="21"/>
          <w:szCs w:val="21"/>
          <w:shd w:val="clear" w:color="auto" w:fill="FFFFFF"/>
        </w:rPr>
      </w:pPr>
    </w:p>
    <w:tbl>
      <w:tblPr>
        <w:tblStyle w:val="Tablaconcuadrcula"/>
        <w:tblW w:w="0" w:type="auto"/>
        <w:tblLook w:val="04A0" w:firstRow="1" w:lastRow="0" w:firstColumn="1" w:lastColumn="0" w:noHBand="0" w:noVBand="1"/>
      </w:tblPr>
      <w:tblGrid>
        <w:gridCol w:w="2483"/>
        <w:gridCol w:w="6345"/>
      </w:tblGrid>
      <w:tr w:rsidR="0081532D" w:rsidRPr="005D1738" w14:paraId="28D4541B" w14:textId="77777777" w:rsidTr="005E4AB3">
        <w:tc>
          <w:tcPr>
            <w:tcW w:w="8828" w:type="dxa"/>
            <w:gridSpan w:val="2"/>
            <w:shd w:val="clear" w:color="auto" w:fill="000000" w:themeFill="text1"/>
          </w:tcPr>
          <w:p w14:paraId="03F6A994" w14:textId="77777777" w:rsidR="0081532D" w:rsidRPr="005D1738" w:rsidRDefault="0081532D"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1532D" w:rsidRPr="00726376" w14:paraId="28730079" w14:textId="77777777" w:rsidTr="005E4AB3">
        <w:tc>
          <w:tcPr>
            <w:tcW w:w="2483" w:type="dxa"/>
          </w:tcPr>
          <w:p w14:paraId="74AB5244" w14:textId="77777777" w:rsidR="0081532D" w:rsidRPr="00726376" w:rsidRDefault="0081532D" w:rsidP="00FD482A">
            <w:pPr>
              <w:rPr>
                <w:rFonts w:ascii="Times" w:hAnsi="Times"/>
                <w:b/>
                <w:sz w:val="18"/>
                <w:szCs w:val="18"/>
              </w:rPr>
            </w:pPr>
            <w:r w:rsidRPr="00726376">
              <w:rPr>
                <w:rFonts w:ascii="Times" w:hAnsi="Times"/>
                <w:b/>
                <w:sz w:val="18"/>
                <w:szCs w:val="18"/>
              </w:rPr>
              <w:t>Título</w:t>
            </w:r>
          </w:p>
        </w:tc>
        <w:tc>
          <w:tcPr>
            <w:tcW w:w="6345" w:type="dxa"/>
          </w:tcPr>
          <w:p w14:paraId="6B7FFF53" w14:textId="06806068" w:rsidR="0081532D" w:rsidRPr="00910415" w:rsidRDefault="0081532D" w:rsidP="00FD482A">
            <w:pPr>
              <w:jc w:val="center"/>
              <w:rPr>
                <w:rFonts w:ascii="Times" w:hAnsi="Times"/>
                <w:b/>
                <w:sz w:val="24"/>
                <w:szCs w:val="24"/>
              </w:rPr>
            </w:pPr>
            <w:r>
              <w:rPr>
                <w:rFonts w:ascii="Times" w:hAnsi="Times"/>
                <w:b/>
                <w:sz w:val="24"/>
                <w:szCs w:val="24"/>
              </w:rPr>
              <w:t>Los números ordinales</w:t>
            </w:r>
          </w:p>
        </w:tc>
      </w:tr>
      <w:tr w:rsidR="0081532D" w14:paraId="10E90836" w14:textId="77777777" w:rsidTr="005E4AB3">
        <w:tc>
          <w:tcPr>
            <w:tcW w:w="2483" w:type="dxa"/>
          </w:tcPr>
          <w:p w14:paraId="5EE5FC65" w14:textId="77777777" w:rsidR="0081532D" w:rsidRDefault="0081532D" w:rsidP="00FD482A">
            <w:pPr>
              <w:rPr>
                <w:rFonts w:ascii="Times" w:hAnsi="Times"/>
              </w:rPr>
            </w:pPr>
            <w:r w:rsidRPr="00726376">
              <w:rPr>
                <w:rFonts w:ascii="Times" w:hAnsi="Times"/>
                <w:b/>
                <w:sz w:val="18"/>
                <w:szCs w:val="18"/>
              </w:rPr>
              <w:t>Contenido</w:t>
            </w:r>
          </w:p>
        </w:tc>
        <w:tc>
          <w:tcPr>
            <w:tcW w:w="6345" w:type="dxa"/>
          </w:tcPr>
          <w:p w14:paraId="29F56E1B" w14:textId="478DCB17" w:rsidR="0081532D" w:rsidRPr="00A03984" w:rsidRDefault="0081532D" w:rsidP="0081532D">
            <w:pPr>
              <w:pStyle w:val="u"/>
              <w:spacing w:before="0" w:beforeAutospacing="0" w:after="0" w:afterAutospacing="0" w:line="345" w:lineRule="atLeast"/>
              <w:jc w:val="both"/>
              <w:rPr>
                <w:sz w:val="24"/>
                <w:szCs w:val="24"/>
              </w:rPr>
            </w:pPr>
            <w:r w:rsidRPr="00A03984">
              <w:rPr>
                <w:rStyle w:val="un"/>
                <w:sz w:val="24"/>
                <w:szCs w:val="24"/>
              </w:rPr>
              <w:t>Cuando se colocan objetos en orden, se utilizan los</w:t>
            </w:r>
            <w:r w:rsidRPr="00A03984">
              <w:rPr>
                <w:rStyle w:val="apple-converted-space"/>
                <w:sz w:val="24"/>
                <w:szCs w:val="24"/>
              </w:rPr>
              <w:t> </w:t>
            </w:r>
            <w:r w:rsidRPr="00A03984">
              <w:rPr>
                <w:rStyle w:val="Textoennegrita"/>
                <w:sz w:val="24"/>
                <w:szCs w:val="24"/>
              </w:rPr>
              <w:t xml:space="preserve">números ordinales </w:t>
            </w:r>
            <w:r w:rsidRPr="00A03984">
              <w:rPr>
                <w:rStyle w:val="un"/>
                <w:sz w:val="24"/>
                <w:szCs w:val="24"/>
              </w:rPr>
              <w:t>para nombrar su posición.</w:t>
            </w:r>
            <w:r w:rsidRPr="00A03984">
              <w:rPr>
                <w:rStyle w:val="apple-converted-space"/>
                <w:sz w:val="24"/>
                <w:szCs w:val="24"/>
              </w:rPr>
              <w:t> </w:t>
            </w:r>
            <w:r w:rsidRPr="00A03984">
              <w:rPr>
                <w:rStyle w:val="un"/>
                <w:sz w:val="24"/>
                <w:szCs w:val="24"/>
              </w:rPr>
              <w:t>De este modo, decimos: primero, segundo, tercero, cuarto, quinto, sexto, séptimo, octavo, noveno, décimo, undécimo, vigésimo, etc.</w:t>
            </w:r>
          </w:p>
          <w:p w14:paraId="6EB42B2B" w14:textId="77777777" w:rsidR="0081532D" w:rsidRPr="00910415" w:rsidRDefault="0081532D" w:rsidP="0081532D">
            <w:pPr>
              <w:jc w:val="both"/>
              <w:rPr>
                <w:rFonts w:ascii="Times" w:hAnsi="Times"/>
                <w:lang w:val="es-CO"/>
              </w:rPr>
            </w:pPr>
          </w:p>
        </w:tc>
      </w:tr>
    </w:tbl>
    <w:p w14:paraId="174391E9" w14:textId="77777777" w:rsidR="0081532D" w:rsidRDefault="0081532D" w:rsidP="005D1738">
      <w:pPr>
        <w:spacing w:after="0"/>
        <w:rPr>
          <w:rFonts w:ascii="Arial" w:hAnsi="Arial" w:cs="Arial"/>
          <w:color w:val="333333"/>
          <w:sz w:val="21"/>
          <w:szCs w:val="21"/>
          <w:shd w:val="clear" w:color="auto" w:fill="FFFFFF"/>
        </w:rPr>
      </w:pPr>
    </w:p>
    <w:p w14:paraId="479D680D" w14:textId="77777777" w:rsidR="0052433A" w:rsidRDefault="0052433A" w:rsidP="005D1738">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445"/>
        <w:gridCol w:w="6383"/>
      </w:tblGrid>
      <w:tr w:rsidR="00ED2DD3" w:rsidRPr="005D1738" w14:paraId="5F87F639" w14:textId="77777777" w:rsidTr="00FD482A">
        <w:tc>
          <w:tcPr>
            <w:tcW w:w="9033" w:type="dxa"/>
            <w:gridSpan w:val="2"/>
            <w:shd w:val="clear" w:color="auto" w:fill="0D0D0D" w:themeFill="text1" w:themeFillTint="F2"/>
          </w:tcPr>
          <w:p w14:paraId="061B4738" w14:textId="77777777" w:rsidR="00ED2DD3" w:rsidRPr="005D1738" w:rsidRDefault="00ED2DD3"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D2DD3" w14:paraId="7E53DE37" w14:textId="77777777" w:rsidTr="00FD482A">
        <w:tc>
          <w:tcPr>
            <w:tcW w:w="2518" w:type="dxa"/>
          </w:tcPr>
          <w:p w14:paraId="7DFDE276" w14:textId="77777777" w:rsidR="00ED2DD3" w:rsidRPr="00053744" w:rsidRDefault="00ED2DD3"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FE5CF71" w14:textId="638066EE" w:rsidR="00ED2DD3"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IMG24</w:t>
            </w:r>
          </w:p>
        </w:tc>
      </w:tr>
      <w:tr w:rsidR="00ED2DD3" w14:paraId="77803D5D" w14:textId="77777777" w:rsidTr="00FD482A">
        <w:tc>
          <w:tcPr>
            <w:tcW w:w="2518" w:type="dxa"/>
          </w:tcPr>
          <w:p w14:paraId="7280DEB6"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ECDA56" w14:textId="77777777" w:rsidR="00ED2DD3" w:rsidRDefault="00ED2DD3" w:rsidP="00FD482A">
            <w:pPr>
              <w:rPr>
                <w:rFonts w:ascii="Times New Roman" w:hAnsi="Times New Roman" w:cs="Times New Roman"/>
                <w:color w:val="000000"/>
              </w:rPr>
            </w:pPr>
            <w:r>
              <w:rPr>
                <w:rFonts w:ascii="Times New Roman" w:hAnsi="Times New Roman" w:cs="Times New Roman"/>
                <w:color w:val="000000"/>
              </w:rPr>
              <w:t xml:space="preserve"> </w:t>
            </w:r>
          </w:p>
          <w:p w14:paraId="1D80F694" w14:textId="56F30E77" w:rsidR="00ED2DD3" w:rsidRDefault="00ED2DD3" w:rsidP="00FD482A">
            <w:pPr>
              <w:ind w:left="708"/>
              <w:rPr>
                <w:rFonts w:ascii="Times New Roman" w:hAnsi="Times New Roman" w:cs="Times New Roman"/>
                <w:color w:val="000000"/>
              </w:rPr>
            </w:pPr>
            <w:r>
              <w:rPr>
                <w:rFonts w:ascii="Times New Roman" w:hAnsi="Times New Roman" w:cs="Times New Roman"/>
                <w:color w:val="000000"/>
              </w:rPr>
              <w:t xml:space="preserve"> </w:t>
            </w:r>
            <w:r>
              <w:rPr>
                <w:noProof/>
                <w:lang w:val="es-CO" w:eastAsia="es-CO"/>
              </w:rPr>
              <w:drawing>
                <wp:inline distT="0" distB="0" distL="0" distR="0" wp14:anchorId="457EC418" wp14:editId="63328098">
                  <wp:extent cx="2072640" cy="1120843"/>
                  <wp:effectExtent l="0" t="0" r="3810" b="3175"/>
                  <wp:docPr id="2" name="Imagen 2" descr="http://web.educastur.princast.es/proyectos/formadultos/unidades/matematicas_1/ud1/photos/img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educastur.princast.es/proyectos/formadultos/unidades/matematicas_1/ud1/photos/img_1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2640" cy="1120843"/>
                          </a:xfrm>
                          <a:prstGeom prst="rect">
                            <a:avLst/>
                          </a:prstGeom>
                          <a:noFill/>
                          <a:ln>
                            <a:noFill/>
                          </a:ln>
                        </pic:spPr>
                      </pic:pic>
                    </a:graphicData>
                  </a:graphic>
                </wp:inline>
              </w:drawing>
            </w:r>
          </w:p>
        </w:tc>
      </w:tr>
      <w:tr w:rsidR="00ED2DD3" w14:paraId="68CB43FB" w14:textId="77777777" w:rsidTr="00FD482A">
        <w:tc>
          <w:tcPr>
            <w:tcW w:w="2518" w:type="dxa"/>
          </w:tcPr>
          <w:p w14:paraId="0DBF226F"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12BFF29E" w14:textId="639F29A0" w:rsidR="00ED2DD3" w:rsidRPr="0052433A" w:rsidRDefault="00ED2DD3" w:rsidP="00FD482A">
            <w:pPr>
              <w:rPr>
                <w:rFonts w:ascii="Times" w:hAnsi="Times"/>
              </w:rPr>
            </w:pPr>
            <w:r>
              <w:rPr>
                <w:rFonts w:ascii="Times" w:hAnsi="Times"/>
              </w:rPr>
              <w:t xml:space="preserve"> </w:t>
            </w:r>
          </w:p>
        </w:tc>
      </w:tr>
      <w:tr w:rsidR="00ED2DD3" w14:paraId="3BD7DF52" w14:textId="77777777" w:rsidTr="00FD482A">
        <w:tc>
          <w:tcPr>
            <w:tcW w:w="2518" w:type="dxa"/>
          </w:tcPr>
          <w:p w14:paraId="58FBD0F2"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F8BA8CF" w14:textId="5602ED79" w:rsidR="00ED2DD3" w:rsidRDefault="00ED2DD3" w:rsidP="00FD482A">
            <w:pPr>
              <w:rPr>
                <w:rFonts w:ascii="Times New Roman" w:hAnsi="Times New Roman" w:cs="Times New Roman"/>
                <w:color w:val="000000"/>
              </w:rPr>
            </w:pPr>
            <w:r w:rsidRPr="00ED2DD3">
              <w:rPr>
                <w:rFonts w:ascii="Arial" w:hAnsi="Arial" w:cs="Arial"/>
                <w:b/>
                <w:bCs/>
                <w:color w:val="000000"/>
                <w:sz w:val="18"/>
                <w:szCs w:val="18"/>
                <w:shd w:val="clear" w:color="auto" w:fill="FFFFFF"/>
                <w:lang w:val="es-ES_tradnl"/>
              </w:rPr>
              <w:t>Nombres qu</w:t>
            </w:r>
            <w:r>
              <w:rPr>
                <w:rFonts w:ascii="Arial" w:hAnsi="Arial" w:cs="Arial"/>
                <w:b/>
                <w:bCs/>
                <w:color w:val="000000"/>
                <w:sz w:val="18"/>
                <w:szCs w:val="18"/>
                <w:shd w:val="clear" w:color="auto" w:fill="FFFFFF"/>
                <w:lang w:val="es-ES_tradnl"/>
              </w:rPr>
              <w:t>e reciben los números ordinales</w:t>
            </w:r>
          </w:p>
        </w:tc>
      </w:tr>
    </w:tbl>
    <w:p w14:paraId="617BAAAF" w14:textId="77777777" w:rsidR="00ED2DD3" w:rsidRDefault="00ED2DD3"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DC0C98" w:rsidRPr="005D1738" w14:paraId="43EFBFEA" w14:textId="77777777" w:rsidTr="006B3931">
        <w:tc>
          <w:tcPr>
            <w:tcW w:w="9033" w:type="dxa"/>
            <w:gridSpan w:val="2"/>
            <w:shd w:val="clear" w:color="auto" w:fill="000000" w:themeFill="text1"/>
          </w:tcPr>
          <w:p w14:paraId="3FA8A5DC" w14:textId="2F7E7049" w:rsidR="00DC0C98" w:rsidRPr="005D1738" w:rsidRDefault="00A67440" w:rsidP="006B393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00DC0C98" w:rsidRPr="005D1738">
              <w:rPr>
                <w:rFonts w:ascii="Times New Roman" w:hAnsi="Times New Roman" w:cs="Times New Roman"/>
                <w:b/>
                <w:color w:val="FFFFFF" w:themeColor="background1"/>
              </w:rPr>
              <w:t>: recurso nuevo</w:t>
            </w:r>
          </w:p>
        </w:tc>
      </w:tr>
      <w:tr w:rsidR="00DC0C98" w14:paraId="276979B5" w14:textId="77777777" w:rsidTr="006B3931">
        <w:tc>
          <w:tcPr>
            <w:tcW w:w="2518" w:type="dxa"/>
          </w:tcPr>
          <w:p w14:paraId="5FA2496D" w14:textId="77777777" w:rsidR="00DC0C98" w:rsidRPr="00053744" w:rsidRDefault="00DC0C98"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FE7B722" w14:textId="638E7530" w:rsidR="00DC0C98"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MA_06_02_CO_REC100</w:t>
            </w:r>
          </w:p>
        </w:tc>
      </w:tr>
      <w:tr w:rsidR="00DC0C98" w14:paraId="61E1A966" w14:textId="77777777" w:rsidTr="006B3931">
        <w:tc>
          <w:tcPr>
            <w:tcW w:w="2518" w:type="dxa"/>
          </w:tcPr>
          <w:p w14:paraId="146ECCE1" w14:textId="77777777" w:rsidR="00DC0C98" w:rsidRDefault="00DC0C98"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AB5F76B" w14:textId="5E2F17B5" w:rsidR="00DC0C98" w:rsidRPr="00DC0C98" w:rsidRDefault="00DC0C98" w:rsidP="00DC0C98">
            <w:pPr>
              <w:rPr>
                <w:rFonts w:ascii="Arial" w:hAnsi="Arial" w:cs="Arial"/>
                <w:sz w:val="18"/>
                <w:szCs w:val="18"/>
                <w:lang w:val="es-ES_tradnl"/>
              </w:rPr>
            </w:pPr>
            <w:r>
              <w:rPr>
                <w:rFonts w:ascii="Arial" w:hAnsi="Arial" w:cs="Arial"/>
                <w:sz w:val="18"/>
                <w:szCs w:val="18"/>
                <w:lang w:val="es-ES_tradnl"/>
              </w:rPr>
              <w:t xml:space="preserve">Números ordinales </w:t>
            </w:r>
          </w:p>
        </w:tc>
      </w:tr>
      <w:tr w:rsidR="00DC0C98" w14:paraId="0A4E5FCA" w14:textId="77777777" w:rsidTr="006B3931">
        <w:tc>
          <w:tcPr>
            <w:tcW w:w="2518" w:type="dxa"/>
          </w:tcPr>
          <w:p w14:paraId="292C8C9E" w14:textId="77777777" w:rsidR="00DC0C98" w:rsidRDefault="00DC0C98"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D1B45B8" w14:textId="4FAD71BD" w:rsidR="00DC0C98" w:rsidRPr="00885B27" w:rsidRDefault="00DC0C98" w:rsidP="006B3931">
            <w:pPr>
              <w:rPr>
                <w:rFonts w:ascii="Arial" w:hAnsi="Arial" w:cs="Arial"/>
                <w:sz w:val="18"/>
                <w:szCs w:val="18"/>
                <w:lang w:val="es-ES_tradnl"/>
              </w:rPr>
            </w:pPr>
            <w:r>
              <w:rPr>
                <w:rFonts w:ascii="Arial" w:hAnsi="Arial" w:cs="Arial"/>
                <w:sz w:val="18"/>
                <w:szCs w:val="18"/>
                <w:lang w:val="es-ES_tradnl"/>
              </w:rPr>
              <w:t xml:space="preserve">Esta actividad permite al estudiante identificar los números ordinales en el sistema de numeración decimal cuando sirven para organizar o contar. </w:t>
            </w:r>
          </w:p>
        </w:tc>
      </w:tr>
    </w:tbl>
    <w:p w14:paraId="6A4764DC" w14:textId="5ADE3B47" w:rsidR="000740E9" w:rsidRDefault="000740E9" w:rsidP="000740E9">
      <w:pPr>
        <w:spacing w:after="0"/>
        <w:rPr>
          <w:rFonts w:ascii="Times" w:hAnsi="Times"/>
          <w:b/>
        </w:rPr>
      </w:pPr>
      <w:r w:rsidRPr="004E5E51">
        <w:rPr>
          <w:rFonts w:ascii="Times" w:hAnsi="Times"/>
          <w:highlight w:val="yellow"/>
        </w:rPr>
        <w:lastRenderedPageBreak/>
        <w:t>[SECCIÓN 2]</w:t>
      </w:r>
      <w:r>
        <w:rPr>
          <w:rFonts w:ascii="Times" w:hAnsi="Times"/>
        </w:rPr>
        <w:t xml:space="preserve"> </w:t>
      </w:r>
      <w:r>
        <w:rPr>
          <w:rFonts w:ascii="Times" w:hAnsi="Times"/>
          <w:b/>
        </w:rPr>
        <w:t>2.3</w:t>
      </w:r>
      <w:r w:rsidRPr="004E5E51">
        <w:rPr>
          <w:rFonts w:ascii="Times" w:hAnsi="Times"/>
          <w:b/>
        </w:rPr>
        <w:t xml:space="preserve"> </w:t>
      </w:r>
      <w:r>
        <w:rPr>
          <w:rFonts w:ascii="Times" w:hAnsi="Times"/>
          <w:b/>
        </w:rPr>
        <w:t xml:space="preserve">Representación de los números naturales </w:t>
      </w:r>
    </w:p>
    <w:p w14:paraId="0821864B" w14:textId="77777777" w:rsidR="004B2434" w:rsidRDefault="004B2434" w:rsidP="000740E9">
      <w:pPr>
        <w:spacing w:after="0"/>
        <w:rPr>
          <w:rFonts w:ascii="Times" w:hAnsi="Times"/>
          <w:b/>
        </w:rPr>
      </w:pPr>
    </w:p>
    <w:p w14:paraId="06D89CDE" w14:textId="7AA5F119" w:rsidR="004B2434" w:rsidRPr="004B2434" w:rsidRDefault="004B2434" w:rsidP="004B2434">
      <w:pPr>
        <w:spacing w:after="0"/>
        <w:jc w:val="both"/>
        <w:rPr>
          <w:rFonts w:ascii="Times" w:hAnsi="Times"/>
        </w:rPr>
      </w:pPr>
      <w:r w:rsidRPr="004B2434">
        <w:rPr>
          <w:rFonts w:ascii="Times" w:hAnsi="Times"/>
        </w:rPr>
        <w:t>Para representar gráficamente el conjunto de los número N, o naturales, se toma una recta horizontal en la que demarcamos un punto de partida llamado origen o</w:t>
      </w:r>
      <w:r w:rsidR="00381306">
        <w:rPr>
          <w:rFonts w:ascii="Times" w:hAnsi="Times"/>
        </w:rPr>
        <w:t xml:space="preserve"> cero</w:t>
      </w:r>
      <w:r w:rsidRPr="004B2434">
        <w:rPr>
          <w:rFonts w:ascii="Times" w:hAnsi="Times"/>
        </w:rPr>
        <w:t xml:space="preserve"> que</w:t>
      </w:r>
      <w:r w:rsidR="00381306">
        <w:rPr>
          <w:rFonts w:ascii="Times" w:hAnsi="Times"/>
        </w:rPr>
        <w:t xml:space="preserve"> se</w:t>
      </w:r>
      <w:r w:rsidRPr="004B2434">
        <w:rPr>
          <w:rFonts w:ascii="Times" w:hAnsi="Times"/>
        </w:rPr>
        <w:t xml:space="preserve"> simboliza </w:t>
      </w:r>
      <w:r w:rsidR="00381306">
        <w:rPr>
          <w:rFonts w:ascii="Times" w:hAnsi="Times"/>
        </w:rPr>
        <w:t>0</w:t>
      </w:r>
      <w:r w:rsidR="007E5F92">
        <w:rPr>
          <w:rFonts w:ascii="Times" w:hAnsi="Times"/>
        </w:rPr>
        <w:t xml:space="preserve"> </w:t>
      </w:r>
      <w:r w:rsidRPr="004B2434">
        <w:rPr>
          <w:rFonts w:ascii="Times" w:hAnsi="Times"/>
        </w:rPr>
        <w:t>y a partir de este punto se lleva una unidad de medida establecida previamente, la cual se repite sucesivamente para det</w:t>
      </w:r>
      <w:r w:rsidR="00934DAA">
        <w:rPr>
          <w:rFonts w:ascii="Times" w:hAnsi="Times"/>
        </w:rPr>
        <w:t>erminar los puntos 1, 2, 3, 4,…</w:t>
      </w:r>
      <w:r w:rsidRPr="004B2434">
        <w:rPr>
          <w:rFonts w:ascii="Times" w:hAnsi="Times"/>
        </w:rPr>
        <w:t xml:space="preserve">, que denotan los números naturales. </w:t>
      </w:r>
    </w:p>
    <w:p w14:paraId="1D9846EC" w14:textId="77777777" w:rsidR="004B2434" w:rsidRPr="004E5E51" w:rsidRDefault="004B2434" w:rsidP="000740E9">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9"/>
        <w:gridCol w:w="6359"/>
      </w:tblGrid>
      <w:tr w:rsidR="004B2434" w:rsidRPr="005D1738" w14:paraId="5C809F75" w14:textId="77777777" w:rsidTr="00FD482A">
        <w:tc>
          <w:tcPr>
            <w:tcW w:w="9033" w:type="dxa"/>
            <w:gridSpan w:val="2"/>
            <w:shd w:val="clear" w:color="auto" w:fill="0D0D0D" w:themeFill="text1" w:themeFillTint="F2"/>
          </w:tcPr>
          <w:p w14:paraId="7EE61A01" w14:textId="77777777" w:rsidR="004B2434" w:rsidRPr="005D1738" w:rsidRDefault="004B2434"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B2434" w14:paraId="4517BAFA" w14:textId="77777777" w:rsidTr="00FD482A">
        <w:tc>
          <w:tcPr>
            <w:tcW w:w="2518" w:type="dxa"/>
          </w:tcPr>
          <w:p w14:paraId="4D723886" w14:textId="77777777" w:rsidR="004B2434" w:rsidRPr="00053744" w:rsidRDefault="004B2434"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1EF5189" w14:textId="33019A3B" w:rsidR="004B2434"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IMG25</w:t>
            </w:r>
          </w:p>
        </w:tc>
      </w:tr>
      <w:tr w:rsidR="004B2434" w14:paraId="15C85588" w14:textId="77777777" w:rsidTr="00FD482A">
        <w:tc>
          <w:tcPr>
            <w:tcW w:w="2518" w:type="dxa"/>
          </w:tcPr>
          <w:p w14:paraId="3A6CEA3A" w14:textId="77777777"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F629200" w14:textId="77777777" w:rsidR="004B2434" w:rsidRDefault="004B2434" w:rsidP="00FD482A">
            <w:pPr>
              <w:rPr>
                <w:rFonts w:ascii="Times New Roman" w:hAnsi="Times New Roman" w:cs="Times New Roman"/>
                <w:color w:val="000000"/>
              </w:rPr>
            </w:pPr>
            <w:r>
              <w:rPr>
                <w:rFonts w:ascii="Times New Roman" w:hAnsi="Times New Roman" w:cs="Times New Roman"/>
                <w:color w:val="000000"/>
              </w:rPr>
              <w:t xml:space="preserve"> </w:t>
            </w:r>
          </w:p>
          <w:p w14:paraId="03880F87" w14:textId="62B4BE4A" w:rsidR="00812091" w:rsidRDefault="004B2434" w:rsidP="00812091">
            <w:pPr>
              <w:ind w:left="708"/>
              <w:rPr>
                <w:rFonts w:ascii="Times New Roman" w:hAnsi="Times New Roman" w:cs="Times New Roman"/>
                <w:color w:val="000000"/>
              </w:rPr>
            </w:pPr>
            <w:r>
              <w:rPr>
                <w:rFonts w:ascii="Times New Roman" w:hAnsi="Times New Roman" w:cs="Times New Roman"/>
                <w:color w:val="000000"/>
              </w:rPr>
              <w:t xml:space="preserve"> </w:t>
            </w:r>
            <w:r w:rsidR="00812091">
              <w:rPr>
                <w:rFonts w:ascii="Times New Roman" w:hAnsi="Times New Roman" w:cs="Times New Roman"/>
                <w:color w:val="000000"/>
              </w:rPr>
              <w:t xml:space="preserve">Representación de un numero sobre una recta numérica </w:t>
            </w:r>
          </w:p>
        </w:tc>
      </w:tr>
      <w:tr w:rsidR="004B2434" w14:paraId="4EC1D43D" w14:textId="77777777" w:rsidTr="00FD482A">
        <w:tc>
          <w:tcPr>
            <w:tcW w:w="2518" w:type="dxa"/>
          </w:tcPr>
          <w:p w14:paraId="418611AE" w14:textId="7882F4A2"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5C33EAC1" w14:textId="77777777" w:rsidR="004B2434" w:rsidRDefault="004B2434" w:rsidP="00812091">
            <w:pPr>
              <w:rPr>
                <w:rFonts w:ascii="Times New Roman" w:hAnsi="Times New Roman" w:cs="Times New Roman"/>
                <w:color w:val="000000"/>
              </w:rPr>
            </w:pPr>
          </w:p>
        </w:tc>
      </w:tr>
      <w:tr w:rsidR="004B2434" w14:paraId="1F2C24B2" w14:textId="77777777" w:rsidTr="00FD482A">
        <w:tc>
          <w:tcPr>
            <w:tcW w:w="2518" w:type="dxa"/>
          </w:tcPr>
          <w:p w14:paraId="7CF8181A" w14:textId="77777777"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4C18585" w14:textId="10F560F2" w:rsidR="004B2434" w:rsidRDefault="00D059B3" w:rsidP="00FD482A">
            <w:pPr>
              <w:rPr>
                <w:rFonts w:ascii="Times New Roman" w:hAnsi="Times New Roman" w:cs="Times New Roman"/>
                <w:color w:val="000000"/>
              </w:rPr>
            </w:pPr>
            <w:r>
              <w:rPr>
                <w:rFonts w:ascii="Times New Roman" w:hAnsi="Times New Roman" w:cs="Times New Roman"/>
                <w:color w:val="000000"/>
              </w:rPr>
              <w:t xml:space="preserve">Representación de los números naturales sobre la semirrecta numérica </w:t>
            </w:r>
          </w:p>
        </w:tc>
      </w:tr>
    </w:tbl>
    <w:p w14:paraId="027C0138" w14:textId="77777777" w:rsidR="000740E9" w:rsidRDefault="000740E9" w:rsidP="005D1738">
      <w:pPr>
        <w:spacing w:after="0"/>
        <w:rPr>
          <w:rFonts w:ascii="Times" w:hAnsi="Times"/>
          <w:highlight w:val="yellow"/>
        </w:rPr>
      </w:pPr>
    </w:p>
    <w:p w14:paraId="1134CA51" w14:textId="77777777" w:rsidR="007C755A" w:rsidRDefault="007C755A"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7C755A" w:rsidRPr="005D1738" w14:paraId="65B89A9E" w14:textId="77777777" w:rsidTr="006B3931">
        <w:tc>
          <w:tcPr>
            <w:tcW w:w="9033" w:type="dxa"/>
            <w:gridSpan w:val="2"/>
            <w:shd w:val="clear" w:color="auto" w:fill="000000" w:themeFill="text1"/>
          </w:tcPr>
          <w:p w14:paraId="3506ECD6"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C755A" w14:paraId="76F1B66E" w14:textId="77777777" w:rsidTr="006B3931">
        <w:tc>
          <w:tcPr>
            <w:tcW w:w="2518" w:type="dxa"/>
          </w:tcPr>
          <w:p w14:paraId="7610872C"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31E92C6" w14:textId="1F018DA7" w:rsidR="007C755A" w:rsidRPr="00053744" w:rsidRDefault="007C755A" w:rsidP="003F25AA">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11</w:t>
            </w:r>
            <w:r w:rsidR="003F25AA">
              <w:rPr>
                <w:rFonts w:ascii="Times New Roman" w:hAnsi="Times New Roman" w:cs="Times New Roman"/>
                <w:color w:val="000000"/>
              </w:rPr>
              <w:t>0</w:t>
            </w:r>
          </w:p>
        </w:tc>
      </w:tr>
      <w:tr w:rsidR="007C755A" w14:paraId="30B0E4D6" w14:textId="77777777" w:rsidTr="006B3931">
        <w:tc>
          <w:tcPr>
            <w:tcW w:w="2518" w:type="dxa"/>
          </w:tcPr>
          <w:p w14:paraId="31F08795"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38E2F13" w14:textId="381A37E7" w:rsidR="007C755A" w:rsidRPr="007C755A" w:rsidRDefault="007C755A" w:rsidP="006B3931">
            <w:pPr>
              <w:rPr>
                <w:rFonts w:ascii="Arial" w:hAnsi="Arial" w:cs="Arial"/>
                <w:sz w:val="18"/>
                <w:szCs w:val="18"/>
                <w:lang w:val="es-ES_tradnl"/>
              </w:rPr>
            </w:pPr>
            <w:r>
              <w:rPr>
                <w:rFonts w:ascii="Arial" w:hAnsi="Arial" w:cs="Arial"/>
                <w:sz w:val="18"/>
                <w:szCs w:val="18"/>
                <w:lang w:val="es-ES_tradnl"/>
              </w:rPr>
              <w:t xml:space="preserve">Ubicación en la recta numérica </w:t>
            </w:r>
          </w:p>
        </w:tc>
      </w:tr>
      <w:tr w:rsidR="007C755A" w14:paraId="206D8C76" w14:textId="77777777" w:rsidTr="006B3931">
        <w:tc>
          <w:tcPr>
            <w:tcW w:w="2518" w:type="dxa"/>
          </w:tcPr>
          <w:p w14:paraId="0D47C607"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584BDAE" w14:textId="58A61459" w:rsidR="007C755A" w:rsidRPr="007C755A" w:rsidRDefault="007C755A" w:rsidP="006B3931">
            <w:pPr>
              <w:rPr>
                <w:rFonts w:ascii="Arial" w:hAnsi="Arial" w:cs="Arial"/>
                <w:sz w:val="18"/>
                <w:szCs w:val="18"/>
                <w:lang w:val="es-ES_tradnl"/>
              </w:rPr>
            </w:pPr>
            <w:r>
              <w:rPr>
                <w:rFonts w:ascii="Arial" w:hAnsi="Arial" w:cs="Arial"/>
                <w:sz w:val="18"/>
                <w:szCs w:val="18"/>
                <w:lang w:val="es-ES_tradnl"/>
              </w:rPr>
              <w:t xml:space="preserve">Esta actividad permite ubicar en la recta numérica los números naturales </w:t>
            </w:r>
          </w:p>
        </w:tc>
      </w:tr>
    </w:tbl>
    <w:p w14:paraId="314230F6" w14:textId="77777777" w:rsidR="007C755A" w:rsidRDefault="007C755A" w:rsidP="005D1738">
      <w:pPr>
        <w:spacing w:after="0"/>
        <w:rPr>
          <w:rFonts w:ascii="Times" w:hAnsi="Times"/>
          <w:highlight w:val="yellow"/>
        </w:rPr>
      </w:pPr>
    </w:p>
    <w:p w14:paraId="535D154C" w14:textId="77777777" w:rsidR="007C755A" w:rsidRDefault="007C755A" w:rsidP="005D1738">
      <w:pPr>
        <w:spacing w:after="0"/>
        <w:rPr>
          <w:rFonts w:ascii="Times" w:hAnsi="Times"/>
          <w:highlight w:val="yellow"/>
        </w:rPr>
      </w:pPr>
    </w:p>
    <w:p w14:paraId="41A62FC7" w14:textId="7C1AAE9F"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4</w:t>
      </w:r>
      <w:r w:rsidR="00934DAA">
        <w:rPr>
          <w:rFonts w:ascii="Times" w:hAnsi="Times"/>
          <w:b/>
        </w:rPr>
        <w:t xml:space="preserve"> Lectura de los números naturales </w:t>
      </w:r>
      <w:r>
        <w:rPr>
          <w:rFonts w:ascii="Times" w:hAnsi="Times"/>
          <w:b/>
        </w:rPr>
        <w:t xml:space="preserve"> </w:t>
      </w:r>
    </w:p>
    <w:p w14:paraId="60BF3812" w14:textId="1F83C1D5" w:rsidR="000740E9" w:rsidRDefault="000740E9" w:rsidP="000740E9">
      <w:pPr>
        <w:spacing w:after="0"/>
        <w:rPr>
          <w:rFonts w:ascii="Times" w:hAnsi="Times"/>
          <w:b/>
        </w:rPr>
      </w:pPr>
      <w:r>
        <w:rPr>
          <w:rFonts w:ascii="Times" w:hAnsi="Times"/>
          <w:b/>
        </w:rPr>
        <w:t xml:space="preserve"> </w:t>
      </w:r>
    </w:p>
    <w:p w14:paraId="33A0BF3B" w14:textId="26AA08FE" w:rsidR="00934DAA" w:rsidRPr="00934DAA" w:rsidRDefault="00934DAA" w:rsidP="00934DAA">
      <w:pPr>
        <w:pStyle w:val="u"/>
        <w:shd w:val="clear" w:color="auto" w:fill="FFFFFF"/>
        <w:spacing w:before="0" w:beforeAutospacing="0" w:after="0" w:afterAutospacing="0" w:line="345" w:lineRule="atLeast"/>
        <w:jc w:val="both"/>
      </w:pPr>
      <w:r w:rsidRPr="00934DAA">
        <w:rPr>
          <w:rStyle w:val="un"/>
        </w:rPr>
        <w:t>Para leer los números naturales hay que proceder de la siguiente manera:</w:t>
      </w:r>
    </w:p>
    <w:p w14:paraId="38D500B8" w14:textId="77777777" w:rsidR="00934DAA" w:rsidRPr="00934DAA" w:rsidRDefault="00934DAA" w:rsidP="003D53F4">
      <w:pPr>
        <w:numPr>
          <w:ilvl w:val="0"/>
          <w:numId w:val="44"/>
        </w:numPr>
        <w:shd w:val="clear" w:color="auto" w:fill="FFFFFF"/>
        <w:spacing w:after="0" w:line="345" w:lineRule="atLeast"/>
        <w:ind w:left="360"/>
        <w:jc w:val="both"/>
        <w:rPr>
          <w:rFonts w:ascii="Times New Roman" w:hAnsi="Times New Roman" w:cs="Times New Roman"/>
        </w:rPr>
      </w:pPr>
      <w:r w:rsidRPr="00934DAA">
        <w:rPr>
          <w:rStyle w:val="un"/>
          <w:rFonts w:ascii="Times New Roman" w:hAnsi="Times New Roman" w:cs="Times New Roman"/>
        </w:rPr>
        <w:t>Primero, separamos las cifras, de tres en tres, empezando por la derecha.</w:t>
      </w:r>
    </w:p>
    <w:p w14:paraId="5E8954DB" w14:textId="1F5D3CD9" w:rsidR="00934DAA" w:rsidRDefault="00934DAA" w:rsidP="003D53F4">
      <w:pPr>
        <w:numPr>
          <w:ilvl w:val="0"/>
          <w:numId w:val="44"/>
        </w:numPr>
        <w:shd w:val="clear" w:color="auto" w:fill="FFFFFF"/>
        <w:spacing w:after="0" w:line="345" w:lineRule="atLeast"/>
        <w:ind w:left="360"/>
        <w:jc w:val="both"/>
        <w:rPr>
          <w:rStyle w:val="un"/>
          <w:rFonts w:ascii="Times New Roman" w:hAnsi="Times New Roman" w:cs="Times New Roman"/>
        </w:rPr>
      </w:pPr>
      <w:r w:rsidRPr="00934DAA">
        <w:rPr>
          <w:rStyle w:val="un"/>
          <w:rFonts w:ascii="Times New Roman" w:hAnsi="Times New Roman" w:cs="Times New Roman"/>
        </w:rPr>
        <w:t>Después, lee</w:t>
      </w:r>
      <w:r w:rsidR="009977D8">
        <w:rPr>
          <w:rStyle w:val="un"/>
          <w:rFonts w:ascii="Times New Roman" w:hAnsi="Times New Roman" w:cs="Times New Roman"/>
        </w:rPr>
        <w:t xml:space="preserve">mos de izquierda a derecha cada </w:t>
      </w:r>
      <w:r w:rsidRPr="00934DAA">
        <w:rPr>
          <w:rStyle w:val="un"/>
          <w:rFonts w:ascii="Times New Roman" w:hAnsi="Times New Roman" w:cs="Times New Roman"/>
        </w:rPr>
        <w:t>tres cifras, añadiendo mil, millones, billones, trillones, etc., donde corresponda.</w:t>
      </w:r>
    </w:p>
    <w:p w14:paraId="71618597" w14:textId="77777777" w:rsidR="005E4AB3" w:rsidRDefault="005E4AB3" w:rsidP="00934DAA">
      <w:pPr>
        <w:shd w:val="clear" w:color="auto" w:fill="FFFFFF"/>
        <w:spacing w:after="0" w:line="345" w:lineRule="atLeast"/>
        <w:jc w:val="both"/>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485"/>
        <w:gridCol w:w="6343"/>
      </w:tblGrid>
      <w:tr w:rsidR="005E4AB3" w:rsidRPr="005D1738" w14:paraId="752125BF" w14:textId="77777777" w:rsidTr="000938F4">
        <w:tc>
          <w:tcPr>
            <w:tcW w:w="8978" w:type="dxa"/>
            <w:gridSpan w:val="2"/>
            <w:shd w:val="clear" w:color="auto" w:fill="000000" w:themeFill="text1"/>
          </w:tcPr>
          <w:p w14:paraId="7DA66FEF" w14:textId="77777777" w:rsidR="005E4AB3" w:rsidRPr="005D1738" w:rsidRDefault="005E4AB3" w:rsidP="000938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5E4AB3" w:rsidRPr="00726376" w14:paraId="3228500E" w14:textId="77777777" w:rsidTr="000938F4">
        <w:tc>
          <w:tcPr>
            <w:tcW w:w="2518" w:type="dxa"/>
          </w:tcPr>
          <w:p w14:paraId="13B20F65" w14:textId="77777777" w:rsidR="005E4AB3" w:rsidRPr="00726376" w:rsidRDefault="005E4AB3" w:rsidP="000938F4">
            <w:pPr>
              <w:rPr>
                <w:rFonts w:ascii="Times" w:hAnsi="Times"/>
                <w:b/>
                <w:sz w:val="18"/>
                <w:szCs w:val="18"/>
              </w:rPr>
            </w:pPr>
            <w:r w:rsidRPr="00726376">
              <w:rPr>
                <w:rFonts w:ascii="Times" w:hAnsi="Times"/>
                <w:b/>
                <w:sz w:val="18"/>
                <w:szCs w:val="18"/>
              </w:rPr>
              <w:t>Contenido</w:t>
            </w:r>
          </w:p>
        </w:tc>
        <w:tc>
          <w:tcPr>
            <w:tcW w:w="6460" w:type="dxa"/>
          </w:tcPr>
          <w:p w14:paraId="310544AC" w14:textId="77777777" w:rsidR="005E4AB3" w:rsidRPr="00726376" w:rsidRDefault="005E4AB3" w:rsidP="000938F4">
            <w:pPr>
              <w:jc w:val="both"/>
              <w:rPr>
                <w:rFonts w:ascii="Times" w:hAnsi="Times"/>
                <w:b/>
                <w:sz w:val="18"/>
                <w:szCs w:val="18"/>
              </w:rPr>
            </w:pPr>
            <w:r>
              <w:rPr>
                <w:rFonts w:ascii="Times New Roman" w:hAnsi="Times New Roman" w:cs="Times New Roman"/>
                <w:color w:val="000000"/>
                <w:sz w:val="24"/>
                <w:szCs w:val="24"/>
                <w:lang w:val="es-CO"/>
              </w:rPr>
              <w:t>Los números del 1 hasta el 30 se escriben siempre con una sola palabra.</w:t>
            </w:r>
          </w:p>
        </w:tc>
      </w:tr>
    </w:tbl>
    <w:p w14:paraId="4CDACE56" w14:textId="77777777" w:rsidR="00934DAA" w:rsidRPr="00934DAA" w:rsidRDefault="00934DAA" w:rsidP="00934DAA">
      <w:pPr>
        <w:shd w:val="clear" w:color="auto" w:fill="FFFFFF"/>
        <w:spacing w:after="0" w:line="345" w:lineRule="atLeast"/>
        <w:jc w:val="both"/>
        <w:rPr>
          <w:rFonts w:ascii="Times New Roman" w:hAnsi="Times New Roman" w:cs="Times New Roman"/>
        </w:rPr>
      </w:pPr>
    </w:p>
    <w:p w14:paraId="3B36728A" w14:textId="1737CC30" w:rsidR="00934DAA" w:rsidRPr="00934DAA" w:rsidRDefault="002710CC" w:rsidP="00934DAA">
      <w:pPr>
        <w:pStyle w:val="u"/>
        <w:shd w:val="clear" w:color="auto" w:fill="FFFFFF"/>
        <w:spacing w:before="0" w:beforeAutospacing="0" w:after="0" w:afterAutospacing="0" w:line="345" w:lineRule="atLeast"/>
        <w:jc w:val="both"/>
      </w:pPr>
      <w:r w:rsidRPr="00934DAA">
        <w:rPr>
          <w:rStyle w:val="un"/>
        </w:rPr>
        <w:t>Observa algunos</w:t>
      </w:r>
      <w:r w:rsidR="00934DAA" w:rsidRPr="00934DAA">
        <w:rPr>
          <w:rStyle w:val="un"/>
        </w:rPr>
        <w:t xml:space="preserve"> ejemplos sobre cómo se leen números naturales:</w:t>
      </w:r>
    </w:p>
    <w:p w14:paraId="32D4EB3B" w14:textId="62CB6760" w:rsidR="00934DAA" w:rsidRPr="00934DAA" w:rsidRDefault="00934DAA" w:rsidP="00934DAA">
      <w:pPr>
        <w:numPr>
          <w:ilvl w:val="0"/>
          <w:numId w:val="45"/>
        </w:numPr>
        <w:shd w:val="clear" w:color="auto" w:fill="FFFFFF"/>
        <w:spacing w:after="0" w:line="345" w:lineRule="atLeast"/>
        <w:ind w:left="300"/>
        <w:jc w:val="both"/>
        <w:rPr>
          <w:rFonts w:ascii="Times New Roman" w:hAnsi="Times New Roman" w:cs="Times New Roman"/>
        </w:rPr>
      </w:pPr>
      <w:r w:rsidRPr="00934DAA">
        <w:rPr>
          <w:rStyle w:val="un"/>
          <w:rFonts w:ascii="Times New Roman" w:hAnsi="Times New Roman" w:cs="Times New Roman"/>
        </w:rPr>
        <w:t>6</w:t>
      </w:r>
      <w:r w:rsidR="002710CC">
        <w:rPr>
          <w:rStyle w:val="un"/>
          <w:rFonts w:ascii="Times New Roman" w:hAnsi="Times New Roman" w:cs="Times New Roman"/>
        </w:rPr>
        <w:t xml:space="preserve"> </w:t>
      </w:r>
      <w:r w:rsidRPr="00934DAA">
        <w:rPr>
          <w:rStyle w:val="un"/>
          <w:rFonts w:ascii="Times New Roman" w:hAnsi="Times New Roman" w:cs="Times New Roman"/>
        </w:rPr>
        <w:t>820 = seis</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sidRPr="00934DAA">
        <w:rPr>
          <w:rStyle w:val="apple-converted-space"/>
          <w:rFonts w:ascii="Times New Roman" w:hAnsi="Times New Roman" w:cs="Times New Roman"/>
        </w:rPr>
        <w:t> </w:t>
      </w:r>
      <w:r w:rsidRPr="00934DAA">
        <w:rPr>
          <w:rStyle w:val="un"/>
          <w:rFonts w:ascii="Times New Roman" w:hAnsi="Times New Roman" w:cs="Times New Roman"/>
        </w:rPr>
        <w:t>ochocientos veinte.</w:t>
      </w:r>
    </w:p>
    <w:p w14:paraId="2D50FAC5" w14:textId="0E7B149F" w:rsidR="00934DAA" w:rsidRPr="00934DAA" w:rsidRDefault="00934DAA" w:rsidP="00934DAA">
      <w:pPr>
        <w:numPr>
          <w:ilvl w:val="0"/>
          <w:numId w:val="45"/>
        </w:numPr>
        <w:shd w:val="clear" w:color="auto" w:fill="FFFFFF"/>
        <w:spacing w:after="0" w:line="345" w:lineRule="atLeast"/>
        <w:ind w:left="300"/>
        <w:jc w:val="both"/>
        <w:rPr>
          <w:rFonts w:ascii="Times New Roman" w:hAnsi="Times New Roman" w:cs="Times New Roman"/>
        </w:rPr>
      </w:pPr>
      <w:r w:rsidRPr="00934DAA">
        <w:rPr>
          <w:rStyle w:val="un"/>
          <w:rFonts w:ascii="Times New Roman" w:hAnsi="Times New Roman" w:cs="Times New Roman"/>
        </w:rPr>
        <w:t>168</w:t>
      </w:r>
      <w:r w:rsidR="00974240">
        <w:rPr>
          <w:rStyle w:val="un"/>
          <w:rFonts w:ascii="Times New Roman" w:hAnsi="Times New Roman" w:cs="Times New Roman"/>
        </w:rPr>
        <w:t xml:space="preserve"> </w:t>
      </w:r>
      <w:r w:rsidRPr="00934DAA">
        <w:rPr>
          <w:rStyle w:val="un"/>
          <w:rFonts w:ascii="Times New Roman" w:hAnsi="Times New Roman" w:cs="Times New Roman"/>
        </w:rPr>
        <w:t>796 = ciento sesenta y ocho</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sidRPr="00934DAA">
        <w:rPr>
          <w:rStyle w:val="apple-converted-space"/>
          <w:rFonts w:ascii="Times New Roman" w:hAnsi="Times New Roman" w:cs="Times New Roman"/>
        </w:rPr>
        <w:t> </w:t>
      </w:r>
      <w:r w:rsidRPr="00934DAA">
        <w:rPr>
          <w:rStyle w:val="un"/>
          <w:rFonts w:ascii="Times New Roman" w:hAnsi="Times New Roman" w:cs="Times New Roman"/>
        </w:rPr>
        <w:t>setecientos noventa y seis.</w:t>
      </w:r>
    </w:p>
    <w:p w14:paraId="16B12439" w14:textId="0BC31539" w:rsidR="00934DAA" w:rsidRDefault="00934DAA" w:rsidP="00934DAA">
      <w:pPr>
        <w:numPr>
          <w:ilvl w:val="0"/>
          <w:numId w:val="45"/>
        </w:numPr>
        <w:shd w:val="clear" w:color="auto" w:fill="FFFFFF"/>
        <w:spacing w:after="0" w:line="345" w:lineRule="atLeast"/>
        <w:ind w:left="300"/>
        <w:jc w:val="both"/>
        <w:rPr>
          <w:rStyle w:val="un"/>
          <w:rFonts w:ascii="Times New Roman" w:hAnsi="Times New Roman" w:cs="Times New Roman"/>
        </w:rPr>
      </w:pPr>
      <w:r w:rsidRPr="00934DAA">
        <w:rPr>
          <w:rStyle w:val="un"/>
          <w:rFonts w:ascii="Times New Roman" w:hAnsi="Times New Roman" w:cs="Times New Roman"/>
        </w:rPr>
        <w:t>267</w:t>
      </w:r>
      <w:r w:rsidR="00974240">
        <w:rPr>
          <w:rStyle w:val="un"/>
          <w:rFonts w:ascii="Times New Roman" w:hAnsi="Times New Roman" w:cs="Times New Roman"/>
        </w:rPr>
        <w:t xml:space="preserve"> </w:t>
      </w:r>
      <w:r w:rsidRPr="00934DAA">
        <w:rPr>
          <w:rStyle w:val="un"/>
          <w:rFonts w:ascii="Times New Roman" w:hAnsi="Times New Roman" w:cs="Times New Roman"/>
        </w:rPr>
        <w:t>680.001 = doscientos sesenta y siete</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millones</w:t>
      </w:r>
      <w:r w:rsidRPr="00934DAA">
        <w:rPr>
          <w:rStyle w:val="apple-converted-space"/>
          <w:rFonts w:ascii="Times New Roman" w:hAnsi="Times New Roman" w:cs="Times New Roman"/>
        </w:rPr>
        <w:t> </w:t>
      </w:r>
      <w:r w:rsidRPr="00934DAA">
        <w:rPr>
          <w:rStyle w:val="un"/>
          <w:rFonts w:ascii="Times New Roman" w:hAnsi="Times New Roman" w:cs="Times New Roman"/>
        </w:rPr>
        <w:t>seiscientos ochenta</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Pr>
          <w:rStyle w:val="Textoennegrita"/>
          <w:rFonts w:ascii="Times New Roman" w:hAnsi="Times New Roman" w:cs="Times New Roman"/>
        </w:rPr>
        <w:t xml:space="preserve"> </w:t>
      </w:r>
      <w:r w:rsidRPr="00934DAA">
        <w:rPr>
          <w:rStyle w:val="un"/>
          <w:rFonts w:ascii="Times New Roman" w:hAnsi="Times New Roman" w:cs="Times New Roman"/>
        </w:rPr>
        <w:t>uno.</w:t>
      </w:r>
    </w:p>
    <w:p w14:paraId="23042A4F" w14:textId="6562810C" w:rsidR="00F7486B" w:rsidRPr="00934DAA" w:rsidDel="006D3EF4" w:rsidRDefault="00F7486B" w:rsidP="00F7486B">
      <w:pPr>
        <w:shd w:val="clear" w:color="auto" w:fill="FFFFFF"/>
        <w:spacing w:after="0" w:line="345" w:lineRule="atLeast"/>
        <w:ind w:left="300"/>
        <w:jc w:val="both"/>
        <w:rPr>
          <w:del w:id="10" w:author="Diana Margarita Gonzalez Martinez" w:date="2015-04-14T23:28:00Z"/>
          <w:rFonts w:ascii="Times New Roman" w:hAnsi="Times New Roman" w:cs="Times New Roman"/>
        </w:rPr>
      </w:pPr>
    </w:p>
    <w:p w14:paraId="24C74B37" w14:textId="18FD30BE" w:rsidR="00934DAA" w:rsidRDefault="00934DAA" w:rsidP="00934DAA">
      <w:pPr>
        <w:pStyle w:val="u"/>
        <w:shd w:val="clear" w:color="auto" w:fill="FFFFFF"/>
        <w:spacing w:before="0" w:beforeAutospacing="0" w:after="0" w:afterAutospacing="0" w:line="345" w:lineRule="atLeast"/>
        <w:jc w:val="both"/>
        <w:rPr>
          <w:rStyle w:val="un"/>
        </w:rPr>
      </w:pPr>
      <w:r w:rsidRPr="00934DAA">
        <w:rPr>
          <w:rStyle w:val="un"/>
        </w:rPr>
        <w:t>Ahora vamos a escribir con cifras el número expresado en letras: diez</w:t>
      </w:r>
      <w:r w:rsidRPr="00934DAA">
        <w:rPr>
          <w:rStyle w:val="apple-converted-space"/>
        </w:rPr>
        <w:t> </w:t>
      </w:r>
      <w:r w:rsidRPr="00934DAA">
        <w:rPr>
          <w:rStyle w:val="Textoennegrita"/>
        </w:rPr>
        <w:t>millones</w:t>
      </w:r>
      <w:r>
        <w:rPr>
          <w:rStyle w:val="Textoennegrita"/>
        </w:rPr>
        <w:t xml:space="preserve"> </w:t>
      </w:r>
      <w:r w:rsidRPr="00934DAA">
        <w:rPr>
          <w:rStyle w:val="un"/>
        </w:rPr>
        <w:t>quinientos tres</w:t>
      </w:r>
      <w:r w:rsidRPr="00934DAA">
        <w:rPr>
          <w:rStyle w:val="apple-converted-space"/>
        </w:rPr>
        <w:t> </w:t>
      </w:r>
      <w:r w:rsidRPr="00934DAA">
        <w:rPr>
          <w:rStyle w:val="Textoennegrita"/>
        </w:rPr>
        <w:t>mil</w:t>
      </w:r>
      <w:r w:rsidRPr="00934DAA">
        <w:rPr>
          <w:rStyle w:val="apple-converted-space"/>
        </w:rPr>
        <w:t> </w:t>
      </w:r>
      <w:r w:rsidRPr="00934DAA">
        <w:rPr>
          <w:rStyle w:val="un"/>
        </w:rPr>
        <w:t>veinte = 10</w:t>
      </w:r>
      <w:r w:rsidR="00974240">
        <w:rPr>
          <w:rStyle w:val="un"/>
        </w:rPr>
        <w:t xml:space="preserve"> </w:t>
      </w:r>
      <w:r w:rsidRPr="00934DAA">
        <w:rPr>
          <w:rStyle w:val="un"/>
        </w:rPr>
        <w:t>503</w:t>
      </w:r>
      <w:r w:rsidR="00974240">
        <w:rPr>
          <w:rStyle w:val="un"/>
        </w:rPr>
        <w:t xml:space="preserve"> </w:t>
      </w:r>
      <w:r w:rsidRPr="00934DAA">
        <w:rPr>
          <w:rStyle w:val="un"/>
        </w:rPr>
        <w:t>020</w:t>
      </w:r>
    </w:p>
    <w:p w14:paraId="001540D7" w14:textId="77777777" w:rsidR="00F7486B" w:rsidRDefault="00F7486B" w:rsidP="00934DAA">
      <w:pPr>
        <w:pStyle w:val="u"/>
        <w:shd w:val="clear" w:color="auto" w:fill="FFFFFF"/>
        <w:spacing w:before="0" w:beforeAutospacing="0" w:after="0" w:afterAutospacing="0" w:line="345" w:lineRule="atLeast"/>
        <w:jc w:val="both"/>
        <w:rPr>
          <w:rStyle w:val="un"/>
        </w:rPr>
      </w:pPr>
    </w:p>
    <w:p w14:paraId="4F93ED32" w14:textId="77777777" w:rsidR="005E4AB3" w:rsidRDefault="005E4AB3" w:rsidP="00934DAA">
      <w:pPr>
        <w:pStyle w:val="u"/>
        <w:shd w:val="clear" w:color="auto" w:fill="FFFFFF"/>
        <w:spacing w:before="0" w:beforeAutospacing="0" w:after="0" w:afterAutospacing="0" w:line="345" w:lineRule="atLeast"/>
        <w:jc w:val="both"/>
        <w:rPr>
          <w:rStyle w:val="un"/>
        </w:rPr>
      </w:pPr>
    </w:p>
    <w:tbl>
      <w:tblPr>
        <w:tblStyle w:val="Tablaconcuadrcula"/>
        <w:tblW w:w="0" w:type="auto"/>
        <w:tblLook w:val="04A0" w:firstRow="1" w:lastRow="0" w:firstColumn="1" w:lastColumn="0" w:noHBand="0" w:noVBand="1"/>
      </w:tblPr>
      <w:tblGrid>
        <w:gridCol w:w="2485"/>
        <w:gridCol w:w="6343"/>
      </w:tblGrid>
      <w:tr w:rsidR="00F7486B" w:rsidRPr="005D1738" w14:paraId="2CF7C825" w14:textId="77777777" w:rsidTr="003B0F1D">
        <w:tc>
          <w:tcPr>
            <w:tcW w:w="8978" w:type="dxa"/>
            <w:gridSpan w:val="2"/>
            <w:shd w:val="clear" w:color="auto" w:fill="000000" w:themeFill="text1"/>
          </w:tcPr>
          <w:p w14:paraId="35021BF8" w14:textId="77777777" w:rsidR="00F7486B" w:rsidRPr="005D1738" w:rsidRDefault="00F7486B"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F7486B" w:rsidRPr="00726376" w14:paraId="07DEF513" w14:textId="77777777" w:rsidTr="003B0F1D">
        <w:tc>
          <w:tcPr>
            <w:tcW w:w="2518" w:type="dxa"/>
          </w:tcPr>
          <w:p w14:paraId="38C5FF1F" w14:textId="77777777" w:rsidR="00F7486B" w:rsidRPr="00726376" w:rsidRDefault="00F7486B" w:rsidP="003B0F1D">
            <w:pPr>
              <w:rPr>
                <w:rFonts w:ascii="Times" w:hAnsi="Times"/>
                <w:b/>
                <w:sz w:val="18"/>
                <w:szCs w:val="18"/>
              </w:rPr>
            </w:pPr>
            <w:r w:rsidRPr="00726376">
              <w:rPr>
                <w:rFonts w:ascii="Times" w:hAnsi="Times"/>
                <w:b/>
                <w:sz w:val="18"/>
                <w:szCs w:val="18"/>
              </w:rPr>
              <w:t>Título</w:t>
            </w:r>
          </w:p>
        </w:tc>
        <w:tc>
          <w:tcPr>
            <w:tcW w:w="6460" w:type="dxa"/>
          </w:tcPr>
          <w:p w14:paraId="1ED90D46" w14:textId="174036EB" w:rsidR="00F7486B" w:rsidRPr="00910415" w:rsidRDefault="00F7486B" w:rsidP="00F7486B">
            <w:pPr>
              <w:jc w:val="center"/>
              <w:rPr>
                <w:rFonts w:ascii="Times" w:hAnsi="Times"/>
                <w:b/>
                <w:sz w:val="24"/>
                <w:szCs w:val="24"/>
              </w:rPr>
            </w:pPr>
            <w:r>
              <w:rPr>
                <w:rFonts w:ascii="Times" w:hAnsi="Times"/>
                <w:b/>
                <w:sz w:val="24"/>
                <w:szCs w:val="24"/>
              </w:rPr>
              <w:t>Los números grandes</w:t>
            </w:r>
          </w:p>
        </w:tc>
      </w:tr>
      <w:tr w:rsidR="00F7486B" w14:paraId="0A0AF717" w14:textId="77777777" w:rsidTr="003B0F1D">
        <w:tc>
          <w:tcPr>
            <w:tcW w:w="2518" w:type="dxa"/>
          </w:tcPr>
          <w:p w14:paraId="0F6C87B0" w14:textId="77777777" w:rsidR="00F7486B" w:rsidRDefault="00F7486B" w:rsidP="003B0F1D">
            <w:pPr>
              <w:rPr>
                <w:rFonts w:ascii="Times" w:hAnsi="Times"/>
              </w:rPr>
            </w:pPr>
            <w:r w:rsidRPr="00726376">
              <w:rPr>
                <w:rFonts w:ascii="Times" w:hAnsi="Times"/>
                <w:b/>
                <w:sz w:val="18"/>
                <w:szCs w:val="18"/>
              </w:rPr>
              <w:t>Contenido</w:t>
            </w:r>
          </w:p>
        </w:tc>
        <w:tc>
          <w:tcPr>
            <w:tcW w:w="6460" w:type="dxa"/>
          </w:tcPr>
          <w:p w14:paraId="65674D18" w14:textId="0DA182EA" w:rsidR="00F7486B" w:rsidRDefault="00F7486B" w:rsidP="00F7486B">
            <w:pPr>
              <w:pStyle w:val="u"/>
              <w:spacing w:before="0" w:beforeAutospacing="0" w:after="0" w:afterAutospacing="0" w:line="345" w:lineRule="atLeast"/>
              <w:rPr>
                <w:rFonts w:ascii="Times" w:hAnsi="Times"/>
              </w:rPr>
            </w:pPr>
            <w:r>
              <w:rPr>
                <w:rFonts w:ascii="Times" w:hAnsi="Times"/>
              </w:rPr>
              <w:t>1millón: 1</w:t>
            </w:r>
            <w:r w:rsidR="00974240">
              <w:rPr>
                <w:rFonts w:ascii="Times" w:hAnsi="Times"/>
              </w:rPr>
              <w:t xml:space="preserve"> </w:t>
            </w:r>
            <w:r>
              <w:rPr>
                <w:rFonts w:ascii="Times" w:hAnsi="Times"/>
              </w:rPr>
              <w:t>000</w:t>
            </w:r>
            <w:r w:rsidR="00974240">
              <w:rPr>
                <w:rFonts w:ascii="Times" w:hAnsi="Times"/>
              </w:rPr>
              <w:t xml:space="preserve"> </w:t>
            </w:r>
            <w:r>
              <w:rPr>
                <w:rFonts w:ascii="Times" w:hAnsi="Times"/>
              </w:rPr>
              <w:t>000</w:t>
            </w:r>
          </w:p>
          <w:p w14:paraId="2FDCAF1B" w14:textId="530A185B" w:rsidR="00F7486B" w:rsidRDefault="00F7486B" w:rsidP="00F7486B">
            <w:pPr>
              <w:pStyle w:val="u"/>
              <w:spacing w:before="0" w:beforeAutospacing="0" w:after="0" w:afterAutospacing="0" w:line="345" w:lineRule="atLeast"/>
              <w:jc w:val="both"/>
              <w:rPr>
                <w:shd w:val="clear" w:color="auto" w:fill="FFFFFF"/>
              </w:rPr>
            </w:pPr>
            <w:r>
              <w:rPr>
                <w:rFonts w:ascii="Times" w:hAnsi="Times"/>
              </w:rPr>
              <w:t xml:space="preserve">1 billón: </w:t>
            </w:r>
            <w:r w:rsidRPr="00F7486B">
              <w:rPr>
                <w:shd w:val="clear" w:color="auto" w:fill="FFFFFF"/>
              </w:rPr>
              <w:t>1</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 (un millón de millones 1.000 millones)</w:t>
            </w:r>
          </w:p>
          <w:p w14:paraId="39E7BB58" w14:textId="341DCF8D" w:rsidR="00F7486B" w:rsidRPr="00F7486B" w:rsidRDefault="00F7486B" w:rsidP="00974240">
            <w:pPr>
              <w:pStyle w:val="u"/>
              <w:spacing w:before="0" w:beforeAutospacing="0" w:after="0" w:afterAutospacing="0" w:line="345" w:lineRule="atLeast"/>
              <w:jc w:val="both"/>
              <w:rPr>
                <w:shd w:val="clear" w:color="auto" w:fill="FFFFFF"/>
              </w:rPr>
            </w:pPr>
            <w:r w:rsidRPr="00F7486B">
              <w:rPr>
                <w:shd w:val="clear" w:color="auto" w:fill="FFFFFF"/>
              </w:rPr>
              <w:t>1 trillón: 1.000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 (</w:t>
            </w:r>
            <w:r w:rsidRPr="00F7486B">
              <w:t>es lo que mide la</w:t>
            </w:r>
            <w:r w:rsidRPr="00F7486B">
              <w:rPr>
                <w:rStyle w:val="apple-converted-space"/>
              </w:rPr>
              <w:t> </w:t>
            </w:r>
            <w:hyperlink r:id="rId45" w:tooltip="Vía Láctea" w:history="1">
              <w:r w:rsidRPr="00F7486B">
                <w:rPr>
                  <w:rStyle w:val="Hipervnculo"/>
                  <w:color w:val="auto"/>
                  <w:u w:val="none"/>
                </w:rPr>
                <w:t>Vía Láctea</w:t>
              </w:r>
            </w:hyperlink>
            <w:r w:rsidRPr="00F7486B">
              <w:rPr>
                <w:rStyle w:val="apple-converted-space"/>
              </w:rPr>
              <w:t> </w:t>
            </w:r>
            <w:r w:rsidRPr="00F7486B">
              <w:t>en kilómetros)</w:t>
            </w:r>
          </w:p>
        </w:tc>
      </w:tr>
    </w:tbl>
    <w:p w14:paraId="71D7DF34" w14:textId="0DF07021" w:rsidR="00F7486B" w:rsidRDefault="00F7486B" w:rsidP="00934DAA">
      <w:pPr>
        <w:pStyle w:val="u"/>
        <w:shd w:val="clear" w:color="auto" w:fill="FFFFFF"/>
        <w:spacing w:before="0" w:beforeAutospacing="0" w:after="0" w:afterAutospacing="0" w:line="345" w:lineRule="atLeast"/>
        <w:jc w:val="both"/>
        <w:rPr>
          <w:rStyle w:val="un"/>
          <w:lang w:val="es-ES_tradnl"/>
        </w:rPr>
      </w:pPr>
    </w:p>
    <w:p w14:paraId="63A94F72" w14:textId="77777777" w:rsidR="007738DB" w:rsidRDefault="007738DB" w:rsidP="00934DAA">
      <w:pPr>
        <w:pStyle w:val="u"/>
        <w:shd w:val="clear" w:color="auto" w:fill="FFFFFF"/>
        <w:spacing w:before="0" w:beforeAutospacing="0" w:after="0" w:afterAutospacing="0" w:line="345" w:lineRule="atLeast"/>
        <w:jc w:val="both"/>
        <w:rPr>
          <w:rStyle w:val="un"/>
          <w:lang w:val="es-ES_tradnl"/>
        </w:rPr>
      </w:pPr>
    </w:p>
    <w:tbl>
      <w:tblPr>
        <w:tblStyle w:val="Tablaconcuadrcula"/>
        <w:tblW w:w="0" w:type="auto"/>
        <w:tblLayout w:type="fixed"/>
        <w:tblLook w:val="04A0" w:firstRow="1" w:lastRow="0" w:firstColumn="1" w:lastColumn="0" w:noHBand="0" w:noVBand="1"/>
      </w:tblPr>
      <w:tblGrid>
        <w:gridCol w:w="1271"/>
        <w:gridCol w:w="7557"/>
      </w:tblGrid>
      <w:tr w:rsidR="00392577" w:rsidRPr="005D1738" w14:paraId="3549C1E5" w14:textId="77777777" w:rsidTr="007738DB">
        <w:tc>
          <w:tcPr>
            <w:tcW w:w="8828" w:type="dxa"/>
            <w:gridSpan w:val="2"/>
            <w:shd w:val="clear" w:color="auto" w:fill="000000" w:themeFill="text1"/>
          </w:tcPr>
          <w:p w14:paraId="2C362C2F" w14:textId="77777777" w:rsidR="00392577" w:rsidRPr="005D1738" w:rsidRDefault="00392577"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92577" w:rsidRPr="00053744" w14:paraId="1BC9BC3A" w14:textId="77777777" w:rsidTr="007738DB">
        <w:tc>
          <w:tcPr>
            <w:tcW w:w="1271" w:type="dxa"/>
          </w:tcPr>
          <w:p w14:paraId="69A03838" w14:textId="77777777" w:rsidR="00392577" w:rsidRPr="00053744" w:rsidRDefault="00392577"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557" w:type="dxa"/>
          </w:tcPr>
          <w:p w14:paraId="4299A7DE" w14:textId="309EAB0D" w:rsidR="00392577" w:rsidRPr="00053744" w:rsidRDefault="00185410" w:rsidP="006B3931">
            <w:pPr>
              <w:rPr>
                <w:rFonts w:ascii="Times New Roman" w:hAnsi="Times New Roman" w:cs="Times New Roman"/>
                <w:b/>
                <w:color w:val="000000"/>
                <w:sz w:val="18"/>
                <w:szCs w:val="18"/>
              </w:rPr>
            </w:pPr>
            <w:r>
              <w:rPr>
                <w:rFonts w:ascii="Times New Roman" w:hAnsi="Times New Roman" w:cs="Times New Roman"/>
                <w:color w:val="000000"/>
              </w:rPr>
              <w:t>MA_06_02</w:t>
            </w:r>
            <w:r w:rsidR="003F25AA">
              <w:rPr>
                <w:rFonts w:ascii="Times New Roman" w:hAnsi="Times New Roman" w:cs="Times New Roman"/>
                <w:color w:val="000000"/>
              </w:rPr>
              <w:t>_</w:t>
            </w:r>
            <w:r>
              <w:rPr>
                <w:rFonts w:ascii="Times New Roman" w:hAnsi="Times New Roman" w:cs="Times New Roman"/>
                <w:color w:val="000000"/>
              </w:rPr>
              <w:t>CO_</w:t>
            </w:r>
            <w:r w:rsidR="000169FE">
              <w:rPr>
                <w:rFonts w:ascii="Times New Roman" w:hAnsi="Times New Roman" w:cs="Times New Roman"/>
                <w:color w:val="000000"/>
              </w:rPr>
              <w:t>REC12</w:t>
            </w:r>
            <w:r w:rsidR="003F25AA">
              <w:rPr>
                <w:rFonts w:ascii="Times New Roman" w:hAnsi="Times New Roman" w:cs="Times New Roman"/>
                <w:color w:val="000000"/>
              </w:rPr>
              <w:t>0</w:t>
            </w:r>
          </w:p>
        </w:tc>
      </w:tr>
      <w:tr w:rsidR="00392577" w:rsidRPr="00053744" w14:paraId="2CCB5F27" w14:textId="77777777" w:rsidTr="007738DB">
        <w:tc>
          <w:tcPr>
            <w:tcW w:w="1271" w:type="dxa"/>
          </w:tcPr>
          <w:p w14:paraId="2546C8FA" w14:textId="77777777" w:rsidR="00392577" w:rsidRPr="00053744" w:rsidRDefault="00392577" w:rsidP="006B39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557" w:type="dxa"/>
          </w:tcPr>
          <w:p w14:paraId="5135E578" w14:textId="77777777" w:rsidR="007738DB" w:rsidRDefault="00392577" w:rsidP="006B3931">
            <w:pPr>
              <w:rPr>
                <w:rFonts w:ascii="Times New Roman" w:hAnsi="Times New Roman" w:cs="Times New Roman"/>
                <w:color w:val="000000"/>
              </w:rPr>
            </w:pPr>
            <w:r>
              <w:rPr>
                <w:rFonts w:ascii="Times New Roman" w:hAnsi="Times New Roman" w:cs="Times New Roman"/>
                <w:color w:val="000000"/>
              </w:rPr>
              <w:t xml:space="preserve"> </w:t>
            </w:r>
          </w:p>
          <w:p w14:paraId="71452283" w14:textId="0C0AEF22" w:rsidR="007738DB" w:rsidRDefault="007738DB" w:rsidP="006B3931">
            <w:pPr>
              <w:rPr>
                <w:rFonts w:ascii="Times New Roman" w:hAnsi="Times New Roman" w:cs="Times New Roman"/>
                <w:color w:val="000000"/>
              </w:rPr>
            </w:pPr>
            <w:r>
              <w:rPr>
                <w:noProof/>
                <w:lang w:val="es-CO" w:eastAsia="es-CO"/>
              </w:rPr>
              <w:drawing>
                <wp:inline distT="0" distB="0" distL="0" distR="0" wp14:anchorId="1A849444" wp14:editId="7CAA9FDB">
                  <wp:extent cx="3638550" cy="1466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550" cy="1466850"/>
                          </a:xfrm>
                          <a:prstGeom prst="rect">
                            <a:avLst/>
                          </a:prstGeom>
                        </pic:spPr>
                      </pic:pic>
                    </a:graphicData>
                  </a:graphic>
                </wp:inline>
              </w:drawing>
            </w:r>
          </w:p>
          <w:p w14:paraId="2798D25F" w14:textId="1BB10623" w:rsidR="00392577" w:rsidRPr="00053744" w:rsidRDefault="00953F85" w:rsidP="006B3931">
            <w:pPr>
              <w:rPr>
                <w:rFonts w:ascii="Times New Roman" w:hAnsi="Times New Roman" w:cs="Times New Roman"/>
                <w:color w:val="000000"/>
              </w:rPr>
            </w:pPr>
            <w:hyperlink r:id="rId47" w:history="1">
              <w:r w:rsidR="00392577" w:rsidRPr="007D5138">
                <w:rPr>
                  <w:rStyle w:val="Hipervnculo"/>
                  <w:rFonts w:ascii="Times New Roman" w:hAnsi="Times New Roman" w:cs="Times New Roman"/>
                </w:rPr>
                <w:t>http://profesores.aulaplaneta.com/AuxPages/RecursoProfesor.aspx?IdGuion=12642&amp;IdRecurso=626755&amp;Transparent=on</w:t>
              </w:r>
            </w:hyperlink>
            <w:r w:rsidR="00392577">
              <w:rPr>
                <w:rFonts w:ascii="Times New Roman" w:hAnsi="Times New Roman" w:cs="Times New Roman"/>
                <w:color w:val="000000"/>
              </w:rPr>
              <w:t xml:space="preserve"> </w:t>
            </w:r>
          </w:p>
        </w:tc>
      </w:tr>
      <w:tr w:rsidR="00392577" w:rsidRPr="00053744" w14:paraId="06D56A1E" w14:textId="77777777" w:rsidTr="007738DB">
        <w:tc>
          <w:tcPr>
            <w:tcW w:w="1271" w:type="dxa"/>
          </w:tcPr>
          <w:p w14:paraId="110E3071" w14:textId="77777777" w:rsidR="00392577" w:rsidRDefault="00392577" w:rsidP="006B393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557" w:type="dxa"/>
          </w:tcPr>
          <w:p w14:paraId="68650749" w14:textId="06CE7C51"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 xml:space="preserve">En la ficha 2, donde dice “mi colegio está en el </w:t>
            </w:r>
            <w:r w:rsidR="003F25AA">
              <w:rPr>
                <w:rFonts w:ascii="Times New Roman" w:hAnsi="Times New Roman" w:cs="Times New Roman"/>
                <w:color w:val="000000"/>
              </w:rPr>
              <w:t>número</w:t>
            </w:r>
            <w:r>
              <w:rPr>
                <w:rFonts w:ascii="Times New Roman" w:hAnsi="Times New Roman" w:cs="Times New Roman"/>
                <w:color w:val="000000"/>
              </w:rPr>
              <w:t xml:space="preserve"> 34 de la calle Balneares” debe ser cambiado por “mi colegio se encuentra en la calle 34 del Norte de la ciudad”.</w:t>
            </w:r>
          </w:p>
        </w:tc>
      </w:tr>
      <w:tr w:rsidR="00392577" w:rsidRPr="00053744" w14:paraId="5F6E8E90" w14:textId="77777777" w:rsidTr="007738DB">
        <w:tc>
          <w:tcPr>
            <w:tcW w:w="1271" w:type="dxa"/>
          </w:tcPr>
          <w:p w14:paraId="4454B845" w14:textId="77777777" w:rsidR="00392577" w:rsidRDefault="0039257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557" w:type="dxa"/>
          </w:tcPr>
          <w:p w14:paraId="012E11D3" w14:textId="77777777"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 xml:space="preserve">Lectura de números naturales </w:t>
            </w:r>
          </w:p>
        </w:tc>
      </w:tr>
      <w:tr w:rsidR="00392577" w:rsidRPr="00053744" w14:paraId="03FAD53B" w14:textId="77777777" w:rsidTr="007738DB">
        <w:tc>
          <w:tcPr>
            <w:tcW w:w="1271" w:type="dxa"/>
          </w:tcPr>
          <w:p w14:paraId="2F600C06" w14:textId="77777777" w:rsidR="00392577" w:rsidRDefault="0039257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557" w:type="dxa"/>
          </w:tcPr>
          <w:p w14:paraId="12B9FBBA" w14:textId="77777777"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Actividad que permite que los estudiantes refuercen en cuanto a la lectura de  los números naturales</w:t>
            </w:r>
          </w:p>
        </w:tc>
      </w:tr>
    </w:tbl>
    <w:p w14:paraId="77D7C890" w14:textId="77777777" w:rsidR="00392577" w:rsidRPr="00F7486B" w:rsidRDefault="00392577" w:rsidP="00934DAA">
      <w:pPr>
        <w:pStyle w:val="u"/>
        <w:shd w:val="clear" w:color="auto" w:fill="FFFFFF"/>
        <w:spacing w:before="0" w:beforeAutospacing="0" w:after="0" w:afterAutospacing="0" w:line="345" w:lineRule="atLeast"/>
        <w:jc w:val="both"/>
        <w:rPr>
          <w:rStyle w:val="un"/>
          <w:lang w:val="es-ES_tradnl"/>
        </w:rPr>
      </w:pPr>
    </w:p>
    <w:p w14:paraId="019ACB2D" w14:textId="77777777" w:rsidR="00F7486B" w:rsidRDefault="00F7486B" w:rsidP="00934DAA">
      <w:pPr>
        <w:pStyle w:val="u"/>
        <w:shd w:val="clear" w:color="auto" w:fill="FFFFFF"/>
        <w:spacing w:before="0" w:beforeAutospacing="0" w:after="0" w:afterAutospacing="0" w:line="345" w:lineRule="atLeast"/>
        <w:jc w:val="both"/>
        <w:rPr>
          <w:rStyle w:val="un"/>
        </w:rPr>
      </w:pPr>
    </w:p>
    <w:p w14:paraId="5457414D" w14:textId="4093CA56" w:rsidR="00934DAA" w:rsidRDefault="001574BA" w:rsidP="000740E9">
      <w:pPr>
        <w:spacing w:after="0"/>
        <w:rPr>
          <w:rFonts w:ascii="Times" w:hAnsi="Times"/>
          <w:b/>
        </w:rPr>
      </w:pPr>
      <w:r w:rsidRPr="004E5E51">
        <w:rPr>
          <w:rFonts w:ascii="Times" w:hAnsi="Times"/>
          <w:highlight w:val="yellow"/>
        </w:rPr>
        <w:t xml:space="preserve"> </w:t>
      </w:r>
      <w:r w:rsidR="00934DAA" w:rsidRPr="004E5E51">
        <w:rPr>
          <w:rFonts w:ascii="Times" w:hAnsi="Times"/>
          <w:highlight w:val="yellow"/>
        </w:rPr>
        <w:t>[SECCIÓN 2]</w:t>
      </w:r>
      <w:r w:rsidR="00934DAA">
        <w:rPr>
          <w:rFonts w:ascii="Times" w:hAnsi="Times"/>
        </w:rPr>
        <w:t xml:space="preserve"> </w:t>
      </w:r>
      <w:r w:rsidR="00934DAA">
        <w:rPr>
          <w:rFonts w:ascii="Times" w:hAnsi="Times"/>
          <w:b/>
        </w:rPr>
        <w:t>2</w:t>
      </w:r>
      <w:r w:rsidR="00934DAA" w:rsidRPr="004E5E51">
        <w:rPr>
          <w:rFonts w:ascii="Times" w:hAnsi="Times"/>
          <w:b/>
        </w:rPr>
        <w:t>.</w:t>
      </w:r>
      <w:r w:rsidR="00934DAA">
        <w:rPr>
          <w:rFonts w:ascii="Times" w:hAnsi="Times"/>
          <w:b/>
        </w:rPr>
        <w:t>5</w:t>
      </w:r>
      <w:r w:rsidR="00B02823">
        <w:rPr>
          <w:rFonts w:ascii="Times" w:hAnsi="Times"/>
          <w:b/>
        </w:rPr>
        <w:t xml:space="preserve"> </w:t>
      </w:r>
      <w:r w:rsidR="00934DAA">
        <w:rPr>
          <w:rFonts w:ascii="Times" w:hAnsi="Times"/>
          <w:b/>
        </w:rPr>
        <w:t>Consolidación</w:t>
      </w:r>
      <w:r w:rsidR="00953F85">
        <w:rPr>
          <w:rFonts w:ascii="Times" w:hAnsi="Times"/>
          <w:b/>
        </w:rPr>
        <w:t xml:space="preserve"> </w:t>
      </w:r>
    </w:p>
    <w:p w14:paraId="4B1F55F3" w14:textId="77777777" w:rsidR="007E5F92" w:rsidRDefault="007E5F92" w:rsidP="000740E9">
      <w:pPr>
        <w:spacing w:after="0"/>
        <w:rPr>
          <w:rFonts w:ascii="Times" w:hAnsi="Times"/>
          <w:b/>
        </w:rPr>
      </w:pPr>
    </w:p>
    <w:p w14:paraId="0C312D83" w14:textId="00243712" w:rsidR="007E5F92" w:rsidRPr="007E5F92" w:rsidRDefault="007E5F92" w:rsidP="007E5F92">
      <w:pPr>
        <w:spacing w:after="0"/>
        <w:jc w:val="both"/>
        <w:rPr>
          <w:rFonts w:ascii="Times New Roman" w:hAnsi="Times New Roman" w:cs="Times New Roman"/>
        </w:rPr>
      </w:pPr>
      <w:r w:rsidRPr="007E5F92">
        <w:rPr>
          <w:rFonts w:ascii="Times New Roman" w:hAnsi="Times New Roman" w:cs="Times New Roman"/>
        </w:rPr>
        <w:t>Para fortalecer lo aprendido en esta sección se prop</w:t>
      </w:r>
      <w:r>
        <w:rPr>
          <w:rFonts w:ascii="Times New Roman" w:hAnsi="Times New Roman" w:cs="Times New Roman"/>
        </w:rPr>
        <w:t>onen las siguientes actividades:</w:t>
      </w:r>
    </w:p>
    <w:p w14:paraId="5D5C3325" w14:textId="77777777" w:rsidR="007D080A" w:rsidRDefault="007D080A" w:rsidP="000740E9">
      <w:pPr>
        <w:spacing w:after="0"/>
        <w:rPr>
          <w:rFonts w:ascii="Times" w:hAnsi="Times"/>
          <w:highlight w:val="yellow"/>
        </w:rPr>
      </w:pPr>
    </w:p>
    <w:p w14:paraId="3AEAC531" w14:textId="77777777" w:rsidR="00185410" w:rsidRDefault="00185410" w:rsidP="000740E9">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185410" w:rsidRPr="005D1738" w14:paraId="5F8E6DD7" w14:textId="77777777" w:rsidTr="00F33645">
        <w:tc>
          <w:tcPr>
            <w:tcW w:w="9033" w:type="dxa"/>
            <w:gridSpan w:val="2"/>
            <w:shd w:val="clear" w:color="auto" w:fill="000000" w:themeFill="text1"/>
          </w:tcPr>
          <w:p w14:paraId="00AF48F4" w14:textId="77777777" w:rsidR="00185410" w:rsidRPr="005D1738" w:rsidRDefault="00185410" w:rsidP="00F336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85410" w14:paraId="4AB9C923" w14:textId="77777777" w:rsidTr="00F33645">
        <w:tc>
          <w:tcPr>
            <w:tcW w:w="2518" w:type="dxa"/>
          </w:tcPr>
          <w:p w14:paraId="7618A998" w14:textId="77777777" w:rsidR="00185410" w:rsidRPr="00053744" w:rsidRDefault="00185410" w:rsidP="00F336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B2F2561" w14:textId="07F9C0DA" w:rsidR="00185410" w:rsidRPr="00053744" w:rsidRDefault="00185410" w:rsidP="00F33645">
            <w:pPr>
              <w:rPr>
                <w:rFonts w:ascii="Times New Roman" w:hAnsi="Times New Roman" w:cs="Times New Roman"/>
                <w:b/>
                <w:color w:val="000000"/>
                <w:sz w:val="18"/>
                <w:szCs w:val="18"/>
              </w:rPr>
            </w:pPr>
            <w:r>
              <w:rPr>
                <w:rFonts w:ascii="Times New Roman" w:hAnsi="Times New Roman" w:cs="Times New Roman"/>
                <w:color w:val="000000"/>
              </w:rPr>
              <w:t>MA_06_02_CO_REC1</w:t>
            </w:r>
            <w:r w:rsidR="000169FE">
              <w:rPr>
                <w:rFonts w:ascii="Times New Roman" w:hAnsi="Times New Roman" w:cs="Times New Roman"/>
                <w:color w:val="000000"/>
              </w:rPr>
              <w:t>3</w:t>
            </w:r>
            <w:r>
              <w:rPr>
                <w:rFonts w:ascii="Times New Roman" w:hAnsi="Times New Roman" w:cs="Times New Roman"/>
                <w:color w:val="000000"/>
              </w:rPr>
              <w:t>0</w:t>
            </w:r>
          </w:p>
        </w:tc>
      </w:tr>
      <w:tr w:rsidR="00185410" w14:paraId="54744263" w14:textId="77777777" w:rsidTr="00F33645">
        <w:tc>
          <w:tcPr>
            <w:tcW w:w="2518" w:type="dxa"/>
          </w:tcPr>
          <w:p w14:paraId="546627D1" w14:textId="77777777" w:rsidR="00185410" w:rsidRDefault="00185410" w:rsidP="00F3364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E12708A" w14:textId="2C5B14BD" w:rsidR="00185410" w:rsidRPr="00185410" w:rsidRDefault="00185410" w:rsidP="00F33645">
            <w:pPr>
              <w:rPr>
                <w:rFonts w:ascii="Arial" w:hAnsi="Arial" w:cs="Arial"/>
                <w:sz w:val="18"/>
                <w:szCs w:val="18"/>
                <w:lang w:val="es-ES_tradnl"/>
              </w:rPr>
            </w:pPr>
            <w:r>
              <w:rPr>
                <w:rFonts w:ascii="Arial" w:hAnsi="Arial" w:cs="Arial"/>
                <w:sz w:val="18"/>
                <w:szCs w:val="18"/>
                <w:lang w:val="es-ES_tradnl"/>
              </w:rPr>
              <w:t>Los números en nuestras vidas</w:t>
            </w:r>
          </w:p>
        </w:tc>
      </w:tr>
      <w:tr w:rsidR="00185410" w14:paraId="3D643B6E" w14:textId="77777777" w:rsidTr="00F33645">
        <w:tc>
          <w:tcPr>
            <w:tcW w:w="2518" w:type="dxa"/>
          </w:tcPr>
          <w:p w14:paraId="0B23AB4E" w14:textId="77777777" w:rsidR="00185410" w:rsidRDefault="00185410" w:rsidP="00F336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26F92EB" w14:textId="310495D8" w:rsidR="00185410" w:rsidRPr="00185410" w:rsidRDefault="00185410" w:rsidP="00F33645">
            <w:pPr>
              <w:rPr>
                <w:rFonts w:ascii="Arial" w:hAnsi="Arial" w:cs="Arial"/>
                <w:sz w:val="18"/>
                <w:szCs w:val="18"/>
                <w:lang w:val="es-ES_tradnl"/>
              </w:rPr>
            </w:pPr>
            <w:r>
              <w:rPr>
                <w:rFonts w:ascii="Arial" w:hAnsi="Arial" w:cs="Arial"/>
                <w:sz w:val="18"/>
                <w:szCs w:val="18"/>
                <w:lang w:val="es-ES_tradnl"/>
              </w:rPr>
              <w:t xml:space="preserve">Esta actividad permite al estudiante escribir en diferentes sistemas de numeración, números que tienen representatividad en su vida cotidiana. </w:t>
            </w:r>
          </w:p>
        </w:tc>
      </w:tr>
    </w:tbl>
    <w:p w14:paraId="5B9BBD05" w14:textId="77777777" w:rsidR="00185410" w:rsidRDefault="00185410" w:rsidP="000740E9">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C3492D" w:rsidRPr="005D1738" w14:paraId="4A57AC5B" w14:textId="77777777" w:rsidTr="00F33645">
        <w:tc>
          <w:tcPr>
            <w:tcW w:w="9033" w:type="dxa"/>
            <w:gridSpan w:val="2"/>
            <w:shd w:val="clear" w:color="auto" w:fill="000000" w:themeFill="text1"/>
          </w:tcPr>
          <w:p w14:paraId="2AE911AC" w14:textId="77777777" w:rsidR="00C3492D" w:rsidRPr="005D1738" w:rsidRDefault="00C3492D" w:rsidP="00F336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3492D" w14:paraId="568C3D01" w14:textId="77777777" w:rsidTr="00F33645">
        <w:tc>
          <w:tcPr>
            <w:tcW w:w="2518" w:type="dxa"/>
          </w:tcPr>
          <w:p w14:paraId="207BF3BB" w14:textId="77777777" w:rsidR="00C3492D" w:rsidRPr="00053744" w:rsidRDefault="00C3492D" w:rsidP="00F336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E420A26" w14:textId="19D85BE7" w:rsidR="00C3492D" w:rsidRPr="00053744" w:rsidRDefault="00C3492D" w:rsidP="000169FE">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140</w:t>
            </w:r>
          </w:p>
        </w:tc>
      </w:tr>
      <w:tr w:rsidR="00C3492D" w14:paraId="09AE4165" w14:textId="77777777" w:rsidTr="00F33645">
        <w:tc>
          <w:tcPr>
            <w:tcW w:w="2518" w:type="dxa"/>
          </w:tcPr>
          <w:p w14:paraId="5D0D2A1A" w14:textId="77777777" w:rsidR="00C3492D" w:rsidRDefault="00C3492D" w:rsidP="00F3364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D150002" w14:textId="16C5DD2D" w:rsidR="00C3492D" w:rsidRPr="00185410" w:rsidRDefault="00C3492D" w:rsidP="00F33645">
            <w:pPr>
              <w:rPr>
                <w:rFonts w:ascii="Arial" w:hAnsi="Arial" w:cs="Arial"/>
                <w:sz w:val="18"/>
                <w:szCs w:val="18"/>
                <w:lang w:val="es-ES_tradnl"/>
              </w:rPr>
            </w:pPr>
            <w:r>
              <w:rPr>
                <w:rFonts w:ascii="Arial" w:hAnsi="Arial" w:cs="Arial"/>
                <w:sz w:val="18"/>
                <w:szCs w:val="18"/>
                <w:lang w:val="es-ES_tradnl"/>
              </w:rPr>
              <w:t>¡Te reto¡ Los sistemas de numeración</w:t>
            </w:r>
          </w:p>
        </w:tc>
      </w:tr>
      <w:tr w:rsidR="00C3492D" w14:paraId="46F06D19" w14:textId="77777777" w:rsidTr="00F33645">
        <w:tc>
          <w:tcPr>
            <w:tcW w:w="2518" w:type="dxa"/>
          </w:tcPr>
          <w:p w14:paraId="7D0F6C0C" w14:textId="77777777" w:rsidR="00C3492D" w:rsidRDefault="00C3492D" w:rsidP="00F336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3B0F694" w14:textId="77437B26" w:rsidR="00C3492D" w:rsidRPr="00185410" w:rsidRDefault="00C3492D" w:rsidP="00F33645">
            <w:pPr>
              <w:rPr>
                <w:rFonts w:ascii="Arial" w:hAnsi="Arial" w:cs="Arial"/>
                <w:sz w:val="18"/>
                <w:szCs w:val="18"/>
                <w:lang w:val="es-ES_tradnl"/>
              </w:rPr>
            </w:pPr>
            <w:r>
              <w:rPr>
                <w:rFonts w:ascii="Arial" w:hAnsi="Arial" w:cs="Arial"/>
                <w:sz w:val="18"/>
                <w:szCs w:val="18"/>
                <w:lang w:val="es-ES_tradnl"/>
              </w:rPr>
              <w:t xml:space="preserve">Esta actividad lúdica permite que el estudiante recuerde características como el tipo de sistema, la base, los símbolos y reglas de los diversos sistemas de numeración. </w:t>
            </w:r>
          </w:p>
        </w:tc>
      </w:tr>
    </w:tbl>
    <w:p w14:paraId="7C4A89CD" w14:textId="4731DBA4" w:rsidR="000740E9" w:rsidRDefault="000740E9" w:rsidP="000740E9">
      <w:pPr>
        <w:spacing w:after="0"/>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 xml:space="preserve">3 Aproximación </w:t>
      </w:r>
      <w:r w:rsidR="00BF1EA8">
        <w:rPr>
          <w:rFonts w:ascii="Times" w:hAnsi="Times"/>
          <w:b/>
        </w:rPr>
        <w:t xml:space="preserve">de </w:t>
      </w:r>
      <w:r w:rsidR="00BF1EA8" w:rsidRPr="004E5E51">
        <w:rPr>
          <w:rFonts w:ascii="Times" w:hAnsi="Times"/>
          <w:b/>
        </w:rPr>
        <w:t>Números</w:t>
      </w:r>
      <w:r>
        <w:rPr>
          <w:rFonts w:ascii="Times" w:hAnsi="Times"/>
          <w:b/>
        </w:rPr>
        <w:t xml:space="preserve"> Naturales </w:t>
      </w:r>
    </w:p>
    <w:p w14:paraId="451424A1" w14:textId="77777777" w:rsidR="00E64BCD" w:rsidRDefault="00E64BCD" w:rsidP="000740E9">
      <w:pPr>
        <w:spacing w:after="0"/>
        <w:rPr>
          <w:rFonts w:ascii="Times" w:hAnsi="Times"/>
          <w:b/>
        </w:rPr>
      </w:pPr>
    </w:p>
    <w:p w14:paraId="1F0D62E9" w14:textId="77777777" w:rsidR="00F101A7" w:rsidRDefault="00F101A7" w:rsidP="00F101A7">
      <w:pPr>
        <w:jc w:val="both"/>
        <w:rPr>
          <w:rFonts w:ascii="Times" w:hAnsi="Times"/>
          <w:lang w:val="es-CO"/>
        </w:rPr>
      </w:pPr>
      <w:r w:rsidRPr="00933709">
        <w:rPr>
          <w:rStyle w:val="un"/>
          <w:rFonts w:ascii="Times New Roman" w:hAnsi="Times New Roman" w:cs="Times New Roman"/>
        </w:rPr>
        <w:t>El</w:t>
      </w:r>
      <w:r w:rsidRPr="00933709">
        <w:rPr>
          <w:rStyle w:val="apple-converted-space"/>
          <w:rFonts w:ascii="Times New Roman" w:hAnsi="Times New Roman" w:cs="Times New Roman"/>
        </w:rPr>
        <w:t> </w:t>
      </w:r>
      <w:r w:rsidRPr="00933709">
        <w:rPr>
          <w:rStyle w:val="Textoennegrita"/>
          <w:rFonts w:ascii="Times New Roman" w:hAnsi="Times New Roman" w:cs="Times New Roman"/>
        </w:rPr>
        <w:t>redondeo</w:t>
      </w:r>
      <w:r w:rsidRPr="00933709">
        <w:rPr>
          <w:rStyle w:val="apple-converted-space"/>
          <w:rFonts w:ascii="Times New Roman" w:hAnsi="Times New Roman" w:cs="Times New Roman"/>
        </w:rPr>
        <w:t> </w:t>
      </w:r>
      <w:r w:rsidRPr="00933709">
        <w:rPr>
          <w:rStyle w:val="un"/>
          <w:rFonts w:ascii="Times New Roman" w:hAnsi="Times New Roman" w:cs="Times New Roman"/>
        </w:rPr>
        <w:t>consiste en</w:t>
      </w:r>
      <w:r w:rsidRPr="00933709">
        <w:rPr>
          <w:rStyle w:val="apple-converted-space"/>
          <w:rFonts w:ascii="Times New Roman" w:hAnsi="Times New Roman" w:cs="Times New Roman"/>
        </w:rPr>
        <w:t> </w:t>
      </w:r>
      <w:r w:rsidRPr="00933709">
        <w:rPr>
          <w:rStyle w:val="Textoennegrita"/>
          <w:rFonts w:ascii="Times New Roman" w:hAnsi="Times New Roman" w:cs="Times New Roman"/>
        </w:rPr>
        <w:t>reducir el número de cifras significativas</w:t>
      </w:r>
      <w:r w:rsidRPr="00933709">
        <w:rPr>
          <w:rStyle w:val="apple-converted-space"/>
          <w:rFonts w:ascii="Times New Roman" w:hAnsi="Times New Roman" w:cs="Times New Roman"/>
        </w:rPr>
        <w:t> </w:t>
      </w:r>
      <w:r w:rsidRPr="00933709">
        <w:rPr>
          <w:rStyle w:val="un"/>
          <w:rFonts w:ascii="Times New Roman" w:hAnsi="Times New Roman" w:cs="Times New Roman"/>
        </w:rPr>
        <w:t>de un número manteniendo un valor parecido, para lo que sustituimos ciertas cifras por ceros.</w:t>
      </w:r>
      <w:r w:rsidRPr="00933709">
        <w:rPr>
          <w:rStyle w:val="apple-converted-space"/>
          <w:rFonts w:ascii="Times New Roman" w:hAnsi="Times New Roman" w:cs="Times New Roman"/>
        </w:rPr>
        <w:t> </w:t>
      </w:r>
      <w:r w:rsidRPr="00933709">
        <w:rPr>
          <w:rStyle w:val="un"/>
          <w:rFonts w:ascii="Times New Roman" w:hAnsi="Times New Roman" w:cs="Times New Roman"/>
        </w:rPr>
        <w:t>Si la primera cifra que se sustituye es mayor o igual que 5, se aumenta en una unidad la cifra anterior</w:t>
      </w:r>
      <w:r>
        <w:rPr>
          <w:rStyle w:val="un"/>
        </w:rPr>
        <w:t xml:space="preserve"> </w:t>
      </w:r>
      <w:r>
        <w:rPr>
          <w:rFonts w:ascii="Times" w:hAnsi="Times"/>
          <w:lang w:val="es-CO"/>
        </w:rPr>
        <w:t xml:space="preserve">Redondear un número natural es llevarlo al número natural más cercano terminado en cero. </w:t>
      </w:r>
    </w:p>
    <w:p w14:paraId="6BACDEC6" w14:textId="26CFC0B3" w:rsidR="00F101A7" w:rsidRPr="00F101A7" w:rsidRDefault="00F101A7" w:rsidP="00F101A7">
      <w:pPr>
        <w:jc w:val="both"/>
        <w:rPr>
          <w:rFonts w:ascii="Times" w:hAnsi="Times"/>
          <w:lang w:val="es-CO"/>
        </w:rPr>
      </w:pPr>
      <w:r>
        <w:rPr>
          <w:rFonts w:ascii="Times" w:hAnsi="Times"/>
          <w:lang w:val="es-CO"/>
        </w:rPr>
        <w:t xml:space="preserve">Consiste en encontrar la decena, centena, unidad de mil, decena de mil, centena de mil, unidad de millón,… más cercana a ese número. Es decir que un número es sustituido por el número más próximo a él en la recta numérica de acuerdo al orden que se seleccione. </w:t>
      </w:r>
    </w:p>
    <w:p w14:paraId="1714A9A4" w14:textId="73D0A161" w:rsidR="00F101A7" w:rsidRDefault="00F101A7" w:rsidP="00F101A7">
      <w:pPr>
        <w:shd w:val="clear" w:color="auto" w:fill="FFFFFF"/>
        <w:spacing w:after="0" w:line="345" w:lineRule="atLeast"/>
        <w:jc w:val="both"/>
        <w:rPr>
          <w:rFonts w:ascii="Times New Roman" w:eastAsia="Times New Roman" w:hAnsi="Times New Roman" w:cs="Times New Roman"/>
          <w:lang w:val="es-CO" w:eastAsia="es-CO"/>
        </w:rPr>
      </w:pPr>
      <w:r w:rsidRPr="00933709">
        <w:rPr>
          <w:rFonts w:ascii="Times New Roman" w:eastAsia="Times New Roman" w:hAnsi="Times New Roman" w:cs="Times New Roman"/>
          <w:lang w:val="es-CO" w:eastAsia="es-CO"/>
        </w:rPr>
        <w:t xml:space="preserve"> Veamos </w:t>
      </w:r>
      <w:r w:rsidR="00420169">
        <w:rPr>
          <w:rFonts w:ascii="Times New Roman" w:eastAsia="Times New Roman" w:hAnsi="Times New Roman" w:cs="Times New Roman"/>
          <w:lang w:val="es-CO" w:eastAsia="es-CO"/>
        </w:rPr>
        <w:t>e el ejemplo</w:t>
      </w:r>
      <w:r w:rsidRPr="00933709">
        <w:rPr>
          <w:rFonts w:ascii="Times New Roman" w:eastAsia="Times New Roman" w:hAnsi="Times New Roman" w:cs="Times New Roman"/>
          <w:lang w:val="es-CO" w:eastAsia="es-CO"/>
        </w:rPr>
        <w:t xml:space="preserve"> </w:t>
      </w:r>
      <w:r w:rsidR="00420169">
        <w:rPr>
          <w:rFonts w:ascii="Times New Roman" w:eastAsia="Times New Roman" w:hAnsi="Times New Roman" w:cs="Times New Roman"/>
          <w:lang w:val="es-CO" w:eastAsia="es-CO"/>
        </w:rPr>
        <w:t>donde se usa l</w:t>
      </w:r>
      <w:r w:rsidRPr="00933709">
        <w:rPr>
          <w:rFonts w:ascii="Times New Roman" w:eastAsia="Times New Roman" w:hAnsi="Times New Roman" w:cs="Times New Roman"/>
          <w:lang w:val="es-CO" w:eastAsia="es-CO"/>
        </w:rPr>
        <w:t>a </w:t>
      </w:r>
      <w:r w:rsidRPr="00933709">
        <w:rPr>
          <w:rFonts w:ascii="Times New Roman" w:eastAsia="Times New Roman" w:hAnsi="Times New Roman" w:cs="Times New Roman"/>
          <w:b/>
          <w:bCs/>
          <w:lang w:val="es-CO" w:eastAsia="es-CO"/>
        </w:rPr>
        <w:t>aproximación</w:t>
      </w:r>
      <w:r w:rsidRPr="00933709">
        <w:rPr>
          <w:rFonts w:ascii="Times New Roman" w:eastAsia="Times New Roman" w:hAnsi="Times New Roman" w:cs="Times New Roman"/>
          <w:lang w:val="es-CO" w:eastAsia="es-CO"/>
        </w:rPr>
        <w:t> </w:t>
      </w:r>
      <w:r w:rsidR="00420169">
        <w:rPr>
          <w:rFonts w:ascii="Times New Roman" w:eastAsia="Times New Roman" w:hAnsi="Times New Roman" w:cs="Times New Roman"/>
          <w:lang w:val="es-CO" w:eastAsia="es-CO"/>
        </w:rPr>
        <w:t>de valores, pues para redondear</w:t>
      </w:r>
      <w:r w:rsidRPr="00933709">
        <w:rPr>
          <w:rFonts w:ascii="Times New Roman" w:eastAsia="Times New Roman" w:hAnsi="Times New Roman" w:cs="Times New Roman"/>
          <w:lang w:val="es-CO" w:eastAsia="es-CO"/>
        </w:rPr>
        <w:t xml:space="preserve"> el número 69 se redondea a las decenas como 70</w:t>
      </w:r>
      <w:r>
        <w:rPr>
          <w:rFonts w:ascii="Times New Roman" w:eastAsia="Times New Roman" w:hAnsi="Times New Roman" w:cs="Times New Roman"/>
          <w:lang w:val="es-CO" w:eastAsia="es-CO"/>
        </w:rPr>
        <w:t xml:space="preserve"> </w:t>
      </w:r>
    </w:p>
    <w:p w14:paraId="283351A0" w14:textId="77777777" w:rsidR="00DB7B62" w:rsidRDefault="00DB7B62" w:rsidP="00933709">
      <w:pPr>
        <w:pStyle w:val="u"/>
        <w:spacing w:before="0" w:beforeAutospacing="0" w:after="0" w:afterAutospacing="0" w:line="345" w:lineRule="atLeast"/>
        <w:jc w:val="both"/>
        <w:rPr>
          <w:rFonts w:ascii="Arial" w:eastAsiaTheme="minorHAnsi" w:hAnsi="Arial" w:cs="Arial"/>
          <w:color w:val="333333"/>
          <w:sz w:val="20"/>
          <w:szCs w:val="20"/>
          <w:shd w:val="clear" w:color="auto" w:fill="E7E7E7"/>
          <w:lang w:val="es-ES_tradnl" w:eastAsia="en-US"/>
        </w:rPr>
      </w:pPr>
    </w:p>
    <w:p w14:paraId="196FBF76" w14:textId="5BB7175F" w:rsidR="00DB7B62" w:rsidRDefault="00BF6E39" w:rsidP="00420169">
      <w:pPr>
        <w:shd w:val="clear" w:color="auto" w:fill="FFFFFF"/>
        <w:spacing w:after="150" w:line="300" w:lineRule="atLeast"/>
        <w:jc w:val="both"/>
        <w:rPr>
          <w:rFonts w:ascii="Times New Roman" w:eastAsia="Times New Roman" w:hAnsi="Times New Roman" w:cs="Times New Roman"/>
          <w:lang w:val="es-CO" w:eastAsia="es-CO"/>
        </w:rPr>
      </w:pPr>
      <w:r w:rsidRPr="00420169">
        <w:rPr>
          <w:rFonts w:ascii="Times New Roman" w:eastAsia="Times New Roman" w:hAnsi="Times New Roman" w:cs="Times New Roman"/>
          <w:lang w:val="es-CO" w:eastAsia="es-CO"/>
        </w:rPr>
        <w:t xml:space="preserve">Existen </w:t>
      </w:r>
      <w:r w:rsidRPr="00DB7B62">
        <w:rPr>
          <w:rFonts w:ascii="Times New Roman" w:eastAsia="Times New Roman" w:hAnsi="Times New Roman" w:cs="Times New Roman"/>
          <w:lang w:val="es-CO" w:eastAsia="es-CO"/>
        </w:rPr>
        <w:t>reglas</w:t>
      </w:r>
      <w:r w:rsidR="00DB7B62" w:rsidRPr="00DB7B62">
        <w:rPr>
          <w:rFonts w:ascii="Times New Roman" w:eastAsia="Times New Roman" w:hAnsi="Times New Roman" w:cs="Times New Roman"/>
          <w:lang w:val="es-CO" w:eastAsia="es-CO"/>
        </w:rPr>
        <w:t xml:space="preserve"> para el redondeo que n</w:t>
      </w:r>
      <w:r w:rsidR="00420169">
        <w:rPr>
          <w:rFonts w:ascii="Times New Roman" w:eastAsia="Times New Roman" w:hAnsi="Times New Roman" w:cs="Times New Roman"/>
          <w:lang w:val="es-CO" w:eastAsia="es-CO"/>
        </w:rPr>
        <w:t xml:space="preserve">os permiten aligerar el trabajo: </w:t>
      </w:r>
    </w:p>
    <w:tbl>
      <w:tblPr>
        <w:tblStyle w:val="Tablaconcuadrcula"/>
        <w:tblpPr w:leftFromText="141" w:rightFromText="141" w:vertAnchor="text" w:horzAnchor="margin" w:tblpY="78"/>
        <w:tblW w:w="0" w:type="auto"/>
        <w:tblLook w:val="04A0" w:firstRow="1" w:lastRow="0" w:firstColumn="1" w:lastColumn="0" w:noHBand="0" w:noVBand="1"/>
      </w:tblPr>
      <w:tblGrid>
        <w:gridCol w:w="2405"/>
        <w:gridCol w:w="6423"/>
      </w:tblGrid>
      <w:tr w:rsidR="00420169" w:rsidRPr="005D1738" w14:paraId="5BABB97D" w14:textId="77777777" w:rsidTr="003B0F1D">
        <w:tc>
          <w:tcPr>
            <w:tcW w:w="9033" w:type="dxa"/>
            <w:gridSpan w:val="2"/>
            <w:shd w:val="clear" w:color="auto" w:fill="0D0D0D" w:themeFill="text1" w:themeFillTint="F2"/>
          </w:tcPr>
          <w:p w14:paraId="1F6408A1" w14:textId="77777777" w:rsidR="00420169" w:rsidRPr="005D1738" w:rsidRDefault="00420169"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20169" w14:paraId="5F1F88BB" w14:textId="77777777" w:rsidTr="003B0F1D">
        <w:tc>
          <w:tcPr>
            <w:tcW w:w="2518" w:type="dxa"/>
          </w:tcPr>
          <w:p w14:paraId="65F7E8AB" w14:textId="77777777" w:rsidR="00420169" w:rsidRPr="00053744" w:rsidRDefault="00420169"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2A5D66A" w14:textId="64568542" w:rsidR="00420169" w:rsidRPr="00053744" w:rsidRDefault="00E843C2" w:rsidP="003B0F1D">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IMG26</w:t>
            </w:r>
          </w:p>
        </w:tc>
      </w:tr>
      <w:tr w:rsidR="00420169" w14:paraId="3ECED77C" w14:textId="77777777" w:rsidTr="003B0F1D">
        <w:tc>
          <w:tcPr>
            <w:tcW w:w="2518" w:type="dxa"/>
          </w:tcPr>
          <w:p w14:paraId="57CD613F"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4D8459D" w14:textId="77777777" w:rsidR="00855400" w:rsidRDefault="00420169" w:rsidP="00855400">
            <w:pPr>
              <w:rPr>
                <w:rFonts w:ascii="Times New Roman" w:hAnsi="Times New Roman" w:cs="Times New Roman"/>
                <w:color w:val="000000"/>
              </w:rPr>
            </w:pPr>
            <w:r>
              <w:rPr>
                <w:rFonts w:ascii="Times New Roman" w:hAnsi="Times New Roman" w:cs="Times New Roman"/>
                <w:color w:val="000000"/>
              </w:rPr>
              <w:t xml:space="preserve"> </w:t>
            </w:r>
            <w:r>
              <w:rPr>
                <w:rFonts w:ascii="Arial" w:eastAsia="Times New Roman" w:hAnsi="Arial" w:cs="Arial"/>
                <w:noProof/>
                <w:color w:val="333333"/>
                <w:sz w:val="21"/>
                <w:szCs w:val="21"/>
                <w:lang w:val="es-CO" w:eastAsia="es-CO"/>
              </w:rPr>
              <w:drawing>
                <wp:inline distT="0" distB="0" distL="0" distR="0" wp14:anchorId="70AC93A0" wp14:editId="4D1BC29C">
                  <wp:extent cx="3333750" cy="1466850"/>
                  <wp:effectExtent l="0" t="0" r="0" b="0"/>
                  <wp:docPr id="12" name="Imagen 12" descr="tema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a4_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14:paraId="343DB829" w14:textId="27F37EEA" w:rsidR="00420169" w:rsidRDefault="00420169" w:rsidP="00855400">
            <w:pPr>
              <w:rPr>
                <w:rFonts w:ascii="Times New Roman" w:hAnsi="Times New Roman" w:cs="Times New Roman"/>
                <w:color w:val="000000"/>
              </w:rPr>
            </w:pPr>
            <w:r>
              <w:rPr>
                <w:rFonts w:ascii="Times New Roman" w:hAnsi="Times New Roman" w:cs="Times New Roman"/>
                <w:color w:val="000000"/>
              </w:rPr>
              <w:t>Colocar un ejemplo como en anterior donde se muestre el valor aproximado para las cifras de 1 al 9</w:t>
            </w:r>
          </w:p>
        </w:tc>
      </w:tr>
      <w:tr w:rsidR="00420169" w14:paraId="375FABDF" w14:textId="77777777" w:rsidTr="003B0F1D">
        <w:tc>
          <w:tcPr>
            <w:tcW w:w="2518" w:type="dxa"/>
          </w:tcPr>
          <w:p w14:paraId="202D7AAD"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15E96F4D" w14:textId="77777777" w:rsidR="00420169" w:rsidRDefault="00420169" w:rsidP="00420169">
            <w:pPr>
              <w:rPr>
                <w:rFonts w:ascii="Times New Roman" w:hAnsi="Times New Roman" w:cs="Times New Roman"/>
                <w:color w:val="000000"/>
              </w:rPr>
            </w:pPr>
          </w:p>
        </w:tc>
      </w:tr>
      <w:tr w:rsidR="00420169" w14:paraId="3DC89022" w14:textId="77777777" w:rsidTr="003B0F1D">
        <w:tc>
          <w:tcPr>
            <w:tcW w:w="2518" w:type="dxa"/>
          </w:tcPr>
          <w:p w14:paraId="6C516E1D"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AFA4227" w14:textId="09A7552A" w:rsidR="00420169" w:rsidRDefault="00420169" w:rsidP="003B0F1D">
            <w:pPr>
              <w:rPr>
                <w:rFonts w:ascii="Times New Roman" w:hAnsi="Times New Roman" w:cs="Times New Roman"/>
                <w:color w:val="000000"/>
              </w:rPr>
            </w:pPr>
            <w:r>
              <w:rPr>
                <w:rFonts w:ascii="Times New Roman" w:hAnsi="Times New Roman" w:cs="Times New Roman"/>
                <w:color w:val="000000"/>
              </w:rPr>
              <w:t xml:space="preserve">Valor aproximado para las cifras de 1 al 9 </w:t>
            </w:r>
          </w:p>
        </w:tc>
      </w:tr>
    </w:tbl>
    <w:p w14:paraId="6F10D18E" w14:textId="70F16A74" w:rsidR="00DB7B62" w:rsidRPr="00DB7B62" w:rsidRDefault="00DB7B62" w:rsidP="00DB7B62">
      <w:pPr>
        <w:shd w:val="clear" w:color="auto" w:fill="FFFFFF"/>
        <w:spacing w:after="150" w:line="300" w:lineRule="atLeast"/>
        <w:jc w:val="center"/>
        <w:rPr>
          <w:rFonts w:ascii="Arial" w:eastAsia="Times New Roman" w:hAnsi="Arial" w:cs="Arial"/>
          <w:color w:val="333333"/>
          <w:sz w:val="21"/>
          <w:szCs w:val="21"/>
          <w:lang w:val="es-CO" w:eastAsia="es-CO"/>
        </w:rPr>
      </w:pPr>
    </w:p>
    <w:p w14:paraId="2A215BAF" w14:textId="452DC905" w:rsidR="00420169" w:rsidRPr="00855400" w:rsidRDefault="00DB7B62" w:rsidP="00BF6E39">
      <w:pPr>
        <w:pStyle w:val="Prrafodelista"/>
        <w:numPr>
          <w:ilvl w:val="0"/>
          <w:numId w:val="45"/>
        </w:numPr>
        <w:shd w:val="clear" w:color="auto" w:fill="FFFFFF"/>
        <w:spacing w:after="0" w:line="300" w:lineRule="atLeast"/>
        <w:ind w:left="360"/>
        <w:jc w:val="both"/>
        <w:rPr>
          <w:rFonts w:ascii="Times New Roman" w:eastAsia="Times New Roman" w:hAnsi="Times New Roman" w:cs="Times New Roman"/>
          <w:lang w:val="es-CO" w:eastAsia="es-CO"/>
        </w:rPr>
      </w:pPr>
      <w:r w:rsidRPr="00855400">
        <w:rPr>
          <w:rFonts w:ascii="Times New Roman" w:eastAsia="Times New Roman" w:hAnsi="Times New Roman" w:cs="Times New Roman"/>
          <w:lang w:val="es-CO" w:eastAsia="es-CO"/>
        </w:rPr>
        <w:t>Si la última cifra es </w:t>
      </w:r>
      <w:r w:rsidR="00504B89" w:rsidRPr="00855400">
        <w:rPr>
          <w:rFonts w:ascii="Times New Roman" w:eastAsia="Times New Roman" w:hAnsi="Times New Roman" w:cs="Times New Roman"/>
          <w:bdr w:val="none" w:sz="0" w:space="0" w:color="auto" w:frame="1"/>
          <w:lang w:val="es-CO" w:eastAsia="es-CO"/>
        </w:rPr>
        <w:t>1, 2,</w:t>
      </w:r>
      <w:r w:rsidRPr="00855400">
        <w:rPr>
          <w:rFonts w:ascii="Times New Roman" w:eastAsia="Times New Roman" w:hAnsi="Times New Roman" w:cs="Times New Roman"/>
          <w:bdr w:val="none" w:sz="0" w:space="0" w:color="auto" w:frame="1"/>
          <w:lang w:val="es-CO" w:eastAsia="es-CO"/>
        </w:rPr>
        <w:t xml:space="preserve"> 3 ó 4,</w:t>
      </w:r>
      <w:r w:rsidRPr="00855400">
        <w:rPr>
          <w:rFonts w:ascii="Times New Roman" w:eastAsia="Times New Roman" w:hAnsi="Times New Roman" w:cs="Times New Roman"/>
          <w:lang w:val="es-CO" w:eastAsia="es-CO"/>
        </w:rPr>
        <w:t> se sustituye por 0 y la penúltima cifra </w:t>
      </w:r>
      <w:r w:rsidRPr="00855400">
        <w:rPr>
          <w:rFonts w:ascii="Times New Roman" w:eastAsia="Times New Roman" w:hAnsi="Times New Roman" w:cs="Times New Roman"/>
          <w:iCs/>
          <w:bdr w:val="none" w:sz="0" w:space="0" w:color="auto" w:frame="1"/>
          <w:lang w:val="es-CO" w:eastAsia="es-CO"/>
        </w:rPr>
        <w:t>no varía</w:t>
      </w:r>
      <w:r w:rsidRPr="00855400">
        <w:rPr>
          <w:rFonts w:ascii="Times New Roman" w:eastAsia="Times New Roman" w:hAnsi="Times New Roman" w:cs="Times New Roman"/>
          <w:lang w:val="es-CO" w:eastAsia="es-CO"/>
        </w:rPr>
        <w:t>. En estos casos al redondear siempre se obtienen </w:t>
      </w:r>
      <w:r w:rsidRPr="00855400">
        <w:rPr>
          <w:rFonts w:ascii="Times New Roman" w:eastAsia="Times New Roman" w:hAnsi="Times New Roman" w:cs="Times New Roman"/>
          <w:iCs/>
          <w:bdr w:val="none" w:sz="0" w:space="0" w:color="auto" w:frame="1"/>
          <w:lang w:val="es-CO" w:eastAsia="es-CO"/>
        </w:rPr>
        <w:t>números menores</w:t>
      </w:r>
      <w:r w:rsidRPr="00855400">
        <w:rPr>
          <w:rFonts w:ascii="Times New Roman" w:eastAsia="Times New Roman" w:hAnsi="Times New Roman" w:cs="Times New Roman"/>
          <w:lang w:val="es-CO" w:eastAsia="es-CO"/>
        </w:rPr>
        <w:t>. Esto se llama </w:t>
      </w:r>
      <w:r w:rsidRPr="00855400">
        <w:rPr>
          <w:rFonts w:ascii="Times New Roman" w:eastAsia="Times New Roman" w:hAnsi="Times New Roman" w:cs="Times New Roman"/>
          <w:b/>
          <w:bCs/>
          <w:iCs/>
          <w:bdr w:val="none" w:sz="0" w:space="0" w:color="auto" w:frame="1"/>
          <w:lang w:val="es-CO" w:eastAsia="es-CO"/>
        </w:rPr>
        <w:t>redondeo por defecto</w:t>
      </w:r>
      <w:r w:rsidR="00420169" w:rsidRPr="00855400">
        <w:rPr>
          <w:rFonts w:ascii="Times New Roman" w:eastAsia="Times New Roman" w:hAnsi="Times New Roman" w:cs="Times New Roman"/>
          <w:lang w:val="es-CO" w:eastAsia="es-CO"/>
        </w:rPr>
        <w:t>.</w:t>
      </w:r>
    </w:p>
    <w:p w14:paraId="0885AFF8" w14:textId="77777777" w:rsidR="00504B89" w:rsidRPr="00504B89" w:rsidRDefault="00504B89" w:rsidP="00504B89">
      <w:pPr>
        <w:pStyle w:val="Prrafodelista"/>
        <w:shd w:val="clear" w:color="auto" w:fill="FFFFFF"/>
        <w:spacing w:after="0" w:line="300" w:lineRule="atLeast"/>
        <w:jc w:val="both"/>
        <w:rPr>
          <w:rFonts w:ascii="Times New Roman" w:eastAsia="Times New Roman" w:hAnsi="Times New Roman" w:cs="Times New Roman"/>
          <w:lang w:val="es-CO" w:eastAsia="es-CO"/>
        </w:rPr>
      </w:pPr>
    </w:p>
    <w:p w14:paraId="4EFC64FB" w14:textId="34A23CC7" w:rsidR="00504B89" w:rsidRPr="00855400" w:rsidRDefault="00DB7B62" w:rsidP="00BF6E39">
      <w:pPr>
        <w:pStyle w:val="Prrafodelista"/>
        <w:numPr>
          <w:ilvl w:val="0"/>
          <w:numId w:val="45"/>
        </w:numPr>
        <w:shd w:val="clear" w:color="auto" w:fill="FFFFFF"/>
        <w:spacing w:after="0" w:line="300" w:lineRule="atLeast"/>
        <w:ind w:left="360"/>
        <w:jc w:val="both"/>
        <w:rPr>
          <w:rFonts w:ascii="Times New Roman" w:eastAsia="Times New Roman" w:hAnsi="Times New Roman" w:cs="Times New Roman"/>
          <w:lang w:val="es-CO" w:eastAsia="es-CO"/>
        </w:rPr>
      </w:pPr>
      <w:r w:rsidRPr="00855400">
        <w:rPr>
          <w:rFonts w:ascii="Times New Roman" w:eastAsia="Times New Roman" w:hAnsi="Times New Roman" w:cs="Times New Roman"/>
          <w:lang w:val="es-CO" w:eastAsia="es-CO"/>
        </w:rPr>
        <w:t>Si la última cifra es </w:t>
      </w:r>
      <w:r w:rsidR="00504B89" w:rsidRPr="00855400">
        <w:rPr>
          <w:rFonts w:ascii="Times New Roman" w:eastAsia="Times New Roman" w:hAnsi="Times New Roman" w:cs="Times New Roman"/>
          <w:bdr w:val="none" w:sz="0" w:space="0" w:color="auto" w:frame="1"/>
          <w:lang w:val="es-CO" w:eastAsia="es-CO"/>
        </w:rPr>
        <w:t>5, 6, 7,</w:t>
      </w:r>
      <w:r w:rsidRPr="00855400">
        <w:rPr>
          <w:rFonts w:ascii="Times New Roman" w:eastAsia="Times New Roman" w:hAnsi="Times New Roman" w:cs="Times New Roman"/>
          <w:bdr w:val="none" w:sz="0" w:space="0" w:color="auto" w:frame="1"/>
          <w:lang w:val="es-CO" w:eastAsia="es-CO"/>
        </w:rPr>
        <w:t xml:space="preserve"> 8 ó 9</w:t>
      </w:r>
      <w:r w:rsidRPr="00855400">
        <w:rPr>
          <w:rFonts w:ascii="Times New Roman" w:eastAsia="Times New Roman" w:hAnsi="Times New Roman" w:cs="Times New Roman"/>
          <w:lang w:val="es-CO" w:eastAsia="es-CO"/>
        </w:rPr>
        <w:t>, se sustituye por 0 y la penúltima cifra aumenta en 1. En estos casos al redondear siempre se obtienen</w:t>
      </w:r>
      <w:r w:rsidR="00504B89" w:rsidRPr="00855400">
        <w:rPr>
          <w:rFonts w:ascii="Times New Roman" w:eastAsia="Times New Roman" w:hAnsi="Times New Roman" w:cs="Times New Roman"/>
          <w:lang w:val="es-CO" w:eastAsia="es-CO"/>
        </w:rPr>
        <w:t xml:space="preserve"> </w:t>
      </w:r>
      <w:r w:rsidRPr="00855400">
        <w:rPr>
          <w:rFonts w:ascii="Times New Roman" w:eastAsia="Times New Roman" w:hAnsi="Times New Roman" w:cs="Times New Roman"/>
          <w:iCs/>
          <w:bdr w:val="none" w:sz="0" w:space="0" w:color="auto" w:frame="1"/>
          <w:lang w:val="es-CO" w:eastAsia="es-CO"/>
        </w:rPr>
        <w:t>números mayores</w:t>
      </w:r>
      <w:r w:rsidRPr="00855400">
        <w:rPr>
          <w:rFonts w:ascii="Times New Roman" w:eastAsia="Times New Roman" w:hAnsi="Times New Roman" w:cs="Times New Roman"/>
          <w:lang w:val="es-CO" w:eastAsia="es-CO"/>
        </w:rPr>
        <w:t>. Esto se llama </w:t>
      </w:r>
      <w:r w:rsidRPr="00855400">
        <w:rPr>
          <w:rFonts w:ascii="Times New Roman" w:eastAsia="Times New Roman" w:hAnsi="Times New Roman" w:cs="Times New Roman"/>
          <w:b/>
          <w:bCs/>
          <w:iCs/>
          <w:bdr w:val="none" w:sz="0" w:space="0" w:color="auto" w:frame="1"/>
          <w:lang w:val="es-CO" w:eastAsia="es-CO"/>
        </w:rPr>
        <w:t>redondeo por exceso</w:t>
      </w:r>
      <w:r w:rsidRPr="00855400">
        <w:rPr>
          <w:rFonts w:ascii="Times New Roman" w:eastAsia="Times New Roman" w:hAnsi="Times New Roman" w:cs="Times New Roman"/>
          <w:lang w:val="es-CO" w:eastAsia="es-CO"/>
        </w:rPr>
        <w:t>.</w:t>
      </w:r>
    </w:p>
    <w:p w14:paraId="0FA7E9D7" w14:textId="77777777" w:rsidR="00504B89" w:rsidRPr="00855400" w:rsidRDefault="00504B89" w:rsidP="00504B89">
      <w:pPr>
        <w:shd w:val="clear" w:color="auto" w:fill="FFFFFF"/>
        <w:spacing w:after="0" w:line="300" w:lineRule="atLeast"/>
        <w:jc w:val="both"/>
        <w:rPr>
          <w:rFonts w:ascii="Arial" w:eastAsia="Times New Roman" w:hAnsi="Arial" w:cs="Arial"/>
          <w:color w:val="333333"/>
          <w:sz w:val="21"/>
          <w:szCs w:val="21"/>
          <w:lang w:val="es-CO" w:eastAsia="es-CO"/>
        </w:rPr>
      </w:pPr>
    </w:p>
    <w:p w14:paraId="7CCFC750" w14:textId="074E4020" w:rsidR="00DB7B62" w:rsidRDefault="00DB7B62" w:rsidP="00504B89">
      <w:pPr>
        <w:shd w:val="clear" w:color="auto" w:fill="FFFFFF"/>
        <w:spacing w:after="0" w:line="300" w:lineRule="atLeast"/>
        <w:jc w:val="both"/>
        <w:rPr>
          <w:rFonts w:ascii="Times New Roman" w:eastAsia="Times New Roman" w:hAnsi="Times New Roman" w:cs="Times New Roman"/>
          <w:lang w:val="es-CO" w:eastAsia="es-CO"/>
        </w:rPr>
      </w:pPr>
      <w:r w:rsidRPr="00504B89">
        <w:rPr>
          <w:rFonts w:ascii="Times New Roman" w:eastAsia="Times New Roman" w:hAnsi="Times New Roman" w:cs="Times New Roman"/>
          <w:lang w:val="es-CO" w:eastAsia="es-CO"/>
        </w:rPr>
        <w:t>Al redondear a múlt</w:t>
      </w:r>
      <w:r w:rsidR="00504B89">
        <w:rPr>
          <w:rFonts w:ascii="Times New Roman" w:eastAsia="Times New Roman" w:hAnsi="Times New Roman" w:cs="Times New Roman"/>
          <w:lang w:val="es-CO" w:eastAsia="es-CO"/>
        </w:rPr>
        <w:t xml:space="preserve">iplos de 100 y a múltiplos de </w:t>
      </w:r>
      <w:r w:rsidR="00855400">
        <w:rPr>
          <w:rFonts w:ascii="Times New Roman" w:eastAsia="Times New Roman" w:hAnsi="Times New Roman" w:cs="Times New Roman"/>
          <w:lang w:val="es-CO" w:eastAsia="es-CO"/>
        </w:rPr>
        <w:t xml:space="preserve">1 </w:t>
      </w:r>
      <w:r w:rsidR="00855400" w:rsidRPr="00504B89">
        <w:rPr>
          <w:rFonts w:ascii="Times New Roman" w:eastAsia="Times New Roman" w:hAnsi="Times New Roman" w:cs="Times New Roman"/>
          <w:lang w:val="es-CO" w:eastAsia="es-CO"/>
        </w:rPr>
        <w:t xml:space="preserve">000 </w:t>
      </w:r>
      <w:r w:rsidR="00855400">
        <w:rPr>
          <w:rFonts w:ascii="Times New Roman" w:eastAsia="Times New Roman" w:hAnsi="Times New Roman" w:cs="Times New Roman"/>
          <w:lang w:val="es-CO" w:eastAsia="es-CO"/>
        </w:rPr>
        <w:t>se</w:t>
      </w:r>
      <w:r w:rsidR="00504B89">
        <w:rPr>
          <w:rFonts w:ascii="Times New Roman" w:eastAsia="Times New Roman" w:hAnsi="Times New Roman" w:cs="Times New Roman"/>
          <w:lang w:val="es-CO" w:eastAsia="es-CO"/>
        </w:rPr>
        <w:t xml:space="preserve"> procede</w:t>
      </w:r>
      <w:r w:rsidRPr="00504B89">
        <w:rPr>
          <w:rFonts w:ascii="Times New Roman" w:eastAsia="Times New Roman" w:hAnsi="Times New Roman" w:cs="Times New Roman"/>
          <w:lang w:val="es-CO" w:eastAsia="es-CO"/>
        </w:rPr>
        <w:t xml:space="preserve"> de la misma forma que al redondear a múltiplo de10.</w:t>
      </w:r>
    </w:p>
    <w:p w14:paraId="2B8FDEC5" w14:textId="77777777" w:rsidR="00504B89" w:rsidRDefault="00504B89" w:rsidP="00504B89">
      <w:pPr>
        <w:shd w:val="clear" w:color="auto" w:fill="FFFFFF"/>
        <w:spacing w:after="0" w:line="300" w:lineRule="atLeast"/>
        <w:jc w:val="both"/>
        <w:rPr>
          <w:rFonts w:ascii="Times New Roman" w:eastAsia="Times New Roman" w:hAnsi="Times New Roman" w:cs="Times New Roman"/>
          <w:lang w:val="es-CO" w:eastAsia="es-CO"/>
        </w:rPr>
      </w:pPr>
    </w:p>
    <w:p w14:paraId="4A1E3E73" w14:textId="77777777" w:rsidR="00DB7B62" w:rsidRPr="00DB7B62" w:rsidRDefault="00DB7B62" w:rsidP="00504B89">
      <w:pPr>
        <w:shd w:val="clear" w:color="auto" w:fill="FFFFFF"/>
        <w:spacing w:after="150" w:line="300" w:lineRule="atLeast"/>
        <w:jc w:val="both"/>
        <w:rPr>
          <w:rFonts w:ascii="Times New Roman" w:eastAsia="Times New Roman" w:hAnsi="Times New Roman" w:cs="Times New Roman"/>
          <w:lang w:val="es-CO" w:eastAsia="es-CO"/>
        </w:rPr>
      </w:pPr>
      <w:r w:rsidRPr="00DB7B62">
        <w:rPr>
          <w:rFonts w:ascii="Times New Roman" w:eastAsia="Times New Roman" w:hAnsi="Times New Roman" w:cs="Times New Roman"/>
          <w:lang w:val="es-CO" w:eastAsia="es-CO"/>
        </w:rPr>
        <w:t>Ejemplo</w:t>
      </w:r>
    </w:p>
    <w:tbl>
      <w:tblPr>
        <w:tblStyle w:val="Tablaconcuadrcula"/>
        <w:tblpPr w:leftFromText="141" w:rightFromText="141" w:vertAnchor="text" w:horzAnchor="margin" w:tblpY="114"/>
        <w:tblW w:w="0" w:type="auto"/>
        <w:tblLook w:val="04A0" w:firstRow="1" w:lastRow="0" w:firstColumn="1" w:lastColumn="0" w:noHBand="0" w:noVBand="1"/>
      </w:tblPr>
      <w:tblGrid>
        <w:gridCol w:w="2434"/>
        <w:gridCol w:w="6394"/>
      </w:tblGrid>
      <w:tr w:rsidR="00855400" w:rsidRPr="005D1738" w14:paraId="14F61EF7" w14:textId="77777777" w:rsidTr="00855400">
        <w:tc>
          <w:tcPr>
            <w:tcW w:w="8828" w:type="dxa"/>
            <w:gridSpan w:val="2"/>
            <w:shd w:val="clear" w:color="auto" w:fill="0D0D0D" w:themeFill="text1" w:themeFillTint="F2"/>
          </w:tcPr>
          <w:p w14:paraId="73797122" w14:textId="77777777" w:rsidR="00855400" w:rsidRPr="005D1738" w:rsidRDefault="00855400" w:rsidP="008554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855400" w14:paraId="7467BF6B" w14:textId="77777777" w:rsidTr="00855400">
        <w:tc>
          <w:tcPr>
            <w:tcW w:w="2434" w:type="dxa"/>
          </w:tcPr>
          <w:p w14:paraId="410E95B7" w14:textId="77777777" w:rsidR="00855400" w:rsidRPr="00053744" w:rsidRDefault="00855400" w:rsidP="008554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94" w:type="dxa"/>
          </w:tcPr>
          <w:p w14:paraId="679258DB" w14:textId="77777777" w:rsidR="00855400" w:rsidRPr="00053744" w:rsidRDefault="00855400" w:rsidP="00855400">
            <w:pPr>
              <w:rPr>
                <w:rFonts w:ascii="Times New Roman" w:hAnsi="Times New Roman" w:cs="Times New Roman"/>
                <w:b/>
                <w:color w:val="000000"/>
                <w:sz w:val="18"/>
                <w:szCs w:val="18"/>
              </w:rPr>
            </w:pPr>
            <w:r>
              <w:rPr>
                <w:rFonts w:ascii="Times New Roman" w:hAnsi="Times New Roman" w:cs="Times New Roman"/>
                <w:color w:val="000000"/>
              </w:rPr>
              <w:t>MA_06_02_CO_IMG27</w:t>
            </w:r>
          </w:p>
        </w:tc>
      </w:tr>
      <w:tr w:rsidR="00855400" w14:paraId="3A6962FA" w14:textId="77777777" w:rsidTr="00855400">
        <w:tc>
          <w:tcPr>
            <w:tcW w:w="2434" w:type="dxa"/>
          </w:tcPr>
          <w:p w14:paraId="4B27615C"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94" w:type="dxa"/>
          </w:tcPr>
          <w:p w14:paraId="40CED911" w14:textId="77777777"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 </w:t>
            </w:r>
            <w:r>
              <w:rPr>
                <w:rFonts w:ascii="Arial" w:eastAsia="Times New Roman" w:hAnsi="Arial" w:cs="Arial"/>
                <w:noProof/>
                <w:color w:val="333333"/>
                <w:sz w:val="21"/>
                <w:szCs w:val="21"/>
                <w:lang w:val="es-CO" w:eastAsia="es-CO"/>
              </w:rPr>
              <w:drawing>
                <wp:inline distT="0" distB="0" distL="0" distR="0" wp14:anchorId="7C9EC71E" wp14:editId="7249C1A2">
                  <wp:extent cx="2809875" cy="1371600"/>
                  <wp:effectExtent l="0" t="0" r="9525" b="0"/>
                  <wp:docPr id="10" name="Imagen 10" descr="tema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ma4_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9875" cy="1371600"/>
                          </a:xfrm>
                          <a:prstGeom prst="rect">
                            <a:avLst/>
                          </a:prstGeom>
                          <a:noFill/>
                          <a:ln>
                            <a:noFill/>
                          </a:ln>
                        </pic:spPr>
                      </pic:pic>
                    </a:graphicData>
                  </a:graphic>
                </wp:inline>
              </w:drawing>
            </w:r>
          </w:p>
          <w:p w14:paraId="5A6A486D" w14:textId="129647E2"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Colocar un ejemplo como en anterior donde se muestre el valor aproximado para las cifras y que cambia en número anterior. </w:t>
            </w:r>
          </w:p>
        </w:tc>
      </w:tr>
      <w:tr w:rsidR="00855400" w14:paraId="13C3B017" w14:textId="77777777" w:rsidTr="00855400">
        <w:tc>
          <w:tcPr>
            <w:tcW w:w="2434" w:type="dxa"/>
          </w:tcPr>
          <w:p w14:paraId="7806E171"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94" w:type="dxa"/>
          </w:tcPr>
          <w:p w14:paraId="3B0396F9" w14:textId="77777777" w:rsidR="00855400" w:rsidRDefault="00855400" w:rsidP="00855400">
            <w:pPr>
              <w:rPr>
                <w:rFonts w:ascii="Times New Roman" w:hAnsi="Times New Roman" w:cs="Times New Roman"/>
                <w:color w:val="000000"/>
              </w:rPr>
            </w:pPr>
          </w:p>
        </w:tc>
      </w:tr>
      <w:tr w:rsidR="00855400" w14:paraId="321F7A2C" w14:textId="77777777" w:rsidTr="00855400">
        <w:tc>
          <w:tcPr>
            <w:tcW w:w="2434" w:type="dxa"/>
          </w:tcPr>
          <w:p w14:paraId="55472FD5"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94" w:type="dxa"/>
          </w:tcPr>
          <w:p w14:paraId="2702D12D" w14:textId="6AD0CAD8"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Ejemplo de redondear el número 6 873 para las decenas, centenas y unidades de mil, respectivamente. </w:t>
            </w:r>
          </w:p>
        </w:tc>
      </w:tr>
    </w:tbl>
    <w:p w14:paraId="36EDED37" w14:textId="4F20C9D2" w:rsidR="00504B89" w:rsidRPr="00DB7B62" w:rsidRDefault="00504B89" w:rsidP="00DB7B62">
      <w:pPr>
        <w:shd w:val="clear" w:color="auto" w:fill="FFFFFF"/>
        <w:spacing w:after="150" w:line="300" w:lineRule="atLeast"/>
        <w:rPr>
          <w:rFonts w:ascii="Arial" w:eastAsia="Times New Roman" w:hAnsi="Arial" w:cs="Arial"/>
          <w:color w:val="333333"/>
          <w:sz w:val="21"/>
          <w:szCs w:val="21"/>
          <w:lang w:val="es-CO" w:eastAsia="es-CO"/>
        </w:rPr>
      </w:pPr>
    </w:p>
    <w:p w14:paraId="0138BA5F" w14:textId="77777777" w:rsidR="00DB7B62" w:rsidRPr="00504B89" w:rsidRDefault="00DB7B62" w:rsidP="00504B89">
      <w:pPr>
        <w:jc w:val="both"/>
        <w:rPr>
          <w:rFonts w:ascii="Times New Roman" w:hAnsi="Times New Roman" w:cs="Times New Roman"/>
          <w:lang w:val="es-CO" w:eastAsia="es-CO"/>
        </w:rPr>
      </w:pPr>
      <w:r w:rsidRPr="00504B89">
        <w:rPr>
          <w:rFonts w:ascii="Times New Roman" w:hAnsi="Times New Roman" w:cs="Times New Roman"/>
          <w:lang w:val="es-CO" w:eastAsia="es-CO"/>
        </w:rPr>
        <w:t>Debemos tener en cuenta que al redondear:</w:t>
      </w:r>
    </w:p>
    <w:p w14:paraId="3B0ECE8D" w14:textId="77777777" w:rsidR="00504B89" w:rsidRDefault="00DB7B62" w:rsidP="001705AE">
      <w:pPr>
        <w:pStyle w:val="Prrafodelista"/>
        <w:numPr>
          <w:ilvl w:val="0"/>
          <w:numId w:val="45"/>
        </w:numPr>
        <w:ind w:left="360"/>
        <w:jc w:val="both"/>
        <w:rPr>
          <w:rFonts w:ascii="Times New Roman" w:hAnsi="Times New Roman" w:cs="Times New Roman"/>
          <w:lang w:val="es-CO" w:eastAsia="es-CO"/>
        </w:rPr>
      </w:pPr>
      <w:r w:rsidRPr="00504B89">
        <w:rPr>
          <w:rFonts w:ascii="Times New Roman" w:hAnsi="Times New Roman" w:cs="Times New Roman"/>
          <w:lang w:val="es-CO" w:eastAsia="es-CO"/>
        </w:rPr>
        <w:t>múltiplos de 10, observamos la cifra que esté en el lugar de las unidades,</w:t>
      </w:r>
    </w:p>
    <w:p w14:paraId="21824D72" w14:textId="77777777" w:rsidR="00504B89" w:rsidRDefault="00DB7B62" w:rsidP="001705AE">
      <w:pPr>
        <w:pStyle w:val="Prrafodelista"/>
        <w:numPr>
          <w:ilvl w:val="0"/>
          <w:numId w:val="45"/>
        </w:numPr>
        <w:ind w:left="360"/>
        <w:jc w:val="both"/>
        <w:rPr>
          <w:rFonts w:ascii="Times New Roman" w:hAnsi="Times New Roman" w:cs="Times New Roman"/>
          <w:lang w:val="es-CO" w:eastAsia="es-CO"/>
        </w:rPr>
      </w:pPr>
      <w:r w:rsidRPr="00504B89">
        <w:rPr>
          <w:rFonts w:ascii="Times New Roman" w:hAnsi="Times New Roman" w:cs="Times New Roman"/>
          <w:lang w:val="es-CO" w:eastAsia="es-CO"/>
        </w:rPr>
        <w:t>múltiplos de 100, observamos la cifra que esté en el lugar de las decenas,</w:t>
      </w:r>
    </w:p>
    <w:p w14:paraId="43996F07" w14:textId="42E01B65" w:rsidR="00504B89" w:rsidRDefault="00504B89" w:rsidP="001705AE">
      <w:pPr>
        <w:pStyle w:val="Prrafodelista"/>
        <w:numPr>
          <w:ilvl w:val="0"/>
          <w:numId w:val="45"/>
        </w:numPr>
        <w:ind w:left="360"/>
        <w:jc w:val="both"/>
        <w:rPr>
          <w:rFonts w:ascii="Times New Roman" w:hAnsi="Times New Roman" w:cs="Times New Roman"/>
          <w:lang w:val="es-CO" w:eastAsia="es-CO"/>
        </w:rPr>
      </w:pPr>
      <w:r>
        <w:rPr>
          <w:rFonts w:ascii="Times New Roman" w:hAnsi="Times New Roman" w:cs="Times New Roman"/>
          <w:lang w:val="es-CO" w:eastAsia="es-CO"/>
        </w:rPr>
        <w:t>múltiplos de 1.</w:t>
      </w:r>
      <w:r w:rsidR="00DB7B62" w:rsidRPr="00504B89">
        <w:rPr>
          <w:rFonts w:ascii="Times New Roman" w:hAnsi="Times New Roman" w:cs="Times New Roman"/>
          <w:lang w:val="es-CO" w:eastAsia="es-CO"/>
        </w:rPr>
        <w:t>000, observamos la cifra que esté en el lugar de las centenas.</w:t>
      </w:r>
    </w:p>
    <w:tbl>
      <w:tblPr>
        <w:tblStyle w:val="Tablaconcuadrcula"/>
        <w:tblW w:w="0" w:type="auto"/>
        <w:tblLook w:val="04A0" w:firstRow="1" w:lastRow="0" w:firstColumn="1" w:lastColumn="0" w:noHBand="0" w:noVBand="1"/>
      </w:tblPr>
      <w:tblGrid>
        <w:gridCol w:w="2482"/>
        <w:gridCol w:w="6346"/>
      </w:tblGrid>
      <w:tr w:rsidR="00504B89" w:rsidRPr="005D1738" w14:paraId="60B1ACB1" w14:textId="77777777" w:rsidTr="003B0F1D">
        <w:tc>
          <w:tcPr>
            <w:tcW w:w="8978" w:type="dxa"/>
            <w:gridSpan w:val="2"/>
            <w:shd w:val="clear" w:color="auto" w:fill="000000" w:themeFill="text1"/>
          </w:tcPr>
          <w:p w14:paraId="61FDCD16" w14:textId="77777777" w:rsidR="00504B89" w:rsidRPr="005D1738" w:rsidRDefault="00504B89"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04B89" w:rsidRPr="00726376" w14:paraId="7A401E47" w14:textId="77777777" w:rsidTr="003B0F1D">
        <w:tc>
          <w:tcPr>
            <w:tcW w:w="2518" w:type="dxa"/>
          </w:tcPr>
          <w:p w14:paraId="1B3AF984" w14:textId="77777777" w:rsidR="00504B89" w:rsidRPr="00726376" w:rsidRDefault="00504B89" w:rsidP="003B0F1D">
            <w:pPr>
              <w:rPr>
                <w:rFonts w:ascii="Times" w:hAnsi="Times"/>
                <w:b/>
                <w:sz w:val="18"/>
                <w:szCs w:val="18"/>
              </w:rPr>
            </w:pPr>
            <w:r w:rsidRPr="00726376">
              <w:rPr>
                <w:rFonts w:ascii="Times" w:hAnsi="Times"/>
                <w:b/>
                <w:sz w:val="18"/>
                <w:szCs w:val="18"/>
              </w:rPr>
              <w:t>Título</w:t>
            </w:r>
          </w:p>
        </w:tc>
        <w:tc>
          <w:tcPr>
            <w:tcW w:w="6460" w:type="dxa"/>
          </w:tcPr>
          <w:p w14:paraId="4082F00E" w14:textId="620A5C36" w:rsidR="00504B89" w:rsidRPr="00910415" w:rsidRDefault="00504B89" w:rsidP="003B0F1D">
            <w:pPr>
              <w:jc w:val="center"/>
              <w:rPr>
                <w:rFonts w:ascii="Times" w:hAnsi="Times"/>
                <w:b/>
                <w:sz w:val="24"/>
                <w:szCs w:val="24"/>
              </w:rPr>
            </w:pPr>
            <w:r>
              <w:rPr>
                <w:rFonts w:ascii="Times" w:hAnsi="Times"/>
                <w:b/>
                <w:sz w:val="24"/>
                <w:szCs w:val="24"/>
              </w:rPr>
              <w:t xml:space="preserve">El truncamiento de los números </w:t>
            </w:r>
          </w:p>
        </w:tc>
      </w:tr>
      <w:tr w:rsidR="00504B89" w14:paraId="05B4224B" w14:textId="77777777" w:rsidTr="003B0F1D">
        <w:tc>
          <w:tcPr>
            <w:tcW w:w="2518" w:type="dxa"/>
          </w:tcPr>
          <w:p w14:paraId="08D677CB" w14:textId="77777777" w:rsidR="00504B89" w:rsidRDefault="00504B89" w:rsidP="003B0F1D">
            <w:pPr>
              <w:rPr>
                <w:rFonts w:ascii="Times" w:hAnsi="Times"/>
              </w:rPr>
            </w:pPr>
            <w:r w:rsidRPr="00726376">
              <w:rPr>
                <w:rFonts w:ascii="Times" w:hAnsi="Times"/>
                <w:b/>
                <w:sz w:val="18"/>
                <w:szCs w:val="18"/>
              </w:rPr>
              <w:t>Contenido</w:t>
            </w:r>
          </w:p>
        </w:tc>
        <w:tc>
          <w:tcPr>
            <w:tcW w:w="6460" w:type="dxa"/>
          </w:tcPr>
          <w:p w14:paraId="576D1CE3" w14:textId="77777777" w:rsidR="00504B89" w:rsidRDefault="00504B89" w:rsidP="003B0F1D">
            <w:pPr>
              <w:pStyle w:val="u"/>
              <w:spacing w:before="0" w:beforeAutospacing="0" w:after="0" w:afterAutospacing="0" w:line="345" w:lineRule="atLeast"/>
              <w:jc w:val="both"/>
              <w:rPr>
                <w:rFonts w:ascii="Times" w:hAnsi="Times"/>
              </w:rPr>
            </w:pPr>
            <w:r>
              <w:rPr>
                <w:rFonts w:ascii="Times" w:hAnsi="Times"/>
              </w:rPr>
              <w:t xml:space="preserve">Otra forma de aproximación de números es el truncamiento, que consiste en sustituir por ceros las cifras de un número hasta un orden de magnitud determinado. </w:t>
            </w:r>
          </w:p>
          <w:p w14:paraId="0FFA153F" w14:textId="77777777" w:rsidR="00504B89" w:rsidRDefault="00504B89" w:rsidP="003B0F1D">
            <w:pPr>
              <w:pStyle w:val="u"/>
              <w:spacing w:before="0" w:beforeAutospacing="0" w:after="0" w:afterAutospacing="0" w:line="345" w:lineRule="atLeast"/>
              <w:jc w:val="both"/>
              <w:rPr>
                <w:rFonts w:ascii="Times" w:hAnsi="Times"/>
              </w:rPr>
            </w:pPr>
          </w:p>
          <w:p w14:paraId="151C9E28" w14:textId="77777777" w:rsidR="00504B89" w:rsidRPr="00E64BCD" w:rsidRDefault="00504B89" w:rsidP="00504B89">
            <w:pPr>
              <w:shd w:val="clear" w:color="auto" w:fill="FFFFFF"/>
              <w:spacing w:line="345" w:lineRule="atLeast"/>
              <w:jc w:val="both"/>
              <w:rPr>
                <w:rFonts w:ascii="Arial" w:eastAsia="Times New Roman" w:hAnsi="Arial" w:cs="Arial"/>
                <w:color w:val="333333"/>
                <w:sz w:val="21"/>
                <w:szCs w:val="21"/>
                <w:lang w:val="es-CO" w:eastAsia="es-CO"/>
              </w:rPr>
            </w:pPr>
            <w:r w:rsidRPr="00933709">
              <w:rPr>
                <w:rFonts w:ascii="Times New Roman" w:eastAsia="Times New Roman" w:hAnsi="Times New Roman" w:cs="Times New Roman"/>
                <w:sz w:val="24"/>
                <w:szCs w:val="24"/>
                <w:lang w:val="es-CO" w:eastAsia="es-CO"/>
              </w:rPr>
              <w:t>Truncamiento: el 323.855 se trunca a las unidades de mil como 323.000</w:t>
            </w:r>
            <w:r w:rsidRPr="00E64BCD">
              <w:rPr>
                <w:rFonts w:ascii="Arial" w:eastAsia="Times New Roman" w:hAnsi="Arial" w:cs="Arial"/>
                <w:color w:val="333333"/>
                <w:sz w:val="21"/>
                <w:szCs w:val="21"/>
                <w:lang w:val="es-CO" w:eastAsia="es-CO"/>
              </w:rPr>
              <w:t>.</w:t>
            </w:r>
          </w:p>
          <w:p w14:paraId="2DEA044F" w14:textId="3A548488" w:rsidR="00504B89" w:rsidRPr="00F7486B" w:rsidRDefault="00504B89" w:rsidP="003B0F1D">
            <w:pPr>
              <w:pStyle w:val="u"/>
              <w:spacing w:before="0" w:beforeAutospacing="0" w:after="0" w:afterAutospacing="0" w:line="345" w:lineRule="atLeast"/>
              <w:jc w:val="both"/>
              <w:rPr>
                <w:shd w:val="clear" w:color="auto" w:fill="FFFFFF"/>
              </w:rPr>
            </w:pPr>
          </w:p>
        </w:tc>
      </w:tr>
    </w:tbl>
    <w:p w14:paraId="092DE343" w14:textId="77777777" w:rsidR="00E64BCD" w:rsidRPr="00E64BCD" w:rsidRDefault="00E64BCD" w:rsidP="000740E9">
      <w:pPr>
        <w:spacing w:after="0"/>
        <w:rPr>
          <w:rFonts w:ascii="Times" w:hAnsi="Times"/>
          <w:b/>
          <w:lang w:val="es-CO"/>
        </w:rPr>
      </w:pPr>
    </w:p>
    <w:p w14:paraId="4074436D" w14:textId="77777777" w:rsidR="00E64BCD" w:rsidRDefault="00E64BCD" w:rsidP="000740E9">
      <w:pPr>
        <w:spacing w:after="0"/>
        <w:rPr>
          <w:rFonts w:ascii="Times" w:hAnsi="Times"/>
          <w:b/>
        </w:rPr>
      </w:pPr>
    </w:p>
    <w:p w14:paraId="5295846B" w14:textId="77777777" w:rsidR="000740E9" w:rsidRPr="004E5E51" w:rsidRDefault="000740E9" w:rsidP="000740E9">
      <w:pPr>
        <w:spacing w:after="0"/>
        <w:rPr>
          <w:rFonts w:ascii="Times" w:hAnsi="Times"/>
          <w:highlight w:val="yellow"/>
        </w:rPr>
      </w:pPr>
    </w:p>
    <w:p w14:paraId="4D05DBF4" w14:textId="7C4CCC1D"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sidRPr="00054146">
        <w:rPr>
          <w:rFonts w:ascii="Times" w:hAnsi="Times"/>
          <w:b/>
        </w:rPr>
        <w:t xml:space="preserve">3.1 Consolidación </w:t>
      </w:r>
    </w:p>
    <w:p w14:paraId="5D0D1C7E" w14:textId="77777777" w:rsidR="00E52E1A" w:rsidRDefault="00E52E1A" w:rsidP="000740E9">
      <w:pPr>
        <w:spacing w:after="0"/>
        <w:rPr>
          <w:rFonts w:ascii="Times" w:hAnsi="Times"/>
          <w:b/>
        </w:rPr>
      </w:pPr>
    </w:p>
    <w:p w14:paraId="74D40CBC" w14:textId="56404E40" w:rsidR="000740E9" w:rsidRPr="007E5F92" w:rsidRDefault="007E5F92" w:rsidP="007E5F92">
      <w:pPr>
        <w:spacing w:after="0"/>
        <w:jc w:val="both"/>
        <w:rPr>
          <w:rFonts w:ascii="Times" w:hAnsi="Times"/>
        </w:rPr>
      </w:pPr>
      <w:r w:rsidRPr="007E5F92">
        <w:rPr>
          <w:rFonts w:ascii="Times" w:hAnsi="Times"/>
        </w:rPr>
        <w:t xml:space="preserve">Para practicar lo aprendido en ésta sección, se proponen las siguientes actividades: </w:t>
      </w:r>
    </w:p>
    <w:p w14:paraId="08615029" w14:textId="77777777" w:rsidR="007E5F92" w:rsidRDefault="007E5F92" w:rsidP="000740E9">
      <w:pPr>
        <w:spacing w:after="0"/>
        <w:rPr>
          <w:rFonts w:ascii="Times" w:hAnsi="Times"/>
          <w:b/>
        </w:rPr>
      </w:pPr>
    </w:p>
    <w:tbl>
      <w:tblPr>
        <w:tblStyle w:val="Tablaconcuadrcula"/>
        <w:tblW w:w="0" w:type="auto"/>
        <w:tblLayout w:type="fixed"/>
        <w:tblLook w:val="04A0" w:firstRow="1" w:lastRow="0" w:firstColumn="1" w:lastColumn="0" w:noHBand="0" w:noVBand="1"/>
      </w:tblPr>
      <w:tblGrid>
        <w:gridCol w:w="1555"/>
        <w:gridCol w:w="7273"/>
      </w:tblGrid>
      <w:tr w:rsidR="000B2B39" w:rsidRPr="005D1738" w14:paraId="01BCB788" w14:textId="77777777" w:rsidTr="00054146">
        <w:tc>
          <w:tcPr>
            <w:tcW w:w="8828" w:type="dxa"/>
            <w:gridSpan w:val="2"/>
            <w:shd w:val="clear" w:color="auto" w:fill="000000" w:themeFill="text1"/>
          </w:tcPr>
          <w:p w14:paraId="220054AA" w14:textId="77777777" w:rsidR="000B2B39" w:rsidRPr="005D1738" w:rsidRDefault="000B2B39"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0B2B39" w:rsidRPr="00053744" w14:paraId="42D1F9CF" w14:textId="77777777" w:rsidTr="00054146">
        <w:tc>
          <w:tcPr>
            <w:tcW w:w="1555" w:type="dxa"/>
          </w:tcPr>
          <w:p w14:paraId="3FD9919B" w14:textId="77777777" w:rsidR="000B2B39" w:rsidRPr="00053744" w:rsidRDefault="000B2B39"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273" w:type="dxa"/>
          </w:tcPr>
          <w:p w14:paraId="18B3BFCE" w14:textId="33AB0E40" w:rsidR="000B2B39" w:rsidRPr="00053744" w:rsidRDefault="00185410" w:rsidP="006B3931">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15</w:t>
            </w:r>
            <w:r>
              <w:rPr>
                <w:rFonts w:ascii="Times New Roman" w:hAnsi="Times New Roman" w:cs="Times New Roman"/>
                <w:color w:val="000000"/>
              </w:rPr>
              <w:t>0</w:t>
            </w:r>
          </w:p>
        </w:tc>
      </w:tr>
      <w:tr w:rsidR="000B2B39" w:rsidRPr="00053744" w14:paraId="62C05254" w14:textId="77777777" w:rsidTr="00054146">
        <w:tc>
          <w:tcPr>
            <w:tcW w:w="1555" w:type="dxa"/>
          </w:tcPr>
          <w:p w14:paraId="0C6947FA" w14:textId="77777777" w:rsidR="000B2B39" w:rsidRPr="00053744" w:rsidRDefault="000B2B39" w:rsidP="006B3931">
            <w:pPr>
              <w:rPr>
                <w:rFonts w:ascii="Times New Roman" w:hAnsi="Times New Roman" w:cs="Times New Roman"/>
                <w:color w:val="000000"/>
              </w:rPr>
            </w:pPr>
            <w:r>
              <w:rPr>
                <w:rFonts w:ascii="Times New Roman" w:hAnsi="Times New Roman" w:cs="Times New Roman"/>
                <w:b/>
                <w:color w:val="000000"/>
                <w:sz w:val="18"/>
                <w:szCs w:val="18"/>
              </w:rPr>
              <w:lastRenderedPageBreak/>
              <w:t>Ubicación en Aula Planeta</w:t>
            </w:r>
          </w:p>
        </w:tc>
        <w:tc>
          <w:tcPr>
            <w:tcW w:w="7273" w:type="dxa"/>
          </w:tcPr>
          <w:p w14:paraId="783963B6" w14:textId="4CB32A36" w:rsidR="00054146" w:rsidRDefault="00054146" w:rsidP="00054146">
            <w:pPr>
              <w:jc w:val="center"/>
            </w:pPr>
            <w:r>
              <w:rPr>
                <w:noProof/>
                <w:lang w:val="es-CO" w:eastAsia="es-CO"/>
              </w:rPr>
              <w:drawing>
                <wp:inline distT="0" distB="0" distL="0" distR="0" wp14:anchorId="10674571" wp14:editId="64DFC223">
                  <wp:extent cx="3943350" cy="2076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106" t="7546" r="14629" b="26645"/>
                          <a:stretch/>
                        </pic:blipFill>
                        <pic:spPr bwMode="auto">
                          <a:xfrm>
                            <a:off x="0" y="0"/>
                            <a:ext cx="3943350" cy="2076450"/>
                          </a:xfrm>
                          <a:prstGeom prst="rect">
                            <a:avLst/>
                          </a:prstGeom>
                          <a:ln>
                            <a:noFill/>
                          </a:ln>
                          <a:extLst>
                            <a:ext uri="{53640926-AAD7-44D8-BBD7-CCE9431645EC}">
                              <a14:shadowObscured xmlns:a14="http://schemas.microsoft.com/office/drawing/2010/main"/>
                            </a:ext>
                          </a:extLst>
                        </pic:spPr>
                      </pic:pic>
                    </a:graphicData>
                  </a:graphic>
                </wp:inline>
              </w:drawing>
            </w:r>
          </w:p>
          <w:p w14:paraId="3DFB0A20" w14:textId="77777777" w:rsidR="000B2B39" w:rsidRPr="00053744" w:rsidRDefault="00953F85" w:rsidP="006B3931">
            <w:pPr>
              <w:rPr>
                <w:rFonts w:ascii="Times New Roman" w:hAnsi="Times New Roman" w:cs="Times New Roman"/>
                <w:color w:val="000000"/>
              </w:rPr>
            </w:pPr>
            <w:hyperlink r:id="rId51" w:history="1">
              <w:r w:rsidR="000B2B39" w:rsidRPr="007D5138">
                <w:rPr>
                  <w:rStyle w:val="Hipervnculo"/>
                  <w:rFonts w:ascii="Times New Roman" w:hAnsi="Times New Roman" w:cs="Times New Roman"/>
                </w:rPr>
                <w:t>http://profesores.aulaplaneta.com/AuxPages/RecursoProfesor.aspx?IdGuion=12642&amp;IdRecurso=626751&amp;Transparent=on</w:t>
              </w:r>
            </w:hyperlink>
            <w:r w:rsidR="000B2B39">
              <w:rPr>
                <w:rFonts w:ascii="Times New Roman" w:hAnsi="Times New Roman" w:cs="Times New Roman"/>
                <w:color w:val="000000"/>
              </w:rPr>
              <w:t xml:space="preserve"> </w:t>
            </w:r>
          </w:p>
        </w:tc>
      </w:tr>
      <w:tr w:rsidR="000B2B39" w:rsidRPr="00053744" w14:paraId="55120653" w14:textId="77777777" w:rsidTr="00054146">
        <w:tc>
          <w:tcPr>
            <w:tcW w:w="1555" w:type="dxa"/>
          </w:tcPr>
          <w:p w14:paraId="07233F27" w14:textId="77777777" w:rsidR="000B2B39" w:rsidRDefault="000B2B39" w:rsidP="006B393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273" w:type="dxa"/>
          </w:tcPr>
          <w:p w14:paraId="6E3A7E73" w14:textId="77777777" w:rsidR="000B2B39" w:rsidRPr="00053744" w:rsidRDefault="000B2B39" w:rsidP="006B3931">
            <w:pPr>
              <w:rPr>
                <w:rFonts w:ascii="Times New Roman" w:hAnsi="Times New Roman" w:cs="Times New Roman"/>
                <w:color w:val="000000"/>
              </w:rPr>
            </w:pPr>
          </w:p>
        </w:tc>
      </w:tr>
      <w:tr w:rsidR="000B2B39" w:rsidRPr="00053744" w14:paraId="2484F328" w14:textId="77777777" w:rsidTr="00054146">
        <w:tc>
          <w:tcPr>
            <w:tcW w:w="1555" w:type="dxa"/>
          </w:tcPr>
          <w:p w14:paraId="2F89846E" w14:textId="77777777" w:rsidR="000B2B39" w:rsidRDefault="000B2B3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273" w:type="dxa"/>
          </w:tcPr>
          <w:p w14:paraId="49AA477A" w14:textId="77777777" w:rsidR="000B2B39" w:rsidRPr="00053744" w:rsidRDefault="000B2B39" w:rsidP="006B3931">
            <w:pPr>
              <w:rPr>
                <w:rFonts w:ascii="Times New Roman" w:hAnsi="Times New Roman" w:cs="Times New Roman"/>
                <w:color w:val="000000"/>
              </w:rPr>
            </w:pPr>
            <w:r>
              <w:rPr>
                <w:rFonts w:ascii="Times New Roman" w:hAnsi="Times New Roman" w:cs="Times New Roman"/>
                <w:color w:val="000000"/>
              </w:rPr>
              <w:t xml:space="preserve">Redondeo y truncamiento de números naturales  </w:t>
            </w:r>
          </w:p>
        </w:tc>
      </w:tr>
      <w:tr w:rsidR="000B2B39" w:rsidRPr="00053744" w14:paraId="52B1F59F" w14:textId="77777777" w:rsidTr="00054146">
        <w:tc>
          <w:tcPr>
            <w:tcW w:w="1555" w:type="dxa"/>
          </w:tcPr>
          <w:p w14:paraId="1B710539" w14:textId="77777777" w:rsidR="000B2B39" w:rsidRDefault="000B2B3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273" w:type="dxa"/>
          </w:tcPr>
          <w:p w14:paraId="59E21E51" w14:textId="77777777" w:rsidR="000B2B39" w:rsidRPr="00053744" w:rsidRDefault="000B2B39" w:rsidP="006B3931">
            <w:pPr>
              <w:rPr>
                <w:rFonts w:ascii="Times New Roman" w:hAnsi="Times New Roman" w:cs="Times New Roman"/>
                <w:color w:val="000000"/>
              </w:rPr>
            </w:pPr>
            <w:r>
              <w:rPr>
                <w:rFonts w:ascii="Times New Roman" w:hAnsi="Times New Roman" w:cs="Times New Roman"/>
                <w:color w:val="000000"/>
              </w:rPr>
              <w:t xml:space="preserve">Actividad que permite que los estudiantes aprendan a truncar y redondear números naturales </w:t>
            </w:r>
          </w:p>
        </w:tc>
      </w:tr>
    </w:tbl>
    <w:p w14:paraId="633C7924" w14:textId="77777777" w:rsidR="000B2B39" w:rsidRDefault="000B2B39" w:rsidP="000740E9">
      <w:pPr>
        <w:spacing w:after="0"/>
        <w:rPr>
          <w:rFonts w:ascii="Times" w:hAnsi="Times"/>
          <w:b/>
        </w:rPr>
      </w:pPr>
    </w:p>
    <w:p w14:paraId="45C77E69" w14:textId="77777777" w:rsidR="00934DAA" w:rsidRDefault="00934DAA" w:rsidP="000740E9">
      <w:pPr>
        <w:spacing w:after="0"/>
        <w:rPr>
          <w:rFonts w:ascii="Times" w:hAnsi="Times"/>
          <w:b/>
        </w:rPr>
      </w:pPr>
    </w:p>
    <w:p w14:paraId="3119B893" w14:textId="61F77A5D" w:rsidR="000740E9" w:rsidRDefault="00812091" w:rsidP="000740E9">
      <w:pPr>
        <w:spacing w:after="0"/>
        <w:rPr>
          <w:rFonts w:ascii="Times" w:hAnsi="Times"/>
          <w:b/>
        </w:rPr>
      </w:pPr>
      <w:r>
        <w:rPr>
          <w:rFonts w:ascii="Times" w:hAnsi="Times"/>
          <w:highlight w:val="yellow"/>
        </w:rPr>
        <w:t>[SECCIÓN 2</w:t>
      </w:r>
      <w:r w:rsidR="000740E9" w:rsidRPr="004E5E51">
        <w:rPr>
          <w:rFonts w:ascii="Times" w:hAnsi="Times"/>
          <w:highlight w:val="yellow"/>
        </w:rPr>
        <w:t>]</w:t>
      </w:r>
      <w:r w:rsidR="000740E9">
        <w:rPr>
          <w:rFonts w:ascii="Times" w:hAnsi="Times"/>
        </w:rPr>
        <w:t xml:space="preserve"> </w:t>
      </w:r>
      <w:r>
        <w:rPr>
          <w:rFonts w:ascii="Times" w:hAnsi="Times"/>
          <w:b/>
        </w:rPr>
        <w:t>3.2</w:t>
      </w:r>
      <w:r w:rsidR="000740E9">
        <w:rPr>
          <w:rFonts w:ascii="Times" w:hAnsi="Times"/>
          <w:b/>
        </w:rPr>
        <w:t xml:space="preserve"> Relaciones de orden </w:t>
      </w:r>
      <w:r w:rsidR="00B401CE">
        <w:rPr>
          <w:rFonts w:ascii="Times" w:hAnsi="Times"/>
          <w:b/>
        </w:rPr>
        <w:t xml:space="preserve">de </w:t>
      </w:r>
      <w:r w:rsidR="00B401CE" w:rsidRPr="004E5E51">
        <w:rPr>
          <w:rFonts w:ascii="Times" w:hAnsi="Times"/>
          <w:b/>
        </w:rPr>
        <w:t>Números</w:t>
      </w:r>
      <w:r w:rsidR="000740E9">
        <w:rPr>
          <w:rFonts w:ascii="Times" w:hAnsi="Times"/>
          <w:b/>
        </w:rPr>
        <w:t xml:space="preserve"> Naturales </w:t>
      </w:r>
    </w:p>
    <w:p w14:paraId="3AB1ACD0" w14:textId="77777777" w:rsidR="007F2150" w:rsidRDefault="007F2150" w:rsidP="000740E9">
      <w:pPr>
        <w:spacing w:after="0"/>
        <w:rPr>
          <w:rFonts w:ascii="Times" w:hAnsi="Times"/>
          <w:b/>
        </w:rPr>
      </w:pPr>
    </w:p>
    <w:p w14:paraId="4D3F7F74" w14:textId="7D4AF07F" w:rsidR="007F2150" w:rsidRDefault="007F2150" w:rsidP="007F2150">
      <w:pPr>
        <w:spacing w:after="0"/>
        <w:jc w:val="both"/>
        <w:rPr>
          <w:rFonts w:ascii="Times" w:hAnsi="Times"/>
        </w:rPr>
      </w:pPr>
      <w:r w:rsidRPr="007F2150">
        <w:rPr>
          <w:rFonts w:ascii="Times" w:hAnsi="Times"/>
        </w:rPr>
        <w:t>Dado dos números naturales a y b cualquiera, se establece entre ellos una relación de orden, de tal manera que se presenta una sola d</w:t>
      </w:r>
      <w:r w:rsidR="00E64BCD">
        <w:rPr>
          <w:rFonts w:ascii="Times" w:hAnsi="Times"/>
        </w:rPr>
        <w:t xml:space="preserve">e las siguientes posibilidades: </w:t>
      </w:r>
    </w:p>
    <w:p w14:paraId="38DC7A41" w14:textId="77777777" w:rsidR="00E64BCD" w:rsidRDefault="00E64BCD" w:rsidP="007F2150">
      <w:pPr>
        <w:spacing w:after="0"/>
        <w:jc w:val="both"/>
        <w:rPr>
          <w:rFonts w:ascii="Times" w:hAnsi="Times"/>
        </w:rPr>
      </w:pPr>
    </w:p>
    <w:p w14:paraId="3EF923A9" w14:textId="664DFBEA" w:rsidR="00E64BCD" w:rsidRDefault="00E64BCD" w:rsidP="00BD2502">
      <w:pPr>
        <w:pStyle w:val="Prrafodelista"/>
        <w:numPr>
          <w:ilvl w:val="0"/>
          <w:numId w:val="42"/>
        </w:numPr>
        <w:spacing w:after="0"/>
        <w:ind w:left="360"/>
        <w:jc w:val="both"/>
        <w:rPr>
          <w:rFonts w:ascii="Times" w:hAnsi="Times"/>
        </w:rPr>
      </w:pPr>
      <w:r>
        <w:rPr>
          <w:rFonts w:ascii="Times" w:hAnsi="Times"/>
        </w:rPr>
        <w:t xml:space="preserve">a es mayor que b, se escribe </w:t>
      </w:r>
      <m:oMath>
        <m:r>
          <w:rPr>
            <w:rFonts w:ascii="Cambria Math" w:hAnsi="Cambria Math"/>
          </w:rPr>
          <m:t>a&gt;b</m:t>
        </m:r>
      </m:oMath>
    </w:p>
    <w:p w14:paraId="1E6BC31D" w14:textId="05106998" w:rsidR="00E64BCD" w:rsidRDefault="00E64BCD" w:rsidP="00BD2502">
      <w:pPr>
        <w:pStyle w:val="Prrafodelista"/>
        <w:numPr>
          <w:ilvl w:val="0"/>
          <w:numId w:val="42"/>
        </w:numPr>
        <w:spacing w:after="0"/>
        <w:ind w:left="360"/>
        <w:jc w:val="both"/>
        <w:rPr>
          <w:rFonts w:ascii="Times" w:hAnsi="Times"/>
        </w:rPr>
      </w:pPr>
      <w:r>
        <w:rPr>
          <w:rFonts w:ascii="Times" w:hAnsi="Times"/>
        </w:rPr>
        <w:t xml:space="preserve">a es menor que b, se escribe </w:t>
      </w:r>
      <m:oMath>
        <m:r>
          <w:rPr>
            <w:rFonts w:ascii="Cambria Math" w:hAnsi="Cambria Math"/>
          </w:rPr>
          <m:t>a&lt;b</m:t>
        </m:r>
      </m:oMath>
    </w:p>
    <w:p w14:paraId="14B375F7" w14:textId="61ADBBB6" w:rsidR="00E64BCD" w:rsidRPr="00E64BCD" w:rsidRDefault="00E64BCD" w:rsidP="00BD2502">
      <w:pPr>
        <w:pStyle w:val="Prrafodelista"/>
        <w:numPr>
          <w:ilvl w:val="0"/>
          <w:numId w:val="42"/>
        </w:numPr>
        <w:spacing w:after="0"/>
        <w:ind w:left="360"/>
        <w:jc w:val="both"/>
        <w:rPr>
          <w:rFonts w:ascii="Times" w:hAnsi="Times"/>
        </w:rPr>
      </w:pPr>
      <w:r>
        <w:rPr>
          <w:rFonts w:ascii="Times" w:hAnsi="Times"/>
        </w:rPr>
        <w:t xml:space="preserve">a es igual a b, se escribe </w:t>
      </w:r>
      <m:oMath>
        <m:r>
          <w:rPr>
            <w:rFonts w:ascii="Cambria Math" w:hAnsi="Cambria Math"/>
          </w:rPr>
          <m:t>a=b</m:t>
        </m:r>
      </m:oMath>
    </w:p>
    <w:p w14:paraId="42CABBCA" w14:textId="77777777" w:rsidR="000740E9" w:rsidRDefault="000740E9" w:rsidP="000740E9">
      <w:pPr>
        <w:spacing w:after="0"/>
        <w:rPr>
          <w:rFonts w:ascii="Times" w:hAnsi="Times"/>
          <w:highlight w:val="yellow"/>
        </w:rPr>
      </w:pPr>
    </w:p>
    <w:p w14:paraId="61071B18" w14:textId="77777777" w:rsidR="00E64BCD" w:rsidRDefault="00E64BCD" w:rsidP="000740E9">
      <w:pPr>
        <w:spacing w:after="0"/>
        <w:rPr>
          <w:rFonts w:ascii="Times" w:hAnsi="Times"/>
          <w:highlight w:val="yellow"/>
        </w:rPr>
      </w:pPr>
    </w:p>
    <w:p w14:paraId="2F30D99A" w14:textId="6C7A2EA0" w:rsidR="00E64BCD" w:rsidRDefault="00E64BCD" w:rsidP="003D0323">
      <w:pPr>
        <w:spacing w:after="0"/>
        <w:jc w:val="both"/>
        <w:rPr>
          <w:rFonts w:ascii="Times" w:eastAsiaTheme="minorEastAsia" w:hAnsi="Times"/>
        </w:rPr>
      </w:pPr>
      <w:r w:rsidRPr="00E64BCD">
        <w:rPr>
          <w:rFonts w:ascii="Times" w:hAnsi="Times"/>
          <w:b/>
        </w:rPr>
        <w:t>Mayor que:</w:t>
      </w:r>
      <w:r>
        <w:rPr>
          <w:rFonts w:ascii="Times" w:hAnsi="Times"/>
        </w:rPr>
        <w:t xml:space="preserve"> P</w:t>
      </w:r>
      <w:r w:rsidRPr="00E64BCD">
        <w:rPr>
          <w:rFonts w:ascii="Times" w:hAnsi="Times"/>
        </w:rPr>
        <w:t xml:space="preserve">ara a y b números Naturales se dice que </w:t>
      </w:r>
      <m:oMath>
        <m:r>
          <w:rPr>
            <w:rFonts w:ascii="Cambria Math" w:hAnsi="Cambria Math"/>
          </w:rPr>
          <m:t>a&gt;b</m:t>
        </m:r>
      </m:oMath>
      <w:r>
        <w:rPr>
          <w:rFonts w:ascii="Times" w:eastAsiaTheme="minorEastAsia" w:hAnsi="Times"/>
        </w:rPr>
        <w:t xml:space="preserve"> si existe un número </w:t>
      </w:r>
      <w:r w:rsidRPr="00E64BCD">
        <w:rPr>
          <w:rFonts w:ascii="Times" w:eastAsiaTheme="minorEastAsia" w:hAnsi="Times"/>
          <w:i/>
        </w:rPr>
        <w:t>c</w:t>
      </w:r>
      <w:r>
        <w:rPr>
          <w:rFonts w:ascii="Times" w:eastAsiaTheme="minorEastAsia" w:hAnsi="Times"/>
        </w:rPr>
        <w:t xml:space="preserve"> también Natural tal que  </w:t>
      </w:r>
      <m:oMath>
        <m:r>
          <w:rPr>
            <w:rFonts w:ascii="Cambria Math" w:eastAsiaTheme="minorEastAsia" w:hAnsi="Cambria Math"/>
          </w:rPr>
          <m:t>a=b+c</m:t>
        </m:r>
      </m:oMath>
      <w:r>
        <w:rPr>
          <w:rFonts w:ascii="Times" w:eastAsiaTheme="minorEastAsia" w:hAnsi="Times"/>
        </w:rPr>
        <w:t xml:space="preserve">. Por ejemplo </w:t>
      </w:r>
      <m:oMath>
        <m:r>
          <w:rPr>
            <w:rFonts w:ascii="Cambria Math" w:eastAsiaTheme="minorEastAsia" w:hAnsi="Cambria Math"/>
          </w:rPr>
          <m:t>9&gt;4</m:t>
        </m:r>
      </m:oMath>
      <w:r>
        <w:rPr>
          <w:rFonts w:ascii="Times" w:eastAsiaTheme="minorEastAsia" w:hAnsi="Times"/>
        </w:rPr>
        <w:t xml:space="preserve"> ya que existe un número natural, 5, tal que  9 = 4 + 5. </w:t>
      </w:r>
    </w:p>
    <w:p w14:paraId="380DFD73" w14:textId="77777777" w:rsidR="00E64BCD" w:rsidRDefault="00E64BCD" w:rsidP="000740E9">
      <w:pPr>
        <w:spacing w:after="0"/>
        <w:rPr>
          <w:rFonts w:ascii="Times" w:eastAsiaTheme="minorEastAsia" w:hAnsi="Times"/>
        </w:rPr>
      </w:pPr>
    </w:p>
    <w:p w14:paraId="4DCC3730" w14:textId="7097C5AB" w:rsidR="00E64BCD" w:rsidRDefault="00E64BCD" w:rsidP="003D0323">
      <w:pPr>
        <w:spacing w:after="0"/>
        <w:jc w:val="both"/>
        <w:rPr>
          <w:rFonts w:ascii="Times" w:eastAsiaTheme="minorEastAsia" w:hAnsi="Times"/>
        </w:rPr>
      </w:pPr>
      <w:r>
        <w:rPr>
          <w:rFonts w:ascii="Times" w:hAnsi="Times"/>
          <w:b/>
        </w:rPr>
        <w:t>Menor</w:t>
      </w:r>
      <w:r w:rsidRPr="00E64BCD">
        <w:rPr>
          <w:rFonts w:ascii="Times" w:hAnsi="Times"/>
          <w:b/>
        </w:rPr>
        <w:t xml:space="preserve"> que:</w:t>
      </w:r>
      <w:r>
        <w:rPr>
          <w:rFonts w:ascii="Times" w:hAnsi="Times"/>
        </w:rPr>
        <w:t xml:space="preserve"> P</w:t>
      </w:r>
      <w:r w:rsidRPr="00E64BCD">
        <w:rPr>
          <w:rFonts w:ascii="Times" w:hAnsi="Times"/>
        </w:rPr>
        <w:t xml:space="preserve">ara a y b números Naturales se dice que </w:t>
      </w:r>
      <m:oMath>
        <m:r>
          <w:rPr>
            <w:rFonts w:ascii="Cambria Math" w:hAnsi="Cambria Math"/>
          </w:rPr>
          <m:t>a&lt;b</m:t>
        </m:r>
      </m:oMath>
      <w:r>
        <w:rPr>
          <w:rFonts w:ascii="Times" w:eastAsiaTheme="minorEastAsia" w:hAnsi="Times"/>
        </w:rPr>
        <w:t xml:space="preserve"> si existe un número </w:t>
      </w:r>
      <w:r w:rsidRPr="00E64BCD">
        <w:rPr>
          <w:rFonts w:ascii="Times" w:eastAsiaTheme="minorEastAsia" w:hAnsi="Times"/>
          <w:i/>
        </w:rPr>
        <w:t>c</w:t>
      </w:r>
      <w:r>
        <w:rPr>
          <w:rFonts w:ascii="Times" w:eastAsiaTheme="minorEastAsia" w:hAnsi="Times"/>
        </w:rPr>
        <w:t xml:space="preserve"> también Natural tal que  </w:t>
      </w:r>
      <m:oMath>
        <m:r>
          <w:rPr>
            <w:rFonts w:ascii="Cambria Math" w:eastAsiaTheme="minorEastAsia" w:hAnsi="Cambria Math"/>
          </w:rPr>
          <m:t>a+c=b</m:t>
        </m:r>
      </m:oMath>
      <w:r>
        <w:rPr>
          <w:rFonts w:ascii="Times" w:eastAsiaTheme="minorEastAsia" w:hAnsi="Times"/>
        </w:rPr>
        <w:t xml:space="preserve">. Por ejemplo </w:t>
      </w:r>
      <m:oMath>
        <m:r>
          <w:rPr>
            <w:rFonts w:ascii="Cambria Math" w:eastAsiaTheme="minorEastAsia" w:hAnsi="Cambria Math"/>
          </w:rPr>
          <m:t>3&gt;7</m:t>
        </m:r>
      </m:oMath>
      <w:r>
        <w:rPr>
          <w:rFonts w:ascii="Times" w:eastAsiaTheme="minorEastAsia" w:hAnsi="Times"/>
        </w:rPr>
        <w:t xml:space="preserve"> ya que existe un número natural, 4, tal que  3 +4 = 7. </w:t>
      </w:r>
    </w:p>
    <w:p w14:paraId="09871E85" w14:textId="77777777" w:rsidR="00E64BCD" w:rsidRDefault="00E64BCD" w:rsidP="00E64BCD">
      <w:pPr>
        <w:spacing w:after="0"/>
        <w:rPr>
          <w:rFonts w:ascii="Times" w:eastAsiaTheme="minorEastAsia" w:hAnsi="Times"/>
        </w:rPr>
      </w:pPr>
    </w:p>
    <w:p w14:paraId="0F103356" w14:textId="340A0AC0" w:rsidR="00E64BCD" w:rsidRDefault="00E64BCD" w:rsidP="00E64BCD">
      <w:pPr>
        <w:shd w:val="clear" w:color="auto" w:fill="FFFFFF"/>
        <w:spacing w:after="0" w:line="345" w:lineRule="atLeast"/>
        <w:rPr>
          <w:rFonts w:ascii="Times New Roman" w:eastAsia="Times New Roman" w:hAnsi="Times New Roman" w:cs="Times New Roman"/>
          <w:lang w:val="es-CO" w:eastAsia="es-CO"/>
        </w:rPr>
      </w:pPr>
      <w:r w:rsidRPr="00E64BCD">
        <w:rPr>
          <w:rFonts w:ascii="Times New Roman" w:eastAsia="Times New Roman" w:hAnsi="Times New Roman" w:cs="Times New Roman"/>
          <w:lang w:val="es-CO" w:eastAsia="es-CO"/>
        </w:rPr>
        <w:t>La </w:t>
      </w:r>
      <w:r w:rsidRPr="00E64BCD">
        <w:rPr>
          <w:rFonts w:ascii="Times New Roman" w:eastAsia="Times New Roman" w:hAnsi="Times New Roman" w:cs="Times New Roman"/>
          <w:b/>
          <w:bCs/>
          <w:lang w:val="es-CO" w:eastAsia="es-CO"/>
        </w:rPr>
        <w:t>comparación</w:t>
      </w:r>
      <w:r w:rsidRPr="00E64BCD">
        <w:rPr>
          <w:rFonts w:ascii="Times New Roman" w:eastAsia="Times New Roman" w:hAnsi="Times New Roman" w:cs="Times New Roman"/>
          <w:lang w:val="es-CO" w:eastAsia="es-CO"/>
        </w:rPr>
        <w:t> y </w:t>
      </w:r>
      <w:r w:rsidRPr="00E64BCD">
        <w:rPr>
          <w:rFonts w:ascii="Times New Roman" w:eastAsia="Times New Roman" w:hAnsi="Times New Roman" w:cs="Times New Roman"/>
          <w:b/>
          <w:bCs/>
          <w:lang w:val="es-CO" w:eastAsia="es-CO"/>
        </w:rPr>
        <w:t>ordenación</w:t>
      </w:r>
      <w:r w:rsidRPr="00E64BCD">
        <w:rPr>
          <w:rFonts w:ascii="Times New Roman" w:eastAsia="Times New Roman" w:hAnsi="Times New Roman" w:cs="Times New Roman"/>
          <w:lang w:val="es-CO" w:eastAsia="es-CO"/>
        </w:rPr>
        <w:t> de números se realiza de la siguiente manera. Veamos ejemplos de ordenación con los números 323</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855, 69 y 7</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000:</w:t>
      </w:r>
      <w:r w:rsidRPr="00E64BCD">
        <w:rPr>
          <w:rFonts w:ascii="Times New Roman" w:eastAsia="Times New Roman" w:hAnsi="Times New Roman" w:cs="Times New Roman"/>
          <w:lang w:val="es-CO" w:eastAsia="es-CO"/>
        </w:rPr>
        <w:br/>
        <w:t>De mayor a menor: 323</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855 &gt; 7</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000 &gt; 69</w:t>
      </w:r>
      <w:r w:rsidRPr="00E64BCD">
        <w:rPr>
          <w:rFonts w:ascii="Times New Roman" w:eastAsia="Times New Roman" w:hAnsi="Times New Roman" w:cs="Times New Roman"/>
          <w:lang w:val="es-CO" w:eastAsia="es-CO"/>
        </w:rPr>
        <w:br/>
        <w:t>De menor a mayor: 69 &lt; 7</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000 &lt; 323</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855</w:t>
      </w:r>
    </w:p>
    <w:p w14:paraId="3D05C60B" w14:textId="77777777" w:rsidR="005E4AB3" w:rsidRPr="00E64BCD" w:rsidRDefault="005E4AB3" w:rsidP="00E64BCD">
      <w:pPr>
        <w:shd w:val="clear" w:color="auto" w:fill="FFFFFF"/>
        <w:spacing w:after="0" w:line="345" w:lineRule="atLeast"/>
        <w:rPr>
          <w:rFonts w:ascii="Times New Roman" w:eastAsia="Times New Roman" w:hAnsi="Times New Roman" w:cs="Times New Roman"/>
          <w:lang w:val="es-CO" w:eastAsia="es-CO"/>
        </w:rPr>
      </w:pPr>
    </w:p>
    <w:p w14:paraId="7D49F9FD" w14:textId="77777777" w:rsidR="007F2150" w:rsidRPr="00E64BCD" w:rsidRDefault="007F2150" w:rsidP="000740E9">
      <w:pPr>
        <w:spacing w:after="0"/>
        <w:rPr>
          <w:rFonts w:ascii="Times" w:hAnsi="Times"/>
          <w:highlight w:val="yellow"/>
          <w:lang w:val="es-CO"/>
        </w:rPr>
      </w:pPr>
    </w:p>
    <w:tbl>
      <w:tblPr>
        <w:tblStyle w:val="Tablaconcuadrcula"/>
        <w:tblW w:w="0" w:type="auto"/>
        <w:tblLook w:val="04A0" w:firstRow="1" w:lastRow="0" w:firstColumn="1" w:lastColumn="0" w:noHBand="0" w:noVBand="1"/>
      </w:tblPr>
      <w:tblGrid>
        <w:gridCol w:w="2465"/>
        <w:gridCol w:w="6363"/>
      </w:tblGrid>
      <w:tr w:rsidR="00934DAA" w:rsidRPr="005D1738" w14:paraId="5F917A90" w14:textId="77777777" w:rsidTr="003B0F1D">
        <w:tc>
          <w:tcPr>
            <w:tcW w:w="9033" w:type="dxa"/>
            <w:gridSpan w:val="2"/>
            <w:shd w:val="clear" w:color="auto" w:fill="000000" w:themeFill="text1"/>
          </w:tcPr>
          <w:p w14:paraId="18390C17" w14:textId="77777777" w:rsidR="00934DAA" w:rsidRPr="005D1738" w:rsidRDefault="00934DAA"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Practica: recurso nuevo</w:t>
            </w:r>
          </w:p>
        </w:tc>
      </w:tr>
      <w:tr w:rsidR="00934DAA" w14:paraId="2017C918" w14:textId="77777777" w:rsidTr="003B0F1D">
        <w:tc>
          <w:tcPr>
            <w:tcW w:w="2518" w:type="dxa"/>
          </w:tcPr>
          <w:p w14:paraId="6B17C698" w14:textId="77777777" w:rsidR="00934DAA" w:rsidRPr="00053744" w:rsidRDefault="00934DAA"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A2A9EB9" w14:textId="14A40364" w:rsidR="00934DAA" w:rsidRPr="00053744" w:rsidRDefault="00185410" w:rsidP="003B0F1D">
            <w:pPr>
              <w:rPr>
                <w:rFonts w:ascii="Times New Roman" w:hAnsi="Times New Roman" w:cs="Times New Roman"/>
                <w:b/>
                <w:color w:val="000000"/>
                <w:sz w:val="18"/>
                <w:szCs w:val="18"/>
              </w:rPr>
            </w:pPr>
            <w:r>
              <w:rPr>
                <w:rFonts w:ascii="Times New Roman" w:hAnsi="Times New Roman" w:cs="Times New Roman"/>
                <w:color w:val="000000"/>
              </w:rPr>
              <w:t>MA_06_02_CO_REC1</w:t>
            </w:r>
            <w:r w:rsidR="000169FE">
              <w:rPr>
                <w:rFonts w:ascii="Times New Roman" w:hAnsi="Times New Roman" w:cs="Times New Roman"/>
                <w:color w:val="000000"/>
              </w:rPr>
              <w:t>6</w:t>
            </w:r>
            <w:r>
              <w:rPr>
                <w:rFonts w:ascii="Times New Roman" w:hAnsi="Times New Roman" w:cs="Times New Roman"/>
                <w:color w:val="000000"/>
              </w:rPr>
              <w:t>0</w:t>
            </w:r>
          </w:p>
        </w:tc>
      </w:tr>
      <w:tr w:rsidR="00934DAA" w14:paraId="4751F710" w14:textId="77777777" w:rsidTr="003B0F1D">
        <w:tc>
          <w:tcPr>
            <w:tcW w:w="2518" w:type="dxa"/>
          </w:tcPr>
          <w:p w14:paraId="4B8A65CD" w14:textId="77777777" w:rsidR="00934DAA" w:rsidRDefault="00934DAA" w:rsidP="003B0F1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7703946" w14:textId="60F31998" w:rsidR="00934DAA" w:rsidRPr="00FD7A78" w:rsidRDefault="00FD7A78" w:rsidP="003B0F1D">
            <w:pPr>
              <w:rPr>
                <w:rFonts w:ascii="Arial" w:hAnsi="Arial" w:cs="Arial"/>
                <w:sz w:val="18"/>
                <w:szCs w:val="18"/>
                <w:lang w:val="es-ES_tradnl"/>
              </w:rPr>
            </w:pPr>
            <w:r>
              <w:rPr>
                <w:rFonts w:ascii="Arial" w:hAnsi="Arial" w:cs="Arial"/>
                <w:sz w:val="18"/>
                <w:szCs w:val="18"/>
                <w:lang w:val="es-ES_tradnl"/>
              </w:rPr>
              <w:t>Relaciones de orden en número naturales</w:t>
            </w:r>
          </w:p>
        </w:tc>
      </w:tr>
      <w:tr w:rsidR="00934DAA" w14:paraId="07DFB792" w14:textId="77777777" w:rsidTr="003B0F1D">
        <w:tc>
          <w:tcPr>
            <w:tcW w:w="2518" w:type="dxa"/>
          </w:tcPr>
          <w:p w14:paraId="2E800957" w14:textId="77777777" w:rsidR="00934DAA" w:rsidRDefault="00934DAA" w:rsidP="003B0F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F310FF" w14:textId="6E851798" w:rsidR="00934DAA" w:rsidRPr="00FD7A78" w:rsidRDefault="00FD7A78" w:rsidP="003B0F1D">
            <w:pPr>
              <w:rPr>
                <w:rFonts w:ascii="Arial" w:hAnsi="Arial" w:cs="Arial"/>
                <w:sz w:val="18"/>
                <w:szCs w:val="18"/>
                <w:lang w:val="es-ES_tradnl"/>
              </w:rPr>
            </w:pPr>
            <w:r>
              <w:rPr>
                <w:rFonts w:ascii="Arial" w:hAnsi="Arial" w:cs="Arial"/>
                <w:sz w:val="18"/>
                <w:szCs w:val="18"/>
                <w:lang w:val="es-ES_tradnl"/>
              </w:rPr>
              <w:t xml:space="preserve">Este recurso permitirá al estudiante identificar las relaciones de orden que existen entre los números naturales. </w:t>
            </w:r>
          </w:p>
        </w:tc>
      </w:tr>
    </w:tbl>
    <w:p w14:paraId="1A08511A" w14:textId="77777777" w:rsidR="007F2150" w:rsidRDefault="007F2150" w:rsidP="000740E9">
      <w:pPr>
        <w:spacing w:after="0"/>
        <w:rPr>
          <w:rFonts w:ascii="Times" w:hAnsi="Times"/>
          <w:highlight w:val="yellow"/>
        </w:rPr>
      </w:pPr>
    </w:p>
    <w:p w14:paraId="3D801F5A" w14:textId="77777777" w:rsidR="007437E4" w:rsidRDefault="007437E4" w:rsidP="000740E9">
      <w:pPr>
        <w:spacing w:after="0"/>
        <w:rPr>
          <w:rFonts w:ascii="Times" w:hAnsi="Times"/>
          <w:highlight w:val="yellow"/>
        </w:rPr>
      </w:pPr>
    </w:p>
    <w:p w14:paraId="76930CCC" w14:textId="61E59526"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sidR="00812091">
        <w:rPr>
          <w:rFonts w:ascii="Times" w:hAnsi="Times"/>
          <w:b/>
        </w:rPr>
        <w:t>3.3</w:t>
      </w:r>
      <w:r w:rsidRPr="004E5E51">
        <w:rPr>
          <w:rFonts w:ascii="Times" w:hAnsi="Times"/>
          <w:b/>
        </w:rPr>
        <w:t xml:space="preserve"> </w:t>
      </w:r>
      <w:r>
        <w:rPr>
          <w:rFonts w:ascii="Times" w:hAnsi="Times"/>
          <w:b/>
        </w:rPr>
        <w:t xml:space="preserve">Consolidación </w:t>
      </w:r>
    </w:p>
    <w:p w14:paraId="153DC9C1" w14:textId="77777777" w:rsidR="00DF4721" w:rsidRDefault="00DF4721" w:rsidP="000740E9">
      <w:pPr>
        <w:spacing w:after="0"/>
        <w:rPr>
          <w:rFonts w:ascii="Times" w:hAnsi="Times"/>
          <w:b/>
        </w:rPr>
      </w:pPr>
    </w:p>
    <w:p w14:paraId="7E71A51C" w14:textId="7C06CEA7" w:rsidR="00DF4721" w:rsidRPr="007E5F92" w:rsidRDefault="007E5F92" w:rsidP="007E5F92">
      <w:pPr>
        <w:spacing w:after="0"/>
        <w:jc w:val="both"/>
        <w:rPr>
          <w:rFonts w:ascii="Times" w:hAnsi="Times"/>
        </w:rPr>
      </w:pPr>
      <w:r w:rsidRPr="007E5F92">
        <w:rPr>
          <w:rFonts w:ascii="Times" w:hAnsi="Times"/>
        </w:rPr>
        <w:t>Actividad para fortalecer lo aprendido:</w:t>
      </w:r>
    </w:p>
    <w:p w14:paraId="12430B6B" w14:textId="77777777" w:rsidR="000740E9" w:rsidRPr="004E5E51" w:rsidRDefault="000740E9" w:rsidP="005D1738">
      <w:pPr>
        <w:spacing w:after="0"/>
        <w:rPr>
          <w:rFonts w:ascii="Times" w:hAnsi="Times"/>
          <w:highlight w:val="yellow"/>
        </w:rPr>
      </w:pPr>
    </w:p>
    <w:tbl>
      <w:tblPr>
        <w:tblStyle w:val="Tablaconcuadrcula"/>
        <w:tblpPr w:leftFromText="141" w:rightFromText="141" w:vertAnchor="text" w:horzAnchor="margin" w:tblpY="74"/>
        <w:tblW w:w="0" w:type="auto"/>
        <w:tblLook w:val="04A0" w:firstRow="1" w:lastRow="0" w:firstColumn="1" w:lastColumn="0" w:noHBand="0" w:noVBand="1"/>
      </w:tblPr>
      <w:tblGrid>
        <w:gridCol w:w="2465"/>
        <w:gridCol w:w="6363"/>
      </w:tblGrid>
      <w:tr w:rsidR="00B02823" w:rsidRPr="005D1738" w14:paraId="7B65E25F" w14:textId="77777777" w:rsidTr="009D4126">
        <w:tc>
          <w:tcPr>
            <w:tcW w:w="9033" w:type="dxa"/>
            <w:gridSpan w:val="2"/>
            <w:shd w:val="clear" w:color="auto" w:fill="000000" w:themeFill="text1"/>
          </w:tcPr>
          <w:p w14:paraId="52AE14EE" w14:textId="77777777" w:rsidR="00B02823" w:rsidRPr="005D1738" w:rsidRDefault="00B02823" w:rsidP="009D412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B02823" w14:paraId="72E01368" w14:textId="77777777" w:rsidTr="009D4126">
        <w:tc>
          <w:tcPr>
            <w:tcW w:w="2518" w:type="dxa"/>
          </w:tcPr>
          <w:p w14:paraId="0EAA56A4" w14:textId="77777777" w:rsidR="00B02823" w:rsidRPr="00053744"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7CA9C6F" w14:textId="77777777" w:rsidR="00B02823" w:rsidRPr="00053744" w:rsidRDefault="00B02823" w:rsidP="009D4126">
            <w:pPr>
              <w:rPr>
                <w:rFonts w:ascii="Times New Roman" w:hAnsi="Times New Roman" w:cs="Times New Roman"/>
                <w:b/>
                <w:color w:val="000000"/>
                <w:sz w:val="18"/>
                <w:szCs w:val="18"/>
              </w:rPr>
            </w:pPr>
            <w:r>
              <w:rPr>
                <w:rFonts w:ascii="Times New Roman" w:hAnsi="Times New Roman" w:cs="Times New Roman"/>
                <w:color w:val="000000"/>
              </w:rPr>
              <w:t>MA_06_02_CO_REC180</w:t>
            </w:r>
          </w:p>
        </w:tc>
      </w:tr>
      <w:tr w:rsidR="00B02823" w14:paraId="65FB5FAA" w14:textId="77777777" w:rsidTr="009D4126">
        <w:tc>
          <w:tcPr>
            <w:tcW w:w="2518" w:type="dxa"/>
          </w:tcPr>
          <w:p w14:paraId="195568C1" w14:textId="77777777" w:rsidR="00B02823" w:rsidRDefault="00B02823" w:rsidP="009D412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CA08435" w14:textId="77777777" w:rsidR="00B02823" w:rsidRPr="000719EE" w:rsidRDefault="00B02823" w:rsidP="009D4126">
            <w:pPr>
              <w:rPr>
                <w:rFonts w:ascii="Arial" w:hAnsi="Arial" w:cs="Arial"/>
                <w:sz w:val="18"/>
                <w:szCs w:val="18"/>
                <w:lang w:val="es-ES_tradnl"/>
              </w:rPr>
            </w:pPr>
            <w:r>
              <w:rPr>
                <w:rFonts w:ascii="Arial" w:hAnsi="Arial" w:cs="Arial"/>
                <w:sz w:val="18"/>
                <w:szCs w:val="18"/>
                <w:lang w:val="es-ES_tradnl"/>
              </w:rPr>
              <w:t xml:space="preserve">EL diablo de los números </w:t>
            </w:r>
          </w:p>
          <w:p w14:paraId="34FCEC20" w14:textId="77777777" w:rsidR="00B02823" w:rsidRPr="00EB6918" w:rsidRDefault="00B02823" w:rsidP="009D4126">
            <w:pPr>
              <w:rPr>
                <w:rFonts w:ascii="Times New Roman" w:hAnsi="Times New Roman" w:cs="Times New Roman"/>
                <w:color w:val="000000"/>
                <w:lang w:val="es-ES_tradnl"/>
              </w:rPr>
            </w:pPr>
          </w:p>
        </w:tc>
      </w:tr>
      <w:tr w:rsidR="00B02823" w14:paraId="52289622" w14:textId="77777777" w:rsidTr="009D4126">
        <w:tc>
          <w:tcPr>
            <w:tcW w:w="2518" w:type="dxa"/>
          </w:tcPr>
          <w:p w14:paraId="7791E701" w14:textId="77777777" w:rsidR="00B02823" w:rsidRDefault="00B02823" w:rsidP="009D412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35800EF" w14:textId="77777777" w:rsidR="00B02823" w:rsidRPr="00EB6918" w:rsidRDefault="00B02823" w:rsidP="009D4126">
            <w:pPr>
              <w:rPr>
                <w:rFonts w:ascii="Arial" w:hAnsi="Arial" w:cs="Arial"/>
                <w:sz w:val="18"/>
                <w:szCs w:val="18"/>
                <w:lang w:val="es-ES_tradnl"/>
              </w:rPr>
            </w:pPr>
            <w:r w:rsidRPr="006129E2">
              <w:rPr>
                <w:rFonts w:ascii="Times New Roman" w:hAnsi="Times New Roman" w:cs="Times New Roman"/>
                <w:lang w:val="es-ES_tradnl"/>
              </w:rPr>
              <w:t xml:space="preserve">Esta actividad </w:t>
            </w:r>
            <w:r w:rsidRPr="00CB5D50">
              <w:rPr>
                <w:rFonts w:ascii="Times New Roman" w:hAnsi="Times New Roman" w:cs="Times New Roman"/>
                <w:lang w:val="es-CO"/>
              </w:rPr>
              <w:t>realiza un video de una lectura matemática de donde el estudiante se inicie en una historia que hace uso de la competencia comunicativa en matemáticas, luego se pide a los estudiantes que hagan</w:t>
            </w:r>
            <w:r w:rsidRPr="006129E2">
              <w:rPr>
                <w:rFonts w:ascii="Times New Roman" w:hAnsi="Times New Roman" w:cs="Times New Roman"/>
                <w:lang w:val="es-CO"/>
              </w:rPr>
              <w:t xml:space="preserve"> un resumen y/o análisis de lo que habían entendido de </w:t>
            </w:r>
            <w:r w:rsidRPr="00CB5D50">
              <w:rPr>
                <w:rFonts w:ascii="Times New Roman" w:hAnsi="Times New Roman" w:cs="Times New Roman"/>
                <w:lang w:val="es-CO"/>
              </w:rPr>
              <w:t>que vieron</w:t>
            </w:r>
            <w:r>
              <w:rPr>
                <w:rFonts w:ascii="Times New Roman" w:hAnsi="Times New Roman" w:cs="Times New Roman"/>
                <w:lang w:val="es-CO"/>
              </w:rPr>
              <w:t>.</w:t>
            </w:r>
          </w:p>
        </w:tc>
      </w:tr>
    </w:tbl>
    <w:p w14:paraId="4705680F" w14:textId="6A107395" w:rsidR="005D1738" w:rsidRPr="004E5E51" w:rsidRDefault="005D1738" w:rsidP="005D1738">
      <w:pPr>
        <w:spacing w:after="0"/>
        <w:rPr>
          <w:rFonts w:ascii="Times" w:hAnsi="Times"/>
          <w:highlight w:val="yellow"/>
        </w:rPr>
      </w:pPr>
    </w:p>
    <w:tbl>
      <w:tblPr>
        <w:tblStyle w:val="Tablaconcuadrcula"/>
        <w:tblpPr w:leftFromText="141" w:rightFromText="141" w:vertAnchor="text" w:horzAnchor="margin" w:tblpY="-41"/>
        <w:tblW w:w="0" w:type="auto"/>
        <w:tblLayout w:type="fixed"/>
        <w:tblLook w:val="04A0" w:firstRow="1" w:lastRow="0" w:firstColumn="1" w:lastColumn="0" w:noHBand="0" w:noVBand="1"/>
      </w:tblPr>
      <w:tblGrid>
        <w:gridCol w:w="1696"/>
        <w:gridCol w:w="7132"/>
      </w:tblGrid>
      <w:tr w:rsidR="00B02823" w:rsidRPr="005D1738" w14:paraId="153856C4" w14:textId="77777777" w:rsidTr="001D2740">
        <w:tc>
          <w:tcPr>
            <w:tcW w:w="8828" w:type="dxa"/>
            <w:gridSpan w:val="2"/>
            <w:shd w:val="clear" w:color="auto" w:fill="000000" w:themeFill="text1"/>
          </w:tcPr>
          <w:p w14:paraId="10011968" w14:textId="77777777" w:rsidR="00B02823" w:rsidRPr="005D1738" w:rsidRDefault="00B02823" w:rsidP="009D412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B02823" w:rsidRPr="00053744" w14:paraId="48814E9D" w14:textId="77777777" w:rsidTr="001D2740">
        <w:tc>
          <w:tcPr>
            <w:tcW w:w="1696" w:type="dxa"/>
          </w:tcPr>
          <w:p w14:paraId="2D656895" w14:textId="77777777" w:rsidR="00B02823" w:rsidRPr="00053744" w:rsidRDefault="00B02823" w:rsidP="009D4126">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132" w:type="dxa"/>
          </w:tcPr>
          <w:p w14:paraId="2669EBA1" w14:textId="0067155B" w:rsidR="00B02823" w:rsidRPr="00053744" w:rsidRDefault="00B02823" w:rsidP="008914D9">
            <w:pPr>
              <w:rPr>
                <w:rFonts w:ascii="Times New Roman" w:hAnsi="Times New Roman" w:cs="Times New Roman"/>
                <w:b/>
                <w:color w:val="000000"/>
                <w:sz w:val="18"/>
                <w:szCs w:val="18"/>
              </w:rPr>
            </w:pPr>
            <w:r>
              <w:rPr>
                <w:rFonts w:ascii="Times New Roman" w:hAnsi="Times New Roman" w:cs="Times New Roman"/>
                <w:color w:val="000000"/>
              </w:rPr>
              <w:t>MA_06_02_CO_REC1</w:t>
            </w:r>
            <w:r w:rsidR="008914D9">
              <w:rPr>
                <w:rFonts w:ascii="Times New Roman" w:hAnsi="Times New Roman" w:cs="Times New Roman"/>
                <w:color w:val="000000"/>
              </w:rPr>
              <w:t>9</w:t>
            </w:r>
            <w:r>
              <w:rPr>
                <w:rFonts w:ascii="Times New Roman" w:hAnsi="Times New Roman" w:cs="Times New Roman"/>
                <w:color w:val="000000"/>
              </w:rPr>
              <w:t>0</w:t>
            </w:r>
          </w:p>
        </w:tc>
      </w:tr>
      <w:tr w:rsidR="00B02823" w:rsidRPr="00053744" w14:paraId="14B0D806" w14:textId="77777777" w:rsidTr="001D2740">
        <w:tc>
          <w:tcPr>
            <w:tcW w:w="1696" w:type="dxa"/>
          </w:tcPr>
          <w:p w14:paraId="23B1AFAF" w14:textId="77777777" w:rsidR="00B02823" w:rsidRPr="00053744" w:rsidRDefault="00B02823" w:rsidP="009D4126">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132" w:type="dxa"/>
          </w:tcPr>
          <w:p w14:paraId="07EA8157" w14:textId="77777777" w:rsidR="001D2740" w:rsidRDefault="001D2740" w:rsidP="009D4126"/>
          <w:p w14:paraId="5CD2BFE8" w14:textId="1C191B7F" w:rsidR="001D2740" w:rsidRDefault="001D2740" w:rsidP="009D4126">
            <w:r>
              <w:rPr>
                <w:noProof/>
                <w:lang w:val="es-CO" w:eastAsia="es-CO"/>
              </w:rPr>
              <w:drawing>
                <wp:inline distT="0" distB="0" distL="0" distR="0" wp14:anchorId="0A40A66A" wp14:editId="6D3CEABA">
                  <wp:extent cx="3743325" cy="1647825"/>
                  <wp:effectExtent l="0" t="0" r="9525" b="9525"/>
                  <wp:docPr id="38912" name="Imagen 3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6803" t="8151" r="16497" b="39626"/>
                          <a:stretch/>
                        </pic:blipFill>
                        <pic:spPr bwMode="auto">
                          <a:xfrm>
                            <a:off x="0" y="0"/>
                            <a:ext cx="3743325" cy="1647825"/>
                          </a:xfrm>
                          <a:prstGeom prst="rect">
                            <a:avLst/>
                          </a:prstGeom>
                          <a:ln>
                            <a:noFill/>
                          </a:ln>
                          <a:extLst>
                            <a:ext uri="{53640926-AAD7-44D8-BBD7-CCE9431645EC}">
                              <a14:shadowObscured xmlns:a14="http://schemas.microsoft.com/office/drawing/2010/main"/>
                            </a:ext>
                          </a:extLst>
                        </pic:spPr>
                      </pic:pic>
                    </a:graphicData>
                  </a:graphic>
                </wp:inline>
              </w:drawing>
            </w:r>
          </w:p>
          <w:p w14:paraId="4A709FED" w14:textId="77777777" w:rsidR="001D2740" w:rsidRDefault="001D2740" w:rsidP="009D4126"/>
          <w:p w14:paraId="72AD8D76" w14:textId="77777777" w:rsidR="00B02823" w:rsidRDefault="00953F85" w:rsidP="009D4126">
            <w:pPr>
              <w:rPr>
                <w:rFonts w:ascii="Times New Roman" w:hAnsi="Times New Roman" w:cs="Times New Roman"/>
                <w:color w:val="000000"/>
              </w:rPr>
            </w:pPr>
            <w:hyperlink r:id="rId53" w:history="1">
              <w:r w:rsidR="00B02823" w:rsidRPr="007D5138">
                <w:rPr>
                  <w:rStyle w:val="Hipervnculo"/>
                  <w:rFonts w:ascii="Times New Roman" w:hAnsi="Times New Roman" w:cs="Times New Roman"/>
                </w:rPr>
                <w:t>http://profesores.aulaplaneta.com/AuxPages/RecursoProfesor.aspx?IdGuion=12642&amp;IdRecurso=626753&amp;Transparent=on</w:t>
              </w:r>
            </w:hyperlink>
            <w:r w:rsidR="00B02823">
              <w:rPr>
                <w:rFonts w:ascii="Times New Roman" w:hAnsi="Times New Roman" w:cs="Times New Roman"/>
                <w:color w:val="000000"/>
              </w:rPr>
              <w:t xml:space="preserve"> </w:t>
            </w:r>
          </w:p>
          <w:p w14:paraId="0718CD40" w14:textId="77777777" w:rsidR="00B02823" w:rsidRDefault="00B02823" w:rsidP="009D4126">
            <w:pPr>
              <w:rPr>
                <w:rFonts w:ascii="Times New Roman" w:hAnsi="Times New Roman" w:cs="Times New Roman"/>
                <w:color w:val="000000"/>
              </w:rPr>
            </w:pPr>
          </w:p>
          <w:p w14:paraId="5D86BA95" w14:textId="77777777" w:rsidR="00B02823" w:rsidRPr="00053744" w:rsidRDefault="00B02823" w:rsidP="009D4126">
            <w:pPr>
              <w:rPr>
                <w:rFonts w:ascii="Times New Roman" w:hAnsi="Times New Roman" w:cs="Times New Roman"/>
                <w:color w:val="000000"/>
              </w:rPr>
            </w:pPr>
          </w:p>
        </w:tc>
      </w:tr>
      <w:tr w:rsidR="00B02823" w:rsidRPr="00053744" w14:paraId="4FB34C88" w14:textId="77777777" w:rsidTr="001D2740">
        <w:tc>
          <w:tcPr>
            <w:tcW w:w="1696" w:type="dxa"/>
          </w:tcPr>
          <w:p w14:paraId="5F5C1540" w14:textId="77777777" w:rsidR="00B02823" w:rsidRDefault="00B02823" w:rsidP="009D4126">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132" w:type="dxa"/>
          </w:tcPr>
          <w:p w14:paraId="6AA8257E" w14:textId="77777777" w:rsidR="00B02823" w:rsidRPr="00053744" w:rsidRDefault="00B02823" w:rsidP="009D4126">
            <w:pPr>
              <w:rPr>
                <w:rFonts w:ascii="Times New Roman" w:hAnsi="Times New Roman" w:cs="Times New Roman"/>
                <w:color w:val="000000"/>
              </w:rPr>
            </w:pPr>
          </w:p>
        </w:tc>
      </w:tr>
      <w:tr w:rsidR="00B02823" w:rsidRPr="00053744" w14:paraId="7DEC390B" w14:textId="77777777" w:rsidTr="001D2740">
        <w:tc>
          <w:tcPr>
            <w:tcW w:w="1696" w:type="dxa"/>
          </w:tcPr>
          <w:p w14:paraId="2C8BDD9E" w14:textId="77777777" w:rsidR="00B02823"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132" w:type="dxa"/>
          </w:tcPr>
          <w:p w14:paraId="0CC1B292" w14:textId="77777777" w:rsidR="00B02823" w:rsidRPr="00053744" w:rsidRDefault="00B02823" w:rsidP="009D4126">
            <w:pPr>
              <w:rPr>
                <w:rFonts w:ascii="Times New Roman" w:hAnsi="Times New Roman" w:cs="Times New Roman"/>
                <w:color w:val="000000"/>
              </w:rPr>
            </w:pPr>
            <w:r>
              <w:rPr>
                <w:rFonts w:ascii="Times New Roman" w:hAnsi="Times New Roman" w:cs="Times New Roman"/>
                <w:color w:val="000000"/>
              </w:rPr>
              <w:t xml:space="preserve">Los números naturales </w:t>
            </w:r>
          </w:p>
        </w:tc>
      </w:tr>
      <w:tr w:rsidR="00B02823" w:rsidRPr="00053744" w14:paraId="22AD9540" w14:textId="77777777" w:rsidTr="001D2740">
        <w:tc>
          <w:tcPr>
            <w:tcW w:w="1696" w:type="dxa"/>
          </w:tcPr>
          <w:p w14:paraId="6A554910" w14:textId="77777777" w:rsidR="00B02823"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132" w:type="dxa"/>
          </w:tcPr>
          <w:p w14:paraId="64E0E492" w14:textId="1831A08F" w:rsidR="00B02823" w:rsidRPr="00053744" w:rsidRDefault="00B02823" w:rsidP="00BD0C04">
            <w:pPr>
              <w:rPr>
                <w:rFonts w:ascii="Times New Roman" w:hAnsi="Times New Roman" w:cs="Times New Roman"/>
                <w:color w:val="000000"/>
              </w:rPr>
            </w:pPr>
            <w:r>
              <w:rPr>
                <w:rFonts w:ascii="Times New Roman" w:hAnsi="Times New Roman" w:cs="Times New Roman"/>
                <w:color w:val="000000"/>
              </w:rPr>
              <w:t>Actividad que permite ordenar los números naturales ya sea</w:t>
            </w:r>
            <w:r w:rsidR="00BD0C04">
              <w:rPr>
                <w:rFonts w:ascii="Times New Roman" w:hAnsi="Times New Roman" w:cs="Times New Roman"/>
                <w:color w:val="000000"/>
              </w:rPr>
              <w:t xml:space="preserve"> ˃, &lt; o =</w:t>
            </w:r>
          </w:p>
        </w:tc>
      </w:tr>
    </w:tbl>
    <w:p w14:paraId="6023045E" w14:textId="77777777" w:rsidR="009825A0" w:rsidRDefault="009825A0" w:rsidP="00134A9E">
      <w:pPr>
        <w:rPr>
          <w:rFonts w:ascii="Times" w:hAnsi="Times"/>
          <w:highlight w:val="yellow"/>
        </w:rPr>
      </w:pPr>
    </w:p>
    <w:p w14:paraId="177D366C" w14:textId="77777777" w:rsidR="00BD0C04" w:rsidRDefault="00BD0C04" w:rsidP="00134A9E">
      <w:pPr>
        <w:rPr>
          <w:rFonts w:ascii="Times" w:hAnsi="Times"/>
          <w:highlight w:val="yellow"/>
        </w:rPr>
      </w:pPr>
    </w:p>
    <w:p w14:paraId="399D8A9A" w14:textId="77777777" w:rsidR="00BD0C04" w:rsidRDefault="00BD0C04" w:rsidP="00134A9E">
      <w:pPr>
        <w:rPr>
          <w:rFonts w:ascii="Times" w:hAnsi="Times"/>
          <w:highlight w:val="yellow"/>
        </w:rPr>
      </w:pPr>
    </w:p>
    <w:p w14:paraId="41FBCC52" w14:textId="523F33F8" w:rsidR="00A34663" w:rsidRDefault="00E63763" w:rsidP="00A34663">
      <w:pPr>
        <w:spacing w:after="0"/>
        <w:rPr>
          <w:rFonts w:ascii="Times" w:hAnsi="Times"/>
          <w:b/>
        </w:rPr>
      </w:pPr>
      <w:r w:rsidRPr="004E5E51">
        <w:rPr>
          <w:rFonts w:ascii="Times" w:hAnsi="Times"/>
          <w:highlight w:val="yellow"/>
        </w:rPr>
        <w:lastRenderedPageBreak/>
        <w:t xml:space="preserve"> </w:t>
      </w:r>
      <w:r w:rsidR="00A34663" w:rsidRPr="004E5E51">
        <w:rPr>
          <w:rFonts w:ascii="Times" w:hAnsi="Times"/>
          <w:highlight w:val="yellow"/>
        </w:rPr>
        <w:t>[SECCIÓN 1]</w:t>
      </w:r>
      <w:r w:rsidR="00A34663">
        <w:rPr>
          <w:rFonts w:ascii="Times" w:hAnsi="Times"/>
        </w:rPr>
        <w:t xml:space="preserve"> </w:t>
      </w:r>
      <w:r w:rsidR="00812091">
        <w:rPr>
          <w:rFonts w:ascii="Times" w:hAnsi="Times"/>
          <w:b/>
        </w:rPr>
        <w:t>4.</w:t>
      </w:r>
      <w:r w:rsidR="00A34663">
        <w:rPr>
          <w:rFonts w:ascii="Times" w:hAnsi="Times"/>
          <w:b/>
        </w:rPr>
        <w:t xml:space="preserve"> Ejercitación y competencias </w:t>
      </w:r>
    </w:p>
    <w:p w14:paraId="21B5EF75" w14:textId="77777777" w:rsidR="001976C4" w:rsidRDefault="001976C4" w:rsidP="00A34663">
      <w:pPr>
        <w:spacing w:after="0"/>
        <w:rPr>
          <w:rFonts w:ascii="Times" w:hAnsi="Times"/>
          <w:b/>
        </w:rPr>
      </w:pPr>
    </w:p>
    <w:p w14:paraId="5BB02203" w14:textId="6BCF8374" w:rsidR="001976C4" w:rsidRPr="007E5F92" w:rsidRDefault="007E5F92" w:rsidP="007E5F92">
      <w:pPr>
        <w:spacing w:after="0"/>
        <w:jc w:val="both"/>
        <w:rPr>
          <w:rFonts w:ascii="Times" w:hAnsi="Times"/>
        </w:rPr>
      </w:pPr>
      <w:r w:rsidRPr="007E5F92">
        <w:rPr>
          <w:rFonts w:ascii="Times" w:hAnsi="Times"/>
        </w:rPr>
        <w:t>Pon a prueba tus capacidades con est</w:t>
      </w:r>
      <w:r w:rsidR="005E4AB3">
        <w:rPr>
          <w:rFonts w:ascii="Times" w:hAnsi="Times"/>
        </w:rPr>
        <w:t xml:space="preserve">os </w:t>
      </w:r>
      <w:r w:rsidRPr="007E5F92">
        <w:rPr>
          <w:rFonts w:ascii="Times" w:hAnsi="Times"/>
        </w:rPr>
        <w:t>recurso</w:t>
      </w:r>
      <w:r w:rsidR="005E4AB3">
        <w:rPr>
          <w:rFonts w:ascii="Times" w:hAnsi="Times"/>
        </w:rPr>
        <w:t>s</w:t>
      </w:r>
      <w:r w:rsidRPr="007E5F92">
        <w:rPr>
          <w:rFonts w:ascii="Times" w:hAnsi="Times"/>
        </w:rPr>
        <w:t xml:space="preserve">: </w:t>
      </w:r>
      <w:bookmarkStart w:id="11" w:name="_GoBack"/>
      <w:bookmarkEnd w:id="11"/>
    </w:p>
    <w:tbl>
      <w:tblPr>
        <w:tblStyle w:val="Tablaconcuadrcula"/>
        <w:tblpPr w:leftFromText="141" w:rightFromText="141" w:vertAnchor="text" w:horzAnchor="margin" w:tblpY="253"/>
        <w:tblW w:w="0" w:type="auto"/>
        <w:tblLook w:val="04A0" w:firstRow="1" w:lastRow="0" w:firstColumn="1" w:lastColumn="0" w:noHBand="0" w:noVBand="1"/>
      </w:tblPr>
      <w:tblGrid>
        <w:gridCol w:w="2465"/>
        <w:gridCol w:w="6363"/>
      </w:tblGrid>
      <w:tr w:rsidR="00AF5CF3" w:rsidRPr="005D1738" w14:paraId="7858EB2F" w14:textId="77777777" w:rsidTr="00AF5CF3">
        <w:tc>
          <w:tcPr>
            <w:tcW w:w="9033" w:type="dxa"/>
            <w:gridSpan w:val="2"/>
            <w:shd w:val="clear" w:color="auto" w:fill="000000" w:themeFill="text1"/>
          </w:tcPr>
          <w:p w14:paraId="3FFD6D5A" w14:textId="77777777" w:rsidR="00AF5CF3" w:rsidRPr="005D1738" w:rsidRDefault="00AF5CF3" w:rsidP="00AF5CF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F5CF3" w14:paraId="45ADC584" w14:textId="77777777" w:rsidTr="00AF5CF3">
        <w:tc>
          <w:tcPr>
            <w:tcW w:w="2518" w:type="dxa"/>
          </w:tcPr>
          <w:p w14:paraId="064373F2" w14:textId="77777777" w:rsidR="00AF5CF3" w:rsidRPr="00053744" w:rsidRDefault="00AF5CF3" w:rsidP="00AF5CF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4C3C6C8" w14:textId="48A1D2AB" w:rsidR="00AF5CF3" w:rsidRPr="00053744" w:rsidRDefault="00AF5CF3" w:rsidP="004D3E7E">
            <w:pPr>
              <w:rPr>
                <w:rFonts w:ascii="Times New Roman" w:hAnsi="Times New Roman" w:cs="Times New Roman"/>
                <w:b/>
                <w:color w:val="000000"/>
                <w:sz w:val="18"/>
                <w:szCs w:val="18"/>
              </w:rPr>
            </w:pPr>
            <w:r>
              <w:rPr>
                <w:rFonts w:ascii="Times New Roman" w:hAnsi="Times New Roman" w:cs="Times New Roman"/>
                <w:color w:val="000000"/>
              </w:rPr>
              <w:t>MA_06_02_CO_REC</w:t>
            </w:r>
            <w:r w:rsidR="004D3E7E">
              <w:rPr>
                <w:rFonts w:ascii="Times New Roman" w:hAnsi="Times New Roman" w:cs="Times New Roman"/>
                <w:color w:val="000000"/>
              </w:rPr>
              <w:t>20</w:t>
            </w:r>
            <w:r>
              <w:rPr>
                <w:rFonts w:ascii="Times New Roman" w:hAnsi="Times New Roman" w:cs="Times New Roman"/>
                <w:color w:val="000000"/>
              </w:rPr>
              <w:t>0</w:t>
            </w:r>
          </w:p>
        </w:tc>
      </w:tr>
      <w:tr w:rsidR="00AF5CF3" w14:paraId="6A9B33AA" w14:textId="77777777" w:rsidTr="00AF5CF3">
        <w:tc>
          <w:tcPr>
            <w:tcW w:w="2518" w:type="dxa"/>
          </w:tcPr>
          <w:p w14:paraId="367F3125" w14:textId="77777777" w:rsidR="00AF5CF3" w:rsidRDefault="00AF5CF3" w:rsidP="00AF5CF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88D2A43" w14:textId="77777777" w:rsidR="00AF5CF3" w:rsidRPr="000169FE" w:rsidRDefault="00AF5CF3" w:rsidP="00AF5CF3">
            <w:pPr>
              <w:rPr>
                <w:rFonts w:ascii="Arial" w:hAnsi="Arial" w:cs="Arial"/>
                <w:sz w:val="18"/>
                <w:szCs w:val="18"/>
                <w:lang w:val="es-ES_tradnl"/>
              </w:rPr>
            </w:pPr>
            <w:r>
              <w:rPr>
                <w:rFonts w:ascii="Arial" w:hAnsi="Arial" w:cs="Arial"/>
                <w:sz w:val="18"/>
                <w:szCs w:val="18"/>
                <w:lang w:val="es-ES_tradnl"/>
              </w:rPr>
              <w:t xml:space="preserve">Escritura en diversos sistemas numéricos </w:t>
            </w:r>
          </w:p>
        </w:tc>
      </w:tr>
      <w:tr w:rsidR="00AF5CF3" w14:paraId="129B4F00" w14:textId="77777777" w:rsidTr="00AF5CF3">
        <w:tc>
          <w:tcPr>
            <w:tcW w:w="2518" w:type="dxa"/>
          </w:tcPr>
          <w:p w14:paraId="5F19ED1A" w14:textId="77777777" w:rsidR="00AF5CF3" w:rsidRDefault="00AF5CF3" w:rsidP="00AF5CF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A9F151" w14:textId="77777777" w:rsidR="00AF5CF3" w:rsidRPr="000169FE" w:rsidRDefault="00AF5CF3" w:rsidP="00AF5CF3">
            <w:pPr>
              <w:rPr>
                <w:rFonts w:ascii="Arial" w:hAnsi="Arial" w:cs="Arial"/>
                <w:sz w:val="18"/>
                <w:szCs w:val="18"/>
                <w:lang w:val="es-ES_tradnl"/>
              </w:rPr>
            </w:pPr>
            <w:r>
              <w:rPr>
                <w:rFonts w:ascii="Arial" w:hAnsi="Arial" w:cs="Arial"/>
                <w:sz w:val="18"/>
                <w:szCs w:val="18"/>
                <w:lang w:val="es-ES_tradnl"/>
              </w:rPr>
              <w:t>Esta actividad permite al estudiante identificar y escribir números en distintos sistemas de numeración.</w:t>
            </w:r>
          </w:p>
        </w:tc>
      </w:tr>
    </w:tbl>
    <w:p w14:paraId="7021E951" w14:textId="77777777" w:rsidR="00AF5CF3" w:rsidRDefault="00AF5CF3" w:rsidP="00134A9E">
      <w:pPr>
        <w:rPr>
          <w:rFonts w:ascii="Times" w:hAnsi="Times"/>
        </w:rPr>
      </w:pPr>
    </w:p>
    <w:tbl>
      <w:tblPr>
        <w:tblStyle w:val="Tablaconcuadrcula"/>
        <w:tblW w:w="0" w:type="auto"/>
        <w:tblLayout w:type="fixed"/>
        <w:tblLook w:val="04A0" w:firstRow="1" w:lastRow="0" w:firstColumn="1" w:lastColumn="0" w:noHBand="0" w:noVBand="1"/>
      </w:tblPr>
      <w:tblGrid>
        <w:gridCol w:w="1838"/>
        <w:gridCol w:w="6990"/>
      </w:tblGrid>
      <w:tr w:rsidR="00934DAA" w:rsidRPr="005D1738" w14:paraId="449571F5" w14:textId="77777777" w:rsidTr="00F64C31">
        <w:tc>
          <w:tcPr>
            <w:tcW w:w="8828" w:type="dxa"/>
            <w:gridSpan w:val="2"/>
            <w:shd w:val="clear" w:color="auto" w:fill="000000" w:themeFill="text1"/>
          </w:tcPr>
          <w:p w14:paraId="17236990" w14:textId="77777777" w:rsidR="00934DAA" w:rsidRPr="005D1738" w:rsidRDefault="00934DAA" w:rsidP="003B0F1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934DAA" w:rsidRPr="00053744" w14:paraId="7025C989" w14:textId="77777777" w:rsidTr="00F64C31">
        <w:tc>
          <w:tcPr>
            <w:tcW w:w="1838" w:type="dxa"/>
          </w:tcPr>
          <w:p w14:paraId="3441AA22" w14:textId="77777777" w:rsidR="00934DAA" w:rsidRPr="00053744" w:rsidRDefault="00934DAA" w:rsidP="003B0F1D">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990" w:type="dxa"/>
          </w:tcPr>
          <w:p w14:paraId="5628A3EE" w14:textId="19C0D047" w:rsidR="00934DAA" w:rsidRPr="00053744" w:rsidRDefault="00F64C31" w:rsidP="003B0F1D">
            <w:pPr>
              <w:rPr>
                <w:rFonts w:ascii="Times New Roman" w:hAnsi="Times New Roman" w:cs="Times New Roman"/>
                <w:b/>
                <w:color w:val="000000"/>
                <w:sz w:val="18"/>
                <w:szCs w:val="18"/>
              </w:rPr>
            </w:pPr>
            <w:r>
              <w:rPr>
                <w:rFonts w:ascii="Times New Roman" w:hAnsi="Times New Roman" w:cs="Times New Roman"/>
                <w:color w:val="000000"/>
              </w:rPr>
              <w:t>MA_06_02__CO_REC21</w:t>
            </w:r>
            <w:r w:rsidR="004968C1">
              <w:rPr>
                <w:rFonts w:ascii="Times New Roman" w:hAnsi="Times New Roman" w:cs="Times New Roman"/>
                <w:color w:val="000000"/>
              </w:rPr>
              <w:t>0</w:t>
            </w:r>
          </w:p>
        </w:tc>
      </w:tr>
      <w:tr w:rsidR="00934DAA" w:rsidRPr="00053744" w14:paraId="705892B4" w14:textId="77777777" w:rsidTr="00F64C31">
        <w:tc>
          <w:tcPr>
            <w:tcW w:w="1838" w:type="dxa"/>
          </w:tcPr>
          <w:p w14:paraId="74B17212" w14:textId="77777777" w:rsidR="00934DAA" w:rsidRPr="00053744" w:rsidRDefault="00934DAA" w:rsidP="003B0F1D">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990" w:type="dxa"/>
          </w:tcPr>
          <w:p w14:paraId="7EDE6E13" w14:textId="77777777" w:rsidR="00F64C31" w:rsidRDefault="00F64C31" w:rsidP="003B0F1D"/>
          <w:p w14:paraId="3631B8DA" w14:textId="2C8D570B" w:rsidR="00F64C31" w:rsidRDefault="00F64C31" w:rsidP="003B0F1D">
            <w:r>
              <w:rPr>
                <w:noProof/>
                <w:lang w:val="es-CO" w:eastAsia="es-CO"/>
              </w:rPr>
              <w:drawing>
                <wp:inline distT="0" distB="0" distL="0" distR="0" wp14:anchorId="4550FE4A" wp14:editId="4743B5AB">
                  <wp:extent cx="3914775" cy="2438400"/>
                  <wp:effectExtent l="0" t="0" r="9525" b="0"/>
                  <wp:docPr id="38913" name="Imagen 3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1880" t="7546" r="12255" b="15174"/>
                          <a:stretch/>
                        </pic:blipFill>
                        <pic:spPr bwMode="auto">
                          <a:xfrm>
                            <a:off x="0" y="0"/>
                            <a:ext cx="3914775" cy="2438400"/>
                          </a:xfrm>
                          <a:prstGeom prst="rect">
                            <a:avLst/>
                          </a:prstGeom>
                          <a:ln>
                            <a:noFill/>
                          </a:ln>
                          <a:extLst>
                            <a:ext uri="{53640926-AAD7-44D8-BBD7-CCE9431645EC}">
                              <a14:shadowObscured xmlns:a14="http://schemas.microsoft.com/office/drawing/2010/main"/>
                            </a:ext>
                          </a:extLst>
                        </pic:spPr>
                      </pic:pic>
                    </a:graphicData>
                  </a:graphic>
                </wp:inline>
              </w:drawing>
            </w:r>
          </w:p>
          <w:p w14:paraId="56720C8E" w14:textId="7FE46B42" w:rsidR="00934DAA" w:rsidRPr="00053744" w:rsidRDefault="00953F85" w:rsidP="003B0F1D">
            <w:pPr>
              <w:rPr>
                <w:rFonts w:ascii="Times New Roman" w:hAnsi="Times New Roman" w:cs="Times New Roman"/>
                <w:color w:val="000000"/>
              </w:rPr>
            </w:pPr>
            <w:hyperlink r:id="rId55" w:history="1">
              <w:r w:rsidR="00E63763" w:rsidRPr="00ED17ED">
                <w:rPr>
                  <w:rStyle w:val="Hipervnculo"/>
                  <w:rFonts w:ascii="Times New Roman" w:hAnsi="Times New Roman" w:cs="Times New Roman"/>
                </w:rPr>
                <w:t>http://profesores.aulaplaneta.com/DNNPlayerPackages/Package12642/Recurso180/Principal.html?transparent=on&amp;solucion=si</w:t>
              </w:r>
            </w:hyperlink>
            <w:r w:rsidR="00E63763">
              <w:rPr>
                <w:rFonts w:ascii="Times New Roman" w:hAnsi="Times New Roman" w:cs="Times New Roman"/>
                <w:color w:val="000000"/>
              </w:rPr>
              <w:t xml:space="preserve"> </w:t>
            </w:r>
          </w:p>
        </w:tc>
      </w:tr>
      <w:tr w:rsidR="00934DAA" w:rsidRPr="00053744" w14:paraId="4F64D050" w14:textId="77777777" w:rsidTr="00F64C31">
        <w:tc>
          <w:tcPr>
            <w:tcW w:w="1838" w:type="dxa"/>
          </w:tcPr>
          <w:p w14:paraId="1100EB8B" w14:textId="77777777" w:rsidR="00934DAA" w:rsidRDefault="00934DAA" w:rsidP="003B0F1D">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990" w:type="dxa"/>
          </w:tcPr>
          <w:p w14:paraId="6B58F967" w14:textId="77777777" w:rsidR="00934DAA" w:rsidRPr="00053744" w:rsidRDefault="00934DAA" w:rsidP="003B0F1D">
            <w:pPr>
              <w:rPr>
                <w:rFonts w:ascii="Times New Roman" w:hAnsi="Times New Roman" w:cs="Times New Roman"/>
                <w:color w:val="000000"/>
              </w:rPr>
            </w:pPr>
          </w:p>
        </w:tc>
      </w:tr>
      <w:tr w:rsidR="00934DAA" w:rsidRPr="00053744" w14:paraId="1B0603C2" w14:textId="77777777" w:rsidTr="00F64C31">
        <w:tc>
          <w:tcPr>
            <w:tcW w:w="1838" w:type="dxa"/>
          </w:tcPr>
          <w:p w14:paraId="69987C7B" w14:textId="77777777" w:rsidR="00934DAA" w:rsidRDefault="00934DAA"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990" w:type="dxa"/>
          </w:tcPr>
          <w:p w14:paraId="19EC5859" w14:textId="4F59FF17" w:rsidR="00934DAA" w:rsidRPr="00053744" w:rsidRDefault="00E63763" w:rsidP="003B0F1D">
            <w:pPr>
              <w:rPr>
                <w:rFonts w:ascii="Times New Roman" w:hAnsi="Times New Roman" w:cs="Times New Roman"/>
                <w:color w:val="000000"/>
              </w:rPr>
            </w:pPr>
            <w:r>
              <w:rPr>
                <w:rFonts w:ascii="Times New Roman" w:hAnsi="Times New Roman" w:cs="Times New Roman"/>
                <w:color w:val="000000"/>
              </w:rPr>
              <w:t>A</w:t>
            </w:r>
            <w:r w:rsidR="00F64C31">
              <w:rPr>
                <w:rFonts w:ascii="Times New Roman" w:hAnsi="Times New Roman" w:cs="Times New Roman"/>
                <w:color w:val="000000"/>
              </w:rPr>
              <w:t>prendizaje del código binario</w:t>
            </w:r>
          </w:p>
        </w:tc>
      </w:tr>
      <w:tr w:rsidR="00934DAA" w:rsidRPr="00053744" w14:paraId="161221EB" w14:textId="77777777" w:rsidTr="00F64C31">
        <w:tc>
          <w:tcPr>
            <w:tcW w:w="1838" w:type="dxa"/>
          </w:tcPr>
          <w:p w14:paraId="50CAF082" w14:textId="77777777" w:rsidR="00934DAA" w:rsidRDefault="00934DAA"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990" w:type="dxa"/>
          </w:tcPr>
          <w:p w14:paraId="14798C90" w14:textId="5362033E" w:rsidR="00934DAA" w:rsidRPr="00053744" w:rsidRDefault="00E63763" w:rsidP="003B0F1D">
            <w:pPr>
              <w:rPr>
                <w:rFonts w:ascii="Times New Roman" w:hAnsi="Times New Roman" w:cs="Times New Roman"/>
                <w:color w:val="000000"/>
              </w:rPr>
            </w:pPr>
            <w:r>
              <w:rPr>
                <w:rFonts w:ascii="Times New Roman" w:hAnsi="Times New Roman" w:cs="Times New Roman"/>
                <w:color w:val="000000"/>
              </w:rPr>
              <w:t xml:space="preserve">Actividad que permite el aprendizaje del manejo del código binario </w:t>
            </w:r>
          </w:p>
        </w:tc>
      </w:tr>
    </w:tbl>
    <w:p w14:paraId="7CFBBF26" w14:textId="77777777" w:rsidR="00934DAA" w:rsidRDefault="00934DAA" w:rsidP="00134A9E">
      <w:pPr>
        <w:rPr>
          <w:rFonts w:ascii="Times" w:hAnsi="Times"/>
        </w:rPr>
      </w:pPr>
    </w:p>
    <w:p w14:paraId="2D08E18D" w14:textId="77777777" w:rsidR="00206C40" w:rsidRDefault="00206C40" w:rsidP="00134A9E">
      <w:pPr>
        <w:rPr>
          <w:rFonts w:ascii="Times" w:hAnsi="Times"/>
        </w:rPr>
      </w:pPr>
    </w:p>
    <w:p w14:paraId="1ED7AB69" w14:textId="6272A4B9" w:rsidR="00054A93" w:rsidRDefault="00054A93" w:rsidP="00134A9E">
      <w:pPr>
        <w:rPr>
          <w:rFonts w:ascii="Times" w:hAnsi="Times"/>
          <w:b/>
        </w:rPr>
      </w:pPr>
      <w:r w:rsidRPr="004E5E51">
        <w:rPr>
          <w:rFonts w:ascii="Times" w:hAnsi="Times"/>
          <w:highlight w:val="yellow"/>
        </w:rPr>
        <w:t>[SECCIÓN 1]</w:t>
      </w:r>
      <w:r w:rsidR="00A34663">
        <w:rPr>
          <w:rFonts w:ascii="Times" w:hAnsi="Times"/>
        </w:rPr>
        <w:t xml:space="preserve"> </w:t>
      </w:r>
      <w:r w:rsidRPr="00134A9E">
        <w:rPr>
          <w:rFonts w:ascii="Times" w:hAnsi="Times"/>
          <w:b/>
        </w:rPr>
        <w:t>Fin de unidad</w:t>
      </w:r>
    </w:p>
    <w:p w14:paraId="67F7D785" w14:textId="5004200F" w:rsidR="00A34663" w:rsidRPr="004E5E51" w:rsidRDefault="00A34663" w:rsidP="00A34663">
      <w:pPr>
        <w:rPr>
          <w:rFonts w:ascii="Times" w:hAnsi="Times"/>
          <w:highlight w:val="yellow"/>
        </w:rPr>
      </w:pPr>
    </w:p>
    <w:tbl>
      <w:tblPr>
        <w:tblStyle w:val="Tablaconcuadrcula"/>
        <w:tblpPr w:leftFromText="141" w:rightFromText="141" w:vertAnchor="text" w:horzAnchor="margin" w:tblpY="69"/>
        <w:tblW w:w="0" w:type="auto"/>
        <w:tblLook w:val="04A0" w:firstRow="1" w:lastRow="0" w:firstColumn="1" w:lastColumn="0" w:noHBand="0" w:noVBand="1"/>
      </w:tblPr>
      <w:tblGrid>
        <w:gridCol w:w="2465"/>
        <w:gridCol w:w="6363"/>
      </w:tblGrid>
      <w:tr w:rsidR="00A34663" w:rsidRPr="005D1738" w14:paraId="4C1F4592" w14:textId="77777777" w:rsidTr="00A34663">
        <w:tc>
          <w:tcPr>
            <w:tcW w:w="9033" w:type="dxa"/>
            <w:gridSpan w:val="2"/>
            <w:shd w:val="clear" w:color="auto" w:fill="000000" w:themeFill="text1"/>
          </w:tcPr>
          <w:p w14:paraId="4CE6C4F8"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A34663" w14:paraId="5CBA102C" w14:textId="77777777" w:rsidTr="00A34663">
        <w:tc>
          <w:tcPr>
            <w:tcW w:w="2518" w:type="dxa"/>
          </w:tcPr>
          <w:p w14:paraId="66BCC5F5"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30332A0" w14:textId="3BF4961A" w:rsidR="00A34663" w:rsidRPr="00053744" w:rsidRDefault="004968C1" w:rsidP="00206C40">
            <w:pPr>
              <w:rPr>
                <w:rFonts w:ascii="Times New Roman" w:hAnsi="Times New Roman" w:cs="Times New Roman"/>
                <w:b/>
                <w:color w:val="000000"/>
                <w:sz w:val="18"/>
                <w:szCs w:val="18"/>
              </w:rPr>
            </w:pPr>
            <w:r>
              <w:rPr>
                <w:rFonts w:ascii="Times New Roman" w:hAnsi="Times New Roman" w:cs="Times New Roman"/>
                <w:color w:val="000000"/>
              </w:rPr>
              <w:t>MA_06_02_CO_REC2</w:t>
            </w:r>
            <w:r w:rsidR="00206C40">
              <w:rPr>
                <w:rFonts w:ascii="Times New Roman" w:hAnsi="Times New Roman" w:cs="Times New Roman"/>
                <w:color w:val="000000"/>
              </w:rPr>
              <w:t>2</w:t>
            </w:r>
            <w:r>
              <w:rPr>
                <w:rFonts w:ascii="Times New Roman" w:hAnsi="Times New Roman" w:cs="Times New Roman"/>
                <w:color w:val="000000"/>
              </w:rPr>
              <w:t>0</w:t>
            </w:r>
          </w:p>
        </w:tc>
      </w:tr>
      <w:tr w:rsidR="00A34663" w14:paraId="58CA1E7A" w14:textId="77777777" w:rsidTr="00A34663">
        <w:tc>
          <w:tcPr>
            <w:tcW w:w="2518" w:type="dxa"/>
          </w:tcPr>
          <w:p w14:paraId="690B3F20"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F8191FA" w14:textId="77777777" w:rsidR="00A34663" w:rsidRDefault="00A34663" w:rsidP="00A34663">
            <w:pPr>
              <w:rPr>
                <w:rFonts w:ascii="Times New Roman" w:hAnsi="Times New Roman" w:cs="Times New Roman"/>
                <w:color w:val="000000"/>
              </w:rPr>
            </w:pPr>
            <w:r>
              <w:rPr>
                <w:rFonts w:ascii="Times New Roman" w:hAnsi="Times New Roman" w:cs="Times New Roman"/>
                <w:color w:val="000000"/>
              </w:rPr>
              <w:t>Mapa conceptual</w:t>
            </w:r>
          </w:p>
        </w:tc>
      </w:tr>
      <w:tr w:rsidR="00E77EE0" w14:paraId="716DDA9A" w14:textId="77777777" w:rsidTr="00A34663">
        <w:tc>
          <w:tcPr>
            <w:tcW w:w="2518" w:type="dxa"/>
          </w:tcPr>
          <w:p w14:paraId="5D00157F" w14:textId="77777777" w:rsidR="00E77EE0" w:rsidRDefault="00E77EE0" w:rsidP="00A3466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745878B" w14:textId="7FA0E2DE" w:rsidR="00E77EE0" w:rsidRDefault="00E77EE0" w:rsidP="00E77EE0">
            <w:pPr>
              <w:rPr>
                <w:rFonts w:ascii="Times New Roman" w:hAnsi="Times New Roman" w:cs="Times New Roman"/>
                <w:color w:val="000000"/>
              </w:rPr>
            </w:pPr>
            <w:r>
              <w:rPr>
                <w:rFonts w:ascii="Times New Roman" w:hAnsi="Times New Roman" w:cs="Times New Roman"/>
                <w:color w:val="000000"/>
              </w:rPr>
              <w:t xml:space="preserve">Muestra el mapa conceptual de la unidad los sistemas de numeración. </w:t>
            </w:r>
          </w:p>
        </w:tc>
      </w:tr>
    </w:tbl>
    <w:p w14:paraId="0D4C13AA" w14:textId="6C895655" w:rsidR="00A34663" w:rsidRDefault="00A34663" w:rsidP="00A34663">
      <w:pPr>
        <w:rPr>
          <w:rFonts w:ascii="Times" w:hAnsi="Times"/>
        </w:rPr>
      </w:pPr>
    </w:p>
    <w:p w14:paraId="11D17F2F" w14:textId="77777777" w:rsidR="00206C40" w:rsidRDefault="00206C40" w:rsidP="00A34663">
      <w:pPr>
        <w:rPr>
          <w:rFonts w:ascii="Times" w:hAnsi="Times"/>
        </w:rPr>
      </w:pPr>
    </w:p>
    <w:p w14:paraId="49B2DF8A" w14:textId="4738C3C5" w:rsidR="00A34663" w:rsidRPr="00A34663" w:rsidRDefault="00A34663" w:rsidP="00A34663">
      <w:pPr>
        <w:rPr>
          <w:rFonts w:ascii="Times" w:hAnsi="Times"/>
          <w:b/>
        </w:rPr>
      </w:pPr>
      <w:r w:rsidRPr="004E5E51">
        <w:rPr>
          <w:rFonts w:ascii="Times" w:hAnsi="Times"/>
          <w:highlight w:val="yellow"/>
        </w:rPr>
        <w:lastRenderedPageBreak/>
        <w:t>[SECCIÓN 1]</w:t>
      </w:r>
      <w:r>
        <w:rPr>
          <w:rFonts w:ascii="Times" w:hAnsi="Times"/>
        </w:rPr>
        <w:t xml:space="preserve"> </w:t>
      </w:r>
      <w:r w:rsidR="001D2302" w:rsidRPr="001D2302">
        <w:rPr>
          <w:rFonts w:ascii="Times" w:hAnsi="Times"/>
          <w:b/>
        </w:rPr>
        <w:t xml:space="preserve">Evaluación </w:t>
      </w:r>
    </w:p>
    <w:tbl>
      <w:tblPr>
        <w:tblStyle w:val="Tablaconcuadrcula"/>
        <w:tblpPr w:leftFromText="141" w:rightFromText="141" w:vertAnchor="text" w:horzAnchor="margin" w:tblpY="382"/>
        <w:tblW w:w="0" w:type="auto"/>
        <w:tblLook w:val="04A0" w:firstRow="1" w:lastRow="0" w:firstColumn="1" w:lastColumn="0" w:noHBand="0" w:noVBand="1"/>
      </w:tblPr>
      <w:tblGrid>
        <w:gridCol w:w="2465"/>
        <w:gridCol w:w="6363"/>
      </w:tblGrid>
      <w:tr w:rsidR="00A34663" w:rsidRPr="005D1738" w14:paraId="3FFDF1BF" w14:textId="77777777" w:rsidTr="00A34663">
        <w:tc>
          <w:tcPr>
            <w:tcW w:w="9033" w:type="dxa"/>
            <w:gridSpan w:val="2"/>
            <w:shd w:val="clear" w:color="auto" w:fill="000000" w:themeFill="text1"/>
          </w:tcPr>
          <w:p w14:paraId="224EB18B"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A34663" w14:paraId="0C383A54" w14:textId="77777777" w:rsidTr="00A34663">
        <w:tc>
          <w:tcPr>
            <w:tcW w:w="2518" w:type="dxa"/>
          </w:tcPr>
          <w:p w14:paraId="0C2FF479"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6C26F65" w14:textId="3EB218E2" w:rsidR="00A34663" w:rsidRPr="00053744" w:rsidRDefault="004968C1" w:rsidP="00206C40">
            <w:pPr>
              <w:rPr>
                <w:rFonts w:ascii="Times New Roman" w:hAnsi="Times New Roman" w:cs="Times New Roman"/>
                <w:b/>
                <w:color w:val="000000"/>
                <w:sz w:val="18"/>
                <w:szCs w:val="18"/>
              </w:rPr>
            </w:pPr>
            <w:r>
              <w:rPr>
                <w:rFonts w:ascii="Times New Roman" w:hAnsi="Times New Roman" w:cs="Times New Roman"/>
                <w:color w:val="000000"/>
              </w:rPr>
              <w:t>MA_06_02_CO_REC2</w:t>
            </w:r>
            <w:r w:rsidR="00206C40">
              <w:rPr>
                <w:rFonts w:ascii="Times New Roman" w:hAnsi="Times New Roman" w:cs="Times New Roman"/>
                <w:color w:val="000000"/>
              </w:rPr>
              <w:t>3</w:t>
            </w:r>
            <w:r>
              <w:rPr>
                <w:rFonts w:ascii="Times New Roman" w:hAnsi="Times New Roman" w:cs="Times New Roman"/>
                <w:color w:val="000000"/>
              </w:rPr>
              <w:t>0</w:t>
            </w:r>
          </w:p>
        </w:tc>
      </w:tr>
      <w:tr w:rsidR="00A34663" w14:paraId="59245FDF" w14:textId="77777777" w:rsidTr="00A34663">
        <w:tc>
          <w:tcPr>
            <w:tcW w:w="2518" w:type="dxa"/>
          </w:tcPr>
          <w:p w14:paraId="64226AAD"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DD89799" w14:textId="40FFD6A8" w:rsidR="00BD3F4B" w:rsidRPr="000719EE" w:rsidRDefault="00BD3F4B" w:rsidP="00BD3F4B">
            <w:pPr>
              <w:rPr>
                <w:rFonts w:ascii="Arial" w:hAnsi="Arial" w:cs="Arial"/>
                <w:sz w:val="18"/>
                <w:szCs w:val="18"/>
                <w:lang w:val="es-ES_tradnl"/>
              </w:rPr>
            </w:pPr>
            <w:r>
              <w:rPr>
                <w:rFonts w:ascii="Arial" w:hAnsi="Arial" w:cs="Arial"/>
                <w:sz w:val="18"/>
                <w:szCs w:val="18"/>
                <w:lang w:val="es-ES_tradnl"/>
              </w:rPr>
              <w:t xml:space="preserve">Evaluación  sistemas de numeración </w:t>
            </w:r>
          </w:p>
          <w:p w14:paraId="1763579A" w14:textId="77777777" w:rsidR="00A34663" w:rsidRDefault="00A34663" w:rsidP="00A34663">
            <w:pPr>
              <w:rPr>
                <w:rFonts w:ascii="Times New Roman" w:hAnsi="Times New Roman" w:cs="Times New Roman"/>
                <w:color w:val="000000"/>
              </w:rPr>
            </w:pPr>
          </w:p>
        </w:tc>
      </w:tr>
      <w:tr w:rsidR="00A34663" w14:paraId="3FA8E0D1" w14:textId="77777777" w:rsidTr="00A34663">
        <w:tc>
          <w:tcPr>
            <w:tcW w:w="2518" w:type="dxa"/>
          </w:tcPr>
          <w:p w14:paraId="637EDF4D" w14:textId="77777777" w:rsidR="00A34663" w:rsidRDefault="00A34663" w:rsidP="00A3466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2A5CEF1" w14:textId="77777777" w:rsidR="00BD3F4B" w:rsidRPr="000719EE" w:rsidRDefault="00BD3F4B" w:rsidP="00BD3F4B">
            <w:pPr>
              <w:rPr>
                <w:rFonts w:ascii="Arial" w:hAnsi="Arial" w:cs="Arial"/>
                <w:sz w:val="18"/>
                <w:szCs w:val="18"/>
                <w:lang w:val="es-ES_tradnl"/>
              </w:rPr>
            </w:pPr>
            <w:r>
              <w:rPr>
                <w:rFonts w:ascii="Arial" w:hAnsi="Arial" w:cs="Arial"/>
                <w:sz w:val="18"/>
                <w:szCs w:val="18"/>
                <w:lang w:val="es-ES_tradnl"/>
              </w:rPr>
              <w:t xml:space="preserve">Esta actividad le permitirá evaluar los temas vistos en esta unidad </w:t>
            </w:r>
          </w:p>
          <w:p w14:paraId="15497F64" w14:textId="77777777" w:rsidR="00A34663" w:rsidRPr="00BD3F4B" w:rsidRDefault="00A34663" w:rsidP="00A34663">
            <w:pPr>
              <w:rPr>
                <w:rFonts w:ascii="Times New Roman" w:hAnsi="Times New Roman" w:cs="Times New Roman"/>
                <w:color w:val="000000"/>
                <w:lang w:val="es-ES_tradnl"/>
              </w:rPr>
            </w:pPr>
          </w:p>
        </w:tc>
      </w:tr>
    </w:tbl>
    <w:p w14:paraId="3C05EE65" w14:textId="77777777" w:rsidR="009466CB" w:rsidRDefault="009466CB" w:rsidP="00A34663">
      <w:pPr>
        <w:rPr>
          <w:rFonts w:ascii="Times" w:hAnsi="Times"/>
          <w:highlight w:val="yellow"/>
        </w:rPr>
      </w:pPr>
    </w:p>
    <w:p w14:paraId="30CBA263" w14:textId="77777777" w:rsidR="00206C40" w:rsidRDefault="00206C40" w:rsidP="00A34663">
      <w:pPr>
        <w:rPr>
          <w:rFonts w:ascii="Times" w:hAnsi="Times"/>
          <w:highlight w:val="yellow"/>
        </w:rPr>
      </w:pPr>
    </w:p>
    <w:p w14:paraId="1EA19B37" w14:textId="67BB28D7" w:rsidR="0050067B" w:rsidRPr="001D2302" w:rsidRDefault="00A34663" w:rsidP="00A34663">
      <w:pPr>
        <w:rPr>
          <w:rFonts w:ascii="Times" w:hAnsi="Times"/>
          <w:b/>
        </w:rPr>
      </w:pPr>
      <w:r w:rsidRPr="004E5E51">
        <w:rPr>
          <w:rFonts w:ascii="Times" w:hAnsi="Times"/>
          <w:highlight w:val="yellow"/>
        </w:rPr>
        <w:t>[SECCIÓN 1]</w:t>
      </w:r>
      <w:r>
        <w:rPr>
          <w:rFonts w:ascii="Times" w:hAnsi="Times"/>
        </w:rPr>
        <w:t xml:space="preserve"> </w:t>
      </w:r>
      <w:r>
        <w:rPr>
          <w:rFonts w:ascii="Times" w:hAnsi="Times"/>
          <w:b/>
        </w:rPr>
        <w:t xml:space="preserve">Web de referencia </w:t>
      </w:r>
    </w:p>
    <w:tbl>
      <w:tblPr>
        <w:tblStyle w:val="Tablaconcuadrcula"/>
        <w:tblpPr w:leftFromText="141" w:rightFromText="141" w:vertAnchor="text" w:horzAnchor="margin" w:tblpY="117"/>
        <w:tblW w:w="0" w:type="auto"/>
        <w:tblLayout w:type="fixed"/>
        <w:tblLook w:val="04A0" w:firstRow="1" w:lastRow="0" w:firstColumn="1" w:lastColumn="0" w:noHBand="0" w:noVBand="1"/>
      </w:tblPr>
      <w:tblGrid>
        <w:gridCol w:w="608"/>
        <w:gridCol w:w="4036"/>
        <w:gridCol w:w="4410"/>
      </w:tblGrid>
      <w:tr w:rsidR="00A34663" w:rsidRPr="005D1738" w14:paraId="62B9A52A" w14:textId="77777777" w:rsidTr="00394B77">
        <w:tc>
          <w:tcPr>
            <w:tcW w:w="9054" w:type="dxa"/>
            <w:gridSpan w:val="3"/>
            <w:shd w:val="clear" w:color="auto" w:fill="000000" w:themeFill="text1"/>
          </w:tcPr>
          <w:p w14:paraId="3232D246"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50067B" w14:paraId="1D2A947E" w14:textId="77777777" w:rsidTr="00394B77">
        <w:tc>
          <w:tcPr>
            <w:tcW w:w="608" w:type="dxa"/>
          </w:tcPr>
          <w:p w14:paraId="07021F04"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446" w:type="dxa"/>
            <w:gridSpan w:val="2"/>
          </w:tcPr>
          <w:p w14:paraId="776C9F5C"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color w:val="000000"/>
              </w:rPr>
              <w:t>XX_00_00_REC00</w:t>
            </w:r>
          </w:p>
        </w:tc>
      </w:tr>
      <w:tr w:rsidR="0050067B" w14:paraId="2A9DD325" w14:textId="77777777" w:rsidTr="00394B77">
        <w:tc>
          <w:tcPr>
            <w:tcW w:w="608" w:type="dxa"/>
          </w:tcPr>
          <w:p w14:paraId="058F7A39"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Web 01</w:t>
            </w:r>
          </w:p>
        </w:tc>
        <w:tc>
          <w:tcPr>
            <w:tcW w:w="4036" w:type="dxa"/>
          </w:tcPr>
          <w:p w14:paraId="6C508504" w14:textId="315608AF" w:rsidR="00A34663" w:rsidRPr="00CF5806" w:rsidRDefault="0050067B" w:rsidP="0050067B">
            <w:pPr>
              <w:pStyle w:val="Default"/>
              <w:rPr>
                <w:rFonts w:ascii="Times New Roman" w:hAnsi="Times New Roman" w:cs="Times New Roman"/>
                <w:i/>
                <w:color w:val="A6A6A6" w:themeColor="background1" w:themeShade="A6"/>
                <w:sz w:val="20"/>
                <w:szCs w:val="20"/>
              </w:rPr>
            </w:pPr>
            <w:r w:rsidRPr="00CF5806">
              <w:rPr>
                <w:rFonts w:ascii="Times New Roman" w:hAnsi="Times New Roman" w:cs="Times New Roman"/>
                <w:i/>
                <w:color w:val="A6A6A6" w:themeColor="background1" w:themeShade="A6"/>
                <w:sz w:val="20"/>
                <w:szCs w:val="20"/>
                <w:lang w:val="es-MX"/>
              </w:rPr>
              <w:t>Trabajo didáctico “</w:t>
            </w:r>
            <w:r w:rsidRPr="00CF5806">
              <w:rPr>
                <w:rFonts w:ascii="Times New Roman" w:hAnsi="Times New Roman" w:cs="Times New Roman"/>
                <w:i/>
                <w:color w:val="A6A6A6" w:themeColor="background1" w:themeShade="A6"/>
                <w:sz w:val="20"/>
                <w:szCs w:val="20"/>
              </w:rPr>
              <w:t>CONSTRUCCIÓN DE SISTEMAS DE REPRESENTACIÓN NUMÉRICA EN EL AULA DE CLASE POTENCIANDO LA COMPETENCIA COMUNICATIVA”</w:t>
            </w:r>
          </w:p>
        </w:tc>
        <w:tc>
          <w:tcPr>
            <w:tcW w:w="4410" w:type="dxa"/>
          </w:tcPr>
          <w:p w14:paraId="680BE003" w14:textId="702C4580" w:rsidR="00A34663" w:rsidRPr="00CF5806" w:rsidRDefault="00953F85" w:rsidP="00A34663">
            <w:pPr>
              <w:jc w:val="center"/>
              <w:rPr>
                <w:rFonts w:ascii="Times New Roman" w:hAnsi="Times New Roman" w:cs="Times New Roman"/>
                <w:i/>
                <w:color w:val="A6A6A6" w:themeColor="background1" w:themeShade="A6"/>
              </w:rPr>
            </w:pPr>
            <w:hyperlink r:id="rId56" w:history="1">
              <w:r w:rsidR="0050067B" w:rsidRPr="00CF5806">
                <w:rPr>
                  <w:rStyle w:val="Hipervnculo"/>
                  <w:i/>
                  <w:color w:val="A6A6A6" w:themeColor="background1" w:themeShade="A6"/>
                </w:rPr>
                <w:t>http://www.bdigital.unal.edu.co/5317/</w:t>
              </w:r>
            </w:hyperlink>
            <w:r w:rsidR="0050067B" w:rsidRPr="00CF5806">
              <w:rPr>
                <w:i/>
                <w:color w:val="A6A6A6" w:themeColor="background1" w:themeShade="A6"/>
              </w:rPr>
              <w:t xml:space="preserve"> </w:t>
            </w:r>
          </w:p>
        </w:tc>
      </w:tr>
      <w:tr w:rsidR="0050067B" w14:paraId="74CF4D30" w14:textId="77777777" w:rsidTr="00394B77">
        <w:tc>
          <w:tcPr>
            <w:tcW w:w="608" w:type="dxa"/>
          </w:tcPr>
          <w:p w14:paraId="03B9F62E"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Web 02</w:t>
            </w:r>
          </w:p>
        </w:tc>
        <w:tc>
          <w:tcPr>
            <w:tcW w:w="4036" w:type="dxa"/>
          </w:tcPr>
          <w:p w14:paraId="1025FDFC" w14:textId="329ABF26" w:rsidR="00A34663" w:rsidRPr="00CF5806" w:rsidRDefault="0050067B" w:rsidP="0050067B">
            <w:pPr>
              <w:jc w:val="center"/>
              <w:rPr>
                <w:rFonts w:ascii="Times New Roman" w:hAnsi="Times New Roman" w:cs="Times New Roman"/>
                <w:i/>
                <w:color w:val="A6A6A6" w:themeColor="background1" w:themeShade="A6"/>
              </w:rPr>
            </w:pPr>
            <w:r w:rsidRPr="00CF5806">
              <w:rPr>
                <w:i/>
                <w:color w:val="A6A6A6" w:themeColor="background1" w:themeShade="A6"/>
              </w:rPr>
              <w:t>SISTEMAS NUMÉRICOS Y SU DIDÁCTICA PARA MAESTROS</w:t>
            </w:r>
            <w:r w:rsidRPr="00CF5806">
              <w:rPr>
                <w:rFonts w:ascii="Times New Roman" w:hAnsi="Times New Roman" w:cs="Times New Roman"/>
                <w:i/>
                <w:color w:val="A6A6A6" w:themeColor="background1" w:themeShade="A6"/>
              </w:rPr>
              <w:t xml:space="preserve"> </w:t>
            </w:r>
          </w:p>
        </w:tc>
        <w:tc>
          <w:tcPr>
            <w:tcW w:w="4410" w:type="dxa"/>
          </w:tcPr>
          <w:p w14:paraId="2C9B40C1" w14:textId="77777777" w:rsidR="0050067B" w:rsidRPr="00CF5806" w:rsidRDefault="00953F85" w:rsidP="0050067B">
            <w:pPr>
              <w:rPr>
                <w:i/>
                <w:color w:val="A6A6A6" w:themeColor="background1" w:themeShade="A6"/>
              </w:rPr>
            </w:pPr>
            <w:hyperlink r:id="rId57" w:history="1">
              <w:r w:rsidR="0050067B" w:rsidRPr="00CF5806">
                <w:rPr>
                  <w:rStyle w:val="Hipervnculo"/>
                  <w:i/>
                  <w:color w:val="A6A6A6" w:themeColor="background1" w:themeShade="A6"/>
                </w:rPr>
                <w:t>http://www.ugr.es/~jgodino/edumat-maestros/manual/2_Sistemas_numericos.pdf</w:t>
              </w:r>
            </w:hyperlink>
          </w:p>
          <w:p w14:paraId="1C8D53A9" w14:textId="10D83248" w:rsidR="00A34663" w:rsidRPr="00CF5806" w:rsidRDefault="0050067B" w:rsidP="0050067B">
            <w:pPr>
              <w:jc w:val="center"/>
              <w:rPr>
                <w:rFonts w:ascii="Times New Roman" w:hAnsi="Times New Roman" w:cs="Times New Roman"/>
                <w:i/>
                <w:color w:val="A6A6A6" w:themeColor="background1" w:themeShade="A6"/>
              </w:rPr>
            </w:pPr>
            <w:r w:rsidRPr="00CF5806">
              <w:rPr>
                <w:rFonts w:ascii="Times New Roman" w:hAnsi="Times New Roman" w:cs="Times New Roman"/>
                <w:i/>
                <w:color w:val="A6A6A6" w:themeColor="background1" w:themeShade="A6"/>
              </w:rPr>
              <w:t xml:space="preserve"> </w:t>
            </w:r>
          </w:p>
        </w:tc>
      </w:tr>
      <w:tr w:rsidR="0050067B" w14:paraId="3EED22FF" w14:textId="77777777" w:rsidTr="00394B77">
        <w:tc>
          <w:tcPr>
            <w:tcW w:w="608" w:type="dxa"/>
          </w:tcPr>
          <w:p w14:paraId="4FD11FA0"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4036" w:type="dxa"/>
          </w:tcPr>
          <w:p w14:paraId="24B71A43" w14:textId="6729EF6B" w:rsidR="00A34663" w:rsidRPr="00134A9E" w:rsidRDefault="00CF5806" w:rsidP="00A34663">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PDF Libro “El diablo de los números”</w:t>
            </w:r>
          </w:p>
        </w:tc>
        <w:tc>
          <w:tcPr>
            <w:tcW w:w="4410" w:type="dxa"/>
          </w:tcPr>
          <w:p w14:paraId="1F774DB7" w14:textId="38AF0C39" w:rsidR="00A34663" w:rsidRPr="00134A9E" w:rsidRDefault="00CF5806" w:rsidP="00A34663">
            <w:pPr>
              <w:jc w:val="center"/>
              <w:rPr>
                <w:rFonts w:ascii="Times New Roman" w:hAnsi="Times New Roman" w:cs="Times New Roman"/>
                <w:i/>
                <w:color w:val="BFBFBF" w:themeColor="background1" w:themeShade="BF"/>
              </w:rPr>
            </w:pPr>
            <w:r w:rsidRPr="00CF5806">
              <w:rPr>
                <w:rFonts w:ascii="Times New Roman" w:hAnsi="Times New Roman" w:cs="Times New Roman"/>
                <w:i/>
                <w:color w:val="BFBFBF" w:themeColor="background1" w:themeShade="BF"/>
              </w:rPr>
              <w:t>http://www.librosmaravillosos.com/eldiablodelosnumeros/pdf/El%20diablo%20de%20los%20numeros%20-%20Hans%20Magnus%20Enzensberger.pdf</w:t>
            </w:r>
            <w:r>
              <w:rPr>
                <w:rFonts w:ascii="Times New Roman" w:hAnsi="Times New Roman" w:cs="Times New Roman"/>
                <w:i/>
                <w:color w:val="BFBFBF" w:themeColor="background1" w:themeShade="BF"/>
              </w:rPr>
              <w:t xml:space="preserve"> </w:t>
            </w:r>
          </w:p>
        </w:tc>
      </w:tr>
    </w:tbl>
    <w:p w14:paraId="77620D1B" w14:textId="77777777" w:rsidR="00A34663" w:rsidRPr="004E5E51" w:rsidRDefault="00A34663" w:rsidP="00A34663">
      <w:pPr>
        <w:rPr>
          <w:rFonts w:ascii="Times" w:hAnsi="Times"/>
          <w:highlight w:val="yellow"/>
        </w:rPr>
      </w:pPr>
    </w:p>
    <w:p w14:paraId="767E8227" w14:textId="77777777" w:rsidR="00A34663" w:rsidRPr="004E5E51" w:rsidRDefault="00A34663" w:rsidP="00134A9E">
      <w:pPr>
        <w:rPr>
          <w:rFonts w:ascii="Times" w:hAnsi="Times"/>
          <w:highlight w:val="yellow"/>
        </w:rPr>
      </w:pPr>
    </w:p>
    <w:sectPr w:rsidR="00A34663" w:rsidRPr="004E5E51" w:rsidSect="00FC30C2">
      <w:headerReference w:type="even" r:id="rId58"/>
      <w:headerReference w:type="default" r:id="rId59"/>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96510E" w14:textId="77777777" w:rsidR="00953F85" w:rsidRDefault="00953F85">
      <w:pPr>
        <w:spacing w:after="0"/>
      </w:pPr>
      <w:r>
        <w:separator/>
      </w:r>
    </w:p>
  </w:endnote>
  <w:endnote w:type="continuationSeparator" w:id="0">
    <w:p w14:paraId="7A407114" w14:textId="77777777" w:rsidR="00953F85" w:rsidRDefault="00953F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5F38F4" w14:textId="77777777" w:rsidR="00953F85" w:rsidRDefault="00953F85">
      <w:pPr>
        <w:spacing w:after="0"/>
      </w:pPr>
      <w:r>
        <w:separator/>
      </w:r>
    </w:p>
  </w:footnote>
  <w:footnote w:type="continuationSeparator" w:id="0">
    <w:p w14:paraId="5DE35809" w14:textId="77777777" w:rsidR="00953F85" w:rsidRDefault="00953F8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953F85" w:rsidRDefault="00953F85"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953F85" w:rsidRDefault="00953F85"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953F85" w:rsidRDefault="00953F85"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363D4">
      <w:rPr>
        <w:rStyle w:val="Nmerodepgina"/>
        <w:noProof/>
      </w:rPr>
      <w:t>27</w:t>
    </w:r>
    <w:r>
      <w:rPr>
        <w:rStyle w:val="Nmerodepgina"/>
      </w:rPr>
      <w:fldChar w:fldCharType="end"/>
    </w:r>
  </w:p>
  <w:p w14:paraId="5F223E2B" w14:textId="577311E1" w:rsidR="00953F85" w:rsidRPr="00F16D37" w:rsidRDefault="00953F85" w:rsidP="0004489C">
    <w:pPr>
      <w:pStyle w:val="Encabezado"/>
      <w:ind w:right="360"/>
      <w:rPr>
        <w:sz w:val="20"/>
        <w:szCs w:val="20"/>
      </w:rPr>
    </w:pPr>
    <w:r w:rsidRPr="00FE4049">
      <w:rPr>
        <w:rFonts w:ascii="Times" w:hAnsi="Times"/>
        <w:sz w:val="20"/>
        <w:szCs w:val="20"/>
        <w:highlight w:val="yellow"/>
        <w:lang w:val="es-ES"/>
      </w:rPr>
      <w:t>[</w:t>
    </w:r>
    <w:r>
      <w:rPr>
        <w:rFonts w:ascii="Times" w:hAnsi="Times"/>
        <w:sz w:val="20"/>
        <w:szCs w:val="20"/>
        <w:highlight w:val="yellow"/>
        <w:lang w:val="es-ES"/>
      </w:rPr>
      <w:t>MA_06</w:t>
    </w:r>
    <w:r w:rsidRPr="00FE4049">
      <w:rPr>
        <w:rFonts w:ascii="Times" w:hAnsi="Times"/>
        <w:sz w:val="20"/>
        <w:szCs w:val="20"/>
        <w:highlight w:val="yellow"/>
        <w:lang w:val="es-ES"/>
      </w:rPr>
      <w:t>_</w:t>
    </w:r>
    <w:r>
      <w:rPr>
        <w:rFonts w:ascii="Times" w:hAnsi="Times"/>
        <w:sz w:val="20"/>
        <w:szCs w:val="20"/>
        <w:highlight w:val="yellow"/>
        <w:lang w:val="es-ES"/>
      </w:rPr>
      <w:t>02</w:t>
    </w:r>
    <w:r w:rsidRPr="00FE4049">
      <w:rPr>
        <w:rFonts w:ascii="Times" w:hAnsi="Times"/>
        <w:sz w:val="20"/>
        <w:szCs w:val="20"/>
        <w:highlight w:val="yellow"/>
        <w:lang w:val="es-ES"/>
      </w:rPr>
      <w:t>_CO]</w:t>
    </w:r>
    <w:r>
      <w:rPr>
        <w:rFonts w:ascii="Times" w:hAnsi="Times"/>
        <w:sz w:val="20"/>
        <w:szCs w:val="20"/>
        <w:lang w:val="es-ES"/>
      </w:rPr>
      <w:t xml:space="preserve"> Guion 2</w:t>
    </w:r>
    <w:r w:rsidRPr="00FE4049">
      <w:rPr>
        <w:rFonts w:ascii="Times" w:hAnsi="Times"/>
        <w:sz w:val="20"/>
        <w:szCs w:val="20"/>
        <w:lang w:val="es-ES"/>
      </w:rPr>
      <w:t xml:space="preserve">. </w:t>
    </w:r>
    <w:r>
      <w:rPr>
        <w:b/>
        <w:sz w:val="22"/>
        <w:szCs w:val="22"/>
      </w:rPr>
      <w:t>Los sistemas de Numeración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47F62"/>
    <w:multiLevelType w:val="multilevel"/>
    <w:tmpl w:val="4EC0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FE7A8D"/>
    <w:multiLevelType w:val="multilevel"/>
    <w:tmpl w:val="225EC4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C6321E"/>
    <w:multiLevelType w:val="multilevel"/>
    <w:tmpl w:val="B3B0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E41F28"/>
    <w:multiLevelType w:val="multilevel"/>
    <w:tmpl w:val="E7E8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1E0B4CD2"/>
    <w:multiLevelType w:val="multilevel"/>
    <w:tmpl w:val="BFF6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D965AE3"/>
    <w:multiLevelType w:val="multilevel"/>
    <w:tmpl w:val="EE38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DA34740"/>
    <w:multiLevelType w:val="multilevel"/>
    <w:tmpl w:val="6942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2D7778B"/>
    <w:multiLevelType w:val="multilevel"/>
    <w:tmpl w:val="DB90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791383B"/>
    <w:multiLevelType w:val="multilevel"/>
    <w:tmpl w:val="D018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BC2730F"/>
    <w:multiLevelType w:val="multilevel"/>
    <w:tmpl w:val="B562F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FD221E7"/>
    <w:multiLevelType w:val="multilevel"/>
    <w:tmpl w:val="A870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2">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nsid w:val="75AD421F"/>
    <w:multiLevelType w:val="multilevel"/>
    <w:tmpl w:val="DF60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9"/>
  </w:num>
  <w:num w:numId="2">
    <w:abstractNumId w:val="20"/>
  </w:num>
  <w:num w:numId="3">
    <w:abstractNumId w:val="5"/>
  </w:num>
  <w:num w:numId="4">
    <w:abstractNumId w:val="4"/>
  </w:num>
  <w:num w:numId="5">
    <w:abstractNumId w:val="31"/>
  </w:num>
  <w:num w:numId="6">
    <w:abstractNumId w:val="14"/>
  </w:num>
  <w:num w:numId="7">
    <w:abstractNumId w:val="10"/>
  </w:num>
  <w:num w:numId="8">
    <w:abstractNumId w:val="19"/>
  </w:num>
  <w:num w:numId="9">
    <w:abstractNumId w:val="35"/>
  </w:num>
  <w:num w:numId="10">
    <w:abstractNumId w:val="7"/>
  </w:num>
  <w:num w:numId="11">
    <w:abstractNumId w:val="24"/>
  </w:num>
  <w:num w:numId="12">
    <w:abstractNumId w:val="44"/>
  </w:num>
  <w:num w:numId="13">
    <w:abstractNumId w:val="23"/>
  </w:num>
  <w:num w:numId="14">
    <w:abstractNumId w:val="25"/>
  </w:num>
  <w:num w:numId="15">
    <w:abstractNumId w:val="41"/>
  </w:num>
  <w:num w:numId="16">
    <w:abstractNumId w:val="38"/>
  </w:num>
  <w:num w:numId="17">
    <w:abstractNumId w:val="45"/>
  </w:num>
  <w:num w:numId="18">
    <w:abstractNumId w:val="32"/>
  </w:num>
  <w:num w:numId="19">
    <w:abstractNumId w:val="21"/>
  </w:num>
  <w:num w:numId="20">
    <w:abstractNumId w:val="12"/>
  </w:num>
  <w:num w:numId="21">
    <w:abstractNumId w:val="46"/>
  </w:num>
  <w:num w:numId="22">
    <w:abstractNumId w:val="13"/>
  </w:num>
  <w:num w:numId="23">
    <w:abstractNumId w:val="3"/>
  </w:num>
  <w:num w:numId="24">
    <w:abstractNumId w:val="34"/>
  </w:num>
  <w:num w:numId="25">
    <w:abstractNumId w:val="33"/>
  </w:num>
  <w:num w:numId="26">
    <w:abstractNumId w:val="37"/>
  </w:num>
  <w:num w:numId="27">
    <w:abstractNumId w:val="16"/>
  </w:num>
  <w:num w:numId="28">
    <w:abstractNumId w:val="11"/>
  </w:num>
  <w:num w:numId="29">
    <w:abstractNumId w:val="22"/>
  </w:num>
  <w:num w:numId="30">
    <w:abstractNumId w:val="0"/>
  </w:num>
  <w:num w:numId="31">
    <w:abstractNumId w:val="39"/>
  </w:num>
  <w:num w:numId="32">
    <w:abstractNumId w:val="8"/>
  </w:num>
  <w:num w:numId="33">
    <w:abstractNumId w:val="42"/>
  </w:num>
  <w:num w:numId="34">
    <w:abstractNumId w:val="18"/>
  </w:num>
  <w:num w:numId="35">
    <w:abstractNumId w:val="17"/>
  </w:num>
  <w:num w:numId="36">
    <w:abstractNumId w:val="15"/>
  </w:num>
  <w:num w:numId="37">
    <w:abstractNumId w:val="28"/>
  </w:num>
  <w:num w:numId="38">
    <w:abstractNumId w:val="9"/>
  </w:num>
  <w:num w:numId="39">
    <w:abstractNumId w:val="36"/>
  </w:num>
  <w:num w:numId="40">
    <w:abstractNumId w:val="2"/>
  </w:num>
  <w:num w:numId="41">
    <w:abstractNumId w:val="43"/>
  </w:num>
  <w:num w:numId="42">
    <w:abstractNumId w:val="26"/>
  </w:num>
  <w:num w:numId="43">
    <w:abstractNumId w:val="6"/>
  </w:num>
  <w:num w:numId="44">
    <w:abstractNumId w:val="40"/>
  </w:num>
  <w:num w:numId="45">
    <w:abstractNumId w:val="1"/>
  </w:num>
  <w:num w:numId="46">
    <w:abstractNumId w:val="27"/>
  </w:num>
  <w:num w:numId="47">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ana Margarita Gonzalez Martinez">
    <w15:presenceInfo w15:providerId="Windows Live" w15:userId="038bf5a8eeda9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4C6"/>
    <w:rsid w:val="00003A91"/>
    <w:rsid w:val="000040E5"/>
    <w:rsid w:val="000045EE"/>
    <w:rsid w:val="000063E9"/>
    <w:rsid w:val="000064E2"/>
    <w:rsid w:val="000101CE"/>
    <w:rsid w:val="00012056"/>
    <w:rsid w:val="00014937"/>
    <w:rsid w:val="00016723"/>
    <w:rsid w:val="000169FE"/>
    <w:rsid w:val="000170D6"/>
    <w:rsid w:val="000177F1"/>
    <w:rsid w:val="000277F7"/>
    <w:rsid w:val="000278CC"/>
    <w:rsid w:val="00030E2D"/>
    <w:rsid w:val="00033394"/>
    <w:rsid w:val="00033A3A"/>
    <w:rsid w:val="00034ABB"/>
    <w:rsid w:val="0003581C"/>
    <w:rsid w:val="00035DDC"/>
    <w:rsid w:val="00036F85"/>
    <w:rsid w:val="00037FDF"/>
    <w:rsid w:val="00040B51"/>
    <w:rsid w:val="0004273E"/>
    <w:rsid w:val="00042A94"/>
    <w:rsid w:val="0004489C"/>
    <w:rsid w:val="000468AD"/>
    <w:rsid w:val="00046EB5"/>
    <w:rsid w:val="00046F41"/>
    <w:rsid w:val="00047627"/>
    <w:rsid w:val="00053744"/>
    <w:rsid w:val="00054146"/>
    <w:rsid w:val="00054A93"/>
    <w:rsid w:val="0005679F"/>
    <w:rsid w:val="00056BFD"/>
    <w:rsid w:val="00056FCF"/>
    <w:rsid w:val="000573A2"/>
    <w:rsid w:val="00057679"/>
    <w:rsid w:val="000629EA"/>
    <w:rsid w:val="00062A55"/>
    <w:rsid w:val="00064F7F"/>
    <w:rsid w:val="00070FC9"/>
    <w:rsid w:val="000716B5"/>
    <w:rsid w:val="000740E9"/>
    <w:rsid w:val="0007415B"/>
    <w:rsid w:val="0007752C"/>
    <w:rsid w:val="00081745"/>
    <w:rsid w:val="00081E63"/>
    <w:rsid w:val="0008475A"/>
    <w:rsid w:val="00085D52"/>
    <w:rsid w:val="00086775"/>
    <w:rsid w:val="0008711D"/>
    <w:rsid w:val="000871E0"/>
    <w:rsid w:val="000874F7"/>
    <w:rsid w:val="000924E5"/>
    <w:rsid w:val="00092F19"/>
    <w:rsid w:val="0009314C"/>
    <w:rsid w:val="0009379A"/>
    <w:rsid w:val="00093F55"/>
    <w:rsid w:val="00096510"/>
    <w:rsid w:val="00097ACE"/>
    <w:rsid w:val="00097F50"/>
    <w:rsid w:val="000A070F"/>
    <w:rsid w:val="000A080C"/>
    <w:rsid w:val="000A089B"/>
    <w:rsid w:val="000A3411"/>
    <w:rsid w:val="000A3959"/>
    <w:rsid w:val="000A3DA9"/>
    <w:rsid w:val="000A3DE8"/>
    <w:rsid w:val="000A4D90"/>
    <w:rsid w:val="000A7E1A"/>
    <w:rsid w:val="000B0DC1"/>
    <w:rsid w:val="000B2B39"/>
    <w:rsid w:val="000B2DD2"/>
    <w:rsid w:val="000B5A8D"/>
    <w:rsid w:val="000C0ACF"/>
    <w:rsid w:val="000C0B3F"/>
    <w:rsid w:val="000C122A"/>
    <w:rsid w:val="000C4A29"/>
    <w:rsid w:val="000C4BAB"/>
    <w:rsid w:val="000C602F"/>
    <w:rsid w:val="000D0E70"/>
    <w:rsid w:val="000D3304"/>
    <w:rsid w:val="000D3AAA"/>
    <w:rsid w:val="000D76CE"/>
    <w:rsid w:val="000D7D4B"/>
    <w:rsid w:val="000E05EB"/>
    <w:rsid w:val="000E1629"/>
    <w:rsid w:val="000E1E66"/>
    <w:rsid w:val="000E50F5"/>
    <w:rsid w:val="000E56BF"/>
    <w:rsid w:val="000E7362"/>
    <w:rsid w:val="000F0C7A"/>
    <w:rsid w:val="000F3118"/>
    <w:rsid w:val="000F71AA"/>
    <w:rsid w:val="000F7B46"/>
    <w:rsid w:val="001018BE"/>
    <w:rsid w:val="00101D89"/>
    <w:rsid w:val="0010474F"/>
    <w:rsid w:val="0011245D"/>
    <w:rsid w:val="00112EDC"/>
    <w:rsid w:val="00115616"/>
    <w:rsid w:val="001166E6"/>
    <w:rsid w:val="00121317"/>
    <w:rsid w:val="001239A8"/>
    <w:rsid w:val="001246F9"/>
    <w:rsid w:val="00124B47"/>
    <w:rsid w:val="001300C4"/>
    <w:rsid w:val="001316BE"/>
    <w:rsid w:val="0013385F"/>
    <w:rsid w:val="00133E86"/>
    <w:rsid w:val="001346BB"/>
    <w:rsid w:val="00134A9E"/>
    <w:rsid w:val="001354F3"/>
    <w:rsid w:val="00135508"/>
    <w:rsid w:val="00135E31"/>
    <w:rsid w:val="00140B08"/>
    <w:rsid w:val="00140D65"/>
    <w:rsid w:val="001435BE"/>
    <w:rsid w:val="00147210"/>
    <w:rsid w:val="00147D40"/>
    <w:rsid w:val="00150A19"/>
    <w:rsid w:val="00152DB8"/>
    <w:rsid w:val="00153103"/>
    <w:rsid w:val="00155DDA"/>
    <w:rsid w:val="001561C2"/>
    <w:rsid w:val="001574BA"/>
    <w:rsid w:val="00161D0A"/>
    <w:rsid w:val="00163E0E"/>
    <w:rsid w:val="00164C58"/>
    <w:rsid w:val="001705AE"/>
    <w:rsid w:val="00170884"/>
    <w:rsid w:val="001738BE"/>
    <w:rsid w:val="00175AA8"/>
    <w:rsid w:val="00177A1F"/>
    <w:rsid w:val="00180BE9"/>
    <w:rsid w:val="00183EBC"/>
    <w:rsid w:val="0018426E"/>
    <w:rsid w:val="00185410"/>
    <w:rsid w:val="0018784F"/>
    <w:rsid w:val="00193B1C"/>
    <w:rsid w:val="00193B73"/>
    <w:rsid w:val="0019469F"/>
    <w:rsid w:val="00195E54"/>
    <w:rsid w:val="001976C4"/>
    <w:rsid w:val="001A2B3A"/>
    <w:rsid w:val="001A42BD"/>
    <w:rsid w:val="001A4664"/>
    <w:rsid w:val="001A5E30"/>
    <w:rsid w:val="001A7452"/>
    <w:rsid w:val="001B1F44"/>
    <w:rsid w:val="001B37F8"/>
    <w:rsid w:val="001B3DAF"/>
    <w:rsid w:val="001B4371"/>
    <w:rsid w:val="001B6268"/>
    <w:rsid w:val="001C161B"/>
    <w:rsid w:val="001C6229"/>
    <w:rsid w:val="001D05BE"/>
    <w:rsid w:val="001D2302"/>
    <w:rsid w:val="001D2740"/>
    <w:rsid w:val="001D42D1"/>
    <w:rsid w:val="001D49CD"/>
    <w:rsid w:val="001D54D1"/>
    <w:rsid w:val="001D6E31"/>
    <w:rsid w:val="001D7E72"/>
    <w:rsid w:val="001F16AE"/>
    <w:rsid w:val="001F1D8F"/>
    <w:rsid w:val="001F26C5"/>
    <w:rsid w:val="001F2873"/>
    <w:rsid w:val="001F391D"/>
    <w:rsid w:val="00200B0F"/>
    <w:rsid w:val="002022A7"/>
    <w:rsid w:val="0020303A"/>
    <w:rsid w:val="00205729"/>
    <w:rsid w:val="0020599A"/>
    <w:rsid w:val="00206C40"/>
    <w:rsid w:val="0021072A"/>
    <w:rsid w:val="00212435"/>
    <w:rsid w:val="00212459"/>
    <w:rsid w:val="00214515"/>
    <w:rsid w:val="002209FB"/>
    <w:rsid w:val="0023016E"/>
    <w:rsid w:val="00230B4F"/>
    <w:rsid w:val="00230E53"/>
    <w:rsid w:val="00232291"/>
    <w:rsid w:val="0023765B"/>
    <w:rsid w:val="002406F9"/>
    <w:rsid w:val="00243875"/>
    <w:rsid w:val="00244336"/>
    <w:rsid w:val="00250148"/>
    <w:rsid w:val="002514C9"/>
    <w:rsid w:val="00252A72"/>
    <w:rsid w:val="0025465E"/>
    <w:rsid w:val="002547F9"/>
    <w:rsid w:val="00257DDB"/>
    <w:rsid w:val="002632B2"/>
    <w:rsid w:val="00264B58"/>
    <w:rsid w:val="00266C72"/>
    <w:rsid w:val="00270B65"/>
    <w:rsid w:val="002710CC"/>
    <w:rsid w:val="00272066"/>
    <w:rsid w:val="0027220A"/>
    <w:rsid w:val="00273007"/>
    <w:rsid w:val="00276C9D"/>
    <w:rsid w:val="002839F1"/>
    <w:rsid w:val="00285778"/>
    <w:rsid w:val="00285811"/>
    <w:rsid w:val="00290AED"/>
    <w:rsid w:val="002973CB"/>
    <w:rsid w:val="002A07B3"/>
    <w:rsid w:val="002A1E54"/>
    <w:rsid w:val="002A239D"/>
    <w:rsid w:val="002A239E"/>
    <w:rsid w:val="002A6B17"/>
    <w:rsid w:val="002A768B"/>
    <w:rsid w:val="002A7C45"/>
    <w:rsid w:val="002B0F59"/>
    <w:rsid w:val="002B253B"/>
    <w:rsid w:val="002B6795"/>
    <w:rsid w:val="002B7284"/>
    <w:rsid w:val="002C194D"/>
    <w:rsid w:val="002C2770"/>
    <w:rsid w:val="002C5ADE"/>
    <w:rsid w:val="002C7D17"/>
    <w:rsid w:val="002D1656"/>
    <w:rsid w:val="002D2B46"/>
    <w:rsid w:val="002D2FE7"/>
    <w:rsid w:val="002D3E1E"/>
    <w:rsid w:val="002D4D89"/>
    <w:rsid w:val="002E0A3A"/>
    <w:rsid w:val="002E34D4"/>
    <w:rsid w:val="002E3FF9"/>
    <w:rsid w:val="002E7393"/>
    <w:rsid w:val="002F364F"/>
    <w:rsid w:val="002F3FB5"/>
    <w:rsid w:val="003030CE"/>
    <w:rsid w:val="00304F3E"/>
    <w:rsid w:val="00305F48"/>
    <w:rsid w:val="0030709A"/>
    <w:rsid w:val="0030726D"/>
    <w:rsid w:val="00312A3B"/>
    <w:rsid w:val="00312F78"/>
    <w:rsid w:val="003139FA"/>
    <w:rsid w:val="003150E5"/>
    <w:rsid w:val="00317B3C"/>
    <w:rsid w:val="00317F68"/>
    <w:rsid w:val="0032206E"/>
    <w:rsid w:val="0032234E"/>
    <w:rsid w:val="00322D61"/>
    <w:rsid w:val="00323B2C"/>
    <w:rsid w:val="00324E6A"/>
    <w:rsid w:val="00325653"/>
    <w:rsid w:val="00326E03"/>
    <w:rsid w:val="00326FC9"/>
    <w:rsid w:val="00327549"/>
    <w:rsid w:val="0033015E"/>
    <w:rsid w:val="00331484"/>
    <w:rsid w:val="00331E66"/>
    <w:rsid w:val="00332709"/>
    <w:rsid w:val="00332848"/>
    <w:rsid w:val="00333BAE"/>
    <w:rsid w:val="00333D4F"/>
    <w:rsid w:val="0033743D"/>
    <w:rsid w:val="003401A4"/>
    <w:rsid w:val="00340782"/>
    <w:rsid w:val="00346730"/>
    <w:rsid w:val="00347250"/>
    <w:rsid w:val="00347BA5"/>
    <w:rsid w:val="0035004B"/>
    <w:rsid w:val="00350AB9"/>
    <w:rsid w:val="00351385"/>
    <w:rsid w:val="003521B0"/>
    <w:rsid w:val="003524CB"/>
    <w:rsid w:val="003534B8"/>
    <w:rsid w:val="00353FA1"/>
    <w:rsid w:val="003556F1"/>
    <w:rsid w:val="00356434"/>
    <w:rsid w:val="00362BCE"/>
    <w:rsid w:val="0036393A"/>
    <w:rsid w:val="00365A47"/>
    <w:rsid w:val="0036644C"/>
    <w:rsid w:val="003666C8"/>
    <w:rsid w:val="00376179"/>
    <w:rsid w:val="00376B66"/>
    <w:rsid w:val="003812EB"/>
    <w:rsid w:val="00381306"/>
    <w:rsid w:val="0038315B"/>
    <w:rsid w:val="0038456F"/>
    <w:rsid w:val="00385C30"/>
    <w:rsid w:val="00385E3E"/>
    <w:rsid w:val="00392577"/>
    <w:rsid w:val="003926E6"/>
    <w:rsid w:val="00394AE7"/>
    <w:rsid w:val="00394B77"/>
    <w:rsid w:val="00395F9D"/>
    <w:rsid w:val="00396E33"/>
    <w:rsid w:val="003A0493"/>
    <w:rsid w:val="003A2A39"/>
    <w:rsid w:val="003A3208"/>
    <w:rsid w:val="003A5FBA"/>
    <w:rsid w:val="003A63E0"/>
    <w:rsid w:val="003A784A"/>
    <w:rsid w:val="003B0407"/>
    <w:rsid w:val="003B0F1D"/>
    <w:rsid w:val="003B2140"/>
    <w:rsid w:val="003B6E27"/>
    <w:rsid w:val="003B7E6A"/>
    <w:rsid w:val="003C0290"/>
    <w:rsid w:val="003C20B8"/>
    <w:rsid w:val="003C2B9F"/>
    <w:rsid w:val="003C2D6D"/>
    <w:rsid w:val="003C306F"/>
    <w:rsid w:val="003C50CE"/>
    <w:rsid w:val="003C6ADD"/>
    <w:rsid w:val="003C6C1F"/>
    <w:rsid w:val="003D0323"/>
    <w:rsid w:val="003D099A"/>
    <w:rsid w:val="003D0B91"/>
    <w:rsid w:val="003D362C"/>
    <w:rsid w:val="003D53F4"/>
    <w:rsid w:val="003E024E"/>
    <w:rsid w:val="003E036B"/>
    <w:rsid w:val="003E1651"/>
    <w:rsid w:val="003E1BE1"/>
    <w:rsid w:val="003E1D55"/>
    <w:rsid w:val="003E26BE"/>
    <w:rsid w:val="003E3778"/>
    <w:rsid w:val="003E39CA"/>
    <w:rsid w:val="003F10DC"/>
    <w:rsid w:val="003F1B3A"/>
    <w:rsid w:val="003F23BE"/>
    <w:rsid w:val="003F25AA"/>
    <w:rsid w:val="003F2984"/>
    <w:rsid w:val="003F2F74"/>
    <w:rsid w:val="003F3EE5"/>
    <w:rsid w:val="003F42C3"/>
    <w:rsid w:val="003F6E14"/>
    <w:rsid w:val="003F7179"/>
    <w:rsid w:val="00404CF7"/>
    <w:rsid w:val="00407C56"/>
    <w:rsid w:val="0041286F"/>
    <w:rsid w:val="00416B09"/>
    <w:rsid w:val="00416DAC"/>
    <w:rsid w:val="00420169"/>
    <w:rsid w:val="0042512A"/>
    <w:rsid w:val="00425943"/>
    <w:rsid w:val="004274ED"/>
    <w:rsid w:val="004274FA"/>
    <w:rsid w:val="00436E0A"/>
    <w:rsid w:val="00440AF7"/>
    <w:rsid w:val="0044314A"/>
    <w:rsid w:val="004434F2"/>
    <w:rsid w:val="00446FBC"/>
    <w:rsid w:val="004506D7"/>
    <w:rsid w:val="004520E4"/>
    <w:rsid w:val="00453D0F"/>
    <w:rsid w:val="00453DA5"/>
    <w:rsid w:val="00455E58"/>
    <w:rsid w:val="00456654"/>
    <w:rsid w:val="0046182F"/>
    <w:rsid w:val="00461BC5"/>
    <w:rsid w:val="00463F6C"/>
    <w:rsid w:val="0046708B"/>
    <w:rsid w:val="004725E5"/>
    <w:rsid w:val="004756AC"/>
    <w:rsid w:val="0047645C"/>
    <w:rsid w:val="004802CB"/>
    <w:rsid w:val="0048119B"/>
    <w:rsid w:val="00482535"/>
    <w:rsid w:val="00484A58"/>
    <w:rsid w:val="00486FB5"/>
    <w:rsid w:val="0048783D"/>
    <w:rsid w:val="004905D5"/>
    <w:rsid w:val="00491E50"/>
    <w:rsid w:val="00493A29"/>
    <w:rsid w:val="00493EBC"/>
    <w:rsid w:val="00494498"/>
    <w:rsid w:val="00494824"/>
    <w:rsid w:val="004968C1"/>
    <w:rsid w:val="004A1EDE"/>
    <w:rsid w:val="004A3952"/>
    <w:rsid w:val="004A4334"/>
    <w:rsid w:val="004A6044"/>
    <w:rsid w:val="004A6E6E"/>
    <w:rsid w:val="004B21D1"/>
    <w:rsid w:val="004B2434"/>
    <w:rsid w:val="004B3939"/>
    <w:rsid w:val="004B47F2"/>
    <w:rsid w:val="004B5901"/>
    <w:rsid w:val="004B6B94"/>
    <w:rsid w:val="004B7F8D"/>
    <w:rsid w:val="004C2881"/>
    <w:rsid w:val="004C46B1"/>
    <w:rsid w:val="004C4869"/>
    <w:rsid w:val="004C7D0C"/>
    <w:rsid w:val="004D3002"/>
    <w:rsid w:val="004D3E7E"/>
    <w:rsid w:val="004D5F30"/>
    <w:rsid w:val="004D65E8"/>
    <w:rsid w:val="004D7140"/>
    <w:rsid w:val="004D7C1C"/>
    <w:rsid w:val="004E0C44"/>
    <w:rsid w:val="004E50F2"/>
    <w:rsid w:val="004E5E51"/>
    <w:rsid w:val="004E6117"/>
    <w:rsid w:val="004E742B"/>
    <w:rsid w:val="004E79BB"/>
    <w:rsid w:val="004F341B"/>
    <w:rsid w:val="004F6AE7"/>
    <w:rsid w:val="0050067B"/>
    <w:rsid w:val="00503061"/>
    <w:rsid w:val="00503AB4"/>
    <w:rsid w:val="00504B89"/>
    <w:rsid w:val="00506975"/>
    <w:rsid w:val="005113BC"/>
    <w:rsid w:val="00512FAD"/>
    <w:rsid w:val="005132E7"/>
    <w:rsid w:val="00513D1A"/>
    <w:rsid w:val="005141D9"/>
    <w:rsid w:val="00515332"/>
    <w:rsid w:val="005158CD"/>
    <w:rsid w:val="005167CF"/>
    <w:rsid w:val="00517426"/>
    <w:rsid w:val="00521FFB"/>
    <w:rsid w:val="00522E49"/>
    <w:rsid w:val="0052300F"/>
    <w:rsid w:val="00523EF5"/>
    <w:rsid w:val="0052433A"/>
    <w:rsid w:val="00525BD4"/>
    <w:rsid w:val="005273B3"/>
    <w:rsid w:val="005319D0"/>
    <w:rsid w:val="00531CF8"/>
    <w:rsid w:val="0053396A"/>
    <w:rsid w:val="005407D1"/>
    <w:rsid w:val="00540CCD"/>
    <w:rsid w:val="00541888"/>
    <w:rsid w:val="00541D80"/>
    <w:rsid w:val="00542BF6"/>
    <w:rsid w:val="00545BE9"/>
    <w:rsid w:val="00550059"/>
    <w:rsid w:val="00550CBB"/>
    <w:rsid w:val="005556BA"/>
    <w:rsid w:val="0055598D"/>
    <w:rsid w:val="00556554"/>
    <w:rsid w:val="00556E59"/>
    <w:rsid w:val="00557707"/>
    <w:rsid w:val="00557DB9"/>
    <w:rsid w:val="00561243"/>
    <w:rsid w:val="00561431"/>
    <w:rsid w:val="0056372C"/>
    <w:rsid w:val="00564275"/>
    <w:rsid w:val="0056633F"/>
    <w:rsid w:val="0056759D"/>
    <w:rsid w:val="005700AC"/>
    <w:rsid w:val="005700F9"/>
    <w:rsid w:val="00571AE9"/>
    <w:rsid w:val="00572014"/>
    <w:rsid w:val="005726E4"/>
    <w:rsid w:val="00572B35"/>
    <w:rsid w:val="00574A97"/>
    <w:rsid w:val="00576218"/>
    <w:rsid w:val="00577D57"/>
    <w:rsid w:val="0058203E"/>
    <w:rsid w:val="005852AD"/>
    <w:rsid w:val="00587381"/>
    <w:rsid w:val="005919AA"/>
    <w:rsid w:val="005939BA"/>
    <w:rsid w:val="00593DFD"/>
    <w:rsid w:val="005A3B16"/>
    <w:rsid w:val="005A40CA"/>
    <w:rsid w:val="005A4C1A"/>
    <w:rsid w:val="005A7642"/>
    <w:rsid w:val="005B2FE6"/>
    <w:rsid w:val="005B35C1"/>
    <w:rsid w:val="005B61F4"/>
    <w:rsid w:val="005B648B"/>
    <w:rsid w:val="005B6E01"/>
    <w:rsid w:val="005C0797"/>
    <w:rsid w:val="005C2112"/>
    <w:rsid w:val="005C2681"/>
    <w:rsid w:val="005C40A1"/>
    <w:rsid w:val="005D0CBD"/>
    <w:rsid w:val="005D1738"/>
    <w:rsid w:val="005D3558"/>
    <w:rsid w:val="005D3C97"/>
    <w:rsid w:val="005D3FA9"/>
    <w:rsid w:val="005D444C"/>
    <w:rsid w:val="005D4960"/>
    <w:rsid w:val="005D4BD0"/>
    <w:rsid w:val="005D6B0D"/>
    <w:rsid w:val="005D783D"/>
    <w:rsid w:val="005E227B"/>
    <w:rsid w:val="005E40AA"/>
    <w:rsid w:val="005E4AB3"/>
    <w:rsid w:val="005E7549"/>
    <w:rsid w:val="005E7C7A"/>
    <w:rsid w:val="005F118D"/>
    <w:rsid w:val="005F226C"/>
    <w:rsid w:val="005F2DCF"/>
    <w:rsid w:val="005F353E"/>
    <w:rsid w:val="005F4DA4"/>
    <w:rsid w:val="005F5791"/>
    <w:rsid w:val="00601256"/>
    <w:rsid w:val="00604376"/>
    <w:rsid w:val="00605A4C"/>
    <w:rsid w:val="0060721D"/>
    <w:rsid w:val="00610EBA"/>
    <w:rsid w:val="00612D36"/>
    <w:rsid w:val="006141AB"/>
    <w:rsid w:val="00615A3F"/>
    <w:rsid w:val="00616DBC"/>
    <w:rsid w:val="0061799C"/>
    <w:rsid w:val="00620174"/>
    <w:rsid w:val="006201ED"/>
    <w:rsid w:val="00621979"/>
    <w:rsid w:val="00622ADD"/>
    <w:rsid w:val="00622F0A"/>
    <w:rsid w:val="006240D1"/>
    <w:rsid w:val="006242A7"/>
    <w:rsid w:val="0062484A"/>
    <w:rsid w:val="00626C9A"/>
    <w:rsid w:val="00627B2D"/>
    <w:rsid w:val="0063053B"/>
    <w:rsid w:val="00631CC4"/>
    <w:rsid w:val="006346A2"/>
    <w:rsid w:val="00635132"/>
    <w:rsid w:val="00637159"/>
    <w:rsid w:val="006410C1"/>
    <w:rsid w:val="00642768"/>
    <w:rsid w:val="00645669"/>
    <w:rsid w:val="0065038E"/>
    <w:rsid w:val="00657E3D"/>
    <w:rsid w:val="006603DE"/>
    <w:rsid w:val="006613A8"/>
    <w:rsid w:val="00664F40"/>
    <w:rsid w:val="00670091"/>
    <w:rsid w:val="006769B2"/>
    <w:rsid w:val="006770FD"/>
    <w:rsid w:val="0068378A"/>
    <w:rsid w:val="006853D0"/>
    <w:rsid w:val="006864D7"/>
    <w:rsid w:val="0068736B"/>
    <w:rsid w:val="00690A23"/>
    <w:rsid w:val="0069130B"/>
    <w:rsid w:val="006916FE"/>
    <w:rsid w:val="006924A0"/>
    <w:rsid w:val="00692844"/>
    <w:rsid w:val="006959E5"/>
    <w:rsid w:val="00695B29"/>
    <w:rsid w:val="006A0494"/>
    <w:rsid w:val="006A0953"/>
    <w:rsid w:val="006A1381"/>
    <w:rsid w:val="006A2D60"/>
    <w:rsid w:val="006A449D"/>
    <w:rsid w:val="006A493A"/>
    <w:rsid w:val="006A5363"/>
    <w:rsid w:val="006A5810"/>
    <w:rsid w:val="006A6A1C"/>
    <w:rsid w:val="006B0124"/>
    <w:rsid w:val="006B0FA4"/>
    <w:rsid w:val="006B3931"/>
    <w:rsid w:val="006B4CD5"/>
    <w:rsid w:val="006C075F"/>
    <w:rsid w:val="006C17DF"/>
    <w:rsid w:val="006C46A1"/>
    <w:rsid w:val="006C690F"/>
    <w:rsid w:val="006D24A3"/>
    <w:rsid w:val="006D3E7D"/>
    <w:rsid w:val="006D3EF4"/>
    <w:rsid w:val="006D4074"/>
    <w:rsid w:val="006E04FF"/>
    <w:rsid w:val="006E28EE"/>
    <w:rsid w:val="006E3DFC"/>
    <w:rsid w:val="006E3FCB"/>
    <w:rsid w:val="006E5410"/>
    <w:rsid w:val="006E73F7"/>
    <w:rsid w:val="006E7704"/>
    <w:rsid w:val="006F3F0A"/>
    <w:rsid w:val="006F62E8"/>
    <w:rsid w:val="006F7253"/>
    <w:rsid w:val="006F7D3C"/>
    <w:rsid w:val="0070244F"/>
    <w:rsid w:val="00702D33"/>
    <w:rsid w:val="00704D28"/>
    <w:rsid w:val="007050BA"/>
    <w:rsid w:val="00706A0F"/>
    <w:rsid w:val="00706AB7"/>
    <w:rsid w:val="00706FEB"/>
    <w:rsid w:val="007070AC"/>
    <w:rsid w:val="007109CF"/>
    <w:rsid w:val="007114E8"/>
    <w:rsid w:val="00723E98"/>
    <w:rsid w:val="00724705"/>
    <w:rsid w:val="00724CA8"/>
    <w:rsid w:val="00725D66"/>
    <w:rsid w:val="00726376"/>
    <w:rsid w:val="007277A6"/>
    <w:rsid w:val="007311BE"/>
    <w:rsid w:val="00736490"/>
    <w:rsid w:val="007415A9"/>
    <w:rsid w:val="00741C41"/>
    <w:rsid w:val="00742DFC"/>
    <w:rsid w:val="007437E4"/>
    <w:rsid w:val="007454E3"/>
    <w:rsid w:val="007466A1"/>
    <w:rsid w:val="00747361"/>
    <w:rsid w:val="007530AF"/>
    <w:rsid w:val="0075379D"/>
    <w:rsid w:val="00753E7B"/>
    <w:rsid w:val="007574BF"/>
    <w:rsid w:val="00767080"/>
    <w:rsid w:val="0077084B"/>
    <w:rsid w:val="00772B97"/>
    <w:rsid w:val="007738DB"/>
    <w:rsid w:val="00773DE0"/>
    <w:rsid w:val="00780218"/>
    <w:rsid w:val="007814A8"/>
    <w:rsid w:val="00782988"/>
    <w:rsid w:val="00782D81"/>
    <w:rsid w:val="00783621"/>
    <w:rsid w:val="007838F6"/>
    <w:rsid w:val="00783C10"/>
    <w:rsid w:val="00784028"/>
    <w:rsid w:val="00785E93"/>
    <w:rsid w:val="00785F84"/>
    <w:rsid w:val="007864B8"/>
    <w:rsid w:val="00787A56"/>
    <w:rsid w:val="00791AD7"/>
    <w:rsid w:val="00792C72"/>
    <w:rsid w:val="00793B45"/>
    <w:rsid w:val="00794716"/>
    <w:rsid w:val="00794815"/>
    <w:rsid w:val="00796CC6"/>
    <w:rsid w:val="00797AF2"/>
    <w:rsid w:val="007A0EDA"/>
    <w:rsid w:val="007A45A9"/>
    <w:rsid w:val="007A6FCA"/>
    <w:rsid w:val="007A7625"/>
    <w:rsid w:val="007B08A6"/>
    <w:rsid w:val="007B0BEE"/>
    <w:rsid w:val="007B2236"/>
    <w:rsid w:val="007B341F"/>
    <w:rsid w:val="007C192C"/>
    <w:rsid w:val="007C2A98"/>
    <w:rsid w:val="007C5226"/>
    <w:rsid w:val="007C755A"/>
    <w:rsid w:val="007D080A"/>
    <w:rsid w:val="007D1AF5"/>
    <w:rsid w:val="007E24B0"/>
    <w:rsid w:val="007E5F92"/>
    <w:rsid w:val="007E6B4B"/>
    <w:rsid w:val="007F0867"/>
    <w:rsid w:val="007F2150"/>
    <w:rsid w:val="007F27B1"/>
    <w:rsid w:val="007F2B3E"/>
    <w:rsid w:val="007F4768"/>
    <w:rsid w:val="007F4CA9"/>
    <w:rsid w:val="007F51B3"/>
    <w:rsid w:val="007F6A35"/>
    <w:rsid w:val="00800ED8"/>
    <w:rsid w:val="0080498A"/>
    <w:rsid w:val="00804B8D"/>
    <w:rsid w:val="00806DFA"/>
    <w:rsid w:val="00807B83"/>
    <w:rsid w:val="00810A81"/>
    <w:rsid w:val="008119A3"/>
    <w:rsid w:val="00812091"/>
    <w:rsid w:val="00812894"/>
    <w:rsid w:val="0081532D"/>
    <w:rsid w:val="0081772D"/>
    <w:rsid w:val="00820E89"/>
    <w:rsid w:val="00821CEC"/>
    <w:rsid w:val="00823C28"/>
    <w:rsid w:val="0082620B"/>
    <w:rsid w:val="00826289"/>
    <w:rsid w:val="0082771A"/>
    <w:rsid w:val="008278AE"/>
    <w:rsid w:val="00827F9B"/>
    <w:rsid w:val="00830978"/>
    <w:rsid w:val="00832ACF"/>
    <w:rsid w:val="00833317"/>
    <w:rsid w:val="00834AF9"/>
    <w:rsid w:val="008420C8"/>
    <w:rsid w:val="008421CC"/>
    <w:rsid w:val="00842252"/>
    <w:rsid w:val="0084479D"/>
    <w:rsid w:val="008451CE"/>
    <w:rsid w:val="00845E19"/>
    <w:rsid w:val="008476F6"/>
    <w:rsid w:val="00847EA7"/>
    <w:rsid w:val="00850A49"/>
    <w:rsid w:val="00854B41"/>
    <w:rsid w:val="00855400"/>
    <w:rsid w:val="008570AF"/>
    <w:rsid w:val="00861A71"/>
    <w:rsid w:val="008648CE"/>
    <w:rsid w:val="00864B03"/>
    <w:rsid w:val="00864FE2"/>
    <w:rsid w:val="0086569F"/>
    <w:rsid w:val="00871D79"/>
    <w:rsid w:val="0087270D"/>
    <w:rsid w:val="00875612"/>
    <w:rsid w:val="00875998"/>
    <w:rsid w:val="008819B4"/>
    <w:rsid w:val="008825B3"/>
    <w:rsid w:val="0088291C"/>
    <w:rsid w:val="00883372"/>
    <w:rsid w:val="00885B27"/>
    <w:rsid w:val="008914D9"/>
    <w:rsid w:val="0089265D"/>
    <w:rsid w:val="00893017"/>
    <w:rsid w:val="008969D0"/>
    <w:rsid w:val="008A00D9"/>
    <w:rsid w:val="008A0D4A"/>
    <w:rsid w:val="008A1BD7"/>
    <w:rsid w:val="008A2983"/>
    <w:rsid w:val="008A4D14"/>
    <w:rsid w:val="008A51E7"/>
    <w:rsid w:val="008B03F7"/>
    <w:rsid w:val="008B4C96"/>
    <w:rsid w:val="008B6F21"/>
    <w:rsid w:val="008B78B3"/>
    <w:rsid w:val="008C184A"/>
    <w:rsid w:val="008C1B5B"/>
    <w:rsid w:val="008C2F46"/>
    <w:rsid w:val="008C3C24"/>
    <w:rsid w:val="008C3C4C"/>
    <w:rsid w:val="008C4647"/>
    <w:rsid w:val="008C6D7A"/>
    <w:rsid w:val="008D33F3"/>
    <w:rsid w:val="008D3EFF"/>
    <w:rsid w:val="008D4A75"/>
    <w:rsid w:val="008D4E2E"/>
    <w:rsid w:val="008D5541"/>
    <w:rsid w:val="008D6275"/>
    <w:rsid w:val="008D6FD5"/>
    <w:rsid w:val="008E43FD"/>
    <w:rsid w:val="008E5A55"/>
    <w:rsid w:val="008F04B5"/>
    <w:rsid w:val="008F3316"/>
    <w:rsid w:val="008F4B10"/>
    <w:rsid w:val="008F69F0"/>
    <w:rsid w:val="009037BD"/>
    <w:rsid w:val="00904A13"/>
    <w:rsid w:val="00905F4B"/>
    <w:rsid w:val="00906CE6"/>
    <w:rsid w:val="0090731D"/>
    <w:rsid w:val="009074D5"/>
    <w:rsid w:val="00907EC6"/>
    <w:rsid w:val="00910415"/>
    <w:rsid w:val="00912EB2"/>
    <w:rsid w:val="00914966"/>
    <w:rsid w:val="00914AA3"/>
    <w:rsid w:val="009153F5"/>
    <w:rsid w:val="00915CF7"/>
    <w:rsid w:val="00927CC1"/>
    <w:rsid w:val="009312D0"/>
    <w:rsid w:val="00932347"/>
    <w:rsid w:val="00933631"/>
    <w:rsid w:val="00933709"/>
    <w:rsid w:val="00934D5E"/>
    <w:rsid w:val="00934DAA"/>
    <w:rsid w:val="0093732D"/>
    <w:rsid w:val="00937DA9"/>
    <w:rsid w:val="00942AF2"/>
    <w:rsid w:val="00945604"/>
    <w:rsid w:val="009466CB"/>
    <w:rsid w:val="00952817"/>
    <w:rsid w:val="00952A91"/>
    <w:rsid w:val="0095345F"/>
    <w:rsid w:val="0095355B"/>
    <w:rsid w:val="00953F85"/>
    <w:rsid w:val="00955009"/>
    <w:rsid w:val="009604C5"/>
    <w:rsid w:val="00963B92"/>
    <w:rsid w:val="00963CC3"/>
    <w:rsid w:val="009655BE"/>
    <w:rsid w:val="009661D3"/>
    <w:rsid w:val="00967728"/>
    <w:rsid w:val="00971E52"/>
    <w:rsid w:val="009728CF"/>
    <w:rsid w:val="00974240"/>
    <w:rsid w:val="00976A1A"/>
    <w:rsid w:val="0098031F"/>
    <w:rsid w:val="009825A0"/>
    <w:rsid w:val="00984C03"/>
    <w:rsid w:val="009873E2"/>
    <w:rsid w:val="0099027B"/>
    <w:rsid w:val="009909E2"/>
    <w:rsid w:val="00990B3C"/>
    <w:rsid w:val="00994885"/>
    <w:rsid w:val="009962E8"/>
    <w:rsid w:val="009963B3"/>
    <w:rsid w:val="009977D8"/>
    <w:rsid w:val="009A078B"/>
    <w:rsid w:val="009A285F"/>
    <w:rsid w:val="009A29B1"/>
    <w:rsid w:val="009A5751"/>
    <w:rsid w:val="009A67C8"/>
    <w:rsid w:val="009B12F9"/>
    <w:rsid w:val="009B2287"/>
    <w:rsid w:val="009B3163"/>
    <w:rsid w:val="009B3AB4"/>
    <w:rsid w:val="009B5197"/>
    <w:rsid w:val="009B6F23"/>
    <w:rsid w:val="009B79A0"/>
    <w:rsid w:val="009C04CA"/>
    <w:rsid w:val="009C0D65"/>
    <w:rsid w:val="009C17CF"/>
    <w:rsid w:val="009C17E7"/>
    <w:rsid w:val="009C1A2F"/>
    <w:rsid w:val="009C38E9"/>
    <w:rsid w:val="009C3D0D"/>
    <w:rsid w:val="009C3F8A"/>
    <w:rsid w:val="009C4CCD"/>
    <w:rsid w:val="009C5A72"/>
    <w:rsid w:val="009D1C5D"/>
    <w:rsid w:val="009D31DB"/>
    <w:rsid w:val="009D3B9A"/>
    <w:rsid w:val="009D3CA7"/>
    <w:rsid w:val="009D3DB9"/>
    <w:rsid w:val="009D4126"/>
    <w:rsid w:val="009D4443"/>
    <w:rsid w:val="009D5A2C"/>
    <w:rsid w:val="009D5E68"/>
    <w:rsid w:val="009D61BE"/>
    <w:rsid w:val="009D7E43"/>
    <w:rsid w:val="009E25A9"/>
    <w:rsid w:val="009E2A07"/>
    <w:rsid w:val="009E3B06"/>
    <w:rsid w:val="009E40C9"/>
    <w:rsid w:val="009E58FB"/>
    <w:rsid w:val="009E601B"/>
    <w:rsid w:val="009F02B2"/>
    <w:rsid w:val="009F03B0"/>
    <w:rsid w:val="009F182E"/>
    <w:rsid w:val="009F205C"/>
    <w:rsid w:val="009F25C1"/>
    <w:rsid w:val="009F3E7C"/>
    <w:rsid w:val="00A00B50"/>
    <w:rsid w:val="00A03984"/>
    <w:rsid w:val="00A03F95"/>
    <w:rsid w:val="00A055BC"/>
    <w:rsid w:val="00A05739"/>
    <w:rsid w:val="00A1083C"/>
    <w:rsid w:val="00A12324"/>
    <w:rsid w:val="00A1377B"/>
    <w:rsid w:val="00A15964"/>
    <w:rsid w:val="00A15D9D"/>
    <w:rsid w:val="00A16E62"/>
    <w:rsid w:val="00A21C89"/>
    <w:rsid w:val="00A239E1"/>
    <w:rsid w:val="00A25ED0"/>
    <w:rsid w:val="00A31F94"/>
    <w:rsid w:val="00A34663"/>
    <w:rsid w:val="00A34F0F"/>
    <w:rsid w:val="00A3663B"/>
    <w:rsid w:val="00A4008C"/>
    <w:rsid w:val="00A43806"/>
    <w:rsid w:val="00A45D50"/>
    <w:rsid w:val="00A46939"/>
    <w:rsid w:val="00A46B4A"/>
    <w:rsid w:val="00A47C12"/>
    <w:rsid w:val="00A51BE5"/>
    <w:rsid w:val="00A52066"/>
    <w:rsid w:val="00A538C1"/>
    <w:rsid w:val="00A55F33"/>
    <w:rsid w:val="00A56F58"/>
    <w:rsid w:val="00A60C80"/>
    <w:rsid w:val="00A6198D"/>
    <w:rsid w:val="00A63C60"/>
    <w:rsid w:val="00A63D3D"/>
    <w:rsid w:val="00A65139"/>
    <w:rsid w:val="00A65D5D"/>
    <w:rsid w:val="00A67440"/>
    <w:rsid w:val="00A7297E"/>
    <w:rsid w:val="00A730DC"/>
    <w:rsid w:val="00A7402E"/>
    <w:rsid w:val="00A74A1C"/>
    <w:rsid w:val="00A76002"/>
    <w:rsid w:val="00A76494"/>
    <w:rsid w:val="00A764C8"/>
    <w:rsid w:val="00A76EAC"/>
    <w:rsid w:val="00A81304"/>
    <w:rsid w:val="00A83867"/>
    <w:rsid w:val="00A85F2A"/>
    <w:rsid w:val="00A87CEE"/>
    <w:rsid w:val="00A922AF"/>
    <w:rsid w:val="00A9249E"/>
    <w:rsid w:val="00A97238"/>
    <w:rsid w:val="00A9776A"/>
    <w:rsid w:val="00AA030C"/>
    <w:rsid w:val="00AA0F3C"/>
    <w:rsid w:val="00AA4D27"/>
    <w:rsid w:val="00AA58F3"/>
    <w:rsid w:val="00AA5CE7"/>
    <w:rsid w:val="00AA6F28"/>
    <w:rsid w:val="00AA7EA9"/>
    <w:rsid w:val="00AB01C0"/>
    <w:rsid w:val="00AB1343"/>
    <w:rsid w:val="00AB1EE6"/>
    <w:rsid w:val="00AB264F"/>
    <w:rsid w:val="00AB3B4D"/>
    <w:rsid w:val="00AB5C6C"/>
    <w:rsid w:val="00AB605B"/>
    <w:rsid w:val="00AC0A4D"/>
    <w:rsid w:val="00AC1D2D"/>
    <w:rsid w:val="00AC1DB8"/>
    <w:rsid w:val="00AC3685"/>
    <w:rsid w:val="00AC3DE2"/>
    <w:rsid w:val="00AC43BB"/>
    <w:rsid w:val="00AC47B5"/>
    <w:rsid w:val="00AC575F"/>
    <w:rsid w:val="00AC58BD"/>
    <w:rsid w:val="00AC69B6"/>
    <w:rsid w:val="00AD0488"/>
    <w:rsid w:val="00AD61DD"/>
    <w:rsid w:val="00AD7350"/>
    <w:rsid w:val="00AE0BBF"/>
    <w:rsid w:val="00AE1FC1"/>
    <w:rsid w:val="00AE4988"/>
    <w:rsid w:val="00AE6CCF"/>
    <w:rsid w:val="00AE7C66"/>
    <w:rsid w:val="00AF11C0"/>
    <w:rsid w:val="00AF4302"/>
    <w:rsid w:val="00AF4906"/>
    <w:rsid w:val="00AF5CF3"/>
    <w:rsid w:val="00AF6CD2"/>
    <w:rsid w:val="00AF78AB"/>
    <w:rsid w:val="00AF7F27"/>
    <w:rsid w:val="00AF7F33"/>
    <w:rsid w:val="00B02823"/>
    <w:rsid w:val="00B060E1"/>
    <w:rsid w:val="00B06769"/>
    <w:rsid w:val="00B10D84"/>
    <w:rsid w:val="00B11370"/>
    <w:rsid w:val="00B11A7A"/>
    <w:rsid w:val="00B162A5"/>
    <w:rsid w:val="00B209BA"/>
    <w:rsid w:val="00B22015"/>
    <w:rsid w:val="00B2218B"/>
    <w:rsid w:val="00B22B6E"/>
    <w:rsid w:val="00B2419E"/>
    <w:rsid w:val="00B25962"/>
    <w:rsid w:val="00B3006B"/>
    <w:rsid w:val="00B300F7"/>
    <w:rsid w:val="00B32575"/>
    <w:rsid w:val="00B32A55"/>
    <w:rsid w:val="00B3643D"/>
    <w:rsid w:val="00B36897"/>
    <w:rsid w:val="00B401CE"/>
    <w:rsid w:val="00B42B92"/>
    <w:rsid w:val="00B42BD1"/>
    <w:rsid w:val="00B42C5C"/>
    <w:rsid w:val="00B46EF2"/>
    <w:rsid w:val="00B52B58"/>
    <w:rsid w:val="00B533AA"/>
    <w:rsid w:val="00B540D4"/>
    <w:rsid w:val="00B559C2"/>
    <w:rsid w:val="00B55DDA"/>
    <w:rsid w:val="00B60128"/>
    <w:rsid w:val="00B6039E"/>
    <w:rsid w:val="00B628BD"/>
    <w:rsid w:val="00B62FB0"/>
    <w:rsid w:val="00B6365A"/>
    <w:rsid w:val="00B6416D"/>
    <w:rsid w:val="00B65452"/>
    <w:rsid w:val="00B70F20"/>
    <w:rsid w:val="00B77F43"/>
    <w:rsid w:val="00B8074E"/>
    <w:rsid w:val="00B80CF0"/>
    <w:rsid w:val="00B80F0A"/>
    <w:rsid w:val="00B81238"/>
    <w:rsid w:val="00B86549"/>
    <w:rsid w:val="00B879A3"/>
    <w:rsid w:val="00B9292E"/>
    <w:rsid w:val="00B932A2"/>
    <w:rsid w:val="00B95566"/>
    <w:rsid w:val="00B95FDC"/>
    <w:rsid w:val="00B96532"/>
    <w:rsid w:val="00BA05B7"/>
    <w:rsid w:val="00BA06FC"/>
    <w:rsid w:val="00BA1128"/>
    <w:rsid w:val="00BA245F"/>
    <w:rsid w:val="00BA4332"/>
    <w:rsid w:val="00BB065C"/>
    <w:rsid w:val="00BB0E5A"/>
    <w:rsid w:val="00BB48F9"/>
    <w:rsid w:val="00BB4A4B"/>
    <w:rsid w:val="00BB5AF3"/>
    <w:rsid w:val="00BB70A9"/>
    <w:rsid w:val="00BC1FD5"/>
    <w:rsid w:val="00BC2B5B"/>
    <w:rsid w:val="00BC3023"/>
    <w:rsid w:val="00BC43F1"/>
    <w:rsid w:val="00BC4D24"/>
    <w:rsid w:val="00BD0C04"/>
    <w:rsid w:val="00BD118D"/>
    <w:rsid w:val="00BD2487"/>
    <w:rsid w:val="00BD2502"/>
    <w:rsid w:val="00BD281F"/>
    <w:rsid w:val="00BD3989"/>
    <w:rsid w:val="00BD3EDA"/>
    <w:rsid w:val="00BD3F4B"/>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1EA8"/>
    <w:rsid w:val="00BF42A4"/>
    <w:rsid w:val="00BF45A2"/>
    <w:rsid w:val="00BF6E39"/>
    <w:rsid w:val="00BF70A7"/>
    <w:rsid w:val="00BF7C30"/>
    <w:rsid w:val="00C00D83"/>
    <w:rsid w:val="00C0121C"/>
    <w:rsid w:val="00C01DF0"/>
    <w:rsid w:val="00C01ED9"/>
    <w:rsid w:val="00C0613E"/>
    <w:rsid w:val="00C073CF"/>
    <w:rsid w:val="00C10363"/>
    <w:rsid w:val="00C12105"/>
    <w:rsid w:val="00C126F9"/>
    <w:rsid w:val="00C13010"/>
    <w:rsid w:val="00C14137"/>
    <w:rsid w:val="00C14E9B"/>
    <w:rsid w:val="00C164CC"/>
    <w:rsid w:val="00C208F0"/>
    <w:rsid w:val="00C20E77"/>
    <w:rsid w:val="00C21467"/>
    <w:rsid w:val="00C229C9"/>
    <w:rsid w:val="00C25727"/>
    <w:rsid w:val="00C273A7"/>
    <w:rsid w:val="00C321AA"/>
    <w:rsid w:val="00C321B7"/>
    <w:rsid w:val="00C33136"/>
    <w:rsid w:val="00C338F1"/>
    <w:rsid w:val="00C3492D"/>
    <w:rsid w:val="00C363D4"/>
    <w:rsid w:val="00C36B3D"/>
    <w:rsid w:val="00C36EC0"/>
    <w:rsid w:val="00C376D4"/>
    <w:rsid w:val="00C41840"/>
    <w:rsid w:val="00C42F71"/>
    <w:rsid w:val="00C443FF"/>
    <w:rsid w:val="00C44F3B"/>
    <w:rsid w:val="00C453B1"/>
    <w:rsid w:val="00C459BD"/>
    <w:rsid w:val="00C505D4"/>
    <w:rsid w:val="00C51292"/>
    <w:rsid w:val="00C53DBD"/>
    <w:rsid w:val="00C55466"/>
    <w:rsid w:val="00C55BAE"/>
    <w:rsid w:val="00C5698A"/>
    <w:rsid w:val="00C649D5"/>
    <w:rsid w:val="00C66B92"/>
    <w:rsid w:val="00C70112"/>
    <w:rsid w:val="00C7074A"/>
    <w:rsid w:val="00C72F2D"/>
    <w:rsid w:val="00C73DCA"/>
    <w:rsid w:val="00C74E6C"/>
    <w:rsid w:val="00C7646B"/>
    <w:rsid w:val="00C76EE8"/>
    <w:rsid w:val="00C77554"/>
    <w:rsid w:val="00C81230"/>
    <w:rsid w:val="00C8328A"/>
    <w:rsid w:val="00C840B7"/>
    <w:rsid w:val="00C8410D"/>
    <w:rsid w:val="00C8567B"/>
    <w:rsid w:val="00C859F4"/>
    <w:rsid w:val="00C87205"/>
    <w:rsid w:val="00C90045"/>
    <w:rsid w:val="00C90091"/>
    <w:rsid w:val="00C903D6"/>
    <w:rsid w:val="00C9381A"/>
    <w:rsid w:val="00C9467B"/>
    <w:rsid w:val="00C9659D"/>
    <w:rsid w:val="00CA26D2"/>
    <w:rsid w:val="00CA3AD8"/>
    <w:rsid w:val="00CA4D75"/>
    <w:rsid w:val="00CA5055"/>
    <w:rsid w:val="00CA5183"/>
    <w:rsid w:val="00CA5431"/>
    <w:rsid w:val="00CA65CC"/>
    <w:rsid w:val="00CB0642"/>
    <w:rsid w:val="00CB1917"/>
    <w:rsid w:val="00CB59F9"/>
    <w:rsid w:val="00CC39C4"/>
    <w:rsid w:val="00CC3AE9"/>
    <w:rsid w:val="00CC5C2E"/>
    <w:rsid w:val="00CC5D5A"/>
    <w:rsid w:val="00CD027F"/>
    <w:rsid w:val="00CD0434"/>
    <w:rsid w:val="00CD1130"/>
    <w:rsid w:val="00CD39D7"/>
    <w:rsid w:val="00CD42E1"/>
    <w:rsid w:val="00CD6A1A"/>
    <w:rsid w:val="00CD751A"/>
    <w:rsid w:val="00CE18B4"/>
    <w:rsid w:val="00CE19BB"/>
    <w:rsid w:val="00CE477F"/>
    <w:rsid w:val="00CE5880"/>
    <w:rsid w:val="00CE78E2"/>
    <w:rsid w:val="00CF0AEA"/>
    <w:rsid w:val="00CF29BE"/>
    <w:rsid w:val="00CF2CCF"/>
    <w:rsid w:val="00CF347E"/>
    <w:rsid w:val="00CF5806"/>
    <w:rsid w:val="00CF6C7D"/>
    <w:rsid w:val="00D00C13"/>
    <w:rsid w:val="00D0155D"/>
    <w:rsid w:val="00D018E9"/>
    <w:rsid w:val="00D01B35"/>
    <w:rsid w:val="00D01FD9"/>
    <w:rsid w:val="00D059B3"/>
    <w:rsid w:val="00D102E2"/>
    <w:rsid w:val="00D137BF"/>
    <w:rsid w:val="00D1522A"/>
    <w:rsid w:val="00D15622"/>
    <w:rsid w:val="00D1587E"/>
    <w:rsid w:val="00D16157"/>
    <w:rsid w:val="00D162A1"/>
    <w:rsid w:val="00D17A68"/>
    <w:rsid w:val="00D21FB9"/>
    <w:rsid w:val="00D24A37"/>
    <w:rsid w:val="00D251AF"/>
    <w:rsid w:val="00D302F0"/>
    <w:rsid w:val="00D311A0"/>
    <w:rsid w:val="00D31BAF"/>
    <w:rsid w:val="00D32640"/>
    <w:rsid w:val="00D33B2F"/>
    <w:rsid w:val="00D34D57"/>
    <w:rsid w:val="00D358A7"/>
    <w:rsid w:val="00D3601D"/>
    <w:rsid w:val="00D408F4"/>
    <w:rsid w:val="00D4141B"/>
    <w:rsid w:val="00D43A78"/>
    <w:rsid w:val="00D44566"/>
    <w:rsid w:val="00D4487E"/>
    <w:rsid w:val="00D45539"/>
    <w:rsid w:val="00D478FB"/>
    <w:rsid w:val="00D47B06"/>
    <w:rsid w:val="00D47D1F"/>
    <w:rsid w:val="00D50C59"/>
    <w:rsid w:val="00D51F9C"/>
    <w:rsid w:val="00D537ED"/>
    <w:rsid w:val="00D567E4"/>
    <w:rsid w:val="00D56EDD"/>
    <w:rsid w:val="00D57078"/>
    <w:rsid w:val="00D573AA"/>
    <w:rsid w:val="00D57476"/>
    <w:rsid w:val="00D57704"/>
    <w:rsid w:val="00D600A8"/>
    <w:rsid w:val="00D60DF6"/>
    <w:rsid w:val="00D65A57"/>
    <w:rsid w:val="00D6710F"/>
    <w:rsid w:val="00D707C1"/>
    <w:rsid w:val="00D72969"/>
    <w:rsid w:val="00D73498"/>
    <w:rsid w:val="00D73B7B"/>
    <w:rsid w:val="00D80AC4"/>
    <w:rsid w:val="00D821FA"/>
    <w:rsid w:val="00D8413A"/>
    <w:rsid w:val="00D844E0"/>
    <w:rsid w:val="00D879CA"/>
    <w:rsid w:val="00D918DB"/>
    <w:rsid w:val="00D947AF"/>
    <w:rsid w:val="00DA5379"/>
    <w:rsid w:val="00DA57A8"/>
    <w:rsid w:val="00DA5BD8"/>
    <w:rsid w:val="00DA7CC1"/>
    <w:rsid w:val="00DB4387"/>
    <w:rsid w:val="00DB7B62"/>
    <w:rsid w:val="00DC0C98"/>
    <w:rsid w:val="00DC0D58"/>
    <w:rsid w:val="00DC3F3C"/>
    <w:rsid w:val="00DC5E27"/>
    <w:rsid w:val="00DC638C"/>
    <w:rsid w:val="00DD09E0"/>
    <w:rsid w:val="00DD2490"/>
    <w:rsid w:val="00DD2604"/>
    <w:rsid w:val="00DD45E2"/>
    <w:rsid w:val="00DD4B41"/>
    <w:rsid w:val="00DD534A"/>
    <w:rsid w:val="00DD740E"/>
    <w:rsid w:val="00DE06A5"/>
    <w:rsid w:val="00DE1CEE"/>
    <w:rsid w:val="00DE3AAE"/>
    <w:rsid w:val="00DE69EE"/>
    <w:rsid w:val="00DE6F1E"/>
    <w:rsid w:val="00DF1AEC"/>
    <w:rsid w:val="00DF21D0"/>
    <w:rsid w:val="00DF25AE"/>
    <w:rsid w:val="00DF28B1"/>
    <w:rsid w:val="00DF44F5"/>
    <w:rsid w:val="00DF4721"/>
    <w:rsid w:val="00DF7895"/>
    <w:rsid w:val="00E00B89"/>
    <w:rsid w:val="00E01400"/>
    <w:rsid w:val="00E03BA9"/>
    <w:rsid w:val="00E04646"/>
    <w:rsid w:val="00E06BCD"/>
    <w:rsid w:val="00E10F1D"/>
    <w:rsid w:val="00E135BE"/>
    <w:rsid w:val="00E13EFB"/>
    <w:rsid w:val="00E14FB6"/>
    <w:rsid w:val="00E15CA3"/>
    <w:rsid w:val="00E176B4"/>
    <w:rsid w:val="00E17B3F"/>
    <w:rsid w:val="00E218E2"/>
    <w:rsid w:val="00E221EB"/>
    <w:rsid w:val="00E2355C"/>
    <w:rsid w:val="00E2397E"/>
    <w:rsid w:val="00E24FDD"/>
    <w:rsid w:val="00E26B0C"/>
    <w:rsid w:val="00E31E09"/>
    <w:rsid w:val="00E328E7"/>
    <w:rsid w:val="00E33AEB"/>
    <w:rsid w:val="00E33FC6"/>
    <w:rsid w:val="00E3697A"/>
    <w:rsid w:val="00E3728B"/>
    <w:rsid w:val="00E437F5"/>
    <w:rsid w:val="00E45564"/>
    <w:rsid w:val="00E45B8B"/>
    <w:rsid w:val="00E45FD0"/>
    <w:rsid w:val="00E4612A"/>
    <w:rsid w:val="00E51625"/>
    <w:rsid w:val="00E52E1A"/>
    <w:rsid w:val="00E538CC"/>
    <w:rsid w:val="00E607B7"/>
    <w:rsid w:val="00E623D5"/>
    <w:rsid w:val="00E623F0"/>
    <w:rsid w:val="00E63763"/>
    <w:rsid w:val="00E64BCD"/>
    <w:rsid w:val="00E67395"/>
    <w:rsid w:val="00E67616"/>
    <w:rsid w:val="00E679E2"/>
    <w:rsid w:val="00E72CB9"/>
    <w:rsid w:val="00E7313F"/>
    <w:rsid w:val="00E73BCB"/>
    <w:rsid w:val="00E73D7C"/>
    <w:rsid w:val="00E74924"/>
    <w:rsid w:val="00E75ACB"/>
    <w:rsid w:val="00E77EE0"/>
    <w:rsid w:val="00E80876"/>
    <w:rsid w:val="00E816B2"/>
    <w:rsid w:val="00E843C2"/>
    <w:rsid w:val="00E85C68"/>
    <w:rsid w:val="00E90F5C"/>
    <w:rsid w:val="00E9108F"/>
    <w:rsid w:val="00E91EEC"/>
    <w:rsid w:val="00E92066"/>
    <w:rsid w:val="00EA56FC"/>
    <w:rsid w:val="00EA5949"/>
    <w:rsid w:val="00EA617C"/>
    <w:rsid w:val="00EB2472"/>
    <w:rsid w:val="00EB3348"/>
    <w:rsid w:val="00EB49B4"/>
    <w:rsid w:val="00EB66D6"/>
    <w:rsid w:val="00EB68B5"/>
    <w:rsid w:val="00EB6918"/>
    <w:rsid w:val="00EB6C2C"/>
    <w:rsid w:val="00EC02BF"/>
    <w:rsid w:val="00EC0644"/>
    <w:rsid w:val="00EC1411"/>
    <w:rsid w:val="00EC17C3"/>
    <w:rsid w:val="00EC2846"/>
    <w:rsid w:val="00EC290D"/>
    <w:rsid w:val="00EC4690"/>
    <w:rsid w:val="00EC5847"/>
    <w:rsid w:val="00ED0B81"/>
    <w:rsid w:val="00ED0FC0"/>
    <w:rsid w:val="00ED22D9"/>
    <w:rsid w:val="00ED2DD3"/>
    <w:rsid w:val="00ED3937"/>
    <w:rsid w:val="00ED3C09"/>
    <w:rsid w:val="00ED49D1"/>
    <w:rsid w:val="00ED6B53"/>
    <w:rsid w:val="00EE2388"/>
    <w:rsid w:val="00EE3B24"/>
    <w:rsid w:val="00EE503C"/>
    <w:rsid w:val="00EF09FF"/>
    <w:rsid w:val="00EF15BF"/>
    <w:rsid w:val="00EF43EB"/>
    <w:rsid w:val="00EF5161"/>
    <w:rsid w:val="00F01EFC"/>
    <w:rsid w:val="00F03F69"/>
    <w:rsid w:val="00F04148"/>
    <w:rsid w:val="00F0694F"/>
    <w:rsid w:val="00F074E9"/>
    <w:rsid w:val="00F07E7C"/>
    <w:rsid w:val="00F07EFD"/>
    <w:rsid w:val="00F101A7"/>
    <w:rsid w:val="00F11351"/>
    <w:rsid w:val="00F1336F"/>
    <w:rsid w:val="00F14431"/>
    <w:rsid w:val="00F1586C"/>
    <w:rsid w:val="00F163C1"/>
    <w:rsid w:val="00F16D37"/>
    <w:rsid w:val="00F17BD9"/>
    <w:rsid w:val="00F21DA8"/>
    <w:rsid w:val="00F23646"/>
    <w:rsid w:val="00F23DBC"/>
    <w:rsid w:val="00F30E80"/>
    <w:rsid w:val="00F317B2"/>
    <w:rsid w:val="00F335B5"/>
    <w:rsid w:val="00F33645"/>
    <w:rsid w:val="00F33C48"/>
    <w:rsid w:val="00F35EF1"/>
    <w:rsid w:val="00F36937"/>
    <w:rsid w:val="00F36FF2"/>
    <w:rsid w:val="00F40100"/>
    <w:rsid w:val="00F40FB0"/>
    <w:rsid w:val="00F43EBC"/>
    <w:rsid w:val="00F44286"/>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4291"/>
    <w:rsid w:val="00F64C31"/>
    <w:rsid w:val="00F6653D"/>
    <w:rsid w:val="00F66A8B"/>
    <w:rsid w:val="00F70C32"/>
    <w:rsid w:val="00F7157D"/>
    <w:rsid w:val="00F7245B"/>
    <w:rsid w:val="00F7486B"/>
    <w:rsid w:val="00F77D60"/>
    <w:rsid w:val="00F800D3"/>
    <w:rsid w:val="00F814E6"/>
    <w:rsid w:val="00F81BC4"/>
    <w:rsid w:val="00F830A0"/>
    <w:rsid w:val="00F835EB"/>
    <w:rsid w:val="00F8461B"/>
    <w:rsid w:val="00F85CA2"/>
    <w:rsid w:val="00F97348"/>
    <w:rsid w:val="00F974C1"/>
    <w:rsid w:val="00FA3E01"/>
    <w:rsid w:val="00FA4496"/>
    <w:rsid w:val="00FA512E"/>
    <w:rsid w:val="00FA5148"/>
    <w:rsid w:val="00FA5916"/>
    <w:rsid w:val="00FA7710"/>
    <w:rsid w:val="00FB2F1A"/>
    <w:rsid w:val="00FB30B8"/>
    <w:rsid w:val="00FB3711"/>
    <w:rsid w:val="00FB5911"/>
    <w:rsid w:val="00FB7B12"/>
    <w:rsid w:val="00FC30C2"/>
    <w:rsid w:val="00FC500A"/>
    <w:rsid w:val="00FD09C7"/>
    <w:rsid w:val="00FD2625"/>
    <w:rsid w:val="00FD2B9B"/>
    <w:rsid w:val="00FD482A"/>
    <w:rsid w:val="00FD562B"/>
    <w:rsid w:val="00FD5656"/>
    <w:rsid w:val="00FD7A78"/>
    <w:rsid w:val="00FE4049"/>
    <w:rsid w:val="00FE4300"/>
    <w:rsid w:val="00FE5D52"/>
    <w:rsid w:val="00FE7191"/>
    <w:rsid w:val="00FF25B7"/>
    <w:rsid w:val="00FF2A4B"/>
    <w:rsid w:val="00FF2D3C"/>
    <w:rsid w:val="00FF2DF8"/>
    <w:rsid w:val="00FF3E4E"/>
    <w:rsid w:val="00FF602C"/>
    <w:rsid w:val="00FF7EE8"/>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02643B8E"/>
  <w15:docId w15:val="{942C349B-354B-45FC-88DE-2ED4E7266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3B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3F23BE"/>
    <w:rPr>
      <w:rFonts w:asciiTheme="majorHAnsi" w:eastAsiaTheme="majorEastAsia" w:hAnsiTheme="majorHAnsi" w:cstheme="majorBidi"/>
      <w:b/>
      <w:bCs/>
      <w:i/>
      <w:iCs/>
      <w:color w:val="4F81BD" w:themeColor="accent1"/>
    </w:rPr>
  </w:style>
  <w:style w:type="paragraph" w:customStyle="1" w:styleId="u">
    <w:name w:val="u"/>
    <w:basedOn w:val="Normal"/>
    <w:rsid w:val="003F23BE"/>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3F23BE"/>
  </w:style>
  <w:style w:type="paragraph" w:customStyle="1" w:styleId="Default">
    <w:name w:val="Default"/>
    <w:rsid w:val="003F23BE"/>
    <w:pPr>
      <w:autoSpaceDE w:val="0"/>
      <w:autoSpaceDN w:val="0"/>
      <w:adjustRightInd w:val="0"/>
      <w:spacing w:after="0"/>
    </w:pPr>
    <w:rPr>
      <w:rFonts w:ascii="Arial" w:hAnsi="Arial" w:cs="Arial"/>
      <w:color w:val="000000"/>
      <w:lang w:val="es-CO"/>
    </w:rPr>
  </w:style>
  <w:style w:type="character" w:customStyle="1" w:styleId="italic">
    <w:name w:val="italic"/>
    <w:basedOn w:val="Fuentedeprrafopredeter"/>
    <w:rsid w:val="00A239E1"/>
  </w:style>
  <w:style w:type="character" w:styleId="Textodelmarcadordeposicin">
    <w:name w:val="Placeholder Text"/>
    <w:basedOn w:val="Fuentedeprrafopredeter"/>
    <w:semiHidden/>
    <w:rsid w:val="00E64BCD"/>
    <w:rPr>
      <w:color w:val="808080"/>
    </w:rPr>
  </w:style>
  <w:style w:type="character" w:styleId="Hipervnculovisitado">
    <w:name w:val="FollowedHyperlink"/>
    <w:basedOn w:val="Fuentedeprrafopredeter"/>
    <w:unhideWhenUsed/>
    <w:rsid w:val="001531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02713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433801">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8984423">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6423927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00516831">
      <w:bodyDiv w:val="1"/>
      <w:marLeft w:val="0"/>
      <w:marRight w:val="0"/>
      <w:marTop w:val="0"/>
      <w:marBottom w:val="0"/>
      <w:divBdr>
        <w:top w:val="none" w:sz="0" w:space="0" w:color="auto"/>
        <w:left w:val="none" w:sz="0" w:space="0" w:color="auto"/>
        <w:bottom w:val="none" w:sz="0" w:space="0" w:color="auto"/>
        <w:right w:val="none" w:sz="0" w:space="0" w:color="auto"/>
      </w:divBdr>
    </w:div>
    <w:div w:id="77085682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5881762">
      <w:bodyDiv w:val="1"/>
      <w:marLeft w:val="0"/>
      <w:marRight w:val="0"/>
      <w:marTop w:val="0"/>
      <w:marBottom w:val="0"/>
      <w:divBdr>
        <w:top w:val="none" w:sz="0" w:space="0" w:color="auto"/>
        <w:left w:val="none" w:sz="0" w:space="0" w:color="auto"/>
        <w:bottom w:val="none" w:sz="0" w:space="0" w:color="auto"/>
        <w:right w:val="none" w:sz="0" w:space="0" w:color="auto"/>
      </w:divBdr>
    </w:div>
    <w:div w:id="842819091">
      <w:bodyDiv w:val="1"/>
      <w:marLeft w:val="0"/>
      <w:marRight w:val="0"/>
      <w:marTop w:val="0"/>
      <w:marBottom w:val="0"/>
      <w:divBdr>
        <w:top w:val="none" w:sz="0" w:space="0" w:color="auto"/>
        <w:left w:val="none" w:sz="0" w:space="0" w:color="auto"/>
        <w:bottom w:val="none" w:sz="0" w:space="0" w:color="auto"/>
        <w:right w:val="none" w:sz="0" w:space="0" w:color="auto"/>
      </w:divBdr>
    </w:div>
    <w:div w:id="870806761">
      <w:bodyDiv w:val="1"/>
      <w:marLeft w:val="0"/>
      <w:marRight w:val="0"/>
      <w:marTop w:val="0"/>
      <w:marBottom w:val="0"/>
      <w:divBdr>
        <w:top w:val="none" w:sz="0" w:space="0" w:color="auto"/>
        <w:left w:val="none" w:sz="0" w:space="0" w:color="auto"/>
        <w:bottom w:val="none" w:sz="0" w:space="0" w:color="auto"/>
        <w:right w:val="none" w:sz="0" w:space="0" w:color="auto"/>
      </w:divBdr>
      <w:divsChild>
        <w:div w:id="190996477">
          <w:marLeft w:val="150"/>
          <w:marRight w:val="0"/>
          <w:marTop w:val="225"/>
          <w:marBottom w:val="225"/>
          <w:divBdr>
            <w:top w:val="none" w:sz="0" w:space="0" w:color="auto"/>
            <w:left w:val="none" w:sz="0" w:space="0" w:color="auto"/>
            <w:bottom w:val="none" w:sz="0" w:space="0" w:color="auto"/>
            <w:right w:val="none" w:sz="0" w:space="0" w:color="auto"/>
          </w:divBdr>
          <w:divsChild>
            <w:div w:id="1183939946">
              <w:marLeft w:val="0"/>
              <w:marRight w:val="0"/>
              <w:marTop w:val="0"/>
              <w:marBottom w:val="0"/>
              <w:divBdr>
                <w:top w:val="none" w:sz="0" w:space="0" w:color="auto"/>
                <w:left w:val="none" w:sz="0" w:space="0" w:color="auto"/>
                <w:bottom w:val="none" w:sz="0" w:space="0" w:color="auto"/>
                <w:right w:val="none" w:sz="0" w:space="0" w:color="auto"/>
              </w:divBdr>
            </w:div>
          </w:divsChild>
        </w:div>
        <w:div w:id="1362514617">
          <w:marLeft w:val="150"/>
          <w:marRight w:val="0"/>
          <w:marTop w:val="150"/>
          <w:marBottom w:val="225"/>
          <w:divBdr>
            <w:top w:val="none" w:sz="0" w:space="0" w:color="auto"/>
            <w:left w:val="none" w:sz="0" w:space="0" w:color="auto"/>
            <w:bottom w:val="none" w:sz="0" w:space="0" w:color="auto"/>
            <w:right w:val="none" w:sz="0" w:space="0" w:color="auto"/>
          </w:divBdr>
          <w:divsChild>
            <w:div w:id="1800144573">
              <w:marLeft w:val="0"/>
              <w:marRight w:val="0"/>
              <w:marTop w:val="0"/>
              <w:marBottom w:val="0"/>
              <w:divBdr>
                <w:top w:val="none" w:sz="0" w:space="0" w:color="auto"/>
                <w:left w:val="none" w:sz="0" w:space="0" w:color="auto"/>
                <w:bottom w:val="none" w:sz="0" w:space="0" w:color="auto"/>
                <w:right w:val="none" w:sz="0" w:space="0" w:color="auto"/>
              </w:divBdr>
            </w:div>
            <w:div w:id="255674756">
              <w:marLeft w:val="0"/>
              <w:marRight w:val="0"/>
              <w:marTop w:val="0"/>
              <w:marBottom w:val="0"/>
              <w:divBdr>
                <w:top w:val="none" w:sz="0" w:space="0" w:color="auto"/>
                <w:left w:val="none" w:sz="0" w:space="0" w:color="auto"/>
                <w:bottom w:val="none" w:sz="0" w:space="0" w:color="auto"/>
                <w:right w:val="none" w:sz="0" w:space="0" w:color="auto"/>
              </w:divBdr>
            </w:div>
            <w:div w:id="18525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1915592">
      <w:bodyDiv w:val="1"/>
      <w:marLeft w:val="0"/>
      <w:marRight w:val="0"/>
      <w:marTop w:val="0"/>
      <w:marBottom w:val="0"/>
      <w:divBdr>
        <w:top w:val="none" w:sz="0" w:space="0" w:color="auto"/>
        <w:left w:val="none" w:sz="0" w:space="0" w:color="auto"/>
        <w:bottom w:val="none" w:sz="0" w:space="0" w:color="auto"/>
        <w:right w:val="none" w:sz="0" w:space="0" w:color="auto"/>
      </w:divBdr>
      <w:divsChild>
        <w:div w:id="173109768">
          <w:marLeft w:val="-600"/>
          <w:marRight w:val="0"/>
          <w:marTop w:val="150"/>
          <w:marBottom w:val="225"/>
          <w:divBdr>
            <w:top w:val="none" w:sz="0" w:space="0" w:color="auto"/>
            <w:left w:val="none" w:sz="0" w:space="0" w:color="auto"/>
            <w:bottom w:val="none" w:sz="0" w:space="0" w:color="auto"/>
            <w:right w:val="none" w:sz="0" w:space="0" w:color="auto"/>
          </w:divBdr>
          <w:divsChild>
            <w:div w:id="1064332319">
              <w:marLeft w:val="0"/>
              <w:marRight w:val="0"/>
              <w:marTop w:val="0"/>
              <w:marBottom w:val="0"/>
              <w:divBdr>
                <w:top w:val="none" w:sz="0" w:space="0" w:color="auto"/>
                <w:left w:val="none" w:sz="0" w:space="0" w:color="auto"/>
                <w:bottom w:val="none" w:sz="0" w:space="0" w:color="auto"/>
                <w:right w:val="none" w:sz="0" w:space="0" w:color="auto"/>
              </w:divBdr>
              <w:divsChild>
                <w:div w:id="7573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9311060">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37318879">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4612642">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7748374">
      <w:bodyDiv w:val="1"/>
      <w:marLeft w:val="0"/>
      <w:marRight w:val="0"/>
      <w:marTop w:val="0"/>
      <w:marBottom w:val="0"/>
      <w:divBdr>
        <w:top w:val="none" w:sz="0" w:space="0" w:color="auto"/>
        <w:left w:val="none" w:sz="0" w:space="0" w:color="auto"/>
        <w:bottom w:val="none" w:sz="0" w:space="0" w:color="auto"/>
        <w:right w:val="none" w:sz="0" w:space="0" w:color="auto"/>
      </w:divBdr>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0919202">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83712212">
      <w:bodyDiv w:val="1"/>
      <w:marLeft w:val="0"/>
      <w:marRight w:val="0"/>
      <w:marTop w:val="0"/>
      <w:marBottom w:val="0"/>
      <w:divBdr>
        <w:top w:val="none" w:sz="0" w:space="0" w:color="auto"/>
        <w:left w:val="none" w:sz="0" w:space="0" w:color="auto"/>
        <w:bottom w:val="none" w:sz="0" w:space="0" w:color="auto"/>
        <w:right w:val="none" w:sz="0" w:space="0" w:color="auto"/>
      </w:divBdr>
      <w:divsChild>
        <w:div w:id="1446273989">
          <w:marLeft w:val="0"/>
          <w:marRight w:val="0"/>
          <w:marTop w:val="0"/>
          <w:marBottom w:val="225"/>
          <w:divBdr>
            <w:top w:val="none" w:sz="0" w:space="0" w:color="auto"/>
            <w:left w:val="none" w:sz="0" w:space="0" w:color="auto"/>
            <w:bottom w:val="none" w:sz="0" w:space="0" w:color="auto"/>
            <w:right w:val="none" w:sz="0" w:space="0" w:color="auto"/>
          </w:divBdr>
          <w:divsChild>
            <w:div w:id="457573191">
              <w:marLeft w:val="0"/>
              <w:marRight w:val="0"/>
              <w:marTop w:val="0"/>
              <w:marBottom w:val="0"/>
              <w:divBdr>
                <w:top w:val="none" w:sz="0" w:space="0" w:color="auto"/>
                <w:left w:val="none" w:sz="0" w:space="0" w:color="auto"/>
                <w:bottom w:val="none" w:sz="0" w:space="0" w:color="auto"/>
                <w:right w:val="none" w:sz="0" w:space="0" w:color="auto"/>
              </w:divBdr>
            </w:div>
          </w:divsChild>
        </w:div>
        <w:div w:id="1961107323">
          <w:marLeft w:val="0"/>
          <w:marRight w:val="0"/>
          <w:marTop w:val="0"/>
          <w:marBottom w:val="0"/>
          <w:divBdr>
            <w:top w:val="none" w:sz="0" w:space="0" w:color="auto"/>
            <w:left w:val="none" w:sz="0" w:space="0" w:color="auto"/>
            <w:bottom w:val="none" w:sz="0" w:space="0" w:color="auto"/>
            <w:right w:val="none" w:sz="0" w:space="0" w:color="auto"/>
          </w:divBdr>
          <w:divsChild>
            <w:div w:id="838302535">
              <w:marLeft w:val="90"/>
              <w:marRight w:val="90"/>
              <w:marTop w:val="90"/>
              <w:marBottom w:val="90"/>
              <w:divBdr>
                <w:top w:val="none" w:sz="0" w:space="0" w:color="auto"/>
                <w:left w:val="none" w:sz="0" w:space="0" w:color="auto"/>
                <w:bottom w:val="none" w:sz="0" w:space="0" w:color="auto"/>
                <w:right w:val="none" w:sz="0" w:space="0" w:color="auto"/>
              </w:divBdr>
            </w:div>
          </w:divsChild>
        </w:div>
        <w:div w:id="559905550">
          <w:marLeft w:val="0"/>
          <w:marRight w:val="0"/>
          <w:marTop w:val="0"/>
          <w:marBottom w:val="0"/>
          <w:divBdr>
            <w:top w:val="none" w:sz="0" w:space="0" w:color="auto"/>
            <w:left w:val="none" w:sz="0" w:space="0" w:color="auto"/>
            <w:bottom w:val="none" w:sz="0" w:space="0" w:color="auto"/>
            <w:right w:val="none" w:sz="0" w:space="0" w:color="auto"/>
          </w:divBdr>
          <w:divsChild>
            <w:div w:id="184832627">
              <w:marLeft w:val="0"/>
              <w:marRight w:val="0"/>
              <w:marTop w:val="0"/>
              <w:marBottom w:val="0"/>
              <w:divBdr>
                <w:top w:val="none" w:sz="0" w:space="0" w:color="auto"/>
                <w:left w:val="none" w:sz="0" w:space="0" w:color="auto"/>
                <w:bottom w:val="none" w:sz="0" w:space="0" w:color="auto"/>
                <w:right w:val="none" w:sz="0" w:space="0" w:color="auto"/>
              </w:divBdr>
              <w:divsChild>
                <w:div w:id="1130393312">
                  <w:marLeft w:val="0"/>
                  <w:marRight w:val="0"/>
                  <w:marTop w:val="0"/>
                  <w:marBottom w:val="0"/>
                  <w:divBdr>
                    <w:top w:val="none" w:sz="0" w:space="0" w:color="auto"/>
                    <w:left w:val="none" w:sz="0" w:space="0" w:color="auto"/>
                    <w:bottom w:val="none" w:sz="0" w:space="0" w:color="auto"/>
                    <w:right w:val="none" w:sz="0" w:space="0" w:color="auto"/>
                  </w:divBdr>
                </w:div>
                <w:div w:id="693531201">
                  <w:marLeft w:val="0"/>
                  <w:marRight w:val="0"/>
                  <w:marTop w:val="0"/>
                  <w:marBottom w:val="0"/>
                  <w:divBdr>
                    <w:top w:val="none" w:sz="0" w:space="0" w:color="auto"/>
                    <w:left w:val="none" w:sz="0" w:space="0" w:color="auto"/>
                    <w:bottom w:val="none" w:sz="0" w:space="0" w:color="auto"/>
                    <w:right w:val="none" w:sz="0" w:space="0" w:color="auto"/>
                  </w:divBdr>
                </w:div>
                <w:div w:id="16188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8199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1571567">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profesores.aulaplaneta.com/DNNPlayerPackages/Package12642/InfoGuion/cuadernoestudio/images_xml/MT_07_01_img12_1_small.jpg" TargetMode="External"/><Relationship Id="rId39" Type="http://schemas.openxmlformats.org/officeDocument/2006/relationships/hyperlink" Target="http://profesores.aulaplaneta.com/DNNPlayerPackages/Package12642/InfoGuion/cuadernoestudio/images_xml/MT_07_01_img06_small.jpg" TargetMode="External"/><Relationship Id="rId21" Type="http://schemas.openxmlformats.org/officeDocument/2006/relationships/image" Target="media/image12.emf"/><Relationship Id="rId34" Type="http://schemas.openxmlformats.org/officeDocument/2006/relationships/image" Target="media/image20.jpeg"/><Relationship Id="rId42" Type="http://schemas.openxmlformats.org/officeDocument/2006/relationships/image" Target="media/image24.jpeg"/><Relationship Id="rId47" Type="http://schemas.openxmlformats.org/officeDocument/2006/relationships/hyperlink" Target="http://profesores.aulaplaneta.com/AuxPages/RecursoProfesor.aspx?IdGuion=12642&amp;IdRecurso=626755&amp;Transparent=on" TargetMode="External"/><Relationship Id="rId50" Type="http://schemas.openxmlformats.org/officeDocument/2006/relationships/image" Target="media/image29.png"/><Relationship Id="rId55" Type="http://schemas.openxmlformats.org/officeDocument/2006/relationships/hyperlink" Target="http://profesores.aulaplaneta.com/DNNPlayerPackages/Package12642/Recurso180/Principal.html?transparent=on&amp;solucion=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17.emf"/><Relationship Id="rId41" Type="http://schemas.openxmlformats.org/officeDocument/2006/relationships/hyperlink" Target="http://profesores.aulaplaneta.com/DNNPlayerPackages/Package12642/InfoGuion/cuadernoestudio/images_xml/MT_07_01_img07_small.jpg" TargetMode="External"/><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rofesores.aulaplaneta.com/DNNPlayerPackages/Package12642/InfoGuion/cuadernoestudio/images_xml/MT_07_01_img09_small.jpg" TargetMode="External"/><Relationship Id="rId32" Type="http://schemas.openxmlformats.org/officeDocument/2006/relationships/hyperlink" Target="http://definicion.de/numeros-naturales/" TargetMode="External"/><Relationship Id="rId37" Type="http://schemas.openxmlformats.org/officeDocument/2006/relationships/hyperlink" Target="http://profesores.aulaplaneta.com/DNNPlayerPackages/Package12642/InfoGuion/cuadernoestudio/images_xml/MT_07_01_img05_small.jpg" TargetMode="External"/><Relationship Id="rId40" Type="http://schemas.openxmlformats.org/officeDocument/2006/relationships/image" Target="media/image23.jpeg"/><Relationship Id="rId45" Type="http://schemas.openxmlformats.org/officeDocument/2006/relationships/hyperlink" Target="http://es.wikipedia.org/wiki/V%C3%ADa_L%C3%A1ctea" TargetMode="External"/><Relationship Id="rId53" Type="http://schemas.openxmlformats.org/officeDocument/2006/relationships/hyperlink" Target="http://profesores.aulaplaneta.com/AuxPages/RecursoProfesor.aspx?IdGuion=12642&amp;IdRecurso=626753&amp;Transparent=on"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hyperlink" Target="http://profesores.aulaplaneta.com/AuxPages/RecursoProfesor.aspx?IdGuion=12642&amp;IdRecurso=626750&amp;Transparent=on" TargetMode="External"/><Relationship Id="rId36" Type="http://schemas.openxmlformats.org/officeDocument/2006/relationships/image" Target="media/image21.jpeg"/><Relationship Id="rId49" Type="http://schemas.openxmlformats.org/officeDocument/2006/relationships/image" Target="media/image28.jpeg"/><Relationship Id="rId57" Type="http://schemas.openxmlformats.org/officeDocument/2006/relationships/hyperlink" Target="http://www.ugr.es/~jgodino/edumat-maestros/manual/2_Sistemas_numericos.pdf" TargetMode="External"/><Relationship Id="rId61" Type="http://schemas.microsoft.com/office/2011/relationships/people" Target="people.xml"/><Relationship Id="rId10" Type="http://schemas.openxmlformats.org/officeDocument/2006/relationships/hyperlink" Target="http://es.wikipedia.org/wiki/Etruscos" TargetMode="External"/><Relationship Id="rId19" Type="http://schemas.openxmlformats.org/officeDocument/2006/relationships/image" Target="media/image10.emf"/><Relationship Id="rId31" Type="http://schemas.openxmlformats.org/officeDocument/2006/relationships/hyperlink" Target="http://profesores.aulaplaneta.com/DNNPlayerPackages/Package12642/InfoGuion/cuadernoestudio/images_xml/MT_07_01_img12_small.jpg" TargetMode="External"/><Relationship Id="rId44" Type="http://schemas.openxmlformats.org/officeDocument/2006/relationships/image" Target="media/image25.jpe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profesores.aulaplaneta.com/DNNPlayerPackages/Package12642/InfoGuion/cuadernoestudio/images_xml/MT_07_01_img10_zoom.jpg" TargetMode="External"/><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hyperlink" Target="http://profesores.aulaplaneta.com/DNNPlayerPackages/Package12642/InfoGuion/cuadernoestudio/images_xml/MT_07_01_img01_small.jpg" TargetMode="External"/><Relationship Id="rId43" Type="http://schemas.openxmlformats.org/officeDocument/2006/relationships/hyperlink" Target="http://profesores.aulaplaneta.com/DNNPlayerPackages/Package12642/InfoGuion/cuadernoestudio/images_xml/MT_07_01_img08_small.jpg" TargetMode="External"/><Relationship Id="rId48" Type="http://schemas.openxmlformats.org/officeDocument/2006/relationships/image" Target="media/image27.jpeg"/><Relationship Id="rId56" Type="http://schemas.openxmlformats.org/officeDocument/2006/relationships/hyperlink" Target="http://www.bdigital.unal.edu.co/5317/" TargetMode="External"/><Relationship Id="rId8" Type="http://schemas.openxmlformats.org/officeDocument/2006/relationships/image" Target="media/image1.jpeg"/><Relationship Id="rId51" Type="http://schemas.openxmlformats.org/officeDocument/2006/relationships/hyperlink" Target="http://profesores.aulaplaneta.com/AuxPages/RecursoProfesor.aspx?IdGuion=12642&amp;IdRecurso=626751&amp;Transparent=on"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19.jpeg"/><Relationship Id="rId38" Type="http://schemas.openxmlformats.org/officeDocument/2006/relationships/image" Target="media/image22.jpeg"/><Relationship Id="rId46" Type="http://schemas.openxmlformats.org/officeDocument/2006/relationships/image" Target="media/image26.png"/><Relationship Id="rId59"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7087D-2AE9-4B3E-A030-EE82FE3FF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27</Pages>
  <Words>6073</Words>
  <Characters>33404</Characters>
  <Application>Microsoft Office Word</Application>
  <DocSecurity>0</DocSecurity>
  <Lines>278</Lines>
  <Paragraphs>78</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39399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Diana Margarita Gonzalez Martinez</cp:lastModifiedBy>
  <cp:revision>50</cp:revision>
  <dcterms:created xsi:type="dcterms:W3CDTF">2015-04-23T23:14:00Z</dcterms:created>
  <dcterms:modified xsi:type="dcterms:W3CDTF">2015-04-29T00:40:00Z</dcterms:modified>
</cp:coreProperties>
</file>