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9B1F50" w14:textId="316ACAC1" w:rsidR="0045712C" w:rsidRPr="00254FDB" w:rsidRDefault="0014528A" w:rsidP="00CB02D2">
      <w:pPr>
        <w:jc w:val="center"/>
        <w:rPr>
          <w:rFonts w:ascii="Arial" w:hAnsi="Arial"/>
          <w:b/>
          <w:lang w:val="es-ES_tradnl"/>
        </w:rPr>
      </w:pPr>
      <w:r>
        <w:rPr>
          <w:rFonts w:ascii="Arial" w:hAnsi="Arial"/>
          <w:b/>
          <w:lang w:val="es-ES_tradnl"/>
        </w:rPr>
        <w:t>Interactivo F6</w:t>
      </w:r>
      <w:r w:rsidR="0045712C" w:rsidRPr="00254FDB">
        <w:rPr>
          <w:rFonts w:ascii="Arial" w:hAnsi="Arial"/>
          <w:b/>
          <w:lang w:val="es-ES_tradnl"/>
        </w:rPr>
        <w:t xml:space="preserve">: </w:t>
      </w:r>
      <w:r>
        <w:rPr>
          <w:rFonts w:ascii="Arial" w:hAnsi="Arial"/>
          <w:b/>
          <w:lang w:val="es-ES_tradnl"/>
        </w:rPr>
        <w:t>Menú con fichas</w:t>
      </w:r>
    </w:p>
    <w:p w14:paraId="720D2C7B" w14:textId="77777777" w:rsidR="0045712C" w:rsidRPr="00254FDB" w:rsidRDefault="0045712C" w:rsidP="00CB02D2">
      <w:pPr>
        <w:rPr>
          <w:rFonts w:ascii="Arial" w:hAnsi="Arial"/>
          <w:lang w:val="es-ES_tradnl"/>
        </w:rPr>
      </w:pPr>
    </w:p>
    <w:p w14:paraId="647D56A6"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 xml:space="preserve">Nombre del </w:t>
      </w:r>
      <w:proofErr w:type="spellStart"/>
      <w:r w:rsidRPr="006D02A8">
        <w:rPr>
          <w:rFonts w:ascii="Arial" w:hAnsi="Arial"/>
          <w:sz w:val="18"/>
          <w:szCs w:val="18"/>
          <w:highlight w:val="green"/>
          <w:lang w:val="es-ES_tradnl"/>
        </w:rPr>
        <w:t>guión</w:t>
      </w:r>
      <w:proofErr w:type="spellEnd"/>
      <w:r w:rsidRPr="006D02A8">
        <w:rPr>
          <w:rFonts w:ascii="Arial" w:hAnsi="Arial"/>
          <w:sz w:val="18"/>
          <w:szCs w:val="18"/>
          <w:highlight w:val="green"/>
          <w:lang w:val="es-ES_tradnl"/>
        </w:rPr>
        <w:t xml:space="preserve"> a que corresponde el ejercicio</w:t>
      </w:r>
    </w:p>
    <w:p w14:paraId="37721D29" w14:textId="77777777" w:rsidR="00CD652E" w:rsidRPr="006D02A8" w:rsidRDefault="00CD652E" w:rsidP="00CD652E">
      <w:pPr>
        <w:rPr>
          <w:rFonts w:ascii="Arial" w:hAnsi="Arial"/>
          <w:sz w:val="18"/>
          <w:szCs w:val="18"/>
          <w:lang w:val="es-ES_tradnl"/>
        </w:rPr>
      </w:pPr>
    </w:p>
    <w:p w14:paraId="6936525D" w14:textId="237710AE" w:rsidR="004D61B1" w:rsidRDefault="0029798A" w:rsidP="00CD652E">
      <w:pPr>
        <w:rPr>
          <w:rFonts w:ascii="Arial" w:hAnsi="Arial"/>
          <w:sz w:val="18"/>
          <w:szCs w:val="18"/>
          <w:lang w:val="es-ES_tradnl"/>
        </w:rPr>
      </w:pPr>
      <w:r w:rsidRPr="0029798A">
        <w:rPr>
          <w:rFonts w:ascii="Arial" w:hAnsi="Arial"/>
          <w:sz w:val="18"/>
          <w:szCs w:val="18"/>
          <w:lang w:val="es-ES_tradnl"/>
        </w:rPr>
        <w:t>MA_06_02_CO</w:t>
      </w:r>
    </w:p>
    <w:p w14:paraId="29C7B21D" w14:textId="77777777" w:rsidR="0029798A" w:rsidRPr="006D02A8" w:rsidRDefault="0029798A" w:rsidP="00CD652E">
      <w:pPr>
        <w:rPr>
          <w:rFonts w:ascii="Arial" w:hAnsi="Arial"/>
          <w:sz w:val="18"/>
          <w:szCs w:val="18"/>
          <w:lang w:val="es-ES_tradnl"/>
        </w:rPr>
      </w:pPr>
    </w:p>
    <w:p w14:paraId="2AFF08EA" w14:textId="77777777" w:rsidR="00CD652E" w:rsidRPr="0063490D" w:rsidRDefault="00CD652E" w:rsidP="00CD652E">
      <w:pPr>
        <w:rPr>
          <w:rFonts w:ascii="Arial" w:hAnsi="Arial"/>
          <w:b/>
          <w:sz w:val="18"/>
          <w:szCs w:val="18"/>
          <w:lang w:val="es-ES_tradnl"/>
        </w:rPr>
      </w:pPr>
      <w:r w:rsidRPr="00254FDB">
        <w:rPr>
          <w:rFonts w:ascii="Arial" w:hAnsi="Arial"/>
          <w:b/>
          <w:sz w:val="18"/>
          <w:szCs w:val="18"/>
          <w:lang w:val="es-ES_tradnl"/>
        </w:rPr>
        <w:t>DATOS DEL RECURSO</w:t>
      </w:r>
    </w:p>
    <w:p w14:paraId="1505C07E" w14:textId="77777777" w:rsidR="00CD652E" w:rsidRPr="009320AC" w:rsidRDefault="00CD652E" w:rsidP="00CD652E">
      <w:pPr>
        <w:rPr>
          <w:rFonts w:ascii="Arial" w:hAnsi="Arial" w:cs="Arial"/>
          <w:sz w:val="18"/>
          <w:szCs w:val="18"/>
          <w:lang w:val="es-ES_tradnl"/>
        </w:rPr>
      </w:pPr>
    </w:p>
    <w:p w14:paraId="18B66031" w14:textId="3BC0CC36"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Título del recurso</w:t>
      </w:r>
      <w:r w:rsidR="004735BF">
        <w:rPr>
          <w:rFonts w:ascii="Arial" w:hAnsi="Arial"/>
          <w:sz w:val="18"/>
          <w:szCs w:val="18"/>
          <w:highlight w:val="green"/>
          <w:lang w:val="es-ES_tradnl"/>
        </w:rPr>
        <w:t xml:space="preserve"> </w:t>
      </w:r>
      <w:r w:rsidR="004735BF" w:rsidRPr="00411F22">
        <w:rPr>
          <w:rFonts w:ascii="Arial" w:hAnsi="Arial"/>
          <w:sz w:val="18"/>
          <w:szCs w:val="18"/>
          <w:highlight w:val="green"/>
          <w:lang w:val="es-ES_tradnl"/>
        </w:rPr>
        <w:t>(</w:t>
      </w:r>
      <w:r w:rsidR="004735BF">
        <w:rPr>
          <w:rFonts w:ascii="Arial" w:hAnsi="Arial"/>
          <w:b/>
          <w:sz w:val="18"/>
          <w:szCs w:val="18"/>
          <w:highlight w:val="green"/>
          <w:lang w:val="es-ES_tradnl"/>
        </w:rPr>
        <w:t>65</w:t>
      </w:r>
      <w:r w:rsidR="004735BF" w:rsidRPr="00411F22">
        <w:rPr>
          <w:rFonts w:ascii="Arial" w:hAnsi="Arial"/>
          <w:sz w:val="18"/>
          <w:szCs w:val="18"/>
          <w:highlight w:val="green"/>
          <w:lang w:val="es-ES_tradnl"/>
        </w:rPr>
        <w:t xml:space="preserve"> caracteres máx.)</w:t>
      </w:r>
    </w:p>
    <w:p w14:paraId="2794F70B" w14:textId="70CADC40" w:rsidR="00CD652E" w:rsidRPr="000719EE" w:rsidRDefault="004D61B1" w:rsidP="00CD652E">
      <w:pPr>
        <w:rPr>
          <w:rFonts w:ascii="Arial" w:hAnsi="Arial" w:cs="Arial"/>
          <w:sz w:val="18"/>
          <w:szCs w:val="18"/>
          <w:lang w:val="es-ES_tradnl"/>
        </w:rPr>
      </w:pPr>
      <w:r>
        <w:rPr>
          <w:rFonts w:ascii="Arial" w:hAnsi="Arial" w:cs="Arial"/>
          <w:sz w:val="18"/>
          <w:szCs w:val="18"/>
          <w:lang w:val="es-ES_tradnl"/>
        </w:rPr>
        <w:t xml:space="preserve">Sistemas de Numeración </w:t>
      </w:r>
    </w:p>
    <w:p w14:paraId="18D6202A" w14:textId="77777777" w:rsidR="00CD652E" w:rsidRPr="000719EE" w:rsidRDefault="00CD652E" w:rsidP="00CD652E">
      <w:pPr>
        <w:rPr>
          <w:rFonts w:ascii="Arial" w:hAnsi="Arial" w:cs="Arial"/>
          <w:sz w:val="18"/>
          <w:szCs w:val="18"/>
          <w:lang w:val="es-ES_tradnl"/>
        </w:rPr>
      </w:pPr>
    </w:p>
    <w:p w14:paraId="699CA374"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Descripción del recurso</w:t>
      </w:r>
    </w:p>
    <w:p w14:paraId="63D54A5D" w14:textId="77777777" w:rsidR="00B67A16" w:rsidRDefault="00B67A16" w:rsidP="00CD652E">
      <w:pPr>
        <w:rPr>
          <w:ins w:id="0" w:author="Diana Margarita Gonzalez Martinez" w:date="2015-05-13T20:19:00Z"/>
          <w:rFonts w:ascii="Arial" w:hAnsi="Arial" w:cs="Arial"/>
          <w:sz w:val="18"/>
          <w:szCs w:val="18"/>
          <w:lang w:val="es-ES_tradnl"/>
        </w:rPr>
      </w:pPr>
    </w:p>
    <w:p w14:paraId="39377BD2" w14:textId="03C5310C" w:rsidR="00CD652E" w:rsidRPr="000719EE" w:rsidRDefault="004D61B1" w:rsidP="00CD652E">
      <w:pPr>
        <w:rPr>
          <w:rFonts w:ascii="Arial" w:hAnsi="Arial" w:cs="Arial"/>
          <w:sz w:val="18"/>
          <w:szCs w:val="18"/>
          <w:lang w:val="es-ES_tradnl"/>
        </w:rPr>
      </w:pPr>
      <w:bookmarkStart w:id="1" w:name="_GoBack"/>
      <w:bookmarkEnd w:id="1"/>
      <w:r>
        <w:rPr>
          <w:rFonts w:ascii="Arial" w:hAnsi="Arial" w:cs="Arial"/>
          <w:sz w:val="18"/>
          <w:szCs w:val="18"/>
          <w:lang w:val="es-ES_tradnl"/>
        </w:rPr>
        <w:t>Este recurso de tipo expositivo permite al estudiante conocer diversos sistemas de numeración pos</w:t>
      </w:r>
      <w:r w:rsidR="0029798A">
        <w:rPr>
          <w:rFonts w:ascii="Arial" w:hAnsi="Arial" w:cs="Arial"/>
          <w:sz w:val="18"/>
          <w:szCs w:val="18"/>
          <w:lang w:val="es-ES_tradnl"/>
        </w:rPr>
        <w:t>icionales como no posicionales</w:t>
      </w:r>
    </w:p>
    <w:p w14:paraId="20960999" w14:textId="77777777" w:rsidR="00CD652E" w:rsidRPr="000719EE" w:rsidRDefault="00CD652E" w:rsidP="00CD652E">
      <w:pPr>
        <w:rPr>
          <w:rFonts w:ascii="Arial" w:hAnsi="Arial" w:cs="Arial"/>
          <w:sz w:val="18"/>
          <w:szCs w:val="18"/>
          <w:lang w:val="es-ES_tradnl"/>
        </w:rPr>
      </w:pPr>
    </w:p>
    <w:p w14:paraId="36FAF20C"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Palabras clave del recurso (separadas por comas ",")</w:t>
      </w:r>
    </w:p>
    <w:p w14:paraId="16DAB3CB" w14:textId="77777777" w:rsidR="009D32C3" w:rsidRDefault="009D32C3" w:rsidP="00CD652E">
      <w:pPr>
        <w:rPr>
          <w:ins w:id="2" w:author="Diana Margarita Gonzalez Martinez" w:date="2015-05-13T19:24:00Z"/>
          <w:rFonts w:ascii="Arial" w:hAnsi="Arial" w:cs="Arial"/>
          <w:sz w:val="18"/>
          <w:szCs w:val="18"/>
          <w:lang w:val="es-ES_tradnl"/>
        </w:rPr>
      </w:pPr>
    </w:p>
    <w:p w14:paraId="54248A6E" w14:textId="29E5C797" w:rsidR="00CD652E" w:rsidRPr="000719EE" w:rsidRDefault="0029798A" w:rsidP="00CD652E">
      <w:pPr>
        <w:rPr>
          <w:rFonts w:ascii="Arial" w:hAnsi="Arial" w:cs="Arial"/>
          <w:sz w:val="18"/>
          <w:szCs w:val="18"/>
          <w:lang w:val="es-ES_tradnl"/>
        </w:rPr>
      </w:pPr>
      <w:r>
        <w:rPr>
          <w:rFonts w:ascii="Arial" w:hAnsi="Arial" w:cs="Arial"/>
          <w:sz w:val="18"/>
          <w:szCs w:val="18"/>
          <w:lang w:val="es-ES_tradnl"/>
        </w:rPr>
        <w:t xml:space="preserve">Sistema de </w:t>
      </w:r>
      <w:proofErr w:type="spellStart"/>
      <w:r>
        <w:rPr>
          <w:rFonts w:ascii="Arial" w:hAnsi="Arial" w:cs="Arial"/>
          <w:sz w:val="18"/>
          <w:szCs w:val="18"/>
          <w:lang w:val="es-ES_tradnl"/>
        </w:rPr>
        <w:t>numeración</w:t>
      </w:r>
      <w:proofErr w:type="gramStart"/>
      <w:r>
        <w:rPr>
          <w:rFonts w:ascii="Arial" w:hAnsi="Arial" w:cs="Arial"/>
          <w:sz w:val="18"/>
          <w:szCs w:val="18"/>
          <w:lang w:val="es-ES_tradnl"/>
        </w:rPr>
        <w:t>,</w:t>
      </w:r>
      <w:r w:rsidR="004D61B1">
        <w:rPr>
          <w:rFonts w:ascii="Arial" w:hAnsi="Arial" w:cs="Arial"/>
          <w:sz w:val="18"/>
          <w:szCs w:val="18"/>
          <w:lang w:val="es-ES_tradnl"/>
        </w:rPr>
        <w:t>sistema</w:t>
      </w:r>
      <w:proofErr w:type="spellEnd"/>
      <w:proofErr w:type="gramEnd"/>
      <w:r w:rsidR="004D61B1">
        <w:rPr>
          <w:rFonts w:ascii="Arial" w:hAnsi="Arial" w:cs="Arial"/>
          <w:sz w:val="18"/>
          <w:szCs w:val="18"/>
          <w:lang w:val="es-ES_tradnl"/>
        </w:rPr>
        <w:t xml:space="preserve"> de numeración </w:t>
      </w:r>
      <w:proofErr w:type="spellStart"/>
      <w:r w:rsidR="004D61B1">
        <w:rPr>
          <w:rFonts w:ascii="Arial" w:hAnsi="Arial" w:cs="Arial"/>
          <w:sz w:val="18"/>
          <w:szCs w:val="18"/>
          <w:lang w:val="es-ES_tradnl"/>
        </w:rPr>
        <w:t>posicional,sistema</w:t>
      </w:r>
      <w:proofErr w:type="spellEnd"/>
      <w:r w:rsidR="004D61B1">
        <w:rPr>
          <w:rFonts w:ascii="Arial" w:hAnsi="Arial" w:cs="Arial"/>
          <w:sz w:val="18"/>
          <w:szCs w:val="18"/>
          <w:lang w:val="es-ES_tradnl"/>
        </w:rPr>
        <w:t xml:space="preserve"> de numeración no posicional </w:t>
      </w:r>
    </w:p>
    <w:p w14:paraId="18DF7029" w14:textId="77777777" w:rsidR="00CD652E" w:rsidRPr="000719EE" w:rsidRDefault="00CD652E" w:rsidP="00CD652E">
      <w:pPr>
        <w:rPr>
          <w:rFonts w:ascii="Arial" w:hAnsi="Arial" w:cs="Arial"/>
          <w:sz w:val="18"/>
          <w:szCs w:val="18"/>
          <w:lang w:val="es-ES_tradnl"/>
        </w:rPr>
      </w:pPr>
    </w:p>
    <w:p w14:paraId="4EDE9256"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color w:val="FF0000"/>
          <w:sz w:val="18"/>
          <w:szCs w:val="18"/>
          <w:lang w:val="es-ES_tradnl"/>
        </w:rPr>
        <w:t xml:space="preserve"> </w:t>
      </w:r>
      <w:r w:rsidRPr="006D02A8">
        <w:rPr>
          <w:rFonts w:ascii="Arial" w:hAnsi="Arial"/>
          <w:sz w:val="18"/>
          <w:szCs w:val="18"/>
          <w:highlight w:val="green"/>
          <w:lang w:val="es-ES_tradnl"/>
        </w:rPr>
        <w:t>Tiempo estimado (minutos)</w:t>
      </w:r>
    </w:p>
    <w:p w14:paraId="4BA0C4FC" w14:textId="17F467DF" w:rsidR="00CD652E" w:rsidRPr="000719EE" w:rsidRDefault="004D61B1" w:rsidP="00CD652E">
      <w:pPr>
        <w:rPr>
          <w:rFonts w:ascii="Arial" w:hAnsi="Arial" w:cs="Arial"/>
          <w:sz w:val="18"/>
          <w:szCs w:val="18"/>
          <w:lang w:val="es-ES_tradnl"/>
        </w:rPr>
      </w:pPr>
      <w:r>
        <w:rPr>
          <w:rFonts w:ascii="Arial" w:hAnsi="Arial" w:cs="Arial"/>
          <w:sz w:val="18"/>
          <w:szCs w:val="18"/>
          <w:lang w:val="es-ES_tradnl"/>
        </w:rPr>
        <w:t>8</w:t>
      </w:r>
    </w:p>
    <w:p w14:paraId="71B1C5EB" w14:textId="77777777" w:rsidR="00CD652E" w:rsidRPr="000719EE" w:rsidRDefault="00CD652E" w:rsidP="00CD652E">
      <w:pPr>
        <w:rPr>
          <w:rFonts w:ascii="Arial" w:hAnsi="Arial" w:cs="Arial"/>
          <w:sz w:val="18"/>
          <w:szCs w:val="18"/>
          <w:lang w:val="es-ES_tradnl"/>
        </w:rPr>
      </w:pPr>
    </w:p>
    <w:p w14:paraId="4C02C86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Acción didáctica (indicar sólo una)</w:t>
      </w:r>
    </w:p>
    <w:tbl>
      <w:tblPr>
        <w:tblStyle w:val="Tablaconcuadrcula"/>
        <w:tblW w:w="8930" w:type="dxa"/>
        <w:tblInd w:w="250" w:type="dxa"/>
        <w:tblLook w:val="04A0" w:firstRow="1" w:lastRow="0" w:firstColumn="1" w:lastColumn="0" w:noHBand="0" w:noVBand="1"/>
      </w:tblPr>
      <w:tblGrid>
        <w:gridCol w:w="1248"/>
        <w:gridCol w:w="404"/>
        <w:gridCol w:w="1289"/>
        <w:gridCol w:w="367"/>
        <w:gridCol w:w="2504"/>
        <w:gridCol w:w="425"/>
        <w:gridCol w:w="2268"/>
        <w:gridCol w:w="425"/>
      </w:tblGrid>
      <w:tr w:rsidR="00CD652E" w:rsidRPr="005F4C68" w14:paraId="0AC7D94E" w14:textId="77777777" w:rsidTr="00F4317E">
        <w:tc>
          <w:tcPr>
            <w:tcW w:w="1248" w:type="dxa"/>
          </w:tcPr>
          <w:p w14:paraId="21CFC169"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Exposición</w:t>
            </w:r>
          </w:p>
        </w:tc>
        <w:tc>
          <w:tcPr>
            <w:tcW w:w="404" w:type="dxa"/>
          </w:tcPr>
          <w:p w14:paraId="3A3B9B62" w14:textId="16418585" w:rsidR="00CD652E" w:rsidRPr="005F4C68" w:rsidRDefault="004D61B1" w:rsidP="00F4317E">
            <w:pPr>
              <w:rPr>
                <w:rFonts w:ascii="Arial" w:hAnsi="Arial"/>
                <w:sz w:val="16"/>
                <w:szCs w:val="16"/>
                <w:lang w:val="es-ES_tradnl"/>
              </w:rPr>
            </w:pPr>
            <w:r>
              <w:rPr>
                <w:rFonts w:ascii="Arial" w:hAnsi="Arial"/>
                <w:sz w:val="16"/>
                <w:szCs w:val="16"/>
                <w:lang w:val="es-ES_tradnl"/>
              </w:rPr>
              <w:t>x</w:t>
            </w:r>
          </w:p>
        </w:tc>
        <w:tc>
          <w:tcPr>
            <w:tcW w:w="1289" w:type="dxa"/>
          </w:tcPr>
          <w:p w14:paraId="1BC4C7F5"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Ejercitación</w:t>
            </w:r>
          </w:p>
        </w:tc>
        <w:tc>
          <w:tcPr>
            <w:tcW w:w="367" w:type="dxa"/>
          </w:tcPr>
          <w:p w14:paraId="6737D52C" w14:textId="77777777" w:rsidR="00CD652E" w:rsidRPr="005F4C68" w:rsidRDefault="00CD652E" w:rsidP="00F4317E">
            <w:pPr>
              <w:rPr>
                <w:rFonts w:ascii="Arial" w:hAnsi="Arial"/>
                <w:sz w:val="16"/>
                <w:szCs w:val="16"/>
                <w:lang w:val="es-ES_tradnl"/>
              </w:rPr>
            </w:pPr>
          </w:p>
        </w:tc>
        <w:tc>
          <w:tcPr>
            <w:tcW w:w="2504" w:type="dxa"/>
          </w:tcPr>
          <w:p w14:paraId="63F9EAA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Preguntas con respuesta libre</w:t>
            </w:r>
          </w:p>
        </w:tc>
        <w:tc>
          <w:tcPr>
            <w:tcW w:w="425" w:type="dxa"/>
          </w:tcPr>
          <w:p w14:paraId="05ABD134" w14:textId="77777777" w:rsidR="00CD652E" w:rsidRPr="005F4C68" w:rsidRDefault="00CD652E" w:rsidP="00F4317E">
            <w:pPr>
              <w:rPr>
                <w:rFonts w:ascii="Arial" w:hAnsi="Arial"/>
                <w:sz w:val="16"/>
                <w:szCs w:val="16"/>
                <w:lang w:val="es-ES_tradnl"/>
              </w:rPr>
            </w:pPr>
          </w:p>
        </w:tc>
        <w:tc>
          <w:tcPr>
            <w:tcW w:w="2268" w:type="dxa"/>
          </w:tcPr>
          <w:p w14:paraId="2B8564C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Juegos</w:t>
            </w:r>
          </w:p>
        </w:tc>
        <w:tc>
          <w:tcPr>
            <w:tcW w:w="425" w:type="dxa"/>
          </w:tcPr>
          <w:p w14:paraId="3777D234" w14:textId="77777777" w:rsidR="00CD652E" w:rsidRPr="005F4C68" w:rsidRDefault="00CD652E" w:rsidP="00F4317E">
            <w:pPr>
              <w:rPr>
                <w:rFonts w:ascii="Arial" w:hAnsi="Arial"/>
                <w:sz w:val="16"/>
                <w:szCs w:val="16"/>
                <w:lang w:val="es-ES_tradnl"/>
              </w:rPr>
            </w:pPr>
          </w:p>
        </w:tc>
      </w:tr>
      <w:tr w:rsidR="00CD652E" w:rsidRPr="005F4C68" w14:paraId="1A0403D5" w14:textId="77777777" w:rsidTr="00F4317E">
        <w:tc>
          <w:tcPr>
            <w:tcW w:w="1248" w:type="dxa"/>
          </w:tcPr>
          <w:p w14:paraId="2FE83298"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Estudio</w:t>
            </w:r>
          </w:p>
        </w:tc>
        <w:tc>
          <w:tcPr>
            <w:tcW w:w="404" w:type="dxa"/>
          </w:tcPr>
          <w:p w14:paraId="79E9BFF7" w14:textId="77777777" w:rsidR="00CD652E" w:rsidRPr="005F4C68" w:rsidRDefault="00CD652E" w:rsidP="00F4317E">
            <w:pPr>
              <w:rPr>
                <w:rFonts w:ascii="Arial" w:hAnsi="Arial"/>
                <w:sz w:val="16"/>
                <w:szCs w:val="16"/>
                <w:lang w:val="es-ES_tradnl"/>
              </w:rPr>
            </w:pPr>
          </w:p>
        </w:tc>
        <w:tc>
          <w:tcPr>
            <w:tcW w:w="1289" w:type="dxa"/>
          </w:tcPr>
          <w:p w14:paraId="1776634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Proyecto</w:t>
            </w:r>
          </w:p>
        </w:tc>
        <w:tc>
          <w:tcPr>
            <w:tcW w:w="367" w:type="dxa"/>
          </w:tcPr>
          <w:p w14:paraId="33CAD6FC" w14:textId="77777777" w:rsidR="00CD652E" w:rsidRPr="005F4C68" w:rsidRDefault="00CD652E" w:rsidP="00F4317E">
            <w:pPr>
              <w:rPr>
                <w:rFonts w:ascii="Arial" w:hAnsi="Arial"/>
                <w:sz w:val="16"/>
                <w:szCs w:val="16"/>
                <w:lang w:val="es-ES_tradnl"/>
              </w:rPr>
            </w:pPr>
          </w:p>
        </w:tc>
        <w:tc>
          <w:tcPr>
            <w:tcW w:w="2504" w:type="dxa"/>
          </w:tcPr>
          <w:p w14:paraId="07A64CA1"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Evaluación</w:t>
            </w:r>
          </w:p>
        </w:tc>
        <w:tc>
          <w:tcPr>
            <w:tcW w:w="425" w:type="dxa"/>
          </w:tcPr>
          <w:p w14:paraId="11D6701E" w14:textId="77777777" w:rsidR="00CD652E" w:rsidRPr="005F4C68" w:rsidRDefault="00CD652E" w:rsidP="00F4317E">
            <w:pPr>
              <w:rPr>
                <w:rFonts w:ascii="Arial" w:hAnsi="Arial"/>
                <w:sz w:val="16"/>
                <w:szCs w:val="16"/>
                <w:lang w:val="es-ES_tradnl"/>
              </w:rPr>
            </w:pPr>
          </w:p>
        </w:tc>
        <w:tc>
          <w:tcPr>
            <w:tcW w:w="2268" w:type="dxa"/>
          </w:tcPr>
          <w:p w14:paraId="6A97E82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Generador de actividades</w:t>
            </w:r>
          </w:p>
        </w:tc>
        <w:tc>
          <w:tcPr>
            <w:tcW w:w="425" w:type="dxa"/>
          </w:tcPr>
          <w:p w14:paraId="60B1A496" w14:textId="77777777" w:rsidR="00CD652E" w:rsidRPr="005F4C68" w:rsidRDefault="00CD652E" w:rsidP="00F4317E">
            <w:pPr>
              <w:rPr>
                <w:rFonts w:ascii="Arial" w:hAnsi="Arial"/>
                <w:sz w:val="16"/>
                <w:szCs w:val="16"/>
                <w:lang w:val="es-ES_tradnl"/>
              </w:rPr>
            </w:pPr>
          </w:p>
        </w:tc>
      </w:tr>
    </w:tbl>
    <w:p w14:paraId="2713C717" w14:textId="77777777" w:rsidR="00CD652E" w:rsidRPr="000719EE" w:rsidRDefault="00CD652E" w:rsidP="00CD652E">
      <w:pPr>
        <w:rPr>
          <w:rFonts w:ascii="Arial" w:hAnsi="Arial" w:cs="Arial"/>
          <w:sz w:val="18"/>
          <w:szCs w:val="18"/>
          <w:lang w:val="es-ES_tradnl"/>
        </w:rPr>
      </w:pPr>
    </w:p>
    <w:p w14:paraId="3CC9867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Competencia (indicar sólo una)</w:t>
      </w:r>
    </w:p>
    <w:tbl>
      <w:tblPr>
        <w:tblStyle w:val="Tablaconcuadrcula"/>
        <w:tblW w:w="9497" w:type="dxa"/>
        <w:tblInd w:w="250" w:type="dxa"/>
        <w:tblLook w:val="04A0" w:firstRow="1" w:lastRow="0" w:firstColumn="1" w:lastColumn="0" w:noHBand="0" w:noVBand="1"/>
      </w:tblPr>
      <w:tblGrid>
        <w:gridCol w:w="4536"/>
        <w:gridCol w:w="425"/>
        <w:gridCol w:w="4111"/>
        <w:gridCol w:w="425"/>
      </w:tblGrid>
      <w:tr w:rsidR="00CD652E" w:rsidRPr="00AC7496" w14:paraId="13ED5E29" w14:textId="77777777" w:rsidTr="00F4317E">
        <w:tc>
          <w:tcPr>
            <w:tcW w:w="4536" w:type="dxa"/>
          </w:tcPr>
          <w:p w14:paraId="1A3927AE"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comunicación lingüística</w:t>
            </w:r>
          </w:p>
        </w:tc>
        <w:tc>
          <w:tcPr>
            <w:tcW w:w="425" w:type="dxa"/>
          </w:tcPr>
          <w:p w14:paraId="1DB3EF84" w14:textId="77777777" w:rsidR="00CD652E" w:rsidRPr="00AC7496" w:rsidRDefault="00CD652E" w:rsidP="00F4317E">
            <w:pPr>
              <w:rPr>
                <w:rFonts w:ascii="Arial" w:hAnsi="Arial"/>
                <w:sz w:val="16"/>
                <w:szCs w:val="16"/>
                <w:lang w:val="es-ES_tradnl"/>
              </w:rPr>
            </w:pPr>
          </w:p>
        </w:tc>
        <w:tc>
          <w:tcPr>
            <w:tcW w:w="4111" w:type="dxa"/>
          </w:tcPr>
          <w:p w14:paraId="1AF8625D"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matemática</w:t>
            </w:r>
          </w:p>
        </w:tc>
        <w:tc>
          <w:tcPr>
            <w:tcW w:w="425" w:type="dxa"/>
          </w:tcPr>
          <w:p w14:paraId="45E2413B" w14:textId="6AABF8EF" w:rsidR="00CD652E" w:rsidRPr="00AC7496" w:rsidRDefault="004D61B1" w:rsidP="00F4317E">
            <w:pPr>
              <w:rPr>
                <w:rFonts w:ascii="Arial" w:hAnsi="Arial"/>
                <w:sz w:val="16"/>
                <w:szCs w:val="16"/>
                <w:lang w:val="es-ES_tradnl"/>
              </w:rPr>
            </w:pPr>
            <w:r>
              <w:rPr>
                <w:rFonts w:ascii="Arial" w:hAnsi="Arial"/>
                <w:sz w:val="16"/>
                <w:szCs w:val="16"/>
                <w:lang w:val="es-ES_tradnl"/>
              </w:rPr>
              <w:t>x</w:t>
            </w:r>
          </w:p>
        </w:tc>
      </w:tr>
      <w:tr w:rsidR="00CD652E" w:rsidRPr="00D0375D" w14:paraId="03CC3BFB" w14:textId="77777777" w:rsidTr="00F4317E">
        <w:tc>
          <w:tcPr>
            <w:tcW w:w="4536" w:type="dxa"/>
          </w:tcPr>
          <w:p w14:paraId="144209B0"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el conocimiento y la interacción con el mundo físico</w:t>
            </w:r>
          </w:p>
        </w:tc>
        <w:tc>
          <w:tcPr>
            <w:tcW w:w="425" w:type="dxa"/>
          </w:tcPr>
          <w:p w14:paraId="447A60A8" w14:textId="77777777" w:rsidR="00CD652E" w:rsidRPr="00AC7496" w:rsidRDefault="00CD652E" w:rsidP="00F4317E">
            <w:pPr>
              <w:rPr>
                <w:rFonts w:ascii="Arial" w:hAnsi="Arial"/>
                <w:sz w:val="16"/>
                <w:szCs w:val="16"/>
                <w:lang w:val="es-ES_tradnl"/>
              </w:rPr>
            </w:pPr>
          </w:p>
        </w:tc>
        <w:tc>
          <w:tcPr>
            <w:tcW w:w="4111" w:type="dxa"/>
          </w:tcPr>
          <w:p w14:paraId="25DADDF5"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Tratamiento de la información y competencia digital</w:t>
            </w:r>
          </w:p>
        </w:tc>
        <w:tc>
          <w:tcPr>
            <w:tcW w:w="425" w:type="dxa"/>
          </w:tcPr>
          <w:p w14:paraId="5881BA12" w14:textId="77777777" w:rsidR="00CD652E" w:rsidRPr="00AC7496" w:rsidRDefault="00CD652E" w:rsidP="00F4317E">
            <w:pPr>
              <w:rPr>
                <w:rFonts w:ascii="Arial" w:hAnsi="Arial"/>
                <w:sz w:val="16"/>
                <w:szCs w:val="16"/>
                <w:lang w:val="es-ES_tradnl"/>
              </w:rPr>
            </w:pPr>
          </w:p>
        </w:tc>
      </w:tr>
      <w:tr w:rsidR="00CD652E" w:rsidRPr="00AC7496" w14:paraId="445A8CD9" w14:textId="77777777" w:rsidTr="00F4317E">
        <w:tc>
          <w:tcPr>
            <w:tcW w:w="4536" w:type="dxa"/>
          </w:tcPr>
          <w:p w14:paraId="4D25ADD3"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social y ciudadana</w:t>
            </w:r>
          </w:p>
        </w:tc>
        <w:tc>
          <w:tcPr>
            <w:tcW w:w="425" w:type="dxa"/>
          </w:tcPr>
          <w:p w14:paraId="398A66D9" w14:textId="77777777" w:rsidR="00CD652E" w:rsidRPr="00AC7496" w:rsidRDefault="00CD652E" w:rsidP="00F4317E">
            <w:pPr>
              <w:rPr>
                <w:rFonts w:ascii="Arial" w:hAnsi="Arial"/>
                <w:sz w:val="16"/>
                <w:szCs w:val="16"/>
                <w:lang w:val="es-ES_tradnl"/>
              </w:rPr>
            </w:pPr>
          </w:p>
        </w:tc>
        <w:tc>
          <w:tcPr>
            <w:tcW w:w="4111" w:type="dxa"/>
          </w:tcPr>
          <w:p w14:paraId="0D985B97"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cultural y artística</w:t>
            </w:r>
          </w:p>
        </w:tc>
        <w:tc>
          <w:tcPr>
            <w:tcW w:w="425" w:type="dxa"/>
          </w:tcPr>
          <w:p w14:paraId="28FE71A5" w14:textId="77777777" w:rsidR="00CD652E" w:rsidRPr="00AC7496" w:rsidRDefault="00CD652E" w:rsidP="00F4317E">
            <w:pPr>
              <w:rPr>
                <w:rFonts w:ascii="Arial" w:hAnsi="Arial"/>
                <w:sz w:val="16"/>
                <w:szCs w:val="16"/>
                <w:lang w:val="es-ES_tradnl"/>
              </w:rPr>
            </w:pPr>
          </w:p>
        </w:tc>
      </w:tr>
      <w:tr w:rsidR="00CD652E" w:rsidRPr="00AC7496" w14:paraId="09042920" w14:textId="77777777" w:rsidTr="00F4317E">
        <w:tc>
          <w:tcPr>
            <w:tcW w:w="4536" w:type="dxa"/>
          </w:tcPr>
          <w:p w14:paraId="60DA4CBA"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para aprender a aprender</w:t>
            </w:r>
          </w:p>
        </w:tc>
        <w:tc>
          <w:tcPr>
            <w:tcW w:w="425" w:type="dxa"/>
          </w:tcPr>
          <w:p w14:paraId="31BE6AFD" w14:textId="77777777" w:rsidR="00CD652E" w:rsidRPr="00AC7496" w:rsidRDefault="00CD652E" w:rsidP="00F4317E">
            <w:pPr>
              <w:rPr>
                <w:rFonts w:ascii="Arial" w:hAnsi="Arial"/>
                <w:sz w:val="16"/>
                <w:szCs w:val="16"/>
                <w:lang w:val="es-ES_tradnl"/>
              </w:rPr>
            </w:pPr>
          </w:p>
        </w:tc>
        <w:tc>
          <w:tcPr>
            <w:tcW w:w="4111" w:type="dxa"/>
          </w:tcPr>
          <w:p w14:paraId="711B4991"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Autonomía e iniciativa personal</w:t>
            </w:r>
          </w:p>
        </w:tc>
        <w:tc>
          <w:tcPr>
            <w:tcW w:w="425" w:type="dxa"/>
          </w:tcPr>
          <w:p w14:paraId="3EE241D4" w14:textId="77777777" w:rsidR="00CD652E" w:rsidRPr="00AC7496" w:rsidRDefault="00CD652E" w:rsidP="00F4317E">
            <w:pPr>
              <w:rPr>
                <w:rFonts w:ascii="Arial" w:hAnsi="Arial"/>
                <w:sz w:val="16"/>
                <w:szCs w:val="16"/>
                <w:lang w:val="es-ES_tradnl"/>
              </w:rPr>
            </w:pPr>
          </w:p>
        </w:tc>
      </w:tr>
    </w:tbl>
    <w:p w14:paraId="7FAA728F" w14:textId="77777777" w:rsidR="00CD652E" w:rsidRPr="000719EE" w:rsidRDefault="00CD652E" w:rsidP="00CD652E">
      <w:pPr>
        <w:rPr>
          <w:rFonts w:ascii="Arial" w:hAnsi="Arial" w:cs="Arial"/>
          <w:sz w:val="18"/>
          <w:szCs w:val="18"/>
          <w:lang w:val="es-ES_tradnl"/>
        </w:rPr>
      </w:pPr>
    </w:p>
    <w:p w14:paraId="462E26DF" w14:textId="77777777" w:rsidR="00E920E6" w:rsidRPr="00B55138" w:rsidRDefault="00E920E6" w:rsidP="00E920E6">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205770">
        <w:rPr>
          <w:rFonts w:ascii="Arial" w:hAnsi="Arial"/>
          <w:sz w:val="18"/>
          <w:szCs w:val="18"/>
          <w:highlight w:val="green"/>
          <w:lang w:val="es-ES_tradnl"/>
        </w:rPr>
        <w:t>Tipo de Media</w:t>
      </w:r>
      <w:r w:rsidRPr="00B55138">
        <w:rPr>
          <w:rFonts w:ascii="Arial" w:hAnsi="Arial"/>
          <w:sz w:val="18"/>
          <w:szCs w:val="18"/>
          <w:highlight w:val="green"/>
          <w:lang w:val="es-ES_tradnl"/>
        </w:rPr>
        <w:t xml:space="preserve"> (indicar sólo una)</w:t>
      </w:r>
    </w:p>
    <w:tbl>
      <w:tblPr>
        <w:tblStyle w:val="Tablaconcuadrcula"/>
        <w:tblW w:w="8363" w:type="dxa"/>
        <w:tblInd w:w="250" w:type="dxa"/>
        <w:tblLook w:val="04A0" w:firstRow="1" w:lastRow="0" w:firstColumn="1" w:lastColumn="0" w:noHBand="0" w:noVBand="1"/>
      </w:tblPr>
      <w:tblGrid>
        <w:gridCol w:w="2126"/>
        <w:gridCol w:w="404"/>
        <w:gridCol w:w="1156"/>
        <w:gridCol w:w="425"/>
        <w:gridCol w:w="1843"/>
        <w:gridCol w:w="425"/>
        <w:gridCol w:w="1559"/>
        <w:gridCol w:w="425"/>
      </w:tblGrid>
      <w:tr w:rsidR="00E920E6" w:rsidRPr="005F4C68" w14:paraId="21D80A78" w14:textId="77777777" w:rsidTr="007B5078">
        <w:tc>
          <w:tcPr>
            <w:tcW w:w="2126" w:type="dxa"/>
          </w:tcPr>
          <w:p w14:paraId="73962356" w14:textId="77777777" w:rsidR="00E920E6" w:rsidRPr="005F4C68" w:rsidRDefault="00E920E6" w:rsidP="007B5078">
            <w:pPr>
              <w:rPr>
                <w:rFonts w:ascii="Arial" w:hAnsi="Arial"/>
                <w:sz w:val="16"/>
                <w:szCs w:val="16"/>
                <w:lang w:val="es-ES_tradnl"/>
              </w:rPr>
            </w:pPr>
            <w:r>
              <w:rPr>
                <w:rFonts w:ascii="Arial" w:hAnsi="Arial"/>
                <w:sz w:val="16"/>
                <w:szCs w:val="16"/>
                <w:lang w:val="es-ES_tradnl"/>
              </w:rPr>
              <w:t>Secuencia de imágenes</w:t>
            </w:r>
          </w:p>
        </w:tc>
        <w:tc>
          <w:tcPr>
            <w:tcW w:w="404" w:type="dxa"/>
          </w:tcPr>
          <w:p w14:paraId="61D6816B" w14:textId="77777777" w:rsidR="00E920E6" w:rsidRPr="005F4C68" w:rsidRDefault="00E920E6" w:rsidP="007B5078">
            <w:pPr>
              <w:rPr>
                <w:rFonts w:ascii="Arial" w:hAnsi="Arial"/>
                <w:sz w:val="16"/>
                <w:szCs w:val="16"/>
                <w:lang w:val="es-ES_tradnl"/>
              </w:rPr>
            </w:pPr>
          </w:p>
        </w:tc>
        <w:tc>
          <w:tcPr>
            <w:tcW w:w="1156" w:type="dxa"/>
          </w:tcPr>
          <w:p w14:paraId="7D2FC45A" w14:textId="77777777" w:rsidR="00E920E6" w:rsidRPr="005F4C68" w:rsidRDefault="00E920E6" w:rsidP="007B5078">
            <w:pPr>
              <w:rPr>
                <w:rFonts w:ascii="Arial" w:hAnsi="Arial"/>
                <w:sz w:val="16"/>
                <w:szCs w:val="16"/>
                <w:lang w:val="es-ES_tradnl"/>
              </w:rPr>
            </w:pPr>
            <w:r>
              <w:rPr>
                <w:rFonts w:ascii="Arial" w:hAnsi="Arial"/>
                <w:sz w:val="16"/>
                <w:szCs w:val="16"/>
                <w:lang w:val="es-ES_tradnl"/>
              </w:rPr>
              <w:t>Video</w:t>
            </w:r>
          </w:p>
        </w:tc>
        <w:tc>
          <w:tcPr>
            <w:tcW w:w="425" w:type="dxa"/>
          </w:tcPr>
          <w:p w14:paraId="2C8CB2C6" w14:textId="77777777" w:rsidR="00E920E6" w:rsidRPr="005F4C68" w:rsidRDefault="00E920E6" w:rsidP="007B5078">
            <w:pPr>
              <w:rPr>
                <w:rFonts w:ascii="Arial" w:hAnsi="Arial"/>
                <w:sz w:val="16"/>
                <w:szCs w:val="16"/>
                <w:lang w:val="es-ES_tradnl"/>
              </w:rPr>
            </w:pPr>
          </w:p>
        </w:tc>
        <w:tc>
          <w:tcPr>
            <w:tcW w:w="1843" w:type="dxa"/>
          </w:tcPr>
          <w:p w14:paraId="2CB315FF" w14:textId="77777777" w:rsidR="00E920E6" w:rsidRPr="005F4C68" w:rsidRDefault="00E920E6" w:rsidP="007B5078">
            <w:pPr>
              <w:rPr>
                <w:rFonts w:ascii="Arial" w:hAnsi="Arial"/>
                <w:sz w:val="16"/>
                <w:szCs w:val="16"/>
                <w:lang w:val="es-ES_tradnl"/>
              </w:rPr>
            </w:pPr>
            <w:r>
              <w:rPr>
                <w:rFonts w:ascii="Arial" w:hAnsi="Arial"/>
                <w:sz w:val="16"/>
                <w:szCs w:val="16"/>
                <w:lang w:val="es-ES_tradnl"/>
              </w:rPr>
              <w:t>Animación</w:t>
            </w:r>
          </w:p>
        </w:tc>
        <w:tc>
          <w:tcPr>
            <w:tcW w:w="425" w:type="dxa"/>
          </w:tcPr>
          <w:p w14:paraId="6D5F96B9" w14:textId="77777777" w:rsidR="00E920E6" w:rsidRPr="005F4C68" w:rsidRDefault="00E920E6" w:rsidP="007B5078">
            <w:pPr>
              <w:rPr>
                <w:rFonts w:ascii="Arial" w:hAnsi="Arial"/>
                <w:sz w:val="16"/>
                <w:szCs w:val="16"/>
                <w:lang w:val="es-ES_tradnl"/>
              </w:rPr>
            </w:pPr>
          </w:p>
        </w:tc>
        <w:tc>
          <w:tcPr>
            <w:tcW w:w="1559" w:type="dxa"/>
          </w:tcPr>
          <w:p w14:paraId="0726352A" w14:textId="77777777" w:rsidR="00E920E6" w:rsidRPr="005F4C68" w:rsidRDefault="00E920E6" w:rsidP="007B5078">
            <w:pPr>
              <w:rPr>
                <w:rFonts w:ascii="Arial" w:hAnsi="Arial"/>
                <w:sz w:val="16"/>
                <w:szCs w:val="16"/>
                <w:lang w:val="es-ES_tradnl"/>
              </w:rPr>
            </w:pPr>
            <w:r>
              <w:rPr>
                <w:rFonts w:ascii="Arial" w:hAnsi="Arial"/>
                <w:sz w:val="16"/>
                <w:szCs w:val="16"/>
                <w:lang w:val="es-ES_tradnl"/>
              </w:rPr>
              <w:t>Interactivo</w:t>
            </w:r>
          </w:p>
        </w:tc>
        <w:tc>
          <w:tcPr>
            <w:tcW w:w="425" w:type="dxa"/>
          </w:tcPr>
          <w:p w14:paraId="5FD24CC5" w14:textId="6279DCD0" w:rsidR="00E920E6" w:rsidRPr="005F4C68" w:rsidRDefault="004D61B1" w:rsidP="007B5078">
            <w:pPr>
              <w:rPr>
                <w:rFonts w:ascii="Arial" w:hAnsi="Arial"/>
                <w:sz w:val="16"/>
                <w:szCs w:val="16"/>
                <w:lang w:val="es-ES_tradnl"/>
              </w:rPr>
            </w:pPr>
            <w:r>
              <w:rPr>
                <w:rFonts w:ascii="Arial" w:hAnsi="Arial"/>
                <w:sz w:val="16"/>
                <w:szCs w:val="16"/>
                <w:lang w:val="es-ES_tradnl"/>
              </w:rPr>
              <w:t>x</w:t>
            </w:r>
          </w:p>
        </w:tc>
      </w:tr>
      <w:tr w:rsidR="00E920E6" w:rsidRPr="005F4C68" w14:paraId="130EE254" w14:textId="77777777" w:rsidTr="007B5078">
        <w:tc>
          <w:tcPr>
            <w:tcW w:w="2126" w:type="dxa"/>
          </w:tcPr>
          <w:p w14:paraId="78165C75" w14:textId="77777777" w:rsidR="00E920E6" w:rsidRPr="005F4C68" w:rsidRDefault="00E920E6" w:rsidP="007B5078">
            <w:pPr>
              <w:rPr>
                <w:rFonts w:ascii="Arial" w:hAnsi="Arial"/>
                <w:sz w:val="16"/>
                <w:szCs w:val="16"/>
                <w:lang w:val="es-ES_tradnl"/>
              </w:rPr>
            </w:pPr>
            <w:r>
              <w:rPr>
                <w:rFonts w:ascii="Arial" w:hAnsi="Arial"/>
                <w:sz w:val="16"/>
                <w:szCs w:val="16"/>
                <w:lang w:val="es-ES_tradnl"/>
              </w:rPr>
              <w:t>Actividad</w:t>
            </w:r>
          </w:p>
        </w:tc>
        <w:tc>
          <w:tcPr>
            <w:tcW w:w="404" w:type="dxa"/>
          </w:tcPr>
          <w:p w14:paraId="0CE5DD8F" w14:textId="77777777" w:rsidR="00E920E6" w:rsidRPr="005F4C68" w:rsidRDefault="00E920E6" w:rsidP="007B5078">
            <w:pPr>
              <w:rPr>
                <w:rFonts w:ascii="Arial" w:hAnsi="Arial"/>
                <w:sz w:val="16"/>
                <w:szCs w:val="16"/>
                <w:lang w:val="es-ES_tradnl"/>
              </w:rPr>
            </w:pPr>
          </w:p>
        </w:tc>
        <w:tc>
          <w:tcPr>
            <w:tcW w:w="1156" w:type="dxa"/>
          </w:tcPr>
          <w:p w14:paraId="69715D89" w14:textId="77777777" w:rsidR="00E920E6" w:rsidRPr="005F4C68" w:rsidRDefault="00E920E6" w:rsidP="007B5078">
            <w:pPr>
              <w:rPr>
                <w:rFonts w:ascii="Arial" w:hAnsi="Arial"/>
                <w:sz w:val="16"/>
                <w:szCs w:val="16"/>
                <w:lang w:val="es-ES_tradnl"/>
              </w:rPr>
            </w:pPr>
            <w:r>
              <w:rPr>
                <w:rFonts w:ascii="Arial" w:hAnsi="Arial"/>
                <w:sz w:val="16"/>
                <w:szCs w:val="16"/>
                <w:lang w:val="es-ES_tradnl"/>
              </w:rPr>
              <w:t>Web</w:t>
            </w:r>
          </w:p>
        </w:tc>
        <w:tc>
          <w:tcPr>
            <w:tcW w:w="425" w:type="dxa"/>
          </w:tcPr>
          <w:p w14:paraId="3D1E3F84" w14:textId="77777777" w:rsidR="00E920E6" w:rsidRPr="005F4C68" w:rsidRDefault="00E920E6" w:rsidP="007B5078">
            <w:pPr>
              <w:rPr>
                <w:rFonts w:ascii="Arial" w:hAnsi="Arial"/>
                <w:sz w:val="16"/>
                <w:szCs w:val="16"/>
                <w:lang w:val="es-ES_tradnl"/>
              </w:rPr>
            </w:pPr>
          </w:p>
        </w:tc>
        <w:tc>
          <w:tcPr>
            <w:tcW w:w="1843" w:type="dxa"/>
          </w:tcPr>
          <w:p w14:paraId="4C777043" w14:textId="77777777" w:rsidR="00E920E6" w:rsidRPr="005F4C68" w:rsidRDefault="00E920E6" w:rsidP="007B5078">
            <w:pPr>
              <w:rPr>
                <w:rFonts w:ascii="Arial" w:hAnsi="Arial"/>
                <w:sz w:val="16"/>
                <w:szCs w:val="16"/>
                <w:lang w:val="es-ES_tradnl"/>
              </w:rPr>
            </w:pPr>
            <w:r>
              <w:rPr>
                <w:rFonts w:ascii="Arial" w:hAnsi="Arial"/>
                <w:sz w:val="16"/>
                <w:szCs w:val="16"/>
                <w:lang w:val="es-ES_tradnl"/>
              </w:rPr>
              <w:t>Mapa conceptual</w:t>
            </w:r>
          </w:p>
        </w:tc>
        <w:tc>
          <w:tcPr>
            <w:tcW w:w="425" w:type="dxa"/>
          </w:tcPr>
          <w:p w14:paraId="1D1A94DB" w14:textId="77777777" w:rsidR="00E920E6" w:rsidRPr="005F4C68" w:rsidRDefault="00E920E6" w:rsidP="007B5078">
            <w:pPr>
              <w:rPr>
                <w:rFonts w:ascii="Arial" w:hAnsi="Arial"/>
                <w:sz w:val="16"/>
                <w:szCs w:val="16"/>
                <w:lang w:val="es-ES_tradnl"/>
              </w:rPr>
            </w:pPr>
          </w:p>
        </w:tc>
        <w:tc>
          <w:tcPr>
            <w:tcW w:w="1559" w:type="dxa"/>
            <w:tcBorders>
              <w:bottom w:val="single" w:sz="4" w:space="0" w:color="auto"/>
            </w:tcBorders>
          </w:tcPr>
          <w:p w14:paraId="1FCD5939" w14:textId="77777777" w:rsidR="00E920E6" w:rsidRPr="005F4C68" w:rsidRDefault="00E920E6" w:rsidP="007B5078">
            <w:pPr>
              <w:rPr>
                <w:rFonts w:ascii="Arial" w:hAnsi="Arial"/>
                <w:sz w:val="16"/>
                <w:szCs w:val="16"/>
                <w:lang w:val="es-ES_tradnl"/>
              </w:rPr>
            </w:pPr>
            <w:r>
              <w:rPr>
                <w:rFonts w:ascii="Arial" w:hAnsi="Arial"/>
                <w:sz w:val="16"/>
                <w:szCs w:val="16"/>
                <w:lang w:val="es-ES_tradnl"/>
              </w:rPr>
              <w:t>Audio</w:t>
            </w:r>
          </w:p>
        </w:tc>
        <w:tc>
          <w:tcPr>
            <w:tcW w:w="425" w:type="dxa"/>
            <w:tcBorders>
              <w:bottom w:val="single" w:sz="4" w:space="0" w:color="auto"/>
            </w:tcBorders>
          </w:tcPr>
          <w:p w14:paraId="23E49402" w14:textId="77777777" w:rsidR="00E920E6" w:rsidRPr="005F4C68" w:rsidRDefault="00E920E6" w:rsidP="007B5078">
            <w:pPr>
              <w:rPr>
                <w:rFonts w:ascii="Arial" w:hAnsi="Arial"/>
                <w:sz w:val="16"/>
                <w:szCs w:val="16"/>
                <w:lang w:val="es-ES_tradnl"/>
              </w:rPr>
            </w:pPr>
          </w:p>
        </w:tc>
      </w:tr>
      <w:tr w:rsidR="00E920E6" w:rsidRPr="005F4C68" w14:paraId="3936192F" w14:textId="77777777" w:rsidTr="007B5078">
        <w:tc>
          <w:tcPr>
            <w:tcW w:w="2126" w:type="dxa"/>
          </w:tcPr>
          <w:p w14:paraId="3D0D5C93" w14:textId="77777777" w:rsidR="00E920E6" w:rsidRDefault="00E920E6" w:rsidP="007B5078">
            <w:pPr>
              <w:rPr>
                <w:rFonts w:ascii="Arial" w:hAnsi="Arial"/>
                <w:sz w:val="16"/>
                <w:szCs w:val="16"/>
                <w:lang w:val="es-ES_tradnl"/>
              </w:rPr>
            </w:pPr>
            <w:r>
              <w:rPr>
                <w:rFonts w:ascii="Arial" w:hAnsi="Arial"/>
                <w:sz w:val="16"/>
                <w:szCs w:val="16"/>
                <w:lang w:val="es-ES_tradnl"/>
              </w:rPr>
              <w:t>Texto</w:t>
            </w:r>
          </w:p>
        </w:tc>
        <w:tc>
          <w:tcPr>
            <w:tcW w:w="404" w:type="dxa"/>
          </w:tcPr>
          <w:p w14:paraId="44A545C0" w14:textId="77777777" w:rsidR="00E920E6" w:rsidRPr="005F4C68" w:rsidRDefault="00E920E6" w:rsidP="007B5078">
            <w:pPr>
              <w:rPr>
                <w:rFonts w:ascii="Arial" w:hAnsi="Arial"/>
                <w:sz w:val="16"/>
                <w:szCs w:val="16"/>
                <w:lang w:val="es-ES_tradnl"/>
              </w:rPr>
            </w:pPr>
          </w:p>
        </w:tc>
        <w:tc>
          <w:tcPr>
            <w:tcW w:w="1156" w:type="dxa"/>
          </w:tcPr>
          <w:p w14:paraId="1371A222" w14:textId="77777777" w:rsidR="00E920E6" w:rsidRDefault="00E920E6" w:rsidP="007B5078">
            <w:pPr>
              <w:rPr>
                <w:rFonts w:ascii="Arial" w:hAnsi="Arial"/>
                <w:sz w:val="16"/>
                <w:szCs w:val="16"/>
                <w:lang w:val="es-ES_tradnl"/>
              </w:rPr>
            </w:pPr>
            <w:r>
              <w:rPr>
                <w:rFonts w:ascii="Arial" w:hAnsi="Arial"/>
                <w:sz w:val="16"/>
                <w:szCs w:val="16"/>
                <w:lang w:val="es-ES_tradnl"/>
              </w:rPr>
              <w:t>Imagen</w:t>
            </w:r>
          </w:p>
        </w:tc>
        <w:tc>
          <w:tcPr>
            <w:tcW w:w="425" w:type="dxa"/>
          </w:tcPr>
          <w:p w14:paraId="09659B7E" w14:textId="77777777" w:rsidR="00E920E6" w:rsidRPr="005F4C68" w:rsidRDefault="00E920E6" w:rsidP="007B5078">
            <w:pPr>
              <w:rPr>
                <w:rFonts w:ascii="Arial" w:hAnsi="Arial"/>
                <w:sz w:val="16"/>
                <w:szCs w:val="16"/>
                <w:lang w:val="es-ES_tradnl"/>
              </w:rPr>
            </w:pPr>
          </w:p>
        </w:tc>
        <w:tc>
          <w:tcPr>
            <w:tcW w:w="1843" w:type="dxa"/>
          </w:tcPr>
          <w:p w14:paraId="1A0AD989" w14:textId="77777777" w:rsidR="00E920E6" w:rsidRDefault="00E920E6" w:rsidP="007B5078">
            <w:pPr>
              <w:rPr>
                <w:rFonts w:ascii="Arial" w:hAnsi="Arial"/>
                <w:sz w:val="16"/>
                <w:szCs w:val="16"/>
                <w:lang w:val="es-ES_tradnl"/>
              </w:rPr>
            </w:pPr>
            <w:r>
              <w:rPr>
                <w:rFonts w:ascii="Arial" w:hAnsi="Arial"/>
                <w:sz w:val="16"/>
                <w:szCs w:val="16"/>
                <w:lang w:val="es-ES_tradnl"/>
              </w:rPr>
              <w:t>Documento</w:t>
            </w:r>
          </w:p>
        </w:tc>
        <w:tc>
          <w:tcPr>
            <w:tcW w:w="425" w:type="dxa"/>
          </w:tcPr>
          <w:p w14:paraId="2D482F6B" w14:textId="77777777" w:rsidR="00E920E6" w:rsidRPr="005F4C68" w:rsidRDefault="00E920E6" w:rsidP="007B5078">
            <w:pPr>
              <w:rPr>
                <w:rFonts w:ascii="Arial" w:hAnsi="Arial"/>
                <w:sz w:val="16"/>
                <w:szCs w:val="16"/>
                <w:lang w:val="es-ES_tradnl"/>
              </w:rPr>
            </w:pPr>
          </w:p>
        </w:tc>
        <w:tc>
          <w:tcPr>
            <w:tcW w:w="1559" w:type="dxa"/>
            <w:tcBorders>
              <w:bottom w:val="nil"/>
              <w:right w:val="nil"/>
            </w:tcBorders>
          </w:tcPr>
          <w:p w14:paraId="454FDCC2" w14:textId="77777777" w:rsidR="00E920E6" w:rsidRDefault="00E920E6" w:rsidP="007B5078">
            <w:pPr>
              <w:rPr>
                <w:rFonts w:ascii="Arial" w:hAnsi="Arial"/>
                <w:sz w:val="16"/>
                <w:szCs w:val="16"/>
                <w:lang w:val="es-ES_tradnl"/>
              </w:rPr>
            </w:pPr>
          </w:p>
        </w:tc>
        <w:tc>
          <w:tcPr>
            <w:tcW w:w="425" w:type="dxa"/>
            <w:tcBorders>
              <w:left w:val="nil"/>
              <w:bottom w:val="nil"/>
              <w:right w:val="nil"/>
            </w:tcBorders>
          </w:tcPr>
          <w:p w14:paraId="23D4E3DB" w14:textId="77777777" w:rsidR="00E920E6" w:rsidRPr="005F4C68" w:rsidRDefault="00E920E6" w:rsidP="007B5078">
            <w:pPr>
              <w:rPr>
                <w:rFonts w:ascii="Arial" w:hAnsi="Arial"/>
                <w:sz w:val="16"/>
                <w:szCs w:val="16"/>
                <w:lang w:val="es-ES_tradnl"/>
              </w:rPr>
            </w:pPr>
          </w:p>
        </w:tc>
      </w:tr>
    </w:tbl>
    <w:p w14:paraId="6B70E4A2" w14:textId="77777777" w:rsidR="00E920E6" w:rsidRPr="000719EE" w:rsidRDefault="00E920E6" w:rsidP="00E920E6">
      <w:pPr>
        <w:rPr>
          <w:rFonts w:ascii="Arial" w:hAnsi="Arial" w:cs="Arial"/>
          <w:sz w:val="18"/>
          <w:szCs w:val="18"/>
          <w:lang w:val="es-ES_tradnl"/>
        </w:rPr>
      </w:pPr>
    </w:p>
    <w:p w14:paraId="48F9D228" w14:textId="77777777" w:rsidR="00CD652E"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 xml:space="preserve">Nivel del ejercicio, 1-Fácil, 2-Medio </w:t>
      </w:r>
      <w:proofErr w:type="spellStart"/>
      <w:r w:rsidRPr="00B55138">
        <w:rPr>
          <w:rFonts w:ascii="Arial" w:hAnsi="Arial"/>
          <w:sz w:val="18"/>
          <w:szCs w:val="18"/>
          <w:highlight w:val="green"/>
          <w:lang w:val="es-ES_tradnl"/>
        </w:rPr>
        <w:t>ó</w:t>
      </w:r>
      <w:proofErr w:type="spellEnd"/>
      <w:r w:rsidRPr="00B55138">
        <w:rPr>
          <w:rFonts w:ascii="Arial" w:hAnsi="Arial"/>
          <w:sz w:val="18"/>
          <w:szCs w:val="18"/>
          <w:highlight w:val="green"/>
          <w:lang w:val="es-ES_tradnl"/>
        </w:rPr>
        <w:t xml:space="preserve"> 3-Difícil</w:t>
      </w:r>
    </w:p>
    <w:p w14:paraId="33002C43" w14:textId="7818F84B" w:rsidR="00CD652E" w:rsidRPr="000719EE" w:rsidRDefault="004D61B1" w:rsidP="00CD652E">
      <w:pPr>
        <w:rPr>
          <w:rFonts w:ascii="Arial" w:hAnsi="Arial" w:cs="Arial"/>
          <w:sz w:val="18"/>
          <w:szCs w:val="18"/>
          <w:lang w:val="es-ES_tradnl"/>
        </w:rPr>
      </w:pPr>
      <w:r>
        <w:rPr>
          <w:rFonts w:ascii="Arial" w:hAnsi="Arial" w:cs="Arial"/>
          <w:sz w:val="18"/>
          <w:szCs w:val="18"/>
          <w:lang w:val="es-ES_tradnl"/>
        </w:rPr>
        <w:t>1</w:t>
      </w:r>
    </w:p>
    <w:p w14:paraId="28AED71D" w14:textId="77777777" w:rsidR="00CD652E" w:rsidRPr="000719EE" w:rsidRDefault="00CD652E" w:rsidP="00CD652E">
      <w:pPr>
        <w:rPr>
          <w:rFonts w:ascii="Arial" w:hAnsi="Arial" w:cs="Arial"/>
          <w:sz w:val="18"/>
          <w:szCs w:val="18"/>
          <w:lang w:val="es-ES_tradnl"/>
        </w:rPr>
      </w:pPr>
    </w:p>
    <w:p w14:paraId="0BD8E101" w14:textId="2014D78F" w:rsidR="00F4317E" w:rsidRDefault="00F4317E" w:rsidP="00CD652E">
      <w:pPr>
        <w:rPr>
          <w:rFonts w:ascii="Arial" w:hAnsi="Arial"/>
          <w:b/>
          <w:sz w:val="18"/>
          <w:szCs w:val="18"/>
          <w:lang w:val="es-ES_tradnl"/>
        </w:rPr>
      </w:pPr>
      <w:r>
        <w:rPr>
          <w:rFonts w:ascii="Arial" w:hAnsi="Arial"/>
          <w:b/>
          <w:sz w:val="18"/>
          <w:szCs w:val="18"/>
          <w:lang w:val="es-ES_tradnl"/>
        </w:rPr>
        <w:t>FICHA DEL PROFESOR</w:t>
      </w:r>
    </w:p>
    <w:p w14:paraId="1A3C8DB3" w14:textId="77777777" w:rsidR="00F4317E" w:rsidRDefault="00F4317E" w:rsidP="00CD652E">
      <w:pPr>
        <w:rPr>
          <w:rFonts w:ascii="Arial" w:hAnsi="Arial"/>
          <w:sz w:val="18"/>
          <w:szCs w:val="18"/>
          <w:lang w:val="es-ES_tradnl"/>
        </w:rPr>
      </w:pPr>
    </w:p>
    <w:p w14:paraId="528FF7CC" w14:textId="77777777" w:rsidR="004D61B1" w:rsidRDefault="004D61B1" w:rsidP="004D61B1">
      <w:pPr>
        <w:rPr>
          <w:sz w:val="23"/>
          <w:szCs w:val="23"/>
          <w:lang w:val="es-CO"/>
        </w:rPr>
      </w:pPr>
    </w:p>
    <w:p w14:paraId="5464C59C" w14:textId="77777777" w:rsidR="004D61B1" w:rsidRPr="008516D2" w:rsidRDefault="004D61B1" w:rsidP="00E550C9">
      <w:pPr>
        <w:jc w:val="both"/>
        <w:rPr>
          <w:rFonts w:ascii="Times New Roman" w:hAnsi="Times New Roman" w:cs="Times New Roman"/>
          <w:b/>
          <w:sz w:val="28"/>
          <w:szCs w:val="28"/>
          <w:lang w:val="es-CO"/>
        </w:rPr>
      </w:pPr>
      <w:r w:rsidRPr="008516D2">
        <w:rPr>
          <w:rFonts w:ascii="Times New Roman" w:hAnsi="Times New Roman" w:cs="Times New Roman"/>
          <w:b/>
          <w:sz w:val="28"/>
          <w:szCs w:val="28"/>
          <w:lang w:val="es-CO"/>
        </w:rPr>
        <w:t>Objetivo</w:t>
      </w:r>
    </w:p>
    <w:p w14:paraId="31BC149C" w14:textId="2399E4BA" w:rsidR="00E550C9" w:rsidRPr="008516D2" w:rsidRDefault="004D61B1" w:rsidP="00E550C9">
      <w:pPr>
        <w:jc w:val="both"/>
        <w:rPr>
          <w:rFonts w:ascii="Times New Roman" w:hAnsi="Times New Roman" w:cs="Times New Roman"/>
          <w:lang w:val="es-CO"/>
        </w:rPr>
      </w:pPr>
      <w:r w:rsidRPr="008516D2">
        <w:rPr>
          <w:rFonts w:ascii="Times New Roman" w:hAnsi="Times New Roman" w:cs="Times New Roman"/>
          <w:lang w:val="es-CO"/>
        </w:rPr>
        <w:t xml:space="preserve">Por medio de recurso de tipo expositivo, los alumnos podrán </w:t>
      </w:r>
      <w:r w:rsidR="00E550C9" w:rsidRPr="008516D2">
        <w:rPr>
          <w:rFonts w:ascii="Times New Roman" w:hAnsi="Times New Roman" w:cs="Times New Roman"/>
          <w:lang w:val="es-CO"/>
        </w:rPr>
        <w:t xml:space="preserve">Socializar distintos sistemas de numeración tanto posicionales como no posicionales. </w:t>
      </w:r>
    </w:p>
    <w:p w14:paraId="6945534F" w14:textId="77777777" w:rsidR="00E550C9" w:rsidRPr="008516D2" w:rsidRDefault="00E550C9" w:rsidP="00E550C9">
      <w:pPr>
        <w:jc w:val="both"/>
        <w:rPr>
          <w:rFonts w:ascii="Times New Roman" w:hAnsi="Times New Roman" w:cs="Times New Roman"/>
          <w:lang w:val="es-CO"/>
        </w:rPr>
      </w:pPr>
    </w:p>
    <w:p w14:paraId="7A55BF31" w14:textId="176F8183" w:rsidR="004D61B1" w:rsidRPr="008516D2" w:rsidRDefault="004D61B1" w:rsidP="00E550C9">
      <w:pPr>
        <w:jc w:val="both"/>
        <w:rPr>
          <w:rFonts w:ascii="Times New Roman" w:hAnsi="Times New Roman" w:cs="Times New Roman"/>
          <w:b/>
          <w:sz w:val="32"/>
          <w:szCs w:val="32"/>
          <w:lang w:val="es-CO"/>
        </w:rPr>
      </w:pPr>
      <w:r w:rsidRPr="008516D2">
        <w:rPr>
          <w:rFonts w:ascii="Times New Roman" w:hAnsi="Times New Roman" w:cs="Times New Roman"/>
          <w:b/>
          <w:sz w:val="32"/>
          <w:szCs w:val="32"/>
          <w:lang w:val="es-CO"/>
        </w:rPr>
        <w:t>Propuesta</w:t>
      </w:r>
    </w:p>
    <w:p w14:paraId="61E8840B" w14:textId="77777777" w:rsidR="00E550C9" w:rsidRPr="008516D2" w:rsidRDefault="00E550C9" w:rsidP="00E550C9">
      <w:pPr>
        <w:jc w:val="both"/>
        <w:rPr>
          <w:rFonts w:ascii="Times New Roman" w:hAnsi="Times New Roman" w:cs="Times New Roman"/>
          <w:b/>
          <w:sz w:val="32"/>
          <w:szCs w:val="32"/>
          <w:lang w:val="es-CO"/>
        </w:rPr>
      </w:pPr>
    </w:p>
    <w:p w14:paraId="4694B0AA" w14:textId="77777777" w:rsidR="004D61B1" w:rsidRPr="008516D2" w:rsidRDefault="004D61B1" w:rsidP="00E550C9">
      <w:pPr>
        <w:jc w:val="both"/>
        <w:rPr>
          <w:rFonts w:ascii="Times New Roman" w:hAnsi="Times New Roman" w:cs="Times New Roman"/>
          <w:lang w:val="es-CO"/>
        </w:rPr>
      </w:pPr>
      <w:r w:rsidRPr="008516D2">
        <w:rPr>
          <w:rFonts w:ascii="Times New Roman" w:hAnsi="Times New Roman" w:cs="Times New Roman"/>
          <w:lang w:val="es-CO"/>
        </w:rPr>
        <w:t>Antes de la presentación</w:t>
      </w:r>
    </w:p>
    <w:p w14:paraId="301E76FC" w14:textId="77777777" w:rsidR="00E550C9" w:rsidRPr="008516D2" w:rsidRDefault="00E550C9" w:rsidP="00E550C9">
      <w:pPr>
        <w:jc w:val="both"/>
        <w:rPr>
          <w:rFonts w:ascii="Times New Roman" w:hAnsi="Times New Roman" w:cs="Times New Roman"/>
          <w:lang w:val="es-CO"/>
        </w:rPr>
      </w:pPr>
    </w:p>
    <w:p w14:paraId="0080BC8B" w14:textId="235B76F8" w:rsidR="00E550C9" w:rsidRPr="008516D2" w:rsidRDefault="004D61B1" w:rsidP="00E550C9">
      <w:pPr>
        <w:jc w:val="both"/>
        <w:rPr>
          <w:rFonts w:ascii="Times New Roman" w:hAnsi="Times New Roman" w:cs="Times New Roman"/>
          <w:lang w:val="es-CO"/>
        </w:rPr>
      </w:pPr>
      <w:r w:rsidRPr="008516D2">
        <w:rPr>
          <w:rFonts w:ascii="Times New Roman" w:hAnsi="Times New Roman" w:cs="Times New Roman"/>
          <w:lang w:val="es-CO"/>
        </w:rPr>
        <w:t xml:space="preserve">Para iniciar se les pedirá </w:t>
      </w:r>
      <w:r w:rsidR="00E550C9" w:rsidRPr="008516D2">
        <w:rPr>
          <w:rFonts w:ascii="Times New Roman" w:hAnsi="Times New Roman" w:cs="Times New Roman"/>
          <w:lang w:val="es-CO"/>
        </w:rPr>
        <w:t>realizar una explicación del docente, a esto se le suma la consulta previa que hacen los estudiantes acerca del tópico en distintos libros y en la web, haciendo en clase posibles exposiciones por parte de los estudiantes en grupos.</w:t>
      </w:r>
    </w:p>
    <w:p w14:paraId="1BC764FC" w14:textId="77777777" w:rsidR="00E550C9" w:rsidRPr="008516D2" w:rsidRDefault="00E550C9" w:rsidP="00E550C9">
      <w:pPr>
        <w:jc w:val="both"/>
        <w:rPr>
          <w:rFonts w:ascii="Times New Roman" w:hAnsi="Times New Roman" w:cs="Times New Roman"/>
          <w:lang w:val="es-CO"/>
        </w:rPr>
      </w:pPr>
    </w:p>
    <w:p w14:paraId="6C76D792" w14:textId="03B04F2C" w:rsidR="00E550C9" w:rsidRPr="008516D2" w:rsidRDefault="00E550C9" w:rsidP="00E550C9">
      <w:pPr>
        <w:jc w:val="both"/>
        <w:rPr>
          <w:rFonts w:ascii="Times New Roman" w:hAnsi="Times New Roman" w:cs="Times New Roman"/>
          <w:lang w:val="es-CO"/>
        </w:rPr>
      </w:pPr>
      <w:r w:rsidRPr="008516D2">
        <w:rPr>
          <w:rFonts w:ascii="Times New Roman" w:hAnsi="Times New Roman" w:cs="Times New Roman"/>
          <w:lang w:val="es-CO"/>
        </w:rPr>
        <w:t xml:space="preserve"> En esta sesión se hacen indicaciones iníciales por parte del docente, siendo usted un intermedio para la construcción del conocimiento colectivo, haciendo preguntas motivadoras sobre los preconceptos que poseen los estudiantes sobre el tema a trabajar; es decir los sistemas de numeración, preguntas como quién o quiénes creían ellos que habían inventado los números, ¿para qué se utilizaban?, ¿cómo ellos habían aprendido a contar?; cuando eran pequeños más o menos entre dos y cinco años ¿cómo hacían para responder cuando alguien les preguntaba por su edad?, </w:t>
      </w:r>
      <w:r w:rsidR="00D0375D">
        <w:rPr>
          <w:rFonts w:ascii="Times New Roman" w:hAnsi="Times New Roman" w:cs="Times New Roman"/>
          <w:lang w:val="es-CO"/>
        </w:rPr>
        <w:t>¿qué creen que es</w:t>
      </w:r>
      <w:r w:rsidRPr="008516D2">
        <w:rPr>
          <w:rFonts w:ascii="Times New Roman" w:hAnsi="Times New Roman" w:cs="Times New Roman"/>
          <w:lang w:val="es-CO"/>
        </w:rPr>
        <w:t xml:space="preserve"> un número?, </w:t>
      </w:r>
      <w:r w:rsidRPr="008516D2">
        <w:rPr>
          <w:rFonts w:ascii="Times New Roman" w:hAnsi="Times New Roman" w:cs="Times New Roman"/>
          <w:lang w:val="es-CO"/>
        </w:rPr>
        <w:lastRenderedPageBreak/>
        <w:t xml:space="preserve">¿qué sistemas de </w:t>
      </w:r>
      <w:r w:rsidR="00D0375D">
        <w:rPr>
          <w:rFonts w:ascii="Times New Roman" w:hAnsi="Times New Roman" w:cs="Times New Roman"/>
          <w:lang w:val="es-CO"/>
        </w:rPr>
        <w:t>representación numérica conocen</w:t>
      </w:r>
      <w:r w:rsidRPr="008516D2">
        <w:rPr>
          <w:rFonts w:ascii="Times New Roman" w:hAnsi="Times New Roman" w:cs="Times New Roman"/>
          <w:lang w:val="es-CO"/>
        </w:rPr>
        <w:t>?.</w:t>
      </w:r>
      <w:r w:rsidR="00D0375D">
        <w:rPr>
          <w:rFonts w:ascii="Times New Roman" w:hAnsi="Times New Roman" w:cs="Times New Roman"/>
          <w:lang w:val="es-CO"/>
        </w:rPr>
        <w:t xml:space="preserve"> Así los estudiantes se mostrara</w:t>
      </w:r>
      <w:r w:rsidRPr="008516D2">
        <w:rPr>
          <w:rFonts w:ascii="Times New Roman" w:hAnsi="Times New Roman" w:cs="Times New Roman"/>
          <w:lang w:val="es-CO"/>
        </w:rPr>
        <w:t xml:space="preserve">n motivados y mostraban interés en participar al contestar estas preguntas. </w:t>
      </w:r>
    </w:p>
    <w:p w14:paraId="0F2981E1" w14:textId="77777777" w:rsidR="00E550C9" w:rsidRPr="008516D2" w:rsidRDefault="00E550C9" w:rsidP="00E550C9">
      <w:pPr>
        <w:jc w:val="both"/>
        <w:rPr>
          <w:rFonts w:ascii="Times New Roman" w:hAnsi="Times New Roman" w:cs="Times New Roman"/>
          <w:lang w:val="es-CO"/>
        </w:rPr>
      </w:pPr>
    </w:p>
    <w:p w14:paraId="003698CD" w14:textId="77777777" w:rsidR="004D61B1" w:rsidRPr="008516D2" w:rsidRDefault="004D61B1" w:rsidP="004D61B1">
      <w:pPr>
        <w:pStyle w:val="cabecera2"/>
        <w:shd w:val="clear" w:color="auto" w:fill="FFFFFF"/>
        <w:spacing w:before="0" w:beforeAutospacing="0" w:line="270" w:lineRule="atLeast"/>
        <w:rPr>
          <w:b/>
          <w:color w:val="000000" w:themeColor="text1"/>
          <w:sz w:val="22"/>
          <w:szCs w:val="22"/>
        </w:rPr>
      </w:pPr>
      <w:r w:rsidRPr="008516D2">
        <w:rPr>
          <w:b/>
          <w:color w:val="000000" w:themeColor="text1"/>
          <w:sz w:val="22"/>
          <w:szCs w:val="22"/>
        </w:rPr>
        <w:t>Durante la presentación</w:t>
      </w:r>
    </w:p>
    <w:p w14:paraId="79685FB6" w14:textId="44FED62C" w:rsidR="00E550C9" w:rsidRPr="008516D2" w:rsidRDefault="00E550C9" w:rsidP="00E550C9">
      <w:pPr>
        <w:jc w:val="both"/>
        <w:rPr>
          <w:rFonts w:ascii="Times New Roman" w:hAnsi="Times New Roman" w:cs="Times New Roman"/>
          <w:lang w:val="es-CO"/>
        </w:rPr>
      </w:pPr>
      <w:r w:rsidRPr="008516D2">
        <w:rPr>
          <w:rFonts w:ascii="Times New Roman" w:hAnsi="Times New Roman" w:cs="Times New Roman"/>
          <w:lang w:val="es-CO"/>
        </w:rPr>
        <w:t xml:space="preserve">De este espacio de interacción colectiva surgirá la necesidad por parte de sus estudiantes de conocer a fondo la estructura y funcionamiento de algunos de los sistemas de numeración mencionados. </w:t>
      </w:r>
    </w:p>
    <w:p w14:paraId="7F6B2268" w14:textId="77777777" w:rsidR="00E550C9" w:rsidRPr="008516D2" w:rsidRDefault="00E550C9" w:rsidP="00E550C9">
      <w:pPr>
        <w:jc w:val="both"/>
        <w:rPr>
          <w:rFonts w:ascii="Times New Roman" w:hAnsi="Times New Roman" w:cs="Times New Roman"/>
          <w:lang w:val="es-CO"/>
        </w:rPr>
      </w:pPr>
    </w:p>
    <w:p w14:paraId="207B37B0" w14:textId="77777777" w:rsidR="008E465C" w:rsidRDefault="008E465C" w:rsidP="00E550C9">
      <w:pPr>
        <w:jc w:val="both"/>
        <w:rPr>
          <w:rFonts w:ascii="Times New Roman" w:hAnsi="Times New Roman" w:cs="Times New Roman"/>
          <w:lang w:val="es-CO"/>
        </w:rPr>
      </w:pPr>
    </w:p>
    <w:p w14:paraId="321428F0" w14:textId="47F7AA04" w:rsidR="008E465C" w:rsidRPr="008E465C" w:rsidRDefault="008E465C" w:rsidP="00E550C9">
      <w:pPr>
        <w:jc w:val="both"/>
        <w:rPr>
          <w:rFonts w:ascii="Times New Roman" w:hAnsi="Times New Roman" w:cs="Times New Roman"/>
          <w:b/>
          <w:lang w:val="es-CO"/>
        </w:rPr>
      </w:pPr>
      <w:r w:rsidRPr="008E465C">
        <w:rPr>
          <w:rFonts w:ascii="Times New Roman" w:hAnsi="Times New Roman" w:cs="Times New Roman"/>
          <w:b/>
          <w:lang w:val="es-CO"/>
        </w:rPr>
        <w:t xml:space="preserve">Después de la presentación </w:t>
      </w:r>
    </w:p>
    <w:p w14:paraId="5CA1B6DF" w14:textId="357CD630" w:rsidR="00E550C9" w:rsidRPr="008516D2" w:rsidRDefault="00E550C9" w:rsidP="00E550C9">
      <w:pPr>
        <w:jc w:val="both"/>
        <w:rPr>
          <w:rFonts w:ascii="Times New Roman" w:hAnsi="Times New Roman" w:cs="Times New Roman"/>
          <w:lang w:val="es-CO"/>
        </w:rPr>
      </w:pPr>
      <w:r w:rsidRPr="008516D2">
        <w:rPr>
          <w:rFonts w:ascii="Times New Roman" w:hAnsi="Times New Roman" w:cs="Times New Roman"/>
          <w:lang w:val="es-CO"/>
        </w:rPr>
        <w:t xml:space="preserve">Finalmente se hace una explicación tanto histórica como de estructura matemática de algunos sistemas tales como el romano, el babilónico, el maya, el egipcio, el </w:t>
      </w:r>
      <w:proofErr w:type="spellStart"/>
      <w:r w:rsidRPr="008516D2">
        <w:rPr>
          <w:rFonts w:ascii="Times New Roman" w:hAnsi="Times New Roman" w:cs="Times New Roman"/>
          <w:lang w:val="es-CO"/>
        </w:rPr>
        <w:t>quipú</w:t>
      </w:r>
      <w:proofErr w:type="spellEnd"/>
      <w:r w:rsidRPr="008516D2">
        <w:rPr>
          <w:rFonts w:ascii="Times New Roman" w:hAnsi="Times New Roman" w:cs="Times New Roman"/>
          <w:lang w:val="es-CO"/>
        </w:rPr>
        <w:t xml:space="preserve"> y finalmente el </w:t>
      </w:r>
      <w:proofErr w:type="spellStart"/>
      <w:r w:rsidRPr="008516D2">
        <w:rPr>
          <w:rFonts w:ascii="Times New Roman" w:hAnsi="Times New Roman" w:cs="Times New Roman"/>
          <w:lang w:val="es-CO"/>
        </w:rPr>
        <w:t>hindu</w:t>
      </w:r>
      <w:proofErr w:type="spellEnd"/>
      <w:r w:rsidRPr="008516D2">
        <w:rPr>
          <w:rFonts w:ascii="Times New Roman" w:hAnsi="Times New Roman" w:cs="Times New Roman"/>
          <w:lang w:val="es-CO"/>
        </w:rPr>
        <w:t xml:space="preserve">-arábigo. </w:t>
      </w:r>
    </w:p>
    <w:p w14:paraId="3EC411CD" w14:textId="77777777" w:rsidR="00E550C9" w:rsidRPr="008516D2" w:rsidRDefault="00E550C9" w:rsidP="00E550C9">
      <w:pPr>
        <w:jc w:val="both"/>
        <w:rPr>
          <w:rFonts w:ascii="Times New Roman" w:hAnsi="Times New Roman" w:cs="Times New Roman"/>
          <w:lang w:val="es-CO"/>
        </w:rPr>
      </w:pPr>
    </w:p>
    <w:p w14:paraId="02EBB74C" w14:textId="73CF62CA" w:rsidR="00E550C9" w:rsidRPr="008516D2" w:rsidRDefault="00E550C9" w:rsidP="00E550C9">
      <w:pPr>
        <w:jc w:val="both"/>
        <w:rPr>
          <w:rFonts w:ascii="Times New Roman" w:hAnsi="Times New Roman" w:cs="Times New Roman"/>
          <w:lang w:val="es-CO"/>
        </w:rPr>
      </w:pPr>
      <w:r w:rsidRPr="008516D2">
        <w:rPr>
          <w:rFonts w:ascii="Times New Roman" w:hAnsi="Times New Roman" w:cs="Times New Roman"/>
          <w:lang w:val="es-CO"/>
        </w:rPr>
        <w:t xml:space="preserve">Si desea conocer más actividades como esta ingrese  </w:t>
      </w:r>
      <w:hyperlink r:id="rId5" w:history="1">
        <w:r w:rsidR="0029798A">
          <w:rPr>
            <w:rStyle w:val="Hipervnculo"/>
            <w:rFonts w:ascii="Times New Roman" w:hAnsi="Times New Roman" w:cs="Times New Roman"/>
            <w:lang w:val="es-CO"/>
          </w:rPr>
          <w:t>[VER</w:t>
        </w:r>
        <w:r w:rsidRPr="008516D2">
          <w:rPr>
            <w:rStyle w:val="Hipervnculo"/>
            <w:rFonts w:ascii="Times New Roman" w:hAnsi="Times New Roman" w:cs="Times New Roman"/>
            <w:lang w:val="es-CO"/>
          </w:rPr>
          <w:t>]</w:t>
        </w:r>
      </w:hyperlink>
    </w:p>
    <w:p w14:paraId="4C13FA79" w14:textId="77777777" w:rsidR="00E550C9" w:rsidRPr="008516D2" w:rsidRDefault="00E550C9" w:rsidP="00E550C9">
      <w:pPr>
        <w:jc w:val="both"/>
        <w:rPr>
          <w:rFonts w:ascii="Times New Roman" w:hAnsi="Times New Roman" w:cs="Times New Roman"/>
          <w:lang w:val="es-CO"/>
        </w:rPr>
      </w:pPr>
    </w:p>
    <w:p w14:paraId="70C5502D" w14:textId="77777777" w:rsidR="00E550C9" w:rsidRPr="008516D2" w:rsidRDefault="00E550C9" w:rsidP="00E550C9">
      <w:pPr>
        <w:jc w:val="both"/>
        <w:rPr>
          <w:rFonts w:ascii="Times New Roman" w:hAnsi="Times New Roman" w:cs="Times New Roman"/>
          <w:lang w:val="es-CO"/>
        </w:rPr>
      </w:pPr>
    </w:p>
    <w:p w14:paraId="1CD9EC0C" w14:textId="77777777" w:rsidR="004D61B1" w:rsidRPr="008516D2" w:rsidRDefault="004D61B1" w:rsidP="004D61B1">
      <w:pPr>
        <w:rPr>
          <w:rFonts w:ascii="Times New Roman" w:hAnsi="Times New Roman" w:cs="Times New Roman"/>
          <w:sz w:val="18"/>
          <w:szCs w:val="18"/>
          <w:lang w:val="es-CO"/>
        </w:rPr>
      </w:pPr>
    </w:p>
    <w:p w14:paraId="6F41535C" w14:textId="77777777" w:rsidR="004D61B1" w:rsidRPr="008516D2" w:rsidRDefault="004D61B1" w:rsidP="004D61B1">
      <w:pPr>
        <w:rPr>
          <w:rFonts w:ascii="Times New Roman" w:hAnsi="Times New Roman" w:cs="Times New Roman"/>
          <w:b/>
          <w:sz w:val="28"/>
          <w:szCs w:val="28"/>
          <w:lang w:val="es-ES_tradnl"/>
        </w:rPr>
      </w:pPr>
      <w:r w:rsidRPr="008516D2">
        <w:rPr>
          <w:rFonts w:ascii="Times New Roman" w:hAnsi="Times New Roman" w:cs="Times New Roman"/>
          <w:b/>
          <w:sz w:val="28"/>
          <w:szCs w:val="28"/>
          <w:lang w:val="es-ES_tradnl"/>
        </w:rPr>
        <w:t>FICHA DEL ALUMNO</w:t>
      </w:r>
    </w:p>
    <w:p w14:paraId="3827E9CE" w14:textId="201A1115" w:rsidR="004D61B1" w:rsidRPr="008516D2" w:rsidRDefault="00E550C9" w:rsidP="004D61B1">
      <w:pPr>
        <w:pStyle w:val="Normal2"/>
        <w:shd w:val="clear" w:color="auto" w:fill="FFFFFF"/>
        <w:spacing w:line="270" w:lineRule="atLeast"/>
        <w:rPr>
          <w:rStyle w:val="negrita"/>
          <w:b/>
          <w:color w:val="000000" w:themeColor="text1"/>
          <w:sz w:val="21"/>
          <w:szCs w:val="21"/>
        </w:rPr>
      </w:pPr>
      <w:r w:rsidRPr="008516D2">
        <w:rPr>
          <w:rStyle w:val="negrita"/>
          <w:b/>
          <w:color w:val="000000" w:themeColor="text1"/>
          <w:sz w:val="21"/>
          <w:szCs w:val="21"/>
        </w:rPr>
        <w:t xml:space="preserve">Sistemas numéricos </w:t>
      </w:r>
    </w:p>
    <w:p w14:paraId="20671912" w14:textId="5C9F1107" w:rsidR="00061220" w:rsidRPr="008516D2" w:rsidRDefault="00061220" w:rsidP="00061220">
      <w:pPr>
        <w:pStyle w:val="Normal2"/>
        <w:shd w:val="clear" w:color="auto" w:fill="FFFFFF"/>
        <w:spacing w:line="270" w:lineRule="atLeast"/>
        <w:jc w:val="both"/>
        <w:rPr>
          <w:rStyle w:val="negrita"/>
          <w:color w:val="000000" w:themeColor="text1"/>
          <w:sz w:val="21"/>
          <w:szCs w:val="21"/>
        </w:rPr>
      </w:pPr>
      <w:r w:rsidRPr="008516D2">
        <w:rPr>
          <w:rStyle w:val="negrita"/>
          <w:color w:val="000000" w:themeColor="text1"/>
          <w:sz w:val="21"/>
          <w:szCs w:val="21"/>
        </w:rPr>
        <w:t xml:space="preserve">Desde hace más de 5.000 años la gran mayoría de las civilizaciones han contado en unidades, decenas, centenas, miles, millones, etc. Es decir de la misma forma que seguimos haciéndolo hoy. Sin embargo la forma de escribir los números ha sido muy diversa y muchas comunidades se han visto atareadas ya que no disponían de un sistema eficaz que les permitiera realizar cálculos fácilmente. </w:t>
      </w:r>
    </w:p>
    <w:p w14:paraId="6E416790" w14:textId="77777777" w:rsidR="004D61B1" w:rsidRPr="008516D2" w:rsidRDefault="004D61B1" w:rsidP="004D61B1">
      <w:pPr>
        <w:pStyle w:val="Normal2"/>
        <w:shd w:val="clear" w:color="auto" w:fill="FFFFFF"/>
        <w:spacing w:line="270" w:lineRule="atLeast"/>
        <w:rPr>
          <w:b/>
          <w:color w:val="000000" w:themeColor="text1"/>
          <w:sz w:val="21"/>
          <w:szCs w:val="21"/>
        </w:rPr>
      </w:pPr>
      <w:r w:rsidRPr="008516D2">
        <w:rPr>
          <w:rStyle w:val="negrita"/>
          <w:b/>
          <w:color w:val="000000" w:themeColor="text1"/>
          <w:sz w:val="21"/>
          <w:szCs w:val="21"/>
        </w:rPr>
        <w:t>¡Recuerda!</w:t>
      </w:r>
    </w:p>
    <w:p w14:paraId="230E28BA" w14:textId="705BE5D7" w:rsidR="00E550C9" w:rsidRPr="008516D2" w:rsidRDefault="00E550C9" w:rsidP="004D61B1">
      <w:pPr>
        <w:pStyle w:val="Normal1"/>
        <w:shd w:val="clear" w:color="auto" w:fill="FFFFFF"/>
        <w:spacing w:before="0" w:beforeAutospacing="0" w:line="270" w:lineRule="atLeast"/>
        <w:rPr>
          <w:color w:val="000000" w:themeColor="text1"/>
          <w:sz w:val="22"/>
          <w:szCs w:val="22"/>
        </w:rPr>
      </w:pPr>
      <w:r w:rsidRPr="008516D2">
        <w:rPr>
          <w:color w:val="000000" w:themeColor="text1"/>
          <w:sz w:val="22"/>
          <w:szCs w:val="22"/>
        </w:rPr>
        <w:t xml:space="preserve">Los sistemas de numeración </w:t>
      </w:r>
      <w:del w:id="3" w:author="Diana Margarita Gonzalez Martinez" w:date="2015-04-27T21:01:00Z">
        <w:r w:rsidRPr="008516D2" w:rsidDel="00E43750">
          <w:rPr>
            <w:color w:val="000000" w:themeColor="text1"/>
            <w:sz w:val="22"/>
            <w:szCs w:val="22"/>
          </w:rPr>
          <w:delText>decimal</w:delText>
        </w:r>
      </w:del>
      <w:r w:rsidRPr="008516D2">
        <w:rPr>
          <w:color w:val="000000" w:themeColor="text1"/>
          <w:sz w:val="22"/>
          <w:szCs w:val="22"/>
        </w:rPr>
        <w:t xml:space="preserve"> </w:t>
      </w:r>
      <w:r w:rsidR="00E43750">
        <w:rPr>
          <w:color w:val="000000" w:themeColor="text1"/>
          <w:sz w:val="22"/>
          <w:szCs w:val="22"/>
        </w:rPr>
        <w:t xml:space="preserve">son de </w:t>
      </w:r>
      <w:del w:id="4" w:author="Diana Margarita Gonzalez Martinez" w:date="2015-04-27T21:00:00Z">
        <w:r w:rsidR="00E43750" w:rsidDel="00E43750">
          <w:rPr>
            <w:color w:val="000000" w:themeColor="text1"/>
            <w:sz w:val="22"/>
            <w:szCs w:val="22"/>
          </w:rPr>
          <w:delText>dos</w:delText>
        </w:r>
      </w:del>
      <w:r w:rsidR="00061220" w:rsidRPr="008516D2">
        <w:rPr>
          <w:color w:val="000000" w:themeColor="text1"/>
          <w:sz w:val="22"/>
          <w:szCs w:val="22"/>
        </w:rPr>
        <w:t xml:space="preserve"> varias clases: posicionales, no posicionales, aditivos, multiplicativos. </w:t>
      </w:r>
    </w:p>
    <w:p w14:paraId="040AED11" w14:textId="108D4C9D" w:rsidR="00F4317E" w:rsidRPr="008516D2" w:rsidRDefault="004D61B1" w:rsidP="008516D2">
      <w:pPr>
        <w:pStyle w:val="Normal1"/>
        <w:shd w:val="clear" w:color="auto" w:fill="FFFFFF"/>
        <w:spacing w:before="0" w:beforeAutospacing="0" w:line="270" w:lineRule="atLeast"/>
        <w:rPr>
          <w:color w:val="000000" w:themeColor="text1"/>
          <w:sz w:val="22"/>
          <w:szCs w:val="22"/>
        </w:rPr>
      </w:pPr>
      <w:r w:rsidRPr="008516D2">
        <w:rPr>
          <w:color w:val="000000" w:themeColor="text1"/>
          <w:sz w:val="22"/>
          <w:szCs w:val="22"/>
        </w:rPr>
        <w:t xml:space="preserve">Puedes obtener mayor información </w:t>
      </w:r>
      <w:r w:rsidR="0014624F">
        <w:fldChar w:fldCharType="begin"/>
      </w:r>
      <w:r w:rsidR="0014624F">
        <w:instrText xml:space="preserve"> HYPERLINK "http://thales.cica.es/rd/Recursos/rd97/Otros/SISTNUM.html" </w:instrText>
      </w:r>
      <w:r w:rsidR="0014624F">
        <w:fldChar w:fldCharType="separate"/>
      </w:r>
      <w:r w:rsidR="00061220" w:rsidRPr="008516D2">
        <w:rPr>
          <w:rStyle w:val="Hipervnculo"/>
          <w:sz w:val="22"/>
          <w:szCs w:val="22"/>
        </w:rPr>
        <w:t>[</w:t>
      </w:r>
      <w:del w:id="5" w:author="Diana Margarita Gonzalez Martinez" w:date="2015-04-27T21:02:00Z">
        <w:r w:rsidR="00061220" w:rsidRPr="008516D2" w:rsidDel="00E43750">
          <w:rPr>
            <w:rStyle w:val="Hipervnculo"/>
            <w:sz w:val="22"/>
            <w:szCs w:val="22"/>
          </w:rPr>
          <w:delText>Aquí</w:delText>
        </w:r>
      </w:del>
      <w:ins w:id="6" w:author="Diana Margarita Gonzalez Martinez" w:date="2015-04-27T21:02:00Z">
        <w:r w:rsidR="00E43750">
          <w:rPr>
            <w:rStyle w:val="Hipervnculo"/>
            <w:sz w:val="22"/>
            <w:szCs w:val="22"/>
          </w:rPr>
          <w:t xml:space="preserve"> Ver</w:t>
        </w:r>
      </w:ins>
      <w:r w:rsidR="00061220" w:rsidRPr="008516D2">
        <w:rPr>
          <w:rStyle w:val="Hipervnculo"/>
          <w:sz w:val="22"/>
          <w:szCs w:val="22"/>
        </w:rPr>
        <w:t>]</w:t>
      </w:r>
      <w:r w:rsidR="0014624F">
        <w:rPr>
          <w:rStyle w:val="Hipervnculo"/>
          <w:sz w:val="22"/>
          <w:szCs w:val="22"/>
        </w:rPr>
        <w:fldChar w:fldCharType="end"/>
      </w:r>
    </w:p>
    <w:p w14:paraId="487C7D6C" w14:textId="77777777" w:rsidR="00F4317E" w:rsidRDefault="00F4317E" w:rsidP="00CD652E">
      <w:pPr>
        <w:rPr>
          <w:rFonts w:ascii="Arial" w:hAnsi="Arial"/>
          <w:sz w:val="18"/>
          <w:szCs w:val="18"/>
          <w:lang w:val="es-ES_tradnl"/>
        </w:rPr>
      </w:pPr>
    </w:p>
    <w:p w14:paraId="6AE4864E" w14:textId="77777777" w:rsidR="00F4317E" w:rsidRPr="00F4317E" w:rsidRDefault="00F4317E" w:rsidP="00CD652E">
      <w:pPr>
        <w:rPr>
          <w:rFonts w:ascii="Arial" w:hAnsi="Arial"/>
          <w:sz w:val="18"/>
          <w:szCs w:val="18"/>
          <w:lang w:val="es-ES_tradnl"/>
        </w:rPr>
      </w:pPr>
    </w:p>
    <w:p w14:paraId="235B2639" w14:textId="6CED5D5C" w:rsidR="008404BC" w:rsidRPr="007B25A6" w:rsidRDefault="00CD652E" w:rsidP="00CD652E">
      <w:pPr>
        <w:rPr>
          <w:rFonts w:ascii="Arial" w:hAnsi="Arial"/>
          <w:b/>
          <w:sz w:val="18"/>
          <w:szCs w:val="18"/>
          <w:lang w:val="es-ES_tradnl"/>
        </w:rPr>
      </w:pPr>
      <w:r w:rsidRPr="00254FDB">
        <w:rPr>
          <w:rFonts w:ascii="Arial" w:hAnsi="Arial"/>
          <w:b/>
          <w:sz w:val="18"/>
          <w:szCs w:val="18"/>
          <w:lang w:val="es-ES_tradnl"/>
        </w:rPr>
        <w:t xml:space="preserve">DATOS DEL </w:t>
      </w:r>
      <w:r w:rsidR="00F4317E">
        <w:rPr>
          <w:rFonts w:ascii="Arial" w:hAnsi="Arial"/>
          <w:b/>
          <w:sz w:val="18"/>
          <w:szCs w:val="18"/>
          <w:lang w:val="es-ES_tradnl"/>
        </w:rPr>
        <w:t>INTERACTIVO</w:t>
      </w:r>
    </w:p>
    <w:p w14:paraId="7AD60B48" w14:textId="77777777" w:rsidR="008404BC" w:rsidRDefault="008404BC" w:rsidP="00CD652E">
      <w:pPr>
        <w:rPr>
          <w:rFonts w:ascii="Arial" w:hAnsi="Arial"/>
          <w:sz w:val="18"/>
          <w:szCs w:val="18"/>
          <w:lang w:val="es-ES_tradnl"/>
        </w:rPr>
      </w:pPr>
    </w:p>
    <w:p w14:paraId="5C01400B" w14:textId="6454A031" w:rsidR="00F4317E" w:rsidRPr="00E928AA" w:rsidRDefault="006559E5" w:rsidP="00F4317E">
      <w:pPr>
        <w:shd w:val="clear" w:color="auto" w:fill="E0E0E0"/>
        <w:jc w:val="center"/>
        <w:rPr>
          <w:rFonts w:ascii="Arial" w:hAnsi="Arial"/>
          <w:b/>
          <w:sz w:val="16"/>
          <w:szCs w:val="16"/>
          <w:lang w:val="es-ES_tradnl"/>
        </w:rPr>
      </w:pPr>
      <w:r w:rsidRPr="00E928AA">
        <w:rPr>
          <w:rFonts w:ascii="Arial" w:hAnsi="Arial"/>
          <w:b/>
          <w:sz w:val="16"/>
          <w:szCs w:val="16"/>
          <w:lang w:val="es-ES_tradnl"/>
        </w:rPr>
        <w:t>MENÚ</w:t>
      </w:r>
    </w:p>
    <w:p w14:paraId="5B56E8C7" w14:textId="02CCC153" w:rsidR="00F4317E" w:rsidRPr="009F074B" w:rsidRDefault="00F4317E" w:rsidP="007B25A6">
      <w:pPr>
        <w:ind w:left="142" w:hanging="142"/>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Número de imágenes del </w:t>
      </w:r>
      <w:r w:rsidRPr="00F4317E">
        <w:rPr>
          <w:rFonts w:ascii="Arial" w:hAnsi="Arial"/>
          <w:sz w:val="18"/>
          <w:szCs w:val="18"/>
          <w:highlight w:val="green"/>
          <w:lang w:val="es-ES_tradnl"/>
        </w:rPr>
        <w:t>menú (</w:t>
      </w:r>
      <w:r w:rsidRPr="004A2B92">
        <w:rPr>
          <w:rFonts w:ascii="Arial" w:hAnsi="Arial"/>
          <w:b/>
          <w:sz w:val="18"/>
          <w:szCs w:val="18"/>
          <w:highlight w:val="green"/>
          <w:lang w:val="es-ES_tradnl"/>
        </w:rPr>
        <w:t>mín. 2 – máx. 8</w:t>
      </w:r>
      <w:r w:rsidRPr="00F4317E">
        <w:rPr>
          <w:rFonts w:ascii="Arial" w:hAnsi="Arial"/>
          <w:sz w:val="18"/>
          <w:szCs w:val="18"/>
          <w:highlight w:val="green"/>
          <w:lang w:val="es-ES_tradnl"/>
        </w:rPr>
        <w:t>)</w:t>
      </w:r>
      <w:r w:rsidR="007B25A6">
        <w:rPr>
          <w:rFonts w:ascii="Arial" w:hAnsi="Arial"/>
          <w:sz w:val="18"/>
          <w:szCs w:val="18"/>
          <w:lang w:val="es-ES_tradnl"/>
        </w:rPr>
        <w:t xml:space="preserve"> </w:t>
      </w:r>
      <w:r w:rsidR="007B25A6" w:rsidRPr="007B25A6">
        <w:rPr>
          <w:rFonts w:ascii="Arial" w:hAnsi="Arial"/>
          <w:color w:val="0000FF"/>
          <w:sz w:val="16"/>
          <w:szCs w:val="16"/>
          <w:lang w:val="es-ES_tradnl"/>
        </w:rPr>
        <w:t xml:space="preserve">PARA CADA IMAGEN DE ESTE INCISO COPIA LOS SIGUIENTES DOS BLOQUES </w:t>
      </w:r>
      <w:r w:rsidR="007B25A6" w:rsidRPr="007B25A6">
        <w:rPr>
          <w:rFonts w:ascii="Arial" w:hAnsi="Arial"/>
          <w:i/>
          <w:color w:val="0000FF"/>
          <w:sz w:val="16"/>
          <w:szCs w:val="16"/>
          <w:lang w:val="es-ES_tradnl"/>
        </w:rPr>
        <w:t>IMAGEN #</w:t>
      </w:r>
      <w:r w:rsidR="00CF535A">
        <w:rPr>
          <w:rFonts w:ascii="Arial" w:hAnsi="Arial"/>
          <w:i/>
          <w:color w:val="0000FF"/>
          <w:sz w:val="16"/>
          <w:szCs w:val="16"/>
          <w:lang w:val="es-ES_tradnl"/>
        </w:rPr>
        <w:t>...</w:t>
      </w:r>
      <w:r w:rsidR="00CF535A" w:rsidRPr="00CF535A">
        <w:rPr>
          <w:rFonts w:ascii="Arial" w:hAnsi="Arial"/>
          <w:color w:val="0000FF"/>
          <w:sz w:val="16"/>
          <w:szCs w:val="16"/>
          <w:lang w:val="es-ES_tradnl"/>
        </w:rPr>
        <w:t xml:space="preserve"> </w:t>
      </w:r>
      <w:r w:rsidR="007B25A6" w:rsidRPr="007B25A6">
        <w:rPr>
          <w:rFonts w:ascii="Arial" w:hAnsi="Arial"/>
          <w:color w:val="0000FF"/>
          <w:sz w:val="16"/>
          <w:szCs w:val="16"/>
          <w:lang w:val="es-ES_tradnl"/>
        </w:rPr>
        <w:t xml:space="preserve">Y </w:t>
      </w:r>
      <w:r w:rsidR="007B25A6" w:rsidRPr="007B25A6">
        <w:rPr>
          <w:rFonts w:ascii="Arial" w:hAnsi="Arial"/>
          <w:i/>
          <w:color w:val="0000FF"/>
          <w:sz w:val="16"/>
          <w:szCs w:val="16"/>
          <w:lang w:val="es-ES_tradnl"/>
        </w:rPr>
        <w:t>FICHA #</w:t>
      </w:r>
      <w:r w:rsidR="00CF535A">
        <w:rPr>
          <w:rFonts w:ascii="Arial" w:hAnsi="Arial"/>
          <w:i/>
          <w:color w:val="0000FF"/>
          <w:sz w:val="16"/>
          <w:szCs w:val="16"/>
          <w:lang w:val="es-ES_tradnl"/>
        </w:rPr>
        <w:t>...</w:t>
      </w:r>
    </w:p>
    <w:p w14:paraId="302D00CC" w14:textId="5286F5C2" w:rsidR="00F4317E" w:rsidRPr="000719EE" w:rsidRDefault="007652D4" w:rsidP="00F4317E">
      <w:pPr>
        <w:rPr>
          <w:rFonts w:ascii="Arial" w:hAnsi="Arial" w:cs="Arial"/>
          <w:sz w:val="18"/>
          <w:szCs w:val="18"/>
          <w:lang w:val="es-ES_tradnl"/>
        </w:rPr>
      </w:pPr>
      <w:r>
        <w:rPr>
          <w:rFonts w:ascii="Arial" w:hAnsi="Arial" w:cs="Arial"/>
          <w:sz w:val="18"/>
          <w:szCs w:val="18"/>
          <w:lang w:val="es-ES_tradnl"/>
        </w:rPr>
        <w:t>2</w:t>
      </w:r>
    </w:p>
    <w:p w14:paraId="4984582B" w14:textId="77777777" w:rsidR="00F4317E" w:rsidRPr="000719EE" w:rsidRDefault="00F4317E" w:rsidP="00F4317E">
      <w:pPr>
        <w:rPr>
          <w:rFonts w:ascii="Arial" w:hAnsi="Arial" w:cs="Arial"/>
          <w:sz w:val="18"/>
          <w:szCs w:val="18"/>
          <w:lang w:val="es-ES_tradnl"/>
        </w:rPr>
      </w:pPr>
    </w:p>
    <w:p w14:paraId="557DA7AE" w14:textId="45FDEB7A" w:rsidR="007B25A6" w:rsidRPr="007B25A6" w:rsidRDefault="00CD652E" w:rsidP="007B25A6">
      <w:pPr>
        <w:ind w:left="142" w:hanging="142"/>
        <w:jc w:val="both"/>
        <w:rPr>
          <w:rFonts w:ascii="Arial" w:hAnsi="Arial"/>
          <w:color w:val="0000FF"/>
          <w:sz w:val="16"/>
          <w:szCs w:val="16"/>
          <w:lang w:val="es-ES_tradnl"/>
        </w:rPr>
      </w:pPr>
      <w:r w:rsidRPr="000719EE">
        <w:rPr>
          <w:rFonts w:ascii="Arial" w:hAnsi="Arial"/>
          <w:b/>
          <w:color w:val="FF0000"/>
          <w:sz w:val="18"/>
          <w:szCs w:val="18"/>
          <w:lang w:val="es-ES_tradnl"/>
        </w:rPr>
        <w:t>*</w:t>
      </w:r>
      <w:r w:rsidRPr="000719EE">
        <w:rPr>
          <w:rFonts w:ascii="Arial" w:hAnsi="Arial"/>
          <w:color w:val="FF0000"/>
          <w:sz w:val="18"/>
          <w:szCs w:val="18"/>
          <w:lang w:val="es-ES_tradnl"/>
        </w:rPr>
        <w:t xml:space="preserve"> </w:t>
      </w:r>
      <w:r w:rsidR="004A0080">
        <w:rPr>
          <w:rFonts w:ascii="Arial" w:hAnsi="Arial"/>
          <w:sz w:val="18"/>
          <w:szCs w:val="18"/>
          <w:highlight w:val="green"/>
          <w:lang w:val="es-ES_tradnl"/>
        </w:rPr>
        <w:t xml:space="preserve">Título </w:t>
      </w:r>
      <w:r w:rsidRPr="00411F22">
        <w:rPr>
          <w:rFonts w:ascii="Arial" w:hAnsi="Arial"/>
          <w:sz w:val="18"/>
          <w:szCs w:val="18"/>
          <w:highlight w:val="green"/>
          <w:lang w:val="es-ES_tradnl"/>
        </w:rPr>
        <w:t>(</w:t>
      </w:r>
      <w:r w:rsidR="00F4317E">
        <w:rPr>
          <w:rFonts w:ascii="Arial" w:hAnsi="Arial"/>
          <w:b/>
          <w:sz w:val="18"/>
          <w:szCs w:val="18"/>
          <w:highlight w:val="green"/>
          <w:lang w:val="es-ES_tradnl"/>
        </w:rPr>
        <w:t>65</w:t>
      </w:r>
      <w:r w:rsidRPr="00411F22">
        <w:rPr>
          <w:rFonts w:ascii="Arial" w:hAnsi="Arial"/>
          <w:sz w:val="18"/>
          <w:szCs w:val="18"/>
          <w:highlight w:val="green"/>
          <w:lang w:val="es-ES_tradnl"/>
        </w:rPr>
        <w:t xml:space="preserve"> caracteres máx.)</w:t>
      </w:r>
      <w:r w:rsidR="007B25A6" w:rsidRPr="007B25A6">
        <w:rPr>
          <w:rFonts w:ascii="Arial" w:hAnsi="Arial"/>
          <w:color w:val="0000FF"/>
          <w:sz w:val="16"/>
          <w:szCs w:val="16"/>
          <w:lang w:val="es-ES_tradnl"/>
        </w:rPr>
        <w:t xml:space="preserve"> COPIA EL TÍTULO DEL RECURSO PARA EL TÍTULO DEL INTERACTIVO AL MENOS QUE SEA DIFERENTE. RECUERDA EL TÍTULO NO DEBE REBASAR LOS 65 CARACTERES. </w:t>
      </w:r>
    </w:p>
    <w:p w14:paraId="48D487C8" w14:textId="24F1A2D2" w:rsidR="00CD652E" w:rsidRPr="00F4317E" w:rsidRDefault="007652D4" w:rsidP="00CD652E">
      <w:pPr>
        <w:rPr>
          <w:rFonts w:ascii="Arial" w:hAnsi="Arial" w:cs="Arial"/>
          <w:sz w:val="18"/>
          <w:szCs w:val="18"/>
          <w:lang w:val="es-ES_tradnl"/>
        </w:rPr>
      </w:pPr>
      <w:r>
        <w:rPr>
          <w:rFonts w:ascii="Arial" w:hAnsi="Arial" w:cs="Arial"/>
          <w:sz w:val="18"/>
          <w:szCs w:val="18"/>
          <w:lang w:val="es-ES_tradnl"/>
        </w:rPr>
        <w:t>Sistemas de Numeración</w:t>
      </w:r>
    </w:p>
    <w:p w14:paraId="1C69E417" w14:textId="77777777" w:rsidR="00CD652E" w:rsidRPr="00F4317E" w:rsidRDefault="00CD652E" w:rsidP="00CD652E">
      <w:pPr>
        <w:rPr>
          <w:rFonts w:ascii="Arial" w:hAnsi="Arial" w:cs="Arial"/>
          <w:sz w:val="18"/>
          <w:szCs w:val="18"/>
          <w:lang w:val="es-ES_tradnl"/>
        </w:rPr>
      </w:pPr>
    </w:p>
    <w:p w14:paraId="2560176E" w14:textId="0CCA8D35" w:rsidR="00CD652E" w:rsidRDefault="00CD652E" w:rsidP="00CD652E">
      <w:pPr>
        <w:rPr>
          <w:rFonts w:ascii="Arial" w:hAnsi="Arial"/>
          <w:sz w:val="18"/>
          <w:szCs w:val="18"/>
          <w:lang w:val="es-ES_tradnl"/>
        </w:rPr>
      </w:pPr>
      <w:r w:rsidRPr="00792588">
        <w:rPr>
          <w:rFonts w:ascii="Arial" w:hAnsi="Arial"/>
          <w:b/>
          <w:color w:val="FF0000"/>
          <w:sz w:val="18"/>
          <w:szCs w:val="18"/>
          <w:lang w:val="es-ES_tradnl"/>
        </w:rPr>
        <w:t>*</w:t>
      </w:r>
      <w:r w:rsidRPr="00792588">
        <w:rPr>
          <w:rFonts w:ascii="Arial" w:hAnsi="Arial"/>
          <w:color w:val="FF0000"/>
          <w:sz w:val="18"/>
          <w:szCs w:val="18"/>
          <w:lang w:val="es-ES_tradnl"/>
        </w:rPr>
        <w:t xml:space="preserve"> </w:t>
      </w:r>
      <w:r w:rsidR="00F4317E">
        <w:rPr>
          <w:rFonts w:ascii="Arial" w:hAnsi="Arial"/>
          <w:sz w:val="18"/>
          <w:szCs w:val="18"/>
          <w:highlight w:val="green"/>
          <w:lang w:val="es-ES_tradnl"/>
        </w:rPr>
        <w:t>Instrucción</w:t>
      </w:r>
      <w:r w:rsidRPr="009F074B">
        <w:rPr>
          <w:rFonts w:ascii="Arial" w:hAnsi="Arial"/>
          <w:sz w:val="18"/>
          <w:szCs w:val="18"/>
          <w:highlight w:val="green"/>
          <w:lang w:val="es-ES_tradnl"/>
        </w:rPr>
        <w:t xml:space="preserve"> (</w:t>
      </w:r>
      <w:r w:rsidR="002A563F">
        <w:rPr>
          <w:rFonts w:ascii="Arial" w:hAnsi="Arial"/>
          <w:b/>
          <w:sz w:val="18"/>
          <w:szCs w:val="18"/>
          <w:highlight w:val="green"/>
          <w:lang w:val="es-ES_tradnl"/>
        </w:rPr>
        <w:t>68</w:t>
      </w:r>
      <w:r w:rsidR="00F4317E" w:rsidRPr="00411F22">
        <w:rPr>
          <w:rFonts w:ascii="Arial" w:hAnsi="Arial"/>
          <w:sz w:val="18"/>
          <w:szCs w:val="18"/>
          <w:highlight w:val="green"/>
          <w:lang w:val="es-ES_tradnl"/>
        </w:rPr>
        <w:t xml:space="preserve"> caracteres máx</w:t>
      </w:r>
      <w:r w:rsidR="00F4317E" w:rsidRPr="00F4317E">
        <w:rPr>
          <w:rFonts w:ascii="Arial" w:hAnsi="Arial"/>
          <w:sz w:val="18"/>
          <w:szCs w:val="18"/>
          <w:highlight w:val="green"/>
          <w:lang w:val="es-ES_tradnl"/>
        </w:rPr>
        <w:t>.)</w:t>
      </w:r>
    </w:p>
    <w:p w14:paraId="726F9EF7" w14:textId="4F1D6887" w:rsidR="00CD652E" w:rsidRPr="000719EE" w:rsidRDefault="007652D4" w:rsidP="00CD652E">
      <w:pPr>
        <w:rPr>
          <w:rFonts w:ascii="Arial" w:hAnsi="Arial" w:cs="Arial"/>
          <w:sz w:val="18"/>
          <w:szCs w:val="18"/>
          <w:lang w:val="es-ES_tradnl"/>
        </w:rPr>
      </w:pPr>
      <w:r>
        <w:rPr>
          <w:rFonts w:ascii="Arial" w:hAnsi="Arial" w:cs="Arial"/>
          <w:sz w:val="18"/>
          <w:szCs w:val="18"/>
          <w:lang w:val="es-ES_tradnl"/>
        </w:rPr>
        <w:t xml:space="preserve">Selecciona el tipo de sistema de numeración </w:t>
      </w:r>
    </w:p>
    <w:p w14:paraId="71928DBC" w14:textId="77777777" w:rsidR="006559E5" w:rsidRDefault="006559E5" w:rsidP="00CD652E">
      <w:pPr>
        <w:rPr>
          <w:rFonts w:ascii="Arial" w:hAnsi="Arial" w:cs="Arial"/>
          <w:sz w:val="18"/>
          <w:szCs w:val="18"/>
          <w:lang w:val="es-ES_tradnl"/>
        </w:rPr>
      </w:pPr>
    </w:p>
    <w:p w14:paraId="58697D7F" w14:textId="3D6CF39A" w:rsidR="006559E5" w:rsidRPr="00E928AA" w:rsidRDefault="006559E5" w:rsidP="00705DE0">
      <w:pPr>
        <w:shd w:val="clear" w:color="auto" w:fill="99CCFF"/>
        <w:jc w:val="center"/>
        <w:rPr>
          <w:rFonts w:ascii="Arial" w:hAnsi="Arial"/>
          <w:b/>
          <w:sz w:val="16"/>
          <w:szCs w:val="16"/>
          <w:lang w:val="es-ES_tradnl"/>
        </w:rPr>
      </w:pPr>
      <w:r w:rsidRPr="00E928AA">
        <w:rPr>
          <w:rFonts w:ascii="Arial" w:hAnsi="Arial"/>
          <w:b/>
          <w:sz w:val="16"/>
          <w:szCs w:val="16"/>
          <w:lang w:val="es-ES_tradnl"/>
        </w:rPr>
        <w:t>IMAGEN</w:t>
      </w:r>
      <w:r w:rsidRPr="003F1EB9">
        <w:rPr>
          <w:rFonts w:ascii="Arial" w:hAnsi="Arial"/>
          <w:sz w:val="16"/>
          <w:szCs w:val="16"/>
          <w:lang w:val="es-ES_tradnl"/>
        </w:rPr>
        <w:t xml:space="preserve"> 1 DEL MENÚ</w:t>
      </w:r>
    </w:p>
    <w:p w14:paraId="3DDCFB0F" w14:textId="2A374E59" w:rsidR="00CD652E" w:rsidRPr="00F4317E" w:rsidRDefault="00F4317E"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00E928AA">
        <w:rPr>
          <w:rFonts w:ascii="Arial" w:hAnsi="Arial"/>
          <w:sz w:val="18"/>
          <w:szCs w:val="18"/>
          <w:highlight w:val="green"/>
          <w:lang w:val="es-ES_tradnl"/>
        </w:rPr>
        <w:t xml:space="preserve">Imagen </w:t>
      </w:r>
      <w:r w:rsidR="004A2B92" w:rsidRPr="004A2B92">
        <w:rPr>
          <w:rFonts w:ascii="Arial" w:hAnsi="Arial"/>
          <w:sz w:val="18"/>
          <w:szCs w:val="18"/>
          <w:highlight w:val="green"/>
          <w:lang w:val="es-ES_tradnl"/>
        </w:rPr>
        <w:t>del menú</w:t>
      </w:r>
      <w:r w:rsidR="0025146C" w:rsidRPr="0025146C">
        <w:rPr>
          <w:rFonts w:ascii="Arial" w:hAnsi="Arial"/>
          <w:sz w:val="18"/>
          <w:szCs w:val="18"/>
          <w:highlight w:val="green"/>
          <w:lang w:val="es-ES_tradnl"/>
        </w:rPr>
        <w:t>:</w:t>
      </w:r>
    </w:p>
    <w:p w14:paraId="61983781" w14:textId="2EAD37F3" w:rsidR="00CD652E" w:rsidRDefault="001E1243" w:rsidP="00CD652E">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54160186" w14:textId="17E3CE76" w:rsidR="001E1243" w:rsidRDefault="007E2EB4" w:rsidP="00CD652E">
      <w:pPr>
        <w:rPr>
          <w:rFonts w:ascii="Arial" w:hAnsi="Arial" w:cs="Arial"/>
          <w:sz w:val="18"/>
          <w:szCs w:val="18"/>
          <w:lang w:val="es-ES_tradnl"/>
        </w:rPr>
      </w:pPr>
      <w:r>
        <w:rPr>
          <w:noProof/>
          <w:lang w:val="es-CO" w:eastAsia="es-CO"/>
        </w:rPr>
        <w:lastRenderedPageBreak/>
        <w:drawing>
          <wp:inline distT="0" distB="0" distL="0" distR="0" wp14:anchorId="38FFD9A3" wp14:editId="46F79652">
            <wp:extent cx="1929415" cy="969818"/>
            <wp:effectExtent l="0" t="0" r="0" b="1905"/>
            <wp:docPr id="3" name="Imagen 3" descr="https://elrehilete.files.wordpress.com/2008/12/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lrehilete.files.wordpress.com/2008/12/imagen-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29471" cy="969846"/>
                    </a:xfrm>
                    <a:prstGeom prst="rect">
                      <a:avLst/>
                    </a:prstGeom>
                    <a:noFill/>
                    <a:ln>
                      <a:noFill/>
                    </a:ln>
                  </pic:spPr>
                </pic:pic>
              </a:graphicData>
            </a:graphic>
          </wp:inline>
        </w:drawing>
      </w:r>
      <w:r>
        <w:rPr>
          <w:rFonts w:ascii="Arial" w:hAnsi="Arial" w:cs="Arial"/>
          <w:sz w:val="18"/>
          <w:szCs w:val="18"/>
          <w:lang w:val="es-ES_tradnl"/>
        </w:rPr>
        <w:t xml:space="preserve">Debe ser una imagen que indique que es importante la posición </w:t>
      </w:r>
    </w:p>
    <w:p w14:paraId="57278ABB" w14:textId="77777777" w:rsidR="007E2EB4" w:rsidRDefault="007E2EB4" w:rsidP="00CD652E">
      <w:pPr>
        <w:rPr>
          <w:rFonts w:ascii="Arial" w:hAnsi="Arial" w:cs="Arial"/>
          <w:sz w:val="18"/>
          <w:szCs w:val="18"/>
          <w:lang w:val="es-ES_tradnl"/>
        </w:rPr>
      </w:pPr>
    </w:p>
    <w:p w14:paraId="230201B3" w14:textId="77777777" w:rsidR="007E2EB4" w:rsidRDefault="007E2EB4" w:rsidP="00CD652E">
      <w:pPr>
        <w:rPr>
          <w:rFonts w:ascii="Arial" w:hAnsi="Arial" w:cs="Arial"/>
          <w:sz w:val="18"/>
          <w:szCs w:val="18"/>
          <w:lang w:val="es-ES_tradnl"/>
        </w:rPr>
      </w:pPr>
    </w:p>
    <w:p w14:paraId="5E2BDEFA" w14:textId="46482617" w:rsidR="001E1243" w:rsidRPr="000719EE" w:rsidRDefault="001E1243" w:rsidP="00CD652E">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27962D87" w14:textId="77777777" w:rsidR="00CD652E" w:rsidRPr="000719EE" w:rsidRDefault="00CD652E" w:rsidP="00CD652E">
      <w:pPr>
        <w:rPr>
          <w:rFonts w:ascii="Arial" w:hAnsi="Arial" w:cs="Arial"/>
          <w:sz w:val="18"/>
          <w:szCs w:val="18"/>
          <w:lang w:val="es-ES_tradnl"/>
        </w:rPr>
      </w:pPr>
    </w:p>
    <w:p w14:paraId="475D4977" w14:textId="67028DFD" w:rsidR="00CD652E" w:rsidRDefault="00E928AA" w:rsidP="00CD652E">
      <w:pPr>
        <w:rPr>
          <w:rFonts w:ascii="Arial" w:hAnsi="Arial"/>
          <w:sz w:val="18"/>
          <w:szCs w:val="18"/>
          <w:lang w:val="es-ES_tradnl"/>
        </w:rPr>
      </w:pPr>
      <w:r w:rsidRPr="004A2B92">
        <w:rPr>
          <w:rFonts w:ascii="Arial" w:hAnsi="Arial"/>
          <w:sz w:val="18"/>
          <w:szCs w:val="18"/>
          <w:highlight w:val="yellow"/>
          <w:lang w:val="es-ES_tradnl"/>
        </w:rPr>
        <w:t xml:space="preserve">OPCIONAL </w:t>
      </w:r>
      <w:r w:rsidR="00CF535A">
        <w:rPr>
          <w:rFonts w:ascii="Arial" w:hAnsi="Arial"/>
          <w:sz w:val="18"/>
          <w:szCs w:val="18"/>
          <w:highlight w:val="yellow"/>
          <w:lang w:val="es-ES_tradnl"/>
        </w:rPr>
        <w:t>Pie de imagen</w:t>
      </w:r>
      <w:r w:rsidR="006559E5" w:rsidRPr="004A2B92">
        <w:rPr>
          <w:rFonts w:ascii="Arial" w:hAnsi="Arial"/>
          <w:sz w:val="18"/>
          <w:szCs w:val="18"/>
          <w:highlight w:val="yellow"/>
          <w:lang w:val="es-ES_tradnl"/>
        </w:rPr>
        <w:t xml:space="preserve"> (</w:t>
      </w:r>
      <w:r w:rsidR="006559E5" w:rsidRPr="004A2B92">
        <w:rPr>
          <w:rFonts w:ascii="Arial" w:hAnsi="Arial"/>
          <w:b/>
          <w:sz w:val="18"/>
          <w:szCs w:val="18"/>
          <w:highlight w:val="yellow"/>
          <w:lang w:val="es-ES_tradnl"/>
        </w:rPr>
        <w:t>48</w:t>
      </w:r>
      <w:r w:rsidR="006559E5" w:rsidRPr="004A2B92">
        <w:rPr>
          <w:rFonts w:ascii="Arial" w:hAnsi="Arial"/>
          <w:sz w:val="18"/>
          <w:szCs w:val="18"/>
          <w:highlight w:val="yellow"/>
          <w:lang w:val="es-ES_tradnl"/>
        </w:rPr>
        <w:t xml:space="preserve"> caracteres máx., se puede usar cursivas</w:t>
      </w:r>
      <w:r w:rsidR="00CD652E" w:rsidRPr="004A2B92">
        <w:rPr>
          <w:rFonts w:ascii="Arial" w:hAnsi="Arial"/>
          <w:sz w:val="18"/>
          <w:szCs w:val="18"/>
          <w:highlight w:val="yellow"/>
          <w:lang w:val="es-ES_tradnl"/>
        </w:rPr>
        <w:t>)</w:t>
      </w:r>
    </w:p>
    <w:p w14:paraId="60D847A0" w14:textId="363FDA56" w:rsidR="00CD652E" w:rsidRDefault="007652D4" w:rsidP="00CD652E">
      <w:pPr>
        <w:rPr>
          <w:rFonts w:ascii="Arial" w:hAnsi="Arial" w:cs="Arial"/>
          <w:sz w:val="18"/>
          <w:szCs w:val="18"/>
          <w:lang w:val="es-ES_tradnl"/>
        </w:rPr>
      </w:pPr>
      <w:r>
        <w:rPr>
          <w:rFonts w:ascii="Arial" w:hAnsi="Arial" w:cs="Arial"/>
          <w:sz w:val="18"/>
          <w:szCs w:val="18"/>
          <w:lang w:val="es-ES_tradnl"/>
        </w:rPr>
        <w:t>POSICIONAL</w:t>
      </w:r>
    </w:p>
    <w:p w14:paraId="58B8CC17" w14:textId="77777777" w:rsidR="006559E5" w:rsidRDefault="006559E5" w:rsidP="00CD652E">
      <w:pPr>
        <w:rPr>
          <w:rFonts w:ascii="Arial" w:hAnsi="Arial" w:cs="Arial"/>
          <w:sz w:val="18"/>
          <w:szCs w:val="18"/>
          <w:lang w:val="es-ES_tradnl"/>
        </w:rPr>
      </w:pPr>
    </w:p>
    <w:p w14:paraId="33C6F9A1" w14:textId="23F9A3E4" w:rsidR="006559E5" w:rsidRDefault="006559E5" w:rsidP="007B25A6">
      <w:pPr>
        <w:ind w:left="142" w:hanging="142"/>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00CF535A">
        <w:rPr>
          <w:rFonts w:ascii="Arial" w:hAnsi="Arial"/>
          <w:sz w:val="18"/>
          <w:szCs w:val="18"/>
          <w:highlight w:val="green"/>
          <w:lang w:val="es-ES_tradnl"/>
        </w:rPr>
        <w:t>Número de fichas de imagen</w:t>
      </w:r>
      <w:r>
        <w:rPr>
          <w:rFonts w:ascii="Arial" w:hAnsi="Arial"/>
          <w:sz w:val="18"/>
          <w:szCs w:val="18"/>
          <w:highlight w:val="green"/>
          <w:lang w:val="es-ES_tradnl"/>
        </w:rPr>
        <w:t xml:space="preserve"> (</w:t>
      </w:r>
      <w:r w:rsidRPr="004A2B92">
        <w:rPr>
          <w:rFonts w:ascii="Arial" w:hAnsi="Arial"/>
          <w:b/>
          <w:sz w:val="18"/>
          <w:szCs w:val="18"/>
          <w:highlight w:val="green"/>
          <w:lang w:val="es-ES_tradnl"/>
        </w:rPr>
        <w:t>mín. 1 – máx. 6</w:t>
      </w:r>
      <w:r w:rsidRPr="00F4317E">
        <w:rPr>
          <w:rFonts w:ascii="Arial" w:hAnsi="Arial"/>
          <w:sz w:val="18"/>
          <w:szCs w:val="18"/>
          <w:highlight w:val="green"/>
          <w:lang w:val="es-ES_tradnl"/>
        </w:rPr>
        <w:t>)</w:t>
      </w:r>
      <w:r w:rsidR="007B25A6">
        <w:rPr>
          <w:rFonts w:ascii="Arial" w:hAnsi="Arial"/>
          <w:sz w:val="18"/>
          <w:szCs w:val="18"/>
          <w:lang w:val="es-ES_tradnl"/>
        </w:rPr>
        <w:t xml:space="preserve"> </w:t>
      </w:r>
      <w:r w:rsidR="007B25A6" w:rsidRPr="007B25A6">
        <w:rPr>
          <w:rFonts w:ascii="Arial" w:hAnsi="Arial"/>
          <w:color w:val="0000FF"/>
          <w:sz w:val="16"/>
          <w:szCs w:val="16"/>
          <w:lang w:val="es-ES_tradnl"/>
        </w:rPr>
        <w:t xml:space="preserve">PARA CADA </w:t>
      </w:r>
      <w:r w:rsidR="007B25A6">
        <w:rPr>
          <w:rFonts w:ascii="Arial" w:hAnsi="Arial"/>
          <w:color w:val="0000FF"/>
          <w:sz w:val="16"/>
          <w:szCs w:val="16"/>
          <w:lang w:val="es-ES_tradnl"/>
        </w:rPr>
        <w:t xml:space="preserve">FICHA </w:t>
      </w:r>
      <w:r w:rsidR="007B25A6" w:rsidRPr="007B25A6">
        <w:rPr>
          <w:rFonts w:ascii="Arial" w:hAnsi="Arial"/>
          <w:color w:val="0000FF"/>
          <w:sz w:val="16"/>
          <w:szCs w:val="16"/>
          <w:lang w:val="es-ES_tradnl"/>
        </w:rPr>
        <w:t xml:space="preserve">DE ESTE INCISO COPIA </w:t>
      </w:r>
      <w:r w:rsidR="007B25A6">
        <w:rPr>
          <w:rFonts w:ascii="Arial" w:hAnsi="Arial"/>
          <w:color w:val="0000FF"/>
          <w:sz w:val="16"/>
          <w:szCs w:val="16"/>
          <w:lang w:val="es-ES_tradnl"/>
        </w:rPr>
        <w:t>EL SIGUIENTE</w:t>
      </w:r>
      <w:r w:rsidR="007B25A6" w:rsidRPr="007B25A6">
        <w:rPr>
          <w:rFonts w:ascii="Arial" w:hAnsi="Arial"/>
          <w:color w:val="0000FF"/>
          <w:sz w:val="16"/>
          <w:szCs w:val="16"/>
          <w:lang w:val="es-ES_tradnl"/>
        </w:rPr>
        <w:t xml:space="preserve"> </w:t>
      </w:r>
      <w:r w:rsidR="007B25A6">
        <w:rPr>
          <w:rFonts w:ascii="Arial" w:hAnsi="Arial"/>
          <w:color w:val="0000FF"/>
          <w:sz w:val="16"/>
          <w:szCs w:val="16"/>
          <w:lang w:val="es-ES_tradnl"/>
        </w:rPr>
        <w:t>BLOQUE</w:t>
      </w:r>
      <w:r w:rsidR="007B25A6" w:rsidRPr="007B25A6">
        <w:rPr>
          <w:rFonts w:ascii="Arial" w:hAnsi="Arial"/>
          <w:color w:val="0000FF"/>
          <w:sz w:val="16"/>
          <w:szCs w:val="16"/>
          <w:lang w:val="es-ES_tradnl"/>
        </w:rPr>
        <w:t xml:space="preserve"> </w:t>
      </w:r>
      <w:r w:rsidR="007B25A6" w:rsidRPr="007B25A6">
        <w:rPr>
          <w:rFonts w:ascii="Arial" w:hAnsi="Arial"/>
          <w:i/>
          <w:color w:val="0000FF"/>
          <w:sz w:val="16"/>
          <w:szCs w:val="16"/>
          <w:lang w:val="es-ES_tradnl"/>
        </w:rPr>
        <w:t>FICHA #</w:t>
      </w:r>
      <w:r w:rsidR="00BB18F2">
        <w:rPr>
          <w:rFonts w:ascii="Arial" w:hAnsi="Arial"/>
          <w:i/>
          <w:color w:val="0000FF"/>
          <w:sz w:val="16"/>
          <w:szCs w:val="16"/>
          <w:lang w:val="es-ES_tradnl"/>
        </w:rPr>
        <w:t>...</w:t>
      </w:r>
    </w:p>
    <w:p w14:paraId="73637013" w14:textId="77777777" w:rsidR="006559E5" w:rsidRDefault="006559E5" w:rsidP="00CD652E">
      <w:pPr>
        <w:rPr>
          <w:rFonts w:ascii="Arial" w:hAnsi="Arial" w:cs="Arial"/>
          <w:sz w:val="18"/>
          <w:szCs w:val="18"/>
          <w:lang w:val="es-ES_tradnl"/>
        </w:rPr>
      </w:pPr>
    </w:p>
    <w:p w14:paraId="5A841CBB" w14:textId="082D20E7" w:rsidR="006559E5" w:rsidRDefault="006559E5" w:rsidP="00CD652E">
      <w:pPr>
        <w:rPr>
          <w:rFonts w:ascii="Arial" w:hAnsi="Arial" w:cs="Arial"/>
          <w:sz w:val="18"/>
          <w:szCs w:val="18"/>
          <w:lang w:val="es-ES_tradnl"/>
        </w:rPr>
      </w:pPr>
    </w:p>
    <w:p w14:paraId="1EFF0ACD" w14:textId="77777777" w:rsidR="00F22305" w:rsidRDefault="00F22305" w:rsidP="00CD652E">
      <w:pPr>
        <w:rPr>
          <w:rFonts w:ascii="Arial" w:hAnsi="Arial" w:cs="Arial"/>
          <w:sz w:val="18"/>
          <w:szCs w:val="18"/>
          <w:lang w:val="es-ES_tradnl"/>
        </w:rPr>
      </w:pPr>
    </w:p>
    <w:p w14:paraId="394E2E18" w14:textId="77777777" w:rsidR="00F22305" w:rsidRDefault="00F22305" w:rsidP="00CD652E">
      <w:pPr>
        <w:rPr>
          <w:rFonts w:ascii="Arial" w:hAnsi="Arial" w:cs="Arial"/>
          <w:sz w:val="18"/>
          <w:szCs w:val="18"/>
          <w:lang w:val="es-ES_tradnl"/>
        </w:rPr>
      </w:pPr>
    </w:p>
    <w:p w14:paraId="074B1D79" w14:textId="77777777" w:rsidR="00F22305" w:rsidRPr="000719EE" w:rsidRDefault="00F22305" w:rsidP="00CD652E">
      <w:pPr>
        <w:rPr>
          <w:rFonts w:ascii="Arial" w:hAnsi="Arial" w:cs="Arial"/>
          <w:sz w:val="18"/>
          <w:szCs w:val="18"/>
          <w:lang w:val="es-ES_tradnl"/>
        </w:rPr>
      </w:pPr>
    </w:p>
    <w:p w14:paraId="1161319B" w14:textId="68C60987" w:rsidR="006559E5" w:rsidRPr="00E928AA" w:rsidRDefault="003F1EB9" w:rsidP="00705DE0">
      <w:pPr>
        <w:shd w:val="clear" w:color="auto" w:fill="CCFFFF"/>
        <w:jc w:val="center"/>
        <w:rPr>
          <w:rFonts w:ascii="Arial" w:hAnsi="Arial"/>
          <w:b/>
          <w:sz w:val="16"/>
          <w:szCs w:val="16"/>
          <w:lang w:val="es-ES_tradnl"/>
        </w:rPr>
      </w:pPr>
      <w:r>
        <w:rPr>
          <w:rFonts w:ascii="Arial" w:hAnsi="Arial"/>
          <w:b/>
          <w:sz w:val="16"/>
          <w:szCs w:val="16"/>
          <w:lang w:val="es-ES_tradnl"/>
        </w:rPr>
        <w:t>FICHA</w:t>
      </w:r>
      <w:r w:rsidRPr="003F1EB9">
        <w:rPr>
          <w:rFonts w:ascii="Arial" w:hAnsi="Arial"/>
          <w:sz w:val="16"/>
          <w:szCs w:val="16"/>
          <w:lang w:val="es-ES_tradnl"/>
        </w:rPr>
        <w:t xml:space="preserve"> 1 DE IMAGEN 1</w:t>
      </w:r>
    </w:p>
    <w:p w14:paraId="60EAFCFA" w14:textId="56E42F89" w:rsidR="00CD652E" w:rsidRPr="00792588" w:rsidRDefault="00CD652E"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008404BC" w:rsidRPr="008404BC">
        <w:rPr>
          <w:rFonts w:ascii="Arial" w:hAnsi="Arial"/>
          <w:sz w:val="18"/>
          <w:szCs w:val="18"/>
          <w:highlight w:val="green"/>
          <w:lang w:val="es-ES_tradnl"/>
        </w:rPr>
        <w:t>Título de la ficha (</w:t>
      </w:r>
      <w:r w:rsidR="008404BC" w:rsidRPr="008404BC">
        <w:rPr>
          <w:rFonts w:ascii="Arial" w:hAnsi="Arial"/>
          <w:b/>
          <w:sz w:val="18"/>
          <w:szCs w:val="18"/>
          <w:highlight w:val="green"/>
          <w:lang w:val="es-ES_tradnl"/>
        </w:rPr>
        <w:t>58</w:t>
      </w:r>
      <w:r w:rsidR="00E928AA">
        <w:rPr>
          <w:rFonts w:ascii="Arial" w:hAnsi="Arial"/>
          <w:sz w:val="18"/>
          <w:szCs w:val="18"/>
          <w:highlight w:val="green"/>
          <w:lang w:val="es-ES_tradnl"/>
        </w:rPr>
        <w:t xml:space="preserve"> caracteres máximo)</w:t>
      </w:r>
    </w:p>
    <w:p w14:paraId="31F7E98C" w14:textId="47678087" w:rsidR="00CD652E" w:rsidRPr="00CD652E" w:rsidRDefault="009C0EF6" w:rsidP="00CD652E">
      <w:pPr>
        <w:rPr>
          <w:rFonts w:ascii="Arial" w:hAnsi="Arial" w:cs="Arial"/>
          <w:sz w:val="18"/>
          <w:szCs w:val="18"/>
          <w:lang w:val="es-ES_tradnl"/>
        </w:rPr>
      </w:pPr>
      <w:r>
        <w:rPr>
          <w:rFonts w:ascii="Arial" w:hAnsi="Arial" w:cs="Arial"/>
          <w:sz w:val="18"/>
          <w:szCs w:val="18"/>
          <w:lang w:val="es-ES_tradnl"/>
        </w:rPr>
        <w:t>Sistema de numeración Griego</w:t>
      </w:r>
    </w:p>
    <w:p w14:paraId="0EC77AD3" w14:textId="77777777" w:rsidR="00CD652E" w:rsidRPr="00CD652E" w:rsidRDefault="00CD652E" w:rsidP="00CD652E">
      <w:pPr>
        <w:rPr>
          <w:rFonts w:ascii="Arial" w:hAnsi="Arial" w:cs="Arial"/>
          <w:sz w:val="18"/>
          <w:szCs w:val="18"/>
          <w:lang w:val="es-ES_tradnl"/>
        </w:rPr>
      </w:pPr>
    </w:p>
    <w:p w14:paraId="1F3EAE79" w14:textId="5CB5FFB4" w:rsidR="00CD652E" w:rsidRDefault="00E31CAA" w:rsidP="00CD652E">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0786DDAA" w14:textId="77777777" w:rsidR="009C0EF6" w:rsidRDefault="009C0EF6" w:rsidP="00CD652E">
      <w:pPr>
        <w:rPr>
          <w:rFonts w:ascii="Arial" w:hAnsi="Arial"/>
          <w:sz w:val="18"/>
          <w:szCs w:val="18"/>
          <w:lang w:val="es-ES_tradnl"/>
        </w:rPr>
      </w:pPr>
    </w:p>
    <w:p w14:paraId="5BF2752F" w14:textId="0890ABD3" w:rsidR="009C0EF6" w:rsidRPr="00CC62A1" w:rsidRDefault="009C0EF6" w:rsidP="00CC62A1">
      <w:pPr>
        <w:jc w:val="both"/>
        <w:rPr>
          <w:rFonts w:ascii="Times New Roman" w:hAnsi="Times New Roman" w:cs="Times New Roman"/>
          <w:sz w:val="22"/>
          <w:szCs w:val="22"/>
          <w:lang w:val="es-ES_tradnl"/>
        </w:rPr>
      </w:pPr>
      <w:r w:rsidRPr="00CC62A1">
        <w:rPr>
          <w:rFonts w:ascii="Times New Roman" w:hAnsi="Times New Roman" w:cs="Times New Roman"/>
          <w:sz w:val="22"/>
          <w:szCs w:val="22"/>
          <w:lang w:val="es-ES_tradnl"/>
        </w:rPr>
        <w:t>El primer sistema de numeración griego se desarrolló hacia el año 600 A.C. Era un sistema de base decima</w:t>
      </w:r>
      <w:r w:rsidR="005E61A0">
        <w:rPr>
          <w:rFonts w:ascii="Times New Roman" w:hAnsi="Times New Roman" w:cs="Times New Roman"/>
          <w:sz w:val="22"/>
          <w:szCs w:val="22"/>
          <w:lang w:val="es-ES_tradnl"/>
        </w:rPr>
        <w:t>l</w:t>
      </w:r>
      <w:r w:rsidRPr="00CC62A1">
        <w:rPr>
          <w:rFonts w:ascii="Times New Roman" w:hAnsi="Times New Roman" w:cs="Times New Roman"/>
          <w:sz w:val="22"/>
          <w:szCs w:val="22"/>
          <w:lang w:val="es-ES_tradnl"/>
        </w:rPr>
        <w:t xml:space="preserve"> que usaba los símbolos que se muestran en la figura para representar ciertas cantidades. Se u</w:t>
      </w:r>
      <w:r w:rsidR="00DC4587" w:rsidRPr="00CC62A1">
        <w:rPr>
          <w:rFonts w:ascii="Times New Roman" w:hAnsi="Times New Roman" w:cs="Times New Roman"/>
          <w:sz w:val="22"/>
          <w:szCs w:val="22"/>
          <w:lang w:val="es-ES_tradnl"/>
        </w:rPr>
        <w:t>t</w:t>
      </w:r>
      <w:r w:rsidRPr="00CC62A1">
        <w:rPr>
          <w:rFonts w:ascii="Times New Roman" w:hAnsi="Times New Roman" w:cs="Times New Roman"/>
          <w:sz w:val="22"/>
          <w:szCs w:val="22"/>
          <w:lang w:val="es-ES_tradnl"/>
        </w:rPr>
        <w:t>ilizaba tantas imágenes como fuera necesario según el principio de las numeraciones aditivas.</w:t>
      </w:r>
    </w:p>
    <w:p w14:paraId="268ED4A4" w14:textId="77777777" w:rsidR="009C0EF6" w:rsidRPr="00CC62A1" w:rsidRDefault="009C0EF6" w:rsidP="00CC62A1">
      <w:pPr>
        <w:jc w:val="both"/>
        <w:rPr>
          <w:rFonts w:ascii="Times New Roman" w:hAnsi="Times New Roman" w:cs="Times New Roman"/>
          <w:sz w:val="22"/>
          <w:szCs w:val="22"/>
          <w:lang w:val="es-ES_tradnl"/>
        </w:rPr>
      </w:pPr>
    </w:p>
    <w:p w14:paraId="67027047" w14:textId="447521F2" w:rsidR="009C0EF6" w:rsidRPr="00CC62A1" w:rsidRDefault="009C0EF6" w:rsidP="00CC62A1">
      <w:pPr>
        <w:jc w:val="both"/>
        <w:rPr>
          <w:rFonts w:ascii="Times New Roman" w:hAnsi="Times New Roman" w:cs="Times New Roman"/>
          <w:sz w:val="22"/>
          <w:szCs w:val="22"/>
          <w:lang w:val="es-ES_tradnl"/>
        </w:rPr>
      </w:pPr>
      <w:r w:rsidRPr="00CC62A1">
        <w:rPr>
          <w:rFonts w:ascii="Times New Roman" w:hAnsi="Times New Roman" w:cs="Times New Roman"/>
          <w:sz w:val="22"/>
          <w:szCs w:val="22"/>
          <w:lang w:val="es-ES_tradnl"/>
        </w:rPr>
        <w:t>Para representar la unidad y los núm</w:t>
      </w:r>
      <w:r w:rsidR="00DC4587" w:rsidRPr="00CC62A1">
        <w:rPr>
          <w:rFonts w:ascii="Times New Roman" w:hAnsi="Times New Roman" w:cs="Times New Roman"/>
          <w:sz w:val="22"/>
          <w:szCs w:val="22"/>
          <w:lang w:val="es-ES_tradnl"/>
        </w:rPr>
        <w:t>eros hasta el 4 se usaban trazos</w:t>
      </w:r>
      <w:r w:rsidRPr="00CC62A1">
        <w:rPr>
          <w:rFonts w:ascii="Times New Roman" w:hAnsi="Times New Roman" w:cs="Times New Roman"/>
          <w:sz w:val="22"/>
          <w:szCs w:val="22"/>
          <w:lang w:val="es-ES_tradnl"/>
        </w:rPr>
        <w:t xml:space="preserve"> verticale</w:t>
      </w:r>
      <w:r w:rsidR="00DC4587" w:rsidRPr="00CC62A1">
        <w:rPr>
          <w:rFonts w:ascii="Times New Roman" w:hAnsi="Times New Roman" w:cs="Times New Roman"/>
          <w:sz w:val="22"/>
          <w:szCs w:val="22"/>
          <w:lang w:val="es-ES_tradnl"/>
        </w:rPr>
        <w:t>s</w:t>
      </w:r>
      <w:r w:rsidRPr="00CC62A1">
        <w:rPr>
          <w:rFonts w:ascii="Times New Roman" w:hAnsi="Times New Roman" w:cs="Times New Roman"/>
          <w:sz w:val="22"/>
          <w:szCs w:val="22"/>
          <w:lang w:val="es-ES_tradnl"/>
        </w:rPr>
        <w:t>. Para el 5, 10 y 100 las letras correspondientes a la inicial de la palabra: cinco (</w:t>
      </w:r>
      <w:proofErr w:type="spellStart"/>
      <w:r w:rsidRPr="00CC62A1">
        <w:rPr>
          <w:rFonts w:ascii="Times New Roman" w:hAnsi="Times New Roman" w:cs="Times New Roman"/>
          <w:sz w:val="22"/>
          <w:szCs w:val="22"/>
          <w:lang w:val="es-ES_tradnl"/>
        </w:rPr>
        <w:t>pente</w:t>
      </w:r>
      <w:proofErr w:type="spellEnd"/>
      <w:r w:rsidRPr="00CC62A1">
        <w:rPr>
          <w:rFonts w:ascii="Times New Roman" w:hAnsi="Times New Roman" w:cs="Times New Roman"/>
          <w:sz w:val="22"/>
          <w:szCs w:val="22"/>
          <w:lang w:val="es-ES_tradnl"/>
        </w:rPr>
        <w:t>), diez 8deka) y mil (</w:t>
      </w:r>
      <w:proofErr w:type="spellStart"/>
      <w:r w:rsidRPr="00CC62A1">
        <w:rPr>
          <w:rFonts w:ascii="Times New Roman" w:hAnsi="Times New Roman" w:cs="Times New Roman"/>
          <w:sz w:val="22"/>
          <w:szCs w:val="22"/>
          <w:lang w:val="es-ES_tradnl"/>
        </w:rPr>
        <w:t>khiloi</w:t>
      </w:r>
      <w:proofErr w:type="spellEnd"/>
      <w:r w:rsidRPr="00CC62A1">
        <w:rPr>
          <w:rFonts w:ascii="Times New Roman" w:hAnsi="Times New Roman" w:cs="Times New Roman"/>
          <w:sz w:val="22"/>
          <w:szCs w:val="22"/>
          <w:lang w:val="es-ES_tradnl"/>
        </w:rPr>
        <w:t xml:space="preserve">). Por este motivo también se llama sistema </w:t>
      </w:r>
      <w:proofErr w:type="spellStart"/>
      <w:r w:rsidRPr="00CC62A1">
        <w:rPr>
          <w:rFonts w:ascii="Times New Roman" w:hAnsi="Times New Roman" w:cs="Times New Roman"/>
          <w:sz w:val="22"/>
          <w:szCs w:val="22"/>
          <w:lang w:val="es-ES_tradnl"/>
        </w:rPr>
        <w:t>acrofónico</w:t>
      </w:r>
      <w:proofErr w:type="spellEnd"/>
      <w:r w:rsidRPr="00CC62A1">
        <w:rPr>
          <w:rFonts w:ascii="Times New Roman" w:hAnsi="Times New Roman" w:cs="Times New Roman"/>
          <w:sz w:val="22"/>
          <w:szCs w:val="22"/>
          <w:lang w:val="es-ES_tradnl"/>
        </w:rPr>
        <w:t xml:space="preserve">. </w:t>
      </w:r>
    </w:p>
    <w:p w14:paraId="1E4CE06D" w14:textId="77777777" w:rsidR="009C0EF6" w:rsidRPr="00CC62A1" w:rsidRDefault="009C0EF6" w:rsidP="00CC62A1">
      <w:pPr>
        <w:jc w:val="both"/>
        <w:rPr>
          <w:rFonts w:ascii="Times New Roman" w:hAnsi="Times New Roman" w:cs="Times New Roman"/>
          <w:sz w:val="22"/>
          <w:szCs w:val="22"/>
          <w:lang w:val="es-ES_tradnl"/>
        </w:rPr>
      </w:pPr>
    </w:p>
    <w:p w14:paraId="064A7537" w14:textId="05E4FAC6" w:rsidR="009C0EF6" w:rsidRPr="00CC62A1" w:rsidRDefault="009C0EF6" w:rsidP="00CC62A1">
      <w:pPr>
        <w:jc w:val="both"/>
        <w:rPr>
          <w:rFonts w:ascii="Times New Roman" w:hAnsi="Times New Roman" w:cs="Times New Roman"/>
          <w:sz w:val="22"/>
          <w:szCs w:val="22"/>
          <w:lang w:val="es-ES_tradnl"/>
        </w:rPr>
      </w:pPr>
      <w:r w:rsidRPr="00CC62A1">
        <w:rPr>
          <w:rFonts w:ascii="Times New Roman" w:hAnsi="Times New Roman" w:cs="Times New Roman"/>
          <w:sz w:val="22"/>
          <w:szCs w:val="22"/>
          <w:lang w:val="es-ES_tradnl"/>
        </w:rPr>
        <w:t>Los símbolos de 50, 500 y 5.000 se obtenían añadiendo el signo 10, 100 y 1.000 al del 5, usando el principio multipl</w:t>
      </w:r>
      <w:r w:rsidR="00DC4587" w:rsidRPr="00CC62A1">
        <w:rPr>
          <w:rFonts w:ascii="Times New Roman" w:hAnsi="Times New Roman" w:cs="Times New Roman"/>
          <w:sz w:val="22"/>
          <w:szCs w:val="22"/>
          <w:lang w:val="es-ES_tradnl"/>
        </w:rPr>
        <w:t>ic</w:t>
      </w:r>
      <w:r w:rsidRPr="00CC62A1">
        <w:rPr>
          <w:rFonts w:ascii="Times New Roman" w:hAnsi="Times New Roman" w:cs="Times New Roman"/>
          <w:sz w:val="22"/>
          <w:szCs w:val="22"/>
          <w:lang w:val="es-ES_tradnl"/>
        </w:rPr>
        <w:t>ativo. Progresivamente este sistema ático fue reemplazado por el jón</w:t>
      </w:r>
      <w:r w:rsidR="00DC4587" w:rsidRPr="00CC62A1">
        <w:rPr>
          <w:rFonts w:ascii="Times New Roman" w:hAnsi="Times New Roman" w:cs="Times New Roman"/>
          <w:sz w:val="22"/>
          <w:szCs w:val="22"/>
          <w:lang w:val="es-ES_tradnl"/>
        </w:rPr>
        <w:t>ico, que em</w:t>
      </w:r>
      <w:r w:rsidRPr="00CC62A1">
        <w:rPr>
          <w:rFonts w:ascii="Times New Roman" w:hAnsi="Times New Roman" w:cs="Times New Roman"/>
          <w:sz w:val="22"/>
          <w:szCs w:val="22"/>
          <w:lang w:val="es-ES_tradnl"/>
        </w:rPr>
        <w:t>pleaba las 24 letras del alfabeto griego junto con algunos otros símbolos.</w:t>
      </w:r>
    </w:p>
    <w:p w14:paraId="77CABED4" w14:textId="77777777" w:rsidR="00CC62A1" w:rsidRPr="00CC62A1" w:rsidRDefault="00CC62A1" w:rsidP="00CC62A1">
      <w:pPr>
        <w:jc w:val="both"/>
        <w:rPr>
          <w:rFonts w:ascii="Times New Roman" w:hAnsi="Times New Roman" w:cs="Times New Roman"/>
          <w:sz w:val="22"/>
          <w:szCs w:val="22"/>
          <w:lang w:val="es-ES_tradnl"/>
        </w:rPr>
      </w:pPr>
    </w:p>
    <w:p w14:paraId="3807CCA4" w14:textId="6E938836" w:rsidR="00CC62A1" w:rsidRPr="00CC62A1" w:rsidRDefault="00CC62A1" w:rsidP="00CC62A1">
      <w:pPr>
        <w:jc w:val="both"/>
        <w:rPr>
          <w:rFonts w:ascii="Times New Roman" w:hAnsi="Times New Roman" w:cs="Times New Roman"/>
          <w:sz w:val="22"/>
          <w:szCs w:val="22"/>
          <w:lang w:val="es-ES_tradnl"/>
        </w:rPr>
      </w:pPr>
      <w:r w:rsidRPr="00CC62A1">
        <w:rPr>
          <w:rFonts w:ascii="Times New Roman" w:hAnsi="Times New Roman" w:cs="Times New Roman"/>
          <w:sz w:val="22"/>
          <w:szCs w:val="22"/>
          <w:lang w:val="es-ES_tradnl"/>
        </w:rPr>
        <w:t>De esta forma los números parecen palabras, ya que están compuestos por letras, y a su vez las palabras tienen un valor numérico, basta sumar las cifras que corresponden a las letras que las componen. Esta circunstancia hizo aparecer una nueva suerte de disciplina magina que estudiaba la relación entre los numero y las palab</w:t>
      </w:r>
      <w:r>
        <w:rPr>
          <w:rFonts w:ascii="Times New Roman" w:hAnsi="Times New Roman" w:cs="Times New Roman"/>
          <w:sz w:val="22"/>
          <w:szCs w:val="22"/>
          <w:lang w:val="es-ES_tradnl"/>
        </w:rPr>
        <w:t>ras</w:t>
      </w:r>
      <w:r w:rsidRPr="00CC62A1">
        <w:rPr>
          <w:rFonts w:ascii="Times New Roman" w:hAnsi="Times New Roman" w:cs="Times New Roman"/>
          <w:sz w:val="22"/>
          <w:szCs w:val="22"/>
          <w:lang w:val="es-ES_tradnl"/>
        </w:rPr>
        <w:t xml:space="preserve">.  </w:t>
      </w:r>
    </w:p>
    <w:p w14:paraId="328259F3" w14:textId="77777777" w:rsidR="00616529" w:rsidRPr="009C0EF6" w:rsidRDefault="00616529" w:rsidP="00E31CAA">
      <w:pPr>
        <w:rPr>
          <w:rFonts w:ascii="Arial" w:hAnsi="Arial" w:cs="Arial"/>
          <w:sz w:val="18"/>
          <w:szCs w:val="18"/>
          <w:lang w:val="es-CO"/>
        </w:rPr>
      </w:pPr>
    </w:p>
    <w:p w14:paraId="0AEBDF41" w14:textId="26C571A4" w:rsidR="00DF6F53" w:rsidRPr="00F4317E" w:rsidRDefault="00DF6F53" w:rsidP="00DF6F53">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0025146C" w:rsidRPr="0025146C">
        <w:rPr>
          <w:rFonts w:ascii="Arial" w:hAnsi="Arial"/>
          <w:sz w:val="18"/>
          <w:szCs w:val="18"/>
          <w:highlight w:val="green"/>
          <w:lang w:val="es-ES_tradnl"/>
        </w:rPr>
        <w:t>:</w:t>
      </w:r>
    </w:p>
    <w:p w14:paraId="15E083AD" w14:textId="77777777" w:rsidR="00DF6F53" w:rsidRDefault="00DF6F53" w:rsidP="00DF6F5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61284D20" w14:textId="41F22C64" w:rsidR="00DF6F53" w:rsidRDefault="009C0EF6" w:rsidP="00DF6F53">
      <w:pPr>
        <w:rPr>
          <w:rFonts w:ascii="Arial" w:hAnsi="Arial" w:cs="Arial"/>
          <w:sz w:val="18"/>
          <w:szCs w:val="18"/>
          <w:lang w:val="es-ES_tradnl"/>
        </w:rPr>
      </w:pPr>
      <w:r>
        <w:rPr>
          <w:rFonts w:ascii="Times New Roman" w:eastAsia="Times New Roman" w:hAnsi="Times New Roman" w:cs="Times New Roman"/>
          <w:noProof/>
          <w:lang w:val="es-CO" w:eastAsia="es-CO"/>
        </w:rPr>
        <w:drawing>
          <wp:inline distT="0" distB="0" distL="0" distR="0" wp14:anchorId="029DC057" wp14:editId="69FF5F4C">
            <wp:extent cx="3185060" cy="1447800"/>
            <wp:effectExtent l="0" t="0" r="0" b="0"/>
            <wp:docPr id="4" name="Imagen 4" descr="http://thales.cica.es/rd/Recursos/rd97/Otros/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ales.cica.es/rd/Recursos/rd97/Otros/G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5161" cy="1447846"/>
                    </a:xfrm>
                    <a:prstGeom prst="rect">
                      <a:avLst/>
                    </a:prstGeom>
                    <a:noFill/>
                    <a:ln>
                      <a:noFill/>
                    </a:ln>
                  </pic:spPr>
                </pic:pic>
              </a:graphicData>
            </a:graphic>
          </wp:inline>
        </w:drawing>
      </w:r>
    </w:p>
    <w:p w14:paraId="6223B730" w14:textId="77777777" w:rsidR="00DF6F53" w:rsidRPr="000719EE" w:rsidRDefault="00DF6F53" w:rsidP="00DF6F5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0F37A23A" w14:textId="77777777" w:rsidR="00DF6F53" w:rsidRPr="000719EE" w:rsidRDefault="00DF6F53" w:rsidP="00DF6F53">
      <w:pPr>
        <w:rPr>
          <w:rFonts w:ascii="Arial" w:hAnsi="Arial" w:cs="Arial"/>
          <w:sz w:val="18"/>
          <w:szCs w:val="18"/>
          <w:lang w:val="es-ES_tradnl"/>
        </w:rPr>
      </w:pPr>
    </w:p>
    <w:p w14:paraId="64575339" w14:textId="0E85CAA3" w:rsidR="00DF6F53" w:rsidRDefault="00DF6F53" w:rsidP="00DF6F53">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0520AED7" w14:textId="1AE9B883" w:rsidR="00DF6F53" w:rsidRDefault="009C0982" w:rsidP="00DF6F53">
      <w:pPr>
        <w:rPr>
          <w:rFonts w:ascii="Arial" w:hAnsi="Arial" w:cs="Arial"/>
          <w:sz w:val="18"/>
          <w:szCs w:val="18"/>
          <w:lang w:val="es-ES_tradnl"/>
        </w:rPr>
      </w:pPr>
      <w:r w:rsidRPr="00CC62A1">
        <w:rPr>
          <w:rFonts w:ascii="Times New Roman" w:hAnsi="Times New Roman" w:cs="Times New Roman"/>
          <w:sz w:val="22"/>
          <w:szCs w:val="22"/>
          <w:lang w:val="es-ES_tradnl"/>
        </w:rPr>
        <w:t xml:space="preserve">Símbolos </w:t>
      </w:r>
      <w:r>
        <w:rPr>
          <w:rFonts w:ascii="Times New Roman" w:hAnsi="Times New Roman" w:cs="Times New Roman"/>
          <w:sz w:val="22"/>
          <w:szCs w:val="22"/>
          <w:lang w:val="es-ES_tradnl"/>
        </w:rPr>
        <w:t xml:space="preserve"> griegos para representar </w:t>
      </w:r>
      <w:r w:rsidRPr="00CC62A1">
        <w:rPr>
          <w:rFonts w:ascii="Times New Roman" w:hAnsi="Times New Roman" w:cs="Times New Roman"/>
          <w:sz w:val="22"/>
          <w:szCs w:val="22"/>
          <w:lang w:val="es-ES_tradnl"/>
        </w:rPr>
        <w:t>cantidades</w:t>
      </w:r>
    </w:p>
    <w:p w14:paraId="51E02E9E" w14:textId="77777777" w:rsidR="00DF6F53" w:rsidRDefault="00DF6F53" w:rsidP="00DF6F53">
      <w:pPr>
        <w:rPr>
          <w:rFonts w:ascii="Arial" w:hAnsi="Arial" w:cs="Arial"/>
          <w:sz w:val="18"/>
          <w:szCs w:val="18"/>
          <w:lang w:val="es-ES_tradnl"/>
        </w:rPr>
      </w:pPr>
    </w:p>
    <w:p w14:paraId="779BB8EC" w14:textId="7FA57B17" w:rsidR="00DF6F53" w:rsidRPr="00F4317E" w:rsidRDefault="00DF6F53" w:rsidP="00DF6F53">
      <w:pPr>
        <w:rPr>
          <w:rFonts w:ascii="Arial" w:hAnsi="Arial"/>
          <w:sz w:val="18"/>
          <w:szCs w:val="18"/>
          <w:lang w:val="es-ES_tradnl"/>
        </w:rPr>
      </w:pPr>
      <w:r>
        <w:rPr>
          <w:rFonts w:ascii="Arial" w:hAnsi="Arial"/>
          <w:sz w:val="18"/>
          <w:szCs w:val="18"/>
          <w:highlight w:val="green"/>
          <w:lang w:val="es-ES_tradnl"/>
        </w:rPr>
        <w:t>Imagen 2 de</w:t>
      </w:r>
      <w:r w:rsidRPr="004A2B92">
        <w:rPr>
          <w:rFonts w:ascii="Arial" w:hAnsi="Arial"/>
          <w:sz w:val="18"/>
          <w:szCs w:val="18"/>
          <w:highlight w:val="green"/>
          <w:lang w:val="es-ES_tradnl"/>
        </w:rPr>
        <w:t xml:space="preserve"> </w:t>
      </w:r>
      <w:r w:rsidRPr="0091337F">
        <w:rPr>
          <w:rFonts w:ascii="Arial" w:hAnsi="Arial"/>
          <w:sz w:val="18"/>
          <w:szCs w:val="18"/>
          <w:highlight w:val="green"/>
          <w:lang w:val="es-ES_tradnl"/>
        </w:rPr>
        <w:t>ficha</w:t>
      </w:r>
      <w:r w:rsidR="0091337F" w:rsidRPr="0091337F">
        <w:rPr>
          <w:rFonts w:ascii="Arial" w:hAnsi="Arial"/>
          <w:sz w:val="18"/>
          <w:szCs w:val="18"/>
          <w:highlight w:val="green"/>
          <w:lang w:val="es-ES_tradnl"/>
        </w:rPr>
        <w:t xml:space="preserve"> (borrar si no se ocupa)</w:t>
      </w:r>
      <w:r w:rsidR="0025146C" w:rsidRPr="0025146C">
        <w:rPr>
          <w:rFonts w:ascii="Arial" w:hAnsi="Arial"/>
          <w:sz w:val="18"/>
          <w:szCs w:val="18"/>
          <w:highlight w:val="green"/>
          <w:lang w:val="es-ES_tradnl"/>
        </w:rPr>
        <w:t>:</w:t>
      </w:r>
    </w:p>
    <w:p w14:paraId="2C123111" w14:textId="77777777" w:rsidR="00DF6F53" w:rsidRDefault="00DF6F53" w:rsidP="00DF6F5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50F1326A" w14:textId="734CA4AE" w:rsidR="00DF6F53" w:rsidRDefault="009C0EF6" w:rsidP="00DF6F53">
      <w:pPr>
        <w:rPr>
          <w:rFonts w:ascii="Arial" w:hAnsi="Arial" w:cs="Arial"/>
          <w:sz w:val="18"/>
          <w:szCs w:val="18"/>
          <w:lang w:val="es-ES_tradnl"/>
        </w:rPr>
      </w:pPr>
      <w:r>
        <w:rPr>
          <w:rFonts w:ascii="Times New Roman" w:eastAsia="Times New Roman" w:hAnsi="Times New Roman" w:cs="Times New Roman"/>
          <w:noProof/>
          <w:lang w:val="es-CO" w:eastAsia="es-CO"/>
        </w:rPr>
        <w:lastRenderedPageBreak/>
        <w:drawing>
          <wp:inline distT="0" distB="0" distL="0" distR="0" wp14:anchorId="5E56A4F0" wp14:editId="3D028399">
            <wp:extent cx="2188845" cy="2535555"/>
            <wp:effectExtent l="0" t="0" r="1905" b="0"/>
            <wp:docPr id="1" name="Imagen 1" descr="http://thales.cica.es/rd/Recursos/rd97/Otros/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ales.cica.es/rd/Recursos/rd97/Otros/G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8845" cy="2535555"/>
                    </a:xfrm>
                    <a:prstGeom prst="rect">
                      <a:avLst/>
                    </a:prstGeom>
                    <a:noFill/>
                    <a:ln>
                      <a:noFill/>
                    </a:ln>
                  </pic:spPr>
                </pic:pic>
              </a:graphicData>
            </a:graphic>
          </wp:inline>
        </w:drawing>
      </w:r>
    </w:p>
    <w:p w14:paraId="5027F329" w14:textId="77777777" w:rsidR="00DF6F53" w:rsidRPr="000719EE" w:rsidRDefault="00DF6F53" w:rsidP="00DF6F5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27A83FE4" w14:textId="77777777" w:rsidR="00DF6F53" w:rsidRPr="000719EE" w:rsidRDefault="00DF6F53" w:rsidP="00DF6F53">
      <w:pPr>
        <w:rPr>
          <w:rFonts w:ascii="Arial" w:hAnsi="Arial" w:cs="Arial"/>
          <w:sz w:val="18"/>
          <w:szCs w:val="18"/>
          <w:lang w:val="es-ES_tradnl"/>
        </w:rPr>
      </w:pPr>
    </w:p>
    <w:p w14:paraId="7CA7D90E" w14:textId="3DBB8A7C" w:rsidR="00DF6F53" w:rsidRDefault="00DF6F53" w:rsidP="00DF6F53">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4E3ED603" w14:textId="599837F1" w:rsidR="00DF6F53" w:rsidRDefault="005E61A0" w:rsidP="00DF6F53">
      <w:pPr>
        <w:rPr>
          <w:rFonts w:ascii="Arial" w:hAnsi="Arial" w:cs="Arial"/>
          <w:sz w:val="18"/>
          <w:szCs w:val="18"/>
          <w:lang w:val="es-ES_tradnl"/>
        </w:rPr>
      </w:pPr>
      <w:del w:id="7" w:author="Diana Margarita Gonzalez Martinez" w:date="2015-05-13T19:25:00Z">
        <w:r w:rsidRPr="00CC62A1" w:rsidDel="009D32C3">
          <w:rPr>
            <w:rFonts w:ascii="Times New Roman" w:hAnsi="Times New Roman" w:cs="Times New Roman"/>
            <w:sz w:val="22"/>
            <w:szCs w:val="22"/>
            <w:lang w:val="es-ES_tradnl"/>
          </w:rPr>
          <w:delText>los</w:delText>
        </w:r>
      </w:del>
      <w:ins w:id="8" w:author="Diana Margarita Gonzalez Martinez" w:date="2015-05-13T19:25:00Z">
        <w:r w:rsidR="009D32C3" w:rsidRPr="00CC62A1">
          <w:rPr>
            <w:rFonts w:ascii="Times New Roman" w:hAnsi="Times New Roman" w:cs="Times New Roman"/>
            <w:sz w:val="22"/>
            <w:szCs w:val="22"/>
            <w:lang w:val="es-ES_tradnl"/>
          </w:rPr>
          <w:t>Los</w:t>
        </w:r>
      </w:ins>
      <w:r w:rsidRPr="00CC62A1">
        <w:rPr>
          <w:rFonts w:ascii="Times New Roman" w:hAnsi="Times New Roman" w:cs="Times New Roman"/>
          <w:sz w:val="22"/>
          <w:szCs w:val="22"/>
          <w:lang w:val="es-ES_tradnl"/>
        </w:rPr>
        <w:t xml:space="preserve"> números parecen palabras, ya que están compuestos por letras</w:t>
      </w:r>
    </w:p>
    <w:p w14:paraId="5BA50888" w14:textId="77777777" w:rsidR="00DF6F53" w:rsidRDefault="00DF6F53" w:rsidP="00DF6F53">
      <w:pPr>
        <w:rPr>
          <w:rFonts w:ascii="Arial" w:hAnsi="Arial" w:cs="Arial"/>
          <w:sz w:val="18"/>
          <w:szCs w:val="18"/>
          <w:lang w:val="es-ES_tradnl"/>
        </w:rPr>
      </w:pPr>
    </w:p>
    <w:p w14:paraId="65452245" w14:textId="0A700B62" w:rsidR="00DF6F53" w:rsidRPr="00F4317E" w:rsidRDefault="00DF6F53" w:rsidP="00DF6F53">
      <w:pPr>
        <w:rPr>
          <w:rFonts w:ascii="Arial" w:hAnsi="Arial"/>
          <w:sz w:val="18"/>
          <w:szCs w:val="18"/>
          <w:lang w:val="es-ES_tradnl"/>
        </w:rPr>
      </w:pPr>
      <w:r>
        <w:rPr>
          <w:rFonts w:ascii="Arial" w:hAnsi="Arial"/>
          <w:sz w:val="18"/>
          <w:szCs w:val="18"/>
          <w:highlight w:val="green"/>
          <w:lang w:val="es-ES_tradnl"/>
        </w:rPr>
        <w:t>Imagen 3 de</w:t>
      </w:r>
      <w:r w:rsidRPr="004A2B92">
        <w:rPr>
          <w:rFonts w:ascii="Arial" w:hAnsi="Arial"/>
          <w:sz w:val="18"/>
          <w:szCs w:val="18"/>
          <w:highlight w:val="green"/>
          <w:lang w:val="es-ES_tradnl"/>
        </w:rPr>
        <w:t xml:space="preserve"> </w:t>
      </w:r>
      <w:r w:rsidR="0091337F" w:rsidRPr="0091337F">
        <w:rPr>
          <w:rFonts w:ascii="Arial" w:hAnsi="Arial"/>
          <w:sz w:val="18"/>
          <w:szCs w:val="18"/>
          <w:highlight w:val="green"/>
          <w:lang w:val="es-ES_tradnl"/>
        </w:rPr>
        <w:t>ficha (borrar si no se ocupa)</w:t>
      </w:r>
      <w:r w:rsidR="0025146C" w:rsidRPr="0025146C">
        <w:rPr>
          <w:rFonts w:ascii="Arial" w:hAnsi="Arial"/>
          <w:sz w:val="18"/>
          <w:szCs w:val="18"/>
          <w:highlight w:val="green"/>
          <w:lang w:val="es-ES_tradnl"/>
        </w:rPr>
        <w:t>:</w:t>
      </w:r>
    </w:p>
    <w:p w14:paraId="28409B3E" w14:textId="77777777" w:rsidR="00DF6F53" w:rsidRDefault="00DF6F53" w:rsidP="00DF6F5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51905BC2" w14:textId="77777777" w:rsidR="00DF6F53" w:rsidRDefault="00DF6F53" w:rsidP="00DF6F53">
      <w:pPr>
        <w:rPr>
          <w:rFonts w:ascii="Arial" w:hAnsi="Arial" w:cs="Arial"/>
          <w:sz w:val="18"/>
          <w:szCs w:val="18"/>
          <w:lang w:val="es-ES_tradnl"/>
        </w:rPr>
      </w:pPr>
    </w:p>
    <w:p w14:paraId="2042EFD4" w14:textId="77777777" w:rsidR="00CC62A1" w:rsidRDefault="00CC62A1" w:rsidP="00DF6F53">
      <w:pPr>
        <w:rPr>
          <w:rFonts w:ascii="Arial" w:hAnsi="Arial" w:cs="Arial"/>
          <w:sz w:val="18"/>
          <w:szCs w:val="18"/>
          <w:lang w:val="es-ES_tradnl"/>
        </w:rPr>
      </w:pPr>
    </w:p>
    <w:p w14:paraId="42F76D0F" w14:textId="40D089A3" w:rsidR="00CC62A1" w:rsidRDefault="00CC62A1" w:rsidP="00DF6F53">
      <w:pPr>
        <w:rPr>
          <w:rFonts w:ascii="Arial" w:hAnsi="Arial" w:cs="Arial"/>
          <w:sz w:val="18"/>
          <w:szCs w:val="18"/>
          <w:lang w:val="es-ES_tradnl"/>
        </w:rPr>
      </w:pPr>
      <w:r>
        <w:rPr>
          <w:noProof/>
          <w:lang w:val="es-CO" w:eastAsia="es-CO"/>
        </w:rPr>
        <w:drawing>
          <wp:inline distT="0" distB="0" distL="0" distR="0" wp14:anchorId="0935F9C9" wp14:editId="32CF28B9">
            <wp:extent cx="1676400" cy="1257859"/>
            <wp:effectExtent l="0" t="0" r="0" b="0"/>
            <wp:docPr id="5" name="Imagen 5" descr="http://www.luzinterior.org/cabala/conceito_cab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uzinterior.org/cabala/conceito_cabal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7173" cy="1258439"/>
                    </a:xfrm>
                    <a:prstGeom prst="rect">
                      <a:avLst/>
                    </a:prstGeom>
                    <a:noFill/>
                    <a:ln>
                      <a:noFill/>
                    </a:ln>
                  </pic:spPr>
                </pic:pic>
              </a:graphicData>
            </a:graphic>
          </wp:inline>
        </w:drawing>
      </w:r>
    </w:p>
    <w:p w14:paraId="291FB882" w14:textId="777EE31B" w:rsidR="00CC62A1" w:rsidRDefault="00CC62A1" w:rsidP="00DF6F53">
      <w:pPr>
        <w:rPr>
          <w:rFonts w:ascii="Arial" w:hAnsi="Arial" w:cs="Arial"/>
          <w:sz w:val="18"/>
          <w:szCs w:val="18"/>
          <w:lang w:val="es-ES_tradnl"/>
        </w:rPr>
      </w:pPr>
      <w:r>
        <w:rPr>
          <w:rFonts w:ascii="Arial" w:hAnsi="Arial" w:cs="Arial"/>
          <w:sz w:val="18"/>
          <w:szCs w:val="18"/>
          <w:lang w:val="es-ES_tradnl"/>
        </w:rPr>
        <w:t xml:space="preserve">Mostrar una imagen de la cábala </w:t>
      </w:r>
    </w:p>
    <w:p w14:paraId="40F627D2" w14:textId="77777777" w:rsidR="00CC62A1" w:rsidRDefault="00CC62A1" w:rsidP="00DF6F53">
      <w:pPr>
        <w:rPr>
          <w:rFonts w:ascii="Arial" w:hAnsi="Arial" w:cs="Arial"/>
          <w:sz w:val="18"/>
          <w:szCs w:val="18"/>
          <w:lang w:val="es-ES_tradnl"/>
        </w:rPr>
      </w:pPr>
    </w:p>
    <w:p w14:paraId="3E627FE7" w14:textId="77777777" w:rsidR="00CC62A1" w:rsidRDefault="00CC62A1" w:rsidP="00DF6F53">
      <w:pPr>
        <w:rPr>
          <w:rFonts w:ascii="Arial" w:hAnsi="Arial" w:cs="Arial"/>
          <w:sz w:val="18"/>
          <w:szCs w:val="18"/>
          <w:lang w:val="es-ES_tradnl"/>
        </w:rPr>
      </w:pPr>
    </w:p>
    <w:p w14:paraId="2A1D1132" w14:textId="77777777" w:rsidR="00DF6F53" w:rsidRPr="000719EE" w:rsidRDefault="00DF6F53" w:rsidP="00DF6F53">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38297E56" w14:textId="77777777" w:rsidR="00DF6F53" w:rsidRPr="000719EE" w:rsidRDefault="00DF6F53" w:rsidP="00DF6F53">
      <w:pPr>
        <w:rPr>
          <w:rFonts w:ascii="Arial" w:hAnsi="Arial" w:cs="Arial"/>
          <w:sz w:val="18"/>
          <w:szCs w:val="18"/>
          <w:lang w:val="es-ES_tradnl"/>
        </w:rPr>
      </w:pPr>
    </w:p>
    <w:p w14:paraId="2AE0748C" w14:textId="5EBC8485" w:rsidR="00DF6F53" w:rsidRDefault="00DF6F53" w:rsidP="00DF6F53">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7FE3E763" w14:textId="77777777" w:rsidR="00DF6F53" w:rsidRDefault="00DF6F53" w:rsidP="00DF6F53">
      <w:pPr>
        <w:rPr>
          <w:rFonts w:ascii="Arial" w:hAnsi="Arial" w:cs="Arial"/>
          <w:sz w:val="18"/>
          <w:szCs w:val="18"/>
          <w:lang w:val="es-ES_tradnl"/>
        </w:rPr>
      </w:pPr>
    </w:p>
    <w:p w14:paraId="6530BA92" w14:textId="7A61FF4D" w:rsidR="00DF6F53" w:rsidRDefault="00CC62A1" w:rsidP="00DF6F53">
      <w:pPr>
        <w:rPr>
          <w:rFonts w:ascii="Arial" w:hAnsi="Arial" w:cs="Arial"/>
          <w:sz w:val="18"/>
          <w:szCs w:val="18"/>
          <w:lang w:val="es-ES_tradnl"/>
        </w:rPr>
      </w:pPr>
      <w:r>
        <w:rPr>
          <w:rFonts w:ascii="Times New Roman" w:hAnsi="Times New Roman" w:cs="Times New Roman"/>
          <w:sz w:val="22"/>
          <w:szCs w:val="22"/>
          <w:lang w:val="es-ES_tradnl"/>
        </w:rPr>
        <w:t>Soci</w:t>
      </w:r>
      <w:r w:rsidRPr="00CC62A1">
        <w:rPr>
          <w:rFonts w:ascii="Times New Roman" w:hAnsi="Times New Roman" w:cs="Times New Roman"/>
          <w:sz w:val="22"/>
          <w:szCs w:val="22"/>
          <w:lang w:val="es-ES_tradnl"/>
        </w:rPr>
        <w:t xml:space="preserve">edades como la judía </w:t>
      </w:r>
      <w:r>
        <w:rPr>
          <w:rFonts w:ascii="Times New Roman" w:hAnsi="Times New Roman" w:cs="Times New Roman"/>
          <w:sz w:val="22"/>
          <w:szCs w:val="22"/>
          <w:lang w:val="es-ES_tradnl"/>
        </w:rPr>
        <w:t xml:space="preserve">y </w:t>
      </w:r>
      <w:r w:rsidRPr="00CC62A1">
        <w:rPr>
          <w:rFonts w:ascii="Times New Roman" w:hAnsi="Times New Roman" w:cs="Times New Roman"/>
          <w:sz w:val="22"/>
          <w:szCs w:val="22"/>
          <w:lang w:val="es-ES_tradnl"/>
        </w:rPr>
        <w:t xml:space="preserve"> árabe</w:t>
      </w:r>
      <w:r>
        <w:rPr>
          <w:rFonts w:ascii="Times New Roman" w:hAnsi="Times New Roman" w:cs="Times New Roman"/>
          <w:sz w:val="22"/>
          <w:szCs w:val="22"/>
          <w:lang w:val="es-ES_tradnl"/>
        </w:rPr>
        <w:t xml:space="preserve"> </w:t>
      </w:r>
      <w:r w:rsidRPr="00CC62A1">
        <w:rPr>
          <w:rFonts w:ascii="Times New Roman" w:hAnsi="Times New Roman" w:cs="Times New Roman"/>
          <w:sz w:val="22"/>
          <w:szCs w:val="22"/>
          <w:lang w:val="es-ES_tradnl"/>
        </w:rPr>
        <w:t>ha</w:t>
      </w:r>
      <w:r>
        <w:rPr>
          <w:rFonts w:ascii="Times New Roman" w:hAnsi="Times New Roman" w:cs="Times New Roman"/>
          <w:sz w:val="22"/>
          <w:szCs w:val="22"/>
          <w:lang w:val="es-ES_tradnl"/>
        </w:rPr>
        <w:t>n</w:t>
      </w:r>
      <w:r w:rsidRPr="00CC62A1">
        <w:rPr>
          <w:rFonts w:ascii="Times New Roman" w:hAnsi="Times New Roman" w:cs="Times New Roman"/>
          <w:sz w:val="22"/>
          <w:szCs w:val="22"/>
          <w:lang w:val="es-ES_tradnl"/>
        </w:rPr>
        <w:t xml:space="preserve"> </w:t>
      </w:r>
      <w:r>
        <w:rPr>
          <w:rFonts w:ascii="Times New Roman" w:hAnsi="Times New Roman" w:cs="Times New Roman"/>
          <w:sz w:val="22"/>
          <w:szCs w:val="22"/>
          <w:lang w:val="es-ES_tradnl"/>
        </w:rPr>
        <w:t xml:space="preserve">constituido una disciplina aparte: la </w:t>
      </w:r>
      <w:proofErr w:type="spellStart"/>
      <w:r>
        <w:rPr>
          <w:rFonts w:ascii="Times New Roman" w:hAnsi="Times New Roman" w:cs="Times New Roman"/>
          <w:sz w:val="22"/>
          <w:szCs w:val="22"/>
          <w:lang w:val="es-ES_tradnl"/>
        </w:rPr>
        <w:t>kábala</w:t>
      </w:r>
      <w:proofErr w:type="spellEnd"/>
      <w:r>
        <w:rPr>
          <w:rFonts w:ascii="Times New Roman" w:hAnsi="Times New Roman" w:cs="Times New Roman"/>
          <w:sz w:val="22"/>
          <w:szCs w:val="22"/>
          <w:lang w:val="es-ES_tradnl"/>
        </w:rPr>
        <w:t xml:space="preserve">, </w:t>
      </w:r>
      <w:r w:rsidRPr="00CC62A1">
        <w:rPr>
          <w:rFonts w:ascii="Times New Roman" w:hAnsi="Times New Roman" w:cs="Times New Roman"/>
          <w:sz w:val="22"/>
          <w:szCs w:val="22"/>
          <w:lang w:val="es-ES_tradnl"/>
        </w:rPr>
        <w:t xml:space="preserve"> persigue fine místicos y adivinatorios</w:t>
      </w:r>
    </w:p>
    <w:p w14:paraId="506883E7" w14:textId="77777777" w:rsidR="009C0EF6" w:rsidRPr="000719EE" w:rsidRDefault="009C0EF6" w:rsidP="009C0EF6">
      <w:pPr>
        <w:rPr>
          <w:rFonts w:ascii="Arial" w:hAnsi="Arial" w:cs="Arial"/>
          <w:sz w:val="18"/>
          <w:szCs w:val="18"/>
          <w:lang w:val="es-ES_tradnl"/>
        </w:rPr>
      </w:pPr>
    </w:p>
    <w:p w14:paraId="54992516" w14:textId="6101C6CC" w:rsidR="009C0EF6" w:rsidRPr="00E928AA" w:rsidRDefault="009C0EF6" w:rsidP="009C0EF6">
      <w:pPr>
        <w:shd w:val="clear" w:color="auto" w:fill="CCFFFF"/>
        <w:jc w:val="center"/>
        <w:rPr>
          <w:rFonts w:ascii="Arial" w:hAnsi="Arial"/>
          <w:b/>
          <w:sz w:val="16"/>
          <w:szCs w:val="16"/>
          <w:lang w:val="es-ES_tradnl"/>
        </w:rPr>
      </w:pPr>
      <w:r>
        <w:rPr>
          <w:rFonts w:ascii="Arial" w:hAnsi="Arial"/>
          <w:b/>
          <w:sz w:val="16"/>
          <w:szCs w:val="16"/>
          <w:lang w:val="es-ES_tradnl"/>
        </w:rPr>
        <w:t>FICHA</w:t>
      </w:r>
      <w:r>
        <w:rPr>
          <w:rFonts w:ascii="Arial" w:hAnsi="Arial"/>
          <w:sz w:val="16"/>
          <w:szCs w:val="16"/>
          <w:lang w:val="es-ES_tradnl"/>
        </w:rPr>
        <w:t xml:space="preserve"> 2</w:t>
      </w:r>
      <w:r w:rsidRPr="003F1EB9">
        <w:rPr>
          <w:rFonts w:ascii="Arial" w:hAnsi="Arial"/>
          <w:sz w:val="16"/>
          <w:szCs w:val="16"/>
          <w:lang w:val="es-ES_tradnl"/>
        </w:rPr>
        <w:t xml:space="preserve"> DE IMAGEN 1</w:t>
      </w:r>
    </w:p>
    <w:p w14:paraId="1230939D" w14:textId="77777777" w:rsidR="009C0EF6" w:rsidRPr="00792588" w:rsidRDefault="009C0EF6" w:rsidP="009C0E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6C9BA09C" w14:textId="7C536F8D" w:rsidR="009C0EF6" w:rsidRPr="00CD652E" w:rsidRDefault="0026208A" w:rsidP="009C0EF6">
      <w:pPr>
        <w:rPr>
          <w:rFonts w:ascii="Arial" w:hAnsi="Arial" w:cs="Arial"/>
          <w:sz w:val="18"/>
          <w:szCs w:val="18"/>
          <w:lang w:val="es-ES_tradnl"/>
        </w:rPr>
      </w:pPr>
      <w:r>
        <w:rPr>
          <w:rFonts w:ascii="Arial" w:hAnsi="Arial" w:cs="Arial"/>
          <w:sz w:val="18"/>
          <w:szCs w:val="18"/>
          <w:lang w:val="es-ES_tradnl"/>
        </w:rPr>
        <w:t>Sistema de numeración Maya</w:t>
      </w:r>
    </w:p>
    <w:p w14:paraId="296D71D1" w14:textId="77777777" w:rsidR="009C0EF6" w:rsidRPr="00CD652E" w:rsidRDefault="009C0EF6" w:rsidP="009C0EF6">
      <w:pPr>
        <w:rPr>
          <w:rFonts w:ascii="Arial" w:hAnsi="Arial" w:cs="Arial"/>
          <w:sz w:val="18"/>
          <w:szCs w:val="18"/>
          <w:lang w:val="es-ES_tradnl"/>
        </w:rPr>
      </w:pPr>
    </w:p>
    <w:p w14:paraId="66B41D30" w14:textId="77777777" w:rsidR="009C0EF6" w:rsidRDefault="009C0EF6" w:rsidP="009C0E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750455BD" w14:textId="1BE4EFD2" w:rsidR="0026208A" w:rsidRPr="0026208A" w:rsidRDefault="0026208A" w:rsidP="0026208A">
      <w:pPr>
        <w:autoSpaceDE w:val="0"/>
        <w:autoSpaceDN w:val="0"/>
        <w:adjustRightInd w:val="0"/>
        <w:jc w:val="both"/>
        <w:rPr>
          <w:rFonts w:ascii="Times New Roman" w:hAnsi="Times New Roman" w:cs="Times New Roman"/>
          <w:color w:val="000000"/>
          <w:lang w:val="es-CO"/>
        </w:rPr>
      </w:pPr>
      <w:bookmarkStart w:id="9" w:name="M"/>
      <w:r w:rsidRPr="0026208A">
        <w:rPr>
          <w:rFonts w:ascii="Times New Roman" w:hAnsi="Times New Roman" w:cs="Times New Roman"/>
          <w:color w:val="000000"/>
          <w:lang w:val="es-CO"/>
        </w:rPr>
        <w:t xml:space="preserve">La civilización maya (originaria de Guatemala) centró sus esfuerzos en el tiempo y su medida, tanto que crearon tres calendarios. Fue una de las culturas más desarrolladas y notables de América precolombina. Su precisión en la medida del tiempo les permitió superar cálculos realizados en Europa por la misma época; ejemplo de ello fue el cálculo de la duración del año solar con 365,242 días. Si se compara con el que se usa actualmente, el gregoriano, tiene un error de 1,98 diezmilésimas del año maya. </w:t>
      </w:r>
    </w:p>
    <w:p w14:paraId="425A3A02" w14:textId="77777777" w:rsidR="0026208A" w:rsidRPr="0026208A" w:rsidRDefault="0026208A" w:rsidP="0026208A">
      <w:pPr>
        <w:autoSpaceDE w:val="0"/>
        <w:autoSpaceDN w:val="0"/>
        <w:adjustRightInd w:val="0"/>
        <w:jc w:val="both"/>
        <w:rPr>
          <w:rFonts w:ascii="Times New Roman" w:hAnsi="Times New Roman" w:cs="Times New Roman"/>
          <w:color w:val="000000"/>
          <w:lang w:val="es-CO"/>
        </w:rPr>
      </w:pPr>
      <w:r w:rsidRPr="0026208A">
        <w:rPr>
          <w:rFonts w:ascii="Times New Roman" w:hAnsi="Times New Roman" w:cs="Times New Roman"/>
          <w:color w:val="000000"/>
          <w:lang w:val="es-CO"/>
        </w:rPr>
        <w:t xml:space="preserve">Los manuscritos mayas, especialmente el códice Dresde, revelan que entre los sacerdotes mayas existía un sistema de base 20, con un cero, donde el valor de la cifra estaba determinado por su posición en la escritura de los números. </w:t>
      </w:r>
    </w:p>
    <w:p w14:paraId="7F81670E" w14:textId="77777777" w:rsidR="0026208A" w:rsidRDefault="0026208A" w:rsidP="0026208A">
      <w:pPr>
        <w:jc w:val="both"/>
        <w:rPr>
          <w:rFonts w:ascii="Times New Roman" w:hAnsi="Times New Roman" w:cs="Times New Roman"/>
          <w:color w:val="000000"/>
          <w:lang w:val="es-CO"/>
        </w:rPr>
      </w:pPr>
      <w:r w:rsidRPr="0026208A">
        <w:rPr>
          <w:rFonts w:ascii="Times New Roman" w:hAnsi="Times New Roman" w:cs="Times New Roman"/>
          <w:color w:val="000000"/>
          <w:lang w:val="es-CO"/>
        </w:rPr>
        <w:t xml:space="preserve">Los símbolos principales designaban respectivamente los números 1 y 5; ellos se combinaban para formar otros hasta el 19. Escribían los números de abajo hacia arriba. El cero lo representaban con una concha de caracol marino. </w:t>
      </w:r>
    </w:p>
    <w:p w14:paraId="33A27867" w14:textId="225B7501" w:rsidR="0026208A" w:rsidRDefault="0026208A" w:rsidP="0026208A">
      <w:pPr>
        <w:jc w:val="both"/>
        <w:rPr>
          <w:rFonts w:ascii="Times New Roman" w:hAnsi="Times New Roman" w:cs="Times New Roman"/>
          <w:color w:val="000000"/>
          <w:lang w:val="es-CO"/>
        </w:rPr>
      </w:pPr>
      <w:r w:rsidRPr="0026208A">
        <w:rPr>
          <w:rFonts w:ascii="Times New Roman" w:hAnsi="Times New Roman" w:cs="Times New Roman"/>
          <w:color w:val="000000"/>
          <w:lang w:val="es-CO"/>
        </w:rPr>
        <w:lastRenderedPageBreak/>
        <w:t xml:space="preserve">Las unidades de cada orden van aumentando en potencias de veinte, excepto las unidades de tercer orden que corresponden a 18 de segundo orden; esto motivado en que en su calendario solar, un año es de 18 meses y no de 20. </w:t>
      </w:r>
    </w:p>
    <w:p w14:paraId="2F0B38B3" w14:textId="7B1C15E8" w:rsidR="0026208A" w:rsidRPr="0026208A" w:rsidRDefault="0026208A" w:rsidP="0026208A">
      <w:pPr>
        <w:jc w:val="both"/>
        <w:rPr>
          <w:rFonts w:ascii="Times New Roman" w:hAnsi="Times New Roman" w:cs="Times New Roman"/>
          <w:color w:val="000000"/>
          <w:lang w:val="es-CO"/>
        </w:rPr>
      </w:pPr>
      <w:r>
        <w:rPr>
          <w:rFonts w:ascii="Times New Roman" w:hAnsi="Times New Roman" w:cs="Times New Roman"/>
          <w:color w:val="000000"/>
          <w:lang w:val="es-CO"/>
        </w:rPr>
        <w:t xml:space="preserve">Los símbolos constituyen las cifras en las que hay que multiplicar el valor de cada cifra por 1, 20, 20x20, 20x20x20,…, según el lugar que ocupe, y sumar el resultado. </w:t>
      </w:r>
    </w:p>
    <w:bookmarkEnd w:id="9"/>
    <w:p w14:paraId="30419B00" w14:textId="77777777" w:rsidR="009C0EF6" w:rsidRPr="00E31CAA" w:rsidRDefault="009C0EF6" w:rsidP="009C0EF6">
      <w:pPr>
        <w:rPr>
          <w:rFonts w:ascii="Arial" w:hAnsi="Arial" w:cs="Arial"/>
          <w:sz w:val="18"/>
          <w:szCs w:val="18"/>
          <w:lang w:val="es-ES_tradnl"/>
        </w:rPr>
      </w:pPr>
    </w:p>
    <w:p w14:paraId="5FE42CCF" w14:textId="77777777" w:rsidR="009C0EF6" w:rsidRPr="00F4317E" w:rsidRDefault="009C0EF6" w:rsidP="009C0E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4F97EAEC" w14:textId="77777777" w:rsidR="009C0EF6"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121C44E4" w14:textId="62596E2F" w:rsidR="009C0EF6" w:rsidRDefault="0026208A" w:rsidP="009C0EF6">
      <w:pPr>
        <w:rPr>
          <w:rFonts w:ascii="Arial" w:hAnsi="Arial" w:cs="Arial"/>
          <w:sz w:val="18"/>
          <w:szCs w:val="18"/>
          <w:lang w:val="es-ES_tradnl"/>
        </w:rPr>
      </w:pPr>
      <w:r>
        <w:rPr>
          <w:rFonts w:ascii="Arial" w:hAnsi="Arial" w:cs="Arial"/>
          <w:noProof/>
          <w:sz w:val="18"/>
          <w:szCs w:val="18"/>
          <w:lang w:val="es-CO" w:eastAsia="es-CO"/>
        </w:rPr>
        <w:drawing>
          <wp:inline distT="0" distB="0" distL="0" distR="0" wp14:anchorId="7F915E50" wp14:editId="4FC52192">
            <wp:extent cx="2460761" cy="23774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0761" cy="2377440"/>
                    </a:xfrm>
                    <a:prstGeom prst="rect">
                      <a:avLst/>
                    </a:prstGeom>
                    <a:noFill/>
                    <a:ln>
                      <a:noFill/>
                    </a:ln>
                  </pic:spPr>
                </pic:pic>
              </a:graphicData>
            </a:graphic>
          </wp:inline>
        </w:drawing>
      </w:r>
    </w:p>
    <w:p w14:paraId="7B44A1E1" w14:textId="77777777" w:rsidR="0026208A" w:rsidRDefault="0026208A" w:rsidP="009C0EF6">
      <w:pPr>
        <w:rPr>
          <w:rFonts w:ascii="Arial" w:hAnsi="Arial" w:cs="Arial"/>
          <w:sz w:val="18"/>
          <w:szCs w:val="18"/>
          <w:lang w:val="es-ES_tradnl"/>
        </w:rPr>
      </w:pPr>
    </w:p>
    <w:p w14:paraId="1303255C" w14:textId="77777777" w:rsidR="0026208A" w:rsidRDefault="0026208A" w:rsidP="009C0EF6">
      <w:pPr>
        <w:rPr>
          <w:rFonts w:ascii="Arial" w:hAnsi="Arial" w:cs="Arial"/>
          <w:sz w:val="18"/>
          <w:szCs w:val="18"/>
          <w:lang w:val="es-ES_tradnl"/>
        </w:rPr>
      </w:pPr>
    </w:p>
    <w:p w14:paraId="618B9A8B" w14:textId="77777777" w:rsidR="009C0EF6" w:rsidRPr="000719EE"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43B4BDC8" w14:textId="77777777" w:rsidR="009C0EF6" w:rsidRPr="000719EE" w:rsidRDefault="009C0EF6" w:rsidP="009C0EF6">
      <w:pPr>
        <w:rPr>
          <w:rFonts w:ascii="Arial" w:hAnsi="Arial" w:cs="Arial"/>
          <w:sz w:val="18"/>
          <w:szCs w:val="18"/>
          <w:lang w:val="es-ES_tradnl"/>
        </w:rPr>
      </w:pPr>
    </w:p>
    <w:p w14:paraId="07E18218" w14:textId="77777777" w:rsidR="009C0EF6" w:rsidRDefault="009C0EF6" w:rsidP="009C0EF6">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71487D6D" w14:textId="5B5324D9" w:rsidR="009C0EF6" w:rsidRDefault="0026208A" w:rsidP="009C0EF6">
      <w:pPr>
        <w:rPr>
          <w:rFonts w:ascii="Arial" w:hAnsi="Arial" w:cs="Arial"/>
          <w:sz w:val="18"/>
          <w:szCs w:val="18"/>
          <w:lang w:val="es-ES_tradnl"/>
        </w:rPr>
      </w:pPr>
      <w:r>
        <w:rPr>
          <w:rFonts w:ascii="Arial" w:hAnsi="Arial" w:cs="Arial"/>
          <w:sz w:val="18"/>
          <w:szCs w:val="18"/>
          <w:lang w:val="es-ES_tradnl"/>
        </w:rPr>
        <w:t xml:space="preserve">Sistema de numeración Maya </w:t>
      </w:r>
    </w:p>
    <w:p w14:paraId="0500ACF9" w14:textId="77777777" w:rsidR="009C0EF6" w:rsidRDefault="009C0EF6" w:rsidP="009C0EF6">
      <w:pPr>
        <w:rPr>
          <w:rFonts w:ascii="Arial" w:hAnsi="Arial" w:cs="Arial"/>
          <w:sz w:val="18"/>
          <w:szCs w:val="18"/>
          <w:lang w:val="es-ES_tradnl"/>
        </w:rPr>
      </w:pPr>
    </w:p>
    <w:p w14:paraId="05F86F01" w14:textId="77777777" w:rsidR="009C0EF6" w:rsidRPr="00F4317E" w:rsidRDefault="009C0EF6" w:rsidP="009C0EF6">
      <w:pPr>
        <w:rPr>
          <w:rFonts w:ascii="Arial" w:hAnsi="Arial"/>
          <w:sz w:val="18"/>
          <w:szCs w:val="18"/>
          <w:lang w:val="es-ES_tradnl"/>
        </w:rPr>
      </w:pPr>
      <w:r>
        <w:rPr>
          <w:rFonts w:ascii="Arial" w:hAnsi="Arial"/>
          <w:sz w:val="18"/>
          <w:szCs w:val="18"/>
          <w:highlight w:val="green"/>
          <w:lang w:val="es-ES_tradnl"/>
        </w:rPr>
        <w:t>Imagen 2 de</w:t>
      </w:r>
      <w:r w:rsidRPr="004A2B92">
        <w:rPr>
          <w:rFonts w:ascii="Arial" w:hAnsi="Arial"/>
          <w:sz w:val="18"/>
          <w:szCs w:val="18"/>
          <w:highlight w:val="green"/>
          <w:lang w:val="es-ES_tradnl"/>
        </w:rPr>
        <w:t xml:space="preserve"> </w:t>
      </w:r>
      <w:r w:rsidRPr="0091337F">
        <w:rPr>
          <w:rFonts w:ascii="Arial" w:hAnsi="Arial"/>
          <w:sz w:val="18"/>
          <w:szCs w:val="18"/>
          <w:highlight w:val="green"/>
          <w:lang w:val="es-ES_tradnl"/>
        </w:rPr>
        <w:t>ficha (borrar si no se ocupa)</w:t>
      </w:r>
      <w:r w:rsidRPr="0025146C">
        <w:rPr>
          <w:rFonts w:ascii="Arial" w:hAnsi="Arial"/>
          <w:sz w:val="18"/>
          <w:szCs w:val="18"/>
          <w:highlight w:val="green"/>
          <w:lang w:val="es-ES_tradnl"/>
        </w:rPr>
        <w:t>:</w:t>
      </w:r>
    </w:p>
    <w:p w14:paraId="26C722BA" w14:textId="77777777" w:rsidR="009C0EF6"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408BF73D" w14:textId="77777777" w:rsidR="009C0EF6" w:rsidRDefault="009C0EF6" w:rsidP="009C0EF6">
      <w:pPr>
        <w:rPr>
          <w:rFonts w:ascii="Arial" w:hAnsi="Arial" w:cs="Arial"/>
          <w:sz w:val="18"/>
          <w:szCs w:val="18"/>
          <w:lang w:val="es-ES_tradnl"/>
        </w:rPr>
      </w:pPr>
    </w:p>
    <w:p w14:paraId="0B8B71A1" w14:textId="3E07FC2E" w:rsidR="0026208A" w:rsidRDefault="0026208A" w:rsidP="009C0EF6">
      <w:pPr>
        <w:rPr>
          <w:rFonts w:ascii="Arial" w:hAnsi="Arial" w:cs="Arial"/>
          <w:sz w:val="18"/>
          <w:szCs w:val="18"/>
          <w:lang w:val="es-ES_tradnl"/>
        </w:rPr>
      </w:pPr>
      <w:r>
        <w:rPr>
          <w:rFonts w:ascii="Times New Roman" w:eastAsia="Times New Roman" w:hAnsi="Times New Roman" w:cs="Times New Roman"/>
          <w:noProof/>
          <w:color w:val="000000"/>
          <w:sz w:val="27"/>
          <w:szCs w:val="27"/>
          <w:shd w:val="clear" w:color="auto" w:fill="88A0A8"/>
          <w:lang w:val="es-CO" w:eastAsia="es-CO"/>
        </w:rPr>
        <w:drawing>
          <wp:inline distT="0" distB="0" distL="0" distR="0" wp14:anchorId="53623545" wp14:editId="55B34DA8">
            <wp:extent cx="3521264" cy="1701800"/>
            <wp:effectExtent l="0" t="0" r="3175" b="0"/>
            <wp:docPr id="7" name="Imagen 7" descr="http://thales.cica.es/rd/Recursos/rd97/Otros/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hales.cica.es/rd/Recursos/rd97/Otros/M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3424" cy="1702844"/>
                    </a:xfrm>
                    <a:prstGeom prst="rect">
                      <a:avLst/>
                    </a:prstGeom>
                    <a:noFill/>
                    <a:ln>
                      <a:noFill/>
                    </a:ln>
                  </pic:spPr>
                </pic:pic>
              </a:graphicData>
            </a:graphic>
          </wp:inline>
        </w:drawing>
      </w:r>
    </w:p>
    <w:p w14:paraId="7F92DFB0" w14:textId="77777777" w:rsidR="0026208A" w:rsidRDefault="0026208A" w:rsidP="009C0EF6">
      <w:pPr>
        <w:rPr>
          <w:rFonts w:ascii="Arial" w:hAnsi="Arial" w:cs="Arial"/>
          <w:sz w:val="18"/>
          <w:szCs w:val="18"/>
          <w:lang w:val="es-ES_tradnl"/>
        </w:rPr>
      </w:pPr>
    </w:p>
    <w:p w14:paraId="409C579A" w14:textId="77777777" w:rsidR="0026208A" w:rsidRDefault="0026208A" w:rsidP="009C0EF6">
      <w:pPr>
        <w:rPr>
          <w:rFonts w:ascii="Arial" w:hAnsi="Arial" w:cs="Arial"/>
          <w:sz w:val="18"/>
          <w:szCs w:val="18"/>
          <w:lang w:val="es-ES_tradnl"/>
        </w:rPr>
      </w:pPr>
    </w:p>
    <w:p w14:paraId="5498A571" w14:textId="77777777" w:rsidR="009C0EF6" w:rsidRPr="000719EE"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7F0FC86C" w14:textId="77777777" w:rsidR="009C0EF6" w:rsidRPr="000719EE" w:rsidRDefault="009C0EF6" w:rsidP="009C0EF6">
      <w:pPr>
        <w:rPr>
          <w:rFonts w:ascii="Arial" w:hAnsi="Arial" w:cs="Arial"/>
          <w:sz w:val="18"/>
          <w:szCs w:val="18"/>
          <w:lang w:val="es-ES_tradnl"/>
        </w:rPr>
      </w:pPr>
    </w:p>
    <w:p w14:paraId="1B88D86A" w14:textId="77777777" w:rsidR="009C0EF6" w:rsidRDefault="009C0EF6" w:rsidP="009C0EF6">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0176C465" w14:textId="34C93013" w:rsidR="009C0EF6" w:rsidRDefault="0026208A" w:rsidP="009C0EF6">
      <w:pPr>
        <w:rPr>
          <w:rFonts w:ascii="Arial" w:hAnsi="Arial" w:cs="Arial"/>
          <w:sz w:val="18"/>
          <w:szCs w:val="18"/>
          <w:lang w:val="es-ES_tradnl"/>
        </w:rPr>
      </w:pPr>
      <w:r>
        <w:rPr>
          <w:rFonts w:ascii="Arial" w:hAnsi="Arial" w:cs="Arial"/>
          <w:sz w:val="18"/>
          <w:szCs w:val="18"/>
          <w:lang w:val="es-ES_tradnl"/>
        </w:rPr>
        <w:t xml:space="preserve">Numeración comercial </w:t>
      </w:r>
    </w:p>
    <w:p w14:paraId="254621D8" w14:textId="77777777" w:rsidR="0026208A" w:rsidRDefault="0026208A" w:rsidP="009C0EF6">
      <w:pPr>
        <w:rPr>
          <w:rFonts w:ascii="Arial" w:hAnsi="Arial" w:cs="Arial"/>
          <w:sz w:val="18"/>
          <w:szCs w:val="18"/>
          <w:lang w:val="es-ES_tradnl"/>
        </w:rPr>
      </w:pPr>
    </w:p>
    <w:p w14:paraId="0E8D2640" w14:textId="77777777" w:rsidR="0026208A" w:rsidRDefault="0026208A" w:rsidP="009C0EF6">
      <w:pPr>
        <w:rPr>
          <w:rFonts w:ascii="Arial" w:hAnsi="Arial" w:cs="Arial"/>
          <w:sz w:val="18"/>
          <w:szCs w:val="18"/>
          <w:lang w:val="es-ES_tradnl"/>
        </w:rPr>
      </w:pPr>
    </w:p>
    <w:p w14:paraId="44590393" w14:textId="77777777" w:rsidR="009C0EF6" w:rsidRPr="00F4317E" w:rsidRDefault="009C0EF6" w:rsidP="009C0EF6">
      <w:pPr>
        <w:rPr>
          <w:rFonts w:ascii="Arial" w:hAnsi="Arial"/>
          <w:sz w:val="18"/>
          <w:szCs w:val="18"/>
          <w:lang w:val="es-ES_tradnl"/>
        </w:rPr>
      </w:pPr>
      <w:r>
        <w:rPr>
          <w:rFonts w:ascii="Arial" w:hAnsi="Arial"/>
          <w:sz w:val="18"/>
          <w:szCs w:val="18"/>
          <w:highlight w:val="green"/>
          <w:lang w:val="es-ES_tradnl"/>
        </w:rPr>
        <w:t>Imagen 3 de</w:t>
      </w:r>
      <w:r w:rsidRPr="004A2B92">
        <w:rPr>
          <w:rFonts w:ascii="Arial" w:hAnsi="Arial"/>
          <w:sz w:val="18"/>
          <w:szCs w:val="18"/>
          <w:highlight w:val="green"/>
          <w:lang w:val="es-ES_tradnl"/>
        </w:rPr>
        <w:t xml:space="preserve"> </w:t>
      </w:r>
      <w:r w:rsidRPr="0091337F">
        <w:rPr>
          <w:rFonts w:ascii="Arial" w:hAnsi="Arial"/>
          <w:sz w:val="18"/>
          <w:szCs w:val="18"/>
          <w:highlight w:val="green"/>
          <w:lang w:val="es-ES_tradnl"/>
        </w:rPr>
        <w:t>ficha (borrar si no se ocupa)</w:t>
      </w:r>
      <w:r w:rsidRPr="0025146C">
        <w:rPr>
          <w:rFonts w:ascii="Arial" w:hAnsi="Arial"/>
          <w:sz w:val="18"/>
          <w:szCs w:val="18"/>
          <w:highlight w:val="green"/>
          <w:lang w:val="es-ES_tradnl"/>
        </w:rPr>
        <w:t>:</w:t>
      </w:r>
    </w:p>
    <w:p w14:paraId="25EAF0AD" w14:textId="77777777" w:rsidR="009C0EF6"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411FECB9" w14:textId="092D6CB9" w:rsidR="009C0EF6" w:rsidRDefault="0026208A" w:rsidP="009C0EF6">
      <w:pPr>
        <w:rPr>
          <w:rFonts w:ascii="Arial" w:hAnsi="Arial" w:cs="Arial"/>
          <w:sz w:val="18"/>
          <w:szCs w:val="18"/>
          <w:lang w:val="es-ES_tradnl"/>
        </w:rPr>
      </w:pPr>
      <w:r>
        <w:rPr>
          <w:rFonts w:ascii="Times New Roman" w:eastAsia="Times New Roman" w:hAnsi="Times New Roman" w:cs="Times New Roman"/>
          <w:noProof/>
          <w:color w:val="000000"/>
          <w:sz w:val="27"/>
          <w:szCs w:val="27"/>
          <w:shd w:val="clear" w:color="auto" w:fill="88A0A8"/>
          <w:lang w:val="es-CO" w:eastAsia="es-CO"/>
        </w:rPr>
        <w:lastRenderedPageBreak/>
        <w:drawing>
          <wp:inline distT="0" distB="0" distL="0" distR="0" wp14:anchorId="2EB09E1F" wp14:editId="7DC70562">
            <wp:extent cx="3637811" cy="1587500"/>
            <wp:effectExtent l="0" t="0" r="1270" b="0"/>
            <wp:docPr id="6" name="Imagen 6" descr="http://thales.cica.es/rd/Recursos/rd97/Otros/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ales.cica.es/rd/Recursos/rd97/Otros/M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0043" cy="1588474"/>
                    </a:xfrm>
                    <a:prstGeom prst="rect">
                      <a:avLst/>
                    </a:prstGeom>
                    <a:noFill/>
                    <a:ln>
                      <a:noFill/>
                    </a:ln>
                  </pic:spPr>
                </pic:pic>
              </a:graphicData>
            </a:graphic>
          </wp:inline>
        </w:drawing>
      </w:r>
    </w:p>
    <w:p w14:paraId="00C940D0" w14:textId="77777777" w:rsidR="009C0EF6" w:rsidRPr="000719EE"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43C8299A" w14:textId="77777777" w:rsidR="009C0EF6" w:rsidRPr="000719EE" w:rsidRDefault="009C0EF6" w:rsidP="009C0EF6">
      <w:pPr>
        <w:rPr>
          <w:rFonts w:ascii="Arial" w:hAnsi="Arial" w:cs="Arial"/>
          <w:sz w:val="18"/>
          <w:szCs w:val="18"/>
          <w:lang w:val="es-ES_tradnl"/>
        </w:rPr>
      </w:pPr>
    </w:p>
    <w:p w14:paraId="70F0E211" w14:textId="77777777" w:rsidR="009C0EF6" w:rsidRDefault="009C0EF6" w:rsidP="009C0EF6">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641DABC5" w14:textId="77777777" w:rsidR="009C0EF6" w:rsidRDefault="009C0EF6" w:rsidP="009C0EF6">
      <w:pPr>
        <w:rPr>
          <w:rFonts w:ascii="Arial" w:hAnsi="Arial" w:cs="Arial"/>
          <w:sz w:val="18"/>
          <w:szCs w:val="18"/>
          <w:lang w:val="es-ES_tradnl"/>
        </w:rPr>
      </w:pPr>
    </w:p>
    <w:p w14:paraId="61539FAC" w14:textId="7EE54572" w:rsidR="009C0EF6" w:rsidRDefault="0026208A" w:rsidP="009C0EF6">
      <w:pPr>
        <w:rPr>
          <w:rFonts w:ascii="Arial" w:hAnsi="Arial" w:cs="Arial"/>
          <w:sz w:val="18"/>
          <w:szCs w:val="18"/>
          <w:lang w:val="es-ES_tradnl"/>
        </w:rPr>
      </w:pPr>
      <w:r>
        <w:rPr>
          <w:rFonts w:ascii="Arial" w:hAnsi="Arial" w:cs="Arial"/>
          <w:sz w:val="18"/>
          <w:szCs w:val="18"/>
          <w:lang w:val="es-ES_tradnl"/>
        </w:rPr>
        <w:t xml:space="preserve">Numeración astronómica </w:t>
      </w:r>
    </w:p>
    <w:p w14:paraId="60217408" w14:textId="77777777" w:rsidR="009C0EF6" w:rsidRPr="00E31CAA" w:rsidRDefault="009C0EF6" w:rsidP="009C0EF6">
      <w:pPr>
        <w:rPr>
          <w:rFonts w:ascii="Arial" w:hAnsi="Arial" w:cs="Arial"/>
          <w:sz w:val="18"/>
          <w:szCs w:val="18"/>
          <w:lang w:val="es-ES_tradnl"/>
        </w:rPr>
      </w:pPr>
    </w:p>
    <w:p w14:paraId="7E6D3BFB" w14:textId="77777777" w:rsidR="009C0EF6" w:rsidRPr="000719EE" w:rsidRDefault="009C0EF6" w:rsidP="009C0EF6">
      <w:pPr>
        <w:rPr>
          <w:rFonts w:ascii="Arial" w:hAnsi="Arial" w:cs="Arial"/>
          <w:sz w:val="18"/>
          <w:szCs w:val="18"/>
          <w:lang w:val="es-ES_tradnl"/>
        </w:rPr>
      </w:pPr>
    </w:p>
    <w:p w14:paraId="3FA30DA9" w14:textId="23C66AE9" w:rsidR="009C0EF6" w:rsidRPr="00E928AA" w:rsidRDefault="009C0EF6" w:rsidP="009C0EF6">
      <w:pPr>
        <w:shd w:val="clear" w:color="auto" w:fill="CCFFFF"/>
        <w:jc w:val="center"/>
        <w:rPr>
          <w:rFonts w:ascii="Arial" w:hAnsi="Arial"/>
          <w:b/>
          <w:sz w:val="16"/>
          <w:szCs w:val="16"/>
          <w:lang w:val="es-ES_tradnl"/>
        </w:rPr>
      </w:pPr>
      <w:r>
        <w:rPr>
          <w:rFonts w:ascii="Arial" w:hAnsi="Arial"/>
          <w:b/>
          <w:sz w:val="16"/>
          <w:szCs w:val="16"/>
          <w:lang w:val="es-ES_tradnl"/>
        </w:rPr>
        <w:t>FICHA</w:t>
      </w:r>
      <w:r>
        <w:rPr>
          <w:rFonts w:ascii="Arial" w:hAnsi="Arial"/>
          <w:sz w:val="16"/>
          <w:szCs w:val="16"/>
          <w:lang w:val="es-ES_tradnl"/>
        </w:rPr>
        <w:t xml:space="preserve"> 3</w:t>
      </w:r>
      <w:r w:rsidRPr="003F1EB9">
        <w:rPr>
          <w:rFonts w:ascii="Arial" w:hAnsi="Arial"/>
          <w:sz w:val="16"/>
          <w:szCs w:val="16"/>
          <w:lang w:val="es-ES_tradnl"/>
        </w:rPr>
        <w:t xml:space="preserve"> DE IMAGEN 1</w:t>
      </w:r>
    </w:p>
    <w:p w14:paraId="6D4FE170" w14:textId="77777777" w:rsidR="009C0EF6" w:rsidRPr="00792588" w:rsidRDefault="009C0EF6" w:rsidP="009C0E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2C8865BF" w14:textId="03ABC8B0" w:rsidR="009C0EF6" w:rsidRPr="00CD652E" w:rsidRDefault="00F9313D" w:rsidP="009C0EF6">
      <w:pPr>
        <w:rPr>
          <w:rFonts w:ascii="Arial" w:hAnsi="Arial" w:cs="Arial"/>
          <w:sz w:val="18"/>
          <w:szCs w:val="18"/>
          <w:lang w:val="es-ES_tradnl"/>
        </w:rPr>
      </w:pPr>
      <w:r>
        <w:rPr>
          <w:rFonts w:ascii="Arial" w:hAnsi="Arial" w:cs="Arial"/>
          <w:sz w:val="18"/>
          <w:szCs w:val="18"/>
          <w:lang w:val="es-ES_tradnl"/>
        </w:rPr>
        <w:t xml:space="preserve">Sistema de numeración Babilónico </w:t>
      </w:r>
    </w:p>
    <w:p w14:paraId="07B42522" w14:textId="77777777" w:rsidR="009C0EF6" w:rsidRPr="00CD652E" w:rsidRDefault="009C0EF6" w:rsidP="009C0EF6">
      <w:pPr>
        <w:rPr>
          <w:rFonts w:ascii="Arial" w:hAnsi="Arial" w:cs="Arial"/>
          <w:sz w:val="18"/>
          <w:szCs w:val="18"/>
          <w:lang w:val="es-ES_tradnl"/>
        </w:rPr>
      </w:pPr>
    </w:p>
    <w:p w14:paraId="25014D8A" w14:textId="77777777" w:rsidR="009C0EF6" w:rsidRDefault="009C0EF6" w:rsidP="009C0E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1AED8CB9" w14:textId="77777777" w:rsidR="00F9313D" w:rsidRPr="00792588" w:rsidRDefault="00F9313D" w:rsidP="009C0EF6">
      <w:pPr>
        <w:rPr>
          <w:rFonts w:ascii="Arial" w:hAnsi="Arial"/>
          <w:sz w:val="18"/>
          <w:szCs w:val="18"/>
          <w:lang w:val="es-ES_tradnl"/>
        </w:rPr>
      </w:pPr>
    </w:p>
    <w:p w14:paraId="7BA6FF47" w14:textId="77777777" w:rsidR="00F9313D" w:rsidRPr="00F9313D" w:rsidRDefault="00F9313D" w:rsidP="00F9313D">
      <w:pPr>
        <w:autoSpaceDE w:val="0"/>
        <w:autoSpaceDN w:val="0"/>
        <w:adjustRightInd w:val="0"/>
        <w:jc w:val="both"/>
        <w:rPr>
          <w:rFonts w:ascii="Times New Roman" w:hAnsi="Times New Roman" w:cs="Times New Roman"/>
          <w:color w:val="000000"/>
          <w:lang w:val="es-CO"/>
        </w:rPr>
      </w:pPr>
      <w:r w:rsidRPr="00F9313D">
        <w:rPr>
          <w:rFonts w:ascii="Times New Roman" w:hAnsi="Times New Roman" w:cs="Times New Roman"/>
          <w:color w:val="000000"/>
          <w:lang w:val="es-CO"/>
        </w:rPr>
        <w:t xml:space="preserve">Los antiguos Sumerios construyeron una aritmética para elaborar un calendario 5700 años antes de Cristo; ellos mismos desarrollaron un sistema numérico con 60 símbolos que luego fue heredado y utilizado con mucha habilidad por los babilonios1. Los babilonios habitaban en la antigua Mesopotamia, región que hoy corresponde a Irak. </w:t>
      </w:r>
    </w:p>
    <w:p w14:paraId="3E0865D9" w14:textId="509C52D5" w:rsidR="009C0EF6" w:rsidRPr="00F9313D" w:rsidRDefault="00F9313D" w:rsidP="00F9313D">
      <w:pPr>
        <w:jc w:val="both"/>
        <w:rPr>
          <w:rFonts w:ascii="Times New Roman" w:hAnsi="Times New Roman" w:cs="Times New Roman"/>
          <w:lang w:val="es-ES_tradnl"/>
        </w:rPr>
      </w:pPr>
      <w:r w:rsidRPr="00F9313D">
        <w:rPr>
          <w:rFonts w:ascii="Times New Roman" w:hAnsi="Times New Roman" w:cs="Times New Roman"/>
          <w:color w:val="000000"/>
          <w:lang w:val="es-CO"/>
        </w:rPr>
        <w:t>Como en otras culturas, fueron los astrónomos babilonios quienes desarrollaron su sistema de numeración. Los 59 primeros números se representan en una forma decimal. La cuña vertical representaba la unidad, la cuña horizontal diez unidades.</w:t>
      </w:r>
    </w:p>
    <w:p w14:paraId="633810F1" w14:textId="77777777" w:rsidR="009C0EF6" w:rsidRPr="00F9313D" w:rsidRDefault="009C0EF6" w:rsidP="00F9313D">
      <w:pPr>
        <w:jc w:val="both"/>
        <w:rPr>
          <w:rFonts w:ascii="Times New Roman" w:hAnsi="Times New Roman" w:cs="Times New Roman"/>
          <w:lang w:val="es-ES_tradnl"/>
        </w:rPr>
      </w:pPr>
    </w:p>
    <w:p w14:paraId="703EC081" w14:textId="66E573EC" w:rsidR="00F9313D" w:rsidRDefault="00F9313D" w:rsidP="00F9313D">
      <w:pPr>
        <w:jc w:val="both"/>
        <w:rPr>
          <w:rFonts w:ascii="Times New Roman" w:hAnsi="Times New Roman" w:cs="Times New Roman"/>
          <w:lang w:val="es-CO"/>
        </w:rPr>
      </w:pPr>
      <w:r w:rsidRPr="00F9313D">
        <w:rPr>
          <w:rFonts w:ascii="Times New Roman" w:hAnsi="Times New Roman" w:cs="Times New Roman"/>
          <w:lang w:val="es-CO"/>
        </w:rPr>
        <w:t>Los demás números se formaban escribiendo estos símbolos en distintas combinaciones. En el año 1700 a.C. se dieron cuenta que sus símbolos podían representar otros valores dependiendo de su posición, dando origen a la notación posicional; escribían los numerales en grupos separados por espacios, cada grupo representaba unidades, grupos de 60 unidades, grupos de 60x60= 360 unidades, respectivamente. Finalmente, para hallar el valor representado en un número, se efectuaban las multiplicaciones correspondientes y se sumaban los productos resultantes.</w:t>
      </w:r>
    </w:p>
    <w:p w14:paraId="783D15D0" w14:textId="77777777" w:rsidR="00F9313D" w:rsidRDefault="00F9313D" w:rsidP="009C0EF6">
      <w:pPr>
        <w:rPr>
          <w:rFonts w:ascii="Arial" w:hAnsi="Arial" w:cs="Arial"/>
          <w:sz w:val="18"/>
          <w:szCs w:val="18"/>
          <w:lang w:val="es-ES_tradnl"/>
        </w:rPr>
      </w:pPr>
    </w:p>
    <w:p w14:paraId="5A7AC233" w14:textId="77777777" w:rsidR="00F9313D" w:rsidRPr="00E31CAA" w:rsidRDefault="00F9313D" w:rsidP="009C0EF6">
      <w:pPr>
        <w:rPr>
          <w:rFonts w:ascii="Arial" w:hAnsi="Arial" w:cs="Arial"/>
          <w:sz w:val="18"/>
          <w:szCs w:val="18"/>
          <w:lang w:val="es-ES_tradnl"/>
        </w:rPr>
      </w:pPr>
    </w:p>
    <w:p w14:paraId="78EEE8F4" w14:textId="77777777" w:rsidR="009C0EF6" w:rsidRPr="00F4317E" w:rsidRDefault="009C0EF6" w:rsidP="009C0E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006BDF11" w14:textId="77777777" w:rsidR="009C0EF6"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45593D8E" w14:textId="4BA89203" w:rsidR="009C0EF6" w:rsidRDefault="00F9313D" w:rsidP="009C0EF6">
      <w:pPr>
        <w:rPr>
          <w:rFonts w:ascii="Arial" w:hAnsi="Arial" w:cs="Arial"/>
          <w:sz w:val="18"/>
          <w:szCs w:val="18"/>
          <w:lang w:val="es-ES_tradnl"/>
        </w:rPr>
      </w:pPr>
      <w:r>
        <w:rPr>
          <w:rFonts w:ascii="Arial" w:hAnsi="Arial" w:cs="Arial"/>
          <w:noProof/>
          <w:sz w:val="18"/>
          <w:szCs w:val="18"/>
          <w:lang w:val="es-CO" w:eastAsia="es-CO"/>
        </w:rPr>
        <w:drawing>
          <wp:inline distT="0" distB="0" distL="0" distR="0" wp14:anchorId="2062F76C" wp14:editId="73FE41C0">
            <wp:extent cx="4937760" cy="1840854"/>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1780" cy="1842353"/>
                    </a:xfrm>
                    <a:prstGeom prst="rect">
                      <a:avLst/>
                    </a:prstGeom>
                    <a:noFill/>
                    <a:ln>
                      <a:noFill/>
                    </a:ln>
                  </pic:spPr>
                </pic:pic>
              </a:graphicData>
            </a:graphic>
          </wp:inline>
        </w:drawing>
      </w:r>
    </w:p>
    <w:p w14:paraId="7C2D5DDB" w14:textId="77777777" w:rsidR="00F9313D" w:rsidRDefault="00F9313D" w:rsidP="009C0EF6">
      <w:pPr>
        <w:rPr>
          <w:rFonts w:ascii="Arial" w:hAnsi="Arial" w:cs="Arial"/>
          <w:sz w:val="18"/>
          <w:szCs w:val="18"/>
          <w:lang w:val="es-ES_tradnl"/>
        </w:rPr>
      </w:pPr>
    </w:p>
    <w:p w14:paraId="0B9B5B23" w14:textId="77777777" w:rsidR="009C0EF6" w:rsidRPr="000719EE"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620417E4" w14:textId="77777777" w:rsidR="009C0EF6" w:rsidRPr="000719EE" w:rsidRDefault="009C0EF6" w:rsidP="009C0EF6">
      <w:pPr>
        <w:rPr>
          <w:rFonts w:ascii="Arial" w:hAnsi="Arial" w:cs="Arial"/>
          <w:sz w:val="18"/>
          <w:szCs w:val="18"/>
          <w:lang w:val="es-ES_tradnl"/>
        </w:rPr>
      </w:pPr>
    </w:p>
    <w:p w14:paraId="52157F49" w14:textId="77777777" w:rsidR="009C0EF6" w:rsidRDefault="009C0EF6" w:rsidP="009C0EF6">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1DC0FE38" w14:textId="372C7EE4" w:rsidR="009C0EF6" w:rsidRDefault="001E3F28" w:rsidP="009C0EF6">
      <w:pPr>
        <w:rPr>
          <w:rFonts w:ascii="Arial" w:hAnsi="Arial" w:cs="Arial"/>
          <w:sz w:val="18"/>
          <w:szCs w:val="18"/>
          <w:lang w:val="es-ES_tradnl"/>
        </w:rPr>
      </w:pPr>
      <w:r>
        <w:rPr>
          <w:rFonts w:ascii="Arial" w:hAnsi="Arial" w:cs="Arial"/>
          <w:sz w:val="18"/>
          <w:szCs w:val="18"/>
          <w:lang w:val="es-ES_tradnl"/>
        </w:rPr>
        <w:t xml:space="preserve">Sistema de numeración babilónico </w:t>
      </w:r>
    </w:p>
    <w:p w14:paraId="0FE57700" w14:textId="77777777" w:rsidR="009C0EF6" w:rsidRDefault="009C0EF6" w:rsidP="009C0EF6">
      <w:pPr>
        <w:rPr>
          <w:rFonts w:ascii="Arial" w:hAnsi="Arial" w:cs="Arial"/>
          <w:sz w:val="18"/>
          <w:szCs w:val="18"/>
          <w:lang w:val="es-ES_tradnl"/>
        </w:rPr>
      </w:pPr>
    </w:p>
    <w:p w14:paraId="7112E781" w14:textId="77777777" w:rsidR="009C0EF6" w:rsidRPr="00F4317E" w:rsidRDefault="009C0EF6" w:rsidP="009C0EF6">
      <w:pPr>
        <w:rPr>
          <w:rFonts w:ascii="Arial" w:hAnsi="Arial"/>
          <w:sz w:val="18"/>
          <w:szCs w:val="18"/>
          <w:lang w:val="es-ES_tradnl"/>
        </w:rPr>
      </w:pPr>
      <w:r>
        <w:rPr>
          <w:rFonts w:ascii="Arial" w:hAnsi="Arial"/>
          <w:sz w:val="18"/>
          <w:szCs w:val="18"/>
          <w:highlight w:val="green"/>
          <w:lang w:val="es-ES_tradnl"/>
        </w:rPr>
        <w:t>Imagen 2 de</w:t>
      </w:r>
      <w:r w:rsidRPr="004A2B92">
        <w:rPr>
          <w:rFonts w:ascii="Arial" w:hAnsi="Arial"/>
          <w:sz w:val="18"/>
          <w:szCs w:val="18"/>
          <w:highlight w:val="green"/>
          <w:lang w:val="es-ES_tradnl"/>
        </w:rPr>
        <w:t xml:space="preserve"> </w:t>
      </w:r>
      <w:r w:rsidRPr="0091337F">
        <w:rPr>
          <w:rFonts w:ascii="Arial" w:hAnsi="Arial"/>
          <w:sz w:val="18"/>
          <w:szCs w:val="18"/>
          <w:highlight w:val="green"/>
          <w:lang w:val="es-ES_tradnl"/>
        </w:rPr>
        <w:t>ficha (borrar si no se ocupa)</w:t>
      </w:r>
      <w:r w:rsidRPr="0025146C">
        <w:rPr>
          <w:rFonts w:ascii="Arial" w:hAnsi="Arial"/>
          <w:sz w:val="18"/>
          <w:szCs w:val="18"/>
          <w:highlight w:val="green"/>
          <w:lang w:val="es-ES_tradnl"/>
        </w:rPr>
        <w:t>:</w:t>
      </w:r>
    </w:p>
    <w:p w14:paraId="7D483C04" w14:textId="77777777" w:rsidR="009C0EF6"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573364E8" w14:textId="0DE6F453" w:rsidR="009C0EF6" w:rsidRDefault="00F9313D" w:rsidP="009C0EF6">
      <w:pPr>
        <w:rPr>
          <w:rFonts w:ascii="Arial" w:hAnsi="Arial" w:cs="Arial"/>
          <w:sz w:val="18"/>
          <w:szCs w:val="18"/>
          <w:lang w:val="es-ES_tradnl"/>
        </w:rPr>
      </w:pPr>
      <w:r>
        <w:rPr>
          <w:noProof/>
          <w:lang w:val="es-CO" w:eastAsia="es-CO"/>
        </w:rPr>
        <w:lastRenderedPageBreak/>
        <w:drawing>
          <wp:inline distT="0" distB="0" distL="0" distR="0" wp14:anchorId="29B942E4" wp14:editId="185848A1">
            <wp:extent cx="1813560" cy="723900"/>
            <wp:effectExtent l="0" t="0" r="0" b="0"/>
            <wp:docPr id="11" name="Imagen 11" descr="http://thales.cica.es/rd/Recursos/rd97/Otros/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hales.cica.es/rd/Recursos/rd97/Otros/B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3560" cy="723900"/>
                    </a:xfrm>
                    <a:prstGeom prst="rect">
                      <a:avLst/>
                    </a:prstGeom>
                    <a:noFill/>
                    <a:ln>
                      <a:noFill/>
                    </a:ln>
                  </pic:spPr>
                </pic:pic>
              </a:graphicData>
            </a:graphic>
          </wp:inline>
        </w:drawing>
      </w:r>
    </w:p>
    <w:p w14:paraId="7037D197" w14:textId="77777777" w:rsidR="00F9313D" w:rsidRDefault="00F9313D" w:rsidP="009C0EF6">
      <w:pPr>
        <w:rPr>
          <w:rFonts w:ascii="Arial" w:hAnsi="Arial" w:cs="Arial"/>
          <w:sz w:val="18"/>
          <w:szCs w:val="18"/>
          <w:lang w:val="es-ES_tradnl"/>
        </w:rPr>
      </w:pPr>
    </w:p>
    <w:p w14:paraId="28708BF6" w14:textId="77777777" w:rsidR="00F9313D" w:rsidRDefault="00F9313D" w:rsidP="009C0EF6">
      <w:pPr>
        <w:rPr>
          <w:rFonts w:ascii="Arial" w:hAnsi="Arial" w:cs="Arial"/>
          <w:sz w:val="18"/>
          <w:szCs w:val="18"/>
          <w:lang w:val="es-ES_tradnl"/>
        </w:rPr>
      </w:pPr>
    </w:p>
    <w:p w14:paraId="69B2F112" w14:textId="77777777" w:rsidR="009C0EF6" w:rsidRPr="000719EE"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10D722BF" w14:textId="77777777" w:rsidR="009C0EF6" w:rsidRPr="000719EE" w:rsidRDefault="009C0EF6" w:rsidP="009C0EF6">
      <w:pPr>
        <w:rPr>
          <w:rFonts w:ascii="Arial" w:hAnsi="Arial" w:cs="Arial"/>
          <w:sz w:val="18"/>
          <w:szCs w:val="18"/>
          <w:lang w:val="es-ES_tradnl"/>
        </w:rPr>
      </w:pPr>
    </w:p>
    <w:p w14:paraId="285CBFBF" w14:textId="77777777" w:rsidR="009C0EF6" w:rsidRDefault="009C0EF6" w:rsidP="009C0EF6">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0934CB5F" w14:textId="22FCE447" w:rsidR="009C0EF6" w:rsidRDefault="001E3F28" w:rsidP="009C0EF6">
      <w:pPr>
        <w:rPr>
          <w:rFonts w:ascii="Arial" w:hAnsi="Arial" w:cs="Arial"/>
          <w:sz w:val="18"/>
          <w:szCs w:val="18"/>
          <w:lang w:val="es-ES_tradnl"/>
        </w:rPr>
      </w:pPr>
      <w:r>
        <w:rPr>
          <w:rFonts w:ascii="Arial" w:hAnsi="Arial" w:cs="Arial"/>
          <w:sz w:val="18"/>
          <w:szCs w:val="18"/>
          <w:lang w:val="es-ES_tradnl"/>
        </w:rPr>
        <w:t xml:space="preserve">Representación del número 83 en el sistema babilónico </w:t>
      </w:r>
    </w:p>
    <w:p w14:paraId="496AABD7" w14:textId="77777777" w:rsidR="009C0EF6" w:rsidRDefault="009C0EF6" w:rsidP="009C0EF6">
      <w:pPr>
        <w:rPr>
          <w:rFonts w:ascii="Arial" w:hAnsi="Arial" w:cs="Arial"/>
          <w:sz w:val="18"/>
          <w:szCs w:val="18"/>
          <w:lang w:val="es-ES_tradnl"/>
        </w:rPr>
      </w:pPr>
    </w:p>
    <w:p w14:paraId="1C4F3704" w14:textId="77777777" w:rsidR="009C0EF6" w:rsidRPr="00F4317E" w:rsidRDefault="009C0EF6" w:rsidP="009C0EF6">
      <w:pPr>
        <w:rPr>
          <w:rFonts w:ascii="Arial" w:hAnsi="Arial"/>
          <w:sz w:val="18"/>
          <w:szCs w:val="18"/>
          <w:lang w:val="es-ES_tradnl"/>
        </w:rPr>
      </w:pPr>
      <w:r>
        <w:rPr>
          <w:rFonts w:ascii="Arial" w:hAnsi="Arial"/>
          <w:sz w:val="18"/>
          <w:szCs w:val="18"/>
          <w:highlight w:val="green"/>
          <w:lang w:val="es-ES_tradnl"/>
        </w:rPr>
        <w:t>Imagen 3 de</w:t>
      </w:r>
      <w:r w:rsidRPr="004A2B92">
        <w:rPr>
          <w:rFonts w:ascii="Arial" w:hAnsi="Arial"/>
          <w:sz w:val="18"/>
          <w:szCs w:val="18"/>
          <w:highlight w:val="green"/>
          <w:lang w:val="es-ES_tradnl"/>
        </w:rPr>
        <w:t xml:space="preserve"> </w:t>
      </w:r>
      <w:r w:rsidRPr="0091337F">
        <w:rPr>
          <w:rFonts w:ascii="Arial" w:hAnsi="Arial"/>
          <w:sz w:val="18"/>
          <w:szCs w:val="18"/>
          <w:highlight w:val="green"/>
          <w:lang w:val="es-ES_tradnl"/>
        </w:rPr>
        <w:t>ficha (borrar si no se ocupa)</w:t>
      </w:r>
      <w:r w:rsidRPr="0025146C">
        <w:rPr>
          <w:rFonts w:ascii="Arial" w:hAnsi="Arial"/>
          <w:sz w:val="18"/>
          <w:szCs w:val="18"/>
          <w:highlight w:val="green"/>
          <w:lang w:val="es-ES_tradnl"/>
        </w:rPr>
        <w:t>:</w:t>
      </w:r>
    </w:p>
    <w:p w14:paraId="25FE5B1D" w14:textId="77777777" w:rsidR="009C0EF6"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29FA2607" w14:textId="188ECE4B" w:rsidR="009C0EF6" w:rsidRDefault="00F9313D" w:rsidP="009C0EF6">
      <w:pPr>
        <w:rPr>
          <w:rFonts w:ascii="Arial" w:hAnsi="Arial" w:cs="Arial"/>
          <w:sz w:val="18"/>
          <w:szCs w:val="18"/>
          <w:lang w:val="es-ES_tradnl"/>
        </w:rPr>
      </w:pPr>
      <w:r>
        <w:rPr>
          <w:noProof/>
          <w:lang w:val="es-CO" w:eastAsia="es-CO"/>
        </w:rPr>
        <w:drawing>
          <wp:inline distT="0" distB="0" distL="0" distR="0" wp14:anchorId="233B561A" wp14:editId="20A5ED56">
            <wp:extent cx="3345180" cy="944880"/>
            <wp:effectExtent l="0" t="0" r="7620" b="7620"/>
            <wp:docPr id="12" name="Imagen 12" descr="http://thales.cica.es/rd/Recursos/rd97/Otros/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hales.cica.es/rd/Recursos/rd97/Otros/B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5180" cy="944880"/>
                    </a:xfrm>
                    <a:prstGeom prst="rect">
                      <a:avLst/>
                    </a:prstGeom>
                    <a:noFill/>
                    <a:ln>
                      <a:noFill/>
                    </a:ln>
                  </pic:spPr>
                </pic:pic>
              </a:graphicData>
            </a:graphic>
          </wp:inline>
        </w:drawing>
      </w:r>
    </w:p>
    <w:p w14:paraId="7C91A0BF" w14:textId="77777777" w:rsidR="009C0EF6" w:rsidRPr="000719EE"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79D0C727" w14:textId="77777777" w:rsidR="009C0EF6" w:rsidRPr="000719EE" w:rsidRDefault="009C0EF6" w:rsidP="009C0EF6">
      <w:pPr>
        <w:rPr>
          <w:rFonts w:ascii="Arial" w:hAnsi="Arial" w:cs="Arial"/>
          <w:sz w:val="18"/>
          <w:szCs w:val="18"/>
          <w:lang w:val="es-ES_tradnl"/>
        </w:rPr>
      </w:pPr>
    </w:p>
    <w:p w14:paraId="59752877" w14:textId="77777777" w:rsidR="009C0EF6" w:rsidRDefault="009C0EF6" w:rsidP="009C0EF6">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7E9E3C76" w14:textId="77777777" w:rsidR="009C0EF6" w:rsidRDefault="009C0EF6" w:rsidP="009C0EF6">
      <w:pPr>
        <w:rPr>
          <w:rFonts w:ascii="Arial" w:hAnsi="Arial" w:cs="Arial"/>
          <w:sz w:val="18"/>
          <w:szCs w:val="18"/>
          <w:lang w:val="es-ES_tradnl"/>
        </w:rPr>
      </w:pPr>
    </w:p>
    <w:p w14:paraId="02F1DC4A" w14:textId="5D735AB5" w:rsidR="009C0EF6" w:rsidRPr="00E31CAA" w:rsidRDefault="001E3F28" w:rsidP="009C0EF6">
      <w:pPr>
        <w:rPr>
          <w:rFonts w:ascii="Arial" w:hAnsi="Arial" w:cs="Arial"/>
          <w:sz w:val="18"/>
          <w:szCs w:val="18"/>
          <w:lang w:val="es-ES_tradnl"/>
        </w:rPr>
      </w:pPr>
      <w:r>
        <w:rPr>
          <w:rFonts w:ascii="Arial" w:hAnsi="Arial" w:cs="Arial"/>
          <w:sz w:val="18"/>
          <w:szCs w:val="18"/>
          <w:lang w:val="es-ES_tradnl"/>
        </w:rPr>
        <w:t>Representación de números mayores de 59</w:t>
      </w:r>
    </w:p>
    <w:p w14:paraId="139CAD4C" w14:textId="77777777" w:rsidR="009C0EF6" w:rsidRPr="000719EE" w:rsidRDefault="009C0EF6" w:rsidP="009C0EF6">
      <w:pPr>
        <w:rPr>
          <w:rFonts w:ascii="Arial" w:hAnsi="Arial" w:cs="Arial"/>
          <w:sz w:val="18"/>
          <w:szCs w:val="18"/>
          <w:lang w:val="es-ES_tradnl"/>
        </w:rPr>
      </w:pPr>
    </w:p>
    <w:p w14:paraId="7CB0E8BE" w14:textId="6FF8F756" w:rsidR="009C0EF6" w:rsidRPr="00E928AA" w:rsidRDefault="009C0EF6" w:rsidP="009C0EF6">
      <w:pPr>
        <w:shd w:val="clear" w:color="auto" w:fill="CCFFFF"/>
        <w:jc w:val="center"/>
        <w:rPr>
          <w:rFonts w:ascii="Arial" w:hAnsi="Arial"/>
          <w:b/>
          <w:sz w:val="16"/>
          <w:szCs w:val="16"/>
          <w:lang w:val="es-ES_tradnl"/>
        </w:rPr>
      </w:pPr>
      <w:r>
        <w:rPr>
          <w:rFonts w:ascii="Arial" w:hAnsi="Arial"/>
          <w:b/>
          <w:sz w:val="16"/>
          <w:szCs w:val="16"/>
          <w:lang w:val="es-ES_tradnl"/>
        </w:rPr>
        <w:t>FICHA</w:t>
      </w:r>
      <w:r>
        <w:rPr>
          <w:rFonts w:ascii="Arial" w:hAnsi="Arial"/>
          <w:sz w:val="16"/>
          <w:szCs w:val="16"/>
          <w:lang w:val="es-ES_tradnl"/>
        </w:rPr>
        <w:t xml:space="preserve"> 4</w:t>
      </w:r>
      <w:r w:rsidRPr="003F1EB9">
        <w:rPr>
          <w:rFonts w:ascii="Arial" w:hAnsi="Arial"/>
          <w:sz w:val="16"/>
          <w:szCs w:val="16"/>
          <w:lang w:val="es-ES_tradnl"/>
        </w:rPr>
        <w:t xml:space="preserve"> DE IMAGEN 1</w:t>
      </w:r>
    </w:p>
    <w:p w14:paraId="29DDB158" w14:textId="77777777" w:rsidR="009C0EF6" w:rsidRPr="00792588" w:rsidRDefault="009C0EF6" w:rsidP="009C0E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38E93B3C" w14:textId="6C979EA9" w:rsidR="009C0EF6" w:rsidRPr="00CD652E" w:rsidRDefault="008740E5" w:rsidP="009C0EF6">
      <w:pPr>
        <w:rPr>
          <w:rFonts w:ascii="Arial" w:hAnsi="Arial" w:cs="Arial"/>
          <w:sz w:val="18"/>
          <w:szCs w:val="18"/>
          <w:lang w:val="es-ES_tradnl"/>
        </w:rPr>
      </w:pPr>
      <w:r>
        <w:rPr>
          <w:rFonts w:ascii="Arial" w:hAnsi="Arial" w:cs="Arial"/>
          <w:sz w:val="18"/>
          <w:szCs w:val="18"/>
          <w:lang w:val="es-ES_tradnl"/>
        </w:rPr>
        <w:t>SISTEMA DE NUMERACION INCA (QUIPU)</w:t>
      </w:r>
    </w:p>
    <w:p w14:paraId="66924476" w14:textId="77777777" w:rsidR="009C0EF6" w:rsidRPr="00CD652E" w:rsidRDefault="009C0EF6" w:rsidP="009C0EF6">
      <w:pPr>
        <w:rPr>
          <w:rFonts w:ascii="Arial" w:hAnsi="Arial" w:cs="Arial"/>
          <w:sz w:val="18"/>
          <w:szCs w:val="18"/>
          <w:lang w:val="es-ES_tradnl"/>
        </w:rPr>
      </w:pPr>
    </w:p>
    <w:p w14:paraId="145950A4" w14:textId="77777777" w:rsidR="009C0EF6" w:rsidRDefault="009C0EF6" w:rsidP="009C0E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16719A97" w14:textId="77777777" w:rsidR="008740E5" w:rsidRDefault="008740E5" w:rsidP="009C0EF6">
      <w:pPr>
        <w:rPr>
          <w:rFonts w:ascii="Arial" w:hAnsi="Arial"/>
          <w:sz w:val="18"/>
          <w:szCs w:val="18"/>
          <w:lang w:val="es-ES_tradnl"/>
        </w:rPr>
      </w:pPr>
    </w:p>
    <w:p w14:paraId="2369ED71" w14:textId="77777777" w:rsidR="00E32A6C" w:rsidRDefault="008740E5" w:rsidP="009C0EF6">
      <w:pPr>
        <w:rPr>
          <w:rFonts w:ascii="Arial" w:hAnsi="Arial"/>
          <w:sz w:val="18"/>
          <w:szCs w:val="18"/>
          <w:lang w:val="es-ES_tradnl"/>
        </w:rPr>
      </w:pPr>
      <w:r>
        <w:rPr>
          <w:rFonts w:ascii="Arial" w:hAnsi="Arial"/>
          <w:sz w:val="18"/>
          <w:szCs w:val="18"/>
          <w:lang w:val="es-ES_tradnl"/>
        </w:rPr>
        <w:t>Los Incas no desarrollaron la escritura, pero tenían en método de contabilidad llamado “QUIPU”</w:t>
      </w:r>
      <w:r w:rsidR="00E32A6C">
        <w:rPr>
          <w:rFonts w:ascii="Arial" w:hAnsi="Arial"/>
          <w:sz w:val="18"/>
          <w:szCs w:val="18"/>
          <w:lang w:val="es-ES_tradnl"/>
        </w:rPr>
        <w:t xml:space="preserve"> (</w:t>
      </w:r>
      <w:proofErr w:type="spellStart"/>
      <w:r w:rsidR="00E32A6C">
        <w:rPr>
          <w:rFonts w:ascii="Arial" w:hAnsi="Arial"/>
          <w:sz w:val="18"/>
          <w:szCs w:val="18"/>
          <w:lang w:val="es-ES_tradnl"/>
        </w:rPr>
        <w:t>khipu</w:t>
      </w:r>
      <w:proofErr w:type="spellEnd"/>
      <w:r w:rsidR="00E32A6C">
        <w:rPr>
          <w:rFonts w:ascii="Arial" w:hAnsi="Arial"/>
          <w:sz w:val="18"/>
          <w:szCs w:val="18"/>
          <w:lang w:val="es-ES_tradnl"/>
        </w:rPr>
        <w:t xml:space="preserve"> en quechua: nudo)</w:t>
      </w:r>
      <w:r>
        <w:rPr>
          <w:rFonts w:ascii="Arial" w:hAnsi="Arial"/>
          <w:sz w:val="18"/>
          <w:szCs w:val="18"/>
          <w:lang w:val="es-ES_tradnl"/>
        </w:rPr>
        <w:t xml:space="preserve">, era un sistema de numeración </w:t>
      </w:r>
      <w:r w:rsidR="00E32A6C">
        <w:rPr>
          <w:rFonts w:ascii="Arial" w:hAnsi="Arial"/>
          <w:sz w:val="18"/>
          <w:szCs w:val="18"/>
          <w:lang w:val="es-ES_tradnl"/>
        </w:rPr>
        <w:t xml:space="preserve">decimal posicional </w:t>
      </w:r>
      <w:r>
        <w:rPr>
          <w:rFonts w:ascii="Arial" w:hAnsi="Arial"/>
          <w:sz w:val="18"/>
          <w:szCs w:val="18"/>
          <w:lang w:val="es-ES_tradnl"/>
        </w:rPr>
        <w:t>basado en nudos de colores con el que podían contabilizar unidades, decenas y hasta millones</w:t>
      </w:r>
      <w:proofErr w:type="gramStart"/>
      <w:r>
        <w:rPr>
          <w:rFonts w:ascii="Arial" w:hAnsi="Arial"/>
          <w:sz w:val="18"/>
          <w:szCs w:val="18"/>
          <w:lang w:val="es-ES_tradnl"/>
        </w:rPr>
        <w:t>.</w:t>
      </w:r>
      <w:r w:rsidR="00E32A6C">
        <w:rPr>
          <w:rFonts w:ascii="Arial" w:hAnsi="Arial"/>
          <w:sz w:val="18"/>
          <w:szCs w:val="18"/>
          <w:lang w:val="es-ES_tradnl"/>
        </w:rPr>
        <w:t>.</w:t>
      </w:r>
      <w:proofErr w:type="gramEnd"/>
    </w:p>
    <w:p w14:paraId="355BFEEF" w14:textId="77777777" w:rsidR="00E32A6C" w:rsidRDefault="00E32A6C" w:rsidP="009C0EF6">
      <w:pPr>
        <w:rPr>
          <w:rFonts w:ascii="Arial" w:hAnsi="Arial"/>
          <w:sz w:val="18"/>
          <w:szCs w:val="18"/>
          <w:lang w:val="es-ES_tradnl"/>
        </w:rPr>
      </w:pPr>
    </w:p>
    <w:p w14:paraId="03F09C8B" w14:textId="79D4D105" w:rsidR="00E32A6C" w:rsidRDefault="00E32A6C" w:rsidP="009C0EF6">
      <w:pPr>
        <w:rPr>
          <w:rFonts w:ascii="Arial" w:hAnsi="Arial"/>
          <w:sz w:val="18"/>
          <w:szCs w:val="18"/>
          <w:lang w:val="es-ES_tradnl"/>
        </w:rPr>
      </w:pPr>
      <w:r>
        <w:rPr>
          <w:rFonts w:ascii="Arial" w:hAnsi="Arial"/>
          <w:sz w:val="18"/>
          <w:szCs w:val="18"/>
          <w:lang w:val="es-ES_tradnl"/>
        </w:rPr>
        <w:t>Se empleaban distintos tipos de cuerda, cada una tenía al menos dos hebras:</w:t>
      </w:r>
    </w:p>
    <w:p w14:paraId="1F4459AA" w14:textId="495E8217" w:rsidR="008740E5" w:rsidRDefault="00E32A6C" w:rsidP="00E32A6C">
      <w:pPr>
        <w:pStyle w:val="Prrafodelista"/>
        <w:numPr>
          <w:ilvl w:val="0"/>
          <w:numId w:val="3"/>
        </w:numPr>
        <w:rPr>
          <w:rFonts w:ascii="Arial" w:hAnsi="Arial"/>
          <w:sz w:val="18"/>
          <w:szCs w:val="18"/>
          <w:lang w:val="es-ES_tradnl"/>
        </w:rPr>
      </w:pPr>
      <w:r>
        <w:rPr>
          <w:rFonts w:ascii="Arial" w:hAnsi="Arial"/>
          <w:sz w:val="18"/>
          <w:szCs w:val="18"/>
          <w:lang w:val="es-ES_tradnl"/>
        </w:rPr>
        <w:t xml:space="preserve">Cuerda Principal: </w:t>
      </w:r>
    </w:p>
    <w:p w14:paraId="1E48C5DE" w14:textId="6425432D" w:rsidR="00E32A6C" w:rsidRDefault="00E32A6C" w:rsidP="00E32A6C">
      <w:pPr>
        <w:pStyle w:val="Prrafodelista"/>
        <w:numPr>
          <w:ilvl w:val="0"/>
          <w:numId w:val="3"/>
        </w:numPr>
        <w:rPr>
          <w:rFonts w:ascii="Arial" w:hAnsi="Arial"/>
          <w:sz w:val="18"/>
          <w:szCs w:val="18"/>
          <w:lang w:val="es-ES_tradnl"/>
        </w:rPr>
      </w:pPr>
      <w:r>
        <w:rPr>
          <w:rFonts w:ascii="Arial" w:hAnsi="Arial"/>
          <w:sz w:val="18"/>
          <w:szCs w:val="18"/>
          <w:lang w:val="es-ES_tradnl"/>
        </w:rPr>
        <w:t>Cuerdas Colgantes:</w:t>
      </w:r>
    </w:p>
    <w:p w14:paraId="4AFCED37" w14:textId="7C2442F7" w:rsidR="00E32A6C" w:rsidRDefault="00E32A6C" w:rsidP="00E32A6C">
      <w:pPr>
        <w:pStyle w:val="Prrafodelista"/>
        <w:numPr>
          <w:ilvl w:val="0"/>
          <w:numId w:val="3"/>
        </w:numPr>
        <w:rPr>
          <w:rFonts w:ascii="Arial" w:hAnsi="Arial"/>
          <w:sz w:val="18"/>
          <w:szCs w:val="18"/>
          <w:lang w:val="es-ES_tradnl"/>
        </w:rPr>
      </w:pPr>
      <w:r>
        <w:rPr>
          <w:rFonts w:ascii="Arial" w:hAnsi="Arial"/>
          <w:sz w:val="18"/>
          <w:szCs w:val="18"/>
          <w:lang w:val="es-ES_tradnl"/>
        </w:rPr>
        <w:t>Cuerdas superiores:</w:t>
      </w:r>
    </w:p>
    <w:p w14:paraId="162A0162" w14:textId="68841135" w:rsidR="00E32A6C" w:rsidRDefault="00E32A6C" w:rsidP="00E32A6C">
      <w:pPr>
        <w:pStyle w:val="Prrafodelista"/>
        <w:numPr>
          <w:ilvl w:val="0"/>
          <w:numId w:val="3"/>
        </w:numPr>
        <w:rPr>
          <w:rFonts w:ascii="Arial" w:hAnsi="Arial"/>
          <w:sz w:val="18"/>
          <w:szCs w:val="18"/>
          <w:lang w:val="es-ES_tradnl"/>
        </w:rPr>
      </w:pPr>
      <w:r>
        <w:rPr>
          <w:rFonts w:ascii="Arial" w:hAnsi="Arial"/>
          <w:sz w:val="18"/>
          <w:szCs w:val="18"/>
          <w:lang w:val="es-ES_tradnl"/>
        </w:rPr>
        <w:t>Cuerda colgante final:</w:t>
      </w:r>
    </w:p>
    <w:p w14:paraId="2D951697" w14:textId="50016C06" w:rsidR="00E32A6C" w:rsidRDefault="00E32A6C" w:rsidP="00E32A6C">
      <w:pPr>
        <w:pStyle w:val="Prrafodelista"/>
        <w:numPr>
          <w:ilvl w:val="0"/>
          <w:numId w:val="3"/>
        </w:numPr>
        <w:rPr>
          <w:rFonts w:ascii="Arial" w:hAnsi="Arial"/>
          <w:sz w:val="18"/>
          <w:szCs w:val="18"/>
          <w:lang w:val="es-ES_tradnl"/>
        </w:rPr>
      </w:pPr>
      <w:r>
        <w:rPr>
          <w:rFonts w:ascii="Arial" w:hAnsi="Arial"/>
          <w:sz w:val="18"/>
          <w:szCs w:val="18"/>
          <w:lang w:val="es-ES_tradnl"/>
        </w:rPr>
        <w:t>C</w:t>
      </w:r>
      <w:r w:rsidR="000547AA">
        <w:rPr>
          <w:rFonts w:ascii="Arial" w:hAnsi="Arial"/>
          <w:sz w:val="18"/>
          <w:szCs w:val="18"/>
          <w:lang w:val="es-ES_tradnl"/>
        </w:rPr>
        <w:t>uerdas secundarias o auxiliares</w:t>
      </w:r>
    </w:p>
    <w:p w14:paraId="619A0D7A" w14:textId="77777777" w:rsidR="000547AA" w:rsidRDefault="000547AA" w:rsidP="000547AA">
      <w:pPr>
        <w:ind w:left="48"/>
        <w:rPr>
          <w:rFonts w:ascii="Arial" w:hAnsi="Arial"/>
          <w:sz w:val="18"/>
          <w:szCs w:val="18"/>
          <w:lang w:val="es-ES_tradnl"/>
        </w:rPr>
      </w:pPr>
    </w:p>
    <w:p w14:paraId="170B2535" w14:textId="301679BE" w:rsidR="000547AA" w:rsidRPr="000547AA" w:rsidRDefault="000547AA" w:rsidP="000547AA">
      <w:pPr>
        <w:ind w:left="48"/>
        <w:jc w:val="both"/>
        <w:rPr>
          <w:rFonts w:ascii="Arial" w:hAnsi="Arial"/>
          <w:sz w:val="18"/>
          <w:szCs w:val="18"/>
          <w:lang w:val="es-ES_tradnl"/>
        </w:rPr>
      </w:pPr>
      <w:r>
        <w:rPr>
          <w:rFonts w:ascii="Arial" w:hAnsi="Arial"/>
          <w:sz w:val="18"/>
          <w:szCs w:val="18"/>
          <w:lang w:val="es-ES_tradnl"/>
        </w:rPr>
        <w:t xml:space="preserve">Los quipus tenían mínimo tres cuerdas, el máximo podía llegar a 2.000. Para representar el cero en alguna posición, no se colocaba ningún nudo. Para que la ausencia de nudos no se confundiera, era fundamental que el espacio situado entre los grupos de nudos fuese aproximadamente siempre el mismo.  </w:t>
      </w:r>
    </w:p>
    <w:p w14:paraId="030570F0" w14:textId="77777777" w:rsidR="00E32A6C" w:rsidRPr="00E32A6C" w:rsidRDefault="00E32A6C" w:rsidP="009C0EF6">
      <w:pPr>
        <w:rPr>
          <w:rFonts w:ascii="Arial" w:hAnsi="Arial" w:cs="Arial"/>
          <w:sz w:val="18"/>
          <w:szCs w:val="18"/>
          <w:lang w:val="es-CO"/>
        </w:rPr>
      </w:pPr>
    </w:p>
    <w:p w14:paraId="1AEBDEE8" w14:textId="77777777" w:rsidR="009C0EF6" w:rsidRPr="00E31CAA" w:rsidRDefault="009C0EF6" w:rsidP="009C0EF6">
      <w:pPr>
        <w:rPr>
          <w:rFonts w:ascii="Arial" w:hAnsi="Arial" w:cs="Arial"/>
          <w:sz w:val="18"/>
          <w:szCs w:val="18"/>
          <w:lang w:val="es-ES_tradnl"/>
        </w:rPr>
      </w:pPr>
    </w:p>
    <w:p w14:paraId="65D32912" w14:textId="77777777" w:rsidR="009C0EF6" w:rsidRPr="00F4317E" w:rsidRDefault="009C0EF6" w:rsidP="009C0E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70DB799E" w14:textId="77777777" w:rsidR="009C0EF6"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2ED599B0" w14:textId="1135C8BA" w:rsidR="009C0EF6" w:rsidRDefault="008740E5" w:rsidP="009C0EF6">
      <w:pPr>
        <w:rPr>
          <w:rFonts w:ascii="Arial" w:hAnsi="Arial" w:cs="Arial"/>
          <w:sz w:val="18"/>
          <w:szCs w:val="18"/>
          <w:lang w:val="es-ES_tradnl"/>
        </w:rPr>
      </w:pPr>
      <w:r>
        <w:rPr>
          <w:noProof/>
          <w:lang w:val="es-CO" w:eastAsia="es-CO"/>
        </w:rPr>
        <w:drawing>
          <wp:inline distT="0" distB="0" distL="0" distR="0" wp14:anchorId="08339797" wp14:editId="725720CD">
            <wp:extent cx="3106684" cy="922020"/>
            <wp:effectExtent l="0" t="0" r="0" b="0"/>
            <wp:docPr id="13" name="Imagen 13" descr="http://image.slidesharecdn.com/civilizacionesmesoamericanasyandinascecy-120312002117-phpapp02/95/civilizaciones-mesoamericanas-y-andinas-ce-cy-38-728.jpg?cb=1331530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slidesharecdn.com/civilizacionesmesoamericanasyandinascecy-120312002117-phpapp02/95/civilizaciones-mesoamericanas-y-andinas-ce-cy-38-728.jpg?cb=1331530601"/>
                    <pic:cNvPicPr>
                      <a:picLocks noChangeAspect="1" noChangeArrowheads="1"/>
                    </pic:cNvPicPr>
                  </pic:nvPicPr>
                  <pic:blipFill rotWithShape="1">
                    <a:blip r:embed="rId16">
                      <a:extLst>
                        <a:ext uri="{28A0092B-C50C-407E-A947-70E740481C1C}">
                          <a14:useLocalDpi xmlns:a14="http://schemas.microsoft.com/office/drawing/2010/main" val="0"/>
                        </a:ext>
                      </a:extLst>
                    </a:blip>
                    <a:srcRect t="60457"/>
                    <a:stretch/>
                  </pic:blipFill>
                  <pic:spPr bwMode="auto">
                    <a:xfrm>
                      <a:off x="0" y="0"/>
                      <a:ext cx="3105394" cy="921637"/>
                    </a:xfrm>
                    <a:prstGeom prst="rect">
                      <a:avLst/>
                    </a:prstGeom>
                    <a:noFill/>
                    <a:ln>
                      <a:noFill/>
                    </a:ln>
                    <a:extLst>
                      <a:ext uri="{53640926-AAD7-44D8-BBD7-CCE9431645EC}">
                        <a14:shadowObscured xmlns:a14="http://schemas.microsoft.com/office/drawing/2010/main"/>
                      </a:ext>
                    </a:extLst>
                  </pic:spPr>
                </pic:pic>
              </a:graphicData>
            </a:graphic>
          </wp:inline>
        </w:drawing>
      </w:r>
    </w:p>
    <w:p w14:paraId="2C88D620" w14:textId="5F3EC1E0" w:rsidR="00E32A6C" w:rsidRPr="00620C34"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36EF3858" w14:textId="77777777" w:rsidR="00E32A6C" w:rsidRDefault="00E32A6C" w:rsidP="009C0EF6">
      <w:pPr>
        <w:rPr>
          <w:rFonts w:ascii="Arial" w:hAnsi="Arial"/>
          <w:sz w:val="18"/>
          <w:szCs w:val="18"/>
          <w:highlight w:val="yellow"/>
          <w:lang w:val="es-ES_tradnl"/>
        </w:rPr>
      </w:pPr>
    </w:p>
    <w:p w14:paraId="5BD6707A" w14:textId="188B66B0" w:rsidR="009C0EF6" w:rsidRDefault="009C0EF6" w:rsidP="009C0EF6">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4CA5E783" w14:textId="77777777" w:rsidR="009C0EF6" w:rsidRDefault="009C0EF6" w:rsidP="009C0EF6">
      <w:pPr>
        <w:rPr>
          <w:rFonts w:ascii="Arial" w:hAnsi="Arial" w:cs="Arial"/>
          <w:sz w:val="18"/>
          <w:szCs w:val="18"/>
          <w:lang w:val="es-ES_tradnl"/>
        </w:rPr>
      </w:pPr>
    </w:p>
    <w:p w14:paraId="13AF7BB6" w14:textId="05A09D6C" w:rsidR="009C0EF6" w:rsidRDefault="00620C34" w:rsidP="009C0EF6">
      <w:pPr>
        <w:rPr>
          <w:rFonts w:ascii="Arial" w:hAnsi="Arial" w:cs="Arial"/>
          <w:sz w:val="18"/>
          <w:szCs w:val="18"/>
          <w:lang w:val="es-ES_tradnl"/>
        </w:rPr>
      </w:pPr>
      <w:r>
        <w:rPr>
          <w:rFonts w:ascii="Arial" w:hAnsi="Arial" w:cs="Arial"/>
          <w:sz w:val="18"/>
          <w:szCs w:val="18"/>
          <w:lang w:val="es-ES_tradnl"/>
        </w:rPr>
        <w:t xml:space="preserve">Nudos representativos </w:t>
      </w:r>
    </w:p>
    <w:p w14:paraId="4E29B6E7" w14:textId="77777777" w:rsidR="009C0EF6" w:rsidRPr="00F4317E" w:rsidRDefault="009C0EF6" w:rsidP="009C0EF6">
      <w:pPr>
        <w:rPr>
          <w:rFonts w:ascii="Arial" w:hAnsi="Arial"/>
          <w:sz w:val="18"/>
          <w:szCs w:val="18"/>
          <w:lang w:val="es-ES_tradnl"/>
        </w:rPr>
      </w:pPr>
      <w:r>
        <w:rPr>
          <w:rFonts w:ascii="Arial" w:hAnsi="Arial"/>
          <w:sz w:val="18"/>
          <w:szCs w:val="18"/>
          <w:highlight w:val="green"/>
          <w:lang w:val="es-ES_tradnl"/>
        </w:rPr>
        <w:t>Imagen 2 de</w:t>
      </w:r>
      <w:r w:rsidRPr="004A2B92">
        <w:rPr>
          <w:rFonts w:ascii="Arial" w:hAnsi="Arial"/>
          <w:sz w:val="18"/>
          <w:szCs w:val="18"/>
          <w:highlight w:val="green"/>
          <w:lang w:val="es-ES_tradnl"/>
        </w:rPr>
        <w:t xml:space="preserve"> </w:t>
      </w:r>
      <w:r w:rsidRPr="0091337F">
        <w:rPr>
          <w:rFonts w:ascii="Arial" w:hAnsi="Arial"/>
          <w:sz w:val="18"/>
          <w:szCs w:val="18"/>
          <w:highlight w:val="green"/>
          <w:lang w:val="es-ES_tradnl"/>
        </w:rPr>
        <w:t>ficha (borrar si no se ocupa)</w:t>
      </w:r>
      <w:r w:rsidRPr="0025146C">
        <w:rPr>
          <w:rFonts w:ascii="Arial" w:hAnsi="Arial"/>
          <w:sz w:val="18"/>
          <w:szCs w:val="18"/>
          <w:highlight w:val="green"/>
          <w:lang w:val="es-ES_tradnl"/>
        </w:rPr>
        <w:t>:</w:t>
      </w:r>
    </w:p>
    <w:p w14:paraId="315AA831" w14:textId="77777777" w:rsidR="009C0EF6"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7DF32555" w14:textId="77777777" w:rsidR="009C0EF6" w:rsidRDefault="009C0EF6" w:rsidP="009C0EF6">
      <w:pPr>
        <w:rPr>
          <w:rFonts w:ascii="Arial" w:hAnsi="Arial" w:cs="Arial"/>
          <w:sz w:val="18"/>
          <w:szCs w:val="18"/>
          <w:lang w:val="es-ES_tradnl"/>
        </w:rPr>
      </w:pPr>
    </w:p>
    <w:p w14:paraId="466D978C" w14:textId="405387C1" w:rsidR="00E32A6C" w:rsidRDefault="00E32A6C" w:rsidP="009C0EF6">
      <w:pPr>
        <w:rPr>
          <w:rFonts w:ascii="Arial" w:hAnsi="Arial" w:cs="Arial"/>
          <w:sz w:val="18"/>
          <w:szCs w:val="18"/>
          <w:lang w:val="es-ES_tradnl"/>
        </w:rPr>
      </w:pPr>
      <w:r>
        <w:rPr>
          <w:rFonts w:ascii="Verdana" w:eastAsia="Times New Roman" w:hAnsi="Verdana" w:cs="Times New Roman"/>
          <w:noProof/>
          <w:color w:val="000000"/>
          <w:sz w:val="16"/>
          <w:szCs w:val="16"/>
          <w:lang w:val="es-CO" w:eastAsia="es-CO"/>
        </w:rPr>
        <w:lastRenderedPageBreak/>
        <w:drawing>
          <wp:inline distT="0" distB="0" distL="0" distR="0" wp14:anchorId="5F8BC3FD" wp14:editId="0FEAA8B0">
            <wp:extent cx="638175" cy="2381250"/>
            <wp:effectExtent l="0" t="0" r="9525" b="0"/>
            <wp:docPr id="14" name="Imagen 14" descr="Posi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ció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175" cy="2381250"/>
                    </a:xfrm>
                    <a:prstGeom prst="rect">
                      <a:avLst/>
                    </a:prstGeom>
                    <a:noFill/>
                    <a:ln>
                      <a:noFill/>
                    </a:ln>
                  </pic:spPr>
                </pic:pic>
              </a:graphicData>
            </a:graphic>
          </wp:inline>
        </w:drawing>
      </w:r>
    </w:p>
    <w:p w14:paraId="03D5B1AA" w14:textId="77777777" w:rsidR="00E32A6C" w:rsidRDefault="00E32A6C" w:rsidP="009C0EF6">
      <w:pPr>
        <w:rPr>
          <w:rFonts w:ascii="Arial" w:hAnsi="Arial" w:cs="Arial"/>
          <w:sz w:val="18"/>
          <w:szCs w:val="18"/>
          <w:lang w:val="es-ES_tradnl"/>
        </w:rPr>
      </w:pPr>
    </w:p>
    <w:p w14:paraId="73EC1D4B" w14:textId="77777777" w:rsidR="009C0EF6" w:rsidRPr="000719EE"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442CCA58" w14:textId="77777777" w:rsidR="009C0EF6" w:rsidRPr="000719EE" w:rsidRDefault="009C0EF6" w:rsidP="009C0EF6">
      <w:pPr>
        <w:rPr>
          <w:rFonts w:ascii="Arial" w:hAnsi="Arial" w:cs="Arial"/>
          <w:sz w:val="18"/>
          <w:szCs w:val="18"/>
          <w:lang w:val="es-ES_tradnl"/>
        </w:rPr>
      </w:pPr>
    </w:p>
    <w:p w14:paraId="055B74CE" w14:textId="77777777" w:rsidR="009C0EF6" w:rsidRDefault="009C0EF6" w:rsidP="009C0EF6">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209CA65B" w14:textId="5B6C860E" w:rsidR="009C0EF6" w:rsidRDefault="00620C34" w:rsidP="009C0EF6">
      <w:pPr>
        <w:rPr>
          <w:rFonts w:ascii="Arial" w:hAnsi="Arial" w:cs="Arial"/>
          <w:sz w:val="18"/>
          <w:szCs w:val="18"/>
          <w:lang w:val="es-ES_tradnl"/>
        </w:rPr>
      </w:pPr>
      <w:r>
        <w:rPr>
          <w:rFonts w:ascii="Arial" w:hAnsi="Arial" w:cs="Arial"/>
          <w:sz w:val="18"/>
          <w:szCs w:val="18"/>
          <w:lang w:val="es-ES_tradnl"/>
        </w:rPr>
        <w:t xml:space="preserve">Representación del número 4.643 en quipu </w:t>
      </w:r>
    </w:p>
    <w:p w14:paraId="4AD3B3A5" w14:textId="77777777" w:rsidR="009C0EF6" w:rsidRPr="00E31CAA" w:rsidRDefault="009C0EF6" w:rsidP="009C0EF6">
      <w:pPr>
        <w:rPr>
          <w:rFonts w:ascii="Arial" w:hAnsi="Arial" w:cs="Arial"/>
          <w:sz w:val="18"/>
          <w:szCs w:val="18"/>
          <w:lang w:val="es-ES_tradnl"/>
        </w:rPr>
      </w:pPr>
    </w:p>
    <w:p w14:paraId="369FA113" w14:textId="77777777" w:rsidR="009C0EF6" w:rsidRPr="000719EE" w:rsidRDefault="009C0EF6" w:rsidP="009C0EF6">
      <w:pPr>
        <w:rPr>
          <w:rFonts w:ascii="Arial" w:hAnsi="Arial" w:cs="Arial"/>
          <w:sz w:val="18"/>
          <w:szCs w:val="18"/>
          <w:lang w:val="es-ES_tradnl"/>
        </w:rPr>
      </w:pPr>
    </w:p>
    <w:p w14:paraId="24F33177" w14:textId="62548CF4" w:rsidR="009C0EF6" w:rsidRPr="00E928AA" w:rsidRDefault="009C0EF6" w:rsidP="009C0EF6">
      <w:pPr>
        <w:shd w:val="clear" w:color="auto" w:fill="CCFFFF"/>
        <w:jc w:val="center"/>
        <w:rPr>
          <w:rFonts w:ascii="Arial" w:hAnsi="Arial"/>
          <w:b/>
          <w:sz w:val="16"/>
          <w:szCs w:val="16"/>
          <w:lang w:val="es-ES_tradnl"/>
        </w:rPr>
      </w:pPr>
      <w:r>
        <w:rPr>
          <w:rFonts w:ascii="Arial" w:hAnsi="Arial"/>
          <w:b/>
          <w:sz w:val="16"/>
          <w:szCs w:val="16"/>
          <w:lang w:val="es-ES_tradnl"/>
        </w:rPr>
        <w:t>FICHA</w:t>
      </w:r>
      <w:r>
        <w:rPr>
          <w:rFonts w:ascii="Arial" w:hAnsi="Arial"/>
          <w:sz w:val="16"/>
          <w:szCs w:val="16"/>
          <w:lang w:val="es-ES_tradnl"/>
        </w:rPr>
        <w:t xml:space="preserve"> 5</w:t>
      </w:r>
      <w:r w:rsidRPr="003F1EB9">
        <w:rPr>
          <w:rFonts w:ascii="Arial" w:hAnsi="Arial"/>
          <w:sz w:val="16"/>
          <w:szCs w:val="16"/>
          <w:lang w:val="es-ES_tradnl"/>
        </w:rPr>
        <w:t xml:space="preserve"> DE IMAGEN 1</w:t>
      </w:r>
    </w:p>
    <w:p w14:paraId="20BD7AB9" w14:textId="77777777" w:rsidR="009C0EF6" w:rsidRPr="00792588" w:rsidRDefault="009C0EF6" w:rsidP="009C0E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2019D28B" w14:textId="1AD39A81" w:rsidR="009C0EF6" w:rsidRPr="00CD652E" w:rsidRDefault="00052845" w:rsidP="009C0EF6">
      <w:pPr>
        <w:rPr>
          <w:rFonts w:ascii="Arial" w:hAnsi="Arial" w:cs="Arial"/>
          <w:sz w:val="18"/>
          <w:szCs w:val="18"/>
          <w:lang w:val="es-ES_tradnl"/>
        </w:rPr>
      </w:pPr>
      <w:r>
        <w:rPr>
          <w:rFonts w:ascii="Arial" w:hAnsi="Arial" w:cs="Arial"/>
          <w:sz w:val="18"/>
          <w:szCs w:val="18"/>
          <w:lang w:val="es-ES_tradnl"/>
        </w:rPr>
        <w:t xml:space="preserve">SISTEMA DE NUMERACION DECIMAL </w:t>
      </w:r>
    </w:p>
    <w:p w14:paraId="19AECEFA" w14:textId="77777777" w:rsidR="009C0EF6" w:rsidRPr="00CD652E" w:rsidRDefault="009C0EF6" w:rsidP="009C0EF6">
      <w:pPr>
        <w:rPr>
          <w:rFonts w:ascii="Arial" w:hAnsi="Arial" w:cs="Arial"/>
          <w:sz w:val="18"/>
          <w:szCs w:val="18"/>
          <w:lang w:val="es-ES_tradnl"/>
        </w:rPr>
      </w:pPr>
    </w:p>
    <w:p w14:paraId="6247144D" w14:textId="77777777" w:rsidR="009C0EF6" w:rsidRPr="00792588" w:rsidRDefault="009C0EF6" w:rsidP="00050011">
      <w:pPr>
        <w:jc w:val="both"/>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7F5EEFAD" w14:textId="77777777" w:rsidR="00050011" w:rsidRDefault="00050011" w:rsidP="00050011">
      <w:pPr>
        <w:jc w:val="both"/>
        <w:rPr>
          <w:rFonts w:ascii="Times New Roman" w:hAnsi="Times New Roman" w:cs="Times New Roman"/>
          <w:sz w:val="22"/>
          <w:szCs w:val="22"/>
          <w:lang w:val="es-CO"/>
        </w:rPr>
      </w:pPr>
    </w:p>
    <w:p w14:paraId="57880AD6" w14:textId="77777777" w:rsidR="00050011" w:rsidRPr="00050011" w:rsidRDefault="00050011" w:rsidP="00050011">
      <w:pPr>
        <w:jc w:val="both"/>
        <w:rPr>
          <w:rFonts w:ascii="Times New Roman" w:hAnsi="Times New Roman" w:cs="Times New Roman"/>
          <w:sz w:val="22"/>
          <w:szCs w:val="22"/>
          <w:lang w:val="es-CO"/>
        </w:rPr>
      </w:pPr>
      <w:r w:rsidRPr="00050011">
        <w:rPr>
          <w:rFonts w:ascii="Times New Roman" w:hAnsi="Times New Roman" w:cs="Times New Roman"/>
          <w:sz w:val="22"/>
          <w:szCs w:val="22"/>
          <w:lang w:val="es-CO"/>
        </w:rPr>
        <w:t>La</w:t>
      </w:r>
      <w:r w:rsidRPr="00050011">
        <w:rPr>
          <w:rStyle w:val="apple-converted-space"/>
          <w:rFonts w:ascii="Times New Roman" w:hAnsi="Times New Roman" w:cs="Times New Roman"/>
          <w:color w:val="000000"/>
          <w:spacing w:val="20"/>
          <w:sz w:val="22"/>
          <w:szCs w:val="22"/>
          <w:lang w:val="es-CO"/>
        </w:rPr>
        <w:t> </w:t>
      </w:r>
      <w:r w:rsidRPr="00050011">
        <w:rPr>
          <w:rStyle w:val="Textoennegrita"/>
          <w:rFonts w:ascii="Times New Roman" w:hAnsi="Times New Roman" w:cs="Times New Roman"/>
          <w:color w:val="000000"/>
          <w:spacing w:val="20"/>
          <w:sz w:val="22"/>
          <w:szCs w:val="22"/>
          <w:lang w:val="es-CO"/>
        </w:rPr>
        <w:t>numeración arábiga o decimal</w:t>
      </w:r>
      <w:r w:rsidRPr="00050011">
        <w:rPr>
          <w:rStyle w:val="apple-converted-space"/>
          <w:rFonts w:ascii="Times New Roman" w:hAnsi="Times New Roman" w:cs="Times New Roman"/>
          <w:color w:val="000000"/>
          <w:spacing w:val="20"/>
          <w:sz w:val="22"/>
          <w:szCs w:val="22"/>
          <w:lang w:val="es-CO"/>
        </w:rPr>
        <w:t> </w:t>
      </w:r>
      <w:r w:rsidRPr="00050011">
        <w:rPr>
          <w:rFonts w:ascii="Times New Roman" w:hAnsi="Times New Roman" w:cs="Times New Roman"/>
          <w:sz w:val="22"/>
          <w:szCs w:val="22"/>
          <w:lang w:val="es-CO"/>
        </w:rPr>
        <w:t>es el sistema que utiliza los diez signos introducidos por los árabes en Europa: 0, 1, 2, 3, 4, 5, 6, 7, 8, 9.</w:t>
      </w:r>
    </w:p>
    <w:p w14:paraId="4631CBA9" w14:textId="77777777" w:rsidR="00050011" w:rsidRDefault="00050011" w:rsidP="00050011">
      <w:pPr>
        <w:jc w:val="both"/>
        <w:rPr>
          <w:rFonts w:ascii="Times New Roman" w:hAnsi="Times New Roman" w:cs="Times New Roman"/>
          <w:sz w:val="22"/>
          <w:szCs w:val="22"/>
          <w:lang w:val="es-CO"/>
        </w:rPr>
      </w:pPr>
    </w:p>
    <w:p w14:paraId="610CBE2F" w14:textId="191498AC" w:rsidR="00050011" w:rsidRPr="00D0375D" w:rsidRDefault="00050011" w:rsidP="00050011">
      <w:pPr>
        <w:jc w:val="both"/>
        <w:rPr>
          <w:rFonts w:ascii="Times New Roman" w:hAnsi="Times New Roman" w:cs="Times New Roman"/>
          <w:sz w:val="22"/>
          <w:szCs w:val="22"/>
          <w:lang w:val="es-CO"/>
        </w:rPr>
      </w:pPr>
      <w:r w:rsidRPr="00050011">
        <w:rPr>
          <w:rFonts w:ascii="Times New Roman" w:hAnsi="Times New Roman" w:cs="Times New Roman"/>
          <w:sz w:val="22"/>
          <w:szCs w:val="22"/>
          <w:lang w:val="es-CO"/>
        </w:rPr>
        <w:t>El cero no tiene valor por sí mismo, sino únicamente valor posicional, es decir, por el lugar que ocupa. Los números se escriben teniendo en cuen</w:t>
      </w:r>
      <w:r>
        <w:rPr>
          <w:rFonts w:ascii="Times New Roman" w:hAnsi="Times New Roman" w:cs="Times New Roman"/>
          <w:sz w:val="22"/>
          <w:szCs w:val="22"/>
          <w:lang w:val="es-CO"/>
        </w:rPr>
        <w:t>ta que</w:t>
      </w:r>
      <w:r w:rsidRPr="00050011">
        <w:rPr>
          <w:rFonts w:ascii="Times New Roman" w:hAnsi="Times New Roman" w:cs="Times New Roman"/>
          <w:sz w:val="22"/>
          <w:szCs w:val="22"/>
          <w:lang w:val="es-CO"/>
        </w:rPr>
        <w:t xml:space="preserve"> cualquier cifra situada inmediatamente a la izquierda de otra significa que </w:t>
      </w:r>
      <w:r>
        <w:rPr>
          <w:rFonts w:ascii="Times New Roman" w:hAnsi="Times New Roman" w:cs="Times New Roman"/>
          <w:sz w:val="22"/>
          <w:szCs w:val="22"/>
          <w:lang w:val="es-CO"/>
        </w:rPr>
        <w:t xml:space="preserve">es diez unidades mayor que ésta, y </w:t>
      </w:r>
      <w:r w:rsidRPr="00050011">
        <w:rPr>
          <w:rFonts w:ascii="Times New Roman" w:hAnsi="Times New Roman" w:cs="Times New Roman"/>
          <w:sz w:val="22"/>
          <w:szCs w:val="22"/>
          <w:lang w:val="es-CO"/>
        </w:rPr>
        <w:t>a la inversa, cualquier cifra situada inmediatamente a la derecha es diez unidades menores que ésta.</w:t>
      </w:r>
    </w:p>
    <w:p w14:paraId="28C5C038" w14:textId="77777777" w:rsidR="00050011" w:rsidRDefault="00050011" w:rsidP="00050011">
      <w:pPr>
        <w:jc w:val="both"/>
        <w:rPr>
          <w:rFonts w:ascii="Times New Roman" w:hAnsi="Times New Roman" w:cs="Times New Roman"/>
          <w:sz w:val="22"/>
          <w:szCs w:val="22"/>
          <w:lang w:val="es-CO"/>
        </w:rPr>
      </w:pPr>
    </w:p>
    <w:p w14:paraId="40E8FD0C" w14:textId="77777777" w:rsidR="00050011" w:rsidRDefault="00050011" w:rsidP="00050011">
      <w:pPr>
        <w:jc w:val="both"/>
        <w:rPr>
          <w:rFonts w:ascii="Times New Roman" w:hAnsi="Times New Roman" w:cs="Times New Roman"/>
          <w:sz w:val="22"/>
          <w:szCs w:val="22"/>
          <w:lang w:val="es-CO"/>
        </w:rPr>
      </w:pPr>
      <w:r w:rsidRPr="00050011">
        <w:rPr>
          <w:rFonts w:ascii="Times New Roman" w:hAnsi="Times New Roman" w:cs="Times New Roman"/>
          <w:sz w:val="22"/>
          <w:szCs w:val="22"/>
          <w:lang w:val="es-CO"/>
        </w:rPr>
        <w:t>En el sistema de</w:t>
      </w:r>
      <w:r w:rsidRPr="00050011">
        <w:rPr>
          <w:rStyle w:val="apple-converted-space"/>
          <w:rFonts w:ascii="Times New Roman" w:hAnsi="Times New Roman" w:cs="Times New Roman"/>
          <w:color w:val="000000"/>
          <w:spacing w:val="20"/>
          <w:sz w:val="22"/>
          <w:szCs w:val="22"/>
          <w:lang w:val="es-CO"/>
        </w:rPr>
        <w:t> </w:t>
      </w:r>
      <w:r w:rsidRPr="00050011">
        <w:rPr>
          <w:rStyle w:val="Textoennegrita"/>
          <w:rFonts w:ascii="Times New Roman" w:hAnsi="Times New Roman" w:cs="Times New Roman"/>
          <w:color w:val="000000"/>
          <w:spacing w:val="20"/>
          <w:sz w:val="22"/>
          <w:szCs w:val="22"/>
          <w:lang w:val="es-CO"/>
        </w:rPr>
        <w:t>numeración decimal</w:t>
      </w:r>
      <w:r w:rsidRPr="00050011">
        <w:rPr>
          <w:rStyle w:val="apple-converted-space"/>
          <w:rFonts w:ascii="Times New Roman" w:hAnsi="Times New Roman" w:cs="Times New Roman"/>
          <w:color w:val="000000"/>
          <w:spacing w:val="20"/>
          <w:sz w:val="22"/>
          <w:szCs w:val="22"/>
          <w:lang w:val="es-CO"/>
        </w:rPr>
        <w:t> </w:t>
      </w:r>
      <w:r w:rsidRPr="00050011">
        <w:rPr>
          <w:rFonts w:ascii="Times New Roman" w:hAnsi="Times New Roman" w:cs="Times New Roman"/>
          <w:sz w:val="22"/>
          <w:szCs w:val="22"/>
          <w:lang w:val="es-CO"/>
        </w:rPr>
        <w:t>diez unidades constituyen una decena, diez decenas originan una centena, diez centena forman una unidad de millar y así sucesivamente</w:t>
      </w:r>
    </w:p>
    <w:p w14:paraId="781DC584" w14:textId="77777777" w:rsidR="00050011" w:rsidRPr="00050011" w:rsidRDefault="00050011" w:rsidP="00050011">
      <w:pPr>
        <w:jc w:val="both"/>
        <w:rPr>
          <w:rFonts w:ascii="Times New Roman" w:hAnsi="Times New Roman" w:cs="Times New Roman"/>
          <w:sz w:val="22"/>
          <w:szCs w:val="22"/>
          <w:lang w:val="es-CO"/>
        </w:rPr>
      </w:pPr>
    </w:p>
    <w:p w14:paraId="5BE2B2C0" w14:textId="77777777" w:rsidR="009C0EF6" w:rsidRPr="00050011" w:rsidRDefault="009C0EF6" w:rsidP="009C0EF6">
      <w:pPr>
        <w:rPr>
          <w:rFonts w:ascii="Arial" w:hAnsi="Arial" w:cs="Arial"/>
          <w:sz w:val="18"/>
          <w:szCs w:val="18"/>
          <w:lang w:val="es-CO"/>
        </w:rPr>
      </w:pPr>
    </w:p>
    <w:p w14:paraId="22F0555B" w14:textId="77777777" w:rsidR="009C0EF6" w:rsidRPr="00E31CAA" w:rsidRDefault="009C0EF6" w:rsidP="009C0EF6">
      <w:pPr>
        <w:rPr>
          <w:rFonts w:ascii="Arial" w:hAnsi="Arial" w:cs="Arial"/>
          <w:sz w:val="18"/>
          <w:szCs w:val="18"/>
          <w:lang w:val="es-ES_tradnl"/>
        </w:rPr>
      </w:pPr>
    </w:p>
    <w:p w14:paraId="79074338" w14:textId="77777777" w:rsidR="009C0EF6" w:rsidRPr="00F4317E" w:rsidRDefault="009C0EF6" w:rsidP="009C0E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26AAC045" w14:textId="77777777" w:rsidR="009C0EF6"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7F9ED388" w14:textId="3441710C" w:rsidR="009C0EF6" w:rsidRDefault="00050011" w:rsidP="009C0EF6">
      <w:pPr>
        <w:rPr>
          <w:rFonts w:ascii="Arial" w:hAnsi="Arial" w:cs="Arial"/>
          <w:sz w:val="18"/>
          <w:szCs w:val="18"/>
          <w:lang w:val="es-ES_tradnl"/>
        </w:rPr>
      </w:pPr>
      <w:r>
        <w:rPr>
          <w:noProof/>
          <w:lang w:val="es-CO" w:eastAsia="es-CO"/>
        </w:rPr>
        <w:drawing>
          <wp:inline distT="0" distB="0" distL="0" distR="0" wp14:anchorId="05D103F9" wp14:editId="3DE278CF">
            <wp:extent cx="1630680" cy="861060"/>
            <wp:effectExtent l="0" t="0" r="7620" b="0"/>
            <wp:docPr id="8" name="Imagen 8" descr="https://encrypted-tbn2.gstatic.com/images?q=tbn:ANd9GcTJZQBfwJ87JyGQ4FR4JUmZVpuTlniuzlO6oEarwcwVYG7yPvVs90Rsy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2.gstatic.com/images?q=tbn:ANd9GcTJZQBfwJ87JyGQ4FR4JUmZVpuTlniuzlO6oEarwcwVYG7yPvVs90Rsy8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30680" cy="861060"/>
                    </a:xfrm>
                    <a:prstGeom prst="rect">
                      <a:avLst/>
                    </a:prstGeom>
                    <a:noFill/>
                    <a:ln>
                      <a:noFill/>
                    </a:ln>
                  </pic:spPr>
                </pic:pic>
              </a:graphicData>
            </a:graphic>
          </wp:inline>
        </w:drawing>
      </w:r>
    </w:p>
    <w:p w14:paraId="0B25F8A7" w14:textId="77777777" w:rsidR="009C0EF6" w:rsidRPr="000719EE"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4AC0D60A" w14:textId="77777777" w:rsidR="009C0EF6" w:rsidRPr="000719EE" w:rsidRDefault="009C0EF6" w:rsidP="009C0EF6">
      <w:pPr>
        <w:rPr>
          <w:rFonts w:ascii="Arial" w:hAnsi="Arial" w:cs="Arial"/>
          <w:sz w:val="18"/>
          <w:szCs w:val="18"/>
          <w:lang w:val="es-ES_tradnl"/>
        </w:rPr>
      </w:pPr>
    </w:p>
    <w:p w14:paraId="62E02063" w14:textId="77777777" w:rsidR="009C0EF6" w:rsidRDefault="009C0EF6" w:rsidP="009C0EF6">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4B475F3D" w14:textId="68642781" w:rsidR="009C0EF6" w:rsidRDefault="003A5511" w:rsidP="009C0EF6">
      <w:pPr>
        <w:rPr>
          <w:rFonts w:ascii="Arial" w:hAnsi="Arial" w:cs="Arial"/>
          <w:sz w:val="18"/>
          <w:szCs w:val="18"/>
          <w:lang w:val="es-ES_tradnl"/>
        </w:rPr>
      </w:pPr>
      <w:r>
        <w:rPr>
          <w:rFonts w:ascii="Arial" w:hAnsi="Arial" w:cs="Arial"/>
          <w:sz w:val="18"/>
          <w:szCs w:val="18"/>
          <w:lang w:val="es-ES_tradnl"/>
        </w:rPr>
        <w:t xml:space="preserve">Sistema de numeración decimal </w:t>
      </w:r>
    </w:p>
    <w:p w14:paraId="0C1D88DF" w14:textId="77777777" w:rsidR="009C0EF6" w:rsidRDefault="009C0EF6" w:rsidP="009C0EF6">
      <w:pPr>
        <w:rPr>
          <w:rFonts w:ascii="Arial" w:hAnsi="Arial" w:cs="Arial"/>
          <w:sz w:val="18"/>
          <w:szCs w:val="18"/>
          <w:lang w:val="es-ES_tradnl"/>
        </w:rPr>
      </w:pPr>
    </w:p>
    <w:p w14:paraId="64188117" w14:textId="77777777" w:rsidR="009C0EF6" w:rsidRPr="00F4317E" w:rsidRDefault="009C0EF6" w:rsidP="009C0EF6">
      <w:pPr>
        <w:rPr>
          <w:rFonts w:ascii="Arial" w:hAnsi="Arial"/>
          <w:sz w:val="18"/>
          <w:szCs w:val="18"/>
          <w:lang w:val="es-ES_tradnl"/>
        </w:rPr>
      </w:pPr>
      <w:r>
        <w:rPr>
          <w:rFonts w:ascii="Arial" w:hAnsi="Arial"/>
          <w:sz w:val="18"/>
          <w:szCs w:val="18"/>
          <w:highlight w:val="green"/>
          <w:lang w:val="es-ES_tradnl"/>
        </w:rPr>
        <w:t>Imagen 2 de</w:t>
      </w:r>
      <w:r w:rsidRPr="004A2B92">
        <w:rPr>
          <w:rFonts w:ascii="Arial" w:hAnsi="Arial"/>
          <w:sz w:val="18"/>
          <w:szCs w:val="18"/>
          <w:highlight w:val="green"/>
          <w:lang w:val="es-ES_tradnl"/>
        </w:rPr>
        <w:t xml:space="preserve"> </w:t>
      </w:r>
      <w:r w:rsidRPr="0091337F">
        <w:rPr>
          <w:rFonts w:ascii="Arial" w:hAnsi="Arial"/>
          <w:sz w:val="18"/>
          <w:szCs w:val="18"/>
          <w:highlight w:val="green"/>
          <w:lang w:val="es-ES_tradnl"/>
        </w:rPr>
        <w:t>ficha (borrar si no se ocupa)</w:t>
      </w:r>
      <w:r w:rsidRPr="0025146C">
        <w:rPr>
          <w:rFonts w:ascii="Arial" w:hAnsi="Arial"/>
          <w:sz w:val="18"/>
          <w:szCs w:val="18"/>
          <w:highlight w:val="green"/>
          <w:lang w:val="es-ES_tradnl"/>
        </w:rPr>
        <w:t>:</w:t>
      </w:r>
    </w:p>
    <w:p w14:paraId="1B1D4465" w14:textId="77777777" w:rsidR="009C0EF6"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4CD5A5E4" w14:textId="64BBB8A7" w:rsidR="009C0EF6" w:rsidRDefault="003A5511" w:rsidP="009C0EF6">
      <w:pPr>
        <w:rPr>
          <w:rFonts w:ascii="Arial" w:hAnsi="Arial" w:cs="Arial"/>
          <w:sz w:val="18"/>
          <w:szCs w:val="18"/>
          <w:lang w:val="es-ES_tradnl"/>
        </w:rPr>
      </w:pPr>
      <w:r>
        <w:rPr>
          <w:noProof/>
          <w:lang w:val="es-CO" w:eastAsia="es-CO"/>
        </w:rPr>
        <w:lastRenderedPageBreak/>
        <w:drawing>
          <wp:inline distT="0" distB="0" distL="0" distR="0" wp14:anchorId="380C45FC" wp14:editId="102704D4">
            <wp:extent cx="3378978" cy="2308860"/>
            <wp:effectExtent l="0" t="0" r="0" b="0"/>
            <wp:docPr id="15" name="Imagen 15" descr="http://www.salonhogar.net/salones/matematicas/4-6/decimales/aba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alonhogar.net/salones/matematicas/4-6/decimales/abac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8978" cy="2308860"/>
                    </a:xfrm>
                    <a:prstGeom prst="rect">
                      <a:avLst/>
                    </a:prstGeom>
                    <a:noFill/>
                    <a:ln>
                      <a:noFill/>
                    </a:ln>
                  </pic:spPr>
                </pic:pic>
              </a:graphicData>
            </a:graphic>
          </wp:inline>
        </w:drawing>
      </w:r>
    </w:p>
    <w:p w14:paraId="3B49F571" w14:textId="77777777" w:rsidR="009C0EF6" w:rsidRPr="000719EE"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1F59D32F" w14:textId="77777777" w:rsidR="009C0EF6" w:rsidRPr="000719EE" w:rsidRDefault="009C0EF6" w:rsidP="009C0EF6">
      <w:pPr>
        <w:rPr>
          <w:rFonts w:ascii="Arial" w:hAnsi="Arial" w:cs="Arial"/>
          <w:sz w:val="18"/>
          <w:szCs w:val="18"/>
          <w:lang w:val="es-ES_tradnl"/>
        </w:rPr>
      </w:pPr>
    </w:p>
    <w:p w14:paraId="54077176" w14:textId="77777777" w:rsidR="009C0EF6" w:rsidRDefault="009C0EF6" w:rsidP="009C0EF6">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3C98AF55" w14:textId="77777777" w:rsidR="009C0EF6" w:rsidRDefault="009C0EF6" w:rsidP="009C0EF6">
      <w:pPr>
        <w:rPr>
          <w:rFonts w:ascii="Arial" w:hAnsi="Arial" w:cs="Arial"/>
          <w:sz w:val="18"/>
          <w:szCs w:val="18"/>
          <w:lang w:val="es-ES_tradnl"/>
        </w:rPr>
      </w:pPr>
    </w:p>
    <w:p w14:paraId="488B2632" w14:textId="1EDB82B9" w:rsidR="009C0EF6" w:rsidRDefault="003A5511" w:rsidP="009C0EF6">
      <w:pPr>
        <w:rPr>
          <w:rFonts w:ascii="Arial" w:hAnsi="Arial" w:cs="Arial"/>
          <w:sz w:val="18"/>
          <w:szCs w:val="18"/>
          <w:lang w:val="es-ES_tradnl"/>
        </w:rPr>
      </w:pPr>
      <w:r>
        <w:rPr>
          <w:rFonts w:ascii="Arial" w:hAnsi="Arial" w:cs="Arial"/>
          <w:sz w:val="18"/>
          <w:szCs w:val="18"/>
          <w:lang w:val="es-ES_tradnl"/>
        </w:rPr>
        <w:t>Representación en un ábaco del número 456.789</w:t>
      </w:r>
    </w:p>
    <w:p w14:paraId="261254C9" w14:textId="77777777" w:rsidR="00E31CAA" w:rsidRPr="00E31CAA" w:rsidRDefault="00E31CAA" w:rsidP="00E31CAA">
      <w:pPr>
        <w:rPr>
          <w:rFonts w:ascii="Arial" w:hAnsi="Arial" w:cs="Arial"/>
          <w:sz w:val="18"/>
          <w:szCs w:val="18"/>
          <w:lang w:val="es-ES_tradnl"/>
        </w:rPr>
      </w:pPr>
    </w:p>
    <w:p w14:paraId="284B7824" w14:textId="77777777" w:rsidR="00E31CAA" w:rsidRPr="00E31CAA" w:rsidRDefault="00E31CAA" w:rsidP="00E31CAA">
      <w:pPr>
        <w:rPr>
          <w:rFonts w:ascii="Arial" w:hAnsi="Arial" w:cs="Arial"/>
          <w:sz w:val="18"/>
          <w:szCs w:val="18"/>
          <w:lang w:val="es-ES_tradnl"/>
        </w:rPr>
      </w:pPr>
    </w:p>
    <w:p w14:paraId="393E970A" w14:textId="286CF484" w:rsidR="007E2EB4" w:rsidRPr="00E928AA" w:rsidRDefault="007E2EB4" w:rsidP="007E2EB4">
      <w:pPr>
        <w:shd w:val="clear" w:color="auto" w:fill="99CCFF"/>
        <w:jc w:val="center"/>
        <w:rPr>
          <w:rFonts w:ascii="Arial" w:hAnsi="Arial"/>
          <w:b/>
          <w:sz w:val="16"/>
          <w:szCs w:val="16"/>
          <w:lang w:val="es-ES_tradnl"/>
        </w:rPr>
      </w:pPr>
      <w:r w:rsidRPr="00E928AA">
        <w:rPr>
          <w:rFonts w:ascii="Arial" w:hAnsi="Arial"/>
          <w:b/>
          <w:sz w:val="16"/>
          <w:szCs w:val="16"/>
          <w:lang w:val="es-ES_tradnl"/>
        </w:rPr>
        <w:t>IMAGEN</w:t>
      </w:r>
      <w:r>
        <w:rPr>
          <w:rFonts w:ascii="Arial" w:hAnsi="Arial"/>
          <w:sz w:val="16"/>
          <w:szCs w:val="16"/>
          <w:lang w:val="es-ES_tradnl"/>
        </w:rPr>
        <w:t xml:space="preserve"> 2</w:t>
      </w:r>
      <w:r w:rsidRPr="003F1EB9">
        <w:rPr>
          <w:rFonts w:ascii="Arial" w:hAnsi="Arial"/>
          <w:sz w:val="16"/>
          <w:szCs w:val="16"/>
          <w:lang w:val="es-ES_tradnl"/>
        </w:rPr>
        <w:t xml:space="preserve"> DEL MENÚ</w:t>
      </w:r>
    </w:p>
    <w:p w14:paraId="31353B11" w14:textId="77777777" w:rsidR="007E2EB4" w:rsidRPr="00F4317E" w:rsidRDefault="007E2EB4" w:rsidP="007E2EB4">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 xml:space="preserve">Imagen </w:t>
      </w:r>
      <w:r w:rsidRPr="004A2B92">
        <w:rPr>
          <w:rFonts w:ascii="Arial" w:hAnsi="Arial"/>
          <w:sz w:val="18"/>
          <w:szCs w:val="18"/>
          <w:highlight w:val="green"/>
          <w:lang w:val="es-ES_tradnl"/>
        </w:rPr>
        <w:t>del menú</w:t>
      </w:r>
      <w:r w:rsidRPr="0025146C">
        <w:rPr>
          <w:rFonts w:ascii="Arial" w:hAnsi="Arial"/>
          <w:sz w:val="18"/>
          <w:szCs w:val="18"/>
          <w:highlight w:val="green"/>
          <w:lang w:val="es-ES_tradnl"/>
        </w:rPr>
        <w:t>:</w:t>
      </w:r>
    </w:p>
    <w:p w14:paraId="6227CC3F" w14:textId="77777777" w:rsidR="007E2EB4" w:rsidRDefault="007E2EB4" w:rsidP="007E2EB4">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2BD37B42" w14:textId="77777777" w:rsidR="007E2EB4" w:rsidRDefault="007E2EB4" w:rsidP="007E2EB4">
      <w:pPr>
        <w:rPr>
          <w:rFonts w:ascii="Arial" w:hAnsi="Arial" w:cs="Arial"/>
          <w:sz w:val="18"/>
          <w:szCs w:val="18"/>
          <w:lang w:val="es-ES_tradnl"/>
        </w:rPr>
      </w:pPr>
      <w:r>
        <w:rPr>
          <w:noProof/>
          <w:lang w:val="es-CO" w:eastAsia="es-CO"/>
        </w:rPr>
        <w:drawing>
          <wp:inline distT="0" distB="0" distL="0" distR="0" wp14:anchorId="7ECD18DD" wp14:editId="1D3FBFDD">
            <wp:extent cx="1717964" cy="1288473"/>
            <wp:effectExtent l="0" t="0" r="0" b="6985"/>
            <wp:docPr id="2" name="Imagen 2" descr="http://i.ytimg.com/vi/zdsrCeg8fXA/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ytimg.com/vi/zdsrCeg8fXA/hqdefaul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7964" cy="1288473"/>
                    </a:xfrm>
                    <a:prstGeom prst="rect">
                      <a:avLst/>
                    </a:prstGeom>
                    <a:noFill/>
                    <a:ln>
                      <a:noFill/>
                    </a:ln>
                  </pic:spPr>
                </pic:pic>
              </a:graphicData>
            </a:graphic>
          </wp:inline>
        </w:drawing>
      </w:r>
    </w:p>
    <w:p w14:paraId="6B2C5BCE" w14:textId="197437BF" w:rsidR="007E2EB4" w:rsidRDefault="007E2EB4" w:rsidP="007E2EB4">
      <w:pPr>
        <w:rPr>
          <w:rFonts w:ascii="Arial" w:hAnsi="Arial" w:cs="Arial"/>
          <w:sz w:val="18"/>
          <w:szCs w:val="18"/>
          <w:lang w:val="es-ES_tradnl"/>
        </w:rPr>
      </w:pPr>
      <w:r>
        <w:rPr>
          <w:rFonts w:ascii="Arial" w:hAnsi="Arial" w:cs="Arial"/>
          <w:sz w:val="18"/>
          <w:szCs w:val="18"/>
          <w:lang w:val="es-ES_tradnl"/>
        </w:rPr>
        <w:t xml:space="preserve"> </w:t>
      </w:r>
    </w:p>
    <w:p w14:paraId="1FCADCF5" w14:textId="77777777" w:rsidR="007E2EB4" w:rsidRDefault="007E2EB4" w:rsidP="007E2EB4">
      <w:pPr>
        <w:rPr>
          <w:rFonts w:ascii="Arial" w:hAnsi="Arial" w:cs="Arial"/>
          <w:sz w:val="18"/>
          <w:szCs w:val="18"/>
          <w:lang w:val="es-ES_tradnl"/>
        </w:rPr>
      </w:pPr>
    </w:p>
    <w:p w14:paraId="448B64DE" w14:textId="77777777" w:rsidR="007E2EB4" w:rsidRPr="000719EE" w:rsidRDefault="007E2EB4" w:rsidP="007E2EB4">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32A96587" w14:textId="77777777" w:rsidR="007E2EB4" w:rsidRPr="000719EE" w:rsidRDefault="007E2EB4" w:rsidP="007E2EB4">
      <w:pPr>
        <w:rPr>
          <w:rFonts w:ascii="Arial" w:hAnsi="Arial" w:cs="Arial"/>
          <w:sz w:val="18"/>
          <w:szCs w:val="18"/>
          <w:lang w:val="es-ES_tradnl"/>
        </w:rPr>
      </w:pPr>
    </w:p>
    <w:p w14:paraId="27A8AD75" w14:textId="77777777" w:rsidR="007E2EB4" w:rsidRDefault="007E2EB4" w:rsidP="007E2EB4">
      <w:pPr>
        <w:rPr>
          <w:rFonts w:ascii="Arial" w:hAnsi="Arial"/>
          <w:sz w:val="18"/>
          <w:szCs w:val="18"/>
          <w:lang w:val="es-ES_tradnl"/>
        </w:rPr>
      </w:pPr>
      <w:r w:rsidRPr="004A2B92">
        <w:rPr>
          <w:rFonts w:ascii="Arial" w:hAnsi="Arial"/>
          <w:sz w:val="18"/>
          <w:szCs w:val="18"/>
          <w:highlight w:val="yellow"/>
          <w:lang w:val="es-ES_tradnl"/>
        </w:rPr>
        <w:t xml:space="preserve">OPCIONAL </w:t>
      </w:r>
      <w:r>
        <w:rPr>
          <w:rFonts w:ascii="Arial" w:hAnsi="Arial"/>
          <w:sz w:val="18"/>
          <w:szCs w:val="18"/>
          <w:highlight w:val="yellow"/>
          <w:lang w:val="es-ES_tradnl"/>
        </w:rPr>
        <w:t>Pie de imagen</w:t>
      </w:r>
      <w:r w:rsidRPr="004A2B92">
        <w:rPr>
          <w:rFonts w:ascii="Arial" w:hAnsi="Arial"/>
          <w:sz w:val="18"/>
          <w:szCs w:val="18"/>
          <w:highlight w:val="yellow"/>
          <w:lang w:val="es-ES_tradnl"/>
        </w:rPr>
        <w:t xml:space="preserve"> (</w:t>
      </w:r>
      <w:r w:rsidRPr="004A2B92">
        <w:rPr>
          <w:rFonts w:ascii="Arial" w:hAnsi="Arial"/>
          <w:b/>
          <w:sz w:val="18"/>
          <w:szCs w:val="18"/>
          <w:highlight w:val="yellow"/>
          <w:lang w:val="es-ES_tradnl"/>
        </w:rPr>
        <w:t>48</w:t>
      </w:r>
      <w:r w:rsidRPr="004A2B92">
        <w:rPr>
          <w:rFonts w:ascii="Arial" w:hAnsi="Arial"/>
          <w:sz w:val="18"/>
          <w:szCs w:val="18"/>
          <w:highlight w:val="yellow"/>
          <w:lang w:val="es-ES_tradnl"/>
        </w:rPr>
        <w:t xml:space="preserve"> caracteres máx., se puede usar cursivas)</w:t>
      </w:r>
    </w:p>
    <w:p w14:paraId="0D132AF0" w14:textId="31B03237" w:rsidR="007E2EB4" w:rsidRDefault="007E2EB4" w:rsidP="007E2EB4">
      <w:pPr>
        <w:rPr>
          <w:rFonts w:ascii="Arial" w:hAnsi="Arial" w:cs="Arial"/>
          <w:sz w:val="18"/>
          <w:szCs w:val="18"/>
          <w:lang w:val="es-ES_tradnl"/>
        </w:rPr>
      </w:pPr>
      <w:r>
        <w:rPr>
          <w:rFonts w:ascii="Arial" w:hAnsi="Arial" w:cs="Arial"/>
          <w:sz w:val="18"/>
          <w:szCs w:val="18"/>
          <w:lang w:val="es-ES_tradnl"/>
        </w:rPr>
        <w:t xml:space="preserve"> NO POSICIONAL</w:t>
      </w:r>
    </w:p>
    <w:p w14:paraId="3362ECF7" w14:textId="77777777" w:rsidR="007E2EB4" w:rsidRDefault="007E2EB4" w:rsidP="007E2EB4">
      <w:pPr>
        <w:rPr>
          <w:rFonts w:ascii="Arial" w:hAnsi="Arial" w:cs="Arial"/>
          <w:sz w:val="18"/>
          <w:szCs w:val="18"/>
          <w:lang w:val="es-ES_tradnl"/>
        </w:rPr>
      </w:pPr>
    </w:p>
    <w:p w14:paraId="752986E9" w14:textId="77777777" w:rsidR="007E2EB4" w:rsidRDefault="007E2EB4" w:rsidP="007E2EB4">
      <w:pPr>
        <w:ind w:left="142" w:hanging="142"/>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Número de fichas de imagen (</w:t>
      </w:r>
      <w:r w:rsidRPr="004A2B92">
        <w:rPr>
          <w:rFonts w:ascii="Arial" w:hAnsi="Arial"/>
          <w:b/>
          <w:sz w:val="18"/>
          <w:szCs w:val="18"/>
          <w:highlight w:val="green"/>
          <w:lang w:val="es-ES_tradnl"/>
        </w:rPr>
        <w:t>mín. 1 – máx. 6</w:t>
      </w:r>
      <w:r w:rsidRPr="00F4317E">
        <w:rPr>
          <w:rFonts w:ascii="Arial" w:hAnsi="Arial"/>
          <w:sz w:val="18"/>
          <w:szCs w:val="18"/>
          <w:highlight w:val="green"/>
          <w:lang w:val="es-ES_tradnl"/>
        </w:rPr>
        <w:t>)</w:t>
      </w:r>
      <w:r>
        <w:rPr>
          <w:rFonts w:ascii="Arial" w:hAnsi="Arial"/>
          <w:sz w:val="18"/>
          <w:szCs w:val="18"/>
          <w:lang w:val="es-ES_tradnl"/>
        </w:rPr>
        <w:t xml:space="preserve"> </w:t>
      </w:r>
      <w:r w:rsidRPr="007B25A6">
        <w:rPr>
          <w:rFonts w:ascii="Arial" w:hAnsi="Arial"/>
          <w:color w:val="0000FF"/>
          <w:sz w:val="16"/>
          <w:szCs w:val="16"/>
          <w:lang w:val="es-ES_tradnl"/>
        </w:rPr>
        <w:t xml:space="preserve">PARA CADA </w:t>
      </w:r>
      <w:r>
        <w:rPr>
          <w:rFonts w:ascii="Arial" w:hAnsi="Arial"/>
          <w:color w:val="0000FF"/>
          <w:sz w:val="16"/>
          <w:szCs w:val="16"/>
          <w:lang w:val="es-ES_tradnl"/>
        </w:rPr>
        <w:t xml:space="preserve">FICHA </w:t>
      </w:r>
      <w:r w:rsidRPr="007B25A6">
        <w:rPr>
          <w:rFonts w:ascii="Arial" w:hAnsi="Arial"/>
          <w:color w:val="0000FF"/>
          <w:sz w:val="16"/>
          <w:szCs w:val="16"/>
          <w:lang w:val="es-ES_tradnl"/>
        </w:rPr>
        <w:t xml:space="preserve">DE ESTE INCISO COPIA </w:t>
      </w:r>
      <w:r>
        <w:rPr>
          <w:rFonts w:ascii="Arial" w:hAnsi="Arial"/>
          <w:color w:val="0000FF"/>
          <w:sz w:val="16"/>
          <w:szCs w:val="16"/>
          <w:lang w:val="es-ES_tradnl"/>
        </w:rPr>
        <w:t>EL SIGUIENTE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r w:rsidRPr="007B25A6">
        <w:rPr>
          <w:rFonts w:ascii="Arial" w:hAnsi="Arial"/>
          <w:color w:val="0000FF"/>
          <w:sz w:val="16"/>
          <w:szCs w:val="16"/>
          <w:lang w:val="es-ES_tradnl"/>
        </w:rPr>
        <w:t xml:space="preserve"> </w:t>
      </w:r>
      <w:r w:rsidRPr="007B25A6">
        <w:rPr>
          <w:rFonts w:ascii="Arial" w:hAnsi="Arial"/>
          <w:i/>
          <w:color w:val="0000FF"/>
          <w:sz w:val="16"/>
          <w:szCs w:val="16"/>
          <w:lang w:val="es-ES_tradnl"/>
        </w:rPr>
        <w:t>FICHA #</w:t>
      </w:r>
      <w:r>
        <w:rPr>
          <w:rFonts w:ascii="Arial" w:hAnsi="Arial"/>
          <w:i/>
          <w:color w:val="0000FF"/>
          <w:sz w:val="16"/>
          <w:szCs w:val="16"/>
          <w:lang w:val="es-ES_tradnl"/>
        </w:rPr>
        <w:t>...</w:t>
      </w:r>
    </w:p>
    <w:p w14:paraId="552987E9" w14:textId="071EDC82" w:rsidR="007E2EB4" w:rsidRDefault="008749EE" w:rsidP="007E2EB4">
      <w:pPr>
        <w:rPr>
          <w:rFonts w:ascii="Arial" w:hAnsi="Arial" w:cs="Arial"/>
          <w:sz w:val="18"/>
          <w:szCs w:val="18"/>
          <w:lang w:val="es-ES_tradnl"/>
        </w:rPr>
      </w:pPr>
      <w:r>
        <w:rPr>
          <w:rFonts w:ascii="Arial" w:hAnsi="Arial" w:cs="Arial"/>
          <w:sz w:val="18"/>
          <w:szCs w:val="18"/>
          <w:lang w:val="es-ES_tradnl"/>
        </w:rPr>
        <w:t>2</w:t>
      </w:r>
    </w:p>
    <w:p w14:paraId="354FEBCF" w14:textId="77777777" w:rsidR="007E2EB4" w:rsidRPr="000719EE" w:rsidRDefault="007E2EB4" w:rsidP="007E2EB4">
      <w:pPr>
        <w:rPr>
          <w:rFonts w:ascii="Arial" w:hAnsi="Arial" w:cs="Arial"/>
          <w:sz w:val="18"/>
          <w:szCs w:val="18"/>
          <w:lang w:val="es-ES_tradnl"/>
        </w:rPr>
      </w:pPr>
    </w:p>
    <w:p w14:paraId="561628D5" w14:textId="0C90B317" w:rsidR="007E2EB4" w:rsidRPr="00E928AA" w:rsidRDefault="007E2EB4" w:rsidP="007E2EB4">
      <w:pPr>
        <w:shd w:val="clear" w:color="auto" w:fill="CCFFFF"/>
        <w:jc w:val="center"/>
        <w:rPr>
          <w:rFonts w:ascii="Arial" w:hAnsi="Arial"/>
          <w:b/>
          <w:sz w:val="16"/>
          <w:szCs w:val="16"/>
          <w:lang w:val="es-ES_tradnl"/>
        </w:rPr>
      </w:pPr>
      <w:r>
        <w:rPr>
          <w:rFonts w:ascii="Arial" w:hAnsi="Arial"/>
          <w:b/>
          <w:sz w:val="16"/>
          <w:szCs w:val="16"/>
          <w:lang w:val="es-ES_tradnl"/>
        </w:rPr>
        <w:t>FICHA</w:t>
      </w:r>
      <w:r w:rsidR="005F1120">
        <w:rPr>
          <w:rFonts w:ascii="Arial" w:hAnsi="Arial"/>
          <w:sz w:val="16"/>
          <w:szCs w:val="16"/>
          <w:lang w:val="es-ES_tradnl"/>
        </w:rPr>
        <w:t xml:space="preserve"> 1 DE IMAGEN 2</w:t>
      </w:r>
    </w:p>
    <w:p w14:paraId="2B295BE8" w14:textId="77777777" w:rsidR="007E2EB4" w:rsidRPr="00792588" w:rsidRDefault="007E2EB4" w:rsidP="007E2EB4">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6CB795AA" w14:textId="1C5272BA" w:rsidR="007E2EB4" w:rsidRPr="00CD652E" w:rsidRDefault="005F1120" w:rsidP="007E2EB4">
      <w:pPr>
        <w:rPr>
          <w:rFonts w:ascii="Arial" w:hAnsi="Arial" w:cs="Arial"/>
          <w:sz w:val="18"/>
          <w:szCs w:val="18"/>
          <w:lang w:val="es-ES_tradnl"/>
        </w:rPr>
      </w:pPr>
      <w:r>
        <w:rPr>
          <w:rFonts w:ascii="Arial" w:hAnsi="Arial" w:cs="Arial"/>
          <w:sz w:val="18"/>
          <w:szCs w:val="18"/>
          <w:lang w:val="es-ES_tradnl"/>
        </w:rPr>
        <w:t xml:space="preserve">SISTEMA DE NUMERACION EGIPCIO </w:t>
      </w:r>
    </w:p>
    <w:p w14:paraId="59F59869" w14:textId="77777777" w:rsidR="007E2EB4" w:rsidRPr="00CD652E" w:rsidRDefault="007E2EB4" w:rsidP="007E2EB4">
      <w:pPr>
        <w:rPr>
          <w:rFonts w:ascii="Arial" w:hAnsi="Arial" w:cs="Arial"/>
          <w:sz w:val="18"/>
          <w:szCs w:val="18"/>
          <w:lang w:val="es-ES_tradnl"/>
        </w:rPr>
      </w:pPr>
    </w:p>
    <w:p w14:paraId="3DE4E583" w14:textId="77777777" w:rsidR="007E2EB4" w:rsidRPr="00792588" w:rsidRDefault="007E2EB4" w:rsidP="007E2EB4">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1145A59D" w14:textId="77777777" w:rsidR="007E2EB4" w:rsidRPr="00CD652E" w:rsidRDefault="007E2EB4" w:rsidP="007E2EB4">
      <w:pPr>
        <w:rPr>
          <w:rFonts w:ascii="Arial" w:hAnsi="Arial" w:cs="Arial"/>
          <w:sz w:val="18"/>
          <w:szCs w:val="18"/>
          <w:lang w:val="es-ES_tradnl"/>
        </w:rPr>
      </w:pPr>
    </w:p>
    <w:p w14:paraId="3313D0F7" w14:textId="77777777" w:rsidR="005F1120" w:rsidRPr="005F1120" w:rsidRDefault="005F1120" w:rsidP="005F1120">
      <w:pPr>
        <w:autoSpaceDE w:val="0"/>
        <w:autoSpaceDN w:val="0"/>
        <w:adjustRightInd w:val="0"/>
        <w:jc w:val="both"/>
        <w:rPr>
          <w:rFonts w:ascii="Times New Roman" w:hAnsi="Times New Roman" w:cs="Times New Roman"/>
          <w:color w:val="000000"/>
          <w:sz w:val="22"/>
          <w:szCs w:val="22"/>
          <w:lang w:val="es-CO"/>
        </w:rPr>
      </w:pPr>
      <w:r w:rsidRPr="005F1120">
        <w:rPr>
          <w:rFonts w:ascii="Times New Roman" w:hAnsi="Times New Roman" w:cs="Times New Roman"/>
          <w:color w:val="000000"/>
          <w:sz w:val="22"/>
          <w:szCs w:val="22"/>
          <w:lang w:val="es-CO"/>
        </w:rPr>
        <w:t xml:space="preserve">Desde el tercer milenio A.C. los egipcios usaron un sistema de escribir los números en base diez utilizando los jeroglíficos de la figura para representar los distintos órdenes de unidades. </w:t>
      </w:r>
    </w:p>
    <w:p w14:paraId="37EF3567" w14:textId="5E1F6E5E" w:rsidR="007E2EB4" w:rsidRPr="005F1120" w:rsidRDefault="005F1120" w:rsidP="005F1120">
      <w:pPr>
        <w:jc w:val="both"/>
        <w:rPr>
          <w:rFonts w:ascii="Times New Roman" w:hAnsi="Times New Roman" w:cs="Times New Roman"/>
          <w:color w:val="000000"/>
          <w:sz w:val="22"/>
          <w:szCs w:val="22"/>
          <w:lang w:val="es-CO"/>
        </w:rPr>
      </w:pPr>
      <w:r w:rsidRPr="005F1120">
        <w:rPr>
          <w:rFonts w:ascii="Times New Roman" w:hAnsi="Times New Roman" w:cs="Times New Roman"/>
          <w:color w:val="000000"/>
          <w:sz w:val="22"/>
          <w:szCs w:val="22"/>
          <w:lang w:val="es-CO"/>
        </w:rPr>
        <w:t xml:space="preserve">Se usaban tantos de cada uno cómo fuera necesario y se podían escribir indistintamente de izquierda a derecha, al revés o de arriba abajo, cambiando la orientación de las figuras según el caso. Al ser indiferente el orden se escribían a veces según criterios estéticos, y solían ir acompañados de los jeroglíficos correspondientes al tipo de objeto (animales, prisioneros, vasijas etc.) cuyo número indicaban. </w:t>
      </w:r>
    </w:p>
    <w:p w14:paraId="2335EB9B" w14:textId="77777777" w:rsidR="005F1120" w:rsidRPr="005F1120" w:rsidRDefault="005F1120" w:rsidP="005F1120">
      <w:pPr>
        <w:jc w:val="both"/>
        <w:rPr>
          <w:rFonts w:ascii="Times New Roman" w:hAnsi="Times New Roman" w:cs="Times New Roman"/>
          <w:color w:val="000000"/>
          <w:sz w:val="22"/>
          <w:szCs w:val="22"/>
          <w:lang w:val="es-CO"/>
        </w:rPr>
      </w:pPr>
    </w:p>
    <w:p w14:paraId="37E9449C" w14:textId="77777777" w:rsidR="005F1120" w:rsidRPr="005F1120" w:rsidRDefault="005F1120" w:rsidP="005F1120">
      <w:pPr>
        <w:autoSpaceDE w:val="0"/>
        <w:autoSpaceDN w:val="0"/>
        <w:adjustRightInd w:val="0"/>
        <w:jc w:val="both"/>
        <w:rPr>
          <w:rFonts w:ascii="Times New Roman" w:hAnsi="Times New Roman" w:cs="Times New Roman"/>
          <w:color w:val="000000"/>
          <w:sz w:val="22"/>
          <w:szCs w:val="22"/>
          <w:lang w:val="es-CO"/>
        </w:rPr>
      </w:pPr>
      <w:r w:rsidRPr="005F1120">
        <w:rPr>
          <w:rFonts w:ascii="Times New Roman" w:hAnsi="Times New Roman" w:cs="Times New Roman"/>
          <w:color w:val="000000"/>
          <w:sz w:val="22"/>
          <w:szCs w:val="22"/>
          <w:lang w:val="es-CO"/>
        </w:rPr>
        <w:t xml:space="preserve">Estos signos fueron utilizados hasta la incorporación de Egipto al imperio romano. Pero su uso quedó reservado a las inscripciones monumentales; en el uso diario fue sustituido por la escritura hierática como se observa en la ilustración 5, formas más simples que permitían mayor rapidez y comodidad a los escribas. </w:t>
      </w:r>
    </w:p>
    <w:p w14:paraId="669C63B6" w14:textId="0AF9F87B" w:rsidR="005F1120" w:rsidRPr="005F1120" w:rsidRDefault="005F1120" w:rsidP="005F1120">
      <w:pPr>
        <w:jc w:val="both"/>
        <w:rPr>
          <w:rFonts w:ascii="Times New Roman" w:hAnsi="Times New Roman" w:cs="Times New Roman"/>
          <w:color w:val="000000"/>
          <w:sz w:val="22"/>
          <w:szCs w:val="22"/>
          <w:lang w:val="es-CO"/>
        </w:rPr>
      </w:pPr>
      <w:r w:rsidRPr="005F1120">
        <w:rPr>
          <w:rFonts w:ascii="Times New Roman" w:hAnsi="Times New Roman" w:cs="Times New Roman"/>
          <w:color w:val="000000"/>
          <w:sz w:val="22"/>
          <w:szCs w:val="22"/>
          <w:lang w:val="es-CO"/>
        </w:rPr>
        <w:t>En estos sistemas de escritura los grupos de signos adquirieron una forma propia, y así se introdujeron símbolos particulares para 20, 30, 90, 200, 300, 900, 2000, 3000. En los cuales se puede observar alguna regularidad en la escritura del símbolo.</w:t>
      </w:r>
    </w:p>
    <w:p w14:paraId="18AA251F" w14:textId="77777777" w:rsidR="005F1120" w:rsidRPr="00E31CAA" w:rsidRDefault="005F1120" w:rsidP="005F1120">
      <w:pPr>
        <w:rPr>
          <w:rFonts w:ascii="Arial" w:hAnsi="Arial" w:cs="Arial"/>
          <w:sz w:val="18"/>
          <w:szCs w:val="18"/>
          <w:lang w:val="es-ES_tradnl"/>
        </w:rPr>
      </w:pPr>
    </w:p>
    <w:p w14:paraId="6EE08130" w14:textId="77777777" w:rsidR="007E2EB4" w:rsidRPr="00F4317E" w:rsidRDefault="007E2EB4" w:rsidP="007E2EB4">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35C9074C" w14:textId="77777777" w:rsidR="007E2EB4" w:rsidRDefault="007E2EB4" w:rsidP="007E2EB4">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0F10BAD8" w14:textId="77777777" w:rsidR="005F1120" w:rsidRDefault="005F1120" w:rsidP="007E2EB4">
      <w:pPr>
        <w:rPr>
          <w:rFonts w:ascii="Arial" w:hAnsi="Arial" w:cs="Arial"/>
          <w:sz w:val="18"/>
          <w:szCs w:val="18"/>
          <w:lang w:val="es-ES_tradnl"/>
        </w:rPr>
      </w:pPr>
    </w:p>
    <w:p w14:paraId="0FDC97A9" w14:textId="77777777" w:rsidR="005F1120" w:rsidRDefault="005F1120" w:rsidP="007E2EB4">
      <w:pPr>
        <w:rPr>
          <w:rFonts w:ascii="Arial" w:hAnsi="Arial" w:cs="Arial"/>
          <w:sz w:val="18"/>
          <w:szCs w:val="18"/>
          <w:lang w:val="es-ES_tradnl"/>
        </w:rPr>
      </w:pPr>
    </w:p>
    <w:p w14:paraId="1CB2E1CC" w14:textId="41664E0D" w:rsidR="005F1120" w:rsidRDefault="005F1120" w:rsidP="007E2EB4">
      <w:pPr>
        <w:rPr>
          <w:rFonts w:ascii="Arial" w:hAnsi="Arial" w:cs="Arial"/>
          <w:sz w:val="18"/>
          <w:szCs w:val="18"/>
          <w:lang w:val="es-ES_tradnl"/>
        </w:rPr>
      </w:pPr>
      <w:r>
        <w:rPr>
          <w:noProof/>
          <w:lang w:val="es-CO" w:eastAsia="es-CO"/>
        </w:rPr>
        <w:drawing>
          <wp:inline distT="0" distB="0" distL="0" distR="0" wp14:anchorId="584913DF" wp14:editId="2208A9C9">
            <wp:extent cx="4762500" cy="1889760"/>
            <wp:effectExtent l="0" t="0" r="0" b="0"/>
            <wp:docPr id="17" name="Imagen 17" descr="http://maescentics2.medellin.unal.edu.co/~anmmolinago/wiki/images/thumb/5/56/Egipcios.jpg/500px-Egipc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aescentics2.medellin.unal.edu.co/~anmmolinago/wiki/images/thumb/5/56/Egipcios.jpg/500px-Egipcio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1889760"/>
                    </a:xfrm>
                    <a:prstGeom prst="rect">
                      <a:avLst/>
                    </a:prstGeom>
                    <a:noFill/>
                    <a:ln>
                      <a:noFill/>
                    </a:ln>
                  </pic:spPr>
                </pic:pic>
              </a:graphicData>
            </a:graphic>
          </wp:inline>
        </w:drawing>
      </w:r>
    </w:p>
    <w:p w14:paraId="69EA7639" w14:textId="77777777" w:rsidR="007E2EB4" w:rsidRPr="000719EE" w:rsidRDefault="007E2EB4" w:rsidP="007E2EB4">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62C65AD2" w14:textId="77777777" w:rsidR="007E2EB4" w:rsidRPr="000719EE" w:rsidRDefault="007E2EB4" w:rsidP="007E2EB4">
      <w:pPr>
        <w:rPr>
          <w:rFonts w:ascii="Arial" w:hAnsi="Arial" w:cs="Arial"/>
          <w:sz w:val="18"/>
          <w:szCs w:val="18"/>
          <w:lang w:val="es-ES_tradnl"/>
        </w:rPr>
      </w:pPr>
    </w:p>
    <w:p w14:paraId="6E971CA1" w14:textId="77777777" w:rsidR="007E2EB4" w:rsidRDefault="007E2EB4" w:rsidP="007E2EB4">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36322D5F" w14:textId="0AEED61E" w:rsidR="007E2EB4" w:rsidRDefault="005F1120" w:rsidP="007E2EB4">
      <w:pPr>
        <w:rPr>
          <w:rFonts w:ascii="Arial" w:hAnsi="Arial" w:cs="Arial"/>
          <w:sz w:val="18"/>
          <w:szCs w:val="18"/>
          <w:lang w:val="es-ES_tradnl"/>
        </w:rPr>
      </w:pPr>
      <w:r w:rsidRPr="005F1120">
        <w:rPr>
          <w:rFonts w:ascii="Arial" w:hAnsi="Arial" w:cs="Arial"/>
          <w:color w:val="000000"/>
          <w:sz w:val="23"/>
          <w:szCs w:val="23"/>
          <w:lang w:val="es-CO"/>
        </w:rPr>
        <w:t>Símbolos usad</w:t>
      </w:r>
      <w:r>
        <w:rPr>
          <w:rFonts w:ascii="Arial" w:hAnsi="Arial" w:cs="Arial"/>
          <w:color w:val="000000"/>
          <w:sz w:val="23"/>
          <w:szCs w:val="23"/>
          <w:lang w:val="es-CO"/>
        </w:rPr>
        <w:t>os para las potencias de diez.</w:t>
      </w:r>
    </w:p>
    <w:p w14:paraId="3E036A1B" w14:textId="77777777" w:rsidR="007E2EB4" w:rsidRDefault="007E2EB4" w:rsidP="007E2EB4">
      <w:pPr>
        <w:rPr>
          <w:rFonts w:ascii="Arial" w:hAnsi="Arial" w:cs="Arial"/>
          <w:sz w:val="18"/>
          <w:szCs w:val="18"/>
          <w:lang w:val="es-ES_tradnl"/>
        </w:rPr>
      </w:pPr>
    </w:p>
    <w:p w14:paraId="240A6A6C" w14:textId="77777777" w:rsidR="007E2EB4" w:rsidRPr="00F4317E" w:rsidRDefault="007E2EB4" w:rsidP="007E2EB4">
      <w:pPr>
        <w:rPr>
          <w:rFonts w:ascii="Arial" w:hAnsi="Arial"/>
          <w:sz w:val="18"/>
          <w:szCs w:val="18"/>
          <w:lang w:val="es-ES_tradnl"/>
        </w:rPr>
      </w:pPr>
      <w:r>
        <w:rPr>
          <w:rFonts w:ascii="Arial" w:hAnsi="Arial"/>
          <w:sz w:val="18"/>
          <w:szCs w:val="18"/>
          <w:highlight w:val="green"/>
          <w:lang w:val="es-ES_tradnl"/>
        </w:rPr>
        <w:t>Imagen 2 de</w:t>
      </w:r>
      <w:r w:rsidRPr="004A2B92">
        <w:rPr>
          <w:rFonts w:ascii="Arial" w:hAnsi="Arial"/>
          <w:sz w:val="18"/>
          <w:szCs w:val="18"/>
          <w:highlight w:val="green"/>
          <w:lang w:val="es-ES_tradnl"/>
        </w:rPr>
        <w:t xml:space="preserve"> </w:t>
      </w:r>
      <w:r w:rsidRPr="0091337F">
        <w:rPr>
          <w:rFonts w:ascii="Arial" w:hAnsi="Arial"/>
          <w:sz w:val="18"/>
          <w:szCs w:val="18"/>
          <w:highlight w:val="green"/>
          <w:lang w:val="es-ES_tradnl"/>
        </w:rPr>
        <w:t>ficha (borrar si no se ocupa)</w:t>
      </w:r>
      <w:r w:rsidRPr="0025146C">
        <w:rPr>
          <w:rFonts w:ascii="Arial" w:hAnsi="Arial"/>
          <w:sz w:val="18"/>
          <w:szCs w:val="18"/>
          <w:highlight w:val="green"/>
          <w:lang w:val="es-ES_tradnl"/>
        </w:rPr>
        <w:t>:</w:t>
      </w:r>
    </w:p>
    <w:p w14:paraId="3EA17831" w14:textId="77777777" w:rsidR="007E2EB4" w:rsidRDefault="007E2EB4" w:rsidP="007E2EB4">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538CCA2A" w14:textId="1625D2E4" w:rsidR="007E2EB4" w:rsidRDefault="005F1120" w:rsidP="007E2EB4">
      <w:pPr>
        <w:rPr>
          <w:rFonts w:ascii="Arial" w:hAnsi="Arial" w:cs="Arial"/>
          <w:sz w:val="18"/>
          <w:szCs w:val="18"/>
          <w:lang w:val="es-ES_tradnl"/>
        </w:rPr>
      </w:pPr>
      <w:r>
        <w:rPr>
          <w:noProof/>
          <w:lang w:val="es-CO" w:eastAsia="es-CO"/>
        </w:rPr>
        <w:drawing>
          <wp:inline distT="0" distB="0" distL="0" distR="0" wp14:anchorId="1B853AB2" wp14:editId="4826DE2A">
            <wp:extent cx="2522220" cy="2164080"/>
            <wp:effectExtent l="0" t="0" r="0" b="7620"/>
            <wp:docPr id="18" name="Imagen 18" descr="http://www.sectormatematica.cl/historia/imagen/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ectormatematica.cl/historia/imagen/E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2220" cy="2164080"/>
                    </a:xfrm>
                    <a:prstGeom prst="rect">
                      <a:avLst/>
                    </a:prstGeom>
                    <a:noFill/>
                    <a:ln>
                      <a:noFill/>
                    </a:ln>
                  </pic:spPr>
                </pic:pic>
              </a:graphicData>
            </a:graphic>
          </wp:inline>
        </w:drawing>
      </w:r>
    </w:p>
    <w:p w14:paraId="0798F074" w14:textId="77777777" w:rsidR="005F1120" w:rsidRDefault="005F1120" w:rsidP="007E2EB4">
      <w:pPr>
        <w:rPr>
          <w:rFonts w:ascii="Arial" w:hAnsi="Arial" w:cs="Arial"/>
          <w:sz w:val="18"/>
          <w:szCs w:val="18"/>
          <w:lang w:val="es-ES_tradnl"/>
        </w:rPr>
      </w:pPr>
    </w:p>
    <w:p w14:paraId="114D446C" w14:textId="77777777" w:rsidR="005F1120" w:rsidRDefault="005F1120" w:rsidP="007E2EB4">
      <w:pPr>
        <w:rPr>
          <w:rFonts w:ascii="Arial" w:hAnsi="Arial" w:cs="Arial"/>
          <w:sz w:val="18"/>
          <w:szCs w:val="18"/>
          <w:lang w:val="es-ES_tradnl"/>
        </w:rPr>
      </w:pPr>
    </w:p>
    <w:p w14:paraId="5B348958" w14:textId="77777777" w:rsidR="007E2EB4" w:rsidRPr="000719EE" w:rsidRDefault="007E2EB4" w:rsidP="007E2EB4">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0985D7E1" w14:textId="77777777" w:rsidR="007E2EB4" w:rsidRPr="000719EE" w:rsidRDefault="007E2EB4" w:rsidP="007E2EB4">
      <w:pPr>
        <w:rPr>
          <w:rFonts w:ascii="Arial" w:hAnsi="Arial" w:cs="Arial"/>
          <w:sz w:val="18"/>
          <w:szCs w:val="18"/>
          <w:lang w:val="es-ES_tradnl"/>
        </w:rPr>
      </w:pPr>
    </w:p>
    <w:p w14:paraId="6EB77D38" w14:textId="77777777" w:rsidR="007E2EB4" w:rsidRDefault="007E2EB4" w:rsidP="007E2EB4">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104BCD2D" w14:textId="52808007" w:rsidR="007E2EB4" w:rsidRDefault="005F1120" w:rsidP="007E2EB4">
      <w:pPr>
        <w:rPr>
          <w:rFonts w:ascii="Arial" w:hAnsi="Arial" w:cs="Arial"/>
          <w:sz w:val="18"/>
          <w:szCs w:val="18"/>
          <w:lang w:val="es-ES_tradnl"/>
        </w:rPr>
      </w:pPr>
      <w:r>
        <w:rPr>
          <w:rFonts w:ascii="Arial" w:hAnsi="Arial" w:cs="Arial"/>
          <w:sz w:val="18"/>
          <w:szCs w:val="18"/>
          <w:lang w:val="es-ES_tradnl"/>
        </w:rPr>
        <w:t xml:space="preserve">Representación de números en el sistema egipcio </w:t>
      </w:r>
    </w:p>
    <w:p w14:paraId="470AE62E" w14:textId="77777777" w:rsidR="007E2EB4" w:rsidRDefault="007E2EB4" w:rsidP="007E2EB4">
      <w:pPr>
        <w:rPr>
          <w:rFonts w:ascii="Arial" w:hAnsi="Arial" w:cs="Arial"/>
          <w:sz w:val="18"/>
          <w:szCs w:val="18"/>
          <w:lang w:val="es-ES_tradnl"/>
        </w:rPr>
      </w:pPr>
    </w:p>
    <w:p w14:paraId="20DC5600" w14:textId="77777777" w:rsidR="007E2EB4" w:rsidRPr="00E31CAA" w:rsidRDefault="007E2EB4" w:rsidP="007E2EB4">
      <w:pPr>
        <w:rPr>
          <w:rFonts w:ascii="Arial" w:hAnsi="Arial" w:cs="Arial"/>
          <w:sz w:val="18"/>
          <w:szCs w:val="18"/>
          <w:lang w:val="es-ES_tradnl"/>
        </w:rPr>
      </w:pPr>
    </w:p>
    <w:p w14:paraId="272A182A" w14:textId="77777777" w:rsidR="007E2EB4" w:rsidRPr="00E31CAA" w:rsidRDefault="007E2EB4" w:rsidP="007E2EB4">
      <w:pPr>
        <w:rPr>
          <w:rFonts w:ascii="Arial" w:hAnsi="Arial" w:cs="Arial"/>
          <w:sz w:val="18"/>
          <w:szCs w:val="18"/>
          <w:lang w:val="es-ES_tradnl"/>
        </w:rPr>
      </w:pPr>
    </w:p>
    <w:p w14:paraId="1DDB2EF4" w14:textId="77777777" w:rsidR="009C0EF6" w:rsidRPr="000719EE" w:rsidRDefault="009C0EF6" w:rsidP="009C0EF6">
      <w:pPr>
        <w:rPr>
          <w:rFonts w:ascii="Arial" w:hAnsi="Arial" w:cs="Arial"/>
          <w:sz w:val="18"/>
          <w:szCs w:val="18"/>
          <w:lang w:val="es-ES_tradnl"/>
        </w:rPr>
      </w:pPr>
    </w:p>
    <w:p w14:paraId="7CA51A7C" w14:textId="7AF33DBF" w:rsidR="009C0EF6" w:rsidRPr="00E928AA" w:rsidRDefault="009C0EF6" w:rsidP="009C0EF6">
      <w:pPr>
        <w:shd w:val="clear" w:color="auto" w:fill="CCFFFF"/>
        <w:jc w:val="center"/>
        <w:rPr>
          <w:rFonts w:ascii="Arial" w:hAnsi="Arial"/>
          <w:b/>
          <w:sz w:val="16"/>
          <w:szCs w:val="16"/>
          <w:lang w:val="es-ES_tradnl"/>
        </w:rPr>
      </w:pPr>
      <w:r>
        <w:rPr>
          <w:rFonts w:ascii="Arial" w:hAnsi="Arial"/>
          <w:b/>
          <w:sz w:val="16"/>
          <w:szCs w:val="16"/>
          <w:lang w:val="es-ES_tradnl"/>
        </w:rPr>
        <w:t>FICHA</w:t>
      </w:r>
      <w:r w:rsidR="005F1120">
        <w:rPr>
          <w:rFonts w:ascii="Arial" w:hAnsi="Arial"/>
          <w:sz w:val="16"/>
          <w:szCs w:val="16"/>
          <w:lang w:val="es-ES_tradnl"/>
        </w:rPr>
        <w:t xml:space="preserve"> 2 DE IMAGEN 2</w:t>
      </w:r>
    </w:p>
    <w:p w14:paraId="64F5F916" w14:textId="77777777" w:rsidR="009C0EF6" w:rsidRPr="00792588" w:rsidRDefault="009C0EF6" w:rsidP="009C0E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8404BC">
        <w:rPr>
          <w:rFonts w:ascii="Arial" w:hAnsi="Arial"/>
          <w:sz w:val="18"/>
          <w:szCs w:val="18"/>
          <w:highlight w:val="green"/>
          <w:lang w:val="es-ES_tradnl"/>
        </w:rPr>
        <w:t>Título de la ficha (</w:t>
      </w:r>
      <w:r w:rsidRPr="008404BC">
        <w:rPr>
          <w:rFonts w:ascii="Arial" w:hAnsi="Arial"/>
          <w:b/>
          <w:sz w:val="18"/>
          <w:szCs w:val="18"/>
          <w:highlight w:val="green"/>
          <w:lang w:val="es-ES_tradnl"/>
        </w:rPr>
        <w:t>58</w:t>
      </w:r>
      <w:r>
        <w:rPr>
          <w:rFonts w:ascii="Arial" w:hAnsi="Arial"/>
          <w:sz w:val="18"/>
          <w:szCs w:val="18"/>
          <w:highlight w:val="green"/>
          <w:lang w:val="es-ES_tradnl"/>
        </w:rPr>
        <w:t xml:space="preserve"> caracteres máximo)</w:t>
      </w:r>
    </w:p>
    <w:p w14:paraId="4B61AC84" w14:textId="69FD248B" w:rsidR="009C0EF6" w:rsidRPr="00CD652E" w:rsidRDefault="005F1120" w:rsidP="009C0EF6">
      <w:pPr>
        <w:rPr>
          <w:rFonts w:ascii="Arial" w:hAnsi="Arial" w:cs="Arial"/>
          <w:sz w:val="18"/>
          <w:szCs w:val="18"/>
          <w:lang w:val="es-ES_tradnl"/>
        </w:rPr>
      </w:pPr>
      <w:r>
        <w:rPr>
          <w:rFonts w:ascii="Arial" w:hAnsi="Arial" w:cs="Arial"/>
          <w:sz w:val="18"/>
          <w:szCs w:val="18"/>
          <w:lang w:val="es-ES_tradnl"/>
        </w:rPr>
        <w:t xml:space="preserve">SISTEMA DE NUMERACION ROMANO </w:t>
      </w:r>
    </w:p>
    <w:p w14:paraId="7D241087" w14:textId="77777777" w:rsidR="009C0EF6" w:rsidRPr="00CD652E" w:rsidRDefault="009C0EF6" w:rsidP="009C0EF6">
      <w:pPr>
        <w:rPr>
          <w:rFonts w:ascii="Arial" w:hAnsi="Arial" w:cs="Arial"/>
          <w:sz w:val="18"/>
          <w:szCs w:val="18"/>
          <w:lang w:val="es-ES_tradnl"/>
        </w:rPr>
      </w:pPr>
    </w:p>
    <w:p w14:paraId="6B9AFD4E" w14:textId="77777777" w:rsidR="009C0EF6" w:rsidRPr="00792588" w:rsidRDefault="009C0EF6" w:rsidP="009C0E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Texto</w:t>
      </w:r>
    </w:p>
    <w:p w14:paraId="33F499B0" w14:textId="77777777" w:rsidR="009C0EF6" w:rsidRDefault="009C0EF6" w:rsidP="009C0EF6">
      <w:pPr>
        <w:rPr>
          <w:rFonts w:ascii="Arial" w:hAnsi="Arial" w:cs="Arial"/>
          <w:sz w:val="18"/>
          <w:szCs w:val="18"/>
          <w:lang w:val="es-ES_tradnl"/>
        </w:rPr>
      </w:pPr>
    </w:p>
    <w:p w14:paraId="3CB2D34C" w14:textId="77777777" w:rsidR="005F1120" w:rsidRDefault="005F1120" w:rsidP="005F1120">
      <w:pPr>
        <w:jc w:val="both"/>
        <w:rPr>
          <w:rFonts w:ascii="Times New Roman" w:hAnsi="Times New Roman" w:cs="Times New Roman"/>
          <w:sz w:val="22"/>
          <w:szCs w:val="22"/>
          <w:lang w:val="es-CO" w:eastAsia="es-CO"/>
        </w:rPr>
      </w:pPr>
      <w:r>
        <w:rPr>
          <w:rFonts w:ascii="Times New Roman" w:hAnsi="Times New Roman" w:cs="Times New Roman"/>
          <w:sz w:val="22"/>
          <w:szCs w:val="22"/>
          <w:lang w:val="es-CO" w:eastAsia="es-CO"/>
        </w:rPr>
        <w:t xml:space="preserve">El sistema de </w:t>
      </w:r>
      <w:r w:rsidRPr="005F1120">
        <w:rPr>
          <w:rFonts w:ascii="Times New Roman" w:hAnsi="Times New Roman" w:cs="Times New Roman"/>
          <w:sz w:val="22"/>
          <w:szCs w:val="22"/>
          <w:lang w:val="es-CO" w:eastAsia="es-CO"/>
        </w:rPr>
        <w:t xml:space="preserve">numeración utilizado por los romanos era mucho más simple que los anteriores y se basaba en el valor absoluto y posición relativa de siete símbolos representados por letras del alfabeto, con los que se podía representar unas cantidades elevadas con un número reducido de ellos. </w:t>
      </w:r>
    </w:p>
    <w:p w14:paraId="25C7515C" w14:textId="77777777" w:rsidR="005F1120" w:rsidRDefault="005F1120" w:rsidP="005F1120">
      <w:pPr>
        <w:jc w:val="both"/>
        <w:rPr>
          <w:rFonts w:ascii="Times New Roman" w:hAnsi="Times New Roman" w:cs="Times New Roman"/>
          <w:sz w:val="22"/>
          <w:szCs w:val="22"/>
          <w:lang w:val="es-CO" w:eastAsia="es-CO"/>
        </w:rPr>
      </w:pPr>
    </w:p>
    <w:p w14:paraId="1D9CCD70" w14:textId="22AA00E8" w:rsidR="005F1120" w:rsidRPr="005F1120" w:rsidRDefault="005F1120" w:rsidP="005F1120">
      <w:pPr>
        <w:jc w:val="both"/>
        <w:rPr>
          <w:rFonts w:ascii="Times New Roman" w:hAnsi="Times New Roman" w:cs="Times New Roman"/>
          <w:b/>
          <w:sz w:val="22"/>
          <w:szCs w:val="22"/>
          <w:lang w:val="es-CO" w:eastAsia="es-CO"/>
        </w:rPr>
      </w:pPr>
      <w:r w:rsidRPr="005F1120">
        <w:rPr>
          <w:rFonts w:ascii="Times New Roman" w:hAnsi="Times New Roman" w:cs="Times New Roman"/>
          <w:b/>
          <w:noProof/>
          <w:sz w:val="22"/>
          <w:szCs w:val="22"/>
          <w:lang w:val="es-CO" w:eastAsia="es-CO"/>
        </w:rPr>
        <w:t>Reglas y ejemplos:</w:t>
      </w:r>
    </w:p>
    <w:p w14:paraId="115A7982" w14:textId="72773A9E" w:rsidR="005F1120" w:rsidRDefault="005F1120" w:rsidP="005F1120">
      <w:pPr>
        <w:jc w:val="both"/>
        <w:rPr>
          <w:rFonts w:ascii="Times New Roman" w:hAnsi="Times New Roman" w:cs="Times New Roman"/>
          <w:sz w:val="22"/>
          <w:szCs w:val="22"/>
          <w:lang w:val="es-CO" w:eastAsia="es-CO"/>
        </w:rPr>
      </w:pPr>
      <w:r w:rsidRPr="005F1120">
        <w:rPr>
          <w:rFonts w:ascii="Times New Roman" w:hAnsi="Times New Roman" w:cs="Times New Roman"/>
          <w:b/>
          <w:bCs/>
          <w:sz w:val="22"/>
          <w:szCs w:val="22"/>
          <w:shd w:val="clear" w:color="auto" w:fill="000000"/>
          <w:lang w:val="es-CO" w:eastAsia="es-CO"/>
        </w:rPr>
        <w:br/>
      </w:r>
      <w:r w:rsidRPr="005F1120">
        <w:rPr>
          <w:rFonts w:ascii="Times New Roman" w:hAnsi="Times New Roman" w:cs="Times New Roman"/>
          <w:sz w:val="22"/>
          <w:szCs w:val="22"/>
          <w:lang w:val="es-CO" w:eastAsia="es-CO"/>
        </w:rPr>
        <w:t>Este sistema se basaba en la suma de los símbolos, colocados de tal forma que</w:t>
      </w:r>
      <w:r>
        <w:rPr>
          <w:rFonts w:ascii="Times New Roman" w:hAnsi="Times New Roman" w:cs="Times New Roman"/>
          <w:sz w:val="22"/>
          <w:szCs w:val="22"/>
          <w:lang w:val="es-CO" w:eastAsia="es-CO"/>
        </w:rPr>
        <w:t xml:space="preserve"> el de menor valor iría delante </w:t>
      </w:r>
      <w:r w:rsidRPr="005F1120">
        <w:rPr>
          <w:rFonts w:ascii="Times New Roman" w:hAnsi="Times New Roman" w:cs="Times New Roman"/>
          <w:sz w:val="22"/>
          <w:szCs w:val="22"/>
          <w:lang w:val="es-CO" w:eastAsia="es-CO"/>
        </w:rPr>
        <w:t>del valor mayor.</w:t>
      </w:r>
      <w:r>
        <w:rPr>
          <w:rFonts w:ascii="Times New Roman" w:hAnsi="Times New Roman" w:cs="Times New Roman"/>
          <w:sz w:val="22"/>
          <w:szCs w:val="22"/>
          <w:lang w:val="es-CO" w:eastAsia="es-CO"/>
        </w:rPr>
        <w:t xml:space="preserve"> </w:t>
      </w:r>
    </w:p>
    <w:p w14:paraId="6E2937EF" w14:textId="03B7B288" w:rsidR="005F1120" w:rsidRDefault="005F1120" w:rsidP="005F1120">
      <w:pPr>
        <w:jc w:val="both"/>
        <w:rPr>
          <w:rFonts w:ascii="Times New Roman" w:hAnsi="Times New Roman" w:cs="Times New Roman"/>
          <w:sz w:val="22"/>
          <w:szCs w:val="22"/>
          <w:lang w:val="es-CO" w:eastAsia="es-CO"/>
        </w:rPr>
      </w:pPr>
      <w:r>
        <w:rPr>
          <w:rFonts w:ascii="Times New Roman" w:hAnsi="Times New Roman" w:cs="Times New Roman"/>
          <w:sz w:val="22"/>
          <w:szCs w:val="22"/>
          <w:lang w:val="es-CO" w:eastAsia="es-CO"/>
        </w:rPr>
        <w:lastRenderedPageBreak/>
        <w:br/>
        <w:t xml:space="preserve">2151 se escribiría MMCLI </w:t>
      </w:r>
    </w:p>
    <w:p w14:paraId="2D82546A" w14:textId="77777777" w:rsidR="005F1120" w:rsidRDefault="005F1120" w:rsidP="005F1120">
      <w:pPr>
        <w:jc w:val="both"/>
        <w:rPr>
          <w:rFonts w:ascii="Times New Roman" w:hAnsi="Times New Roman" w:cs="Times New Roman"/>
          <w:sz w:val="22"/>
          <w:szCs w:val="22"/>
          <w:lang w:val="es-CO" w:eastAsia="es-CO"/>
        </w:rPr>
      </w:pPr>
      <w:r w:rsidRPr="005F1120">
        <w:rPr>
          <w:rFonts w:ascii="Times New Roman" w:hAnsi="Times New Roman" w:cs="Times New Roman"/>
          <w:sz w:val="22"/>
          <w:szCs w:val="22"/>
          <w:lang w:val="es-CO" w:eastAsia="es-CO"/>
        </w:rPr>
        <w:t>1809 se escribiría MDCCCIX</w:t>
      </w:r>
    </w:p>
    <w:p w14:paraId="3948B0F2" w14:textId="77777777" w:rsidR="005F1120" w:rsidRDefault="005F1120" w:rsidP="005F1120">
      <w:pPr>
        <w:jc w:val="both"/>
        <w:rPr>
          <w:rFonts w:ascii="Times New Roman" w:hAnsi="Times New Roman" w:cs="Times New Roman"/>
          <w:sz w:val="22"/>
          <w:szCs w:val="22"/>
          <w:lang w:val="es-CO" w:eastAsia="es-CO"/>
        </w:rPr>
      </w:pPr>
      <w:r w:rsidRPr="005F1120">
        <w:rPr>
          <w:rFonts w:ascii="Times New Roman" w:hAnsi="Times New Roman" w:cs="Times New Roman"/>
          <w:sz w:val="22"/>
          <w:szCs w:val="22"/>
          <w:lang w:val="es-CO" w:eastAsia="es-CO"/>
        </w:rPr>
        <w:br/>
      </w:r>
      <w:r w:rsidRPr="005F1120">
        <w:rPr>
          <w:rFonts w:ascii="Times New Roman" w:hAnsi="Times New Roman" w:cs="Times New Roman"/>
          <w:sz w:val="22"/>
          <w:szCs w:val="22"/>
          <w:lang w:val="es-CO" w:eastAsia="es-CO"/>
        </w:rPr>
        <w:br/>
        <w:t>Cuando a la derecha de una cifra se escribe otra igual o menor, el valor resultante es la suma de los dos valores de las cifras.</w:t>
      </w:r>
    </w:p>
    <w:p w14:paraId="55E89892" w14:textId="2AF3D4F5" w:rsidR="005F1120" w:rsidRDefault="005F1120" w:rsidP="005F1120">
      <w:pPr>
        <w:jc w:val="both"/>
        <w:rPr>
          <w:rFonts w:ascii="Times New Roman" w:hAnsi="Times New Roman" w:cs="Times New Roman"/>
          <w:sz w:val="22"/>
          <w:szCs w:val="22"/>
          <w:lang w:val="es-CO" w:eastAsia="es-CO"/>
        </w:rPr>
      </w:pPr>
      <w:r>
        <w:rPr>
          <w:rFonts w:ascii="Times New Roman" w:hAnsi="Times New Roman" w:cs="Times New Roman"/>
          <w:sz w:val="22"/>
          <w:szCs w:val="22"/>
          <w:lang w:val="es-CO" w:eastAsia="es-CO"/>
        </w:rPr>
        <w:br/>
        <w:t>XX = 20</w:t>
      </w:r>
    </w:p>
    <w:p w14:paraId="1C046B05" w14:textId="77777777" w:rsidR="005F1120" w:rsidRDefault="005F1120" w:rsidP="005F1120">
      <w:pPr>
        <w:jc w:val="both"/>
        <w:rPr>
          <w:rFonts w:ascii="Times New Roman" w:hAnsi="Times New Roman" w:cs="Times New Roman"/>
          <w:sz w:val="22"/>
          <w:szCs w:val="22"/>
          <w:lang w:val="es-CO" w:eastAsia="es-CO"/>
        </w:rPr>
      </w:pPr>
      <w:r>
        <w:rPr>
          <w:rFonts w:ascii="Times New Roman" w:hAnsi="Times New Roman" w:cs="Times New Roman"/>
          <w:sz w:val="22"/>
          <w:szCs w:val="22"/>
          <w:lang w:val="es-CO" w:eastAsia="es-CO"/>
        </w:rPr>
        <w:t>LXVI = 66</w:t>
      </w:r>
    </w:p>
    <w:p w14:paraId="09E096AE" w14:textId="77777777" w:rsidR="005F1120" w:rsidRDefault="005F1120" w:rsidP="005F1120">
      <w:pPr>
        <w:jc w:val="both"/>
        <w:rPr>
          <w:rFonts w:ascii="Times New Roman" w:hAnsi="Times New Roman" w:cs="Times New Roman"/>
          <w:sz w:val="22"/>
          <w:szCs w:val="22"/>
          <w:lang w:val="es-CO" w:eastAsia="es-CO"/>
        </w:rPr>
      </w:pPr>
      <w:r>
        <w:rPr>
          <w:rFonts w:ascii="Times New Roman" w:hAnsi="Times New Roman" w:cs="Times New Roman"/>
          <w:sz w:val="22"/>
          <w:szCs w:val="22"/>
          <w:lang w:val="es-CO" w:eastAsia="es-CO"/>
        </w:rPr>
        <w:t xml:space="preserve">VII = 7 </w:t>
      </w:r>
    </w:p>
    <w:p w14:paraId="0311638C" w14:textId="77777777" w:rsidR="005F1120" w:rsidRDefault="005F1120" w:rsidP="005F1120">
      <w:pPr>
        <w:jc w:val="both"/>
        <w:rPr>
          <w:rFonts w:ascii="Times New Roman" w:hAnsi="Times New Roman" w:cs="Times New Roman"/>
          <w:sz w:val="22"/>
          <w:szCs w:val="22"/>
          <w:lang w:val="es-CO" w:eastAsia="es-CO"/>
        </w:rPr>
      </w:pPr>
      <w:r>
        <w:rPr>
          <w:rFonts w:ascii="Times New Roman" w:hAnsi="Times New Roman" w:cs="Times New Roman"/>
          <w:sz w:val="22"/>
          <w:szCs w:val="22"/>
          <w:lang w:val="es-CO" w:eastAsia="es-CO"/>
        </w:rPr>
        <w:t>XV = 15</w:t>
      </w:r>
    </w:p>
    <w:p w14:paraId="2410CBF6" w14:textId="77777777" w:rsidR="005F1120" w:rsidRDefault="005F1120" w:rsidP="005F1120">
      <w:pPr>
        <w:jc w:val="both"/>
        <w:rPr>
          <w:rFonts w:ascii="Times New Roman" w:hAnsi="Times New Roman" w:cs="Times New Roman"/>
          <w:sz w:val="22"/>
          <w:szCs w:val="22"/>
          <w:lang w:val="es-CO" w:eastAsia="es-CO"/>
        </w:rPr>
      </w:pPr>
      <w:r>
        <w:rPr>
          <w:rFonts w:ascii="Times New Roman" w:hAnsi="Times New Roman" w:cs="Times New Roman"/>
          <w:sz w:val="22"/>
          <w:szCs w:val="22"/>
          <w:lang w:val="es-CO" w:eastAsia="es-CO"/>
        </w:rPr>
        <w:t>MDC= 1600</w:t>
      </w:r>
    </w:p>
    <w:p w14:paraId="070C7B92" w14:textId="77777777" w:rsidR="005F1120" w:rsidRDefault="005F1120" w:rsidP="005F1120">
      <w:pPr>
        <w:jc w:val="both"/>
        <w:rPr>
          <w:rFonts w:ascii="Times New Roman" w:hAnsi="Times New Roman" w:cs="Times New Roman"/>
          <w:sz w:val="22"/>
          <w:szCs w:val="22"/>
          <w:lang w:val="es-CO" w:eastAsia="es-CO"/>
        </w:rPr>
      </w:pPr>
      <w:r w:rsidRPr="005F1120">
        <w:rPr>
          <w:rFonts w:ascii="Times New Roman" w:hAnsi="Times New Roman" w:cs="Times New Roman"/>
          <w:sz w:val="22"/>
          <w:szCs w:val="22"/>
          <w:lang w:val="es-CO" w:eastAsia="es-CO"/>
        </w:rPr>
        <w:t>LV = 55</w:t>
      </w:r>
    </w:p>
    <w:p w14:paraId="0A4AE968" w14:textId="77777777" w:rsidR="005F1120" w:rsidRDefault="005F1120" w:rsidP="005F1120">
      <w:pPr>
        <w:jc w:val="both"/>
        <w:rPr>
          <w:rFonts w:ascii="Times New Roman" w:hAnsi="Times New Roman" w:cs="Times New Roman"/>
          <w:sz w:val="22"/>
          <w:szCs w:val="22"/>
          <w:lang w:val="es-CO" w:eastAsia="es-CO"/>
        </w:rPr>
      </w:pPr>
      <w:r w:rsidRPr="005F1120">
        <w:rPr>
          <w:rFonts w:ascii="Times New Roman" w:hAnsi="Times New Roman" w:cs="Times New Roman"/>
          <w:sz w:val="22"/>
          <w:szCs w:val="22"/>
          <w:lang w:val="es-CO" w:eastAsia="es-CO"/>
        </w:rPr>
        <w:br/>
      </w:r>
      <w:r w:rsidRPr="005F1120">
        <w:rPr>
          <w:rFonts w:ascii="Times New Roman" w:hAnsi="Times New Roman" w:cs="Times New Roman"/>
          <w:sz w:val="22"/>
          <w:szCs w:val="22"/>
          <w:lang w:val="es-CO" w:eastAsia="es-CO"/>
        </w:rPr>
        <w:br/>
        <w:t>La cifra I colocada a la izquierda de la V o la X, les resta una unidad. A la derecha, les suma una unidad. La cifra X colocada a la izquierda de la L o la C, les resta diez unidades y a la derecha les suma diez unidades. La C colocada a la izquierda de la D o la M, l</w:t>
      </w:r>
      <w:r>
        <w:rPr>
          <w:rFonts w:ascii="Times New Roman" w:hAnsi="Times New Roman" w:cs="Times New Roman"/>
          <w:sz w:val="22"/>
          <w:szCs w:val="22"/>
          <w:lang w:val="es-CO" w:eastAsia="es-CO"/>
        </w:rPr>
        <w:t>es resta cien unidades y si está</w:t>
      </w:r>
      <w:r w:rsidRPr="005F1120">
        <w:rPr>
          <w:rFonts w:ascii="Times New Roman" w:hAnsi="Times New Roman" w:cs="Times New Roman"/>
          <w:sz w:val="22"/>
          <w:szCs w:val="22"/>
          <w:lang w:val="es-CO" w:eastAsia="es-CO"/>
        </w:rPr>
        <w:t xml:space="preserve"> colocada a la derecha les suma cien unidades.</w:t>
      </w:r>
    </w:p>
    <w:p w14:paraId="14884803" w14:textId="77777777" w:rsidR="005F1120" w:rsidRDefault="005F1120" w:rsidP="005F1120">
      <w:pPr>
        <w:jc w:val="both"/>
        <w:rPr>
          <w:rFonts w:ascii="Times New Roman" w:hAnsi="Times New Roman" w:cs="Times New Roman"/>
          <w:sz w:val="22"/>
          <w:szCs w:val="22"/>
          <w:lang w:val="es-CO" w:eastAsia="es-CO"/>
        </w:rPr>
      </w:pPr>
      <w:r>
        <w:rPr>
          <w:rFonts w:ascii="Times New Roman" w:hAnsi="Times New Roman" w:cs="Times New Roman"/>
          <w:sz w:val="22"/>
          <w:szCs w:val="22"/>
          <w:lang w:val="es-CO" w:eastAsia="es-CO"/>
        </w:rPr>
        <w:br/>
      </w:r>
      <w:r>
        <w:rPr>
          <w:rFonts w:ascii="Times New Roman" w:hAnsi="Times New Roman" w:cs="Times New Roman"/>
          <w:sz w:val="22"/>
          <w:szCs w:val="22"/>
          <w:lang w:val="es-CO" w:eastAsia="es-CO"/>
        </w:rPr>
        <w:br/>
        <w:t>Ejemplo:</w:t>
      </w:r>
      <w:r>
        <w:rPr>
          <w:rFonts w:ascii="Times New Roman" w:hAnsi="Times New Roman" w:cs="Times New Roman"/>
          <w:sz w:val="22"/>
          <w:szCs w:val="22"/>
          <w:lang w:val="es-CO" w:eastAsia="es-CO"/>
        </w:rPr>
        <w:br/>
        <w:t>IV = 4 XL = 40</w:t>
      </w:r>
    </w:p>
    <w:p w14:paraId="3EC49B08" w14:textId="77777777" w:rsidR="005F1120" w:rsidRDefault="005F1120" w:rsidP="005F1120">
      <w:pPr>
        <w:jc w:val="both"/>
        <w:rPr>
          <w:rFonts w:ascii="Times New Roman" w:hAnsi="Times New Roman" w:cs="Times New Roman"/>
          <w:sz w:val="22"/>
          <w:szCs w:val="22"/>
          <w:lang w:val="es-CO" w:eastAsia="es-CO"/>
        </w:rPr>
      </w:pPr>
      <w:r>
        <w:rPr>
          <w:rFonts w:ascii="Times New Roman" w:hAnsi="Times New Roman" w:cs="Times New Roman"/>
          <w:sz w:val="22"/>
          <w:szCs w:val="22"/>
          <w:lang w:val="es-CO" w:eastAsia="es-CO"/>
        </w:rPr>
        <w:t>IX = 9 CX = 110</w:t>
      </w:r>
    </w:p>
    <w:p w14:paraId="4175EDB8" w14:textId="177C5CA6" w:rsidR="005F1120" w:rsidRDefault="005F1120" w:rsidP="005F1120">
      <w:pPr>
        <w:jc w:val="both"/>
        <w:rPr>
          <w:rFonts w:ascii="Times New Roman" w:hAnsi="Times New Roman" w:cs="Times New Roman"/>
          <w:sz w:val="22"/>
          <w:szCs w:val="22"/>
          <w:lang w:val="es-CO" w:eastAsia="es-CO"/>
        </w:rPr>
      </w:pPr>
      <w:r>
        <w:rPr>
          <w:rFonts w:ascii="Times New Roman" w:hAnsi="Times New Roman" w:cs="Times New Roman"/>
          <w:sz w:val="22"/>
          <w:szCs w:val="22"/>
          <w:lang w:val="es-CO" w:eastAsia="es-CO"/>
        </w:rPr>
        <w:t>VI = 6 CD = 400</w:t>
      </w:r>
    </w:p>
    <w:p w14:paraId="3F6053EA" w14:textId="77777777" w:rsidR="005F1120" w:rsidRDefault="005F1120" w:rsidP="005F1120">
      <w:pPr>
        <w:jc w:val="both"/>
        <w:rPr>
          <w:rFonts w:ascii="Times New Roman" w:hAnsi="Times New Roman" w:cs="Times New Roman"/>
          <w:sz w:val="22"/>
          <w:szCs w:val="22"/>
          <w:lang w:val="es-CO" w:eastAsia="es-CO"/>
        </w:rPr>
      </w:pPr>
      <w:r w:rsidRPr="005F1120">
        <w:rPr>
          <w:rFonts w:ascii="Times New Roman" w:hAnsi="Times New Roman" w:cs="Times New Roman"/>
          <w:sz w:val="22"/>
          <w:szCs w:val="22"/>
          <w:lang w:val="es-CO" w:eastAsia="es-CO"/>
        </w:rPr>
        <w:t>XI = 1 MC = 1100</w:t>
      </w:r>
    </w:p>
    <w:p w14:paraId="62E3764F" w14:textId="70028F86" w:rsidR="005F1120" w:rsidRDefault="005F1120" w:rsidP="005F1120">
      <w:pPr>
        <w:jc w:val="both"/>
        <w:rPr>
          <w:rFonts w:ascii="Times New Roman" w:hAnsi="Times New Roman" w:cs="Times New Roman"/>
          <w:sz w:val="22"/>
          <w:szCs w:val="22"/>
          <w:lang w:val="es-CO" w:eastAsia="es-CO"/>
        </w:rPr>
      </w:pPr>
      <w:r w:rsidRPr="005F1120">
        <w:rPr>
          <w:rFonts w:ascii="Times New Roman" w:hAnsi="Times New Roman" w:cs="Times New Roman"/>
          <w:sz w:val="22"/>
          <w:szCs w:val="22"/>
          <w:lang w:val="es-CO" w:eastAsia="es-CO"/>
        </w:rPr>
        <w:br/>
        <w:t>Una cifra no se puede repetir más de tres veces seguidas.</w:t>
      </w:r>
    </w:p>
    <w:p w14:paraId="45729D8C" w14:textId="18FAFE82" w:rsidR="005F1120" w:rsidRDefault="005F1120" w:rsidP="005F1120">
      <w:pPr>
        <w:jc w:val="both"/>
        <w:rPr>
          <w:rFonts w:ascii="Times New Roman" w:hAnsi="Times New Roman" w:cs="Times New Roman"/>
          <w:sz w:val="22"/>
          <w:szCs w:val="22"/>
          <w:lang w:val="es-CO" w:eastAsia="es-CO"/>
        </w:rPr>
      </w:pPr>
      <w:r>
        <w:rPr>
          <w:rFonts w:ascii="Times New Roman" w:hAnsi="Times New Roman" w:cs="Times New Roman"/>
          <w:sz w:val="22"/>
          <w:szCs w:val="22"/>
          <w:lang w:val="es-CO" w:eastAsia="es-CO"/>
        </w:rPr>
        <w:br/>
        <w:t>XIII = 14</w:t>
      </w:r>
    </w:p>
    <w:p w14:paraId="3DFAEDB8" w14:textId="77777777" w:rsidR="005F1120" w:rsidRDefault="005F1120" w:rsidP="005F1120">
      <w:pPr>
        <w:jc w:val="both"/>
        <w:rPr>
          <w:rFonts w:ascii="Times New Roman" w:hAnsi="Times New Roman" w:cs="Times New Roman"/>
          <w:sz w:val="22"/>
          <w:szCs w:val="22"/>
          <w:lang w:val="es-CO" w:eastAsia="es-CO"/>
        </w:rPr>
      </w:pPr>
      <w:r>
        <w:rPr>
          <w:rFonts w:ascii="Times New Roman" w:hAnsi="Times New Roman" w:cs="Times New Roman"/>
          <w:sz w:val="22"/>
          <w:szCs w:val="22"/>
          <w:lang w:val="es-CO" w:eastAsia="es-CO"/>
        </w:rPr>
        <w:t>XXXIII = 33</w:t>
      </w:r>
    </w:p>
    <w:p w14:paraId="35D00846" w14:textId="77777777" w:rsidR="005F1120" w:rsidRDefault="005F1120" w:rsidP="005F1120">
      <w:pPr>
        <w:jc w:val="both"/>
        <w:rPr>
          <w:rFonts w:ascii="Times New Roman" w:hAnsi="Times New Roman" w:cs="Times New Roman"/>
          <w:sz w:val="22"/>
          <w:szCs w:val="22"/>
          <w:lang w:val="es-CO" w:eastAsia="es-CO"/>
        </w:rPr>
      </w:pPr>
      <w:r w:rsidRPr="005F1120">
        <w:rPr>
          <w:rFonts w:ascii="Times New Roman" w:hAnsi="Times New Roman" w:cs="Times New Roman"/>
          <w:sz w:val="22"/>
          <w:szCs w:val="22"/>
          <w:lang w:val="es-CO" w:eastAsia="es-CO"/>
        </w:rPr>
        <w:t>XXIV = 24</w:t>
      </w:r>
    </w:p>
    <w:p w14:paraId="24B72FC1" w14:textId="77777777" w:rsidR="005F1120" w:rsidRDefault="005F1120" w:rsidP="005F1120">
      <w:pPr>
        <w:jc w:val="both"/>
        <w:rPr>
          <w:rFonts w:ascii="Times New Roman" w:hAnsi="Times New Roman" w:cs="Times New Roman"/>
          <w:sz w:val="22"/>
          <w:szCs w:val="22"/>
          <w:lang w:val="es-CO" w:eastAsia="es-CO"/>
        </w:rPr>
      </w:pPr>
      <w:r w:rsidRPr="005F1120">
        <w:rPr>
          <w:rFonts w:ascii="Times New Roman" w:hAnsi="Times New Roman" w:cs="Times New Roman"/>
          <w:sz w:val="22"/>
          <w:szCs w:val="22"/>
          <w:lang w:val="es-CO" w:eastAsia="es-CO"/>
        </w:rPr>
        <w:br/>
      </w:r>
      <w:r w:rsidRPr="005F1120">
        <w:rPr>
          <w:rFonts w:ascii="Times New Roman" w:hAnsi="Times New Roman" w:cs="Times New Roman"/>
          <w:sz w:val="22"/>
          <w:szCs w:val="22"/>
          <w:lang w:val="es-CO" w:eastAsia="es-CO"/>
        </w:rPr>
        <w:br/>
        <w:t>Las cifras V, L y D no se pueden duplicar ya que la X, C y M representan sus valores duplicados.</w:t>
      </w:r>
      <w:r w:rsidRPr="005F1120">
        <w:rPr>
          <w:rFonts w:ascii="Times New Roman" w:hAnsi="Times New Roman" w:cs="Times New Roman"/>
          <w:sz w:val="22"/>
          <w:szCs w:val="22"/>
          <w:lang w:val="es-CO" w:eastAsia="es-CO"/>
        </w:rPr>
        <w:br/>
      </w:r>
      <w:r w:rsidRPr="005F1120">
        <w:rPr>
          <w:rFonts w:ascii="Times New Roman" w:hAnsi="Times New Roman" w:cs="Times New Roman"/>
          <w:sz w:val="22"/>
          <w:szCs w:val="22"/>
          <w:lang w:val="es-CO" w:eastAsia="es-CO"/>
        </w:rPr>
        <w:br/>
      </w:r>
      <w:r>
        <w:rPr>
          <w:rFonts w:ascii="Times New Roman" w:hAnsi="Times New Roman" w:cs="Times New Roman"/>
          <w:sz w:val="22"/>
          <w:szCs w:val="22"/>
          <w:lang w:val="es-CO" w:eastAsia="es-CO"/>
        </w:rPr>
        <w:br/>
        <w:t>X representa 10 en lugar de VV</w:t>
      </w:r>
    </w:p>
    <w:p w14:paraId="628B6540" w14:textId="77777777" w:rsidR="005F1120" w:rsidRDefault="005F1120" w:rsidP="005F1120">
      <w:pPr>
        <w:jc w:val="both"/>
        <w:rPr>
          <w:rFonts w:ascii="Times New Roman" w:hAnsi="Times New Roman" w:cs="Times New Roman"/>
          <w:sz w:val="22"/>
          <w:szCs w:val="22"/>
          <w:lang w:val="es-CO" w:eastAsia="es-CO"/>
        </w:rPr>
      </w:pPr>
      <w:r>
        <w:rPr>
          <w:rFonts w:ascii="Times New Roman" w:hAnsi="Times New Roman" w:cs="Times New Roman"/>
          <w:sz w:val="22"/>
          <w:szCs w:val="22"/>
          <w:lang w:val="es-CO" w:eastAsia="es-CO"/>
        </w:rPr>
        <w:t>C equivale 100 en lugar de LL</w:t>
      </w:r>
    </w:p>
    <w:p w14:paraId="6B1D5CBB" w14:textId="77777777" w:rsidR="005F1120" w:rsidRDefault="005F1120" w:rsidP="005F1120">
      <w:pPr>
        <w:jc w:val="both"/>
        <w:rPr>
          <w:rFonts w:ascii="Times New Roman" w:hAnsi="Times New Roman" w:cs="Times New Roman"/>
          <w:sz w:val="22"/>
          <w:szCs w:val="22"/>
          <w:lang w:val="es-CO" w:eastAsia="es-CO"/>
        </w:rPr>
      </w:pPr>
      <w:r w:rsidRPr="005F1120">
        <w:rPr>
          <w:rFonts w:ascii="Times New Roman" w:hAnsi="Times New Roman" w:cs="Times New Roman"/>
          <w:sz w:val="22"/>
          <w:szCs w:val="22"/>
          <w:lang w:val="es-CO" w:eastAsia="es-CO"/>
        </w:rPr>
        <w:t>M equivale 1000 en lugar de DD</w:t>
      </w:r>
    </w:p>
    <w:p w14:paraId="3FDA7EAD" w14:textId="77777777" w:rsidR="005F1120" w:rsidRDefault="005F1120" w:rsidP="005F1120">
      <w:pPr>
        <w:jc w:val="both"/>
        <w:rPr>
          <w:rFonts w:ascii="Times New Roman" w:hAnsi="Times New Roman" w:cs="Times New Roman"/>
          <w:sz w:val="22"/>
          <w:szCs w:val="22"/>
          <w:lang w:val="es-CO" w:eastAsia="es-CO"/>
        </w:rPr>
      </w:pPr>
      <w:r w:rsidRPr="005F1120">
        <w:rPr>
          <w:rFonts w:ascii="Times New Roman" w:hAnsi="Times New Roman" w:cs="Times New Roman"/>
          <w:sz w:val="22"/>
          <w:szCs w:val="22"/>
          <w:lang w:val="es-CO" w:eastAsia="es-CO"/>
        </w:rPr>
        <w:br/>
        <w:t>Si entre dos cifras cualesquiera hay otra menor, esta restara su valor a la siguiente.</w:t>
      </w:r>
      <w:r w:rsidRPr="005F1120">
        <w:rPr>
          <w:rFonts w:ascii="Times New Roman" w:hAnsi="Times New Roman" w:cs="Times New Roman"/>
          <w:sz w:val="22"/>
          <w:szCs w:val="22"/>
          <w:lang w:val="es-CO" w:eastAsia="es-CO"/>
        </w:rPr>
        <w:br/>
      </w:r>
      <w:r>
        <w:rPr>
          <w:rFonts w:ascii="Times New Roman" w:hAnsi="Times New Roman" w:cs="Times New Roman"/>
          <w:sz w:val="22"/>
          <w:szCs w:val="22"/>
          <w:lang w:val="es-CO" w:eastAsia="es-CO"/>
        </w:rPr>
        <w:br/>
        <w:t>XIX = 19</w:t>
      </w:r>
    </w:p>
    <w:p w14:paraId="2A6E0D8E" w14:textId="77777777" w:rsidR="005F1120" w:rsidRDefault="005F1120" w:rsidP="005F1120">
      <w:pPr>
        <w:jc w:val="both"/>
        <w:rPr>
          <w:rFonts w:ascii="Times New Roman" w:hAnsi="Times New Roman" w:cs="Times New Roman"/>
          <w:sz w:val="22"/>
          <w:szCs w:val="22"/>
          <w:lang w:val="es-CO" w:eastAsia="es-CO"/>
        </w:rPr>
      </w:pPr>
      <w:r w:rsidRPr="005F1120">
        <w:rPr>
          <w:rFonts w:ascii="Times New Roman" w:hAnsi="Times New Roman" w:cs="Times New Roman"/>
          <w:sz w:val="22"/>
          <w:szCs w:val="22"/>
          <w:lang w:val="es-CO" w:eastAsia="es-CO"/>
        </w:rPr>
        <w:t>LXIV = 64</w:t>
      </w:r>
    </w:p>
    <w:p w14:paraId="4C0BB967" w14:textId="07469F6F" w:rsidR="005F1120" w:rsidRPr="00076D1F" w:rsidRDefault="005F1120" w:rsidP="005F1120">
      <w:pPr>
        <w:jc w:val="both"/>
        <w:rPr>
          <w:rFonts w:ascii="Times New Roman" w:hAnsi="Times New Roman" w:cs="Times New Roman"/>
          <w:sz w:val="22"/>
          <w:szCs w:val="22"/>
          <w:lang w:val="es-CO" w:eastAsia="es-CO"/>
        </w:rPr>
      </w:pPr>
      <w:r>
        <w:rPr>
          <w:rFonts w:ascii="Times New Roman" w:hAnsi="Times New Roman" w:cs="Times New Roman"/>
          <w:sz w:val="22"/>
          <w:szCs w:val="22"/>
          <w:lang w:val="es-CO" w:eastAsia="es-CO"/>
        </w:rPr>
        <w:br/>
      </w:r>
      <w:r w:rsidRPr="00076D1F">
        <w:rPr>
          <w:rFonts w:ascii="Times New Roman" w:hAnsi="Times New Roman" w:cs="Times New Roman"/>
          <w:sz w:val="22"/>
          <w:szCs w:val="22"/>
          <w:lang w:val="es-CO" w:eastAsia="es-CO"/>
        </w:rPr>
        <w:t xml:space="preserve">El </w:t>
      </w:r>
      <w:r w:rsidR="00076D1F" w:rsidRPr="00076D1F">
        <w:rPr>
          <w:rFonts w:ascii="Times New Roman" w:hAnsi="Times New Roman" w:cs="Times New Roman"/>
          <w:sz w:val="22"/>
          <w:szCs w:val="22"/>
          <w:lang w:val="es-CO" w:eastAsia="es-CO"/>
        </w:rPr>
        <w:t>valor</w:t>
      </w:r>
      <w:r w:rsidRPr="00076D1F">
        <w:rPr>
          <w:rFonts w:ascii="Times New Roman" w:hAnsi="Times New Roman" w:cs="Times New Roman"/>
          <w:sz w:val="22"/>
          <w:szCs w:val="22"/>
          <w:lang w:val="es-CO" w:eastAsia="es-CO"/>
        </w:rPr>
        <w:t xml:space="preserve"> de los números romanos se multiplica por mil tantas veces como rayas horizontales colocadas encima de estos últimos</w:t>
      </w:r>
    </w:p>
    <w:p w14:paraId="5F642387" w14:textId="77777777" w:rsidR="005F1120" w:rsidRPr="005F1120" w:rsidRDefault="005F1120" w:rsidP="009C0EF6">
      <w:pPr>
        <w:rPr>
          <w:rFonts w:ascii="Arial" w:hAnsi="Arial" w:cs="Arial"/>
          <w:sz w:val="18"/>
          <w:szCs w:val="18"/>
          <w:lang w:val="es-CO"/>
        </w:rPr>
      </w:pPr>
    </w:p>
    <w:p w14:paraId="49B8D49F" w14:textId="77777777" w:rsidR="009C0EF6" w:rsidRPr="00E31CAA" w:rsidRDefault="009C0EF6" w:rsidP="009C0EF6">
      <w:pPr>
        <w:rPr>
          <w:rFonts w:ascii="Arial" w:hAnsi="Arial" w:cs="Arial"/>
          <w:sz w:val="18"/>
          <w:szCs w:val="18"/>
          <w:lang w:val="es-ES_tradnl"/>
        </w:rPr>
      </w:pPr>
    </w:p>
    <w:p w14:paraId="52C1AFE0" w14:textId="77777777" w:rsidR="009C0EF6" w:rsidRPr="00F4317E" w:rsidRDefault="009C0EF6" w:rsidP="009C0EF6">
      <w:pPr>
        <w:rPr>
          <w:rFonts w:ascii="Arial" w:hAnsi="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Pr>
          <w:rFonts w:ascii="Arial" w:hAnsi="Arial"/>
          <w:sz w:val="18"/>
          <w:szCs w:val="18"/>
          <w:highlight w:val="green"/>
          <w:lang w:val="es-ES_tradnl"/>
        </w:rPr>
        <w:t>Imagen 1 de</w:t>
      </w:r>
      <w:r w:rsidRPr="004A2B92">
        <w:rPr>
          <w:rFonts w:ascii="Arial" w:hAnsi="Arial"/>
          <w:sz w:val="18"/>
          <w:szCs w:val="18"/>
          <w:highlight w:val="green"/>
          <w:lang w:val="es-ES_tradnl"/>
        </w:rPr>
        <w:t xml:space="preserve"> </w:t>
      </w:r>
      <w:r w:rsidRPr="00DF6F53">
        <w:rPr>
          <w:rFonts w:ascii="Arial" w:hAnsi="Arial"/>
          <w:sz w:val="18"/>
          <w:szCs w:val="18"/>
          <w:highlight w:val="green"/>
          <w:lang w:val="es-ES_tradnl"/>
        </w:rPr>
        <w:t>ficha</w:t>
      </w:r>
      <w:r w:rsidRPr="0025146C">
        <w:rPr>
          <w:rFonts w:ascii="Arial" w:hAnsi="Arial"/>
          <w:sz w:val="18"/>
          <w:szCs w:val="18"/>
          <w:highlight w:val="green"/>
          <w:lang w:val="es-ES_tradnl"/>
        </w:rPr>
        <w:t>:</w:t>
      </w:r>
    </w:p>
    <w:p w14:paraId="6B851597" w14:textId="77777777" w:rsidR="009C0EF6"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6B9A2D4D" w14:textId="136F2110" w:rsidR="009C0EF6" w:rsidRDefault="005F1120" w:rsidP="009C0EF6">
      <w:pPr>
        <w:rPr>
          <w:rFonts w:ascii="Arial" w:hAnsi="Arial" w:cs="Arial"/>
          <w:sz w:val="18"/>
          <w:szCs w:val="18"/>
          <w:lang w:val="es-ES_tradnl"/>
        </w:rPr>
      </w:pPr>
      <w:r>
        <w:rPr>
          <w:noProof/>
          <w:lang w:val="es-CO" w:eastAsia="es-CO"/>
        </w:rPr>
        <w:lastRenderedPageBreak/>
        <w:drawing>
          <wp:inline distT="0" distB="0" distL="0" distR="0" wp14:anchorId="623C86FA" wp14:editId="061FC621">
            <wp:extent cx="3441328" cy="1409700"/>
            <wp:effectExtent l="0" t="0" r="6985" b="0"/>
            <wp:docPr id="19" name="Imagen 19" descr="http://i1160.photobucket.com/albums/q490/pedro2163/rom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1160.photobucket.com/albums/q490/pedro2163/roman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9899" cy="1409115"/>
                    </a:xfrm>
                    <a:prstGeom prst="rect">
                      <a:avLst/>
                    </a:prstGeom>
                    <a:noFill/>
                    <a:ln>
                      <a:noFill/>
                    </a:ln>
                  </pic:spPr>
                </pic:pic>
              </a:graphicData>
            </a:graphic>
          </wp:inline>
        </w:drawing>
      </w:r>
    </w:p>
    <w:p w14:paraId="14C8CF19" w14:textId="77777777" w:rsidR="009C0EF6" w:rsidRDefault="009C0EF6" w:rsidP="009C0EF6">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7F67321F" w14:textId="77777777" w:rsidR="005F1120" w:rsidRPr="000719EE" w:rsidRDefault="005F1120" w:rsidP="009C0EF6">
      <w:pPr>
        <w:rPr>
          <w:rFonts w:ascii="Arial" w:hAnsi="Arial" w:cs="Arial"/>
          <w:sz w:val="18"/>
          <w:szCs w:val="18"/>
          <w:lang w:val="es-ES_tradnl"/>
        </w:rPr>
      </w:pPr>
    </w:p>
    <w:p w14:paraId="65262960" w14:textId="77777777" w:rsidR="009C0EF6" w:rsidRDefault="009C0EF6" w:rsidP="009C0EF6">
      <w:pPr>
        <w:rPr>
          <w:rFonts w:ascii="Arial" w:hAnsi="Arial"/>
          <w:sz w:val="18"/>
          <w:szCs w:val="18"/>
          <w:lang w:val="es-ES_tradnl"/>
        </w:rPr>
      </w:pPr>
      <w:r w:rsidRPr="004A2B92">
        <w:rPr>
          <w:rFonts w:ascii="Arial" w:hAnsi="Arial"/>
          <w:sz w:val="18"/>
          <w:szCs w:val="18"/>
          <w:highlight w:val="yellow"/>
          <w:lang w:val="es-ES_tradnl"/>
        </w:rPr>
        <w:t>Pie de imagen 1 (</w:t>
      </w:r>
      <w:r>
        <w:rPr>
          <w:rFonts w:ascii="Arial" w:hAnsi="Arial"/>
          <w:b/>
          <w:sz w:val="18"/>
          <w:szCs w:val="18"/>
          <w:highlight w:val="yellow"/>
          <w:lang w:val="es-ES_tradnl"/>
        </w:rPr>
        <w:t>140</w:t>
      </w:r>
      <w:r w:rsidRPr="004A2B92">
        <w:rPr>
          <w:rFonts w:ascii="Arial" w:hAnsi="Arial"/>
          <w:sz w:val="18"/>
          <w:szCs w:val="18"/>
          <w:highlight w:val="yellow"/>
          <w:lang w:val="es-ES_tradnl"/>
        </w:rPr>
        <w:t xml:space="preserve"> caracteres máx., se puede usar cursivas)</w:t>
      </w:r>
    </w:p>
    <w:p w14:paraId="040E472F" w14:textId="77777777" w:rsidR="009C0EF6" w:rsidRDefault="009C0EF6" w:rsidP="009C0EF6">
      <w:pPr>
        <w:rPr>
          <w:rFonts w:ascii="Arial" w:hAnsi="Arial" w:cs="Arial"/>
          <w:sz w:val="18"/>
          <w:szCs w:val="18"/>
          <w:lang w:val="es-ES_tradnl"/>
        </w:rPr>
      </w:pPr>
    </w:p>
    <w:p w14:paraId="34FAB8FD" w14:textId="7C3414FA" w:rsidR="005F1120" w:rsidRPr="000719EE" w:rsidRDefault="005F1120" w:rsidP="005F1120">
      <w:pPr>
        <w:rPr>
          <w:rFonts w:ascii="Arial" w:hAnsi="Arial" w:cs="Arial"/>
          <w:sz w:val="18"/>
          <w:szCs w:val="18"/>
          <w:lang w:val="es-ES_tradnl"/>
        </w:rPr>
      </w:pPr>
      <w:r>
        <w:rPr>
          <w:rFonts w:ascii="Arial" w:hAnsi="Arial" w:cs="Arial"/>
          <w:sz w:val="18"/>
          <w:szCs w:val="18"/>
          <w:lang w:val="es-ES_tradnl"/>
        </w:rPr>
        <w:t xml:space="preserve">SISTEMA DE NUMERACION ROMANO </w:t>
      </w:r>
    </w:p>
    <w:p w14:paraId="448A8737" w14:textId="77777777" w:rsidR="009C0EF6" w:rsidRPr="00E31CAA" w:rsidRDefault="009C0EF6" w:rsidP="009C0EF6">
      <w:pPr>
        <w:rPr>
          <w:rFonts w:ascii="Arial" w:hAnsi="Arial" w:cs="Arial"/>
          <w:sz w:val="18"/>
          <w:szCs w:val="18"/>
          <w:lang w:val="es-ES_tradnl"/>
        </w:rPr>
      </w:pPr>
    </w:p>
    <w:p w14:paraId="02BECF47" w14:textId="5FDA795A" w:rsidR="00E31CAA" w:rsidRPr="00E31CAA" w:rsidRDefault="00E31CAA" w:rsidP="00E31CAA">
      <w:pPr>
        <w:rPr>
          <w:rFonts w:ascii="Arial" w:hAnsi="Arial" w:cs="Arial"/>
          <w:sz w:val="18"/>
          <w:szCs w:val="18"/>
          <w:lang w:val="es-ES_tradnl"/>
        </w:rPr>
      </w:pPr>
    </w:p>
    <w:sectPr w:rsidR="00E31CAA" w:rsidRPr="00E31CAA" w:rsidSect="00254FDB">
      <w:pgSz w:w="11900" w:h="16840"/>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1C1924"/>
    <w:multiLevelType w:val="hybridMultilevel"/>
    <w:tmpl w:val="9ED6DE74"/>
    <w:lvl w:ilvl="0" w:tplc="3FD40FD4">
      <w:numFmt w:val="bullet"/>
      <w:lvlText w:val=""/>
      <w:lvlJc w:val="left"/>
      <w:pPr>
        <w:ind w:left="408" w:hanging="360"/>
      </w:pPr>
      <w:rPr>
        <w:rFonts w:ascii="Symbol" w:eastAsiaTheme="minorEastAsia" w:hAnsi="Symbol" w:cstheme="minorBidi" w:hint="default"/>
      </w:rPr>
    </w:lvl>
    <w:lvl w:ilvl="1" w:tplc="240A0003" w:tentative="1">
      <w:start w:val="1"/>
      <w:numFmt w:val="bullet"/>
      <w:lvlText w:val="o"/>
      <w:lvlJc w:val="left"/>
      <w:pPr>
        <w:ind w:left="1128" w:hanging="360"/>
      </w:pPr>
      <w:rPr>
        <w:rFonts w:ascii="Courier New" w:hAnsi="Courier New" w:cs="Courier New" w:hint="default"/>
      </w:rPr>
    </w:lvl>
    <w:lvl w:ilvl="2" w:tplc="240A0005" w:tentative="1">
      <w:start w:val="1"/>
      <w:numFmt w:val="bullet"/>
      <w:lvlText w:val=""/>
      <w:lvlJc w:val="left"/>
      <w:pPr>
        <w:ind w:left="1848" w:hanging="360"/>
      </w:pPr>
      <w:rPr>
        <w:rFonts w:ascii="Wingdings" w:hAnsi="Wingdings" w:hint="default"/>
      </w:rPr>
    </w:lvl>
    <w:lvl w:ilvl="3" w:tplc="240A0001" w:tentative="1">
      <w:start w:val="1"/>
      <w:numFmt w:val="bullet"/>
      <w:lvlText w:val=""/>
      <w:lvlJc w:val="left"/>
      <w:pPr>
        <w:ind w:left="2568" w:hanging="360"/>
      </w:pPr>
      <w:rPr>
        <w:rFonts w:ascii="Symbol" w:hAnsi="Symbol" w:hint="default"/>
      </w:rPr>
    </w:lvl>
    <w:lvl w:ilvl="4" w:tplc="240A0003" w:tentative="1">
      <w:start w:val="1"/>
      <w:numFmt w:val="bullet"/>
      <w:lvlText w:val="o"/>
      <w:lvlJc w:val="left"/>
      <w:pPr>
        <w:ind w:left="3288" w:hanging="360"/>
      </w:pPr>
      <w:rPr>
        <w:rFonts w:ascii="Courier New" w:hAnsi="Courier New" w:cs="Courier New" w:hint="default"/>
      </w:rPr>
    </w:lvl>
    <w:lvl w:ilvl="5" w:tplc="240A0005" w:tentative="1">
      <w:start w:val="1"/>
      <w:numFmt w:val="bullet"/>
      <w:lvlText w:val=""/>
      <w:lvlJc w:val="left"/>
      <w:pPr>
        <w:ind w:left="4008" w:hanging="360"/>
      </w:pPr>
      <w:rPr>
        <w:rFonts w:ascii="Wingdings" w:hAnsi="Wingdings" w:hint="default"/>
      </w:rPr>
    </w:lvl>
    <w:lvl w:ilvl="6" w:tplc="240A0001" w:tentative="1">
      <w:start w:val="1"/>
      <w:numFmt w:val="bullet"/>
      <w:lvlText w:val=""/>
      <w:lvlJc w:val="left"/>
      <w:pPr>
        <w:ind w:left="4728" w:hanging="360"/>
      </w:pPr>
      <w:rPr>
        <w:rFonts w:ascii="Symbol" w:hAnsi="Symbol" w:hint="default"/>
      </w:rPr>
    </w:lvl>
    <w:lvl w:ilvl="7" w:tplc="240A0003" w:tentative="1">
      <w:start w:val="1"/>
      <w:numFmt w:val="bullet"/>
      <w:lvlText w:val="o"/>
      <w:lvlJc w:val="left"/>
      <w:pPr>
        <w:ind w:left="5448" w:hanging="360"/>
      </w:pPr>
      <w:rPr>
        <w:rFonts w:ascii="Courier New" w:hAnsi="Courier New" w:cs="Courier New" w:hint="default"/>
      </w:rPr>
    </w:lvl>
    <w:lvl w:ilvl="8" w:tplc="240A0005" w:tentative="1">
      <w:start w:val="1"/>
      <w:numFmt w:val="bullet"/>
      <w:lvlText w:val=""/>
      <w:lvlJc w:val="left"/>
      <w:pPr>
        <w:ind w:left="6168" w:hanging="360"/>
      </w:pPr>
      <w:rPr>
        <w:rFonts w:ascii="Wingdings" w:hAnsi="Wingdings" w:hint="default"/>
      </w:rPr>
    </w:lvl>
  </w:abstractNum>
  <w:abstractNum w:abstractNumId="1">
    <w:nsid w:val="2D0E37FA"/>
    <w:multiLevelType w:val="multilevel"/>
    <w:tmpl w:val="761EC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84E3E57"/>
    <w:multiLevelType w:val="multilevel"/>
    <w:tmpl w:val="81A4E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ana Margarita Gonzalez Martinez">
    <w15:presenceInfo w15:providerId="Windows Live" w15:userId="038bf5a8eeda9c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7A4"/>
    <w:rsid w:val="00025642"/>
    <w:rsid w:val="00050011"/>
    <w:rsid w:val="0005228B"/>
    <w:rsid w:val="00052845"/>
    <w:rsid w:val="00054002"/>
    <w:rsid w:val="000547AA"/>
    <w:rsid w:val="00061220"/>
    <w:rsid w:val="00076D1F"/>
    <w:rsid w:val="00104E5C"/>
    <w:rsid w:val="00137DEF"/>
    <w:rsid w:val="0014528A"/>
    <w:rsid w:val="0014624F"/>
    <w:rsid w:val="001B3983"/>
    <w:rsid w:val="001E1243"/>
    <w:rsid w:val="001E2043"/>
    <w:rsid w:val="001E3F28"/>
    <w:rsid w:val="0025146C"/>
    <w:rsid w:val="00254FDB"/>
    <w:rsid w:val="0026208A"/>
    <w:rsid w:val="0029798A"/>
    <w:rsid w:val="002A563F"/>
    <w:rsid w:val="002B7E96"/>
    <w:rsid w:val="002E4EE6"/>
    <w:rsid w:val="002F6267"/>
    <w:rsid w:val="00326C60"/>
    <w:rsid w:val="00340C3A"/>
    <w:rsid w:val="00345260"/>
    <w:rsid w:val="00353644"/>
    <w:rsid w:val="003A5511"/>
    <w:rsid w:val="003D72B3"/>
    <w:rsid w:val="003F1EB9"/>
    <w:rsid w:val="004375B6"/>
    <w:rsid w:val="0045712C"/>
    <w:rsid w:val="004735BF"/>
    <w:rsid w:val="004A0080"/>
    <w:rsid w:val="004A2B92"/>
    <w:rsid w:val="004D61B1"/>
    <w:rsid w:val="00551D6E"/>
    <w:rsid w:val="00552D7C"/>
    <w:rsid w:val="005C209B"/>
    <w:rsid w:val="005E61A0"/>
    <w:rsid w:val="005F1120"/>
    <w:rsid w:val="005F4C68"/>
    <w:rsid w:val="00611072"/>
    <w:rsid w:val="00616529"/>
    <w:rsid w:val="00620ADE"/>
    <w:rsid w:val="00620C34"/>
    <w:rsid w:val="0063490D"/>
    <w:rsid w:val="00647430"/>
    <w:rsid w:val="006559E5"/>
    <w:rsid w:val="006907A4"/>
    <w:rsid w:val="006A32CE"/>
    <w:rsid w:val="006A3851"/>
    <w:rsid w:val="006B1C75"/>
    <w:rsid w:val="006E1C59"/>
    <w:rsid w:val="006E32EF"/>
    <w:rsid w:val="00705DE0"/>
    <w:rsid w:val="0074775C"/>
    <w:rsid w:val="007652D4"/>
    <w:rsid w:val="00771228"/>
    <w:rsid w:val="007B25A6"/>
    <w:rsid w:val="007C28CE"/>
    <w:rsid w:val="007E2EB4"/>
    <w:rsid w:val="0084009B"/>
    <w:rsid w:val="008404BC"/>
    <w:rsid w:val="008516D2"/>
    <w:rsid w:val="00870466"/>
    <w:rsid w:val="008740E5"/>
    <w:rsid w:val="008749EE"/>
    <w:rsid w:val="008E465C"/>
    <w:rsid w:val="0091337F"/>
    <w:rsid w:val="009C0982"/>
    <w:rsid w:val="009C0EF6"/>
    <w:rsid w:val="009D32C3"/>
    <w:rsid w:val="009E3B4E"/>
    <w:rsid w:val="00A22796"/>
    <w:rsid w:val="00A61B6D"/>
    <w:rsid w:val="00A925B6"/>
    <w:rsid w:val="00AC45C1"/>
    <w:rsid w:val="00AC7496"/>
    <w:rsid w:val="00AC7FAC"/>
    <w:rsid w:val="00AD7044"/>
    <w:rsid w:val="00AE458C"/>
    <w:rsid w:val="00AF23DF"/>
    <w:rsid w:val="00B0282E"/>
    <w:rsid w:val="00B16990"/>
    <w:rsid w:val="00B67A16"/>
    <w:rsid w:val="00B92165"/>
    <w:rsid w:val="00BA4232"/>
    <w:rsid w:val="00BB18F2"/>
    <w:rsid w:val="00BC129D"/>
    <w:rsid w:val="00BD1FFA"/>
    <w:rsid w:val="00C0683E"/>
    <w:rsid w:val="00C209AE"/>
    <w:rsid w:val="00C34A1F"/>
    <w:rsid w:val="00C35567"/>
    <w:rsid w:val="00C7411E"/>
    <w:rsid w:val="00C82D30"/>
    <w:rsid w:val="00C84826"/>
    <w:rsid w:val="00C92E0A"/>
    <w:rsid w:val="00CA5658"/>
    <w:rsid w:val="00CB02D2"/>
    <w:rsid w:val="00CC62A1"/>
    <w:rsid w:val="00CD2245"/>
    <w:rsid w:val="00CD652E"/>
    <w:rsid w:val="00CF535A"/>
    <w:rsid w:val="00D0375D"/>
    <w:rsid w:val="00D15A42"/>
    <w:rsid w:val="00D660AD"/>
    <w:rsid w:val="00DC4587"/>
    <w:rsid w:val="00DE1C4F"/>
    <w:rsid w:val="00DF6F53"/>
    <w:rsid w:val="00E31CAA"/>
    <w:rsid w:val="00E32A6C"/>
    <w:rsid w:val="00E43750"/>
    <w:rsid w:val="00E54DA3"/>
    <w:rsid w:val="00E550C9"/>
    <w:rsid w:val="00E61A4B"/>
    <w:rsid w:val="00E7707B"/>
    <w:rsid w:val="00E84C33"/>
    <w:rsid w:val="00E920E6"/>
    <w:rsid w:val="00E928AA"/>
    <w:rsid w:val="00EA3E65"/>
    <w:rsid w:val="00EB0CCB"/>
    <w:rsid w:val="00EC398E"/>
    <w:rsid w:val="00F157B9"/>
    <w:rsid w:val="00F22305"/>
    <w:rsid w:val="00F4317E"/>
    <w:rsid w:val="00F44F99"/>
    <w:rsid w:val="00F566C6"/>
    <w:rsid w:val="00F80068"/>
    <w:rsid w:val="00F819D0"/>
    <w:rsid w:val="00F84958"/>
    <w:rsid w:val="00F9313D"/>
    <w:rsid w:val="00FA04FB"/>
    <w:rsid w:val="00FD4E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BCDE55"/>
  <w14:defaultImageDpi w14:val="300"/>
  <w15:docId w15:val="{FCB3F972-9F03-4EC2-98C3-C6D32B6AB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907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54002"/>
    <w:pPr>
      <w:ind w:left="720"/>
      <w:contextualSpacing/>
    </w:pPr>
  </w:style>
  <w:style w:type="paragraph" w:customStyle="1" w:styleId="Default">
    <w:name w:val="Default"/>
    <w:rsid w:val="004D61B1"/>
    <w:pPr>
      <w:autoSpaceDE w:val="0"/>
      <w:autoSpaceDN w:val="0"/>
      <w:adjustRightInd w:val="0"/>
    </w:pPr>
    <w:rPr>
      <w:rFonts w:ascii="Arial" w:hAnsi="Arial" w:cs="Arial"/>
      <w:color w:val="000000"/>
      <w:lang w:val="es-CO"/>
    </w:rPr>
  </w:style>
  <w:style w:type="paragraph" w:customStyle="1" w:styleId="cabecera1">
    <w:name w:val="cabecera1"/>
    <w:basedOn w:val="Normal"/>
    <w:rsid w:val="004D61B1"/>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4D61B1"/>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4D61B1"/>
    <w:pPr>
      <w:spacing w:before="100" w:beforeAutospacing="1" w:after="100" w:afterAutospacing="1"/>
    </w:pPr>
    <w:rPr>
      <w:rFonts w:ascii="Times New Roman" w:eastAsia="Times New Roman" w:hAnsi="Times New Roman" w:cs="Times New Roman"/>
      <w:lang w:val="es-CO" w:eastAsia="es-CO"/>
    </w:rPr>
  </w:style>
  <w:style w:type="character" w:styleId="Hipervnculo">
    <w:name w:val="Hyperlink"/>
    <w:basedOn w:val="Fuentedeprrafopredeter"/>
    <w:uiPriority w:val="99"/>
    <w:unhideWhenUsed/>
    <w:rsid w:val="004D61B1"/>
    <w:rPr>
      <w:color w:val="0000FF"/>
      <w:u w:val="single"/>
    </w:rPr>
  </w:style>
  <w:style w:type="character" w:customStyle="1" w:styleId="negrita">
    <w:name w:val="negrita"/>
    <w:basedOn w:val="Fuentedeprrafopredeter"/>
    <w:rsid w:val="004D61B1"/>
  </w:style>
  <w:style w:type="paragraph" w:customStyle="1" w:styleId="Normal2">
    <w:name w:val="Normal2"/>
    <w:basedOn w:val="Normal"/>
    <w:rsid w:val="004D61B1"/>
    <w:pPr>
      <w:spacing w:before="100" w:beforeAutospacing="1" w:after="100" w:afterAutospacing="1"/>
    </w:pPr>
    <w:rPr>
      <w:rFonts w:ascii="Times New Roman" w:eastAsia="Times New Roman" w:hAnsi="Times New Roman" w:cs="Times New Roman"/>
      <w:lang w:val="es-CO" w:eastAsia="es-CO"/>
    </w:rPr>
  </w:style>
  <w:style w:type="character" w:customStyle="1" w:styleId="apple-converted-space">
    <w:name w:val="apple-converted-space"/>
    <w:basedOn w:val="Fuentedeprrafopredeter"/>
    <w:rsid w:val="00061220"/>
  </w:style>
  <w:style w:type="paragraph" w:styleId="Textodeglobo">
    <w:name w:val="Balloon Text"/>
    <w:basedOn w:val="Normal"/>
    <w:link w:val="TextodegloboCar"/>
    <w:uiPriority w:val="99"/>
    <w:semiHidden/>
    <w:unhideWhenUsed/>
    <w:rsid w:val="007E2EB4"/>
    <w:rPr>
      <w:rFonts w:ascii="Tahoma" w:hAnsi="Tahoma" w:cs="Tahoma"/>
      <w:sz w:val="16"/>
      <w:szCs w:val="16"/>
    </w:rPr>
  </w:style>
  <w:style w:type="character" w:customStyle="1" w:styleId="TextodegloboCar">
    <w:name w:val="Texto de globo Car"/>
    <w:basedOn w:val="Fuentedeprrafopredeter"/>
    <w:link w:val="Textodeglobo"/>
    <w:uiPriority w:val="99"/>
    <w:semiHidden/>
    <w:rsid w:val="007E2EB4"/>
    <w:rPr>
      <w:rFonts w:ascii="Tahoma" w:hAnsi="Tahoma" w:cs="Tahoma"/>
      <w:sz w:val="16"/>
      <w:szCs w:val="16"/>
    </w:rPr>
  </w:style>
  <w:style w:type="character" w:styleId="nfasis">
    <w:name w:val="Emphasis"/>
    <w:basedOn w:val="Fuentedeprrafopredeter"/>
    <w:uiPriority w:val="20"/>
    <w:qFormat/>
    <w:rsid w:val="00E32A6C"/>
    <w:rPr>
      <w:i/>
      <w:iCs/>
    </w:rPr>
  </w:style>
  <w:style w:type="paragraph" w:styleId="NormalWeb">
    <w:name w:val="Normal (Web)"/>
    <w:basedOn w:val="Normal"/>
    <w:uiPriority w:val="99"/>
    <w:semiHidden/>
    <w:unhideWhenUsed/>
    <w:rsid w:val="00E32A6C"/>
    <w:pPr>
      <w:spacing w:before="100" w:beforeAutospacing="1" w:after="100" w:afterAutospacing="1"/>
    </w:pPr>
    <w:rPr>
      <w:rFonts w:ascii="Times New Roman" w:eastAsia="Times New Roman" w:hAnsi="Times New Roman" w:cs="Times New Roman"/>
      <w:lang w:val="es-CO" w:eastAsia="es-CO"/>
    </w:rPr>
  </w:style>
  <w:style w:type="character" w:styleId="Textoennegrita">
    <w:name w:val="Strong"/>
    <w:basedOn w:val="Fuentedeprrafopredeter"/>
    <w:uiPriority w:val="22"/>
    <w:qFormat/>
    <w:rsid w:val="00E32A6C"/>
    <w:rPr>
      <w:b/>
      <w:bCs/>
    </w:rPr>
  </w:style>
  <w:style w:type="paragraph" w:customStyle="1" w:styleId="actividadesg">
    <w:name w:val="actividades_g"/>
    <w:basedOn w:val="Normal"/>
    <w:rsid w:val="00050011"/>
    <w:pPr>
      <w:spacing w:before="100" w:beforeAutospacing="1" w:after="100" w:afterAutospacing="1"/>
    </w:pPr>
    <w:rPr>
      <w:rFonts w:ascii="Times New Roman" w:eastAsia="Times New Roman" w:hAnsi="Times New Roman" w:cs="Times New Roman"/>
      <w:lang w:val="es-CO" w:eastAsia="es-CO"/>
    </w:rPr>
  </w:style>
  <w:style w:type="paragraph" w:customStyle="1" w:styleId="actividadesr">
    <w:name w:val="actividades_r"/>
    <w:basedOn w:val="Normal"/>
    <w:rsid w:val="00050011"/>
    <w:pPr>
      <w:spacing w:before="100" w:beforeAutospacing="1" w:after="100" w:afterAutospacing="1"/>
    </w:pPr>
    <w:rPr>
      <w:rFonts w:ascii="Times New Roman" w:eastAsia="Times New Roman" w:hAnsi="Times New Roman" w:cs="Times New Roman"/>
      <w:lang w:val="es-CO" w:eastAsia="es-CO"/>
    </w:rPr>
  </w:style>
  <w:style w:type="paragraph" w:customStyle="1" w:styleId="actividadesv">
    <w:name w:val="actividades_v"/>
    <w:basedOn w:val="Normal"/>
    <w:rsid w:val="00050011"/>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uiPriority w:val="99"/>
    <w:semiHidden/>
    <w:unhideWhenUsed/>
    <w:rsid w:val="00E4375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552502">
      <w:bodyDiv w:val="1"/>
      <w:marLeft w:val="0"/>
      <w:marRight w:val="0"/>
      <w:marTop w:val="0"/>
      <w:marBottom w:val="0"/>
      <w:divBdr>
        <w:top w:val="none" w:sz="0" w:space="0" w:color="auto"/>
        <w:left w:val="none" w:sz="0" w:space="0" w:color="auto"/>
        <w:bottom w:val="none" w:sz="0" w:space="0" w:color="auto"/>
        <w:right w:val="none" w:sz="0" w:space="0" w:color="auto"/>
      </w:divBdr>
    </w:div>
    <w:div w:id="232350888">
      <w:bodyDiv w:val="1"/>
      <w:marLeft w:val="0"/>
      <w:marRight w:val="0"/>
      <w:marTop w:val="0"/>
      <w:marBottom w:val="0"/>
      <w:divBdr>
        <w:top w:val="none" w:sz="0" w:space="0" w:color="auto"/>
        <w:left w:val="none" w:sz="0" w:space="0" w:color="auto"/>
        <w:bottom w:val="none" w:sz="0" w:space="0" w:color="auto"/>
        <w:right w:val="none" w:sz="0" w:space="0" w:color="auto"/>
      </w:divBdr>
    </w:div>
    <w:div w:id="408700016">
      <w:bodyDiv w:val="1"/>
      <w:marLeft w:val="0"/>
      <w:marRight w:val="0"/>
      <w:marTop w:val="0"/>
      <w:marBottom w:val="0"/>
      <w:divBdr>
        <w:top w:val="none" w:sz="0" w:space="0" w:color="auto"/>
        <w:left w:val="none" w:sz="0" w:space="0" w:color="auto"/>
        <w:bottom w:val="none" w:sz="0" w:space="0" w:color="auto"/>
        <w:right w:val="none" w:sz="0" w:space="0" w:color="auto"/>
      </w:divBdr>
    </w:div>
    <w:div w:id="602349060">
      <w:bodyDiv w:val="1"/>
      <w:marLeft w:val="0"/>
      <w:marRight w:val="0"/>
      <w:marTop w:val="0"/>
      <w:marBottom w:val="0"/>
      <w:divBdr>
        <w:top w:val="none" w:sz="0" w:space="0" w:color="auto"/>
        <w:left w:val="none" w:sz="0" w:space="0" w:color="auto"/>
        <w:bottom w:val="none" w:sz="0" w:space="0" w:color="auto"/>
        <w:right w:val="none" w:sz="0" w:space="0" w:color="auto"/>
      </w:divBdr>
    </w:div>
    <w:div w:id="1065488155">
      <w:bodyDiv w:val="1"/>
      <w:marLeft w:val="0"/>
      <w:marRight w:val="0"/>
      <w:marTop w:val="0"/>
      <w:marBottom w:val="0"/>
      <w:divBdr>
        <w:top w:val="none" w:sz="0" w:space="0" w:color="auto"/>
        <w:left w:val="none" w:sz="0" w:space="0" w:color="auto"/>
        <w:bottom w:val="none" w:sz="0" w:space="0" w:color="auto"/>
        <w:right w:val="none" w:sz="0" w:space="0" w:color="auto"/>
      </w:divBdr>
    </w:div>
    <w:div w:id="1117217108">
      <w:bodyDiv w:val="1"/>
      <w:marLeft w:val="0"/>
      <w:marRight w:val="0"/>
      <w:marTop w:val="0"/>
      <w:marBottom w:val="0"/>
      <w:divBdr>
        <w:top w:val="none" w:sz="0" w:space="0" w:color="auto"/>
        <w:left w:val="none" w:sz="0" w:space="0" w:color="auto"/>
        <w:bottom w:val="none" w:sz="0" w:space="0" w:color="auto"/>
        <w:right w:val="none" w:sz="0" w:space="0" w:color="auto"/>
      </w:divBdr>
    </w:div>
    <w:div w:id="1186165757">
      <w:bodyDiv w:val="1"/>
      <w:marLeft w:val="0"/>
      <w:marRight w:val="0"/>
      <w:marTop w:val="0"/>
      <w:marBottom w:val="0"/>
      <w:divBdr>
        <w:top w:val="none" w:sz="0" w:space="0" w:color="auto"/>
        <w:left w:val="none" w:sz="0" w:space="0" w:color="auto"/>
        <w:bottom w:val="none" w:sz="0" w:space="0" w:color="auto"/>
        <w:right w:val="none" w:sz="0" w:space="0" w:color="auto"/>
      </w:divBdr>
    </w:div>
    <w:div w:id="1223103822">
      <w:bodyDiv w:val="1"/>
      <w:marLeft w:val="0"/>
      <w:marRight w:val="0"/>
      <w:marTop w:val="0"/>
      <w:marBottom w:val="0"/>
      <w:divBdr>
        <w:top w:val="none" w:sz="0" w:space="0" w:color="auto"/>
        <w:left w:val="none" w:sz="0" w:space="0" w:color="auto"/>
        <w:bottom w:val="none" w:sz="0" w:space="0" w:color="auto"/>
        <w:right w:val="none" w:sz="0" w:space="0" w:color="auto"/>
      </w:divBdr>
    </w:div>
    <w:div w:id="16245737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hyperlink" Target="http://www.bdigital.unal.edu.co/5317/" TargetMode="Externa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emf"/><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12</Pages>
  <Words>2766</Words>
  <Characters>15218</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17949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Evangelina del Carmen Ibarra Jimenez</dc:creator>
  <cp:lastModifiedBy>Diana Margarita Gonzalez Martinez</cp:lastModifiedBy>
  <cp:revision>6</cp:revision>
  <dcterms:created xsi:type="dcterms:W3CDTF">2015-04-23T23:20:00Z</dcterms:created>
  <dcterms:modified xsi:type="dcterms:W3CDTF">2015-05-14T01:19:00Z</dcterms:modified>
</cp:coreProperties>
</file>