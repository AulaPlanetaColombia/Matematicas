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180" w:type="dxa"/>
        <w:tblLook w:val="04A0" w:firstRow="1" w:lastRow="0" w:firstColumn="1" w:lastColumn="0" w:noHBand="0" w:noVBand="1"/>
      </w:tblPr>
      <w:tblGrid>
        <w:gridCol w:w="1951"/>
        <w:gridCol w:w="7229"/>
      </w:tblGrid>
      <w:tr w:rsidR="00E92066" w:rsidRPr="00AE0AB8" w14:paraId="7D97021F" w14:textId="77777777" w:rsidTr="00BF42A4">
        <w:tc>
          <w:tcPr>
            <w:tcW w:w="1951" w:type="dxa"/>
            <w:shd w:val="clear" w:color="auto" w:fill="000000" w:themeFill="text1"/>
          </w:tcPr>
          <w:p w14:paraId="5AD63733" w14:textId="53EAA4E1" w:rsidR="00E92066" w:rsidRPr="00AE0AB8" w:rsidRDefault="00E92066" w:rsidP="00E92066">
            <w:pPr>
              <w:tabs>
                <w:tab w:val="right" w:pos="8498"/>
              </w:tabs>
              <w:rPr>
                <w:rFonts w:ascii="Times New Roman" w:hAnsi="Times New Roman" w:cs="Times New Roman"/>
                <w:sz w:val="24"/>
                <w:szCs w:val="24"/>
              </w:rPr>
            </w:pPr>
            <w:r w:rsidRPr="00AE0AB8">
              <w:rPr>
                <w:rFonts w:ascii="Times New Roman" w:hAnsi="Times New Roman" w:cs="Times New Roman"/>
                <w:sz w:val="24"/>
                <w:szCs w:val="24"/>
              </w:rPr>
              <w:t>Título del guion</w:t>
            </w:r>
          </w:p>
        </w:tc>
        <w:tc>
          <w:tcPr>
            <w:tcW w:w="7229" w:type="dxa"/>
          </w:tcPr>
          <w:p w14:paraId="6710764B" w14:textId="2B5848D6" w:rsidR="00E92066" w:rsidRPr="00AE0AB8" w:rsidRDefault="00635132"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 xml:space="preserve">Los sistemas de numeración </w:t>
            </w:r>
          </w:p>
        </w:tc>
      </w:tr>
      <w:tr w:rsidR="00E92066" w:rsidRPr="00AE0AB8" w14:paraId="0099B851" w14:textId="77777777" w:rsidTr="00BF42A4">
        <w:tc>
          <w:tcPr>
            <w:tcW w:w="1951" w:type="dxa"/>
            <w:shd w:val="clear" w:color="auto" w:fill="000000" w:themeFill="text1"/>
          </w:tcPr>
          <w:p w14:paraId="2539482A" w14:textId="5FEAE48A" w:rsidR="00E92066" w:rsidRPr="00AE0AB8" w:rsidRDefault="00E92066"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Código del guion</w:t>
            </w:r>
          </w:p>
        </w:tc>
        <w:tc>
          <w:tcPr>
            <w:tcW w:w="7229" w:type="dxa"/>
          </w:tcPr>
          <w:p w14:paraId="21923220" w14:textId="74EF0CE9" w:rsidR="00E92066" w:rsidRPr="00AE0AB8" w:rsidRDefault="00635132"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MA_06_02_CO</w:t>
            </w:r>
          </w:p>
        </w:tc>
      </w:tr>
      <w:tr w:rsidR="00E92066" w:rsidRPr="00AE0AB8" w14:paraId="7B9B1C80" w14:textId="77777777" w:rsidTr="00BF42A4">
        <w:tc>
          <w:tcPr>
            <w:tcW w:w="1951" w:type="dxa"/>
            <w:shd w:val="clear" w:color="auto" w:fill="000000" w:themeFill="text1"/>
          </w:tcPr>
          <w:p w14:paraId="7DB9D793" w14:textId="1F84CFF5" w:rsidR="00E92066" w:rsidRPr="00AE0AB8" w:rsidRDefault="00E92066" w:rsidP="00081745">
            <w:pPr>
              <w:tabs>
                <w:tab w:val="right" w:pos="8498"/>
              </w:tabs>
              <w:rPr>
                <w:rFonts w:ascii="Times New Roman" w:hAnsi="Times New Roman" w:cs="Times New Roman"/>
                <w:sz w:val="24"/>
                <w:szCs w:val="24"/>
              </w:rPr>
            </w:pPr>
            <w:r w:rsidRPr="00AE0AB8">
              <w:rPr>
                <w:rFonts w:ascii="Times New Roman" w:hAnsi="Times New Roman" w:cs="Times New Roman"/>
                <w:sz w:val="24"/>
                <w:szCs w:val="24"/>
              </w:rPr>
              <w:t>Descripción</w:t>
            </w:r>
          </w:p>
        </w:tc>
        <w:tc>
          <w:tcPr>
            <w:tcW w:w="7229" w:type="dxa"/>
          </w:tcPr>
          <w:p w14:paraId="5D9015A4" w14:textId="5D9562B4" w:rsidR="00EC0644" w:rsidRPr="00AE0AB8" w:rsidRDefault="006D6DCB" w:rsidP="00B966F1">
            <w:pPr>
              <w:tabs>
                <w:tab w:val="right" w:pos="8498"/>
              </w:tabs>
              <w:jc w:val="both"/>
              <w:rPr>
                <w:rFonts w:ascii="Times New Roman" w:hAnsi="Times New Roman" w:cs="Times New Roman"/>
                <w:sz w:val="24"/>
                <w:szCs w:val="24"/>
                <w:highlight w:val="yellow"/>
              </w:rPr>
            </w:pPr>
            <w:r w:rsidRPr="00AE0AB8">
              <w:rPr>
                <w:rFonts w:ascii="Times New Roman" w:hAnsi="Times New Roman" w:cs="Times New Roman"/>
                <w:sz w:val="24"/>
                <w:szCs w:val="24"/>
              </w:rPr>
              <w:t xml:space="preserve">Los sistemas de numeración han sido importantes en la historia </w:t>
            </w:r>
            <w:r w:rsidR="00B966F1" w:rsidRPr="00AE0AB8">
              <w:rPr>
                <w:rFonts w:ascii="Times New Roman" w:hAnsi="Times New Roman" w:cs="Times New Roman"/>
                <w:sz w:val="24"/>
                <w:szCs w:val="24"/>
              </w:rPr>
              <w:t xml:space="preserve">pues a partir de ellos se ha </w:t>
            </w:r>
            <w:r w:rsidR="00976FAD" w:rsidRPr="00AE0AB8">
              <w:rPr>
                <w:rFonts w:ascii="Times New Roman" w:hAnsi="Times New Roman" w:cs="Times New Roman"/>
                <w:sz w:val="24"/>
                <w:szCs w:val="24"/>
              </w:rPr>
              <w:t>resuelto el problema</w:t>
            </w:r>
            <w:r w:rsidR="00B966F1" w:rsidRPr="00AE0AB8">
              <w:rPr>
                <w:rFonts w:ascii="Times New Roman" w:hAnsi="Times New Roman" w:cs="Times New Roman"/>
                <w:sz w:val="24"/>
                <w:szCs w:val="24"/>
              </w:rPr>
              <w:t xml:space="preserve"> de</w:t>
            </w:r>
            <w:r w:rsidRPr="00AE0AB8">
              <w:rPr>
                <w:rFonts w:ascii="Times New Roman" w:hAnsi="Times New Roman" w:cs="Times New Roman"/>
                <w:sz w:val="24"/>
                <w:szCs w:val="24"/>
              </w:rPr>
              <w:t xml:space="preserve"> contar.</w:t>
            </w:r>
            <w:r w:rsidR="00B966F1" w:rsidRPr="00AE0AB8">
              <w:rPr>
                <w:rFonts w:ascii="Times New Roman" w:hAnsi="Times New Roman" w:cs="Times New Roman"/>
                <w:sz w:val="24"/>
                <w:szCs w:val="24"/>
              </w:rPr>
              <w:t xml:space="preserve"> A continuación, se presentarán conceptos </w:t>
            </w:r>
            <w:r w:rsidR="00976FAD" w:rsidRPr="00AE0AB8">
              <w:rPr>
                <w:rFonts w:ascii="Times New Roman" w:hAnsi="Times New Roman" w:cs="Times New Roman"/>
                <w:sz w:val="24"/>
                <w:szCs w:val="24"/>
              </w:rPr>
              <w:t xml:space="preserve">relacionados con </w:t>
            </w:r>
            <w:r w:rsidR="00B966F1" w:rsidRPr="00AE0AB8">
              <w:rPr>
                <w:rFonts w:ascii="Times New Roman" w:hAnsi="Times New Roman" w:cs="Times New Roman"/>
                <w:sz w:val="24"/>
                <w:szCs w:val="24"/>
              </w:rPr>
              <w:t>dichos sistemas y se</w:t>
            </w:r>
            <w:r w:rsidR="00E816B2" w:rsidRPr="00AE0AB8">
              <w:rPr>
                <w:rFonts w:ascii="Times New Roman" w:hAnsi="Times New Roman" w:cs="Times New Roman"/>
                <w:sz w:val="24"/>
                <w:szCs w:val="24"/>
              </w:rPr>
              <w:t xml:space="preserve"> profundizar</w:t>
            </w:r>
            <w:r w:rsidR="00B966F1" w:rsidRPr="00AE0AB8">
              <w:rPr>
                <w:rFonts w:ascii="Times New Roman" w:hAnsi="Times New Roman" w:cs="Times New Roman"/>
                <w:sz w:val="24"/>
                <w:szCs w:val="24"/>
              </w:rPr>
              <w:t>á</w:t>
            </w:r>
            <w:r w:rsidR="00E816B2" w:rsidRPr="00AE0AB8">
              <w:rPr>
                <w:rFonts w:ascii="Times New Roman" w:hAnsi="Times New Roman" w:cs="Times New Roman"/>
                <w:sz w:val="24"/>
                <w:szCs w:val="24"/>
              </w:rPr>
              <w:t xml:space="preserve"> en el sistema de numeración decimal</w:t>
            </w:r>
            <w:r w:rsidR="000266CF" w:rsidRPr="00AE0AB8">
              <w:rPr>
                <w:rFonts w:ascii="Times New Roman" w:hAnsi="Times New Roman" w:cs="Times New Roman"/>
                <w:sz w:val="24"/>
                <w:szCs w:val="24"/>
              </w:rPr>
              <w:t>.</w:t>
            </w:r>
          </w:p>
        </w:tc>
      </w:tr>
    </w:tbl>
    <w:p w14:paraId="1587798A" w14:textId="4024A98D" w:rsidR="00E92066" w:rsidRPr="00AE0AB8" w:rsidRDefault="00E92066" w:rsidP="00081745">
      <w:pPr>
        <w:tabs>
          <w:tab w:val="right" w:pos="8498"/>
        </w:tabs>
        <w:spacing w:after="0"/>
        <w:rPr>
          <w:rFonts w:ascii="Times New Roman" w:hAnsi="Times New Roman" w:cs="Times New Roman"/>
          <w:highlight w:val="yellow"/>
        </w:rPr>
      </w:pPr>
    </w:p>
    <w:p w14:paraId="297CA821" w14:textId="77777777" w:rsidR="00685FDF" w:rsidRPr="00AE0AB8" w:rsidRDefault="00685FDF" w:rsidP="00081745">
      <w:pPr>
        <w:tabs>
          <w:tab w:val="right" w:pos="8498"/>
        </w:tabs>
        <w:spacing w:after="0"/>
        <w:rPr>
          <w:rFonts w:ascii="Times New Roman" w:hAnsi="Times New Roman" w:cs="Times New Roman"/>
          <w:highlight w:val="yellow"/>
        </w:rPr>
      </w:pPr>
    </w:p>
    <w:p w14:paraId="16B58F33" w14:textId="6657883C" w:rsidR="002973CB" w:rsidRPr="00AE0AB8" w:rsidRDefault="00081745" w:rsidP="00081745">
      <w:pPr>
        <w:tabs>
          <w:tab w:val="right" w:pos="8498"/>
        </w:tabs>
        <w:spacing w:after="0"/>
        <w:rPr>
          <w:rFonts w:ascii="Times New Roman" w:hAnsi="Times New Roman" w:cs="Times New Roman"/>
          <w:b/>
        </w:rPr>
      </w:pPr>
      <w:r w:rsidRPr="00AE0AB8">
        <w:rPr>
          <w:rFonts w:ascii="Times New Roman" w:hAnsi="Times New Roman" w:cs="Times New Roman"/>
          <w:highlight w:val="yellow"/>
        </w:rPr>
        <w:t>[SECCIÓN 1]</w:t>
      </w:r>
      <w:r w:rsidR="00616DBC" w:rsidRPr="00AE0AB8">
        <w:rPr>
          <w:rFonts w:ascii="Times New Roman" w:hAnsi="Times New Roman" w:cs="Times New Roman"/>
        </w:rPr>
        <w:t xml:space="preserve"> </w:t>
      </w:r>
      <w:r w:rsidRPr="00AE0AB8">
        <w:rPr>
          <w:rFonts w:ascii="Times New Roman" w:hAnsi="Times New Roman" w:cs="Times New Roman"/>
          <w:b/>
        </w:rPr>
        <w:t>1</w:t>
      </w:r>
      <w:r w:rsidR="002973CB" w:rsidRPr="00AE0AB8">
        <w:rPr>
          <w:rFonts w:ascii="Times New Roman" w:hAnsi="Times New Roman" w:cs="Times New Roman"/>
          <w:b/>
        </w:rPr>
        <w:t xml:space="preserve"> </w:t>
      </w:r>
      <w:r w:rsidR="00C8410D" w:rsidRPr="00AE0AB8">
        <w:rPr>
          <w:rFonts w:ascii="Times New Roman" w:hAnsi="Times New Roman" w:cs="Times New Roman"/>
          <w:b/>
        </w:rPr>
        <w:t xml:space="preserve">Los sistemas de numeración </w:t>
      </w:r>
    </w:p>
    <w:p w14:paraId="20364387" w14:textId="77777777" w:rsidR="00CC39C4" w:rsidRPr="00AE0AB8" w:rsidRDefault="00CC39C4" w:rsidP="00081745">
      <w:pPr>
        <w:spacing w:after="0"/>
        <w:rPr>
          <w:rFonts w:ascii="Times New Roman" w:hAnsi="Times New Roman" w:cs="Times New Roman"/>
          <w:color w:val="000000"/>
          <w:lang w:val="es-CO"/>
        </w:rPr>
      </w:pPr>
    </w:p>
    <w:p w14:paraId="76010E4D" w14:textId="5F0129BC" w:rsidR="00D30F9D" w:rsidRPr="00AE0AB8" w:rsidRDefault="00D30F9D" w:rsidP="003F23BE">
      <w:pPr>
        <w:spacing w:after="0"/>
        <w:jc w:val="both"/>
        <w:rPr>
          <w:rFonts w:ascii="Times New Roman" w:hAnsi="Times New Roman" w:cs="Times New Roman"/>
        </w:rPr>
      </w:pPr>
      <w:r w:rsidRPr="00AE0AB8">
        <w:rPr>
          <w:rFonts w:ascii="Times New Roman" w:hAnsi="Times New Roman" w:cs="Times New Roman"/>
        </w:rPr>
        <w:t xml:space="preserve">La historia de la numeración es quizá tan antigua como la historia de la humanidad. Los hombres primitivos contaban sus pertenencias, sus animales y hacían señales, como cortes con un cuchillo, en las paredes o en los árboles para llevar la cuenta. Se podría afirmar que hacían un proceso similar al que siguen hoy en día los niños </w:t>
      </w:r>
      <w:r w:rsidR="00A32EEC" w:rsidRPr="00AE0AB8">
        <w:rPr>
          <w:rFonts w:ascii="Times New Roman" w:hAnsi="Times New Roman" w:cs="Times New Roman"/>
        </w:rPr>
        <w:t>pequeños al señalar con sus dedos para contar</w:t>
      </w:r>
    </w:p>
    <w:p w14:paraId="5CC964C3" w14:textId="5DC2FE96" w:rsidR="00CC39C4" w:rsidRPr="00AE0AB8" w:rsidRDefault="00CC39C4" w:rsidP="003F23BE">
      <w:pPr>
        <w:spacing w:after="0"/>
        <w:jc w:val="both"/>
        <w:rPr>
          <w:rFonts w:ascii="Times New Roman" w:hAnsi="Times New Roman" w:cs="Times New Roman"/>
        </w:rPr>
      </w:pPr>
    </w:p>
    <w:p w14:paraId="1C01B274" w14:textId="77777777" w:rsidR="00F44286" w:rsidRPr="00AE0AB8" w:rsidRDefault="00F44286" w:rsidP="003F23BE">
      <w:pPr>
        <w:pStyle w:val="Default"/>
        <w:jc w:val="both"/>
        <w:rPr>
          <w:rFonts w:ascii="Times New Roman" w:hAnsi="Times New Roman" w:cs="Times New Roman"/>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F44286" w:rsidRPr="00AE0AB8" w14:paraId="00B840AC" w14:textId="77777777" w:rsidTr="00914AA3">
        <w:tc>
          <w:tcPr>
            <w:tcW w:w="9033" w:type="dxa"/>
            <w:gridSpan w:val="2"/>
            <w:shd w:val="clear" w:color="auto" w:fill="0D0D0D" w:themeFill="text1" w:themeFillTint="F2"/>
          </w:tcPr>
          <w:p w14:paraId="7916F4BF" w14:textId="77777777" w:rsidR="00F44286" w:rsidRPr="00AE0AB8" w:rsidRDefault="00F44286"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F44286" w:rsidRPr="00AE0AB8" w14:paraId="1769591C" w14:textId="77777777" w:rsidTr="00914AA3">
        <w:tc>
          <w:tcPr>
            <w:tcW w:w="2518" w:type="dxa"/>
          </w:tcPr>
          <w:p w14:paraId="3795AE92" w14:textId="77777777" w:rsidR="00F44286" w:rsidRPr="00AE0AB8" w:rsidRDefault="00F44286" w:rsidP="00914AA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0456F7B4" w14:textId="5DE1F44D" w:rsidR="00F44286" w:rsidRPr="00AE0AB8" w:rsidRDefault="00E843C2" w:rsidP="00914AA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IMG01</w:t>
            </w:r>
          </w:p>
        </w:tc>
      </w:tr>
      <w:tr w:rsidR="00F44286" w:rsidRPr="00AE0AB8" w14:paraId="1EA1FAFE" w14:textId="77777777" w:rsidTr="00914AA3">
        <w:tc>
          <w:tcPr>
            <w:tcW w:w="2518" w:type="dxa"/>
          </w:tcPr>
          <w:p w14:paraId="3F8C3ACC" w14:textId="77777777"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57712B99" w14:textId="116C6DDF" w:rsidR="00F44286" w:rsidRPr="00AE0AB8" w:rsidRDefault="00F44286" w:rsidP="0060230D">
            <w:pPr>
              <w:jc w:val="center"/>
              <w:rPr>
                <w:rFonts w:ascii="Times New Roman" w:hAnsi="Times New Roman" w:cs="Times New Roman"/>
                <w:noProof/>
                <w:sz w:val="24"/>
                <w:szCs w:val="24"/>
                <w:lang w:val="es-CO" w:eastAsia="es-CO"/>
              </w:rPr>
            </w:pPr>
          </w:p>
          <w:p w14:paraId="07BFB0AC" w14:textId="62323565" w:rsidR="00E05CB4" w:rsidRPr="00AE0AB8" w:rsidRDefault="00E05CB4" w:rsidP="0060230D">
            <w:pPr>
              <w:jc w:val="center"/>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3B3755A8" wp14:editId="1914AF53">
                  <wp:extent cx="3124200" cy="1876425"/>
                  <wp:effectExtent l="0" t="0" r="0" b="9525"/>
                  <wp:docPr id="38928" name="Imagen 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1876425"/>
                          </a:xfrm>
                          <a:prstGeom prst="rect">
                            <a:avLst/>
                          </a:prstGeom>
                        </pic:spPr>
                      </pic:pic>
                    </a:graphicData>
                  </a:graphic>
                </wp:inline>
              </w:drawing>
            </w:r>
          </w:p>
          <w:p w14:paraId="01B883B9" w14:textId="02D82A96" w:rsidR="0060230D" w:rsidRPr="00AE0AB8" w:rsidRDefault="006D6DCB" w:rsidP="00F44286">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Deben ir dos manos mostrando los números con los dedos </w:t>
            </w:r>
          </w:p>
        </w:tc>
      </w:tr>
      <w:tr w:rsidR="00F44286" w:rsidRPr="00AE0AB8" w14:paraId="445326CB" w14:textId="77777777" w:rsidTr="00914AA3">
        <w:tc>
          <w:tcPr>
            <w:tcW w:w="2518" w:type="dxa"/>
          </w:tcPr>
          <w:p w14:paraId="4726B140" w14:textId="77777777"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18A00490" w14:textId="77777777" w:rsidR="00E05CB4" w:rsidRPr="00AE0AB8" w:rsidRDefault="003867AF" w:rsidP="00E05CB4">
            <w:pPr>
              <w:rPr>
                <w:rFonts w:ascii="Times New Roman" w:hAnsi="Times New Roman" w:cs="Times New Roman"/>
                <w:sz w:val="24"/>
                <w:szCs w:val="24"/>
              </w:rPr>
            </w:pPr>
            <w:hyperlink r:id="rId10" w:history="1">
              <w:r w:rsidR="00E05CB4" w:rsidRPr="00AE0AB8">
                <w:rPr>
                  <w:rStyle w:val="Hyperlink"/>
                  <w:rFonts w:ascii="Times New Roman" w:hAnsi="Times New Roman" w:cs="Times New Roman"/>
                  <w:color w:val="C2E1ED"/>
                  <w:sz w:val="24"/>
                  <w:szCs w:val="24"/>
                  <w:shd w:val="clear" w:color="auto" w:fill="222222"/>
                </w:rPr>
                <w:t>40406029</w:t>
              </w:r>
            </w:hyperlink>
          </w:p>
          <w:p w14:paraId="326ABFF7" w14:textId="77777777" w:rsidR="00F44286" w:rsidRPr="00AE0AB8" w:rsidRDefault="00F44286" w:rsidP="00914AA3">
            <w:pPr>
              <w:rPr>
                <w:rFonts w:ascii="Times New Roman" w:hAnsi="Times New Roman" w:cs="Times New Roman"/>
                <w:color w:val="000000"/>
                <w:sz w:val="24"/>
                <w:szCs w:val="24"/>
              </w:rPr>
            </w:pPr>
          </w:p>
        </w:tc>
      </w:tr>
      <w:tr w:rsidR="00F44286" w:rsidRPr="00AE0AB8" w14:paraId="5809C8B3" w14:textId="77777777" w:rsidTr="00914AA3">
        <w:tc>
          <w:tcPr>
            <w:tcW w:w="2518" w:type="dxa"/>
          </w:tcPr>
          <w:p w14:paraId="45041F33" w14:textId="77777777"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4A2DBF1E" w14:textId="028A43D8" w:rsidR="00F44286" w:rsidRPr="00AE0AB8" w:rsidRDefault="00F44286"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Contar con los dedos </w:t>
            </w:r>
          </w:p>
        </w:tc>
      </w:tr>
    </w:tbl>
    <w:p w14:paraId="0827C756" w14:textId="77777777" w:rsidR="00F44286" w:rsidRPr="00AE0AB8" w:rsidRDefault="00F44286" w:rsidP="003F23BE">
      <w:pPr>
        <w:pStyle w:val="Default"/>
        <w:jc w:val="both"/>
        <w:rPr>
          <w:rFonts w:ascii="Times New Roman" w:hAnsi="Times New Roman" w:cs="Times New Roman"/>
        </w:rPr>
      </w:pPr>
    </w:p>
    <w:p w14:paraId="085FCF3B" w14:textId="4A496927" w:rsidR="003F23BE" w:rsidRPr="00AE0AB8" w:rsidRDefault="00E867AB" w:rsidP="003F23BE">
      <w:pPr>
        <w:pStyle w:val="Default"/>
        <w:jc w:val="both"/>
        <w:rPr>
          <w:ins w:id="0" w:author="Diana Margarita Gonzalez Martinez" w:date="2015-05-11T20:47:00Z"/>
          <w:rFonts w:ascii="Times New Roman" w:hAnsi="Times New Roman" w:cs="Times New Roman"/>
        </w:rPr>
      </w:pPr>
      <w:r w:rsidRPr="00AE0AB8">
        <w:rPr>
          <w:rFonts w:ascii="Times New Roman" w:hAnsi="Times New Roman" w:cs="Times New Roman"/>
        </w:rPr>
        <w:t>Con u</w:t>
      </w:r>
      <w:r w:rsidR="003F23BE" w:rsidRPr="00AE0AB8">
        <w:rPr>
          <w:rFonts w:ascii="Times New Roman" w:hAnsi="Times New Roman" w:cs="Times New Roman"/>
        </w:rPr>
        <w:t>na palabra</w:t>
      </w:r>
      <w:r w:rsidR="00A32EEC" w:rsidRPr="00AE0AB8">
        <w:rPr>
          <w:rFonts w:ascii="Times New Roman" w:hAnsi="Times New Roman" w:cs="Times New Roman"/>
        </w:rPr>
        <w:t>,</w:t>
      </w:r>
      <w:r w:rsidR="003F23BE" w:rsidRPr="00AE0AB8">
        <w:rPr>
          <w:rFonts w:ascii="Times New Roman" w:hAnsi="Times New Roman" w:cs="Times New Roman"/>
        </w:rPr>
        <w:t xml:space="preserve"> que se asociaba </w:t>
      </w:r>
      <w:r w:rsidR="00A32EEC" w:rsidRPr="00AE0AB8">
        <w:rPr>
          <w:rFonts w:ascii="Times New Roman" w:hAnsi="Times New Roman" w:cs="Times New Roman"/>
        </w:rPr>
        <w:t>a</w:t>
      </w:r>
      <w:r w:rsidR="003F23BE" w:rsidRPr="00AE0AB8">
        <w:rPr>
          <w:rFonts w:ascii="Times New Roman" w:hAnsi="Times New Roman" w:cs="Times New Roman"/>
        </w:rPr>
        <w:t xml:space="preserve"> un grupo de estas señales</w:t>
      </w:r>
      <w:r w:rsidR="00A32EEC" w:rsidRPr="00AE0AB8">
        <w:rPr>
          <w:rFonts w:ascii="Times New Roman" w:hAnsi="Times New Roman" w:cs="Times New Roman"/>
        </w:rPr>
        <w:t>,</w:t>
      </w:r>
      <w:r w:rsidRPr="00AE0AB8">
        <w:rPr>
          <w:rFonts w:ascii="Times New Roman" w:hAnsi="Times New Roman" w:cs="Times New Roman"/>
        </w:rPr>
        <w:t xml:space="preserve"> se</w:t>
      </w:r>
      <w:r w:rsidR="003F23BE" w:rsidRPr="00AE0AB8">
        <w:rPr>
          <w:rFonts w:ascii="Times New Roman" w:hAnsi="Times New Roman" w:cs="Times New Roman"/>
        </w:rPr>
        <w:t xml:space="preserve"> designaba un número. Si un hombre tenía tres ovejas, otro tenía tres camellos y </w:t>
      </w:r>
      <w:r w:rsidR="00A32EEC" w:rsidRPr="00AE0AB8">
        <w:rPr>
          <w:rFonts w:ascii="Times New Roman" w:hAnsi="Times New Roman" w:cs="Times New Roman"/>
        </w:rPr>
        <w:t>otro</w:t>
      </w:r>
      <w:r w:rsidR="003F23BE" w:rsidRPr="00AE0AB8">
        <w:rPr>
          <w:rFonts w:ascii="Times New Roman" w:hAnsi="Times New Roman" w:cs="Times New Roman"/>
        </w:rPr>
        <w:t xml:space="preserve"> tres hijos, </w:t>
      </w:r>
      <w:r w:rsidR="00792C72" w:rsidRPr="00AE0AB8">
        <w:rPr>
          <w:rFonts w:ascii="Times New Roman" w:hAnsi="Times New Roman" w:cs="Times New Roman"/>
        </w:rPr>
        <w:t>todos</w:t>
      </w:r>
      <w:r w:rsidR="003F23BE" w:rsidRPr="00AE0AB8">
        <w:rPr>
          <w:rFonts w:ascii="Times New Roman" w:hAnsi="Times New Roman" w:cs="Times New Roman"/>
        </w:rPr>
        <w:t xml:space="preserve"> deb</w:t>
      </w:r>
      <w:r w:rsidR="00A32EEC" w:rsidRPr="00AE0AB8">
        <w:rPr>
          <w:rFonts w:ascii="Times New Roman" w:hAnsi="Times New Roman" w:cs="Times New Roman"/>
        </w:rPr>
        <w:t xml:space="preserve">ían usar la palabra </w:t>
      </w:r>
      <w:r w:rsidR="00A32EEC" w:rsidRPr="00AE0AB8">
        <w:rPr>
          <w:rFonts w:ascii="Times New Roman" w:hAnsi="Times New Roman" w:cs="Times New Roman"/>
          <w:i/>
        </w:rPr>
        <w:t>tres</w:t>
      </w:r>
      <w:r w:rsidR="00A32EEC" w:rsidRPr="00AE0AB8">
        <w:rPr>
          <w:rFonts w:ascii="Times New Roman" w:hAnsi="Times New Roman" w:cs="Times New Roman"/>
        </w:rPr>
        <w:t xml:space="preserve"> para designarlo. Así,</w:t>
      </w:r>
      <w:r w:rsidR="003F23BE" w:rsidRPr="00AE0AB8">
        <w:rPr>
          <w:rFonts w:ascii="Times New Roman" w:hAnsi="Times New Roman" w:cs="Times New Roman"/>
        </w:rPr>
        <w:t xml:space="preserve"> </w:t>
      </w:r>
      <w:r w:rsidR="00A32EEC" w:rsidRPr="00AE0AB8">
        <w:rPr>
          <w:rFonts w:ascii="Times New Roman" w:hAnsi="Times New Roman" w:cs="Times New Roman"/>
        </w:rPr>
        <w:t>el nombre del grupo era</w:t>
      </w:r>
      <w:r w:rsidR="003F23BE" w:rsidRPr="00AE0AB8">
        <w:rPr>
          <w:rFonts w:ascii="Times New Roman" w:hAnsi="Times New Roman" w:cs="Times New Roman"/>
        </w:rPr>
        <w:t xml:space="preserve"> el mismo</w:t>
      </w:r>
      <w:r w:rsidR="00792C72" w:rsidRPr="00AE0AB8">
        <w:rPr>
          <w:rFonts w:ascii="Times New Roman" w:hAnsi="Times New Roman" w:cs="Times New Roman"/>
        </w:rPr>
        <w:t xml:space="preserve">, </w:t>
      </w:r>
      <w:r w:rsidR="003F23BE" w:rsidRPr="00AE0AB8">
        <w:rPr>
          <w:rFonts w:ascii="Times New Roman" w:hAnsi="Times New Roman" w:cs="Times New Roman"/>
        </w:rPr>
        <w:t>independientemente del tipo de objetos que estuvieran contando.</w:t>
      </w:r>
    </w:p>
    <w:p w14:paraId="4867BB71" w14:textId="77777777" w:rsidR="00F44286" w:rsidRPr="00AE0AB8" w:rsidRDefault="00F44286" w:rsidP="003F23BE">
      <w:pPr>
        <w:pStyle w:val="Default"/>
        <w:jc w:val="both"/>
        <w:rPr>
          <w:rFonts w:ascii="Times New Roman" w:hAnsi="Times New Roman" w:cs="Times New Roman"/>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9D4443" w:rsidRPr="00AE0AB8" w14:paraId="5603149E" w14:textId="77777777" w:rsidTr="009D4443">
        <w:tc>
          <w:tcPr>
            <w:tcW w:w="9033" w:type="dxa"/>
            <w:gridSpan w:val="2"/>
            <w:shd w:val="clear" w:color="auto" w:fill="0D0D0D" w:themeFill="text1" w:themeFillTint="F2"/>
          </w:tcPr>
          <w:p w14:paraId="7258DC29" w14:textId="77777777" w:rsidR="009D4443" w:rsidRPr="00AE0AB8" w:rsidRDefault="009D4443" w:rsidP="009D444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9D4443" w:rsidRPr="00AE0AB8" w14:paraId="24C2A667" w14:textId="77777777" w:rsidTr="009D4443">
        <w:tc>
          <w:tcPr>
            <w:tcW w:w="2518" w:type="dxa"/>
          </w:tcPr>
          <w:p w14:paraId="4F3AD7D3" w14:textId="77777777" w:rsidR="009D4443" w:rsidRPr="00AE0AB8" w:rsidRDefault="009D4443" w:rsidP="009D444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1F769F1C" w14:textId="296858A5" w:rsidR="009D4443" w:rsidRPr="00AE0AB8" w:rsidRDefault="00E843C2" w:rsidP="009D444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IMG02</w:t>
            </w:r>
          </w:p>
        </w:tc>
      </w:tr>
      <w:tr w:rsidR="009D4443" w:rsidRPr="00AE0AB8" w14:paraId="079CD0C3" w14:textId="77777777" w:rsidTr="009D4443">
        <w:tc>
          <w:tcPr>
            <w:tcW w:w="2518" w:type="dxa"/>
          </w:tcPr>
          <w:p w14:paraId="5A767DDB" w14:textId="77777777" w:rsidR="009D4443" w:rsidRPr="00AE0AB8" w:rsidRDefault="009D4443" w:rsidP="009D444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Descripción</w:t>
            </w:r>
          </w:p>
        </w:tc>
        <w:tc>
          <w:tcPr>
            <w:tcW w:w="6515" w:type="dxa"/>
          </w:tcPr>
          <w:p w14:paraId="2FA0082E" w14:textId="0653C637" w:rsidR="001D7E72" w:rsidRPr="00AE0AB8" w:rsidRDefault="00886FDC" w:rsidP="009E6B30">
            <w:pPr>
              <w:jc w:val="center"/>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5B95A511" wp14:editId="42C7CEC2">
                  <wp:extent cx="3409950" cy="1895475"/>
                  <wp:effectExtent l="0" t="0" r="0" b="9525"/>
                  <wp:docPr id="38931" name="Imagen 38931" descr="Vector outline image. Primitive old man in loincloth of furry animal skin draws in charcoal on stone wall of the cave paintings of everyday life: tribe hunters shoot bows in deer herd with young f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outline image. Primitive old man in loincloth of furry animal skin draws in charcoal on stone wall of the cave paintings of everyday life: tribe hunters shoot bows in deer herd with young fa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895475"/>
                          </a:xfrm>
                          <a:prstGeom prst="rect">
                            <a:avLst/>
                          </a:prstGeom>
                          <a:noFill/>
                          <a:ln>
                            <a:noFill/>
                          </a:ln>
                        </pic:spPr>
                      </pic:pic>
                    </a:graphicData>
                  </a:graphic>
                </wp:inline>
              </w:drawing>
            </w:r>
          </w:p>
          <w:p w14:paraId="0EC71C7E" w14:textId="7A787621" w:rsidR="009D4443" w:rsidRPr="00AE0AB8" w:rsidRDefault="009D4443" w:rsidP="009D4443">
            <w:pPr>
              <w:rPr>
                <w:rFonts w:ascii="Times New Roman" w:hAnsi="Times New Roman" w:cs="Times New Roman"/>
                <w:color w:val="000000"/>
                <w:sz w:val="24"/>
                <w:szCs w:val="24"/>
              </w:rPr>
            </w:pPr>
          </w:p>
        </w:tc>
      </w:tr>
      <w:tr w:rsidR="009D4443" w:rsidRPr="00AE0AB8" w14:paraId="65ABDBD2" w14:textId="77777777" w:rsidTr="009D4443">
        <w:tc>
          <w:tcPr>
            <w:tcW w:w="2518" w:type="dxa"/>
          </w:tcPr>
          <w:p w14:paraId="26018B27" w14:textId="77777777" w:rsidR="009D4443" w:rsidRPr="00AE0AB8" w:rsidRDefault="009D4443" w:rsidP="009D444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2444277E" w14:textId="4EE23D8E" w:rsidR="009D4443" w:rsidRPr="00AE0AB8" w:rsidRDefault="00886FDC" w:rsidP="009D4443">
            <w:pPr>
              <w:rPr>
                <w:rFonts w:ascii="Times New Roman" w:hAnsi="Times New Roman" w:cs="Times New Roman"/>
                <w:color w:val="000000"/>
                <w:sz w:val="24"/>
                <w:szCs w:val="24"/>
              </w:rPr>
            </w:pPr>
            <w:r w:rsidRPr="00AE0AB8">
              <w:rPr>
                <w:rFonts w:ascii="Times New Roman" w:hAnsi="Times New Roman" w:cs="Times New Roman"/>
                <w:color w:val="333333"/>
                <w:sz w:val="24"/>
                <w:szCs w:val="24"/>
                <w:shd w:val="clear" w:color="auto" w:fill="FFFFFF"/>
              </w:rPr>
              <w:t>191646758</w:t>
            </w:r>
          </w:p>
        </w:tc>
      </w:tr>
      <w:tr w:rsidR="009D4443" w:rsidRPr="00AE0AB8" w14:paraId="332D4778" w14:textId="77777777" w:rsidTr="009D4443">
        <w:tc>
          <w:tcPr>
            <w:tcW w:w="2518" w:type="dxa"/>
          </w:tcPr>
          <w:p w14:paraId="0D1CF955" w14:textId="77777777" w:rsidR="009D4443" w:rsidRPr="00AE0AB8" w:rsidRDefault="009D4443" w:rsidP="009D444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2B95F6E4" w14:textId="11612E48" w:rsidR="009D4443" w:rsidRPr="00AE0AB8" w:rsidRDefault="00F44286" w:rsidP="009D444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Hombre primitivo</w:t>
            </w:r>
          </w:p>
        </w:tc>
      </w:tr>
    </w:tbl>
    <w:p w14:paraId="4AAE6AAA" w14:textId="77777777" w:rsidR="003F23BE" w:rsidRPr="00AE0AB8" w:rsidRDefault="003F23BE" w:rsidP="003F23BE">
      <w:pPr>
        <w:spacing w:after="0"/>
        <w:jc w:val="both"/>
        <w:rPr>
          <w:rFonts w:ascii="Times New Roman" w:hAnsi="Times New Roman" w:cs="Times New Roman"/>
        </w:rPr>
      </w:pPr>
    </w:p>
    <w:p w14:paraId="48E04D99" w14:textId="77777777" w:rsidR="005E141F" w:rsidRPr="00AE0AB8" w:rsidRDefault="005E141F" w:rsidP="00B8074E">
      <w:pPr>
        <w:spacing w:after="0"/>
        <w:jc w:val="both"/>
        <w:rPr>
          <w:ins w:id="1" w:author="Diana Margarita Gonzalez Martinez" w:date="2015-05-11T20:47:00Z"/>
          <w:rFonts w:ascii="Times New Roman" w:hAnsi="Times New Roman" w:cs="Times New Roman"/>
        </w:rPr>
      </w:pPr>
    </w:p>
    <w:p w14:paraId="61548BFB" w14:textId="093609BD" w:rsidR="003F23BE" w:rsidRPr="00AE0AB8" w:rsidRDefault="003F23BE" w:rsidP="00B8074E">
      <w:pPr>
        <w:spacing w:after="0"/>
        <w:jc w:val="both"/>
        <w:rPr>
          <w:rFonts w:ascii="Times New Roman" w:eastAsia="Times New Roman" w:hAnsi="Times New Roman" w:cs="Times New Roman"/>
          <w:b/>
          <w:bCs/>
          <w:color w:val="000000"/>
          <w:lang w:eastAsia="es-CO"/>
        </w:rPr>
      </w:pPr>
      <w:r w:rsidRPr="00AE0AB8">
        <w:rPr>
          <w:rFonts w:ascii="Times New Roman" w:hAnsi="Times New Roman" w:cs="Times New Roman"/>
        </w:rPr>
        <w:t xml:space="preserve">Antiguamente, no había </w:t>
      </w:r>
      <w:r w:rsidR="00990474" w:rsidRPr="00AE0AB8">
        <w:rPr>
          <w:rFonts w:ascii="Times New Roman" w:hAnsi="Times New Roman" w:cs="Times New Roman"/>
        </w:rPr>
        <w:t>ninguna palabra ni ningún</w:t>
      </w:r>
      <w:r w:rsidRPr="00AE0AB8">
        <w:rPr>
          <w:rFonts w:ascii="Times New Roman" w:hAnsi="Times New Roman" w:cs="Times New Roman"/>
        </w:rPr>
        <w:t xml:space="preserve"> símbolo para </w:t>
      </w:r>
      <w:r w:rsidR="00990474" w:rsidRPr="00AE0AB8">
        <w:rPr>
          <w:rFonts w:ascii="Times New Roman" w:hAnsi="Times New Roman" w:cs="Times New Roman"/>
        </w:rPr>
        <w:t>determinar el cero, pues</w:t>
      </w:r>
      <w:r w:rsidRPr="00AE0AB8">
        <w:rPr>
          <w:rFonts w:ascii="Times New Roman" w:hAnsi="Times New Roman" w:cs="Times New Roman"/>
        </w:rPr>
        <w:t xml:space="preserve"> nadie</w:t>
      </w:r>
      <w:r w:rsidR="00990474" w:rsidRPr="00AE0AB8">
        <w:rPr>
          <w:rFonts w:ascii="Times New Roman" w:hAnsi="Times New Roman" w:cs="Times New Roman"/>
        </w:rPr>
        <w:t xml:space="preserve"> contaba</w:t>
      </w:r>
      <w:r w:rsidRPr="00AE0AB8">
        <w:rPr>
          <w:rFonts w:ascii="Times New Roman" w:hAnsi="Times New Roman" w:cs="Times New Roman"/>
        </w:rPr>
        <w:t xml:space="preserve"> la ausencia</w:t>
      </w:r>
      <w:r w:rsidR="000A3411" w:rsidRPr="00AE0AB8">
        <w:rPr>
          <w:rFonts w:ascii="Times New Roman" w:hAnsi="Times New Roman" w:cs="Times New Roman"/>
        </w:rPr>
        <w:t xml:space="preserve"> de</w:t>
      </w:r>
      <w:r w:rsidR="00990474" w:rsidRPr="00AE0AB8">
        <w:rPr>
          <w:rFonts w:ascii="Times New Roman" w:hAnsi="Times New Roman" w:cs="Times New Roman"/>
        </w:rPr>
        <w:t xml:space="preserve"> objetos</w:t>
      </w:r>
      <w:r w:rsidR="00C37BCB" w:rsidRPr="00AE0AB8">
        <w:rPr>
          <w:rFonts w:ascii="Times New Roman" w:hAnsi="Times New Roman" w:cs="Times New Roman"/>
        </w:rPr>
        <w:t>;</w:t>
      </w:r>
      <w:r w:rsidR="00990474" w:rsidRPr="00AE0AB8">
        <w:rPr>
          <w:rFonts w:ascii="Times New Roman" w:hAnsi="Times New Roman" w:cs="Times New Roman"/>
        </w:rPr>
        <w:t xml:space="preserve"> es más, m</w:t>
      </w:r>
      <w:r w:rsidRPr="00AE0AB8">
        <w:rPr>
          <w:rFonts w:ascii="Times New Roman" w:hAnsi="Times New Roman" w:cs="Times New Roman"/>
        </w:rPr>
        <w:t>uchos siglos tuvieron que transcurrir para</w:t>
      </w:r>
      <w:r w:rsidR="00B340D2" w:rsidRPr="00AE0AB8">
        <w:rPr>
          <w:rFonts w:ascii="Times New Roman" w:hAnsi="Times New Roman" w:cs="Times New Roman"/>
        </w:rPr>
        <w:t xml:space="preserve"> </w:t>
      </w:r>
      <w:r w:rsidRPr="00AE0AB8">
        <w:rPr>
          <w:rFonts w:ascii="Times New Roman" w:hAnsi="Times New Roman" w:cs="Times New Roman"/>
        </w:rPr>
        <w:t>que el cero adquir</w:t>
      </w:r>
      <w:r w:rsidR="00990474" w:rsidRPr="00AE0AB8">
        <w:rPr>
          <w:rFonts w:ascii="Times New Roman" w:hAnsi="Times New Roman" w:cs="Times New Roman"/>
        </w:rPr>
        <w:t>iera un lugar entre los números.</w:t>
      </w:r>
    </w:p>
    <w:p w14:paraId="11167FB0" w14:textId="77777777" w:rsidR="00EC7941" w:rsidRPr="00AE0AB8" w:rsidRDefault="00EC7941" w:rsidP="00081745">
      <w:pPr>
        <w:spacing w:after="0"/>
        <w:rPr>
          <w:rFonts w:ascii="Times New Roman" w:hAnsi="Times New Roman" w:cs="Times New Roman"/>
          <w:color w:val="000000"/>
        </w:rPr>
      </w:pPr>
    </w:p>
    <w:p w14:paraId="2A8360DC" w14:textId="64FE7BE7" w:rsidR="000740E9" w:rsidRPr="00AE0AB8" w:rsidRDefault="002645C1" w:rsidP="006410C1">
      <w:pPr>
        <w:spacing w:after="0"/>
        <w:jc w:val="both"/>
        <w:rPr>
          <w:rFonts w:ascii="Times New Roman" w:hAnsi="Times New Roman" w:cs="Times New Roman"/>
          <w:shd w:val="clear" w:color="auto" w:fill="FFFFFF"/>
        </w:rPr>
      </w:pPr>
      <w:r w:rsidRPr="00AE0AB8">
        <w:rPr>
          <w:rFonts w:ascii="Times New Roman" w:hAnsi="Times New Roman" w:cs="Times New Roman"/>
        </w:rPr>
        <w:t>Con el pasar del tiempo,</w:t>
      </w:r>
      <w:r w:rsidR="000740E9" w:rsidRPr="00AE0AB8">
        <w:rPr>
          <w:rFonts w:ascii="Times New Roman" w:hAnsi="Times New Roman" w:cs="Times New Roman"/>
        </w:rPr>
        <w:t xml:space="preserve"> la necesidad de repr</w:t>
      </w:r>
      <w:r w:rsidRPr="00AE0AB8">
        <w:rPr>
          <w:rFonts w:ascii="Times New Roman" w:hAnsi="Times New Roman" w:cs="Times New Roman"/>
        </w:rPr>
        <w:t>esentar las cantidades con sí</w:t>
      </w:r>
      <w:r w:rsidR="000740E9" w:rsidRPr="00AE0AB8">
        <w:rPr>
          <w:rFonts w:ascii="Times New Roman" w:hAnsi="Times New Roman" w:cs="Times New Roman"/>
        </w:rPr>
        <w:t>mbolos se hizo evidente</w:t>
      </w:r>
      <w:r w:rsidRPr="00AE0AB8">
        <w:rPr>
          <w:rFonts w:ascii="Times New Roman" w:hAnsi="Times New Roman" w:cs="Times New Roman"/>
        </w:rPr>
        <w:t>. Para la creación y el uso de e</w:t>
      </w:r>
      <w:r w:rsidR="000740E9" w:rsidRPr="00AE0AB8">
        <w:rPr>
          <w:rFonts w:ascii="Times New Roman" w:hAnsi="Times New Roman" w:cs="Times New Roman"/>
        </w:rPr>
        <w:t xml:space="preserve">stos símbolos se tuvieron en cuenta </w:t>
      </w:r>
      <w:r w:rsidRPr="00AE0AB8">
        <w:rPr>
          <w:rFonts w:ascii="Times New Roman" w:hAnsi="Times New Roman" w:cs="Times New Roman"/>
        </w:rPr>
        <w:t>reglas</w:t>
      </w:r>
      <w:r w:rsidR="000740E9" w:rsidRPr="00AE0AB8">
        <w:rPr>
          <w:rFonts w:ascii="Times New Roman" w:hAnsi="Times New Roman" w:cs="Times New Roman"/>
        </w:rPr>
        <w:t xml:space="preserve"> que permitieron hacer combinaciones entre ellos. De esta manera, se asignó a cada número un símbolo y una combinación de símbolos que lo representara. Los símbolos y las normas utilizados para representar números, forman lo que hoy se conoce con el nombre de </w:t>
      </w:r>
      <w:r w:rsidR="000740E9" w:rsidRPr="00AE0AB8">
        <w:rPr>
          <w:rFonts w:ascii="Times New Roman" w:hAnsi="Times New Roman" w:cs="Times New Roman"/>
          <w:i/>
        </w:rPr>
        <w:t>sistema de numeración</w:t>
      </w:r>
      <w:r w:rsidR="000740E9" w:rsidRPr="00AE0AB8">
        <w:rPr>
          <w:rFonts w:ascii="Times New Roman" w:hAnsi="Times New Roman" w:cs="Times New Roman"/>
        </w:rPr>
        <w:t xml:space="preserve"> o sist</w:t>
      </w:r>
      <w:r w:rsidR="006410C1" w:rsidRPr="00AE0AB8">
        <w:rPr>
          <w:rFonts w:ascii="Times New Roman" w:hAnsi="Times New Roman" w:cs="Times New Roman"/>
        </w:rPr>
        <w:t>emas de representación numérica.</w:t>
      </w:r>
    </w:p>
    <w:p w14:paraId="7F29C5F2" w14:textId="77777777" w:rsidR="00EC7941" w:rsidRPr="00AE0AB8" w:rsidRDefault="00EC7941" w:rsidP="00A4008C">
      <w:pPr>
        <w:spacing w:after="0"/>
        <w:jc w:val="both"/>
        <w:rPr>
          <w:rFonts w:ascii="Times New Roman" w:hAnsi="Times New Roman" w:cs="Times New Roman"/>
          <w:color w:val="000000"/>
          <w:lang w:val="es-CO"/>
        </w:rPr>
      </w:pPr>
    </w:p>
    <w:tbl>
      <w:tblPr>
        <w:tblStyle w:val="TableGrid"/>
        <w:tblW w:w="0" w:type="auto"/>
        <w:tblLook w:val="04A0" w:firstRow="1" w:lastRow="0" w:firstColumn="1" w:lastColumn="0" w:noHBand="0" w:noVBand="1"/>
      </w:tblPr>
      <w:tblGrid>
        <w:gridCol w:w="2518"/>
        <w:gridCol w:w="6460"/>
      </w:tblGrid>
      <w:tr w:rsidR="00EC7941" w:rsidRPr="00AE0AB8" w14:paraId="1329B2B6" w14:textId="77777777" w:rsidTr="00EC7941">
        <w:tc>
          <w:tcPr>
            <w:tcW w:w="8978" w:type="dxa"/>
            <w:gridSpan w:val="2"/>
            <w:shd w:val="clear" w:color="auto" w:fill="000000" w:themeFill="text1"/>
          </w:tcPr>
          <w:p w14:paraId="3BDFC8DE" w14:textId="77777777" w:rsidR="00EC7941" w:rsidRPr="00AE0AB8" w:rsidRDefault="00EC7941" w:rsidP="00EC794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EC7941" w:rsidRPr="00AE0AB8" w14:paraId="67640E82" w14:textId="77777777" w:rsidTr="00EC7941">
        <w:trPr>
          <w:trHeight w:val="437"/>
        </w:trPr>
        <w:tc>
          <w:tcPr>
            <w:tcW w:w="2518" w:type="dxa"/>
            <w:vAlign w:val="center"/>
          </w:tcPr>
          <w:p w14:paraId="41B99D39" w14:textId="77777777" w:rsidR="00EC7941" w:rsidRPr="00AE0AB8" w:rsidRDefault="00EC7941" w:rsidP="00EC7941">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vAlign w:val="center"/>
          </w:tcPr>
          <w:p w14:paraId="25D1297B" w14:textId="5ACDACFE" w:rsidR="00EC7941" w:rsidRPr="00AE0AB8" w:rsidRDefault="00990474" w:rsidP="00EC7941">
            <w:pPr>
              <w:jc w:val="both"/>
              <w:rPr>
                <w:rFonts w:ascii="Times New Roman" w:hAnsi="Times New Roman" w:cs="Times New Roman"/>
                <w:sz w:val="24"/>
                <w:szCs w:val="24"/>
              </w:rPr>
            </w:pPr>
            <w:r w:rsidRPr="00AE0AB8">
              <w:rPr>
                <w:rFonts w:ascii="Times New Roman" w:hAnsi="Times New Roman" w:cs="Times New Roman"/>
                <w:sz w:val="24"/>
                <w:szCs w:val="24"/>
              </w:rPr>
              <w:t>T</w:t>
            </w:r>
            <w:r w:rsidR="00EC7941" w:rsidRPr="00AE0AB8">
              <w:rPr>
                <w:rFonts w:ascii="Times New Roman" w:hAnsi="Times New Roman" w:cs="Times New Roman"/>
                <w:sz w:val="24"/>
                <w:szCs w:val="24"/>
              </w:rPr>
              <w:t>ipos de sistemas de numeración</w:t>
            </w:r>
          </w:p>
          <w:p w14:paraId="08D17AE3" w14:textId="1C5EA829" w:rsidR="009E6B30" w:rsidRPr="00AE0AB8" w:rsidRDefault="009E6B30" w:rsidP="00EC7941">
            <w:pPr>
              <w:jc w:val="both"/>
              <w:rPr>
                <w:rFonts w:ascii="Times New Roman" w:hAnsi="Times New Roman" w:cs="Times New Roman"/>
                <w:sz w:val="24"/>
                <w:szCs w:val="24"/>
              </w:rPr>
            </w:pPr>
          </w:p>
        </w:tc>
      </w:tr>
      <w:tr w:rsidR="00EC7941" w:rsidRPr="00AE0AB8" w14:paraId="49B7D1AD" w14:textId="77777777" w:rsidTr="00EC7941">
        <w:tc>
          <w:tcPr>
            <w:tcW w:w="2518" w:type="dxa"/>
            <w:shd w:val="clear" w:color="auto" w:fill="auto"/>
          </w:tcPr>
          <w:p w14:paraId="048D8C56" w14:textId="77777777" w:rsidR="00EC7941" w:rsidRPr="00AE0AB8" w:rsidRDefault="00EC7941" w:rsidP="00EC7941">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shd w:val="clear" w:color="auto" w:fill="auto"/>
          </w:tcPr>
          <w:p w14:paraId="6E04828A" w14:textId="77777777" w:rsidR="009E6B30" w:rsidRPr="00AE0AB8" w:rsidRDefault="009E6B30" w:rsidP="00EC7941">
            <w:pPr>
              <w:pStyle w:val="u"/>
              <w:spacing w:before="0" w:beforeAutospacing="0" w:after="0" w:afterAutospacing="0" w:line="0" w:lineRule="atLeast"/>
              <w:jc w:val="both"/>
              <w:rPr>
                <w:rStyle w:val="un"/>
                <w:sz w:val="24"/>
                <w:szCs w:val="24"/>
              </w:rPr>
            </w:pPr>
          </w:p>
          <w:p w14:paraId="184688AD" w14:textId="77777777" w:rsidR="00EC7941" w:rsidRPr="00AE0AB8" w:rsidRDefault="00EC7941" w:rsidP="00EC7941">
            <w:pPr>
              <w:pStyle w:val="u"/>
              <w:spacing w:before="0" w:beforeAutospacing="0" w:after="0" w:afterAutospacing="0" w:line="0" w:lineRule="atLeast"/>
              <w:jc w:val="both"/>
              <w:rPr>
                <w:sz w:val="24"/>
                <w:szCs w:val="24"/>
              </w:rPr>
            </w:pPr>
            <w:r w:rsidRPr="00AE0AB8">
              <w:rPr>
                <w:rStyle w:val="un"/>
                <w:sz w:val="24"/>
                <w:szCs w:val="24"/>
              </w:rPr>
              <w:t>Hay distintos tipos de sistemas de numeración:</w:t>
            </w:r>
          </w:p>
          <w:p w14:paraId="64F625B1" w14:textId="42047784" w:rsidR="00EC7941" w:rsidRPr="00AE0AB8"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Los</w:t>
            </w:r>
            <w:r w:rsidRPr="00AE0AB8">
              <w:rPr>
                <w:rStyle w:val="apple-converted-space"/>
                <w:rFonts w:ascii="Times New Roman" w:hAnsi="Times New Roman" w:cs="Times New Roman"/>
                <w:sz w:val="24"/>
                <w:szCs w:val="24"/>
              </w:rPr>
              <w:t> </w:t>
            </w:r>
            <w:r w:rsidRPr="00AE0AB8">
              <w:rPr>
                <w:rStyle w:val="Strong"/>
                <w:rFonts w:ascii="Times New Roman" w:hAnsi="Times New Roman" w:cs="Times New Roman"/>
                <w:sz w:val="24"/>
                <w:szCs w:val="24"/>
              </w:rPr>
              <w:t>posicionales</w:t>
            </w:r>
            <w:r w:rsidRPr="00AE0AB8">
              <w:rPr>
                <w:rStyle w:val="un"/>
                <w:rFonts w:ascii="Times New Roman" w:hAnsi="Times New Roman" w:cs="Times New Roman"/>
                <w:sz w:val="24"/>
                <w:szCs w:val="24"/>
              </w:rPr>
              <w:t xml:space="preserve">: el valor de los símbolos depende del lugar que </w:t>
            </w:r>
            <w:r w:rsidR="00990474" w:rsidRPr="00AE0AB8">
              <w:rPr>
                <w:rStyle w:val="un"/>
                <w:rFonts w:ascii="Times New Roman" w:hAnsi="Times New Roman" w:cs="Times New Roman"/>
                <w:sz w:val="24"/>
                <w:szCs w:val="24"/>
              </w:rPr>
              <w:t>estos ocupa</w:t>
            </w:r>
            <w:r w:rsidRPr="00AE0AB8">
              <w:rPr>
                <w:rStyle w:val="un"/>
                <w:rFonts w:ascii="Times New Roman" w:hAnsi="Times New Roman" w:cs="Times New Roman"/>
                <w:sz w:val="24"/>
                <w:szCs w:val="24"/>
              </w:rPr>
              <w:t>n en el número; por ejemplo, el sistema de numeración decimal.</w:t>
            </w:r>
          </w:p>
          <w:p w14:paraId="3E10CE8F" w14:textId="5E566852" w:rsidR="00EC7941" w:rsidRPr="00AE0AB8"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 xml:space="preserve">Los </w:t>
            </w:r>
            <w:r w:rsidRPr="00AE0AB8">
              <w:rPr>
                <w:rStyle w:val="Strong"/>
                <w:rFonts w:ascii="Times New Roman" w:hAnsi="Times New Roman" w:cs="Times New Roman"/>
                <w:sz w:val="24"/>
                <w:szCs w:val="24"/>
              </w:rPr>
              <w:t>no posicionales</w:t>
            </w:r>
            <w:r w:rsidRPr="00AE0AB8">
              <w:rPr>
                <w:rStyle w:val="un"/>
                <w:rFonts w:ascii="Times New Roman" w:hAnsi="Times New Roman" w:cs="Times New Roman"/>
                <w:sz w:val="24"/>
                <w:szCs w:val="24"/>
              </w:rPr>
              <w:t>: el valor representado por cada símbolo es siempre el mismo, sin que importe la posición que ocupa.</w:t>
            </w:r>
            <w:r w:rsidRPr="00AE0AB8">
              <w:rPr>
                <w:rStyle w:val="apple-converted-space"/>
                <w:rFonts w:ascii="Times New Roman" w:hAnsi="Times New Roman" w:cs="Times New Roman"/>
                <w:sz w:val="24"/>
                <w:szCs w:val="24"/>
              </w:rPr>
              <w:t> </w:t>
            </w:r>
            <w:r w:rsidR="002645C1" w:rsidRPr="00AE0AB8">
              <w:rPr>
                <w:rStyle w:val="un"/>
                <w:rFonts w:ascii="Times New Roman" w:hAnsi="Times New Roman" w:cs="Times New Roman"/>
                <w:sz w:val="24"/>
                <w:szCs w:val="24"/>
              </w:rPr>
              <w:t>El sistema</w:t>
            </w:r>
            <w:r w:rsidRPr="00AE0AB8">
              <w:rPr>
                <w:rStyle w:val="un"/>
                <w:rFonts w:ascii="Times New Roman" w:hAnsi="Times New Roman" w:cs="Times New Roman"/>
                <w:sz w:val="24"/>
                <w:szCs w:val="24"/>
              </w:rPr>
              <w:t xml:space="preserve"> de numeración egipcio y </w:t>
            </w:r>
            <w:r w:rsidR="002645C1" w:rsidRPr="00AE0AB8">
              <w:rPr>
                <w:rStyle w:val="un"/>
                <w:rFonts w:ascii="Times New Roman" w:hAnsi="Times New Roman" w:cs="Times New Roman"/>
                <w:sz w:val="24"/>
                <w:szCs w:val="24"/>
              </w:rPr>
              <w:t xml:space="preserve">el sistemas de numeración </w:t>
            </w:r>
            <w:r w:rsidRPr="00AE0AB8">
              <w:rPr>
                <w:rStyle w:val="un"/>
                <w:rFonts w:ascii="Times New Roman" w:hAnsi="Times New Roman" w:cs="Times New Roman"/>
                <w:sz w:val="24"/>
                <w:szCs w:val="24"/>
              </w:rPr>
              <w:t>romano son de este tipo.</w:t>
            </w:r>
          </w:p>
          <w:p w14:paraId="454D836D" w14:textId="0C93C7A4" w:rsidR="009E6B30" w:rsidRPr="00AE0AB8" w:rsidRDefault="009E6B30" w:rsidP="009E6B30">
            <w:pPr>
              <w:spacing w:line="0" w:lineRule="atLeast"/>
              <w:ind w:left="300"/>
              <w:jc w:val="both"/>
              <w:rPr>
                <w:rFonts w:ascii="Times New Roman" w:hAnsi="Times New Roman" w:cs="Times New Roman"/>
                <w:sz w:val="24"/>
                <w:szCs w:val="24"/>
              </w:rPr>
            </w:pPr>
          </w:p>
        </w:tc>
      </w:tr>
    </w:tbl>
    <w:p w14:paraId="0532FA35" w14:textId="77777777" w:rsidR="00EC7941" w:rsidRPr="00AE0AB8" w:rsidRDefault="00EC7941" w:rsidP="00A4008C">
      <w:pPr>
        <w:spacing w:after="0"/>
        <w:jc w:val="both"/>
        <w:rPr>
          <w:rFonts w:ascii="Times New Roman" w:hAnsi="Times New Roman" w:cs="Times New Roman"/>
          <w:color w:val="000000"/>
          <w:lang w:val="es-CO"/>
        </w:rPr>
      </w:pPr>
    </w:p>
    <w:p w14:paraId="1ECDFC87" w14:textId="6B0B1362" w:rsidR="005D1738" w:rsidRPr="00AE0AB8" w:rsidRDefault="005D1738" w:rsidP="005D1738">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1.1 S</w:t>
      </w:r>
      <w:r w:rsidR="000740E9" w:rsidRPr="00AE0AB8">
        <w:rPr>
          <w:rFonts w:ascii="Times New Roman" w:hAnsi="Times New Roman" w:cs="Times New Roman"/>
          <w:b/>
        </w:rPr>
        <w:t xml:space="preserve">istemas de numeración aditivos </w:t>
      </w:r>
    </w:p>
    <w:p w14:paraId="142F1B8F" w14:textId="77777777" w:rsidR="00A34663" w:rsidRPr="00AE0AB8" w:rsidRDefault="00A34663" w:rsidP="005D1738">
      <w:pPr>
        <w:spacing w:after="0"/>
        <w:rPr>
          <w:rFonts w:ascii="Times New Roman" w:hAnsi="Times New Roman" w:cs="Times New Roman"/>
          <w:b/>
        </w:rPr>
      </w:pPr>
    </w:p>
    <w:p w14:paraId="0796FFE2" w14:textId="77777777" w:rsidR="00990474" w:rsidRPr="00AE0AB8" w:rsidRDefault="00990474" w:rsidP="00463F6C">
      <w:pPr>
        <w:spacing w:after="0"/>
        <w:jc w:val="both"/>
        <w:rPr>
          <w:rFonts w:ascii="Times New Roman" w:hAnsi="Times New Roman" w:cs="Times New Roman"/>
        </w:rPr>
      </w:pPr>
    </w:p>
    <w:p w14:paraId="7F29EB35" w14:textId="792053C0" w:rsidR="00990474" w:rsidRPr="00AE0AB8" w:rsidRDefault="00990474" w:rsidP="00463F6C">
      <w:pPr>
        <w:spacing w:after="0"/>
        <w:jc w:val="both"/>
        <w:rPr>
          <w:rFonts w:ascii="Times New Roman" w:hAnsi="Times New Roman" w:cs="Times New Roman"/>
        </w:rPr>
      </w:pPr>
      <w:r w:rsidRPr="00AE0AB8">
        <w:rPr>
          <w:rFonts w:ascii="Times New Roman" w:hAnsi="Times New Roman" w:cs="Times New Roman"/>
        </w:rPr>
        <w:lastRenderedPageBreak/>
        <w:t xml:space="preserve">Un sistema de numeración aditivo es aquel en el cual se acumulan símbolos hasta completar el número </w:t>
      </w:r>
      <w:r w:rsidR="00463F6C" w:rsidRPr="00AE0AB8">
        <w:rPr>
          <w:rFonts w:ascii="Times New Roman" w:hAnsi="Times New Roman" w:cs="Times New Roman"/>
        </w:rPr>
        <w:t xml:space="preserve">En </w:t>
      </w:r>
      <w:r w:rsidRPr="00AE0AB8">
        <w:rPr>
          <w:rFonts w:ascii="Times New Roman" w:hAnsi="Times New Roman" w:cs="Times New Roman"/>
        </w:rPr>
        <w:t>estos,</w:t>
      </w:r>
      <w:r w:rsidR="00463F6C" w:rsidRPr="00AE0AB8">
        <w:rPr>
          <w:rFonts w:ascii="Times New Roman" w:hAnsi="Times New Roman" w:cs="Times New Roman"/>
        </w:rPr>
        <w:t xml:space="preserve"> los dígitos tienen </w:t>
      </w:r>
      <w:r w:rsidRPr="00AE0AB8">
        <w:rPr>
          <w:rFonts w:ascii="Times New Roman" w:hAnsi="Times New Roman" w:cs="Times New Roman"/>
        </w:rPr>
        <w:t xml:space="preserve">el valor del símbolo utilizado y </w:t>
      </w:r>
      <w:r w:rsidR="00463F6C" w:rsidRPr="00AE0AB8">
        <w:rPr>
          <w:rFonts w:ascii="Times New Roman" w:hAnsi="Times New Roman" w:cs="Times New Roman"/>
        </w:rPr>
        <w:t xml:space="preserve">no dependen de la posición que ocupan en el número. Una de </w:t>
      </w:r>
      <w:r w:rsidRPr="00AE0AB8">
        <w:rPr>
          <w:rFonts w:ascii="Times New Roman" w:hAnsi="Times New Roman" w:cs="Times New Roman"/>
        </w:rPr>
        <w:t>las</w:t>
      </w:r>
      <w:r w:rsidR="00463F6C" w:rsidRPr="00AE0AB8">
        <w:rPr>
          <w:rFonts w:ascii="Times New Roman" w:hAnsi="Times New Roman" w:cs="Times New Roman"/>
        </w:rPr>
        <w:t xml:space="preserve"> características </w:t>
      </w:r>
      <w:r w:rsidRPr="00AE0AB8">
        <w:rPr>
          <w:rFonts w:ascii="Times New Roman" w:hAnsi="Times New Roman" w:cs="Times New Roman"/>
        </w:rPr>
        <w:t xml:space="preserve">principales de los sistemas aditivos </w:t>
      </w:r>
      <w:r w:rsidR="00463F6C" w:rsidRPr="00AE0AB8">
        <w:rPr>
          <w:rFonts w:ascii="Times New Roman" w:hAnsi="Times New Roman" w:cs="Times New Roman"/>
        </w:rPr>
        <w:t xml:space="preserve">es </w:t>
      </w:r>
      <w:r w:rsidR="00C37BCB" w:rsidRPr="00AE0AB8">
        <w:rPr>
          <w:rFonts w:ascii="Times New Roman" w:hAnsi="Times New Roman" w:cs="Times New Roman"/>
        </w:rPr>
        <w:t xml:space="preserve">que </w:t>
      </w:r>
      <w:r w:rsidR="00463F6C" w:rsidRPr="00AE0AB8">
        <w:rPr>
          <w:rFonts w:ascii="Times New Roman" w:hAnsi="Times New Roman" w:cs="Times New Roman"/>
        </w:rPr>
        <w:t xml:space="preserve">los símbolos </w:t>
      </w:r>
      <w:r w:rsidRPr="00AE0AB8">
        <w:rPr>
          <w:rFonts w:ascii="Times New Roman" w:hAnsi="Times New Roman" w:cs="Times New Roman"/>
        </w:rPr>
        <w:t xml:space="preserve">se pueden escribir </w:t>
      </w:r>
      <w:r w:rsidR="00463F6C" w:rsidRPr="00AE0AB8">
        <w:rPr>
          <w:rFonts w:ascii="Times New Roman" w:hAnsi="Times New Roman" w:cs="Times New Roman"/>
        </w:rPr>
        <w:t>en cualquier orden,</w:t>
      </w:r>
      <w:r w:rsidR="004244EF" w:rsidRPr="00AE0AB8">
        <w:rPr>
          <w:rFonts w:ascii="Times New Roman" w:hAnsi="Times New Roman" w:cs="Times New Roman"/>
        </w:rPr>
        <w:t xml:space="preserve"> p</w:t>
      </w:r>
      <w:r w:rsidR="00463F6C" w:rsidRPr="00AE0AB8">
        <w:rPr>
          <w:rFonts w:ascii="Times New Roman" w:hAnsi="Times New Roman" w:cs="Times New Roman"/>
        </w:rPr>
        <w:t>or esto es muy complejo diseñar algoritmos para sumar, restar, multiplicar o dividir.</w:t>
      </w:r>
      <w:r w:rsidR="004244EF" w:rsidRPr="00AE0AB8">
        <w:rPr>
          <w:rFonts w:ascii="Times New Roman" w:hAnsi="Times New Roman" w:cs="Times New Roman"/>
        </w:rPr>
        <w:t xml:space="preserve"> </w:t>
      </w:r>
    </w:p>
    <w:p w14:paraId="53407000" w14:textId="56C9EF37" w:rsidR="00463F6C" w:rsidRPr="00AE0AB8" w:rsidRDefault="00A82CCB" w:rsidP="00463F6C">
      <w:pPr>
        <w:spacing w:after="0"/>
        <w:jc w:val="both"/>
        <w:rPr>
          <w:rFonts w:ascii="Times New Roman" w:hAnsi="Times New Roman" w:cs="Times New Roman"/>
        </w:rPr>
      </w:pPr>
      <w:r w:rsidRPr="00AE0AB8">
        <w:rPr>
          <w:rFonts w:ascii="Times New Roman" w:hAnsi="Times New Roman" w:cs="Times New Roman"/>
        </w:rPr>
        <w:t>Ejemplos de estos sistemas son el romano y el egipcio.</w:t>
      </w:r>
    </w:p>
    <w:p w14:paraId="6DF9A4CC" w14:textId="77777777" w:rsidR="004F0995" w:rsidRPr="00AE0AB8" w:rsidRDefault="004F0995" w:rsidP="00463F6C">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2518"/>
        <w:gridCol w:w="6460"/>
      </w:tblGrid>
      <w:tr w:rsidR="004F0995" w:rsidRPr="00AE0AB8" w14:paraId="4C424BBE" w14:textId="77777777" w:rsidTr="00905985">
        <w:tc>
          <w:tcPr>
            <w:tcW w:w="8978" w:type="dxa"/>
            <w:gridSpan w:val="2"/>
            <w:shd w:val="clear" w:color="auto" w:fill="000000" w:themeFill="text1"/>
          </w:tcPr>
          <w:p w14:paraId="74751F65" w14:textId="77777777" w:rsidR="004F0995" w:rsidRPr="00AE0AB8" w:rsidRDefault="004F0995" w:rsidP="0090598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4F0995" w:rsidRPr="00AE0AB8" w14:paraId="48569E17" w14:textId="77777777" w:rsidTr="00905985">
        <w:trPr>
          <w:trHeight w:val="437"/>
        </w:trPr>
        <w:tc>
          <w:tcPr>
            <w:tcW w:w="2518" w:type="dxa"/>
            <w:vAlign w:val="center"/>
          </w:tcPr>
          <w:p w14:paraId="2660A126" w14:textId="77777777" w:rsidR="004F0995" w:rsidRPr="00AE0AB8" w:rsidRDefault="004F0995" w:rsidP="00905985">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vAlign w:val="center"/>
          </w:tcPr>
          <w:p w14:paraId="64130293" w14:textId="624722CB" w:rsidR="004F0995" w:rsidRPr="00AE0AB8" w:rsidRDefault="005C4B45" w:rsidP="00E334A8">
            <w:pPr>
              <w:jc w:val="center"/>
              <w:rPr>
                <w:rFonts w:ascii="Times New Roman" w:hAnsi="Times New Roman" w:cs="Times New Roman"/>
                <w:b/>
                <w:sz w:val="24"/>
                <w:szCs w:val="24"/>
              </w:rPr>
            </w:pPr>
            <w:r w:rsidRPr="00AE0AB8">
              <w:rPr>
                <w:rFonts w:ascii="Times New Roman" w:hAnsi="Times New Roman" w:cs="Times New Roman"/>
                <w:b/>
                <w:sz w:val="24"/>
                <w:szCs w:val="24"/>
              </w:rPr>
              <w:t>Base</w:t>
            </w:r>
            <w:r w:rsidR="004F0995" w:rsidRPr="00AE0AB8">
              <w:rPr>
                <w:rFonts w:ascii="Times New Roman" w:hAnsi="Times New Roman" w:cs="Times New Roman"/>
                <w:b/>
                <w:sz w:val="24"/>
                <w:szCs w:val="24"/>
              </w:rPr>
              <w:t xml:space="preserve"> de </w:t>
            </w:r>
            <w:r w:rsidRPr="00AE0AB8">
              <w:rPr>
                <w:rFonts w:ascii="Times New Roman" w:hAnsi="Times New Roman" w:cs="Times New Roman"/>
                <w:b/>
                <w:sz w:val="24"/>
                <w:szCs w:val="24"/>
              </w:rPr>
              <w:t xml:space="preserve">un sistema de </w:t>
            </w:r>
            <w:r w:rsidR="004F0995" w:rsidRPr="00AE0AB8">
              <w:rPr>
                <w:rFonts w:ascii="Times New Roman" w:hAnsi="Times New Roman" w:cs="Times New Roman"/>
                <w:b/>
                <w:sz w:val="24"/>
                <w:szCs w:val="24"/>
              </w:rPr>
              <w:t>numeración</w:t>
            </w:r>
          </w:p>
        </w:tc>
      </w:tr>
      <w:tr w:rsidR="004F0995" w:rsidRPr="00AE0AB8" w14:paraId="70E2E396" w14:textId="77777777" w:rsidTr="00905985">
        <w:tc>
          <w:tcPr>
            <w:tcW w:w="2518" w:type="dxa"/>
            <w:shd w:val="clear" w:color="auto" w:fill="auto"/>
          </w:tcPr>
          <w:p w14:paraId="3DFBA648" w14:textId="77777777" w:rsidR="004F0995" w:rsidRPr="00AE0AB8" w:rsidRDefault="004F0995" w:rsidP="00905985">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shd w:val="clear" w:color="auto" w:fill="auto"/>
          </w:tcPr>
          <w:p w14:paraId="21CD7CC0" w14:textId="739F7D0E" w:rsidR="00E334A8" w:rsidRPr="00AE0AB8" w:rsidRDefault="00E334A8" w:rsidP="004F0995">
            <w:pPr>
              <w:spacing w:line="0" w:lineRule="atLeast"/>
              <w:jc w:val="both"/>
              <w:rPr>
                <w:rFonts w:ascii="Times New Roman" w:hAnsi="Times New Roman" w:cs="Times New Roman"/>
                <w:sz w:val="24"/>
                <w:szCs w:val="24"/>
              </w:rPr>
            </w:pPr>
            <w:r w:rsidRPr="00AE0AB8">
              <w:rPr>
                <w:rFonts w:ascii="Times New Roman" w:hAnsi="Times New Roman" w:cs="Times New Roman"/>
                <w:sz w:val="24"/>
                <w:szCs w:val="24"/>
              </w:rPr>
              <w:t xml:space="preserve">La base de un sistema numérico </w:t>
            </w:r>
            <w:r w:rsidR="002645C1" w:rsidRPr="00AE0AB8">
              <w:rPr>
                <w:rFonts w:ascii="Times New Roman" w:hAnsi="Times New Roman" w:cs="Times New Roman"/>
                <w:sz w:val="24"/>
                <w:szCs w:val="24"/>
              </w:rPr>
              <w:t>es</w:t>
            </w:r>
            <w:r w:rsidRPr="00AE0AB8">
              <w:rPr>
                <w:rFonts w:ascii="Times New Roman" w:hAnsi="Times New Roman" w:cs="Times New Roman"/>
                <w:sz w:val="24"/>
                <w:szCs w:val="24"/>
              </w:rPr>
              <w:t xml:space="preserve"> la </w:t>
            </w:r>
            <w:r w:rsidR="004F0995" w:rsidRPr="00AE0AB8">
              <w:rPr>
                <w:rFonts w:ascii="Times New Roman" w:hAnsi="Times New Roman" w:cs="Times New Roman"/>
                <w:sz w:val="24"/>
                <w:szCs w:val="24"/>
              </w:rPr>
              <w:t xml:space="preserve">cantidad de símbolos </w:t>
            </w:r>
            <w:r w:rsidRPr="00AE0AB8">
              <w:rPr>
                <w:rFonts w:ascii="Times New Roman" w:hAnsi="Times New Roman" w:cs="Times New Roman"/>
                <w:sz w:val="24"/>
                <w:szCs w:val="24"/>
              </w:rPr>
              <w:t xml:space="preserve">o dígitos distintos </w:t>
            </w:r>
            <w:r w:rsidR="004F0995" w:rsidRPr="00AE0AB8">
              <w:rPr>
                <w:rFonts w:ascii="Times New Roman" w:hAnsi="Times New Roman" w:cs="Times New Roman"/>
                <w:sz w:val="24"/>
                <w:szCs w:val="24"/>
              </w:rPr>
              <w:t xml:space="preserve">que se usan </w:t>
            </w:r>
            <w:r w:rsidRPr="00AE0AB8">
              <w:rPr>
                <w:rFonts w:ascii="Times New Roman" w:hAnsi="Times New Roman" w:cs="Times New Roman"/>
                <w:sz w:val="24"/>
                <w:szCs w:val="24"/>
              </w:rPr>
              <w:t xml:space="preserve">para </w:t>
            </w:r>
            <w:r w:rsidR="005C4B45" w:rsidRPr="00AE0AB8">
              <w:rPr>
                <w:rFonts w:ascii="Times New Roman" w:hAnsi="Times New Roman" w:cs="Times New Roman"/>
                <w:sz w:val="24"/>
                <w:szCs w:val="24"/>
              </w:rPr>
              <w:t>escribir las</w:t>
            </w:r>
            <w:r w:rsidRPr="00AE0AB8">
              <w:rPr>
                <w:rFonts w:ascii="Times New Roman" w:hAnsi="Times New Roman" w:cs="Times New Roman"/>
                <w:sz w:val="24"/>
                <w:szCs w:val="24"/>
              </w:rPr>
              <w:t xml:space="preserve"> cifras</w:t>
            </w:r>
            <w:r w:rsidR="004F0995" w:rsidRPr="00AE0AB8">
              <w:rPr>
                <w:rFonts w:ascii="Times New Roman" w:hAnsi="Times New Roman" w:cs="Times New Roman"/>
                <w:sz w:val="24"/>
                <w:szCs w:val="24"/>
              </w:rPr>
              <w:t>.</w:t>
            </w:r>
          </w:p>
          <w:p w14:paraId="4C84B554" w14:textId="3743B2E1" w:rsidR="004F0995" w:rsidRPr="00AE0AB8" w:rsidRDefault="00E334A8" w:rsidP="004F0995">
            <w:pPr>
              <w:spacing w:line="0" w:lineRule="atLeast"/>
              <w:jc w:val="both"/>
              <w:rPr>
                <w:rFonts w:ascii="Times New Roman" w:hAnsi="Times New Roman" w:cs="Times New Roman"/>
                <w:sz w:val="24"/>
                <w:szCs w:val="24"/>
              </w:rPr>
            </w:pPr>
            <w:r w:rsidRPr="00AE0AB8">
              <w:rPr>
                <w:rFonts w:ascii="Times New Roman" w:hAnsi="Times New Roman" w:cs="Times New Roman"/>
                <w:sz w:val="24"/>
                <w:szCs w:val="24"/>
              </w:rPr>
              <w:t xml:space="preserve">Por ejemplo el sistema decimal </w:t>
            </w:r>
            <w:r w:rsidR="002645C1" w:rsidRPr="00AE0AB8">
              <w:rPr>
                <w:rFonts w:ascii="Times New Roman" w:hAnsi="Times New Roman" w:cs="Times New Roman"/>
                <w:sz w:val="24"/>
                <w:szCs w:val="24"/>
              </w:rPr>
              <w:t>es base 10 pues usa</w:t>
            </w:r>
            <w:r w:rsidRPr="00AE0AB8">
              <w:rPr>
                <w:rFonts w:ascii="Times New Roman" w:hAnsi="Times New Roman" w:cs="Times New Roman"/>
                <w:sz w:val="24"/>
                <w:szCs w:val="24"/>
              </w:rPr>
              <w:t xml:space="preserve"> 10 símbolos: 0, 1, 2, 3, 4, 5, 6, 7, 8, 9; el sistema binario </w:t>
            </w:r>
            <w:r w:rsidR="002645C1" w:rsidRPr="00AE0AB8">
              <w:rPr>
                <w:rFonts w:ascii="Times New Roman" w:hAnsi="Times New Roman" w:cs="Times New Roman"/>
                <w:sz w:val="24"/>
                <w:szCs w:val="24"/>
              </w:rPr>
              <w:t>es base 2 pues usa</w:t>
            </w:r>
            <w:r w:rsidRPr="00AE0AB8">
              <w:rPr>
                <w:rFonts w:ascii="Times New Roman" w:hAnsi="Times New Roman" w:cs="Times New Roman"/>
                <w:sz w:val="24"/>
                <w:szCs w:val="24"/>
              </w:rPr>
              <w:t xml:space="preserve"> dos símbolos: 0 y 1. </w:t>
            </w:r>
            <w:r w:rsidR="004F0995" w:rsidRPr="00AE0AB8">
              <w:rPr>
                <w:rFonts w:ascii="Times New Roman" w:hAnsi="Times New Roman" w:cs="Times New Roman"/>
                <w:sz w:val="24"/>
                <w:szCs w:val="24"/>
              </w:rPr>
              <w:t xml:space="preserve"> </w:t>
            </w:r>
          </w:p>
          <w:p w14:paraId="5A1EF67C" w14:textId="2E612C44" w:rsidR="00E334A8" w:rsidRPr="00AE0AB8" w:rsidRDefault="00E334A8" w:rsidP="004F0995">
            <w:pPr>
              <w:spacing w:line="0" w:lineRule="atLeast"/>
              <w:jc w:val="both"/>
              <w:rPr>
                <w:rFonts w:ascii="Times New Roman" w:hAnsi="Times New Roman" w:cs="Times New Roman"/>
                <w:sz w:val="24"/>
                <w:szCs w:val="24"/>
              </w:rPr>
            </w:pPr>
          </w:p>
        </w:tc>
      </w:tr>
    </w:tbl>
    <w:p w14:paraId="1D3424D1" w14:textId="77777777" w:rsidR="004F0995" w:rsidRPr="00AE0AB8" w:rsidRDefault="004F0995" w:rsidP="00463F6C">
      <w:pPr>
        <w:spacing w:after="0"/>
        <w:jc w:val="both"/>
        <w:rPr>
          <w:rFonts w:ascii="Times New Roman" w:hAnsi="Times New Roman" w:cs="Times New Roman"/>
        </w:rPr>
      </w:pPr>
    </w:p>
    <w:p w14:paraId="30947FA1" w14:textId="77777777" w:rsidR="002D4D89" w:rsidRPr="00AE0AB8" w:rsidRDefault="002D4D89" w:rsidP="005D1738">
      <w:pPr>
        <w:spacing w:after="0"/>
        <w:rPr>
          <w:rFonts w:ascii="Times New Roman" w:hAnsi="Times New Roman" w:cs="Times New Roman"/>
          <w:b/>
        </w:rPr>
      </w:pPr>
    </w:p>
    <w:p w14:paraId="7E195AAD" w14:textId="41C9B063" w:rsidR="00463F6C" w:rsidRPr="00AE0AB8" w:rsidRDefault="00A34663" w:rsidP="00463F6C">
      <w:pPr>
        <w:autoSpaceDE w:val="0"/>
        <w:autoSpaceDN w:val="0"/>
        <w:adjustRightInd w:val="0"/>
        <w:spacing w:after="0"/>
        <w:rPr>
          <w:rFonts w:ascii="Times New Roman" w:hAnsi="Times New Roman" w:cs="Times New Roman"/>
          <w:b/>
          <w:bCs/>
          <w:color w:val="000000"/>
          <w:lang w:val="es-CO"/>
        </w:rPr>
      </w:pPr>
      <w:r w:rsidRPr="00AE0AB8">
        <w:rPr>
          <w:rFonts w:ascii="Times New Roman" w:hAnsi="Times New Roman" w:cs="Times New Roman"/>
          <w:highlight w:val="yellow"/>
        </w:rPr>
        <w:t>[SECCIÓN 3]</w:t>
      </w:r>
      <w:r w:rsidRPr="00AE0AB8">
        <w:rPr>
          <w:rFonts w:ascii="Times New Roman" w:hAnsi="Times New Roman" w:cs="Times New Roman"/>
        </w:rPr>
        <w:t xml:space="preserve"> </w:t>
      </w:r>
      <w:r w:rsidR="00463F6C" w:rsidRPr="00AE0AB8">
        <w:rPr>
          <w:rFonts w:ascii="Times New Roman" w:hAnsi="Times New Roman" w:cs="Times New Roman"/>
          <w:b/>
        </w:rPr>
        <w:t>1</w:t>
      </w:r>
      <w:r w:rsidRPr="00AE0AB8">
        <w:rPr>
          <w:rFonts w:ascii="Times New Roman" w:hAnsi="Times New Roman" w:cs="Times New Roman"/>
          <w:b/>
        </w:rPr>
        <w:t xml:space="preserve">.1.1 </w:t>
      </w:r>
      <w:r w:rsidR="00463F6C" w:rsidRPr="00AE0AB8">
        <w:rPr>
          <w:rFonts w:ascii="Times New Roman" w:hAnsi="Times New Roman" w:cs="Times New Roman"/>
          <w:b/>
          <w:bCs/>
          <w:color w:val="000000"/>
          <w:lang w:val="es-CO"/>
        </w:rPr>
        <w:t xml:space="preserve">Sistema de </w:t>
      </w:r>
      <w:r w:rsidR="00EC7941" w:rsidRPr="00AE0AB8">
        <w:rPr>
          <w:rFonts w:ascii="Times New Roman" w:hAnsi="Times New Roman" w:cs="Times New Roman"/>
          <w:b/>
          <w:bCs/>
          <w:color w:val="000000"/>
          <w:lang w:val="es-CO"/>
        </w:rPr>
        <w:t>n</w:t>
      </w:r>
      <w:r w:rsidR="00463F6C" w:rsidRPr="00AE0AB8">
        <w:rPr>
          <w:rFonts w:ascii="Times New Roman" w:hAnsi="Times New Roman" w:cs="Times New Roman"/>
          <w:b/>
          <w:bCs/>
          <w:color w:val="000000"/>
          <w:lang w:val="es-CO"/>
        </w:rPr>
        <w:t xml:space="preserve">umeración </w:t>
      </w:r>
      <w:r w:rsidR="00EC7941" w:rsidRPr="00AE0AB8">
        <w:rPr>
          <w:rFonts w:ascii="Times New Roman" w:hAnsi="Times New Roman" w:cs="Times New Roman"/>
          <w:b/>
          <w:bCs/>
          <w:color w:val="000000"/>
          <w:lang w:val="es-CO"/>
        </w:rPr>
        <w:t>r</w:t>
      </w:r>
      <w:r w:rsidR="00463F6C" w:rsidRPr="00AE0AB8">
        <w:rPr>
          <w:rFonts w:ascii="Times New Roman" w:hAnsi="Times New Roman" w:cs="Times New Roman"/>
          <w:b/>
          <w:bCs/>
          <w:color w:val="000000"/>
          <w:lang w:val="es-CO"/>
        </w:rPr>
        <w:t xml:space="preserve">omano </w:t>
      </w:r>
    </w:p>
    <w:p w14:paraId="2DB88A39" w14:textId="77777777" w:rsidR="00463F6C" w:rsidRPr="00AE0AB8" w:rsidRDefault="00463F6C" w:rsidP="00463F6C">
      <w:pPr>
        <w:autoSpaceDE w:val="0"/>
        <w:autoSpaceDN w:val="0"/>
        <w:adjustRightInd w:val="0"/>
        <w:spacing w:after="0"/>
        <w:rPr>
          <w:rFonts w:ascii="Times New Roman" w:hAnsi="Times New Roman" w:cs="Times New Roman"/>
          <w:color w:val="000000"/>
          <w:lang w:val="es-CO"/>
        </w:rPr>
      </w:pPr>
    </w:p>
    <w:p w14:paraId="3169D9DD" w14:textId="007DE3BA" w:rsidR="006864D7" w:rsidRPr="00AE0AB8" w:rsidRDefault="00C83CAB" w:rsidP="00D44566">
      <w:pPr>
        <w:autoSpaceDE w:val="0"/>
        <w:autoSpaceDN w:val="0"/>
        <w:adjustRightInd w:val="0"/>
        <w:spacing w:after="0"/>
        <w:jc w:val="both"/>
        <w:rPr>
          <w:rFonts w:ascii="Times New Roman" w:hAnsi="Times New Roman" w:cs="Times New Roman"/>
          <w:color w:val="000000"/>
          <w:lang w:val="es-CO"/>
        </w:rPr>
      </w:pPr>
      <w:r w:rsidRPr="00AE0AB8">
        <w:rPr>
          <w:rFonts w:ascii="Times New Roman" w:hAnsi="Times New Roman" w:cs="Times New Roman"/>
          <w:color w:val="333333"/>
        </w:rPr>
        <w:t>Los</w:t>
      </w:r>
      <w:r w:rsidR="00D44566" w:rsidRPr="00AE0AB8">
        <w:rPr>
          <w:rFonts w:ascii="Times New Roman" w:hAnsi="Times New Roman" w:cs="Times New Roman"/>
          <w:color w:val="333333"/>
        </w:rPr>
        <w:t xml:space="preserve"> primeros </w:t>
      </w:r>
      <w:r w:rsidRPr="00AE0AB8">
        <w:rPr>
          <w:rFonts w:ascii="Times New Roman" w:hAnsi="Times New Roman" w:cs="Times New Roman"/>
          <w:color w:val="333333"/>
        </w:rPr>
        <w:t xml:space="preserve">romanos </w:t>
      </w:r>
      <w:r w:rsidR="005C4B45" w:rsidRPr="00AE0AB8">
        <w:rPr>
          <w:rFonts w:ascii="Times New Roman" w:hAnsi="Times New Roman" w:cs="Times New Roman"/>
          <w:color w:val="333333"/>
        </w:rPr>
        <w:t>representaron</w:t>
      </w:r>
      <w:r w:rsidR="00D44566" w:rsidRPr="00AE0AB8">
        <w:rPr>
          <w:rFonts w:ascii="Times New Roman" w:hAnsi="Times New Roman" w:cs="Times New Roman"/>
          <w:color w:val="333333"/>
        </w:rPr>
        <w:t xml:space="preserve"> números de forma </w:t>
      </w:r>
      <w:proofErr w:type="spellStart"/>
      <w:r w:rsidR="00D44566" w:rsidRPr="00AE0AB8">
        <w:rPr>
          <w:rFonts w:ascii="Times New Roman" w:hAnsi="Times New Roman" w:cs="Times New Roman"/>
          <w:i/>
          <w:color w:val="333333"/>
        </w:rPr>
        <w:t>calculística</w:t>
      </w:r>
      <w:proofErr w:type="spellEnd"/>
      <w:r w:rsidR="00D44566" w:rsidRPr="00AE0AB8">
        <w:rPr>
          <w:rFonts w:ascii="Times New Roman" w:hAnsi="Times New Roman" w:cs="Times New Roman"/>
          <w:color w:val="333333"/>
        </w:rPr>
        <w:t>, es decir, poniendo tantas cuentas (palos o rayas verticales, en este caso) como unidades tuvieran que contar.</w:t>
      </w:r>
      <w:r w:rsidR="00D44566" w:rsidRPr="00AE0AB8">
        <w:rPr>
          <w:rFonts w:ascii="Times New Roman" w:hAnsi="Times New Roman" w:cs="Times New Roman"/>
          <w:color w:val="333333"/>
          <w:shd w:val="clear" w:color="auto" w:fill="E9EDEC"/>
        </w:rPr>
        <w:t xml:space="preserve"> </w:t>
      </w:r>
    </w:p>
    <w:p w14:paraId="3A3299B1" w14:textId="6D5DABA0" w:rsidR="005C4B45" w:rsidRPr="00AE0AB8" w:rsidRDefault="005C4B45" w:rsidP="005C4B45">
      <w:pPr>
        <w:jc w:val="both"/>
        <w:rPr>
          <w:rFonts w:ascii="Times New Roman" w:hAnsi="Times New Roman" w:cs="Times New Roman"/>
        </w:rPr>
      </w:pPr>
      <w:r w:rsidRPr="00AE0AB8">
        <w:rPr>
          <w:rFonts w:ascii="Times New Roman" w:hAnsi="Times New Roman" w:cs="Times New Roman"/>
        </w:rPr>
        <w:t>En el sistema de numeración romano se suma los símbolos de izquierda a derecha para determinar la cantidad que representan.</w:t>
      </w:r>
    </w:p>
    <w:p w14:paraId="44D7D19F" w14:textId="7B2BD7AA" w:rsidR="006864D7" w:rsidRPr="00AE0AB8" w:rsidRDefault="00C37BCB" w:rsidP="00463F6C">
      <w:pPr>
        <w:autoSpaceDE w:val="0"/>
        <w:autoSpaceDN w:val="0"/>
        <w:adjustRightInd w:val="0"/>
        <w:spacing w:after="0"/>
        <w:rPr>
          <w:rFonts w:ascii="Times New Roman" w:hAnsi="Times New Roman" w:cs="Times New Roman"/>
          <w:color w:val="000000"/>
          <w:lang w:val="es-CO"/>
        </w:rPr>
      </w:pPr>
      <w:r w:rsidRPr="00AE0AB8">
        <w:rPr>
          <w:rFonts w:ascii="Times New Roman" w:hAnsi="Times New Roman" w:cs="Times New Roman"/>
          <w:color w:val="000000"/>
          <w:lang w:val="es-CO"/>
        </w:rPr>
        <w:t>A continuación se presentan las generalidades del sistema de numeración romano.</w:t>
      </w:r>
    </w:p>
    <w:tbl>
      <w:tblPr>
        <w:tblStyle w:val="TableGrid"/>
        <w:tblW w:w="0" w:type="auto"/>
        <w:tblLook w:val="04A0" w:firstRow="1" w:lastRow="0" w:firstColumn="1" w:lastColumn="0" w:noHBand="0" w:noVBand="1"/>
      </w:tblPr>
      <w:tblGrid>
        <w:gridCol w:w="2518"/>
        <w:gridCol w:w="6515"/>
      </w:tblGrid>
      <w:tr w:rsidR="00C37BCB" w:rsidRPr="00AE0AB8" w14:paraId="69A6811C" w14:textId="77777777" w:rsidTr="003867AF">
        <w:tc>
          <w:tcPr>
            <w:tcW w:w="9033" w:type="dxa"/>
            <w:gridSpan w:val="2"/>
            <w:shd w:val="clear" w:color="auto" w:fill="000000" w:themeFill="text1"/>
          </w:tcPr>
          <w:p w14:paraId="359D2BCF" w14:textId="77777777" w:rsidR="00C37BCB" w:rsidRPr="00AE0AB8" w:rsidRDefault="00C37BCB" w:rsidP="003867AF">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C37BCB" w:rsidRPr="00AE0AB8" w14:paraId="5A5C5A1C" w14:textId="77777777" w:rsidTr="003867AF">
        <w:tc>
          <w:tcPr>
            <w:tcW w:w="2518" w:type="dxa"/>
          </w:tcPr>
          <w:p w14:paraId="33B3F201" w14:textId="77777777" w:rsidR="00C37BCB" w:rsidRPr="00AE0AB8" w:rsidRDefault="00C37BCB" w:rsidP="003867AF">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1957DA3F" w14:textId="4FE36321" w:rsidR="00C37BCB"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w:t>
            </w:r>
            <w:r w:rsidR="00C37BCB" w:rsidRPr="00AE0AB8">
              <w:rPr>
                <w:rFonts w:ascii="Times New Roman" w:hAnsi="Times New Roman" w:cs="Times New Roman"/>
                <w:color w:val="000000"/>
                <w:sz w:val="24"/>
                <w:szCs w:val="24"/>
              </w:rPr>
              <w:t xml:space="preserve">0  </w:t>
            </w:r>
          </w:p>
        </w:tc>
      </w:tr>
      <w:tr w:rsidR="00C37BCB" w:rsidRPr="00AE0AB8" w14:paraId="6D023D8D" w14:textId="77777777" w:rsidTr="003867AF">
        <w:tc>
          <w:tcPr>
            <w:tcW w:w="2518" w:type="dxa"/>
          </w:tcPr>
          <w:p w14:paraId="23F9B8FE" w14:textId="77777777" w:rsidR="00C37BCB" w:rsidRPr="00AE0AB8" w:rsidRDefault="00C37BCB"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3E3AB36D" w14:textId="688A6CA8" w:rsidR="00C37BCB" w:rsidRPr="00AE0AB8" w:rsidRDefault="001B3D4C" w:rsidP="003867AF">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Generalidades del sistema de numeración romano</w:t>
            </w:r>
          </w:p>
        </w:tc>
      </w:tr>
      <w:tr w:rsidR="00C37BCB" w:rsidRPr="00AE0AB8" w14:paraId="6D002614" w14:textId="77777777" w:rsidTr="003867AF">
        <w:tc>
          <w:tcPr>
            <w:tcW w:w="2518" w:type="dxa"/>
          </w:tcPr>
          <w:p w14:paraId="0A004C14" w14:textId="77777777" w:rsidR="00C37BCB" w:rsidRPr="00AE0AB8" w:rsidRDefault="00C37BCB"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9646EED" w14:textId="52053F5D" w:rsidR="00C37BCB" w:rsidRPr="00AE0AB8" w:rsidRDefault="009765B0" w:rsidP="003867AF">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Interactivo para conocer las reglas del sistema de numeración romano</w:t>
            </w:r>
          </w:p>
        </w:tc>
      </w:tr>
    </w:tbl>
    <w:p w14:paraId="357596ED" w14:textId="77777777" w:rsidR="00C37BCB" w:rsidRPr="00AE0AB8" w:rsidRDefault="00C37BCB" w:rsidP="00463F6C">
      <w:pPr>
        <w:autoSpaceDE w:val="0"/>
        <w:autoSpaceDN w:val="0"/>
        <w:adjustRightInd w:val="0"/>
        <w:spacing w:after="0"/>
        <w:rPr>
          <w:rFonts w:ascii="Times New Roman" w:hAnsi="Times New Roman" w:cs="Times New Roman"/>
          <w:color w:val="000000"/>
          <w:lang w:val="es-CO"/>
        </w:rPr>
      </w:pPr>
    </w:p>
    <w:p w14:paraId="283B6417" w14:textId="77777777" w:rsidR="00463F6C" w:rsidRPr="00AE0AB8" w:rsidRDefault="00463F6C" w:rsidP="00463F6C">
      <w:pPr>
        <w:spacing w:after="0"/>
        <w:jc w:val="both"/>
        <w:rPr>
          <w:rFonts w:ascii="Times New Roman" w:hAnsi="Times New Roman" w:cs="Times New Roman"/>
          <w:color w:val="000000"/>
        </w:rPr>
      </w:pPr>
    </w:p>
    <w:p w14:paraId="3679E24B" w14:textId="6075348E" w:rsidR="00463F6C" w:rsidRPr="00AE0AB8" w:rsidRDefault="007666D4" w:rsidP="00463F6C">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 xml:space="preserve">En la siguiente actividad podrás identificar algunos números romanos que aparecen en textos: </w:t>
      </w:r>
    </w:p>
    <w:p w14:paraId="2706D89F" w14:textId="77777777" w:rsidR="00C37BCB" w:rsidRPr="00AE0AB8" w:rsidRDefault="00C37BCB" w:rsidP="00463F6C">
      <w:pPr>
        <w:spacing w:after="0"/>
        <w:jc w:val="both"/>
        <w:rPr>
          <w:rFonts w:ascii="Times New Roman" w:hAnsi="Times New Roman" w:cs="Times New Roman"/>
          <w:color w:val="000000"/>
          <w:lang w:val="es-CO"/>
        </w:rPr>
      </w:pPr>
    </w:p>
    <w:tbl>
      <w:tblPr>
        <w:tblStyle w:val="TableGrid"/>
        <w:tblW w:w="8872" w:type="dxa"/>
        <w:tblLook w:val="04A0" w:firstRow="1" w:lastRow="0" w:firstColumn="1" w:lastColumn="0" w:noHBand="0" w:noVBand="1"/>
      </w:tblPr>
      <w:tblGrid>
        <w:gridCol w:w="2478"/>
        <w:gridCol w:w="6394"/>
      </w:tblGrid>
      <w:tr w:rsidR="007C755A" w:rsidRPr="00AE0AB8" w14:paraId="7D662162" w14:textId="77777777" w:rsidTr="009E6B30">
        <w:trPr>
          <w:trHeight w:val="307"/>
        </w:trPr>
        <w:tc>
          <w:tcPr>
            <w:tcW w:w="8872" w:type="dxa"/>
            <w:gridSpan w:val="2"/>
            <w:shd w:val="clear" w:color="auto" w:fill="000000" w:themeFill="text1"/>
          </w:tcPr>
          <w:p w14:paraId="3E9536DA" w14:textId="77777777" w:rsidR="007C755A" w:rsidRPr="00AE0AB8" w:rsidRDefault="007C755A"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7C755A" w:rsidRPr="00AE0AB8" w14:paraId="18670E51" w14:textId="77777777" w:rsidTr="009E6B30">
        <w:trPr>
          <w:trHeight w:val="289"/>
        </w:trPr>
        <w:tc>
          <w:tcPr>
            <w:tcW w:w="2478" w:type="dxa"/>
          </w:tcPr>
          <w:p w14:paraId="521BA4C9" w14:textId="77777777" w:rsidR="007C755A" w:rsidRPr="00AE0AB8" w:rsidRDefault="007C755A"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94" w:type="dxa"/>
          </w:tcPr>
          <w:p w14:paraId="098D9A59" w14:textId="0D30FC00" w:rsidR="007C755A" w:rsidRPr="00AE0AB8" w:rsidRDefault="007C755A" w:rsidP="00823C28">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1B3D4C" w:rsidRPr="00AE0AB8">
              <w:rPr>
                <w:rFonts w:ascii="Times New Roman" w:hAnsi="Times New Roman" w:cs="Times New Roman"/>
                <w:color w:val="000000"/>
                <w:sz w:val="24"/>
                <w:szCs w:val="24"/>
              </w:rPr>
              <w:t>2</w:t>
            </w:r>
            <w:r w:rsidR="00823C28" w:rsidRPr="00AE0AB8">
              <w:rPr>
                <w:rFonts w:ascii="Times New Roman" w:hAnsi="Times New Roman" w:cs="Times New Roman"/>
                <w:color w:val="000000"/>
                <w:sz w:val="24"/>
                <w:szCs w:val="24"/>
              </w:rPr>
              <w:t>0</w:t>
            </w:r>
            <w:r w:rsidRPr="00AE0AB8">
              <w:rPr>
                <w:rFonts w:ascii="Times New Roman" w:hAnsi="Times New Roman" w:cs="Times New Roman"/>
                <w:color w:val="000000"/>
                <w:sz w:val="24"/>
                <w:szCs w:val="24"/>
              </w:rPr>
              <w:t xml:space="preserve"> </w:t>
            </w:r>
          </w:p>
        </w:tc>
      </w:tr>
      <w:tr w:rsidR="007C755A" w:rsidRPr="00AE0AB8" w14:paraId="332840BA" w14:textId="77777777" w:rsidTr="009E6B30">
        <w:trPr>
          <w:trHeight w:val="253"/>
        </w:trPr>
        <w:tc>
          <w:tcPr>
            <w:tcW w:w="2478" w:type="dxa"/>
          </w:tcPr>
          <w:p w14:paraId="449D05ED"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94" w:type="dxa"/>
          </w:tcPr>
          <w:p w14:paraId="56F94065" w14:textId="52B8FCAD" w:rsidR="007C755A" w:rsidRPr="00AE0AB8" w:rsidRDefault="007C755A" w:rsidP="00EC794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Sistema de numeración </w:t>
            </w:r>
            <w:r w:rsidR="00EC7941" w:rsidRPr="00AE0AB8">
              <w:rPr>
                <w:rFonts w:ascii="Times New Roman" w:hAnsi="Times New Roman" w:cs="Times New Roman"/>
                <w:sz w:val="24"/>
                <w:szCs w:val="24"/>
                <w:lang w:val="es-ES_tradnl"/>
              </w:rPr>
              <w:t>r</w:t>
            </w:r>
            <w:r w:rsidRPr="00AE0AB8">
              <w:rPr>
                <w:rFonts w:ascii="Times New Roman" w:hAnsi="Times New Roman" w:cs="Times New Roman"/>
                <w:sz w:val="24"/>
                <w:szCs w:val="24"/>
                <w:lang w:val="es-ES_tradnl"/>
              </w:rPr>
              <w:t xml:space="preserve">omano </w:t>
            </w:r>
          </w:p>
        </w:tc>
      </w:tr>
      <w:tr w:rsidR="007C755A" w:rsidRPr="00AE0AB8" w14:paraId="420A359D" w14:textId="77777777" w:rsidTr="009E6B30">
        <w:trPr>
          <w:trHeight w:val="470"/>
        </w:trPr>
        <w:tc>
          <w:tcPr>
            <w:tcW w:w="2478" w:type="dxa"/>
          </w:tcPr>
          <w:p w14:paraId="2A47F7D6"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94" w:type="dxa"/>
          </w:tcPr>
          <w:p w14:paraId="25FBA589" w14:textId="77777777" w:rsidR="007C755A" w:rsidRPr="00AE0AB8" w:rsidRDefault="007C755A"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Esta actividad permite al estudiante identificar dentro de un texto algunos usos actuales de los números romanos.</w:t>
            </w:r>
          </w:p>
        </w:tc>
      </w:tr>
    </w:tbl>
    <w:p w14:paraId="441799B7" w14:textId="77777777" w:rsidR="004F0995" w:rsidRPr="00AE0AB8" w:rsidRDefault="004F0995" w:rsidP="00463F6C">
      <w:pPr>
        <w:spacing w:after="0"/>
        <w:jc w:val="both"/>
        <w:rPr>
          <w:rFonts w:ascii="Times New Roman" w:hAnsi="Times New Roman" w:cs="Times New Roman"/>
          <w:color w:val="000000"/>
        </w:rPr>
      </w:pPr>
    </w:p>
    <w:p w14:paraId="63157C58" w14:textId="1FF640BF" w:rsidR="001346BB" w:rsidRPr="00AE0AB8" w:rsidRDefault="001346BB" w:rsidP="001346BB">
      <w:pPr>
        <w:autoSpaceDE w:val="0"/>
        <w:autoSpaceDN w:val="0"/>
        <w:adjustRightInd w:val="0"/>
        <w:spacing w:after="0"/>
        <w:rPr>
          <w:rFonts w:ascii="Times New Roman" w:hAnsi="Times New Roman" w:cs="Times New Roman"/>
          <w:b/>
          <w:bCs/>
          <w:color w:val="000000"/>
          <w:lang w:val="es-CO"/>
        </w:rPr>
      </w:pPr>
      <w:r w:rsidRPr="00AE0AB8">
        <w:rPr>
          <w:rFonts w:ascii="Times New Roman" w:hAnsi="Times New Roman" w:cs="Times New Roman"/>
          <w:highlight w:val="yellow"/>
        </w:rPr>
        <w:t>SECCIÓN 3]</w:t>
      </w:r>
      <w:r w:rsidRPr="00AE0AB8">
        <w:rPr>
          <w:rFonts w:ascii="Times New Roman" w:hAnsi="Times New Roman" w:cs="Times New Roman"/>
        </w:rPr>
        <w:t xml:space="preserve"> </w:t>
      </w:r>
      <w:r w:rsidRPr="00AE0AB8">
        <w:rPr>
          <w:rFonts w:ascii="Times New Roman" w:hAnsi="Times New Roman" w:cs="Times New Roman"/>
          <w:b/>
        </w:rPr>
        <w:t xml:space="preserve">1.1.2 </w:t>
      </w:r>
      <w:r w:rsidRPr="00AE0AB8">
        <w:rPr>
          <w:rFonts w:ascii="Times New Roman" w:hAnsi="Times New Roman" w:cs="Times New Roman"/>
          <w:b/>
          <w:bCs/>
          <w:color w:val="000000"/>
          <w:lang w:val="es-CO"/>
        </w:rPr>
        <w:t xml:space="preserve">Sistema de </w:t>
      </w:r>
      <w:r w:rsidR="00EC7941" w:rsidRPr="00AE0AB8">
        <w:rPr>
          <w:rFonts w:ascii="Times New Roman" w:hAnsi="Times New Roman" w:cs="Times New Roman"/>
          <w:b/>
          <w:bCs/>
          <w:color w:val="000000"/>
          <w:lang w:val="es-CO"/>
        </w:rPr>
        <w:t>n</w:t>
      </w:r>
      <w:r w:rsidRPr="00AE0AB8">
        <w:rPr>
          <w:rFonts w:ascii="Times New Roman" w:hAnsi="Times New Roman" w:cs="Times New Roman"/>
          <w:b/>
          <w:bCs/>
          <w:color w:val="000000"/>
          <w:lang w:val="es-CO"/>
        </w:rPr>
        <w:t xml:space="preserve">umeración </w:t>
      </w:r>
      <w:r w:rsidR="00EC7941" w:rsidRPr="00AE0AB8">
        <w:rPr>
          <w:rFonts w:ascii="Times New Roman" w:hAnsi="Times New Roman" w:cs="Times New Roman"/>
          <w:b/>
          <w:bCs/>
          <w:color w:val="000000"/>
          <w:lang w:val="es-CO"/>
        </w:rPr>
        <w:t>e</w:t>
      </w:r>
      <w:r w:rsidRPr="00AE0AB8">
        <w:rPr>
          <w:rFonts w:ascii="Times New Roman" w:hAnsi="Times New Roman" w:cs="Times New Roman"/>
          <w:b/>
          <w:bCs/>
          <w:color w:val="000000"/>
          <w:lang w:val="es-CO"/>
        </w:rPr>
        <w:t xml:space="preserve">gipcio </w:t>
      </w:r>
    </w:p>
    <w:p w14:paraId="2D1E7E89" w14:textId="77777777" w:rsidR="001346BB" w:rsidRPr="00AE0AB8" w:rsidRDefault="001346BB" w:rsidP="001346BB">
      <w:pPr>
        <w:autoSpaceDE w:val="0"/>
        <w:autoSpaceDN w:val="0"/>
        <w:adjustRightInd w:val="0"/>
        <w:spacing w:after="0"/>
        <w:rPr>
          <w:rFonts w:ascii="Times New Roman" w:hAnsi="Times New Roman" w:cs="Times New Roman"/>
          <w:color w:val="000000"/>
          <w:lang w:val="es-CO"/>
        </w:rPr>
      </w:pPr>
    </w:p>
    <w:p w14:paraId="2236CC91" w14:textId="60C60011" w:rsidR="003111D6" w:rsidRPr="00AE0AB8" w:rsidRDefault="003111D6" w:rsidP="001346BB">
      <w:pPr>
        <w:autoSpaceDE w:val="0"/>
        <w:autoSpaceDN w:val="0"/>
        <w:adjustRightInd w:val="0"/>
        <w:spacing w:after="0"/>
        <w:rPr>
          <w:rFonts w:ascii="Times New Roman" w:hAnsi="Times New Roman" w:cs="Times New Roman"/>
          <w:color w:val="000000"/>
          <w:lang w:val="es-CO"/>
        </w:rPr>
      </w:pPr>
      <w:r w:rsidRPr="00AE0AB8">
        <w:rPr>
          <w:rFonts w:ascii="Times New Roman" w:hAnsi="Times New Roman" w:cs="Times New Roman"/>
          <w:color w:val="000000"/>
          <w:lang w:val="es-CO"/>
        </w:rPr>
        <w:t>El sistema de numeración egipcia utilizaba gerogríficos, basados en figuras, para representar sus números.</w:t>
      </w:r>
    </w:p>
    <w:p w14:paraId="4A502B3D" w14:textId="26FD69EA" w:rsidR="001346BB" w:rsidRPr="00AE0AB8" w:rsidRDefault="001346BB" w:rsidP="001346BB">
      <w:pPr>
        <w:autoSpaceDE w:val="0"/>
        <w:autoSpaceDN w:val="0"/>
        <w:adjustRightInd w:val="0"/>
        <w:spacing w:after="0"/>
        <w:rPr>
          <w:rFonts w:ascii="Times New Roman" w:hAnsi="Times New Roman" w:cs="Times New Roman"/>
          <w:lang w:val="es-CO"/>
        </w:rPr>
      </w:pPr>
    </w:p>
    <w:p w14:paraId="009792E3" w14:textId="43341F1D" w:rsidR="001346BB" w:rsidRPr="00AE0AB8" w:rsidRDefault="009F646B" w:rsidP="001346BB">
      <w:pPr>
        <w:spacing w:after="0"/>
        <w:jc w:val="both"/>
        <w:rPr>
          <w:ins w:id="2" w:author="Diana Margarita Gonzalez Martinez" w:date="2015-04-14T21:52:00Z"/>
          <w:rFonts w:ascii="Times New Roman" w:hAnsi="Times New Roman" w:cs="Times New Roman"/>
          <w:lang w:val="es-CO"/>
        </w:rPr>
      </w:pPr>
      <w:r w:rsidRPr="00AE0AB8">
        <w:rPr>
          <w:rFonts w:ascii="Times New Roman" w:hAnsi="Times New Roman" w:cs="Times New Roman"/>
          <w:lang w:val="es-CO"/>
        </w:rPr>
        <w:lastRenderedPageBreak/>
        <w:t xml:space="preserve">Se usaban tantas figuras </w:t>
      </w:r>
      <w:r w:rsidR="001346BB" w:rsidRPr="00AE0AB8">
        <w:rPr>
          <w:rFonts w:ascii="Times New Roman" w:hAnsi="Times New Roman" w:cs="Times New Roman"/>
          <w:lang w:val="es-CO"/>
        </w:rPr>
        <w:t xml:space="preserve">cómo fuera necesario y se podían escribir indistintamente de izquierda a derecha, al revés o de arriba abajo, cambiando la orientación de las figuras según el caso. </w:t>
      </w:r>
      <w:r w:rsidRPr="00AE0AB8">
        <w:rPr>
          <w:rFonts w:ascii="Times New Roman" w:hAnsi="Times New Roman" w:cs="Times New Roman"/>
          <w:lang w:val="es-CO"/>
        </w:rPr>
        <w:t>Como</w:t>
      </w:r>
      <w:r w:rsidR="001346BB" w:rsidRPr="00AE0AB8">
        <w:rPr>
          <w:rFonts w:ascii="Times New Roman" w:hAnsi="Times New Roman" w:cs="Times New Roman"/>
          <w:lang w:val="es-CO"/>
        </w:rPr>
        <w:t xml:space="preserve"> el orden </w:t>
      </w:r>
      <w:r w:rsidRPr="00AE0AB8">
        <w:rPr>
          <w:rFonts w:ascii="Times New Roman" w:hAnsi="Times New Roman" w:cs="Times New Roman"/>
          <w:lang w:val="es-CO"/>
        </w:rPr>
        <w:t xml:space="preserve">era indiferente </w:t>
      </w:r>
      <w:r w:rsidR="001346BB" w:rsidRPr="00AE0AB8">
        <w:rPr>
          <w:rFonts w:ascii="Times New Roman" w:hAnsi="Times New Roman" w:cs="Times New Roman"/>
          <w:lang w:val="es-CO"/>
        </w:rPr>
        <w:t xml:space="preserve">se escribían según criterios estéticos, y solían ir acompañados de los jeroglíficos correspondientes al tipo de objeto (animales, prisioneros, vasijas etc.) cuyo número indicaban. En la ilustración aparecen los símbolos usados para las potencias de diez. </w:t>
      </w:r>
    </w:p>
    <w:p w14:paraId="51EACC21" w14:textId="77777777" w:rsidR="001346BB" w:rsidRPr="00AE0AB8" w:rsidRDefault="001346BB" w:rsidP="001346BB">
      <w:pPr>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1346BB" w:rsidRPr="00AE0AB8" w14:paraId="758D0CB0" w14:textId="77777777" w:rsidTr="00914AA3">
        <w:tc>
          <w:tcPr>
            <w:tcW w:w="9033" w:type="dxa"/>
            <w:gridSpan w:val="2"/>
            <w:shd w:val="clear" w:color="auto" w:fill="0D0D0D" w:themeFill="text1" w:themeFillTint="F2"/>
          </w:tcPr>
          <w:p w14:paraId="37A5FAA3" w14:textId="77777777" w:rsidR="001346BB" w:rsidRPr="00AE0AB8" w:rsidRDefault="001346BB"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1346BB" w:rsidRPr="00AE0AB8" w14:paraId="0BDED74B" w14:textId="77777777" w:rsidTr="00914AA3">
        <w:tc>
          <w:tcPr>
            <w:tcW w:w="2518" w:type="dxa"/>
          </w:tcPr>
          <w:p w14:paraId="3F2CB519" w14:textId="77777777" w:rsidR="001346BB" w:rsidRPr="00AE0AB8" w:rsidRDefault="001346BB" w:rsidP="00914AA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312C4EFC" w14:textId="292B325C" w:rsidR="001346BB" w:rsidRPr="00AE0AB8" w:rsidRDefault="00E843C2" w:rsidP="00914AA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IMG0</w:t>
            </w:r>
            <w:r w:rsidR="00EF3DAE" w:rsidRPr="00AE0AB8">
              <w:rPr>
                <w:rFonts w:ascii="Times New Roman" w:hAnsi="Times New Roman" w:cs="Times New Roman"/>
                <w:color w:val="000000"/>
                <w:sz w:val="24"/>
                <w:szCs w:val="24"/>
              </w:rPr>
              <w:t>8</w:t>
            </w:r>
          </w:p>
        </w:tc>
      </w:tr>
      <w:tr w:rsidR="001346BB" w:rsidRPr="00AE0AB8" w14:paraId="35901BE4" w14:textId="77777777" w:rsidTr="00914AA3">
        <w:tc>
          <w:tcPr>
            <w:tcW w:w="2518" w:type="dxa"/>
          </w:tcPr>
          <w:p w14:paraId="7EF5FF21"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55FD67BE" w14:textId="0B01EA78" w:rsidR="00615A3F" w:rsidRPr="00AE0AB8" w:rsidRDefault="001346BB" w:rsidP="00AA030C">
            <w:pPr>
              <w:jc w:val="center"/>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50D93A9A" wp14:editId="20693830">
                  <wp:extent cx="3138805" cy="962025"/>
                  <wp:effectExtent l="0" t="0" r="4445" b="9525"/>
                  <wp:docPr id="16" name="Imagen 16" descr="http://2.bp.blogspot.com/-fA5PUHW97KI/UyIWZ7gHwBI/AAAAAAAAAF8/2qUkL-q8pKw/s1600/di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fA5PUHW97KI/UyIWZ7gHwBI/AAAAAAAAAF8/2qUkL-q8pKw/s1600/dio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748" cy="963540"/>
                          </a:xfrm>
                          <a:prstGeom prst="rect">
                            <a:avLst/>
                          </a:prstGeom>
                          <a:noFill/>
                          <a:ln>
                            <a:noFill/>
                          </a:ln>
                        </pic:spPr>
                      </pic:pic>
                    </a:graphicData>
                  </a:graphic>
                </wp:inline>
              </w:drawing>
            </w:r>
          </w:p>
          <w:p w14:paraId="6588D079" w14:textId="11E8B9F8" w:rsidR="00FE1395" w:rsidRPr="00AE0AB8" w:rsidRDefault="00FE1395" w:rsidP="00914AA3">
            <w:pPr>
              <w:rPr>
                <w:rFonts w:ascii="Times New Roman" w:hAnsi="Times New Roman" w:cs="Times New Roman"/>
                <w:color w:val="000000"/>
                <w:sz w:val="24"/>
                <w:szCs w:val="24"/>
              </w:rPr>
            </w:pPr>
            <w:r w:rsidRPr="00AE0AB8">
              <w:rPr>
                <w:rFonts w:ascii="Times New Roman" w:hAnsi="Times New Roman" w:cs="Times New Roman"/>
                <w:sz w:val="24"/>
                <w:szCs w:val="24"/>
                <w:lang w:val="es-ES_tradnl"/>
              </w:rPr>
              <w:object w:dxaOrig="6252" w:dyaOrig="2172" w14:anchorId="71317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9pt;height:108.9pt" o:ole="">
                  <v:imagedata r:id="rId13" o:title=""/>
                </v:shape>
                <o:OLEObject Type="Embed" ProgID="PBrush" ShapeID="_x0000_i1025" DrawAspect="Content" ObjectID="_1375772149" r:id="rId14"/>
              </w:object>
            </w:r>
          </w:p>
          <w:p w14:paraId="3E499F9B" w14:textId="0A648606"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Debe ir una imagen de los dioses egipcios como borde del sistema de numeración anexado como ambientación a la imagen. </w:t>
            </w:r>
          </w:p>
          <w:p w14:paraId="297CD8A6" w14:textId="77777777" w:rsidR="001346BB" w:rsidRPr="00AE0AB8" w:rsidRDefault="001346BB" w:rsidP="00914AA3">
            <w:pPr>
              <w:ind w:left="708"/>
              <w:rPr>
                <w:rFonts w:ascii="Times New Roman" w:hAnsi="Times New Roman" w:cs="Times New Roman"/>
                <w:color w:val="000000"/>
                <w:sz w:val="24"/>
                <w:szCs w:val="24"/>
              </w:rPr>
            </w:pPr>
          </w:p>
        </w:tc>
      </w:tr>
      <w:tr w:rsidR="001346BB" w:rsidRPr="00AE0AB8" w14:paraId="4621121A" w14:textId="77777777" w:rsidTr="00914AA3">
        <w:tc>
          <w:tcPr>
            <w:tcW w:w="2518" w:type="dxa"/>
          </w:tcPr>
          <w:p w14:paraId="748ACD85"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0BFB6367" w14:textId="4F83F369" w:rsidR="00B060E1" w:rsidRPr="00AE0AB8" w:rsidRDefault="00B060E1" w:rsidP="00914AA3">
            <w:pPr>
              <w:rPr>
                <w:rFonts w:ascii="Times New Roman" w:hAnsi="Times New Roman" w:cs="Times New Roman"/>
                <w:color w:val="000000"/>
                <w:sz w:val="24"/>
                <w:szCs w:val="24"/>
              </w:rPr>
            </w:pPr>
            <w:r w:rsidRPr="00AE0AB8">
              <w:rPr>
                <w:rFonts w:ascii="Times New Roman" w:hAnsi="Times New Roman" w:cs="Times New Roman"/>
                <w:sz w:val="24"/>
                <w:szCs w:val="24"/>
              </w:rPr>
              <w:t>1° ESO/Matemáticas/</w:t>
            </w:r>
            <w:r w:rsidR="00915CF7" w:rsidRPr="00AE0AB8">
              <w:rPr>
                <w:rFonts w:ascii="Times New Roman" w:hAnsi="Times New Roman" w:cs="Times New Roman"/>
                <w:sz w:val="24"/>
                <w:szCs w:val="24"/>
              </w:rPr>
              <w:t>Los números</w:t>
            </w:r>
            <w:r w:rsidRPr="00AE0AB8">
              <w:rPr>
                <w:rFonts w:ascii="Times New Roman" w:hAnsi="Times New Roman" w:cs="Times New Roman"/>
                <w:sz w:val="24"/>
                <w:szCs w:val="24"/>
              </w:rPr>
              <w:t>/el</w:t>
            </w:r>
            <w:r w:rsidR="00905985" w:rsidRPr="00AE0AB8">
              <w:rPr>
                <w:rFonts w:ascii="Times New Roman" w:hAnsi="Times New Roman" w:cs="Times New Roman"/>
                <w:sz w:val="24"/>
                <w:szCs w:val="24"/>
              </w:rPr>
              <w:t xml:space="preserve"> </w:t>
            </w:r>
            <w:r w:rsidR="00416DAC" w:rsidRPr="00AE0AB8">
              <w:rPr>
                <w:rFonts w:ascii="Times New Roman" w:hAnsi="Times New Roman" w:cs="Times New Roman"/>
                <w:sz w:val="24"/>
                <w:szCs w:val="24"/>
              </w:rPr>
              <w:t>sistema</w:t>
            </w:r>
            <w:r w:rsidR="00905985" w:rsidRPr="00AE0AB8">
              <w:rPr>
                <w:rFonts w:ascii="Times New Roman" w:hAnsi="Times New Roman" w:cs="Times New Roman"/>
                <w:sz w:val="24"/>
                <w:szCs w:val="24"/>
              </w:rPr>
              <w:t xml:space="preserve"> </w:t>
            </w:r>
            <w:r w:rsidRPr="00AE0AB8">
              <w:rPr>
                <w:rFonts w:ascii="Times New Roman" w:hAnsi="Times New Roman" w:cs="Times New Roman"/>
                <w:sz w:val="24"/>
                <w:szCs w:val="24"/>
              </w:rPr>
              <w:t>de</w:t>
            </w:r>
            <w:r w:rsidR="00905985" w:rsidRPr="00AE0AB8">
              <w:rPr>
                <w:rFonts w:ascii="Times New Roman" w:hAnsi="Times New Roman" w:cs="Times New Roman"/>
                <w:sz w:val="24"/>
                <w:szCs w:val="24"/>
              </w:rPr>
              <w:t xml:space="preserve"> </w:t>
            </w:r>
            <w:r w:rsidRPr="00AE0AB8">
              <w:rPr>
                <w:rFonts w:ascii="Times New Roman" w:hAnsi="Times New Roman" w:cs="Times New Roman"/>
                <w:sz w:val="24"/>
                <w:szCs w:val="24"/>
              </w:rPr>
              <w:t>numeración</w:t>
            </w:r>
            <w:r w:rsidR="00905985" w:rsidRPr="00AE0AB8">
              <w:rPr>
                <w:rFonts w:ascii="Times New Roman" w:hAnsi="Times New Roman" w:cs="Times New Roman"/>
                <w:sz w:val="24"/>
                <w:szCs w:val="24"/>
              </w:rPr>
              <w:t xml:space="preserve"> decimal/Los tipos de sistemas de numeración </w:t>
            </w:r>
          </w:p>
        </w:tc>
      </w:tr>
      <w:tr w:rsidR="001346BB" w:rsidRPr="00AE0AB8" w14:paraId="4DCC100F" w14:textId="77777777" w:rsidTr="00914AA3">
        <w:tc>
          <w:tcPr>
            <w:tcW w:w="2518" w:type="dxa"/>
          </w:tcPr>
          <w:p w14:paraId="7DC0454F"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542FEE0B" w14:textId="77777777" w:rsidR="001346BB" w:rsidRPr="00AE0AB8" w:rsidRDefault="001346BB"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Sistema de numeración Egipcio    </w:t>
            </w:r>
          </w:p>
        </w:tc>
      </w:tr>
    </w:tbl>
    <w:p w14:paraId="2890F727" w14:textId="77777777" w:rsidR="001346BB" w:rsidRPr="00AE0AB8" w:rsidRDefault="001346BB" w:rsidP="001346BB">
      <w:pPr>
        <w:spacing w:after="0"/>
        <w:jc w:val="both"/>
        <w:rPr>
          <w:rFonts w:ascii="Times New Roman" w:hAnsi="Times New Roman" w:cs="Times New Roman"/>
          <w:color w:val="000000"/>
          <w:lang w:val="es-CO"/>
        </w:rPr>
      </w:pPr>
    </w:p>
    <w:p w14:paraId="5CEFDFBF" w14:textId="77777777" w:rsidR="001346BB" w:rsidRPr="00AE0AB8" w:rsidRDefault="001346BB" w:rsidP="001346BB">
      <w:pPr>
        <w:autoSpaceDE w:val="0"/>
        <w:autoSpaceDN w:val="0"/>
        <w:adjustRightInd w:val="0"/>
        <w:spacing w:after="0"/>
        <w:jc w:val="both"/>
        <w:rPr>
          <w:rFonts w:ascii="Times New Roman" w:hAnsi="Times New Roman" w:cs="Times New Roman"/>
          <w:color w:val="000000"/>
          <w:lang w:val="es-CO"/>
        </w:rPr>
      </w:pPr>
    </w:p>
    <w:p w14:paraId="7F9D4F58" w14:textId="77777777" w:rsidR="00980A32" w:rsidRPr="00AE0AB8" w:rsidRDefault="00980A32" w:rsidP="001346BB">
      <w:pPr>
        <w:spacing w:after="0"/>
        <w:jc w:val="both"/>
        <w:rPr>
          <w:rFonts w:ascii="Times New Roman" w:hAnsi="Times New Roman" w:cs="Times New Roman"/>
          <w:color w:val="000000"/>
          <w:lang w:val="es-CO"/>
        </w:rPr>
      </w:pPr>
    </w:p>
    <w:p w14:paraId="79678F8E" w14:textId="32F35E7D" w:rsidR="001346BB" w:rsidRPr="00AE0AB8" w:rsidRDefault="001346BB" w:rsidP="001346BB">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 xml:space="preserve">En estos sistemas de escritura los grupos de signos </w:t>
      </w:r>
      <w:r w:rsidR="00905985" w:rsidRPr="00AE0AB8">
        <w:rPr>
          <w:rFonts w:ascii="Times New Roman" w:hAnsi="Times New Roman" w:cs="Times New Roman"/>
          <w:color w:val="000000"/>
          <w:lang w:val="es-CO"/>
        </w:rPr>
        <w:t xml:space="preserve">tienen </w:t>
      </w:r>
      <w:r w:rsidRPr="00AE0AB8">
        <w:rPr>
          <w:rFonts w:ascii="Times New Roman" w:hAnsi="Times New Roman" w:cs="Times New Roman"/>
          <w:color w:val="000000"/>
          <w:lang w:val="es-CO"/>
        </w:rPr>
        <w:t>una forma propia, y así se introdujeron símbolos particulares para 20, 30</w:t>
      </w:r>
      <w:r w:rsidR="000A356C" w:rsidRPr="00AE0AB8">
        <w:rPr>
          <w:rFonts w:ascii="Times New Roman" w:hAnsi="Times New Roman" w:cs="Times New Roman"/>
          <w:color w:val="000000"/>
          <w:lang w:val="es-CO"/>
        </w:rPr>
        <w:t>, 90, 200, 300, 900, 2000, 3000, e</w:t>
      </w:r>
      <w:r w:rsidRPr="00AE0AB8">
        <w:rPr>
          <w:rFonts w:ascii="Times New Roman" w:hAnsi="Times New Roman" w:cs="Times New Roman"/>
          <w:color w:val="000000"/>
          <w:lang w:val="es-CO"/>
        </w:rPr>
        <w:t>n los cuales se puede observar alguna regular</w:t>
      </w:r>
      <w:r w:rsidR="000A356C" w:rsidRPr="00AE0AB8">
        <w:rPr>
          <w:rFonts w:ascii="Times New Roman" w:hAnsi="Times New Roman" w:cs="Times New Roman"/>
          <w:color w:val="000000"/>
          <w:lang w:val="es-CO"/>
        </w:rPr>
        <w:t>idad en la escritura</w:t>
      </w:r>
      <w:r w:rsidRPr="00AE0AB8">
        <w:rPr>
          <w:rFonts w:ascii="Times New Roman" w:hAnsi="Times New Roman" w:cs="Times New Roman"/>
          <w:color w:val="000000"/>
          <w:lang w:val="es-CO"/>
        </w:rPr>
        <w:t>.</w:t>
      </w:r>
    </w:p>
    <w:p w14:paraId="1A50EC64" w14:textId="77777777" w:rsidR="00DB6151" w:rsidRPr="00AE0AB8" w:rsidRDefault="00DB6151" w:rsidP="001346BB">
      <w:pPr>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8857" w:type="dxa"/>
        <w:tblLook w:val="04A0" w:firstRow="1" w:lastRow="0" w:firstColumn="1" w:lastColumn="0" w:noHBand="0" w:noVBand="1"/>
      </w:tblPr>
      <w:tblGrid>
        <w:gridCol w:w="2439"/>
        <w:gridCol w:w="6418"/>
      </w:tblGrid>
      <w:tr w:rsidR="000A080C" w:rsidRPr="00AE0AB8" w14:paraId="4ADE4FA6" w14:textId="77777777" w:rsidTr="00615A3F">
        <w:trPr>
          <w:trHeight w:val="254"/>
        </w:trPr>
        <w:tc>
          <w:tcPr>
            <w:tcW w:w="8857" w:type="dxa"/>
            <w:gridSpan w:val="2"/>
            <w:shd w:val="clear" w:color="auto" w:fill="0D0D0D" w:themeFill="text1" w:themeFillTint="F2"/>
          </w:tcPr>
          <w:p w14:paraId="5B619D59" w14:textId="77777777" w:rsidR="000A080C" w:rsidRPr="00AE0AB8" w:rsidRDefault="000A080C" w:rsidP="00135508">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0A080C" w:rsidRPr="00AE0AB8" w14:paraId="75E0B649" w14:textId="77777777" w:rsidTr="00615A3F">
        <w:trPr>
          <w:trHeight w:val="239"/>
        </w:trPr>
        <w:tc>
          <w:tcPr>
            <w:tcW w:w="2439" w:type="dxa"/>
          </w:tcPr>
          <w:p w14:paraId="4DA277DC" w14:textId="77777777" w:rsidR="000A080C" w:rsidRPr="00AE0AB8" w:rsidRDefault="000A080C" w:rsidP="00135508">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418" w:type="dxa"/>
          </w:tcPr>
          <w:p w14:paraId="6CDD039E" w14:textId="68804669" w:rsidR="000A080C" w:rsidRPr="00AE0AB8" w:rsidRDefault="000A080C" w:rsidP="00135508">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MA_06_02_CO_IMG0</w:t>
            </w:r>
            <w:r w:rsidR="00EF3DAE" w:rsidRPr="00AE0AB8">
              <w:rPr>
                <w:rFonts w:ascii="Times New Roman" w:hAnsi="Times New Roman" w:cs="Times New Roman"/>
                <w:color w:val="000000"/>
                <w:sz w:val="24"/>
                <w:szCs w:val="24"/>
              </w:rPr>
              <w:t>9</w:t>
            </w:r>
          </w:p>
        </w:tc>
      </w:tr>
      <w:tr w:rsidR="000A080C" w:rsidRPr="00AE0AB8" w14:paraId="487F74A6" w14:textId="77777777" w:rsidTr="00615A3F">
        <w:trPr>
          <w:trHeight w:val="254"/>
        </w:trPr>
        <w:tc>
          <w:tcPr>
            <w:tcW w:w="2439" w:type="dxa"/>
          </w:tcPr>
          <w:p w14:paraId="48BE1251"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418" w:type="dxa"/>
          </w:tcPr>
          <w:p w14:paraId="3ED19ABF"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0A2A6BC1" w14:textId="77777777" w:rsidR="000A080C" w:rsidRPr="00AE0AB8" w:rsidRDefault="000A080C" w:rsidP="00135508">
            <w:pPr>
              <w:ind w:left="708"/>
              <w:rPr>
                <w:rFonts w:ascii="Times New Roman" w:hAnsi="Times New Roman" w:cs="Times New Roman"/>
                <w:color w:val="000000"/>
                <w:sz w:val="24"/>
                <w:szCs w:val="24"/>
              </w:rPr>
            </w:pPr>
            <w:r w:rsidRPr="00AE0AB8">
              <w:rPr>
                <w:rFonts w:ascii="Times New Roman" w:hAnsi="Times New Roman" w:cs="Times New Roman"/>
                <w:noProof/>
                <w:color w:val="000000"/>
                <w:sz w:val="24"/>
                <w:szCs w:val="24"/>
                <w:lang w:val="en-US"/>
              </w:rPr>
              <w:lastRenderedPageBreak/>
              <w:drawing>
                <wp:inline distT="0" distB="0" distL="0" distR="0" wp14:anchorId="40829732" wp14:editId="62468A25">
                  <wp:extent cx="2047875" cy="1733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2727" cy="1737657"/>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187480D7" w14:textId="77777777" w:rsidR="000A080C" w:rsidRPr="00AE0AB8" w:rsidRDefault="000A080C" w:rsidP="00135508">
            <w:pPr>
              <w:ind w:left="708"/>
              <w:rPr>
                <w:rFonts w:ascii="Times New Roman" w:hAnsi="Times New Roman" w:cs="Times New Roman"/>
                <w:color w:val="000000"/>
                <w:sz w:val="24"/>
                <w:szCs w:val="24"/>
              </w:rPr>
            </w:pPr>
          </w:p>
        </w:tc>
      </w:tr>
      <w:tr w:rsidR="000A080C" w:rsidRPr="00AE0AB8" w14:paraId="0397A60D" w14:textId="77777777" w:rsidTr="00615A3F">
        <w:trPr>
          <w:trHeight w:val="419"/>
        </w:trPr>
        <w:tc>
          <w:tcPr>
            <w:tcW w:w="2439" w:type="dxa"/>
          </w:tcPr>
          <w:p w14:paraId="5CAAD527"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6418" w:type="dxa"/>
          </w:tcPr>
          <w:p w14:paraId="20C012A2" w14:textId="77777777" w:rsidR="000A080C" w:rsidRPr="00AE0AB8" w:rsidRDefault="000A080C" w:rsidP="00135508">
            <w:pPr>
              <w:rPr>
                <w:rFonts w:ascii="Times New Roman" w:hAnsi="Times New Roman" w:cs="Times New Roman"/>
                <w:color w:val="000000"/>
                <w:sz w:val="24"/>
                <w:szCs w:val="24"/>
              </w:rPr>
            </w:pPr>
          </w:p>
        </w:tc>
      </w:tr>
      <w:tr w:rsidR="000A080C" w:rsidRPr="00AE0AB8" w14:paraId="14E56C90" w14:textId="77777777" w:rsidTr="00615A3F">
        <w:trPr>
          <w:trHeight w:val="239"/>
        </w:trPr>
        <w:tc>
          <w:tcPr>
            <w:tcW w:w="2439" w:type="dxa"/>
          </w:tcPr>
          <w:p w14:paraId="6BC9E1FD"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418" w:type="dxa"/>
          </w:tcPr>
          <w:p w14:paraId="3AEF99A0" w14:textId="77777777" w:rsidR="000A080C" w:rsidRPr="00AE0AB8" w:rsidRDefault="000A080C" w:rsidP="00135508">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Nuevo sistema de numeración Egipcio    </w:t>
            </w:r>
          </w:p>
        </w:tc>
      </w:tr>
    </w:tbl>
    <w:p w14:paraId="50F9CEDD" w14:textId="77777777" w:rsidR="00980A32" w:rsidRPr="00AE0AB8" w:rsidRDefault="00980A32" w:rsidP="0060230D">
      <w:pPr>
        <w:spacing w:after="0"/>
        <w:jc w:val="both"/>
        <w:rPr>
          <w:rFonts w:ascii="Times New Roman" w:hAnsi="Times New Roman" w:cs="Times New Roman"/>
          <w:color w:val="000000"/>
          <w:lang w:val="es-CO"/>
        </w:rPr>
      </w:pPr>
    </w:p>
    <w:p w14:paraId="0DA71074" w14:textId="77777777" w:rsidR="0060230D" w:rsidRPr="00AE0AB8" w:rsidRDefault="0060230D" w:rsidP="0060230D">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Ejemplo:</w:t>
      </w:r>
    </w:p>
    <w:p w14:paraId="78C7AB6F" w14:textId="77777777" w:rsidR="00DB6151" w:rsidRPr="00AE0AB8" w:rsidRDefault="00DB6151" w:rsidP="0060230D">
      <w:pPr>
        <w:spacing w:after="0"/>
        <w:jc w:val="both"/>
        <w:rPr>
          <w:rFonts w:ascii="Times New Roman" w:hAnsi="Times New Roman" w:cs="Times New Roman"/>
          <w:color w:val="000000"/>
          <w:lang w:val="es-CO"/>
        </w:rPr>
      </w:pPr>
    </w:p>
    <w:p w14:paraId="6B973F3B" w14:textId="31DFD7FB" w:rsidR="0060230D" w:rsidRPr="00AE0AB8" w:rsidRDefault="0060230D" w:rsidP="0060230D">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La</w:t>
      </w:r>
      <w:r w:rsidR="004704AB" w:rsidRPr="00AE0AB8">
        <w:rPr>
          <w:rFonts w:ascii="Times New Roman" w:hAnsi="Times New Roman" w:cs="Times New Roman"/>
          <w:color w:val="000000"/>
          <w:lang w:val="es-CO"/>
        </w:rPr>
        <w:t>s</w:t>
      </w:r>
      <w:r w:rsidRPr="00AE0AB8">
        <w:rPr>
          <w:rFonts w:ascii="Times New Roman" w:hAnsi="Times New Roman" w:cs="Times New Roman"/>
          <w:color w:val="000000"/>
          <w:lang w:val="es-CO"/>
        </w:rPr>
        <w:t xml:space="preserve"> siguiente</w:t>
      </w:r>
      <w:r w:rsidR="004704AB" w:rsidRPr="00AE0AB8">
        <w:rPr>
          <w:rFonts w:ascii="Times New Roman" w:hAnsi="Times New Roman" w:cs="Times New Roman"/>
          <w:color w:val="000000"/>
          <w:lang w:val="es-CO"/>
        </w:rPr>
        <w:t>s</w:t>
      </w:r>
      <w:r w:rsidRPr="00AE0AB8">
        <w:rPr>
          <w:rFonts w:ascii="Times New Roman" w:hAnsi="Times New Roman" w:cs="Times New Roman"/>
          <w:color w:val="000000"/>
          <w:lang w:val="es-CO"/>
        </w:rPr>
        <w:t xml:space="preserve"> </w:t>
      </w:r>
      <w:r w:rsidR="004704AB" w:rsidRPr="00AE0AB8">
        <w:rPr>
          <w:rFonts w:ascii="Times New Roman" w:hAnsi="Times New Roman" w:cs="Times New Roman"/>
          <w:color w:val="000000"/>
          <w:lang w:val="es-CO"/>
        </w:rPr>
        <w:t>imágenes</w:t>
      </w:r>
      <w:r w:rsidRPr="00AE0AB8">
        <w:rPr>
          <w:rFonts w:ascii="Times New Roman" w:hAnsi="Times New Roman" w:cs="Times New Roman"/>
          <w:color w:val="000000"/>
          <w:lang w:val="es-CO"/>
        </w:rPr>
        <w:t xml:space="preserve"> </w:t>
      </w:r>
      <w:r w:rsidR="000A356C" w:rsidRPr="00AE0AB8">
        <w:rPr>
          <w:rFonts w:ascii="Times New Roman" w:hAnsi="Times New Roman" w:cs="Times New Roman"/>
          <w:color w:val="000000"/>
          <w:lang w:val="es-CO"/>
        </w:rPr>
        <w:t xml:space="preserve">muestran diferentes forma de representar </w:t>
      </w:r>
      <w:r w:rsidRPr="00AE0AB8">
        <w:rPr>
          <w:rFonts w:ascii="Times New Roman" w:hAnsi="Times New Roman" w:cs="Times New Roman"/>
          <w:color w:val="000000"/>
          <w:lang w:val="es-CO"/>
        </w:rPr>
        <w:t>un número egipcio.</w:t>
      </w:r>
    </w:p>
    <w:p w14:paraId="2D6B3000" w14:textId="77777777" w:rsidR="00DB6151" w:rsidRPr="00AE0AB8" w:rsidRDefault="00DB6151" w:rsidP="0060230D">
      <w:pPr>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8857" w:type="dxa"/>
        <w:tblLook w:val="04A0" w:firstRow="1" w:lastRow="0" w:firstColumn="1" w:lastColumn="0" w:noHBand="0" w:noVBand="1"/>
      </w:tblPr>
      <w:tblGrid>
        <w:gridCol w:w="2439"/>
        <w:gridCol w:w="6418"/>
      </w:tblGrid>
      <w:tr w:rsidR="0060230D" w:rsidRPr="00AE0AB8" w14:paraId="51D4ECE5" w14:textId="77777777" w:rsidTr="0060230D">
        <w:trPr>
          <w:trHeight w:val="254"/>
        </w:trPr>
        <w:tc>
          <w:tcPr>
            <w:tcW w:w="8857" w:type="dxa"/>
            <w:gridSpan w:val="2"/>
            <w:shd w:val="clear" w:color="auto" w:fill="0D0D0D" w:themeFill="text1" w:themeFillTint="F2"/>
          </w:tcPr>
          <w:p w14:paraId="2461AA74" w14:textId="77777777" w:rsidR="0060230D" w:rsidRPr="00AE0AB8" w:rsidRDefault="0060230D" w:rsidP="0060230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60230D" w:rsidRPr="00AE0AB8" w14:paraId="7FABDB58" w14:textId="77777777" w:rsidTr="0060230D">
        <w:trPr>
          <w:trHeight w:val="239"/>
        </w:trPr>
        <w:tc>
          <w:tcPr>
            <w:tcW w:w="2439" w:type="dxa"/>
          </w:tcPr>
          <w:p w14:paraId="7090F557" w14:textId="77777777" w:rsidR="0060230D" w:rsidRPr="00AE0AB8" w:rsidRDefault="0060230D" w:rsidP="0060230D">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418" w:type="dxa"/>
          </w:tcPr>
          <w:p w14:paraId="32F9E874" w14:textId="5DFF7CCA" w:rsidR="00EF3DAE" w:rsidRPr="00AE0AB8" w:rsidRDefault="00EF3DAE" w:rsidP="00EF3DAE">
            <w:pPr>
              <w:rPr>
                <w:rFonts w:ascii="Times New Roman" w:hAnsi="Times New Roman" w:cs="Times New Roman"/>
                <w:color w:val="000000"/>
                <w:sz w:val="24"/>
                <w:szCs w:val="24"/>
              </w:rPr>
            </w:pPr>
            <w:r w:rsidRPr="00AE0AB8">
              <w:rPr>
                <w:rFonts w:ascii="Times New Roman" w:hAnsi="Times New Roman" w:cs="Times New Roman"/>
                <w:color w:val="000000"/>
                <w:sz w:val="24"/>
                <w:szCs w:val="24"/>
              </w:rPr>
              <w:t>MA_06_02_CO_IMG10</w:t>
            </w:r>
          </w:p>
          <w:p w14:paraId="0420F6E1" w14:textId="528643F8" w:rsidR="0060230D" w:rsidRPr="00AE0AB8" w:rsidRDefault="0060230D" w:rsidP="0060230D">
            <w:pPr>
              <w:rPr>
                <w:rFonts w:ascii="Times New Roman" w:hAnsi="Times New Roman" w:cs="Times New Roman"/>
                <w:b/>
                <w:color w:val="000000"/>
                <w:sz w:val="24"/>
                <w:szCs w:val="24"/>
              </w:rPr>
            </w:pPr>
          </w:p>
        </w:tc>
      </w:tr>
      <w:tr w:rsidR="0060230D" w:rsidRPr="00AE0AB8" w14:paraId="507D4A2C" w14:textId="77777777" w:rsidTr="0060230D">
        <w:trPr>
          <w:trHeight w:val="254"/>
        </w:trPr>
        <w:tc>
          <w:tcPr>
            <w:tcW w:w="2439" w:type="dxa"/>
          </w:tcPr>
          <w:p w14:paraId="7F0AB55A"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418" w:type="dxa"/>
          </w:tcPr>
          <w:p w14:paraId="58DC3D99"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1433F2D2" w14:textId="14AB9AE8" w:rsidR="0060230D" w:rsidRPr="00AE0AB8" w:rsidRDefault="0060230D" w:rsidP="00C9348C">
            <w:pPr>
              <w:ind w:left="708"/>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41479835" wp14:editId="7F5DDFDF">
                  <wp:extent cx="1628775" cy="647700"/>
                  <wp:effectExtent l="0" t="0" r="9525" b="0"/>
                  <wp:docPr id="23" name="Imagen 23" descr="Resultado de imagen para ejemplos de numeros egip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jemplos de numeros egipcios"/>
                          <pic:cNvPicPr>
                            <a:picLocks noChangeAspect="1" noChangeArrowheads="1"/>
                          </pic:cNvPicPr>
                        </pic:nvPicPr>
                        <pic:blipFill rotWithShape="1">
                          <a:blip r:embed="rId16">
                            <a:extLst>
                              <a:ext uri="{28A0092B-C50C-407E-A947-70E740481C1C}">
                                <a14:useLocalDpi xmlns:a14="http://schemas.microsoft.com/office/drawing/2010/main" val="0"/>
                              </a:ext>
                            </a:extLst>
                          </a:blip>
                          <a:srcRect r="46562" b="41121"/>
                          <a:stretch/>
                        </pic:blipFill>
                        <pic:spPr bwMode="auto">
                          <a:xfrm>
                            <a:off x="0" y="0"/>
                            <a:ext cx="1628775"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07373CBB" w14:textId="77777777" w:rsidR="0060230D" w:rsidRPr="00AE0AB8" w:rsidRDefault="0060230D" w:rsidP="0060230D">
            <w:pPr>
              <w:ind w:left="708"/>
              <w:rPr>
                <w:rFonts w:ascii="Times New Roman" w:hAnsi="Times New Roman" w:cs="Times New Roman"/>
                <w:color w:val="000000"/>
                <w:sz w:val="24"/>
                <w:szCs w:val="24"/>
              </w:rPr>
            </w:pPr>
          </w:p>
          <w:p w14:paraId="031FC3DB" w14:textId="3F735604" w:rsidR="004D6A2E" w:rsidRPr="00AE0AB8" w:rsidRDefault="005405FF" w:rsidP="00C9348C">
            <w:pPr>
              <w:ind w:left="708"/>
              <w:jc w:val="center"/>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46B7B9D5" wp14:editId="44A686F1">
                  <wp:extent cx="1676400" cy="533400"/>
                  <wp:effectExtent l="0" t="0" r="0" b="0"/>
                  <wp:docPr id="38927" name="Imagen 3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533400"/>
                          </a:xfrm>
                          <a:prstGeom prst="rect">
                            <a:avLst/>
                          </a:prstGeom>
                        </pic:spPr>
                      </pic:pic>
                    </a:graphicData>
                  </a:graphic>
                </wp:inline>
              </w:drawing>
            </w:r>
          </w:p>
          <w:p w14:paraId="74A95BE2" w14:textId="77777777" w:rsidR="004D6A2E" w:rsidRPr="00AE0AB8" w:rsidRDefault="004D6A2E" w:rsidP="0060230D">
            <w:pPr>
              <w:ind w:left="708"/>
              <w:rPr>
                <w:rFonts w:ascii="Times New Roman" w:hAnsi="Times New Roman" w:cs="Times New Roman"/>
                <w:color w:val="000000"/>
                <w:sz w:val="24"/>
                <w:szCs w:val="24"/>
              </w:rPr>
            </w:pPr>
          </w:p>
          <w:p w14:paraId="6C32DECA" w14:textId="77777777" w:rsidR="004D6A2E" w:rsidRPr="00AE0AB8" w:rsidRDefault="004D6A2E" w:rsidP="00C9348C">
            <w:pPr>
              <w:ind w:left="708"/>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3C68A08C" wp14:editId="55B38E4E">
                  <wp:extent cx="1762125" cy="542925"/>
                  <wp:effectExtent l="0" t="0" r="9525" b="9525"/>
                  <wp:docPr id="38926" name="Imagen 3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125" cy="542925"/>
                          </a:xfrm>
                          <a:prstGeom prst="rect">
                            <a:avLst/>
                          </a:prstGeom>
                        </pic:spPr>
                      </pic:pic>
                    </a:graphicData>
                  </a:graphic>
                </wp:inline>
              </w:drawing>
            </w:r>
          </w:p>
          <w:p w14:paraId="151D4EAC" w14:textId="77777777" w:rsidR="005405FF" w:rsidRPr="00AE0AB8" w:rsidRDefault="005405FF" w:rsidP="0060230D">
            <w:pPr>
              <w:ind w:left="708"/>
              <w:rPr>
                <w:rFonts w:ascii="Times New Roman" w:hAnsi="Times New Roman" w:cs="Times New Roman"/>
                <w:color w:val="000000"/>
                <w:sz w:val="24"/>
                <w:szCs w:val="24"/>
              </w:rPr>
            </w:pPr>
          </w:p>
          <w:p w14:paraId="1A34769D" w14:textId="77777777" w:rsidR="005405FF" w:rsidRPr="00AE0AB8" w:rsidRDefault="005405FF" w:rsidP="00C9348C">
            <w:pPr>
              <w:ind w:left="708"/>
              <w:jc w:val="center"/>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1A20DADB" wp14:editId="4D41B10D">
                  <wp:extent cx="1657350" cy="514350"/>
                  <wp:effectExtent l="0" t="0" r="0" b="0"/>
                  <wp:docPr id="38924" name="Imagen 3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909"/>
                          <a:stretch/>
                        </pic:blipFill>
                        <pic:spPr bwMode="auto">
                          <a:xfrm>
                            <a:off x="0" y="0"/>
                            <a:ext cx="1657350" cy="514350"/>
                          </a:xfrm>
                          <a:prstGeom prst="rect">
                            <a:avLst/>
                          </a:prstGeom>
                          <a:ln>
                            <a:noFill/>
                          </a:ln>
                          <a:extLst>
                            <a:ext uri="{53640926-AAD7-44d8-BBD7-CCE9431645EC}">
                              <a14:shadowObscured xmlns:a14="http://schemas.microsoft.com/office/drawing/2010/main"/>
                            </a:ext>
                          </a:extLst>
                        </pic:spPr>
                      </pic:pic>
                    </a:graphicData>
                  </a:graphic>
                </wp:inline>
              </w:drawing>
            </w:r>
          </w:p>
          <w:p w14:paraId="27F72CC5" w14:textId="205FE6AA" w:rsidR="009E6B30" w:rsidRPr="00AE0AB8" w:rsidRDefault="009E6B30" w:rsidP="00C9348C">
            <w:pPr>
              <w:ind w:left="708"/>
              <w:jc w:val="center"/>
              <w:rPr>
                <w:rFonts w:ascii="Times New Roman" w:hAnsi="Times New Roman" w:cs="Times New Roman"/>
                <w:color w:val="000000"/>
                <w:sz w:val="24"/>
                <w:szCs w:val="24"/>
              </w:rPr>
            </w:pPr>
          </w:p>
        </w:tc>
      </w:tr>
      <w:tr w:rsidR="0060230D" w:rsidRPr="00AE0AB8" w14:paraId="18313613" w14:textId="77777777" w:rsidTr="0060230D">
        <w:trPr>
          <w:trHeight w:val="419"/>
        </w:trPr>
        <w:tc>
          <w:tcPr>
            <w:tcW w:w="2439" w:type="dxa"/>
          </w:tcPr>
          <w:p w14:paraId="71935432"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418" w:type="dxa"/>
          </w:tcPr>
          <w:p w14:paraId="3C11F6AE" w14:textId="77777777" w:rsidR="0060230D" w:rsidRPr="00AE0AB8" w:rsidRDefault="0060230D" w:rsidP="0060230D">
            <w:pPr>
              <w:rPr>
                <w:rFonts w:ascii="Times New Roman" w:hAnsi="Times New Roman" w:cs="Times New Roman"/>
                <w:color w:val="000000"/>
                <w:sz w:val="24"/>
                <w:szCs w:val="24"/>
              </w:rPr>
            </w:pPr>
          </w:p>
        </w:tc>
      </w:tr>
      <w:tr w:rsidR="0060230D" w:rsidRPr="00AE0AB8" w14:paraId="2E052215" w14:textId="77777777" w:rsidTr="0060230D">
        <w:trPr>
          <w:trHeight w:val="239"/>
        </w:trPr>
        <w:tc>
          <w:tcPr>
            <w:tcW w:w="2439" w:type="dxa"/>
          </w:tcPr>
          <w:p w14:paraId="32F4279B" w14:textId="77777777" w:rsidR="0060230D" w:rsidRPr="00AE0AB8" w:rsidRDefault="0060230D" w:rsidP="0060230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418" w:type="dxa"/>
          </w:tcPr>
          <w:p w14:paraId="5BA041B2" w14:textId="2107AE77" w:rsidR="0060230D" w:rsidRPr="00AE0AB8" w:rsidRDefault="0060230D" w:rsidP="004D6A2E">
            <w:pPr>
              <w:rPr>
                <w:rFonts w:ascii="Times New Roman" w:hAnsi="Times New Roman" w:cs="Times New Roman"/>
                <w:color w:val="000000"/>
                <w:sz w:val="24"/>
                <w:szCs w:val="24"/>
              </w:rPr>
            </w:pPr>
            <w:r w:rsidRPr="00AE0AB8">
              <w:rPr>
                <w:rFonts w:ascii="Times New Roman" w:hAnsi="Times New Roman" w:cs="Times New Roman"/>
                <w:color w:val="000000"/>
                <w:sz w:val="24"/>
                <w:szCs w:val="24"/>
              </w:rPr>
              <w:t>Número egipcio</w:t>
            </w:r>
            <w:r w:rsidR="00CA4E6F" w:rsidRPr="00AE0AB8">
              <w:rPr>
                <w:rFonts w:ascii="Times New Roman" w:hAnsi="Times New Roman" w:cs="Times New Roman"/>
                <w:color w:val="000000"/>
                <w:sz w:val="24"/>
                <w:szCs w:val="24"/>
              </w:rPr>
              <w:t xml:space="preserve"> 3</w:t>
            </w:r>
            <w:r w:rsidR="004D6A2E" w:rsidRPr="00AE0AB8">
              <w:rPr>
                <w:rFonts w:ascii="Times New Roman" w:hAnsi="Times New Roman" w:cs="Times New Roman"/>
                <w:color w:val="000000"/>
                <w:sz w:val="24"/>
                <w:szCs w:val="24"/>
              </w:rPr>
              <w:t xml:space="preserve"> </w:t>
            </w:r>
            <w:r w:rsidR="00CA4E6F" w:rsidRPr="00AE0AB8">
              <w:rPr>
                <w:rFonts w:ascii="Times New Roman" w:hAnsi="Times New Roman" w:cs="Times New Roman"/>
                <w:color w:val="000000"/>
                <w:sz w:val="24"/>
                <w:szCs w:val="24"/>
              </w:rPr>
              <w:t>453</w:t>
            </w:r>
            <w:r w:rsidRPr="00AE0AB8">
              <w:rPr>
                <w:rFonts w:ascii="Times New Roman" w:hAnsi="Times New Roman" w:cs="Times New Roman"/>
                <w:color w:val="000000"/>
                <w:sz w:val="24"/>
                <w:szCs w:val="24"/>
              </w:rPr>
              <w:t xml:space="preserve"> </w:t>
            </w:r>
          </w:p>
        </w:tc>
      </w:tr>
    </w:tbl>
    <w:p w14:paraId="14A85002" w14:textId="77777777" w:rsidR="00DB6151" w:rsidRPr="00AE0AB8" w:rsidRDefault="00DB6151" w:rsidP="0060230D">
      <w:pPr>
        <w:spacing w:after="0"/>
        <w:jc w:val="both"/>
        <w:rPr>
          <w:rFonts w:ascii="Times New Roman" w:hAnsi="Times New Roman" w:cs="Times New Roman"/>
          <w:color w:val="000000"/>
          <w:lang w:val="es-CO"/>
        </w:rPr>
      </w:pPr>
    </w:p>
    <w:p w14:paraId="18120E68" w14:textId="5E9F1212" w:rsidR="00DB6151" w:rsidRPr="00AE0AB8" w:rsidRDefault="001B3D4C" w:rsidP="0060230D">
      <w:pPr>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lastRenderedPageBreak/>
        <w:t xml:space="preserve">Para encontraar la equivalencia del número anterior se procede de la siguiente manera: </w:t>
      </w:r>
    </w:p>
    <w:p w14:paraId="1785146F" w14:textId="77777777" w:rsidR="001B3D4C" w:rsidRPr="00AE0AB8" w:rsidRDefault="001B3D4C" w:rsidP="0060230D">
      <w:pPr>
        <w:spacing w:after="0"/>
        <w:jc w:val="both"/>
        <w:rPr>
          <w:rFonts w:ascii="Times New Roman" w:hAnsi="Times New Roman" w:cs="Times New Roman"/>
          <w:color w:val="000000"/>
          <w:lang w:val="es-CO"/>
        </w:rPr>
      </w:pPr>
    </w:p>
    <w:p w14:paraId="0E7F3602" w14:textId="676D9C45" w:rsidR="0060230D" w:rsidRPr="00AE0AB8" w:rsidRDefault="0060230D" w:rsidP="001B3D4C">
      <w:pPr>
        <w:spacing w:after="0"/>
        <w:jc w:val="center"/>
        <w:rPr>
          <w:rFonts w:ascii="Times New Roman" w:hAnsi="Times New Roman" w:cs="Times New Roman"/>
          <w:color w:val="000000"/>
          <w:lang w:val="es-CO"/>
        </w:rPr>
      </w:pPr>
      <w:r w:rsidRPr="00AE0AB8">
        <w:rPr>
          <w:rFonts w:ascii="Times New Roman" w:hAnsi="Times New Roman" w:cs="Times New Roman"/>
          <w:color w:val="000000"/>
          <w:lang w:val="es-CO"/>
        </w:rPr>
        <w:t>(3 x 1000) + (4 x 100) + (5 x 10) + (3 x 1)= 3000 + 400 + 50 +</w:t>
      </w:r>
      <w:r w:rsidR="00E317D7" w:rsidRPr="00AE0AB8">
        <w:rPr>
          <w:rFonts w:ascii="Times New Roman" w:hAnsi="Times New Roman" w:cs="Times New Roman"/>
          <w:color w:val="000000"/>
          <w:lang w:val="es-CO"/>
        </w:rPr>
        <w:t xml:space="preserve"> </w:t>
      </w:r>
      <w:r w:rsidRPr="00AE0AB8">
        <w:rPr>
          <w:rFonts w:ascii="Times New Roman" w:hAnsi="Times New Roman" w:cs="Times New Roman"/>
          <w:color w:val="000000"/>
          <w:lang w:val="es-CO"/>
        </w:rPr>
        <w:t>3 = 3</w:t>
      </w:r>
      <w:r w:rsidR="00E317D7" w:rsidRPr="00AE0AB8">
        <w:rPr>
          <w:rFonts w:ascii="Times New Roman" w:hAnsi="Times New Roman" w:cs="Times New Roman"/>
          <w:color w:val="000000"/>
          <w:lang w:val="es-CO"/>
        </w:rPr>
        <w:t xml:space="preserve"> </w:t>
      </w:r>
      <w:r w:rsidRPr="00AE0AB8">
        <w:rPr>
          <w:rFonts w:ascii="Times New Roman" w:hAnsi="Times New Roman" w:cs="Times New Roman"/>
          <w:color w:val="000000"/>
          <w:lang w:val="es-CO"/>
        </w:rPr>
        <w:t>453</w:t>
      </w:r>
    </w:p>
    <w:p w14:paraId="2AE8DD09" w14:textId="77777777" w:rsidR="000A080C" w:rsidRPr="00AE0AB8" w:rsidRDefault="000A080C" w:rsidP="001346BB">
      <w:pPr>
        <w:spacing w:after="0"/>
        <w:jc w:val="both"/>
        <w:rPr>
          <w:rFonts w:ascii="Times New Roman" w:hAnsi="Times New Roman" w:cs="Times New Roman"/>
          <w:color w:val="000000"/>
          <w:lang w:val="es-CO"/>
        </w:rPr>
      </w:pPr>
    </w:p>
    <w:p w14:paraId="34A14488" w14:textId="77777777" w:rsidR="003F47CC" w:rsidRPr="00AE0AB8" w:rsidRDefault="003F47CC" w:rsidP="001346BB">
      <w:pPr>
        <w:spacing w:after="0"/>
        <w:jc w:val="both"/>
        <w:rPr>
          <w:rFonts w:ascii="Times New Roman" w:hAnsi="Times New Roman" w:cs="Times New Roman"/>
          <w:color w:val="000000"/>
          <w:lang w:val="es-CO"/>
        </w:rPr>
      </w:pPr>
    </w:p>
    <w:p w14:paraId="7CFDEAA9" w14:textId="736D7672"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1.2 Sistemas de numeración multiplicativo</w:t>
      </w:r>
      <w:r w:rsidR="000A356C" w:rsidRPr="00AE0AB8">
        <w:rPr>
          <w:rFonts w:ascii="Times New Roman" w:hAnsi="Times New Roman" w:cs="Times New Roman"/>
          <w:b/>
        </w:rPr>
        <w:t>s</w:t>
      </w:r>
    </w:p>
    <w:p w14:paraId="5977A9C5" w14:textId="77777777" w:rsidR="000740E9" w:rsidRPr="00AE0AB8" w:rsidRDefault="000740E9" w:rsidP="000740E9">
      <w:pPr>
        <w:spacing w:after="0"/>
        <w:rPr>
          <w:rFonts w:ascii="Times New Roman" w:hAnsi="Times New Roman" w:cs="Times New Roman"/>
          <w:b/>
        </w:rPr>
      </w:pPr>
    </w:p>
    <w:p w14:paraId="070D3E89" w14:textId="07CA26C0" w:rsidR="00914AA3" w:rsidRPr="00AE0AB8" w:rsidRDefault="00914AA3" w:rsidP="0052300F">
      <w:pPr>
        <w:spacing w:after="0"/>
        <w:jc w:val="both"/>
        <w:rPr>
          <w:rFonts w:ascii="Times New Roman" w:hAnsi="Times New Roman" w:cs="Times New Roman"/>
          <w:color w:val="000000"/>
          <w:shd w:val="clear" w:color="auto" w:fill="FFFFFF"/>
        </w:rPr>
      </w:pPr>
      <w:r w:rsidRPr="00AE0AB8">
        <w:rPr>
          <w:rFonts w:ascii="Times New Roman" w:hAnsi="Times New Roman" w:cs="Times New Roman"/>
          <w:color w:val="000000"/>
          <w:shd w:val="clear" w:color="auto" w:fill="FFFFFF"/>
        </w:rPr>
        <w:t>E</w:t>
      </w:r>
      <w:r w:rsidR="000A356C" w:rsidRPr="00AE0AB8">
        <w:rPr>
          <w:rFonts w:ascii="Times New Roman" w:hAnsi="Times New Roman" w:cs="Times New Roman"/>
          <w:color w:val="000000"/>
          <w:shd w:val="clear" w:color="auto" w:fill="FFFFFF"/>
        </w:rPr>
        <w:t>n e</w:t>
      </w:r>
      <w:r w:rsidRPr="00AE0AB8">
        <w:rPr>
          <w:rFonts w:ascii="Times New Roman" w:hAnsi="Times New Roman" w:cs="Times New Roman"/>
          <w:color w:val="000000"/>
          <w:shd w:val="clear" w:color="auto" w:fill="FFFFFF"/>
        </w:rPr>
        <w:t>ste</w:t>
      </w:r>
      <w:r w:rsidR="000A356C" w:rsidRPr="00AE0AB8">
        <w:rPr>
          <w:rFonts w:ascii="Times New Roman" w:hAnsi="Times New Roman" w:cs="Times New Roman"/>
          <w:color w:val="000000"/>
          <w:shd w:val="clear" w:color="auto" w:fill="FFFFFF"/>
        </w:rPr>
        <w:t xml:space="preserve"> tipo de</w:t>
      </w:r>
      <w:r w:rsidRPr="00AE0AB8">
        <w:rPr>
          <w:rFonts w:ascii="Times New Roman" w:hAnsi="Times New Roman" w:cs="Times New Roman"/>
          <w:color w:val="000000"/>
          <w:shd w:val="clear" w:color="auto" w:fill="FFFFFF"/>
        </w:rPr>
        <w:t xml:space="preserve"> sistema</w:t>
      </w:r>
      <w:r w:rsidR="000A356C" w:rsidRPr="00AE0AB8">
        <w:rPr>
          <w:rFonts w:ascii="Times New Roman" w:hAnsi="Times New Roman" w:cs="Times New Roman"/>
          <w:color w:val="000000"/>
          <w:shd w:val="clear" w:color="auto" w:fill="FFFFFF"/>
        </w:rPr>
        <w:t>s se</w:t>
      </w:r>
      <w:r w:rsidRPr="00AE0AB8">
        <w:rPr>
          <w:rFonts w:ascii="Times New Roman" w:hAnsi="Times New Roman" w:cs="Times New Roman"/>
          <w:color w:val="000000"/>
          <w:shd w:val="clear" w:color="auto" w:fill="FFFFFF"/>
        </w:rPr>
        <w:t xml:space="preserve"> necesita un símbolo para referirse a las cifras del 0 al 9 (dependiendo de la base, esto sería en base 10) y un símbolo para las decenas, </w:t>
      </w:r>
      <w:r w:rsidR="000A356C" w:rsidRPr="00AE0AB8">
        <w:rPr>
          <w:rFonts w:ascii="Times New Roman" w:hAnsi="Times New Roman" w:cs="Times New Roman"/>
          <w:color w:val="000000"/>
          <w:shd w:val="clear" w:color="auto" w:fill="FFFFFF"/>
        </w:rPr>
        <w:t xml:space="preserve">las </w:t>
      </w:r>
      <w:r w:rsidRPr="00AE0AB8">
        <w:rPr>
          <w:rFonts w:ascii="Times New Roman" w:hAnsi="Times New Roman" w:cs="Times New Roman"/>
          <w:color w:val="000000"/>
          <w:shd w:val="clear" w:color="auto" w:fill="FFFFFF"/>
        </w:rPr>
        <w:t xml:space="preserve">centenas, </w:t>
      </w:r>
      <w:proofErr w:type="spellStart"/>
      <w:r w:rsidRPr="00AE0AB8">
        <w:rPr>
          <w:rFonts w:ascii="Times New Roman" w:hAnsi="Times New Roman" w:cs="Times New Roman"/>
          <w:color w:val="000000"/>
          <w:shd w:val="clear" w:color="auto" w:fill="FFFFFF"/>
        </w:rPr>
        <w:t>etc</w:t>
      </w:r>
      <w:proofErr w:type="spellEnd"/>
      <w:r w:rsidR="0058203E" w:rsidRPr="00AE0AB8">
        <w:rPr>
          <w:rFonts w:ascii="Times New Roman" w:hAnsi="Times New Roman" w:cs="Times New Roman"/>
          <w:color w:val="000000"/>
          <w:shd w:val="clear" w:color="auto" w:fill="FFFFFF"/>
        </w:rPr>
        <w:t xml:space="preserve">, </w:t>
      </w:r>
      <w:r w:rsidRPr="00AE0AB8">
        <w:rPr>
          <w:rFonts w:ascii="Times New Roman" w:hAnsi="Times New Roman" w:cs="Times New Roman"/>
          <w:color w:val="000000"/>
          <w:shd w:val="clear" w:color="auto" w:fill="FFFFFF"/>
        </w:rPr>
        <w:t>de tal forma que se mu</w:t>
      </w:r>
      <w:r w:rsidR="000A356C" w:rsidRPr="00AE0AB8">
        <w:rPr>
          <w:rFonts w:ascii="Times New Roman" w:hAnsi="Times New Roman" w:cs="Times New Roman"/>
          <w:color w:val="000000"/>
          <w:shd w:val="clear" w:color="auto" w:fill="FFFFFF"/>
        </w:rPr>
        <w:t xml:space="preserve">ltiplica una cantidad por otra y al final se suma </w:t>
      </w:r>
      <w:r w:rsidRPr="00AE0AB8">
        <w:rPr>
          <w:rFonts w:ascii="Times New Roman" w:hAnsi="Times New Roman" w:cs="Times New Roman"/>
          <w:color w:val="000000"/>
          <w:shd w:val="clear" w:color="auto" w:fill="FFFFFF"/>
        </w:rPr>
        <w:t xml:space="preserve">el resultado. </w:t>
      </w:r>
      <w:r w:rsidR="00A82CCB" w:rsidRPr="00AE0AB8">
        <w:rPr>
          <w:rFonts w:ascii="Times New Roman" w:hAnsi="Times New Roman" w:cs="Times New Roman"/>
          <w:color w:val="000000"/>
          <w:shd w:val="clear" w:color="auto" w:fill="FFFFFF"/>
        </w:rPr>
        <w:t>Ejemplos de estos sistemas son el chino, el maya y el babilónico.</w:t>
      </w:r>
    </w:p>
    <w:p w14:paraId="75BC0AA4" w14:textId="77777777" w:rsidR="00914AA3" w:rsidRPr="00AE0AB8" w:rsidRDefault="00914AA3" w:rsidP="000740E9">
      <w:pPr>
        <w:spacing w:after="0"/>
        <w:rPr>
          <w:rFonts w:ascii="Times New Roman" w:hAnsi="Times New Roman" w:cs="Times New Roman"/>
          <w:color w:val="000000"/>
          <w:shd w:val="clear" w:color="auto" w:fill="FFFFFF"/>
        </w:rPr>
      </w:pPr>
    </w:p>
    <w:p w14:paraId="19D6A066" w14:textId="2A1CB6DF" w:rsidR="00BB0D08" w:rsidRPr="00AE0AB8" w:rsidRDefault="001B3D4C" w:rsidP="000740E9">
      <w:pPr>
        <w:spacing w:after="0"/>
        <w:rPr>
          <w:rFonts w:ascii="Times New Roman" w:hAnsi="Times New Roman" w:cs="Times New Roman"/>
          <w:color w:val="000000"/>
          <w:shd w:val="clear" w:color="auto" w:fill="FFFFFF"/>
        </w:rPr>
      </w:pPr>
      <w:r w:rsidRPr="00AE0AB8">
        <w:rPr>
          <w:rFonts w:ascii="Times New Roman" w:hAnsi="Times New Roman" w:cs="Times New Roman"/>
          <w:color w:val="000000"/>
          <w:shd w:val="clear" w:color="auto" w:fill="FFFFFF"/>
        </w:rPr>
        <w:t>A continuación se presentan algunos ejemplos de sistemas de numeración multiplicativos.</w:t>
      </w:r>
    </w:p>
    <w:p w14:paraId="455811A4" w14:textId="77777777" w:rsidR="000A356C" w:rsidRPr="00AE0AB8" w:rsidRDefault="000A356C" w:rsidP="00CA4E6F">
      <w:pPr>
        <w:autoSpaceDE w:val="0"/>
        <w:autoSpaceDN w:val="0"/>
        <w:adjustRightInd w:val="0"/>
        <w:spacing w:after="0"/>
        <w:jc w:val="both"/>
        <w:rPr>
          <w:rFonts w:ascii="Times New Roman" w:hAnsi="Times New Roman" w:cs="Times New Roman"/>
          <w:highlight w:val="yellow"/>
        </w:rPr>
      </w:pPr>
    </w:p>
    <w:p w14:paraId="69FCCA03"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1B3D4C" w:rsidRPr="00AE0AB8" w14:paraId="776978E6" w14:textId="77777777" w:rsidTr="003867AF">
        <w:tc>
          <w:tcPr>
            <w:tcW w:w="9033" w:type="dxa"/>
            <w:gridSpan w:val="2"/>
            <w:shd w:val="clear" w:color="auto" w:fill="000000" w:themeFill="text1"/>
          </w:tcPr>
          <w:p w14:paraId="67D527EC" w14:textId="77777777" w:rsidR="001B3D4C" w:rsidRPr="00AE0AB8" w:rsidRDefault="001B3D4C" w:rsidP="003867AF">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1B3D4C" w:rsidRPr="00AE0AB8" w14:paraId="7A3D5CE4" w14:textId="77777777" w:rsidTr="003867AF">
        <w:tc>
          <w:tcPr>
            <w:tcW w:w="2518" w:type="dxa"/>
          </w:tcPr>
          <w:p w14:paraId="24500C89" w14:textId="77777777"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DFDBCB6" w14:textId="2F13B44C"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 xml:space="preserve">MA_06_02_CO_REC30  </w:t>
            </w:r>
          </w:p>
        </w:tc>
      </w:tr>
      <w:tr w:rsidR="001B3D4C" w:rsidRPr="00AE0AB8" w14:paraId="15BEA681" w14:textId="77777777" w:rsidTr="003867AF">
        <w:tc>
          <w:tcPr>
            <w:tcW w:w="2518" w:type="dxa"/>
          </w:tcPr>
          <w:p w14:paraId="1F21A1AC"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8440D49" w14:textId="32298F74" w:rsidR="001B3D4C" w:rsidRPr="00AE0AB8" w:rsidRDefault="001B3D4C" w:rsidP="003867AF">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Sistemas de numeración multiplicativos</w:t>
            </w:r>
          </w:p>
        </w:tc>
      </w:tr>
      <w:tr w:rsidR="001B3D4C" w:rsidRPr="00AE0AB8" w14:paraId="39289B7F" w14:textId="77777777" w:rsidTr="003867AF">
        <w:tc>
          <w:tcPr>
            <w:tcW w:w="2518" w:type="dxa"/>
          </w:tcPr>
          <w:p w14:paraId="4E065570"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64089AD4" w14:textId="73C59F44" w:rsidR="001B3D4C" w:rsidRPr="00AE0AB8" w:rsidRDefault="001B3D4C" w:rsidP="003867AF">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Interactivo para identificar cuáles son las características de los sistemas de numeración multiplicativos y las generalidades de los principales sistemas de numeración de este tipo.</w:t>
            </w:r>
          </w:p>
        </w:tc>
      </w:tr>
    </w:tbl>
    <w:p w14:paraId="78F7919A"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p w14:paraId="4C99AAE5"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p w14:paraId="3E3DE709" w14:textId="77777777" w:rsidR="001B3D4C" w:rsidRPr="00AE0AB8" w:rsidRDefault="001B3D4C" w:rsidP="00CA4E6F">
      <w:pPr>
        <w:autoSpaceDE w:val="0"/>
        <w:autoSpaceDN w:val="0"/>
        <w:adjustRightInd w:val="0"/>
        <w:spacing w:after="0"/>
        <w:jc w:val="both"/>
        <w:rPr>
          <w:rFonts w:ascii="Times New Roman" w:hAnsi="Times New Roman" w:cs="Times New Roman"/>
          <w:highlight w:val="yellow"/>
        </w:rPr>
      </w:pPr>
    </w:p>
    <w:tbl>
      <w:tblPr>
        <w:tblStyle w:val="TableGrid"/>
        <w:tblW w:w="8872" w:type="dxa"/>
        <w:tblLook w:val="04A0" w:firstRow="1" w:lastRow="0" w:firstColumn="1" w:lastColumn="0" w:noHBand="0" w:noVBand="1"/>
      </w:tblPr>
      <w:tblGrid>
        <w:gridCol w:w="2478"/>
        <w:gridCol w:w="6394"/>
      </w:tblGrid>
      <w:tr w:rsidR="001B3D4C" w:rsidRPr="00AE0AB8" w14:paraId="5FB8EC49" w14:textId="77777777" w:rsidTr="003867AF">
        <w:trPr>
          <w:trHeight w:val="307"/>
        </w:trPr>
        <w:tc>
          <w:tcPr>
            <w:tcW w:w="8872" w:type="dxa"/>
            <w:gridSpan w:val="2"/>
            <w:shd w:val="clear" w:color="auto" w:fill="000000" w:themeFill="text1"/>
          </w:tcPr>
          <w:p w14:paraId="2B75C2A5" w14:textId="77777777" w:rsidR="001B3D4C" w:rsidRPr="00AE0AB8" w:rsidRDefault="001B3D4C" w:rsidP="003867AF">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1B3D4C" w:rsidRPr="00AE0AB8" w14:paraId="4126B5DF" w14:textId="77777777" w:rsidTr="003867AF">
        <w:trPr>
          <w:trHeight w:val="289"/>
        </w:trPr>
        <w:tc>
          <w:tcPr>
            <w:tcW w:w="2478" w:type="dxa"/>
          </w:tcPr>
          <w:p w14:paraId="544D9D23" w14:textId="77777777"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94" w:type="dxa"/>
          </w:tcPr>
          <w:p w14:paraId="409221C7" w14:textId="73F5F92F" w:rsidR="001B3D4C" w:rsidRPr="00AE0AB8" w:rsidRDefault="001B3D4C" w:rsidP="003867AF">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 xml:space="preserve">MA_06_02_CO_REC40 </w:t>
            </w:r>
          </w:p>
        </w:tc>
      </w:tr>
      <w:tr w:rsidR="001B3D4C" w:rsidRPr="00AE0AB8" w14:paraId="7FC45BBB" w14:textId="77777777" w:rsidTr="003867AF">
        <w:trPr>
          <w:trHeight w:val="253"/>
        </w:trPr>
        <w:tc>
          <w:tcPr>
            <w:tcW w:w="2478" w:type="dxa"/>
          </w:tcPr>
          <w:p w14:paraId="051BF90B"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94" w:type="dxa"/>
          </w:tcPr>
          <w:p w14:paraId="1D2DC3FC" w14:textId="35A23D3B" w:rsidR="001B3D4C" w:rsidRPr="00AE0AB8" w:rsidRDefault="003867AF" w:rsidP="003867AF">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Sistema De Numeracion Chino</w:t>
            </w:r>
          </w:p>
        </w:tc>
      </w:tr>
      <w:tr w:rsidR="001B3D4C" w:rsidRPr="00AE0AB8" w14:paraId="2479A6B2" w14:textId="77777777" w:rsidTr="003867AF">
        <w:trPr>
          <w:trHeight w:val="470"/>
        </w:trPr>
        <w:tc>
          <w:tcPr>
            <w:tcW w:w="2478" w:type="dxa"/>
          </w:tcPr>
          <w:p w14:paraId="2B001630" w14:textId="77777777" w:rsidR="001B3D4C" w:rsidRPr="00AE0AB8" w:rsidRDefault="001B3D4C" w:rsidP="003867AF">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94" w:type="dxa"/>
          </w:tcPr>
          <w:p w14:paraId="3D5FEFA7" w14:textId="1218FBB0" w:rsidR="001B3D4C" w:rsidRPr="00AE0AB8" w:rsidRDefault="003867AF" w:rsidP="003867AF">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Actividad para generar un portafolio de números telefónicos escribiéndolos en el sistema de numeración Chino</w:t>
            </w:r>
          </w:p>
        </w:tc>
      </w:tr>
    </w:tbl>
    <w:p w14:paraId="2E21ED29" w14:textId="77777777" w:rsidR="006410C1" w:rsidRPr="00AE0AB8" w:rsidRDefault="006410C1" w:rsidP="000740E9">
      <w:pPr>
        <w:spacing w:after="0"/>
        <w:rPr>
          <w:rFonts w:ascii="Times New Roman" w:hAnsi="Times New Roman" w:cs="Times New Roman"/>
          <w:b/>
        </w:rPr>
      </w:pPr>
    </w:p>
    <w:p w14:paraId="5EB8D99C" w14:textId="07706A4C" w:rsidR="000740E9" w:rsidRPr="00AE0AB8" w:rsidRDefault="001B3D4C" w:rsidP="000740E9">
      <w:pPr>
        <w:spacing w:after="0"/>
        <w:rPr>
          <w:rFonts w:ascii="Times New Roman" w:hAnsi="Times New Roman" w:cs="Times New Roman"/>
          <w:b/>
        </w:rPr>
      </w:pPr>
      <w:r w:rsidRPr="00AE0AB8">
        <w:rPr>
          <w:rFonts w:ascii="Times New Roman" w:hAnsi="Times New Roman" w:cs="Times New Roman"/>
          <w:highlight w:val="yellow"/>
        </w:rPr>
        <w:t xml:space="preserve"> </w:t>
      </w:r>
      <w:r w:rsidR="000740E9" w:rsidRPr="00AE0AB8">
        <w:rPr>
          <w:rFonts w:ascii="Times New Roman" w:hAnsi="Times New Roman" w:cs="Times New Roman"/>
          <w:highlight w:val="yellow"/>
        </w:rPr>
        <w:t>[SECCIÓN 2]</w:t>
      </w:r>
      <w:r w:rsidR="000740E9" w:rsidRPr="00AE0AB8">
        <w:rPr>
          <w:rFonts w:ascii="Times New Roman" w:hAnsi="Times New Roman" w:cs="Times New Roman"/>
        </w:rPr>
        <w:t xml:space="preserve"> </w:t>
      </w:r>
      <w:r w:rsidR="000740E9" w:rsidRPr="00AE0AB8">
        <w:rPr>
          <w:rFonts w:ascii="Times New Roman" w:hAnsi="Times New Roman" w:cs="Times New Roman"/>
          <w:b/>
        </w:rPr>
        <w:t xml:space="preserve">1.3 </w:t>
      </w:r>
      <w:r w:rsidRPr="00AE0AB8">
        <w:rPr>
          <w:rFonts w:ascii="Times New Roman" w:hAnsi="Times New Roman" w:cs="Times New Roman"/>
          <w:b/>
        </w:rPr>
        <w:t>Sistema</w:t>
      </w:r>
      <w:r w:rsidR="000740E9" w:rsidRPr="00AE0AB8">
        <w:rPr>
          <w:rFonts w:ascii="Times New Roman" w:hAnsi="Times New Roman" w:cs="Times New Roman"/>
          <w:b/>
        </w:rPr>
        <w:t xml:space="preserve"> de numeración decimal</w:t>
      </w:r>
    </w:p>
    <w:p w14:paraId="3B8CB822" w14:textId="77777777" w:rsidR="00D947AF" w:rsidRPr="00AE0AB8" w:rsidRDefault="00D947AF" w:rsidP="000740E9">
      <w:pPr>
        <w:spacing w:after="0"/>
        <w:rPr>
          <w:rFonts w:ascii="Times New Roman" w:hAnsi="Times New Roman" w:cs="Times New Roman"/>
          <w:b/>
        </w:rPr>
      </w:pPr>
    </w:p>
    <w:p w14:paraId="40FCA6D9" w14:textId="77777777" w:rsidR="005E4AB3" w:rsidRPr="00AE0AB8" w:rsidRDefault="005E4AB3" w:rsidP="000740E9">
      <w:pPr>
        <w:spacing w:after="0"/>
        <w:rPr>
          <w:rFonts w:ascii="Times New Roman" w:hAnsi="Times New Roman" w:cs="Times New Roman"/>
        </w:rPr>
      </w:pPr>
    </w:p>
    <w:p w14:paraId="2080B4FD" w14:textId="6707192C" w:rsidR="00D947AF" w:rsidRPr="00AE0AB8" w:rsidRDefault="00D947AF" w:rsidP="00CF57A7">
      <w:pPr>
        <w:spacing w:after="0"/>
        <w:jc w:val="both"/>
        <w:rPr>
          <w:rFonts w:ascii="Times New Roman" w:hAnsi="Times New Roman" w:cs="Times New Roman"/>
        </w:rPr>
      </w:pPr>
      <w:r w:rsidRPr="00AE0AB8">
        <w:rPr>
          <w:rFonts w:ascii="Times New Roman" w:hAnsi="Times New Roman" w:cs="Times New Roman"/>
        </w:rPr>
        <w:t>Leonardo de Pisa fue uno de los primeros en introducir este nuevo sistema de numeración en Europa hacia el siglo VIII d. C, en la figura aparecen las cifras numéricas indo-arábigas.</w:t>
      </w:r>
    </w:p>
    <w:p w14:paraId="04332B53" w14:textId="77777777" w:rsidR="00D947AF" w:rsidRPr="00AE0AB8" w:rsidRDefault="00D947AF" w:rsidP="000740E9">
      <w:pPr>
        <w:spacing w:after="0"/>
        <w:rPr>
          <w:rFonts w:ascii="Times New Roman" w:hAnsi="Times New Roman" w:cs="Times New Roman"/>
          <w:b/>
        </w:rPr>
      </w:pPr>
    </w:p>
    <w:p w14:paraId="3799B750" w14:textId="77777777" w:rsidR="005E4AB3" w:rsidRPr="00AE0AB8" w:rsidRDefault="005E4AB3" w:rsidP="000740E9">
      <w:pPr>
        <w:spacing w:after="0"/>
        <w:rPr>
          <w:rFonts w:ascii="Times New Roman" w:hAnsi="Times New Roman" w:cs="Times New Roman"/>
          <w:b/>
        </w:rPr>
      </w:pPr>
    </w:p>
    <w:tbl>
      <w:tblPr>
        <w:tblStyle w:val="TableGrid"/>
        <w:tblpPr w:leftFromText="141" w:rightFromText="141" w:vertAnchor="text" w:horzAnchor="margin" w:tblpY="78"/>
        <w:tblW w:w="0" w:type="auto"/>
        <w:tblLook w:val="04A0" w:firstRow="1" w:lastRow="0" w:firstColumn="1" w:lastColumn="0" w:noHBand="0" w:noVBand="1"/>
      </w:tblPr>
      <w:tblGrid>
        <w:gridCol w:w="1710"/>
        <w:gridCol w:w="7344"/>
      </w:tblGrid>
      <w:tr w:rsidR="00D947AF" w:rsidRPr="00AE0AB8" w14:paraId="43F4D9FF" w14:textId="77777777" w:rsidTr="00914AA3">
        <w:tc>
          <w:tcPr>
            <w:tcW w:w="9033" w:type="dxa"/>
            <w:gridSpan w:val="2"/>
            <w:shd w:val="clear" w:color="auto" w:fill="0D0D0D" w:themeFill="text1" w:themeFillTint="F2"/>
          </w:tcPr>
          <w:p w14:paraId="4048CD32" w14:textId="77777777" w:rsidR="00D947AF" w:rsidRPr="00AE0AB8" w:rsidRDefault="00D947AF"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D947AF" w:rsidRPr="00AE0AB8" w14:paraId="48D6B0F4" w14:textId="77777777" w:rsidTr="00914AA3">
        <w:tc>
          <w:tcPr>
            <w:tcW w:w="2518" w:type="dxa"/>
          </w:tcPr>
          <w:p w14:paraId="235BD585" w14:textId="77777777" w:rsidR="00D947AF" w:rsidRPr="00AE0AB8" w:rsidRDefault="00D947AF" w:rsidP="00914AA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151B068B" w14:textId="4CB562EE" w:rsidR="00D947AF" w:rsidRPr="00AE0AB8" w:rsidRDefault="00E843C2" w:rsidP="00914AA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IMG1</w:t>
            </w:r>
            <w:r w:rsidR="00EF3DAE" w:rsidRPr="00AE0AB8">
              <w:rPr>
                <w:rFonts w:ascii="Times New Roman" w:hAnsi="Times New Roman" w:cs="Times New Roman"/>
                <w:color w:val="000000"/>
                <w:sz w:val="24"/>
                <w:szCs w:val="24"/>
              </w:rPr>
              <w:t>8</w:t>
            </w:r>
          </w:p>
        </w:tc>
      </w:tr>
      <w:tr w:rsidR="00D947AF" w:rsidRPr="00AE0AB8" w14:paraId="4BCC9993" w14:textId="77777777" w:rsidTr="00914AA3">
        <w:tc>
          <w:tcPr>
            <w:tcW w:w="2518" w:type="dxa"/>
          </w:tcPr>
          <w:p w14:paraId="6F4F4BCB"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501B8BB4"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4BCB5407" w14:textId="0A9F5B6E" w:rsidR="00D947AF" w:rsidRPr="00AE0AB8" w:rsidRDefault="00D947AF" w:rsidP="00914AA3">
            <w:pPr>
              <w:ind w:left="708"/>
              <w:rPr>
                <w:rFonts w:ascii="Times New Roman" w:hAnsi="Times New Roman" w:cs="Times New Roman"/>
                <w:color w:val="000000"/>
                <w:sz w:val="24"/>
                <w:szCs w:val="24"/>
              </w:rPr>
            </w:pPr>
            <w:r w:rsidRPr="00AE0AB8">
              <w:rPr>
                <w:rFonts w:ascii="Times New Roman" w:hAnsi="Times New Roman" w:cs="Times New Roman"/>
                <w:noProof/>
                <w:color w:val="000000"/>
                <w:sz w:val="24"/>
                <w:szCs w:val="24"/>
                <w:lang w:val="en-US"/>
              </w:rPr>
              <w:drawing>
                <wp:inline distT="0" distB="0" distL="0" distR="0" wp14:anchorId="0248DB1A" wp14:editId="229E0075">
                  <wp:extent cx="4073843" cy="6934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3843" cy="693420"/>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52637000" w14:textId="338D5359" w:rsidR="00D947AF" w:rsidRPr="00AE0AB8" w:rsidRDefault="008C3C4C" w:rsidP="00914AA3">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Antiguo sistema de numeración decimal </w:t>
            </w:r>
          </w:p>
        </w:tc>
      </w:tr>
      <w:tr w:rsidR="00D947AF" w:rsidRPr="00AE0AB8" w14:paraId="01AAAF63" w14:textId="77777777" w:rsidTr="00914AA3">
        <w:tc>
          <w:tcPr>
            <w:tcW w:w="2518" w:type="dxa"/>
          </w:tcPr>
          <w:p w14:paraId="032C739F"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 xml:space="preserve">Código </w:t>
            </w:r>
            <w:r w:rsidRPr="00AE0AB8">
              <w:rPr>
                <w:rFonts w:ascii="Times New Roman" w:hAnsi="Times New Roman" w:cs="Times New Roman"/>
                <w:b/>
                <w:color w:val="000000"/>
                <w:sz w:val="24"/>
                <w:szCs w:val="24"/>
              </w:rPr>
              <w:lastRenderedPageBreak/>
              <w:t>Shutterstock (o URL o la ruta en AulaPlaneta)</w:t>
            </w:r>
          </w:p>
        </w:tc>
        <w:tc>
          <w:tcPr>
            <w:tcW w:w="6515" w:type="dxa"/>
          </w:tcPr>
          <w:p w14:paraId="5B5C5EB8" w14:textId="77777777" w:rsidR="00D947AF" w:rsidRPr="00AE0AB8" w:rsidRDefault="00D947AF" w:rsidP="00914AA3">
            <w:pPr>
              <w:rPr>
                <w:rFonts w:ascii="Times New Roman" w:hAnsi="Times New Roman" w:cs="Times New Roman"/>
                <w:color w:val="000000"/>
                <w:sz w:val="24"/>
                <w:szCs w:val="24"/>
              </w:rPr>
            </w:pPr>
          </w:p>
        </w:tc>
      </w:tr>
      <w:tr w:rsidR="00D947AF" w:rsidRPr="00AE0AB8" w14:paraId="68F4E21A" w14:textId="77777777" w:rsidTr="00914AA3">
        <w:tc>
          <w:tcPr>
            <w:tcW w:w="2518" w:type="dxa"/>
          </w:tcPr>
          <w:p w14:paraId="0C171AB9" w14:textId="77777777"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Pie de imagen</w:t>
            </w:r>
          </w:p>
        </w:tc>
        <w:tc>
          <w:tcPr>
            <w:tcW w:w="6515" w:type="dxa"/>
          </w:tcPr>
          <w:p w14:paraId="6D68CFB2" w14:textId="3A188281" w:rsidR="00D947AF" w:rsidRPr="00AE0AB8" w:rsidRDefault="00D947AF" w:rsidP="00914AA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Antiguo sistema de numeración decimal     </w:t>
            </w:r>
          </w:p>
        </w:tc>
      </w:tr>
    </w:tbl>
    <w:p w14:paraId="2A721986" w14:textId="77777777" w:rsidR="00605CAA" w:rsidRPr="00AE0AB8" w:rsidRDefault="00605CAA" w:rsidP="000740E9">
      <w:pPr>
        <w:spacing w:after="0"/>
        <w:rPr>
          <w:rFonts w:ascii="Times New Roman" w:hAnsi="Times New Roman" w:cs="Times New Roman"/>
        </w:rPr>
      </w:pPr>
    </w:p>
    <w:p w14:paraId="57F16B4A" w14:textId="70071182" w:rsidR="00D947AF" w:rsidRPr="00AE0AB8" w:rsidRDefault="00D947AF" w:rsidP="000740E9">
      <w:pPr>
        <w:spacing w:after="0"/>
        <w:rPr>
          <w:ins w:id="3" w:author="Diana Margarita Gonzalez Martinez" w:date="2015-05-11T20:11:00Z"/>
          <w:rFonts w:ascii="Times New Roman" w:hAnsi="Times New Roman" w:cs="Times New Roman"/>
        </w:rPr>
      </w:pPr>
      <w:r w:rsidRPr="00AE0AB8">
        <w:rPr>
          <w:rFonts w:ascii="Times New Roman" w:hAnsi="Times New Roman" w:cs="Times New Roman"/>
        </w:rPr>
        <w:t>Estas cifras evolucionaron a través de los siglos, hasta llegar a las que conocemos actualmente:</w:t>
      </w:r>
    </w:p>
    <w:p w14:paraId="76E26D9F" w14:textId="77777777" w:rsidR="0022132E" w:rsidRPr="00AE0AB8" w:rsidRDefault="0022132E" w:rsidP="000740E9">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2518"/>
        <w:gridCol w:w="6515"/>
      </w:tblGrid>
      <w:tr w:rsidR="00DE1572" w:rsidRPr="00AE0AB8" w14:paraId="62EF1692" w14:textId="77777777" w:rsidTr="00905985">
        <w:tc>
          <w:tcPr>
            <w:tcW w:w="9033" w:type="dxa"/>
            <w:gridSpan w:val="2"/>
            <w:shd w:val="clear" w:color="auto" w:fill="0D0D0D" w:themeFill="text1" w:themeFillTint="F2"/>
          </w:tcPr>
          <w:p w14:paraId="7C04E5C1" w14:textId="77777777" w:rsidR="00DE1572" w:rsidRPr="00AE0AB8" w:rsidRDefault="00DE1572" w:rsidP="0090598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DE1572" w:rsidRPr="00AE0AB8" w14:paraId="4EF54DD3" w14:textId="77777777" w:rsidTr="00905985">
        <w:tc>
          <w:tcPr>
            <w:tcW w:w="2518" w:type="dxa"/>
          </w:tcPr>
          <w:p w14:paraId="0941C9D1" w14:textId="77777777" w:rsidR="00DE1572" w:rsidRPr="00AE0AB8" w:rsidRDefault="00DE1572" w:rsidP="00905985">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7122A0FF" w14:textId="092EEEF2" w:rsidR="00EF3DAE" w:rsidRPr="00AE0AB8" w:rsidRDefault="00EF3DAE" w:rsidP="00EF3DAE">
            <w:pPr>
              <w:rPr>
                <w:rFonts w:ascii="Times New Roman" w:hAnsi="Times New Roman" w:cs="Times New Roman"/>
                <w:color w:val="000000"/>
                <w:sz w:val="24"/>
                <w:szCs w:val="24"/>
              </w:rPr>
            </w:pPr>
            <w:r w:rsidRPr="00AE0AB8">
              <w:rPr>
                <w:rFonts w:ascii="Times New Roman" w:hAnsi="Times New Roman" w:cs="Times New Roman"/>
                <w:color w:val="000000"/>
                <w:sz w:val="24"/>
                <w:szCs w:val="24"/>
              </w:rPr>
              <w:t>MA_06_02_CO_IMG19</w:t>
            </w:r>
          </w:p>
          <w:p w14:paraId="3BE8042F" w14:textId="68917C13" w:rsidR="00DE1572" w:rsidRPr="00AE0AB8" w:rsidRDefault="00DE1572" w:rsidP="00905985">
            <w:pPr>
              <w:rPr>
                <w:rFonts w:ascii="Times New Roman" w:hAnsi="Times New Roman" w:cs="Times New Roman"/>
                <w:b/>
                <w:color w:val="000000"/>
                <w:sz w:val="24"/>
                <w:szCs w:val="24"/>
              </w:rPr>
            </w:pPr>
          </w:p>
        </w:tc>
      </w:tr>
      <w:tr w:rsidR="00DE1572" w:rsidRPr="00AE0AB8" w14:paraId="672E6A29" w14:textId="77777777" w:rsidTr="00905985">
        <w:tc>
          <w:tcPr>
            <w:tcW w:w="2518" w:type="dxa"/>
          </w:tcPr>
          <w:p w14:paraId="33B76DD2" w14:textId="77777777" w:rsidR="00DE1572" w:rsidRPr="00AE0AB8" w:rsidRDefault="00DE1572" w:rsidP="0090598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1EFCE6C9" w14:textId="6CAF6452" w:rsidR="00DE1572" w:rsidRPr="00AE0AB8" w:rsidRDefault="00DE1572" w:rsidP="00DE1572">
            <w:pPr>
              <w:jc w:val="center"/>
              <w:rPr>
                <w:rFonts w:ascii="Times New Roman" w:hAnsi="Times New Roman" w:cs="Times New Roman"/>
                <w:color w:val="000000"/>
                <w:sz w:val="24"/>
                <w:szCs w:val="24"/>
              </w:rPr>
            </w:pPr>
            <w:r w:rsidRPr="00AE0AB8">
              <w:rPr>
                <w:rFonts w:ascii="Times New Roman" w:hAnsi="Times New Roman" w:cs="Times New Roman"/>
                <w:b/>
                <w:bCs/>
                <w:sz w:val="24"/>
                <w:szCs w:val="24"/>
              </w:rPr>
              <w:t>9 8 7 6 5 4 3 2 1 0</w:t>
            </w:r>
          </w:p>
        </w:tc>
      </w:tr>
      <w:tr w:rsidR="00DE1572" w:rsidRPr="00AE0AB8" w14:paraId="3B99C063" w14:textId="77777777" w:rsidTr="00905985">
        <w:tc>
          <w:tcPr>
            <w:tcW w:w="2518" w:type="dxa"/>
          </w:tcPr>
          <w:p w14:paraId="7AAB891F" w14:textId="77777777" w:rsidR="00DE1572" w:rsidRPr="00AE0AB8" w:rsidRDefault="00DE1572" w:rsidP="0090598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21B86F7D" w14:textId="77777777" w:rsidR="00DE1572" w:rsidRPr="00AE0AB8" w:rsidRDefault="00DE1572" w:rsidP="00905985">
            <w:pPr>
              <w:rPr>
                <w:rFonts w:ascii="Times New Roman" w:hAnsi="Times New Roman" w:cs="Times New Roman"/>
                <w:color w:val="000000"/>
                <w:sz w:val="24"/>
                <w:szCs w:val="24"/>
              </w:rPr>
            </w:pPr>
          </w:p>
        </w:tc>
      </w:tr>
      <w:tr w:rsidR="00DE1572" w:rsidRPr="00AE0AB8" w14:paraId="4FCA18FA" w14:textId="77777777" w:rsidTr="00905985">
        <w:tc>
          <w:tcPr>
            <w:tcW w:w="2518" w:type="dxa"/>
          </w:tcPr>
          <w:p w14:paraId="147675BA" w14:textId="77777777" w:rsidR="00DE1572" w:rsidRPr="00AE0AB8" w:rsidRDefault="00DE1572" w:rsidP="0090598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1F8F194B" w14:textId="77777777" w:rsidR="00DE1572" w:rsidRPr="00AE0AB8" w:rsidRDefault="00DE1572" w:rsidP="00905985">
            <w:pPr>
              <w:rPr>
                <w:rFonts w:ascii="Times New Roman" w:hAnsi="Times New Roman" w:cs="Times New Roman"/>
                <w:color w:val="000000"/>
                <w:sz w:val="24"/>
                <w:szCs w:val="24"/>
              </w:rPr>
            </w:pPr>
          </w:p>
        </w:tc>
      </w:tr>
    </w:tbl>
    <w:p w14:paraId="01E1A06B" w14:textId="77777777" w:rsidR="00D947AF" w:rsidRPr="00AE0AB8" w:rsidRDefault="00D947AF" w:rsidP="000740E9">
      <w:pPr>
        <w:spacing w:after="0"/>
        <w:rPr>
          <w:ins w:id="4" w:author="Diana Margarita Gonzalez Martinez" w:date="2015-05-11T20:19:00Z"/>
          <w:rFonts w:ascii="Times New Roman" w:hAnsi="Times New Roman" w:cs="Times New Roman"/>
        </w:rPr>
      </w:pPr>
    </w:p>
    <w:p w14:paraId="3AD3D353" w14:textId="77777777" w:rsidR="0061434F" w:rsidRPr="00AE0AB8" w:rsidRDefault="0061434F" w:rsidP="0061434F">
      <w:pPr>
        <w:spacing w:after="0"/>
        <w:rPr>
          <w:rFonts w:ascii="Times New Roman" w:hAnsi="Times New Roman" w:cs="Times New Roman"/>
        </w:rPr>
      </w:pPr>
      <w:r w:rsidRPr="00AE0AB8">
        <w:rPr>
          <w:rFonts w:ascii="Times New Roman" w:hAnsi="Times New Roman" w:cs="Times New Roman"/>
        </w:rPr>
        <w:t>A continuación se presenta una imagen sobre la evolución histórica de los sistemas de representación numéricos hasta llegar a los actuales:</w:t>
      </w:r>
    </w:p>
    <w:p w14:paraId="3EDB4491" w14:textId="77777777" w:rsidR="002360F4" w:rsidRPr="00AE0AB8" w:rsidRDefault="002360F4" w:rsidP="000740E9">
      <w:pPr>
        <w:spacing w:after="0"/>
        <w:rPr>
          <w:rFonts w:ascii="Times New Roman" w:hAnsi="Times New Roman" w:cs="Times New Roman"/>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2360F4" w:rsidRPr="00AE0AB8" w14:paraId="5EE8D4C8" w14:textId="77777777" w:rsidTr="002645C1">
        <w:tc>
          <w:tcPr>
            <w:tcW w:w="9033" w:type="dxa"/>
            <w:gridSpan w:val="2"/>
            <w:shd w:val="clear" w:color="auto" w:fill="0D0D0D" w:themeFill="text1" w:themeFillTint="F2"/>
          </w:tcPr>
          <w:p w14:paraId="0DF3D96D" w14:textId="77777777" w:rsidR="002360F4" w:rsidRPr="00AE0AB8" w:rsidRDefault="002360F4"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2360F4" w:rsidRPr="00AE0AB8" w14:paraId="72EA90D3" w14:textId="77777777" w:rsidTr="002645C1">
        <w:tc>
          <w:tcPr>
            <w:tcW w:w="2518" w:type="dxa"/>
          </w:tcPr>
          <w:p w14:paraId="2537E09D" w14:textId="77777777" w:rsidR="002360F4" w:rsidRPr="00AE0AB8" w:rsidRDefault="002360F4"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6BB0A659" w14:textId="77777777" w:rsidR="002360F4" w:rsidRPr="00AE0AB8" w:rsidRDefault="002360F4" w:rsidP="002645C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MA_06_02_CO_IMG20</w:t>
            </w:r>
          </w:p>
        </w:tc>
      </w:tr>
      <w:tr w:rsidR="002360F4" w:rsidRPr="00AE0AB8" w14:paraId="51CC3763" w14:textId="77777777" w:rsidTr="002645C1">
        <w:tc>
          <w:tcPr>
            <w:tcW w:w="2518" w:type="dxa"/>
          </w:tcPr>
          <w:p w14:paraId="2BC2EF75"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70691845"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0AD4F4D3" w14:textId="77777777" w:rsidR="002360F4" w:rsidRPr="00AE0AB8" w:rsidRDefault="002360F4" w:rsidP="002645C1">
            <w:pPr>
              <w:ind w:left="708"/>
              <w:rPr>
                <w:rFonts w:ascii="Times New Roman" w:hAnsi="Times New Roman" w:cs="Times New Roman"/>
                <w:color w:val="000000"/>
                <w:sz w:val="24"/>
                <w:szCs w:val="24"/>
              </w:rPr>
            </w:pPr>
            <w:r w:rsidRPr="00AE0AB8">
              <w:rPr>
                <w:rFonts w:ascii="Times New Roman" w:hAnsi="Times New Roman" w:cs="Times New Roman"/>
                <w:noProof/>
                <w:color w:val="000000"/>
                <w:sz w:val="24"/>
                <w:szCs w:val="24"/>
                <w:lang w:val="en-US"/>
              </w:rPr>
              <w:drawing>
                <wp:inline distT="0" distB="0" distL="0" distR="0" wp14:anchorId="0D206CED" wp14:editId="7FFCFC65">
                  <wp:extent cx="3286125" cy="1609725"/>
                  <wp:effectExtent l="0" t="0" r="9525" b="9525"/>
                  <wp:docPr id="38914" name="Imagen 3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476" cy="1609897"/>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26C0E98B" w14:textId="77777777" w:rsidR="002360F4" w:rsidRPr="00AE0AB8" w:rsidRDefault="002360F4" w:rsidP="002645C1">
            <w:pPr>
              <w:ind w:left="708"/>
              <w:rPr>
                <w:rFonts w:ascii="Times New Roman" w:hAnsi="Times New Roman" w:cs="Times New Roman"/>
                <w:color w:val="000000"/>
                <w:sz w:val="24"/>
                <w:szCs w:val="24"/>
              </w:rPr>
            </w:pPr>
          </w:p>
        </w:tc>
      </w:tr>
      <w:tr w:rsidR="002360F4" w:rsidRPr="00AE0AB8" w14:paraId="79F730A5" w14:textId="77777777" w:rsidTr="002645C1">
        <w:tc>
          <w:tcPr>
            <w:tcW w:w="2518" w:type="dxa"/>
          </w:tcPr>
          <w:p w14:paraId="2275AC28"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175A302F" w14:textId="77777777" w:rsidR="002360F4" w:rsidRPr="00AE0AB8" w:rsidRDefault="002360F4" w:rsidP="002645C1">
            <w:pPr>
              <w:rPr>
                <w:rFonts w:ascii="Times New Roman" w:hAnsi="Times New Roman" w:cs="Times New Roman"/>
                <w:color w:val="000000"/>
                <w:sz w:val="24"/>
                <w:szCs w:val="24"/>
              </w:rPr>
            </w:pPr>
          </w:p>
        </w:tc>
      </w:tr>
      <w:tr w:rsidR="002360F4" w:rsidRPr="00AE0AB8" w14:paraId="2AF4D1C6" w14:textId="77777777" w:rsidTr="002645C1">
        <w:tc>
          <w:tcPr>
            <w:tcW w:w="2518" w:type="dxa"/>
          </w:tcPr>
          <w:p w14:paraId="1B122547"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222CC7AC" w14:textId="77777777" w:rsidR="002360F4" w:rsidRPr="00AE0AB8" w:rsidRDefault="002360F4"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Evolución del sistema decimal      </w:t>
            </w:r>
          </w:p>
        </w:tc>
      </w:tr>
    </w:tbl>
    <w:p w14:paraId="7CE23AB9" w14:textId="77777777" w:rsidR="002360F4" w:rsidRPr="00AE0AB8" w:rsidRDefault="002360F4" w:rsidP="000740E9">
      <w:pPr>
        <w:spacing w:after="0"/>
        <w:rPr>
          <w:rFonts w:ascii="Times New Roman" w:hAnsi="Times New Roman" w:cs="Times New Roman"/>
        </w:rPr>
      </w:pPr>
    </w:p>
    <w:p w14:paraId="7990D713" w14:textId="77777777" w:rsidR="002360F4" w:rsidRPr="00AE0AB8" w:rsidRDefault="002360F4" w:rsidP="000740E9">
      <w:pPr>
        <w:spacing w:after="0"/>
        <w:rPr>
          <w:rFonts w:ascii="Times New Roman" w:hAnsi="Times New Roman" w:cs="Times New Roman"/>
        </w:rPr>
      </w:pPr>
    </w:p>
    <w:p w14:paraId="6FBCEED8" w14:textId="32F14805" w:rsidR="00BF70A7" w:rsidRPr="00AE0AB8" w:rsidRDefault="00BF70A7" w:rsidP="00910415">
      <w:pPr>
        <w:autoSpaceDE w:val="0"/>
        <w:autoSpaceDN w:val="0"/>
        <w:adjustRightInd w:val="0"/>
        <w:spacing w:after="0"/>
        <w:jc w:val="both"/>
        <w:rPr>
          <w:rFonts w:ascii="Times New Roman" w:hAnsi="Times New Roman" w:cs="Times New Roman"/>
          <w:color w:val="000000"/>
          <w:lang w:val="es-CO"/>
        </w:rPr>
      </w:pPr>
      <w:r w:rsidRPr="00AE0AB8">
        <w:rPr>
          <w:rFonts w:ascii="Times New Roman" w:hAnsi="Times New Roman" w:cs="Times New Roman"/>
          <w:color w:val="000000"/>
          <w:lang w:val="es-CO"/>
        </w:rPr>
        <w:t>Las reglas y convenciones que permiten expresar y escribir todos los números, constituye un sistema de numeración. En el sistema decimal de base diez, cada cifra tiene un valor q</w:t>
      </w:r>
      <w:r w:rsidR="00BB2155" w:rsidRPr="00AE0AB8">
        <w:rPr>
          <w:rFonts w:ascii="Times New Roman" w:hAnsi="Times New Roman" w:cs="Times New Roman"/>
          <w:color w:val="000000"/>
          <w:lang w:val="es-CO"/>
        </w:rPr>
        <w:t>ue depende del lugar que ocupa; es decir</w:t>
      </w:r>
      <w:r w:rsidRPr="00AE0AB8">
        <w:rPr>
          <w:rFonts w:ascii="Times New Roman" w:hAnsi="Times New Roman" w:cs="Times New Roman"/>
          <w:color w:val="000000"/>
          <w:lang w:val="es-CO"/>
        </w:rPr>
        <w:t xml:space="preserve">, cada unidad de un determinado orden de derecha a izquierda, representa un valor diez veces mayor que cada unidad del orden inmediatamente anterior situado a la derecha. </w:t>
      </w:r>
    </w:p>
    <w:p w14:paraId="11FAF185" w14:textId="77777777" w:rsidR="005E4AB3" w:rsidRPr="00AE0AB8" w:rsidRDefault="005E4AB3" w:rsidP="00910415">
      <w:pPr>
        <w:autoSpaceDE w:val="0"/>
        <w:autoSpaceDN w:val="0"/>
        <w:adjustRightInd w:val="0"/>
        <w:spacing w:after="0"/>
        <w:jc w:val="both"/>
        <w:rPr>
          <w:rFonts w:ascii="Times New Roman" w:hAnsi="Times New Roman" w:cs="Times New Roman"/>
          <w:color w:val="000000"/>
          <w:lang w:val="es-CO"/>
        </w:rPr>
      </w:pPr>
    </w:p>
    <w:tbl>
      <w:tblPr>
        <w:tblStyle w:val="TableGrid"/>
        <w:tblpPr w:leftFromText="141" w:rightFromText="141" w:vertAnchor="text" w:horzAnchor="margin" w:tblpY="78"/>
        <w:tblW w:w="0" w:type="auto"/>
        <w:tblLayout w:type="fixed"/>
        <w:tblLook w:val="04A0" w:firstRow="1" w:lastRow="0" w:firstColumn="1" w:lastColumn="0" w:noHBand="0" w:noVBand="1"/>
      </w:tblPr>
      <w:tblGrid>
        <w:gridCol w:w="1555"/>
        <w:gridCol w:w="7273"/>
      </w:tblGrid>
      <w:tr w:rsidR="00416DAC" w:rsidRPr="00AE0AB8" w14:paraId="0CE246C5" w14:textId="77777777" w:rsidTr="00AF4906">
        <w:tc>
          <w:tcPr>
            <w:tcW w:w="8828" w:type="dxa"/>
            <w:gridSpan w:val="2"/>
            <w:shd w:val="clear" w:color="auto" w:fill="0D0D0D" w:themeFill="text1" w:themeFillTint="F2"/>
          </w:tcPr>
          <w:p w14:paraId="17A76BE1" w14:textId="77777777" w:rsidR="00416DAC" w:rsidRPr="00AE0AB8" w:rsidRDefault="00416DAC" w:rsidP="00C840B7">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lastRenderedPageBreak/>
              <w:t>Imagen (fotografía, gráfica o ilustración)</w:t>
            </w:r>
          </w:p>
        </w:tc>
      </w:tr>
      <w:tr w:rsidR="00416DAC" w:rsidRPr="00AE0AB8" w14:paraId="08323D5A" w14:textId="77777777" w:rsidTr="00AF4906">
        <w:tc>
          <w:tcPr>
            <w:tcW w:w="1555" w:type="dxa"/>
          </w:tcPr>
          <w:p w14:paraId="5FC1B79A" w14:textId="77777777" w:rsidR="00416DAC" w:rsidRPr="00AE0AB8" w:rsidRDefault="00416DAC" w:rsidP="00C840B7">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273" w:type="dxa"/>
          </w:tcPr>
          <w:p w14:paraId="25AD6617" w14:textId="54D5DC14" w:rsidR="00416DAC" w:rsidRPr="00AE0AB8" w:rsidRDefault="00416DAC" w:rsidP="00C840B7">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MA_06_02_CO_IMG</w:t>
            </w:r>
            <w:r w:rsidR="00EF3DAE" w:rsidRPr="00AE0AB8">
              <w:rPr>
                <w:rFonts w:ascii="Times New Roman" w:hAnsi="Times New Roman" w:cs="Times New Roman"/>
                <w:color w:val="000000"/>
                <w:sz w:val="24"/>
                <w:szCs w:val="24"/>
              </w:rPr>
              <w:t>2</w:t>
            </w:r>
            <w:r w:rsidR="006E5A08" w:rsidRPr="00AE0AB8">
              <w:rPr>
                <w:rFonts w:ascii="Times New Roman" w:hAnsi="Times New Roman" w:cs="Times New Roman"/>
                <w:color w:val="000000"/>
                <w:sz w:val="24"/>
                <w:szCs w:val="24"/>
              </w:rPr>
              <w:t>1</w:t>
            </w:r>
          </w:p>
        </w:tc>
      </w:tr>
      <w:tr w:rsidR="00416DAC" w:rsidRPr="00AE0AB8" w14:paraId="0C678E51" w14:textId="77777777" w:rsidTr="00AF4906">
        <w:tc>
          <w:tcPr>
            <w:tcW w:w="1555" w:type="dxa"/>
          </w:tcPr>
          <w:p w14:paraId="0A6853A1"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7273" w:type="dxa"/>
          </w:tcPr>
          <w:p w14:paraId="5F5D083A"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0F117084" w14:textId="582DEA27" w:rsidR="00416DAC" w:rsidRPr="00AE0AB8" w:rsidRDefault="00416DAC" w:rsidP="00C840B7">
            <w:pPr>
              <w:ind w:left="708"/>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31B253FA" wp14:editId="08234E07">
                  <wp:extent cx="3114675" cy="1304816"/>
                  <wp:effectExtent l="0" t="0" r="0" b="0"/>
                  <wp:docPr id="4" name="Imagen 4" descr="http://profesores.aulaplaneta.com/DNNPlayerPackages/Package12642/InfoGuion/cuadernoestudio/images_xml/MT_07_01_img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642/InfoGuion/cuadernoestudio/images_xml/MT_07_01_img03_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834" cy="1309491"/>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p>
          <w:p w14:paraId="2B162A75" w14:textId="77777777" w:rsidR="00416DAC" w:rsidRPr="00AE0AB8" w:rsidRDefault="00416DAC" w:rsidP="00C840B7">
            <w:pPr>
              <w:ind w:left="708"/>
              <w:rPr>
                <w:rFonts w:ascii="Times New Roman" w:hAnsi="Times New Roman" w:cs="Times New Roman"/>
                <w:color w:val="000000"/>
                <w:sz w:val="24"/>
                <w:szCs w:val="24"/>
              </w:rPr>
            </w:pPr>
          </w:p>
        </w:tc>
      </w:tr>
      <w:tr w:rsidR="00416DAC" w:rsidRPr="00AE0AB8" w14:paraId="4E5C6BED" w14:textId="77777777" w:rsidTr="00AF4906">
        <w:tc>
          <w:tcPr>
            <w:tcW w:w="1555" w:type="dxa"/>
          </w:tcPr>
          <w:p w14:paraId="7BCB7BA9"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7273" w:type="dxa"/>
          </w:tcPr>
          <w:p w14:paraId="68A435E2" w14:textId="77777777" w:rsidR="00416DAC" w:rsidRPr="00AE0AB8" w:rsidRDefault="00416DAC" w:rsidP="00C840B7">
            <w:pPr>
              <w:rPr>
                <w:ins w:id="5" w:author="FURA-TENA" w:date="2015-05-08T17:51:00Z"/>
                <w:rFonts w:ascii="Times New Roman" w:hAnsi="Times New Roman" w:cs="Times New Roman"/>
                <w:color w:val="000000"/>
                <w:sz w:val="24"/>
                <w:szCs w:val="24"/>
              </w:rPr>
            </w:pPr>
          </w:p>
          <w:p w14:paraId="7EB407C6" w14:textId="0D5E46C6" w:rsidR="006D74BE" w:rsidRPr="00AE0AB8" w:rsidRDefault="006D74BE" w:rsidP="00C840B7">
            <w:pPr>
              <w:rPr>
                <w:ins w:id="6" w:author="FURA-TENA" w:date="2015-05-08T17:51:00Z"/>
                <w:rFonts w:ascii="Times New Roman" w:hAnsi="Times New Roman" w:cs="Times New Roman"/>
                <w:color w:val="000000"/>
                <w:sz w:val="24"/>
                <w:szCs w:val="24"/>
              </w:rPr>
            </w:pPr>
            <w:ins w:id="7" w:author="FURA-TENA" w:date="2015-05-08T17:51:00Z">
              <w:r w:rsidRPr="00AE0AB8">
                <w:rPr>
                  <w:rFonts w:ascii="Times New Roman" w:hAnsi="Times New Roman" w:cs="Times New Roman"/>
                  <w:sz w:val="24"/>
                  <w:szCs w:val="24"/>
                </w:rPr>
                <w:t>1° ESO/Matemáticas/Los números</w:t>
              </w:r>
            </w:ins>
            <w:ins w:id="8" w:author="FURA-TENA" w:date="2015-05-08T17:52:00Z">
              <w:r w:rsidRPr="00AE0AB8">
                <w:rPr>
                  <w:rFonts w:ascii="Times New Roman" w:hAnsi="Times New Roman" w:cs="Times New Roman"/>
                  <w:sz w:val="24"/>
                  <w:szCs w:val="24"/>
                </w:rPr>
                <w:t xml:space="preserve"> naturales</w:t>
              </w:r>
            </w:ins>
          </w:p>
          <w:p w14:paraId="577C15C8" w14:textId="064B806F" w:rsidR="006D74BE" w:rsidRPr="00AE0AB8" w:rsidRDefault="006D74BE" w:rsidP="00C840B7">
            <w:pPr>
              <w:rPr>
                <w:rFonts w:ascii="Times New Roman" w:hAnsi="Times New Roman" w:cs="Times New Roman"/>
                <w:color w:val="000000"/>
                <w:sz w:val="24"/>
                <w:szCs w:val="24"/>
              </w:rPr>
            </w:pPr>
          </w:p>
        </w:tc>
      </w:tr>
      <w:tr w:rsidR="00416DAC" w:rsidRPr="00AE0AB8" w14:paraId="70C81099" w14:textId="77777777" w:rsidTr="00AF4906">
        <w:tc>
          <w:tcPr>
            <w:tcW w:w="1555" w:type="dxa"/>
          </w:tcPr>
          <w:p w14:paraId="4AA54DDF" w14:textId="77777777" w:rsidR="00416DAC" w:rsidRPr="00AE0AB8" w:rsidRDefault="00416DAC" w:rsidP="00C840B7">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7273" w:type="dxa"/>
            <w:shd w:val="clear" w:color="auto" w:fill="auto"/>
          </w:tcPr>
          <w:p w14:paraId="42A937A2" w14:textId="6F0F0F8B" w:rsidR="00416DAC" w:rsidRPr="00AE0AB8" w:rsidRDefault="005F353E" w:rsidP="00C840B7">
            <w:pPr>
              <w:rPr>
                <w:rFonts w:ascii="Times New Roman" w:hAnsi="Times New Roman" w:cs="Times New Roman"/>
                <w:color w:val="000000"/>
                <w:sz w:val="24"/>
                <w:szCs w:val="24"/>
              </w:rPr>
            </w:pPr>
            <w:r w:rsidRPr="00AE0AB8">
              <w:rPr>
                <w:rFonts w:ascii="Times New Roman" w:hAnsi="Times New Roman" w:cs="Times New Roman"/>
                <w:color w:val="000000"/>
                <w:sz w:val="24"/>
                <w:szCs w:val="24"/>
              </w:rPr>
              <w:t>Estas son las equivalencias entre las distintas unidades del sistema decimal de numeración.</w:t>
            </w:r>
          </w:p>
        </w:tc>
      </w:tr>
    </w:tbl>
    <w:p w14:paraId="1C3AD26D" w14:textId="77777777" w:rsidR="00416DAC" w:rsidRPr="00AE0AB8" w:rsidRDefault="00416DAC" w:rsidP="00910415">
      <w:pPr>
        <w:autoSpaceDE w:val="0"/>
        <w:autoSpaceDN w:val="0"/>
        <w:adjustRightInd w:val="0"/>
        <w:spacing w:after="0"/>
        <w:jc w:val="both"/>
        <w:rPr>
          <w:rFonts w:ascii="Times New Roman" w:hAnsi="Times New Roman" w:cs="Times New Roman"/>
          <w:color w:val="000000"/>
        </w:rPr>
      </w:pPr>
    </w:p>
    <w:p w14:paraId="243D4E98" w14:textId="77777777" w:rsidR="00910415" w:rsidRPr="00AE0AB8" w:rsidRDefault="00910415" w:rsidP="00BF70A7">
      <w:pPr>
        <w:spacing w:after="0"/>
        <w:jc w:val="center"/>
        <w:rPr>
          <w:rFonts w:ascii="Times New Roman" w:hAnsi="Times New Roman" w:cs="Times New Roman"/>
          <w:color w:val="000000"/>
          <w:lang w:val="es-CO"/>
        </w:rPr>
      </w:pPr>
    </w:p>
    <w:tbl>
      <w:tblPr>
        <w:tblStyle w:val="TableGrid"/>
        <w:tblW w:w="0" w:type="auto"/>
        <w:tblLook w:val="04A0" w:firstRow="1" w:lastRow="0" w:firstColumn="1" w:lastColumn="0" w:noHBand="0" w:noVBand="1"/>
      </w:tblPr>
      <w:tblGrid>
        <w:gridCol w:w="2518"/>
        <w:gridCol w:w="6460"/>
      </w:tblGrid>
      <w:tr w:rsidR="00910415" w:rsidRPr="00AE0AB8" w14:paraId="7D07B9B4" w14:textId="77777777" w:rsidTr="00914AA3">
        <w:tc>
          <w:tcPr>
            <w:tcW w:w="8978" w:type="dxa"/>
            <w:gridSpan w:val="2"/>
            <w:shd w:val="clear" w:color="auto" w:fill="000000" w:themeFill="text1"/>
          </w:tcPr>
          <w:p w14:paraId="5D82C68B" w14:textId="77777777" w:rsidR="00910415" w:rsidRPr="00AE0AB8" w:rsidRDefault="00910415" w:rsidP="00914AA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910415" w:rsidRPr="00AE0AB8" w14:paraId="29390882" w14:textId="77777777" w:rsidTr="00914AA3">
        <w:tc>
          <w:tcPr>
            <w:tcW w:w="2518" w:type="dxa"/>
          </w:tcPr>
          <w:p w14:paraId="2C6C2E38" w14:textId="77777777" w:rsidR="00910415" w:rsidRPr="00AE0AB8" w:rsidRDefault="00910415" w:rsidP="00914AA3">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tcPr>
          <w:p w14:paraId="4D35EFB0" w14:textId="71D62400" w:rsidR="00910415" w:rsidRPr="00AE0AB8" w:rsidRDefault="008C3C4C" w:rsidP="00914AA3">
            <w:pPr>
              <w:jc w:val="center"/>
              <w:rPr>
                <w:rFonts w:ascii="Times New Roman" w:hAnsi="Times New Roman" w:cs="Times New Roman"/>
                <w:b/>
                <w:sz w:val="24"/>
                <w:szCs w:val="24"/>
              </w:rPr>
            </w:pPr>
            <w:r w:rsidRPr="00AE0AB8">
              <w:rPr>
                <w:rFonts w:ascii="Times New Roman" w:hAnsi="Times New Roman" w:cs="Times New Roman"/>
                <w:b/>
                <w:sz w:val="24"/>
                <w:szCs w:val="24"/>
              </w:rPr>
              <w:t>Historia del s</w:t>
            </w:r>
            <w:r w:rsidR="00910415" w:rsidRPr="00AE0AB8">
              <w:rPr>
                <w:rFonts w:ascii="Times New Roman" w:hAnsi="Times New Roman" w:cs="Times New Roman"/>
                <w:b/>
                <w:sz w:val="24"/>
                <w:szCs w:val="24"/>
              </w:rPr>
              <w:t>istema de numeración decimal</w:t>
            </w:r>
          </w:p>
        </w:tc>
      </w:tr>
      <w:tr w:rsidR="00910415" w:rsidRPr="00AE0AB8" w14:paraId="564D17EE" w14:textId="77777777" w:rsidTr="00914AA3">
        <w:tc>
          <w:tcPr>
            <w:tcW w:w="2518" w:type="dxa"/>
          </w:tcPr>
          <w:p w14:paraId="0C082757" w14:textId="2DCCC014" w:rsidR="00910415" w:rsidRPr="00AE0AB8" w:rsidRDefault="00910415" w:rsidP="00AF4906">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tcPr>
          <w:p w14:paraId="7649EE89" w14:textId="77777777" w:rsidR="00605CAA" w:rsidRPr="00AE0AB8" w:rsidRDefault="00605CAA" w:rsidP="00910415">
            <w:pPr>
              <w:jc w:val="both"/>
              <w:rPr>
                <w:rFonts w:ascii="Times New Roman" w:hAnsi="Times New Roman" w:cs="Times New Roman"/>
                <w:color w:val="000000"/>
                <w:sz w:val="24"/>
                <w:szCs w:val="24"/>
                <w:lang w:val="es-CO"/>
              </w:rPr>
            </w:pPr>
          </w:p>
          <w:p w14:paraId="040C0792" w14:textId="77777777" w:rsidR="00910415" w:rsidRPr="00AE0AB8" w:rsidRDefault="00910415" w:rsidP="00910415">
            <w:pPr>
              <w:jc w:val="both"/>
              <w:rPr>
                <w:rFonts w:ascii="Times New Roman" w:hAnsi="Times New Roman" w:cs="Times New Roman"/>
                <w:color w:val="000000"/>
                <w:sz w:val="24"/>
                <w:szCs w:val="24"/>
                <w:lang w:val="es-CO"/>
              </w:rPr>
            </w:pPr>
            <w:r w:rsidRPr="00AE0AB8">
              <w:rPr>
                <w:rFonts w:ascii="Times New Roman" w:hAnsi="Times New Roman" w:cs="Times New Roman"/>
                <w:color w:val="000000"/>
                <w:sz w:val="24"/>
                <w:szCs w:val="24"/>
                <w:lang w:val="es-CO"/>
              </w:rPr>
              <w:t>Este sistema fue profundizado en Europa a partir del siglo XVI y es el que actualmente se usa por su capacidad para representar cualquier número y su utilidad en el cálculo de las operaciones aritméticas básicas.</w:t>
            </w:r>
          </w:p>
          <w:p w14:paraId="2FD9EC5A" w14:textId="77777777" w:rsidR="00910415" w:rsidRPr="00AE0AB8" w:rsidRDefault="00910415" w:rsidP="00914AA3">
            <w:pPr>
              <w:rPr>
                <w:rFonts w:ascii="Times New Roman" w:hAnsi="Times New Roman" w:cs="Times New Roman"/>
                <w:sz w:val="24"/>
                <w:szCs w:val="24"/>
                <w:lang w:val="es-CO"/>
              </w:rPr>
            </w:pPr>
          </w:p>
        </w:tc>
      </w:tr>
    </w:tbl>
    <w:p w14:paraId="5EFCEF7D" w14:textId="77777777" w:rsidR="00910415" w:rsidRPr="00AE0AB8" w:rsidRDefault="00910415" w:rsidP="00BF70A7">
      <w:pPr>
        <w:spacing w:after="0"/>
        <w:jc w:val="center"/>
        <w:rPr>
          <w:rFonts w:ascii="Times New Roman" w:hAnsi="Times New Roman" w:cs="Times New Roman"/>
          <w:color w:val="000000"/>
        </w:rPr>
      </w:pPr>
    </w:p>
    <w:p w14:paraId="230A131C" w14:textId="4C01A04C" w:rsidR="006A6A1C" w:rsidRPr="00AE0AB8" w:rsidRDefault="006A6A1C" w:rsidP="00124B47">
      <w:pPr>
        <w:spacing w:after="0" w:line="345" w:lineRule="atLeast"/>
        <w:jc w:val="both"/>
        <w:rPr>
          <w:rFonts w:ascii="Times New Roman" w:eastAsia="Times New Roman" w:hAnsi="Times New Roman" w:cs="Times New Roman"/>
          <w:lang w:val="es-CO" w:eastAsia="es-CO"/>
        </w:rPr>
      </w:pPr>
      <w:r w:rsidRPr="00AE0AB8">
        <w:rPr>
          <w:rFonts w:ascii="Times New Roman" w:eastAsia="Times New Roman" w:hAnsi="Times New Roman" w:cs="Times New Roman"/>
          <w:lang w:val="es-CO" w:eastAsia="es-CO"/>
        </w:rPr>
        <w:t>En este sistema, las unidades se agrupan de 10 en 10 para formar una unidad de un orden de magnitud superior. Por eso se dice que es un </w:t>
      </w:r>
      <w:r w:rsidRPr="00AE0AB8">
        <w:rPr>
          <w:rFonts w:ascii="Times New Roman" w:eastAsia="Times New Roman" w:hAnsi="Times New Roman" w:cs="Times New Roman"/>
          <w:b/>
          <w:bCs/>
          <w:lang w:val="es-CO" w:eastAsia="es-CO"/>
        </w:rPr>
        <w:t>sistema decimal</w:t>
      </w:r>
      <w:r w:rsidRPr="00AE0AB8">
        <w:rPr>
          <w:rFonts w:ascii="Times New Roman" w:eastAsia="Times New Roman" w:hAnsi="Times New Roman" w:cs="Times New Roman"/>
          <w:lang w:val="es-CO" w:eastAsia="es-CO"/>
        </w:rPr>
        <w:t> o de</w:t>
      </w:r>
      <w:r w:rsidR="00124B47" w:rsidRPr="00AE0AB8">
        <w:rPr>
          <w:rFonts w:ascii="Times New Roman" w:eastAsia="Times New Roman" w:hAnsi="Times New Roman" w:cs="Times New Roman"/>
          <w:lang w:val="es-CO" w:eastAsia="es-CO"/>
        </w:rPr>
        <w:t xml:space="preserve"> </w:t>
      </w:r>
      <w:r w:rsidRPr="00AE0AB8">
        <w:rPr>
          <w:rFonts w:ascii="Times New Roman" w:eastAsia="Times New Roman" w:hAnsi="Times New Roman" w:cs="Times New Roman"/>
          <w:b/>
          <w:bCs/>
          <w:lang w:val="es-CO" w:eastAsia="es-CO"/>
        </w:rPr>
        <w:t>base 10</w:t>
      </w:r>
      <w:r w:rsidR="0096125C" w:rsidRPr="00AE0AB8">
        <w:rPr>
          <w:rFonts w:ascii="Times New Roman" w:eastAsia="Times New Roman" w:hAnsi="Times New Roman" w:cs="Times New Roman"/>
          <w:b/>
          <w:bCs/>
          <w:lang w:val="es-CO" w:eastAsia="es-CO"/>
        </w:rPr>
        <w:t>.</w:t>
      </w:r>
      <w:r w:rsidR="00124B47" w:rsidRPr="00AE0AB8">
        <w:rPr>
          <w:rFonts w:ascii="Times New Roman" w:eastAsia="Times New Roman" w:hAnsi="Times New Roman" w:cs="Times New Roman"/>
          <w:lang w:val="es-CO" w:eastAsia="es-CO"/>
        </w:rPr>
        <w:t xml:space="preserve"> </w:t>
      </w:r>
    </w:p>
    <w:p w14:paraId="174B5818" w14:textId="77777777" w:rsidR="00124B47" w:rsidRPr="00AE0AB8" w:rsidRDefault="00124B47" w:rsidP="00124B47">
      <w:pPr>
        <w:spacing w:after="0" w:line="345" w:lineRule="atLeast"/>
        <w:jc w:val="both"/>
        <w:rPr>
          <w:rFonts w:ascii="Times New Roman" w:eastAsia="Times New Roman" w:hAnsi="Times New Roman" w:cs="Times New Roman"/>
          <w:lang w:val="es-CO" w:eastAsia="es-CO"/>
        </w:rPr>
      </w:pPr>
    </w:p>
    <w:p w14:paraId="14C3509F" w14:textId="1162D19B" w:rsidR="006A6A1C" w:rsidRPr="00AE0AB8" w:rsidRDefault="00BB2155" w:rsidP="00124B47">
      <w:pPr>
        <w:spacing w:after="0" w:line="345" w:lineRule="atLeast"/>
        <w:jc w:val="both"/>
        <w:rPr>
          <w:rFonts w:ascii="Times New Roman" w:eastAsia="Times New Roman" w:hAnsi="Times New Roman" w:cs="Times New Roman"/>
          <w:lang w:val="es-CO" w:eastAsia="es-CO"/>
        </w:rPr>
      </w:pPr>
      <w:r w:rsidRPr="00AE0AB8">
        <w:rPr>
          <w:rFonts w:ascii="Times New Roman" w:eastAsia="Times New Roman" w:hAnsi="Times New Roman" w:cs="Times New Roman"/>
          <w:lang w:val="es-CO" w:eastAsia="es-CO"/>
        </w:rPr>
        <w:t>Las posiciones en este sistema son</w:t>
      </w:r>
      <w:r w:rsidR="006A6A1C" w:rsidRPr="00AE0AB8">
        <w:rPr>
          <w:rFonts w:ascii="Times New Roman" w:eastAsia="Times New Roman" w:hAnsi="Times New Roman" w:cs="Times New Roman"/>
          <w:lang w:val="es-CO" w:eastAsia="es-CO"/>
        </w:rPr>
        <w:t>:</w:t>
      </w:r>
      <w:r w:rsidR="006A6A1C" w:rsidRPr="00AE0AB8">
        <w:rPr>
          <w:rFonts w:ascii="Times New Roman" w:eastAsia="Times New Roman" w:hAnsi="Times New Roman" w:cs="Times New Roman"/>
          <w:color w:val="FF0000"/>
          <w:lang w:val="es-CO" w:eastAsia="es-CO"/>
        </w:rPr>
        <w:t xml:space="preserve"> </w:t>
      </w:r>
      <w:r w:rsidR="006A6A1C" w:rsidRPr="00AE0AB8">
        <w:rPr>
          <w:rFonts w:ascii="Times New Roman" w:eastAsia="Times New Roman" w:hAnsi="Times New Roman" w:cs="Times New Roman"/>
          <w:lang w:val="es-CO" w:eastAsia="es-CO"/>
        </w:rPr>
        <w:t>unidad, decena, centena, unidad de mil, decena de mil, centena de mil, unidad de millón, decena de</w:t>
      </w:r>
      <w:r w:rsidRPr="00AE0AB8">
        <w:rPr>
          <w:rFonts w:ascii="Times New Roman" w:eastAsia="Times New Roman" w:hAnsi="Times New Roman" w:cs="Times New Roman"/>
          <w:lang w:val="es-CO" w:eastAsia="es-CO"/>
        </w:rPr>
        <w:t xml:space="preserve"> millón, centena de millón, etc y sus equivalencias en unidades se muestran a continuación:</w:t>
      </w:r>
    </w:p>
    <w:p w14:paraId="287C792F" w14:textId="77777777" w:rsidR="00910415" w:rsidRPr="00AE0AB8" w:rsidRDefault="00910415" w:rsidP="006A6A1C">
      <w:pPr>
        <w:spacing w:after="0"/>
        <w:jc w:val="both"/>
        <w:rPr>
          <w:rFonts w:ascii="Times New Roman" w:hAnsi="Times New Roman" w:cs="Times New Roman"/>
          <w:color w:val="FF0000"/>
          <w:highlight w:val="yellow"/>
        </w:rPr>
      </w:pPr>
    </w:p>
    <w:tbl>
      <w:tblPr>
        <w:tblStyle w:val="TableGrid"/>
        <w:tblpPr w:leftFromText="141" w:rightFromText="141" w:vertAnchor="text" w:horzAnchor="margin" w:tblpY="78"/>
        <w:tblW w:w="0" w:type="auto"/>
        <w:tblLook w:val="04A0" w:firstRow="1" w:lastRow="0" w:firstColumn="1" w:lastColumn="0" w:noHBand="0" w:noVBand="1"/>
      </w:tblPr>
      <w:tblGrid>
        <w:gridCol w:w="993"/>
        <w:gridCol w:w="8061"/>
      </w:tblGrid>
      <w:tr w:rsidR="006A6A1C" w:rsidRPr="00AE0AB8" w14:paraId="40B079A0" w14:textId="77777777" w:rsidTr="00FD482A">
        <w:tc>
          <w:tcPr>
            <w:tcW w:w="9033" w:type="dxa"/>
            <w:gridSpan w:val="2"/>
            <w:shd w:val="clear" w:color="auto" w:fill="0D0D0D" w:themeFill="text1" w:themeFillTint="F2"/>
          </w:tcPr>
          <w:p w14:paraId="7FECF644" w14:textId="77777777" w:rsidR="006A6A1C" w:rsidRPr="00AE0AB8" w:rsidRDefault="006A6A1C"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6A6A1C" w:rsidRPr="00AE0AB8" w14:paraId="781AB66F" w14:textId="77777777" w:rsidTr="00FD482A">
        <w:tc>
          <w:tcPr>
            <w:tcW w:w="2518" w:type="dxa"/>
          </w:tcPr>
          <w:p w14:paraId="4D36D0C2" w14:textId="77777777" w:rsidR="006A6A1C" w:rsidRPr="00AE0AB8" w:rsidRDefault="006A6A1C"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4AF36FF4" w14:textId="2B68E04E" w:rsidR="006A6A1C"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416DAC" w:rsidRPr="00AE0AB8">
              <w:rPr>
                <w:rFonts w:ascii="Times New Roman" w:hAnsi="Times New Roman" w:cs="Times New Roman"/>
                <w:color w:val="000000"/>
                <w:sz w:val="24"/>
                <w:szCs w:val="24"/>
              </w:rPr>
              <w:t>IMG</w:t>
            </w:r>
            <w:r w:rsidR="00EF3DAE" w:rsidRPr="00AE0AB8">
              <w:rPr>
                <w:rFonts w:ascii="Times New Roman" w:hAnsi="Times New Roman" w:cs="Times New Roman"/>
                <w:color w:val="000000"/>
                <w:sz w:val="24"/>
                <w:szCs w:val="24"/>
              </w:rPr>
              <w:t>2</w:t>
            </w:r>
            <w:r w:rsidR="006E5A08" w:rsidRPr="00AE0AB8">
              <w:rPr>
                <w:rFonts w:ascii="Times New Roman" w:hAnsi="Times New Roman" w:cs="Times New Roman"/>
                <w:color w:val="000000"/>
                <w:sz w:val="24"/>
                <w:szCs w:val="24"/>
              </w:rPr>
              <w:t>2</w:t>
            </w:r>
          </w:p>
        </w:tc>
      </w:tr>
      <w:tr w:rsidR="006A6A1C" w:rsidRPr="00AE0AB8" w14:paraId="205122AC" w14:textId="77777777" w:rsidTr="00FD482A">
        <w:tc>
          <w:tcPr>
            <w:tcW w:w="2518" w:type="dxa"/>
          </w:tcPr>
          <w:p w14:paraId="33D5B583"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28A13FBA"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44100D98" w14:textId="1F5B93FA" w:rsidR="00135508" w:rsidRPr="00AE0AB8" w:rsidRDefault="006A6A1C" w:rsidP="00135508">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lastRenderedPageBreak/>
              <w:t xml:space="preserve"> </w:t>
            </w:r>
            <w:ins w:id="9" w:author="Diana Margarita Gonzalez Martinez" w:date="2015-04-25T12:18:00Z">
              <w:r w:rsidR="00135508" w:rsidRPr="00AE0AB8">
                <w:rPr>
                  <w:rFonts w:ascii="Times New Roman" w:hAnsi="Times New Roman" w:cs="Times New Roman"/>
                  <w:noProof/>
                  <w:sz w:val="24"/>
                  <w:szCs w:val="24"/>
                  <w:lang w:val="en-US"/>
                </w:rPr>
                <w:drawing>
                  <wp:inline distT="0" distB="0" distL="0" distR="0" wp14:anchorId="760F0976" wp14:editId="6A9FAE7F">
                    <wp:extent cx="3657600" cy="781050"/>
                    <wp:effectExtent l="0" t="0" r="0" b="0"/>
                    <wp:docPr id="8" name="Imagen 8" descr="http://profesores.aulaplaneta.com/DNNPlayerPackages/Package12642/InfoGuion/cuadernoestudio/images_xml/MT_07_01_img0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642/InfoGuion/cuadernoestudio/images_xml/MT_07_01_img09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ins>
          </w:p>
          <w:p w14:paraId="7636686D" w14:textId="77777777" w:rsidR="006A6A1C" w:rsidRPr="00AE0AB8" w:rsidRDefault="006A6A1C" w:rsidP="00135508">
            <w:pPr>
              <w:rPr>
                <w:rFonts w:ascii="Times New Roman" w:hAnsi="Times New Roman" w:cs="Times New Roman"/>
                <w:color w:val="000000"/>
                <w:sz w:val="24"/>
                <w:szCs w:val="24"/>
              </w:rPr>
            </w:pPr>
          </w:p>
        </w:tc>
      </w:tr>
      <w:tr w:rsidR="006A6A1C" w:rsidRPr="00AE0AB8" w14:paraId="596255C8" w14:textId="77777777" w:rsidTr="00FD482A">
        <w:tc>
          <w:tcPr>
            <w:tcW w:w="2518" w:type="dxa"/>
          </w:tcPr>
          <w:p w14:paraId="63ABEABD"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6515" w:type="dxa"/>
          </w:tcPr>
          <w:p w14:paraId="71050523" w14:textId="77777777" w:rsidR="006A6A1C" w:rsidRPr="00AE0AB8" w:rsidRDefault="003867AF" w:rsidP="00FD482A">
            <w:pPr>
              <w:rPr>
                <w:rFonts w:ascii="Times New Roman" w:hAnsi="Times New Roman" w:cs="Times New Roman"/>
                <w:color w:val="000000"/>
                <w:sz w:val="24"/>
                <w:szCs w:val="24"/>
              </w:rPr>
            </w:pPr>
            <w:hyperlink r:id="rId24" w:history="1">
              <w:r w:rsidR="006A6A1C" w:rsidRPr="00AE0AB8">
                <w:rPr>
                  <w:rStyle w:val="Hyperlink"/>
                  <w:rFonts w:ascii="Times New Roman" w:hAnsi="Times New Roman" w:cs="Times New Roman"/>
                  <w:sz w:val="24"/>
                  <w:szCs w:val="24"/>
                </w:rPr>
                <w:t>http://profesores.aulaplaneta.com/DNNPlayerPackages/Package12642/InfoGuion/cuadernoestudio/images_xml/MT_07_01_img09_small.jpg</w:t>
              </w:r>
            </w:hyperlink>
            <w:r w:rsidR="006A6A1C" w:rsidRPr="00AE0AB8">
              <w:rPr>
                <w:rFonts w:ascii="Times New Roman" w:hAnsi="Times New Roman" w:cs="Times New Roman"/>
                <w:color w:val="000000"/>
                <w:sz w:val="24"/>
                <w:szCs w:val="24"/>
              </w:rPr>
              <w:t xml:space="preserve"> </w:t>
            </w:r>
          </w:p>
          <w:p w14:paraId="68A30054" w14:textId="77777777" w:rsidR="00137056" w:rsidRPr="00AE0AB8" w:rsidRDefault="00137056" w:rsidP="00FD482A">
            <w:pPr>
              <w:rPr>
                <w:rFonts w:ascii="Times New Roman" w:hAnsi="Times New Roman" w:cs="Times New Roman"/>
                <w:color w:val="000000"/>
                <w:sz w:val="24"/>
                <w:szCs w:val="24"/>
              </w:rPr>
            </w:pPr>
          </w:p>
          <w:p w14:paraId="28C262E8" w14:textId="77777777" w:rsidR="00137056" w:rsidRPr="00AE0AB8" w:rsidRDefault="00137056" w:rsidP="00137056">
            <w:pPr>
              <w:rPr>
                <w:rFonts w:ascii="Times New Roman" w:hAnsi="Times New Roman" w:cs="Times New Roman"/>
                <w:sz w:val="24"/>
                <w:szCs w:val="24"/>
              </w:rPr>
            </w:pPr>
            <w:r w:rsidRPr="00AE0AB8">
              <w:rPr>
                <w:rFonts w:ascii="Times New Roman" w:hAnsi="Times New Roman" w:cs="Times New Roman"/>
                <w:sz w:val="24"/>
                <w:szCs w:val="24"/>
              </w:rPr>
              <w:t>1° ESO/Matemáticas/Los números/el sistema de numeración decimal/</w:t>
            </w:r>
          </w:p>
          <w:p w14:paraId="55592EB9" w14:textId="3EBE6200" w:rsidR="00137056" w:rsidRPr="00AE0AB8" w:rsidRDefault="00137056" w:rsidP="00137056">
            <w:pPr>
              <w:rPr>
                <w:rFonts w:ascii="Times New Roman" w:hAnsi="Times New Roman" w:cs="Times New Roman"/>
                <w:color w:val="000000"/>
                <w:sz w:val="24"/>
                <w:szCs w:val="24"/>
              </w:rPr>
            </w:pPr>
          </w:p>
        </w:tc>
      </w:tr>
      <w:tr w:rsidR="006A6A1C" w:rsidRPr="00AE0AB8" w14:paraId="53BB4B4E" w14:textId="77777777" w:rsidTr="00FD482A">
        <w:tc>
          <w:tcPr>
            <w:tcW w:w="2518" w:type="dxa"/>
          </w:tcPr>
          <w:p w14:paraId="2C81CD0C" w14:textId="77777777"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0AA414B6" w14:textId="17799D25" w:rsidR="006A6A1C" w:rsidRPr="00AE0AB8" w:rsidRDefault="006A6A1C"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Valor posicional del sistema de numeración decimal </w:t>
            </w:r>
          </w:p>
        </w:tc>
      </w:tr>
    </w:tbl>
    <w:p w14:paraId="4F1BEDDF" w14:textId="77777777" w:rsidR="006A6A1C" w:rsidRPr="00AE0AB8" w:rsidRDefault="006A6A1C" w:rsidP="000740E9">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2518"/>
        <w:gridCol w:w="6460"/>
      </w:tblGrid>
      <w:tr w:rsidR="006A6A1C" w:rsidRPr="00AE0AB8" w14:paraId="6BBCA540" w14:textId="77777777" w:rsidTr="00FD482A">
        <w:tc>
          <w:tcPr>
            <w:tcW w:w="8978" w:type="dxa"/>
            <w:gridSpan w:val="2"/>
            <w:shd w:val="clear" w:color="auto" w:fill="000000" w:themeFill="text1"/>
          </w:tcPr>
          <w:p w14:paraId="66126BC0" w14:textId="77777777" w:rsidR="006A6A1C" w:rsidRPr="00AE0AB8" w:rsidRDefault="006A6A1C"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6A6A1C" w:rsidRPr="00AE0AB8" w14:paraId="440E14EB" w14:textId="77777777" w:rsidTr="00FD482A">
        <w:tc>
          <w:tcPr>
            <w:tcW w:w="2518" w:type="dxa"/>
          </w:tcPr>
          <w:p w14:paraId="3F1C75CC" w14:textId="77777777" w:rsidR="006A6A1C" w:rsidRPr="00AE0AB8" w:rsidRDefault="006A6A1C" w:rsidP="00FD482A">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tcPr>
          <w:p w14:paraId="41DFDC2A" w14:textId="478AEAF3" w:rsidR="006A6A1C" w:rsidRPr="00AE0AB8" w:rsidRDefault="006A6A1C" w:rsidP="006A6A1C">
            <w:pPr>
              <w:jc w:val="center"/>
              <w:rPr>
                <w:rFonts w:ascii="Times New Roman" w:hAnsi="Times New Roman" w:cs="Times New Roman"/>
                <w:b/>
                <w:sz w:val="24"/>
                <w:szCs w:val="24"/>
              </w:rPr>
            </w:pPr>
            <w:r w:rsidRPr="00AE0AB8">
              <w:rPr>
                <w:rFonts w:ascii="Times New Roman" w:hAnsi="Times New Roman" w:cs="Times New Roman"/>
                <w:b/>
                <w:sz w:val="24"/>
                <w:szCs w:val="24"/>
              </w:rPr>
              <w:t xml:space="preserve">El sistema decimal es aditivo </w:t>
            </w:r>
          </w:p>
        </w:tc>
      </w:tr>
      <w:tr w:rsidR="006A6A1C" w:rsidRPr="00AE0AB8" w14:paraId="325C3AEE" w14:textId="77777777" w:rsidTr="00FD482A">
        <w:tc>
          <w:tcPr>
            <w:tcW w:w="2518" w:type="dxa"/>
          </w:tcPr>
          <w:p w14:paraId="6B455728" w14:textId="77777777" w:rsidR="006A6A1C" w:rsidRPr="00AE0AB8" w:rsidRDefault="006A6A1C" w:rsidP="00FD482A">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460" w:type="dxa"/>
          </w:tcPr>
          <w:p w14:paraId="66883B77" w14:textId="77777777" w:rsidR="00B74E0A" w:rsidRPr="00AE0AB8" w:rsidRDefault="00B74E0A" w:rsidP="006A6A1C">
            <w:pPr>
              <w:rPr>
                <w:ins w:id="10" w:author="Diana Margarita Gonzalez Martinez" w:date="2015-05-11T20:13:00Z"/>
                <w:rFonts w:ascii="Times New Roman" w:hAnsi="Times New Roman" w:cs="Times New Roman"/>
                <w:sz w:val="24"/>
                <w:szCs w:val="24"/>
              </w:rPr>
            </w:pPr>
          </w:p>
          <w:p w14:paraId="51A8D1AE" w14:textId="6A5B77DB" w:rsidR="006A6A1C" w:rsidRPr="00AE0AB8" w:rsidRDefault="003401A4" w:rsidP="006A6A1C">
            <w:pPr>
              <w:rPr>
                <w:rFonts w:ascii="Times New Roman" w:hAnsi="Times New Roman" w:cs="Times New Roman"/>
                <w:sz w:val="24"/>
                <w:szCs w:val="24"/>
              </w:rPr>
            </w:pPr>
            <w:r w:rsidRPr="00AE0AB8">
              <w:rPr>
                <w:rFonts w:ascii="Times New Roman" w:hAnsi="Times New Roman" w:cs="Times New Roman"/>
                <w:sz w:val="24"/>
                <w:szCs w:val="24"/>
              </w:rPr>
              <w:t>E</w:t>
            </w:r>
            <w:r w:rsidR="006A6A1C" w:rsidRPr="00AE0AB8">
              <w:rPr>
                <w:rFonts w:ascii="Times New Roman" w:hAnsi="Times New Roman" w:cs="Times New Roman"/>
                <w:sz w:val="24"/>
                <w:szCs w:val="24"/>
              </w:rPr>
              <w:t xml:space="preserve">l sistema decimal es un </w:t>
            </w:r>
            <w:r w:rsidR="006A6A1C" w:rsidRPr="00AE0AB8">
              <w:rPr>
                <w:rFonts w:ascii="Times New Roman" w:hAnsi="Times New Roman" w:cs="Times New Roman"/>
                <w:b/>
                <w:sz w:val="24"/>
                <w:szCs w:val="24"/>
              </w:rPr>
              <w:t>sistema aditivo</w:t>
            </w:r>
            <w:r w:rsidR="006A6A1C" w:rsidRPr="00AE0AB8">
              <w:rPr>
                <w:rFonts w:ascii="Times New Roman" w:hAnsi="Times New Roman" w:cs="Times New Roman"/>
                <w:sz w:val="24"/>
                <w:szCs w:val="24"/>
              </w:rPr>
              <w:t xml:space="preserve"> pues el </w:t>
            </w:r>
            <w:r w:rsidR="00556E59" w:rsidRPr="00AE0AB8">
              <w:rPr>
                <w:rFonts w:ascii="Times New Roman" w:hAnsi="Times New Roman" w:cs="Times New Roman"/>
                <w:sz w:val="24"/>
                <w:szCs w:val="24"/>
              </w:rPr>
              <w:t>número</w:t>
            </w:r>
            <w:r w:rsidR="006A6A1C" w:rsidRPr="00AE0AB8">
              <w:rPr>
                <w:rFonts w:ascii="Times New Roman" w:hAnsi="Times New Roman" w:cs="Times New Roman"/>
                <w:sz w:val="24"/>
                <w:szCs w:val="24"/>
              </w:rPr>
              <w:t xml:space="preserve"> representado por la serie de símbolos es la suma de los valores p</w:t>
            </w:r>
            <w:r w:rsidR="00E816B2" w:rsidRPr="00AE0AB8">
              <w:rPr>
                <w:rFonts w:ascii="Times New Roman" w:hAnsi="Times New Roman" w:cs="Times New Roman"/>
                <w:sz w:val="24"/>
                <w:szCs w:val="24"/>
              </w:rPr>
              <w:t>osicionales correspondiente a cada</w:t>
            </w:r>
            <w:r w:rsidR="006A6A1C" w:rsidRPr="00AE0AB8">
              <w:rPr>
                <w:rFonts w:ascii="Times New Roman" w:hAnsi="Times New Roman" w:cs="Times New Roman"/>
                <w:sz w:val="24"/>
                <w:szCs w:val="24"/>
              </w:rPr>
              <w:t xml:space="preserve"> uno de los símbolos. Así el núm</w:t>
            </w:r>
            <w:r w:rsidR="00124B47" w:rsidRPr="00AE0AB8">
              <w:rPr>
                <w:rFonts w:ascii="Times New Roman" w:hAnsi="Times New Roman" w:cs="Times New Roman"/>
                <w:sz w:val="24"/>
                <w:szCs w:val="24"/>
              </w:rPr>
              <w:t>ero 564</w:t>
            </w:r>
            <w:r w:rsidR="00B74E0A" w:rsidRPr="00AE0AB8">
              <w:rPr>
                <w:rFonts w:ascii="Times New Roman" w:hAnsi="Times New Roman" w:cs="Times New Roman"/>
                <w:sz w:val="24"/>
                <w:szCs w:val="24"/>
              </w:rPr>
              <w:t xml:space="preserve"> </w:t>
            </w:r>
            <w:r w:rsidR="00124B47" w:rsidRPr="00AE0AB8">
              <w:rPr>
                <w:rFonts w:ascii="Times New Roman" w:hAnsi="Times New Roman" w:cs="Times New Roman"/>
                <w:sz w:val="24"/>
                <w:szCs w:val="24"/>
              </w:rPr>
              <w:t xml:space="preserve">423 se representa </w:t>
            </w:r>
            <w:r w:rsidRPr="00AE0AB8">
              <w:rPr>
                <w:rFonts w:ascii="Times New Roman" w:hAnsi="Times New Roman" w:cs="Times New Roman"/>
                <w:sz w:val="24"/>
                <w:szCs w:val="24"/>
              </w:rPr>
              <w:t>así</w:t>
            </w:r>
            <w:r w:rsidR="00124B47" w:rsidRPr="00AE0AB8">
              <w:rPr>
                <w:rFonts w:ascii="Times New Roman" w:hAnsi="Times New Roman" w:cs="Times New Roman"/>
                <w:sz w:val="24"/>
                <w:szCs w:val="24"/>
              </w:rPr>
              <w:t>:</w:t>
            </w:r>
          </w:p>
          <w:p w14:paraId="5480E896" w14:textId="77777777" w:rsidR="006A6A1C" w:rsidRPr="00AE0AB8" w:rsidRDefault="006A6A1C" w:rsidP="006A6A1C">
            <w:pPr>
              <w:rPr>
                <w:rFonts w:ascii="Times New Roman" w:hAnsi="Times New Roman" w:cs="Times New Roman"/>
                <w:sz w:val="24"/>
                <w:szCs w:val="24"/>
                <w:lang w:val="es-ES_tradnl"/>
              </w:rPr>
            </w:pPr>
          </w:p>
          <w:p w14:paraId="139E136F" w14:textId="1753BBFB" w:rsidR="006A6A1C" w:rsidRPr="00AE0AB8" w:rsidRDefault="00BB2155" w:rsidP="00BB2155">
            <w:pPr>
              <w:jc w:val="center"/>
              <w:rPr>
                <w:rFonts w:ascii="Times New Roman" w:hAnsi="Times New Roman" w:cs="Times New Roman"/>
                <w:sz w:val="24"/>
                <w:szCs w:val="24"/>
              </w:rPr>
            </w:pPr>
            <w:r w:rsidRPr="00AE0AB8">
              <w:rPr>
                <w:rFonts w:ascii="Times New Roman" w:hAnsi="Times New Roman" w:cs="Times New Roman"/>
                <w:sz w:val="24"/>
                <w:szCs w:val="24"/>
              </w:rPr>
              <w:t>500.000 + 60.000 + 4.000 + 400 + 20 + 3</w:t>
            </w:r>
          </w:p>
        </w:tc>
      </w:tr>
    </w:tbl>
    <w:p w14:paraId="0349B2F1" w14:textId="77777777" w:rsidR="006A6A1C" w:rsidRPr="00AE0AB8" w:rsidRDefault="006A6A1C" w:rsidP="000740E9">
      <w:pPr>
        <w:spacing w:after="0"/>
        <w:rPr>
          <w:rFonts w:ascii="Times New Roman" w:hAnsi="Times New Roman" w:cs="Times New Roman"/>
          <w:b/>
        </w:rPr>
      </w:pPr>
    </w:p>
    <w:p w14:paraId="61B3BAB9" w14:textId="00C7201D" w:rsidR="00133E86" w:rsidRPr="00AE0AB8" w:rsidRDefault="00BB2155" w:rsidP="00133E86">
      <w:pPr>
        <w:spacing w:after="0"/>
        <w:rPr>
          <w:rFonts w:ascii="Times New Roman" w:hAnsi="Times New Roman" w:cs="Times New Roman"/>
        </w:rPr>
      </w:pPr>
      <w:r w:rsidRPr="00AE0AB8">
        <w:rPr>
          <w:rFonts w:ascii="Times New Roman" w:hAnsi="Times New Roman" w:cs="Times New Roman"/>
        </w:rPr>
        <w:t>A continuación se presenta una práctica sobre el uso del sistema de numeración decimal.</w:t>
      </w:r>
    </w:p>
    <w:p w14:paraId="025F4A61" w14:textId="77777777" w:rsidR="00BB2155" w:rsidRPr="00AE0AB8" w:rsidRDefault="00BB2155" w:rsidP="00133E86">
      <w:pPr>
        <w:spacing w:after="0"/>
        <w:rPr>
          <w:rFonts w:ascii="Times New Roman" w:hAnsi="Times New Roman" w:cs="Times New Roman"/>
        </w:rPr>
      </w:pPr>
    </w:p>
    <w:p w14:paraId="470F4770" w14:textId="77777777" w:rsidR="00133E86" w:rsidRPr="00AE0AB8" w:rsidRDefault="00133E86" w:rsidP="00133E86">
      <w:pPr>
        <w:spacing w:after="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413"/>
        <w:gridCol w:w="7415"/>
      </w:tblGrid>
      <w:tr w:rsidR="00AC69B6" w:rsidRPr="00AE0AB8" w14:paraId="7E410F0B" w14:textId="77777777" w:rsidTr="005A7642">
        <w:tc>
          <w:tcPr>
            <w:tcW w:w="8828" w:type="dxa"/>
            <w:gridSpan w:val="2"/>
            <w:shd w:val="clear" w:color="auto" w:fill="000000" w:themeFill="text1"/>
          </w:tcPr>
          <w:p w14:paraId="0394CB1F" w14:textId="77777777" w:rsidR="00AC69B6" w:rsidRPr="00AE0AB8" w:rsidRDefault="00AC69B6"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aprovechado</w:t>
            </w:r>
          </w:p>
        </w:tc>
      </w:tr>
      <w:tr w:rsidR="00AC69B6" w:rsidRPr="00AE0AB8" w14:paraId="163102C6" w14:textId="77777777" w:rsidTr="005A7642">
        <w:tc>
          <w:tcPr>
            <w:tcW w:w="1413" w:type="dxa"/>
          </w:tcPr>
          <w:p w14:paraId="20EB0E56" w14:textId="77777777" w:rsidR="00AC69B6" w:rsidRPr="00AE0AB8" w:rsidRDefault="00AC69B6"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415" w:type="dxa"/>
          </w:tcPr>
          <w:p w14:paraId="7491BDF3" w14:textId="6A0973EE" w:rsidR="00AC69B6" w:rsidRPr="00AE0AB8" w:rsidRDefault="000169FE"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w:t>
            </w:r>
            <w:r w:rsidR="00C14137" w:rsidRPr="00AE0AB8">
              <w:rPr>
                <w:rFonts w:ascii="Times New Roman" w:hAnsi="Times New Roman" w:cs="Times New Roman"/>
                <w:color w:val="000000"/>
                <w:sz w:val="24"/>
                <w:szCs w:val="24"/>
              </w:rPr>
              <w:t>_REC</w:t>
            </w:r>
            <w:r w:rsidR="00BB2155" w:rsidRPr="00AE0AB8">
              <w:rPr>
                <w:rFonts w:ascii="Times New Roman" w:hAnsi="Times New Roman" w:cs="Times New Roman"/>
                <w:color w:val="000000"/>
                <w:sz w:val="24"/>
                <w:szCs w:val="24"/>
              </w:rPr>
              <w:t>5</w:t>
            </w:r>
            <w:r w:rsidR="004D7140" w:rsidRPr="00AE0AB8">
              <w:rPr>
                <w:rFonts w:ascii="Times New Roman" w:hAnsi="Times New Roman" w:cs="Times New Roman"/>
                <w:color w:val="000000"/>
                <w:sz w:val="24"/>
                <w:szCs w:val="24"/>
              </w:rPr>
              <w:t>0</w:t>
            </w:r>
          </w:p>
        </w:tc>
      </w:tr>
      <w:tr w:rsidR="00AC69B6" w:rsidRPr="00AE0AB8" w14:paraId="0F41D7CA" w14:textId="77777777" w:rsidTr="005A7642">
        <w:tc>
          <w:tcPr>
            <w:tcW w:w="1413" w:type="dxa"/>
          </w:tcPr>
          <w:p w14:paraId="71442431" w14:textId="11C5E074" w:rsidR="00AC69B6" w:rsidRPr="00AE0AB8" w:rsidRDefault="00FA5148"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415" w:type="dxa"/>
          </w:tcPr>
          <w:p w14:paraId="5E2D69D4" w14:textId="2FDA83EF" w:rsidR="000C0ACF" w:rsidRPr="00AE0AB8" w:rsidRDefault="00AC69B6" w:rsidP="000C0ACF">
            <w:pPr>
              <w:rPr>
                <w:ins w:id="11" w:author="Diana Margarita Gonzalez Martinez" w:date="2015-04-25T12:22:00Z"/>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6D04396B" w14:textId="72604BF1" w:rsidR="000C0ACF" w:rsidRPr="00AE0AB8" w:rsidRDefault="005A7642" w:rsidP="000C0ACF">
            <w:pPr>
              <w:rPr>
                <w:ins w:id="12" w:author="Diana Margarita Gonzalez Martinez" w:date="2015-04-25T12:22:00Z"/>
                <w:rFonts w:ascii="Times New Roman" w:hAnsi="Times New Roman" w:cs="Times New Roman"/>
                <w:sz w:val="24"/>
                <w:szCs w:val="24"/>
              </w:rPr>
            </w:pPr>
            <w:r w:rsidRPr="00AE0AB8">
              <w:rPr>
                <w:rFonts w:ascii="Times New Roman" w:hAnsi="Times New Roman" w:cs="Times New Roman"/>
                <w:noProof/>
                <w:sz w:val="24"/>
                <w:szCs w:val="24"/>
                <w:lang w:val="en-US"/>
              </w:rPr>
              <w:drawing>
                <wp:inline distT="0" distB="0" distL="0" distR="0" wp14:anchorId="734E3EC7" wp14:editId="5D14BF8F">
                  <wp:extent cx="3583305" cy="2057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3305" cy="2057400"/>
                          </a:xfrm>
                          <a:prstGeom prst="rect">
                            <a:avLst/>
                          </a:prstGeom>
                        </pic:spPr>
                      </pic:pic>
                    </a:graphicData>
                  </a:graphic>
                </wp:inline>
              </w:drawing>
            </w:r>
          </w:p>
          <w:p w14:paraId="003B1D62" w14:textId="0BF349FD" w:rsidR="000C0ACF" w:rsidRPr="00AE0AB8" w:rsidRDefault="003867AF" w:rsidP="000C0ACF">
            <w:pPr>
              <w:rPr>
                <w:ins w:id="13" w:author="Diana Margarita Gonzalez Martinez" w:date="2015-04-25T12:22:00Z"/>
                <w:rFonts w:ascii="Times New Roman" w:hAnsi="Times New Roman" w:cs="Times New Roman"/>
                <w:sz w:val="24"/>
                <w:szCs w:val="24"/>
              </w:rPr>
            </w:pPr>
            <w:hyperlink r:id="rId26" w:history="1">
              <w:r w:rsidR="00FA5148" w:rsidRPr="00AE0AB8">
                <w:rPr>
                  <w:rStyle w:val="Hyperlink"/>
                  <w:rFonts w:ascii="Times New Roman" w:hAnsi="Times New Roman" w:cs="Times New Roman"/>
                  <w:sz w:val="24"/>
                  <w:szCs w:val="24"/>
                </w:rPr>
                <w:t>http://profesores.aulaplaneta.com/AuxPages/RecursoProfesor.aspx?IdGuion=12642&amp;IdRecurso=626750&amp;Transparent=on</w:t>
              </w:r>
            </w:hyperlink>
          </w:p>
          <w:p w14:paraId="785CC5E5" w14:textId="1A20E625" w:rsidR="00AC69B6" w:rsidRPr="00AE0AB8" w:rsidRDefault="000C0ACF" w:rsidP="000C0ACF">
            <w:pPr>
              <w:tabs>
                <w:tab w:val="left" w:pos="2895"/>
              </w:tabs>
              <w:rPr>
                <w:rFonts w:ascii="Times New Roman" w:hAnsi="Times New Roman" w:cs="Times New Roman"/>
                <w:sz w:val="24"/>
                <w:szCs w:val="24"/>
              </w:rPr>
            </w:pPr>
            <w:ins w:id="14" w:author="Diana Margarita Gonzalez Martinez" w:date="2015-04-25T12:22:00Z">
              <w:r w:rsidRPr="00AE0AB8">
                <w:rPr>
                  <w:rFonts w:ascii="Times New Roman" w:hAnsi="Times New Roman" w:cs="Times New Roman"/>
                  <w:sz w:val="24"/>
                  <w:szCs w:val="24"/>
                </w:rPr>
                <w:lastRenderedPageBreak/>
                <w:tab/>
              </w:r>
            </w:ins>
          </w:p>
        </w:tc>
      </w:tr>
      <w:tr w:rsidR="00AC69B6" w:rsidRPr="00AE0AB8" w14:paraId="22457CE4" w14:textId="77777777" w:rsidTr="005A7642">
        <w:tc>
          <w:tcPr>
            <w:tcW w:w="1413" w:type="dxa"/>
          </w:tcPr>
          <w:p w14:paraId="6C0017D4" w14:textId="77777777" w:rsidR="00AC69B6" w:rsidRPr="00AE0AB8" w:rsidRDefault="00AC69B6"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Cambio (descripción o capturas de pantallas)</w:t>
            </w:r>
          </w:p>
        </w:tc>
        <w:tc>
          <w:tcPr>
            <w:tcW w:w="7415" w:type="dxa"/>
          </w:tcPr>
          <w:p w14:paraId="5A9F09BD" w14:textId="010E1898" w:rsidR="00137056" w:rsidRPr="00AE0AB8" w:rsidRDefault="00137056" w:rsidP="00137056">
            <w:pPr>
              <w:rPr>
                <w:rFonts w:ascii="Times New Roman" w:hAnsi="Times New Roman" w:cs="Times New Roman"/>
                <w:sz w:val="24"/>
                <w:szCs w:val="24"/>
              </w:rPr>
            </w:pPr>
            <w:r w:rsidRPr="00AE0AB8">
              <w:rPr>
                <w:rFonts w:ascii="Times New Roman" w:hAnsi="Times New Roman" w:cs="Times New Roman"/>
                <w:sz w:val="24"/>
                <w:szCs w:val="24"/>
              </w:rPr>
              <w:t xml:space="preserve">1° ESO/Matemáticas/Los números/el sistema de numeración decimal/practica el sistema de numeracion decimal </w:t>
            </w:r>
          </w:p>
        </w:tc>
      </w:tr>
      <w:tr w:rsidR="00AC69B6" w:rsidRPr="00AE0AB8" w14:paraId="440411EC" w14:textId="77777777" w:rsidTr="005A7642">
        <w:tc>
          <w:tcPr>
            <w:tcW w:w="1413" w:type="dxa"/>
          </w:tcPr>
          <w:p w14:paraId="5ED4F983" w14:textId="7F506555" w:rsidR="00AC69B6" w:rsidRPr="00AE0AB8" w:rsidRDefault="00AC69B6"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7415" w:type="dxa"/>
          </w:tcPr>
          <w:p w14:paraId="2B7509C2" w14:textId="77777777" w:rsidR="00AC69B6" w:rsidRPr="00AE0AB8" w:rsidRDefault="00AC69B6"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Repaso sobre el sistema de numeración decimal</w:t>
            </w:r>
          </w:p>
        </w:tc>
      </w:tr>
      <w:tr w:rsidR="00AC69B6" w:rsidRPr="00AE0AB8" w14:paraId="7CA53538" w14:textId="77777777" w:rsidTr="005A7642">
        <w:tc>
          <w:tcPr>
            <w:tcW w:w="1413" w:type="dxa"/>
          </w:tcPr>
          <w:p w14:paraId="6B305848" w14:textId="77777777" w:rsidR="00AC69B6" w:rsidRPr="00AE0AB8" w:rsidRDefault="00AC69B6"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415" w:type="dxa"/>
          </w:tcPr>
          <w:p w14:paraId="38B7C249" w14:textId="77777777" w:rsidR="00AC69B6" w:rsidRPr="00AE0AB8" w:rsidRDefault="00AC69B6"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Actividad que permite repasar las normas del sistema de numeración decimal</w:t>
            </w:r>
          </w:p>
        </w:tc>
      </w:tr>
    </w:tbl>
    <w:p w14:paraId="42EA174A" w14:textId="77777777" w:rsidR="00133E86" w:rsidRPr="00AE0AB8" w:rsidRDefault="00133E86" w:rsidP="000740E9">
      <w:pPr>
        <w:spacing w:after="0"/>
        <w:rPr>
          <w:rFonts w:ascii="Times New Roman" w:hAnsi="Times New Roman" w:cs="Times New Roman"/>
          <w:b/>
        </w:rPr>
      </w:pPr>
    </w:p>
    <w:p w14:paraId="3D626765" w14:textId="77777777" w:rsidR="006A6A1C" w:rsidRPr="00AE0AB8" w:rsidRDefault="006A6A1C" w:rsidP="000740E9">
      <w:pPr>
        <w:spacing w:after="0"/>
        <w:rPr>
          <w:rFonts w:ascii="Times New Roman" w:hAnsi="Times New Roman" w:cs="Times New Roman"/>
          <w:highlight w:val="yellow"/>
        </w:rPr>
      </w:pPr>
    </w:p>
    <w:p w14:paraId="1549A4EC" w14:textId="77777777" w:rsidR="0061434F" w:rsidRPr="00AE0AB8" w:rsidRDefault="0061434F" w:rsidP="000740E9">
      <w:pPr>
        <w:spacing w:after="0"/>
        <w:rPr>
          <w:ins w:id="15" w:author="Diana Margarita Gonzalez Martinez" w:date="2015-05-11T20:18:00Z"/>
          <w:rFonts w:ascii="Times New Roman" w:hAnsi="Times New Roman" w:cs="Times New Roman"/>
          <w:highlight w:val="yellow"/>
        </w:rPr>
      </w:pPr>
    </w:p>
    <w:p w14:paraId="704EFB03" w14:textId="12D04D59" w:rsidR="000740E9" w:rsidRPr="00AE0AB8" w:rsidRDefault="000740E9" w:rsidP="000740E9">
      <w:pPr>
        <w:spacing w:after="0"/>
        <w:rPr>
          <w:rFonts w:ascii="Times New Roman" w:hAnsi="Times New Roman" w:cs="Times New Roman"/>
          <w:highlight w:val="yellow"/>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1.4 Consolidación</w:t>
      </w:r>
    </w:p>
    <w:p w14:paraId="42BA4C3C" w14:textId="77777777" w:rsidR="000740E9" w:rsidRPr="00AE0AB8" w:rsidRDefault="000740E9" w:rsidP="00081745">
      <w:pPr>
        <w:spacing w:after="0"/>
        <w:rPr>
          <w:rFonts w:ascii="Times New Roman" w:hAnsi="Times New Roman" w:cs="Times New Roman"/>
          <w:highlight w:val="yellow"/>
        </w:rPr>
      </w:pPr>
    </w:p>
    <w:p w14:paraId="057269A6" w14:textId="77777777" w:rsidR="005F2DCF" w:rsidRPr="00AE0AB8" w:rsidRDefault="005F2DCF" w:rsidP="005F2DCF">
      <w:pPr>
        <w:spacing w:after="0"/>
        <w:jc w:val="both"/>
        <w:rPr>
          <w:rFonts w:ascii="Times New Roman" w:hAnsi="Times New Roman" w:cs="Times New Roman"/>
        </w:rPr>
      </w:pPr>
      <w:r w:rsidRPr="00AE0AB8">
        <w:rPr>
          <w:rFonts w:ascii="Times New Roman" w:hAnsi="Times New Roman" w:cs="Times New Roman"/>
        </w:rPr>
        <w:t>Para fortalecer lo aprendido en esta sección se proponen las siguientes actividades:</w:t>
      </w:r>
    </w:p>
    <w:p w14:paraId="02760A36" w14:textId="77777777" w:rsidR="005F2DCF" w:rsidRPr="00AE0AB8" w:rsidRDefault="005F2DCF" w:rsidP="00081745">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2466"/>
        <w:gridCol w:w="6362"/>
      </w:tblGrid>
      <w:tr w:rsidR="007C755A" w:rsidRPr="00AE0AB8" w14:paraId="6182F7D1" w14:textId="77777777" w:rsidTr="00DC5E27">
        <w:tc>
          <w:tcPr>
            <w:tcW w:w="8828" w:type="dxa"/>
            <w:gridSpan w:val="2"/>
            <w:shd w:val="clear" w:color="auto" w:fill="000000" w:themeFill="text1"/>
          </w:tcPr>
          <w:p w14:paraId="62408D8B" w14:textId="77777777" w:rsidR="007C755A" w:rsidRPr="00AE0AB8" w:rsidRDefault="007C755A"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7C755A" w:rsidRPr="00AE0AB8" w14:paraId="0BEDDCF8" w14:textId="77777777" w:rsidTr="00DC5E27">
        <w:tc>
          <w:tcPr>
            <w:tcW w:w="2466" w:type="dxa"/>
          </w:tcPr>
          <w:p w14:paraId="786A0376" w14:textId="77777777" w:rsidR="007C755A" w:rsidRPr="00AE0AB8" w:rsidRDefault="007C755A"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62" w:type="dxa"/>
          </w:tcPr>
          <w:p w14:paraId="1613AD59" w14:textId="77B6B87C" w:rsidR="007C755A" w:rsidRPr="00AE0AB8" w:rsidRDefault="007C755A" w:rsidP="004D7140">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BB2155" w:rsidRPr="00AE0AB8">
              <w:rPr>
                <w:rFonts w:ascii="Times New Roman" w:hAnsi="Times New Roman" w:cs="Times New Roman"/>
                <w:color w:val="000000"/>
                <w:sz w:val="24"/>
                <w:szCs w:val="24"/>
              </w:rPr>
              <w:t>6</w:t>
            </w:r>
            <w:r w:rsidR="004D7140" w:rsidRPr="00AE0AB8">
              <w:rPr>
                <w:rFonts w:ascii="Times New Roman" w:hAnsi="Times New Roman" w:cs="Times New Roman"/>
                <w:color w:val="000000"/>
                <w:sz w:val="24"/>
                <w:szCs w:val="24"/>
              </w:rPr>
              <w:t xml:space="preserve">0  </w:t>
            </w:r>
          </w:p>
        </w:tc>
      </w:tr>
      <w:tr w:rsidR="007C755A" w:rsidRPr="00AE0AB8" w14:paraId="0E60F1D5" w14:textId="77777777" w:rsidTr="00DC5E27">
        <w:tc>
          <w:tcPr>
            <w:tcW w:w="2466" w:type="dxa"/>
          </w:tcPr>
          <w:p w14:paraId="3F42BAF5"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62" w:type="dxa"/>
          </w:tcPr>
          <w:p w14:paraId="7E0B30ED"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sz w:val="24"/>
                <w:szCs w:val="24"/>
                <w:lang w:val="es-ES_tradnl"/>
              </w:rPr>
              <w:t>Números en diversos sistemas de numeración</w:t>
            </w:r>
          </w:p>
        </w:tc>
      </w:tr>
      <w:tr w:rsidR="007C755A" w:rsidRPr="00AE0AB8" w14:paraId="6D2AF962" w14:textId="77777777" w:rsidTr="00DC5E27">
        <w:tc>
          <w:tcPr>
            <w:tcW w:w="2466" w:type="dxa"/>
          </w:tcPr>
          <w:p w14:paraId="382A23EA"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62" w:type="dxa"/>
          </w:tcPr>
          <w:p w14:paraId="678ED269" w14:textId="6A8358B8" w:rsidR="007C755A" w:rsidRPr="00AE0AB8" w:rsidRDefault="00BB2155" w:rsidP="006B3931">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vidad para escribir números en diversos sistemas de numeración</w:t>
            </w:r>
          </w:p>
        </w:tc>
      </w:tr>
    </w:tbl>
    <w:p w14:paraId="49ACD600" w14:textId="77777777" w:rsidR="00BF70A7" w:rsidRPr="00AE0AB8" w:rsidRDefault="00BF70A7" w:rsidP="00081745">
      <w:pPr>
        <w:spacing w:after="0"/>
        <w:rPr>
          <w:rFonts w:ascii="Times New Roman" w:hAnsi="Times New Roman" w:cs="Times New Roman"/>
          <w:highlight w:val="yellow"/>
        </w:rPr>
      </w:pPr>
    </w:p>
    <w:p w14:paraId="452F3A35" w14:textId="77777777" w:rsidR="001D05BE" w:rsidRPr="00AE0AB8" w:rsidRDefault="001D05BE" w:rsidP="00081745">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861A71" w:rsidRPr="00AE0AB8" w14:paraId="2800EE42" w14:textId="77777777" w:rsidTr="006B3931">
        <w:tc>
          <w:tcPr>
            <w:tcW w:w="9033" w:type="dxa"/>
            <w:gridSpan w:val="2"/>
            <w:shd w:val="clear" w:color="auto" w:fill="000000" w:themeFill="text1"/>
          </w:tcPr>
          <w:p w14:paraId="006E7165" w14:textId="77777777" w:rsidR="00861A71" w:rsidRPr="00AE0AB8" w:rsidRDefault="00861A71"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861A71" w:rsidRPr="00AE0AB8" w14:paraId="79F3DDA2" w14:textId="77777777" w:rsidTr="006B3931">
        <w:tc>
          <w:tcPr>
            <w:tcW w:w="2518" w:type="dxa"/>
          </w:tcPr>
          <w:p w14:paraId="46C12727" w14:textId="77777777" w:rsidR="00861A71" w:rsidRPr="00AE0AB8" w:rsidRDefault="00861A71"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7B07EBF4" w14:textId="4E9DA8CB" w:rsidR="00861A71" w:rsidRPr="00AE0AB8" w:rsidRDefault="00BB2155" w:rsidP="00540CCD">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MA_06_02_CO_REC7</w:t>
            </w:r>
            <w:r w:rsidR="00540CCD" w:rsidRPr="00AE0AB8">
              <w:rPr>
                <w:rFonts w:ascii="Times New Roman" w:hAnsi="Times New Roman" w:cs="Times New Roman"/>
                <w:color w:val="000000"/>
                <w:sz w:val="24"/>
                <w:szCs w:val="24"/>
              </w:rPr>
              <w:t xml:space="preserve">0  </w:t>
            </w:r>
          </w:p>
        </w:tc>
      </w:tr>
      <w:tr w:rsidR="00861A71" w:rsidRPr="00AE0AB8" w14:paraId="78EC696A" w14:textId="77777777" w:rsidTr="006B3931">
        <w:tc>
          <w:tcPr>
            <w:tcW w:w="2518" w:type="dxa"/>
          </w:tcPr>
          <w:p w14:paraId="1B8A8292" w14:textId="77777777" w:rsidR="00861A71" w:rsidRPr="00AE0AB8" w:rsidRDefault="00861A71"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2BBFD21D" w14:textId="08D7066F" w:rsidR="00861A71" w:rsidRPr="00AE0AB8" w:rsidRDefault="00861A71"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Sistemas de Numeración </w:t>
            </w:r>
          </w:p>
        </w:tc>
      </w:tr>
      <w:tr w:rsidR="00861A71" w:rsidRPr="00AE0AB8" w14:paraId="34AE460C" w14:textId="77777777" w:rsidTr="006B3931">
        <w:tc>
          <w:tcPr>
            <w:tcW w:w="2518" w:type="dxa"/>
          </w:tcPr>
          <w:p w14:paraId="20950145" w14:textId="77777777" w:rsidR="00861A71" w:rsidRPr="00AE0AB8" w:rsidRDefault="00861A71"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F5E6DFD" w14:textId="1A33A1C8" w:rsidR="00861A71" w:rsidRPr="00AE0AB8" w:rsidRDefault="00BB2155" w:rsidP="006B3931">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Interactivo para conocer y sintetizar diversos sistemas de numeración posicionales como no posicionales</w:t>
            </w:r>
          </w:p>
        </w:tc>
      </w:tr>
    </w:tbl>
    <w:p w14:paraId="5FBA7756" w14:textId="74DACC28" w:rsidR="00092F19" w:rsidRPr="00AE0AB8" w:rsidRDefault="00092F19" w:rsidP="00540CCD">
      <w:pPr>
        <w:tabs>
          <w:tab w:val="left" w:pos="7095"/>
        </w:tabs>
        <w:spacing w:after="0"/>
        <w:rPr>
          <w:rFonts w:ascii="Times New Roman" w:hAnsi="Times New Roman" w:cs="Times New Roman"/>
          <w:highlight w:val="yellow"/>
        </w:rPr>
      </w:pPr>
    </w:p>
    <w:p w14:paraId="6DBB8C48" w14:textId="77777777" w:rsidR="00C6499A" w:rsidRPr="00AE0AB8" w:rsidRDefault="00C6499A" w:rsidP="00540CCD">
      <w:pPr>
        <w:tabs>
          <w:tab w:val="left" w:pos="7095"/>
        </w:tabs>
        <w:spacing w:after="0"/>
        <w:rPr>
          <w:rFonts w:ascii="Times New Roman" w:hAnsi="Times New Roman" w:cs="Times New Roman"/>
          <w:highlight w:val="yellow"/>
        </w:rPr>
      </w:pPr>
    </w:p>
    <w:p w14:paraId="4F019340" w14:textId="77777777" w:rsidR="00C6499A" w:rsidRPr="00AE0AB8" w:rsidRDefault="00C6499A" w:rsidP="00540CCD">
      <w:pPr>
        <w:tabs>
          <w:tab w:val="left" w:pos="7095"/>
        </w:tabs>
        <w:spacing w:after="0"/>
        <w:rPr>
          <w:rFonts w:ascii="Times New Roman" w:hAnsi="Times New Roman" w:cs="Times New Roman"/>
          <w:highlight w:val="yellow"/>
        </w:rPr>
      </w:pPr>
    </w:p>
    <w:p w14:paraId="0A7AEA13" w14:textId="77777777" w:rsidR="00C6499A" w:rsidRPr="00AE0AB8" w:rsidRDefault="00C6499A" w:rsidP="00540CCD">
      <w:pPr>
        <w:tabs>
          <w:tab w:val="left" w:pos="7095"/>
        </w:tabs>
        <w:spacing w:after="0"/>
        <w:rPr>
          <w:rFonts w:ascii="Times New Roman" w:hAnsi="Times New Roman" w:cs="Times New Roman"/>
          <w:highlight w:val="yellow"/>
        </w:rPr>
      </w:pPr>
    </w:p>
    <w:p w14:paraId="28729CFE" w14:textId="77777777" w:rsidR="00C6499A" w:rsidRPr="00AE0AB8" w:rsidRDefault="00C6499A" w:rsidP="00540CCD">
      <w:pPr>
        <w:tabs>
          <w:tab w:val="left" w:pos="7095"/>
        </w:tabs>
        <w:spacing w:after="0"/>
        <w:rPr>
          <w:rFonts w:ascii="Times New Roman" w:hAnsi="Times New Roman" w:cs="Times New Roman"/>
          <w:highlight w:val="yellow"/>
        </w:rPr>
      </w:pPr>
    </w:p>
    <w:p w14:paraId="4FFD77B1" w14:textId="77777777" w:rsidR="00C6499A" w:rsidRPr="00AE0AB8" w:rsidRDefault="00C6499A" w:rsidP="00540CCD">
      <w:pPr>
        <w:tabs>
          <w:tab w:val="left" w:pos="7095"/>
        </w:tabs>
        <w:spacing w:after="0"/>
        <w:rPr>
          <w:rFonts w:ascii="Times New Roman" w:hAnsi="Times New Roman" w:cs="Times New Roman"/>
          <w:highlight w:val="yellow"/>
        </w:rPr>
      </w:pPr>
    </w:p>
    <w:p w14:paraId="49E59CB7" w14:textId="77777777" w:rsidR="00C6499A" w:rsidRPr="00AE0AB8" w:rsidRDefault="00C6499A" w:rsidP="00540CCD">
      <w:pPr>
        <w:tabs>
          <w:tab w:val="left" w:pos="7095"/>
        </w:tabs>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466"/>
        <w:gridCol w:w="6362"/>
      </w:tblGrid>
      <w:tr w:rsidR="00C12DFE" w:rsidRPr="00AE0AB8" w14:paraId="495493EB" w14:textId="77777777" w:rsidTr="00C12DFE">
        <w:tc>
          <w:tcPr>
            <w:tcW w:w="8828" w:type="dxa"/>
            <w:gridSpan w:val="2"/>
            <w:shd w:val="clear" w:color="auto" w:fill="000000" w:themeFill="text1"/>
          </w:tcPr>
          <w:p w14:paraId="43485794" w14:textId="77777777" w:rsidR="00C12DFE" w:rsidRPr="00AE0AB8" w:rsidRDefault="00C12DFE"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12DFE" w:rsidRPr="00AE0AB8" w14:paraId="273118E3" w14:textId="77777777" w:rsidTr="00C12DFE">
        <w:tc>
          <w:tcPr>
            <w:tcW w:w="2466" w:type="dxa"/>
          </w:tcPr>
          <w:p w14:paraId="4CBB7F54" w14:textId="77777777" w:rsidR="00C12DFE" w:rsidRPr="00AE0AB8" w:rsidRDefault="00C12DFE"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62" w:type="dxa"/>
          </w:tcPr>
          <w:p w14:paraId="50109501" w14:textId="5F31CAE9" w:rsidR="00C12DFE" w:rsidRPr="00AE0AB8" w:rsidRDefault="00C12DFE" w:rsidP="002645C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w:t>
            </w:r>
            <w:r w:rsidR="00BB2155" w:rsidRPr="00AE0AB8">
              <w:rPr>
                <w:rFonts w:ascii="Times New Roman" w:hAnsi="Times New Roman" w:cs="Times New Roman"/>
                <w:color w:val="000000"/>
                <w:sz w:val="24"/>
                <w:szCs w:val="24"/>
              </w:rPr>
              <w:t>EC8</w:t>
            </w:r>
            <w:r w:rsidRPr="00AE0AB8">
              <w:rPr>
                <w:rFonts w:ascii="Times New Roman" w:hAnsi="Times New Roman" w:cs="Times New Roman"/>
                <w:color w:val="000000"/>
                <w:sz w:val="24"/>
                <w:szCs w:val="24"/>
              </w:rPr>
              <w:t>0</w:t>
            </w:r>
          </w:p>
        </w:tc>
      </w:tr>
      <w:tr w:rsidR="00C12DFE" w:rsidRPr="00AE0AB8" w14:paraId="248EF432" w14:textId="77777777" w:rsidTr="00C12DFE">
        <w:tc>
          <w:tcPr>
            <w:tcW w:w="2466" w:type="dxa"/>
          </w:tcPr>
          <w:p w14:paraId="219487EB"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62" w:type="dxa"/>
          </w:tcPr>
          <w:p w14:paraId="5BD8BB1B" w14:textId="58C0C24B" w:rsidR="00C12DFE" w:rsidRPr="00AE0AB8" w:rsidRDefault="00C12DFE" w:rsidP="00C12DFE">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Clasificación de sistemas de numeración </w:t>
            </w:r>
          </w:p>
        </w:tc>
      </w:tr>
      <w:tr w:rsidR="00C12DFE" w:rsidRPr="00AE0AB8" w14:paraId="4EC0E291" w14:textId="77777777" w:rsidTr="00C12DFE">
        <w:tc>
          <w:tcPr>
            <w:tcW w:w="2466" w:type="dxa"/>
          </w:tcPr>
          <w:p w14:paraId="1B3ADF88"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62" w:type="dxa"/>
          </w:tcPr>
          <w:p w14:paraId="1C6AF836" w14:textId="12524469" w:rsidR="00C12DFE" w:rsidRPr="00AE0AB8" w:rsidRDefault="00BB2155" w:rsidP="00C12DFE">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Actividad para clasificar los sistemas de numeración en posicional y no posicional</w:t>
            </w:r>
          </w:p>
        </w:tc>
      </w:tr>
      <w:tr w:rsidR="00C12DFE" w:rsidRPr="00AE0AB8" w14:paraId="0C8FD3F7" w14:textId="77777777" w:rsidTr="002645C1">
        <w:tc>
          <w:tcPr>
            <w:tcW w:w="8824" w:type="dxa"/>
            <w:gridSpan w:val="2"/>
            <w:shd w:val="clear" w:color="auto" w:fill="000000" w:themeFill="text1"/>
          </w:tcPr>
          <w:p w14:paraId="0C7C031B" w14:textId="77777777" w:rsidR="00C12DFE" w:rsidRPr="00AE0AB8" w:rsidRDefault="00C12DFE"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12DFE" w:rsidRPr="00AE0AB8" w14:paraId="1852BCBE" w14:textId="77777777" w:rsidTr="002645C1">
        <w:tc>
          <w:tcPr>
            <w:tcW w:w="2465" w:type="dxa"/>
          </w:tcPr>
          <w:p w14:paraId="04C36434" w14:textId="77777777" w:rsidR="00C12DFE" w:rsidRPr="00AE0AB8" w:rsidRDefault="00C12DFE"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59" w:type="dxa"/>
          </w:tcPr>
          <w:p w14:paraId="56E7DE94" w14:textId="49D688B1" w:rsidR="00C12DFE" w:rsidRPr="00AE0AB8" w:rsidRDefault="00BB2155" w:rsidP="002645C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MA_06_02_CO_REC9</w:t>
            </w:r>
            <w:r w:rsidR="00C12DFE" w:rsidRPr="00AE0AB8">
              <w:rPr>
                <w:rFonts w:ascii="Times New Roman" w:hAnsi="Times New Roman" w:cs="Times New Roman"/>
                <w:color w:val="000000"/>
                <w:sz w:val="24"/>
                <w:szCs w:val="24"/>
              </w:rPr>
              <w:t>0</w:t>
            </w:r>
          </w:p>
        </w:tc>
      </w:tr>
      <w:tr w:rsidR="00C12DFE" w:rsidRPr="00AE0AB8" w14:paraId="5C640096" w14:textId="77777777" w:rsidTr="002645C1">
        <w:tc>
          <w:tcPr>
            <w:tcW w:w="2465" w:type="dxa"/>
          </w:tcPr>
          <w:p w14:paraId="391F8ADB"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59" w:type="dxa"/>
          </w:tcPr>
          <w:p w14:paraId="0A1ED87E" w14:textId="77777777" w:rsidR="00C12DFE" w:rsidRPr="00AE0AB8" w:rsidRDefault="00C12DFE" w:rsidP="002645C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Identificando sistemas de numeración </w:t>
            </w:r>
          </w:p>
        </w:tc>
      </w:tr>
      <w:tr w:rsidR="00C12DFE" w:rsidRPr="00AE0AB8" w14:paraId="0CDA8B96" w14:textId="77777777" w:rsidTr="002645C1">
        <w:tc>
          <w:tcPr>
            <w:tcW w:w="2465" w:type="dxa"/>
          </w:tcPr>
          <w:p w14:paraId="037757C8" w14:textId="77777777" w:rsidR="00C12DFE" w:rsidRPr="00AE0AB8" w:rsidRDefault="00C12DFE"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59" w:type="dxa"/>
          </w:tcPr>
          <w:p w14:paraId="146F4C9B" w14:textId="53B43201" w:rsidR="00C12DFE" w:rsidRPr="00AE0AB8" w:rsidRDefault="00C6499A" w:rsidP="002645C1">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Actividad para identificar los nombres de diversos sistemas de numeración vistos en la unidad</w:t>
            </w:r>
          </w:p>
        </w:tc>
      </w:tr>
      <w:tr w:rsidR="00C12DFE" w:rsidRPr="00AE0AB8" w14:paraId="1DE97965" w14:textId="77777777" w:rsidTr="002645C1">
        <w:tc>
          <w:tcPr>
            <w:tcW w:w="2465" w:type="dxa"/>
          </w:tcPr>
          <w:p w14:paraId="3729B297" w14:textId="77777777" w:rsidR="00C12DFE" w:rsidRPr="00AE0AB8" w:rsidRDefault="00C12DFE" w:rsidP="002645C1">
            <w:pPr>
              <w:rPr>
                <w:rFonts w:ascii="Times New Roman" w:hAnsi="Times New Roman" w:cs="Times New Roman"/>
                <w:b/>
                <w:color w:val="000000"/>
                <w:sz w:val="24"/>
                <w:szCs w:val="24"/>
              </w:rPr>
            </w:pPr>
          </w:p>
        </w:tc>
        <w:tc>
          <w:tcPr>
            <w:tcW w:w="6359" w:type="dxa"/>
          </w:tcPr>
          <w:p w14:paraId="55B50E11" w14:textId="77777777" w:rsidR="00C12DFE" w:rsidRPr="00AE0AB8" w:rsidRDefault="00C12DFE" w:rsidP="002645C1">
            <w:pPr>
              <w:rPr>
                <w:rFonts w:ascii="Times New Roman" w:hAnsi="Times New Roman" w:cs="Times New Roman"/>
                <w:sz w:val="24"/>
                <w:szCs w:val="24"/>
                <w:lang w:val="es-ES_tradnl"/>
              </w:rPr>
            </w:pPr>
          </w:p>
        </w:tc>
      </w:tr>
    </w:tbl>
    <w:p w14:paraId="3BEFD789" w14:textId="77777777" w:rsidR="00092F19" w:rsidRPr="00AE0AB8" w:rsidRDefault="00092F19" w:rsidP="00081745">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466"/>
        <w:gridCol w:w="6362"/>
      </w:tblGrid>
      <w:tr w:rsidR="00C6499A" w:rsidRPr="00AE0AB8" w14:paraId="69604394" w14:textId="77777777" w:rsidTr="00C6499A">
        <w:tc>
          <w:tcPr>
            <w:tcW w:w="8828" w:type="dxa"/>
            <w:gridSpan w:val="2"/>
            <w:shd w:val="clear" w:color="auto" w:fill="000000" w:themeFill="text1"/>
          </w:tcPr>
          <w:p w14:paraId="64A3577D" w14:textId="77777777" w:rsidR="00C6499A" w:rsidRPr="00AE0AB8" w:rsidRDefault="00C6499A" w:rsidP="00C6499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6499A" w:rsidRPr="00AE0AB8" w14:paraId="0A7E4A70" w14:textId="77777777" w:rsidTr="00C6499A">
        <w:tc>
          <w:tcPr>
            <w:tcW w:w="2466" w:type="dxa"/>
          </w:tcPr>
          <w:p w14:paraId="2D0D8305" w14:textId="77777777" w:rsidR="00C6499A" w:rsidRPr="00AE0AB8" w:rsidRDefault="00C6499A" w:rsidP="00C6499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62" w:type="dxa"/>
          </w:tcPr>
          <w:p w14:paraId="7A683320" w14:textId="4A575B94" w:rsidR="00C6499A" w:rsidRPr="00AE0AB8" w:rsidRDefault="00C6499A" w:rsidP="00C6499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MA_06_02_CO_REC100</w:t>
            </w:r>
          </w:p>
        </w:tc>
      </w:tr>
      <w:tr w:rsidR="00C6499A" w:rsidRPr="00AE0AB8" w14:paraId="6CF9CCEB" w14:textId="77777777" w:rsidTr="00C6499A">
        <w:tc>
          <w:tcPr>
            <w:tcW w:w="2466" w:type="dxa"/>
          </w:tcPr>
          <w:p w14:paraId="29FA6F40" w14:textId="77777777" w:rsidR="00C6499A" w:rsidRPr="00AE0AB8" w:rsidRDefault="00C6499A" w:rsidP="00C6499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62" w:type="dxa"/>
          </w:tcPr>
          <w:p w14:paraId="078AA572" w14:textId="264F9A8A" w:rsidR="00C6499A" w:rsidRPr="00AE0AB8" w:rsidRDefault="00606A4D" w:rsidP="00C6499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Crea tu propio sistema de numeración</w:t>
            </w:r>
          </w:p>
        </w:tc>
      </w:tr>
      <w:tr w:rsidR="00C6499A" w:rsidRPr="00AE0AB8" w14:paraId="3CEB908E" w14:textId="77777777" w:rsidTr="00C6499A">
        <w:tc>
          <w:tcPr>
            <w:tcW w:w="2466" w:type="dxa"/>
          </w:tcPr>
          <w:p w14:paraId="463750A7" w14:textId="77777777" w:rsidR="00C6499A" w:rsidRPr="00AE0AB8" w:rsidRDefault="00C6499A" w:rsidP="00C6499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62" w:type="dxa"/>
          </w:tcPr>
          <w:p w14:paraId="531DE51E" w14:textId="073CA882" w:rsidR="00C6499A" w:rsidRPr="00AE0AB8" w:rsidRDefault="00606A4D" w:rsidP="00C6499A">
            <w:pPr>
              <w:rPr>
                <w:rFonts w:ascii="Times New Roman" w:hAnsi="Times New Roman" w:cs="Times New Roman"/>
                <w:color w:val="000000"/>
                <w:sz w:val="24"/>
                <w:szCs w:val="24"/>
                <w:lang w:val="es-ES_tradnl"/>
              </w:rPr>
            </w:pPr>
            <w:r w:rsidRPr="00AE0AB8">
              <w:rPr>
                <w:rFonts w:ascii="Times New Roman" w:hAnsi="Times New Roman" w:cs="Times New Roman"/>
                <w:color w:val="000000"/>
                <w:sz w:val="24"/>
                <w:szCs w:val="24"/>
              </w:rPr>
              <w:t>activo para que el estudiante pueda crear su propio sistema de numeración, con sus reglas, sus historias de cómo puede surgir y genere un cuento a partir de una necesidad inventada en un contexto determinado por el mismo</w:t>
            </w:r>
          </w:p>
        </w:tc>
      </w:tr>
    </w:tbl>
    <w:p w14:paraId="7ECBE632" w14:textId="77777777" w:rsidR="001D05BE" w:rsidRPr="00AE0AB8" w:rsidRDefault="001D05BE" w:rsidP="00081745">
      <w:pPr>
        <w:spacing w:after="0"/>
        <w:rPr>
          <w:rFonts w:ascii="Times New Roman" w:hAnsi="Times New Roman" w:cs="Times New Roman"/>
          <w:highlight w:val="yellow"/>
        </w:rPr>
      </w:pPr>
    </w:p>
    <w:p w14:paraId="4B249E17" w14:textId="77777777" w:rsidR="00BD0D8F" w:rsidRPr="00AE0AB8" w:rsidRDefault="00BD0D8F" w:rsidP="00081745">
      <w:pPr>
        <w:spacing w:after="0"/>
        <w:rPr>
          <w:rFonts w:ascii="Times New Roman" w:hAnsi="Times New Roman" w:cs="Times New Roman"/>
          <w:highlight w:val="yellow"/>
        </w:rPr>
      </w:pPr>
    </w:p>
    <w:p w14:paraId="04970FB3" w14:textId="7945D7CD" w:rsidR="005D1738" w:rsidRPr="00AE0AB8" w:rsidRDefault="00F23646" w:rsidP="005D1738">
      <w:pPr>
        <w:spacing w:after="0"/>
        <w:rPr>
          <w:rFonts w:ascii="Times New Roman" w:hAnsi="Times New Roman" w:cs="Times New Roman"/>
          <w:b/>
        </w:rPr>
      </w:pPr>
      <w:r w:rsidRPr="00AE0AB8">
        <w:rPr>
          <w:rFonts w:ascii="Times New Roman" w:hAnsi="Times New Roman" w:cs="Times New Roman"/>
          <w:highlight w:val="yellow"/>
        </w:rPr>
        <w:t>[SECCIÓN 1]</w:t>
      </w:r>
      <w:r w:rsidR="00616DBC" w:rsidRPr="00AE0AB8">
        <w:rPr>
          <w:rFonts w:ascii="Times New Roman" w:hAnsi="Times New Roman" w:cs="Times New Roman"/>
        </w:rPr>
        <w:t xml:space="preserve"> </w:t>
      </w:r>
      <w:r w:rsidR="006A1381" w:rsidRPr="00AE0AB8">
        <w:rPr>
          <w:rFonts w:ascii="Times New Roman" w:hAnsi="Times New Roman" w:cs="Times New Roman"/>
          <w:b/>
        </w:rPr>
        <w:t>2</w:t>
      </w:r>
      <w:r w:rsidRPr="00AE0AB8">
        <w:rPr>
          <w:rFonts w:ascii="Times New Roman" w:hAnsi="Times New Roman" w:cs="Times New Roman"/>
          <w:b/>
        </w:rPr>
        <w:t xml:space="preserve"> </w:t>
      </w:r>
      <w:r w:rsidR="000740E9" w:rsidRPr="00AE0AB8">
        <w:rPr>
          <w:rFonts w:ascii="Times New Roman" w:hAnsi="Times New Roman" w:cs="Times New Roman"/>
          <w:b/>
        </w:rPr>
        <w:t xml:space="preserve">Números Naturales </w:t>
      </w:r>
    </w:p>
    <w:p w14:paraId="2BCBB3FB" w14:textId="77777777" w:rsidR="00403BFE" w:rsidRPr="00AE0AB8" w:rsidRDefault="00403BFE" w:rsidP="00403BFE">
      <w:pPr>
        <w:spacing w:after="0"/>
        <w:jc w:val="both"/>
        <w:rPr>
          <w:rStyle w:val="un"/>
          <w:rFonts w:ascii="Times New Roman" w:hAnsi="Times New Roman" w:cs="Times New Roman"/>
          <w:shd w:val="clear" w:color="auto" w:fill="FFFFFF"/>
        </w:rPr>
      </w:pPr>
    </w:p>
    <w:p w14:paraId="344DE80B" w14:textId="34EBBF3A" w:rsidR="00403BFE" w:rsidRPr="00AE0AB8" w:rsidRDefault="00403BFE" w:rsidP="00403BFE">
      <w:pPr>
        <w:spacing w:after="0"/>
        <w:jc w:val="both"/>
        <w:rPr>
          <w:rStyle w:val="un"/>
          <w:rFonts w:ascii="Times New Roman" w:hAnsi="Times New Roman" w:cs="Times New Roman"/>
          <w:shd w:val="clear" w:color="auto" w:fill="FFFFFF"/>
        </w:rPr>
      </w:pPr>
      <w:r w:rsidRPr="00AE0AB8">
        <w:rPr>
          <w:rStyle w:val="un"/>
          <w:rFonts w:ascii="Times New Roman" w:hAnsi="Times New Roman" w:cs="Times New Roman"/>
          <w:shd w:val="clear" w:color="auto" w:fill="FFFFFF"/>
        </w:rPr>
        <w:t>Los números naturales tienen una gran importancia en la vida cotidiana pues son aquellos que se usan para contar elementos de un conjunto. Por ejemplo, los colores que hay en una caja, la cantidad de niños y niñas en una fila, .la cantidad de libros de una biblioteca, entre otras cantidades. Además, se utilizan para tareas como numerar, ordenar y codificar.</w:t>
      </w:r>
    </w:p>
    <w:p w14:paraId="3575DE38" w14:textId="77777777" w:rsidR="005D1738" w:rsidRPr="00AE0AB8" w:rsidRDefault="005D1738" w:rsidP="005D1738">
      <w:pPr>
        <w:spacing w:after="0"/>
        <w:rPr>
          <w:rFonts w:ascii="Times New Roman" w:hAnsi="Times New Roman" w:cs="Times New Roman"/>
          <w:highlight w:val="yellow"/>
        </w:rPr>
      </w:pPr>
    </w:p>
    <w:p w14:paraId="10A3704A" w14:textId="77777777" w:rsidR="00C12105" w:rsidRPr="00AE0AB8" w:rsidRDefault="00C12105" w:rsidP="005D1738">
      <w:pPr>
        <w:spacing w:after="0"/>
        <w:rPr>
          <w:rFonts w:ascii="Times New Roman" w:hAnsi="Times New Roman" w:cs="Times New Roman"/>
          <w:highlight w:val="yellow"/>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27220A" w:rsidRPr="00AE0AB8" w14:paraId="76FCE150" w14:textId="77777777" w:rsidTr="00FD482A">
        <w:tc>
          <w:tcPr>
            <w:tcW w:w="9033" w:type="dxa"/>
            <w:gridSpan w:val="2"/>
            <w:shd w:val="clear" w:color="auto" w:fill="0D0D0D" w:themeFill="text1" w:themeFillTint="F2"/>
          </w:tcPr>
          <w:p w14:paraId="184700F8" w14:textId="77777777" w:rsidR="0027220A" w:rsidRPr="00AE0AB8" w:rsidRDefault="0027220A"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27220A" w:rsidRPr="00AE0AB8" w14:paraId="52754997" w14:textId="77777777" w:rsidTr="00FD482A">
        <w:tc>
          <w:tcPr>
            <w:tcW w:w="2518" w:type="dxa"/>
          </w:tcPr>
          <w:p w14:paraId="5E5CB53E" w14:textId="77777777" w:rsidR="0027220A" w:rsidRPr="00AE0AB8" w:rsidRDefault="0027220A"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5A1FD0B" w14:textId="7EAD95F8" w:rsidR="0027220A" w:rsidRPr="00AE0AB8" w:rsidRDefault="00E843C2" w:rsidP="00EF3DAE">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EF3DAE" w:rsidRPr="00AE0AB8">
              <w:rPr>
                <w:rFonts w:ascii="Times New Roman" w:hAnsi="Times New Roman" w:cs="Times New Roman"/>
                <w:color w:val="000000"/>
                <w:sz w:val="24"/>
                <w:szCs w:val="24"/>
              </w:rPr>
              <w:t>IMG26</w:t>
            </w:r>
          </w:p>
        </w:tc>
      </w:tr>
      <w:tr w:rsidR="0027220A" w:rsidRPr="00AE0AB8" w14:paraId="15EC2F24" w14:textId="77777777" w:rsidTr="00FD482A">
        <w:tc>
          <w:tcPr>
            <w:tcW w:w="2518" w:type="dxa"/>
          </w:tcPr>
          <w:p w14:paraId="78950157" w14:textId="77777777" w:rsidR="0027220A" w:rsidRPr="00AE0AB8" w:rsidRDefault="0027220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7615E7F" w14:textId="2784DE83" w:rsidR="0027220A" w:rsidRPr="00AE0AB8" w:rsidRDefault="00606A4D"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Collage con las imágenes que se proponen a continuación.</w:t>
            </w:r>
          </w:p>
          <w:p w14:paraId="3D72D33A" w14:textId="2658BD89" w:rsidR="0027220A" w:rsidRPr="00AE0AB8" w:rsidRDefault="0027220A" w:rsidP="00FD482A">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791E2E89" w14:textId="3D193607" w:rsidR="0027220A" w:rsidRPr="00AE0AB8" w:rsidRDefault="0027220A" w:rsidP="00FD482A">
            <w:pPr>
              <w:ind w:left="708"/>
              <w:rPr>
                <w:rFonts w:ascii="Times New Roman" w:hAnsi="Times New Roman" w:cs="Times New Roman"/>
                <w:color w:val="000000"/>
                <w:sz w:val="24"/>
                <w:szCs w:val="24"/>
              </w:rPr>
            </w:pPr>
          </w:p>
        </w:tc>
      </w:tr>
      <w:tr w:rsidR="0027220A" w:rsidRPr="00AE0AB8" w14:paraId="75B05B34" w14:textId="77777777" w:rsidTr="00FD482A">
        <w:tc>
          <w:tcPr>
            <w:tcW w:w="2518" w:type="dxa"/>
          </w:tcPr>
          <w:p w14:paraId="20D924D0" w14:textId="77777777" w:rsidR="0027220A" w:rsidRPr="00AE0AB8" w:rsidRDefault="0027220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515" w:type="dxa"/>
          </w:tcPr>
          <w:p w14:paraId="190BE620" w14:textId="77777777" w:rsidR="0027220A" w:rsidRPr="00AE0AB8" w:rsidRDefault="00606A4D" w:rsidP="00FD482A">
            <w:pPr>
              <w:rPr>
                <w:rFonts w:ascii="Times New Roman" w:hAnsi="Times New Roman" w:cs="Times New Roman"/>
                <w:sz w:val="24"/>
                <w:szCs w:val="24"/>
                <w:lang w:val="en-US"/>
              </w:rPr>
            </w:pPr>
            <w:r w:rsidRPr="00AE0AB8">
              <w:rPr>
                <w:rFonts w:ascii="Times New Roman" w:hAnsi="Times New Roman" w:cs="Times New Roman"/>
                <w:sz w:val="24"/>
                <w:szCs w:val="24"/>
                <w:lang w:val="en-US"/>
              </w:rPr>
              <w:t>112913404</w:t>
            </w:r>
          </w:p>
          <w:p w14:paraId="43FCB089" w14:textId="77777777" w:rsidR="00606A4D" w:rsidRPr="00AE0AB8" w:rsidRDefault="00606A4D" w:rsidP="00FD482A">
            <w:pPr>
              <w:rPr>
                <w:rFonts w:ascii="Times New Roman" w:hAnsi="Times New Roman" w:cs="Times New Roman"/>
                <w:sz w:val="24"/>
                <w:szCs w:val="24"/>
                <w:lang w:val="en-US"/>
              </w:rPr>
            </w:pPr>
            <w:r w:rsidRPr="00AE0AB8">
              <w:rPr>
                <w:rFonts w:ascii="Times New Roman" w:hAnsi="Times New Roman" w:cs="Times New Roman"/>
                <w:sz w:val="24"/>
                <w:szCs w:val="24"/>
                <w:lang w:val="en-US"/>
              </w:rPr>
              <w:t>188424746</w:t>
            </w:r>
          </w:p>
          <w:p w14:paraId="313BB201" w14:textId="77777777" w:rsidR="00606A4D" w:rsidRPr="00AE0AB8" w:rsidRDefault="00606A4D" w:rsidP="00FD482A">
            <w:pPr>
              <w:rPr>
                <w:rFonts w:ascii="Times New Roman" w:hAnsi="Times New Roman" w:cs="Times New Roman"/>
                <w:sz w:val="24"/>
                <w:szCs w:val="24"/>
                <w:lang w:val="en-US"/>
              </w:rPr>
            </w:pPr>
            <w:r w:rsidRPr="00AE0AB8">
              <w:rPr>
                <w:rFonts w:ascii="Times New Roman" w:hAnsi="Times New Roman" w:cs="Times New Roman"/>
                <w:sz w:val="24"/>
                <w:szCs w:val="24"/>
                <w:lang w:val="en-US"/>
              </w:rPr>
              <w:t>250832059</w:t>
            </w:r>
          </w:p>
          <w:p w14:paraId="456603E6" w14:textId="5A28AB40" w:rsidR="00606A4D" w:rsidRPr="00AE0AB8" w:rsidRDefault="00606A4D" w:rsidP="00FD482A">
            <w:pPr>
              <w:rPr>
                <w:rFonts w:ascii="Times New Roman" w:hAnsi="Times New Roman" w:cs="Times New Roman"/>
                <w:color w:val="000000"/>
                <w:sz w:val="24"/>
                <w:szCs w:val="24"/>
              </w:rPr>
            </w:pPr>
            <w:r w:rsidRPr="00AE0AB8">
              <w:rPr>
                <w:rFonts w:ascii="Times New Roman" w:hAnsi="Times New Roman" w:cs="Times New Roman"/>
                <w:sz w:val="24"/>
                <w:szCs w:val="24"/>
                <w:lang w:val="en-US"/>
              </w:rPr>
              <w:t>112499642</w:t>
            </w:r>
          </w:p>
        </w:tc>
      </w:tr>
      <w:tr w:rsidR="0027220A" w:rsidRPr="00AE0AB8" w14:paraId="76FBC9A0" w14:textId="77777777" w:rsidTr="00FD482A">
        <w:tc>
          <w:tcPr>
            <w:tcW w:w="2518" w:type="dxa"/>
          </w:tcPr>
          <w:p w14:paraId="09A7D321" w14:textId="77777777" w:rsidR="0027220A" w:rsidRPr="00AE0AB8" w:rsidRDefault="0027220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065B4892" w14:textId="354DF651" w:rsidR="0027220A" w:rsidRPr="00AE0AB8" w:rsidRDefault="00606A4D"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Usos de los números para contar</w:t>
            </w:r>
            <w:r w:rsidR="0027220A" w:rsidRPr="00AE0AB8">
              <w:rPr>
                <w:rFonts w:ascii="Times New Roman" w:hAnsi="Times New Roman" w:cs="Times New Roman"/>
                <w:color w:val="000000"/>
                <w:sz w:val="24"/>
                <w:szCs w:val="24"/>
              </w:rPr>
              <w:t xml:space="preserve"> </w:t>
            </w:r>
          </w:p>
        </w:tc>
      </w:tr>
    </w:tbl>
    <w:p w14:paraId="269AB60E" w14:textId="77777777" w:rsidR="0027220A" w:rsidRPr="00AE0AB8" w:rsidRDefault="0027220A" w:rsidP="005D1738">
      <w:pPr>
        <w:spacing w:after="0"/>
        <w:rPr>
          <w:rFonts w:ascii="Times New Roman" w:hAnsi="Times New Roman" w:cs="Times New Roman"/>
          <w:highlight w:val="yellow"/>
        </w:rPr>
      </w:pPr>
    </w:p>
    <w:p w14:paraId="31111E63" w14:textId="77777777" w:rsidR="005D444C" w:rsidRPr="00AE0AB8" w:rsidRDefault="005D444C" w:rsidP="003666C8">
      <w:pPr>
        <w:spacing w:after="0"/>
        <w:jc w:val="both"/>
        <w:rPr>
          <w:rFonts w:ascii="Times New Roman" w:hAnsi="Times New Roman" w:cs="Times New Roman"/>
          <w:color w:val="333333"/>
          <w:shd w:val="clear" w:color="auto" w:fill="FFFFFF"/>
        </w:rPr>
      </w:pPr>
    </w:p>
    <w:p w14:paraId="7CBD4B0D" w14:textId="77777777" w:rsidR="00885B27" w:rsidRPr="00AE0AB8" w:rsidRDefault="00885B27" w:rsidP="003666C8">
      <w:pPr>
        <w:spacing w:after="0"/>
        <w:jc w:val="both"/>
        <w:rPr>
          <w:rStyle w:val="un"/>
          <w:rFonts w:ascii="Times New Roman" w:hAnsi="Times New Roman" w:cs="Times New Roman"/>
          <w:shd w:val="clear" w:color="auto" w:fill="FFFFFF"/>
        </w:rPr>
      </w:pPr>
    </w:p>
    <w:tbl>
      <w:tblPr>
        <w:tblStyle w:val="TableGrid"/>
        <w:tblW w:w="0" w:type="auto"/>
        <w:tblLook w:val="04A0" w:firstRow="1" w:lastRow="0" w:firstColumn="1" w:lastColumn="0" w:noHBand="0" w:noVBand="1"/>
      </w:tblPr>
      <w:tblGrid>
        <w:gridCol w:w="2518"/>
        <w:gridCol w:w="6515"/>
      </w:tblGrid>
      <w:tr w:rsidR="00885B27" w:rsidRPr="00AE0AB8" w14:paraId="60556102" w14:textId="77777777" w:rsidTr="006B3931">
        <w:tc>
          <w:tcPr>
            <w:tcW w:w="9033" w:type="dxa"/>
            <w:gridSpan w:val="2"/>
            <w:shd w:val="clear" w:color="auto" w:fill="000000" w:themeFill="text1"/>
          </w:tcPr>
          <w:p w14:paraId="4BDFB5FC" w14:textId="77777777" w:rsidR="00885B27" w:rsidRPr="00AE0AB8" w:rsidRDefault="00885B27"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885B27" w:rsidRPr="00AE0AB8" w14:paraId="4C9D62A1" w14:textId="77777777" w:rsidTr="006B3931">
        <w:tc>
          <w:tcPr>
            <w:tcW w:w="2518" w:type="dxa"/>
          </w:tcPr>
          <w:p w14:paraId="4677691C" w14:textId="77777777" w:rsidR="00885B27" w:rsidRPr="00AE0AB8" w:rsidRDefault="00885B2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6E0839C6" w14:textId="0A7033D3" w:rsidR="00885B27" w:rsidRPr="00AE0AB8" w:rsidRDefault="00A63E61"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MA_06_02_CO_REC11</w:t>
            </w:r>
            <w:r w:rsidR="00631CC4" w:rsidRPr="00AE0AB8">
              <w:rPr>
                <w:rFonts w:ascii="Times New Roman" w:hAnsi="Times New Roman" w:cs="Times New Roman"/>
                <w:color w:val="000000"/>
                <w:sz w:val="24"/>
                <w:szCs w:val="24"/>
              </w:rPr>
              <w:t>0</w:t>
            </w:r>
          </w:p>
        </w:tc>
      </w:tr>
      <w:tr w:rsidR="00885B27" w:rsidRPr="00AE0AB8" w14:paraId="6C026D1C" w14:textId="77777777" w:rsidTr="006B3931">
        <w:tc>
          <w:tcPr>
            <w:tcW w:w="2518" w:type="dxa"/>
          </w:tcPr>
          <w:p w14:paraId="4CDDA483" w14:textId="77777777" w:rsidR="00885B27" w:rsidRPr="00AE0AB8" w:rsidRDefault="00885B2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DFD1040" w14:textId="45683A1E" w:rsidR="00885B27" w:rsidRPr="00AE0AB8" w:rsidRDefault="00885B27"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El Sistema de Numeración decimal</w:t>
            </w:r>
          </w:p>
          <w:p w14:paraId="20655F36" w14:textId="77777777" w:rsidR="00885B27" w:rsidRPr="00AE0AB8" w:rsidRDefault="00885B27" w:rsidP="006B3931">
            <w:pPr>
              <w:rPr>
                <w:rFonts w:ascii="Times New Roman" w:hAnsi="Times New Roman" w:cs="Times New Roman"/>
                <w:color w:val="000000"/>
                <w:sz w:val="24"/>
                <w:szCs w:val="24"/>
              </w:rPr>
            </w:pPr>
          </w:p>
        </w:tc>
      </w:tr>
      <w:tr w:rsidR="00885B27" w:rsidRPr="00AE0AB8" w14:paraId="02BE030F" w14:textId="77777777" w:rsidTr="006B3931">
        <w:tc>
          <w:tcPr>
            <w:tcW w:w="2518" w:type="dxa"/>
          </w:tcPr>
          <w:p w14:paraId="3420CADA" w14:textId="77777777" w:rsidR="00885B27" w:rsidRPr="00AE0AB8" w:rsidRDefault="00885B2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126D3604" w14:textId="3F34B4F0" w:rsidR="00885B27" w:rsidRPr="00AE0AB8" w:rsidRDefault="00802607" w:rsidP="00885B27">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Interactivo para estudiar las propiedades, normas y símbolos del sistema de numeración decimal</w:t>
            </w:r>
          </w:p>
        </w:tc>
      </w:tr>
    </w:tbl>
    <w:p w14:paraId="259FFB4F" w14:textId="77777777" w:rsidR="00A63E61" w:rsidRPr="00AE0AB8" w:rsidRDefault="00A63E61" w:rsidP="005D1738">
      <w:pPr>
        <w:spacing w:after="0"/>
        <w:rPr>
          <w:rFonts w:ascii="Times New Roman" w:hAnsi="Times New Roman" w:cs="Times New Roman"/>
          <w:highlight w:val="yellow"/>
        </w:rPr>
      </w:pPr>
    </w:p>
    <w:p w14:paraId="3241EBDE" w14:textId="0B69FC17" w:rsidR="005D1738" w:rsidRPr="00AE0AB8" w:rsidRDefault="005D1738" w:rsidP="005D1738">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2.1 </w:t>
      </w:r>
      <w:r w:rsidR="000740E9" w:rsidRPr="00AE0AB8">
        <w:rPr>
          <w:rFonts w:ascii="Times New Roman" w:hAnsi="Times New Roman" w:cs="Times New Roman"/>
          <w:b/>
        </w:rPr>
        <w:t xml:space="preserve">El conjunto de los números naturales </w:t>
      </w:r>
    </w:p>
    <w:p w14:paraId="4DC06EF4" w14:textId="77777777" w:rsidR="003666C8" w:rsidRPr="00AE0AB8" w:rsidRDefault="003666C8" w:rsidP="005D1738">
      <w:pPr>
        <w:spacing w:after="0"/>
        <w:rPr>
          <w:rFonts w:ascii="Times New Roman" w:hAnsi="Times New Roman" w:cs="Times New Roman"/>
          <w:b/>
        </w:rPr>
      </w:pPr>
    </w:p>
    <w:p w14:paraId="773E2BF6" w14:textId="2D214708" w:rsidR="00D059B3" w:rsidRPr="00AE0AB8" w:rsidRDefault="00D059B3" w:rsidP="00A239E1">
      <w:pPr>
        <w:spacing w:after="0"/>
        <w:jc w:val="both"/>
        <w:rPr>
          <w:rFonts w:ascii="Times New Roman" w:eastAsia="Times New Roman" w:hAnsi="Times New Roman" w:cs="Times New Roman"/>
          <w:bCs/>
          <w:lang w:val="es-CO" w:eastAsia="es-CO"/>
        </w:rPr>
      </w:pPr>
      <w:r w:rsidRPr="00AE0AB8">
        <w:rPr>
          <w:rFonts w:ascii="Times New Roman" w:hAnsi="Times New Roman" w:cs="Times New Roman"/>
        </w:rPr>
        <w:t xml:space="preserve">El conjunto de los números naturales </w:t>
      </w:r>
      <w:r w:rsidR="004B39AA" w:rsidRPr="00AE0AB8">
        <w:rPr>
          <w:rFonts w:ascii="Times New Roman" w:eastAsia="Times New Roman" w:hAnsi="Times New Roman" w:cs="Times New Roman"/>
          <w:lang w:val="es-CO" w:eastAsia="es-CO"/>
        </w:rPr>
        <w:t>se representa con el </w:t>
      </w:r>
      <w:r w:rsidR="004B39AA" w:rsidRPr="00AE0AB8">
        <w:rPr>
          <w:rFonts w:ascii="Times New Roman" w:eastAsia="Times New Roman" w:hAnsi="Times New Roman" w:cs="Times New Roman"/>
          <w:bCs/>
          <w:lang w:val="es-CO" w:eastAsia="es-CO"/>
        </w:rPr>
        <w:t>símbolo</w:t>
      </w:r>
      <w:r w:rsidR="004B39AA" w:rsidRPr="00AE0AB8">
        <w:rPr>
          <w:rFonts w:ascii="Times New Roman" w:eastAsia="Times New Roman" w:hAnsi="Times New Roman" w:cs="Times New Roman"/>
          <w:b/>
          <w:bCs/>
          <w:lang w:val="es-CO" w:eastAsia="es-CO"/>
        </w:rPr>
        <w:t xml:space="preserve"> </w:t>
      </w:r>
      <w:r w:rsidR="004B39AA" w:rsidRPr="00AE0AB8">
        <w:rPr>
          <w:rFonts w:ascii="Menlo Regular" w:eastAsia="Times New Roman" w:hAnsi="Menlo Regular" w:cs="Menlo Regular"/>
          <w:b/>
          <w:bCs/>
          <w:lang w:val="es-CO" w:eastAsia="es-CO"/>
        </w:rPr>
        <w:t>ℕ</w:t>
      </w:r>
      <w:r w:rsidR="00AE0AB8" w:rsidRPr="00AE0AB8">
        <w:rPr>
          <w:rFonts w:ascii="Times New Roman" w:eastAsia="Times New Roman" w:hAnsi="Times New Roman" w:cs="Times New Roman"/>
          <w:b/>
          <w:bCs/>
          <w:lang w:val="es-CO" w:eastAsia="es-CO"/>
        </w:rPr>
        <w:t xml:space="preserve"> </w:t>
      </w:r>
      <w:r w:rsidR="00AE0AB8" w:rsidRPr="00AE0AB8">
        <w:rPr>
          <w:rFonts w:ascii="Times New Roman" w:eastAsia="Times New Roman" w:hAnsi="Times New Roman" w:cs="Times New Roman"/>
          <w:bCs/>
          <w:lang w:val="es-CO" w:eastAsia="es-CO"/>
        </w:rPr>
        <w:t>y está formado así</w:t>
      </w:r>
      <w:r w:rsidR="004B39AA" w:rsidRPr="00AE0AB8">
        <w:rPr>
          <w:rFonts w:ascii="Times New Roman" w:eastAsia="Times New Roman" w:hAnsi="Times New Roman" w:cs="Times New Roman"/>
          <w:bCs/>
          <w:lang w:val="es-CO" w:eastAsia="es-CO"/>
        </w:rPr>
        <w:t>:</w:t>
      </w:r>
    </w:p>
    <w:p w14:paraId="2786FDE2" w14:textId="77777777" w:rsidR="004B39AA" w:rsidRPr="00AE0AB8" w:rsidRDefault="004B39AA" w:rsidP="00A239E1">
      <w:pPr>
        <w:spacing w:after="0"/>
        <w:jc w:val="both"/>
        <w:rPr>
          <w:rFonts w:ascii="Times New Roman" w:hAnsi="Times New Roman" w:cs="Times New Roman"/>
        </w:rPr>
      </w:pPr>
    </w:p>
    <w:p w14:paraId="218C76F6" w14:textId="77777777" w:rsidR="004B39AA" w:rsidRPr="00AE0AB8" w:rsidRDefault="004B39AA" w:rsidP="004B39AA">
      <w:pPr>
        <w:shd w:val="clear" w:color="auto" w:fill="FFFFFF"/>
        <w:spacing w:line="345" w:lineRule="atLeast"/>
        <w:ind w:left="300"/>
        <w:jc w:val="center"/>
        <w:rPr>
          <w:rFonts w:ascii="Times New Roman" w:eastAsia="Times New Roman" w:hAnsi="Times New Roman" w:cs="Times New Roman"/>
          <w:lang w:val="es-CO" w:eastAsia="es-CO"/>
        </w:rPr>
      </w:pPr>
      <w:r w:rsidRPr="00AE0AB8">
        <w:rPr>
          <w:rFonts w:ascii="Menlo Regular" w:eastAsia="Times New Roman" w:hAnsi="Menlo Regular" w:cs="Menlo Regular"/>
          <w:lang w:val="es-CO" w:eastAsia="es-CO"/>
        </w:rPr>
        <w:t>ℕ</w:t>
      </w:r>
      <w:r w:rsidRPr="00AE0AB8">
        <w:rPr>
          <w:rFonts w:ascii="Times New Roman" w:eastAsia="Times New Roman" w:hAnsi="Times New Roman" w:cs="Times New Roman"/>
          <w:lang w:val="es-CO" w:eastAsia="es-CO"/>
        </w:rPr>
        <w:t xml:space="preserve"> = {0, 1, 2, 3, 4, 5, 6, 7, 8, 9, 10, 11,…}</w:t>
      </w:r>
    </w:p>
    <w:p w14:paraId="700B7710" w14:textId="77777777" w:rsidR="004B39AA" w:rsidRPr="00AE0AB8" w:rsidRDefault="004B39AA" w:rsidP="004B39AA">
      <w:pPr>
        <w:shd w:val="clear" w:color="auto" w:fill="FFFFFF"/>
        <w:spacing w:line="345" w:lineRule="atLeast"/>
        <w:rPr>
          <w:rFonts w:ascii="Times New Roman" w:eastAsia="Times New Roman" w:hAnsi="Times New Roman" w:cs="Times New Roman"/>
          <w:color w:val="333333"/>
          <w:lang w:val="es-CO" w:eastAsia="es-CO"/>
        </w:rPr>
      </w:pPr>
      <w:r w:rsidRPr="00AE0AB8">
        <w:rPr>
          <w:rFonts w:ascii="Times New Roman" w:eastAsia="Times New Roman" w:hAnsi="Times New Roman" w:cs="Times New Roman"/>
          <w:lang w:val="es-CO" w:eastAsia="es-CO"/>
        </w:rPr>
        <w:t>El primer número natural es el </w:t>
      </w:r>
      <w:r w:rsidRPr="00AE0AB8">
        <w:rPr>
          <w:rFonts w:ascii="Times New Roman" w:eastAsia="Times New Roman" w:hAnsi="Times New Roman" w:cs="Times New Roman"/>
          <w:bCs/>
          <w:lang w:val="es-CO" w:eastAsia="es-CO"/>
        </w:rPr>
        <w:t>0</w:t>
      </w:r>
      <w:r w:rsidRPr="00AE0AB8">
        <w:rPr>
          <w:rFonts w:ascii="Times New Roman" w:eastAsia="Times New Roman" w:hAnsi="Times New Roman" w:cs="Times New Roman"/>
          <w:lang w:val="es-CO" w:eastAsia="es-CO"/>
        </w:rPr>
        <w:t>. Los demás se obtienen sumando 1 al número anterior.</w:t>
      </w:r>
    </w:p>
    <w:p w14:paraId="42BFEBD6" w14:textId="77777777" w:rsidR="00D059B3" w:rsidRPr="00AE0AB8" w:rsidRDefault="00D059B3" w:rsidP="005D1738">
      <w:pPr>
        <w:spacing w:after="0"/>
        <w:rPr>
          <w:rFonts w:ascii="Times New Roman" w:hAnsi="Times New Roman" w:cs="Times New Roman"/>
          <w:b/>
        </w:rPr>
      </w:pPr>
    </w:p>
    <w:tbl>
      <w:tblPr>
        <w:tblStyle w:val="TableGrid"/>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C376D4" w:rsidRPr="00AE0AB8" w14:paraId="1D1A106A" w14:textId="77777777" w:rsidTr="003E26BE">
        <w:tc>
          <w:tcPr>
            <w:tcW w:w="8828" w:type="dxa"/>
            <w:gridSpan w:val="2"/>
            <w:shd w:val="clear" w:color="auto" w:fill="0D0D0D" w:themeFill="text1" w:themeFillTint="F2"/>
          </w:tcPr>
          <w:p w14:paraId="48A2801F" w14:textId="77777777" w:rsidR="00C376D4" w:rsidRPr="00AE0AB8" w:rsidRDefault="00C376D4"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C376D4" w:rsidRPr="00AE0AB8" w14:paraId="69B6E261" w14:textId="77777777" w:rsidTr="003E26BE">
        <w:tc>
          <w:tcPr>
            <w:tcW w:w="1413" w:type="dxa"/>
          </w:tcPr>
          <w:p w14:paraId="0BF47340" w14:textId="77777777" w:rsidR="00C376D4" w:rsidRPr="00AE0AB8" w:rsidRDefault="00C376D4"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415" w:type="dxa"/>
          </w:tcPr>
          <w:p w14:paraId="3BF60F54" w14:textId="1B826DFF" w:rsidR="00C376D4"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C14137" w:rsidRPr="00AE0AB8">
              <w:rPr>
                <w:rFonts w:ascii="Times New Roman" w:hAnsi="Times New Roman" w:cs="Times New Roman"/>
                <w:color w:val="000000"/>
                <w:sz w:val="24"/>
                <w:szCs w:val="24"/>
              </w:rPr>
              <w:t>IMG</w:t>
            </w:r>
            <w:r w:rsidR="00EF3DAE" w:rsidRPr="00AE0AB8">
              <w:rPr>
                <w:rFonts w:ascii="Times New Roman" w:hAnsi="Times New Roman" w:cs="Times New Roman"/>
                <w:color w:val="000000"/>
                <w:sz w:val="24"/>
                <w:szCs w:val="24"/>
              </w:rPr>
              <w:t>27</w:t>
            </w:r>
          </w:p>
        </w:tc>
      </w:tr>
      <w:tr w:rsidR="00C376D4" w:rsidRPr="00AE0AB8" w14:paraId="4ED29931" w14:textId="77777777" w:rsidTr="003E26BE">
        <w:tc>
          <w:tcPr>
            <w:tcW w:w="1413" w:type="dxa"/>
          </w:tcPr>
          <w:p w14:paraId="28178D6A"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7415" w:type="dxa"/>
          </w:tcPr>
          <w:p w14:paraId="2A98DDBF"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6C4871D7" w14:textId="77777777" w:rsidR="00C376D4" w:rsidRPr="00AE0AB8" w:rsidRDefault="003E26BE" w:rsidP="00FD482A">
            <w:pPr>
              <w:ind w:left="708"/>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3A0FA20C" wp14:editId="433DA2FD">
                  <wp:extent cx="3771900" cy="781050"/>
                  <wp:effectExtent l="0" t="0" r="0" b="0"/>
                  <wp:docPr id="24" name="Imagen 24" descr="http://profesores.aulaplaneta.com/DNNPlayerPackages/Package12642/InfoGuion/cuadernoestudio/images_xml/MT_07_01_img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642/InfoGuion/cuadernoestudio/images_xml/MT_07_01_img01_sma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r w:rsidR="00C376D4" w:rsidRPr="00AE0AB8">
              <w:rPr>
                <w:rFonts w:ascii="Times New Roman" w:hAnsi="Times New Roman" w:cs="Times New Roman"/>
                <w:color w:val="000000"/>
                <w:sz w:val="24"/>
                <w:szCs w:val="24"/>
              </w:rPr>
              <w:t xml:space="preserve"> </w:t>
            </w:r>
          </w:p>
          <w:p w14:paraId="457FB1BE" w14:textId="4524BD61" w:rsidR="003E26BE" w:rsidRPr="00AE0AB8" w:rsidRDefault="003E26BE" w:rsidP="00FD482A">
            <w:pPr>
              <w:ind w:left="708"/>
              <w:rPr>
                <w:rFonts w:ascii="Times New Roman" w:hAnsi="Times New Roman" w:cs="Times New Roman"/>
                <w:color w:val="000000"/>
                <w:sz w:val="24"/>
                <w:szCs w:val="24"/>
              </w:rPr>
            </w:pPr>
          </w:p>
        </w:tc>
      </w:tr>
      <w:tr w:rsidR="00C376D4" w:rsidRPr="00AE0AB8" w14:paraId="66CE20DF" w14:textId="77777777" w:rsidTr="003E26BE">
        <w:tc>
          <w:tcPr>
            <w:tcW w:w="1413" w:type="dxa"/>
          </w:tcPr>
          <w:p w14:paraId="004BDE79"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7415" w:type="dxa"/>
          </w:tcPr>
          <w:p w14:paraId="07D5F3BA" w14:textId="77777777" w:rsidR="00C376D4" w:rsidRPr="00AE0AB8" w:rsidRDefault="003867AF" w:rsidP="00FD482A">
            <w:pPr>
              <w:rPr>
                <w:rFonts w:ascii="Times New Roman" w:hAnsi="Times New Roman" w:cs="Times New Roman"/>
                <w:color w:val="000000"/>
                <w:sz w:val="24"/>
                <w:szCs w:val="24"/>
              </w:rPr>
            </w:pPr>
            <w:hyperlink r:id="rId28" w:history="1">
              <w:r w:rsidR="00D059B3" w:rsidRPr="00AE0AB8">
                <w:rPr>
                  <w:rStyle w:val="Hyperlink"/>
                  <w:rFonts w:ascii="Times New Roman" w:hAnsi="Times New Roman" w:cs="Times New Roman"/>
                  <w:sz w:val="24"/>
                  <w:szCs w:val="24"/>
                </w:rPr>
                <w:t>http://profesores.aulaplaneta.com/DNNPlayerPackages/Package12642/InfoGuion/cuadernoestudio/images_xml/MT_07_01_img01_small.jpg</w:t>
              </w:r>
            </w:hyperlink>
            <w:r w:rsidR="00D059B3" w:rsidRPr="00AE0AB8">
              <w:rPr>
                <w:rFonts w:ascii="Times New Roman" w:hAnsi="Times New Roman" w:cs="Times New Roman"/>
                <w:color w:val="000000"/>
                <w:sz w:val="24"/>
                <w:szCs w:val="24"/>
              </w:rPr>
              <w:t xml:space="preserve"> </w:t>
            </w:r>
          </w:p>
          <w:p w14:paraId="79A26A1F" w14:textId="68905E0E" w:rsidR="00D74E10" w:rsidRPr="00AE0AB8" w:rsidRDefault="00D74E10" w:rsidP="00D74E10">
            <w:pPr>
              <w:rPr>
                <w:rFonts w:ascii="Times New Roman" w:hAnsi="Times New Roman" w:cs="Times New Roman"/>
                <w:color w:val="000000"/>
                <w:sz w:val="24"/>
                <w:szCs w:val="24"/>
              </w:rPr>
            </w:pPr>
            <w:r w:rsidRPr="00AE0AB8">
              <w:rPr>
                <w:rFonts w:ascii="Times New Roman" w:hAnsi="Times New Roman" w:cs="Times New Roman"/>
                <w:sz w:val="24"/>
                <w:szCs w:val="24"/>
              </w:rPr>
              <w:t>1° ESO/Matemáticas/Los números/el sistema de numeración decimal/</w:t>
            </w:r>
          </w:p>
        </w:tc>
      </w:tr>
      <w:tr w:rsidR="00C376D4" w:rsidRPr="00AE0AB8" w14:paraId="02F83BFC" w14:textId="77777777" w:rsidTr="003E26BE">
        <w:tc>
          <w:tcPr>
            <w:tcW w:w="1413" w:type="dxa"/>
          </w:tcPr>
          <w:p w14:paraId="0CCFEBBF" w14:textId="77777777" w:rsidR="00C376D4" w:rsidRPr="00AE0AB8" w:rsidRDefault="00C376D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7415" w:type="dxa"/>
          </w:tcPr>
          <w:p w14:paraId="1F93C4F9" w14:textId="58F096AA" w:rsidR="00C376D4" w:rsidRPr="00AE0AB8" w:rsidRDefault="00D059B3"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Observa que sumando 1 al número anterior se obtiene el siguiente número. </w:t>
            </w:r>
          </w:p>
        </w:tc>
      </w:tr>
    </w:tbl>
    <w:p w14:paraId="02E39CAC" w14:textId="77777777" w:rsidR="004B39AA" w:rsidRPr="00AE0AB8" w:rsidRDefault="004B39AA" w:rsidP="000740E9">
      <w:pPr>
        <w:spacing w:after="0"/>
        <w:rPr>
          <w:rFonts w:ascii="Times New Roman" w:hAnsi="Times New Roman" w:cs="Times New Roman"/>
          <w:highlight w:val="yellow"/>
        </w:rPr>
      </w:pPr>
    </w:p>
    <w:p w14:paraId="03BAEC72" w14:textId="78499BAF" w:rsidR="002F5EE3" w:rsidRPr="00AE0AB8" w:rsidRDefault="000740E9" w:rsidP="00AE0AB8">
      <w:pPr>
        <w:spacing w:after="0"/>
        <w:rPr>
          <w:rFonts w:ascii="Times New Roman" w:hAnsi="Times New Roman" w:cs="Times New Roman"/>
          <w:highlight w:val="yellow"/>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2.2 Los usos de los números naturales </w:t>
      </w:r>
    </w:p>
    <w:p w14:paraId="7C6EEF80" w14:textId="0B58990C" w:rsidR="00C376D4" w:rsidRPr="00AE0AB8" w:rsidRDefault="00AE0AB8" w:rsidP="00A239E1">
      <w:pPr>
        <w:pStyle w:val="u"/>
        <w:shd w:val="clear" w:color="auto" w:fill="FFFFFF"/>
        <w:spacing w:before="0" w:beforeAutospacing="0" w:after="0" w:afterAutospacing="0" w:line="345" w:lineRule="atLeast"/>
        <w:jc w:val="both"/>
        <w:rPr>
          <w:ins w:id="16" w:author="Diana Margarita Gonzalez Martinez" w:date="2015-05-11T20:24:00Z"/>
          <w:rStyle w:val="un"/>
        </w:rPr>
      </w:pPr>
      <w:r w:rsidRPr="00AE0AB8">
        <w:rPr>
          <w:rStyle w:val="un"/>
        </w:rPr>
        <w:t>En la vida cotidiana se presentan</w:t>
      </w:r>
      <w:r w:rsidR="00C376D4" w:rsidRPr="00AE0AB8">
        <w:rPr>
          <w:rStyle w:val="un"/>
        </w:rPr>
        <w:t xml:space="preserve"> muchas situaciones en las cuales </w:t>
      </w:r>
      <w:r w:rsidRPr="00AE0AB8">
        <w:rPr>
          <w:rStyle w:val="un"/>
        </w:rPr>
        <w:t xml:space="preserve">se utilizan </w:t>
      </w:r>
      <w:r w:rsidR="00C376D4" w:rsidRPr="00AE0AB8">
        <w:rPr>
          <w:rStyle w:val="Strong"/>
        </w:rPr>
        <w:t>números naturales</w:t>
      </w:r>
      <w:r w:rsidR="00C376D4" w:rsidRPr="00AE0AB8">
        <w:rPr>
          <w:rStyle w:val="un"/>
        </w:rPr>
        <w:t>.</w:t>
      </w:r>
      <w:r w:rsidRPr="00AE0AB8">
        <w:rPr>
          <w:rStyle w:val="apple-converted-space"/>
          <w:rFonts w:eastAsia="Calibri"/>
        </w:rPr>
        <w:t xml:space="preserve"> Por ejemplo:</w:t>
      </w:r>
    </w:p>
    <w:p w14:paraId="350D8B2F" w14:textId="77777777" w:rsidR="002F5EE3" w:rsidRPr="00AE0AB8" w:rsidRDefault="002F5EE3" w:rsidP="00A239E1">
      <w:pPr>
        <w:pStyle w:val="u"/>
        <w:shd w:val="clear" w:color="auto" w:fill="FFFFFF"/>
        <w:spacing w:before="0" w:beforeAutospacing="0" w:after="0" w:afterAutospacing="0" w:line="345" w:lineRule="atLeast"/>
        <w:jc w:val="both"/>
      </w:pPr>
    </w:p>
    <w:p w14:paraId="46E6F7A9" w14:textId="7515B1E2" w:rsidR="00C376D4" w:rsidRPr="00AE0AB8" w:rsidRDefault="00C376D4" w:rsidP="00115616">
      <w:pPr>
        <w:numPr>
          <w:ilvl w:val="0"/>
          <w:numId w:val="39"/>
        </w:numPr>
        <w:shd w:val="clear" w:color="auto" w:fill="FFFFFF"/>
        <w:spacing w:after="0" w:line="345" w:lineRule="atLeast"/>
        <w:ind w:left="360"/>
        <w:jc w:val="both"/>
        <w:rPr>
          <w:rFonts w:ascii="Times New Roman" w:hAnsi="Times New Roman" w:cs="Times New Roman"/>
        </w:rPr>
      </w:pPr>
      <w:r w:rsidRPr="00AE0AB8">
        <w:rPr>
          <w:rStyle w:val="Strong"/>
          <w:rFonts w:ascii="Times New Roman" w:hAnsi="Times New Roman" w:cs="Times New Roman"/>
        </w:rPr>
        <w:t>Contar</w:t>
      </w:r>
      <w:r w:rsidRPr="00AE0AB8">
        <w:rPr>
          <w:rStyle w:val="un"/>
          <w:rFonts w:ascii="Times New Roman" w:hAnsi="Times New Roman" w:cs="Times New Roman"/>
        </w:rPr>
        <w:t xml:space="preserve">: cuando </w:t>
      </w:r>
      <w:r w:rsidR="00AE0AB8" w:rsidRPr="00AE0AB8">
        <w:rPr>
          <w:rStyle w:val="un"/>
          <w:rFonts w:ascii="Times New Roman" w:hAnsi="Times New Roman" w:cs="Times New Roman"/>
        </w:rPr>
        <w:t>se hace conteo</w:t>
      </w:r>
      <w:r w:rsidRPr="00AE0AB8">
        <w:rPr>
          <w:rStyle w:val="un"/>
          <w:rFonts w:ascii="Times New Roman" w:hAnsi="Times New Roman" w:cs="Times New Roman"/>
        </w:rPr>
        <w:t xml:space="preserve"> </w:t>
      </w:r>
      <w:r w:rsidR="00AE0AB8" w:rsidRPr="00AE0AB8">
        <w:rPr>
          <w:rStyle w:val="un"/>
          <w:rFonts w:ascii="Times New Roman" w:hAnsi="Times New Roman" w:cs="Times New Roman"/>
        </w:rPr>
        <w:t xml:space="preserve">se identifica </w:t>
      </w:r>
      <w:r w:rsidRPr="00AE0AB8">
        <w:rPr>
          <w:rStyle w:val="un"/>
          <w:rFonts w:ascii="Times New Roman" w:hAnsi="Times New Roman" w:cs="Times New Roman"/>
        </w:rPr>
        <w:t>el número de elementos de un conjunto.</w:t>
      </w:r>
      <w:r w:rsidRPr="00AE0AB8">
        <w:rPr>
          <w:rStyle w:val="apple-converted-space"/>
          <w:rFonts w:ascii="Times New Roman" w:hAnsi="Times New Roman" w:cs="Times New Roman"/>
        </w:rPr>
        <w:t> </w:t>
      </w:r>
      <w:r w:rsidR="00AE0AB8" w:rsidRPr="00AE0AB8">
        <w:rPr>
          <w:rStyle w:val="un"/>
          <w:rFonts w:ascii="Times New Roman" w:hAnsi="Times New Roman" w:cs="Times New Roman"/>
        </w:rPr>
        <w:t>Es posible contar</w:t>
      </w:r>
      <w:r w:rsidRPr="00AE0AB8">
        <w:rPr>
          <w:rStyle w:val="un"/>
          <w:rFonts w:ascii="Times New Roman" w:hAnsi="Times New Roman" w:cs="Times New Roman"/>
        </w:rPr>
        <w:t xml:space="preserve"> contar los habitantes de una población, los árboles de un jardín, los peces de un acuario, etc.</w:t>
      </w:r>
    </w:p>
    <w:p w14:paraId="2258CBC2" w14:textId="5820F311" w:rsidR="00354FC6" w:rsidRPr="00AE0AB8" w:rsidRDefault="0052433A" w:rsidP="00AE0AB8">
      <w:pPr>
        <w:pStyle w:val="ListParagraph"/>
        <w:numPr>
          <w:ilvl w:val="0"/>
          <w:numId w:val="39"/>
        </w:numPr>
        <w:spacing w:after="0"/>
        <w:ind w:left="360"/>
        <w:jc w:val="both"/>
        <w:rPr>
          <w:rFonts w:ascii="Times New Roman" w:hAnsi="Times New Roman" w:cs="Times New Roman"/>
          <w:shd w:val="clear" w:color="auto" w:fill="FFFFFF"/>
        </w:rPr>
      </w:pPr>
      <w:r w:rsidRPr="00AE0AB8">
        <w:rPr>
          <w:rFonts w:ascii="Times New Roman" w:hAnsi="Times New Roman" w:cs="Times New Roman"/>
          <w:b/>
          <w:bCs/>
          <w:shd w:val="clear" w:color="auto" w:fill="FFFFFF"/>
        </w:rPr>
        <w:t>Medir</w:t>
      </w:r>
      <w:r w:rsidRPr="00AE0AB8">
        <w:rPr>
          <w:rFonts w:ascii="Times New Roman" w:hAnsi="Times New Roman" w:cs="Times New Roman"/>
          <w:shd w:val="clear" w:color="auto" w:fill="FFFFFF"/>
        </w:rPr>
        <w:t xml:space="preserve">: cuando </w:t>
      </w:r>
      <w:r w:rsidR="00AE0AB8" w:rsidRPr="00AE0AB8">
        <w:rPr>
          <w:rFonts w:ascii="Times New Roman" w:hAnsi="Times New Roman" w:cs="Times New Roman"/>
          <w:shd w:val="clear" w:color="auto" w:fill="FFFFFF"/>
        </w:rPr>
        <w:t>se mide se está comparando</w:t>
      </w:r>
      <w:r w:rsidRPr="00AE0AB8">
        <w:rPr>
          <w:rFonts w:ascii="Times New Roman" w:hAnsi="Times New Roman" w:cs="Times New Roman"/>
          <w:shd w:val="clear" w:color="auto" w:fill="FFFFFF"/>
        </w:rPr>
        <w:t xml:space="preserve"> una magnitud con su unidad correspondiente y </w:t>
      </w:r>
      <w:r w:rsidR="00AE0AB8" w:rsidRPr="00AE0AB8">
        <w:rPr>
          <w:rFonts w:ascii="Times New Roman" w:hAnsi="Times New Roman" w:cs="Times New Roman"/>
          <w:shd w:val="clear" w:color="auto" w:fill="FFFFFF"/>
        </w:rPr>
        <w:t>se determina</w:t>
      </w:r>
      <w:r w:rsidRPr="00AE0AB8">
        <w:rPr>
          <w:rFonts w:ascii="Times New Roman" w:hAnsi="Times New Roman" w:cs="Times New Roman"/>
          <w:shd w:val="clear" w:color="auto" w:fill="FFFFFF"/>
        </w:rPr>
        <w:t xml:space="preserve"> el número de veces que la contiene.</w:t>
      </w:r>
      <w:r w:rsidR="00A239E1" w:rsidRPr="00AE0AB8">
        <w:rPr>
          <w:rFonts w:ascii="Times New Roman" w:hAnsi="Times New Roman" w:cs="Times New Roman"/>
          <w:shd w:val="clear" w:color="auto" w:fill="FFFFFF"/>
        </w:rPr>
        <w:t xml:space="preserve"> </w:t>
      </w:r>
      <w:r w:rsidR="00A239E1" w:rsidRPr="00AE0AB8">
        <w:rPr>
          <w:rFonts w:ascii="Times New Roman" w:eastAsia="Times New Roman" w:hAnsi="Times New Roman" w:cs="Times New Roman"/>
          <w:lang w:val="es-CO" w:eastAsia="es-CO"/>
        </w:rPr>
        <w:t>Entre las </w:t>
      </w:r>
      <w:r w:rsidR="00A239E1" w:rsidRPr="00AE0AB8">
        <w:rPr>
          <w:rFonts w:ascii="Times New Roman" w:eastAsia="Times New Roman" w:hAnsi="Times New Roman" w:cs="Times New Roman"/>
          <w:b/>
          <w:bCs/>
          <w:lang w:val="es-CO" w:eastAsia="es-CO"/>
        </w:rPr>
        <w:t>medidas</w:t>
      </w:r>
      <w:r w:rsidR="00A239E1" w:rsidRPr="00AE0AB8">
        <w:rPr>
          <w:rFonts w:ascii="Times New Roman" w:eastAsia="Times New Roman" w:hAnsi="Times New Roman" w:cs="Times New Roman"/>
          <w:lang w:val="es-CO" w:eastAsia="es-CO"/>
        </w:rPr>
        <w:t> que habitualmente hacemos con números naturales están las siguientes: el peso de algunos productos como el pavo o el queso, normalmente en </w:t>
      </w:r>
      <w:r w:rsidR="00A239E1" w:rsidRPr="00AE0AB8">
        <w:rPr>
          <w:rFonts w:ascii="Times New Roman" w:eastAsia="Times New Roman" w:hAnsi="Times New Roman" w:cs="Times New Roman"/>
          <w:b/>
          <w:bCs/>
          <w:lang w:val="es-CO" w:eastAsia="es-CO"/>
        </w:rPr>
        <w:t>gramos (g)</w:t>
      </w:r>
      <w:r w:rsidR="00A239E1" w:rsidRPr="00AE0AB8">
        <w:rPr>
          <w:rFonts w:ascii="Times New Roman" w:eastAsia="Times New Roman" w:hAnsi="Times New Roman" w:cs="Times New Roman"/>
          <w:lang w:val="es-CO" w:eastAsia="es-CO"/>
        </w:rPr>
        <w:t> o </w:t>
      </w:r>
      <w:r w:rsidR="00A239E1" w:rsidRPr="00AE0AB8">
        <w:rPr>
          <w:rFonts w:ascii="Times New Roman" w:eastAsia="Times New Roman" w:hAnsi="Times New Roman" w:cs="Times New Roman"/>
          <w:b/>
          <w:bCs/>
          <w:lang w:val="es-CO" w:eastAsia="es-CO"/>
        </w:rPr>
        <w:t>kilogramos (kg)</w:t>
      </w:r>
      <w:r w:rsidR="00A239E1" w:rsidRPr="00AE0AB8">
        <w:rPr>
          <w:rFonts w:ascii="Times New Roman" w:eastAsia="Times New Roman" w:hAnsi="Times New Roman" w:cs="Times New Roman"/>
          <w:lang w:val="es-CO" w:eastAsia="es-CO"/>
        </w:rPr>
        <w:t>; el tiempo empleado en una competición deportiva, en</w:t>
      </w:r>
      <w:r w:rsidR="005700F9" w:rsidRPr="00AE0AB8">
        <w:rPr>
          <w:rFonts w:ascii="Times New Roman" w:eastAsia="Times New Roman" w:hAnsi="Times New Roman" w:cs="Times New Roman"/>
          <w:lang w:val="es-CO" w:eastAsia="es-CO"/>
        </w:rPr>
        <w:t xml:space="preserve"> </w:t>
      </w:r>
      <w:r w:rsidR="00A239E1" w:rsidRPr="00AE0AB8">
        <w:rPr>
          <w:rFonts w:ascii="Times New Roman" w:eastAsia="Times New Roman" w:hAnsi="Times New Roman" w:cs="Times New Roman"/>
          <w:b/>
          <w:bCs/>
          <w:lang w:val="es-CO" w:eastAsia="es-CO"/>
        </w:rPr>
        <w:t>segundos (s)</w:t>
      </w:r>
      <w:r w:rsidR="00A239E1" w:rsidRPr="00AE0AB8">
        <w:rPr>
          <w:rFonts w:ascii="Times New Roman" w:eastAsia="Times New Roman" w:hAnsi="Times New Roman" w:cs="Times New Roman"/>
          <w:lang w:val="es-CO" w:eastAsia="es-CO"/>
        </w:rPr>
        <w:t> o </w:t>
      </w:r>
      <w:r w:rsidR="00A239E1" w:rsidRPr="00AE0AB8">
        <w:rPr>
          <w:rFonts w:ascii="Times New Roman" w:eastAsia="Times New Roman" w:hAnsi="Times New Roman" w:cs="Times New Roman"/>
          <w:b/>
          <w:bCs/>
          <w:lang w:val="es-CO" w:eastAsia="es-CO"/>
        </w:rPr>
        <w:t>minutos (min)</w:t>
      </w:r>
      <w:r w:rsidR="00A239E1" w:rsidRPr="00AE0AB8">
        <w:rPr>
          <w:rFonts w:ascii="Times New Roman" w:eastAsia="Times New Roman" w:hAnsi="Times New Roman" w:cs="Times New Roman"/>
          <w:lang w:val="es-CO" w:eastAsia="es-CO"/>
        </w:rPr>
        <w:t>; la longitud de los objetos, en </w:t>
      </w:r>
      <w:r w:rsidR="00A239E1" w:rsidRPr="00AE0AB8">
        <w:rPr>
          <w:rFonts w:ascii="Times New Roman" w:eastAsia="Times New Roman" w:hAnsi="Times New Roman" w:cs="Times New Roman"/>
          <w:b/>
          <w:bCs/>
          <w:lang w:val="es-CO" w:eastAsia="es-CO"/>
        </w:rPr>
        <w:t>metros (m)</w:t>
      </w:r>
      <w:r w:rsidR="00A239E1" w:rsidRPr="00AE0AB8">
        <w:rPr>
          <w:rFonts w:ascii="Times New Roman" w:eastAsia="Times New Roman" w:hAnsi="Times New Roman" w:cs="Times New Roman"/>
          <w:lang w:val="es-CO" w:eastAsia="es-CO"/>
        </w:rPr>
        <w:t> o </w:t>
      </w:r>
      <w:r w:rsidR="00A239E1" w:rsidRPr="00AE0AB8">
        <w:rPr>
          <w:rFonts w:ascii="Times New Roman" w:eastAsia="Times New Roman" w:hAnsi="Times New Roman" w:cs="Times New Roman"/>
          <w:b/>
          <w:bCs/>
          <w:lang w:val="es-CO" w:eastAsia="es-CO"/>
        </w:rPr>
        <w:t>centímetros (cm)</w:t>
      </w:r>
      <w:r w:rsidR="00A239E1" w:rsidRPr="00AE0AB8">
        <w:rPr>
          <w:rFonts w:ascii="Times New Roman" w:eastAsia="Times New Roman" w:hAnsi="Times New Roman" w:cs="Times New Roman"/>
          <w:lang w:val="es-CO" w:eastAsia="es-CO"/>
        </w:rPr>
        <w:t>; etc.</w:t>
      </w:r>
    </w:p>
    <w:p w14:paraId="7229F03B" w14:textId="446713BF" w:rsidR="0052433A" w:rsidRPr="00AE0AB8" w:rsidRDefault="0052433A" w:rsidP="00115616">
      <w:pPr>
        <w:numPr>
          <w:ilvl w:val="0"/>
          <w:numId w:val="41"/>
        </w:numPr>
        <w:shd w:val="clear" w:color="auto" w:fill="FFFFFF"/>
        <w:spacing w:after="0" w:line="345" w:lineRule="atLeast"/>
        <w:ind w:left="360"/>
        <w:jc w:val="both"/>
        <w:rPr>
          <w:rFonts w:ascii="Times New Roman" w:eastAsia="Times New Roman" w:hAnsi="Times New Roman" w:cs="Times New Roman"/>
          <w:lang w:val="es-CO" w:eastAsia="es-CO"/>
        </w:rPr>
      </w:pPr>
      <w:r w:rsidRPr="00AE0AB8">
        <w:rPr>
          <w:rFonts w:ascii="Times New Roman" w:eastAsia="Times New Roman" w:hAnsi="Times New Roman" w:cs="Times New Roman"/>
          <w:b/>
          <w:bCs/>
          <w:lang w:val="es-CO" w:eastAsia="es-CO"/>
        </w:rPr>
        <w:t>Numerar</w:t>
      </w:r>
      <w:r w:rsidRPr="00AE0AB8">
        <w:rPr>
          <w:rFonts w:ascii="Times New Roman" w:eastAsia="Times New Roman" w:hAnsi="Times New Roman" w:cs="Times New Roman"/>
          <w:lang w:val="es-CO" w:eastAsia="es-CO"/>
        </w:rPr>
        <w:t xml:space="preserve">: cuando </w:t>
      </w:r>
      <w:r w:rsidR="00AE0AB8" w:rsidRPr="00AE0AB8">
        <w:rPr>
          <w:rFonts w:ascii="Times New Roman" w:eastAsia="Times New Roman" w:hAnsi="Times New Roman" w:cs="Times New Roman"/>
          <w:lang w:val="es-CO" w:eastAsia="es-CO"/>
        </w:rPr>
        <w:t>se hace numeración se asigna</w:t>
      </w:r>
      <w:r w:rsidRPr="00AE0AB8">
        <w:rPr>
          <w:rFonts w:ascii="Times New Roman" w:eastAsia="Times New Roman" w:hAnsi="Times New Roman" w:cs="Times New Roman"/>
          <w:lang w:val="es-CO" w:eastAsia="es-CO"/>
        </w:rPr>
        <w:t xml:space="preserve"> números </w:t>
      </w:r>
      <w:r w:rsidR="00934DAA" w:rsidRPr="00AE0AB8">
        <w:rPr>
          <w:rFonts w:ascii="Times New Roman" w:eastAsia="Times New Roman" w:hAnsi="Times New Roman" w:cs="Times New Roman"/>
          <w:lang w:val="es-CO" w:eastAsia="es-CO"/>
        </w:rPr>
        <w:t>seguidos</w:t>
      </w:r>
      <w:r w:rsidRPr="00AE0AB8">
        <w:rPr>
          <w:rFonts w:ascii="Times New Roman" w:eastAsia="Times New Roman" w:hAnsi="Times New Roman" w:cs="Times New Roman"/>
          <w:lang w:val="es-CO" w:eastAsia="es-CO"/>
        </w:rPr>
        <w:t xml:space="preserve"> a un conjunto de elementos. Por ejemplo, </w:t>
      </w:r>
      <w:r w:rsidR="00AE0AB8" w:rsidRPr="00AE0AB8">
        <w:rPr>
          <w:rFonts w:ascii="Times New Roman" w:eastAsia="Times New Roman" w:hAnsi="Times New Roman" w:cs="Times New Roman"/>
          <w:lang w:val="es-CO" w:eastAsia="es-CO"/>
        </w:rPr>
        <w:t>se numeran</w:t>
      </w:r>
      <w:r w:rsidRPr="00AE0AB8">
        <w:rPr>
          <w:rFonts w:ascii="Times New Roman" w:eastAsia="Times New Roman" w:hAnsi="Times New Roman" w:cs="Times New Roman"/>
          <w:lang w:val="es-CO" w:eastAsia="es-CO"/>
        </w:rPr>
        <w:t xml:space="preserve"> los edificios de una calle, las entradas vendidas en un teatro, etc.</w:t>
      </w:r>
    </w:p>
    <w:p w14:paraId="115D47B4" w14:textId="77777777" w:rsidR="0052433A" w:rsidRPr="00AE0AB8" w:rsidRDefault="0052433A" w:rsidP="005D1738">
      <w:pPr>
        <w:spacing w:after="0"/>
        <w:rPr>
          <w:rFonts w:ascii="Times New Roman" w:hAnsi="Times New Roman" w:cs="Times New Roman"/>
          <w:color w:val="333333"/>
          <w:shd w:val="clear" w:color="auto" w:fill="FFFFFF"/>
        </w:rPr>
      </w:pPr>
    </w:p>
    <w:tbl>
      <w:tblPr>
        <w:tblStyle w:val="TableGrid"/>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AE0AB8" w14:paraId="59B8A7C9" w14:textId="77777777" w:rsidTr="003E26BE">
        <w:tc>
          <w:tcPr>
            <w:tcW w:w="8828" w:type="dxa"/>
            <w:gridSpan w:val="2"/>
            <w:shd w:val="clear" w:color="auto" w:fill="0D0D0D" w:themeFill="text1" w:themeFillTint="F2"/>
          </w:tcPr>
          <w:p w14:paraId="02001F2D" w14:textId="77777777" w:rsidR="0052433A" w:rsidRPr="00AE0AB8" w:rsidRDefault="0052433A"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52433A" w:rsidRPr="00AE0AB8" w14:paraId="178A90BD" w14:textId="77777777" w:rsidTr="003E26BE">
        <w:tc>
          <w:tcPr>
            <w:tcW w:w="1413" w:type="dxa"/>
          </w:tcPr>
          <w:p w14:paraId="1C09AAD5" w14:textId="77777777" w:rsidR="0052433A" w:rsidRPr="00AE0AB8" w:rsidRDefault="0052433A"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415" w:type="dxa"/>
          </w:tcPr>
          <w:p w14:paraId="39EB6B92" w14:textId="3510DBE2" w:rsidR="0052433A"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6916FE" w:rsidRPr="00AE0AB8">
              <w:rPr>
                <w:rFonts w:ascii="Times New Roman" w:hAnsi="Times New Roman" w:cs="Times New Roman"/>
                <w:color w:val="000000"/>
                <w:sz w:val="24"/>
                <w:szCs w:val="24"/>
              </w:rPr>
              <w:t>IMG</w:t>
            </w:r>
            <w:r w:rsidR="00EF3DAE" w:rsidRPr="00AE0AB8">
              <w:rPr>
                <w:rFonts w:ascii="Times New Roman" w:hAnsi="Times New Roman" w:cs="Times New Roman"/>
                <w:color w:val="000000"/>
                <w:sz w:val="24"/>
                <w:szCs w:val="24"/>
              </w:rPr>
              <w:t>30</w:t>
            </w:r>
          </w:p>
        </w:tc>
      </w:tr>
      <w:tr w:rsidR="0052433A" w:rsidRPr="00AE0AB8" w14:paraId="385ED35F" w14:textId="77777777" w:rsidTr="003E26BE">
        <w:tc>
          <w:tcPr>
            <w:tcW w:w="1413" w:type="dxa"/>
          </w:tcPr>
          <w:p w14:paraId="39DF6E30"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7415" w:type="dxa"/>
          </w:tcPr>
          <w:p w14:paraId="4B9304DF"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622ECC41" w14:textId="519D7EAE" w:rsidR="0052433A" w:rsidRPr="00AE0AB8" w:rsidRDefault="003E26BE" w:rsidP="00FD482A">
            <w:pPr>
              <w:ind w:left="708"/>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0D0CC9A9" wp14:editId="656BAAD2">
                  <wp:extent cx="2476500" cy="847725"/>
                  <wp:effectExtent l="0" t="0" r="0" b="9525"/>
                  <wp:docPr id="27" name="Imagen 27" descr="http://profesores.aulaplaneta.com/DNNPlayerPackages/Package12642/InfoGuion/cuadernoestudio/images_xml/MT_07_01_img0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642/InfoGuion/cuadernoestudio/images_xml/MT_07_01_img07_sma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847725"/>
                          </a:xfrm>
                          <a:prstGeom prst="rect">
                            <a:avLst/>
                          </a:prstGeom>
                          <a:noFill/>
                          <a:ln>
                            <a:noFill/>
                          </a:ln>
                        </pic:spPr>
                      </pic:pic>
                    </a:graphicData>
                  </a:graphic>
                </wp:inline>
              </w:drawing>
            </w:r>
            <w:r w:rsidRPr="00AE0AB8">
              <w:rPr>
                <w:rFonts w:ascii="Times New Roman" w:hAnsi="Times New Roman" w:cs="Times New Roman"/>
                <w:color w:val="000000"/>
                <w:sz w:val="24"/>
                <w:szCs w:val="24"/>
              </w:rPr>
              <w:t xml:space="preserve"> </w:t>
            </w:r>
            <w:r w:rsidR="0052433A" w:rsidRPr="00AE0AB8">
              <w:rPr>
                <w:rFonts w:ascii="Times New Roman" w:hAnsi="Times New Roman" w:cs="Times New Roman"/>
                <w:color w:val="000000"/>
                <w:sz w:val="24"/>
                <w:szCs w:val="24"/>
              </w:rPr>
              <w:t xml:space="preserve"> </w:t>
            </w:r>
          </w:p>
        </w:tc>
      </w:tr>
      <w:tr w:rsidR="0052433A" w:rsidRPr="00AE0AB8" w14:paraId="41D2D33F" w14:textId="77777777" w:rsidTr="003E26BE">
        <w:tc>
          <w:tcPr>
            <w:tcW w:w="1413" w:type="dxa"/>
          </w:tcPr>
          <w:p w14:paraId="28DFC3B9"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7415" w:type="dxa"/>
          </w:tcPr>
          <w:p w14:paraId="2B644C60" w14:textId="217F0B88" w:rsidR="0052433A" w:rsidRPr="00AE0AB8" w:rsidRDefault="003867AF" w:rsidP="00FD482A">
            <w:pPr>
              <w:rPr>
                <w:rFonts w:ascii="Times New Roman" w:hAnsi="Times New Roman" w:cs="Times New Roman"/>
                <w:sz w:val="24"/>
                <w:szCs w:val="24"/>
              </w:rPr>
            </w:pPr>
            <w:hyperlink r:id="rId30" w:history="1">
              <w:r w:rsidR="0052433A" w:rsidRPr="00AE0AB8">
                <w:rPr>
                  <w:rStyle w:val="Hyperlink"/>
                  <w:rFonts w:ascii="Times New Roman" w:hAnsi="Times New Roman" w:cs="Times New Roman"/>
                  <w:sz w:val="24"/>
                  <w:szCs w:val="24"/>
                </w:rPr>
                <w:t>http://profesores.aulaplaneta.com/DNNPlayerPackages/Package12642/InfoGuion/cuadernoestudio/images_xml/MT_07_01_img07_small.jpg</w:t>
              </w:r>
            </w:hyperlink>
            <w:r w:rsidR="0052433A" w:rsidRPr="00AE0AB8">
              <w:rPr>
                <w:rFonts w:ascii="Times New Roman" w:hAnsi="Times New Roman" w:cs="Times New Roman"/>
                <w:sz w:val="24"/>
                <w:szCs w:val="24"/>
              </w:rPr>
              <w:t xml:space="preserve"> </w:t>
            </w:r>
          </w:p>
        </w:tc>
      </w:tr>
      <w:tr w:rsidR="0052433A" w:rsidRPr="00AE0AB8" w14:paraId="1AAC9060" w14:textId="77777777" w:rsidTr="003E26BE">
        <w:tc>
          <w:tcPr>
            <w:tcW w:w="1413" w:type="dxa"/>
          </w:tcPr>
          <w:p w14:paraId="4FFEDF98" w14:textId="77777777" w:rsidR="0052433A" w:rsidRPr="00AE0AB8" w:rsidRDefault="0052433A"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7415" w:type="dxa"/>
          </w:tcPr>
          <w:p w14:paraId="7FD49D89" w14:textId="77777777" w:rsidR="0052433A" w:rsidRPr="00AE0AB8" w:rsidRDefault="0052433A" w:rsidP="00FD482A">
            <w:pPr>
              <w:rPr>
                <w:rFonts w:ascii="Times New Roman" w:hAnsi="Times New Roman" w:cs="Times New Roman"/>
                <w:color w:val="000000"/>
                <w:sz w:val="24"/>
                <w:szCs w:val="24"/>
              </w:rPr>
            </w:pPr>
          </w:p>
        </w:tc>
      </w:tr>
    </w:tbl>
    <w:p w14:paraId="42948F9E" w14:textId="77777777" w:rsidR="0052433A" w:rsidRPr="00AE0AB8" w:rsidRDefault="0052433A" w:rsidP="005D1738">
      <w:pPr>
        <w:spacing w:after="0"/>
        <w:rPr>
          <w:rFonts w:ascii="Times New Roman" w:hAnsi="Times New Roman" w:cs="Times New Roman"/>
          <w:highlight w:val="yellow"/>
        </w:rPr>
      </w:pPr>
    </w:p>
    <w:p w14:paraId="51DBE14A" w14:textId="5D205D2C" w:rsidR="009A7031" w:rsidRPr="00AE0AB8" w:rsidRDefault="0052433A" w:rsidP="00ED2DD3">
      <w:pPr>
        <w:spacing w:after="0"/>
        <w:jc w:val="both"/>
        <w:rPr>
          <w:ins w:id="17" w:author="Diana Margarita Gonzalez Martinez" w:date="2015-05-11T20:25:00Z"/>
          <w:rFonts w:ascii="Times New Roman" w:hAnsi="Times New Roman" w:cs="Times New Roman"/>
          <w:shd w:val="clear" w:color="auto" w:fill="FFFFFF"/>
        </w:rPr>
      </w:pPr>
      <w:r w:rsidRPr="00AE0AB8">
        <w:rPr>
          <w:rFonts w:ascii="Times New Roman" w:hAnsi="Times New Roman" w:cs="Times New Roman"/>
          <w:b/>
          <w:bCs/>
          <w:shd w:val="clear" w:color="auto" w:fill="FFFFFF"/>
        </w:rPr>
        <w:t>Codificar</w:t>
      </w:r>
      <w:r w:rsidRPr="00AE0AB8">
        <w:rPr>
          <w:rFonts w:ascii="Times New Roman" w:hAnsi="Times New Roman" w:cs="Times New Roman"/>
          <w:shd w:val="clear" w:color="auto" w:fill="FFFFFF"/>
        </w:rPr>
        <w:t xml:space="preserve">: cuando </w:t>
      </w:r>
      <w:r w:rsidR="00AE0AB8" w:rsidRPr="00AE0AB8">
        <w:rPr>
          <w:rFonts w:ascii="Times New Roman" w:hAnsi="Times New Roman" w:cs="Times New Roman"/>
          <w:shd w:val="clear" w:color="auto" w:fill="FFFFFF"/>
        </w:rPr>
        <w:t>se codifica</w:t>
      </w:r>
      <w:r w:rsidRPr="00AE0AB8">
        <w:rPr>
          <w:rFonts w:ascii="Times New Roman" w:hAnsi="Times New Roman" w:cs="Times New Roman"/>
          <w:shd w:val="clear" w:color="auto" w:fill="FFFFFF"/>
        </w:rPr>
        <w:t xml:space="preserve"> </w:t>
      </w:r>
      <w:r w:rsidR="00AE0AB8" w:rsidRPr="00AE0AB8">
        <w:rPr>
          <w:rFonts w:ascii="Times New Roman" w:hAnsi="Times New Roman" w:cs="Times New Roman"/>
          <w:shd w:val="clear" w:color="auto" w:fill="FFFFFF"/>
        </w:rPr>
        <w:t>se está</w:t>
      </w:r>
      <w:r w:rsidRPr="00AE0AB8">
        <w:rPr>
          <w:rFonts w:ascii="Times New Roman" w:hAnsi="Times New Roman" w:cs="Times New Roman"/>
          <w:shd w:val="clear" w:color="auto" w:fill="FFFFFF"/>
        </w:rPr>
        <w:t xml:space="preserve"> asignando un número a un elemento, de acuerdo con unas reglas, para facilitar su localización o identificación.</w:t>
      </w:r>
    </w:p>
    <w:p w14:paraId="174391E9" w14:textId="3CF46138" w:rsidR="0081532D" w:rsidRPr="00AE0AB8" w:rsidRDefault="0052433A" w:rsidP="00AE0AB8">
      <w:pPr>
        <w:spacing w:after="0"/>
        <w:jc w:val="both"/>
        <w:rPr>
          <w:rFonts w:ascii="Times New Roman" w:hAnsi="Times New Roman" w:cs="Times New Roman"/>
          <w:shd w:val="clear" w:color="auto" w:fill="FFFFFF"/>
        </w:rPr>
      </w:pPr>
      <w:r w:rsidRPr="00AE0AB8">
        <w:rPr>
          <w:rFonts w:ascii="Times New Roman" w:hAnsi="Times New Roman" w:cs="Times New Roman"/>
        </w:rPr>
        <w:br/>
      </w:r>
      <w:r w:rsidRPr="00AE0AB8">
        <w:rPr>
          <w:rFonts w:ascii="Times New Roman" w:hAnsi="Times New Roman" w:cs="Times New Roman"/>
          <w:shd w:val="clear" w:color="auto" w:fill="FFFFFF"/>
        </w:rPr>
        <w:t>Por ejemplo, cada vehículo est</w:t>
      </w:r>
      <w:r w:rsidR="00934DAA" w:rsidRPr="00AE0AB8">
        <w:rPr>
          <w:rFonts w:ascii="Times New Roman" w:hAnsi="Times New Roman" w:cs="Times New Roman"/>
          <w:shd w:val="clear" w:color="auto" w:fill="FFFFFF"/>
        </w:rPr>
        <w:t>á identificado con una placa</w:t>
      </w:r>
      <w:r w:rsidRPr="00AE0AB8">
        <w:rPr>
          <w:rFonts w:ascii="Times New Roman" w:hAnsi="Times New Roman" w:cs="Times New Roman"/>
          <w:shd w:val="clear" w:color="auto" w:fill="FFFFFF"/>
        </w:rPr>
        <w:t>, los productos de un supermercado se identifican con un código de barras y números, y los temas de los libros de una biblioteca se clasifican con códigos de cifras.</w:t>
      </w:r>
    </w:p>
    <w:p w14:paraId="479D680D" w14:textId="77777777" w:rsidR="0052433A" w:rsidRPr="00AE0AB8" w:rsidRDefault="0052433A" w:rsidP="005D1738">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483"/>
        <w:gridCol w:w="6345"/>
      </w:tblGrid>
      <w:tr w:rsidR="00C57A54" w:rsidRPr="00AE0AB8" w14:paraId="3C303906" w14:textId="77777777" w:rsidTr="002645C1">
        <w:tc>
          <w:tcPr>
            <w:tcW w:w="8828" w:type="dxa"/>
            <w:gridSpan w:val="2"/>
            <w:shd w:val="clear" w:color="auto" w:fill="000000" w:themeFill="text1"/>
          </w:tcPr>
          <w:p w14:paraId="00E7157E" w14:textId="77777777" w:rsidR="00C57A54" w:rsidRPr="00AE0AB8" w:rsidRDefault="00C57A54"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C57A54" w:rsidRPr="00AE0AB8" w14:paraId="5FFFAE90" w14:textId="77777777" w:rsidTr="002645C1">
        <w:tc>
          <w:tcPr>
            <w:tcW w:w="2483" w:type="dxa"/>
          </w:tcPr>
          <w:p w14:paraId="21086224" w14:textId="77777777" w:rsidR="00C57A54" w:rsidRPr="00AE0AB8" w:rsidRDefault="00C57A54" w:rsidP="002645C1">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345" w:type="dxa"/>
          </w:tcPr>
          <w:p w14:paraId="59A9BE8B" w14:textId="77777777" w:rsidR="00C57A54" w:rsidRPr="00AE0AB8" w:rsidRDefault="00C57A54" w:rsidP="002645C1">
            <w:pPr>
              <w:jc w:val="center"/>
              <w:rPr>
                <w:rFonts w:ascii="Times New Roman" w:hAnsi="Times New Roman" w:cs="Times New Roman"/>
                <w:b/>
                <w:sz w:val="24"/>
                <w:szCs w:val="24"/>
              </w:rPr>
            </w:pPr>
            <w:r w:rsidRPr="00AE0AB8">
              <w:rPr>
                <w:rFonts w:ascii="Times New Roman" w:hAnsi="Times New Roman" w:cs="Times New Roman"/>
                <w:b/>
                <w:sz w:val="24"/>
                <w:szCs w:val="24"/>
              </w:rPr>
              <w:t>Los números ordinales</w:t>
            </w:r>
          </w:p>
        </w:tc>
      </w:tr>
      <w:tr w:rsidR="00C57A54" w:rsidRPr="00AE0AB8" w14:paraId="29045B7F" w14:textId="77777777" w:rsidTr="002645C1">
        <w:tc>
          <w:tcPr>
            <w:tcW w:w="2483" w:type="dxa"/>
          </w:tcPr>
          <w:p w14:paraId="6ED8C2DF" w14:textId="77777777" w:rsidR="00C57A54" w:rsidRPr="00AE0AB8" w:rsidRDefault="00C57A54" w:rsidP="002645C1">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6345" w:type="dxa"/>
          </w:tcPr>
          <w:p w14:paraId="0CB8C8D2" w14:textId="77777777" w:rsidR="00C57A54" w:rsidRPr="00AE0AB8" w:rsidRDefault="00C57A54" w:rsidP="002645C1">
            <w:pPr>
              <w:pStyle w:val="u"/>
              <w:spacing w:before="0" w:beforeAutospacing="0" w:after="0" w:afterAutospacing="0" w:line="345" w:lineRule="atLeast"/>
              <w:jc w:val="both"/>
              <w:rPr>
                <w:sz w:val="24"/>
                <w:szCs w:val="24"/>
              </w:rPr>
            </w:pPr>
            <w:r w:rsidRPr="00AE0AB8">
              <w:rPr>
                <w:rStyle w:val="un"/>
                <w:sz w:val="24"/>
                <w:szCs w:val="24"/>
              </w:rPr>
              <w:t>Cuando se colocan objetos en orden, se utilizan los</w:t>
            </w:r>
            <w:r w:rsidRPr="00AE0AB8">
              <w:rPr>
                <w:rStyle w:val="apple-converted-space"/>
                <w:sz w:val="24"/>
                <w:szCs w:val="24"/>
              </w:rPr>
              <w:t> </w:t>
            </w:r>
            <w:r w:rsidRPr="00AE0AB8">
              <w:rPr>
                <w:rStyle w:val="Strong"/>
                <w:sz w:val="24"/>
                <w:szCs w:val="24"/>
              </w:rPr>
              <w:t xml:space="preserve">números ordinales </w:t>
            </w:r>
            <w:r w:rsidRPr="00AE0AB8">
              <w:rPr>
                <w:rStyle w:val="un"/>
                <w:sz w:val="24"/>
                <w:szCs w:val="24"/>
              </w:rPr>
              <w:t>para nombrar su posición.</w:t>
            </w:r>
            <w:r w:rsidRPr="00AE0AB8">
              <w:rPr>
                <w:rStyle w:val="apple-converted-space"/>
                <w:sz w:val="24"/>
                <w:szCs w:val="24"/>
              </w:rPr>
              <w:t> </w:t>
            </w:r>
            <w:r w:rsidRPr="00AE0AB8">
              <w:rPr>
                <w:rStyle w:val="un"/>
                <w:sz w:val="24"/>
                <w:szCs w:val="24"/>
              </w:rPr>
              <w:t>De este modo, decimos: primero, segundo, tercero, cuarto, quinto, sexto, séptimo, octavo, noveno, décimo, undécimo, vigésimo, etc.</w:t>
            </w:r>
          </w:p>
          <w:p w14:paraId="27FCD1AB" w14:textId="77777777" w:rsidR="00C57A54" w:rsidRPr="00AE0AB8" w:rsidRDefault="00C57A54" w:rsidP="002645C1">
            <w:pPr>
              <w:jc w:val="both"/>
              <w:rPr>
                <w:rFonts w:ascii="Times New Roman" w:hAnsi="Times New Roman" w:cs="Times New Roman"/>
                <w:sz w:val="24"/>
                <w:szCs w:val="24"/>
                <w:lang w:val="es-CO"/>
              </w:rPr>
            </w:pPr>
          </w:p>
        </w:tc>
      </w:tr>
    </w:tbl>
    <w:p w14:paraId="2C2ACC29" w14:textId="77777777" w:rsidR="00C57A54" w:rsidRPr="00AE0AB8" w:rsidRDefault="00C57A54" w:rsidP="005D1738">
      <w:pPr>
        <w:spacing w:after="0"/>
        <w:rPr>
          <w:rFonts w:ascii="Times New Roman" w:hAnsi="Times New Roman" w:cs="Times New Roman"/>
          <w:highlight w:val="yellow"/>
        </w:rPr>
      </w:pPr>
    </w:p>
    <w:p w14:paraId="617BAAAF" w14:textId="77777777" w:rsidR="00ED2DD3" w:rsidRPr="00AE0AB8" w:rsidRDefault="00ED2DD3" w:rsidP="005D1738">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DC0C98" w:rsidRPr="00AE0AB8" w14:paraId="43EFBFEA" w14:textId="77777777" w:rsidTr="006B3931">
        <w:tc>
          <w:tcPr>
            <w:tcW w:w="9033" w:type="dxa"/>
            <w:gridSpan w:val="2"/>
            <w:shd w:val="clear" w:color="auto" w:fill="000000" w:themeFill="text1"/>
          </w:tcPr>
          <w:p w14:paraId="3FA8A5DC" w14:textId="2F7E7049" w:rsidR="00DC0C98" w:rsidRPr="00AE0AB8" w:rsidRDefault="00A67440"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w:t>
            </w:r>
            <w:r w:rsidR="00DC0C98" w:rsidRPr="00AE0AB8">
              <w:rPr>
                <w:rFonts w:ascii="Times New Roman" w:hAnsi="Times New Roman" w:cs="Times New Roman"/>
                <w:b/>
                <w:color w:val="FFFFFF" w:themeColor="background1"/>
                <w:sz w:val="24"/>
                <w:szCs w:val="24"/>
              </w:rPr>
              <w:t>: recurso nuevo</w:t>
            </w:r>
          </w:p>
        </w:tc>
      </w:tr>
      <w:tr w:rsidR="00DC0C98" w:rsidRPr="00AE0AB8" w14:paraId="276979B5" w14:textId="77777777" w:rsidTr="006B3931">
        <w:tc>
          <w:tcPr>
            <w:tcW w:w="2518" w:type="dxa"/>
          </w:tcPr>
          <w:p w14:paraId="5FA2496D" w14:textId="77777777" w:rsidR="00DC0C98" w:rsidRPr="00AE0AB8" w:rsidRDefault="00DC0C98"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6FE7B722" w14:textId="41594665" w:rsidR="00DC0C98" w:rsidRPr="00AE0AB8" w:rsidRDefault="00AE0AB8"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MA_06_02_CO_REC120</w:t>
            </w:r>
          </w:p>
        </w:tc>
      </w:tr>
      <w:tr w:rsidR="00DC0C98" w:rsidRPr="00AE0AB8" w14:paraId="61E1A966" w14:textId="77777777" w:rsidTr="006B3931">
        <w:tc>
          <w:tcPr>
            <w:tcW w:w="2518" w:type="dxa"/>
          </w:tcPr>
          <w:p w14:paraId="146ECCE1" w14:textId="77777777" w:rsidR="00DC0C98" w:rsidRPr="00AE0AB8" w:rsidRDefault="00DC0C98"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AB5F76B" w14:textId="5E2F17B5" w:rsidR="00DC0C98" w:rsidRPr="00AE0AB8" w:rsidRDefault="00DC0C98" w:rsidP="00DC0C98">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Números ordinales </w:t>
            </w:r>
          </w:p>
        </w:tc>
      </w:tr>
      <w:tr w:rsidR="00DC0C98" w:rsidRPr="00AE0AB8" w14:paraId="0A4E5FCA" w14:textId="77777777" w:rsidTr="006B3931">
        <w:tc>
          <w:tcPr>
            <w:tcW w:w="2518" w:type="dxa"/>
          </w:tcPr>
          <w:p w14:paraId="292C8C9E" w14:textId="77777777" w:rsidR="00DC0C98" w:rsidRPr="00AE0AB8" w:rsidRDefault="00DC0C98"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2D1B45B8" w14:textId="0B0DB5F5" w:rsidR="00DC0C98" w:rsidRPr="00AE0AB8" w:rsidRDefault="00AE0AB8" w:rsidP="006B3931">
            <w:pPr>
              <w:rPr>
                <w:rFonts w:ascii="Times New Roman" w:hAnsi="Times New Roman" w:cs="Times New Roman"/>
                <w:sz w:val="24"/>
                <w:szCs w:val="24"/>
                <w:lang w:val="es-ES_tradnl"/>
              </w:rPr>
            </w:pPr>
            <w:r w:rsidRPr="00AE0AB8">
              <w:rPr>
                <w:rFonts w:ascii="Times New Roman" w:hAnsi="Times New Roman" w:cs="Times New Roman"/>
                <w:color w:val="000000"/>
                <w:sz w:val="24"/>
                <w:szCs w:val="24"/>
              </w:rPr>
              <w:t>Actividad para identificar los números ordinales en el sistema de numeración decimal cuando sirven para organizar o contar</w:t>
            </w:r>
          </w:p>
        </w:tc>
      </w:tr>
    </w:tbl>
    <w:p w14:paraId="3E666538" w14:textId="77777777" w:rsidR="007C4D0C" w:rsidRPr="00AE0AB8" w:rsidRDefault="007C4D0C" w:rsidP="000740E9">
      <w:pPr>
        <w:spacing w:after="0"/>
        <w:rPr>
          <w:ins w:id="18" w:author="FURA-TENA" w:date="2015-05-07T11:26:00Z"/>
          <w:rFonts w:ascii="Times New Roman" w:hAnsi="Times New Roman" w:cs="Times New Roman"/>
          <w:highlight w:val="yellow"/>
        </w:rPr>
      </w:pPr>
    </w:p>
    <w:p w14:paraId="16004B1C" w14:textId="77777777" w:rsidR="004B39AA" w:rsidRPr="00AE0AB8" w:rsidRDefault="004B39AA" w:rsidP="000740E9">
      <w:pPr>
        <w:spacing w:after="0"/>
        <w:rPr>
          <w:rFonts w:ascii="Times New Roman" w:hAnsi="Times New Roman" w:cs="Times New Roman"/>
          <w:highlight w:val="yellow"/>
        </w:rPr>
      </w:pPr>
    </w:p>
    <w:p w14:paraId="6A4764DC" w14:textId="5ADE3B47"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2.3 Representación de los números naturales </w:t>
      </w:r>
    </w:p>
    <w:p w14:paraId="0821864B" w14:textId="77777777" w:rsidR="004B2434" w:rsidRPr="00AE0AB8" w:rsidRDefault="004B2434" w:rsidP="000740E9">
      <w:pPr>
        <w:spacing w:after="0"/>
        <w:rPr>
          <w:rFonts w:ascii="Times New Roman" w:hAnsi="Times New Roman" w:cs="Times New Roman"/>
          <w:b/>
        </w:rPr>
      </w:pPr>
    </w:p>
    <w:p w14:paraId="06D89CDE" w14:textId="0FCDC1A0" w:rsidR="004B2434" w:rsidRPr="00AE0AB8" w:rsidRDefault="004B2434" w:rsidP="004B2434">
      <w:pPr>
        <w:spacing w:after="0"/>
        <w:jc w:val="both"/>
        <w:rPr>
          <w:rFonts w:ascii="Times New Roman" w:hAnsi="Times New Roman" w:cs="Times New Roman"/>
        </w:rPr>
      </w:pPr>
      <w:r w:rsidRPr="00AE0AB8">
        <w:rPr>
          <w:rFonts w:ascii="Times New Roman" w:hAnsi="Times New Roman" w:cs="Times New Roman"/>
        </w:rPr>
        <w:t>Para representar gráfic</w:t>
      </w:r>
      <w:r w:rsidR="004B39AA" w:rsidRPr="00AE0AB8">
        <w:rPr>
          <w:rFonts w:ascii="Times New Roman" w:hAnsi="Times New Roman" w:cs="Times New Roman"/>
        </w:rPr>
        <w:t>amente el conjunto de los</w:t>
      </w:r>
      <w:r w:rsidR="00092730">
        <w:rPr>
          <w:rFonts w:ascii="Times New Roman" w:hAnsi="Times New Roman" w:cs="Times New Roman"/>
        </w:rPr>
        <w:t xml:space="preserve"> números</w:t>
      </w:r>
      <w:r w:rsidR="004B39AA" w:rsidRPr="00AE0AB8">
        <w:rPr>
          <w:rFonts w:ascii="Times New Roman" w:hAnsi="Times New Roman" w:cs="Times New Roman"/>
        </w:rPr>
        <w:t xml:space="preserve"> naturales</w:t>
      </w:r>
      <w:r w:rsidRPr="00AE0AB8">
        <w:rPr>
          <w:rFonts w:ascii="Times New Roman" w:hAnsi="Times New Roman" w:cs="Times New Roman"/>
        </w:rPr>
        <w:t xml:space="preserve">, se </w:t>
      </w:r>
      <w:r w:rsidR="004B39AA" w:rsidRPr="00AE0AB8">
        <w:rPr>
          <w:rFonts w:ascii="Times New Roman" w:hAnsi="Times New Roman" w:cs="Times New Roman"/>
        </w:rPr>
        <w:t>dibuja</w:t>
      </w:r>
      <w:r w:rsidRPr="00AE0AB8">
        <w:rPr>
          <w:rFonts w:ascii="Times New Roman" w:hAnsi="Times New Roman" w:cs="Times New Roman"/>
        </w:rPr>
        <w:t xml:space="preserve"> una recta horizontal </w:t>
      </w:r>
      <w:r w:rsidR="004B39AA" w:rsidRPr="00AE0AB8">
        <w:rPr>
          <w:rFonts w:ascii="Times New Roman" w:hAnsi="Times New Roman" w:cs="Times New Roman"/>
        </w:rPr>
        <w:t xml:space="preserve">y </w:t>
      </w:r>
      <w:r w:rsidRPr="00AE0AB8">
        <w:rPr>
          <w:rFonts w:ascii="Times New Roman" w:hAnsi="Times New Roman" w:cs="Times New Roman"/>
        </w:rPr>
        <w:t xml:space="preserve">en </w:t>
      </w:r>
      <w:r w:rsidR="004B39AA" w:rsidRPr="00AE0AB8">
        <w:rPr>
          <w:rFonts w:ascii="Times New Roman" w:hAnsi="Times New Roman" w:cs="Times New Roman"/>
        </w:rPr>
        <w:t>ella</w:t>
      </w:r>
      <w:r w:rsidR="00092730">
        <w:rPr>
          <w:rFonts w:ascii="Times New Roman" w:hAnsi="Times New Roman" w:cs="Times New Roman"/>
        </w:rPr>
        <w:t>,</w:t>
      </w:r>
      <w:r w:rsidR="004B39AA" w:rsidRPr="00AE0AB8">
        <w:rPr>
          <w:rFonts w:ascii="Times New Roman" w:hAnsi="Times New Roman" w:cs="Times New Roman"/>
        </w:rPr>
        <w:t xml:space="preserve"> se marca</w:t>
      </w:r>
      <w:r w:rsidRPr="00AE0AB8">
        <w:rPr>
          <w:rFonts w:ascii="Times New Roman" w:hAnsi="Times New Roman" w:cs="Times New Roman"/>
        </w:rPr>
        <w:t xml:space="preserve"> un punto de partida llamado origen o</w:t>
      </w:r>
      <w:r w:rsidR="00381306" w:rsidRPr="00AE0AB8">
        <w:rPr>
          <w:rFonts w:ascii="Times New Roman" w:hAnsi="Times New Roman" w:cs="Times New Roman"/>
        </w:rPr>
        <w:t xml:space="preserve"> cero</w:t>
      </w:r>
      <w:r w:rsidR="004B39AA" w:rsidRPr="00AE0AB8">
        <w:rPr>
          <w:rFonts w:ascii="Times New Roman" w:hAnsi="Times New Roman" w:cs="Times New Roman"/>
        </w:rPr>
        <w:t>;</w:t>
      </w:r>
      <w:r w:rsidRPr="00AE0AB8">
        <w:rPr>
          <w:rFonts w:ascii="Times New Roman" w:hAnsi="Times New Roman" w:cs="Times New Roman"/>
        </w:rPr>
        <w:t xml:space="preserve"> a partir de este punto se lleva una unidad de medida establecida previamente, la cual se repite sucesivamente para det</w:t>
      </w:r>
      <w:r w:rsidR="00934DAA" w:rsidRPr="00AE0AB8">
        <w:rPr>
          <w:rFonts w:ascii="Times New Roman" w:hAnsi="Times New Roman" w:cs="Times New Roman"/>
        </w:rPr>
        <w:t>erminar los puntos 1, 2, 3, 4,…</w:t>
      </w:r>
      <w:r w:rsidRPr="00AE0AB8">
        <w:rPr>
          <w:rFonts w:ascii="Times New Roman" w:hAnsi="Times New Roman" w:cs="Times New Roman"/>
        </w:rPr>
        <w:t xml:space="preserve">, que </w:t>
      </w:r>
      <w:r w:rsidR="004B39AA" w:rsidRPr="00AE0AB8">
        <w:rPr>
          <w:rFonts w:ascii="Times New Roman" w:hAnsi="Times New Roman" w:cs="Times New Roman"/>
        </w:rPr>
        <w:t>representan</w:t>
      </w:r>
      <w:r w:rsidRPr="00AE0AB8">
        <w:rPr>
          <w:rFonts w:ascii="Times New Roman" w:hAnsi="Times New Roman" w:cs="Times New Roman"/>
        </w:rPr>
        <w:t xml:space="preserve"> los números naturales. </w:t>
      </w:r>
      <w:r w:rsidR="004B39AA" w:rsidRPr="00AE0AB8">
        <w:rPr>
          <w:rFonts w:ascii="Times New Roman" w:hAnsi="Times New Roman" w:cs="Times New Roman"/>
        </w:rPr>
        <w:t xml:space="preserve">Esta recta se llama </w:t>
      </w:r>
      <w:r w:rsidR="004B39AA" w:rsidRPr="00AE0AB8">
        <w:rPr>
          <w:rFonts w:ascii="Times New Roman" w:hAnsi="Times New Roman" w:cs="Times New Roman"/>
          <w:i/>
        </w:rPr>
        <w:t>recta numérica</w:t>
      </w:r>
      <w:r w:rsidR="004B39AA" w:rsidRPr="00AE0AB8">
        <w:rPr>
          <w:rFonts w:ascii="Times New Roman" w:hAnsi="Times New Roman" w:cs="Times New Roman"/>
        </w:rPr>
        <w:t>.</w:t>
      </w:r>
    </w:p>
    <w:p w14:paraId="1D9846EC" w14:textId="77777777" w:rsidR="004B2434" w:rsidRPr="00AE0AB8" w:rsidRDefault="004B2434" w:rsidP="000740E9">
      <w:pPr>
        <w:spacing w:after="0"/>
        <w:rPr>
          <w:rFonts w:ascii="Times New Roman" w:hAnsi="Times New Roman" w:cs="Times New Roman"/>
          <w:highlight w:val="yellow"/>
        </w:rPr>
      </w:pPr>
    </w:p>
    <w:tbl>
      <w:tblPr>
        <w:tblStyle w:val="TableGrid"/>
        <w:tblpPr w:leftFromText="141" w:rightFromText="141" w:vertAnchor="text" w:horzAnchor="margin" w:tblpY="78"/>
        <w:tblW w:w="0" w:type="auto"/>
        <w:tblLook w:val="04A0" w:firstRow="1" w:lastRow="0" w:firstColumn="1" w:lastColumn="0" w:noHBand="0" w:noVBand="1"/>
      </w:tblPr>
      <w:tblGrid>
        <w:gridCol w:w="2518"/>
        <w:gridCol w:w="6515"/>
      </w:tblGrid>
      <w:tr w:rsidR="004B2434" w:rsidRPr="00AE0AB8" w14:paraId="5C809F75" w14:textId="77777777" w:rsidTr="00FD482A">
        <w:tc>
          <w:tcPr>
            <w:tcW w:w="9033" w:type="dxa"/>
            <w:gridSpan w:val="2"/>
            <w:shd w:val="clear" w:color="auto" w:fill="0D0D0D" w:themeFill="text1" w:themeFillTint="F2"/>
          </w:tcPr>
          <w:p w14:paraId="7EE61A01" w14:textId="77777777" w:rsidR="004B2434" w:rsidRPr="00AE0AB8" w:rsidRDefault="004B2434" w:rsidP="00FD482A">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4B2434" w:rsidRPr="00AE0AB8" w14:paraId="4517BAFA" w14:textId="77777777" w:rsidTr="00FD482A">
        <w:tc>
          <w:tcPr>
            <w:tcW w:w="2518" w:type="dxa"/>
          </w:tcPr>
          <w:p w14:paraId="4D723886" w14:textId="77777777" w:rsidR="004B2434" w:rsidRPr="00AE0AB8" w:rsidRDefault="004B2434" w:rsidP="00FD482A">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31EF5189" w14:textId="571C79AF" w:rsidR="004B2434" w:rsidRPr="00AE0AB8" w:rsidRDefault="00E843C2" w:rsidP="00FD482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w:t>
            </w:r>
            <w:r w:rsidR="005A683E" w:rsidRPr="00AE0AB8">
              <w:rPr>
                <w:rFonts w:ascii="Times New Roman" w:hAnsi="Times New Roman" w:cs="Times New Roman"/>
                <w:color w:val="000000"/>
                <w:sz w:val="24"/>
                <w:szCs w:val="24"/>
              </w:rPr>
              <w:t>IMG33</w:t>
            </w:r>
          </w:p>
        </w:tc>
      </w:tr>
      <w:tr w:rsidR="004B2434" w:rsidRPr="00AE0AB8" w14:paraId="15C85588" w14:textId="77777777" w:rsidTr="00FD482A">
        <w:tc>
          <w:tcPr>
            <w:tcW w:w="2518" w:type="dxa"/>
          </w:tcPr>
          <w:p w14:paraId="3A6CEA3A" w14:textId="77777777" w:rsidR="004B2434" w:rsidRPr="00AE0AB8" w:rsidRDefault="004B243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7F629200" w14:textId="77777777" w:rsidR="004B2434" w:rsidRPr="00AE0AB8" w:rsidRDefault="004B2434" w:rsidP="00FD482A">
            <w:pPr>
              <w:rPr>
                <w:ins w:id="19" w:author="Diana Margarita Gonzalez Martinez" w:date="2015-05-11T20:44:00Z"/>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1A91DC38" w14:textId="1DAFEB63" w:rsidR="00FA33F3" w:rsidRPr="00AE0AB8" w:rsidRDefault="00FA33F3" w:rsidP="00FD482A">
            <w:pPr>
              <w:rPr>
                <w:rFonts w:ascii="Times New Roman" w:hAnsi="Times New Roman" w:cs="Times New Roman"/>
                <w:color w:val="000000"/>
                <w:sz w:val="24"/>
                <w:szCs w:val="24"/>
              </w:rPr>
            </w:pPr>
            <w:ins w:id="20" w:author="Diana Margarita Gonzalez Martinez" w:date="2015-05-11T20:44:00Z">
              <w:r w:rsidRPr="00AE0AB8">
                <w:rPr>
                  <w:rFonts w:ascii="Times New Roman" w:hAnsi="Times New Roman" w:cs="Times New Roman"/>
                  <w:noProof/>
                  <w:sz w:val="24"/>
                  <w:szCs w:val="24"/>
                  <w:lang w:val="en-US"/>
                </w:rPr>
                <w:lastRenderedPageBreak/>
                <w:drawing>
                  <wp:inline distT="0" distB="0" distL="0" distR="0" wp14:anchorId="00E5EDB1" wp14:editId="6755EADA">
                    <wp:extent cx="3914775" cy="714375"/>
                    <wp:effectExtent l="0" t="0" r="9525" b="9525"/>
                    <wp:docPr id="38915" name="Imagen 3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714375"/>
                            </a:xfrm>
                            <a:prstGeom prst="rect">
                              <a:avLst/>
                            </a:prstGeom>
                          </pic:spPr>
                        </pic:pic>
                      </a:graphicData>
                    </a:graphic>
                  </wp:inline>
                </w:drawing>
              </w:r>
            </w:ins>
          </w:p>
          <w:p w14:paraId="03880F87" w14:textId="62B4BE4A" w:rsidR="00812091" w:rsidRPr="00AE0AB8" w:rsidRDefault="004B2434" w:rsidP="00812091">
            <w:pPr>
              <w:ind w:left="708"/>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r w:rsidR="00812091" w:rsidRPr="00AE0AB8">
              <w:rPr>
                <w:rFonts w:ascii="Times New Roman" w:hAnsi="Times New Roman" w:cs="Times New Roman"/>
                <w:color w:val="000000"/>
                <w:sz w:val="24"/>
                <w:szCs w:val="24"/>
              </w:rPr>
              <w:t xml:space="preserve">Representación de un numero sobre una recta numérica </w:t>
            </w:r>
          </w:p>
        </w:tc>
      </w:tr>
      <w:tr w:rsidR="004B2434" w:rsidRPr="00AE0AB8" w14:paraId="4EC1D43D" w14:textId="77777777" w:rsidTr="00FD482A">
        <w:tc>
          <w:tcPr>
            <w:tcW w:w="2518" w:type="dxa"/>
          </w:tcPr>
          <w:p w14:paraId="418611AE" w14:textId="7882F4A2" w:rsidR="004B2434" w:rsidRPr="00AE0AB8" w:rsidRDefault="004B243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Código Shutterstock (o URL o la ruta en AulaPlaneta)</w:t>
            </w:r>
          </w:p>
        </w:tc>
        <w:tc>
          <w:tcPr>
            <w:tcW w:w="6515" w:type="dxa"/>
          </w:tcPr>
          <w:p w14:paraId="3B2F612C" w14:textId="77777777" w:rsidR="004B2434" w:rsidRPr="00AE0AB8" w:rsidRDefault="004B2434" w:rsidP="00812091">
            <w:pPr>
              <w:rPr>
                <w:ins w:id="21" w:author="Diana Margarita Gonzalez Martinez" w:date="2015-05-11T20:44:00Z"/>
                <w:rFonts w:ascii="Times New Roman" w:hAnsi="Times New Roman" w:cs="Times New Roman"/>
                <w:color w:val="000000"/>
                <w:sz w:val="24"/>
                <w:szCs w:val="24"/>
              </w:rPr>
            </w:pPr>
          </w:p>
          <w:p w14:paraId="23AFA443" w14:textId="77777777" w:rsidR="00FA33F3" w:rsidRPr="00AE0AB8" w:rsidRDefault="00FA33F3" w:rsidP="00812091">
            <w:pPr>
              <w:rPr>
                <w:ins w:id="22" w:author="Diana Margarita Gonzalez Martinez" w:date="2015-05-11T20:45:00Z"/>
                <w:rFonts w:ascii="Times New Roman" w:hAnsi="Times New Roman" w:cs="Times New Roman"/>
                <w:color w:val="000000"/>
                <w:sz w:val="24"/>
                <w:szCs w:val="24"/>
              </w:rPr>
            </w:pPr>
          </w:p>
          <w:p w14:paraId="5C33EAC1" w14:textId="77777777" w:rsidR="00FA33F3" w:rsidRPr="00AE0AB8" w:rsidRDefault="00FA33F3" w:rsidP="00812091">
            <w:pPr>
              <w:rPr>
                <w:rFonts w:ascii="Times New Roman" w:hAnsi="Times New Roman" w:cs="Times New Roman"/>
                <w:color w:val="000000"/>
                <w:sz w:val="24"/>
                <w:szCs w:val="24"/>
              </w:rPr>
            </w:pPr>
          </w:p>
        </w:tc>
      </w:tr>
      <w:tr w:rsidR="004B2434" w:rsidRPr="00AE0AB8" w14:paraId="1F2C24B2" w14:textId="77777777" w:rsidTr="00FD482A">
        <w:tc>
          <w:tcPr>
            <w:tcW w:w="2518" w:type="dxa"/>
          </w:tcPr>
          <w:p w14:paraId="7CF8181A" w14:textId="77777777" w:rsidR="004B2434" w:rsidRPr="00AE0AB8" w:rsidRDefault="004B2434" w:rsidP="00FD482A">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515" w:type="dxa"/>
          </w:tcPr>
          <w:p w14:paraId="661F9B1D" w14:textId="77777777" w:rsidR="004B2434" w:rsidRPr="00AE0AB8" w:rsidRDefault="00D059B3" w:rsidP="00FD482A">
            <w:pPr>
              <w:rPr>
                <w:ins w:id="23" w:author="Diana Margarita Gonzalez Martinez" w:date="2015-05-11T20:45:00Z"/>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Representación de los números naturales sobre la semirrecta numérica </w:t>
            </w:r>
          </w:p>
          <w:p w14:paraId="54C18585" w14:textId="10F560F2" w:rsidR="00FA33F3" w:rsidRPr="00AE0AB8" w:rsidRDefault="00FA33F3" w:rsidP="00FD482A">
            <w:pPr>
              <w:rPr>
                <w:rFonts w:ascii="Times New Roman" w:hAnsi="Times New Roman" w:cs="Times New Roman"/>
                <w:color w:val="000000"/>
                <w:sz w:val="24"/>
                <w:szCs w:val="24"/>
              </w:rPr>
            </w:pPr>
          </w:p>
        </w:tc>
      </w:tr>
    </w:tbl>
    <w:p w14:paraId="027C0138" w14:textId="77777777" w:rsidR="000740E9" w:rsidRPr="00AE0AB8" w:rsidRDefault="000740E9" w:rsidP="005D1738">
      <w:pPr>
        <w:spacing w:after="0"/>
        <w:rPr>
          <w:rFonts w:ascii="Times New Roman" w:hAnsi="Times New Roman" w:cs="Times New Roman"/>
          <w:highlight w:val="yellow"/>
        </w:rPr>
      </w:pPr>
    </w:p>
    <w:p w14:paraId="1134CA51" w14:textId="77777777" w:rsidR="007C755A" w:rsidRPr="00AE0AB8" w:rsidRDefault="007C755A" w:rsidP="005D1738">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7C755A" w:rsidRPr="00AE0AB8" w14:paraId="65B89A9E" w14:textId="77777777" w:rsidTr="006B3931">
        <w:tc>
          <w:tcPr>
            <w:tcW w:w="9033" w:type="dxa"/>
            <w:gridSpan w:val="2"/>
            <w:shd w:val="clear" w:color="auto" w:fill="000000" w:themeFill="text1"/>
          </w:tcPr>
          <w:p w14:paraId="3506ECD6" w14:textId="77777777" w:rsidR="007C755A" w:rsidRPr="00AE0AB8" w:rsidRDefault="007C755A"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7C755A" w:rsidRPr="00AE0AB8" w14:paraId="76F1B66E" w14:textId="77777777" w:rsidTr="006B3931">
        <w:tc>
          <w:tcPr>
            <w:tcW w:w="2518" w:type="dxa"/>
          </w:tcPr>
          <w:p w14:paraId="7610872C" w14:textId="77777777" w:rsidR="007C755A" w:rsidRPr="00AE0AB8" w:rsidRDefault="007C755A"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731E92C6" w14:textId="5AB95494" w:rsidR="007C755A" w:rsidRPr="00AE0AB8" w:rsidRDefault="007C755A" w:rsidP="003F25AA">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092730">
              <w:rPr>
                <w:rFonts w:ascii="Times New Roman" w:hAnsi="Times New Roman" w:cs="Times New Roman"/>
                <w:color w:val="000000"/>
                <w:sz w:val="24"/>
                <w:szCs w:val="24"/>
              </w:rPr>
              <w:t>13</w:t>
            </w:r>
            <w:r w:rsidR="003F25AA" w:rsidRPr="00AE0AB8">
              <w:rPr>
                <w:rFonts w:ascii="Times New Roman" w:hAnsi="Times New Roman" w:cs="Times New Roman"/>
                <w:color w:val="000000"/>
                <w:sz w:val="24"/>
                <w:szCs w:val="24"/>
              </w:rPr>
              <w:t>0</w:t>
            </w:r>
          </w:p>
        </w:tc>
      </w:tr>
      <w:tr w:rsidR="007C755A" w:rsidRPr="00AE0AB8" w14:paraId="30B0E4D6" w14:textId="77777777" w:rsidTr="006B3931">
        <w:tc>
          <w:tcPr>
            <w:tcW w:w="2518" w:type="dxa"/>
          </w:tcPr>
          <w:p w14:paraId="31F08795"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738E2F13" w14:textId="381A37E7" w:rsidR="007C755A" w:rsidRPr="00AE0AB8" w:rsidRDefault="007C755A" w:rsidP="006B393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Ubicación en la recta numérica </w:t>
            </w:r>
          </w:p>
        </w:tc>
      </w:tr>
      <w:tr w:rsidR="007C755A" w:rsidRPr="00AE0AB8" w14:paraId="206D8C76" w14:textId="77777777" w:rsidTr="006B3931">
        <w:tc>
          <w:tcPr>
            <w:tcW w:w="2518" w:type="dxa"/>
          </w:tcPr>
          <w:p w14:paraId="0D47C607" w14:textId="77777777" w:rsidR="007C755A" w:rsidRPr="00AE0AB8" w:rsidRDefault="007C755A"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1584BDAE" w14:textId="7E75343D" w:rsidR="007C755A" w:rsidRPr="00AE0AB8" w:rsidRDefault="00092730" w:rsidP="006B3931">
            <w:pPr>
              <w:rPr>
                <w:rFonts w:ascii="Times New Roman" w:hAnsi="Times New Roman" w:cs="Times New Roman"/>
                <w:sz w:val="24"/>
                <w:szCs w:val="24"/>
                <w:lang w:val="es-ES_tradnl"/>
              </w:rPr>
            </w:pPr>
            <w:r w:rsidRPr="00BD1934">
              <w:rPr>
                <w:rFonts w:ascii="Lucida Grande" w:hAnsi="Lucida Grande" w:cs="Lucida Grande"/>
                <w:color w:val="000000"/>
              </w:rPr>
              <w:t>Actividad para ubicar en la recta numérica los números naturales</w:t>
            </w:r>
          </w:p>
        </w:tc>
      </w:tr>
    </w:tbl>
    <w:p w14:paraId="314230F6" w14:textId="77777777" w:rsidR="007C755A" w:rsidRPr="00AE0AB8" w:rsidRDefault="007C755A" w:rsidP="005D1738">
      <w:pPr>
        <w:spacing w:after="0"/>
        <w:rPr>
          <w:rFonts w:ascii="Times New Roman" w:hAnsi="Times New Roman" w:cs="Times New Roman"/>
          <w:highlight w:val="yellow"/>
        </w:rPr>
      </w:pPr>
    </w:p>
    <w:p w14:paraId="535D154C" w14:textId="77777777" w:rsidR="007C755A" w:rsidRPr="00AE0AB8" w:rsidRDefault="007C755A" w:rsidP="005D1738">
      <w:pPr>
        <w:spacing w:after="0"/>
        <w:rPr>
          <w:rFonts w:ascii="Times New Roman" w:hAnsi="Times New Roman" w:cs="Times New Roman"/>
          <w:highlight w:val="yellow"/>
        </w:rPr>
      </w:pPr>
    </w:p>
    <w:p w14:paraId="41A62FC7" w14:textId="7C1AAE9F"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2.4</w:t>
      </w:r>
      <w:r w:rsidR="00934DAA" w:rsidRPr="00AE0AB8">
        <w:rPr>
          <w:rFonts w:ascii="Times New Roman" w:hAnsi="Times New Roman" w:cs="Times New Roman"/>
          <w:b/>
        </w:rPr>
        <w:t xml:space="preserve"> Lectura de los números naturales </w:t>
      </w:r>
      <w:r w:rsidRPr="00AE0AB8">
        <w:rPr>
          <w:rFonts w:ascii="Times New Roman" w:hAnsi="Times New Roman" w:cs="Times New Roman"/>
          <w:b/>
        </w:rPr>
        <w:t xml:space="preserve"> </w:t>
      </w:r>
    </w:p>
    <w:p w14:paraId="60BF3812" w14:textId="1F83C1D5" w:rsidR="000740E9" w:rsidRPr="00AE0AB8" w:rsidRDefault="000740E9" w:rsidP="000740E9">
      <w:pPr>
        <w:spacing w:after="0"/>
        <w:rPr>
          <w:rFonts w:ascii="Times New Roman" w:hAnsi="Times New Roman" w:cs="Times New Roman"/>
          <w:b/>
        </w:rPr>
      </w:pPr>
      <w:r w:rsidRPr="00AE0AB8">
        <w:rPr>
          <w:rFonts w:ascii="Times New Roman" w:hAnsi="Times New Roman" w:cs="Times New Roman"/>
          <w:b/>
        </w:rPr>
        <w:t xml:space="preserve"> </w:t>
      </w:r>
    </w:p>
    <w:p w14:paraId="33A0BF3B" w14:textId="26AA08FE" w:rsidR="00934DAA" w:rsidRPr="00AE0AB8" w:rsidRDefault="00934DAA" w:rsidP="00934DAA">
      <w:pPr>
        <w:pStyle w:val="u"/>
        <w:shd w:val="clear" w:color="auto" w:fill="FFFFFF"/>
        <w:spacing w:before="0" w:beforeAutospacing="0" w:after="0" w:afterAutospacing="0" w:line="345" w:lineRule="atLeast"/>
        <w:jc w:val="both"/>
        <w:rPr>
          <w:ins w:id="24" w:author="Diana Margarita Gonzalez Martinez" w:date="2015-05-11T20:27:00Z"/>
          <w:rStyle w:val="un"/>
        </w:rPr>
      </w:pPr>
      <w:r w:rsidRPr="00AE0AB8">
        <w:rPr>
          <w:rStyle w:val="un"/>
        </w:rPr>
        <w:t>Para leer los números naturales hay que proceder de la siguiente manera:</w:t>
      </w:r>
    </w:p>
    <w:p w14:paraId="0FD3E571" w14:textId="77777777" w:rsidR="00495F73" w:rsidRPr="00AE0AB8" w:rsidRDefault="00495F73" w:rsidP="00934DAA">
      <w:pPr>
        <w:pStyle w:val="u"/>
        <w:shd w:val="clear" w:color="auto" w:fill="FFFFFF"/>
        <w:spacing w:before="0" w:beforeAutospacing="0" w:after="0" w:afterAutospacing="0" w:line="345" w:lineRule="atLeast"/>
        <w:jc w:val="both"/>
      </w:pPr>
    </w:p>
    <w:p w14:paraId="38D500B8" w14:textId="77777777" w:rsidR="00934DAA" w:rsidRPr="00AE0AB8" w:rsidRDefault="00934DAA" w:rsidP="003D53F4">
      <w:pPr>
        <w:numPr>
          <w:ilvl w:val="0"/>
          <w:numId w:val="44"/>
        </w:numPr>
        <w:shd w:val="clear" w:color="auto" w:fill="FFFFFF"/>
        <w:spacing w:after="0" w:line="345" w:lineRule="atLeast"/>
        <w:ind w:left="360"/>
        <w:jc w:val="both"/>
        <w:rPr>
          <w:rFonts w:ascii="Times New Roman" w:hAnsi="Times New Roman" w:cs="Times New Roman"/>
        </w:rPr>
      </w:pPr>
      <w:r w:rsidRPr="00AE0AB8">
        <w:rPr>
          <w:rStyle w:val="un"/>
          <w:rFonts w:ascii="Times New Roman" w:hAnsi="Times New Roman" w:cs="Times New Roman"/>
        </w:rPr>
        <w:t>Primero, separamos las cifras, de tres en tres, empezando por la derecha.</w:t>
      </w:r>
    </w:p>
    <w:p w14:paraId="5E8954DB" w14:textId="1F5D3CD9" w:rsidR="00934DAA" w:rsidRPr="00AE0AB8" w:rsidRDefault="00934DAA" w:rsidP="003D53F4">
      <w:pPr>
        <w:numPr>
          <w:ilvl w:val="0"/>
          <w:numId w:val="44"/>
        </w:numPr>
        <w:shd w:val="clear" w:color="auto" w:fill="FFFFFF"/>
        <w:spacing w:after="0" w:line="345" w:lineRule="atLeast"/>
        <w:ind w:left="360"/>
        <w:jc w:val="both"/>
        <w:rPr>
          <w:rStyle w:val="un"/>
          <w:rFonts w:ascii="Times New Roman" w:hAnsi="Times New Roman" w:cs="Times New Roman"/>
        </w:rPr>
      </w:pPr>
      <w:r w:rsidRPr="00AE0AB8">
        <w:rPr>
          <w:rStyle w:val="un"/>
          <w:rFonts w:ascii="Times New Roman" w:hAnsi="Times New Roman" w:cs="Times New Roman"/>
        </w:rPr>
        <w:t>Después, lee</w:t>
      </w:r>
      <w:r w:rsidR="009977D8" w:rsidRPr="00AE0AB8">
        <w:rPr>
          <w:rStyle w:val="un"/>
          <w:rFonts w:ascii="Times New Roman" w:hAnsi="Times New Roman" w:cs="Times New Roman"/>
        </w:rPr>
        <w:t xml:space="preserve">mos de izquierda a derecha cada </w:t>
      </w:r>
      <w:r w:rsidRPr="00AE0AB8">
        <w:rPr>
          <w:rStyle w:val="un"/>
          <w:rFonts w:ascii="Times New Roman" w:hAnsi="Times New Roman" w:cs="Times New Roman"/>
        </w:rPr>
        <w:t>tres cifras, añadiendo mil, millones, billones, trillones, etc., donde corresponda.</w:t>
      </w:r>
    </w:p>
    <w:p w14:paraId="71618597" w14:textId="77777777" w:rsidR="005E4AB3" w:rsidRPr="00AE0AB8" w:rsidRDefault="005E4AB3" w:rsidP="00934DAA">
      <w:pPr>
        <w:shd w:val="clear" w:color="auto" w:fill="FFFFFF"/>
        <w:spacing w:after="0" w:line="345" w:lineRule="atLeast"/>
        <w:jc w:val="both"/>
        <w:rPr>
          <w:rStyle w:val="un"/>
          <w:rFonts w:ascii="Times New Roman" w:hAnsi="Times New Roman" w:cs="Times New Roman"/>
        </w:rPr>
      </w:pPr>
    </w:p>
    <w:tbl>
      <w:tblPr>
        <w:tblStyle w:val="TableGrid"/>
        <w:tblW w:w="0" w:type="auto"/>
        <w:tblLook w:val="04A0" w:firstRow="1" w:lastRow="0" w:firstColumn="1" w:lastColumn="0" w:noHBand="0" w:noVBand="1"/>
      </w:tblPr>
      <w:tblGrid>
        <w:gridCol w:w="2518"/>
        <w:gridCol w:w="6460"/>
      </w:tblGrid>
      <w:tr w:rsidR="005E4AB3" w:rsidRPr="00AE0AB8" w14:paraId="752125BF" w14:textId="77777777" w:rsidTr="00EC7941">
        <w:tc>
          <w:tcPr>
            <w:tcW w:w="8978" w:type="dxa"/>
            <w:gridSpan w:val="2"/>
            <w:shd w:val="clear" w:color="auto" w:fill="000000" w:themeFill="text1"/>
          </w:tcPr>
          <w:p w14:paraId="7DA66FEF" w14:textId="77777777" w:rsidR="005E4AB3" w:rsidRPr="00AE0AB8" w:rsidRDefault="005E4AB3" w:rsidP="00EC794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Recuerda</w:t>
            </w:r>
          </w:p>
        </w:tc>
      </w:tr>
      <w:tr w:rsidR="005E4AB3" w:rsidRPr="00AE0AB8" w14:paraId="3228500E" w14:textId="77777777" w:rsidTr="00EC7941">
        <w:tc>
          <w:tcPr>
            <w:tcW w:w="2518" w:type="dxa"/>
          </w:tcPr>
          <w:p w14:paraId="13B20F65" w14:textId="77777777" w:rsidR="005E4AB3" w:rsidRPr="00AE0AB8" w:rsidRDefault="005E4AB3" w:rsidP="00EC7941">
            <w:pPr>
              <w:rPr>
                <w:rFonts w:ascii="Times New Roman" w:hAnsi="Times New Roman" w:cs="Times New Roman"/>
                <w:b/>
                <w:sz w:val="24"/>
                <w:szCs w:val="24"/>
              </w:rPr>
            </w:pPr>
            <w:r w:rsidRPr="00AE0AB8">
              <w:rPr>
                <w:rFonts w:ascii="Times New Roman" w:hAnsi="Times New Roman" w:cs="Times New Roman"/>
                <w:b/>
                <w:sz w:val="24"/>
                <w:szCs w:val="24"/>
              </w:rPr>
              <w:t>Contenido</w:t>
            </w:r>
          </w:p>
        </w:tc>
        <w:tc>
          <w:tcPr>
            <w:tcW w:w="6460" w:type="dxa"/>
          </w:tcPr>
          <w:p w14:paraId="7EE462FD" w14:textId="77777777" w:rsidR="00EA7771" w:rsidRPr="00AE0AB8" w:rsidRDefault="00EA7771" w:rsidP="00EC7941">
            <w:pPr>
              <w:jc w:val="both"/>
              <w:rPr>
                <w:rFonts w:ascii="Times New Roman" w:hAnsi="Times New Roman" w:cs="Times New Roman"/>
                <w:color w:val="000000"/>
                <w:sz w:val="24"/>
                <w:szCs w:val="24"/>
                <w:lang w:val="es-CO"/>
              </w:rPr>
            </w:pPr>
          </w:p>
          <w:p w14:paraId="1AB69234" w14:textId="77777777" w:rsidR="005E4AB3" w:rsidRPr="00AE0AB8" w:rsidRDefault="005E4AB3" w:rsidP="00EC7941">
            <w:pPr>
              <w:jc w:val="both"/>
              <w:rPr>
                <w:rFonts w:ascii="Times New Roman" w:hAnsi="Times New Roman" w:cs="Times New Roman"/>
                <w:color w:val="000000"/>
                <w:sz w:val="24"/>
                <w:szCs w:val="24"/>
                <w:lang w:val="es-CO"/>
              </w:rPr>
            </w:pPr>
            <w:r w:rsidRPr="00AE0AB8">
              <w:rPr>
                <w:rFonts w:ascii="Times New Roman" w:hAnsi="Times New Roman" w:cs="Times New Roman"/>
                <w:color w:val="000000"/>
                <w:sz w:val="24"/>
                <w:szCs w:val="24"/>
                <w:lang w:val="es-CO"/>
              </w:rPr>
              <w:t>Los números del 1 hasta el 30 se escriben siempre con una sola palabra.</w:t>
            </w:r>
          </w:p>
          <w:p w14:paraId="310544AC" w14:textId="77777777" w:rsidR="00EA7771" w:rsidRPr="00AE0AB8" w:rsidRDefault="00EA7771" w:rsidP="00EC7941">
            <w:pPr>
              <w:jc w:val="both"/>
              <w:rPr>
                <w:rFonts w:ascii="Times New Roman" w:hAnsi="Times New Roman" w:cs="Times New Roman"/>
                <w:b/>
                <w:sz w:val="24"/>
                <w:szCs w:val="24"/>
              </w:rPr>
            </w:pPr>
          </w:p>
        </w:tc>
      </w:tr>
    </w:tbl>
    <w:p w14:paraId="4CDACE56" w14:textId="77777777" w:rsidR="00934DAA" w:rsidRPr="00AE0AB8" w:rsidRDefault="00934DAA" w:rsidP="00934DAA">
      <w:pPr>
        <w:shd w:val="clear" w:color="auto" w:fill="FFFFFF"/>
        <w:spacing w:after="0" w:line="345" w:lineRule="atLeast"/>
        <w:jc w:val="both"/>
        <w:rPr>
          <w:rFonts w:ascii="Times New Roman" w:hAnsi="Times New Roman" w:cs="Times New Roman"/>
        </w:rPr>
      </w:pPr>
    </w:p>
    <w:p w14:paraId="3B36728A" w14:textId="1737CC30" w:rsidR="00934DAA" w:rsidRPr="00AE0AB8" w:rsidRDefault="002710CC" w:rsidP="00934DAA">
      <w:pPr>
        <w:pStyle w:val="u"/>
        <w:shd w:val="clear" w:color="auto" w:fill="FFFFFF"/>
        <w:spacing w:before="0" w:beforeAutospacing="0" w:after="0" w:afterAutospacing="0" w:line="345" w:lineRule="atLeast"/>
        <w:jc w:val="both"/>
      </w:pPr>
      <w:r w:rsidRPr="00AE0AB8">
        <w:rPr>
          <w:rStyle w:val="un"/>
        </w:rPr>
        <w:t>Observa algunos</w:t>
      </w:r>
      <w:r w:rsidR="00934DAA" w:rsidRPr="00AE0AB8">
        <w:rPr>
          <w:rStyle w:val="un"/>
        </w:rPr>
        <w:t xml:space="preserve"> ejemplos sobre cómo se leen números naturales:</w:t>
      </w:r>
    </w:p>
    <w:p w14:paraId="32D4EB3B" w14:textId="68DB1806" w:rsidR="00934DAA" w:rsidRPr="00AE0AB8"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AE0AB8">
        <w:rPr>
          <w:rStyle w:val="un"/>
          <w:rFonts w:ascii="Times New Roman" w:hAnsi="Times New Roman" w:cs="Times New Roman"/>
        </w:rPr>
        <w:t>6</w:t>
      </w:r>
      <w:r w:rsidR="002710CC" w:rsidRPr="00AE0AB8">
        <w:rPr>
          <w:rStyle w:val="un"/>
          <w:rFonts w:ascii="Times New Roman" w:hAnsi="Times New Roman" w:cs="Times New Roman"/>
        </w:rPr>
        <w:t xml:space="preserve"> </w:t>
      </w:r>
      <w:r w:rsidR="00092730">
        <w:rPr>
          <w:rStyle w:val="un"/>
          <w:rFonts w:ascii="Times New Roman" w:hAnsi="Times New Roman" w:cs="Times New Roman"/>
        </w:rPr>
        <w:t>820 se lee</w:t>
      </w:r>
      <w:r w:rsidRPr="00AE0AB8">
        <w:rPr>
          <w:rStyle w:val="un"/>
          <w:rFonts w:ascii="Times New Roman" w:hAnsi="Times New Roman" w:cs="Times New Roman"/>
        </w:rPr>
        <w:t xml:space="preserve"> seis</w:t>
      </w:r>
      <w:r w:rsidRPr="00AE0AB8">
        <w:rPr>
          <w:rStyle w:val="apple-converted-space"/>
          <w:rFonts w:ascii="Times New Roman" w:hAnsi="Times New Roman" w:cs="Times New Roman"/>
        </w:rPr>
        <w:t> </w:t>
      </w:r>
      <w:r w:rsidRPr="00AE0AB8">
        <w:rPr>
          <w:rStyle w:val="Strong"/>
          <w:rFonts w:ascii="Times New Roman" w:hAnsi="Times New Roman" w:cs="Times New Roman"/>
        </w:rPr>
        <w:t>mil</w:t>
      </w:r>
      <w:r w:rsidRPr="00AE0AB8">
        <w:rPr>
          <w:rStyle w:val="apple-converted-space"/>
          <w:rFonts w:ascii="Times New Roman" w:hAnsi="Times New Roman" w:cs="Times New Roman"/>
        </w:rPr>
        <w:t> </w:t>
      </w:r>
      <w:r w:rsidRPr="00AE0AB8">
        <w:rPr>
          <w:rStyle w:val="un"/>
          <w:rFonts w:ascii="Times New Roman" w:hAnsi="Times New Roman" w:cs="Times New Roman"/>
        </w:rPr>
        <w:t>ochocientos veinte.</w:t>
      </w:r>
    </w:p>
    <w:p w14:paraId="2D50FAC5" w14:textId="7A1B7D84" w:rsidR="00934DAA" w:rsidRPr="00AE0AB8"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AE0AB8">
        <w:rPr>
          <w:rStyle w:val="un"/>
          <w:rFonts w:ascii="Times New Roman" w:hAnsi="Times New Roman" w:cs="Times New Roman"/>
        </w:rPr>
        <w:t>168</w:t>
      </w:r>
      <w:r w:rsidR="00974240" w:rsidRPr="00AE0AB8">
        <w:rPr>
          <w:rStyle w:val="un"/>
          <w:rFonts w:ascii="Times New Roman" w:hAnsi="Times New Roman" w:cs="Times New Roman"/>
        </w:rPr>
        <w:t xml:space="preserve"> </w:t>
      </w:r>
      <w:r w:rsidR="00092730">
        <w:rPr>
          <w:rStyle w:val="un"/>
          <w:rFonts w:ascii="Times New Roman" w:hAnsi="Times New Roman" w:cs="Times New Roman"/>
        </w:rPr>
        <w:t xml:space="preserve">796 se lee </w:t>
      </w:r>
      <w:r w:rsidRPr="00AE0AB8">
        <w:rPr>
          <w:rStyle w:val="un"/>
          <w:rFonts w:ascii="Times New Roman" w:hAnsi="Times New Roman" w:cs="Times New Roman"/>
        </w:rPr>
        <w:t>ciento sesenta y ocho</w:t>
      </w:r>
      <w:r w:rsidRPr="00AE0AB8">
        <w:rPr>
          <w:rStyle w:val="apple-converted-space"/>
          <w:rFonts w:ascii="Times New Roman" w:hAnsi="Times New Roman" w:cs="Times New Roman"/>
        </w:rPr>
        <w:t> </w:t>
      </w:r>
      <w:r w:rsidRPr="00AE0AB8">
        <w:rPr>
          <w:rStyle w:val="Strong"/>
          <w:rFonts w:ascii="Times New Roman" w:hAnsi="Times New Roman" w:cs="Times New Roman"/>
        </w:rPr>
        <w:t>mil</w:t>
      </w:r>
      <w:r w:rsidRPr="00AE0AB8">
        <w:rPr>
          <w:rStyle w:val="apple-converted-space"/>
          <w:rFonts w:ascii="Times New Roman" w:hAnsi="Times New Roman" w:cs="Times New Roman"/>
        </w:rPr>
        <w:t> </w:t>
      </w:r>
      <w:r w:rsidRPr="00AE0AB8">
        <w:rPr>
          <w:rStyle w:val="un"/>
          <w:rFonts w:ascii="Times New Roman" w:hAnsi="Times New Roman" w:cs="Times New Roman"/>
        </w:rPr>
        <w:t>setecientos noventa y seis.</w:t>
      </w:r>
    </w:p>
    <w:p w14:paraId="16B12439" w14:textId="3E7600B7" w:rsidR="00934DAA" w:rsidRPr="00AE0AB8" w:rsidRDefault="00934DAA" w:rsidP="00934DAA">
      <w:pPr>
        <w:numPr>
          <w:ilvl w:val="0"/>
          <w:numId w:val="45"/>
        </w:numPr>
        <w:shd w:val="clear" w:color="auto" w:fill="FFFFFF"/>
        <w:spacing w:after="0" w:line="345" w:lineRule="atLeast"/>
        <w:ind w:left="300"/>
        <w:jc w:val="both"/>
        <w:rPr>
          <w:rStyle w:val="un"/>
          <w:rFonts w:ascii="Times New Roman" w:hAnsi="Times New Roman" w:cs="Times New Roman"/>
        </w:rPr>
      </w:pPr>
      <w:r w:rsidRPr="00AE0AB8">
        <w:rPr>
          <w:rStyle w:val="un"/>
          <w:rFonts w:ascii="Times New Roman" w:hAnsi="Times New Roman" w:cs="Times New Roman"/>
        </w:rPr>
        <w:t>267</w:t>
      </w:r>
      <w:r w:rsidR="00974240" w:rsidRPr="00AE0AB8">
        <w:rPr>
          <w:rStyle w:val="un"/>
          <w:rFonts w:ascii="Times New Roman" w:hAnsi="Times New Roman" w:cs="Times New Roman"/>
        </w:rPr>
        <w:t xml:space="preserve"> </w:t>
      </w:r>
      <w:r w:rsidRPr="00AE0AB8">
        <w:rPr>
          <w:rStyle w:val="un"/>
          <w:rFonts w:ascii="Times New Roman" w:hAnsi="Times New Roman" w:cs="Times New Roman"/>
        </w:rPr>
        <w:t>680.</w:t>
      </w:r>
      <w:ins w:id="25" w:author="Diana Margarita Gonzalez Martinez" w:date="2015-05-11T20:28:00Z">
        <w:r w:rsidR="00495F73" w:rsidRPr="00AE0AB8">
          <w:rPr>
            <w:rStyle w:val="un"/>
            <w:rFonts w:ascii="Times New Roman" w:hAnsi="Times New Roman" w:cs="Times New Roman"/>
          </w:rPr>
          <w:t xml:space="preserve"> </w:t>
        </w:r>
      </w:ins>
      <w:r w:rsidR="00092730">
        <w:rPr>
          <w:rStyle w:val="un"/>
          <w:rFonts w:ascii="Times New Roman" w:hAnsi="Times New Roman" w:cs="Times New Roman"/>
        </w:rPr>
        <w:t>001 se lee</w:t>
      </w:r>
      <w:r w:rsidRPr="00AE0AB8">
        <w:rPr>
          <w:rStyle w:val="un"/>
          <w:rFonts w:ascii="Times New Roman" w:hAnsi="Times New Roman" w:cs="Times New Roman"/>
        </w:rPr>
        <w:t xml:space="preserve"> doscientos sesenta y siete</w:t>
      </w:r>
      <w:r w:rsidRPr="00AE0AB8">
        <w:rPr>
          <w:rStyle w:val="apple-converted-space"/>
          <w:rFonts w:ascii="Times New Roman" w:hAnsi="Times New Roman" w:cs="Times New Roman"/>
        </w:rPr>
        <w:t> </w:t>
      </w:r>
      <w:r w:rsidRPr="00AE0AB8">
        <w:rPr>
          <w:rStyle w:val="Strong"/>
          <w:rFonts w:ascii="Times New Roman" w:hAnsi="Times New Roman" w:cs="Times New Roman"/>
        </w:rPr>
        <w:t>millones</w:t>
      </w:r>
      <w:r w:rsidRPr="00AE0AB8">
        <w:rPr>
          <w:rStyle w:val="apple-converted-space"/>
          <w:rFonts w:ascii="Times New Roman" w:hAnsi="Times New Roman" w:cs="Times New Roman"/>
        </w:rPr>
        <w:t> </w:t>
      </w:r>
      <w:r w:rsidRPr="00AE0AB8">
        <w:rPr>
          <w:rStyle w:val="un"/>
          <w:rFonts w:ascii="Times New Roman" w:hAnsi="Times New Roman" w:cs="Times New Roman"/>
        </w:rPr>
        <w:t>seiscientos ochenta</w:t>
      </w:r>
      <w:r w:rsidRPr="00AE0AB8">
        <w:rPr>
          <w:rStyle w:val="apple-converted-space"/>
          <w:rFonts w:ascii="Times New Roman" w:hAnsi="Times New Roman" w:cs="Times New Roman"/>
        </w:rPr>
        <w:t> </w:t>
      </w:r>
      <w:r w:rsidRPr="00AE0AB8">
        <w:rPr>
          <w:rStyle w:val="Strong"/>
          <w:rFonts w:ascii="Times New Roman" w:hAnsi="Times New Roman" w:cs="Times New Roman"/>
        </w:rPr>
        <w:t xml:space="preserve">mil </w:t>
      </w:r>
      <w:r w:rsidRPr="00AE0AB8">
        <w:rPr>
          <w:rStyle w:val="un"/>
          <w:rFonts w:ascii="Times New Roman" w:hAnsi="Times New Roman" w:cs="Times New Roman"/>
        </w:rPr>
        <w:t>uno.</w:t>
      </w:r>
    </w:p>
    <w:p w14:paraId="23042A4F" w14:textId="6562810C" w:rsidR="00F7486B" w:rsidRPr="00AE0AB8" w:rsidRDefault="00F7486B" w:rsidP="00F7486B">
      <w:pPr>
        <w:shd w:val="clear" w:color="auto" w:fill="FFFFFF"/>
        <w:spacing w:after="0" w:line="345" w:lineRule="atLeast"/>
        <w:ind w:left="300"/>
        <w:jc w:val="both"/>
        <w:rPr>
          <w:rFonts w:ascii="Times New Roman" w:hAnsi="Times New Roman" w:cs="Times New Roman"/>
        </w:rPr>
      </w:pPr>
    </w:p>
    <w:p w14:paraId="4F93ED32" w14:textId="77777777" w:rsidR="005E4AB3" w:rsidRPr="00AE0AB8" w:rsidRDefault="005E4AB3" w:rsidP="00934DAA">
      <w:pPr>
        <w:pStyle w:val="u"/>
        <w:shd w:val="clear" w:color="auto" w:fill="FFFFFF"/>
        <w:spacing w:before="0" w:beforeAutospacing="0" w:after="0" w:afterAutospacing="0" w:line="345" w:lineRule="atLeast"/>
        <w:jc w:val="both"/>
        <w:rPr>
          <w:rStyle w:val="un"/>
        </w:rPr>
      </w:pPr>
    </w:p>
    <w:tbl>
      <w:tblPr>
        <w:tblStyle w:val="TableGrid"/>
        <w:tblW w:w="0" w:type="auto"/>
        <w:tblLook w:val="04A0" w:firstRow="1" w:lastRow="0" w:firstColumn="1" w:lastColumn="0" w:noHBand="0" w:noVBand="1"/>
      </w:tblPr>
      <w:tblGrid>
        <w:gridCol w:w="2518"/>
        <w:gridCol w:w="6460"/>
      </w:tblGrid>
      <w:tr w:rsidR="00F7486B" w:rsidRPr="00AE0AB8" w14:paraId="2CF7C825" w14:textId="77777777" w:rsidTr="003B0F1D">
        <w:tc>
          <w:tcPr>
            <w:tcW w:w="8978" w:type="dxa"/>
            <w:gridSpan w:val="2"/>
            <w:shd w:val="clear" w:color="auto" w:fill="000000" w:themeFill="text1"/>
          </w:tcPr>
          <w:p w14:paraId="35021BF8" w14:textId="77777777" w:rsidR="00F7486B" w:rsidRPr="00AE0AB8" w:rsidRDefault="00F7486B" w:rsidP="003B0F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F7486B" w:rsidRPr="00AE0AB8" w14:paraId="07DEF513" w14:textId="77777777" w:rsidTr="003B0F1D">
        <w:tc>
          <w:tcPr>
            <w:tcW w:w="2518" w:type="dxa"/>
          </w:tcPr>
          <w:p w14:paraId="38C5FF1F" w14:textId="77777777" w:rsidR="00F7486B" w:rsidRPr="00AE0AB8" w:rsidRDefault="00F7486B" w:rsidP="003B0F1D">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6460" w:type="dxa"/>
          </w:tcPr>
          <w:p w14:paraId="1ED90D46" w14:textId="174036EB" w:rsidR="00F7486B" w:rsidRPr="00AE0AB8" w:rsidRDefault="00F7486B" w:rsidP="00F7486B">
            <w:pPr>
              <w:jc w:val="center"/>
              <w:rPr>
                <w:rFonts w:ascii="Times New Roman" w:hAnsi="Times New Roman" w:cs="Times New Roman"/>
                <w:b/>
                <w:sz w:val="24"/>
                <w:szCs w:val="24"/>
              </w:rPr>
            </w:pPr>
            <w:r w:rsidRPr="00AE0AB8">
              <w:rPr>
                <w:rFonts w:ascii="Times New Roman" w:hAnsi="Times New Roman" w:cs="Times New Roman"/>
                <w:b/>
                <w:sz w:val="24"/>
                <w:szCs w:val="24"/>
              </w:rPr>
              <w:t>Los números grandes</w:t>
            </w:r>
          </w:p>
        </w:tc>
      </w:tr>
      <w:tr w:rsidR="00F7486B" w:rsidRPr="00AE0AB8" w14:paraId="0A0AF717" w14:textId="77777777" w:rsidTr="003B0F1D">
        <w:tc>
          <w:tcPr>
            <w:tcW w:w="2518" w:type="dxa"/>
          </w:tcPr>
          <w:p w14:paraId="0F6C87B0" w14:textId="77777777" w:rsidR="00F7486B" w:rsidRPr="00AE0AB8" w:rsidRDefault="00F7486B" w:rsidP="003B0F1D">
            <w:pPr>
              <w:rPr>
                <w:rFonts w:ascii="Times New Roman" w:hAnsi="Times New Roman" w:cs="Times New Roman"/>
                <w:sz w:val="24"/>
                <w:szCs w:val="24"/>
              </w:rPr>
            </w:pPr>
            <w:r w:rsidRPr="00AE0AB8">
              <w:rPr>
                <w:rFonts w:ascii="Times New Roman" w:hAnsi="Times New Roman" w:cs="Times New Roman"/>
                <w:b/>
                <w:sz w:val="24"/>
                <w:szCs w:val="24"/>
              </w:rPr>
              <w:lastRenderedPageBreak/>
              <w:t>Contenido</w:t>
            </w:r>
          </w:p>
        </w:tc>
        <w:tc>
          <w:tcPr>
            <w:tcW w:w="6460" w:type="dxa"/>
          </w:tcPr>
          <w:p w14:paraId="65674D18" w14:textId="0DA182EA" w:rsidR="00F7486B" w:rsidRPr="00AE0AB8" w:rsidRDefault="00F7486B" w:rsidP="00F7486B">
            <w:pPr>
              <w:pStyle w:val="u"/>
              <w:spacing w:before="0" w:beforeAutospacing="0" w:after="0" w:afterAutospacing="0" w:line="345" w:lineRule="atLeast"/>
              <w:rPr>
                <w:sz w:val="24"/>
                <w:szCs w:val="24"/>
              </w:rPr>
            </w:pPr>
            <w:r w:rsidRPr="00AE0AB8">
              <w:rPr>
                <w:sz w:val="24"/>
                <w:szCs w:val="24"/>
              </w:rPr>
              <w:t>1millón: 1</w:t>
            </w:r>
            <w:r w:rsidR="00974240" w:rsidRPr="00AE0AB8">
              <w:rPr>
                <w:sz w:val="24"/>
                <w:szCs w:val="24"/>
              </w:rPr>
              <w:t xml:space="preserve"> </w:t>
            </w:r>
            <w:r w:rsidRPr="00AE0AB8">
              <w:rPr>
                <w:sz w:val="24"/>
                <w:szCs w:val="24"/>
              </w:rPr>
              <w:t>000</w:t>
            </w:r>
            <w:r w:rsidR="00974240" w:rsidRPr="00AE0AB8">
              <w:rPr>
                <w:sz w:val="24"/>
                <w:szCs w:val="24"/>
              </w:rPr>
              <w:t xml:space="preserve"> </w:t>
            </w:r>
            <w:r w:rsidRPr="00AE0AB8">
              <w:rPr>
                <w:sz w:val="24"/>
                <w:szCs w:val="24"/>
              </w:rPr>
              <w:t>000</w:t>
            </w:r>
          </w:p>
          <w:p w14:paraId="2FDCAF1B" w14:textId="17A94C60" w:rsidR="00F7486B" w:rsidRPr="00AE0AB8" w:rsidRDefault="00F7486B" w:rsidP="00F7486B">
            <w:pPr>
              <w:pStyle w:val="u"/>
              <w:spacing w:before="0" w:beforeAutospacing="0" w:after="0" w:afterAutospacing="0" w:line="345" w:lineRule="atLeast"/>
              <w:jc w:val="both"/>
              <w:rPr>
                <w:sz w:val="24"/>
                <w:szCs w:val="24"/>
                <w:shd w:val="clear" w:color="auto" w:fill="FFFFFF"/>
              </w:rPr>
            </w:pPr>
            <w:r w:rsidRPr="00AE0AB8">
              <w:rPr>
                <w:sz w:val="24"/>
                <w:szCs w:val="24"/>
              </w:rPr>
              <w:t xml:space="preserve">1 billón: </w:t>
            </w:r>
            <w:r w:rsidRPr="00AE0AB8">
              <w:rPr>
                <w:sz w:val="24"/>
                <w:szCs w:val="24"/>
                <w:shd w:val="clear" w:color="auto" w:fill="FFFFFF"/>
              </w:rPr>
              <w:t>1</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 (un millón de millones 1.</w:t>
            </w:r>
            <w:ins w:id="26" w:author="Diana Margarita Gonzalez Martinez" w:date="2015-05-11T20:28:00Z">
              <w:r w:rsidR="00495F73" w:rsidRPr="00AE0AB8">
                <w:rPr>
                  <w:sz w:val="24"/>
                  <w:szCs w:val="24"/>
                  <w:shd w:val="clear" w:color="auto" w:fill="FFFFFF"/>
                </w:rPr>
                <w:t xml:space="preserve"> </w:t>
              </w:r>
            </w:ins>
            <w:r w:rsidRPr="00AE0AB8">
              <w:rPr>
                <w:sz w:val="24"/>
                <w:szCs w:val="24"/>
                <w:shd w:val="clear" w:color="auto" w:fill="FFFFFF"/>
              </w:rPr>
              <w:t>000 millones)</w:t>
            </w:r>
          </w:p>
          <w:p w14:paraId="39E7BB58" w14:textId="341DCF8D" w:rsidR="00F7486B" w:rsidRPr="00AE0AB8" w:rsidRDefault="00F7486B" w:rsidP="00974240">
            <w:pPr>
              <w:pStyle w:val="u"/>
              <w:spacing w:before="0" w:beforeAutospacing="0" w:after="0" w:afterAutospacing="0" w:line="345" w:lineRule="atLeast"/>
              <w:jc w:val="both"/>
              <w:rPr>
                <w:sz w:val="24"/>
                <w:szCs w:val="24"/>
                <w:shd w:val="clear" w:color="auto" w:fill="FFFFFF"/>
              </w:rPr>
            </w:pPr>
            <w:r w:rsidRPr="00AE0AB8">
              <w:rPr>
                <w:sz w:val="24"/>
                <w:szCs w:val="24"/>
                <w:shd w:val="clear" w:color="auto" w:fill="FFFFFF"/>
              </w:rPr>
              <w:t>1 trillón: 1.000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w:t>
            </w:r>
            <w:r w:rsidR="00974240" w:rsidRPr="00AE0AB8">
              <w:rPr>
                <w:sz w:val="24"/>
                <w:szCs w:val="24"/>
                <w:shd w:val="clear" w:color="auto" w:fill="FFFFFF"/>
              </w:rPr>
              <w:t xml:space="preserve"> </w:t>
            </w:r>
            <w:r w:rsidRPr="00AE0AB8">
              <w:rPr>
                <w:sz w:val="24"/>
                <w:szCs w:val="24"/>
                <w:shd w:val="clear" w:color="auto" w:fill="FFFFFF"/>
              </w:rPr>
              <w:t>000 (</w:t>
            </w:r>
            <w:r w:rsidRPr="00AE0AB8">
              <w:rPr>
                <w:sz w:val="24"/>
                <w:szCs w:val="24"/>
              </w:rPr>
              <w:t>es lo que mide la</w:t>
            </w:r>
            <w:r w:rsidRPr="00AE0AB8">
              <w:rPr>
                <w:rStyle w:val="apple-converted-space"/>
                <w:sz w:val="24"/>
                <w:szCs w:val="24"/>
              </w:rPr>
              <w:t> </w:t>
            </w:r>
            <w:hyperlink r:id="rId32" w:tooltip="Vía Láctea" w:history="1">
              <w:r w:rsidRPr="00AE0AB8">
                <w:rPr>
                  <w:rStyle w:val="Hyperlink"/>
                  <w:color w:val="auto"/>
                  <w:sz w:val="24"/>
                  <w:szCs w:val="24"/>
                  <w:u w:val="none"/>
                </w:rPr>
                <w:t>Vía Láctea</w:t>
              </w:r>
            </w:hyperlink>
            <w:r w:rsidRPr="00AE0AB8">
              <w:rPr>
                <w:rStyle w:val="apple-converted-space"/>
                <w:sz w:val="24"/>
                <w:szCs w:val="24"/>
              </w:rPr>
              <w:t> </w:t>
            </w:r>
            <w:r w:rsidRPr="00AE0AB8">
              <w:rPr>
                <w:sz w:val="24"/>
                <w:szCs w:val="24"/>
              </w:rPr>
              <w:t>en kilómetros)</w:t>
            </w:r>
          </w:p>
        </w:tc>
      </w:tr>
    </w:tbl>
    <w:p w14:paraId="71D7DF34" w14:textId="0DF07021" w:rsidR="00F7486B" w:rsidRPr="00AE0AB8" w:rsidRDefault="00F7486B" w:rsidP="00934DAA">
      <w:pPr>
        <w:pStyle w:val="u"/>
        <w:shd w:val="clear" w:color="auto" w:fill="FFFFFF"/>
        <w:spacing w:before="0" w:beforeAutospacing="0" w:after="0" w:afterAutospacing="0" w:line="345" w:lineRule="atLeast"/>
        <w:jc w:val="both"/>
        <w:rPr>
          <w:rStyle w:val="un"/>
          <w:lang w:val="es-ES_tradnl"/>
        </w:rPr>
      </w:pPr>
    </w:p>
    <w:p w14:paraId="63A94F72" w14:textId="77777777" w:rsidR="007738DB" w:rsidRPr="00AE0AB8" w:rsidRDefault="007738DB" w:rsidP="00934DAA">
      <w:pPr>
        <w:pStyle w:val="u"/>
        <w:shd w:val="clear" w:color="auto" w:fill="FFFFFF"/>
        <w:spacing w:before="0" w:beforeAutospacing="0" w:after="0" w:afterAutospacing="0" w:line="345" w:lineRule="atLeast"/>
        <w:jc w:val="both"/>
        <w:rPr>
          <w:rStyle w:val="un"/>
          <w:lang w:val="es-ES_tradnl"/>
        </w:rPr>
      </w:pPr>
    </w:p>
    <w:tbl>
      <w:tblPr>
        <w:tblStyle w:val="TableGrid"/>
        <w:tblW w:w="0" w:type="auto"/>
        <w:tblLayout w:type="fixed"/>
        <w:tblLook w:val="04A0" w:firstRow="1" w:lastRow="0" w:firstColumn="1" w:lastColumn="0" w:noHBand="0" w:noVBand="1"/>
      </w:tblPr>
      <w:tblGrid>
        <w:gridCol w:w="1271"/>
        <w:gridCol w:w="7557"/>
      </w:tblGrid>
      <w:tr w:rsidR="00392577" w:rsidRPr="00AE0AB8" w14:paraId="3549C1E5" w14:textId="77777777" w:rsidTr="007738DB">
        <w:tc>
          <w:tcPr>
            <w:tcW w:w="8828" w:type="dxa"/>
            <w:gridSpan w:val="2"/>
            <w:shd w:val="clear" w:color="auto" w:fill="000000" w:themeFill="text1"/>
          </w:tcPr>
          <w:p w14:paraId="2C362C2F" w14:textId="77777777" w:rsidR="00392577" w:rsidRPr="00AE0AB8" w:rsidRDefault="00392577"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aprovechado</w:t>
            </w:r>
          </w:p>
        </w:tc>
      </w:tr>
      <w:tr w:rsidR="00392577" w:rsidRPr="00AE0AB8" w14:paraId="1BC9BC3A" w14:textId="77777777" w:rsidTr="007738DB">
        <w:tc>
          <w:tcPr>
            <w:tcW w:w="1271" w:type="dxa"/>
          </w:tcPr>
          <w:p w14:paraId="69A03838" w14:textId="77777777" w:rsidR="00392577" w:rsidRPr="00AE0AB8" w:rsidRDefault="0039257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557" w:type="dxa"/>
          </w:tcPr>
          <w:p w14:paraId="4299A7DE" w14:textId="197D03B7" w:rsidR="00392577" w:rsidRPr="00AE0AB8" w:rsidRDefault="00185410"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w:t>
            </w:r>
            <w:r w:rsidR="003F25AA" w:rsidRPr="00AE0AB8">
              <w:rPr>
                <w:rFonts w:ascii="Times New Roman" w:hAnsi="Times New Roman" w:cs="Times New Roman"/>
                <w:color w:val="000000"/>
                <w:sz w:val="24"/>
                <w:szCs w:val="24"/>
              </w:rPr>
              <w:t>_</w:t>
            </w:r>
            <w:r w:rsidRPr="00AE0AB8">
              <w:rPr>
                <w:rFonts w:ascii="Times New Roman" w:hAnsi="Times New Roman" w:cs="Times New Roman"/>
                <w:color w:val="000000"/>
                <w:sz w:val="24"/>
                <w:szCs w:val="24"/>
              </w:rPr>
              <w:t>CO_</w:t>
            </w:r>
            <w:r w:rsidR="00092730">
              <w:rPr>
                <w:rFonts w:ascii="Times New Roman" w:hAnsi="Times New Roman" w:cs="Times New Roman"/>
                <w:color w:val="000000"/>
                <w:sz w:val="24"/>
                <w:szCs w:val="24"/>
              </w:rPr>
              <w:t>REC14</w:t>
            </w:r>
            <w:r w:rsidR="003F25AA" w:rsidRPr="00AE0AB8">
              <w:rPr>
                <w:rFonts w:ascii="Times New Roman" w:hAnsi="Times New Roman" w:cs="Times New Roman"/>
                <w:color w:val="000000"/>
                <w:sz w:val="24"/>
                <w:szCs w:val="24"/>
              </w:rPr>
              <w:t>0</w:t>
            </w:r>
          </w:p>
        </w:tc>
      </w:tr>
      <w:tr w:rsidR="00392577" w:rsidRPr="00AE0AB8" w14:paraId="2CCB5F27" w14:textId="77777777" w:rsidTr="007738DB">
        <w:tc>
          <w:tcPr>
            <w:tcW w:w="1271" w:type="dxa"/>
          </w:tcPr>
          <w:p w14:paraId="2546C8FA"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557" w:type="dxa"/>
          </w:tcPr>
          <w:p w14:paraId="5135E578" w14:textId="77777777" w:rsidR="007738DB"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 </w:t>
            </w:r>
          </w:p>
          <w:p w14:paraId="71452283" w14:textId="0C0AEF22" w:rsidR="007738DB" w:rsidRPr="00AE0AB8" w:rsidRDefault="007738DB" w:rsidP="006B3931">
            <w:pPr>
              <w:rPr>
                <w:rFonts w:ascii="Times New Roman" w:hAnsi="Times New Roman" w:cs="Times New Roman"/>
                <w:color w:val="000000"/>
                <w:sz w:val="24"/>
                <w:szCs w:val="24"/>
              </w:rPr>
            </w:pPr>
            <w:r w:rsidRPr="00AE0AB8">
              <w:rPr>
                <w:rFonts w:ascii="Times New Roman" w:hAnsi="Times New Roman" w:cs="Times New Roman"/>
                <w:noProof/>
                <w:sz w:val="24"/>
                <w:szCs w:val="24"/>
                <w:lang w:val="en-US"/>
              </w:rPr>
              <w:drawing>
                <wp:inline distT="0" distB="0" distL="0" distR="0" wp14:anchorId="1A849444" wp14:editId="7CAA9FDB">
                  <wp:extent cx="3638550"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550" cy="1466850"/>
                          </a:xfrm>
                          <a:prstGeom prst="rect">
                            <a:avLst/>
                          </a:prstGeom>
                        </pic:spPr>
                      </pic:pic>
                    </a:graphicData>
                  </a:graphic>
                </wp:inline>
              </w:drawing>
            </w:r>
          </w:p>
          <w:p w14:paraId="2798D25F" w14:textId="1BB10623" w:rsidR="00392577" w:rsidRPr="00AE0AB8" w:rsidRDefault="003867AF" w:rsidP="006B3931">
            <w:pPr>
              <w:rPr>
                <w:rFonts w:ascii="Times New Roman" w:hAnsi="Times New Roman" w:cs="Times New Roman"/>
                <w:color w:val="000000"/>
                <w:sz w:val="24"/>
                <w:szCs w:val="24"/>
              </w:rPr>
            </w:pPr>
            <w:hyperlink r:id="rId34" w:history="1">
              <w:r w:rsidR="00392577" w:rsidRPr="00AE0AB8">
                <w:rPr>
                  <w:rStyle w:val="Hyperlink"/>
                  <w:rFonts w:ascii="Times New Roman" w:hAnsi="Times New Roman" w:cs="Times New Roman"/>
                  <w:sz w:val="24"/>
                  <w:szCs w:val="24"/>
                </w:rPr>
                <w:t>http://profesores.aulaplaneta.com/AuxPages/RecursoProfesor.aspx?IdGuion=12642&amp;IdRecurso=626755&amp;Transparent=on</w:t>
              </w:r>
            </w:hyperlink>
            <w:r w:rsidR="00392577" w:rsidRPr="00AE0AB8">
              <w:rPr>
                <w:rFonts w:ascii="Times New Roman" w:hAnsi="Times New Roman" w:cs="Times New Roman"/>
                <w:color w:val="000000"/>
                <w:sz w:val="24"/>
                <w:szCs w:val="24"/>
              </w:rPr>
              <w:t xml:space="preserve"> </w:t>
            </w:r>
          </w:p>
        </w:tc>
      </w:tr>
      <w:tr w:rsidR="00392577" w:rsidRPr="00AE0AB8" w14:paraId="06D56A1E" w14:textId="77777777" w:rsidTr="007738DB">
        <w:tc>
          <w:tcPr>
            <w:tcW w:w="1271" w:type="dxa"/>
          </w:tcPr>
          <w:p w14:paraId="110E3071"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Cambio (descripción o capturas de pantallas)</w:t>
            </w:r>
          </w:p>
        </w:tc>
        <w:tc>
          <w:tcPr>
            <w:tcW w:w="7557" w:type="dxa"/>
          </w:tcPr>
          <w:p w14:paraId="68650749" w14:textId="06CE7C51"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En la ficha 2, donde dice “mi colegio está en el </w:t>
            </w:r>
            <w:r w:rsidR="003F25AA" w:rsidRPr="00AE0AB8">
              <w:rPr>
                <w:rFonts w:ascii="Times New Roman" w:hAnsi="Times New Roman" w:cs="Times New Roman"/>
                <w:color w:val="000000"/>
                <w:sz w:val="24"/>
                <w:szCs w:val="24"/>
              </w:rPr>
              <w:t>número</w:t>
            </w:r>
            <w:r w:rsidRPr="00AE0AB8">
              <w:rPr>
                <w:rFonts w:ascii="Times New Roman" w:hAnsi="Times New Roman" w:cs="Times New Roman"/>
                <w:color w:val="000000"/>
                <w:sz w:val="24"/>
                <w:szCs w:val="24"/>
              </w:rPr>
              <w:t xml:space="preserve"> 34 de la calle Balneares” debe ser cambiado por “mi colegio se encuentra en la calle 34 del Norte de la ciudad”.</w:t>
            </w:r>
          </w:p>
        </w:tc>
      </w:tr>
      <w:tr w:rsidR="00392577" w:rsidRPr="00AE0AB8" w14:paraId="5F6E8E90" w14:textId="77777777" w:rsidTr="007738DB">
        <w:tc>
          <w:tcPr>
            <w:tcW w:w="1271" w:type="dxa"/>
          </w:tcPr>
          <w:p w14:paraId="4454B845" w14:textId="77777777" w:rsidR="00392577" w:rsidRPr="00AE0AB8" w:rsidRDefault="0039257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7557" w:type="dxa"/>
          </w:tcPr>
          <w:p w14:paraId="012E11D3"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Lectura de números naturales </w:t>
            </w:r>
          </w:p>
        </w:tc>
      </w:tr>
      <w:tr w:rsidR="00392577" w:rsidRPr="00AE0AB8" w14:paraId="03FAD53B" w14:textId="77777777" w:rsidTr="007738DB">
        <w:tc>
          <w:tcPr>
            <w:tcW w:w="1271" w:type="dxa"/>
          </w:tcPr>
          <w:p w14:paraId="2F600C06" w14:textId="77777777" w:rsidR="00392577" w:rsidRPr="00AE0AB8" w:rsidRDefault="00392577"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557" w:type="dxa"/>
          </w:tcPr>
          <w:p w14:paraId="12B9FBBA" w14:textId="77777777" w:rsidR="00392577" w:rsidRPr="00AE0AB8" w:rsidRDefault="00392577"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Actividad que permite que los estudiantes refuercen en cuanto a la lectura de  los números naturales</w:t>
            </w:r>
          </w:p>
        </w:tc>
      </w:tr>
    </w:tbl>
    <w:p w14:paraId="77D7C890" w14:textId="77777777" w:rsidR="00392577" w:rsidRPr="00AE0AB8" w:rsidRDefault="00392577" w:rsidP="00934DAA">
      <w:pPr>
        <w:pStyle w:val="u"/>
        <w:shd w:val="clear" w:color="auto" w:fill="FFFFFF"/>
        <w:spacing w:before="0" w:beforeAutospacing="0" w:after="0" w:afterAutospacing="0" w:line="345" w:lineRule="atLeast"/>
        <w:jc w:val="both"/>
        <w:rPr>
          <w:rStyle w:val="un"/>
          <w:lang w:val="es-ES_tradnl"/>
        </w:rPr>
      </w:pPr>
    </w:p>
    <w:p w14:paraId="5457414D" w14:textId="4093CA56" w:rsidR="00934DAA" w:rsidRPr="00AE0AB8" w:rsidRDefault="001574BA" w:rsidP="000740E9">
      <w:pPr>
        <w:spacing w:after="0"/>
        <w:rPr>
          <w:rFonts w:ascii="Times New Roman" w:hAnsi="Times New Roman" w:cs="Times New Roman"/>
          <w:b/>
        </w:rPr>
      </w:pPr>
      <w:r w:rsidRPr="00AE0AB8">
        <w:rPr>
          <w:rFonts w:ascii="Times New Roman" w:hAnsi="Times New Roman" w:cs="Times New Roman"/>
          <w:highlight w:val="yellow"/>
        </w:rPr>
        <w:t xml:space="preserve"> </w:t>
      </w:r>
      <w:r w:rsidR="00934DAA" w:rsidRPr="00AE0AB8">
        <w:rPr>
          <w:rFonts w:ascii="Times New Roman" w:hAnsi="Times New Roman" w:cs="Times New Roman"/>
          <w:highlight w:val="yellow"/>
        </w:rPr>
        <w:t>[SECCIÓN 2]</w:t>
      </w:r>
      <w:r w:rsidR="00934DAA" w:rsidRPr="00AE0AB8">
        <w:rPr>
          <w:rFonts w:ascii="Times New Roman" w:hAnsi="Times New Roman" w:cs="Times New Roman"/>
        </w:rPr>
        <w:t xml:space="preserve"> </w:t>
      </w:r>
      <w:r w:rsidR="00934DAA" w:rsidRPr="00AE0AB8">
        <w:rPr>
          <w:rFonts w:ascii="Times New Roman" w:hAnsi="Times New Roman" w:cs="Times New Roman"/>
          <w:b/>
        </w:rPr>
        <w:t>2.5</w:t>
      </w:r>
      <w:r w:rsidR="00B02823" w:rsidRPr="00AE0AB8">
        <w:rPr>
          <w:rFonts w:ascii="Times New Roman" w:hAnsi="Times New Roman" w:cs="Times New Roman"/>
          <w:b/>
        </w:rPr>
        <w:t xml:space="preserve"> </w:t>
      </w:r>
      <w:r w:rsidR="00934DAA" w:rsidRPr="00AE0AB8">
        <w:rPr>
          <w:rFonts w:ascii="Times New Roman" w:hAnsi="Times New Roman" w:cs="Times New Roman"/>
          <w:b/>
        </w:rPr>
        <w:t>Consolidación</w:t>
      </w:r>
      <w:r w:rsidR="00953F85" w:rsidRPr="00AE0AB8">
        <w:rPr>
          <w:rFonts w:ascii="Times New Roman" w:hAnsi="Times New Roman" w:cs="Times New Roman"/>
          <w:b/>
        </w:rPr>
        <w:t xml:space="preserve"> </w:t>
      </w:r>
    </w:p>
    <w:p w14:paraId="4B1F55F3" w14:textId="77777777" w:rsidR="007E5F92" w:rsidRPr="00AE0AB8" w:rsidRDefault="007E5F92" w:rsidP="000740E9">
      <w:pPr>
        <w:spacing w:after="0"/>
        <w:rPr>
          <w:rFonts w:ascii="Times New Roman" w:hAnsi="Times New Roman" w:cs="Times New Roman"/>
          <w:b/>
        </w:rPr>
      </w:pPr>
    </w:p>
    <w:p w14:paraId="0C312D83" w14:textId="00243712" w:rsidR="007E5F92" w:rsidRPr="00AE0AB8" w:rsidRDefault="007E5F92" w:rsidP="007E5F92">
      <w:pPr>
        <w:spacing w:after="0"/>
        <w:jc w:val="both"/>
        <w:rPr>
          <w:rFonts w:ascii="Times New Roman" w:hAnsi="Times New Roman" w:cs="Times New Roman"/>
        </w:rPr>
      </w:pPr>
      <w:r w:rsidRPr="00AE0AB8">
        <w:rPr>
          <w:rFonts w:ascii="Times New Roman" w:hAnsi="Times New Roman" w:cs="Times New Roman"/>
        </w:rPr>
        <w:t>Para fortalecer lo aprendido en esta sección se proponen las siguientes actividades:</w:t>
      </w:r>
    </w:p>
    <w:p w14:paraId="3AEAC531" w14:textId="77777777" w:rsidR="00185410" w:rsidRPr="00AE0AB8" w:rsidRDefault="00185410" w:rsidP="000740E9">
      <w:pPr>
        <w:spacing w:after="0"/>
        <w:rPr>
          <w:rFonts w:ascii="Times New Roman" w:hAnsi="Times New Roman" w:cs="Times New Roman"/>
          <w:highlight w:val="yellow"/>
        </w:rPr>
      </w:pPr>
    </w:p>
    <w:tbl>
      <w:tblPr>
        <w:tblStyle w:val="TableGrid"/>
        <w:tblW w:w="8842" w:type="dxa"/>
        <w:tblLook w:val="04A0" w:firstRow="1" w:lastRow="0" w:firstColumn="1" w:lastColumn="0" w:noHBand="0" w:noVBand="1"/>
      </w:tblPr>
      <w:tblGrid>
        <w:gridCol w:w="2469"/>
        <w:gridCol w:w="6373"/>
      </w:tblGrid>
      <w:tr w:rsidR="00185410" w:rsidRPr="00AE0AB8" w14:paraId="5F8E6DD7" w14:textId="77777777" w:rsidTr="00EA7771">
        <w:trPr>
          <w:trHeight w:val="301"/>
        </w:trPr>
        <w:tc>
          <w:tcPr>
            <w:tcW w:w="8842" w:type="dxa"/>
            <w:gridSpan w:val="2"/>
            <w:shd w:val="clear" w:color="auto" w:fill="000000" w:themeFill="text1"/>
          </w:tcPr>
          <w:p w14:paraId="00AF48F4" w14:textId="77777777" w:rsidR="00185410" w:rsidRPr="00AE0AB8" w:rsidRDefault="00185410" w:rsidP="00F3364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185410" w:rsidRPr="00AE0AB8" w14:paraId="4AB9C923" w14:textId="77777777" w:rsidTr="00EA7771">
        <w:trPr>
          <w:trHeight w:val="283"/>
        </w:trPr>
        <w:tc>
          <w:tcPr>
            <w:tcW w:w="2469" w:type="dxa"/>
          </w:tcPr>
          <w:p w14:paraId="7618A998" w14:textId="77777777" w:rsidR="00185410" w:rsidRPr="00AE0AB8" w:rsidRDefault="00185410" w:rsidP="00F33645">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373" w:type="dxa"/>
          </w:tcPr>
          <w:p w14:paraId="2B2F2561" w14:textId="4B0170A9" w:rsidR="00185410" w:rsidRPr="00AE0AB8" w:rsidRDefault="00185410" w:rsidP="00F33645">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w:t>
            </w:r>
            <w:r w:rsidR="00092730">
              <w:rPr>
                <w:rFonts w:ascii="Times New Roman" w:hAnsi="Times New Roman" w:cs="Times New Roman"/>
                <w:color w:val="000000"/>
                <w:sz w:val="24"/>
                <w:szCs w:val="24"/>
              </w:rPr>
              <w:t>5</w:t>
            </w:r>
            <w:r w:rsidRPr="00AE0AB8">
              <w:rPr>
                <w:rFonts w:ascii="Times New Roman" w:hAnsi="Times New Roman" w:cs="Times New Roman"/>
                <w:color w:val="000000"/>
                <w:sz w:val="24"/>
                <w:szCs w:val="24"/>
              </w:rPr>
              <w:t>0</w:t>
            </w:r>
          </w:p>
        </w:tc>
      </w:tr>
      <w:tr w:rsidR="00185410" w:rsidRPr="00AE0AB8" w14:paraId="54744263" w14:textId="77777777" w:rsidTr="00EA7771">
        <w:trPr>
          <w:trHeight w:val="248"/>
        </w:trPr>
        <w:tc>
          <w:tcPr>
            <w:tcW w:w="2469" w:type="dxa"/>
          </w:tcPr>
          <w:p w14:paraId="546627D1" w14:textId="77777777" w:rsidR="00185410" w:rsidRPr="00AE0AB8" w:rsidRDefault="00185410"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373" w:type="dxa"/>
          </w:tcPr>
          <w:p w14:paraId="6E12708A" w14:textId="2C5B14BD" w:rsidR="00185410" w:rsidRPr="00AE0AB8" w:rsidRDefault="00185410" w:rsidP="00F33645">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Los números en nuestras vidas</w:t>
            </w:r>
          </w:p>
        </w:tc>
      </w:tr>
      <w:tr w:rsidR="00185410" w:rsidRPr="00AE0AB8" w14:paraId="3D643B6E" w14:textId="77777777" w:rsidTr="00EA7771">
        <w:trPr>
          <w:trHeight w:val="460"/>
        </w:trPr>
        <w:tc>
          <w:tcPr>
            <w:tcW w:w="2469" w:type="dxa"/>
          </w:tcPr>
          <w:p w14:paraId="0B23AB4E" w14:textId="77777777" w:rsidR="00185410" w:rsidRPr="00AE0AB8" w:rsidRDefault="00185410"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73" w:type="dxa"/>
          </w:tcPr>
          <w:p w14:paraId="726F92EB" w14:textId="56AC24E0" w:rsidR="00185410" w:rsidRPr="00AE0AB8" w:rsidRDefault="00092730" w:rsidP="00F33645">
            <w:pPr>
              <w:rPr>
                <w:rFonts w:ascii="Times New Roman" w:hAnsi="Times New Roman" w:cs="Times New Roman"/>
                <w:sz w:val="24"/>
                <w:szCs w:val="24"/>
                <w:lang w:val="es-ES_tradnl"/>
              </w:rPr>
            </w:pPr>
            <w:r w:rsidRPr="004B2616">
              <w:rPr>
                <w:rFonts w:ascii="Lucida Grande" w:hAnsi="Lucida Grande" w:cs="Lucida Grande"/>
                <w:color w:val="000000"/>
              </w:rPr>
              <w:t>Actividad para escribir en diferentes sistemas de numeración,números que tienen representatividad en su vida cotidiana</w:t>
            </w:r>
          </w:p>
        </w:tc>
      </w:tr>
    </w:tbl>
    <w:p w14:paraId="5B9BBD05" w14:textId="77777777" w:rsidR="00185410" w:rsidRPr="00AE0AB8" w:rsidRDefault="00185410" w:rsidP="000740E9">
      <w:pPr>
        <w:spacing w:after="0"/>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518"/>
        <w:gridCol w:w="6515"/>
      </w:tblGrid>
      <w:tr w:rsidR="00C3492D" w:rsidRPr="00AE0AB8" w14:paraId="4A57AC5B" w14:textId="77777777" w:rsidTr="00F33645">
        <w:tc>
          <w:tcPr>
            <w:tcW w:w="9033" w:type="dxa"/>
            <w:gridSpan w:val="2"/>
            <w:shd w:val="clear" w:color="auto" w:fill="000000" w:themeFill="text1"/>
          </w:tcPr>
          <w:p w14:paraId="2AE911AC" w14:textId="77777777" w:rsidR="00C3492D" w:rsidRPr="00AE0AB8" w:rsidRDefault="00C3492D" w:rsidP="00F3364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C3492D" w:rsidRPr="00AE0AB8" w14:paraId="568C3D01" w14:textId="77777777" w:rsidTr="00F33645">
        <w:tc>
          <w:tcPr>
            <w:tcW w:w="2518" w:type="dxa"/>
          </w:tcPr>
          <w:p w14:paraId="207BF3BB" w14:textId="77777777" w:rsidR="00C3492D" w:rsidRPr="00AE0AB8" w:rsidRDefault="00C3492D" w:rsidP="00F33645">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4E420A26" w14:textId="5D905E29" w:rsidR="00C3492D" w:rsidRPr="00AE0AB8" w:rsidRDefault="00C3492D" w:rsidP="000169FE">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092730">
              <w:rPr>
                <w:rFonts w:ascii="Times New Roman" w:hAnsi="Times New Roman" w:cs="Times New Roman"/>
                <w:color w:val="000000"/>
                <w:sz w:val="24"/>
                <w:szCs w:val="24"/>
              </w:rPr>
              <w:t>16</w:t>
            </w:r>
            <w:r w:rsidR="000169FE" w:rsidRPr="00AE0AB8">
              <w:rPr>
                <w:rFonts w:ascii="Times New Roman" w:hAnsi="Times New Roman" w:cs="Times New Roman"/>
                <w:color w:val="000000"/>
                <w:sz w:val="24"/>
                <w:szCs w:val="24"/>
              </w:rPr>
              <w:t>0</w:t>
            </w:r>
          </w:p>
        </w:tc>
      </w:tr>
      <w:tr w:rsidR="00C3492D" w:rsidRPr="00AE0AB8" w14:paraId="09AE4165" w14:textId="77777777" w:rsidTr="00F33645">
        <w:tc>
          <w:tcPr>
            <w:tcW w:w="2518" w:type="dxa"/>
          </w:tcPr>
          <w:p w14:paraId="5D0D2A1A" w14:textId="77777777" w:rsidR="00C3492D" w:rsidRPr="00AE0AB8" w:rsidRDefault="00C3492D"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5D150002" w14:textId="16C5DD2D" w:rsidR="00C3492D" w:rsidRPr="00AE0AB8" w:rsidRDefault="00C3492D" w:rsidP="00F33645">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¡Te reto¡ Los sistemas de numeración</w:t>
            </w:r>
          </w:p>
        </w:tc>
      </w:tr>
      <w:tr w:rsidR="00C3492D" w:rsidRPr="00AE0AB8" w14:paraId="46F06D19" w14:textId="77777777" w:rsidTr="00F33645">
        <w:tc>
          <w:tcPr>
            <w:tcW w:w="2518" w:type="dxa"/>
          </w:tcPr>
          <w:p w14:paraId="7D0F6C0C" w14:textId="77777777" w:rsidR="00C3492D" w:rsidRPr="00AE0AB8" w:rsidRDefault="00C3492D" w:rsidP="00F3364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Descripción</w:t>
            </w:r>
          </w:p>
        </w:tc>
        <w:tc>
          <w:tcPr>
            <w:tcW w:w="6515" w:type="dxa"/>
          </w:tcPr>
          <w:p w14:paraId="53B0F694" w14:textId="5B142B69" w:rsidR="00C3492D" w:rsidRPr="00AE0AB8" w:rsidRDefault="00092730" w:rsidP="00F33645">
            <w:pPr>
              <w:rPr>
                <w:rFonts w:ascii="Times New Roman" w:hAnsi="Times New Roman" w:cs="Times New Roman"/>
                <w:sz w:val="24"/>
                <w:szCs w:val="24"/>
                <w:lang w:val="es-ES_tradnl"/>
              </w:rPr>
            </w:pPr>
            <w:r w:rsidRPr="00A97A9E">
              <w:rPr>
                <w:rFonts w:ascii="Lucida Grande" w:hAnsi="Lucida Grande" w:cs="Lucida Grande"/>
                <w:color w:val="000000"/>
              </w:rPr>
              <w:t>Actividad para recordar características como el tipo de sistema, la base, los símbolos y reglas de los diversos sistemas de numeración</w:t>
            </w:r>
          </w:p>
        </w:tc>
      </w:tr>
    </w:tbl>
    <w:p w14:paraId="3B04DCAB" w14:textId="77777777" w:rsidR="001F2215" w:rsidRDefault="001F2215" w:rsidP="000740E9">
      <w:pPr>
        <w:spacing w:after="0"/>
        <w:rPr>
          <w:rFonts w:ascii="Times New Roman" w:hAnsi="Times New Roman" w:cs="Times New Roman"/>
          <w:highlight w:val="yellow"/>
        </w:rPr>
      </w:pPr>
    </w:p>
    <w:p w14:paraId="42E6CAEC" w14:textId="77777777" w:rsidR="00092730" w:rsidRPr="00AE0AB8" w:rsidRDefault="00092730" w:rsidP="000740E9">
      <w:pPr>
        <w:spacing w:after="0"/>
        <w:rPr>
          <w:ins w:id="27" w:author="Diana Margarita Gonzalez Martinez" w:date="2015-05-11T20:29:00Z"/>
          <w:rFonts w:ascii="Times New Roman" w:hAnsi="Times New Roman" w:cs="Times New Roman"/>
          <w:highlight w:val="yellow"/>
        </w:rPr>
      </w:pPr>
    </w:p>
    <w:p w14:paraId="7C4A89CD" w14:textId="4731DBA4"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1]</w:t>
      </w:r>
      <w:r w:rsidRPr="00AE0AB8">
        <w:rPr>
          <w:rFonts w:ascii="Times New Roman" w:hAnsi="Times New Roman" w:cs="Times New Roman"/>
        </w:rPr>
        <w:t xml:space="preserve"> </w:t>
      </w:r>
      <w:r w:rsidRPr="00AE0AB8">
        <w:rPr>
          <w:rFonts w:ascii="Times New Roman" w:hAnsi="Times New Roman" w:cs="Times New Roman"/>
          <w:b/>
        </w:rPr>
        <w:t xml:space="preserve">3 Aproximación </w:t>
      </w:r>
      <w:r w:rsidR="00BF1EA8" w:rsidRPr="00AE0AB8">
        <w:rPr>
          <w:rFonts w:ascii="Times New Roman" w:hAnsi="Times New Roman" w:cs="Times New Roman"/>
          <w:b/>
        </w:rPr>
        <w:t>de Números</w:t>
      </w:r>
      <w:r w:rsidRPr="00AE0AB8">
        <w:rPr>
          <w:rFonts w:ascii="Times New Roman" w:hAnsi="Times New Roman" w:cs="Times New Roman"/>
          <w:b/>
        </w:rPr>
        <w:t xml:space="preserve"> Naturales </w:t>
      </w:r>
    </w:p>
    <w:p w14:paraId="451424A1" w14:textId="77777777" w:rsidR="00E64BCD" w:rsidRPr="00AE0AB8" w:rsidRDefault="00E64BCD" w:rsidP="000740E9">
      <w:pPr>
        <w:spacing w:after="0"/>
        <w:rPr>
          <w:rFonts w:ascii="Times New Roman" w:hAnsi="Times New Roman" w:cs="Times New Roman"/>
          <w:b/>
        </w:rPr>
      </w:pPr>
    </w:p>
    <w:p w14:paraId="34FFA796" w14:textId="63D00BA0" w:rsidR="00420350" w:rsidRPr="00AE0AB8" w:rsidRDefault="00420350" w:rsidP="00F101A7">
      <w:pPr>
        <w:jc w:val="both"/>
        <w:rPr>
          <w:rStyle w:val="un"/>
          <w:rFonts w:ascii="Times New Roman" w:hAnsi="Times New Roman" w:cs="Times New Roman"/>
        </w:rPr>
      </w:pPr>
      <w:r w:rsidRPr="00AE0AB8">
        <w:rPr>
          <w:rStyle w:val="un"/>
          <w:rFonts w:ascii="Times New Roman" w:hAnsi="Times New Roman" w:cs="Times New Roman"/>
        </w:rPr>
        <w:t>Es interesante ver como los precios de algunos productos que se compran en los supermercados o artículos de uso personal y hasta ropa y zapatos funcionan con cifras que normalmente “redondeamos”.</w:t>
      </w:r>
    </w:p>
    <w:tbl>
      <w:tblPr>
        <w:tblStyle w:val="TableGrid"/>
        <w:tblW w:w="0" w:type="auto"/>
        <w:tblLook w:val="04A0" w:firstRow="1" w:lastRow="0" w:firstColumn="1" w:lastColumn="0" w:noHBand="0" w:noVBand="1"/>
      </w:tblPr>
      <w:tblGrid>
        <w:gridCol w:w="4527"/>
        <w:gridCol w:w="4527"/>
      </w:tblGrid>
      <w:tr w:rsidR="00420350" w:rsidRPr="00AE0AB8" w14:paraId="2B384E0D" w14:textId="77777777" w:rsidTr="00420350">
        <w:tc>
          <w:tcPr>
            <w:tcW w:w="4527" w:type="dxa"/>
          </w:tcPr>
          <w:p w14:paraId="15B1A302" w14:textId="7596FC8E" w:rsidR="00420350" w:rsidRPr="00AE0AB8" w:rsidRDefault="00420350"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Como lo ofrece el mercado</w:t>
            </w:r>
          </w:p>
        </w:tc>
        <w:tc>
          <w:tcPr>
            <w:tcW w:w="4527" w:type="dxa"/>
          </w:tcPr>
          <w:p w14:paraId="5AC74F41" w14:textId="3C63CBFF" w:rsidR="00420350" w:rsidRPr="00AE0AB8" w:rsidRDefault="00420350"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Como pensamos en su precio</w:t>
            </w:r>
          </w:p>
        </w:tc>
      </w:tr>
      <w:tr w:rsidR="00420350" w:rsidRPr="00AE0AB8" w14:paraId="145C599A" w14:textId="77777777" w:rsidTr="00420350">
        <w:tc>
          <w:tcPr>
            <w:tcW w:w="4527" w:type="dxa"/>
          </w:tcPr>
          <w:p w14:paraId="2A170F9B" w14:textId="5B95CB94" w:rsidR="00420350" w:rsidRPr="00AE0AB8" w:rsidRDefault="00420350"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La leche condensada cuesta $4.999</w:t>
            </w:r>
          </w:p>
        </w:tc>
        <w:tc>
          <w:tcPr>
            <w:tcW w:w="4527" w:type="dxa"/>
          </w:tcPr>
          <w:p w14:paraId="51BE80B4" w14:textId="383F4E71"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Cuesta $5.000</w:t>
            </w:r>
          </w:p>
        </w:tc>
      </w:tr>
      <w:tr w:rsidR="00420350" w:rsidRPr="00AE0AB8" w14:paraId="52F894FD" w14:textId="77777777" w:rsidTr="00420350">
        <w:tc>
          <w:tcPr>
            <w:tcW w:w="4527" w:type="dxa"/>
          </w:tcPr>
          <w:p w14:paraId="35E6251D" w14:textId="6FB1081C"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El saco cuesta $99.999</w:t>
            </w:r>
          </w:p>
        </w:tc>
        <w:tc>
          <w:tcPr>
            <w:tcW w:w="4527" w:type="dxa"/>
          </w:tcPr>
          <w:p w14:paraId="592A9DE7" w14:textId="759109D0"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Cuesta $100.000</w:t>
            </w:r>
          </w:p>
        </w:tc>
      </w:tr>
      <w:tr w:rsidR="00420350" w:rsidRPr="00AE0AB8" w14:paraId="4C01E623" w14:textId="77777777" w:rsidTr="00420350">
        <w:tc>
          <w:tcPr>
            <w:tcW w:w="4527" w:type="dxa"/>
          </w:tcPr>
          <w:p w14:paraId="2578813B" w14:textId="4802727D"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La bolsa de azúcar cuesta $6.999</w:t>
            </w:r>
          </w:p>
        </w:tc>
        <w:tc>
          <w:tcPr>
            <w:tcW w:w="4527" w:type="dxa"/>
          </w:tcPr>
          <w:p w14:paraId="1B028DAD" w14:textId="20EF137B" w:rsidR="00420350" w:rsidRPr="00AE0AB8" w:rsidRDefault="00AF2059" w:rsidP="00F101A7">
            <w:pPr>
              <w:jc w:val="both"/>
              <w:rPr>
                <w:rStyle w:val="un"/>
                <w:rFonts w:ascii="Times New Roman" w:hAnsi="Times New Roman" w:cs="Times New Roman"/>
                <w:sz w:val="24"/>
                <w:szCs w:val="24"/>
              </w:rPr>
            </w:pPr>
            <w:r w:rsidRPr="00AE0AB8">
              <w:rPr>
                <w:rStyle w:val="un"/>
                <w:rFonts w:ascii="Times New Roman" w:hAnsi="Times New Roman" w:cs="Times New Roman"/>
                <w:sz w:val="24"/>
                <w:szCs w:val="24"/>
              </w:rPr>
              <w:t>Cuesta $7.000</w:t>
            </w:r>
          </w:p>
        </w:tc>
      </w:tr>
    </w:tbl>
    <w:p w14:paraId="7920364C" w14:textId="77777777" w:rsidR="00420350" w:rsidRPr="00AE0AB8" w:rsidRDefault="00420350" w:rsidP="00F101A7">
      <w:pPr>
        <w:jc w:val="both"/>
        <w:rPr>
          <w:rStyle w:val="un"/>
          <w:rFonts w:ascii="Times New Roman" w:hAnsi="Times New Roman" w:cs="Times New Roman"/>
        </w:rPr>
      </w:pPr>
    </w:p>
    <w:p w14:paraId="5FAB9CA4" w14:textId="09BDF459" w:rsidR="00AF2059" w:rsidRPr="00AE0AB8" w:rsidRDefault="00AF2059" w:rsidP="00F101A7">
      <w:pPr>
        <w:jc w:val="both"/>
        <w:rPr>
          <w:rStyle w:val="apple-converted-space"/>
          <w:rFonts w:ascii="Times New Roman" w:hAnsi="Times New Roman" w:cs="Times New Roman"/>
        </w:rPr>
      </w:pPr>
      <w:r w:rsidRPr="00AE0AB8">
        <w:rPr>
          <w:rStyle w:val="un"/>
          <w:rFonts w:ascii="Times New Roman" w:hAnsi="Times New Roman" w:cs="Times New Roman"/>
        </w:rPr>
        <w:t xml:space="preserve">Redondear una cantidad es </w:t>
      </w:r>
      <w:r w:rsidR="00F101A7" w:rsidRPr="00AE0AB8">
        <w:rPr>
          <w:rStyle w:val="Strong"/>
          <w:rFonts w:ascii="Times New Roman" w:hAnsi="Times New Roman" w:cs="Times New Roman"/>
          <w:b w:val="0"/>
        </w:rPr>
        <w:t xml:space="preserve">reducir el número de </w:t>
      </w:r>
      <w:r w:rsidRPr="00AE0AB8">
        <w:rPr>
          <w:rStyle w:val="Strong"/>
          <w:rFonts w:ascii="Times New Roman" w:hAnsi="Times New Roman" w:cs="Times New Roman"/>
          <w:b w:val="0"/>
        </w:rPr>
        <w:t xml:space="preserve">sus </w:t>
      </w:r>
      <w:r w:rsidR="00F101A7" w:rsidRPr="00AE0AB8">
        <w:rPr>
          <w:rStyle w:val="Strong"/>
          <w:rFonts w:ascii="Times New Roman" w:hAnsi="Times New Roman" w:cs="Times New Roman"/>
          <w:b w:val="0"/>
        </w:rPr>
        <w:t>cifras significativas</w:t>
      </w:r>
      <w:r w:rsidRPr="00AE0AB8">
        <w:rPr>
          <w:rStyle w:val="apple-converted-space"/>
          <w:rFonts w:ascii="Times New Roman" w:hAnsi="Times New Roman" w:cs="Times New Roman"/>
          <w:b/>
        </w:rPr>
        <w:t>,</w:t>
      </w:r>
      <w:r w:rsidRPr="00AE0AB8">
        <w:rPr>
          <w:rStyle w:val="un"/>
          <w:rFonts w:ascii="Times New Roman" w:hAnsi="Times New Roman" w:cs="Times New Roman"/>
        </w:rPr>
        <w:t xml:space="preserve"> manteniendo un valor parecido pero de mayor facilidad</w:t>
      </w:r>
      <w:r w:rsidR="00F101A7" w:rsidRPr="00AE0AB8">
        <w:rPr>
          <w:rStyle w:val="un"/>
          <w:rFonts w:ascii="Times New Roman" w:hAnsi="Times New Roman" w:cs="Times New Roman"/>
        </w:rPr>
        <w:t>.</w:t>
      </w:r>
      <w:r w:rsidR="00F101A7" w:rsidRPr="00AE0AB8">
        <w:rPr>
          <w:rStyle w:val="apple-converted-space"/>
          <w:rFonts w:ascii="Times New Roman" w:hAnsi="Times New Roman" w:cs="Times New Roman"/>
        </w:rPr>
        <w:t> </w:t>
      </w:r>
    </w:p>
    <w:p w14:paraId="1CAF6000" w14:textId="77777777" w:rsidR="00AF2059" w:rsidRPr="00AE0AB8" w:rsidRDefault="00AF2059" w:rsidP="00F101A7">
      <w:pPr>
        <w:jc w:val="both"/>
        <w:rPr>
          <w:rStyle w:val="apple-converted-space"/>
          <w:rFonts w:ascii="Times New Roman" w:hAnsi="Times New Roman" w:cs="Times New Roman"/>
        </w:rPr>
      </w:pPr>
      <w:r w:rsidRPr="00AE0AB8">
        <w:rPr>
          <w:rStyle w:val="apple-converted-space"/>
          <w:rFonts w:ascii="Times New Roman" w:hAnsi="Times New Roman" w:cs="Times New Roman"/>
        </w:rPr>
        <w:t>Para redondear un número se deben tener en cuenta las siguientes reglas:</w:t>
      </w:r>
    </w:p>
    <w:p w14:paraId="72227281" w14:textId="4A5E5676" w:rsidR="00AF2059" w:rsidRPr="00AE0AB8" w:rsidRDefault="00F101A7" w:rsidP="00AF2059">
      <w:pPr>
        <w:pStyle w:val="ListParagraph"/>
        <w:numPr>
          <w:ilvl w:val="0"/>
          <w:numId w:val="49"/>
        </w:numPr>
        <w:jc w:val="both"/>
        <w:rPr>
          <w:rStyle w:val="un"/>
          <w:rFonts w:ascii="Times New Roman" w:hAnsi="Times New Roman" w:cs="Times New Roman"/>
        </w:rPr>
      </w:pPr>
      <w:r w:rsidRPr="00AE0AB8">
        <w:rPr>
          <w:rStyle w:val="un"/>
          <w:rFonts w:ascii="Times New Roman" w:hAnsi="Times New Roman" w:cs="Times New Roman"/>
        </w:rPr>
        <w:t>Si la primera cifra q</w:t>
      </w:r>
      <w:r w:rsidR="00AF2059" w:rsidRPr="00AE0AB8">
        <w:rPr>
          <w:rStyle w:val="un"/>
          <w:rFonts w:ascii="Times New Roman" w:hAnsi="Times New Roman" w:cs="Times New Roman"/>
        </w:rPr>
        <w:t>ue se sustituye es mayor</w:t>
      </w:r>
      <w:r w:rsidRPr="00AE0AB8">
        <w:rPr>
          <w:rStyle w:val="un"/>
          <w:rFonts w:ascii="Times New Roman" w:hAnsi="Times New Roman" w:cs="Times New Roman"/>
        </w:rPr>
        <w:t xml:space="preserve"> que</w:t>
      </w:r>
      <w:r w:rsidR="00AF2059" w:rsidRPr="00AE0AB8">
        <w:rPr>
          <w:rStyle w:val="un"/>
          <w:rFonts w:ascii="Times New Roman" w:hAnsi="Times New Roman" w:cs="Times New Roman"/>
        </w:rPr>
        <w:t xml:space="preserve"> 5, se aumenta en una unidad la </w:t>
      </w:r>
      <w:r w:rsidRPr="00AE0AB8">
        <w:rPr>
          <w:rStyle w:val="un"/>
          <w:rFonts w:ascii="Times New Roman" w:hAnsi="Times New Roman" w:cs="Times New Roman"/>
        </w:rPr>
        <w:t>cifra anterior</w:t>
      </w:r>
      <w:ins w:id="28" w:author="Diana Margarita Gonzalez Martinez" w:date="2015-05-11T20:29:00Z">
        <w:r w:rsidR="001F2215" w:rsidRPr="00AE0AB8">
          <w:rPr>
            <w:rStyle w:val="un"/>
            <w:rFonts w:ascii="Times New Roman" w:hAnsi="Times New Roman" w:cs="Times New Roman"/>
          </w:rPr>
          <w:t>.</w:t>
        </w:r>
      </w:ins>
      <w:r w:rsidRPr="00AE0AB8">
        <w:rPr>
          <w:rStyle w:val="un"/>
          <w:rFonts w:ascii="Times New Roman" w:hAnsi="Times New Roman" w:cs="Times New Roman"/>
        </w:rPr>
        <w:t xml:space="preserve"> </w:t>
      </w:r>
    </w:p>
    <w:p w14:paraId="1413F8A1" w14:textId="5564CE05" w:rsidR="00AF2059" w:rsidRPr="00AE0AB8" w:rsidRDefault="00AF2059" w:rsidP="00AF2059">
      <w:pPr>
        <w:pStyle w:val="ListParagraph"/>
        <w:numPr>
          <w:ilvl w:val="0"/>
          <w:numId w:val="49"/>
        </w:numPr>
        <w:jc w:val="both"/>
        <w:rPr>
          <w:rStyle w:val="un"/>
          <w:rFonts w:ascii="Times New Roman" w:hAnsi="Times New Roman" w:cs="Times New Roman"/>
        </w:rPr>
      </w:pPr>
      <w:r w:rsidRPr="00AE0AB8">
        <w:rPr>
          <w:rStyle w:val="un"/>
          <w:rFonts w:ascii="Times New Roman" w:hAnsi="Times New Roman" w:cs="Times New Roman"/>
        </w:rPr>
        <w:t>Si la primera cifra que se sustituye es menor que 5, se disminuye en una unidad la cifra anterior</w:t>
      </w:r>
      <w:ins w:id="29" w:author="Diana Margarita Gonzalez Martinez" w:date="2015-05-11T20:29:00Z">
        <w:r w:rsidRPr="00AE0AB8">
          <w:rPr>
            <w:rStyle w:val="un"/>
            <w:rFonts w:ascii="Times New Roman" w:hAnsi="Times New Roman" w:cs="Times New Roman"/>
          </w:rPr>
          <w:t>.</w:t>
        </w:r>
      </w:ins>
    </w:p>
    <w:p w14:paraId="17407368" w14:textId="2E0A5405" w:rsidR="00AF2059" w:rsidRPr="00AE0AB8" w:rsidRDefault="00AF2059" w:rsidP="00AF2059">
      <w:pPr>
        <w:pStyle w:val="ListParagraph"/>
        <w:numPr>
          <w:ilvl w:val="0"/>
          <w:numId w:val="49"/>
        </w:numPr>
        <w:jc w:val="both"/>
        <w:rPr>
          <w:rStyle w:val="un"/>
          <w:rFonts w:ascii="Times New Roman" w:hAnsi="Times New Roman" w:cs="Times New Roman"/>
        </w:rPr>
      </w:pPr>
      <w:r w:rsidRPr="00AE0AB8">
        <w:rPr>
          <w:rStyle w:val="un"/>
          <w:rFonts w:ascii="Times New Roman" w:hAnsi="Times New Roman" w:cs="Times New Roman"/>
        </w:rPr>
        <w:t>Si la cifra que se sustituye es 5, cualquiera de las dos reglas anteriores es válida.</w:t>
      </w:r>
    </w:p>
    <w:p w14:paraId="2AA4E291" w14:textId="77777777" w:rsidR="00AF2059" w:rsidRPr="00AE0AB8" w:rsidRDefault="00AF2059" w:rsidP="00AF2059">
      <w:pPr>
        <w:pStyle w:val="ListParagraph"/>
        <w:jc w:val="both"/>
        <w:rPr>
          <w:rStyle w:val="un"/>
          <w:rFonts w:ascii="Times New Roman" w:hAnsi="Times New Roman" w:cs="Times New Roman"/>
        </w:rPr>
      </w:pPr>
    </w:p>
    <w:p w14:paraId="2B35ACFF" w14:textId="1E33C4B7" w:rsidR="008B239C" w:rsidRPr="00092730" w:rsidRDefault="00AF2059" w:rsidP="00092730">
      <w:pPr>
        <w:jc w:val="both"/>
        <w:rPr>
          <w:rFonts w:ascii="Times New Roman" w:hAnsi="Times New Roman" w:cs="Times New Roman"/>
          <w:lang w:val="es-CO"/>
        </w:rPr>
      </w:pPr>
      <w:r w:rsidRPr="00AE0AB8">
        <w:rPr>
          <w:rFonts w:ascii="Times New Roman" w:hAnsi="Times New Roman" w:cs="Times New Roman"/>
          <w:lang w:val="es-CO"/>
        </w:rPr>
        <w:t xml:space="preserve">Teniendo en cuenta lo anterior, se puede afirmar que redondear es </w:t>
      </w:r>
      <w:r w:rsidR="00F101A7" w:rsidRPr="00AE0AB8">
        <w:rPr>
          <w:rFonts w:ascii="Times New Roman" w:hAnsi="Times New Roman" w:cs="Times New Roman"/>
          <w:lang w:val="es-CO"/>
        </w:rPr>
        <w:t>encontrar la decena, centena, unidad de mil, decena de mil, centena de mil, unidad de millón,… más cercana a ese número.</w:t>
      </w:r>
    </w:p>
    <w:tbl>
      <w:tblPr>
        <w:tblStyle w:val="TableGrid"/>
        <w:tblW w:w="0" w:type="auto"/>
        <w:tblLook w:val="04A0" w:firstRow="1" w:lastRow="0" w:firstColumn="1" w:lastColumn="0" w:noHBand="0" w:noVBand="1"/>
      </w:tblPr>
      <w:tblGrid>
        <w:gridCol w:w="1413"/>
        <w:gridCol w:w="7415"/>
      </w:tblGrid>
      <w:tr w:rsidR="00504B89" w:rsidRPr="00AE0AB8" w14:paraId="60B1ACB1" w14:textId="77777777" w:rsidTr="00556983">
        <w:tc>
          <w:tcPr>
            <w:tcW w:w="8828" w:type="dxa"/>
            <w:gridSpan w:val="2"/>
            <w:shd w:val="clear" w:color="auto" w:fill="000000" w:themeFill="text1"/>
          </w:tcPr>
          <w:p w14:paraId="61FDCD16" w14:textId="77777777" w:rsidR="00504B89" w:rsidRPr="00AE0AB8" w:rsidRDefault="00504B89" w:rsidP="003B0F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Destacado</w:t>
            </w:r>
          </w:p>
        </w:tc>
      </w:tr>
      <w:tr w:rsidR="00504B89" w:rsidRPr="00AE0AB8" w14:paraId="7A401E47" w14:textId="77777777" w:rsidTr="00556983">
        <w:tc>
          <w:tcPr>
            <w:tcW w:w="1413" w:type="dxa"/>
          </w:tcPr>
          <w:p w14:paraId="1B3AF984" w14:textId="77777777" w:rsidR="00504B89" w:rsidRPr="00AE0AB8" w:rsidRDefault="00504B89" w:rsidP="003B0F1D">
            <w:pPr>
              <w:rPr>
                <w:rFonts w:ascii="Times New Roman" w:hAnsi="Times New Roman" w:cs="Times New Roman"/>
                <w:b/>
                <w:sz w:val="24"/>
                <w:szCs w:val="24"/>
              </w:rPr>
            </w:pPr>
            <w:r w:rsidRPr="00AE0AB8">
              <w:rPr>
                <w:rFonts w:ascii="Times New Roman" w:hAnsi="Times New Roman" w:cs="Times New Roman"/>
                <w:b/>
                <w:sz w:val="24"/>
                <w:szCs w:val="24"/>
              </w:rPr>
              <w:t>Título</w:t>
            </w:r>
          </w:p>
        </w:tc>
        <w:tc>
          <w:tcPr>
            <w:tcW w:w="7415" w:type="dxa"/>
          </w:tcPr>
          <w:p w14:paraId="4082F00E" w14:textId="620A5C36" w:rsidR="00504B89" w:rsidRPr="00AE0AB8" w:rsidRDefault="00504B89" w:rsidP="003B0F1D">
            <w:pPr>
              <w:jc w:val="center"/>
              <w:rPr>
                <w:rFonts w:ascii="Times New Roman" w:hAnsi="Times New Roman" w:cs="Times New Roman"/>
                <w:b/>
                <w:sz w:val="24"/>
                <w:szCs w:val="24"/>
              </w:rPr>
            </w:pPr>
            <w:r w:rsidRPr="00AE0AB8">
              <w:rPr>
                <w:rFonts w:ascii="Times New Roman" w:hAnsi="Times New Roman" w:cs="Times New Roman"/>
                <w:b/>
                <w:sz w:val="24"/>
                <w:szCs w:val="24"/>
              </w:rPr>
              <w:t xml:space="preserve">El truncamiento de los números </w:t>
            </w:r>
          </w:p>
        </w:tc>
      </w:tr>
      <w:tr w:rsidR="00504B89" w:rsidRPr="00AE0AB8" w14:paraId="05B4224B" w14:textId="77777777" w:rsidTr="00556983">
        <w:tc>
          <w:tcPr>
            <w:tcW w:w="1413" w:type="dxa"/>
          </w:tcPr>
          <w:p w14:paraId="08D677CB" w14:textId="77777777" w:rsidR="00504B89" w:rsidRPr="00AE0AB8" w:rsidRDefault="00504B89" w:rsidP="003B0F1D">
            <w:pPr>
              <w:rPr>
                <w:rFonts w:ascii="Times New Roman" w:hAnsi="Times New Roman" w:cs="Times New Roman"/>
                <w:sz w:val="24"/>
                <w:szCs w:val="24"/>
              </w:rPr>
            </w:pPr>
            <w:r w:rsidRPr="00AE0AB8">
              <w:rPr>
                <w:rFonts w:ascii="Times New Roman" w:hAnsi="Times New Roman" w:cs="Times New Roman"/>
                <w:b/>
                <w:sz w:val="24"/>
                <w:szCs w:val="24"/>
              </w:rPr>
              <w:t>Contenido</w:t>
            </w:r>
          </w:p>
        </w:tc>
        <w:tc>
          <w:tcPr>
            <w:tcW w:w="7415" w:type="dxa"/>
          </w:tcPr>
          <w:p w14:paraId="0066F8B6" w14:textId="77777777" w:rsidR="008B239C" w:rsidRPr="00AE0AB8" w:rsidRDefault="008B239C" w:rsidP="003B0F1D">
            <w:pPr>
              <w:pStyle w:val="u"/>
              <w:spacing w:before="0" w:beforeAutospacing="0" w:after="0" w:afterAutospacing="0" w:line="345" w:lineRule="atLeast"/>
              <w:jc w:val="both"/>
              <w:rPr>
                <w:sz w:val="24"/>
                <w:szCs w:val="24"/>
              </w:rPr>
            </w:pPr>
          </w:p>
          <w:p w14:paraId="576D1CE3" w14:textId="77777777" w:rsidR="00504B89" w:rsidRPr="00AE0AB8" w:rsidRDefault="00504B89" w:rsidP="003B0F1D">
            <w:pPr>
              <w:pStyle w:val="u"/>
              <w:spacing w:before="0" w:beforeAutospacing="0" w:after="0" w:afterAutospacing="0" w:line="345" w:lineRule="atLeast"/>
              <w:jc w:val="both"/>
              <w:rPr>
                <w:sz w:val="24"/>
                <w:szCs w:val="24"/>
              </w:rPr>
            </w:pPr>
            <w:r w:rsidRPr="00AE0AB8">
              <w:rPr>
                <w:sz w:val="24"/>
                <w:szCs w:val="24"/>
              </w:rPr>
              <w:t xml:space="preserve">Otra forma de aproximación de números es el truncamiento, que consiste en sustituir por ceros las cifras de un número hasta un orden de magnitud determinado. </w:t>
            </w:r>
          </w:p>
          <w:p w14:paraId="151C9E28" w14:textId="3AE95DBA" w:rsidR="00504B89" w:rsidRPr="00AE0AB8" w:rsidRDefault="00504B89" w:rsidP="00504B89">
            <w:pPr>
              <w:shd w:val="clear" w:color="auto" w:fill="FFFFFF"/>
              <w:spacing w:line="345" w:lineRule="atLeast"/>
              <w:jc w:val="both"/>
              <w:rPr>
                <w:rFonts w:ascii="Times New Roman" w:eastAsia="Times New Roman" w:hAnsi="Times New Roman" w:cs="Times New Roman"/>
                <w:color w:val="333333"/>
                <w:sz w:val="24"/>
                <w:szCs w:val="24"/>
                <w:lang w:val="es-CO" w:eastAsia="es-CO"/>
              </w:rPr>
            </w:pPr>
            <w:r w:rsidRPr="00AE0AB8">
              <w:rPr>
                <w:rFonts w:ascii="Times New Roman" w:eastAsia="Times New Roman" w:hAnsi="Times New Roman" w:cs="Times New Roman"/>
                <w:sz w:val="24"/>
                <w:szCs w:val="24"/>
                <w:lang w:val="es-CO" w:eastAsia="es-CO"/>
              </w:rPr>
              <w:t>Truncamiento: el 323.</w:t>
            </w:r>
            <w:ins w:id="30" w:author="Diana Margarita Gonzalez Martinez" w:date="2015-05-11T20:32:00Z">
              <w:r w:rsidR="00BD6502" w:rsidRPr="00AE0AB8">
                <w:rPr>
                  <w:rFonts w:ascii="Times New Roman" w:eastAsia="Times New Roman" w:hAnsi="Times New Roman" w:cs="Times New Roman"/>
                  <w:sz w:val="24"/>
                  <w:szCs w:val="24"/>
                  <w:lang w:val="es-CO" w:eastAsia="es-CO"/>
                </w:rPr>
                <w:t xml:space="preserve"> </w:t>
              </w:r>
            </w:ins>
            <w:r w:rsidRPr="00AE0AB8">
              <w:rPr>
                <w:rFonts w:ascii="Times New Roman" w:eastAsia="Times New Roman" w:hAnsi="Times New Roman" w:cs="Times New Roman"/>
                <w:sz w:val="24"/>
                <w:szCs w:val="24"/>
                <w:lang w:val="es-CO" w:eastAsia="es-CO"/>
              </w:rPr>
              <w:t>855 se trunca a las unidades de mil como 323.</w:t>
            </w:r>
            <w:ins w:id="31" w:author="Diana Margarita Gonzalez Martinez" w:date="2015-05-11T20:32:00Z">
              <w:r w:rsidR="00BD6502" w:rsidRPr="00AE0AB8">
                <w:rPr>
                  <w:rFonts w:ascii="Times New Roman" w:eastAsia="Times New Roman" w:hAnsi="Times New Roman" w:cs="Times New Roman"/>
                  <w:sz w:val="24"/>
                  <w:szCs w:val="24"/>
                  <w:lang w:val="es-CO" w:eastAsia="es-CO"/>
                </w:rPr>
                <w:t xml:space="preserve"> </w:t>
              </w:r>
            </w:ins>
            <w:r w:rsidRPr="00AE0AB8">
              <w:rPr>
                <w:rFonts w:ascii="Times New Roman" w:eastAsia="Times New Roman" w:hAnsi="Times New Roman" w:cs="Times New Roman"/>
                <w:sz w:val="24"/>
                <w:szCs w:val="24"/>
                <w:lang w:val="es-CO" w:eastAsia="es-CO"/>
              </w:rPr>
              <w:t>000</w:t>
            </w:r>
            <w:r w:rsidRPr="00AE0AB8">
              <w:rPr>
                <w:rFonts w:ascii="Times New Roman" w:eastAsia="Times New Roman" w:hAnsi="Times New Roman" w:cs="Times New Roman"/>
                <w:color w:val="333333"/>
                <w:sz w:val="24"/>
                <w:szCs w:val="24"/>
                <w:lang w:val="es-CO" w:eastAsia="es-CO"/>
              </w:rPr>
              <w:t>.</w:t>
            </w:r>
          </w:p>
          <w:p w14:paraId="2736F0D4" w14:textId="77777777" w:rsidR="00504B89" w:rsidRPr="00AE0AB8" w:rsidRDefault="00504B89" w:rsidP="003B0F1D">
            <w:pPr>
              <w:pStyle w:val="u"/>
              <w:spacing w:before="0" w:beforeAutospacing="0" w:after="0" w:afterAutospacing="0" w:line="345" w:lineRule="atLeast"/>
              <w:jc w:val="both"/>
              <w:rPr>
                <w:sz w:val="24"/>
                <w:szCs w:val="24"/>
                <w:shd w:val="clear" w:color="auto" w:fill="FFFFFF"/>
              </w:rPr>
            </w:pPr>
          </w:p>
          <w:p w14:paraId="2DEA044F" w14:textId="3A548488" w:rsidR="00C57A54" w:rsidRPr="00AE0AB8" w:rsidRDefault="00C57A54" w:rsidP="003B0F1D">
            <w:pPr>
              <w:pStyle w:val="u"/>
              <w:spacing w:before="0" w:beforeAutospacing="0" w:after="0" w:afterAutospacing="0" w:line="345" w:lineRule="atLeast"/>
              <w:jc w:val="both"/>
              <w:rPr>
                <w:sz w:val="24"/>
                <w:szCs w:val="24"/>
                <w:shd w:val="clear" w:color="auto" w:fill="FFFFFF"/>
              </w:rPr>
            </w:pPr>
          </w:p>
        </w:tc>
      </w:tr>
    </w:tbl>
    <w:p w14:paraId="092DE343" w14:textId="77777777" w:rsidR="00E64BCD" w:rsidRDefault="00E64BCD" w:rsidP="000740E9">
      <w:pPr>
        <w:spacing w:after="0"/>
        <w:rPr>
          <w:rFonts w:ascii="Times New Roman" w:hAnsi="Times New Roman" w:cs="Times New Roman"/>
          <w:b/>
          <w:lang w:val="es-CO"/>
        </w:rPr>
      </w:pPr>
    </w:p>
    <w:p w14:paraId="38ABA3A7" w14:textId="77777777" w:rsidR="009A0D1D" w:rsidRDefault="009A0D1D" w:rsidP="000740E9">
      <w:pPr>
        <w:spacing w:after="0"/>
        <w:rPr>
          <w:rFonts w:ascii="Times New Roman" w:hAnsi="Times New Roman" w:cs="Times New Roman"/>
          <w:b/>
          <w:lang w:val="es-CO"/>
        </w:rPr>
      </w:pPr>
    </w:p>
    <w:p w14:paraId="2BB216FC" w14:textId="77777777" w:rsidR="009A0D1D" w:rsidRDefault="009A0D1D" w:rsidP="000740E9">
      <w:pPr>
        <w:spacing w:after="0"/>
        <w:rPr>
          <w:rFonts w:ascii="Times New Roman" w:hAnsi="Times New Roman" w:cs="Times New Roman"/>
          <w:b/>
          <w:lang w:val="es-CO"/>
        </w:rPr>
      </w:pPr>
    </w:p>
    <w:p w14:paraId="6A2888CD" w14:textId="77777777" w:rsidR="009A0D1D" w:rsidRDefault="009A0D1D" w:rsidP="000740E9">
      <w:pPr>
        <w:spacing w:after="0"/>
        <w:rPr>
          <w:rFonts w:ascii="Times New Roman" w:hAnsi="Times New Roman" w:cs="Times New Roman"/>
          <w:b/>
          <w:lang w:val="es-CO"/>
        </w:rPr>
      </w:pPr>
    </w:p>
    <w:tbl>
      <w:tblPr>
        <w:tblStyle w:val="TableGrid"/>
        <w:tblW w:w="0" w:type="auto"/>
        <w:tblLook w:val="04A0" w:firstRow="1" w:lastRow="0" w:firstColumn="1" w:lastColumn="0" w:noHBand="0" w:noVBand="1"/>
      </w:tblPr>
      <w:tblGrid>
        <w:gridCol w:w="2518"/>
        <w:gridCol w:w="6515"/>
      </w:tblGrid>
      <w:tr w:rsidR="009A0D1D" w:rsidRPr="00AE0AB8" w14:paraId="6F48CAC7" w14:textId="77777777" w:rsidTr="009A0D1D">
        <w:tc>
          <w:tcPr>
            <w:tcW w:w="9033" w:type="dxa"/>
            <w:gridSpan w:val="2"/>
            <w:shd w:val="clear" w:color="auto" w:fill="000000" w:themeFill="text1"/>
          </w:tcPr>
          <w:p w14:paraId="14B7EE97" w14:textId="77777777" w:rsidR="009A0D1D" w:rsidRPr="00AE0AB8" w:rsidRDefault="009A0D1D" w:rsidP="009A0D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lastRenderedPageBreak/>
              <w:t>Profundiza: recurso nuevo</w:t>
            </w:r>
          </w:p>
        </w:tc>
      </w:tr>
      <w:tr w:rsidR="009A0D1D" w:rsidRPr="00AE0AB8" w14:paraId="3484787A" w14:textId="77777777" w:rsidTr="009A0D1D">
        <w:tc>
          <w:tcPr>
            <w:tcW w:w="2518" w:type="dxa"/>
          </w:tcPr>
          <w:p w14:paraId="56982FC6" w14:textId="77777777" w:rsidR="009A0D1D" w:rsidRPr="00AE0AB8" w:rsidRDefault="009A0D1D" w:rsidP="009A0D1D">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76DA5F5" w14:textId="694F8E88" w:rsidR="009A0D1D" w:rsidRPr="00AE0AB8" w:rsidRDefault="00891C72" w:rsidP="009A0D1D">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MA_06_02_CO_REC17</w:t>
            </w:r>
            <w:r w:rsidR="009A0D1D" w:rsidRPr="00AE0AB8">
              <w:rPr>
                <w:rFonts w:ascii="Times New Roman" w:hAnsi="Times New Roman" w:cs="Times New Roman"/>
                <w:color w:val="000000"/>
                <w:sz w:val="24"/>
                <w:szCs w:val="24"/>
              </w:rPr>
              <w:t>0</w:t>
            </w:r>
          </w:p>
        </w:tc>
      </w:tr>
      <w:tr w:rsidR="009A0D1D" w:rsidRPr="00AE0AB8" w14:paraId="7B370EEA" w14:textId="77777777" w:rsidTr="009A0D1D">
        <w:tc>
          <w:tcPr>
            <w:tcW w:w="2518" w:type="dxa"/>
          </w:tcPr>
          <w:p w14:paraId="590EBD4E" w14:textId="77777777" w:rsidR="009A0D1D" w:rsidRPr="00AE0AB8" w:rsidRDefault="009A0D1D" w:rsidP="009A0D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AF95B79" w14:textId="3963D79F" w:rsidR="009A0D1D" w:rsidRPr="00AE0AB8" w:rsidRDefault="00891C72" w:rsidP="009A0D1D">
            <w:pPr>
              <w:rPr>
                <w:rFonts w:ascii="Times New Roman" w:hAnsi="Times New Roman" w:cs="Times New Roman"/>
                <w:color w:val="000000"/>
                <w:sz w:val="24"/>
                <w:szCs w:val="24"/>
              </w:rPr>
            </w:pPr>
            <w:r>
              <w:rPr>
                <w:rFonts w:ascii="Times New Roman" w:hAnsi="Times New Roman" w:cs="Times New Roman"/>
                <w:sz w:val="24"/>
                <w:szCs w:val="24"/>
                <w:lang w:val="es-ES_tradnl"/>
              </w:rPr>
              <w:t>Aproximación de números naturales</w:t>
            </w:r>
            <w:r w:rsidRPr="00AE0AB8">
              <w:rPr>
                <w:rFonts w:ascii="Times New Roman" w:hAnsi="Times New Roman" w:cs="Times New Roman"/>
                <w:color w:val="000000"/>
                <w:sz w:val="24"/>
                <w:szCs w:val="24"/>
              </w:rPr>
              <w:t xml:space="preserve"> </w:t>
            </w:r>
          </w:p>
        </w:tc>
      </w:tr>
      <w:tr w:rsidR="009A0D1D" w:rsidRPr="00AE0AB8" w14:paraId="46C8C063" w14:textId="77777777" w:rsidTr="009A0D1D">
        <w:tc>
          <w:tcPr>
            <w:tcW w:w="2518" w:type="dxa"/>
          </w:tcPr>
          <w:p w14:paraId="0A441ED2" w14:textId="77777777" w:rsidR="009A0D1D" w:rsidRPr="00AE0AB8" w:rsidRDefault="009A0D1D" w:rsidP="009A0D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725F22D9" w14:textId="364838C4" w:rsidR="009A0D1D" w:rsidRPr="00AE0AB8" w:rsidRDefault="00891C72" w:rsidP="009A0D1D">
            <w:pPr>
              <w:rPr>
                <w:rFonts w:ascii="Times New Roman" w:hAnsi="Times New Roman" w:cs="Times New Roman"/>
                <w:sz w:val="24"/>
                <w:szCs w:val="24"/>
                <w:lang w:val="es-ES_tradnl"/>
              </w:rPr>
            </w:pPr>
            <w:r w:rsidRPr="006130E0">
              <w:rPr>
                <w:rFonts w:ascii="Lucida Grande" w:hAnsi="Lucida Grande" w:cs="Lucida Grande"/>
                <w:color w:val="000000"/>
              </w:rPr>
              <w:t>Interactivo para comprender el truncamiento y redondeo de números naturale</w:t>
            </w:r>
            <w:r>
              <w:rPr>
                <w:rFonts w:ascii="Lucida Grande" w:hAnsi="Lucida Grande" w:cs="Lucida Grande"/>
                <w:color w:val="000000"/>
              </w:rPr>
              <w:t>s</w:t>
            </w:r>
          </w:p>
        </w:tc>
      </w:tr>
    </w:tbl>
    <w:p w14:paraId="0BD43F8A" w14:textId="77777777" w:rsidR="00092730" w:rsidRDefault="00092730" w:rsidP="000740E9">
      <w:pPr>
        <w:spacing w:after="0"/>
        <w:rPr>
          <w:rFonts w:ascii="Times New Roman" w:hAnsi="Times New Roman" w:cs="Times New Roman"/>
          <w:highlight w:val="yellow"/>
        </w:rPr>
      </w:pPr>
    </w:p>
    <w:p w14:paraId="68963C24" w14:textId="77777777" w:rsidR="00092730" w:rsidRPr="00AE0AB8" w:rsidRDefault="00092730" w:rsidP="000740E9">
      <w:pPr>
        <w:spacing w:after="0"/>
        <w:rPr>
          <w:rFonts w:ascii="Times New Roman" w:hAnsi="Times New Roman" w:cs="Times New Roman"/>
          <w:highlight w:val="yellow"/>
        </w:rPr>
      </w:pPr>
    </w:p>
    <w:p w14:paraId="4D05DBF4" w14:textId="7C4CCC1D"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Pr="00AE0AB8">
        <w:rPr>
          <w:rFonts w:ascii="Times New Roman" w:hAnsi="Times New Roman" w:cs="Times New Roman"/>
          <w:b/>
        </w:rPr>
        <w:t xml:space="preserve">3.1 Consolidación </w:t>
      </w:r>
    </w:p>
    <w:p w14:paraId="5D0D1C7E" w14:textId="77777777" w:rsidR="00E52E1A" w:rsidRPr="00AE0AB8" w:rsidRDefault="00E52E1A" w:rsidP="000740E9">
      <w:pPr>
        <w:spacing w:after="0"/>
        <w:rPr>
          <w:rFonts w:ascii="Times New Roman" w:hAnsi="Times New Roman" w:cs="Times New Roman"/>
          <w:b/>
        </w:rPr>
      </w:pPr>
    </w:p>
    <w:p w14:paraId="74D40CBC" w14:textId="56404E40" w:rsidR="000740E9" w:rsidRPr="00AE0AB8" w:rsidRDefault="007E5F92" w:rsidP="007E5F92">
      <w:pPr>
        <w:spacing w:after="0"/>
        <w:jc w:val="both"/>
        <w:rPr>
          <w:rFonts w:ascii="Times New Roman" w:hAnsi="Times New Roman" w:cs="Times New Roman"/>
        </w:rPr>
      </w:pPr>
      <w:r w:rsidRPr="00AE0AB8">
        <w:rPr>
          <w:rFonts w:ascii="Times New Roman" w:hAnsi="Times New Roman" w:cs="Times New Roman"/>
        </w:rPr>
        <w:t xml:space="preserve">Para practicar lo aprendido en ésta sección, se proponen las siguientes actividades: </w:t>
      </w:r>
    </w:p>
    <w:p w14:paraId="08615029" w14:textId="77777777" w:rsidR="007E5F92" w:rsidRPr="00AE0AB8" w:rsidRDefault="007E5F92" w:rsidP="000740E9">
      <w:pPr>
        <w:spacing w:after="0"/>
        <w:rPr>
          <w:rFonts w:ascii="Times New Roman" w:hAnsi="Times New Roman" w:cs="Times New Roman"/>
          <w:b/>
        </w:rPr>
      </w:pPr>
    </w:p>
    <w:tbl>
      <w:tblPr>
        <w:tblStyle w:val="TableGrid"/>
        <w:tblW w:w="0" w:type="auto"/>
        <w:tblLayout w:type="fixed"/>
        <w:tblLook w:val="04A0" w:firstRow="1" w:lastRow="0" w:firstColumn="1" w:lastColumn="0" w:noHBand="0" w:noVBand="1"/>
      </w:tblPr>
      <w:tblGrid>
        <w:gridCol w:w="1555"/>
        <w:gridCol w:w="7273"/>
      </w:tblGrid>
      <w:tr w:rsidR="000B2B39" w:rsidRPr="00AE0AB8" w14:paraId="01BCB788" w14:textId="77777777" w:rsidTr="00054146">
        <w:tc>
          <w:tcPr>
            <w:tcW w:w="8828" w:type="dxa"/>
            <w:gridSpan w:val="2"/>
            <w:shd w:val="clear" w:color="auto" w:fill="000000" w:themeFill="text1"/>
          </w:tcPr>
          <w:p w14:paraId="220054AA" w14:textId="77777777" w:rsidR="000B2B39" w:rsidRPr="00AE0AB8" w:rsidRDefault="000B2B39" w:rsidP="006B393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aprovechado</w:t>
            </w:r>
          </w:p>
        </w:tc>
      </w:tr>
      <w:tr w:rsidR="000B2B39" w:rsidRPr="00AE0AB8" w14:paraId="42D1F9CF" w14:textId="77777777" w:rsidTr="00054146">
        <w:tc>
          <w:tcPr>
            <w:tcW w:w="1555" w:type="dxa"/>
          </w:tcPr>
          <w:p w14:paraId="3FD9919B" w14:textId="77777777" w:rsidR="000B2B39" w:rsidRPr="00AE0AB8" w:rsidRDefault="000B2B39"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273" w:type="dxa"/>
          </w:tcPr>
          <w:p w14:paraId="18B3BFCE" w14:textId="6FE25514" w:rsidR="000B2B39" w:rsidRPr="00AE0AB8" w:rsidRDefault="00185410" w:rsidP="006B3931">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w:t>
            </w:r>
            <w:r w:rsidR="00234884">
              <w:rPr>
                <w:rFonts w:ascii="Times New Roman" w:hAnsi="Times New Roman" w:cs="Times New Roman"/>
                <w:color w:val="000000"/>
                <w:sz w:val="24"/>
                <w:szCs w:val="24"/>
              </w:rPr>
              <w:t>18</w:t>
            </w:r>
            <w:r w:rsidRPr="00AE0AB8">
              <w:rPr>
                <w:rFonts w:ascii="Times New Roman" w:hAnsi="Times New Roman" w:cs="Times New Roman"/>
                <w:color w:val="000000"/>
                <w:sz w:val="24"/>
                <w:szCs w:val="24"/>
              </w:rPr>
              <w:t>0</w:t>
            </w:r>
          </w:p>
        </w:tc>
      </w:tr>
      <w:tr w:rsidR="000B2B39" w:rsidRPr="00AE0AB8" w14:paraId="62C05254" w14:textId="77777777" w:rsidTr="00054146">
        <w:tc>
          <w:tcPr>
            <w:tcW w:w="1555" w:type="dxa"/>
          </w:tcPr>
          <w:p w14:paraId="0C6947FA"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273" w:type="dxa"/>
          </w:tcPr>
          <w:p w14:paraId="783963B6" w14:textId="4CB32A36" w:rsidR="00054146" w:rsidRPr="00AE0AB8" w:rsidRDefault="00054146" w:rsidP="00054146">
            <w:pPr>
              <w:jc w:val="center"/>
              <w:rPr>
                <w:rFonts w:ascii="Times New Roman" w:hAnsi="Times New Roman" w:cs="Times New Roman"/>
                <w:sz w:val="24"/>
                <w:szCs w:val="24"/>
              </w:rPr>
            </w:pPr>
            <w:r w:rsidRPr="00AE0AB8">
              <w:rPr>
                <w:rFonts w:ascii="Times New Roman" w:hAnsi="Times New Roman" w:cs="Times New Roman"/>
                <w:noProof/>
                <w:sz w:val="24"/>
                <w:szCs w:val="24"/>
                <w:lang w:val="en-US"/>
              </w:rPr>
              <w:drawing>
                <wp:inline distT="0" distB="0" distL="0" distR="0" wp14:anchorId="10674571" wp14:editId="5914FF55">
                  <wp:extent cx="3943350" cy="2495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106" t="7546" r="14629" b="26645"/>
                          <a:stretch/>
                        </pic:blipFill>
                        <pic:spPr bwMode="auto">
                          <a:xfrm>
                            <a:off x="0" y="0"/>
                            <a:ext cx="3943350" cy="2495550"/>
                          </a:xfrm>
                          <a:prstGeom prst="rect">
                            <a:avLst/>
                          </a:prstGeom>
                          <a:ln>
                            <a:noFill/>
                          </a:ln>
                          <a:extLst>
                            <a:ext uri="{53640926-AAD7-44d8-BBD7-CCE9431645EC}">
                              <a14:shadowObscured xmlns:a14="http://schemas.microsoft.com/office/drawing/2010/main"/>
                            </a:ext>
                          </a:extLst>
                        </pic:spPr>
                      </pic:pic>
                    </a:graphicData>
                  </a:graphic>
                </wp:inline>
              </w:drawing>
            </w:r>
          </w:p>
          <w:p w14:paraId="3DFB0A20" w14:textId="77777777" w:rsidR="000B2B39" w:rsidRPr="00AE0AB8" w:rsidRDefault="003867AF" w:rsidP="006B3931">
            <w:pPr>
              <w:rPr>
                <w:rFonts w:ascii="Times New Roman" w:hAnsi="Times New Roman" w:cs="Times New Roman"/>
                <w:color w:val="000000"/>
                <w:sz w:val="24"/>
                <w:szCs w:val="24"/>
              </w:rPr>
            </w:pPr>
            <w:hyperlink r:id="rId36" w:history="1">
              <w:r w:rsidR="000B2B39" w:rsidRPr="00AE0AB8">
                <w:rPr>
                  <w:rStyle w:val="Hyperlink"/>
                  <w:rFonts w:ascii="Times New Roman" w:hAnsi="Times New Roman" w:cs="Times New Roman"/>
                  <w:sz w:val="24"/>
                  <w:szCs w:val="24"/>
                </w:rPr>
                <w:t>http://profesores.aulaplaneta.com/AuxPages/RecursoProfesor.aspx?IdGuion=12642&amp;IdRecurso=626751&amp;Transparent=on</w:t>
              </w:r>
            </w:hyperlink>
            <w:r w:rsidR="000B2B39" w:rsidRPr="00AE0AB8">
              <w:rPr>
                <w:rFonts w:ascii="Times New Roman" w:hAnsi="Times New Roman" w:cs="Times New Roman"/>
                <w:color w:val="000000"/>
                <w:sz w:val="24"/>
                <w:szCs w:val="24"/>
              </w:rPr>
              <w:t xml:space="preserve"> </w:t>
            </w:r>
          </w:p>
        </w:tc>
      </w:tr>
      <w:tr w:rsidR="000B2B39" w:rsidRPr="00AE0AB8" w14:paraId="55120653" w14:textId="77777777" w:rsidTr="00054146">
        <w:tc>
          <w:tcPr>
            <w:tcW w:w="1555" w:type="dxa"/>
          </w:tcPr>
          <w:p w14:paraId="07233F27"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Cambio (descripción o capturas de pantallas)</w:t>
            </w:r>
          </w:p>
        </w:tc>
        <w:tc>
          <w:tcPr>
            <w:tcW w:w="7273" w:type="dxa"/>
          </w:tcPr>
          <w:p w14:paraId="6E3A7E73" w14:textId="77777777" w:rsidR="000B2B39" w:rsidRPr="00AE0AB8" w:rsidRDefault="000B2B39" w:rsidP="006B3931">
            <w:pPr>
              <w:rPr>
                <w:rFonts w:ascii="Times New Roman" w:hAnsi="Times New Roman" w:cs="Times New Roman"/>
                <w:color w:val="000000"/>
                <w:sz w:val="24"/>
                <w:szCs w:val="24"/>
              </w:rPr>
            </w:pPr>
          </w:p>
        </w:tc>
      </w:tr>
      <w:tr w:rsidR="000B2B39" w:rsidRPr="00AE0AB8" w14:paraId="2484F328" w14:textId="77777777" w:rsidTr="00054146">
        <w:tc>
          <w:tcPr>
            <w:tcW w:w="1555" w:type="dxa"/>
          </w:tcPr>
          <w:p w14:paraId="2F89846E" w14:textId="77777777" w:rsidR="000B2B39" w:rsidRPr="00AE0AB8" w:rsidRDefault="000B2B39"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7273" w:type="dxa"/>
          </w:tcPr>
          <w:p w14:paraId="5BBB76C2"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Redondeo y truncamiento de números naturales  </w:t>
            </w:r>
          </w:p>
          <w:p w14:paraId="49AA477A" w14:textId="77777777" w:rsidR="00A30FB2" w:rsidRPr="00AE0AB8" w:rsidRDefault="00A30FB2" w:rsidP="006B3931">
            <w:pPr>
              <w:rPr>
                <w:rFonts w:ascii="Times New Roman" w:hAnsi="Times New Roman" w:cs="Times New Roman"/>
                <w:color w:val="000000"/>
                <w:sz w:val="24"/>
                <w:szCs w:val="24"/>
              </w:rPr>
            </w:pPr>
          </w:p>
        </w:tc>
      </w:tr>
      <w:tr w:rsidR="000B2B39" w:rsidRPr="00AE0AB8" w14:paraId="52B1F59F" w14:textId="77777777" w:rsidTr="00054146">
        <w:tc>
          <w:tcPr>
            <w:tcW w:w="1555" w:type="dxa"/>
          </w:tcPr>
          <w:p w14:paraId="1B710539" w14:textId="77777777" w:rsidR="000B2B39" w:rsidRPr="00AE0AB8" w:rsidRDefault="000B2B39" w:rsidP="006B393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273" w:type="dxa"/>
          </w:tcPr>
          <w:p w14:paraId="3E7CFB24" w14:textId="77777777" w:rsidR="000B2B39" w:rsidRPr="00AE0AB8" w:rsidRDefault="000B2B39" w:rsidP="006B393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Actividad que permite que los estudiantes aprendan a truncar y redondear números naturales </w:t>
            </w:r>
          </w:p>
          <w:p w14:paraId="59E21E51" w14:textId="77777777" w:rsidR="00A30FB2" w:rsidRPr="00AE0AB8" w:rsidRDefault="00A30FB2" w:rsidP="006B3931">
            <w:pPr>
              <w:rPr>
                <w:rFonts w:ascii="Times New Roman" w:hAnsi="Times New Roman" w:cs="Times New Roman"/>
                <w:color w:val="000000"/>
                <w:sz w:val="24"/>
                <w:szCs w:val="24"/>
              </w:rPr>
            </w:pPr>
          </w:p>
        </w:tc>
      </w:tr>
    </w:tbl>
    <w:p w14:paraId="633C7924" w14:textId="77777777" w:rsidR="000B2B39" w:rsidRPr="00AE0AB8" w:rsidRDefault="000B2B39" w:rsidP="000740E9">
      <w:pPr>
        <w:spacing w:after="0"/>
        <w:rPr>
          <w:rFonts w:ascii="Times New Roman" w:hAnsi="Times New Roman" w:cs="Times New Roman"/>
          <w:b/>
        </w:rPr>
      </w:pPr>
    </w:p>
    <w:p w14:paraId="45C77E69" w14:textId="77777777" w:rsidR="00934DAA" w:rsidRPr="00AE0AB8" w:rsidRDefault="00934DAA" w:rsidP="000740E9">
      <w:pPr>
        <w:spacing w:after="0"/>
        <w:rPr>
          <w:rFonts w:ascii="Times New Roman" w:hAnsi="Times New Roman" w:cs="Times New Roman"/>
          <w:b/>
        </w:rPr>
      </w:pPr>
    </w:p>
    <w:p w14:paraId="3119B893" w14:textId="61F77A5D" w:rsidR="000740E9" w:rsidRPr="00AE0AB8" w:rsidRDefault="00812091" w:rsidP="000740E9">
      <w:pPr>
        <w:spacing w:after="0"/>
        <w:rPr>
          <w:rFonts w:ascii="Times New Roman" w:hAnsi="Times New Roman" w:cs="Times New Roman"/>
          <w:b/>
        </w:rPr>
      </w:pPr>
      <w:r w:rsidRPr="00AE0AB8">
        <w:rPr>
          <w:rFonts w:ascii="Times New Roman" w:hAnsi="Times New Roman" w:cs="Times New Roman"/>
          <w:highlight w:val="yellow"/>
        </w:rPr>
        <w:t>[SECCIÓN 2</w:t>
      </w:r>
      <w:r w:rsidR="000740E9" w:rsidRPr="00AE0AB8">
        <w:rPr>
          <w:rFonts w:ascii="Times New Roman" w:hAnsi="Times New Roman" w:cs="Times New Roman"/>
          <w:highlight w:val="yellow"/>
        </w:rPr>
        <w:t>]</w:t>
      </w:r>
      <w:r w:rsidR="000740E9" w:rsidRPr="00AE0AB8">
        <w:rPr>
          <w:rFonts w:ascii="Times New Roman" w:hAnsi="Times New Roman" w:cs="Times New Roman"/>
        </w:rPr>
        <w:t xml:space="preserve"> </w:t>
      </w:r>
      <w:r w:rsidRPr="00AE0AB8">
        <w:rPr>
          <w:rFonts w:ascii="Times New Roman" w:hAnsi="Times New Roman" w:cs="Times New Roman"/>
          <w:b/>
        </w:rPr>
        <w:t>3.2</w:t>
      </w:r>
      <w:r w:rsidR="000740E9" w:rsidRPr="00AE0AB8">
        <w:rPr>
          <w:rFonts w:ascii="Times New Roman" w:hAnsi="Times New Roman" w:cs="Times New Roman"/>
          <w:b/>
        </w:rPr>
        <w:t xml:space="preserve"> Relaciones de orden </w:t>
      </w:r>
      <w:r w:rsidR="00B401CE" w:rsidRPr="00AE0AB8">
        <w:rPr>
          <w:rFonts w:ascii="Times New Roman" w:hAnsi="Times New Roman" w:cs="Times New Roman"/>
          <w:b/>
        </w:rPr>
        <w:t>de Números</w:t>
      </w:r>
      <w:r w:rsidR="000740E9" w:rsidRPr="00AE0AB8">
        <w:rPr>
          <w:rFonts w:ascii="Times New Roman" w:hAnsi="Times New Roman" w:cs="Times New Roman"/>
          <w:b/>
        </w:rPr>
        <w:t xml:space="preserve"> Naturales </w:t>
      </w:r>
    </w:p>
    <w:p w14:paraId="3AB1ACD0" w14:textId="77777777" w:rsidR="007F2150" w:rsidRPr="00AE0AB8" w:rsidRDefault="007F2150" w:rsidP="000740E9">
      <w:pPr>
        <w:spacing w:after="0"/>
        <w:rPr>
          <w:rFonts w:ascii="Times New Roman" w:hAnsi="Times New Roman" w:cs="Times New Roman"/>
          <w:b/>
        </w:rPr>
      </w:pPr>
    </w:p>
    <w:p w14:paraId="4D3F7F74" w14:textId="58E6C2F2" w:rsidR="007F2150" w:rsidRPr="00AE0AB8" w:rsidRDefault="007F2150" w:rsidP="007F2150">
      <w:pPr>
        <w:spacing w:after="0"/>
        <w:jc w:val="both"/>
        <w:rPr>
          <w:rFonts w:ascii="Times New Roman" w:hAnsi="Times New Roman" w:cs="Times New Roman"/>
        </w:rPr>
      </w:pPr>
      <w:r w:rsidRPr="00AE0AB8">
        <w:rPr>
          <w:rFonts w:ascii="Times New Roman" w:hAnsi="Times New Roman" w:cs="Times New Roman"/>
        </w:rPr>
        <w:t>Dado</w:t>
      </w:r>
      <w:r w:rsidR="00234884">
        <w:rPr>
          <w:rFonts w:ascii="Times New Roman" w:hAnsi="Times New Roman" w:cs="Times New Roman"/>
        </w:rPr>
        <w:t>s</w:t>
      </w:r>
      <w:r w:rsidRPr="00AE0AB8">
        <w:rPr>
          <w:rFonts w:ascii="Times New Roman" w:hAnsi="Times New Roman" w:cs="Times New Roman"/>
        </w:rPr>
        <w:t xml:space="preserve"> dos números naturales </w:t>
      </w:r>
      <w:r w:rsidRPr="00AE0AB8">
        <w:rPr>
          <w:rFonts w:ascii="Times New Roman" w:hAnsi="Times New Roman" w:cs="Times New Roman"/>
          <w:i/>
        </w:rPr>
        <w:t>a</w:t>
      </w:r>
      <w:r w:rsidRPr="00AE0AB8">
        <w:rPr>
          <w:rFonts w:ascii="Times New Roman" w:hAnsi="Times New Roman" w:cs="Times New Roman"/>
        </w:rPr>
        <w:t xml:space="preserve"> y </w:t>
      </w:r>
      <w:r w:rsidRPr="00AE0AB8">
        <w:rPr>
          <w:rFonts w:ascii="Times New Roman" w:hAnsi="Times New Roman" w:cs="Times New Roman"/>
          <w:i/>
        </w:rPr>
        <w:t>b</w:t>
      </w:r>
      <w:r w:rsidRPr="00AE0AB8">
        <w:rPr>
          <w:rFonts w:ascii="Times New Roman" w:hAnsi="Times New Roman" w:cs="Times New Roman"/>
        </w:rPr>
        <w:t xml:space="preserve">, se establece entre ellos una relación de orden, de tal manera que se </w:t>
      </w:r>
      <w:r w:rsidR="00776B49" w:rsidRPr="00AE0AB8">
        <w:rPr>
          <w:rFonts w:ascii="Times New Roman" w:hAnsi="Times New Roman" w:cs="Times New Roman"/>
        </w:rPr>
        <w:t>cumple</w:t>
      </w:r>
      <w:r w:rsidRPr="00AE0AB8">
        <w:rPr>
          <w:rFonts w:ascii="Times New Roman" w:hAnsi="Times New Roman" w:cs="Times New Roman"/>
        </w:rPr>
        <w:t xml:space="preserve"> sola </w:t>
      </w:r>
      <w:r w:rsidR="00776B49" w:rsidRPr="00AE0AB8">
        <w:rPr>
          <w:rFonts w:ascii="Times New Roman" w:hAnsi="Times New Roman" w:cs="Times New Roman"/>
        </w:rPr>
        <w:t xml:space="preserve">una </w:t>
      </w:r>
      <w:r w:rsidRPr="00AE0AB8">
        <w:rPr>
          <w:rFonts w:ascii="Times New Roman" w:hAnsi="Times New Roman" w:cs="Times New Roman"/>
        </w:rPr>
        <w:t>d</w:t>
      </w:r>
      <w:r w:rsidR="00E64BCD" w:rsidRPr="00AE0AB8">
        <w:rPr>
          <w:rFonts w:ascii="Times New Roman" w:hAnsi="Times New Roman" w:cs="Times New Roman"/>
        </w:rPr>
        <w:t xml:space="preserve">e las siguientes posibilidades: </w:t>
      </w:r>
    </w:p>
    <w:p w14:paraId="38DC7A41" w14:textId="77777777" w:rsidR="00E64BCD" w:rsidRPr="00AE0AB8" w:rsidRDefault="00E64BCD" w:rsidP="007F2150">
      <w:pPr>
        <w:spacing w:after="0"/>
        <w:jc w:val="both"/>
        <w:rPr>
          <w:rFonts w:ascii="Times New Roman" w:hAnsi="Times New Roman" w:cs="Times New Roman"/>
        </w:rPr>
      </w:pPr>
    </w:p>
    <w:tbl>
      <w:tblPr>
        <w:tblStyle w:val="TableGrid"/>
        <w:tblpPr w:leftFromText="141" w:rightFromText="141" w:vertAnchor="text" w:horzAnchor="margin" w:tblpY="114"/>
        <w:tblW w:w="0" w:type="auto"/>
        <w:tblLook w:val="04A0" w:firstRow="1" w:lastRow="0" w:firstColumn="1" w:lastColumn="0" w:noHBand="0" w:noVBand="1"/>
      </w:tblPr>
      <w:tblGrid>
        <w:gridCol w:w="2434"/>
        <w:gridCol w:w="6394"/>
      </w:tblGrid>
      <w:tr w:rsidR="00FD362F" w:rsidRPr="00AE0AB8" w14:paraId="5290520F" w14:textId="77777777" w:rsidTr="00905985">
        <w:tc>
          <w:tcPr>
            <w:tcW w:w="8828" w:type="dxa"/>
            <w:gridSpan w:val="2"/>
            <w:shd w:val="clear" w:color="auto" w:fill="0D0D0D" w:themeFill="text1" w:themeFillTint="F2"/>
          </w:tcPr>
          <w:p w14:paraId="642AA1DC" w14:textId="77777777" w:rsidR="00FD362F" w:rsidRPr="00AE0AB8" w:rsidRDefault="00FD362F" w:rsidP="00905985">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Imagen (fotografía, gráfica o ilustración)</w:t>
            </w:r>
          </w:p>
        </w:tc>
      </w:tr>
      <w:tr w:rsidR="00FD362F" w:rsidRPr="00AE0AB8" w14:paraId="505DE654" w14:textId="77777777" w:rsidTr="00905985">
        <w:tc>
          <w:tcPr>
            <w:tcW w:w="2434" w:type="dxa"/>
          </w:tcPr>
          <w:p w14:paraId="05A8DAD3" w14:textId="77777777" w:rsidR="00FD362F" w:rsidRPr="00AE0AB8" w:rsidRDefault="00FD362F" w:rsidP="00905985">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lastRenderedPageBreak/>
              <w:t>Código</w:t>
            </w:r>
          </w:p>
        </w:tc>
        <w:tc>
          <w:tcPr>
            <w:tcW w:w="6394" w:type="dxa"/>
          </w:tcPr>
          <w:p w14:paraId="39DF8E2B" w14:textId="25BD4C2B" w:rsidR="00FD362F" w:rsidRPr="00AE0AB8" w:rsidRDefault="00FD362F" w:rsidP="00905985">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MA_06_02_CO_IMG</w:t>
            </w:r>
            <w:r w:rsidR="00EF3DAE" w:rsidRPr="00AE0AB8">
              <w:rPr>
                <w:rFonts w:ascii="Times New Roman" w:hAnsi="Times New Roman" w:cs="Times New Roman"/>
                <w:color w:val="000000"/>
                <w:sz w:val="24"/>
                <w:szCs w:val="24"/>
              </w:rPr>
              <w:t>35</w:t>
            </w:r>
          </w:p>
        </w:tc>
      </w:tr>
      <w:tr w:rsidR="00FD362F" w:rsidRPr="00AE0AB8" w14:paraId="2B468905" w14:textId="77777777" w:rsidTr="00905985">
        <w:tc>
          <w:tcPr>
            <w:tcW w:w="2434" w:type="dxa"/>
          </w:tcPr>
          <w:p w14:paraId="3D5A1522" w14:textId="77777777" w:rsidR="00FD362F" w:rsidRPr="00AE0AB8" w:rsidRDefault="00FD362F" w:rsidP="0090598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394" w:type="dxa"/>
          </w:tcPr>
          <w:p w14:paraId="35F11BC4" w14:textId="77777777" w:rsidR="00A30FB2" w:rsidRPr="00AE0AB8" w:rsidRDefault="00FD362F" w:rsidP="00A30FB2">
            <w:pPr>
              <w:pStyle w:val="ListParagraph"/>
              <w:ind w:left="360"/>
              <w:jc w:val="both"/>
              <w:rPr>
                <w:rFonts w:ascii="Times New Roman" w:hAnsi="Times New Roman" w:cs="Times New Roman"/>
                <w:sz w:val="24"/>
                <w:szCs w:val="24"/>
              </w:rPr>
            </w:pPr>
            <w:r w:rsidRPr="00AE0AB8">
              <w:rPr>
                <w:rFonts w:ascii="Times New Roman" w:hAnsi="Times New Roman" w:cs="Times New Roman"/>
                <w:color w:val="000000"/>
                <w:sz w:val="24"/>
                <w:szCs w:val="24"/>
              </w:rPr>
              <w:t xml:space="preserve"> </w:t>
            </w:r>
          </w:p>
          <w:p w14:paraId="0B380E10" w14:textId="7DC30AA9" w:rsidR="00FD362F" w:rsidRPr="00AE0AB8" w:rsidRDefault="00FD362F" w:rsidP="00FD362F">
            <w:pPr>
              <w:pStyle w:val="ListParagraph"/>
              <w:numPr>
                <w:ilvl w:val="0"/>
                <w:numId w:val="42"/>
              </w:numPr>
              <w:ind w:left="360"/>
              <w:jc w:val="both"/>
              <w:rPr>
                <w:rFonts w:ascii="Times New Roman" w:hAnsi="Times New Roman" w:cs="Times New Roman"/>
                <w:sz w:val="24"/>
                <w:szCs w:val="24"/>
              </w:rPr>
            </w:pPr>
            <w:ins w:id="32" w:author="FURA-TENA" w:date="2015-05-07T11:30:00Z">
              <w:r w:rsidRPr="00AE0AB8">
                <w:rPr>
                  <w:rFonts w:ascii="Times New Roman" w:hAnsi="Times New Roman" w:cs="Times New Roman"/>
                  <w:sz w:val="24"/>
                  <w:szCs w:val="24"/>
                </w:rPr>
                <w:t xml:space="preserve"> </w:t>
              </w:r>
            </w:ins>
            <w:r w:rsidRPr="00234884">
              <w:rPr>
                <w:rFonts w:ascii="Times New Roman" w:hAnsi="Times New Roman" w:cs="Times New Roman"/>
                <w:i/>
                <w:sz w:val="24"/>
                <w:szCs w:val="24"/>
              </w:rPr>
              <w:t>a</w:t>
            </w:r>
            <w:r w:rsidRPr="00AE0AB8">
              <w:rPr>
                <w:rFonts w:ascii="Times New Roman" w:hAnsi="Times New Roman" w:cs="Times New Roman"/>
                <w:sz w:val="24"/>
                <w:szCs w:val="24"/>
              </w:rPr>
              <w:t xml:space="preserve"> es mayor que </w:t>
            </w:r>
            <w:r w:rsidRPr="00234884">
              <w:rPr>
                <w:rFonts w:ascii="Times New Roman" w:hAnsi="Times New Roman" w:cs="Times New Roman"/>
                <w:i/>
                <w:sz w:val="24"/>
                <w:szCs w:val="24"/>
              </w:rPr>
              <w:t>b</w:t>
            </w:r>
            <w:r w:rsidRPr="00AE0AB8">
              <w:rPr>
                <w:rFonts w:ascii="Times New Roman" w:hAnsi="Times New Roman" w:cs="Times New Roman"/>
                <w:sz w:val="24"/>
                <w:szCs w:val="24"/>
              </w:rPr>
              <w:t xml:space="preserve">, se escribe </w:t>
            </w:r>
            <m:oMath>
              <m:r>
                <w:rPr>
                  <w:rFonts w:ascii="Cambria Math" w:hAnsi="Cambria Math" w:cs="Times New Roman"/>
                  <w:sz w:val="24"/>
                  <w:szCs w:val="24"/>
                </w:rPr>
                <m:t>a&gt;b</m:t>
              </m:r>
            </m:oMath>
          </w:p>
          <w:p w14:paraId="0080246E" w14:textId="77777777" w:rsidR="00FD362F" w:rsidRPr="00AE0AB8" w:rsidRDefault="00FD362F" w:rsidP="00FD362F">
            <w:pPr>
              <w:pStyle w:val="ListParagraph"/>
              <w:numPr>
                <w:ilvl w:val="0"/>
                <w:numId w:val="42"/>
              </w:numPr>
              <w:ind w:left="360"/>
              <w:jc w:val="both"/>
              <w:rPr>
                <w:rFonts w:ascii="Times New Roman" w:hAnsi="Times New Roman" w:cs="Times New Roman"/>
                <w:sz w:val="24"/>
                <w:szCs w:val="24"/>
              </w:rPr>
            </w:pPr>
            <w:r w:rsidRPr="00234884">
              <w:rPr>
                <w:rFonts w:ascii="Times New Roman" w:hAnsi="Times New Roman" w:cs="Times New Roman"/>
                <w:i/>
                <w:sz w:val="24"/>
                <w:szCs w:val="24"/>
              </w:rPr>
              <w:t>a</w:t>
            </w:r>
            <w:r w:rsidRPr="00AE0AB8">
              <w:rPr>
                <w:rFonts w:ascii="Times New Roman" w:hAnsi="Times New Roman" w:cs="Times New Roman"/>
                <w:sz w:val="24"/>
                <w:szCs w:val="24"/>
              </w:rPr>
              <w:t xml:space="preserve"> es menor que b</w:t>
            </w:r>
            <w:r w:rsidRPr="00234884">
              <w:rPr>
                <w:rFonts w:ascii="Times New Roman" w:hAnsi="Times New Roman" w:cs="Times New Roman"/>
                <w:i/>
                <w:sz w:val="24"/>
                <w:szCs w:val="24"/>
              </w:rPr>
              <w:t>,</w:t>
            </w:r>
            <w:r w:rsidRPr="00AE0AB8">
              <w:rPr>
                <w:rFonts w:ascii="Times New Roman" w:hAnsi="Times New Roman" w:cs="Times New Roman"/>
                <w:sz w:val="24"/>
                <w:szCs w:val="24"/>
              </w:rPr>
              <w:t xml:space="preserve"> se escribe </w:t>
            </w:r>
            <m:oMath>
              <m:r>
                <w:rPr>
                  <w:rFonts w:ascii="Cambria Math" w:hAnsi="Cambria Math" w:cs="Times New Roman"/>
                  <w:sz w:val="24"/>
                  <w:szCs w:val="24"/>
                </w:rPr>
                <m:t>a&lt;b</m:t>
              </m:r>
            </m:oMath>
          </w:p>
          <w:p w14:paraId="4F022E4E" w14:textId="77777777" w:rsidR="00FD362F" w:rsidRPr="00AE0AB8" w:rsidRDefault="00FD362F" w:rsidP="00FD362F">
            <w:pPr>
              <w:pStyle w:val="ListParagraph"/>
              <w:numPr>
                <w:ilvl w:val="0"/>
                <w:numId w:val="42"/>
              </w:numPr>
              <w:ind w:left="360"/>
              <w:jc w:val="both"/>
              <w:rPr>
                <w:rFonts w:ascii="Times New Roman" w:hAnsi="Times New Roman" w:cs="Times New Roman"/>
                <w:sz w:val="24"/>
                <w:szCs w:val="24"/>
              </w:rPr>
            </w:pPr>
            <w:r w:rsidRPr="00234884">
              <w:rPr>
                <w:rFonts w:ascii="Times New Roman" w:hAnsi="Times New Roman" w:cs="Times New Roman"/>
                <w:i/>
                <w:sz w:val="24"/>
                <w:szCs w:val="24"/>
              </w:rPr>
              <w:t>a</w:t>
            </w:r>
            <w:r w:rsidRPr="00AE0AB8">
              <w:rPr>
                <w:rFonts w:ascii="Times New Roman" w:hAnsi="Times New Roman" w:cs="Times New Roman"/>
                <w:sz w:val="24"/>
                <w:szCs w:val="24"/>
              </w:rPr>
              <w:t xml:space="preserve"> es igual a </w:t>
            </w:r>
            <w:r w:rsidRPr="00234884">
              <w:rPr>
                <w:rFonts w:ascii="Times New Roman" w:hAnsi="Times New Roman" w:cs="Times New Roman"/>
                <w:i/>
                <w:sz w:val="24"/>
                <w:szCs w:val="24"/>
              </w:rPr>
              <w:t>b</w:t>
            </w:r>
            <w:r w:rsidRPr="00AE0AB8">
              <w:rPr>
                <w:rFonts w:ascii="Times New Roman" w:hAnsi="Times New Roman" w:cs="Times New Roman"/>
                <w:sz w:val="24"/>
                <w:szCs w:val="24"/>
              </w:rPr>
              <w:t xml:space="preserve">, se escribe </w:t>
            </w:r>
            <m:oMath>
              <m:r>
                <w:rPr>
                  <w:rFonts w:ascii="Cambria Math" w:hAnsi="Cambria Math" w:cs="Times New Roman"/>
                  <w:sz w:val="24"/>
                  <w:szCs w:val="24"/>
                </w:rPr>
                <m:t>a=b</m:t>
              </m:r>
            </m:oMath>
          </w:p>
          <w:p w14:paraId="72C93015" w14:textId="4F6AC266" w:rsidR="00FD362F" w:rsidRPr="00AE0AB8" w:rsidRDefault="00FD362F" w:rsidP="00FD362F">
            <w:pPr>
              <w:rPr>
                <w:rFonts w:ascii="Times New Roman" w:hAnsi="Times New Roman" w:cs="Times New Roman"/>
                <w:color w:val="000000"/>
                <w:sz w:val="24"/>
                <w:szCs w:val="24"/>
              </w:rPr>
            </w:pPr>
          </w:p>
        </w:tc>
      </w:tr>
      <w:tr w:rsidR="00FD362F" w:rsidRPr="00AE0AB8" w14:paraId="1A31FE17" w14:textId="77777777" w:rsidTr="00905985">
        <w:tc>
          <w:tcPr>
            <w:tcW w:w="2434" w:type="dxa"/>
          </w:tcPr>
          <w:p w14:paraId="4C03542A" w14:textId="77777777" w:rsidR="00FD362F" w:rsidRPr="00AE0AB8" w:rsidRDefault="00FD362F" w:rsidP="0090598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Código Shutterstock (o URL o la ruta en AulaPlaneta)</w:t>
            </w:r>
          </w:p>
        </w:tc>
        <w:tc>
          <w:tcPr>
            <w:tcW w:w="6394" w:type="dxa"/>
          </w:tcPr>
          <w:p w14:paraId="36C0B6CF" w14:textId="77777777" w:rsidR="00FD362F" w:rsidRPr="00AE0AB8" w:rsidRDefault="00FD362F" w:rsidP="00905985">
            <w:pPr>
              <w:rPr>
                <w:rFonts w:ascii="Times New Roman" w:hAnsi="Times New Roman" w:cs="Times New Roman"/>
                <w:color w:val="000000"/>
                <w:sz w:val="24"/>
                <w:szCs w:val="24"/>
              </w:rPr>
            </w:pPr>
          </w:p>
        </w:tc>
      </w:tr>
      <w:tr w:rsidR="00FD362F" w:rsidRPr="00AE0AB8" w14:paraId="1C415FA3" w14:textId="77777777" w:rsidTr="00905985">
        <w:tc>
          <w:tcPr>
            <w:tcW w:w="2434" w:type="dxa"/>
          </w:tcPr>
          <w:p w14:paraId="0AED787F" w14:textId="77777777" w:rsidR="00FD362F" w:rsidRPr="00AE0AB8" w:rsidRDefault="00FD362F" w:rsidP="00905985">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Pie de imagen</w:t>
            </w:r>
          </w:p>
        </w:tc>
        <w:tc>
          <w:tcPr>
            <w:tcW w:w="6394" w:type="dxa"/>
          </w:tcPr>
          <w:p w14:paraId="53346632" w14:textId="35078CC4" w:rsidR="00FD362F" w:rsidRPr="00AE0AB8" w:rsidRDefault="00FD362F" w:rsidP="00905985">
            <w:pPr>
              <w:rPr>
                <w:rFonts w:ascii="Times New Roman" w:hAnsi="Times New Roman" w:cs="Times New Roman"/>
                <w:color w:val="000000"/>
                <w:sz w:val="24"/>
                <w:szCs w:val="24"/>
              </w:rPr>
            </w:pPr>
          </w:p>
        </w:tc>
      </w:tr>
    </w:tbl>
    <w:p w14:paraId="6551FA45" w14:textId="4116E10F" w:rsidR="004A4E5B" w:rsidRPr="00AE0AB8" w:rsidRDefault="00E64BCD" w:rsidP="003D0323">
      <w:pPr>
        <w:spacing w:after="0"/>
        <w:jc w:val="both"/>
        <w:rPr>
          <w:ins w:id="33" w:author="Diana Margarita Gonzalez Martinez" w:date="2015-05-11T20:38:00Z"/>
          <w:rFonts w:ascii="Times New Roman" w:eastAsiaTheme="minorEastAsia" w:hAnsi="Times New Roman" w:cs="Times New Roman"/>
        </w:rPr>
      </w:pPr>
      <w:r w:rsidRPr="00AE0AB8">
        <w:rPr>
          <w:rFonts w:ascii="Times New Roman" w:hAnsi="Times New Roman" w:cs="Times New Roman"/>
          <w:b/>
        </w:rPr>
        <w:t>Mayor que:</w:t>
      </w:r>
      <w:r w:rsidRPr="00AE0AB8">
        <w:rPr>
          <w:rFonts w:ascii="Times New Roman" w:hAnsi="Times New Roman" w:cs="Times New Roman"/>
        </w:rPr>
        <w:t xml:space="preserve"> Para </w:t>
      </w:r>
      <w:r w:rsidRPr="00C773E1">
        <w:rPr>
          <w:rFonts w:ascii="Times New Roman" w:hAnsi="Times New Roman" w:cs="Times New Roman"/>
          <w:i/>
        </w:rPr>
        <w:t>a</w:t>
      </w:r>
      <w:r w:rsidRPr="00AE0AB8">
        <w:rPr>
          <w:rFonts w:ascii="Times New Roman" w:hAnsi="Times New Roman" w:cs="Times New Roman"/>
        </w:rPr>
        <w:t xml:space="preserve"> y </w:t>
      </w:r>
      <w:r w:rsidRPr="00C773E1">
        <w:rPr>
          <w:rFonts w:ascii="Times New Roman" w:hAnsi="Times New Roman" w:cs="Times New Roman"/>
          <w:i/>
        </w:rPr>
        <w:t>b</w:t>
      </w:r>
      <w:r w:rsidRPr="00AE0AB8">
        <w:rPr>
          <w:rFonts w:ascii="Times New Roman" w:hAnsi="Times New Roman" w:cs="Times New Roman"/>
        </w:rPr>
        <w:t xml:space="preserve"> números Naturales se dice que</w:t>
      </w:r>
      <w:r w:rsidR="00953250" w:rsidRPr="00AE0AB8">
        <w:rPr>
          <w:rFonts w:ascii="Times New Roman" w:hAnsi="Times New Roman" w:cs="Times New Roman"/>
        </w:rPr>
        <w:t xml:space="preserve"> </w:t>
      </w:r>
      <w:r w:rsidR="00953250" w:rsidRPr="00AE0AB8">
        <w:rPr>
          <w:rFonts w:ascii="Times New Roman" w:hAnsi="Times New Roman" w:cs="Times New Roman"/>
          <w:i/>
        </w:rPr>
        <w:t>a &gt; b</w:t>
      </w:r>
      <w:ins w:id="34" w:author="Diana Margarita Gonzalez Martinez" w:date="2015-05-11T20:37:00Z">
        <w:r w:rsidR="00953250" w:rsidRPr="00AE0AB8">
          <w:rPr>
            <w:rFonts w:ascii="Times New Roman" w:eastAsiaTheme="minorEastAsia" w:hAnsi="Times New Roman" w:cs="Times New Roman"/>
          </w:rPr>
          <w:t xml:space="preserve"> </w:t>
        </w:r>
      </w:ins>
      <w:r w:rsidRPr="00AE0AB8">
        <w:rPr>
          <w:rFonts w:ascii="Times New Roman" w:eastAsiaTheme="minorEastAsia" w:hAnsi="Times New Roman" w:cs="Times New Roman"/>
        </w:rPr>
        <w:t xml:space="preserve">si existe un número </w:t>
      </w:r>
      <w:r w:rsidRPr="00AE0AB8">
        <w:rPr>
          <w:rFonts w:ascii="Times New Roman" w:eastAsiaTheme="minorEastAsia" w:hAnsi="Times New Roman" w:cs="Times New Roman"/>
          <w:i/>
        </w:rPr>
        <w:t>c</w:t>
      </w:r>
      <w:r w:rsidR="00C773E1">
        <w:rPr>
          <w:rFonts w:ascii="Times New Roman" w:eastAsiaTheme="minorEastAsia" w:hAnsi="Times New Roman" w:cs="Times New Roman"/>
        </w:rPr>
        <w:t xml:space="preserve"> también n</w:t>
      </w:r>
      <w:r w:rsidRPr="00AE0AB8">
        <w:rPr>
          <w:rFonts w:ascii="Times New Roman" w:eastAsiaTheme="minorEastAsia" w:hAnsi="Times New Roman" w:cs="Times New Roman"/>
        </w:rPr>
        <w:t>atural tal que</w:t>
      </w:r>
      <w:r w:rsidR="00953250" w:rsidRPr="00AE0AB8">
        <w:rPr>
          <w:rFonts w:ascii="Times New Roman" w:eastAsiaTheme="minorEastAsia" w:hAnsi="Times New Roman" w:cs="Times New Roman"/>
        </w:rPr>
        <w:t xml:space="preserve"> </w:t>
      </w:r>
      <w:r w:rsidR="00953250" w:rsidRPr="00AE0AB8">
        <w:rPr>
          <w:rFonts w:ascii="Times New Roman" w:eastAsiaTheme="minorEastAsia" w:hAnsi="Times New Roman" w:cs="Times New Roman"/>
          <w:i/>
        </w:rPr>
        <w:t>a = b + c.</w:t>
      </w:r>
      <w:ins w:id="35" w:author="Diana Margarita Gonzalez Martinez" w:date="2015-05-11T20:37:00Z">
        <w:r w:rsidR="00953250" w:rsidRPr="00AE0AB8">
          <w:rPr>
            <w:rFonts w:ascii="Times New Roman" w:eastAsiaTheme="minorEastAsia" w:hAnsi="Times New Roman" w:cs="Times New Roman"/>
          </w:rPr>
          <w:t xml:space="preserve"> </w:t>
        </w:r>
      </w:ins>
    </w:p>
    <w:p w14:paraId="7D5D87EE" w14:textId="77777777" w:rsidR="004A4E5B" w:rsidRPr="00AE0AB8" w:rsidRDefault="004A4E5B" w:rsidP="003D0323">
      <w:pPr>
        <w:spacing w:after="0"/>
        <w:jc w:val="both"/>
        <w:rPr>
          <w:ins w:id="36" w:author="Diana Margarita Gonzalez Martinez" w:date="2015-05-11T20:38:00Z"/>
          <w:rFonts w:ascii="Times New Roman" w:eastAsiaTheme="minorEastAsia" w:hAnsi="Times New Roman" w:cs="Times New Roman"/>
        </w:rPr>
      </w:pPr>
    </w:p>
    <w:p w14:paraId="2F30D99A" w14:textId="40E35A8F" w:rsidR="00E64BCD" w:rsidRPr="00AE0AB8" w:rsidRDefault="00E64BCD" w:rsidP="003D0323">
      <w:pPr>
        <w:spacing w:after="0"/>
        <w:jc w:val="both"/>
        <w:rPr>
          <w:rFonts w:ascii="Times New Roman" w:eastAsiaTheme="minorEastAsia" w:hAnsi="Times New Roman" w:cs="Times New Roman"/>
        </w:rPr>
      </w:pPr>
      <w:r w:rsidRPr="00AE0AB8">
        <w:rPr>
          <w:rFonts w:ascii="Times New Roman" w:eastAsiaTheme="minorEastAsia" w:hAnsi="Times New Roman" w:cs="Times New Roman"/>
        </w:rPr>
        <w:t>Por ejemplo</w:t>
      </w:r>
      <w:r w:rsidR="004A4E5B" w:rsidRPr="00AE0AB8">
        <w:rPr>
          <w:rFonts w:ascii="Times New Roman" w:eastAsiaTheme="minorEastAsia" w:hAnsi="Times New Roman" w:cs="Times New Roman"/>
        </w:rPr>
        <w:t xml:space="preserve"> 9 &gt; 4</w:t>
      </w:r>
      <w:r w:rsidR="00F93021" w:rsidRPr="00AE0AB8">
        <w:rPr>
          <w:rFonts w:ascii="Times New Roman" w:eastAsiaTheme="minorEastAsia" w:hAnsi="Times New Roman" w:cs="Times New Roman"/>
        </w:rPr>
        <w:t xml:space="preserve"> </w:t>
      </w:r>
      <w:r w:rsidRPr="00AE0AB8">
        <w:rPr>
          <w:rFonts w:ascii="Times New Roman" w:eastAsiaTheme="minorEastAsia" w:hAnsi="Times New Roman" w:cs="Times New Roman"/>
        </w:rPr>
        <w:t xml:space="preserve">ya que existe un número natural, 5, tal que  9 = 4 + 5. </w:t>
      </w:r>
    </w:p>
    <w:p w14:paraId="380DFD73" w14:textId="77777777" w:rsidR="00E64BCD" w:rsidRPr="00AE0AB8" w:rsidRDefault="00E64BCD" w:rsidP="000740E9">
      <w:pPr>
        <w:spacing w:after="0"/>
        <w:rPr>
          <w:rFonts w:ascii="Times New Roman" w:eastAsiaTheme="minorEastAsia" w:hAnsi="Times New Roman" w:cs="Times New Roman"/>
        </w:rPr>
      </w:pPr>
    </w:p>
    <w:p w14:paraId="0AC792A5" w14:textId="40422CE9" w:rsidR="00D06E14" w:rsidRPr="00AE0AB8" w:rsidRDefault="00E64BCD" w:rsidP="003D0323">
      <w:pPr>
        <w:spacing w:after="0"/>
        <w:jc w:val="both"/>
        <w:rPr>
          <w:ins w:id="37" w:author="Diana Margarita Gonzalez Martinez" w:date="2015-05-11T20:39:00Z"/>
          <w:rFonts w:ascii="Times New Roman" w:eastAsiaTheme="minorEastAsia" w:hAnsi="Times New Roman" w:cs="Times New Roman"/>
        </w:rPr>
      </w:pPr>
      <w:r w:rsidRPr="00AE0AB8">
        <w:rPr>
          <w:rFonts w:ascii="Times New Roman" w:hAnsi="Times New Roman" w:cs="Times New Roman"/>
          <w:b/>
        </w:rPr>
        <w:t>Menor que:</w:t>
      </w:r>
      <w:r w:rsidRPr="00AE0AB8">
        <w:rPr>
          <w:rFonts w:ascii="Times New Roman" w:hAnsi="Times New Roman" w:cs="Times New Roman"/>
        </w:rPr>
        <w:t xml:space="preserve"> Para </w:t>
      </w:r>
      <w:r w:rsidRPr="00C773E1">
        <w:rPr>
          <w:rFonts w:ascii="Times New Roman" w:hAnsi="Times New Roman" w:cs="Times New Roman"/>
          <w:i/>
        </w:rPr>
        <w:t>a</w:t>
      </w:r>
      <w:r w:rsidRPr="00AE0AB8">
        <w:rPr>
          <w:rFonts w:ascii="Times New Roman" w:hAnsi="Times New Roman" w:cs="Times New Roman"/>
        </w:rPr>
        <w:t xml:space="preserve"> y </w:t>
      </w:r>
      <w:r w:rsidRPr="00C773E1">
        <w:rPr>
          <w:rFonts w:ascii="Times New Roman" w:hAnsi="Times New Roman" w:cs="Times New Roman"/>
          <w:i/>
        </w:rPr>
        <w:t>b</w:t>
      </w:r>
      <w:r w:rsidRPr="00AE0AB8">
        <w:rPr>
          <w:rFonts w:ascii="Times New Roman" w:hAnsi="Times New Roman" w:cs="Times New Roman"/>
        </w:rPr>
        <w:t xml:space="preserve"> números Naturales se dice que</w:t>
      </w:r>
      <w:r w:rsidR="00D06E14" w:rsidRPr="00AE0AB8">
        <w:rPr>
          <w:rFonts w:ascii="Times New Roman" w:hAnsi="Times New Roman" w:cs="Times New Roman"/>
        </w:rPr>
        <w:t xml:space="preserve"> </w:t>
      </w:r>
      <w:r w:rsidR="00D06E14" w:rsidRPr="00AE0AB8">
        <w:rPr>
          <w:rFonts w:ascii="Times New Roman" w:hAnsi="Times New Roman" w:cs="Times New Roman"/>
          <w:i/>
        </w:rPr>
        <w:t>a &lt; b</w:t>
      </w:r>
      <w:ins w:id="38" w:author="Diana Margarita Gonzalez Martinez" w:date="2015-05-11T20:39:00Z">
        <w:r w:rsidR="00D06E14" w:rsidRPr="00AE0AB8">
          <w:rPr>
            <w:rFonts w:ascii="Times New Roman" w:eastAsiaTheme="minorEastAsia" w:hAnsi="Times New Roman" w:cs="Times New Roman"/>
          </w:rPr>
          <w:t xml:space="preserve"> </w:t>
        </w:r>
      </w:ins>
      <w:r w:rsidRPr="00AE0AB8">
        <w:rPr>
          <w:rFonts w:ascii="Times New Roman" w:eastAsiaTheme="minorEastAsia" w:hAnsi="Times New Roman" w:cs="Times New Roman"/>
        </w:rPr>
        <w:t xml:space="preserve">si existe un número </w:t>
      </w:r>
      <w:r w:rsidRPr="00AE0AB8">
        <w:rPr>
          <w:rFonts w:ascii="Times New Roman" w:eastAsiaTheme="minorEastAsia" w:hAnsi="Times New Roman" w:cs="Times New Roman"/>
          <w:i/>
        </w:rPr>
        <w:t>c</w:t>
      </w:r>
      <w:r w:rsidRPr="00AE0AB8">
        <w:rPr>
          <w:rFonts w:ascii="Times New Roman" w:eastAsiaTheme="minorEastAsia" w:hAnsi="Times New Roman" w:cs="Times New Roman"/>
        </w:rPr>
        <w:t xml:space="preserve"> también Natural tal que</w:t>
      </w:r>
      <w:r w:rsidR="00D06E14" w:rsidRPr="00AE0AB8">
        <w:rPr>
          <w:rFonts w:ascii="Times New Roman" w:eastAsiaTheme="minorEastAsia" w:hAnsi="Times New Roman" w:cs="Times New Roman"/>
        </w:rPr>
        <w:t xml:space="preserve"> </w:t>
      </w:r>
      <w:r w:rsidR="00D06E14" w:rsidRPr="00AE0AB8">
        <w:rPr>
          <w:rFonts w:ascii="Times New Roman" w:eastAsiaTheme="minorEastAsia" w:hAnsi="Times New Roman" w:cs="Times New Roman"/>
          <w:i/>
        </w:rPr>
        <w:t>a + c = b</w:t>
      </w:r>
    </w:p>
    <w:p w14:paraId="607B29B1" w14:textId="77777777" w:rsidR="00D06E14" w:rsidRPr="00AE0AB8" w:rsidRDefault="00E64BCD" w:rsidP="003D0323">
      <w:pPr>
        <w:spacing w:after="0"/>
        <w:jc w:val="both"/>
        <w:rPr>
          <w:ins w:id="39" w:author="Diana Margarita Gonzalez Martinez" w:date="2015-05-11T20:39:00Z"/>
          <w:rFonts w:ascii="Times New Roman" w:eastAsiaTheme="minorEastAsia" w:hAnsi="Times New Roman" w:cs="Times New Roman"/>
        </w:rPr>
      </w:pPr>
      <w:r w:rsidRPr="00AE0AB8">
        <w:rPr>
          <w:rFonts w:ascii="Times New Roman" w:eastAsiaTheme="minorEastAsia" w:hAnsi="Times New Roman" w:cs="Times New Roman"/>
        </w:rPr>
        <w:t xml:space="preserve"> </w:t>
      </w:r>
    </w:p>
    <w:p w14:paraId="3D05C60B" w14:textId="1AB2EFFF" w:rsidR="005E4AB3" w:rsidRPr="00AE0AB8" w:rsidRDefault="00E64BCD" w:rsidP="00776B49">
      <w:pPr>
        <w:spacing w:after="0"/>
        <w:jc w:val="both"/>
        <w:rPr>
          <w:rFonts w:ascii="Times New Roman" w:eastAsiaTheme="minorEastAsia" w:hAnsi="Times New Roman" w:cs="Times New Roman"/>
        </w:rPr>
      </w:pPr>
      <w:r w:rsidRPr="00AE0AB8">
        <w:rPr>
          <w:rFonts w:ascii="Times New Roman" w:eastAsiaTheme="minorEastAsia" w:hAnsi="Times New Roman" w:cs="Times New Roman"/>
        </w:rPr>
        <w:t>Por ejemplo</w:t>
      </w:r>
      <w:r w:rsidR="00D06E14" w:rsidRPr="00AE0AB8">
        <w:rPr>
          <w:rFonts w:ascii="Times New Roman" w:eastAsiaTheme="minorEastAsia" w:hAnsi="Times New Roman" w:cs="Times New Roman"/>
        </w:rPr>
        <w:t xml:space="preserve"> 3 &lt; 7</w:t>
      </w:r>
      <w:r w:rsidR="00354D06" w:rsidRPr="00AE0AB8">
        <w:rPr>
          <w:rFonts w:ascii="Times New Roman" w:eastAsiaTheme="minorEastAsia" w:hAnsi="Times New Roman" w:cs="Times New Roman"/>
        </w:rPr>
        <w:t xml:space="preserve"> </w:t>
      </w:r>
      <w:r w:rsidRPr="00AE0AB8">
        <w:rPr>
          <w:rFonts w:ascii="Times New Roman" w:eastAsiaTheme="minorEastAsia" w:hAnsi="Times New Roman" w:cs="Times New Roman"/>
        </w:rPr>
        <w:t>ya que existe un número natural, 4, tal que  3 +</w:t>
      </w:r>
      <w:r w:rsidR="00D06E14" w:rsidRPr="00AE0AB8">
        <w:rPr>
          <w:rFonts w:ascii="Times New Roman" w:eastAsiaTheme="minorEastAsia" w:hAnsi="Times New Roman" w:cs="Times New Roman"/>
        </w:rPr>
        <w:t xml:space="preserve"> </w:t>
      </w:r>
      <w:r w:rsidRPr="00AE0AB8">
        <w:rPr>
          <w:rFonts w:ascii="Times New Roman" w:eastAsiaTheme="minorEastAsia" w:hAnsi="Times New Roman" w:cs="Times New Roman"/>
        </w:rPr>
        <w:t xml:space="preserve">4 = 7. </w:t>
      </w:r>
    </w:p>
    <w:p w14:paraId="7D49F9FD" w14:textId="77777777" w:rsidR="007F2150" w:rsidRDefault="007F2150" w:rsidP="000740E9">
      <w:pPr>
        <w:spacing w:after="0"/>
        <w:rPr>
          <w:rFonts w:ascii="Times New Roman" w:hAnsi="Times New Roman" w:cs="Times New Roman"/>
          <w:highlight w:val="yellow"/>
          <w:lang w:val="es-CO"/>
        </w:rPr>
      </w:pPr>
    </w:p>
    <w:p w14:paraId="18757DA3" w14:textId="77777777" w:rsidR="00C773E1" w:rsidRDefault="00C773E1" w:rsidP="000740E9">
      <w:pPr>
        <w:spacing w:after="0"/>
        <w:rPr>
          <w:rFonts w:ascii="Times New Roman" w:hAnsi="Times New Roman" w:cs="Times New Roman"/>
          <w:highlight w:val="yellow"/>
          <w:lang w:val="es-CO"/>
        </w:rPr>
      </w:pPr>
    </w:p>
    <w:p w14:paraId="6E618857" w14:textId="77777777" w:rsidR="00C773E1" w:rsidRDefault="00C773E1" w:rsidP="000740E9">
      <w:pPr>
        <w:spacing w:after="0"/>
        <w:rPr>
          <w:rFonts w:ascii="Times New Roman" w:hAnsi="Times New Roman" w:cs="Times New Roman"/>
          <w:highlight w:val="yellow"/>
          <w:lang w:val="es-CO"/>
        </w:rPr>
      </w:pPr>
    </w:p>
    <w:p w14:paraId="2EB85F4D" w14:textId="77777777" w:rsidR="00C773E1" w:rsidRPr="00AE0AB8" w:rsidRDefault="00C773E1" w:rsidP="000740E9">
      <w:pPr>
        <w:spacing w:after="0"/>
        <w:rPr>
          <w:rFonts w:ascii="Times New Roman" w:hAnsi="Times New Roman" w:cs="Times New Roman"/>
          <w:highlight w:val="yellow"/>
          <w:lang w:val="es-CO"/>
        </w:rPr>
      </w:pPr>
    </w:p>
    <w:tbl>
      <w:tblPr>
        <w:tblStyle w:val="TableGrid"/>
        <w:tblW w:w="0" w:type="auto"/>
        <w:tblLook w:val="04A0" w:firstRow="1" w:lastRow="0" w:firstColumn="1" w:lastColumn="0" w:noHBand="0" w:noVBand="1"/>
      </w:tblPr>
      <w:tblGrid>
        <w:gridCol w:w="2518"/>
        <w:gridCol w:w="6515"/>
      </w:tblGrid>
      <w:tr w:rsidR="00934DAA" w:rsidRPr="00AE0AB8" w14:paraId="5F917A90" w14:textId="77777777" w:rsidTr="003B0F1D">
        <w:tc>
          <w:tcPr>
            <w:tcW w:w="9033" w:type="dxa"/>
            <w:gridSpan w:val="2"/>
            <w:shd w:val="clear" w:color="auto" w:fill="000000" w:themeFill="text1"/>
          </w:tcPr>
          <w:p w14:paraId="18390C17" w14:textId="77777777" w:rsidR="00934DAA" w:rsidRPr="00AE0AB8" w:rsidRDefault="00934DAA" w:rsidP="003B0F1D">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934DAA" w:rsidRPr="00AE0AB8" w14:paraId="2017C918" w14:textId="77777777" w:rsidTr="003B0F1D">
        <w:tc>
          <w:tcPr>
            <w:tcW w:w="2518" w:type="dxa"/>
          </w:tcPr>
          <w:p w14:paraId="6B17C698" w14:textId="77777777" w:rsidR="00934DAA" w:rsidRPr="00AE0AB8" w:rsidRDefault="00934DAA" w:rsidP="003B0F1D">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0A2A9EB9" w14:textId="726C8FB6" w:rsidR="00934DAA" w:rsidRPr="00AE0AB8" w:rsidRDefault="00185410" w:rsidP="003B0F1D">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MA_06_02_CO_REC1</w:t>
            </w:r>
            <w:r w:rsidR="00AC1EE9">
              <w:rPr>
                <w:rFonts w:ascii="Times New Roman" w:hAnsi="Times New Roman" w:cs="Times New Roman"/>
                <w:color w:val="000000"/>
                <w:sz w:val="24"/>
                <w:szCs w:val="24"/>
              </w:rPr>
              <w:t>9</w:t>
            </w:r>
            <w:r w:rsidRPr="00AE0AB8">
              <w:rPr>
                <w:rFonts w:ascii="Times New Roman" w:hAnsi="Times New Roman" w:cs="Times New Roman"/>
                <w:color w:val="000000"/>
                <w:sz w:val="24"/>
                <w:szCs w:val="24"/>
              </w:rPr>
              <w:t>0</w:t>
            </w:r>
          </w:p>
        </w:tc>
      </w:tr>
      <w:tr w:rsidR="00934DAA" w:rsidRPr="00AE0AB8" w14:paraId="4751F710" w14:textId="77777777" w:rsidTr="003B0F1D">
        <w:tc>
          <w:tcPr>
            <w:tcW w:w="2518" w:type="dxa"/>
          </w:tcPr>
          <w:p w14:paraId="4B8A65CD" w14:textId="77777777" w:rsidR="00934DAA" w:rsidRPr="00AE0AB8" w:rsidRDefault="00934DAA" w:rsidP="003B0F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15943560" w14:textId="77777777" w:rsidR="00934DAA" w:rsidRPr="00AE0AB8" w:rsidRDefault="00FD7A78" w:rsidP="003B0F1D">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Relaciones de orden en número naturales</w:t>
            </w:r>
          </w:p>
          <w:p w14:paraId="17703946" w14:textId="60F31998" w:rsidR="00A30FB2" w:rsidRPr="00AE0AB8" w:rsidRDefault="00A30FB2" w:rsidP="003B0F1D">
            <w:pPr>
              <w:rPr>
                <w:rFonts w:ascii="Times New Roman" w:hAnsi="Times New Roman" w:cs="Times New Roman"/>
                <w:sz w:val="24"/>
                <w:szCs w:val="24"/>
                <w:lang w:val="es-ES_tradnl"/>
              </w:rPr>
            </w:pPr>
          </w:p>
        </w:tc>
      </w:tr>
      <w:tr w:rsidR="00934DAA" w:rsidRPr="00AE0AB8" w14:paraId="07DFB792" w14:textId="77777777" w:rsidTr="003B0F1D">
        <w:tc>
          <w:tcPr>
            <w:tcW w:w="2518" w:type="dxa"/>
          </w:tcPr>
          <w:p w14:paraId="2E800957" w14:textId="77777777" w:rsidR="00934DAA" w:rsidRPr="00AE0AB8" w:rsidRDefault="00934DAA" w:rsidP="003B0F1D">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0F310FF" w14:textId="1FA599B4" w:rsidR="00A30FB2" w:rsidRPr="00AE0AB8" w:rsidRDefault="00AC1EE9" w:rsidP="003B0F1D">
            <w:pPr>
              <w:rPr>
                <w:rFonts w:ascii="Times New Roman" w:hAnsi="Times New Roman" w:cs="Times New Roman"/>
                <w:sz w:val="24"/>
                <w:szCs w:val="24"/>
                <w:lang w:val="es-ES_tradnl"/>
              </w:rPr>
            </w:pPr>
            <w:r w:rsidRPr="00D12132">
              <w:rPr>
                <w:rFonts w:ascii="Lucida Grande" w:hAnsi="Lucida Grande" w:cs="Lucida Grande"/>
                <w:color w:val="000000"/>
              </w:rPr>
              <w:t>Actividad para identificar las relaciones de orden que existen entre los números naturales</w:t>
            </w:r>
            <w:r w:rsidRPr="00AE0AB8">
              <w:rPr>
                <w:rFonts w:ascii="Times New Roman" w:hAnsi="Times New Roman" w:cs="Times New Roman"/>
                <w:sz w:val="24"/>
                <w:szCs w:val="24"/>
                <w:lang w:val="es-ES_tradnl"/>
              </w:rPr>
              <w:t xml:space="preserve"> </w:t>
            </w:r>
          </w:p>
        </w:tc>
      </w:tr>
    </w:tbl>
    <w:p w14:paraId="1A08511A" w14:textId="77777777" w:rsidR="007F2150" w:rsidRPr="00AE0AB8" w:rsidRDefault="007F2150" w:rsidP="000740E9">
      <w:pPr>
        <w:spacing w:after="0"/>
        <w:rPr>
          <w:rFonts w:ascii="Times New Roman" w:hAnsi="Times New Roman" w:cs="Times New Roman"/>
          <w:highlight w:val="yellow"/>
        </w:rPr>
      </w:pPr>
    </w:p>
    <w:p w14:paraId="76930CCC" w14:textId="61E59526" w:rsidR="000740E9" w:rsidRPr="00AE0AB8" w:rsidRDefault="000740E9" w:rsidP="000740E9">
      <w:pPr>
        <w:spacing w:after="0"/>
        <w:rPr>
          <w:rFonts w:ascii="Times New Roman" w:hAnsi="Times New Roman" w:cs="Times New Roman"/>
          <w:b/>
        </w:rPr>
      </w:pPr>
      <w:r w:rsidRPr="00AE0AB8">
        <w:rPr>
          <w:rFonts w:ascii="Times New Roman" w:hAnsi="Times New Roman" w:cs="Times New Roman"/>
          <w:highlight w:val="yellow"/>
        </w:rPr>
        <w:t>[SECCIÓN 2]</w:t>
      </w:r>
      <w:r w:rsidRPr="00AE0AB8">
        <w:rPr>
          <w:rFonts w:ascii="Times New Roman" w:hAnsi="Times New Roman" w:cs="Times New Roman"/>
        </w:rPr>
        <w:t xml:space="preserve"> </w:t>
      </w:r>
      <w:r w:rsidR="00812091" w:rsidRPr="00AE0AB8">
        <w:rPr>
          <w:rFonts w:ascii="Times New Roman" w:hAnsi="Times New Roman" w:cs="Times New Roman"/>
          <w:b/>
        </w:rPr>
        <w:t>3.3</w:t>
      </w:r>
      <w:r w:rsidRPr="00AE0AB8">
        <w:rPr>
          <w:rFonts w:ascii="Times New Roman" w:hAnsi="Times New Roman" w:cs="Times New Roman"/>
          <w:b/>
        </w:rPr>
        <w:t xml:space="preserve"> Consolidación </w:t>
      </w:r>
    </w:p>
    <w:p w14:paraId="153DC9C1" w14:textId="77777777" w:rsidR="00DF4721" w:rsidRPr="00AE0AB8" w:rsidRDefault="00DF4721" w:rsidP="000740E9">
      <w:pPr>
        <w:spacing w:after="0"/>
        <w:rPr>
          <w:rFonts w:ascii="Times New Roman" w:hAnsi="Times New Roman" w:cs="Times New Roman"/>
          <w:b/>
        </w:rPr>
      </w:pPr>
    </w:p>
    <w:p w14:paraId="7E71A51C" w14:textId="7C06CEA7" w:rsidR="00DF4721" w:rsidRPr="00AE0AB8" w:rsidRDefault="007E5F92" w:rsidP="007E5F92">
      <w:pPr>
        <w:spacing w:after="0"/>
        <w:jc w:val="both"/>
        <w:rPr>
          <w:rFonts w:ascii="Times New Roman" w:hAnsi="Times New Roman" w:cs="Times New Roman"/>
        </w:rPr>
      </w:pPr>
      <w:r w:rsidRPr="00AE0AB8">
        <w:rPr>
          <w:rFonts w:ascii="Times New Roman" w:hAnsi="Times New Roman" w:cs="Times New Roman"/>
        </w:rPr>
        <w:t>Actividad para fortalecer lo aprendido:</w:t>
      </w:r>
    </w:p>
    <w:p w14:paraId="12430B6B" w14:textId="77777777" w:rsidR="000740E9" w:rsidRPr="00AE0AB8" w:rsidRDefault="000740E9" w:rsidP="005D1738">
      <w:pPr>
        <w:spacing w:after="0"/>
        <w:rPr>
          <w:rFonts w:ascii="Times New Roman" w:hAnsi="Times New Roman" w:cs="Times New Roman"/>
          <w:highlight w:val="yellow"/>
        </w:rPr>
      </w:pPr>
    </w:p>
    <w:tbl>
      <w:tblPr>
        <w:tblStyle w:val="TableGrid"/>
        <w:tblpPr w:leftFromText="141" w:rightFromText="141" w:vertAnchor="text" w:horzAnchor="margin" w:tblpY="74"/>
        <w:tblW w:w="0" w:type="auto"/>
        <w:tblLook w:val="04A0" w:firstRow="1" w:lastRow="0" w:firstColumn="1" w:lastColumn="0" w:noHBand="0" w:noVBand="1"/>
      </w:tblPr>
      <w:tblGrid>
        <w:gridCol w:w="2518"/>
        <w:gridCol w:w="6515"/>
      </w:tblGrid>
      <w:tr w:rsidR="00B02823" w:rsidRPr="00AE0AB8" w14:paraId="7B65E25F" w14:textId="77777777" w:rsidTr="009D4126">
        <w:tc>
          <w:tcPr>
            <w:tcW w:w="9033" w:type="dxa"/>
            <w:gridSpan w:val="2"/>
            <w:shd w:val="clear" w:color="auto" w:fill="000000" w:themeFill="text1"/>
          </w:tcPr>
          <w:p w14:paraId="52AE14EE" w14:textId="77777777" w:rsidR="00B02823" w:rsidRPr="00AE0AB8" w:rsidRDefault="00B02823" w:rsidP="009D4126">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nuevo</w:t>
            </w:r>
          </w:p>
        </w:tc>
      </w:tr>
      <w:tr w:rsidR="00B02823" w:rsidRPr="00AE0AB8" w14:paraId="72E01368" w14:textId="77777777" w:rsidTr="009D4126">
        <w:tc>
          <w:tcPr>
            <w:tcW w:w="2518" w:type="dxa"/>
          </w:tcPr>
          <w:p w14:paraId="0EAA56A4"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37CA9C6F" w14:textId="0152AD0B" w:rsidR="00B02823" w:rsidRPr="00AE0AB8" w:rsidRDefault="00AC1EE9" w:rsidP="009D4126">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MA_06_02_CO_REC200</w:t>
            </w:r>
          </w:p>
        </w:tc>
      </w:tr>
      <w:tr w:rsidR="00B02823" w:rsidRPr="00AE0AB8" w14:paraId="65FB5FAA" w14:textId="77777777" w:rsidTr="009D4126">
        <w:tc>
          <w:tcPr>
            <w:tcW w:w="2518" w:type="dxa"/>
          </w:tcPr>
          <w:p w14:paraId="195568C1"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7CA08435" w14:textId="77777777" w:rsidR="00B02823" w:rsidRPr="00AE0AB8" w:rsidRDefault="00B02823" w:rsidP="009D4126">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EL diablo de los números </w:t>
            </w:r>
          </w:p>
          <w:p w14:paraId="34FCEC20" w14:textId="77777777" w:rsidR="00B02823" w:rsidRPr="00AE0AB8" w:rsidRDefault="00B02823" w:rsidP="009D4126">
            <w:pPr>
              <w:rPr>
                <w:rFonts w:ascii="Times New Roman" w:hAnsi="Times New Roman" w:cs="Times New Roman"/>
                <w:color w:val="000000"/>
                <w:sz w:val="24"/>
                <w:szCs w:val="24"/>
                <w:lang w:val="es-ES_tradnl"/>
              </w:rPr>
            </w:pPr>
          </w:p>
        </w:tc>
      </w:tr>
      <w:tr w:rsidR="00B02823" w:rsidRPr="00AE0AB8" w14:paraId="52289622" w14:textId="77777777" w:rsidTr="009D4126">
        <w:tc>
          <w:tcPr>
            <w:tcW w:w="2518" w:type="dxa"/>
          </w:tcPr>
          <w:p w14:paraId="7791E701"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335800EF" w14:textId="40B8328C" w:rsidR="00B02823" w:rsidRPr="00AE0AB8" w:rsidRDefault="00AC1EE9" w:rsidP="009D4126">
            <w:pPr>
              <w:rPr>
                <w:rFonts w:ascii="Times New Roman" w:hAnsi="Times New Roman" w:cs="Times New Roman"/>
                <w:sz w:val="24"/>
                <w:szCs w:val="24"/>
                <w:lang w:val="es-ES_tradnl"/>
              </w:rPr>
            </w:pPr>
            <w:r w:rsidRPr="00C436C6">
              <w:rPr>
                <w:rFonts w:ascii="Lucida Grande" w:hAnsi="Lucida Grande" w:cs="Lucida Grande"/>
                <w:color w:val="000000"/>
              </w:rPr>
              <w:t>Interactivo para conocer un video de la lectura matemática El Diablo de los Números</w:t>
            </w:r>
          </w:p>
        </w:tc>
      </w:tr>
    </w:tbl>
    <w:p w14:paraId="4705680F" w14:textId="6A107395" w:rsidR="005D1738" w:rsidRPr="00AE0AB8" w:rsidRDefault="005D1738" w:rsidP="005D1738">
      <w:pPr>
        <w:spacing w:after="0"/>
        <w:rPr>
          <w:rFonts w:ascii="Times New Roman" w:hAnsi="Times New Roman" w:cs="Times New Roman"/>
          <w:highlight w:val="yellow"/>
        </w:rPr>
      </w:pPr>
    </w:p>
    <w:tbl>
      <w:tblPr>
        <w:tblStyle w:val="TableGrid"/>
        <w:tblpPr w:leftFromText="141" w:rightFromText="141" w:vertAnchor="text" w:horzAnchor="margin" w:tblpY="-41"/>
        <w:tblW w:w="0" w:type="auto"/>
        <w:tblLayout w:type="fixed"/>
        <w:tblLook w:val="04A0" w:firstRow="1" w:lastRow="0" w:firstColumn="1" w:lastColumn="0" w:noHBand="0" w:noVBand="1"/>
      </w:tblPr>
      <w:tblGrid>
        <w:gridCol w:w="1696"/>
        <w:gridCol w:w="7132"/>
      </w:tblGrid>
      <w:tr w:rsidR="00B02823" w:rsidRPr="00AE0AB8" w14:paraId="153856C4" w14:textId="77777777" w:rsidTr="001D2740">
        <w:tc>
          <w:tcPr>
            <w:tcW w:w="8828" w:type="dxa"/>
            <w:gridSpan w:val="2"/>
            <w:shd w:val="clear" w:color="auto" w:fill="000000" w:themeFill="text1"/>
          </w:tcPr>
          <w:p w14:paraId="10011968" w14:textId="77777777" w:rsidR="00B02823" w:rsidRPr="00AE0AB8" w:rsidRDefault="00B02823" w:rsidP="009D4126">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lastRenderedPageBreak/>
              <w:t>Practica: recurso aprovechado</w:t>
            </w:r>
          </w:p>
        </w:tc>
      </w:tr>
      <w:tr w:rsidR="00B02823" w:rsidRPr="00AE0AB8" w14:paraId="48814E9D" w14:textId="77777777" w:rsidTr="001D2740">
        <w:tc>
          <w:tcPr>
            <w:tcW w:w="1696" w:type="dxa"/>
          </w:tcPr>
          <w:p w14:paraId="2D656895"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132" w:type="dxa"/>
          </w:tcPr>
          <w:p w14:paraId="2669EBA1" w14:textId="4BC34212" w:rsidR="00B02823" w:rsidRPr="00AE0AB8" w:rsidRDefault="00AC1EE9" w:rsidP="008914D9">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MA_06_02_CO_REC210</w:t>
            </w:r>
          </w:p>
        </w:tc>
      </w:tr>
      <w:tr w:rsidR="00B02823" w:rsidRPr="00AE0AB8" w14:paraId="14B0D806" w14:textId="77777777" w:rsidTr="001D2740">
        <w:tc>
          <w:tcPr>
            <w:tcW w:w="1696" w:type="dxa"/>
          </w:tcPr>
          <w:p w14:paraId="23B1AFAF"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7132" w:type="dxa"/>
          </w:tcPr>
          <w:p w14:paraId="07EA8157" w14:textId="77777777" w:rsidR="001D2740" w:rsidRPr="00AE0AB8" w:rsidRDefault="001D2740" w:rsidP="009D4126">
            <w:pPr>
              <w:rPr>
                <w:rFonts w:ascii="Times New Roman" w:hAnsi="Times New Roman" w:cs="Times New Roman"/>
                <w:sz w:val="24"/>
                <w:szCs w:val="24"/>
              </w:rPr>
            </w:pPr>
          </w:p>
          <w:p w14:paraId="5CD2BFE8" w14:textId="1C191B7F" w:rsidR="001D2740" w:rsidRPr="00AE0AB8" w:rsidRDefault="001D2740" w:rsidP="009D4126">
            <w:pPr>
              <w:rPr>
                <w:rFonts w:ascii="Times New Roman" w:hAnsi="Times New Roman" w:cs="Times New Roman"/>
                <w:sz w:val="24"/>
                <w:szCs w:val="24"/>
              </w:rPr>
            </w:pPr>
            <w:r w:rsidRPr="00AE0AB8">
              <w:rPr>
                <w:rFonts w:ascii="Times New Roman" w:hAnsi="Times New Roman" w:cs="Times New Roman"/>
                <w:noProof/>
                <w:sz w:val="24"/>
                <w:szCs w:val="24"/>
                <w:lang w:val="en-US"/>
              </w:rPr>
              <w:drawing>
                <wp:inline distT="0" distB="0" distL="0" distR="0" wp14:anchorId="0A40A66A" wp14:editId="6D3CEABA">
                  <wp:extent cx="3743325" cy="1647825"/>
                  <wp:effectExtent l="0" t="0" r="9525" b="9525"/>
                  <wp:docPr id="38912" name="Imagen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803" t="8151" r="16497" b="39626"/>
                          <a:stretch/>
                        </pic:blipFill>
                        <pic:spPr bwMode="auto">
                          <a:xfrm>
                            <a:off x="0" y="0"/>
                            <a:ext cx="3743325" cy="1647825"/>
                          </a:xfrm>
                          <a:prstGeom prst="rect">
                            <a:avLst/>
                          </a:prstGeom>
                          <a:ln>
                            <a:noFill/>
                          </a:ln>
                          <a:extLst>
                            <a:ext uri="{53640926-AAD7-44d8-BBD7-CCE9431645EC}">
                              <a14:shadowObscured xmlns:a14="http://schemas.microsoft.com/office/drawing/2010/main"/>
                            </a:ext>
                          </a:extLst>
                        </pic:spPr>
                      </pic:pic>
                    </a:graphicData>
                  </a:graphic>
                </wp:inline>
              </w:drawing>
            </w:r>
          </w:p>
          <w:p w14:paraId="4A709FED" w14:textId="77777777" w:rsidR="001D2740" w:rsidRPr="00AE0AB8" w:rsidRDefault="001D2740" w:rsidP="009D4126">
            <w:pPr>
              <w:rPr>
                <w:rFonts w:ascii="Times New Roman" w:hAnsi="Times New Roman" w:cs="Times New Roman"/>
                <w:sz w:val="24"/>
                <w:szCs w:val="24"/>
              </w:rPr>
            </w:pPr>
          </w:p>
          <w:p w14:paraId="72AD8D76" w14:textId="77777777" w:rsidR="00B02823" w:rsidRPr="00AE0AB8" w:rsidRDefault="003867AF" w:rsidP="009D4126">
            <w:pPr>
              <w:rPr>
                <w:rFonts w:ascii="Times New Roman" w:hAnsi="Times New Roman" w:cs="Times New Roman"/>
                <w:color w:val="000000"/>
                <w:sz w:val="24"/>
                <w:szCs w:val="24"/>
              </w:rPr>
            </w:pPr>
            <w:hyperlink r:id="rId38" w:history="1">
              <w:r w:rsidR="00B02823" w:rsidRPr="00AE0AB8">
                <w:rPr>
                  <w:rStyle w:val="Hyperlink"/>
                  <w:rFonts w:ascii="Times New Roman" w:hAnsi="Times New Roman" w:cs="Times New Roman"/>
                  <w:sz w:val="24"/>
                  <w:szCs w:val="24"/>
                </w:rPr>
                <w:t>http://profesores.aulaplaneta.com/AuxPages/RecursoProfesor.aspx?IdGuion=12642&amp;IdRecurso=626753&amp;Transparent=on</w:t>
              </w:r>
            </w:hyperlink>
            <w:r w:rsidR="00B02823" w:rsidRPr="00AE0AB8">
              <w:rPr>
                <w:rFonts w:ascii="Times New Roman" w:hAnsi="Times New Roman" w:cs="Times New Roman"/>
                <w:color w:val="000000"/>
                <w:sz w:val="24"/>
                <w:szCs w:val="24"/>
              </w:rPr>
              <w:t xml:space="preserve"> </w:t>
            </w:r>
          </w:p>
          <w:p w14:paraId="0718CD40" w14:textId="77777777" w:rsidR="00B02823" w:rsidRPr="00AE0AB8" w:rsidRDefault="00B02823" w:rsidP="009D4126">
            <w:pPr>
              <w:rPr>
                <w:rFonts w:ascii="Times New Roman" w:hAnsi="Times New Roman" w:cs="Times New Roman"/>
                <w:color w:val="000000"/>
                <w:sz w:val="24"/>
                <w:szCs w:val="24"/>
              </w:rPr>
            </w:pPr>
          </w:p>
          <w:p w14:paraId="5D86BA95" w14:textId="77777777" w:rsidR="00B02823" w:rsidRPr="00AE0AB8" w:rsidRDefault="00B02823" w:rsidP="009D4126">
            <w:pPr>
              <w:rPr>
                <w:rFonts w:ascii="Times New Roman" w:hAnsi="Times New Roman" w:cs="Times New Roman"/>
                <w:color w:val="000000"/>
                <w:sz w:val="24"/>
                <w:szCs w:val="24"/>
              </w:rPr>
            </w:pPr>
          </w:p>
        </w:tc>
      </w:tr>
      <w:tr w:rsidR="00B02823" w:rsidRPr="00AE0AB8" w14:paraId="4FB34C88" w14:textId="77777777" w:rsidTr="001D2740">
        <w:tc>
          <w:tcPr>
            <w:tcW w:w="1696" w:type="dxa"/>
          </w:tcPr>
          <w:p w14:paraId="5F5C1540"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Cambio (descripción o capturas de pantallas)</w:t>
            </w:r>
          </w:p>
        </w:tc>
        <w:tc>
          <w:tcPr>
            <w:tcW w:w="7132" w:type="dxa"/>
          </w:tcPr>
          <w:p w14:paraId="6AA8257E" w14:textId="77777777" w:rsidR="00B02823" w:rsidRPr="00AE0AB8" w:rsidRDefault="00B02823" w:rsidP="009D4126">
            <w:pPr>
              <w:rPr>
                <w:rFonts w:ascii="Times New Roman" w:hAnsi="Times New Roman" w:cs="Times New Roman"/>
                <w:color w:val="000000"/>
                <w:sz w:val="24"/>
                <w:szCs w:val="24"/>
              </w:rPr>
            </w:pPr>
          </w:p>
        </w:tc>
      </w:tr>
      <w:tr w:rsidR="00B02823" w:rsidRPr="00AE0AB8" w14:paraId="7DEC390B" w14:textId="77777777" w:rsidTr="001D2740">
        <w:tc>
          <w:tcPr>
            <w:tcW w:w="1696" w:type="dxa"/>
          </w:tcPr>
          <w:p w14:paraId="2C8BDD9E"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7132" w:type="dxa"/>
          </w:tcPr>
          <w:p w14:paraId="0CC1B292" w14:textId="77777777" w:rsidR="00B02823" w:rsidRPr="00AE0AB8" w:rsidRDefault="00B02823" w:rsidP="009D4126">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Los números naturales </w:t>
            </w:r>
          </w:p>
        </w:tc>
      </w:tr>
      <w:tr w:rsidR="00B02823" w:rsidRPr="00AE0AB8" w14:paraId="22AD9540" w14:textId="77777777" w:rsidTr="001D2740">
        <w:tc>
          <w:tcPr>
            <w:tcW w:w="1696" w:type="dxa"/>
          </w:tcPr>
          <w:p w14:paraId="6A554910" w14:textId="77777777" w:rsidR="00B02823" w:rsidRPr="00AE0AB8" w:rsidRDefault="00B02823" w:rsidP="009D4126">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7132" w:type="dxa"/>
          </w:tcPr>
          <w:p w14:paraId="64E0E492" w14:textId="3444FA02" w:rsidR="00B02823" w:rsidRPr="00AE0AB8" w:rsidRDefault="00161C52" w:rsidP="00BD0C04">
            <w:pPr>
              <w:rPr>
                <w:rFonts w:ascii="Times New Roman" w:hAnsi="Times New Roman" w:cs="Times New Roman"/>
                <w:color w:val="000000"/>
                <w:sz w:val="24"/>
                <w:szCs w:val="24"/>
              </w:rPr>
            </w:pPr>
            <w:r w:rsidRPr="00B6265C">
              <w:rPr>
                <w:rFonts w:ascii="Lucida Grande" w:hAnsi="Lucida Grande" w:cs="Lucida Grande"/>
                <w:color w:val="000000"/>
              </w:rPr>
              <w:t>Actividad para ordenar los números naturales</w:t>
            </w:r>
          </w:p>
        </w:tc>
      </w:tr>
    </w:tbl>
    <w:p w14:paraId="550BAAB6" w14:textId="77777777" w:rsidR="00A30FB2" w:rsidRPr="00AE0AB8" w:rsidRDefault="00A30FB2" w:rsidP="00A34663">
      <w:pPr>
        <w:spacing w:after="0"/>
        <w:rPr>
          <w:rFonts w:ascii="Times New Roman" w:hAnsi="Times New Roman" w:cs="Times New Roman"/>
          <w:highlight w:val="yellow"/>
        </w:rPr>
      </w:pPr>
    </w:p>
    <w:p w14:paraId="41FBCC52" w14:textId="77777777" w:rsidR="00A34663" w:rsidRPr="00AE0AB8" w:rsidRDefault="00E63763" w:rsidP="00A34663">
      <w:pPr>
        <w:spacing w:after="0"/>
        <w:rPr>
          <w:rFonts w:ascii="Times New Roman" w:hAnsi="Times New Roman" w:cs="Times New Roman"/>
          <w:b/>
        </w:rPr>
      </w:pPr>
      <w:r w:rsidRPr="00AE0AB8">
        <w:rPr>
          <w:rFonts w:ascii="Times New Roman" w:hAnsi="Times New Roman" w:cs="Times New Roman"/>
          <w:highlight w:val="yellow"/>
        </w:rPr>
        <w:t xml:space="preserve"> </w:t>
      </w:r>
      <w:r w:rsidR="00A34663" w:rsidRPr="00AE0AB8">
        <w:rPr>
          <w:rFonts w:ascii="Times New Roman" w:hAnsi="Times New Roman" w:cs="Times New Roman"/>
          <w:highlight w:val="yellow"/>
        </w:rPr>
        <w:t>[SECCIÓN 1]</w:t>
      </w:r>
      <w:r w:rsidR="00A34663" w:rsidRPr="00AE0AB8">
        <w:rPr>
          <w:rFonts w:ascii="Times New Roman" w:hAnsi="Times New Roman" w:cs="Times New Roman"/>
        </w:rPr>
        <w:t xml:space="preserve"> </w:t>
      </w:r>
      <w:r w:rsidR="00812091" w:rsidRPr="00AE0AB8">
        <w:rPr>
          <w:rFonts w:ascii="Times New Roman" w:hAnsi="Times New Roman" w:cs="Times New Roman"/>
          <w:b/>
        </w:rPr>
        <w:t>4.</w:t>
      </w:r>
      <w:r w:rsidR="00A34663" w:rsidRPr="00AE0AB8">
        <w:rPr>
          <w:rFonts w:ascii="Times New Roman" w:hAnsi="Times New Roman" w:cs="Times New Roman"/>
          <w:b/>
        </w:rPr>
        <w:t xml:space="preserve"> Ejercitación y competencias </w:t>
      </w:r>
    </w:p>
    <w:p w14:paraId="21B5EF75" w14:textId="77777777" w:rsidR="001976C4" w:rsidRPr="00AE0AB8" w:rsidRDefault="001976C4" w:rsidP="00A34663">
      <w:pPr>
        <w:spacing w:after="0"/>
        <w:rPr>
          <w:rFonts w:ascii="Times New Roman" w:hAnsi="Times New Roman" w:cs="Times New Roman"/>
          <w:b/>
        </w:rPr>
      </w:pPr>
    </w:p>
    <w:p w14:paraId="3262B6E3" w14:textId="6226B8AF" w:rsidR="00A30FB2" w:rsidRPr="00AE0AB8" w:rsidRDefault="007E5F92" w:rsidP="00A30FB2">
      <w:pPr>
        <w:spacing w:after="0"/>
        <w:jc w:val="both"/>
        <w:rPr>
          <w:rFonts w:ascii="Times New Roman" w:hAnsi="Times New Roman" w:cs="Times New Roman"/>
        </w:rPr>
      </w:pPr>
      <w:r w:rsidRPr="00AE0AB8">
        <w:rPr>
          <w:rFonts w:ascii="Times New Roman" w:hAnsi="Times New Roman" w:cs="Times New Roman"/>
        </w:rPr>
        <w:t>Pon a prueba tus capacidades con est</w:t>
      </w:r>
      <w:r w:rsidR="005E4AB3" w:rsidRPr="00AE0AB8">
        <w:rPr>
          <w:rFonts w:ascii="Times New Roman" w:hAnsi="Times New Roman" w:cs="Times New Roman"/>
        </w:rPr>
        <w:t xml:space="preserve">os </w:t>
      </w:r>
      <w:r w:rsidRPr="00AE0AB8">
        <w:rPr>
          <w:rFonts w:ascii="Times New Roman" w:hAnsi="Times New Roman" w:cs="Times New Roman"/>
        </w:rPr>
        <w:t>recurso</w:t>
      </w:r>
      <w:r w:rsidR="005E4AB3" w:rsidRPr="00AE0AB8">
        <w:rPr>
          <w:rFonts w:ascii="Times New Roman" w:hAnsi="Times New Roman" w:cs="Times New Roman"/>
        </w:rPr>
        <w:t>s</w:t>
      </w:r>
      <w:r w:rsidRPr="00AE0AB8">
        <w:rPr>
          <w:rFonts w:ascii="Times New Roman" w:hAnsi="Times New Roman" w:cs="Times New Roman"/>
        </w:rPr>
        <w:t xml:space="preserve">: </w:t>
      </w:r>
    </w:p>
    <w:tbl>
      <w:tblPr>
        <w:tblStyle w:val="TableGrid"/>
        <w:tblpPr w:leftFromText="141" w:rightFromText="141" w:vertAnchor="text" w:horzAnchor="margin" w:tblpY="253"/>
        <w:tblW w:w="0" w:type="auto"/>
        <w:tblLook w:val="04A0" w:firstRow="1" w:lastRow="0" w:firstColumn="1" w:lastColumn="0" w:noHBand="0" w:noVBand="1"/>
      </w:tblPr>
      <w:tblGrid>
        <w:gridCol w:w="2518"/>
        <w:gridCol w:w="6515"/>
      </w:tblGrid>
      <w:tr w:rsidR="00A30FB2" w:rsidRPr="00AE0AB8" w14:paraId="7211E949" w14:textId="77777777" w:rsidTr="002645C1">
        <w:tc>
          <w:tcPr>
            <w:tcW w:w="9033" w:type="dxa"/>
            <w:gridSpan w:val="2"/>
            <w:shd w:val="clear" w:color="auto" w:fill="000000" w:themeFill="text1"/>
          </w:tcPr>
          <w:p w14:paraId="24E14B49" w14:textId="77777777" w:rsidR="00A30FB2" w:rsidRPr="00AE0AB8" w:rsidRDefault="00A30FB2"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Practica: recurso nuevo</w:t>
            </w:r>
          </w:p>
        </w:tc>
      </w:tr>
      <w:tr w:rsidR="00A30FB2" w:rsidRPr="00AE0AB8" w14:paraId="2B1AF35B" w14:textId="77777777" w:rsidTr="002645C1">
        <w:tc>
          <w:tcPr>
            <w:tcW w:w="2518" w:type="dxa"/>
          </w:tcPr>
          <w:p w14:paraId="342F9772" w14:textId="77777777" w:rsidR="00A30FB2" w:rsidRPr="00AE0AB8" w:rsidRDefault="00A30FB2"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0D1C90E" w14:textId="59F78FB5" w:rsidR="00A30FB2" w:rsidRPr="00AE0AB8" w:rsidRDefault="000F2181" w:rsidP="002645C1">
            <w:pPr>
              <w:rPr>
                <w:rFonts w:ascii="Times New Roman" w:hAnsi="Times New Roman" w:cs="Times New Roman"/>
                <w:b/>
                <w:color w:val="000000"/>
                <w:sz w:val="24"/>
                <w:szCs w:val="24"/>
              </w:rPr>
            </w:pPr>
            <w:r>
              <w:rPr>
                <w:rFonts w:ascii="Times New Roman" w:hAnsi="Times New Roman" w:cs="Times New Roman"/>
                <w:color w:val="000000"/>
                <w:sz w:val="24"/>
                <w:szCs w:val="24"/>
              </w:rPr>
              <w:t>MA_06_02_CO_REC22</w:t>
            </w:r>
            <w:r w:rsidR="00A30FB2" w:rsidRPr="00AE0AB8">
              <w:rPr>
                <w:rFonts w:ascii="Times New Roman" w:hAnsi="Times New Roman" w:cs="Times New Roman"/>
                <w:color w:val="000000"/>
                <w:sz w:val="24"/>
                <w:szCs w:val="24"/>
              </w:rPr>
              <w:t>0</w:t>
            </w:r>
          </w:p>
        </w:tc>
      </w:tr>
      <w:tr w:rsidR="00A30FB2" w:rsidRPr="00AE0AB8" w14:paraId="6A8D1EDC" w14:textId="77777777" w:rsidTr="002645C1">
        <w:tc>
          <w:tcPr>
            <w:tcW w:w="2518" w:type="dxa"/>
          </w:tcPr>
          <w:p w14:paraId="43F6B8A9" w14:textId="77777777" w:rsidR="00A30FB2" w:rsidRPr="00AE0AB8" w:rsidRDefault="00A30FB2"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B16F3A0" w14:textId="77777777" w:rsidR="00A30FB2" w:rsidRPr="00AE0AB8" w:rsidRDefault="00A30FB2" w:rsidP="002645C1">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Escritura en diversos sistemas numéricos </w:t>
            </w:r>
          </w:p>
        </w:tc>
      </w:tr>
      <w:tr w:rsidR="00A30FB2" w:rsidRPr="00AE0AB8" w14:paraId="0F5B6EDD" w14:textId="77777777" w:rsidTr="000F2181">
        <w:trPr>
          <w:trHeight w:val="257"/>
        </w:trPr>
        <w:tc>
          <w:tcPr>
            <w:tcW w:w="2518" w:type="dxa"/>
          </w:tcPr>
          <w:p w14:paraId="42E5C0C1" w14:textId="77777777" w:rsidR="00A30FB2" w:rsidRPr="00AE0AB8" w:rsidRDefault="00A30FB2"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32075FF" w14:textId="3AFF4B36" w:rsidR="00A30FB2" w:rsidRPr="00AE0AB8" w:rsidRDefault="000F2181" w:rsidP="002645C1">
            <w:pPr>
              <w:rPr>
                <w:rFonts w:ascii="Times New Roman" w:hAnsi="Times New Roman" w:cs="Times New Roman"/>
                <w:sz w:val="24"/>
                <w:szCs w:val="24"/>
                <w:lang w:val="es-ES_tradnl"/>
              </w:rPr>
            </w:pPr>
            <w:r w:rsidRPr="00F57982">
              <w:rPr>
                <w:rFonts w:ascii="Lucida Grande" w:hAnsi="Lucida Grande" w:cs="Lucida Grande"/>
                <w:color w:val="000000"/>
              </w:rPr>
              <w:t>Actividad para identificar y escribir números en distintos sistemas de numeración</w:t>
            </w:r>
          </w:p>
        </w:tc>
      </w:tr>
    </w:tbl>
    <w:p w14:paraId="100EF08B" w14:textId="77777777" w:rsidR="00A30FB2" w:rsidRPr="00AE0AB8" w:rsidRDefault="00A30FB2" w:rsidP="00134A9E">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838"/>
        <w:gridCol w:w="6990"/>
      </w:tblGrid>
      <w:tr w:rsidR="008B239C" w:rsidRPr="00AE0AB8" w14:paraId="61061994" w14:textId="77777777" w:rsidTr="002645C1">
        <w:tc>
          <w:tcPr>
            <w:tcW w:w="8828" w:type="dxa"/>
            <w:gridSpan w:val="2"/>
            <w:shd w:val="clear" w:color="auto" w:fill="000000" w:themeFill="text1"/>
          </w:tcPr>
          <w:p w14:paraId="13BD522C" w14:textId="77777777" w:rsidR="008B239C" w:rsidRPr="00AE0AB8" w:rsidRDefault="008B239C" w:rsidP="002645C1">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Profundiza: recurso aprovechado</w:t>
            </w:r>
          </w:p>
        </w:tc>
      </w:tr>
      <w:tr w:rsidR="008B239C" w:rsidRPr="00AE0AB8" w14:paraId="69B7120E" w14:textId="77777777" w:rsidTr="002645C1">
        <w:tc>
          <w:tcPr>
            <w:tcW w:w="1838" w:type="dxa"/>
          </w:tcPr>
          <w:p w14:paraId="42103A6D" w14:textId="77777777" w:rsidR="008B239C" w:rsidRPr="00AE0AB8" w:rsidRDefault="008B239C"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990" w:type="dxa"/>
          </w:tcPr>
          <w:p w14:paraId="039E4483" w14:textId="4DAD1D0F" w:rsidR="008B239C" w:rsidRPr="00AE0AB8" w:rsidRDefault="000F2181" w:rsidP="002645C1">
            <w:pPr>
              <w:rPr>
                <w:rFonts w:ascii="Times New Roman" w:hAnsi="Times New Roman" w:cs="Times New Roman"/>
                <w:b/>
                <w:color w:val="000000"/>
                <w:sz w:val="24"/>
                <w:szCs w:val="24"/>
              </w:rPr>
            </w:pPr>
            <w:r>
              <w:rPr>
                <w:rFonts w:ascii="Times New Roman" w:hAnsi="Times New Roman" w:cs="Times New Roman"/>
                <w:color w:val="000000"/>
                <w:sz w:val="24"/>
                <w:szCs w:val="24"/>
              </w:rPr>
              <w:t>MA_06_02__CO_REC23</w:t>
            </w:r>
            <w:r w:rsidR="008B239C" w:rsidRPr="00AE0AB8">
              <w:rPr>
                <w:rFonts w:ascii="Times New Roman" w:hAnsi="Times New Roman" w:cs="Times New Roman"/>
                <w:color w:val="000000"/>
                <w:sz w:val="24"/>
                <w:szCs w:val="24"/>
              </w:rPr>
              <w:t>0</w:t>
            </w:r>
          </w:p>
        </w:tc>
      </w:tr>
      <w:tr w:rsidR="008B239C" w:rsidRPr="00AE0AB8" w14:paraId="10F53285" w14:textId="77777777" w:rsidTr="002645C1">
        <w:tc>
          <w:tcPr>
            <w:tcW w:w="1838" w:type="dxa"/>
          </w:tcPr>
          <w:p w14:paraId="2F3C9354"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Ubicación en Aula Planeta</w:t>
            </w:r>
          </w:p>
        </w:tc>
        <w:tc>
          <w:tcPr>
            <w:tcW w:w="6990" w:type="dxa"/>
          </w:tcPr>
          <w:p w14:paraId="41ECDB1A" w14:textId="77777777" w:rsidR="008B239C" w:rsidRPr="00AE0AB8" w:rsidRDefault="008B239C" w:rsidP="002645C1">
            <w:pPr>
              <w:rPr>
                <w:rFonts w:ascii="Times New Roman" w:hAnsi="Times New Roman" w:cs="Times New Roman"/>
                <w:sz w:val="24"/>
                <w:szCs w:val="24"/>
              </w:rPr>
            </w:pPr>
          </w:p>
          <w:p w14:paraId="369E4944" w14:textId="77777777" w:rsidR="008B239C" w:rsidRPr="00AE0AB8" w:rsidRDefault="008B239C" w:rsidP="002645C1">
            <w:pPr>
              <w:rPr>
                <w:rFonts w:ascii="Times New Roman" w:hAnsi="Times New Roman" w:cs="Times New Roman"/>
                <w:sz w:val="24"/>
                <w:szCs w:val="24"/>
              </w:rPr>
            </w:pPr>
            <w:r w:rsidRPr="00AE0AB8">
              <w:rPr>
                <w:rFonts w:ascii="Times New Roman" w:hAnsi="Times New Roman" w:cs="Times New Roman"/>
                <w:noProof/>
                <w:sz w:val="24"/>
                <w:szCs w:val="24"/>
                <w:lang w:val="en-US"/>
              </w:rPr>
              <w:lastRenderedPageBreak/>
              <w:drawing>
                <wp:inline distT="0" distB="0" distL="0" distR="0" wp14:anchorId="0A1A9A91" wp14:editId="0F7C14C3">
                  <wp:extent cx="3914775" cy="2476500"/>
                  <wp:effectExtent l="0" t="0" r="9525" b="0"/>
                  <wp:docPr id="38913" name="Imagen 3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880" t="7546" r="12255" b="15174"/>
                          <a:stretch/>
                        </pic:blipFill>
                        <pic:spPr bwMode="auto">
                          <a:xfrm>
                            <a:off x="0" y="0"/>
                            <a:ext cx="3914775" cy="2476500"/>
                          </a:xfrm>
                          <a:prstGeom prst="rect">
                            <a:avLst/>
                          </a:prstGeom>
                          <a:ln>
                            <a:noFill/>
                          </a:ln>
                          <a:extLst>
                            <a:ext uri="{53640926-AAD7-44d8-BBD7-CCE9431645EC}">
                              <a14:shadowObscured xmlns:a14="http://schemas.microsoft.com/office/drawing/2010/main"/>
                            </a:ext>
                          </a:extLst>
                        </pic:spPr>
                      </pic:pic>
                    </a:graphicData>
                  </a:graphic>
                </wp:inline>
              </w:drawing>
            </w:r>
          </w:p>
          <w:p w14:paraId="716D80DA" w14:textId="77777777" w:rsidR="008B239C" w:rsidRPr="00AE0AB8" w:rsidRDefault="003867AF" w:rsidP="002645C1">
            <w:pPr>
              <w:rPr>
                <w:rFonts w:ascii="Times New Roman" w:hAnsi="Times New Roman" w:cs="Times New Roman"/>
                <w:color w:val="000000"/>
                <w:sz w:val="24"/>
                <w:szCs w:val="24"/>
              </w:rPr>
            </w:pPr>
            <w:hyperlink r:id="rId40" w:history="1">
              <w:r w:rsidR="008B239C" w:rsidRPr="00AE0AB8">
                <w:rPr>
                  <w:rStyle w:val="Hyperlink"/>
                  <w:rFonts w:ascii="Times New Roman" w:hAnsi="Times New Roman" w:cs="Times New Roman"/>
                  <w:sz w:val="24"/>
                  <w:szCs w:val="24"/>
                </w:rPr>
                <w:t>http://profesores.aulaplaneta.com/DNNPlayerPackages/Package12642/Recurso180/Principal.html?transparent=on&amp;solucion=si</w:t>
              </w:r>
            </w:hyperlink>
            <w:r w:rsidR="008B239C" w:rsidRPr="00AE0AB8">
              <w:rPr>
                <w:rFonts w:ascii="Times New Roman" w:hAnsi="Times New Roman" w:cs="Times New Roman"/>
                <w:color w:val="000000"/>
                <w:sz w:val="24"/>
                <w:szCs w:val="24"/>
              </w:rPr>
              <w:t xml:space="preserve"> </w:t>
            </w:r>
          </w:p>
        </w:tc>
      </w:tr>
      <w:tr w:rsidR="008B239C" w:rsidRPr="00AE0AB8" w14:paraId="57CF5BA3" w14:textId="77777777" w:rsidTr="002645C1">
        <w:tc>
          <w:tcPr>
            <w:tcW w:w="1838" w:type="dxa"/>
          </w:tcPr>
          <w:p w14:paraId="299FCD98"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lastRenderedPageBreak/>
              <w:t>Cambio (descripción o capturas de pantallas)</w:t>
            </w:r>
          </w:p>
        </w:tc>
        <w:tc>
          <w:tcPr>
            <w:tcW w:w="6990" w:type="dxa"/>
          </w:tcPr>
          <w:p w14:paraId="729EF950" w14:textId="77777777" w:rsidR="008B239C" w:rsidRPr="00AE0AB8" w:rsidRDefault="008B239C" w:rsidP="002645C1">
            <w:pPr>
              <w:rPr>
                <w:rFonts w:ascii="Times New Roman" w:hAnsi="Times New Roman" w:cs="Times New Roman"/>
                <w:color w:val="000000"/>
                <w:sz w:val="24"/>
                <w:szCs w:val="24"/>
              </w:rPr>
            </w:pPr>
          </w:p>
        </w:tc>
      </w:tr>
      <w:tr w:rsidR="008B239C" w:rsidRPr="00AE0AB8" w14:paraId="06CB6396" w14:textId="77777777" w:rsidTr="002645C1">
        <w:tc>
          <w:tcPr>
            <w:tcW w:w="1838" w:type="dxa"/>
          </w:tcPr>
          <w:p w14:paraId="48FB5382" w14:textId="77777777" w:rsidR="008B239C" w:rsidRPr="00AE0AB8" w:rsidRDefault="008B239C"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Título</w:t>
            </w:r>
          </w:p>
        </w:tc>
        <w:tc>
          <w:tcPr>
            <w:tcW w:w="6990" w:type="dxa"/>
          </w:tcPr>
          <w:p w14:paraId="6CBF6D27"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Aprendizaje del código binario</w:t>
            </w:r>
          </w:p>
        </w:tc>
      </w:tr>
      <w:tr w:rsidR="008B239C" w:rsidRPr="00AE0AB8" w14:paraId="5D726F09" w14:textId="77777777" w:rsidTr="002645C1">
        <w:tc>
          <w:tcPr>
            <w:tcW w:w="1838" w:type="dxa"/>
          </w:tcPr>
          <w:p w14:paraId="43B8330E" w14:textId="77777777" w:rsidR="008B239C" w:rsidRPr="00AE0AB8" w:rsidRDefault="008B239C" w:rsidP="002645C1">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Descripción</w:t>
            </w:r>
          </w:p>
        </w:tc>
        <w:tc>
          <w:tcPr>
            <w:tcW w:w="6990" w:type="dxa"/>
          </w:tcPr>
          <w:p w14:paraId="0C8B7775" w14:textId="77777777" w:rsidR="008B239C" w:rsidRPr="00AE0AB8" w:rsidRDefault="008B239C" w:rsidP="002645C1">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Actividad que permite el aprendizaje del manejo del código binario </w:t>
            </w:r>
          </w:p>
        </w:tc>
      </w:tr>
    </w:tbl>
    <w:p w14:paraId="41B8C2BE" w14:textId="77777777" w:rsidR="00A30FB2" w:rsidRPr="00AE0AB8" w:rsidRDefault="00A30FB2" w:rsidP="00A34663">
      <w:pPr>
        <w:rPr>
          <w:rFonts w:ascii="Times New Roman" w:hAnsi="Times New Roman" w:cs="Times New Roman"/>
          <w:highlight w:val="yellow"/>
        </w:rPr>
      </w:pPr>
    </w:p>
    <w:p w14:paraId="67F7D785" w14:textId="17D977D2" w:rsidR="00A34663" w:rsidRPr="00AE0AB8" w:rsidRDefault="00054A93" w:rsidP="00A34663">
      <w:pPr>
        <w:rPr>
          <w:rFonts w:ascii="Times New Roman" w:hAnsi="Times New Roman" w:cs="Times New Roman"/>
          <w:highlight w:val="yellow"/>
        </w:rPr>
      </w:pPr>
      <w:r w:rsidRPr="00AE0AB8">
        <w:rPr>
          <w:rFonts w:ascii="Times New Roman" w:hAnsi="Times New Roman" w:cs="Times New Roman"/>
          <w:highlight w:val="yellow"/>
        </w:rPr>
        <w:t>[SECCIÓN 1]</w:t>
      </w:r>
      <w:r w:rsidR="00A34663" w:rsidRPr="00AE0AB8">
        <w:rPr>
          <w:rFonts w:ascii="Times New Roman" w:hAnsi="Times New Roman" w:cs="Times New Roman"/>
        </w:rPr>
        <w:t xml:space="preserve"> </w:t>
      </w:r>
      <w:r w:rsidRPr="00AE0AB8">
        <w:rPr>
          <w:rFonts w:ascii="Times New Roman" w:hAnsi="Times New Roman" w:cs="Times New Roman"/>
          <w:b/>
        </w:rPr>
        <w:t>Fin de unidad</w:t>
      </w:r>
    </w:p>
    <w:tbl>
      <w:tblPr>
        <w:tblStyle w:val="TableGrid"/>
        <w:tblpPr w:leftFromText="141" w:rightFromText="141" w:vertAnchor="text" w:horzAnchor="margin" w:tblpY="69"/>
        <w:tblW w:w="0" w:type="auto"/>
        <w:tblLook w:val="04A0" w:firstRow="1" w:lastRow="0" w:firstColumn="1" w:lastColumn="0" w:noHBand="0" w:noVBand="1"/>
      </w:tblPr>
      <w:tblGrid>
        <w:gridCol w:w="2518"/>
        <w:gridCol w:w="6515"/>
      </w:tblGrid>
      <w:tr w:rsidR="00A34663" w:rsidRPr="00AE0AB8" w14:paraId="4C1F4592" w14:textId="77777777" w:rsidTr="00A34663">
        <w:tc>
          <w:tcPr>
            <w:tcW w:w="9033" w:type="dxa"/>
            <w:gridSpan w:val="2"/>
            <w:shd w:val="clear" w:color="auto" w:fill="000000" w:themeFill="text1"/>
          </w:tcPr>
          <w:p w14:paraId="4CE6C4F8" w14:textId="77777777" w:rsidR="00A34663" w:rsidRPr="00AE0AB8" w:rsidRDefault="00A34663" w:rsidP="00A3466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Mapa conceptual</w:t>
            </w:r>
          </w:p>
        </w:tc>
      </w:tr>
      <w:tr w:rsidR="00A34663" w:rsidRPr="00AE0AB8" w14:paraId="5CBA102C" w14:textId="77777777" w:rsidTr="00A34663">
        <w:tc>
          <w:tcPr>
            <w:tcW w:w="2518" w:type="dxa"/>
          </w:tcPr>
          <w:p w14:paraId="66BCC5F5"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730332A0" w14:textId="19BBD849" w:rsidR="00A34663" w:rsidRPr="00AE0AB8" w:rsidRDefault="004968C1" w:rsidP="00206C40">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MA_06_02_CO_REC2</w:t>
            </w:r>
            <w:r w:rsidR="000F2181">
              <w:rPr>
                <w:rFonts w:ascii="Times New Roman" w:hAnsi="Times New Roman" w:cs="Times New Roman"/>
                <w:color w:val="000000"/>
                <w:sz w:val="24"/>
                <w:szCs w:val="24"/>
              </w:rPr>
              <w:t>4</w:t>
            </w:r>
            <w:r w:rsidRPr="00AE0AB8">
              <w:rPr>
                <w:rFonts w:ascii="Times New Roman" w:hAnsi="Times New Roman" w:cs="Times New Roman"/>
                <w:color w:val="000000"/>
                <w:sz w:val="24"/>
                <w:szCs w:val="24"/>
              </w:rPr>
              <w:t>0</w:t>
            </w:r>
          </w:p>
        </w:tc>
      </w:tr>
      <w:tr w:rsidR="00A34663" w:rsidRPr="00AE0AB8" w14:paraId="58CA1E7A" w14:textId="77777777" w:rsidTr="00A34663">
        <w:tc>
          <w:tcPr>
            <w:tcW w:w="2518" w:type="dxa"/>
          </w:tcPr>
          <w:p w14:paraId="690B3F20"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6F8191FA"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color w:val="000000"/>
                <w:sz w:val="24"/>
                <w:szCs w:val="24"/>
              </w:rPr>
              <w:t>Mapa conceptual</w:t>
            </w:r>
          </w:p>
        </w:tc>
      </w:tr>
      <w:tr w:rsidR="00E77EE0" w:rsidRPr="00AE0AB8" w14:paraId="716DDA9A" w14:textId="77777777" w:rsidTr="00A34663">
        <w:tc>
          <w:tcPr>
            <w:tcW w:w="2518" w:type="dxa"/>
          </w:tcPr>
          <w:p w14:paraId="5D00157F" w14:textId="77777777" w:rsidR="00E77EE0" w:rsidRPr="00AE0AB8" w:rsidRDefault="00E77EE0"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6745878B" w14:textId="7FA0E2DE" w:rsidR="00E77EE0" w:rsidRPr="00AE0AB8" w:rsidRDefault="00E77EE0" w:rsidP="00E77EE0">
            <w:pPr>
              <w:rPr>
                <w:rFonts w:ascii="Times New Roman" w:hAnsi="Times New Roman" w:cs="Times New Roman"/>
                <w:color w:val="000000"/>
                <w:sz w:val="24"/>
                <w:szCs w:val="24"/>
              </w:rPr>
            </w:pPr>
            <w:r w:rsidRPr="00AE0AB8">
              <w:rPr>
                <w:rFonts w:ascii="Times New Roman" w:hAnsi="Times New Roman" w:cs="Times New Roman"/>
                <w:color w:val="000000"/>
                <w:sz w:val="24"/>
                <w:szCs w:val="24"/>
              </w:rPr>
              <w:t xml:space="preserve">Muestra el mapa conceptual de la unidad los sistemas de numeración. </w:t>
            </w:r>
          </w:p>
        </w:tc>
      </w:tr>
    </w:tbl>
    <w:p w14:paraId="0D4C13AA" w14:textId="6C895655" w:rsidR="00A34663" w:rsidRPr="00AE0AB8" w:rsidRDefault="00A34663" w:rsidP="00A34663">
      <w:pPr>
        <w:rPr>
          <w:rFonts w:ascii="Times New Roman" w:hAnsi="Times New Roman" w:cs="Times New Roman"/>
        </w:rPr>
      </w:pPr>
    </w:p>
    <w:p w14:paraId="49B2DF8A" w14:textId="4738C3C5" w:rsidR="00A34663" w:rsidRPr="00AE0AB8" w:rsidRDefault="00A34663" w:rsidP="00A34663">
      <w:pPr>
        <w:rPr>
          <w:rFonts w:ascii="Times New Roman" w:hAnsi="Times New Roman" w:cs="Times New Roman"/>
          <w:b/>
        </w:rPr>
      </w:pPr>
      <w:r w:rsidRPr="00AE0AB8">
        <w:rPr>
          <w:rFonts w:ascii="Times New Roman" w:hAnsi="Times New Roman" w:cs="Times New Roman"/>
          <w:highlight w:val="yellow"/>
        </w:rPr>
        <w:t>[SECCIÓN 1]</w:t>
      </w:r>
      <w:r w:rsidRPr="00AE0AB8">
        <w:rPr>
          <w:rFonts w:ascii="Times New Roman" w:hAnsi="Times New Roman" w:cs="Times New Roman"/>
        </w:rPr>
        <w:t xml:space="preserve"> </w:t>
      </w:r>
      <w:r w:rsidR="001D2302" w:rsidRPr="00AE0AB8">
        <w:rPr>
          <w:rFonts w:ascii="Times New Roman" w:hAnsi="Times New Roman" w:cs="Times New Roman"/>
          <w:b/>
        </w:rPr>
        <w:t xml:space="preserve">Evaluación </w:t>
      </w:r>
    </w:p>
    <w:tbl>
      <w:tblPr>
        <w:tblStyle w:val="TableGrid"/>
        <w:tblpPr w:leftFromText="141" w:rightFromText="141" w:vertAnchor="text" w:horzAnchor="margin" w:tblpY="382"/>
        <w:tblW w:w="0" w:type="auto"/>
        <w:tblLook w:val="04A0" w:firstRow="1" w:lastRow="0" w:firstColumn="1" w:lastColumn="0" w:noHBand="0" w:noVBand="1"/>
      </w:tblPr>
      <w:tblGrid>
        <w:gridCol w:w="2518"/>
        <w:gridCol w:w="6515"/>
      </w:tblGrid>
      <w:tr w:rsidR="00A34663" w:rsidRPr="00AE0AB8" w14:paraId="3FFDF1BF" w14:textId="77777777" w:rsidTr="00A34663">
        <w:tc>
          <w:tcPr>
            <w:tcW w:w="9033" w:type="dxa"/>
            <w:gridSpan w:val="2"/>
            <w:shd w:val="clear" w:color="auto" w:fill="000000" w:themeFill="text1"/>
          </w:tcPr>
          <w:p w14:paraId="224EB18B" w14:textId="77777777" w:rsidR="00A34663" w:rsidRPr="00AE0AB8" w:rsidRDefault="00A34663" w:rsidP="00A3466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Evaluación: recurso nuevo</w:t>
            </w:r>
          </w:p>
        </w:tc>
      </w:tr>
      <w:tr w:rsidR="00A34663" w:rsidRPr="00AE0AB8" w14:paraId="0C383A54" w14:textId="77777777" w:rsidTr="00A34663">
        <w:tc>
          <w:tcPr>
            <w:tcW w:w="2518" w:type="dxa"/>
          </w:tcPr>
          <w:p w14:paraId="0C2FF479"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6515" w:type="dxa"/>
          </w:tcPr>
          <w:p w14:paraId="26C26F65" w14:textId="002394FC" w:rsidR="00A34663" w:rsidRPr="00AE0AB8" w:rsidRDefault="004968C1" w:rsidP="00206C40">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MA_06_02_CO_REC2</w:t>
            </w:r>
            <w:r w:rsidR="000F2181">
              <w:rPr>
                <w:rFonts w:ascii="Times New Roman" w:hAnsi="Times New Roman" w:cs="Times New Roman"/>
                <w:color w:val="000000"/>
                <w:sz w:val="24"/>
                <w:szCs w:val="24"/>
              </w:rPr>
              <w:t>5</w:t>
            </w:r>
            <w:bookmarkStart w:id="40" w:name="_GoBack"/>
            <w:bookmarkEnd w:id="40"/>
            <w:r w:rsidRPr="00AE0AB8">
              <w:rPr>
                <w:rFonts w:ascii="Times New Roman" w:hAnsi="Times New Roman" w:cs="Times New Roman"/>
                <w:color w:val="000000"/>
                <w:sz w:val="24"/>
                <w:szCs w:val="24"/>
              </w:rPr>
              <w:t>0</w:t>
            </w:r>
          </w:p>
        </w:tc>
      </w:tr>
      <w:tr w:rsidR="00A34663" w:rsidRPr="00AE0AB8" w14:paraId="59245FDF" w14:textId="77777777" w:rsidTr="00A34663">
        <w:tc>
          <w:tcPr>
            <w:tcW w:w="2518" w:type="dxa"/>
          </w:tcPr>
          <w:p w14:paraId="64226AAD"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Título</w:t>
            </w:r>
          </w:p>
        </w:tc>
        <w:tc>
          <w:tcPr>
            <w:tcW w:w="6515" w:type="dxa"/>
          </w:tcPr>
          <w:p w14:paraId="1DD89799" w14:textId="40FFD6A8" w:rsidR="00BD3F4B" w:rsidRPr="00AE0AB8" w:rsidRDefault="00BD3F4B" w:rsidP="00BD3F4B">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Evaluación  sistemas de numeración </w:t>
            </w:r>
          </w:p>
          <w:p w14:paraId="1763579A" w14:textId="77777777" w:rsidR="00A34663" w:rsidRPr="00AE0AB8" w:rsidRDefault="00A34663" w:rsidP="00A34663">
            <w:pPr>
              <w:rPr>
                <w:rFonts w:ascii="Times New Roman" w:hAnsi="Times New Roman" w:cs="Times New Roman"/>
                <w:color w:val="000000"/>
                <w:sz w:val="24"/>
                <w:szCs w:val="24"/>
              </w:rPr>
            </w:pPr>
          </w:p>
        </w:tc>
      </w:tr>
      <w:tr w:rsidR="00A34663" w:rsidRPr="00AE0AB8" w14:paraId="3FA8E0D1" w14:textId="77777777" w:rsidTr="00A34663">
        <w:tc>
          <w:tcPr>
            <w:tcW w:w="2518" w:type="dxa"/>
          </w:tcPr>
          <w:p w14:paraId="637EDF4D"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Descripción</w:t>
            </w:r>
          </w:p>
        </w:tc>
        <w:tc>
          <w:tcPr>
            <w:tcW w:w="6515" w:type="dxa"/>
          </w:tcPr>
          <w:p w14:paraId="02A5CEF1" w14:textId="77777777" w:rsidR="00BD3F4B" w:rsidRPr="00AE0AB8" w:rsidRDefault="00BD3F4B" w:rsidP="00BD3F4B">
            <w:pPr>
              <w:rPr>
                <w:rFonts w:ascii="Times New Roman" w:hAnsi="Times New Roman" w:cs="Times New Roman"/>
                <w:sz w:val="24"/>
                <w:szCs w:val="24"/>
                <w:lang w:val="es-ES_tradnl"/>
              </w:rPr>
            </w:pPr>
            <w:r w:rsidRPr="00AE0AB8">
              <w:rPr>
                <w:rFonts w:ascii="Times New Roman" w:hAnsi="Times New Roman" w:cs="Times New Roman"/>
                <w:sz w:val="24"/>
                <w:szCs w:val="24"/>
                <w:lang w:val="es-ES_tradnl"/>
              </w:rPr>
              <w:t xml:space="preserve">Esta actividad le permitirá evaluar los temas vistos en esta unidad </w:t>
            </w:r>
          </w:p>
          <w:p w14:paraId="15497F64" w14:textId="77777777" w:rsidR="00A34663" w:rsidRPr="00AE0AB8" w:rsidRDefault="00A34663" w:rsidP="00A34663">
            <w:pPr>
              <w:rPr>
                <w:rFonts w:ascii="Times New Roman" w:hAnsi="Times New Roman" w:cs="Times New Roman"/>
                <w:color w:val="000000"/>
                <w:sz w:val="24"/>
                <w:szCs w:val="24"/>
                <w:lang w:val="es-ES_tradnl"/>
              </w:rPr>
            </w:pPr>
          </w:p>
        </w:tc>
      </w:tr>
    </w:tbl>
    <w:p w14:paraId="3C05EE65" w14:textId="77777777" w:rsidR="009466CB" w:rsidRPr="00AE0AB8" w:rsidRDefault="009466CB" w:rsidP="00A34663">
      <w:pPr>
        <w:rPr>
          <w:rFonts w:ascii="Times New Roman" w:hAnsi="Times New Roman" w:cs="Times New Roman"/>
          <w:highlight w:val="yellow"/>
        </w:rPr>
      </w:pPr>
    </w:p>
    <w:p w14:paraId="30CBA263" w14:textId="77777777" w:rsidR="00206C40" w:rsidRPr="00AE0AB8" w:rsidRDefault="00206C40" w:rsidP="00A34663">
      <w:pPr>
        <w:rPr>
          <w:rFonts w:ascii="Times New Roman" w:hAnsi="Times New Roman" w:cs="Times New Roman"/>
          <w:highlight w:val="yellow"/>
        </w:rPr>
      </w:pPr>
    </w:p>
    <w:p w14:paraId="1EA19B37" w14:textId="67BB28D7" w:rsidR="0050067B" w:rsidRPr="00AE0AB8" w:rsidRDefault="00A34663" w:rsidP="00A34663">
      <w:pPr>
        <w:rPr>
          <w:rFonts w:ascii="Times New Roman" w:hAnsi="Times New Roman" w:cs="Times New Roman"/>
          <w:b/>
        </w:rPr>
      </w:pPr>
      <w:r w:rsidRPr="00AE0AB8">
        <w:rPr>
          <w:rFonts w:ascii="Times New Roman" w:hAnsi="Times New Roman" w:cs="Times New Roman"/>
          <w:highlight w:val="yellow"/>
        </w:rPr>
        <w:lastRenderedPageBreak/>
        <w:t>[SECCIÓN 1]</w:t>
      </w:r>
      <w:r w:rsidRPr="00AE0AB8">
        <w:rPr>
          <w:rFonts w:ascii="Times New Roman" w:hAnsi="Times New Roman" w:cs="Times New Roman"/>
        </w:rPr>
        <w:t xml:space="preserve"> </w:t>
      </w:r>
      <w:r w:rsidRPr="00AE0AB8">
        <w:rPr>
          <w:rFonts w:ascii="Times New Roman" w:hAnsi="Times New Roman" w:cs="Times New Roman"/>
          <w:b/>
        </w:rPr>
        <w:t xml:space="preserve">Web de referencia </w:t>
      </w:r>
    </w:p>
    <w:tbl>
      <w:tblPr>
        <w:tblStyle w:val="TableGrid"/>
        <w:tblpPr w:leftFromText="141" w:rightFromText="141" w:vertAnchor="text" w:horzAnchor="margin" w:tblpY="117"/>
        <w:tblW w:w="9054" w:type="dxa"/>
        <w:tblLayout w:type="fixed"/>
        <w:tblLook w:val="04A0" w:firstRow="1" w:lastRow="0" w:firstColumn="1" w:lastColumn="0" w:noHBand="0" w:noVBand="1"/>
      </w:tblPr>
      <w:tblGrid>
        <w:gridCol w:w="1129"/>
        <w:gridCol w:w="3515"/>
        <w:gridCol w:w="4410"/>
      </w:tblGrid>
      <w:tr w:rsidR="00A34663" w:rsidRPr="00AE0AB8" w14:paraId="62B9A52A" w14:textId="77777777" w:rsidTr="00FF7834">
        <w:tc>
          <w:tcPr>
            <w:tcW w:w="9054" w:type="dxa"/>
            <w:gridSpan w:val="3"/>
            <w:shd w:val="clear" w:color="auto" w:fill="000000" w:themeFill="text1"/>
          </w:tcPr>
          <w:p w14:paraId="3232D246" w14:textId="77777777" w:rsidR="00A34663" w:rsidRPr="00AE0AB8" w:rsidRDefault="00A34663" w:rsidP="00A34663">
            <w:pPr>
              <w:jc w:val="center"/>
              <w:rPr>
                <w:rFonts w:ascii="Times New Roman" w:hAnsi="Times New Roman" w:cs="Times New Roman"/>
                <w:b/>
                <w:color w:val="FFFFFF" w:themeColor="background1"/>
                <w:sz w:val="24"/>
                <w:szCs w:val="24"/>
              </w:rPr>
            </w:pPr>
            <w:r w:rsidRPr="00AE0AB8">
              <w:rPr>
                <w:rFonts w:ascii="Times New Roman" w:hAnsi="Times New Roman" w:cs="Times New Roman"/>
                <w:b/>
                <w:color w:val="FFFFFF" w:themeColor="background1"/>
                <w:sz w:val="24"/>
                <w:szCs w:val="24"/>
              </w:rPr>
              <w:t>Webs de referencia</w:t>
            </w:r>
          </w:p>
        </w:tc>
      </w:tr>
      <w:tr w:rsidR="0050067B" w:rsidRPr="00AE0AB8" w14:paraId="1D2A947E" w14:textId="77777777" w:rsidTr="00FF7834">
        <w:tc>
          <w:tcPr>
            <w:tcW w:w="1129" w:type="dxa"/>
          </w:tcPr>
          <w:p w14:paraId="07021F04"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Código</w:t>
            </w:r>
          </w:p>
        </w:tc>
        <w:tc>
          <w:tcPr>
            <w:tcW w:w="7925" w:type="dxa"/>
            <w:gridSpan w:val="2"/>
          </w:tcPr>
          <w:p w14:paraId="776C9F5C"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color w:val="000000"/>
                <w:sz w:val="24"/>
                <w:szCs w:val="24"/>
              </w:rPr>
              <w:t>XX_00_00_REC00</w:t>
            </w:r>
          </w:p>
        </w:tc>
      </w:tr>
      <w:tr w:rsidR="0050067B" w:rsidRPr="00AE0AB8" w14:paraId="2A9DD325" w14:textId="77777777" w:rsidTr="00FF7834">
        <w:tc>
          <w:tcPr>
            <w:tcW w:w="1129" w:type="dxa"/>
          </w:tcPr>
          <w:p w14:paraId="058F7A39"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Web 01</w:t>
            </w:r>
          </w:p>
        </w:tc>
        <w:tc>
          <w:tcPr>
            <w:tcW w:w="3515" w:type="dxa"/>
          </w:tcPr>
          <w:p w14:paraId="6C508504" w14:textId="315608AF" w:rsidR="00A34663" w:rsidRPr="00AE0AB8" w:rsidRDefault="0050067B" w:rsidP="0050067B">
            <w:pPr>
              <w:pStyle w:val="Default"/>
              <w:rPr>
                <w:rFonts w:ascii="Times New Roman" w:hAnsi="Times New Roman" w:cs="Times New Roman"/>
                <w:i/>
                <w:color w:val="A6A6A6" w:themeColor="background1" w:themeShade="A6"/>
                <w:sz w:val="24"/>
                <w:szCs w:val="24"/>
              </w:rPr>
            </w:pPr>
            <w:r w:rsidRPr="00AE0AB8">
              <w:rPr>
                <w:rFonts w:ascii="Times New Roman" w:hAnsi="Times New Roman" w:cs="Times New Roman"/>
                <w:i/>
                <w:color w:val="A6A6A6" w:themeColor="background1" w:themeShade="A6"/>
                <w:sz w:val="24"/>
                <w:szCs w:val="24"/>
                <w:lang w:val="es-MX"/>
              </w:rPr>
              <w:t>Trabajo didáctico “</w:t>
            </w:r>
            <w:r w:rsidRPr="00AE0AB8">
              <w:rPr>
                <w:rFonts w:ascii="Times New Roman" w:hAnsi="Times New Roman" w:cs="Times New Roman"/>
                <w:i/>
                <w:color w:val="A6A6A6" w:themeColor="background1" w:themeShade="A6"/>
                <w:sz w:val="24"/>
                <w:szCs w:val="24"/>
              </w:rPr>
              <w:t>CONSTRUCCIÓN DE SISTEMAS DE REPRESENTACIÓN NUMÉRICA EN EL AULA DE CLASE POTENCIANDO LA COMPETENCIA COMUNICATIVA”</w:t>
            </w:r>
          </w:p>
        </w:tc>
        <w:tc>
          <w:tcPr>
            <w:tcW w:w="4410" w:type="dxa"/>
          </w:tcPr>
          <w:p w14:paraId="680BE003" w14:textId="702C4580" w:rsidR="00A34663" w:rsidRPr="00AE0AB8" w:rsidRDefault="003867AF" w:rsidP="00A34663">
            <w:pPr>
              <w:jc w:val="center"/>
              <w:rPr>
                <w:rFonts w:ascii="Times New Roman" w:hAnsi="Times New Roman" w:cs="Times New Roman"/>
                <w:i/>
                <w:color w:val="A6A6A6" w:themeColor="background1" w:themeShade="A6"/>
                <w:sz w:val="24"/>
                <w:szCs w:val="24"/>
              </w:rPr>
            </w:pPr>
            <w:hyperlink r:id="rId41" w:history="1">
              <w:r w:rsidR="0050067B" w:rsidRPr="00AE0AB8">
                <w:rPr>
                  <w:rStyle w:val="Hyperlink"/>
                  <w:rFonts w:ascii="Times New Roman" w:hAnsi="Times New Roman" w:cs="Times New Roman"/>
                  <w:i/>
                  <w:color w:val="A6A6A6" w:themeColor="background1" w:themeShade="A6"/>
                  <w:sz w:val="24"/>
                  <w:szCs w:val="24"/>
                </w:rPr>
                <w:t>http://www.bdigital.unal.edu.co/5317/</w:t>
              </w:r>
            </w:hyperlink>
            <w:r w:rsidR="0050067B" w:rsidRPr="00AE0AB8">
              <w:rPr>
                <w:rFonts w:ascii="Times New Roman" w:hAnsi="Times New Roman" w:cs="Times New Roman"/>
                <w:i/>
                <w:color w:val="A6A6A6" w:themeColor="background1" w:themeShade="A6"/>
                <w:sz w:val="24"/>
                <w:szCs w:val="24"/>
              </w:rPr>
              <w:t xml:space="preserve"> </w:t>
            </w:r>
          </w:p>
        </w:tc>
      </w:tr>
      <w:tr w:rsidR="0050067B" w:rsidRPr="00AE0AB8" w14:paraId="74CF4D30" w14:textId="77777777" w:rsidTr="00FF7834">
        <w:tc>
          <w:tcPr>
            <w:tcW w:w="1129" w:type="dxa"/>
          </w:tcPr>
          <w:p w14:paraId="03B9F62E" w14:textId="77777777" w:rsidR="00A34663" w:rsidRPr="00AE0AB8" w:rsidRDefault="00A34663" w:rsidP="00A34663">
            <w:pPr>
              <w:rPr>
                <w:rFonts w:ascii="Times New Roman" w:hAnsi="Times New Roman" w:cs="Times New Roman"/>
                <w:color w:val="000000"/>
                <w:sz w:val="24"/>
                <w:szCs w:val="24"/>
              </w:rPr>
            </w:pPr>
            <w:r w:rsidRPr="00AE0AB8">
              <w:rPr>
                <w:rFonts w:ascii="Times New Roman" w:hAnsi="Times New Roman" w:cs="Times New Roman"/>
                <w:b/>
                <w:color w:val="000000"/>
                <w:sz w:val="24"/>
                <w:szCs w:val="24"/>
              </w:rPr>
              <w:t>Web 02</w:t>
            </w:r>
          </w:p>
        </w:tc>
        <w:tc>
          <w:tcPr>
            <w:tcW w:w="3515" w:type="dxa"/>
          </w:tcPr>
          <w:p w14:paraId="1025FDFC" w14:textId="329ABF26" w:rsidR="00A34663" w:rsidRPr="00AE0AB8" w:rsidRDefault="0050067B" w:rsidP="0050067B">
            <w:pPr>
              <w:jc w:val="center"/>
              <w:rPr>
                <w:rFonts w:ascii="Times New Roman" w:hAnsi="Times New Roman" w:cs="Times New Roman"/>
                <w:i/>
                <w:color w:val="A6A6A6" w:themeColor="background1" w:themeShade="A6"/>
                <w:sz w:val="24"/>
                <w:szCs w:val="24"/>
              </w:rPr>
            </w:pPr>
            <w:r w:rsidRPr="00AE0AB8">
              <w:rPr>
                <w:rFonts w:ascii="Times New Roman" w:hAnsi="Times New Roman" w:cs="Times New Roman"/>
                <w:i/>
                <w:color w:val="A6A6A6" w:themeColor="background1" w:themeShade="A6"/>
                <w:sz w:val="24"/>
                <w:szCs w:val="24"/>
              </w:rPr>
              <w:t xml:space="preserve">SISTEMAS NUMÉRICOS Y SU DIDÁCTICA PARA MAESTROS </w:t>
            </w:r>
          </w:p>
        </w:tc>
        <w:tc>
          <w:tcPr>
            <w:tcW w:w="4410" w:type="dxa"/>
          </w:tcPr>
          <w:p w14:paraId="2C9B40C1" w14:textId="77777777" w:rsidR="0050067B" w:rsidRPr="00AE0AB8" w:rsidRDefault="003867AF" w:rsidP="0050067B">
            <w:pPr>
              <w:rPr>
                <w:rFonts w:ascii="Times New Roman" w:hAnsi="Times New Roman" w:cs="Times New Roman"/>
                <w:i/>
                <w:color w:val="A6A6A6" w:themeColor="background1" w:themeShade="A6"/>
                <w:sz w:val="24"/>
                <w:szCs w:val="24"/>
              </w:rPr>
            </w:pPr>
            <w:hyperlink r:id="rId42" w:history="1">
              <w:r w:rsidR="0050067B" w:rsidRPr="00AE0AB8">
                <w:rPr>
                  <w:rStyle w:val="Hyperlink"/>
                  <w:rFonts w:ascii="Times New Roman" w:hAnsi="Times New Roman" w:cs="Times New Roman"/>
                  <w:i/>
                  <w:color w:val="A6A6A6" w:themeColor="background1" w:themeShade="A6"/>
                  <w:sz w:val="24"/>
                  <w:szCs w:val="24"/>
                </w:rPr>
                <w:t>http://www.ugr.es/~jgodino/edumat-maestros/manual/2_Sistemas_numericos.pdf</w:t>
              </w:r>
            </w:hyperlink>
          </w:p>
          <w:p w14:paraId="1C8D53A9" w14:textId="10D83248" w:rsidR="00A34663" w:rsidRPr="00AE0AB8" w:rsidRDefault="0050067B" w:rsidP="0050067B">
            <w:pPr>
              <w:jc w:val="center"/>
              <w:rPr>
                <w:rFonts w:ascii="Times New Roman" w:hAnsi="Times New Roman" w:cs="Times New Roman"/>
                <w:i/>
                <w:color w:val="A6A6A6" w:themeColor="background1" w:themeShade="A6"/>
                <w:sz w:val="24"/>
                <w:szCs w:val="24"/>
              </w:rPr>
            </w:pPr>
            <w:r w:rsidRPr="00AE0AB8">
              <w:rPr>
                <w:rFonts w:ascii="Times New Roman" w:hAnsi="Times New Roman" w:cs="Times New Roman"/>
                <w:i/>
                <w:color w:val="A6A6A6" w:themeColor="background1" w:themeShade="A6"/>
                <w:sz w:val="24"/>
                <w:szCs w:val="24"/>
              </w:rPr>
              <w:t xml:space="preserve"> </w:t>
            </w:r>
          </w:p>
        </w:tc>
      </w:tr>
      <w:tr w:rsidR="0050067B" w:rsidRPr="00AE0AB8" w14:paraId="3EED22FF" w14:textId="77777777" w:rsidTr="00FF7834">
        <w:tc>
          <w:tcPr>
            <w:tcW w:w="1129" w:type="dxa"/>
          </w:tcPr>
          <w:p w14:paraId="4FD11FA0" w14:textId="77777777" w:rsidR="00A34663" w:rsidRPr="00AE0AB8" w:rsidRDefault="00A34663" w:rsidP="00A34663">
            <w:pPr>
              <w:rPr>
                <w:rFonts w:ascii="Times New Roman" w:hAnsi="Times New Roman" w:cs="Times New Roman"/>
                <w:b/>
                <w:color w:val="000000"/>
                <w:sz w:val="24"/>
                <w:szCs w:val="24"/>
              </w:rPr>
            </w:pPr>
            <w:r w:rsidRPr="00AE0AB8">
              <w:rPr>
                <w:rFonts w:ascii="Times New Roman" w:hAnsi="Times New Roman" w:cs="Times New Roman"/>
                <w:b/>
                <w:color w:val="000000"/>
                <w:sz w:val="24"/>
                <w:szCs w:val="24"/>
              </w:rPr>
              <w:t>Web 03</w:t>
            </w:r>
          </w:p>
        </w:tc>
        <w:tc>
          <w:tcPr>
            <w:tcW w:w="3515" w:type="dxa"/>
          </w:tcPr>
          <w:p w14:paraId="24B71A43" w14:textId="6729EF6B" w:rsidR="00A34663" w:rsidRPr="00AE0AB8" w:rsidRDefault="00CF5806" w:rsidP="00A34663">
            <w:pPr>
              <w:jc w:val="center"/>
              <w:rPr>
                <w:rFonts w:ascii="Times New Roman" w:hAnsi="Times New Roman" w:cs="Times New Roman"/>
                <w:i/>
                <w:color w:val="BFBFBF" w:themeColor="background1" w:themeShade="BF"/>
                <w:sz w:val="24"/>
                <w:szCs w:val="24"/>
              </w:rPr>
            </w:pPr>
            <w:r w:rsidRPr="00AE0AB8">
              <w:rPr>
                <w:rFonts w:ascii="Times New Roman" w:hAnsi="Times New Roman" w:cs="Times New Roman"/>
                <w:i/>
                <w:color w:val="BFBFBF" w:themeColor="background1" w:themeShade="BF"/>
                <w:sz w:val="24"/>
                <w:szCs w:val="24"/>
              </w:rPr>
              <w:t>PDF Libro “El diablo de los números”</w:t>
            </w:r>
          </w:p>
        </w:tc>
        <w:tc>
          <w:tcPr>
            <w:tcW w:w="4410" w:type="dxa"/>
          </w:tcPr>
          <w:p w14:paraId="1F774DB7" w14:textId="38AF0C39" w:rsidR="00A34663" w:rsidRPr="00AE0AB8" w:rsidRDefault="00CF5806" w:rsidP="00A34663">
            <w:pPr>
              <w:jc w:val="center"/>
              <w:rPr>
                <w:rFonts w:ascii="Times New Roman" w:hAnsi="Times New Roman" w:cs="Times New Roman"/>
                <w:i/>
                <w:color w:val="BFBFBF" w:themeColor="background1" w:themeShade="BF"/>
                <w:sz w:val="24"/>
                <w:szCs w:val="24"/>
              </w:rPr>
            </w:pPr>
            <w:r w:rsidRPr="00AE0AB8">
              <w:rPr>
                <w:rFonts w:ascii="Times New Roman" w:hAnsi="Times New Roman" w:cs="Times New Roman"/>
                <w:i/>
                <w:color w:val="BFBFBF" w:themeColor="background1" w:themeShade="BF"/>
                <w:sz w:val="24"/>
                <w:szCs w:val="24"/>
              </w:rPr>
              <w:t xml:space="preserve">http://www.librosmaravillosos.com/eldiablodelosnumeros/pdf/El%20diablo%20de%20los%20numeros%20-%20Hans%20Magnus%20Enzensberger.pdf </w:t>
            </w:r>
          </w:p>
        </w:tc>
      </w:tr>
    </w:tbl>
    <w:p w14:paraId="77620D1B" w14:textId="77777777" w:rsidR="00A34663" w:rsidRPr="00AE0AB8" w:rsidRDefault="00A34663" w:rsidP="00A34663">
      <w:pPr>
        <w:rPr>
          <w:rFonts w:ascii="Times New Roman" w:hAnsi="Times New Roman" w:cs="Times New Roman"/>
          <w:highlight w:val="yellow"/>
        </w:rPr>
      </w:pPr>
    </w:p>
    <w:p w14:paraId="767E8227" w14:textId="77777777" w:rsidR="00A34663" w:rsidRPr="00AE0AB8" w:rsidRDefault="00A34663" w:rsidP="00134A9E">
      <w:pPr>
        <w:rPr>
          <w:rFonts w:ascii="Times New Roman" w:hAnsi="Times New Roman" w:cs="Times New Roman"/>
          <w:highlight w:val="yellow"/>
        </w:rPr>
      </w:pPr>
    </w:p>
    <w:sectPr w:rsidR="00A34663" w:rsidRPr="00AE0AB8"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51F24" w14:textId="77777777" w:rsidR="009A0D1D" w:rsidRDefault="009A0D1D">
      <w:pPr>
        <w:spacing w:after="0"/>
      </w:pPr>
      <w:r>
        <w:separator/>
      </w:r>
    </w:p>
  </w:endnote>
  <w:endnote w:type="continuationSeparator" w:id="0">
    <w:p w14:paraId="45467856" w14:textId="77777777" w:rsidR="009A0D1D" w:rsidRDefault="009A0D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889AD" w14:textId="77777777" w:rsidR="009A0D1D" w:rsidRDefault="009A0D1D">
      <w:pPr>
        <w:spacing w:after="0"/>
      </w:pPr>
      <w:r>
        <w:separator/>
      </w:r>
    </w:p>
  </w:footnote>
  <w:footnote w:type="continuationSeparator" w:id="0">
    <w:p w14:paraId="2D04163A" w14:textId="77777777" w:rsidR="009A0D1D" w:rsidRDefault="009A0D1D">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9A0D1D" w:rsidRDefault="009A0D1D" w:rsidP="0005374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C96075" w14:textId="77777777" w:rsidR="009A0D1D" w:rsidRDefault="009A0D1D" w:rsidP="0004489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9A0D1D" w:rsidRDefault="009A0D1D" w:rsidP="0005374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2181">
      <w:rPr>
        <w:rStyle w:val="PageNumber"/>
        <w:noProof/>
      </w:rPr>
      <w:t>20</w:t>
    </w:r>
    <w:r>
      <w:rPr>
        <w:rStyle w:val="PageNumber"/>
      </w:rPr>
      <w:fldChar w:fldCharType="end"/>
    </w:r>
  </w:p>
  <w:p w14:paraId="5F223E2B" w14:textId="577311E1" w:rsidR="009A0D1D" w:rsidRPr="00F16D37" w:rsidRDefault="009A0D1D" w:rsidP="0004489C">
    <w:pPr>
      <w:pStyle w:val="Header"/>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MA_06</w:t>
    </w:r>
    <w:r w:rsidRPr="00FE4049">
      <w:rPr>
        <w:rFonts w:ascii="Times" w:hAnsi="Times"/>
        <w:sz w:val="20"/>
        <w:szCs w:val="20"/>
        <w:highlight w:val="yellow"/>
        <w:lang w:val="es-ES"/>
      </w:rPr>
      <w:t>_</w:t>
    </w:r>
    <w:r>
      <w:rPr>
        <w:rFonts w:ascii="Times" w:hAnsi="Times"/>
        <w:sz w:val="20"/>
        <w:szCs w:val="20"/>
        <w:highlight w:val="yellow"/>
        <w:lang w:val="es-ES"/>
      </w:rPr>
      <w:t>02</w:t>
    </w:r>
    <w:r w:rsidRPr="00FE4049">
      <w:rPr>
        <w:rFonts w:ascii="Times" w:hAnsi="Times"/>
        <w:sz w:val="20"/>
        <w:szCs w:val="20"/>
        <w:highlight w:val="yellow"/>
        <w:lang w:val="es-ES"/>
      </w:rPr>
      <w:t>_CO]</w:t>
    </w:r>
    <w:r>
      <w:rPr>
        <w:rFonts w:ascii="Times" w:hAnsi="Times"/>
        <w:sz w:val="20"/>
        <w:szCs w:val="20"/>
        <w:lang w:val="es-ES"/>
      </w:rPr>
      <w:t xml:space="preserve"> Guion 2</w:t>
    </w:r>
    <w:r w:rsidRPr="00FE4049">
      <w:rPr>
        <w:rFonts w:ascii="Times" w:hAnsi="Times"/>
        <w:sz w:val="20"/>
        <w:szCs w:val="20"/>
        <w:lang w:val="es-ES"/>
      </w:rPr>
      <w:t xml:space="preserve">. </w:t>
    </w:r>
    <w:r>
      <w:rPr>
        <w:b/>
        <w:sz w:val="22"/>
        <w:szCs w:val="22"/>
      </w:rPr>
      <w:t>Los sistemas de Numeración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47F62"/>
    <w:multiLevelType w:val="multilevel"/>
    <w:tmpl w:val="4EC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E7A8D"/>
    <w:multiLevelType w:val="multilevel"/>
    <w:tmpl w:val="225EC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321E"/>
    <w:multiLevelType w:val="multilevel"/>
    <w:tmpl w:val="B3B0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41F28"/>
    <w:multiLevelType w:val="multilevel"/>
    <w:tmpl w:val="E7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E0B4CD2"/>
    <w:multiLevelType w:val="multilevel"/>
    <w:tmpl w:val="BFF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65AE3"/>
    <w:multiLevelType w:val="multilevel"/>
    <w:tmpl w:val="EE3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A34740"/>
    <w:multiLevelType w:val="multilevel"/>
    <w:tmpl w:val="694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2D7778B"/>
    <w:multiLevelType w:val="multilevel"/>
    <w:tmpl w:val="DB9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1383B"/>
    <w:multiLevelType w:val="multilevel"/>
    <w:tmpl w:val="D01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C2730F"/>
    <w:multiLevelType w:val="multilevel"/>
    <w:tmpl w:val="B56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A72FB1"/>
    <w:multiLevelType w:val="hybridMultilevel"/>
    <w:tmpl w:val="3E4A2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DA80528"/>
    <w:multiLevelType w:val="hybridMultilevel"/>
    <w:tmpl w:val="EBAA8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D221E7"/>
    <w:multiLevelType w:val="multilevel"/>
    <w:tmpl w:val="A87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4">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75AD421F"/>
    <w:multiLevelType w:val="multilevel"/>
    <w:tmpl w:val="DF6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4"/>
  </w:num>
  <w:num w:numId="5">
    <w:abstractNumId w:val="31"/>
  </w:num>
  <w:num w:numId="6">
    <w:abstractNumId w:val="14"/>
  </w:num>
  <w:num w:numId="7">
    <w:abstractNumId w:val="10"/>
  </w:num>
  <w:num w:numId="8">
    <w:abstractNumId w:val="19"/>
  </w:num>
  <w:num w:numId="9">
    <w:abstractNumId w:val="35"/>
  </w:num>
  <w:num w:numId="10">
    <w:abstractNumId w:val="7"/>
  </w:num>
  <w:num w:numId="11">
    <w:abstractNumId w:val="24"/>
  </w:num>
  <w:num w:numId="12">
    <w:abstractNumId w:val="46"/>
  </w:num>
  <w:num w:numId="13">
    <w:abstractNumId w:val="23"/>
  </w:num>
  <w:num w:numId="14">
    <w:abstractNumId w:val="25"/>
  </w:num>
  <w:num w:numId="15">
    <w:abstractNumId w:val="43"/>
  </w:num>
  <w:num w:numId="16">
    <w:abstractNumId w:val="38"/>
  </w:num>
  <w:num w:numId="17">
    <w:abstractNumId w:val="47"/>
  </w:num>
  <w:num w:numId="18">
    <w:abstractNumId w:val="32"/>
  </w:num>
  <w:num w:numId="19">
    <w:abstractNumId w:val="21"/>
  </w:num>
  <w:num w:numId="20">
    <w:abstractNumId w:val="12"/>
  </w:num>
  <w:num w:numId="21">
    <w:abstractNumId w:val="48"/>
  </w:num>
  <w:num w:numId="22">
    <w:abstractNumId w:val="13"/>
  </w:num>
  <w:num w:numId="23">
    <w:abstractNumId w:val="3"/>
  </w:num>
  <w:num w:numId="24">
    <w:abstractNumId w:val="34"/>
  </w:num>
  <w:num w:numId="25">
    <w:abstractNumId w:val="33"/>
  </w:num>
  <w:num w:numId="26">
    <w:abstractNumId w:val="37"/>
  </w:num>
  <w:num w:numId="27">
    <w:abstractNumId w:val="16"/>
  </w:num>
  <w:num w:numId="28">
    <w:abstractNumId w:val="11"/>
  </w:num>
  <w:num w:numId="29">
    <w:abstractNumId w:val="22"/>
  </w:num>
  <w:num w:numId="30">
    <w:abstractNumId w:val="0"/>
  </w:num>
  <w:num w:numId="31">
    <w:abstractNumId w:val="39"/>
  </w:num>
  <w:num w:numId="32">
    <w:abstractNumId w:val="8"/>
  </w:num>
  <w:num w:numId="33">
    <w:abstractNumId w:val="44"/>
  </w:num>
  <w:num w:numId="34">
    <w:abstractNumId w:val="18"/>
  </w:num>
  <w:num w:numId="35">
    <w:abstractNumId w:val="17"/>
  </w:num>
  <w:num w:numId="36">
    <w:abstractNumId w:val="15"/>
  </w:num>
  <w:num w:numId="37">
    <w:abstractNumId w:val="28"/>
  </w:num>
  <w:num w:numId="38">
    <w:abstractNumId w:val="9"/>
  </w:num>
  <w:num w:numId="39">
    <w:abstractNumId w:val="36"/>
  </w:num>
  <w:num w:numId="40">
    <w:abstractNumId w:val="2"/>
  </w:num>
  <w:num w:numId="41">
    <w:abstractNumId w:val="45"/>
  </w:num>
  <w:num w:numId="42">
    <w:abstractNumId w:val="26"/>
  </w:num>
  <w:num w:numId="43">
    <w:abstractNumId w:val="6"/>
  </w:num>
  <w:num w:numId="44">
    <w:abstractNumId w:val="42"/>
  </w:num>
  <w:num w:numId="45">
    <w:abstractNumId w:val="1"/>
  </w:num>
  <w:num w:numId="46">
    <w:abstractNumId w:val="27"/>
  </w:num>
  <w:num w:numId="47">
    <w:abstractNumId w:val="30"/>
  </w:num>
  <w:num w:numId="48">
    <w:abstractNumId w:val="40"/>
  </w:num>
  <w:num w:numId="49">
    <w:abstractNumId w:val="4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070B0"/>
    <w:rsid w:val="000101CE"/>
    <w:rsid w:val="00012056"/>
    <w:rsid w:val="00014937"/>
    <w:rsid w:val="00015AFE"/>
    <w:rsid w:val="00016723"/>
    <w:rsid w:val="000169FE"/>
    <w:rsid w:val="000170D6"/>
    <w:rsid w:val="000177F1"/>
    <w:rsid w:val="000266CF"/>
    <w:rsid w:val="000277F7"/>
    <w:rsid w:val="000278CC"/>
    <w:rsid w:val="00030E2D"/>
    <w:rsid w:val="00033394"/>
    <w:rsid w:val="00033A3A"/>
    <w:rsid w:val="00034ABB"/>
    <w:rsid w:val="0003581C"/>
    <w:rsid w:val="00035DDC"/>
    <w:rsid w:val="00036F85"/>
    <w:rsid w:val="00037FDF"/>
    <w:rsid w:val="00040B51"/>
    <w:rsid w:val="0004273E"/>
    <w:rsid w:val="00042A94"/>
    <w:rsid w:val="0004489C"/>
    <w:rsid w:val="000468AD"/>
    <w:rsid w:val="00046EB5"/>
    <w:rsid w:val="00046F41"/>
    <w:rsid w:val="00047627"/>
    <w:rsid w:val="00053744"/>
    <w:rsid w:val="00054146"/>
    <w:rsid w:val="00054A93"/>
    <w:rsid w:val="0005679F"/>
    <w:rsid w:val="00056BFD"/>
    <w:rsid w:val="00056FCF"/>
    <w:rsid w:val="000573A2"/>
    <w:rsid w:val="00057679"/>
    <w:rsid w:val="00062995"/>
    <w:rsid w:val="000629EA"/>
    <w:rsid w:val="00062A55"/>
    <w:rsid w:val="00064F7F"/>
    <w:rsid w:val="00070FC9"/>
    <w:rsid w:val="000716B5"/>
    <w:rsid w:val="000740E9"/>
    <w:rsid w:val="0007415B"/>
    <w:rsid w:val="0007752C"/>
    <w:rsid w:val="00081745"/>
    <w:rsid w:val="00081E63"/>
    <w:rsid w:val="0008475A"/>
    <w:rsid w:val="00085D52"/>
    <w:rsid w:val="00086775"/>
    <w:rsid w:val="0008711D"/>
    <w:rsid w:val="000871E0"/>
    <w:rsid w:val="000874F7"/>
    <w:rsid w:val="000924E5"/>
    <w:rsid w:val="00092730"/>
    <w:rsid w:val="00092F19"/>
    <w:rsid w:val="0009314C"/>
    <w:rsid w:val="00093564"/>
    <w:rsid w:val="0009379A"/>
    <w:rsid w:val="00093F55"/>
    <w:rsid w:val="00096510"/>
    <w:rsid w:val="00097ACE"/>
    <w:rsid w:val="00097F50"/>
    <w:rsid w:val="000A070F"/>
    <w:rsid w:val="000A080C"/>
    <w:rsid w:val="000A089B"/>
    <w:rsid w:val="000A3411"/>
    <w:rsid w:val="000A356C"/>
    <w:rsid w:val="000A38D5"/>
    <w:rsid w:val="000A3959"/>
    <w:rsid w:val="000A3DA9"/>
    <w:rsid w:val="000A3DE8"/>
    <w:rsid w:val="000A4D90"/>
    <w:rsid w:val="000A7E1A"/>
    <w:rsid w:val="000B0DC1"/>
    <w:rsid w:val="000B2B39"/>
    <w:rsid w:val="000B2DD2"/>
    <w:rsid w:val="000B5A8D"/>
    <w:rsid w:val="000C0ACF"/>
    <w:rsid w:val="000C0B3F"/>
    <w:rsid w:val="000C122A"/>
    <w:rsid w:val="000C4A29"/>
    <w:rsid w:val="000C4BAB"/>
    <w:rsid w:val="000C602F"/>
    <w:rsid w:val="000D0E70"/>
    <w:rsid w:val="000D0EA1"/>
    <w:rsid w:val="000D3304"/>
    <w:rsid w:val="000D3AAA"/>
    <w:rsid w:val="000D76CE"/>
    <w:rsid w:val="000D7D4B"/>
    <w:rsid w:val="000E05EB"/>
    <w:rsid w:val="000E1629"/>
    <w:rsid w:val="000E1E66"/>
    <w:rsid w:val="000E50F5"/>
    <w:rsid w:val="000E56BF"/>
    <w:rsid w:val="000E7362"/>
    <w:rsid w:val="000F0C7A"/>
    <w:rsid w:val="000F2181"/>
    <w:rsid w:val="000F3118"/>
    <w:rsid w:val="000F71AA"/>
    <w:rsid w:val="000F7B46"/>
    <w:rsid w:val="001018BE"/>
    <w:rsid w:val="00101D89"/>
    <w:rsid w:val="0010474F"/>
    <w:rsid w:val="0011245D"/>
    <w:rsid w:val="00112EDC"/>
    <w:rsid w:val="00115616"/>
    <w:rsid w:val="001166E6"/>
    <w:rsid w:val="00121317"/>
    <w:rsid w:val="001239A8"/>
    <w:rsid w:val="001246F9"/>
    <w:rsid w:val="00124B47"/>
    <w:rsid w:val="001255BB"/>
    <w:rsid w:val="001300C4"/>
    <w:rsid w:val="001316BE"/>
    <w:rsid w:val="0013385F"/>
    <w:rsid w:val="00133E86"/>
    <w:rsid w:val="001346BB"/>
    <w:rsid w:val="00134A9E"/>
    <w:rsid w:val="001354F3"/>
    <w:rsid w:val="00135508"/>
    <w:rsid w:val="00135E31"/>
    <w:rsid w:val="00137056"/>
    <w:rsid w:val="00140B08"/>
    <w:rsid w:val="00140D65"/>
    <w:rsid w:val="001435BE"/>
    <w:rsid w:val="00147210"/>
    <w:rsid w:val="00147D40"/>
    <w:rsid w:val="00150A19"/>
    <w:rsid w:val="00152DB8"/>
    <w:rsid w:val="00153103"/>
    <w:rsid w:val="00155DDA"/>
    <w:rsid w:val="001561C2"/>
    <w:rsid w:val="001574BA"/>
    <w:rsid w:val="00161C52"/>
    <w:rsid w:val="00161D0A"/>
    <w:rsid w:val="00163E0E"/>
    <w:rsid w:val="00164C58"/>
    <w:rsid w:val="001705AE"/>
    <w:rsid w:val="00170884"/>
    <w:rsid w:val="001738BE"/>
    <w:rsid w:val="00175AA8"/>
    <w:rsid w:val="00177A1F"/>
    <w:rsid w:val="00180BE9"/>
    <w:rsid w:val="00183EBC"/>
    <w:rsid w:val="0018426E"/>
    <w:rsid w:val="00185410"/>
    <w:rsid w:val="0018784F"/>
    <w:rsid w:val="00192A08"/>
    <w:rsid w:val="00193B1C"/>
    <w:rsid w:val="00193B73"/>
    <w:rsid w:val="0019469F"/>
    <w:rsid w:val="00195E54"/>
    <w:rsid w:val="001976C4"/>
    <w:rsid w:val="001A2B3A"/>
    <w:rsid w:val="001A42BD"/>
    <w:rsid w:val="001A4664"/>
    <w:rsid w:val="001A5E30"/>
    <w:rsid w:val="001A7452"/>
    <w:rsid w:val="001B1F44"/>
    <w:rsid w:val="001B37F8"/>
    <w:rsid w:val="001B3D4C"/>
    <w:rsid w:val="001B3DAF"/>
    <w:rsid w:val="001B4371"/>
    <w:rsid w:val="001B6268"/>
    <w:rsid w:val="001C161B"/>
    <w:rsid w:val="001C6229"/>
    <w:rsid w:val="001D05BE"/>
    <w:rsid w:val="001D2302"/>
    <w:rsid w:val="001D2740"/>
    <w:rsid w:val="001D42D1"/>
    <w:rsid w:val="001D49CD"/>
    <w:rsid w:val="001D54D1"/>
    <w:rsid w:val="001D6E31"/>
    <w:rsid w:val="001D7E72"/>
    <w:rsid w:val="001E0782"/>
    <w:rsid w:val="001F16AE"/>
    <w:rsid w:val="001F1D8F"/>
    <w:rsid w:val="001F2215"/>
    <w:rsid w:val="001F26C5"/>
    <w:rsid w:val="001F2873"/>
    <w:rsid w:val="001F391D"/>
    <w:rsid w:val="00200B0F"/>
    <w:rsid w:val="002022A7"/>
    <w:rsid w:val="0020303A"/>
    <w:rsid w:val="00205729"/>
    <w:rsid w:val="0020599A"/>
    <w:rsid w:val="00206C40"/>
    <w:rsid w:val="002102AE"/>
    <w:rsid w:val="0021072A"/>
    <w:rsid w:val="00212435"/>
    <w:rsid w:val="00212459"/>
    <w:rsid w:val="00214515"/>
    <w:rsid w:val="002209FB"/>
    <w:rsid w:val="0022132E"/>
    <w:rsid w:val="0022276D"/>
    <w:rsid w:val="0023016E"/>
    <w:rsid w:val="00230B4F"/>
    <w:rsid w:val="00230E53"/>
    <w:rsid w:val="00232291"/>
    <w:rsid w:val="00234884"/>
    <w:rsid w:val="002360F4"/>
    <w:rsid w:val="0023765B"/>
    <w:rsid w:val="002406F9"/>
    <w:rsid w:val="00243875"/>
    <w:rsid w:val="00244336"/>
    <w:rsid w:val="00250148"/>
    <w:rsid w:val="002514C9"/>
    <w:rsid w:val="00252A72"/>
    <w:rsid w:val="0025465E"/>
    <w:rsid w:val="002547F9"/>
    <w:rsid w:val="00257DDB"/>
    <w:rsid w:val="002632B2"/>
    <w:rsid w:val="002645C1"/>
    <w:rsid w:val="00264B58"/>
    <w:rsid w:val="00266C72"/>
    <w:rsid w:val="00270B65"/>
    <w:rsid w:val="002710CC"/>
    <w:rsid w:val="00272066"/>
    <w:rsid w:val="0027220A"/>
    <w:rsid w:val="00273007"/>
    <w:rsid w:val="00276C9D"/>
    <w:rsid w:val="002839F1"/>
    <w:rsid w:val="00285778"/>
    <w:rsid w:val="00285811"/>
    <w:rsid w:val="00290AED"/>
    <w:rsid w:val="002918F8"/>
    <w:rsid w:val="002973CB"/>
    <w:rsid w:val="002A07B3"/>
    <w:rsid w:val="002A1E54"/>
    <w:rsid w:val="002A239D"/>
    <w:rsid w:val="002A239E"/>
    <w:rsid w:val="002A6B17"/>
    <w:rsid w:val="002A768B"/>
    <w:rsid w:val="002A7C45"/>
    <w:rsid w:val="002B0F59"/>
    <w:rsid w:val="002B253B"/>
    <w:rsid w:val="002B6795"/>
    <w:rsid w:val="002B7284"/>
    <w:rsid w:val="002C194D"/>
    <w:rsid w:val="002C2356"/>
    <w:rsid w:val="002C2770"/>
    <w:rsid w:val="002C5ADE"/>
    <w:rsid w:val="002C7D17"/>
    <w:rsid w:val="002D1656"/>
    <w:rsid w:val="002D2B46"/>
    <w:rsid w:val="002D2FE7"/>
    <w:rsid w:val="002D3429"/>
    <w:rsid w:val="002D3E1E"/>
    <w:rsid w:val="002D4D89"/>
    <w:rsid w:val="002D5161"/>
    <w:rsid w:val="002E0A3A"/>
    <w:rsid w:val="002E1B48"/>
    <w:rsid w:val="002E34D4"/>
    <w:rsid w:val="002E3FF9"/>
    <w:rsid w:val="002E7393"/>
    <w:rsid w:val="002F364F"/>
    <w:rsid w:val="002F3FB5"/>
    <w:rsid w:val="002F5EE3"/>
    <w:rsid w:val="00302853"/>
    <w:rsid w:val="003030CE"/>
    <w:rsid w:val="00304F3E"/>
    <w:rsid w:val="00305F48"/>
    <w:rsid w:val="0030709A"/>
    <w:rsid w:val="0030726D"/>
    <w:rsid w:val="003111D6"/>
    <w:rsid w:val="00312A3B"/>
    <w:rsid w:val="00312F78"/>
    <w:rsid w:val="003139FA"/>
    <w:rsid w:val="003150E5"/>
    <w:rsid w:val="00317B3C"/>
    <w:rsid w:val="00317F68"/>
    <w:rsid w:val="0032206E"/>
    <w:rsid w:val="0032234E"/>
    <w:rsid w:val="00322D61"/>
    <w:rsid w:val="00323B2C"/>
    <w:rsid w:val="00324E6A"/>
    <w:rsid w:val="00325653"/>
    <w:rsid w:val="00326E03"/>
    <w:rsid w:val="00326FC9"/>
    <w:rsid w:val="00327549"/>
    <w:rsid w:val="0033015E"/>
    <w:rsid w:val="00331484"/>
    <w:rsid w:val="00331E66"/>
    <w:rsid w:val="00332709"/>
    <w:rsid w:val="00332848"/>
    <w:rsid w:val="00333BAE"/>
    <w:rsid w:val="00333D4F"/>
    <w:rsid w:val="0033743D"/>
    <w:rsid w:val="003401A4"/>
    <w:rsid w:val="00340782"/>
    <w:rsid w:val="00341236"/>
    <w:rsid w:val="00345F55"/>
    <w:rsid w:val="00346730"/>
    <w:rsid w:val="00347250"/>
    <w:rsid w:val="00347BA5"/>
    <w:rsid w:val="0035004B"/>
    <w:rsid w:val="00350AB9"/>
    <w:rsid w:val="00351385"/>
    <w:rsid w:val="003521B0"/>
    <w:rsid w:val="003524CB"/>
    <w:rsid w:val="003534B8"/>
    <w:rsid w:val="00353FA1"/>
    <w:rsid w:val="00354D06"/>
    <w:rsid w:val="00354FC6"/>
    <w:rsid w:val="003556F1"/>
    <w:rsid w:val="00356434"/>
    <w:rsid w:val="00356D1E"/>
    <w:rsid w:val="00362BCE"/>
    <w:rsid w:val="0036393A"/>
    <w:rsid w:val="00365A47"/>
    <w:rsid w:val="0036644C"/>
    <w:rsid w:val="003666C8"/>
    <w:rsid w:val="00376179"/>
    <w:rsid w:val="00376B66"/>
    <w:rsid w:val="00376FB4"/>
    <w:rsid w:val="003812EB"/>
    <w:rsid w:val="00381306"/>
    <w:rsid w:val="0038315B"/>
    <w:rsid w:val="0038456F"/>
    <w:rsid w:val="00385C30"/>
    <w:rsid w:val="00385E3E"/>
    <w:rsid w:val="003867AF"/>
    <w:rsid w:val="00392577"/>
    <w:rsid w:val="003926E6"/>
    <w:rsid w:val="00394AE7"/>
    <w:rsid w:val="00394B77"/>
    <w:rsid w:val="00395F9D"/>
    <w:rsid w:val="00396E33"/>
    <w:rsid w:val="003A0493"/>
    <w:rsid w:val="003A2A39"/>
    <w:rsid w:val="003A3208"/>
    <w:rsid w:val="003A5FBA"/>
    <w:rsid w:val="003A63E0"/>
    <w:rsid w:val="003A784A"/>
    <w:rsid w:val="003B0407"/>
    <w:rsid w:val="003B0F1D"/>
    <w:rsid w:val="003B2140"/>
    <w:rsid w:val="003B56A7"/>
    <w:rsid w:val="003B6E27"/>
    <w:rsid w:val="003B7E6A"/>
    <w:rsid w:val="003C0290"/>
    <w:rsid w:val="003C20B8"/>
    <w:rsid w:val="003C2B9F"/>
    <w:rsid w:val="003C2D6D"/>
    <w:rsid w:val="003C306F"/>
    <w:rsid w:val="003C50CE"/>
    <w:rsid w:val="003C6ADD"/>
    <w:rsid w:val="003C6C1F"/>
    <w:rsid w:val="003D0323"/>
    <w:rsid w:val="003D099A"/>
    <w:rsid w:val="003D0B91"/>
    <w:rsid w:val="003D362C"/>
    <w:rsid w:val="003D53F4"/>
    <w:rsid w:val="003E024E"/>
    <w:rsid w:val="003E036B"/>
    <w:rsid w:val="003E1651"/>
    <w:rsid w:val="003E1BE1"/>
    <w:rsid w:val="003E1D55"/>
    <w:rsid w:val="003E26BE"/>
    <w:rsid w:val="003E3778"/>
    <w:rsid w:val="003E39CA"/>
    <w:rsid w:val="003F10DC"/>
    <w:rsid w:val="003F1B3A"/>
    <w:rsid w:val="003F23BE"/>
    <w:rsid w:val="003F25AA"/>
    <w:rsid w:val="003F2984"/>
    <w:rsid w:val="003F2F74"/>
    <w:rsid w:val="003F3EE5"/>
    <w:rsid w:val="003F42C3"/>
    <w:rsid w:val="003F47CC"/>
    <w:rsid w:val="003F6E14"/>
    <w:rsid w:val="003F7179"/>
    <w:rsid w:val="00403BFE"/>
    <w:rsid w:val="00404CF7"/>
    <w:rsid w:val="00407C56"/>
    <w:rsid w:val="0041286F"/>
    <w:rsid w:val="00413086"/>
    <w:rsid w:val="00416B09"/>
    <w:rsid w:val="00416DAC"/>
    <w:rsid w:val="0041760B"/>
    <w:rsid w:val="00420169"/>
    <w:rsid w:val="00420350"/>
    <w:rsid w:val="004244EF"/>
    <w:rsid w:val="0042512A"/>
    <w:rsid w:val="00425943"/>
    <w:rsid w:val="004274ED"/>
    <w:rsid w:val="004274FA"/>
    <w:rsid w:val="0043355C"/>
    <w:rsid w:val="004369AD"/>
    <w:rsid w:val="00436E0A"/>
    <w:rsid w:val="00440AF7"/>
    <w:rsid w:val="0044314A"/>
    <w:rsid w:val="004434F2"/>
    <w:rsid w:val="00446FBC"/>
    <w:rsid w:val="004506D7"/>
    <w:rsid w:val="004520E4"/>
    <w:rsid w:val="00453D0F"/>
    <w:rsid w:val="00453DA5"/>
    <w:rsid w:val="00455E58"/>
    <w:rsid w:val="00456654"/>
    <w:rsid w:val="0046182F"/>
    <w:rsid w:val="00461BC5"/>
    <w:rsid w:val="00463F6C"/>
    <w:rsid w:val="0046708B"/>
    <w:rsid w:val="004704AB"/>
    <w:rsid w:val="004708DA"/>
    <w:rsid w:val="004725E5"/>
    <w:rsid w:val="004756AC"/>
    <w:rsid w:val="0047645C"/>
    <w:rsid w:val="004802CB"/>
    <w:rsid w:val="0048119B"/>
    <w:rsid w:val="00482535"/>
    <w:rsid w:val="00484A58"/>
    <w:rsid w:val="00486FB5"/>
    <w:rsid w:val="0048781B"/>
    <w:rsid w:val="0048783D"/>
    <w:rsid w:val="004905D5"/>
    <w:rsid w:val="00491E50"/>
    <w:rsid w:val="00491F28"/>
    <w:rsid w:val="00493A29"/>
    <w:rsid w:val="00493EBC"/>
    <w:rsid w:val="00494498"/>
    <w:rsid w:val="00494824"/>
    <w:rsid w:val="00495F73"/>
    <w:rsid w:val="004968C1"/>
    <w:rsid w:val="004A1EDE"/>
    <w:rsid w:val="004A25C2"/>
    <w:rsid w:val="004A3952"/>
    <w:rsid w:val="004A4334"/>
    <w:rsid w:val="004A4E5B"/>
    <w:rsid w:val="004A6044"/>
    <w:rsid w:val="004A6E6E"/>
    <w:rsid w:val="004B21D1"/>
    <w:rsid w:val="004B2434"/>
    <w:rsid w:val="004B3939"/>
    <w:rsid w:val="004B39AA"/>
    <w:rsid w:val="004B47F2"/>
    <w:rsid w:val="004B5901"/>
    <w:rsid w:val="004B6B94"/>
    <w:rsid w:val="004B7F8D"/>
    <w:rsid w:val="004C2881"/>
    <w:rsid w:val="004C46B1"/>
    <w:rsid w:val="004C4869"/>
    <w:rsid w:val="004C7D0C"/>
    <w:rsid w:val="004D3002"/>
    <w:rsid w:val="004D3E7E"/>
    <w:rsid w:val="004D5F30"/>
    <w:rsid w:val="004D65E8"/>
    <w:rsid w:val="004D6A2E"/>
    <w:rsid w:val="004D7140"/>
    <w:rsid w:val="004D7C1C"/>
    <w:rsid w:val="004E0C44"/>
    <w:rsid w:val="004E50F2"/>
    <w:rsid w:val="004E5E51"/>
    <w:rsid w:val="004E6117"/>
    <w:rsid w:val="004E742B"/>
    <w:rsid w:val="004E79BB"/>
    <w:rsid w:val="004F0995"/>
    <w:rsid w:val="004F341B"/>
    <w:rsid w:val="004F6AE7"/>
    <w:rsid w:val="0050067B"/>
    <w:rsid w:val="00503061"/>
    <w:rsid w:val="00503AB4"/>
    <w:rsid w:val="00504B89"/>
    <w:rsid w:val="00506975"/>
    <w:rsid w:val="005104E9"/>
    <w:rsid w:val="005110CD"/>
    <w:rsid w:val="005113BC"/>
    <w:rsid w:val="00512FAD"/>
    <w:rsid w:val="005132E7"/>
    <w:rsid w:val="00513D1A"/>
    <w:rsid w:val="005141D9"/>
    <w:rsid w:val="00515332"/>
    <w:rsid w:val="005158CD"/>
    <w:rsid w:val="005167CF"/>
    <w:rsid w:val="00517426"/>
    <w:rsid w:val="00521FFB"/>
    <w:rsid w:val="00522E49"/>
    <w:rsid w:val="0052300F"/>
    <w:rsid w:val="00523EF5"/>
    <w:rsid w:val="0052433A"/>
    <w:rsid w:val="00525BD4"/>
    <w:rsid w:val="005273B3"/>
    <w:rsid w:val="005319D0"/>
    <w:rsid w:val="00531CF8"/>
    <w:rsid w:val="0053396A"/>
    <w:rsid w:val="005405FF"/>
    <w:rsid w:val="005407D1"/>
    <w:rsid w:val="00540CCD"/>
    <w:rsid w:val="00541888"/>
    <w:rsid w:val="00541D80"/>
    <w:rsid w:val="00542BF6"/>
    <w:rsid w:val="00545BE9"/>
    <w:rsid w:val="00545D39"/>
    <w:rsid w:val="00550059"/>
    <w:rsid w:val="00550CBB"/>
    <w:rsid w:val="005556BA"/>
    <w:rsid w:val="0055598D"/>
    <w:rsid w:val="00556554"/>
    <w:rsid w:val="00556983"/>
    <w:rsid w:val="00556E59"/>
    <w:rsid w:val="00557707"/>
    <w:rsid w:val="00557DB9"/>
    <w:rsid w:val="00561243"/>
    <w:rsid w:val="00561431"/>
    <w:rsid w:val="0056372C"/>
    <w:rsid w:val="00564275"/>
    <w:rsid w:val="0056633F"/>
    <w:rsid w:val="0056759D"/>
    <w:rsid w:val="005700AC"/>
    <w:rsid w:val="005700F9"/>
    <w:rsid w:val="00571AE9"/>
    <w:rsid w:val="00572014"/>
    <w:rsid w:val="005726E4"/>
    <w:rsid w:val="00572B35"/>
    <w:rsid w:val="00574A97"/>
    <w:rsid w:val="00576218"/>
    <w:rsid w:val="00577D57"/>
    <w:rsid w:val="0058203E"/>
    <w:rsid w:val="005852AD"/>
    <w:rsid w:val="00587381"/>
    <w:rsid w:val="005919AA"/>
    <w:rsid w:val="005939BA"/>
    <w:rsid w:val="00593DFD"/>
    <w:rsid w:val="005A3B16"/>
    <w:rsid w:val="005A40CA"/>
    <w:rsid w:val="005A4C1A"/>
    <w:rsid w:val="005A683E"/>
    <w:rsid w:val="005A7642"/>
    <w:rsid w:val="005B2FE6"/>
    <w:rsid w:val="005B35C1"/>
    <w:rsid w:val="005B61F4"/>
    <w:rsid w:val="005B648B"/>
    <w:rsid w:val="005B6E01"/>
    <w:rsid w:val="005B787C"/>
    <w:rsid w:val="005C0797"/>
    <w:rsid w:val="005C2112"/>
    <w:rsid w:val="005C2681"/>
    <w:rsid w:val="005C40A1"/>
    <w:rsid w:val="005C4B45"/>
    <w:rsid w:val="005C6108"/>
    <w:rsid w:val="005D0CBD"/>
    <w:rsid w:val="005D1738"/>
    <w:rsid w:val="005D3558"/>
    <w:rsid w:val="005D3C97"/>
    <w:rsid w:val="005D3FA9"/>
    <w:rsid w:val="005D4384"/>
    <w:rsid w:val="005D444C"/>
    <w:rsid w:val="005D4960"/>
    <w:rsid w:val="005D4BD0"/>
    <w:rsid w:val="005D6B0D"/>
    <w:rsid w:val="005D783D"/>
    <w:rsid w:val="005E141F"/>
    <w:rsid w:val="005E227B"/>
    <w:rsid w:val="005E40AA"/>
    <w:rsid w:val="005E4AB3"/>
    <w:rsid w:val="005E62F7"/>
    <w:rsid w:val="005E7549"/>
    <w:rsid w:val="005E7C7A"/>
    <w:rsid w:val="005F118D"/>
    <w:rsid w:val="005F226C"/>
    <w:rsid w:val="005F2DCF"/>
    <w:rsid w:val="005F353E"/>
    <w:rsid w:val="005F38E6"/>
    <w:rsid w:val="005F4DA4"/>
    <w:rsid w:val="005F5791"/>
    <w:rsid w:val="00601256"/>
    <w:rsid w:val="0060230D"/>
    <w:rsid w:val="00604376"/>
    <w:rsid w:val="00605A4C"/>
    <w:rsid w:val="00605CAA"/>
    <w:rsid w:val="00606A4D"/>
    <w:rsid w:val="0060721D"/>
    <w:rsid w:val="00610EBA"/>
    <w:rsid w:val="00612D36"/>
    <w:rsid w:val="006141AB"/>
    <w:rsid w:val="0061434F"/>
    <w:rsid w:val="00615A3F"/>
    <w:rsid w:val="00616DBC"/>
    <w:rsid w:val="0061799C"/>
    <w:rsid w:val="00620174"/>
    <w:rsid w:val="006201ED"/>
    <w:rsid w:val="00621979"/>
    <w:rsid w:val="00622ADD"/>
    <w:rsid w:val="00622F0A"/>
    <w:rsid w:val="006240D1"/>
    <w:rsid w:val="006242A7"/>
    <w:rsid w:val="0062484A"/>
    <w:rsid w:val="00625416"/>
    <w:rsid w:val="00626C9A"/>
    <w:rsid w:val="00627B2D"/>
    <w:rsid w:val="0063053B"/>
    <w:rsid w:val="00631CC4"/>
    <w:rsid w:val="006346A2"/>
    <w:rsid w:val="00635132"/>
    <w:rsid w:val="00637159"/>
    <w:rsid w:val="006410C1"/>
    <w:rsid w:val="00642768"/>
    <w:rsid w:val="00645669"/>
    <w:rsid w:val="0065038E"/>
    <w:rsid w:val="00657E3D"/>
    <w:rsid w:val="006603DE"/>
    <w:rsid w:val="006613A8"/>
    <w:rsid w:val="0066336F"/>
    <w:rsid w:val="00664F40"/>
    <w:rsid w:val="00670091"/>
    <w:rsid w:val="006769B2"/>
    <w:rsid w:val="006770FD"/>
    <w:rsid w:val="0068378A"/>
    <w:rsid w:val="006853D0"/>
    <w:rsid w:val="00685FDF"/>
    <w:rsid w:val="006864D7"/>
    <w:rsid w:val="0068736B"/>
    <w:rsid w:val="00690A23"/>
    <w:rsid w:val="0069130B"/>
    <w:rsid w:val="006916FE"/>
    <w:rsid w:val="006924A0"/>
    <w:rsid w:val="00692844"/>
    <w:rsid w:val="006959E5"/>
    <w:rsid w:val="00695B29"/>
    <w:rsid w:val="006A0494"/>
    <w:rsid w:val="006A0953"/>
    <w:rsid w:val="006A1381"/>
    <w:rsid w:val="006A2D60"/>
    <w:rsid w:val="006A449D"/>
    <w:rsid w:val="006A493A"/>
    <w:rsid w:val="006A5363"/>
    <w:rsid w:val="006A5810"/>
    <w:rsid w:val="006A6A1C"/>
    <w:rsid w:val="006B0124"/>
    <w:rsid w:val="006B0FA4"/>
    <w:rsid w:val="006B1B2B"/>
    <w:rsid w:val="006B3931"/>
    <w:rsid w:val="006B4CD5"/>
    <w:rsid w:val="006C075F"/>
    <w:rsid w:val="006C17DF"/>
    <w:rsid w:val="006C46A1"/>
    <w:rsid w:val="006C690F"/>
    <w:rsid w:val="006D24A3"/>
    <w:rsid w:val="006D3E7D"/>
    <w:rsid w:val="006D3EF4"/>
    <w:rsid w:val="006D4074"/>
    <w:rsid w:val="006D6DCB"/>
    <w:rsid w:val="006D74BE"/>
    <w:rsid w:val="006E04FF"/>
    <w:rsid w:val="006E28EE"/>
    <w:rsid w:val="006E3DFC"/>
    <w:rsid w:val="006E3FCB"/>
    <w:rsid w:val="006E5410"/>
    <w:rsid w:val="006E5A08"/>
    <w:rsid w:val="006E604C"/>
    <w:rsid w:val="006E73F7"/>
    <w:rsid w:val="006E7704"/>
    <w:rsid w:val="006F3F0A"/>
    <w:rsid w:val="006F62E8"/>
    <w:rsid w:val="006F6338"/>
    <w:rsid w:val="006F7253"/>
    <w:rsid w:val="006F7D3C"/>
    <w:rsid w:val="0070244F"/>
    <w:rsid w:val="00702D33"/>
    <w:rsid w:val="00704D28"/>
    <w:rsid w:val="007050BA"/>
    <w:rsid w:val="00706A0F"/>
    <w:rsid w:val="00706AB7"/>
    <w:rsid w:val="00706FEB"/>
    <w:rsid w:val="007070AC"/>
    <w:rsid w:val="007109CF"/>
    <w:rsid w:val="007114E8"/>
    <w:rsid w:val="00716C65"/>
    <w:rsid w:val="0072047B"/>
    <w:rsid w:val="00723E98"/>
    <w:rsid w:val="00724705"/>
    <w:rsid w:val="00724CA8"/>
    <w:rsid w:val="00725D66"/>
    <w:rsid w:val="00726376"/>
    <w:rsid w:val="007277A6"/>
    <w:rsid w:val="007311BE"/>
    <w:rsid w:val="00732909"/>
    <w:rsid w:val="00736490"/>
    <w:rsid w:val="007415A9"/>
    <w:rsid w:val="00741C41"/>
    <w:rsid w:val="00742DFC"/>
    <w:rsid w:val="007437E4"/>
    <w:rsid w:val="00743C2C"/>
    <w:rsid w:val="007454E3"/>
    <w:rsid w:val="007466A1"/>
    <w:rsid w:val="00747361"/>
    <w:rsid w:val="00752E30"/>
    <w:rsid w:val="007530AF"/>
    <w:rsid w:val="0075379D"/>
    <w:rsid w:val="00753E7B"/>
    <w:rsid w:val="007574BF"/>
    <w:rsid w:val="007666D4"/>
    <w:rsid w:val="00767080"/>
    <w:rsid w:val="0077084B"/>
    <w:rsid w:val="00772B97"/>
    <w:rsid w:val="007738DB"/>
    <w:rsid w:val="00773DE0"/>
    <w:rsid w:val="00776B49"/>
    <w:rsid w:val="00780218"/>
    <w:rsid w:val="007814A8"/>
    <w:rsid w:val="00782988"/>
    <w:rsid w:val="00782D81"/>
    <w:rsid w:val="00783621"/>
    <w:rsid w:val="007838F6"/>
    <w:rsid w:val="00783C10"/>
    <w:rsid w:val="00784028"/>
    <w:rsid w:val="00785E93"/>
    <w:rsid w:val="00785F84"/>
    <w:rsid w:val="007864B8"/>
    <w:rsid w:val="00787A56"/>
    <w:rsid w:val="00791AD7"/>
    <w:rsid w:val="00792C72"/>
    <w:rsid w:val="00793B45"/>
    <w:rsid w:val="00794716"/>
    <w:rsid w:val="00794815"/>
    <w:rsid w:val="00796CC6"/>
    <w:rsid w:val="00797AF2"/>
    <w:rsid w:val="007A0EDA"/>
    <w:rsid w:val="007A45A9"/>
    <w:rsid w:val="007A6FCA"/>
    <w:rsid w:val="007A7625"/>
    <w:rsid w:val="007B08A6"/>
    <w:rsid w:val="007B0BEE"/>
    <w:rsid w:val="007B2236"/>
    <w:rsid w:val="007B32B5"/>
    <w:rsid w:val="007B341F"/>
    <w:rsid w:val="007C192C"/>
    <w:rsid w:val="007C2A98"/>
    <w:rsid w:val="007C3B95"/>
    <w:rsid w:val="007C4D0C"/>
    <w:rsid w:val="007C5226"/>
    <w:rsid w:val="007C755A"/>
    <w:rsid w:val="007D080A"/>
    <w:rsid w:val="007D1AF5"/>
    <w:rsid w:val="007E24B0"/>
    <w:rsid w:val="007E5F92"/>
    <w:rsid w:val="007E6B4B"/>
    <w:rsid w:val="007F0867"/>
    <w:rsid w:val="007F2150"/>
    <w:rsid w:val="007F27B1"/>
    <w:rsid w:val="007F2B3E"/>
    <w:rsid w:val="007F4768"/>
    <w:rsid w:val="007F4CA9"/>
    <w:rsid w:val="007F51B3"/>
    <w:rsid w:val="007F6A35"/>
    <w:rsid w:val="00800ED8"/>
    <w:rsid w:val="00802607"/>
    <w:rsid w:val="0080498A"/>
    <w:rsid w:val="00804B8D"/>
    <w:rsid w:val="00806DFA"/>
    <w:rsid w:val="00807B83"/>
    <w:rsid w:val="00810A81"/>
    <w:rsid w:val="008119A3"/>
    <w:rsid w:val="00812091"/>
    <w:rsid w:val="00812894"/>
    <w:rsid w:val="0081532D"/>
    <w:rsid w:val="0081772D"/>
    <w:rsid w:val="00820E89"/>
    <w:rsid w:val="00821CEC"/>
    <w:rsid w:val="00823C28"/>
    <w:rsid w:val="0082620B"/>
    <w:rsid w:val="00826289"/>
    <w:rsid w:val="0082771A"/>
    <w:rsid w:val="008278AE"/>
    <w:rsid w:val="00827F9B"/>
    <w:rsid w:val="00830978"/>
    <w:rsid w:val="00832ACF"/>
    <w:rsid w:val="00833317"/>
    <w:rsid w:val="00834AF9"/>
    <w:rsid w:val="008420C8"/>
    <w:rsid w:val="008421CC"/>
    <w:rsid w:val="00842252"/>
    <w:rsid w:val="0084479D"/>
    <w:rsid w:val="008451CE"/>
    <w:rsid w:val="00845E19"/>
    <w:rsid w:val="008476F6"/>
    <w:rsid w:val="00847EA7"/>
    <w:rsid w:val="00850A49"/>
    <w:rsid w:val="00854B41"/>
    <w:rsid w:val="00855400"/>
    <w:rsid w:val="008570AF"/>
    <w:rsid w:val="008571F3"/>
    <w:rsid w:val="00861A71"/>
    <w:rsid w:val="00862CC6"/>
    <w:rsid w:val="008648CE"/>
    <w:rsid w:val="00864B03"/>
    <w:rsid w:val="00864FE2"/>
    <w:rsid w:val="0086569F"/>
    <w:rsid w:val="00871D79"/>
    <w:rsid w:val="0087270D"/>
    <w:rsid w:val="00875612"/>
    <w:rsid w:val="00875998"/>
    <w:rsid w:val="008819B4"/>
    <w:rsid w:val="008825B3"/>
    <w:rsid w:val="0088291C"/>
    <w:rsid w:val="00883372"/>
    <w:rsid w:val="00885B27"/>
    <w:rsid w:val="00886FDC"/>
    <w:rsid w:val="00890E05"/>
    <w:rsid w:val="008914D9"/>
    <w:rsid w:val="00891C72"/>
    <w:rsid w:val="0089265D"/>
    <w:rsid w:val="00893017"/>
    <w:rsid w:val="008969D0"/>
    <w:rsid w:val="008A00D9"/>
    <w:rsid w:val="008A0D4A"/>
    <w:rsid w:val="008A1BD7"/>
    <w:rsid w:val="008A2983"/>
    <w:rsid w:val="008A3C3B"/>
    <w:rsid w:val="008A4D14"/>
    <w:rsid w:val="008A51E7"/>
    <w:rsid w:val="008B03F7"/>
    <w:rsid w:val="008B239C"/>
    <w:rsid w:val="008B4C96"/>
    <w:rsid w:val="008B6F21"/>
    <w:rsid w:val="008B78B3"/>
    <w:rsid w:val="008C184A"/>
    <w:rsid w:val="008C1B5B"/>
    <w:rsid w:val="008C2F46"/>
    <w:rsid w:val="008C3C24"/>
    <w:rsid w:val="008C3C4C"/>
    <w:rsid w:val="008C4647"/>
    <w:rsid w:val="008C6D7A"/>
    <w:rsid w:val="008D33F3"/>
    <w:rsid w:val="008D3EFF"/>
    <w:rsid w:val="008D4A75"/>
    <w:rsid w:val="008D4E2E"/>
    <w:rsid w:val="008D5541"/>
    <w:rsid w:val="008D6275"/>
    <w:rsid w:val="008D6FD5"/>
    <w:rsid w:val="008E43FD"/>
    <w:rsid w:val="008E5A55"/>
    <w:rsid w:val="008F04B5"/>
    <w:rsid w:val="008F3316"/>
    <w:rsid w:val="008F4B10"/>
    <w:rsid w:val="008F69F0"/>
    <w:rsid w:val="009037BD"/>
    <w:rsid w:val="00904A13"/>
    <w:rsid w:val="00905985"/>
    <w:rsid w:val="00905F4B"/>
    <w:rsid w:val="0090646C"/>
    <w:rsid w:val="00906CE6"/>
    <w:rsid w:val="0090731D"/>
    <w:rsid w:val="009074D5"/>
    <w:rsid w:val="00907EC6"/>
    <w:rsid w:val="00910415"/>
    <w:rsid w:val="00912EB2"/>
    <w:rsid w:val="00914966"/>
    <w:rsid w:val="00914AA3"/>
    <w:rsid w:val="009153F5"/>
    <w:rsid w:val="00915CF7"/>
    <w:rsid w:val="00921DD9"/>
    <w:rsid w:val="00927CC1"/>
    <w:rsid w:val="0093110F"/>
    <w:rsid w:val="009312D0"/>
    <w:rsid w:val="00932347"/>
    <w:rsid w:val="00933631"/>
    <w:rsid w:val="00933709"/>
    <w:rsid w:val="00934D5E"/>
    <w:rsid w:val="00934DAA"/>
    <w:rsid w:val="0093732D"/>
    <w:rsid w:val="00937DA9"/>
    <w:rsid w:val="00942AF2"/>
    <w:rsid w:val="00944416"/>
    <w:rsid w:val="00945604"/>
    <w:rsid w:val="009466CB"/>
    <w:rsid w:val="00952817"/>
    <w:rsid w:val="00952A91"/>
    <w:rsid w:val="00953250"/>
    <w:rsid w:val="0095345F"/>
    <w:rsid w:val="0095355B"/>
    <w:rsid w:val="00953F85"/>
    <w:rsid w:val="00955009"/>
    <w:rsid w:val="009604C5"/>
    <w:rsid w:val="0096125C"/>
    <w:rsid w:val="00963B92"/>
    <w:rsid w:val="00963CC3"/>
    <w:rsid w:val="009655BE"/>
    <w:rsid w:val="009661D3"/>
    <w:rsid w:val="00967728"/>
    <w:rsid w:val="00971E52"/>
    <w:rsid w:val="009728CF"/>
    <w:rsid w:val="00974240"/>
    <w:rsid w:val="009765B0"/>
    <w:rsid w:val="00976A1A"/>
    <w:rsid w:val="00976FAD"/>
    <w:rsid w:val="0098031F"/>
    <w:rsid w:val="00980A32"/>
    <w:rsid w:val="009825A0"/>
    <w:rsid w:val="00984C03"/>
    <w:rsid w:val="009873E2"/>
    <w:rsid w:val="0099027B"/>
    <w:rsid w:val="00990474"/>
    <w:rsid w:val="009909E2"/>
    <w:rsid w:val="00990B3C"/>
    <w:rsid w:val="00994885"/>
    <w:rsid w:val="009962E8"/>
    <w:rsid w:val="009963B3"/>
    <w:rsid w:val="009977D8"/>
    <w:rsid w:val="009A078B"/>
    <w:rsid w:val="009A0D1D"/>
    <w:rsid w:val="009A285F"/>
    <w:rsid w:val="009A29B1"/>
    <w:rsid w:val="009A5751"/>
    <w:rsid w:val="009A67C8"/>
    <w:rsid w:val="009A7031"/>
    <w:rsid w:val="009B12F9"/>
    <w:rsid w:val="009B2287"/>
    <w:rsid w:val="009B3163"/>
    <w:rsid w:val="009B3AB4"/>
    <w:rsid w:val="009B5197"/>
    <w:rsid w:val="009B6F23"/>
    <w:rsid w:val="009B79A0"/>
    <w:rsid w:val="009C04CA"/>
    <w:rsid w:val="009C0D65"/>
    <w:rsid w:val="009C17CF"/>
    <w:rsid w:val="009C17E7"/>
    <w:rsid w:val="009C1A2F"/>
    <w:rsid w:val="009C38E9"/>
    <w:rsid w:val="009C3D0D"/>
    <w:rsid w:val="009C3F8A"/>
    <w:rsid w:val="009C4CCD"/>
    <w:rsid w:val="009C5A72"/>
    <w:rsid w:val="009D1C5D"/>
    <w:rsid w:val="009D31DB"/>
    <w:rsid w:val="009D3B9A"/>
    <w:rsid w:val="009D3CA7"/>
    <w:rsid w:val="009D3DB9"/>
    <w:rsid w:val="009D4126"/>
    <w:rsid w:val="009D4443"/>
    <w:rsid w:val="009D5A2C"/>
    <w:rsid w:val="009D5E68"/>
    <w:rsid w:val="009D61BE"/>
    <w:rsid w:val="009D7E43"/>
    <w:rsid w:val="009E25A9"/>
    <w:rsid w:val="009E2A07"/>
    <w:rsid w:val="009E3B06"/>
    <w:rsid w:val="009E40C9"/>
    <w:rsid w:val="009E58FB"/>
    <w:rsid w:val="009E601B"/>
    <w:rsid w:val="009E6B30"/>
    <w:rsid w:val="009F02B2"/>
    <w:rsid w:val="009F03B0"/>
    <w:rsid w:val="009F182E"/>
    <w:rsid w:val="009F205C"/>
    <w:rsid w:val="009F25C1"/>
    <w:rsid w:val="009F3E7C"/>
    <w:rsid w:val="009F646B"/>
    <w:rsid w:val="00A00B50"/>
    <w:rsid w:val="00A018E5"/>
    <w:rsid w:val="00A03984"/>
    <w:rsid w:val="00A03F95"/>
    <w:rsid w:val="00A055BC"/>
    <w:rsid w:val="00A05739"/>
    <w:rsid w:val="00A1083C"/>
    <w:rsid w:val="00A12324"/>
    <w:rsid w:val="00A1377B"/>
    <w:rsid w:val="00A14419"/>
    <w:rsid w:val="00A15964"/>
    <w:rsid w:val="00A15D9D"/>
    <w:rsid w:val="00A16E62"/>
    <w:rsid w:val="00A21C89"/>
    <w:rsid w:val="00A239E1"/>
    <w:rsid w:val="00A24928"/>
    <w:rsid w:val="00A25ED0"/>
    <w:rsid w:val="00A26C83"/>
    <w:rsid w:val="00A30FB2"/>
    <w:rsid w:val="00A31F94"/>
    <w:rsid w:val="00A32EEC"/>
    <w:rsid w:val="00A34663"/>
    <w:rsid w:val="00A34F0F"/>
    <w:rsid w:val="00A3663B"/>
    <w:rsid w:val="00A4008C"/>
    <w:rsid w:val="00A400C7"/>
    <w:rsid w:val="00A43806"/>
    <w:rsid w:val="00A45D50"/>
    <w:rsid w:val="00A46939"/>
    <w:rsid w:val="00A46B4A"/>
    <w:rsid w:val="00A47C12"/>
    <w:rsid w:val="00A51BE5"/>
    <w:rsid w:val="00A52066"/>
    <w:rsid w:val="00A538C1"/>
    <w:rsid w:val="00A55F33"/>
    <w:rsid w:val="00A56F58"/>
    <w:rsid w:val="00A57B61"/>
    <w:rsid w:val="00A60C80"/>
    <w:rsid w:val="00A6198D"/>
    <w:rsid w:val="00A63C60"/>
    <w:rsid w:val="00A63D3D"/>
    <w:rsid w:val="00A63E61"/>
    <w:rsid w:val="00A65139"/>
    <w:rsid w:val="00A65D5D"/>
    <w:rsid w:val="00A67440"/>
    <w:rsid w:val="00A7297E"/>
    <w:rsid w:val="00A730DC"/>
    <w:rsid w:val="00A7402E"/>
    <w:rsid w:val="00A74A1C"/>
    <w:rsid w:val="00A76002"/>
    <w:rsid w:val="00A76494"/>
    <w:rsid w:val="00A764C8"/>
    <w:rsid w:val="00A76EAC"/>
    <w:rsid w:val="00A81304"/>
    <w:rsid w:val="00A82317"/>
    <w:rsid w:val="00A82CCB"/>
    <w:rsid w:val="00A83867"/>
    <w:rsid w:val="00A850C5"/>
    <w:rsid w:val="00A85F2A"/>
    <w:rsid w:val="00A87CEE"/>
    <w:rsid w:val="00A922AF"/>
    <w:rsid w:val="00A9249E"/>
    <w:rsid w:val="00A9481D"/>
    <w:rsid w:val="00A97238"/>
    <w:rsid w:val="00A9776A"/>
    <w:rsid w:val="00AA030C"/>
    <w:rsid w:val="00AA0F3C"/>
    <w:rsid w:val="00AA4D27"/>
    <w:rsid w:val="00AA58F3"/>
    <w:rsid w:val="00AA5CE7"/>
    <w:rsid w:val="00AA6F28"/>
    <w:rsid w:val="00AA7EA9"/>
    <w:rsid w:val="00AB01C0"/>
    <w:rsid w:val="00AB1343"/>
    <w:rsid w:val="00AB1EE6"/>
    <w:rsid w:val="00AB264F"/>
    <w:rsid w:val="00AB3B4D"/>
    <w:rsid w:val="00AB5C6C"/>
    <w:rsid w:val="00AB605B"/>
    <w:rsid w:val="00AC0A4D"/>
    <w:rsid w:val="00AC15B0"/>
    <w:rsid w:val="00AC1D2D"/>
    <w:rsid w:val="00AC1DB8"/>
    <w:rsid w:val="00AC1EE9"/>
    <w:rsid w:val="00AC3685"/>
    <w:rsid w:val="00AC3DE2"/>
    <w:rsid w:val="00AC43BB"/>
    <w:rsid w:val="00AC47B5"/>
    <w:rsid w:val="00AC575F"/>
    <w:rsid w:val="00AC58BD"/>
    <w:rsid w:val="00AC69B6"/>
    <w:rsid w:val="00AD0488"/>
    <w:rsid w:val="00AD1CA9"/>
    <w:rsid w:val="00AD1F3B"/>
    <w:rsid w:val="00AD61DD"/>
    <w:rsid w:val="00AD7350"/>
    <w:rsid w:val="00AE0AB8"/>
    <w:rsid w:val="00AE0BBF"/>
    <w:rsid w:val="00AE1FC1"/>
    <w:rsid w:val="00AE4988"/>
    <w:rsid w:val="00AE6CCF"/>
    <w:rsid w:val="00AE7C66"/>
    <w:rsid w:val="00AF11C0"/>
    <w:rsid w:val="00AF2059"/>
    <w:rsid w:val="00AF4302"/>
    <w:rsid w:val="00AF4906"/>
    <w:rsid w:val="00AF5CF3"/>
    <w:rsid w:val="00AF6CD2"/>
    <w:rsid w:val="00AF78AB"/>
    <w:rsid w:val="00AF7F27"/>
    <w:rsid w:val="00AF7F33"/>
    <w:rsid w:val="00B02823"/>
    <w:rsid w:val="00B060E1"/>
    <w:rsid w:val="00B06769"/>
    <w:rsid w:val="00B10D84"/>
    <w:rsid w:val="00B11370"/>
    <w:rsid w:val="00B11A7A"/>
    <w:rsid w:val="00B162A5"/>
    <w:rsid w:val="00B209BA"/>
    <w:rsid w:val="00B22015"/>
    <w:rsid w:val="00B2218B"/>
    <w:rsid w:val="00B22B6E"/>
    <w:rsid w:val="00B2419E"/>
    <w:rsid w:val="00B25962"/>
    <w:rsid w:val="00B3006B"/>
    <w:rsid w:val="00B300F7"/>
    <w:rsid w:val="00B32575"/>
    <w:rsid w:val="00B32A55"/>
    <w:rsid w:val="00B340D2"/>
    <w:rsid w:val="00B3643D"/>
    <w:rsid w:val="00B36897"/>
    <w:rsid w:val="00B401CE"/>
    <w:rsid w:val="00B42B92"/>
    <w:rsid w:val="00B42BD1"/>
    <w:rsid w:val="00B42C5C"/>
    <w:rsid w:val="00B46EF2"/>
    <w:rsid w:val="00B52B58"/>
    <w:rsid w:val="00B533AA"/>
    <w:rsid w:val="00B540D4"/>
    <w:rsid w:val="00B55308"/>
    <w:rsid w:val="00B559C2"/>
    <w:rsid w:val="00B55DDA"/>
    <w:rsid w:val="00B60128"/>
    <w:rsid w:val="00B6039E"/>
    <w:rsid w:val="00B628BD"/>
    <w:rsid w:val="00B62FB0"/>
    <w:rsid w:val="00B6365A"/>
    <w:rsid w:val="00B6416D"/>
    <w:rsid w:val="00B65452"/>
    <w:rsid w:val="00B70F20"/>
    <w:rsid w:val="00B74E0A"/>
    <w:rsid w:val="00B75432"/>
    <w:rsid w:val="00B77F43"/>
    <w:rsid w:val="00B8074E"/>
    <w:rsid w:val="00B80CF0"/>
    <w:rsid w:val="00B80F0A"/>
    <w:rsid w:val="00B81238"/>
    <w:rsid w:val="00B86549"/>
    <w:rsid w:val="00B879A3"/>
    <w:rsid w:val="00B9292E"/>
    <w:rsid w:val="00B932A2"/>
    <w:rsid w:val="00B95566"/>
    <w:rsid w:val="00B95FDC"/>
    <w:rsid w:val="00B96532"/>
    <w:rsid w:val="00B966F1"/>
    <w:rsid w:val="00BA05B7"/>
    <w:rsid w:val="00BA05EE"/>
    <w:rsid w:val="00BA06FC"/>
    <w:rsid w:val="00BA1128"/>
    <w:rsid w:val="00BA245F"/>
    <w:rsid w:val="00BA4332"/>
    <w:rsid w:val="00BB065C"/>
    <w:rsid w:val="00BB0D08"/>
    <w:rsid w:val="00BB0E5A"/>
    <w:rsid w:val="00BB2155"/>
    <w:rsid w:val="00BB48F9"/>
    <w:rsid w:val="00BB4A4B"/>
    <w:rsid w:val="00BB5AF3"/>
    <w:rsid w:val="00BB70A9"/>
    <w:rsid w:val="00BC1FD5"/>
    <w:rsid w:val="00BC2B5B"/>
    <w:rsid w:val="00BC3023"/>
    <w:rsid w:val="00BC43F1"/>
    <w:rsid w:val="00BC4D24"/>
    <w:rsid w:val="00BC6055"/>
    <w:rsid w:val="00BD0C04"/>
    <w:rsid w:val="00BD0D8F"/>
    <w:rsid w:val="00BD118D"/>
    <w:rsid w:val="00BD2487"/>
    <w:rsid w:val="00BD2502"/>
    <w:rsid w:val="00BD281F"/>
    <w:rsid w:val="00BD3989"/>
    <w:rsid w:val="00BD3EDA"/>
    <w:rsid w:val="00BD3F4B"/>
    <w:rsid w:val="00BD4892"/>
    <w:rsid w:val="00BD4A6E"/>
    <w:rsid w:val="00BD5F6C"/>
    <w:rsid w:val="00BD6502"/>
    <w:rsid w:val="00BE0E7B"/>
    <w:rsid w:val="00BE0F08"/>
    <w:rsid w:val="00BE1884"/>
    <w:rsid w:val="00BE2A3D"/>
    <w:rsid w:val="00BE3022"/>
    <w:rsid w:val="00BE43A5"/>
    <w:rsid w:val="00BE5EA1"/>
    <w:rsid w:val="00BE5F09"/>
    <w:rsid w:val="00BE606E"/>
    <w:rsid w:val="00BE7621"/>
    <w:rsid w:val="00BF12B2"/>
    <w:rsid w:val="00BF18D7"/>
    <w:rsid w:val="00BF1EA8"/>
    <w:rsid w:val="00BF42A4"/>
    <w:rsid w:val="00BF45A2"/>
    <w:rsid w:val="00BF6E39"/>
    <w:rsid w:val="00BF70A7"/>
    <w:rsid w:val="00BF7C30"/>
    <w:rsid w:val="00C00D83"/>
    <w:rsid w:val="00C0121C"/>
    <w:rsid w:val="00C01DF0"/>
    <w:rsid w:val="00C01ED9"/>
    <w:rsid w:val="00C05599"/>
    <w:rsid w:val="00C0613E"/>
    <w:rsid w:val="00C073CF"/>
    <w:rsid w:val="00C10363"/>
    <w:rsid w:val="00C12105"/>
    <w:rsid w:val="00C126F9"/>
    <w:rsid w:val="00C12DFE"/>
    <w:rsid w:val="00C13010"/>
    <w:rsid w:val="00C14137"/>
    <w:rsid w:val="00C1444B"/>
    <w:rsid w:val="00C14E9B"/>
    <w:rsid w:val="00C164CC"/>
    <w:rsid w:val="00C208F0"/>
    <w:rsid w:val="00C20E77"/>
    <w:rsid w:val="00C21467"/>
    <w:rsid w:val="00C229C9"/>
    <w:rsid w:val="00C25727"/>
    <w:rsid w:val="00C273A7"/>
    <w:rsid w:val="00C308C1"/>
    <w:rsid w:val="00C321AA"/>
    <w:rsid w:val="00C321B7"/>
    <w:rsid w:val="00C33136"/>
    <w:rsid w:val="00C338F1"/>
    <w:rsid w:val="00C3492D"/>
    <w:rsid w:val="00C363D4"/>
    <w:rsid w:val="00C36B3D"/>
    <w:rsid w:val="00C36EC0"/>
    <w:rsid w:val="00C376D4"/>
    <w:rsid w:val="00C37BCB"/>
    <w:rsid w:val="00C41840"/>
    <w:rsid w:val="00C42F71"/>
    <w:rsid w:val="00C443FF"/>
    <w:rsid w:val="00C44F3B"/>
    <w:rsid w:val="00C453B1"/>
    <w:rsid w:val="00C459BD"/>
    <w:rsid w:val="00C505D4"/>
    <w:rsid w:val="00C51292"/>
    <w:rsid w:val="00C53DBD"/>
    <w:rsid w:val="00C55466"/>
    <w:rsid w:val="00C55BAE"/>
    <w:rsid w:val="00C5698A"/>
    <w:rsid w:val="00C57A54"/>
    <w:rsid w:val="00C6499A"/>
    <w:rsid w:val="00C649D5"/>
    <w:rsid w:val="00C66B92"/>
    <w:rsid w:val="00C70112"/>
    <w:rsid w:val="00C7074A"/>
    <w:rsid w:val="00C72F2D"/>
    <w:rsid w:val="00C73DCA"/>
    <w:rsid w:val="00C74E6C"/>
    <w:rsid w:val="00C7646B"/>
    <w:rsid w:val="00C76EE8"/>
    <w:rsid w:val="00C773E1"/>
    <w:rsid w:val="00C77554"/>
    <w:rsid w:val="00C81230"/>
    <w:rsid w:val="00C8328A"/>
    <w:rsid w:val="00C83CAB"/>
    <w:rsid w:val="00C840B7"/>
    <w:rsid w:val="00C8410D"/>
    <w:rsid w:val="00C8567B"/>
    <w:rsid w:val="00C859F4"/>
    <w:rsid w:val="00C87205"/>
    <w:rsid w:val="00C90045"/>
    <w:rsid w:val="00C90091"/>
    <w:rsid w:val="00C903D6"/>
    <w:rsid w:val="00C9348C"/>
    <w:rsid w:val="00C9381A"/>
    <w:rsid w:val="00C9467B"/>
    <w:rsid w:val="00C9659D"/>
    <w:rsid w:val="00C96FB9"/>
    <w:rsid w:val="00CA26D2"/>
    <w:rsid w:val="00CA3AD8"/>
    <w:rsid w:val="00CA4D75"/>
    <w:rsid w:val="00CA4E6F"/>
    <w:rsid w:val="00CA5055"/>
    <w:rsid w:val="00CA5183"/>
    <w:rsid w:val="00CA5431"/>
    <w:rsid w:val="00CA65CC"/>
    <w:rsid w:val="00CB0642"/>
    <w:rsid w:val="00CB1917"/>
    <w:rsid w:val="00CB59F9"/>
    <w:rsid w:val="00CC39C4"/>
    <w:rsid w:val="00CC3AE9"/>
    <w:rsid w:val="00CC5C2E"/>
    <w:rsid w:val="00CC5D5A"/>
    <w:rsid w:val="00CD027F"/>
    <w:rsid w:val="00CD0434"/>
    <w:rsid w:val="00CD1130"/>
    <w:rsid w:val="00CD39D7"/>
    <w:rsid w:val="00CD42E1"/>
    <w:rsid w:val="00CD6A1A"/>
    <w:rsid w:val="00CD751A"/>
    <w:rsid w:val="00CE18B4"/>
    <w:rsid w:val="00CE19BB"/>
    <w:rsid w:val="00CE28E6"/>
    <w:rsid w:val="00CE2E99"/>
    <w:rsid w:val="00CE477F"/>
    <w:rsid w:val="00CE5880"/>
    <w:rsid w:val="00CE78E2"/>
    <w:rsid w:val="00CF0AEA"/>
    <w:rsid w:val="00CF29BE"/>
    <w:rsid w:val="00CF2CCF"/>
    <w:rsid w:val="00CF347E"/>
    <w:rsid w:val="00CF57A7"/>
    <w:rsid w:val="00CF5806"/>
    <w:rsid w:val="00CF6C7D"/>
    <w:rsid w:val="00D00C13"/>
    <w:rsid w:val="00D0155D"/>
    <w:rsid w:val="00D018E9"/>
    <w:rsid w:val="00D01AC0"/>
    <w:rsid w:val="00D01B35"/>
    <w:rsid w:val="00D01FD9"/>
    <w:rsid w:val="00D059B3"/>
    <w:rsid w:val="00D06E14"/>
    <w:rsid w:val="00D102E2"/>
    <w:rsid w:val="00D137BF"/>
    <w:rsid w:val="00D14209"/>
    <w:rsid w:val="00D1522A"/>
    <w:rsid w:val="00D15622"/>
    <w:rsid w:val="00D1587E"/>
    <w:rsid w:val="00D16157"/>
    <w:rsid w:val="00D162A1"/>
    <w:rsid w:val="00D17A68"/>
    <w:rsid w:val="00D21FB9"/>
    <w:rsid w:val="00D24A37"/>
    <w:rsid w:val="00D251AF"/>
    <w:rsid w:val="00D302F0"/>
    <w:rsid w:val="00D30F9D"/>
    <w:rsid w:val="00D311A0"/>
    <w:rsid w:val="00D31BAF"/>
    <w:rsid w:val="00D32640"/>
    <w:rsid w:val="00D33B2F"/>
    <w:rsid w:val="00D34D57"/>
    <w:rsid w:val="00D3548D"/>
    <w:rsid w:val="00D358A7"/>
    <w:rsid w:val="00D3601D"/>
    <w:rsid w:val="00D408F4"/>
    <w:rsid w:val="00D4141B"/>
    <w:rsid w:val="00D43A78"/>
    <w:rsid w:val="00D44566"/>
    <w:rsid w:val="00D4487E"/>
    <w:rsid w:val="00D45539"/>
    <w:rsid w:val="00D478FB"/>
    <w:rsid w:val="00D47B06"/>
    <w:rsid w:val="00D47D1F"/>
    <w:rsid w:val="00D50601"/>
    <w:rsid w:val="00D50C59"/>
    <w:rsid w:val="00D51F9C"/>
    <w:rsid w:val="00D537ED"/>
    <w:rsid w:val="00D567E4"/>
    <w:rsid w:val="00D56EDD"/>
    <w:rsid w:val="00D57078"/>
    <w:rsid w:val="00D573AA"/>
    <w:rsid w:val="00D57476"/>
    <w:rsid w:val="00D57704"/>
    <w:rsid w:val="00D600A8"/>
    <w:rsid w:val="00D60DF6"/>
    <w:rsid w:val="00D65A57"/>
    <w:rsid w:val="00D6710F"/>
    <w:rsid w:val="00D707C1"/>
    <w:rsid w:val="00D72969"/>
    <w:rsid w:val="00D73498"/>
    <w:rsid w:val="00D73B7B"/>
    <w:rsid w:val="00D74E10"/>
    <w:rsid w:val="00D766AF"/>
    <w:rsid w:val="00D80AC4"/>
    <w:rsid w:val="00D821FA"/>
    <w:rsid w:val="00D8413A"/>
    <w:rsid w:val="00D844E0"/>
    <w:rsid w:val="00D879CA"/>
    <w:rsid w:val="00D918DB"/>
    <w:rsid w:val="00D947AF"/>
    <w:rsid w:val="00DA5379"/>
    <w:rsid w:val="00DA57A8"/>
    <w:rsid w:val="00DA5BD8"/>
    <w:rsid w:val="00DA7CC1"/>
    <w:rsid w:val="00DB4387"/>
    <w:rsid w:val="00DB6151"/>
    <w:rsid w:val="00DB7B62"/>
    <w:rsid w:val="00DC0C98"/>
    <w:rsid w:val="00DC0D58"/>
    <w:rsid w:val="00DC3F3C"/>
    <w:rsid w:val="00DC5E27"/>
    <w:rsid w:val="00DC638C"/>
    <w:rsid w:val="00DD09E0"/>
    <w:rsid w:val="00DD2490"/>
    <w:rsid w:val="00DD2604"/>
    <w:rsid w:val="00DD45E2"/>
    <w:rsid w:val="00DD4B41"/>
    <w:rsid w:val="00DD534A"/>
    <w:rsid w:val="00DD740E"/>
    <w:rsid w:val="00DE06A5"/>
    <w:rsid w:val="00DE1572"/>
    <w:rsid w:val="00DE1CEE"/>
    <w:rsid w:val="00DE3AAE"/>
    <w:rsid w:val="00DE69EE"/>
    <w:rsid w:val="00DE6F1E"/>
    <w:rsid w:val="00DF1AEC"/>
    <w:rsid w:val="00DF21D0"/>
    <w:rsid w:val="00DF25AE"/>
    <w:rsid w:val="00DF28B1"/>
    <w:rsid w:val="00DF44F5"/>
    <w:rsid w:val="00DF4721"/>
    <w:rsid w:val="00DF7895"/>
    <w:rsid w:val="00E00B89"/>
    <w:rsid w:val="00E01400"/>
    <w:rsid w:val="00E03BA9"/>
    <w:rsid w:val="00E04646"/>
    <w:rsid w:val="00E05CB4"/>
    <w:rsid w:val="00E06BCD"/>
    <w:rsid w:val="00E103FB"/>
    <w:rsid w:val="00E10F1D"/>
    <w:rsid w:val="00E135BE"/>
    <w:rsid w:val="00E13EFB"/>
    <w:rsid w:val="00E14FB6"/>
    <w:rsid w:val="00E15CA3"/>
    <w:rsid w:val="00E176B4"/>
    <w:rsid w:val="00E17B3F"/>
    <w:rsid w:val="00E218E2"/>
    <w:rsid w:val="00E221EB"/>
    <w:rsid w:val="00E2355C"/>
    <w:rsid w:val="00E2397E"/>
    <w:rsid w:val="00E24FDD"/>
    <w:rsid w:val="00E26B0C"/>
    <w:rsid w:val="00E317D7"/>
    <w:rsid w:val="00E31E09"/>
    <w:rsid w:val="00E328E7"/>
    <w:rsid w:val="00E334A8"/>
    <w:rsid w:val="00E33AEB"/>
    <w:rsid w:val="00E33FC6"/>
    <w:rsid w:val="00E35858"/>
    <w:rsid w:val="00E3697A"/>
    <w:rsid w:val="00E3728B"/>
    <w:rsid w:val="00E42AC4"/>
    <w:rsid w:val="00E437F5"/>
    <w:rsid w:val="00E45564"/>
    <w:rsid w:val="00E45B8B"/>
    <w:rsid w:val="00E45FD0"/>
    <w:rsid w:val="00E4612A"/>
    <w:rsid w:val="00E51625"/>
    <w:rsid w:val="00E52E1A"/>
    <w:rsid w:val="00E538CC"/>
    <w:rsid w:val="00E607B7"/>
    <w:rsid w:val="00E623D5"/>
    <w:rsid w:val="00E623F0"/>
    <w:rsid w:val="00E63763"/>
    <w:rsid w:val="00E64BCD"/>
    <w:rsid w:val="00E67395"/>
    <w:rsid w:val="00E67616"/>
    <w:rsid w:val="00E679E2"/>
    <w:rsid w:val="00E72CB9"/>
    <w:rsid w:val="00E7313F"/>
    <w:rsid w:val="00E73BCB"/>
    <w:rsid w:val="00E73D7C"/>
    <w:rsid w:val="00E74924"/>
    <w:rsid w:val="00E75ACB"/>
    <w:rsid w:val="00E77EE0"/>
    <w:rsid w:val="00E80876"/>
    <w:rsid w:val="00E816B2"/>
    <w:rsid w:val="00E843C2"/>
    <w:rsid w:val="00E85C68"/>
    <w:rsid w:val="00E867AB"/>
    <w:rsid w:val="00E90F5C"/>
    <w:rsid w:val="00E9108F"/>
    <w:rsid w:val="00E91EEC"/>
    <w:rsid w:val="00E92066"/>
    <w:rsid w:val="00EA56FC"/>
    <w:rsid w:val="00EA5949"/>
    <w:rsid w:val="00EA617C"/>
    <w:rsid w:val="00EA7771"/>
    <w:rsid w:val="00EB2472"/>
    <w:rsid w:val="00EB3348"/>
    <w:rsid w:val="00EB49B4"/>
    <w:rsid w:val="00EB66D6"/>
    <w:rsid w:val="00EB68B5"/>
    <w:rsid w:val="00EB6918"/>
    <w:rsid w:val="00EB6C2C"/>
    <w:rsid w:val="00EC02BF"/>
    <w:rsid w:val="00EC0644"/>
    <w:rsid w:val="00EC1411"/>
    <w:rsid w:val="00EC17C3"/>
    <w:rsid w:val="00EC2846"/>
    <w:rsid w:val="00EC290D"/>
    <w:rsid w:val="00EC4690"/>
    <w:rsid w:val="00EC5847"/>
    <w:rsid w:val="00EC7941"/>
    <w:rsid w:val="00ED07CE"/>
    <w:rsid w:val="00ED0B81"/>
    <w:rsid w:val="00ED0FC0"/>
    <w:rsid w:val="00ED22D9"/>
    <w:rsid w:val="00ED2DD3"/>
    <w:rsid w:val="00ED3937"/>
    <w:rsid w:val="00ED3C09"/>
    <w:rsid w:val="00ED49D1"/>
    <w:rsid w:val="00ED6B53"/>
    <w:rsid w:val="00EE2388"/>
    <w:rsid w:val="00EE3B24"/>
    <w:rsid w:val="00EE503C"/>
    <w:rsid w:val="00EF09FF"/>
    <w:rsid w:val="00EF15BF"/>
    <w:rsid w:val="00EF3DAE"/>
    <w:rsid w:val="00EF43EB"/>
    <w:rsid w:val="00EF466D"/>
    <w:rsid w:val="00EF5161"/>
    <w:rsid w:val="00F01EFC"/>
    <w:rsid w:val="00F03F69"/>
    <w:rsid w:val="00F04148"/>
    <w:rsid w:val="00F0694F"/>
    <w:rsid w:val="00F074E9"/>
    <w:rsid w:val="00F07E7C"/>
    <w:rsid w:val="00F07EFD"/>
    <w:rsid w:val="00F101A7"/>
    <w:rsid w:val="00F11351"/>
    <w:rsid w:val="00F1336F"/>
    <w:rsid w:val="00F14431"/>
    <w:rsid w:val="00F1586C"/>
    <w:rsid w:val="00F163C1"/>
    <w:rsid w:val="00F16D37"/>
    <w:rsid w:val="00F17BD9"/>
    <w:rsid w:val="00F21DA8"/>
    <w:rsid w:val="00F23646"/>
    <w:rsid w:val="00F23DBC"/>
    <w:rsid w:val="00F30E80"/>
    <w:rsid w:val="00F30FB8"/>
    <w:rsid w:val="00F317B2"/>
    <w:rsid w:val="00F335B5"/>
    <w:rsid w:val="00F33645"/>
    <w:rsid w:val="00F33C48"/>
    <w:rsid w:val="00F35EF1"/>
    <w:rsid w:val="00F36937"/>
    <w:rsid w:val="00F36FF2"/>
    <w:rsid w:val="00F40100"/>
    <w:rsid w:val="00F40FB0"/>
    <w:rsid w:val="00F43EBC"/>
    <w:rsid w:val="00F44286"/>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4291"/>
    <w:rsid w:val="00F64C31"/>
    <w:rsid w:val="00F6653D"/>
    <w:rsid w:val="00F66A8B"/>
    <w:rsid w:val="00F70C32"/>
    <w:rsid w:val="00F7157D"/>
    <w:rsid w:val="00F7245B"/>
    <w:rsid w:val="00F7486B"/>
    <w:rsid w:val="00F77D60"/>
    <w:rsid w:val="00F800D3"/>
    <w:rsid w:val="00F814E6"/>
    <w:rsid w:val="00F81BC4"/>
    <w:rsid w:val="00F82AB9"/>
    <w:rsid w:val="00F830A0"/>
    <w:rsid w:val="00F835EB"/>
    <w:rsid w:val="00F8461B"/>
    <w:rsid w:val="00F85CA2"/>
    <w:rsid w:val="00F93021"/>
    <w:rsid w:val="00F97348"/>
    <w:rsid w:val="00F974C1"/>
    <w:rsid w:val="00FA33F3"/>
    <w:rsid w:val="00FA3E01"/>
    <w:rsid w:val="00FA4496"/>
    <w:rsid w:val="00FA512E"/>
    <w:rsid w:val="00FA5148"/>
    <w:rsid w:val="00FA5916"/>
    <w:rsid w:val="00FA5B46"/>
    <w:rsid w:val="00FA7710"/>
    <w:rsid w:val="00FB2F1A"/>
    <w:rsid w:val="00FB30B8"/>
    <w:rsid w:val="00FB3711"/>
    <w:rsid w:val="00FB5911"/>
    <w:rsid w:val="00FB7A64"/>
    <w:rsid w:val="00FB7B12"/>
    <w:rsid w:val="00FC30C2"/>
    <w:rsid w:val="00FC500A"/>
    <w:rsid w:val="00FD0987"/>
    <w:rsid w:val="00FD09C7"/>
    <w:rsid w:val="00FD2625"/>
    <w:rsid w:val="00FD2B9B"/>
    <w:rsid w:val="00FD362F"/>
    <w:rsid w:val="00FD482A"/>
    <w:rsid w:val="00FD562B"/>
    <w:rsid w:val="00FD5656"/>
    <w:rsid w:val="00FD7A78"/>
    <w:rsid w:val="00FE1395"/>
    <w:rsid w:val="00FE4049"/>
    <w:rsid w:val="00FE4300"/>
    <w:rsid w:val="00FE5D52"/>
    <w:rsid w:val="00FE7191"/>
    <w:rsid w:val="00FF25B7"/>
    <w:rsid w:val="00FF2A4B"/>
    <w:rsid w:val="00FF2BFE"/>
    <w:rsid w:val="00FF2D3C"/>
    <w:rsid w:val="00FF2DF8"/>
    <w:rsid w:val="00FF3E4E"/>
    <w:rsid w:val="00FF602C"/>
    <w:rsid w:val="00FF60AC"/>
    <w:rsid w:val="00FF7834"/>
    <w:rsid w:val="00FF7EE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1" w:defQFormat="0" w:count="276">
    <w:lsdException w:name="Normal" w:unhideWhenUsed="0" w:qFormat="1"/>
    <w:lsdException w:name="heading 1" w:uiPriority="9" w:unhideWhenUsed="0"/>
    <w:lsdException w:name="heading 2" w:unhideWhenUsed="0"/>
    <w:lsdException w:name="heading 3" w:unhideWhenUsed="0"/>
    <w:lsdException w:name="heading 4" w:unhideWhenUsed="0"/>
    <w:lsdException w:name="heading 5" w:unhideWhenUsed="0"/>
    <w:lsdException w:name="heading 6" w:unhideWhenUsed="0"/>
    <w:lsdException w:name="index 1"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3" w:semiHidden="1"/>
    <w:lsdException w:name="List Number 4" w:semiHidden="1"/>
    <w:lsdException w:name="Title" w:unhideWhenUsed="0"/>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39"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nhideWhenUsed="0"/>
    <w:lsdException w:name="No Spacing" w:unhideWhenUsed="0"/>
    <w:lsdException w:name="Light Shading" w:unhideWhenUsed="0"/>
    <w:lsdException w:name="Light List" w:unhideWhenUsed="0"/>
    <w:lsdException w:name="Light Grid" w:unhideWhenUsed="0"/>
    <w:lsdException w:name="Medium Shading 1" w:unhideWhenUsed="0"/>
    <w:lsdException w:name="Medium Shading 2" w:unhideWhenUsed="0"/>
    <w:lsdException w:name="Medium List 1" w:unhideWhenUsed="0"/>
    <w:lsdException w:name="Medium List 2" w:unhideWhenUsed="0"/>
    <w:lsdException w:name="Medium Grid 1" w:unhideWhenUsed="0"/>
    <w:lsdException w:name="Medium Grid 2" w:unhideWhenUsed="0"/>
    <w:lsdException w:name="Medium Grid 3" w:unhideWhenUsed="0"/>
    <w:lsdException w:name="Dark List" w:unhideWhenUsed="0"/>
    <w:lsdException w:name="Colorful Shading" w:unhideWhenUsed="0"/>
    <w:lsdException w:name="Colorful List" w:unhideWhenUsed="0"/>
    <w:lsdException w:name="Colorful Grid" w:unhideWhenUsed="0"/>
    <w:lsdException w:name="Light Shading Accent 1" w:unhideWhenUsed="0"/>
    <w:lsdException w:name="Light List Accent 1" w:unhideWhenUsed="0"/>
    <w:lsdException w:name="Light Grid Accent 1" w:unhideWhenUsed="0"/>
    <w:lsdException w:name="Medium Shading 1 Accent 1" w:unhideWhenUsed="0"/>
    <w:lsdException w:name="Medium Shading 2 Accent 1" w:unhideWhenUsed="0"/>
    <w:lsdException w:name="Medium List 1 Accent 1"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nhideWhenUsed="0"/>
    <w:lsdException w:name="Medium Grid 1 Accent 1" w:unhideWhenUsed="0"/>
    <w:lsdException w:name="Medium Grid 2 Accent 1" w:unhideWhenUsed="0"/>
    <w:lsdException w:name="Medium Grid 3 Accent 1" w:unhideWhenUsed="0"/>
    <w:lsdException w:name="Dark List Accent 1" w:unhideWhenUsed="0"/>
    <w:lsdException w:name="Colorful Shading Accent 1" w:unhideWhenUsed="0"/>
    <w:lsdException w:name="Colorful List Accent 1" w:unhideWhenUsed="0"/>
    <w:lsdException w:name="Colorful Grid Accent 1" w:unhideWhenUsed="0"/>
    <w:lsdException w:name="Light Shading Accent 2" w:unhideWhenUsed="0"/>
    <w:lsdException w:name="Light List Accent 2" w:unhideWhenUsed="0"/>
    <w:lsdException w:name="Light Grid Accent 2" w:unhideWhenUsed="0"/>
    <w:lsdException w:name="Medium Shading 1 Accent 2" w:unhideWhenUsed="0"/>
    <w:lsdException w:name="Medium Shading 2 Accent 2" w:unhideWhenUsed="0"/>
    <w:lsdException w:name="Medium List 1 Accent 2" w:unhideWhenUsed="0"/>
    <w:lsdException w:name="Medium List 2 Accent 2" w:unhideWhenUsed="0"/>
    <w:lsdException w:name="Medium Grid 1 Accent 2" w:unhideWhenUsed="0"/>
    <w:lsdException w:name="Medium Grid 2 Accent 2" w:unhideWhenUsed="0"/>
    <w:lsdException w:name="Medium Grid 3 Accent 2" w:unhideWhenUsed="0"/>
    <w:lsdException w:name="Dark List Accent 2" w:unhideWhenUsed="0"/>
    <w:lsdException w:name="Colorful Shading Accent 2" w:unhideWhenUsed="0"/>
    <w:lsdException w:name="Colorful List Accent 2" w:unhideWhenUsed="0"/>
    <w:lsdException w:name="Colorful Grid Accent 2" w:unhideWhenUsed="0"/>
    <w:lsdException w:name="Light Shading Accent 3" w:unhideWhenUsed="0"/>
    <w:lsdException w:name="Light List Accent 3" w:unhideWhenUsed="0"/>
    <w:lsdException w:name="Light Grid Accent 3" w:unhideWhenUsed="0"/>
    <w:lsdException w:name="Medium Shading 1 Accent 3" w:unhideWhenUsed="0"/>
    <w:lsdException w:name="Medium Shading 2 Accent 3" w:unhideWhenUsed="0"/>
    <w:lsdException w:name="Medium List 1 Accent 3" w:unhideWhenUsed="0"/>
    <w:lsdException w:name="Medium List 2 Accent 3" w:unhideWhenUsed="0"/>
    <w:lsdException w:name="Medium Grid 1 Accent 3" w:unhideWhenUsed="0"/>
    <w:lsdException w:name="Medium Grid 2 Accent 3" w:unhideWhenUsed="0"/>
    <w:lsdException w:name="Medium Grid 3 Accent 3" w:unhideWhenUsed="0"/>
    <w:lsdException w:name="Dark List Accent 3" w:unhideWhenUsed="0"/>
    <w:lsdException w:name="Colorful Shading Accent 3" w:unhideWhenUsed="0"/>
    <w:lsdException w:name="Colorful List Accent 3" w:unhideWhenUsed="0"/>
    <w:lsdException w:name="Colorful Grid Accent 3" w:unhideWhenUsed="0"/>
    <w:lsdException w:name="Light Shading Accent 4" w:unhideWhenUsed="0"/>
    <w:lsdException w:name="Light List Accent 4" w:unhideWhenUsed="0"/>
    <w:lsdException w:name="Light Grid Accent 4" w:unhideWhenUsed="0"/>
    <w:lsdException w:name="Medium Shading 1 Accent 4" w:unhideWhenUsed="0"/>
    <w:lsdException w:name="Medium Shading 2 Accent 4" w:unhideWhenUsed="0"/>
    <w:lsdException w:name="Medium List 1 Accent 4" w:unhideWhenUsed="0"/>
    <w:lsdException w:name="Medium List 2 Accent 4" w:unhideWhenUsed="0"/>
    <w:lsdException w:name="Medium Grid 1 Accent 4" w:unhideWhenUsed="0"/>
    <w:lsdException w:name="Medium Grid 2 Accent 4" w:unhideWhenUsed="0"/>
    <w:lsdException w:name="Medium Grid 3 Accent 4" w:unhideWhenUsed="0"/>
    <w:lsdException w:name="Dark List Accent 4" w:unhideWhenUsed="0"/>
    <w:lsdException w:name="Colorful Shading Accent 4" w:unhideWhenUsed="0"/>
    <w:lsdException w:name="Colorful List Accent 4" w:unhideWhenUsed="0"/>
    <w:lsdException w:name="Colorful Grid Accent 4" w:unhideWhenUsed="0"/>
    <w:lsdException w:name="Light Shading Accent 5" w:unhideWhenUsed="0"/>
    <w:lsdException w:name="Light List Accent 5" w:unhideWhenUsed="0"/>
    <w:lsdException w:name="Light Grid Accent 5" w:unhideWhenUsed="0"/>
    <w:lsdException w:name="Medium Shading 1 Accent 5" w:unhideWhenUsed="0"/>
    <w:lsdException w:name="Medium Shading 2 Accent 5" w:unhideWhenUsed="0"/>
    <w:lsdException w:name="Medium List 1 Accent 5" w:unhideWhenUsed="0"/>
    <w:lsdException w:name="Medium List 2 Accent 5" w:unhideWhenUsed="0"/>
    <w:lsdException w:name="Medium Grid 1 Accent 5" w:unhideWhenUsed="0"/>
    <w:lsdException w:name="Medium Grid 2 Accent 5" w:unhideWhenUsed="0"/>
    <w:lsdException w:name="Medium Grid 3 Accent 5" w:unhideWhenUsed="0"/>
    <w:lsdException w:name="Dark List Accent 5" w:unhideWhenUsed="0"/>
    <w:lsdException w:name="Colorful Shading Accent 5" w:unhideWhenUsed="0"/>
    <w:lsdException w:name="Colorful List Accent 5" w:unhideWhenUsed="0"/>
    <w:lsdException w:name="Colorful Grid Accent 5" w:unhideWhenUsed="0"/>
    <w:lsdException w:name="Light Shading Accent 6" w:unhideWhenUsed="0"/>
    <w:lsdException w:name="Light List Accent 6" w:unhideWhenUsed="0"/>
    <w:lsdException w:name="Light Grid Accent 6" w:unhideWhenUsed="0"/>
    <w:lsdException w:name="Medium Shading 1 Accent 6" w:unhideWhenUsed="0"/>
    <w:lsdException w:name="Medium Shading 2 Accent 6" w:unhideWhenUsed="0"/>
    <w:lsdException w:name="Medium List 1 Accent 6" w:unhideWhenUsed="0"/>
    <w:lsdException w:name="Medium List 2 Accent 6" w:unhideWhenUsed="0"/>
    <w:lsdException w:name="Medium Grid 1 Accent 6" w:unhideWhenUsed="0"/>
    <w:lsdException w:name="Medium Grid 2 Accent 6" w:unhideWhenUsed="0"/>
    <w:lsdException w:name="Medium Grid 3 Accent 6" w:unhideWhenUsed="0"/>
    <w:lsdException w:name="Dark List Accent 6" w:unhideWhenUsed="0"/>
    <w:lsdException w:name="Colorful Shading Accent 6" w:unhideWhenUsed="0"/>
    <w:lsdException w:name="Colorful List Accent 6" w:unhideWhenUsed="0"/>
    <w:lsdException w:name="Colorful Grid Accent 6" w:unhideWhenUsed="0"/>
    <w:lsdException w:name="Subtle Emphasis" w:unhideWhenUsed="0"/>
    <w:lsdException w:name="Intense Emphasis" w:unhideWhenUsed="0"/>
    <w:lsdException w:name="Subtle Reference" w:unhideWhenUsed="0"/>
    <w:lsdException w:name="Intense Reference" w:unhideWhenUsed="0"/>
    <w:lsdException w:name="Book Title" w:unhideWhenUsed="0"/>
    <w:lsdException w:name="Bibliography" w:semiHidden="1"/>
    <w:lsdException w:name="TOC Heading" w:semiHidden="1"/>
  </w:latentStyles>
  <w:style w:type="paragraph" w:default="1" w:styleId="Normal">
    <w:name w:val="Normal"/>
    <w:qFormat/>
    <w:rsid w:val="00134A9E"/>
  </w:style>
  <w:style w:type="paragraph" w:styleId="Heading1">
    <w:name w:val="heading 1"/>
    <w:basedOn w:val="Normal"/>
    <w:link w:val="Heading1Char"/>
    <w:uiPriority w:val="9"/>
    <w:rsid w:val="0099027B"/>
    <w:pPr>
      <w:spacing w:beforeLines="1" w:afterLines="1"/>
      <w:outlineLvl w:val="0"/>
    </w:pPr>
    <w:rPr>
      <w:rFonts w:ascii="Times" w:hAnsi="Times"/>
      <w:b/>
      <w:kern w:val="36"/>
      <w:sz w:val="48"/>
      <w:szCs w:val="20"/>
      <w:lang w:eastAsia="es-ES_tradnl"/>
    </w:rPr>
  </w:style>
  <w:style w:type="paragraph" w:styleId="Heading3">
    <w:name w:val="heading 3"/>
    <w:basedOn w:val="Normal"/>
    <w:next w:val="Normal"/>
    <w:link w:val="Heading3Ch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3CB"/>
    <w:pPr>
      <w:tabs>
        <w:tab w:val="center" w:pos="4252"/>
        <w:tab w:val="right" w:pos="8504"/>
      </w:tabs>
      <w:spacing w:after="0"/>
    </w:pPr>
  </w:style>
  <w:style w:type="character" w:customStyle="1" w:styleId="HeaderChar">
    <w:name w:val="Header Char"/>
    <w:basedOn w:val="DefaultParagraphFont"/>
    <w:link w:val="Header"/>
    <w:uiPriority w:val="99"/>
    <w:rsid w:val="002973CB"/>
  </w:style>
  <w:style w:type="paragraph" w:styleId="Footer">
    <w:name w:val="footer"/>
    <w:basedOn w:val="Normal"/>
    <w:link w:val="FooterChar"/>
    <w:uiPriority w:val="99"/>
    <w:unhideWhenUsed/>
    <w:rsid w:val="002973CB"/>
    <w:pPr>
      <w:tabs>
        <w:tab w:val="center" w:pos="4252"/>
        <w:tab w:val="right" w:pos="8504"/>
      </w:tabs>
      <w:spacing w:after="0"/>
    </w:pPr>
  </w:style>
  <w:style w:type="character" w:customStyle="1" w:styleId="FooterChar">
    <w:name w:val="Footer Char"/>
    <w:basedOn w:val="DefaultParagraphFont"/>
    <w:link w:val="Footer"/>
    <w:uiPriority w:val="99"/>
    <w:rsid w:val="002973CB"/>
  </w:style>
  <w:style w:type="paragraph" w:styleId="CommentText">
    <w:name w:val="annotation text"/>
    <w:basedOn w:val="Normal"/>
    <w:link w:val="CommentTextChar"/>
    <w:uiPriority w:val="99"/>
    <w:unhideWhenUsed/>
    <w:rsid w:val="00C321B7"/>
    <w:rPr>
      <w:rFonts w:ascii="Calibri" w:eastAsia="Calibri" w:hAnsi="Calibri" w:cs="Times New Roman"/>
      <w:sz w:val="20"/>
      <w:szCs w:val="20"/>
      <w:lang w:val="es-MX"/>
    </w:rPr>
  </w:style>
  <w:style w:type="character" w:customStyle="1" w:styleId="CommentTextChar">
    <w:name w:val="Comment Text Char"/>
    <w:basedOn w:val="DefaultParagraphFont"/>
    <w:link w:val="CommentText"/>
    <w:uiPriority w:val="99"/>
    <w:rsid w:val="00C321B7"/>
    <w:rPr>
      <w:rFonts w:ascii="Calibri" w:eastAsia="Calibri" w:hAnsi="Calibri" w:cs="Times New Roman"/>
      <w:sz w:val="20"/>
      <w:szCs w:val="20"/>
      <w:lang w:val="es-MX"/>
    </w:rPr>
  </w:style>
  <w:style w:type="character" w:customStyle="1" w:styleId="ilad">
    <w:name w:val="il_ad"/>
    <w:basedOn w:val="DefaultParagraphFont"/>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Strong">
    <w:name w:val="Strong"/>
    <w:basedOn w:val="DefaultParagraphFont"/>
    <w:uiPriority w:val="22"/>
    <w:qFormat/>
    <w:rsid w:val="000040E5"/>
    <w:rPr>
      <w:b/>
    </w:rPr>
  </w:style>
  <w:style w:type="character" w:styleId="Emphasis">
    <w:name w:val="Emphasis"/>
    <w:basedOn w:val="DefaultParagraphFont"/>
    <w:uiPriority w:val="20"/>
    <w:qFormat/>
    <w:rsid w:val="000040E5"/>
    <w:rPr>
      <w:i/>
    </w:rPr>
  </w:style>
  <w:style w:type="character" w:customStyle="1" w:styleId="contenido">
    <w:name w:val="contenido"/>
    <w:basedOn w:val="DefaultParagraphFont"/>
    <w:rsid w:val="00B95FDC"/>
  </w:style>
  <w:style w:type="character" w:styleId="Hyperlink">
    <w:name w:val="Hyperlink"/>
    <w:basedOn w:val="DefaultParagraphFont"/>
    <w:uiPriority w:val="99"/>
    <w:rsid w:val="00D16157"/>
    <w:rPr>
      <w:color w:val="0000FF"/>
      <w:u w:val="single"/>
    </w:rPr>
  </w:style>
  <w:style w:type="table" w:styleId="TableGrid">
    <w:name w:val="Table Grid"/>
    <w:basedOn w:val="TableNormal"/>
    <w:uiPriority w:val="3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C0B3F"/>
    <w:pPr>
      <w:ind w:left="720"/>
      <w:contextualSpacing/>
    </w:pPr>
  </w:style>
  <w:style w:type="character" w:customStyle="1" w:styleId="Heading1Char">
    <w:name w:val="Heading 1 Char"/>
    <w:basedOn w:val="DefaultParagraphFont"/>
    <w:link w:val="Heading1"/>
    <w:uiPriority w:val="9"/>
    <w:rsid w:val="0099027B"/>
    <w:rPr>
      <w:rFonts w:ascii="Times" w:hAnsi="Times"/>
      <w:b/>
      <w:kern w:val="36"/>
      <w:sz w:val="48"/>
      <w:szCs w:val="20"/>
      <w:lang w:eastAsia="es-ES_tradnl"/>
    </w:rPr>
  </w:style>
  <w:style w:type="character" w:customStyle="1" w:styleId="contenidoprinciapl">
    <w:name w:val="contenido_princiapl"/>
    <w:basedOn w:val="DefaultParagraphFont"/>
    <w:rsid w:val="000573A2"/>
  </w:style>
  <w:style w:type="character" w:customStyle="1" w:styleId="st">
    <w:name w:val="st"/>
    <w:basedOn w:val="DefaultParagraphFont"/>
    <w:rsid w:val="000573A2"/>
  </w:style>
  <w:style w:type="character" w:customStyle="1" w:styleId="kno-fvld">
    <w:name w:val="kno-fv _ld"/>
    <w:basedOn w:val="DefaultParagraphFont"/>
    <w:rsid w:val="000573A2"/>
  </w:style>
  <w:style w:type="paragraph" w:styleId="BalloonText">
    <w:name w:val="Balloon Text"/>
    <w:basedOn w:val="Normal"/>
    <w:link w:val="BalloonTextChar"/>
    <w:rsid w:val="000573A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573A2"/>
    <w:rPr>
      <w:rFonts w:ascii="Lucida Grande" w:hAnsi="Lucida Grande" w:cs="Lucida Grande"/>
      <w:sz w:val="18"/>
      <w:szCs w:val="18"/>
    </w:rPr>
  </w:style>
  <w:style w:type="character" w:styleId="PageNumber">
    <w:name w:val="page number"/>
    <w:basedOn w:val="DefaultParagraphFont"/>
    <w:rsid w:val="00C7074A"/>
  </w:style>
  <w:style w:type="character" w:styleId="CommentReference">
    <w:name w:val="annotation reference"/>
    <w:basedOn w:val="DefaultParagraphFont"/>
    <w:rsid w:val="008D6275"/>
    <w:rPr>
      <w:sz w:val="18"/>
      <w:szCs w:val="18"/>
    </w:rPr>
  </w:style>
  <w:style w:type="paragraph" w:styleId="CommentSubject">
    <w:name w:val="annotation subject"/>
    <w:basedOn w:val="CommentText"/>
    <w:next w:val="CommentText"/>
    <w:link w:val="CommentSubjectChar"/>
    <w:rsid w:val="008D6275"/>
    <w:rPr>
      <w:rFonts w:asciiTheme="minorHAnsi" w:eastAsiaTheme="minorHAnsi" w:hAnsiTheme="minorHAnsi" w:cstheme="minorBidi"/>
      <w:b/>
      <w:bCs/>
      <w:lang w:val="es-ES_tradnl"/>
    </w:rPr>
  </w:style>
  <w:style w:type="character" w:customStyle="1" w:styleId="CommentSubjectChar">
    <w:name w:val="Comment Subject Char"/>
    <w:basedOn w:val="CommentTextChar"/>
    <w:link w:val="CommentSubject"/>
    <w:rsid w:val="008D6275"/>
    <w:rPr>
      <w:rFonts w:ascii="Calibri" w:eastAsia="Calibri" w:hAnsi="Calibri" w:cs="Times New Roman"/>
      <w:b/>
      <w:bCs/>
      <w:sz w:val="20"/>
      <w:szCs w:val="20"/>
      <w:lang w:val="es-MX"/>
    </w:rPr>
  </w:style>
  <w:style w:type="character" w:customStyle="1" w:styleId="Heading3Char">
    <w:name w:val="Heading 3 Char"/>
    <w:basedOn w:val="DefaultParagraphFont"/>
    <w:link w:val="Heading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25BD4"/>
  </w:style>
  <w:style w:type="character" w:customStyle="1" w:styleId="Heading5Char">
    <w:name w:val="Heading 5 Char"/>
    <w:basedOn w:val="DefaultParagraphFont"/>
    <w:link w:val="Heading5"/>
    <w:rsid w:val="005D3558"/>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DefaultParagraphFont"/>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DefaultParagraphFont"/>
    <w:rsid w:val="00A239E1"/>
  </w:style>
  <w:style w:type="character" w:styleId="PlaceholderText">
    <w:name w:val="Placeholder Text"/>
    <w:basedOn w:val="DefaultParagraphFont"/>
    <w:semiHidden/>
    <w:rsid w:val="00E64BCD"/>
    <w:rPr>
      <w:color w:val="808080"/>
    </w:rPr>
  </w:style>
  <w:style w:type="character" w:styleId="FollowedHyperlink">
    <w:name w:val="FollowedHyperlink"/>
    <w:basedOn w:val="DefaultParagraphFont"/>
    <w:unhideWhenUsed/>
    <w:rsid w:val="0015310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1" w:defQFormat="0" w:count="276">
    <w:lsdException w:name="Normal" w:unhideWhenUsed="0" w:qFormat="1"/>
    <w:lsdException w:name="heading 1" w:uiPriority="9" w:unhideWhenUsed="0"/>
    <w:lsdException w:name="heading 2" w:unhideWhenUsed="0"/>
    <w:lsdException w:name="heading 3" w:unhideWhenUsed="0"/>
    <w:lsdException w:name="heading 4" w:unhideWhenUsed="0"/>
    <w:lsdException w:name="heading 5" w:unhideWhenUsed="0"/>
    <w:lsdException w:name="heading 6" w:unhideWhenUsed="0"/>
    <w:lsdException w:name="index 1"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3" w:semiHidden="1"/>
    <w:lsdException w:name="List Number 4" w:semiHidden="1"/>
    <w:lsdException w:name="Title" w:unhideWhenUsed="0"/>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39"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nhideWhenUsed="0"/>
    <w:lsdException w:name="No Spacing" w:unhideWhenUsed="0"/>
    <w:lsdException w:name="Light Shading" w:unhideWhenUsed="0"/>
    <w:lsdException w:name="Light List" w:unhideWhenUsed="0"/>
    <w:lsdException w:name="Light Grid" w:unhideWhenUsed="0"/>
    <w:lsdException w:name="Medium Shading 1" w:unhideWhenUsed="0"/>
    <w:lsdException w:name="Medium Shading 2" w:unhideWhenUsed="0"/>
    <w:lsdException w:name="Medium List 1" w:unhideWhenUsed="0"/>
    <w:lsdException w:name="Medium List 2" w:unhideWhenUsed="0"/>
    <w:lsdException w:name="Medium Grid 1" w:unhideWhenUsed="0"/>
    <w:lsdException w:name="Medium Grid 2" w:unhideWhenUsed="0"/>
    <w:lsdException w:name="Medium Grid 3" w:unhideWhenUsed="0"/>
    <w:lsdException w:name="Dark List" w:unhideWhenUsed="0"/>
    <w:lsdException w:name="Colorful Shading" w:unhideWhenUsed="0"/>
    <w:lsdException w:name="Colorful List" w:unhideWhenUsed="0"/>
    <w:lsdException w:name="Colorful Grid" w:unhideWhenUsed="0"/>
    <w:lsdException w:name="Light Shading Accent 1" w:unhideWhenUsed="0"/>
    <w:lsdException w:name="Light List Accent 1" w:unhideWhenUsed="0"/>
    <w:lsdException w:name="Light Grid Accent 1" w:unhideWhenUsed="0"/>
    <w:lsdException w:name="Medium Shading 1 Accent 1" w:unhideWhenUsed="0"/>
    <w:lsdException w:name="Medium Shading 2 Accent 1" w:unhideWhenUsed="0"/>
    <w:lsdException w:name="Medium List 1 Accent 1"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nhideWhenUsed="0"/>
    <w:lsdException w:name="Medium Grid 1 Accent 1" w:unhideWhenUsed="0"/>
    <w:lsdException w:name="Medium Grid 2 Accent 1" w:unhideWhenUsed="0"/>
    <w:lsdException w:name="Medium Grid 3 Accent 1" w:unhideWhenUsed="0"/>
    <w:lsdException w:name="Dark List Accent 1" w:unhideWhenUsed="0"/>
    <w:lsdException w:name="Colorful Shading Accent 1" w:unhideWhenUsed="0"/>
    <w:lsdException w:name="Colorful List Accent 1" w:unhideWhenUsed="0"/>
    <w:lsdException w:name="Colorful Grid Accent 1" w:unhideWhenUsed="0"/>
    <w:lsdException w:name="Light Shading Accent 2" w:unhideWhenUsed="0"/>
    <w:lsdException w:name="Light List Accent 2" w:unhideWhenUsed="0"/>
    <w:lsdException w:name="Light Grid Accent 2" w:unhideWhenUsed="0"/>
    <w:lsdException w:name="Medium Shading 1 Accent 2" w:unhideWhenUsed="0"/>
    <w:lsdException w:name="Medium Shading 2 Accent 2" w:unhideWhenUsed="0"/>
    <w:lsdException w:name="Medium List 1 Accent 2" w:unhideWhenUsed="0"/>
    <w:lsdException w:name="Medium List 2 Accent 2" w:unhideWhenUsed="0"/>
    <w:lsdException w:name="Medium Grid 1 Accent 2" w:unhideWhenUsed="0"/>
    <w:lsdException w:name="Medium Grid 2 Accent 2" w:unhideWhenUsed="0"/>
    <w:lsdException w:name="Medium Grid 3 Accent 2" w:unhideWhenUsed="0"/>
    <w:lsdException w:name="Dark List Accent 2" w:unhideWhenUsed="0"/>
    <w:lsdException w:name="Colorful Shading Accent 2" w:unhideWhenUsed="0"/>
    <w:lsdException w:name="Colorful List Accent 2" w:unhideWhenUsed="0"/>
    <w:lsdException w:name="Colorful Grid Accent 2" w:unhideWhenUsed="0"/>
    <w:lsdException w:name="Light Shading Accent 3" w:unhideWhenUsed="0"/>
    <w:lsdException w:name="Light List Accent 3" w:unhideWhenUsed="0"/>
    <w:lsdException w:name="Light Grid Accent 3" w:unhideWhenUsed="0"/>
    <w:lsdException w:name="Medium Shading 1 Accent 3" w:unhideWhenUsed="0"/>
    <w:lsdException w:name="Medium Shading 2 Accent 3" w:unhideWhenUsed="0"/>
    <w:lsdException w:name="Medium List 1 Accent 3" w:unhideWhenUsed="0"/>
    <w:lsdException w:name="Medium List 2 Accent 3" w:unhideWhenUsed="0"/>
    <w:lsdException w:name="Medium Grid 1 Accent 3" w:unhideWhenUsed="0"/>
    <w:lsdException w:name="Medium Grid 2 Accent 3" w:unhideWhenUsed="0"/>
    <w:lsdException w:name="Medium Grid 3 Accent 3" w:unhideWhenUsed="0"/>
    <w:lsdException w:name="Dark List Accent 3" w:unhideWhenUsed="0"/>
    <w:lsdException w:name="Colorful Shading Accent 3" w:unhideWhenUsed="0"/>
    <w:lsdException w:name="Colorful List Accent 3" w:unhideWhenUsed="0"/>
    <w:lsdException w:name="Colorful Grid Accent 3" w:unhideWhenUsed="0"/>
    <w:lsdException w:name="Light Shading Accent 4" w:unhideWhenUsed="0"/>
    <w:lsdException w:name="Light List Accent 4" w:unhideWhenUsed="0"/>
    <w:lsdException w:name="Light Grid Accent 4" w:unhideWhenUsed="0"/>
    <w:lsdException w:name="Medium Shading 1 Accent 4" w:unhideWhenUsed="0"/>
    <w:lsdException w:name="Medium Shading 2 Accent 4" w:unhideWhenUsed="0"/>
    <w:lsdException w:name="Medium List 1 Accent 4" w:unhideWhenUsed="0"/>
    <w:lsdException w:name="Medium List 2 Accent 4" w:unhideWhenUsed="0"/>
    <w:lsdException w:name="Medium Grid 1 Accent 4" w:unhideWhenUsed="0"/>
    <w:lsdException w:name="Medium Grid 2 Accent 4" w:unhideWhenUsed="0"/>
    <w:lsdException w:name="Medium Grid 3 Accent 4" w:unhideWhenUsed="0"/>
    <w:lsdException w:name="Dark List Accent 4" w:unhideWhenUsed="0"/>
    <w:lsdException w:name="Colorful Shading Accent 4" w:unhideWhenUsed="0"/>
    <w:lsdException w:name="Colorful List Accent 4" w:unhideWhenUsed="0"/>
    <w:lsdException w:name="Colorful Grid Accent 4" w:unhideWhenUsed="0"/>
    <w:lsdException w:name="Light Shading Accent 5" w:unhideWhenUsed="0"/>
    <w:lsdException w:name="Light List Accent 5" w:unhideWhenUsed="0"/>
    <w:lsdException w:name="Light Grid Accent 5" w:unhideWhenUsed="0"/>
    <w:lsdException w:name="Medium Shading 1 Accent 5" w:unhideWhenUsed="0"/>
    <w:lsdException w:name="Medium Shading 2 Accent 5" w:unhideWhenUsed="0"/>
    <w:lsdException w:name="Medium List 1 Accent 5" w:unhideWhenUsed="0"/>
    <w:lsdException w:name="Medium List 2 Accent 5" w:unhideWhenUsed="0"/>
    <w:lsdException w:name="Medium Grid 1 Accent 5" w:unhideWhenUsed="0"/>
    <w:lsdException w:name="Medium Grid 2 Accent 5" w:unhideWhenUsed="0"/>
    <w:lsdException w:name="Medium Grid 3 Accent 5" w:unhideWhenUsed="0"/>
    <w:lsdException w:name="Dark List Accent 5" w:unhideWhenUsed="0"/>
    <w:lsdException w:name="Colorful Shading Accent 5" w:unhideWhenUsed="0"/>
    <w:lsdException w:name="Colorful List Accent 5" w:unhideWhenUsed="0"/>
    <w:lsdException w:name="Colorful Grid Accent 5" w:unhideWhenUsed="0"/>
    <w:lsdException w:name="Light Shading Accent 6" w:unhideWhenUsed="0"/>
    <w:lsdException w:name="Light List Accent 6" w:unhideWhenUsed="0"/>
    <w:lsdException w:name="Light Grid Accent 6" w:unhideWhenUsed="0"/>
    <w:lsdException w:name="Medium Shading 1 Accent 6" w:unhideWhenUsed="0"/>
    <w:lsdException w:name="Medium Shading 2 Accent 6" w:unhideWhenUsed="0"/>
    <w:lsdException w:name="Medium List 1 Accent 6" w:unhideWhenUsed="0"/>
    <w:lsdException w:name="Medium List 2 Accent 6" w:unhideWhenUsed="0"/>
    <w:lsdException w:name="Medium Grid 1 Accent 6" w:unhideWhenUsed="0"/>
    <w:lsdException w:name="Medium Grid 2 Accent 6" w:unhideWhenUsed="0"/>
    <w:lsdException w:name="Medium Grid 3 Accent 6" w:unhideWhenUsed="0"/>
    <w:lsdException w:name="Dark List Accent 6" w:unhideWhenUsed="0"/>
    <w:lsdException w:name="Colorful Shading Accent 6" w:unhideWhenUsed="0"/>
    <w:lsdException w:name="Colorful List Accent 6" w:unhideWhenUsed="0"/>
    <w:lsdException w:name="Colorful Grid Accent 6" w:unhideWhenUsed="0"/>
    <w:lsdException w:name="Subtle Emphasis" w:unhideWhenUsed="0"/>
    <w:lsdException w:name="Intense Emphasis" w:unhideWhenUsed="0"/>
    <w:lsdException w:name="Subtle Reference" w:unhideWhenUsed="0"/>
    <w:lsdException w:name="Intense Reference" w:unhideWhenUsed="0"/>
    <w:lsdException w:name="Book Title" w:unhideWhenUsed="0"/>
    <w:lsdException w:name="Bibliography" w:semiHidden="1"/>
    <w:lsdException w:name="TOC Heading" w:semiHidden="1"/>
  </w:latentStyles>
  <w:style w:type="paragraph" w:default="1" w:styleId="Normal">
    <w:name w:val="Normal"/>
    <w:qFormat/>
    <w:rsid w:val="00134A9E"/>
  </w:style>
  <w:style w:type="paragraph" w:styleId="Heading1">
    <w:name w:val="heading 1"/>
    <w:basedOn w:val="Normal"/>
    <w:link w:val="Heading1Char"/>
    <w:uiPriority w:val="9"/>
    <w:rsid w:val="0099027B"/>
    <w:pPr>
      <w:spacing w:beforeLines="1" w:afterLines="1"/>
      <w:outlineLvl w:val="0"/>
    </w:pPr>
    <w:rPr>
      <w:rFonts w:ascii="Times" w:hAnsi="Times"/>
      <w:b/>
      <w:kern w:val="36"/>
      <w:sz w:val="48"/>
      <w:szCs w:val="20"/>
      <w:lang w:eastAsia="es-ES_tradnl"/>
    </w:rPr>
  </w:style>
  <w:style w:type="paragraph" w:styleId="Heading3">
    <w:name w:val="heading 3"/>
    <w:basedOn w:val="Normal"/>
    <w:next w:val="Normal"/>
    <w:link w:val="Heading3Ch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3CB"/>
    <w:pPr>
      <w:tabs>
        <w:tab w:val="center" w:pos="4252"/>
        <w:tab w:val="right" w:pos="8504"/>
      </w:tabs>
      <w:spacing w:after="0"/>
    </w:pPr>
  </w:style>
  <w:style w:type="character" w:customStyle="1" w:styleId="HeaderChar">
    <w:name w:val="Header Char"/>
    <w:basedOn w:val="DefaultParagraphFont"/>
    <w:link w:val="Header"/>
    <w:uiPriority w:val="99"/>
    <w:rsid w:val="002973CB"/>
  </w:style>
  <w:style w:type="paragraph" w:styleId="Footer">
    <w:name w:val="footer"/>
    <w:basedOn w:val="Normal"/>
    <w:link w:val="FooterChar"/>
    <w:uiPriority w:val="99"/>
    <w:unhideWhenUsed/>
    <w:rsid w:val="002973CB"/>
    <w:pPr>
      <w:tabs>
        <w:tab w:val="center" w:pos="4252"/>
        <w:tab w:val="right" w:pos="8504"/>
      </w:tabs>
      <w:spacing w:after="0"/>
    </w:pPr>
  </w:style>
  <w:style w:type="character" w:customStyle="1" w:styleId="FooterChar">
    <w:name w:val="Footer Char"/>
    <w:basedOn w:val="DefaultParagraphFont"/>
    <w:link w:val="Footer"/>
    <w:uiPriority w:val="99"/>
    <w:rsid w:val="002973CB"/>
  </w:style>
  <w:style w:type="paragraph" w:styleId="CommentText">
    <w:name w:val="annotation text"/>
    <w:basedOn w:val="Normal"/>
    <w:link w:val="CommentTextChar"/>
    <w:uiPriority w:val="99"/>
    <w:unhideWhenUsed/>
    <w:rsid w:val="00C321B7"/>
    <w:rPr>
      <w:rFonts w:ascii="Calibri" w:eastAsia="Calibri" w:hAnsi="Calibri" w:cs="Times New Roman"/>
      <w:sz w:val="20"/>
      <w:szCs w:val="20"/>
      <w:lang w:val="es-MX"/>
    </w:rPr>
  </w:style>
  <w:style w:type="character" w:customStyle="1" w:styleId="CommentTextChar">
    <w:name w:val="Comment Text Char"/>
    <w:basedOn w:val="DefaultParagraphFont"/>
    <w:link w:val="CommentText"/>
    <w:uiPriority w:val="99"/>
    <w:rsid w:val="00C321B7"/>
    <w:rPr>
      <w:rFonts w:ascii="Calibri" w:eastAsia="Calibri" w:hAnsi="Calibri" w:cs="Times New Roman"/>
      <w:sz w:val="20"/>
      <w:szCs w:val="20"/>
      <w:lang w:val="es-MX"/>
    </w:rPr>
  </w:style>
  <w:style w:type="character" w:customStyle="1" w:styleId="ilad">
    <w:name w:val="il_ad"/>
    <w:basedOn w:val="DefaultParagraphFont"/>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Strong">
    <w:name w:val="Strong"/>
    <w:basedOn w:val="DefaultParagraphFont"/>
    <w:uiPriority w:val="22"/>
    <w:qFormat/>
    <w:rsid w:val="000040E5"/>
    <w:rPr>
      <w:b/>
    </w:rPr>
  </w:style>
  <w:style w:type="character" w:styleId="Emphasis">
    <w:name w:val="Emphasis"/>
    <w:basedOn w:val="DefaultParagraphFont"/>
    <w:uiPriority w:val="20"/>
    <w:qFormat/>
    <w:rsid w:val="000040E5"/>
    <w:rPr>
      <w:i/>
    </w:rPr>
  </w:style>
  <w:style w:type="character" w:customStyle="1" w:styleId="contenido">
    <w:name w:val="contenido"/>
    <w:basedOn w:val="DefaultParagraphFont"/>
    <w:rsid w:val="00B95FDC"/>
  </w:style>
  <w:style w:type="character" w:styleId="Hyperlink">
    <w:name w:val="Hyperlink"/>
    <w:basedOn w:val="DefaultParagraphFont"/>
    <w:uiPriority w:val="99"/>
    <w:rsid w:val="00D16157"/>
    <w:rPr>
      <w:color w:val="0000FF"/>
      <w:u w:val="single"/>
    </w:rPr>
  </w:style>
  <w:style w:type="table" w:styleId="TableGrid">
    <w:name w:val="Table Grid"/>
    <w:basedOn w:val="TableNormal"/>
    <w:uiPriority w:val="3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C0B3F"/>
    <w:pPr>
      <w:ind w:left="720"/>
      <w:contextualSpacing/>
    </w:pPr>
  </w:style>
  <w:style w:type="character" w:customStyle="1" w:styleId="Heading1Char">
    <w:name w:val="Heading 1 Char"/>
    <w:basedOn w:val="DefaultParagraphFont"/>
    <w:link w:val="Heading1"/>
    <w:uiPriority w:val="9"/>
    <w:rsid w:val="0099027B"/>
    <w:rPr>
      <w:rFonts w:ascii="Times" w:hAnsi="Times"/>
      <w:b/>
      <w:kern w:val="36"/>
      <w:sz w:val="48"/>
      <w:szCs w:val="20"/>
      <w:lang w:eastAsia="es-ES_tradnl"/>
    </w:rPr>
  </w:style>
  <w:style w:type="character" w:customStyle="1" w:styleId="contenidoprinciapl">
    <w:name w:val="contenido_princiapl"/>
    <w:basedOn w:val="DefaultParagraphFont"/>
    <w:rsid w:val="000573A2"/>
  </w:style>
  <w:style w:type="character" w:customStyle="1" w:styleId="st">
    <w:name w:val="st"/>
    <w:basedOn w:val="DefaultParagraphFont"/>
    <w:rsid w:val="000573A2"/>
  </w:style>
  <w:style w:type="character" w:customStyle="1" w:styleId="kno-fvld">
    <w:name w:val="kno-fv _ld"/>
    <w:basedOn w:val="DefaultParagraphFont"/>
    <w:rsid w:val="000573A2"/>
  </w:style>
  <w:style w:type="paragraph" w:styleId="BalloonText">
    <w:name w:val="Balloon Text"/>
    <w:basedOn w:val="Normal"/>
    <w:link w:val="BalloonTextChar"/>
    <w:rsid w:val="000573A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573A2"/>
    <w:rPr>
      <w:rFonts w:ascii="Lucida Grande" w:hAnsi="Lucida Grande" w:cs="Lucida Grande"/>
      <w:sz w:val="18"/>
      <w:szCs w:val="18"/>
    </w:rPr>
  </w:style>
  <w:style w:type="character" w:styleId="PageNumber">
    <w:name w:val="page number"/>
    <w:basedOn w:val="DefaultParagraphFont"/>
    <w:rsid w:val="00C7074A"/>
  </w:style>
  <w:style w:type="character" w:styleId="CommentReference">
    <w:name w:val="annotation reference"/>
    <w:basedOn w:val="DefaultParagraphFont"/>
    <w:rsid w:val="008D6275"/>
    <w:rPr>
      <w:sz w:val="18"/>
      <w:szCs w:val="18"/>
    </w:rPr>
  </w:style>
  <w:style w:type="paragraph" w:styleId="CommentSubject">
    <w:name w:val="annotation subject"/>
    <w:basedOn w:val="CommentText"/>
    <w:next w:val="CommentText"/>
    <w:link w:val="CommentSubjectChar"/>
    <w:rsid w:val="008D6275"/>
    <w:rPr>
      <w:rFonts w:asciiTheme="minorHAnsi" w:eastAsiaTheme="minorHAnsi" w:hAnsiTheme="minorHAnsi" w:cstheme="minorBidi"/>
      <w:b/>
      <w:bCs/>
      <w:lang w:val="es-ES_tradnl"/>
    </w:rPr>
  </w:style>
  <w:style w:type="character" w:customStyle="1" w:styleId="CommentSubjectChar">
    <w:name w:val="Comment Subject Char"/>
    <w:basedOn w:val="CommentTextChar"/>
    <w:link w:val="CommentSubject"/>
    <w:rsid w:val="008D6275"/>
    <w:rPr>
      <w:rFonts w:ascii="Calibri" w:eastAsia="Calibri" w:hAnsi="Calibri" w:cs="Times New Roman"/>
      <w:b/>
      <w:bCs/>
      <w:sz w:val="20"/>
      <w:szCs w:val="20"/>
      <w:lang w:val="es-MX"/>
    </w:rPr>
  </w:style>
  <w:style w:type="character" w:customStyle="1" w:styleId="Heading3Char">
    <w:name w:val="Heading 3 Char"/>
    <w:basedOn w:val="DefaultParagraphFont"/>
    <w:link w:val="Heading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25BD4"/>
  </w:style>
  <w:style w:type="character" w:customStyle="1" w:styleId="Heading5Char">
    <w:name w:val="Heading 5 Char"/>
    <w:basedOn w:val="DefaultParagraphFont"/>
    <w:link w:val="Heading5"/>
    <w:rsid w:val="005D3558"/>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DefaultParagraphFont"/>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DefaultParagraphFont"/>
    <w:rsid w:val="00A239E1"/>
  </w:style>
  <w:style w:type="character" w:styleId="PlaceholderText">
    <w:name w:val="Placeholder Text"/>
    <w:basedOn w:val="DefaultParagraphFont"/>
    <w:semiHidden/>
    <w:rsid w:val="00E64BCD"/>
    <w:rPr>
      <w:color w:val="808080"/>
    </w:rPr>
  </w:style>
  <w:style w:type="character" w:styleId="FollowedHyperlink">
    <w:name w:val="FollowedHyperlink"/>
    <w:basedOn w:val="DefaultParagraphFont"/>
    <w:unhideWhenUsed/>
    <w:rsid w:val="001531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02713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43380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898442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423927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0516831">
      <w:bodyDiv w:val="1"/>
      <w:marLeft w:val="0"/>
      <w:marRight w:val="0"/>
      <w:marTop w:val="0"/>
      <w:marBottom w:val="0"/>
      <w:divBdr>
        <w:top w:val="none" w:sz="0" w:space="0" w:color="auto"/>
        <w:left w:val="none" w:sz="0" w:space="0" w:color="auto"/>
        <w:bottom w:val="none" w:sz="0" w:space="0" w:color="auto"/>
        <w:right w:val="none" w:sz="0" w:space="0" w:color="auto"/>
      </w:divBdr>
    </w:div>
    <w:div w:id="77085682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881762">
      <w:bodyDiv w:val="1"/>
      <w:marLeft w:val="0"/>
      <w:marRight w:val="0"/>
      <w:marTop w:val="0"/>
      <w:marBottom w:val="0"/>
      <w:divBdr>
        <w:top w:val="none" w:sz="0" w:space="0" w:color="auto"/>
        <w:left w:val="none" w:sz="0" w:space="0" w:color="auto"/>
        <w:bottom w:val="none" w:sz="0" w:space="0" w:color="auto"/>
        <w:right w:val="none" w:sz="0" w:space="0" w:color="auto"/>
      </w:divBdr>
    </w:div>
    <w:div w:id="842819091">
      <w:bodyDiv w:val="1"/>
      <w:marLeft w:val="0"/>
      <w:marRight w:val="0"/>
      <w:marTop w:val="0"/>
      <w:marBottom w:val="0"/>
      <w:divBdr>
        <w:top w:val="none" w:sz="0" w:space="0" w:color="auto"/>
        <w:left w:val="none" w:sz="0" w:space="0" w:color="auto"/>
        <w:bottom w:val="none" w:sz="0" w:space="0" w:color="auto"/>
        <w:right w:val="none" w:sz="0" w:space="0" w:color="auto"/>
      </w:divBdr>
    </w:div>
    <w:div w:id="870806761">
      <w:bodyDiv w:val="1"/>
      <w:marLeft w:val="0"/>
      <w:marRight w:val="0"/>
      <w:marTop w:val="0"/>
      <w:marBottom w:val="0"/>
      <w:divBdr>
        <w:top w:val="none" w:sz="0" w:space="0" w:color="auto"/>
        <w:left w:val="none" w:sz="0" w:space="0" w:color="auto"/>
        <w:bottom w:val="none" w:sz="0" w:space="0" w:color="auto"/>
        <w:right w:val="none" w:sz="0" w:space="0" w:color="auto"/>
      </w:divBdr>
      <w:divsChild>
        <w:div w:id="190996477">
          <w:marLeft w:val="150"/>
          <w:marRight w:val="0"/>
          <w:marTop w:val="225"/>
          <w:marBottom w:val="225"/>
          <w:divBdr>
            <w:top w:val="none" w:sz="0" w:space="0" w:color="auto"/>
            <w:left w:val="none" w:sz="0" w:space="0" w:color="auto"/>
            <w:bottom w:val="none" w:sz="0" w:space="0" w:color="auto"/>
            <w:right w:val="none" w:sz="0" w:space="0" w:color="auto"/>
          </w:divBdr>
          <w:divsChild>
            <w:div w:id="1183939946">
              <w:marLeft w:val="0"/>
              <w:marRight w:val="0"/>
              <w:marTop w:val="0"/>
              <w:marBottom w:val="0"/>
              <w:divBdr>
                <w:top w:val="none" w:sz="0" w:space="0" w:color="auto"/>
                <w:left w:val="none" w:sz="0" w:space="0" w:color="auto"/>
                <w:bottom w:val="none" w:sz="0" w:space="0" w:color="auto"/>
                <w:right w:val="none" w:sz="0" w:space="0" w:color="auto"/>
              </w:divBdr>
            </w:div>
          </w:divsChild>
        </w:div>
        <w:div w:id="1362514617">
          <w:marLeft w:val="150"/>
          <w:marRight w:val="0"/>
          <w:marTop w:val="150"/>
          <w:marBottom w:val="225"/>
          <w:divBdr>
            <w:top w:val="none" w:sz="0" w:space="0" w:color="auto"/>
            <w:left w:val="none" w:sz="0" w:space="0" w:color="auto"/>
            <w:bottom w:val="none" w:sz="0" w:space="0" w:color="auto"/>
            <w:right w:val="none" w:sz="0" w:space="0" w:color="auto"/>
          </w:divBdr>
          <w:divsChild>
            <w:div w:id="1800144573">
              <w:marLeft w:val="0"/>
              <w:marRight w:val="0"/>
              <w:marTop w:val="0"/>
              <w:marBottom w:val="0"/>
              <w:divBdr>
                <w:top w:val="none" w:sz="0" w:space="0" w:color="auto"/>
                <w:left w:val="none" w:sz="0" w:space="0" w:color="auto"/>
                <w:bottom w:val="none" w:sz="0" w:space="0" w:color="auto"/>
                <w:right w:val="none" w:sz="0" w:space="0" w:color="auto"/>
              </w:divBdr>
            </w:div>
            <w:div w:id="255674756">
              <w:marLeft w:val="0"/>
              <w:marRight w:val="0"/>
              <w:marTop w:val="0"/>
              <w:marBottom w:val="0"/>
              <w:divBdr>
                <w:top w:val="none" w:sz="0" w:space="0" w:color="auto"/>
                <w:left w:val="none" w:sz="0" w:space="0" w:color="auto"/>
                <w:bottom w:val="none" w:sz="0" w:space="0" w:color="auto"/>
                <w:right w:val="none" w:sz="0" w:space="0" w:color="auto"/>
              </w:divBdr>
            </w:div>
            <w:div w:id="18525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915592">
      <w:bodyDiv w:val="1"/>
      <w:marLeft w:val="0"/>
      <w:marRight w:val="0"/>
      <w:marTop w:val="0"/>
      <w:marBottom w:val="0"/>
      <w:divBdr>
        <w:top w:val="none" w:sz="0" w:space="0" w:color="auto"/>
        <w:left w:val="none" w:sz="0" w:space="0" w:color="auto"/>
        <w:bottom w:val="none" w:sz="0" w:space="0" w:color="auto"/>
        <w:right w:val="none" w:sz="0" w:space="0" w:color="auto"/>
      </w:divBdr>
      <w:divsChild>
        <w:div w:id="173109768">
          <w:marLeft w:val="-600"/>
          <w:marRight w:val="0"/>
          <w:marTop w:val="150"/>
          <w:marBottom w:val="225"/>
          <w:divBdr>
            <w:top w:val="none" w:sz="0" w:space="0" w:color="auto"/>
            <w:left w:val="none" w:sz="0" w:space="0" w:color="auto"/>
            <w:bottom w:val="none" w:sz="0" w:space="0" w:color="auto"/>
            <w:right w:val="none" w:sz="0" w:space="0" w:color="auto"/>
          </w:divBdr>
          <w:divsChild>
            <w:div w:id="1064332319">
              <w:marLeft w:val="0"/>
              <w:marRight w:val="0"/>
              <w:marTop w:val="0"/>
              <w:marBottom w:val="0"/>
              <w:divBdr>
                <w:top w:val="none" w:sz="0" w:space="0" w:color="auto"/>
                <w:left w:val="none" w:sz="0" w:space="0" w:color="auto"/>
                <w:bottom w:val="none" w:sz="0" w:space="0" w:color="auto"/>
                <w:right w:val="none" w:sz="0" w:space="0" w:color="auto"/>
              </w:divBdr>
              <w:divsChild>
                <w:div w:id="757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9311060">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7318879">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461264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7748374">
      <w:bodyDiv w:val="1"/>
      <w:marLeft w:val="0"/>
      <w:marRight w:val="0"/>
      <w:marTop w:val="0"/>
      <w:marBottom w:val="0"/>
      <w:divBdr>
        <w:top w:val="none" w:sz="0" w:space="0" w:color="auto"/>
        <w:left w:val="none" w:sz="0" w:space="0" w:color="auto"/>
        <w:bottom w:val="none" w:sz="0" w:space="0" w:color="auto"/>
        <w:right w:val="none" w:sz="0" w:space="0" w:color="auto"/>
      </w:divBdr>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3712212">
      <w:bodyDiv w:val="1"/>
      <w:marLeft w:val="0"/>
      <w:marRight w:val="0"/>
      <w:marTop w:val="0"/>
      <w:marBottom w:val="0"/>
      <w:divBdr>
        <w:top w:val="none" w:sz="0" w:space="0" w:color="auto"/>
        <w:left w:val="none" w:sz="0" w:space="0" w:color="auto"/>
        <w:bottom w:val="none" w:sz="0" w:space="0" w:color="auto"/>
        <w:right w:val="none" w:sz="0" w:space="0" w:color="auto"/>
      </w:divBdr>
      <w:divsChild>
        <w:div w:id="1446273989">
          <w:marLeft w:val="0"/>
          <w:marRight w:val="0"/>
          <w:marTop w:val="0"/>
          <w:marBottom w:val="225"/>
          <w:divBdr>
            <w:top w:val="none" w:sz="0" w:space="0" w:color="auto"/>
            <w:left w:val="none" w:sz="0" w:space="0" w:color="auto"/>
            <w:bottom w:val="none" w:sz="0" w:space="0" w:color="auto"/>
            <w:right w:val="none" w:sz="0" w:space="0" w:color="auto"/>
          </w:divBdr>
          <w:divsChild>
            <w:div w:id="457573191">
              <w:marLeft w:val="0"/>
              <w:marRight w:val="0"/>
              <w:marTop w:val="0"/>
              <w:marBottom w:val="0"/>
              <w:divBdr>
                <w:top w:val="none" w:sz="0" w:space="0" w:color="auto"/>
                <w:left w:val="none" w:sz="0" w:space="0" w:color="auto"/>
                <w:bottom w:val="none" w:sz="0" w:space="0" w:color="auto"/>
                <w:right w:val="none" w:sz="0" w:space="0" w:color="auto"/>
              </w:divBdr>
            </w:div>
          </w:divsChild>
        </w:div>
        <w:div w:id="1961107323">
          <w:marLeft w:val="0"/>
          <w:marRight w:val="0"/>
          <w:marTop w:val="0"/>
          <w:marBottom w:val="0"/>
          <w:divBdr>
            <w:top w:val="none" w:sz="0" w:space="0" w:color="auto"/>
            <w:left w:val="none" w:sz="0" w:space="0" w:color="auto"/>
            <w:bottom w:val="none" w:sz="0" w:space="0" w:color="auto"/>
            <w:right w:val="none" w:sz="0" w:space="0" w:color="auto"/>
          </w:divBdr>
          <w:divsChild>
            <w:div w:id="838302535">
              <w:marLeft w:val="90"/>
              <w:marRight w:val="90"/>
              <w:marTop w:val="90"/>
              <w:marBottom w:val="90"/>
              <w:divBdr>
                <w:top w:val="none" w:sz="0" w:space="0" w:color="auto"/>
                <w:left w:val="none" w:sz="0" w:space="0" w:color="auto"/>
                <w:bottom w:val="none" w:sz="0" w:space="0" w:color="auto"/>
                <w:right w:val="none" w:sz="0" w:space="0" w:color="auto"/>
              </w:divBdr>
            </w:div>
          </w:divsChild>
        </w:div>
        <w:div w:id="559905550">
          <w:marLeft w:val="0"/>
          <w:marRight w:val="0"/>
          <w:marTop w:val="0"/>
          <w:marBottom w:val="0"/>
          <w:divBdr>
            <w:top w:val="none" w:sz="0" w:space="0" w:color="auto"/>
            <w:left w:val="none" w:sz="0" w:space="0" w:color="auto"/>
            <w:bottom w:val="none" w:sz="0" w:space="0" w:color="auto"/>
            <w:right w:val="none" w:sz="0" w:space="0" w:color="auto"/>
          </w:divBdr>
          <w:divsChild>
            <w:div w:id="184832627">
              <w:marLeft w:val="0"/>
              <w:marRight w:val="0"/>
              <w:marTop w:val="0"/>
              <w:marBottom w:val="0"/>
              <w:divBdr>
                <w:top w:val="none" w:sz="0" w:space="0" w:color="auto"/>
                <w:left w:val="none" w:sz="0" w:space="0" w:color="auto"/>
                <w:bottom w:val="none" w:sz="0" w:space="0" w:color="auto"/>
                <w:right w:val="none" w:sz="0" w:space="0" w:color="auto"/>
              </w:divBdr>
              <w:divsChild>
                <w:div w:id="1130393312">
                  <w:marLeft w:val="0"/>
                  <w:marRight w:val="0"/>
                  <w:marTop w:val="0"/>
                  <w:marBottom w:val="0"/>
                  <w:divBdr>
                    <w:top w:val="none" w:sz="0" w:space="0" w:color="auto"/>
                    <w:left w:val="none" w:sz="0" w:space="0" w:color="auto"/>
                    <w:bottom w:val="none" w:sz="0" w:space="0" w:color="auto"/>
                    <w:right w:val="none" w:sz="0" w:space="0" w:color="auto"/>
                  </w:divBdr>
                </w:div>
                <w:div w:id="693531201">
                  <w:marLeft w:val="0"/>
                  <w:marRight w:val="0"/>
                  <w:marTop w:val="0"/>
                  <w:marBottom w:val="0"/>
                  <w:divBdr>
                    <w:top w:val="none" w:sz="0" w:space="0" w:color="auto"/>
                    <w:left w:val="none" w:sz="0" w:space="0" w:color="auto"/>
                    <w:bottom w:val="none" w:sz="0" w:space="0" w:color="auto"/>
                    <w:right w:val="none" w:sz="0" w:space="0" w:color="auto"/>
                  </w:divBdr>
                </w:div>
                <w:div w:id="161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199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157156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hyperlink" Target="http://profesores.aulaplaneta.com/DNNPlayerPackages/Package12642/InfoGuion/cuadernoestudio/images_xml/MT_07_01_img09_small.jpg" TargetMode="External"/><Relationship Id="rId25" Type="http://schemas.openxmlformats.org/officeDocument/2006/relationships/image" Target="media/image14.png"/><Relationship Id="rId26" Type="http://schemas.openxmlformats.org/officeDocument/2006/relationships/hyperlink" Target="http://profesores.aulaplaneta.com/AuxPages/RecursoProfesor.aspx?IdGuion=12642&amp;IdRecurso=626750&amp;Transparent=on" TargetMode="External"/><Relationship Id="rId27" Type="http://schemas.openxmlformats.org/officeDocument/2006/relationships/image" Target="media/image15.jpeg"/><Relationship Id="rId28" Type="http://schemas.openxmlformats.org/officeDocument/2006/relationships/hyperlink" Target="http://profesores.aulaplaneta.com/DNNPlayerPackages/Package12642/InfoGuion/cuadernoestudio/images_xml/MT_07_01_img01_small.jpg" TargetMode="External"/><Relationship Id="rId29" Type="http://schemas.openxmlformats.org/officeDocument/2006/relationships/image" Target="media/image16.jpeg"/><Relationship Id="rId78"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profesores.aulaplaneta.com/DNNPlayerPackages/Package12642/InfoGuion/cuadernoestudio/images_xml/MT_07_01_img07_small.jpg" TargetMode="External"/><Relationship Id="rId31" Type="http://schemas.openxmlformats.org/officeDocument/2006/relationships/image" Target="media/image17.png"/><Relationship Id="rId32" Type="http://schemas.openxmlformats.org/officeDocument/2006/relationships/hyperlink" Target="http://es.wikipedia.org/wiki/V%C3%ADa_L%C3%A1cte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hyperlink" Target="http://profesores.aulaplaneta.com/AuxPages/RecursoProfesor.aspx?IdGuion=12642&amp;IdRecurso=626755&amp;Transparent=on" TargetMode="External"/><Relationship Id="rId35" Type="http://schemas.openxmlformats.org/officeDocument/2006/relationships/image" Target="media/image19.png"/><Relationship Id="rId36" Type="http://schemas.openxmlformats.org/officeDocument/2006/relationships/hyperlink" Target="http://profesores.aulaplaneta.com/AuxPages/RecursoProfesor.aspx?IdGuion=12642&amp;IdRecurso=626751&amp;Transparent=on" TargetMode="External"/><Relationship Id="rId10" Type="http://schemas.openxmlformats.org/officeDocument/2006/relationships/hyperlink" Target="http://www.shutterstock.com/pic-40406029/stock-photo-ten-fingers-of-female-hands-isolated-over-white.html?src=rO_t6l2wGNvrqyxxPhQjpw-2-36"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oleObject" Target="embeddings/oleObject1.bin"/><Relationship Id="rId15" Type="http://schemas.openxmlformats.org/officeDocument/2006/relationships/image" Target="media/image5.emf"/><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0.png"/><Relationship Id="rId38" Type="http://schemas.openxmlformats.org/officeDocument/2006/relationships/hyperlink" Target="http://profesores.aulaplaneta.com/AuxPages/RecursoProfesor.aspx?IdGuion=12642&amp;IdRecurso=626753&amp;Transparent=on" TargetMode="External"/><Relationship Id="rId39" Type="http://schemas.openxmlformats.org/officeDocument/2006/relationships/image" Target="media/image21.png"/><Relationship Id="rId40" Type="http://schemas.openxmlformats.org/officeDocument/2006/relationships/hyperlink" Target="http://profesores.aulaplaneta.com/DNNPlayerPackages/Package12642/Recurso180/Principal.html?transparent=on&amp;solucion=si" TargetMode="External"/><Relationship Id="rId41" Type="http://schemas.openxmlformats.org/officeDocument/2006/relationships/hyperlink" Target="http://www.bdigital.unal.edu.co/5317/" TargetMode="External"/><Relationship Id="rId42" Type="http://schemas.openxmlformats.org/officeDocument/2006/relationships/hyperlink" Target="http://www.ugr.es/~jgodino/edumat-maestros/manual/2_Sistemas_numericos.pdf" TargetMode="External"/><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D9336-CF6B-804D-A666-11A24479F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21</Pages>
  <Words>3890</Words>
  <Characters>22178</Characters>
  <Application>Microsoft Macintosh Word</Application>
  <DocSecurity>0</DocSecurity>
  <Lines>184</Lines>
  <Paragraphs>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26016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Andrea Constanza Perdomo Pedraza</cp:lastModifiedBy>
  <cp:revision>27</cp:revision>
  <dcterms:created xsi:type="dcterms:W3CDTF">2015-07-13T23:19:00Z</dcterms:created>
  <dcterms:modified xsi:type="dcterms:W3CDTF">2015-08-24T15:09:00Z</dcterms:modified>
</cp:coreProperties>
</file>