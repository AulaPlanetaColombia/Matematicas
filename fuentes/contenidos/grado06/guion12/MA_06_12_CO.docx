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664E13" w:rsidRPr="002A72D0" w:rsidTr="00103816">
        <w:tc>
          <w:tcPr>
            <w:tcW w:w="1951" w:type="dxa"/>
            <w:shd w:val="clear" w:color="auto" w:fill="000000" w:themeFill="text1"/>
          </w:tcPr>
          <w:p w:rsidR="000149C1" w:rsidRPr="002A72D0" w:rsidRDefault="000149C1" w:rsidP="0010381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Título del guion</w:t>
            </w:r>
          </w:p>
        </w:tc>
        <w:tc>
          <w:tcPr>
            <w:tcW w:w="7229" w:type="dxa"/>
          </w:tcPr>
          <w:p w:rsidR="000149C1" w:rsidRPr="00021CB6" w:rsidRDefault="00765089" w:rsidP="00765089">
            <w:pPr>
              <w:tabs>
                <w:tab w:val="right" w:pos="8498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t</w:t>
            </w:r>
            <w:r w:rsidR="000149C1" w:rsidRPr="00021CB6">
              <w:rPr>
                <w:rFonts w:ascii="Arial" w:hAnsi="Arial" w:cs="Arial"/>
              </w:rPr>
              <w:t>ransformaciones en el plano</w:t>
            </w:r>
          </w:p>
        </w:tc>
      </w:tr>
      <w:tr w:rsidR="00664E13" w:rsidRPr="002A72D0" w:rsidTr="00103816">
        <w:tc>
          <w:tcPr>
            <w:tcW w:w="1951" w:type="dxa"/>
            <w:shd w:val="clear" w:color="auto" w:fill="000000" w:themeFill="text1"/>
          </w:tcPr>
          <w:p w:rsidR="000149C1" w:rsidRPr="002A72D0" w:rsidRDefault="000149C1" w:rsidP="0010381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Código del guion</w:t>
            </w:r>
          </w:p>
        </w:tc>
        <w:tc>
          <w:tcPr>
            <w:tcW w:w="7229" w:type="dxa"/>
          </w:tcPr>
          <w:p w:rsidR="000149C1" w:rsidRPr="00021CB6" w:rsidRDefault="000149C1" w:rsidP="000149C1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021CB6">
              <w:rPr>
                <w:rFonts w:ascii="Arial" w:hAnsi="Arial" w:cs="Arial"/>
              </w:rPr>
              <w:t>MA_06_12_CO</w:t>
            </w:r>
          </w:p>
        </w:tc>
      </w:tr>
      <w:tr w:rsidR="00664E13" w:rsidRPr="002A72D0" w:rsidTr="00103816">
        <w:tc>
          <w:tcPr>
            <w:tcW w:w="1951" w:type="dxa"/>
            <w:shd w:val="clear" w:color="auto" w:fill="000000" w:themeFill="text1"/>
          </w:tcPr>
          <w:p w:rsidR="000149C1" w:rsidRPr="002A72D0" w:rsidRDefault="000149C1" w:rsidP="0010381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Descripción</w:t>
            </w:r>
          </w:p>
        </w:tc>
        <w:tc>
          <w:tcPr>
            <w:tcW w:w="7229" w:type="dxa"/>
          </w:tcPr>
          <w:p w:rsidR="000149C1" w:rsidRPr="00021CB6" w:rsidRDefault="0091546E" w:rsidP="00BA7DB8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021CB6">
              <w:rPr>
                <w:rFonts w:ascii="Arial" w:hAnsi="Arial" w:cs="Arial"/>
              </w:rPr>
              <w:t>Las transformaciones geométricas se encuentran presentes todos los días en nuestra vida</w:t>
            </w:r>
            <w:r w:rsidR="00BA7DB8">
              <w:rPr>
                <w:rFonts w:ascii="Arial" w:hAnsi="Arial" w:cs="Arial"/>
              </w:rPr>
              <w:t>:</w:t>
            </w:r>
            <w:r w:rsidRPr="00021CB6">
              <w:rPr>
                <w:rFonts w:ascii="Arial" w:hAnsi="Arial" w:cs="Arial"/>
              </w:rPr>
              <w:t xml:space="preserve"> al mirarn</w:t>
            </w:r>
            <w:r w:rsidR="00432894" w:rsidRPr="00021CB6">
              <w:rPr>
                <w:rFonts w:ascii="Arial" w:hAnsi="Arial" w:cs="Arial"/>
              </w:rPr>
              <w:t xml:space="preserve">os al espejo, montar bicicleta </w:t>
            </w:r>
            <w:r w:rsidR="00BA7DB8">
              <w:rPr>
                <w:rFonts w:ascii="Arial" w:hAnsi="Arial" w:cs="Arial"/>
              </w:rPr>
              <w:t>y</w:t>
            </w:r>
            <w:r w:rsidR="00BA7DB8" w:rsidRPr="00021CB6">
              <w:rPr>
                <w:rFonts w:ascii="Arial" w:hAnsi="Arial" w:cs="Arial"/>
              </w:rPr>
              <w:t xml:space="preserve"> </w:t>
            </w:r>
            <w:r w:rsidR="00432894" w:rsidRPr="00021CB6">
              <w:rPr>
                <w:rFonts w:ascii="Arial" w:hAnsi="Arial" w:cs="Arial"/>
              </w:rPr>
              <w:t>al desplazarnos de un lugar a otro</w:t>
            </w:r>
            <w:r w:rsidR="00BA7DB8">
              <w:rPr>
                <w:rFonts w:ascii="Arial" w:hAnsi="Arial" w:cs="Arial"/>
              </w:rPr>
              <w:t>.</w:t>
            </w:r>
            <w:r w:rsidR="00432894" w:rsidRPr="00021CB6">
              <w:rPr>
                <w:rFonts w:ascii="Arial" w:hAnsi="Arial" w:cs="Arial"/>
              </w:rPr>
              <w:t xml:space="preserve"> </w:t>
            </w:r>
            <w:r w:rsidR="00BA7DB8">
              <w:rPr>
                <w:rFonts w:ascii="Arial" w:hAnsi="Arial" w:cs="Arial"/>
              </w:rPr>
              <w:t>E</w:t>
            </w:r>
            <w:r w:rsidR="00432894" w:rsidRPr="00021CB6">
              <w:rPr>
                <w:rFonts w:ascii="Arial" w:hAnsi="Arial" w:cs="Arial"/>
              </w:rPr>
              <w:t xml:space="preserve">l conocimiento de estas transformaciones </w:t>
            </w:r>
            <w:r w:rsidR="00DC06B0" w:rsidRPr="00021CB6">
              <w:rPr>
                <w:rFonts w:ascii="Arial" w:hAnsi="Arial" w:cs="Arial"/>
              </w:rPr>
              <w:t xml:space="preserve">nos permite ver la </w:t>
            </w:r>
            <w:r w:rsidR="00BA7DB8">
              <w:rPr>
                <w:rFonts w:ascii="Arial" w:hAnsi="Arial" w:cs="Arial"/>
              </w:rPr>
              <w:t>G</w:t>
            </w:r>
            <w:r w:rsidR="00DC06B0" w:rsidRPr="00021CB6">
              <w:rPr>
                <w:rFonts w:ascii="Arial" w:hAnsi="Arial" w:cs="Arial"/>
              </w:rPr>
              <w:t>eometría como una herramienta importante para describir y comprender nuestro mundo físico.</w:t>
            </w:r>
          </w:p>
        </w:tc>
      </w:tr>
    </w:tbl>
    <w:p w:rsidR="000149C1" w:rsidRPr="002A72D0" w:rsidRDefault="000149C1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highlight w:val="yellow"/>
        </w:rPr>
      </w:pPr>
    </w:p>
    <w:p w:rsidR="002025EE" w:rsidRPr="002A72D0" w:rsidRDefault="007B2A43" w:rsidP="000149C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Pr="002A72D0">
        <w:rPr>
          <w:rFonts w:ascii="Arial" w:hAnsi="Arial" w:cs="Arial"/>
          <w:b/>
          <w:sz w:val="22"/>
          <w:szCs w:val="22"/>
        </w:rPr>
        <w:t xml:space="preserve"> 1 Los sistemas de coordenadas</w:t>
      </w:r>
    </w:p>
    <w:p w:rsidR="007B2A43" w:rsidRPr="002A72D0" w:rsidRDefault="007B2A43" w:rsidP="0076029A">
      <w:pPr>
        <w:shd w:val="clear" w:color="auto" w:fill="FFFFFF"/>
        <w:spacing w:after="0" w:line="345" w:lineRule="atLeast"/>
        <w:jc w:val="both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En los relatos de piratas</w:t>
      </w:r>
      <w:r w:rsidR="00BA7DB8">
        <w:rPr>
          <w:rFonts w:ascii="Arial" w:eastAsia="Times New Roman" w:hAnsi="Arial" w:cs="Arial"/>
          <w:sz w:val="22"/>
          <w:szCs w:val="22"/>
          <w:lang w:val="es-CO" w:eastAsia="es-CO"/>
        </w:rPr>
        <w:t>,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a menudo aparecen mapas del </w:t>
      </w:r>
      <w:r w:rsidR="0076029A" w:rsidRPr="002A72D0">
        <w:rPr>
          <w:rFonts w:ascii="Arial" w:eastAsia="Times New Roman" w:hAnsi="Arial" w:cs="Arial"/>
          <w:sz w:val="22"/>
          <w:szCs w:val="22"/>
          <w:lang w:val="es-CO" w:eastAsia="es-CO"/>
        </w:rPr>
        <w:t>tesoro que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indican en qué </w:t>
      </w:r>
      <w:r w:rsidR="0076029A" w:rsidRPr="002A72D0">
        <w:rPr>
          <w:rFonts w:ascii="Arial" w:eastAsia="Times New Roman" w:hAnsi="Arial" w:cs="Arial"/>
          <w:sz w:val="22"/>
          <w:szCs w:val="22"/>
          <w:lang w:val="es-CO" w:eastAsia="es-CO"/>
        </w:rPr>
        <w:t>punto exacto de la isla se encuentra enterrado el cofre lleno de oro.</w:t>
      </w:r>
      <w:r w:rsidR="0076029A" w:rsidRPr="002A72D0" w:rsidDel="0076029A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Para encontrarlo hay que seguir las instrucciones</w:t>
      </w:r>
      <w:r w:rsidR="0076029A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, por ejemplo, caminar tantos pasos a la derecha y tantos hacia adelante. Este </w:t>
      </w:r>
      <w:r w:rsidR="00BA28F9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sistema es el mismo 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que </w:t>
      </w:r>
      <w:r w:rsidR="00CA64B4">
        <w:rPr>
          <w:rFonts w:ascii="Arial" w:eastAsia="Times New Roman" w:hAnsi="Arial" w:cs="Arial"/>
          <w:sz w:val="22"/>
          <w:szCs w:val="22"/>
          <w:lang w:val="es-CO" w:eastAsia="es-CO"/>
        </w:rPr>
        <w:t xml:space="preserve">se 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utiliza en el </w:t>
      </w:r>
      <w:r w:rsidR="00BA7DB8">
        <w:rPr>
          <w:rFonts w:ascii="Arial" w:eastAsia="Times New Roman" w:hAnsi="Arial" w:cs="Arial"/>
          <w:sz w:val="22"/>
          <w:szCs w:val="22"/>
          <w:lang w:val="es-CO" w:eastAsia="es-CO"/>
        </w:rPr>
        <w:t>j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uego </w:t>
      </w:r>
      <w:r w:rsidR="0076029A" w:rsidRPr="002A72D0">
        <w:rPr>
          <w:rFonts w:ascii="Arial" w:eastAsia="Times New Roman" w:hAnsi="Arial" w:cs="Arial"/>
          <w:sz w:val="22"/>
          <w:szCs w:val="22"/>
          <w:lang w:val="es-CO" w:eastAsia="es-CO"/>
        </w:rPr>
        <w:t>Batalla Naval, que consiste en encontrar la posición exacta del barco del oponente para poder hundirlo.</w:t>
      </w:r>
    </w:p>
    <w:p w:rsidR="00021CB6" w:rsidRDefault="00021CB6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</w:p>
    <w:p w:rsidR="007B2A43" w:rsidRPr="002A72D0" w:rsidRDefault="008300BB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Estos sistemas se conocen como </w:t>
      </w:r>
      <w:r w:rsidRPr="002A72D0">
        <w:rPr>
          <w:rFonts w:ascii="Arial" w:eastAsia="Times New Roman" w:hAnsi="Arial" w:cs="Arial"/>
          <w:b/>
          <w:sz w:val="22"/>
          <w:szCs w:val="22"/>
          <w:lang w:val="es-CO" w:eastAsia="es-CO"/>
        </w:rPr>
        <w:t>sistemas de coordenadas</w:t>
      </w:r>
      <w:r w:rsidR="00BA7DB8">
        <w:rPr>
          <w:rFonts w:ascii="Arial" w:eastAsia="Times New Roman" w:hAnsi="Arial" w:cs="Arial"/>
          <w:sz w:val="22"/>
          <w:szCs w:val="22"/>
          <w:lang w:val="es-CO" w:eastAsia="es-CO"/>
        </w:rPr>
        <w:t>.</w:t>
      </w:r>
      <w:r w:rsidR="00BA28F9" w:rsidRPr="002A72D0">
        <w:rPr>
          <w:rFonts w:ascii="Arial" w:eastAsia="Times New Roman" w:hAnsi="Arial" w:cs="Arial"/>
          <w:b/>
          <w:sz w:val="22"/>
          <w:szCs w:val="22"/>
          <w:lang w:val="es-CO" w:eastAsia="es-CO"/>
        </w:rPr>
        <w:t xml:space="preserve"> </w:t>
      </w:r>
      <w:r w:rsidR="00BA7DB8">
        <w:rPr>
          <w:rFonts w:ascii="Arial" w:eastAsia="Times New Roman" w:hAnsi="Arial" w:cs="Arial"/>
          <w:sz w:val="22"/>
          <w:szCs w:val="22"/>
          <w:lang w:val="es-CO" w:eastAsia="es-CO"/>
        </w:rPr>
        <w:t>P</w:t>
      </w:r>
      <w:r w:rsidR="008A09AC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ermiten describir la posición de los puntos en el plano </w:t>
      </w:r>
      <w:r w:rsidR="00CA64B4">
        <w:rPr>
          <w:rFonts w:ascii="Arial" w:eastAsia="Times New Roman" w:hAnsi="Arial" w:cs="Arial"/>
          <w:sz w:val="22"/>
          <w:szCs w:val="22"/>
          <w:lang w:val="es-CO" w:eastAsia="es-CO"/>
        </w:rPr>
        <w:t>con el uso de</w:t>
      </w:r>
      <w:r w:rsidR="00CA64B4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</w:t>
      </w:r>
      <w:r w:rsidR="008A09AC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dos ejes de referencia, uno horizontal y otro vertical. </w:t>
      </w:r>
    </w:p>
    <w:p w:rsidR="00D55B1A" w:rsidRPr="002A72D0" w:rsidRDefault="00D55B1A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2A72D0" w:rsidTr="00BA28F9">
        <w:tc>
          <w:tcPr>
            <w:tcW w:w="8828" w:type="dxa"/>
            <w:gridSpan w:val="2"/>
            <w:shd w:val="clear" w:color="auto" w:fill="0D0D0D" w:themeFill="text1" w:themeFillTint="F2"/>
          </w:tcPr>
          <w:p w:rsidR="00D55B1A" w:rsidRPr="002A72D0" w:rsidRDefault="00D55B1A" w:rsidP="00BA28F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DB5FA6">
        <w:trPr>
          <w:trHeight w:val="356"/>
        </w:trPr>
        <w:tc>
          <w:tcPr>
            <w:tcW w:w="2471" w:type="dxa"/>
          </w:tcPr>
          <w:p w:rsidR="00D55B1A" w:rsidRPr="002A72D0" w:rsidRDefault="00D55B1A" w:rsidP="00BA28F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D55B1A" w:rsidRPr="002A72D0" w:rsidRDefault="00D55B1A" w:rsidP="00BA28F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MA_06_12_IMG01</w:t>
            </w:r>
          </w:p>
        </w:tc>
      </w:tr>
      <w:tr w:rsidR="00664E13" w:rsidRPr="002A72D0" w:rsidTr="00BA28F9">
        <w:tc>
          <w:tcPr>
            <w:tcW w:w="2471" w:type="dxa"/>
          </w:tcPr>
          <w:p w:rsidR="00D55B1A" w:rsidRPr="002A72D0" w:rsidRDefault="00D55B1A" w:rsidP="00BA28F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D55B1A" w:rsidRPr="002A72D0" w:rsidRDefault="00D55B1A" w:rsidP="00BA28F9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Un mapa con coordenadas</w:t>
            </w:r>
          </w:p>
        </w:tc>
      </w:tr>
      <w:tr w:rsidR="00664E13" w:rsidRPr="002A72D0" w:rsidTr="00BA28F9">
        <w:tc>
          <w:tcPr>
            <w:tcW w:w="2471" w:type="dxa"/>
          </w:tcPr>
          <w:p w:rsidR="00D55B1A" w:rsidRPr="002A72D0" w:rsidRDefault="00D55B1A" w:rsidP="00BA28F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357" w:type="dxa"/>
          </w:tcPr>
          <w:p w:rsidR="00D55B1A" w:rsidRPr="002A72D0" w:rsidRDefault="008925F6" w:rsidP="00BA28F9">
            <w:pPr>
              <w:rPr>
                <w:rFonts w:ascii="Arial" w:hAnsi="Arial" w:cs="Arial"/>
              </w:rPr>
            </w:pPr>
            <w:hyperlink r:id="rId8" w:history="1">
              <w:r w:rsidR="003B7E7E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240443257</w:t>
              </w:r>
            </w:hyperlink>
          </w:p>
        </w:tc>
      </w:tr>
      <w:tr w:rsidR="00D55B1A" w:rsidRPr="002A72D0" w:rsidTr="00BA28F9">
        <w:tc>
          <w:tcPr>
            <w:tcW w:w="2471" w:type="dxa"/>
          </w:tcPr>
          <w:p w:rsidR="00D55B1A" w:rsidRPr="002A72D0" w:rsidRDefault="00D55B1A" w:rsidP="00BA28F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Default="003B7E7E" w:rsidP="00922AE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 xml:space="preserve">En el caso de los piratas, </w:t>
            </w:r>
            <w:r w:rsidRPr="002A72D0">
              <w:rPr>
                <w:rFonts w:ascii="Arial" w:hAnsi="Arial" w:cs="Arial"/>
                <w:b/>
              </w:rPr>
              <w:t>el punto en el plano</w:t>
            </w:r>
            <w:r w:rsidRPr="002A72D0">
              <w:rPr>
                <w:rFonts w:ascii="Arial" w:hAnsi="Arial" w:cs="Arial"/>
              </w:rPr>
              <w:t xml:space="preserve"> es el lugar donde está el tesoro</w:t>
            </w:r>
            <w:r w:rsidR="00BA7DB8">
              <w:rPr>
                <w:rFonts w:ascii="Arial" w:hAnsi="Arial" w:cs="Arial"/>
              </w:rPr>
              <w:t>;</w:t>
            </w:r>
            <w:r w:rsidRPr="002A72D0">
              <w:rPr>
                <w:rFonts w:ascii="Arial" w:hAnsi="Arial" w:cs="Arial"/>
              </w:rPr>
              <w:t xml:space="preserve"> los pasos a la derecha o a la izquierda se hacen en el </w:t>
            </w:r>
            <w:r w:rsidRPr="002A72D0">
              <w:rPr>
                <w:rFonts w:ascii="Arial" w:hAnsi="Arial" w:cs="Arial"/>
                <w:b/>
              </w:rPr>
              <w:t>eje horizontal</w:t>
            </w:r>
            <w:r w:rsidR="00BA7DB8">
              <w:rPr>
                <w:rFonts w:ascii="Arial" w:hAnsi="Arial" w:cs="Arial"/>
              </w:rPr>
              <w:t>;</w:t>
            </w:r>
            <w:r w:rsidRPr="002A72D0">
              <w:rPr>
                <w:rFonts w:ascii="Arial" w:hAnsi="Arial" w:cs="Arial"/>
              </w:rPr>
              <w:t xml:space="preserve"> y los pasos hacia adelante o </w:t>
            </w:r>
            <w:r w:rsidR="00BA7DB8">
              <w:rPr>
                <w:rFonts w:ascii="Arial" w:hAnsi="Arial" w:cs="Arial"/>
              </w:rPr>
              <w:t xml:space="preserve">hacia </w:t>
            </w:r>
            <w:r w:rsidR="00BA28F9" w:rsidRPr="002A72D0">
              <w:rPr>
                <w:rFonts w:ascii="Arial" w:hAnsi="Arial" w:cs="Arial"/>
              </w:rPr>
              <w:t>atrás</w:t>
            </w:r>
            <w:r w:rsidRPr="002A72D0">
              <w:rPr>
                <w:rFonts w:ascii="Arial" w:hAnsi="Arial" w:cs="Arial"/>
              </w:rPr>
              <w:t xml:space="preserve">, en el </w:t>
            </w:r>
            <w:r w:rsidRPr="002A72D0">
              <w:rPr>
                <w:rFonts w:ascii="Arial" w:hAnsi="Arial" w:cs="Arial"/>
                <w:b/>
              </w:rPr>
              <w:t>eje vertical</w:t>
            </w:r>
            <w:r w:rsidR="002E1393" w:rsidRPr="00922AE7">
              <w:rPr>
                <w:rFonts w:ascii="Arial" w:hAnsi="Arial" w:cs="Arial"/>
              </w:rPr>
              <w:t>.</w:t>
            </w:r>
            <w:r w:rsidRPr="002A72D0">
              <w:rPr>
                <w:rFonts w:ascii="Arial" w:hAnsi="Arial" w:cs="Arial"/>
              </w:rPr>
              <w:t xml:space="preserve"> </w:t>
            </w:r>
          </w:p>
        </w:tc>
      </w:tr>
    </w:tbl>
    <w:p w:rsidR="003B7E7E" w:rsidRPr="002A72D0" w:rsidRDefault="003B7E7E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eastAsia="es-CO"/>
        </w:rPr>
      </w:pPr>
    </w:p>
    <w:p w:rsidR="007B2A43" w:rsidRPr="002A72D0" w:rsidRDefault="007B2A43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b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b/>
          <w:sz w:val="22"/>
          <w:szCs w:val="22"/>
          <w:lang w:val="es-CO" w:eastAsia="es-CO"/>
        </w:rPr>
        <w:t>1.1 Los elementos de un sistema de coordenadas</w:t>
      </w:r>
    </w:p>
    <w:p w:rsidR="007B2A43" w:rsidRPr="002A72D0" w:rsidRDefault="007B2A43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En el ejemplo del tesoro, el lugar en el que </w:t>
      </w:r>
      <w:r w:rsidR="00CA64B4">
        <w:rPr>
          <w:rFonts w:ascii="Arial" w:eastAsia="Times New Roman" w:hAnsi="Arial" w:cs="Arial"/>
          <w:sz w:val="22"/>
          <w:szCs w:val="22"/>
          <w:lang w:val="es-CO" w:eastAsia="es-CO"/>
        </w:rPr>
        <w:t xml:space="preserve">se 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est</w:t>
      </w:r>
      <w:r w:rsidR="00CA64B4">
        <w:rPr>
          <w:rFonts w:ascii="Arial" w:eastAsia="Times New Roman" w:hAnsi="Arial" w:cs="Arial"/>
          <w:sz w:val="22"/>
          <w:szCs w:val="22"/>
          <w:lang w:val="es-CO" w:eastAsia="es-CO"/>
        </w:rPr>
        <w:t>á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antes de empezar a explorar la isla</w:t>
      </w:r>
      <w:r w:rsidR="003B7E7E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</w:t>
      </w:r>
      <w:r w:rsidR="00CA64B4">
        <w:rPr>
          <w:rFonts w:ascii="Arial" w:eastAsia="Times New Roman" w:hAnsi="Arial" w:cs="Arial"/>
          <w:sz w:val="22"/>
          <w:szCs w:val="22"/>
          <w:lang w:val="es-CO" w:eastAsia="es-CO"/>
        </w:rPr>
        <w:t xml:space="preserve">se </w:t>
      </w:r>
      <w:r w:rsidR="003B7E7E" w:rsidRPr="002A72D0">
        <w:rPr>
          <w:rFonts w:ascii="Arial" w:eastAsia="Times New Roman" w:hAnsi="Arial" w:cs="Arial"/>
          <w:sz w:val="22"/>
          <w:szCs w:val="22"/>
          <w:lang w:val="es-CO" w:eastAsia="es-CO"/>
        </w:rPr>
        <w:t>llama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 </w:t>
      </w:r>
      <w:r w:rsidRPr="002A72D0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punto </w:t>
      </w:r>
      <w:r w:rsidRPr="002A72D0">
        <w:rPr>
          <w:rFonts w:ascii="Arial" w:eastAsia="Times New Roman" w:hAnsi="Arial" w:cs="Arial"/>
          <w:b/>
          <w:bCs/>
          <w:i/>
          <w:iCs/>
          <w:sz w:val="22"/>
          <w:szCs w:val="22"/>
          <w:lang w:val="es-CO" w:eastAsia="es-CO"/>
        </w:rPr>
        <w:t>O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. A partir de es</w:t>
      </w:r>
      <w:r w:rsidR="00BA7DB8">
        <w:rPr>
          <w:rFonts w:ascii="Arial" w:eastAsia="Times New Roman" w:hAnsi="Arial" w:cs="Arial"/>
          <w:sz w:val="22"/>
          <w:szCs w:val="22"/>
          <w:lang w:val="es-CO" w:eastAsia="es-CO"/>
        </w:rPr>
        <w:t>t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e punto </w:t>
      </w:r>
      <w:r w:rsidR="00CA64B4">
        <w:rPr>
          <w:rFonts w:ascii="Arial" w:eastAsia="Times New Roman" w:hAnsi="Arial" w:cs="Arial"/>
          <w:sz w:val="22"/>
          <w:szCs w:val="22"/>
          <w:lang w:val="es-CO" w:eastAsia="es-CO"/>
        </w:rPr>
        <w:t>puedes</w:t>
      </w:r>
      <w:r w:rsidR="00CA64B4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dar pasos hacia cualquiera de las dos direcciones, sobre caminos o </w:t>
      </w:r>
      <w:r w:rsidRPr="002A72D0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ejes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: uno que va de izquierda a derecha y </w:t>
      </w:r>
      <w:r w:rsidR="003B7E7E" w:rsidRPr="002A72D0">
        <w:rPr>
          <w:rFonts w:ascii="Arial" w:eastAsia="Times New Roman" w:hAnsi="Arial" w:cs="Arial"/>
          <w:sz w:val="22"/>
          <w:szCs w:val="22"/>
          <w:lang w:val="es-CO" w:eastAsia="es-CO"/>
        </w:rPr>
        <w:t>el otro que va de atrás a delante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. El punto </w:t>
      </w:r>
      <w:r w:rsidRPr="002A72D0">
        <w:rPr>
          <w:rFonts w:ascii="Arial" w:eastAsia="Times New Roman" w:hAnsi="Arial" w:cs="Arial"/>
          <w:i/>
          <w:iCs/>
          <w:sz w:val="22"/>
          <w:szCs w:val="22"/>
          <w:lang w:val="es-CO" w:eastAsia="es-CO"/>
        </w:rPr>
        <w:t>O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 es el punto en el que se cruzan los dos ejes.</w:t>
      </w:r>
    </w:p>
    <w:p w:rsidR="00021CB6" w:rsidRDefault="00021CB6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</w:p>
    <w:p w:rsidR="007B2A43" w:rsidRPr="002A72D0" w:rsidRDefault="007B2A43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De esta manera, los caminos dibujan una cruz que divide el plano (o terreno) en</w:t>
      </w:r>
      <w:r w:rsidR="003B7E7E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</w:t>
      </w:r>
      <w:r w:rsidR="00BA7DB8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cuatro</w:t>
      </w:r>
      <w:r w:rsidR="00BA7DB8" w:rsidRPr="002A72D0">
        <w:rPr>
          <w:rFonts w:ascii="Arial" w:eastAsia="Times New Roman" w:hAnsi="Arial" w:cs="Arial"/>
          <w:sz w:val="22"/>
          <w:szCs w:val="22"/>
          <w:lang w:val="es-CO" w:eastAsia="es-CO"/>
        </w:rPr>
        <w:t> </w:t>
      </w:r>
      <w:r w:rsidRPr="002A72D0">
        <w:rPr>
          <w:rFonts w:ascii="Arial" w:eastAsia="Times New Roman" w:hAnsi="Arial" w:cs="Arial"/>
          <w:b/>
          <w:sz w:val="22"/>
          <w:szCs w:val="22"/>
          <w:lang w:val="es-CO" w:eastAsia="es-CO"/>
        </w:rPr>
        <w:t>partes</w:t>
      </w:r>
      <w:r w:rsidR="003B7E7E"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que </w:t>
      </w:r>
      <w:r w:rsidR="00CA64B4">
        <w:rPr>
          <w:rFonts w:ascii="Arial" w:eastAsia="Times New Roman" w:hAnsi="Arial" w:cs="Arial"/>
          <w:sz w:val="22"/>
          <w:szCs w:val="22"/>
          <w:lang w:val="es-CO" w:eastAsia="es-CO"/>
        </w:rPr>
        <w:t xml:space="preserve">se 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denomina</w:t>
      </w:r>
      <w:r w:rsidR="00CA64B4">
        <w:rPr>
          <w:rFonts w:ascii="Arial" w:eastAsia="Times New Roman" w:hAnsi="Arial" w:cs="Arial"/>
          <w:sz w:val="22"/>
          <w:szCs w:val="22"/>
          <w:lang w:val="es-CO" w:eastAsia="es-CO"/>
        </w:rPr>
        <w:t>n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 </w:t>
      </w:r>
      <w:r w:rsidRPr="002A72D0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cuadrantes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.</w:t>
      </w:r>
    </w:p>
    <w:p w:rsidR="007B2A43" w:rsidRPr="002A72D0" w:rsidRDefault="007B2A43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Los </w:t>
      </w:r>
      <w:r w:rsidRPr="002A72D0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elementos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 de un sistema de coordenadas son:</w:t>
      </w:r>
    </w:p>
    <w:p w:rsidR="007B2A43" w:rsidRPr="002A72D0" w:rsidRDefault="007B2A43" w:rsidP="007B2A43">
      <w:pPr>
        <w:numPr>
          <w:ilvl w:val="0"/>
          <w:numId w:val="9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El </w:t>
      </w:r>
      <w:r w:rsidRPr="002A72D0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eje horizontal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, llamado eje </w:t>
      </w:r>
      <w:r w:rsidRPr="002A72D0">
        <w:rPr>
          <w:rFonts w:ascii="Arial" w:eastAsia="Times New Roman" w:hAnsi="Arial" w:cs="Arial"/>
          <w:b/>
          <w:bCs/>
          <w:i/>
          <w:sz w:val="22"/>
          <w:szCs w:val="22"/>
          <w:lang w:val="es-CO" w:eastAsia="es-CO"/>
        </w:rPr>
        <w:t>X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 o de abscisas.</w:t>
      </w:r>
    </w:p>
    <w:p w:rsidR="007B2A43" w:rsidRPr="002A72D0" w:rsidRDefault="007B2A43" w:rsidP="007B2A43">
      <w:pPr>
        <w:numPr>
          <w:ilvl w:val="0"/>
          <w:numId w:val="9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El </w:t>
      </w:r>
      <w:r w:rsidRPr="002A72D0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eje vertical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, llamado eje </w:t>
      </w:r>
      <w:r w:rsidRPr="002A72D0">
        <w:rPr>
          <w:rFonts w:ascii="Arial" w:eastAsia="Times New Roman" w:hAnsi="Arial" w:cs="Arial"/>
          <w:b/>
          <w:bCs/>
          <w:i/>
          <w:sz w:val="22"/>
          <w:szCs w:val="22"/>
          <w:lang w:val="es-CO" w:eastAsia="es-CO"/>
        </w:rPr>
        <w:t>Y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 o de ordenadas.</w:t>
      </w:r>
    </w:p>
    <w:p w:rsidR="007B2A43" w:rsidRPr="002A72D0" w:rsidRDefault="007B2A43" w:rsidP="007B2A43">
      <w:pPr>
        <w:numPr>
          <w:ilvl w:val="0"/>
          <w:numId w:val="9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>Los </w:t>
      </w:r>
      <w:r w:rsidRPr="002A72D0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cuatro cuadrantes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en los que los ejes dividen el plano.</w:t>
      </w:r>
    </w:p>
    <w:p w:rsidR="00FE6EAE" w:rsidRPr="00922AE7" w:rsidRDefault="00FE6EAE" w:rsidP="00FE6EAE">
      <w:pPr>
        <w:numPr>
          <w:ilvl w:val="0"/>
          <w:numId w:val="9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lastRenderedPageBreak/>
        <w:t xml:space="preserve">El </w:t>
      </w:r>
      <w:r w:rsidRPr="002A72D0">
        <w:rPr>
          <w:rFonts w:ascii="Arial" w:eastAsia="Times New Roman" w:hAnsi="Arial" w:cs="Arial"/>
          <w:b/>
          <w:i/>
          <w:sz w:val="22"/>
          <w:szCs w:val="22"/>
          <w:lang w:val="es-CO" w:eastAsia="es-CO"/>
        </w:rPr>
        <w:t>punto O</w:t>
      </w:r>
      <w:r w:rsidRPr="002A72D0">
        <w:rPr>
          <w:rFonts w:ascii="Arial" w:eastAsia="Times New Roman" w:hAnsi="Arial" w:cs="Arial"/>
          <w:sz w:val="22"/>
          <w:szCs w:val="22"/>
          <w:lang w:val="es-CO" w:eastAsia="es-CO"/>
        </w:rPr>
        <w:t xml:space="preserve">, donde se cortan los ejes, es el </w:t>
      </w:r>
      <w:r w:rsidRPr="002A72D0">
        <w:rPr>
          <w:rFonts w:ascii="Arial" w:eastAsia="Times New Roman" w:hAnsi="Arial" w:cs="Arial"/>
          <w:b/>
          <w:i/>
          <w:sz w:val="22"/>
          <w:szCs w:val="22"/>
          <w:lang w:val="es-CO" w:eastAsia="es-CO"/>
        </w:rPr>
        <w:t>origen de coordenadas</w:t>
      </w:r>
      <w:r w:rsidR="002E1393" w:rsidRPr="00922AE7">
        <w:rPr>
          <w:rFonts w:ascii="Arial" w:eastAsia="Times New Roman" w:hAnsi="Arial" w:cs="Arial"/>
          <w:sz w:val="22"/>
          <w:szCs w:val="22"/>
          <w:lang w:val="es-CO" w:eastAsia="es-CO"/>
        </w:rPr>
        <w:t>.</w:t>
      </w:r>
    </w:p>
    <w:p w:rsidR="00FE6EAE" w:rsidRPr="002A72D0" w:rsidRDefault="00FE6EAE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2A72D0" w:rsidTr="00BA28F9">
        <w:tc>
          <w:tcPr>
            <w:tcW w:w="8828" w:type="dxa"/>
            <w:gridSpan w:val="2"/>
            <w:shd w:val="clear" w:color="auto" w:fill="0D0D0D" w:themeFill="text1" w:themeFillTint="F2"/>
          </w:tcPr>
          <w:p w:rsidR="00FE6EAE" w:rsidRPr="002A72D0" w:rsidRDefault="00FE6EAE" w:rsidP="00BA28F9">
            <w:pPr>
              <w:jc w:val="center"/>
              <w:rPr>
                <w:rFonts w:ascii="Arial" w:hAnsi="Arial" w:cs="Arial"/>
                <w:b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Imagen (fotografía, gráfica o ilustración)</w:t>
            </w:r>
          </w:p>
        </w:tc>
      </w:tr>
      <w:tr w:rsidR="00664E13" w:rsidRPr="002A72D0" w:rsidTr="00BA28F9">
        <w:tc>
          <w:tcPr>
            <w:tcW w:w="2471" w:type="dxa"/>
          </w:tcPr>
          <w:p w:rsidR="00FE6EAE" w:rsidRPr="002A72D0" w:rsidRDefault="00FE6EAE" w:rsidP="00BA28F9">
            <w:pPr>
              <w:rPr>
                <w:rFonts w:ascii="Arial" w:hAnsi="Arial" w:cs="Arial"/>
                <w:b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Código</w:t>
            </w:r>
          </w:p>
        </w:tc>
        <w:tc>
          <w:tcPr>
            <w:tcW w:w="6357" w:type="dxa"/>
          </w:tcPr>
          <w:p w:rsidR="00FE6EAE" w:rsidRPr="002A72D0" w:rsidRDefault="00FE6EAE" w:rsidP="00BA28F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MA_06_12_IMG02</w:t>
            </w:r>
          </w:p>
        </w:tc>
      </w:tr>
      <w:tr w:rsidR="00664E13" w:rsidRPr="002A72D0" w:rsidTr="00BA28F9">
        <w:tc>
          <w:tcPr>
            <w:tcW w:w="2471" w:type="dxa"/>
          </w:tcPr>
          <w:p w:rsidR="00FE6EAE" w:rsidRPr="002A72D0" w:rsidRDefault="00FE6EAE" w:rsidP="00BA28F9">
            <w:pPr>
              <w:rPr>
                <w:rFonts w:ascii="Arial" w:hAnsi="Arial" w:cs="Arial"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Descripción</w:t>
            </w:r>
          </w:p>
        </w:tc>
        <w:tc>
          <w:tcPr>
            <w:tcW w:w="6357" w:type="dxa"/>
          </w:tcPr>
          <w:p w:rsidR="00FE6EAE" w:rsidRPr="002A72D0" w:rsidRDefault="00FE6EAE" w:rsidP="00BA28F9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Un mapa con coordenadas</w:t>
            </w:r>
          </w:p>
        </w:tc>
      </w:tr>
      <w:tr w:rsidR="00664E13" w:rsidRPr="002A72D0" w:rsidTr="00BA28F9">
        <w:tc>
          <w:tcPr>
            <w:tcW w:w="2471" w:type="dxa"/>
          </w:tcPr>
          <w:p w:rsidR="00FE6EAE" w:rsidRPr="002A72D0" w:rsidRDefault="00FE6EAE" w:rsidP="00BA28F9">
            <w:pPr>
              <w:rPr>
                <w:rFonts w:ascii="Arial" w:hAnsi="Arial" w:cs="Arial"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Código Shutterstock (o URL o la ruta en AulaPlaneta)</w:t>
            </w:r>
          </w:p>
        </w:tc>
        <w:tc>
          <w:tcPr>
            <w:tcW w:w="6357" w:type="dxa"/>
          </w:tcPr>
          <w:p w:rsidR="00FE6EAE" w:rsidRPr="002A72D0" w:rsidRDefault="00FE6EAE" w:rsidP="00BA28F9">
            <w:pPr>
              <w:rPr>
                <w:rFonts w:ascii="Arial" w:hAnsi="Arial" w:cs="Arial"/>
              </w:rPr>
            </w:pPr>
          </w:p>
          <w:p w:rsidR="00FE6EAE" w:rsidRPr="002A72D0" w:rsidRDefault="00DA1043" w:rsidP="00BA28F9">
            <w:pPr>
              <w:rPr>
                <w:rFonts w:ascii="Arial" w:hAnsi="Arial" w:cs="Arial"/>
              </w:rPr>
            </w:pPr>
            <w:r w:rsidRPr="00922AE7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D5CD821" wp14:editId="7DDC464C">
                  <wp:extent cx="2470244" cy="1696094"/>
                  <wp:effectExtent l="0" t="0" r="6350" b="0"/>
                  <wp:docPr id="37" name="Imagen 37" descr="http://profesores.aulaplaneta.com/DNNPlayerPackages/Package14666/InfoGuion/cuadernoestudio/images_xml/MT_3C_19_img1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4666/InfoGuion/cuadernoestudio/images_xml/MT_3C_19_img12_smal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76"/>
                          <a:stretch/>
                        </pic:blipFill>
                        <pic:spPr bwMode="auto">
                          <a:xfrm>
                            <a:off x="0" y="0"/>
                            <a:ext cx="2480721" cy="1703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EAE" w:rsidRPr="002A72D0" w:rsidTr="00BA28F9">
        <w:tc>
          <w:tcPr>
            <w:tcW w:w="2471" w:type="dxa"/>
          </w:tcPr>
          <w:p w:rsidR="00FE6EAE" w:rsidRPr="002A72D0" w:rsidRDefault="00FE6EAE" w:rsidP="00BA28F9">
            <w:pPr>
              <w:rPr>
                <w:rFonts w:ascii="Arial" w:hAnsi="Arial" w:cs="Arial"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Pie de imagen</w:t>
            </w:r>
          </w:p>
        </w:tc>
        <w:tc>
          <w:tcPr>
            <w:tcW w:w="6357" w:type="dxa"/>
          </w:tcPr>
          <w:p w:rsidR="00DA1043" w:rsidRDefault="00FE6EAE" w:rsidP="00922AE7">
            <w:pPr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Observa que</w:t>
            </w:r>
            <w:r w:rsidR="00BA28F9" w:rsidRPr="002A72D0">
              <w:rPr>
                <w:rFonts w:ascii="Arial" w:hAnsi="Arial" w:cs="Arial"/>
              </w:rPr>
              <w:t xml:space="preserve"> al dibujar el eje horizontal </w:t>
            </w:r>
            <w:r w:rsidR="00964DD5" w:rsidRPr="002A72D0">
              <w:rPr>
                <w:rFonts w:ascii="Arial" w:hAnsi="Arial" w:cs="Arial"/>
                <w:i/>
              </w:rPr>
              <w:t>X</w:t>
            </w:r>
            <w:r w:rsidR="00BA28F9" w:rsidRPr="002A72D0">
              <w:rPr>
                <w:rFonts w:ascii="Arial" w:hAnsi="Arial" w:cs="Arial"/>
              </w:rPr>
              <w:t xml:space="preserve"> y el eje vertical </w:t>
            </w:r>
            <w:r w:rsidR="00964DD5" w:rsidRPr="002A72D0">
              <w:rPr>
                <w:rFonts w:ascii="Arial" w:hAnsi="Arial" w:cs="Arial"/>
                <w:i/>
              </w:rPr>
              <w:t>Y</w:t>
            </w:r>
            <w:r w:rsidRPr="002A72D0">
              <w:rPr>
                <w:rFonts w:ascii="Arial" w:hAnsi="Arial" w:cs="Arial"/>
              </w:rPr>
              <w:t xml:space="preserve"> se encuentran en un punto O y que el plano queda dividido en </w:t>
            </w:r>
            <w:r w:rsidR="00D96DEA">
              <w:rPr>
                <w:rFonts w:ascii="Arial" w:hAnsi="Arial" w:cs="Arial"/>
              </w:rPr>
              <w:t>cuatro</w:t>
            </w:r>
            <w:r w:rsidR="00D96DEA" w:rsidRPr="002A72D0">
              <w:rPr>
                <w:rFonts w:ascii="Arial" w:hAnsi="Arial" w:cs="Arial"/>
              </w:rPr>
              <w:t xml:space="preserve"> </w:t>
            </w:r>
            <w:r w:rsidR="00E40E10" w:rsidRPr="002A72D0">
              <w:rPr>
                <w:rFonts w:ascii="Arial" w:hAnsi="Arial" w:cs="Arial"/>
              </w:rPr>
              <w:t xml:space="preserve">partes iguales llamados </w:t>
            </w:r>
            <w:r w:rsidRPr="002A72D0">
              <w:rPr>
                <w:rFonts w:ascii="Arial" w:hAnsi="Arial" w:cs="Arial"/>
              </w:rPr>
              <w:t>cuadrantes</w:t>
            </w:r>
            <w:r w:rsidR="00E40E10" w:rsidRPr="002A72D0">
              <w:rPr>
                <w:rFonts w:ascii="Arial" w:hAnsi="Arial" w:cs="Arial"/>
              </w:rPr>
              <w:t>.</w:t>
            </w:r>
          </w:p>
        </w:tc>
      </w:tr>
    </w:tbl>
    <w:p w:rsidR="00E40E10" w:rsidRPr="002A72D0" w:rsidRDefault="00E40E10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64E13" w:rsidRPr="002A72D0" w:rsidTr="00BA28F9">
        <w:tc>
          <w:tcPr>
            <w:tcW w:w="8978" w:type="dxa"/>
            <w:gridSpan w:val="2"/>
            <w:shd w:val="clear" w:color="auto" w:fill="000000" w:themeFill="text1"/>
          </w:tcPr>
          <w:p w:rsidR="00E40E10" w:rsidRPr="002A72D0" w:rsidRDefault="00E40E10" w:rsidP="00E40E10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Recuerda</w:t>
            </w:r>
          </w:p>
        </w:tc>
      </w:tr>
      <w:tr w:rsidR="00E40E10" w:rsidRPr="002A72D0" w:rsidTr="00BA28F9">
        <w:tc>
          <w:tcPr>
            <w:tcW w:w="2518" w:type="dxa"/>
          </w:tcPr>
          <w:p w:rsidR="00E40E10" w:rsidRPr="002A72D0" w:rsidRDefault="00E40E10" w:rsidP="00BA28F9">
            <w:pPr>
              <w:rPr>
                <w:rFonts w:ascii="Arial" w:hAnsi="Arial" w:cs="Arial"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Contenido</w:t>
            </w:r>
          </w:p>
        </w:tc>
        <w:tc>
          <w:tcPr>
            <w:tcW w:w="6460" w:type="dxa"/>
          </w:tcPr>
          <w:p w:rsidR="00E40E10" w:rsidRPr="002A72D0" w:rsidRDefault="00E40E10" w:rsidP="00BA28F9">
            <w:pPr>
              <w:jc w:val="both"/>
              <w:rPr>
                <w:rFonts w:ascii="Arial" w:hAnsi="Arial" w:cs="Arial"/>
                <w:i/>
              </w:rPr>
            </w:pPr>
          </w:p>
          <w:p w:rsidR="00E40E10" w:rsidRPr="002A72D0" w:rsidRDefault="00DB5FA6" w:rsidP="00DB5FA6">
            <w:pPr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Al tratar con datos de un sistema de coordenadas </w:t>
            </w:r>
            <w:r w:rsidR="00CA64B4">
              <w:rPr>
                <w:rFonts w:ascii="Arial" w:hAnsi="Arial" w:cs="Arial"/>
              </w:rPr>
              <w:t xml:space="preserve">se </w:t>
            </w:r>
            <w:r w:rsidRPr="002A72D0">
              <w:rPr>
                <w:rFonts w:ascii="Arial" w:hAnsi="Arial" w:cs="Arial"/>
              </w:rPr>
              <w:t xml:space="preserve">nombra primero el valor del </w:t>
            </w:r>
            <w:r w:rsidR="002E1393" w:rsidRPr="00922AE7">
              <w:rPr>
                <w:rFonts w:ascii="Arial" w:hAnsi="Arial" w:cs="Arial"/>
              </w:rPr>
              <w:t xml:space="preserve">eje </w:t>
            </w:r>
            <w:r w:rsidR="002E1393" w:rsidRPr="00922AE7">
              <w:rPr>
                <w:rFonts w:ascii="Arial" w:hAnsi="Arial" w:cs="Arial"/>
                <w:i/>
              </w:rPr>
              <w:t>X</w:t>
            </w:r>
            <w:r w:rsidRPr="002A72D0">
              <w:rPr>
                <w:rFonts w:ascii="Arial" w:hAnsi="Arial" w:cs="Arial"/>
              </w:rPr>
              <w:t xml:space="preserve"> (horizontal) y después el valor del </w:t>
            </w:r>
            <w:r w:rsidR="002E1393" w:rsidRPr="00922AE7">
              <w:rPr>
                <w:rFonts w:ascii="Arial" w:hAnsi="Arial" w:cs="Arial"/>
              </w:rPr>
              <w:t xml:space="preserve">eje </w:t>
            </w:r>
            <w:r w:rsidR="002E1393" w:rsidRPr="00922AE7">
              <w:rPr>
                <w:rFonts w:ascii="Arial" w:hAnsi="Arial" w:cs="Arial"/>
                <w:i/>
              </w:rPr>
              <w:t>Y</w:t>
            </w:r>
            <w:r w:rsidRPr="002A72D0">
              <w:rPr>
                <w:rFonts w:ascii="Arial" w:hAnsi="Arial" w:cs="Arial"/>
              </w:rPr>
              <w:t xml:space="preserve"> (vertical)</w:t>
            </w:r>
            <w:r w:rsidR="00BA28F9" w:rsidRPr="002A72D0">
              <w:rPr>
                <w:rFonts w:ascii="Arial" w:hAnsi="Arial" w:cs="Arial"/>
              </w:rPr>
              <w:t>.</w:t>
            </w:r>
          </w:p>
          <w:p w:rsidR="00DB5FA6" w:rsidRPr="002A72D0" w:rsidRDefault="00DB5FA6" w:rsidP="00DB5FA6">
            <w:pPr>
              <w:jc w:val="both"/>
              <w:rPr>
                <w:rFonts w:ascii="Arial" w:hAnsi="Arial" w:cs="Arial"/>
              </w:rPr>
            </w:pPr>
          </w:p>
        </w:tc>
      </w:tr>
    </w:tbl>
    <w:p w:rsidR="00E40E10" w:rsidRPr="002A72D0" w:rsidRDefault="00E40E10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2A72D0" w:rsidTr="00BA28F9">
        <w:tc>
          <w:tcPr>
            <w:tcW w:w="8828" w:type="dxa"/>
            <w:gridSpan w:val="2"/>
            <w:shd w:val="clear" w:color="auto" w:fill="0D0D0D" w:themeFill="text1" w:themeFillTint="F2"/>
          </w:tcPr>
          <w:p w:rsidR="00DB5FA6" w:rsidRPr="002A72D0" w:rsidRDefault="00DB5FA6" w:rsidP="00BA28F9">
            <w:pPr>
              <w:jc w:val="center"/>
              <w:rPr>
                <w:rFonts w:ascii="Arial" w:hAnsi="Arial" w:cs="Arial"/>
                <w:b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Imagen (fotografía, gráfica o ilustración)</w:t>
            </w:r>
          </w:p>
        </w:tc>
      </w:tr>
      <w:tr w:rsidR="00664E13" w:rsidRPr="002A72D0" w:rsidTr="00BA28F9">
        <w:tc>
          <w:tcPr>
            <w:tcW w:w="2471" w:type="dxa"/>
          </w:tcPr>
          <w:p w:rsidR="00DB5FA6" w:rsidRPr="002A72D0" w:rsidRDefault="00DB5FA6" w:rsidP="00BA28F9">
            <w:pPr>
              <w:rPr>
                <w:rFonts w:ascii="Arial" w:hAnsi="Arial" w:cs="Arial"/>
                <w:b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Código</w:t>
            </w:r>
          </w:p>
        </w:tc>
        <w:tc>
          <w:tcPr>
            <w:tcW w:w="6357" w:type="dxa"/>
          </w:tcPr>
          <w:p w:rsidR="00DB5FA6" w:rsidRPr="002A72D0" w:rsidRDefault="00DB5FA6" w:rsidP="00BA28F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MA_06_12_IMG03</w:t>
            </w:r>
          </w:p>
        </w:tc>
      </w:tr>
      <w:tr w:rsidR="00664E13" w:rsidRPr="002A72D0" w:rsidTr="00BA28F9">
        <w:tc>
          <w:tcPr>
            <w:tcW w:w="2471" w:type="dxa"/>
          </w:tcPr>
          <w:p w:rsidR="00DB5FA6" w:rsidRPr="002A72D0" w:rsidRDefault="00DB5FA6" w:rsidP="00BA28F9">
            <w:pPr>
              <w:rPr>
                <w:rFonts w:ascii="Arial" w:hAnsi="Arial" w:cs="Arial"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Descripción</w:t>
            </w:r>
          </w:p>
        </w:tc>
        <w:tc>
          <w:tcPr>
            <w:tcW w:w="6357" w:type="dxa"/>
          </w:tcPr>
          <w:p w:rsidR="00DB5FA6" w:rsidRPr="002A72D0" w:rsidRDefault="00DB5FA6" w:rsidP="00BA28F9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Nombrar puntos en el plano</w:t>
            </w:r>
          </w:p>
        </w:tc>
      </w:tr>
      <w:tr w:rsidR="00664E13" w:rsidRPr="002A72D0" w:rsidTr="00BA28F9">
        <w:tc>
          <w:tcPr>
            <w:tcW w:w="2471" w:type="dxa"/>
          </w:tcPr>
          <w:p w:rsidR="00DB5FA6" w:rsidRPr="002A72D0" w:rsidRDefault="00DB5FA6" w:rsidP="00BA28F9">
            <w:pPr>
              <w:rPr>
                <w:rFonts w:ascii="Arial" w:hAnsi="Arial" w:cs="Arial"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Código Shutterstock (o URL o la ruta en AulaPlaneta)</w:t>
            </w:r>
          </w:p>
        </w:tc>
        <w:tc>
          <w:tcPr>
            <w:tcW w:w="6357" w:type="dxa"/>
          </w:tcPr>
          <w:p w:rsidR="00DB5FA6" w:rsidRPr="002A72D0" w:rsidRDefault="00DB5FA6" w:rsidP="00BA28F9">
            <w:pPr>
              <w:rPr>
                <w:rFonts w:ascii="Arial" w:hAnsi="Arial" w:cs="Arial"/>
              </w:rPr>
            </w:pPr>
          </w:p>
          <w:p w:rsidR="00DB5FA6" w:rsidRPr="002A72D0" w:rsidRDefault="00605B52" w:rsidP="00605B52">
            <w:pPr>
              <w:jc w:val="center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576316" cy="1413004"/>
                  <wp:effectExtent l="0" t="0" r="508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 cstate="print"/>
                          <a:srcRect l="2693" t="32112" r="62148" b="11831"/>
                          <a:stretch/>
                        </pic:blipFill>
                        <pic:spPr bwMode="auto">
                          <a:xfrm>
                            <a:off x="0" y="0"/>
                            <a:ext cx="1582557" cy="1418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B5FA6" w:rsidRPr="002A72D0" w:rsidRDefault="00DB5FA6" w:rsidP="00BA28F9">
            <w:pPr>
              <w:jc w:val="center"/>
              <w:rPr>
                <w:rFonts w:ascii="Arial" w:hAnsi="Arial" w:cs="Arial"/>
              </w:rPr>
            </w:pPr>
          </w:p>
        </w:tc>
      </w:tr>
      <w:tr w:rsidR="00DB5FA6" w:rsidRPr="002A72D0" w:rsidTr="00BA28F9">
        <w:tc>
          <w:tcPr>
            <w:tcW w:w="2471" w:type="dxa"/>
          </w:tcPr>
          <w:p w:rsidR="00DB5FA6" w:rsidRPr="002A72D0" w:rsidRDefault="00DB5FA6" w:rsidP="00BA28F9">
            <w:pPr>
              <w:rPr>
                <w:rFonts w:ascii="Arial" w:hAnsi="Arial" w:cs="Arial"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t>Pie de imagen</w:t>
            </w:r>
          </w:p>
        </w:tc>
        <w:tc>
          <w:tcPr>
            <w:tcW w:w="6357" w:type="dxa"/>
          </w:tcPr>
          <w:p w:rsidR="00664E13" w:rsidRPr="002A72D0" w:rsidRDefault="00664E13" w:rsidP="00BA28F9">
            <w:pPr>
              <w:jc w:val="both"/>
              <w:rPr>
                <w:rFonts w:ascii="Arial" w:hAnsi="Arial" w:cs="Arial"/>
              </w:rPr>
            </w:pPr>
          </w:p>
          <w:p w:rsidR="00DA1043" w:rsidRDefault="00D96DEA" w:rsidP="00922AE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</w:rPr>
              <w:t>E</w:t>
            </w:r>
            <w:r w:rsidR="00605B52" w:rsidRPr="002A72D0">
              <w:rPr>
                <w:rFonts w:ascii="Arial" w:hAnsi="Arial" w:cs="Arial"/>
              </w:rPr>
              <w:t>n una pareja de coordenadas</w:t>
            </w:r>
            <w:r>
              <w:rPr>
                <w:rFonts w:ascii="Arial" w:hAnsi="Arial" w:cs="Arial"/>
              </w:rPr>
              <w:t>,</w:t>
            </w:r>
            <w:r w:rsidR="00605B52" w:rsidRPr="002A72D0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s</w:t>
            </w:r>
            <w:r w:rsidRPr="002A72D0">
              <w:rPr>
                <w:rFonts w:ascii="Arial" w:hAnsi="Arial" w:cs="Arial"/>
              </w:rPr>
              <w:t xml:space="preserve">iempre </w:t>
            </w:r>
            <w:r w:rsidR="00CA64B4">
              <w:rPr>
                <w:rFonts w:ascii="Arial" w:hAnsi="Arial" w:cs="Arial"/>
              </w:rPr>
              <w:t xml:space="preserve">se </w:t>
            </w:r>
            <w:r w:rsidRPr="002A72D0">
              <w:rPr>
                <w:rFonts w:ascii="Arial" w:hAnsi="Arial" w:cs="Arial"/>
              </w:rPr>
              <w:t xml:space="preserve">nombra </w:t>
            </w:r>
            <w:r w:rsidR="00605B52" w:rsidRPr="002A72D0">
              <w:rPr>
                <w:rFonts w:ascii="Arial" w:hAnsi="Arial" w:cs="Arial"/>
              </w:rPr>
              <w:t xml:space="preserve">primero la posición en el eje </w:t>
            </w:r>
            <w:r w:rsidR="00605B52" w:rsidRPr="002A72D0">
              <w:rPr>
                <w:rFonts w:ascii="Arial" w:hAnsi="Arial" w:cs="Arial"/>
                <w:i/>
              </w:rPr>
              <w:t>X</w:t>
            </w:r>
            <w:r w:rsidR="00605B52" w:rsidRPr="002A72D0">
              <w:rPr>
                <w:rFonts w:ascii="Arial" w:hAnsi="Arial" w:cs="Arial"/>
              </w:rPr>
              <w:t xml:space="preserve"> y después la posición en el eje </w:t>
            </w:r>
            <w:r w:rsidR="00605B52" w:rsidRPr="002A72D0">
              <w:rPr>
                <w:rFonts w:ascii="Arial" w:hAnsi="Arial" w:cs="Arial"/>
                <w:i/>
              </w:rPr>
              <w:t>Y</w:t>
            </w:r>
            <w:r w:rsidR="00664E13" w:rsidRPr="002A72D0">
              <w:rPr>
                <w:rFonts w:ascii="Arial" w:hAnsi="Arial" w:cs="Arial"/>
              </w:rPr>
              <w:t xml:space="preserve">, </w:t>
            </w:r>
            <w:r w:rsidR="00605B52" w:rsidRPr="002A72D0">
              <w:rPr>
                <w:rFonts w:ascii="Arial" w:hAnsi="Arial" w:cs="Arial"/>
              </w:rPr>
              <w:t>dentro de un paréntesis y separad</w:t>
            </w:r>
            <w:r>
              <w:rPr>
                <w:rFonts w:ascii="Arial" w:hAnsi="Arial" w:cs="Arial"/>
              </w:rPr>
              <w:t>a</w:t>
            </w:r>
            <w:r w:rsidR="00605B52" w:rsidRPr="002A72D0">
              <w:rPr>
                <w:rFonts w:ascii="Arial" w:hAnsi="Arial" w:cs="Arial"/>
              </w:rPr>
              <w:t>s por una coma.</w:t>
            </w:r>
          </w:p>
        </w:tc>
      </w:tr>
    </w:tbl>
    <w:p w:rsidR="00E40E10" w:rsidRPr="002A72D0" w:rsidRDefault="00E40E10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4E7DF"/>
        </w:rPr>
      </w:pPr>
    </w:p>
    <w:p w:rsidR="007B2A43" w:rsidRPr="002A72D0" w:rsidRDefault="00E40E10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4E7DF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="002A72D0">
        <w:rPr>
          <w:rFonts w:ascii="Arial" w:hAnsi="Arial" w:cs="Arial"/>
          <w:b/>
          <w:sz w:val="22"/>
          <w:szCs w:val="22"/>
        </w:rPr>
        <w:t xml:space="preserve"> 1.</w:t>
      </w:r>
      <w:r w:rsidR="00D96DEA">
        <w:rPr>
          <w:rFonts w:ascii="Arial" w:hAnsi="Arial" w:cs="Arial"/>
          <w:b/>
          <w:sz w:val="22"/>
          <w:szCs w:val="22"/>
        </w:rPr>
        <w:t>2</w:t>
      </w:r>
      <w:r w:rsidR="002A72D0">
        <w:rPr>
          <w:rFonts w:ascii="Arial" w:hAnsi="Arial" w:cs="Arial"/>
          <w:b/>
          <w:sz w:val="22"/>
          <w:szCs w:val="22"/>
        </w:rPr>
        <w:t xml:space="preserve"> Consolidación</w:t>
      </w:r>
    </w:p>
    <w:p w:rsidR="001362D0" w:rsidRPr="002A72D0" w:rsidRDefault="001362D0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4E7DF"/>
        </w:rPr>
      </w:pPr>
    </w:p>
    <w:p w:rsidR="007B2A43" w:rsidRPr="002A72D0" w:rsidRDefault="007B2A43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  <w:r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Actividades para </w:t>
      </w:r>
      <w:r w:rsidR="00D96DEA">
        <w:rPr>
          <w:rFonts w:ascii="Arial" w:hAnsi="Arial" w:cs="Arial"/>
          <w:sz w:val="22"/>
          <w:szCs w:val="22"/>
          <w:shd w:val="clear" w:color="auto" w:fill="FFFFFF"/>
        </w:rPr>
        <w:t>afianz</w:t>
      </w:r>
      <w:r w:rsidR="00D96DEA"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ar </w:t>
      </w:r>
      <w:r w:rsidRPr="002A72D0">
        <w:rPr>
          <w:rFonts w:ascii="Arial" w:hAnsi="Arial" w:cs="Arial"/>
          <w:sz w:val="22"/>
          <w:szCs w:val="22"/>
          <w:shd w:val="clear" w:color="auto" w:fill="FFFFFF"/>
        </w:rPr>
        <w:t>lo que has aprendido en esta sección.</w:t>
      </w:r>
    </w:p>
    <w:p w:rsidR="00BB6359" w:rsidRPr="002A72D0" w:rsidRDefault="00BB6359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664E13">
        <w:tc>
          <w:tcPr>
            <w:tcW w:w="9033" w:type="dxa"/>
            <w:gridSpan w:val="2"/>
            <w:shd w:val="clear" w:color="auto" w:fill="000000" w:themeFill="text1"/>
          </w:tcPr>
          <w:p w:rsidR="00BB6359" w:rsidRPr="002A72D0" w:rsidRDefault="00BB6359" w:rsidP="00664E13">
            <w:pPr>
              <w:jc w:val="center"/>
              <w:rPr>
                <w:rFonts w:ascii="Arial" w:hAnsi="Arial" w:cs="Arial"/>
                <w:b/>
                <w:u w:val="single"/>
              </w:rPr>
            </w:pPr>
            <w:r w:rsidRPr="002A72D0">
              <w:rPr>
                <w:rFonts w:ascii="Arial" w:hAnsi="Arial" w:cs="Arial"/>
                <w:b/>
                <w:u w:val="single"/>
              </w:rPr>
              <w:lastRenderedPageBreak/>
              <w:t>Practica</w:t>
            </w:r>
          </w:p>
        </w:tc>
      </w:tr>
      <w:tr w:rsidR="00664E13" w:rsidRPr="002A72D0" w:rsidTr="00664E13">
        <w:tc>
          <w:tcPr>
            <w:tcW w:w="2518" w:type="dxa"/>
          </w:tcPr>
          <w:p w:rsidR="00BB6359" w:rsidRPr="002A72D0" w:rsidRDefault="00BB6359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BB6359" w:rsidRPr="002A72D0" w:rsidRDefault="00BB6359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MA_06_12_REC70</w:t>
            </w:r>
          </w:p>
        </w:tc>
      </w:tr>
      <w:tr w:rsidR="00664E13" w:rsidRPr="002A72D0" w:rsidTr="00664E13">
        <w:tc>
          <w:tcPr>
            <w:tcW w:w="2518" w:type="dxa"/>
          </w:tcPr>
          <w:p w:rsidR="00BB6359" w:rsidRPr="002A72D0" w:rsidRDefault="00BB6359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BB6359" w:rsidRPr="002A72D0" w:rsidRDefault="00BB6359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Refuerza tu aprendizaje: El plano cartesiano</w:t>
            </w:r>
          </w:p>
        </w:tc>
      </w:tr>
      <w:tr w:rsidR="00BB6359" w:rsidRPr="002A72D0" w:rsidTr="00664E13">
        <w:tc>
          <w:tcPr>
            <w:tcW w:w="2518" w:type="dxa"/>
          </w:tcPr>
          <w:p w:rsidR="00BB6359" w:rsidRPr="002A72D0" w:rsidRDefault="00BB6359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BB6359" w:rsidRPr="002A72D0" w:rsidRDefault="00BB6359" w:rsidP="00BB6359">
            <w:pPr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Actividades sobre El plano </w:t>
            </w:r>
            <w:r w:rsidR="00DE036C" w:rsidRPr="002A72D0">
              <w:rPr>
                <w:rFonts w:ascii="Arial" w:hAnsi="Arial" w:cs="Arial"/>
              </w:rPr>
              <w:t>cartesiano</w:t>
            </w:r>
          </w:p>
        </w:tc>
      </w:tr>
    </w:tbl>
    <w:p w:rsidR="00BB6359" w:rsidRPr="002A72D0" w:rsidRDefault="00BB6359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</w:p>
    <w:p w:rsidR="000149C1" w:rsidRPr="002A72D0" w:rsidRDefault="000149C1" w:rsidP="000149C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="00376563" w:rsidRPr="002A72D0">
        <w:rPr>
          <w:rFonts w:ascii="Arial" w:hAnsi="Arial" w:cs="Arial"/>
          <w:b/>
          <w:sz w:val="22"/>
          <w:szCs w:val="22"/>
        </w:rPr>
        <w:t xml:space="preserve"> </w:t>
      </w:r>
      <w:r w:rsidR="007B2A43" w:rsidRPr="002A72D0">
        <w:rPr>
          <w:rFonts w:ascii="Arial" w:hAnsi="Arial" w:cs="Arial"/>
          <w:b/>
          <w:sz w:val="22"/>
          <w:szCs w:val="22"/>
        </w:rPr>
        <w:t>2</w:t>
      </w:r>
      <w:r w:rsidR="00376563" w:rsidRPr="002A72D0">
        <w:rPr>
          <w:rFonts w:ascii="Arial" w:hAnsi="Arial" w:cs="Arial"/>
          <w:b/>
          <w:sz w:val="22"/>
          <w:szCs w:val="22"/>
        </w:rPr>
        <w:t xml:space="preserve"> </w:t>
      </w:r>
      <w:r w:rsidR="008F5663">
        <w:rPr>
          <w:rFonts w:ascii="Arial" w:hAnsi="Arial" w:cs="Arial"/>
          <w:b/>
          <w:sz w:val="22"/>
          <w:szCs w:val="22"/>
        </w:rPr>
        <w:t>Las t</w:t>
      </w:r>
      <w:r w:rsidR="00CD5DF1" w:rsidRPr="002A72D0">
        <w:rPr>
          <w:rFonts w:ascii="Arial" w:hAnsi="Arial" w:cs="Arial"/>
          <w:b/>
          <w:sz w:val="22"/>
          <w:szCs w:val="22"/>
        </w:rPr>
        <w:t xml:space="preserve">ransformaciones </w:t>
      </w:r>
      <w:r w:rsidR="002A72D0">
        <w:rPr>
          <w:rFonts w:ascii="Arial" w:hAnsi="Arial" w:cs="Arial"/>
          <w:b/>
          <w:sz w:val="22"/>
          <w:szCs w:val="22"/>
        </w:rPr>
        <w:t>en el plano</w:t>
      </w:r>
    </w:p>
    <w:p w:rsidR="000263A8" w:rsidRPr="002A72D0" w:rsidRDefault="000263A8" w:rsidP="0009369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0D688E" w:rsidRPr="002A72D0" w:rsidRDefault="0019488E" w:rsidP="0019488E">
      <w:pPr>
        <w:tabs>
          <w:tab w:val="right" w:pos="8789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La </w:t>
      </w:r>
      <w:r w:rsidR="00D96DEA">
        <w:rPr>
          <w:rFonts w:ascii="Arial" w:hAnsi="Arial" w:cs="Arial"/>
          <w:sz w:val="22"/>
          <w:szCs w:val="22"/>
        </w:rPr>
        <w:t>G</w:t>
      </w:r>
      <w:r w:rsidRPr="002A72D0">
        <w:rPr>
          <w:rFonts w:ascii="Arial" w:hAnsi="Arial" w:cs="Arial"/>
          <w:sz w:val="22"/>
          <w:szCs w:val="22"/>
        </w:rPr>
        <w:t xml:space="preserve">eometría </w:t>
      </w:r>
      <w:r w:rsidR="000D688E" w:rsidRPr="002A72D0">
        <w:rPr>
          <w:rFonts w:ascii="Arial" w:hAnsi="Arial" w:cs="Arial"/>
          <w:sz w:val="22"/>
          <w:szCs w:val="22"/>
        </w:rPr>
        <w:t xml:space="preserve">no solo trabaja con figuras </w:t>
      </w:r>
      <w:r w:rsidR="007B2A43" w:rsidRPr="002A72D0">
        <w:rPr>
          <w:rFonts w:ascii="Arial" w:hAnsi="Arial" w:cs="Arial"/>
          <w:sz w:val="22"/>
          <w:szCs w:val="22"/>
        </w:rPr>
        <w:t>rígidas</w:t>
      </w:r>
      <w:r w:rsidR="000D688E" w:rsidRPr="002A72D0">
        <w:rPr>
          <w:rFonts w:ascii="Arial" w:hAnsi="Arial" w:cs="Arial"/>
          <w:sz w:val="22"/>
          <w:szCs w:val="22"/>
        </w:rPr>
        <w:t xml:space="preserve"> </w:t>
      </w:r>
      <w:r w:rsidR="002A72D0">
        <w:rPr>
          <w:rFonts w:ascii="Arial" w:hAnsi="Arial" w:cs="Arial"/>
          <w:sz w:val="22"/>
          <w:szCs w:val="22"/>
        </w:rPr>
        <w:t>en el plano</w:t>
      </w:r>
      <w:r w:rsidR="00D96DEA">
        <w:rPr>
          <w:rFonts w:ascii="Arial" w:hAnsi="Arial" w:cs="Arial"/>
          <w:sz w:val="22"/>
          <w:szCs w:val="22"/>
        </w:rPr>
        <w:t>,</w:t>
      </w:r>
      <w:r w:rsidR="002A72D0">
        <w:rPr>
          <w:rFonts w:ascii="Arial" w:hAnsi="Arial" w:cs="Arial"/>
          <w:sz w:val="22"/>
          <w:szCs w:val="22"/>
        </w:rPr>
        <w:t xml:space="preserve"> </w:t>
      </w:r>
      <w:r w:rsidR="000D688E" w:rsidRPr="002A72D0">
        <w:rPr>
          <w:rFonts w:ascii="Arial" w:hAnsi="Arial" w:cs="Arial"/>
          <w:sz w:val="22"/>
          <w:szCs w:val="22"/>
        </w:rPr>
        <w:t xml:space="preserve">sino que muestra cómo a esas figuras se les puede aplicar ciertas transformaciones. </w:t>
      </w:r>
    </w:p>
    <w:p w:rsidR="00DE036C" w:rsidRPr="002A72D0" w:rsidRDefault="00DE036C" w:rsidP="0019488E">
      <w:pPr>
        <w:tabs>
          <w:tab w:val="right" w:pos="8789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0D688E" w:rsidRPr="002A72D0" w:rsidRDefault="000D688E" w:rsidP="0019488E">
      <w:pPr>
        <w:tabs>
          <w:tab w:val="right" w:pos="8789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Algunas de esas transformaciones están relacionadas con el movimiento </w:t>
      </w:r>
      <w:r w:rsidR="00D96DEA">
        <w:rPr>
          <w:rFonts w:ascii="Arial" w:hAnsi="Arial" w:cs="Arial"/>
          <w:sz w:val="22"/>
          <w:szCs w:val="22"/>
        </w:rPr>
        <w:t xml:space="preserve">y </w:t>
      </w:r>
      <w:r w:rsidRPr="002A72D0">
        <w:rPr>
          <w:rFonts w:ascii="Arial" w:hAnsi="Arial" w:cs="Arial"/>
          <w:sz w:val="22"/>
          <w:szCs w:val="22"/>
        </w:rPr>
        <w:t>conservan la forma y el tamaño</w:t>
      </w:r>
      <w:r w:rsidR="00D96DEA">
        <w:rPr>
          <w:rFonts w:ascii="Arial" w:hAnsi="Arial" w:cs="Arial"/>
          <w:sz w:val="22"/>
          <w:szCs w:val="22"/>
        </w:rPr>
        <w:t>;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D96DEA">
        <w:rPr>
          <w:rFonts w:ascii="Arial" w:hAnsi="Arial" w:cs="Arial"/>
          <w:sz w:val="22"/>
          <w:szCs w:val="22"/>
        </w:rPr>
        <w:t xml:space="preserve">en </w:t>
      </w:r>
      <w:r w:rsidRPr="002A72D0">
        <w:rPr>
          <w:rFonts w:ascii="Arial" w:hAnsi="Arial" w:cs="Arial"/>
          <w:sz w:val="22"/>
          <w:szCs w:val="22"/>
        </w:rPr>
        <w:t>otras</w:t>
      </w:r>
      <w:r w:rsidR="00D96DEA">
        <w:rPr>
          <w:rFonts w:ascii="Arial" w:hAnsi="Arial" w:cs="Arial"/>
          <w:sz w:val="22"/>
          <w:szCs w:val="22"/>
        </w:rPr>
        <w:t xml:space="preserve">, </w:t>
      </w:r>
      <w:r w:rsidRPr="002A72D0">
        <w:rPr>
          <w:rFonts w:ascii="Arial" w:hAnsi="Arial" w:cs="Arial"/>
          <w:sz w:val="22"/>
          <w:szCs w:val="22"/>
        </w:rPr>
        <w:t>las propiedades de las figuras pueden cambiar.</w:t>
      </w:r>
    </w:p>
    <w:p w:rsidR="000D688E" w:rsidRPr="002A72D0" w:rsidRDefault="000D688E" w:rsidP="0019488E">
      <w:pPr>
        <w:tabs>
          <w:tab w:val="right" w:pos="8789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2A72D0" w:rsidTr="00664E13">
        <w:tc>
          <w:tcPr>
            <w:tcW w:w="8828" w:type="dxa"/>
            <w:gridSpan w:val="2"/>
            <w:shd w:val="clear" w:color="auto" w:fill="0D0D0D" w:themeFill="text1" w:themeFillTint="F2"/>
          </w:tcPr>
          <w:p w:rsidR="00C03900" w:rsidRPr="002A72D0" w:rsidRDefault="00C03900" w:rsidP="00664E13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664E13">
        <w:trPr>
          <w:trHeight w:val="356"/>
        </w:trPr>
        <w:tc>
          <w:tcPr>
            <w:tcW w:w="2471" w:type="dxa"/>
          </w:tcPr>
          <w:p w:rsidR="00C03900" w:rsidRPr="002A72D0" w:rsidRDefault="00C03900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C03900" w:rsidRPr="002A72D0" w:rsidRDefault="00141845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MA_06_12_IMG04</w:t>
            </w:r>
          </w:p>
        </w:tc>
      </w:tr>
      <w:tr w:rsidR="00664E13" w:rsidRPr="002A72D0" w:rsidTr="00664E13">
        <w:tc>
          <w:tcPr>
            <w:tcW w:w="2471" w:type="dxa"/>
          </w:tcPr>
          <w:p w:rsidR="00C03900" w:rsidRPr="002A72D0" w:rsidRDefault="00C03900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C03900" w:rsidRPr="002A72D0" w:rsidRDefault="003F2FF1" w:rsidP="003F2FF1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Transformaciones</w:t>
            </w:r>
          </w:p>
        </w:tc>
      </w:tr>
      <w:tr w:rsidR="00664E13" w:rsidRPr="002A72D0" w:rsidTr="00664E13">
        <w:tc>
          <w:tcPr>
            <w:tcW w:w="2471" w:type="dxa"/>
          </w:tcPr>
          <w:p w:rsidR="00C03900" w:rsidRPr="002A72D0" w:rsidRDefault="00C03900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357" w:type="dxa"/>
          </w:tcPr>
          <w:p w:rsidR="00C03900" w:rsidRPr="002A72D0" w:rsidRDefault="00C03900" w:rsidP="00664E13">
            <w:pPr>
              <w:rPr>
                <w:rFonts w:ascii="Arial" w:hAnsi="Arial" w:cs="Arial"/>
              </w:rPr>
            </w:pPr>
          </w:p>
          <w:p w:rsidR="003F2FF1" w:rsidRPr="002A72D0" w:rsidRDefault="003F2FF1" w:rsidP="003F2FF1">
            <w:pPr>
              <w:jc w:val="center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453659" cy="1746914"/>
                  <wp:effectExtent l="0" t="0" r="3810" b="571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 cstate="print"/>
                          <a:srcRect l="10935" t="18604" r="48811" b="30422"/>
                          <a:stretch/>
                        </pic:blipFill>
                        <pic:spPr bwMode="auto">
                          <a:xfrm>
                            <a:off x="0" y="0"/>
                            <a:ext cx="2460248" cy="1751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2FF1" w:rsidRPr="002A72D0" w:rsidRDefault="003F2FF1" w:rsidP="00664E13">
            <w:pPr>
              <w:rPr>
                <w:rFonts w:ascii="Arial" w:hAnsi="Arial" w:cs="Arial"/>
              </w:rPr>
            </w:pPr>
          </w:p>
        </w:tc>
      </w:tr>
      <w:tr w:rsidR="00C03900" w:rsidRPr="002A72D0" w:rsidTr="003F2FF1">
        <w:trPr>
          <w:trHeight w:val="1146"/>
        </w:trPr>
        <w:tc>
          <w:tcPr>
            <w:tcW w:w="2471" w:type="dxa"/>
          </w:tcPr>
          <w:p w:rsidR="00C03900" w:rsidRPr="002A72D0" w:rsidRDefault="00C03900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Default="003F2FF1" w:rsidP="00922AE7">
            <w:pPr>
              <w:tabs>
                <w:tab w:val="right" w:pos="8789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Observa que a la figura de la izquierda se le aplic</w:t>
            </w:r>
            <w:r w:rsidR="00141845" w:rsidRPr="002A72D0">
              <w:rPr>
                <w:rFonts w:ascii="Arial" w:hAnsi="Arial" w:cs="Arial"/>
              </w:rPr>
              <w:t>ó una transformación</w:t>
            </w:r>
            <w:r w:rsidRPr="002A72D0">
              <w:rPr>
                <w:rFonts w:ascii="Arial" w:hAnsi="Arial" w:cs="Arial"/>
              </w:rPr>
              <w:t xml:space="preserve"> en la que los atributos de forma y tamaño no se modificaron, </w:t>
            </w:r>
            <w:r w:rsidR="00141845" w:rsidRPr="002A72D0">
              <w:rPr>
                <w:rFonts w:ascii="Arial" w:hAnsi="Arial" w:cs="Arial"/>
              </w:rPr>
              <w:t xml:space="preserve">la figura </w:t>
            </w:r>
            <w:r w:rsidR="00D96DEA">
              <w:rPr>
                <w:rFonts w:ascii="Arial" w:hAnsi="Arial" w:cs="Arial"/>
              </w:rPr>
              <w:t xml:space="preserve">solo </w:t>
            </w:r>
            <w:r w:rsidR="00141845" w:rsidRPr="002A72D0">
              <w:rPr>
                <w:rFonts w:ascii="Arial" w:hAnsi="Arial" w:cs="Arial"/>
              </w:rPr>
              <w:t>cambio de posición</w:t>
            </w:r>
            <w:r w:rsidR="00D96DEA">
              <w:rPr>
                <w:rFonts w:ascii="Arial" w:hAnsi="Arial" w:cs="Arial"/>
              </w:rPr>
              <w:t>;</w:t>
            </w:r>
            <w:r w:rsidR="00141845" w:rsidRPr="002A72D0">
              <w:rPr>
                <w:rFonts w:ascii="Arial" w:hAnsi="Arial" w:cs="Arial"/>
              </w:rPr>
              <w:t xml:space="preserve"> en cambio</w:t>
            </w:r>
            <w:r w:rsidR="00D96DEA">
              <w:rPr>
                <w:rFonts w:ascii="Arial" w:hAnsi="Arial" w:cs="Arial"/>
              </w:rPr>
              <w:t>,</w:t>
            </w:r>
            <w:r w:rsidR="00141845" w:rsidRPr="002A72D0">
              <w:rPr>
                <w:rFonts w:ascii="Arial" w:hAnsi="Arial" w:cs="Arial"/>
              </w:rPr>
              <w:t xml:space="preserve"> a la figura de la derecha se le aplicó una transformación que altera uno de sus atributos, el tamaño.</w:t>
            </w:r>
          </w:p>
        </w:tc>
      </w:tr>
    </w:tbl>
    <w:p w:rsidR="00141845" w:rsidRPr="002A72D0" w:rsidRDefault="00141845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0D688E" w:rsidRPr="002A72D0" w:rsidRDefault="000D688E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En este tema </w:t>
      </w:r>
      <w:r w:rsidR="00CA64B4" w:rsidRPr="002A72D0">
        <w:rPr>
          <w:rFonts w:ascii="Arial" w:hAnsi="Arial" w:cs="Arial"/>
          <w:sz w:val="22"/>
          <w:szCs w:val="22"/>
        </w:rPr>
        <w:t>estudiar</w:t>
      </w:r>
      <w:r w:rsidR="00CA64B4">
        <w:rPr>
          <w:rFonts w:ascii="Arial" w:hAnsi="Arial" w:cs="Arial"/>
          <w:sz w:val="22"/>
          <w:szCs w:val="22"/>
        </w:rPr>
        <w:t>ás</w:t>
      </w:r>
      <w:r w:rsidR="00CA64B4" w:rsidRPr="002A72D0">
        <w:rPr>
          <w:rFonts w:ascii="Arial" w:hAnsi="Arial" w:cs="Arial"/>
          <w:sz w:val="22"/>
          <w:szCs w:val="22"/>
        </w:rPr>
        <w:t xml:space="preserve"> </w:t>
      </w:r>
      <w:r w:rsidRPr="002A72D0">
        <w:rPr>
          <w:rFonts w:ascii="Arial" w:hAnsi="Arial" w:cs="Arial"/>
          <w:sz w:val="22"/>
          <w:szCs w:val="22"/>
        </w:rPr>
        <w:t xml:space="preserve">las transformaciones que conservan las propiedades </w:t>
      </w:r>
      <w:r w:rsidR="002025EE" w:rsidRPr="002A72D0">
        <w:rPr>
          <w:rFonts w:ascii="Arial" w:hAnsi="Arial" w:cs="Arial"/>
          <w:sz w:val="22"/>
          <w:szCs w:val="22"/>
        </w:rPr>
        <w:t>de las figuras en el plano cuando se trasladan, se rotan o se reflejan respecto a un eje de simetría.</w:t>
      </w:r>
    </w:p>
    <w:p w:rsidR="002025EE" w:rsidRPr="002A72D0" w:rsidRDefault="002025EE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2025EE" w:rsidRPr="002A72D0" w:rsidRDefault="002025EE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>El movimiento de traslación se puede identificar fáci</w:t>
      </w:r>
      <w:r w:rsidR="00F450EB" w:rsidRPr="002A72D0">
        <w:rPr>
          <w:rFonts w:ascii="Arial" w:hAnsi="Arial" w:cs="Arial"/>
          <w:sz w:val="22"/>
          <w:szCs w:val="22"/>
        </w:rPr>
        <w:t xml:space="preserve">lmente en nuestra cotidianidad. </w:t>
      </w:r>
      <w:r w:rsidRPr="002A72D0">
        <w:rPr>
          <w:rFonts w:ascii="Arial" w:hAnsi="Arial" w:cs="Arial"/>
          <w:sz w:val="22"/>
          <w:szCs w:val="22"/>
        </w:rPr>
        <w:t xml:space="preserve">Por ejemplo, cuando la ruta del colegio se </w:t>
      </w:r>
      <w:r w:rsidR="004C5ED5" w:rsidRPr="002A72D0">
        <w:rPr>
          <w:rFonts w:ascii="Arial" w:hAnsi="Arial" w:cs="Arial"/>
          <w:sz w:val="22"/>
          <w:szCs w:val="22"/>
        </w:rPr>
        <w:t>desplaza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2A72D0">
        <w:rPr>
          <w:rFonts w:ascii="Arial" w:hAnsi="Arial" w:cs="Arial"/>
          <w:sz w:val="22"/>
          <w:szCs w:val="22"/>
        </w:rPr>
        <w:t xml:space="preserve">en línea recta </w:t>
      </w:r>
      <w:r w:rsidRPr="002A72D0">
        <w:rPr>
          <w:rFonts w:ascii="Arial" w:hAnsi="Arial" w:cs="Arial"/>
          <w:sz w:val="22"/>
          <w:szCs w:val="22"/>
        </w:rPr>
        <w:t xml:space="preserve">desde el punto que representa </w:t>
      </w:r>
      <w:r w:rsidR="00CA64B4">
        <w:rPr>
          <w:rFonts w:ascii="Arial" w:hAnsi="Arial" w:cs="Arial"/>
          <w:sz w:val="22"/>
          <w:szCs w:val="22"/>
        </w:rPr>
        <w:t xml:space="preserve">tu </w:t>
      </w:r>
      <w:r w:rsidRPr="002A72D0">
        <w:rPr>
          <w:rFonts w:ascii="Arial" w:hAnsi="Arial" w:cs="Arial"/>
          <w:sz w:val="22"/>
          <w:szCs w:val="22"/>
        </w:rPr>
        <w:t>casa hasta el punto que repre</w:t>
      </w:r>
      <w:r w:rsidR="00F450EB" w:rsidRPr="002A72D0">
        <w:rPr>
          <w:rFonts w:ascii="Arial" w:hAnsi="Arial" w:cs="Arial"/>
          <w:sz w:val="22"/>
          <w:szCs w:val="22"/>
        </w:rPr>
        <w:t>senta el colegio, las características de la ruta no han cambiado, solo se ha modificado su posición.</w:t>
      </w:r>
    </w:p>
    <w:p w:rsidR="00BA4E1B" w:rsidRPr="002A72D0" w:rsidRDefault="00BA4E1B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614FF3" w:rsidRPr="00967A2E" w:rsidRDefault="002A72D0" w:rsidP="00614FF3">
      <w:pPr>
        <w:tabs>
          <w:tab w:val="right" w:pos="8498"/>
        </w:tabs>
        <w:spacing w:after="0"/>
        <w:jc w:val="both"/>
        <w:rPr>
          <w:rFonts w:ascii="Arial" w:hAnsi="Arial" w:cs="Arial"/>
          <w:b/>
          <w:color w:val="C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Si </w:t>
      </w:r>
      <w:r w:rsidR="00614FF3" w:rsidRPr="002A72D0">
        <w:rPr>
          <w:rFonts w:ascii="Arial" w:hAnsi="Arial" w:cs="Arial"/>
          <w:sz w:val="22"/>
          <w:szCs w:val="22"/>
        </w:rPr>
        <w:t>caminas hacia el supermercado que está ubicado a dos cuadras de tu casa</w:t>
      </w:r>
      <w:r>
        <w:rPr>
          <w:rFonts w:ascii="Arial" w:hAnsi="Arial" w:cs="Arial"/>
          <w:sz w:val="22"/>
          <w:szCs w:val="22"/>
        </w:rPr>
        <w:t xml:space="preserve"> en línea recta</w:t>
      </w:r>
      <w:r w:rsidR="00614FF3" w:rsidRPr="002A72D0">
        <w:rPr>
          <w:rFonts w:ascii="Arial" w:hAnsi="Arial" w:cs="Arial"/>
          <w:sz w:val="22"/>
          <w:szCs w:val="22"/>
        </w:rPr>
        <w:t xml:space="preserve">, siempre tienes en cuenta la dirección (calle o carrera), </w:t>
      </w:r>
      <w:r w:rsidR="00CA64B4">
        <w:rPr>
          <w:rFonts w:ascii="Arial" w:hAnsi="Arial" w:cs="Arial"/>
          <w:sz w:val="22"/>
          <w:szCs w:val="22"/>
        </w:rPr>
        <w:t xml:space="preserve">el </w:t>
      </w:r>
      <w:r w:rsidR="00614FF3" w:rsidRPr="002A72D0">
        <w:rPr>
          <w:rFonts w:ascii="Arial" w:hAnsi="Arial" w:cs="Arial"/>
          <w:sz w:val="22"/>
          <w:szCs w:val="22"/>
        </w:rPr>
        <w:t xml:space="preserve">sentido (norte, sur, oriente u occidente) y </w:t>
      </w:r>
      <w:r w:rsidR="00CA64B4">
        <w:rPr>
          <w:rFonts w:ascii="Arial" w:hAnsi="Arial" w:cs="Arial"/>
          <w:sz w:val="22"/>
          <w:szCs w:val="22"/>
        </w:rPr>
        <w:t xml:space="preserve">la </w:t>
      </w:r>
      <w:r w:rsidR="00614FF3" w:rsidRPr="002A72D0">
        <w:rPr>
          <w:rFonts w:ascii="Arial" w:hAnsi="Arial" w:cs="Arial"/>
          <w:sz w:val="22"/>
          <w:szCs w:val="22"/>
        </w:rPr>
        <w:t>magnitud (las cuadras que debes caminar) para llegar al lugar que deseas</w:t>
      </w:r>
      <w:r w:rsidR="00CA64B4">
        <w:rPr>
          <w:rFonts w:ascii="Arial" w:hAnsi="Arial" w:cs="Arial"/>
          <w:sz w:val="22"/>
          <w:szCs w:val="22"/>
        </w:rPr>
        <w:t>.</w:t>
      </w:r>
      <w:r w:rsidR="00614FF3" w:rsidRPr="002A72D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En ese movimiento no cambia </w:t>
      </w:r>
      <w:r w:rsidR="00967A2E">
        <w:rPr>
          <w:rFonts w:ascii="Arial" w:hAnsi="Arial" w:cs="Arial"/>
          <w:sz w:val="22"/>
          <w:szCs w:val="22"/>
        </w:rPr>
        <w:t>la</w:t>
      </w:r>
      <w:r>
        <w:rPr>
          <w:rFonts w:ascii="Arial" w:hAnsi="Arial" w:cs="Arial"/>
          <w:sz w:val="22"/>
          <w:szCs w:val="22"/>
        </w:rPr>
        <w:t xml:space="preserve"> forma ni </w:t>
      </w:r>
      <w:r w:rsidR="00967A2E">
        <w:rPr>
          <w:rFonts w:ascii="Arial" w:hAnsi="Arial" w:cs="Arial"/>
          <w:sz w:val="22"/>
          <w:szCs w:val="22"/>
        </w:rPr>
        <w:t xml:space="preserve">el </w:t>
      </w:r>
      <w:r>
        <w:rPr>
          <w:rFonts w:ascii="Arial" w:hAnsi="Arial" w:cs="Arial"/>
          <w:sz w:val="22"/>
          <w:szCs w:val="22"/>
        </w:rPr>
        <w:t>tamaño</w:t>
      </w:r>
      <w:r w:rsidR="00967A2E">
        <w:rPr>
          <w:rFonts w:ascii="Arial" w:hAnsi="Arial" w:cs="Arial"/>
          <w:sz w:val="22"/>
          <w:szCs w:val="22"/>
        </w:rPr>
        <w:t xml:space="preserve"> de la ruta</w:t>
      </w:r>
      <w:r>
        <w:rPr>
          <w:rFonts w:ascii="Arial" w:hAnsi="Arial" w:cs="Arial"/>
          <w:sz w:val="22"/>
          <w:szCs w:val="22"/>
        </w:rPr>
        <w:t>.</w:t>
      </w:r>
      <w:r w:rsidR="00967A2E">
        <w:rPr>
          <w:rFonts w:ascii="Arial" w:hAnsi="Arial" w:cs="Arial"/>
          <w:sz w:val="22"/>
          <w:szCs w:val="22"/>
        </w:rPr>
        <w:t xml:space="preserve"> </w:t>
      </w:r>
    </w:p>
    <w:p w:rsidR="00614FF3" w:rsidRPr="002A72D0" w:rsidRDefault="00614FF3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2A72D0" w:rsidTr="00664E13">
        <w:tc>
          <w:tcPr>
            <w:tcW w:w="8828" w:type="dxa"/>
            <w:gridSpan w:val="2"/>
            <w:shd w:val="clear" w:color="auto" w:fill="0D0D0D" w:themeFill="text1" w:themeFillTint="F2"/>
          </w:tcPr>
          <w:p w:rsidR="00BA4E1B" w:rsidRPr="002A72D0" w:rsidRDefault="00BA4E1B" w:rsidP="00664E13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664E13">
        <w:trPr>
          <w:trHeight w:val="356"/>
        </w:trPr>
        <w:tc>
          <w:tcPr>
            <w:tcW w:w="2471" w:type="dxa"/>
          </w:tcPr>
          <w:p w:rsidR="00BA4E1B" w:rsidRPr="002A72D0" w:rsidRDefault="00BA4E1B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BA4E1B" w:rsidRPr="002A72D0" w:rsidRDefault="00BA4E1B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MA_06_12_IMG05</w:t>
            </w:r>
          </w:p>
        </w:tc>
      </w:tr>
      <w:tr w:rsidR="00664E13" w:rsidRPr="002A72D0" w:rsidTr="00664E13">
        <w:tc>
          <w:tcPr>
            <w:tcW w:w="2471" w:type="dxa"/>
          </w:tcPr>
          <w:p w:rsidR="00BA4E1B" w:rsidRPr="002A72D0" w:rsidRDefault="00BA4E1B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>Descripción</w:t>
            </w:r>
          </w:p>
        </w:tc>
        <w:tc>
          <w:tcPr>
            <w:tcW w:w="6357" w:type="dxa"/>
          </w:tcPr>
          <w:p w:rsidR="00BA4E1B" w:rsidRPr="002A72D0" w:rsidRDefault="00BA4E1B" w:rsidP="00664E13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Traslación en la vida cotidiana</w:t>
            </w:r>
          </w:p>
        </w:tc>
      </w:tr>
      <w:tr w:rsidR="00664E13" w:rsidRPr="002A72D0" w:rsidTr="00664E13">
        <w:tc>
          <w:tcPr>
            <w:tcW w:w="2471" w:type="dxa"/>
          </w:tcPr>
          <w:p w:rsidR="00BA4E1B" w:rsidRPr="002A72D0" w:rsidRDefault="00BA4E1B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357" w:type="dxa"/>
          </w:tcPr>
          <w:p w:rsidR="00BA4E1B" w:rsidRPr="002A72D0" w:rsidRDefault="00BA4E1B" w:rsidP="00BA4E1B">
            <w:pPr>
              <w:tabs>
                <w:tab w:val="right" w:pos="8498"/>
              </w:tabs>
              <w:jc w:val="both"/>
              <w:rPr>
                <w:rFonts w:ascii="Arial" w:hAnsi="Arial" w:cs="Arial"/>
                <w:shd w:val="clear" w:color="auto" w:fill="222222"/>
              </w:rPr>
            </w:pPr>
            <w:r w:rsidRPr="002A72D0">
              <w:rPr>
                <w:rStyle w:val="apple-converted-space"/>
                <w:rFonts w:ascii="Arial" w:hAnsi="Arial" w:cs="Arial"/>
                <w:shd w:val="clear" w:color="auto" w:fill="222222"/>
              </w:rPr>
              <w:t> </w:t>
            </w:r>
            <w:hyperlink r:id="rId12" w:history="1">
              <w:r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73500313</w:t>
              </w:r>
            </w:hyperlink>
          </w:p>
          <w:p w:rsidR="00BA4E1B" w:rsidRPr="002A72D0" w:rsidRDefault="00BA4E1B" w:rsidP="00664E13">
            <w:pPr>
              <w:jc w:val="center"/>
              <w:rPr>
                <w:rFonts w:ascii="Arial" w:hAnsi="Arial" w:cs="Arial"/>
              </w:rPr>
            </w:pPr>
          </w:p>
          <w:p w:rsidR="00BA4E1B" w:rsidRPr="002A72D0" w:rsidRDefault="00BA4E1B" w:rsidP="00664E13">
            <w:pPr>
              <w:rPr>
                <w:rFonts w:ascii="Arial" w:hAnsi="Arial" w:cs="Arial"/>
              </w:rPr>
            </w:pPr>
          </w:p>
        </w:tc>
      </w:tr>
      <w:tr w:rsidR="00BA4E1B" w:rsidRPr="002A72D0" w:rsidTr="00021CB6">
        <w:trPr>
          <w:trHeight w:val="794"/>
        </w:trPr>
        <w:tc>
          <w:tcPr>
            <w:tcW w:w="2471" w:type="dxa"/>
          </w:tcPr>
          <w:p w:rsidR="00BA4E1B" w:rsidRPr="002A72D0" w:rsidRDefault="00BA4E1B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Default="00BA4E1B" w:rsidP="00922AE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>La ruta se desplaza desde el punto que representa la casa</w:t>
            </w:r>
            <w:r w:rsidR="00967A2E">
              <w:rPr>
                <w:rFonts w:ascii="Arial" w:hAnsi="Arial" w:cs="Arial"/>
              </w:rPr>
              <w:t xml:space="preserve"> </w:t>
            </w:r>
            <w:r w:rsidRPr="002A72D0">
              <w:rPr>
                <w:rFonts w:ascii="Arial" w:hAnsi="Arial" w:cs="Arial"/>
              </w:rPr>
              <w:t xml:space="preserve"> hasta el punto que representa el colegio</w:t>
            </w:r>
            <w:r w:rsidR="00967A2E">
              <w:rPr>
                <w:rFonts w:ascii="Arial" w:hAnsi="Arial" w:cs="Arial"/>
              </w:rPr>
              <w:t>;</w:t>
            </w:r>
            <w:r w:rsidRPr="002A72D0">
              <w:rPr>
                <w:rFonts w:ascii="Arial" w:hAnsi="Arial" w:cs="Arial"/>
              </w:rPr>
              <w:t xml:space="preserve"> sus características de forma y tamaño no cambian.</w:t>
            </w:r>
          </w:p>
        </w:tc>
      </w:tr>
    </w:tbl>
    <w:p w:rsidR="00CD2A09" w:rsidRPr="002A72D0" w:rsidRDefault="00CD2A09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2025EE" w:rsidRPr="002A72D0" w:rsidRDefault="002025EE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Este mismo movimiento se puede realizar con </w:t>
      </w:r>
      <w:r w:rsidR="00BA4E1B" w:rsidRPr="002A72D0">
        <w:rPr>
          <w:rFonts w:ascii="Arial" w:hAnsi="Arial" w:cs="Arial"/>
          <w:sz w:val="22"/>
          <w:szCs w:val="22"/>
        </w:rPr>
        <w:t>las figuras geométricas.</w:t>
      </w:r>
      <w:r w:rsidRPr="002A72D0">
        <w:rPr>
          <w:rFonts w:ascii="Arial" w:hAnsi="Arial" w:cs="Arial"/>
          <w:sz w:val="22"/>
          <w:szCs w:val="22"/>
        </w:rPr>
        <w:t xml:space="preserve"> Por ejemplo</w:t>
      </w:r>
      <w:r w:rsidR="00C809BD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si cada punto del segmento </w:t>
      </w:r>
      <w:r w:rsidRPr="002A72D0">
        <w:rPr>
          <w:rFonts w:ascii="Arial" w:hAnsi="Arial" w:cs="Arial"/>
          <w:i/>
          <w:sz w:val="22"/>
          <w:szCs w:val="22"/>
        </w:rPr>
        <w:t>XY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2A72D0">
        <w:rPr>
          <w:rFonts w:ascii="Arial" w:hAnsi="Arial" w:cs="Arial"/>
          <w:sz w:val="22"/>
          <w:szCs w:val="22"/>
        </w:rPr>
        <w:t xml:space="preserve">que se muestra en la siguiente figura </w:t>
      </w:r>
      <w:r w:rsidRPr="002A72D0">
        <w:rPr>
          <w:rFonts w:ascii="Arial" w:hAnsi="Arial" w:cs="Arial"/>
          <w:sz w:val="22"/>
          <w:szCs w:val="22"/>
        </w:rPr>
        <w:t xml:space="preserve">se traslada siete unidades horizontalmente a la derecha, se obtiene el segmento </w:t>
      </w:r>
      <w:r w:rsidRPr="002A72D0">
        <w:rPr>
          <w:rFonts w:ascii="Arial" w:hAnsi="Arial" w:cs="Arial"/>
          <w:i/>
          <w:sz w:val="22"/>
          <w:szCs w:val="22"/>
        </w:rPr>
        <w:t>X</w:t>
      </w:r>
      <w:r w:rsidRPr="002A72D0">
        <w:rPr>
          <w:rFonts w:ascii="Arial" w:hAnsi="Arial" w:cs="Arial"/>
          <w:sz w:val="22"/>
          <w:szCs w:val="22"/>
        </w:rPr>
        <w:t>´</w:t>
      </w:r>
      <w:r w:rsidRPr="002A72D0">
        <w:rPr>
          <w:rFonts w:ascii="Arial" w:hAnsi="Arial" w:cs="Arial"/>
          <w:i/>
          <w:sz w:val="22"/>
          <w:szCs w:val="22"/>
        </w:rPr>
        <w:t>Y</w:t>
      </w:r>
      <w:r w:rsidRPr="002A72D0">
        <w:rPr>
          <w:rFonts w:ascii="Arial" w:hAnsi="Arial" w:cs="Arial"/>
          <w:sz w:val="22"/>
          <w:szCs w:val="22"/>
        </w:rPr>
        <w:t>´.</w:t>
      </w:r>
    </w:p>
    <w:p w:rsidR="0094001A" w:rsidRPr="002A72D0" w:rsidRDefault="0094001A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2A72D0" w:rsidTr="00664E13">
        <w:tc>
          <w:tcPr>
            <w:tcW w:w="8828" w:type="dxa"/>
            <w:gridSpan w:val="2"/>
            <w:shd w:val="clear" w:color="auto" w:fill="0D0D0D" w:themeFill="text1" w:themeFillTint="F2"/>
          </w:tcPr>
          <w:p w:rsidR="007943CB" w:rsidRPr="002A72D0" w:rsidRDefault="007943CB" w:rsidP="00664E13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664E13">
        <w:trPr>
          <w:trHeight w:val="356"/>
        </w:trPr>
        <w:tc>
          <w:tcPr>
            <w:tcW w:w="2471" w:type="dxa"/>
          </w:tcPr>
          <w:p w:rsidR="007943CB" w:rsidRPr="002A72D0" w:rsidRDefault="007943CB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7943CB" w:rsidRPr="002A72D0" w:rsidRDefault="007943CB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MA_06_12_IMG06</w:t>
            </w:r>
          </w:p>
        </w:tc>
      </w:tr>
      <w:tr w:rsidR="00664E13" w:rsidRPr="002A72D0" w:rsidTr="00664E13">
        <w:tc>
          <w:tcPr>
            <w:tcW w:w="2471" w:type="dxa"/>
          </w:tcPr>
          <w:p w:rsidR="007943CB" w:rsidRPr="002A72D0" w:rsidRDefault="007943CB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7943CB" w:rsidRPr="002A72D0" w:rsidRDefault="007943CB" w:rsidP="007943CB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Traslación</w:t>
            </w:r>
          </w:p>
        </w:tc>
      </w:tr>
      <w:tr w:rsidR="00664E13" w:rsidRPr="002A72D0" w:rsidTr="00664E13">
        <w:tc>
          <w:tcPr>
            <w:tcW w:w="2471" w:type="dxa"/>
          </w:tcPr>
          <w:p w:rsidR="007943CB" w:rsidRPr="002A72D0" w:rsidRDefault="007943CB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357" w:type="dxa"/>
          </w:tcPr>
          <w:p w:rsidR="007943CB" w:rsidRPr="002A72D0" w:rsidRDefault="0041515F" w:rsidP="0041515F">
            <w:pPr>
              <w:jc w:val="center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750023" cy="1732300"/>
                  <wp:effectExtent l="0" t="0" r="0" b="127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 cstate="print"/>
                          <a:srcRect l="10928" t="43381" r="43619" b="16338"/>
                          <a:stretch/>
                        </pic:blipFill>
                        <pic:spPr bwMode="auto">
                          <a:xfrm>
                            <a:off x="0" y="0"/>
                            <a:ext cx="2760709" cy="1739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943CB" w:rsidRPr="002A72D0" w:rsidRDefault="007943CB" w:rsidP="00664E13">
            <w:pPr>
              <w:rPr>
                <w:rFonts w:ascii="Arial" w:hAnsi="Arial" w:cs="Arial"/>
              </w:rPr>
            </w:pPr>
          </w:p>
        </w:tc>
      </w:tr>
      <w:tr w:rsidR="007943CB" w:rsidRPr="002A72D0" w:rsidTr="00664E13">
        <w:trPr>
          <w:trHeight w:val="1146"/>
        </w:trPr>
        <w:tc>
          <w:tcPr>
            <w:tcW w:w="2471" w:type="dxa"/>
          </w:tcPr>
          <w:p w:rsidR="007943CB" w:rsidRPr="002A72D0" w:rsidRDefault="007943CB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94001A" w:rsidRPr="002A72D0" w:rsidRDefault="002A72D0" w:rsidP="0094001A">
            <w:pPr>
              <w:tabs>
                <w:tab w:val="right" w:pos="8789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eastAsiaTheme="minorEastAsia" w:hAnsi="Arial" w:cs="Arial"/>
              </w:rPr>
              <w:t>E</w:t>
            </w:r>
            <w:r w:rsidR="0094001A" w:rsidRPr="002A72D0">
              <w:rPr>
                <w:rFonts w:ascii="Arial" w:eastAsiaTheme="minorEastAsia" w:hAnsi="Arial" w:cs="Arial"/>
              </w:rPr>
              <w:t xml:space="preserve">l segmento </w:t>
            </w:r>
            <w:r w:rsidR="0094001A" w:rsidRPr="002A72D0">
              <w:rPr>
                <w:rFonts w:ascii="Arial" w:eastAsiaTheme="minorEastAsia" w:hAnsi="Arial" w:cs="Arial"/>
                <w:i/>
              </w:rPr>
              <w:t>X´Y</w:t>
            </w:r>
            <w:r w:rsidR="0094001A" w:rsidRPr="002A72D0">
              <w:rPr>
                <w:rFonts w:ascii="Arial" w:eastAsiaTheme="minorEastAsia" w:hAnsi="Arial" w:cs="Arial"/>
              </w:rPr>
              <w:t xml:space="preserve">´ es la traslación del segmento </w:t>
            </w:r>
            <w:r w:rsidR="0094001A" w:rsidRPr="002A72D0">
              <w:rPr>
                <w:rFonts w:ascii="Arial" w:eastAsiaTheme="minorEastAsia" w:hAnsi="Arial" w:cs="Arial"/>
                <w:i/>
              </w:rPr>
              <w:t>XY</w:t>
            </w:r>
            <w:r w:rsidR="00AD5AA3" w:rsidRPr="002A72D0">
              <w:rPr>
                <w:rFonts w:ascii="Arial" w:eastAsiaTheme="minorEastAsia" w:hAnsi="Arial" w:cs="Arial"/>
              </w:rPr>
              <w:t xml:space="preserve"> siete unidades </w:t>
            </w:r>
            <w:r w:rsidR="0094001A" w:rsidRPr="002A72D0">
              <w:rPr>
                <w:rFonts w:ascii="Arial" w:eastAsiaTheme="minorEastAsia" w:hAnsi="Arial" w:cs="Arial"/>
              </w:rPr>
              <w:t>a la de</w:t>
            </w:r>
            <w:r>
              <w:rPr>
                <w:rFonts w:ascii="Arial" w:eastAsiaTheme="minorEastAsia" w:hAnsi="Arial" w:cs="Arial"/>
              </w:rPr>
              <w:t xml:space="preserve">recha. Las flechas indican que </w:t>
            </w:r>
            <w:r w:rsidR="0094001A" w:rsidRPr="002A72D0">
              <w:rPr>
                <w:rFonts w:ascii="Arial" w:eastAsiaTheme="minorEastAsia" w:hAnsi="Arial" w:cs="Arial"/>
              </w:rPr>
              <w:t xml:space="preserve">a cada punto del segmento </w:t>
            </w:r>
            <w:r w:rsidR="0094001A" w:rsidRPr="002A72D0">
              <w:rPr>
                <w:rFonts w:ascii="Arial" w:eastAsiaTheme="minorEastAsia" w:hAnsi="Arial" w:cs="Arial"/>
                <w:i/>
              </w:rPr>
              <w:t xml:space="preserve">XY </w:t>
            </w:r>
            <w:r w:rsidR="0094001A" w:rsidRPr="002A72D0">
              <w:rPr>
                <w:rFonts w:ascii="Arial" w:eastAsiaTheme="minorEastAsia" w:hAnsi="Arial" w:cs="Arial"/>
              </w:rPr>
              <w:t xml:space="preserve">le corresponde un punto en el segmento </w:t>
            </w:r>
            <w:r w:rsidR="0094001A" w:rsidRPr="002A72D0">
              <w:rPr>
                <w:rFonts w:ascii="Arial" w:eastAsiaTheme="minorEastAsia" w:hAnsi="Arial" w:cs="Arial"/>
                <w:i/>
              </w:rPr>
              <w:t>X´Y</w:t>
            </w:r>
            <w:r w:rsidR="0094001A" w:rsidRPr="002A72D0">
              <w:rPr>
                <w:rFonts w:ascii="Arial" w:eastAsiaTheme="minorEastAsia" w:hAnsi="Arial" w:cs="Arial"/>
              </w:rPr>
              <w:t>´</w:t>
            </w:r>
            <w:r>
              <w:rPr>
                <w:rFonts w:ascii="Arial" w:eastAsiaTheme="minorEastAsia" w:hAnsi="Arial" w:cs="Arial"/>
              </w:rPr>
              <w:t>.</w:t>
            </w:r>
          </w:p>
        </w:tc>
      </w:tr>
    </w:tbl>
    <w:p w:rsidR="007943CB" w:rsidRPr="002A72D0" w:rsidRDefault="007943CB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2025EE" w:rsidRPr="002A72D0" w:rsidRDefault="002025EE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64E13" w:rsidRPr="002A72D0" w:rsidTr="00664E13">
        <w:tc>
          <w:tcPr>
            <w:tcW w:w="8978" w:type="dxa"/>
            <w:gridSpan w:val="2"/>
            <w:shd w:val="clear" w:color="auto" w:fill="000000" w:themeFill="text1"/>
          </w:tcPr>
          <w:p w:rsidR="00614FF3" w:rsidRPr="002A72D0" w:rsidRDefault="00614FF3" w:rsidP="00664E13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Destacado</w:t>
            </w:r>
          </w:p>
        </w:tc>
      </w:tr>
      <w:tr w:rsidR="00664E13" w:rsidRPr="002A72D0" w:rsidTr="00664E13">
        <w:tc>
          <w:tcPr>
            <w:tcW w:w="2518" w:type="dxa"/>
          </w:tcPr>
          <w:p w:rsidR="00614FF3" w:rsidRPr="002A72D0" w:rsidRDefault="00614FF3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614FF3" w:rsidRPr="002A72D0" w:rsidRDefault="00614FF3" w:rsidP="00614FF3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La traslación</w:t>
            </w:r>
          </w:p>
        </w:tc>
      </w:tr>
      <w:tr w:rsidR="00614FF3" w:rsidRPr="002A72D0" w:rsidTr="00664E13">
        <w:tc>
          <w:tcPr>
            <w:tcW w:w="2518" w:type="dxa"/>
          </w:tcPr>
          <w:p w:rsidR="00614FF3" w:rsidRPr="002A72D0" w:rsidRDefault="00614FF3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DA1043" w:rsidRDefault="00614FF3" w:rsidP="00922AE7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2A72D0">
              <w:rPr>
                <w:rFonts w:ascii="Arial" w:hAnsi="Arial" w:cs="Arial"/>
              </w:rPr>
              <w:t xml:space="preserve">La </w:t>
            </w:r>
            <w:r w:rsidRPr="00B81598">
              <w:rPr>
                <w:rFonts w:ascii="Arial" w:hAnsi="Arial" w:cs="Arial"/>
                <w:b/>
              </w:rPr>
              <w:t>traslación</w:t>
            </w:r>
            <w:r w:rsidRPr="002A72D0">
              <w:rPr>
                <w:rFonts w:ascii="Arial" w:hAnsi="Arial" w:cs="Arial"/>
              </w:rPr>
              <w:t xml:space="preserve"> es una transformación que consiste en desplazar a lo largo de una línea recta una figura en el plano</w:t>
            </w:r>
            <w:r w:rsidR="00C809BD">
              <w:rPr>
                <w:rFonts w:ascii="Arial" w:hAnsi="Arial" w:cs="Arial"/>
              </w:rPr>
              <w:t>;</w:t>
            </w:r>
            <w:r w:rsidRPr="002A72D0">
              <w:rPr>
                <w:rFonts w:ascii="Arial" w:hAnsi="Arial" w:cs="Arial"/>
              </w:rPr>
              <w:t xml:space="preserve"> los atributos de forma y tamaño se conservan, es decir, todos los puntos de la figura se mueven en la misma dirección y la misma distancia.</w:t>
            </w:r>
          </w:p>
        </w:tc>
      </w:tr>
    </w:tbl>
    <w:p w:rsidR="00614FF3" w:rsidRPr="002A72D0" w:rsidRDefault="00614FF3" w:rsidP="0008475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2A72D0" w:rsidRPr="002A72D0" w:rsidRDefault="002A72D0" w:rsidP="002A72D0">
      <w:pPr>
        <w:tabs>
          <w:tab w:val="right" w:pos="8498"/>
        </w:tabs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Para determinar la traslación de una figura es necesario indicar tres elementos: </w:t>
      </w:r>
      <w:r w:rsidR="00C809BD">
        <w:rPr>
          <w:rFonts w:ascii="Arial" w:hAnsi="Arial" w:cs="Arial"/>
          <w:sz w:val="22"/>
          <w:szCs w:val="22"/>
        </w:rPr>
        <w:t>l</w:t>
      </w:r>
      <w:r w:rsidR="002E1393" w:rsidRPr="00922AE7">
        <w:rPr>
          <w:rFonts w:ascii="Arial" w:hAnsi="Arial" w:cs="Arial"/>
          <w:sz w:val="22"/>
          <w:szCs w:val="22"/>
        </w:rPr>
        <w:t xml:space="preserve">a </w:t>
      </w:r>
      <w:r w:rsidRPr="002A72D0">
        <w:rPr>
          <w:rFonts w:ascii="Arial" w:hAnsi="Arial" w:cs="Arial"/>
          <w:b/>
          <w:sz w:val="22"/>
          <w:szCs w:val="22"/>
        </w:rPr>
        <w:t>dirección</w:t>
      </w:r>
      <w:r w:rsidRPr="002A72D0">
        <w:rPr>
          <w:rFonts w:ascii="Arial" w:hAnsi="Arial" w:cs="Arial"/>
          <w:sz w:val="22"/>
          <w:szCs w:val="22"/>
        </w:rPr>
        <w:t>, que puede ser horizontal o vertical</w:t>
      </w:r>
      <w:r w:rsidR="00C809BD">
        <w:rPr>
          <w:rFonts w:ascii="Arial" w:hAnsi="Arial" w:cs="Arial"/>
          <w:sz w:val="22"/>
          <w:szCs w:val="22"/>
        </w:rPr>
        <w:t>;</w:t>
      </w:r>
      <w:r>
        <w:rPr>
          <w:rFonts w:ascii="Arial" w:hAnsi="Arial" w:cs="Arial"/>
          <w:sz w:val="22"/>
          <w:szCs w:val="22"/>
        </w:rPr>
        <w:t xml:space="preserve"> </w:t>
      </w:r>
      <w:r w:rsidR="002E1393" w:rsidRPr="00922AE7">
        <w:rPr>
          <w:rFonts w:ascii="Arial" w:hAnsi="Arial" w:cs="Arial"/>
          <w:sz w:val="22"/>
          <w:szCs w:val="22"/>
        </w:rPr>
        <w:t>el</w:t>
      </w:r>
      <w:r w:rsidRPr="002A72D0">
        <w:rPr>
          <w:rFonts w:ascii="Arial" w:hAnsi="Arial" w:cs="Arial"/>
          <w:b/>
          <w:sz w:val="22"/>
          <w:szCs w:val="22"/>
        </w:rPr>
        <w:t xml:space="preserve"> sentido</w:t>
      </w:r>
      <w:r w:rsidR="00C809BD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que puede ser derecha, izquierda, arriba o abajo</w:t>
      </w:r>
      <w:r w:rsidR="00C809BD">
        <w:rPr>
          <w:rFonts w:ascii="Arial" w:hAnsi="Arial" w:cs="Arial"/>
          <w:sz w:val="22"/>
          <w:szCs w:val="22"/>
        </w:rPr>
        <w:t>;</w:t>
      </w:r>
      <w:r>
        <w:rPr>
          <w:rFonts w:ascii="Arial" w:hAnsi="Arial" w:cs="Arial"/>
          <w:sz w:val="22"/>
          <w:szCs w:val="22"/>
        </w:rPr>
        <w:t xml:space="preserve"> y </w:t>
      </w:r>
      <w:r w:rsidR="002E1393" w:rsidRPr="00922AE7">
        <w:rPr>
          <w:rFonts w:ascii="Arial" w:hAnsi="Arial" w:cs="Arial"/>
          <w:sz w:val="22"/>
          <w:szCs w:val="22"/>
        </w:rPr>
        <w:t xml:space="preserve">la </w:t>
      </w:r>
      <w:r w:rsidRPr="002A72D0">
        <w:rPr>
          <w:rFonts w:ascii="Arial" w:hAnsi="Arial" w:cs="Arial"/>
          <w:b/>
          <w:sz w:val="22"/>
          <w:szCs w:val="22"/>
        </w:rPr>
        <w:t>magnitud</w:t>
      </w:r>
      <w:r w:rsidRPr="002A72D0">
        <w:rPr>
          <w:rFonts w:ascii="Arial" w:hAnsi="Arial" w:cs="Arial"/>
          <w:sz w:val="22"/>
          <w:szCs w:val="22"/>
        </w:rPr>
        <w:t xml:space="preserve">, que corresponde al número de unidades que se va a trasladar la figura desde un punto inicial hasta un punto final. </w:t>
      </w:r>
    </w:p>
    <w:p w:rsidR="001B7719" w:rsidRPr="002A72D0" w:rsidRDefault="001B7719" w:rsidP="0008475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Para realizar la traslación de </w:t>
      </w:r>
      <w:r w:rsidR="00C94037" w:rsidRPr="002A72D0">
        <w:rPr>
          <w:rFonts w:ascii="Arial" w:hAnsi="Arial" w:cs="Arial"/>
          <w:sz w:val="22"/>
          <w:szCs w:val="22"/>
        </w:rPr>
        <w:t>una figura,</w:t>
      </w:r>
      <w:r w:rsidRPr="002A72D0">
        <w:rPr>
          <w:rFonts w:ascii="Arial" w:hAnsi="Arial" w:cs="Arial"/>
          <w:sz w:val="22"/>
          <w:szCs w:val="22"/>
        </w:rPr>
        <w:t xml:space="preserve"> primero </w:t>
      </w:r>
      <w:r w:rsidR="00C809BD">
        <w:rPr>
          <w:rFonts w:ascii="Arial" w:hAnsi="Arial" w:cs="Arial"/>
          <w:sz w:val="22"/>
          <w:szCs w:val="22"/>
        </w:rPr>
        <w:t xml:space="preserve">esta </w:t>
      </w:r>
      <w:r w:rsidRPr="002A72D0">
        <w:rPr>
          <w:rFonts w:ascii="Arial" w:hAnsi="Arial" w:cs="Arial"/>
          <w:sz w:val="22"/>
          <w:szCs w:val="22"/>
        </w:rPr>
        <w:t>debe ubicar</w:t>
      </w:r>
      <w:r w:rsidR="00C809BD">
        <w:rPr>
          <w:rFonts w:ascii="Arial" w:hAnsi="Arial" w:cs="Arial"/>
          <w:sz w:val="22"/>
          <w:szCs w:val="22"/>
        </w:rPr>
        <w:t>se</w:t>
      </w:r>
      <w:r w:rsidRPr="002A72D0">
        <w:rPr>
          <w:rFonts w:ascii="Arial" w:hAnsi="Arial" w:cs="Arial"/>
          <w:sz w:val="22"/>
          <w:szCs w:val="22"/>
        </w:rPr>
        <w:t xml:space="preserve"> en el plano cartesiano</w:t>
      </w:r>
      <w:r w:rsidR="00C809BD">
        <w:rPr>
          <w:rFonts w:ascii="Arial" w:hAnsi="Arial" w:cs="Arial"/>
          <w:sz w:val="22"/>
          <w:szCs w:val="22"/>
        </w:rPr>
        <w:t>;</w:t>
      </w:r>
      <w:r w:rsidRPr="002A72D0">
        <w:rPr>
          <w:rFonts w:ascii="Arial" w:hAnsi="Arial" w:cs="Arial"/>
          <w:sz w:val="22"/>
          <w:szCs w:val="22"/>
        </w:rPr>
        <w:t xml:space="preserve"> luego debe indicar</w:t>
      </w:r>
      <w:r w:rsidR="00C809BD">
        <w:rPr>
          <w:rFonts w:ascii="Arial" w:hAnsi="Arial" w:cs="Arial"/>
          <w:sz w:val="22"/>
          <w:szCs w:val="22"/>
        </w:rPr>
        <w:t>se</w:t>
      </w:r>
      <w:r w:rsidRPr="002A72D0">
        <w:rPr>
          <w:rFonts w:ascii="Arial" w:hAnsi="Arial" w:cs="Arial"/>
          <w:sz w:val="22"/>
          <w:szCs w:val="22"/>
        </w:rPr>
        <w:t xml:space="preserve"> cuáles </w:t>
      </w:r>
      <w:r w:rsidR="00C809BD">
        <w:rPr>
          <w:rFonts w:ascii="Arial" w:hAnsi="Arial" w:cs="Arial"/>
          <w:sz w:val="22"/>
          <w:szCs w:val="22"/>
        </w:rPr>
        <w:t xml:space="preserve">son </w:t>
      </w:r>
      <w:r w:rsidRPr="002A72D0">
        <w:rPr>
          <w:rFonts w:ascii="Arial" w:hAnsi="Arial" w:cs="Arial"/>
          <w:sz w:val="22"/>
          <w:szCs w:val="22"/>
        </w:rPr>
        <w:t xml:space="preserve">la dirección, </w:t>
      </w:r>
      <w:r w:rsidR="00C809BD">
        <w:rPr>
          <w:rFonts w:ascii="Arial" w:hAnsi="Arial" w:cs="Arial"/>
          <w:sz w:val="22"/>
          <w:szCs w:val="22"/>
        </w:rPr>
        <w:t xml:space="preserve">el </w:t>
      </w:r>
      <w:r w:rsidRPr="002A72D0">
        <w:rPr>
          <w:rFonts w:ascii="Arial" w:hAnsi="Arial" w:cs="Arial"/>
          <w:sz w:val="22"/>
          <w:szCs w:val="22"/>
        </w:rPr>
        <w:t>sentido y la magnitud.</w:t>
      </w:r>
      <w:r w:rsidR="009C7652" w:rsidRPr="002A72D0">
        <w:rPr>
          <w:rFonts w:ascii="Arial" w:hAnsi="Arial" w:cs="Arial"/>
          <w:sz w:val="22"/>
          <w:szCs w:val="22"/>
        </w:rPr>
        <w:t xml:space="preserve"> </w:t>
      </w:r>
      <w:r w:rsidR="00C809BD">
        <w:rPr>
          <w:rFonts w:ascii="Arial" w:hAnsi="Arial" w:cs="Arial"/>
          <w:sz w:val="22"/>
          <w:szCs w:val="22"/>
        </w:rPr>
        <w:t>Observa</w:t>
      </w:r>
      <w:r w:rsidR="00C809BD" w:rsidRPr="002A72D0">
        <w:rPr>
          <w:rFonts w:ascii="Arial" w:hAnsi="Arial" w:cs="Arial"/>
          <w:sz w:val="22"/>
          <w:szCs w:val="22"/>
        </w:rPr>
        <w:t xml:space="preserve"> </w:t>
      </w:r>
      <w:r w:rsidR="009C7652" w:rsidRPr="002A72D0">
        <w:rPr>
          <w:rFonts w:ascii="Arial" w:hAnsi="Arial" w:cs="Arial"/>
          <w:sz w:val="22"/>
          <w:szCs w:val="22"/>
        </w:rPr>
        <w:t>algunos ejemplos.</w:t>
      </w:r>
    </w:p>
    <w:p w:rsidR="00664E13" w:rsidRPr="002A72D0" w:rsidRDefault="00664E13" w:rsidP="0008475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1B7719" w:rsidRPr="002A72D0" w:rsidRDefault="00AD5AA3" w:rsidP="002A72D0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Arial" w:eastAsiaTheme="minorEastAsia" w:hAnsi="Arial" w:cs="Arial"/>
          <w:i/>
          <w:sz w:val="22"/>
          <w:szCs w:val="22"/>
        </w:rPr>
      </w:pPr>
      <w:r w:rsidRPr="002A72D0">
        <w:rPr>
          <w:rFonts w:ascii="Arial" w:eastAsiaTheme="minorEastAsia" w:hAnsi="Arial" w:cs="Arial"/>
          <w:sz w:val="22"/>
          <w:szCs w:val="22"/>
        </w:rPr>
        <w:t xml:space="preserve">Trasladar </w:t>
      </w:r>
      <w:r w:rsidR="00C94037" w:rsidRPr="002A72D0">
        <w:rPr>
          <w:rFonts w:ascii="Arial" w:eastAsiaTheme="minorEastAsia" w:hAnsi="Arial" w:cs="Arial"/>
          <w:sz w:val="22"/>
          <w:szCs w:val="22"/>
        </w:rPr>
        <w:t xml:space="preserve">el </w:t>
      </w:r>
      <w:r w:rsidR="002A72D0" w:rsidRPr="002A72D0">
        <w:rPr>
          <w:rFonts w:ascii="Arial" w:eastAsiaTheme="minorEastAsia" w:hAnsi="Arial" w:cs="Arial"/>
          <w:sz w:val="22"/>
          <w:szCs w:val="22"/>
        </w:rPr>
        <w:t xml:space="preserve">triángulo </w:t>
      </w:r>
      <w:r w:rsidR="002A72D0" w:rsidRPr="002A72D0">
        <w:rPr>
          <w:rFonts w:ascii="Arial" w:eastAsiaTheme="minorEastAsia" w:hAnsi="Arial" w:cs="Arial"/>
          <w:i/>
          <w:sz w:val="22"/>
          <w:szCs w:val="22"/>
        </w:rPr>
        <w:t>ABC</w:t>
      </w:r>
      <w:r w:rsidR="00C809BD" w:rsidRPr="00C809BD">
        <w:rPr>
          <w:rFonts w:ascii="Arial" w:eastAsiaTheme="minorEastAsia" w:hAnsi="Arial" w:cs="Arial"/>
          <w:sz w:val="22"/>
          <w:szCs w:val="22"/>
        </w:rPr>
        <w:t xml:space="preserve"> </w:t>
      </w:r>
      <w:r w:rsidR="00C809BD" w:rsidRPr="002A72D0">
        <w:rPr>
          <w:rFonts w:ascii="Arial" w:eastAsiaTheme="minorEastAsia" w:hAnsi="Arial" w:cs="Arial"/>
          <w:sz w:val="22"/>
          <w:szCs w:val="22"/>
        </w:rPr>
        <w:t>seis unidades hacia arriba</w:t>
      </w:r>
      <w:r w:rsidR="002A72D0" w:rsidRPr="002A72D0">
        <w:rPr>
          <w:rFonts w:ascii="Arial" w:eastAsiaTheme="minorEastAsia" w:hAnsi="Arial" w:cs="Arial"/>
          <w:sz w:val="22"/>
          <w:szCs w:val="22"/>
        </w:rPr>
        <w:t>.</w:t>
      </w:r>
    </w:p>
    <w:p w:rsidR="00444D7E" w:rsidRPr="002A72D0" w:rsidRDefault="00444D7E" w:rsidP="00444D7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0"/>
        <w:gridCol w:w="6408"/>
      </w:tblGrid>
      <w:tr w:rsidR="00664E13" w:rsidRPr="002A72D0" w:rsidTr="00BC3B14">
        <w:tc>
          <w:tcPr>
            <w:tcW w:w="8828" w:type="dxa"/>
            <w:gridSpan w:val="2"/>
            <w:shd w:val="clear" w:color="auto" w:fill="0D0D0D" w:themeFill="text1" w:themeFillTint="F2"/>
          </w:tcPr>
          <w:p w:rsidR="002171D4" w:rsidRPr="002A72D0" w:rsidRDefault="002171D4" w:rsidP="00103816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>Imagen (fotografía, gráfica o ilustración)</w:t>
            </w:r>
          </w:p>
        </w:tc>
      </w:tr>
      <w:tr w:rsidR="00664E13" w:rsidRPr="002A72D0" w:rsidTr="00BC3B14">
        <w:tc>
          <w:tcPr>
            <w:tcW w:w="2420" w:type="dxa"/>
          </w:tcPr>
          <w:p w:rsidR="002171D4" w:rsidRPr="002A72D0" w:rsidRDefault="002171D4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408" w:type="dxa"/>
          </w:tcPr>
          <w:p w:rsidR="002171D4" w:rsidRPr="002A72D0" w:rsidRDefault="00AD5AA3" w:rsidP="002171D4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MA_06_12_IMG07</w:t>
            </w:r>
          </w:p>
        </w:tc>
      </w:tr>
      <w:tr w:rsidR="00664E13" w:rsidRPr="002A72D0" w:rsidTr="00BC3B14">
        <w:tc>
          <w:tcPr>
            <w:tcW w:w="2420" w:type="dxa"/>
          </w:tcPr>
          <w:p w:rsidR="002171D4" w:rsidRPr="002A72D0" w:rsidRDefault="002171D4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408" w:type="dxa"/>
          </w:tcPr>
          <w:p w:rsidR="002171D4" w:rsidRPr="002A72D0" w:rsidRDefault="002171D4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Traslación</w:t>
            </w:r>
          </w:p>
        </w:tc>
      </w:tr>
      <w:tr w:rsidR="00664E13" w:rsidRPr="002A72D0" w:rsidTr="00BC3B14">
        <w:tc>
          <w:tcPr>
            <w:tcW w:w="2420" w:type="dxa"/>
          </w:tcPr>
          <w:p w:rsidR="002171D4" w:rsidRPr="002A72D0" w:rsidRDefault="002171D4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408" w:type="dxa"/>
          </w:tcPr>
          <w:p w:rsidR="002171D4" w:rsidRPr="002A72D0" w:rsidRDefault="00021CB6" w:rsidP="00103816">
            <w:pPr>
              <w:tabs>
                <w:tab w:val="right" w:pos="8498"/>
              </w:tabs>
              <w:jc w:val="both"/>
              <w:rPr>
                <w:rFonts w:ascii="Arial" w:hAnsi="Arial" w:cs="Arial"/>
                <w:shd w:val="clear" w:color="auto" w:fill="222222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anchor distT="0" distB="0" distL="114300" distR="114300" simplePos="0" relativeHeight="251639296" behindDoc="1" locked="0" layoutInCell="1" allowOverlap="1">
                  <wp:simplePos x="0" y="0"/>
                  <wp:positionH relativeFrom="column">
                    <wp:posOffset>767715</wp:posOffset>
                  </wp:positionH>
                  <wp:positionV relativeFrom="paragraph">
                    <wp:posOffset>83185</wp:posOffset>
                  </wp:positionV>
                  <wp:extent cx="1876425" cy="1831975"/>
                  <wp:effectExtent l="0" t="0" r="9525" b="0"/>
                  <wp:wrapThrough wrapText="bothSides">
                    <wp:wrapPolygon edited="0">
                      <wp:start x="0" y="0"/>
                      <wp:lineTo x="0" y="21338"/>
                      <wp:lineTo x="21490" y="21338"/>
                      <wp:lineTo x="21490" y="0"/>
                      <wp:lineTo x="0" y="0"/>
                    </wp:wrapPolygon>
                  </wp:wrapThrough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44" t="22254" r="59704" b="15775"/>
                          <a:stretch/>
                        </pic:blipFill>
                        <pic:spPr bwMode="auto">
                          <a:xfrm>
                            <a:off x="0" y="0"/>
                            <a:ext cx="1876425" cy="183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AD5AA3" w:rsidRPr="002A72D0" w:rsidRDefault="00AD5AA3" w:rsidP="00103816">
            <w:pPr>
              <w:tabs>
                <w:tab w:val="right" w:pos="8498"/>
              </w:tabs>
              <w:jc w:val="both"/>
              <w:rPr>
                <w:rFonts w:ascii="Arial" w:hAnsi="Arial" w:cs="Arial"/>
                <w:shd w:val="clear" w:color="auto" w:fill="222222"/>
              </w:rPr>
            </w:pPr>
          </w:p>
          <w:p w:rsidR="002171D4" w:rsidRPr="002A72D0" w:rsidRDefault="002171D4" w:rsidP="00103816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  <w:tr w:rsidR="002171D4" w:rsidRPr="002A72D0" w:rsidTr="00BC3B14">
        <w:tc>
          <w:tcPr>
            <w:tcW w:w="2420" w:type="dxa"/>
          </w:tcPr>
          <w:p w:rsidR="002171D4" w:rsidRPr="002A72D0" w:rsidRDefault="002171D4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408" w:type="dxa"/>
          </w:tcPr>
          <w:p w:rsidR="00DA1043" w:rsidRDefault="002025EE" w:rsidP="00922AE7">
            <w:pPr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eastAsiaTheme="minorEastAsia" w:hAnsi="Arial" w:cs="Arial"/>
              </w:rPr>
              <w:t xml:space="preserve">El </w:t>
            </w:r>
            <w:r w:rsidR="002A72D0">
              <w:rPr>
                <w:rFonts w:ascii="Arial" w:eastAsiaTheme="minorEastAsia" w:hAnsi="Arial" w:cs="Arial"/>
              </w:rPr>
              <w:t>triángulo</w:t>
            </w:r>
            <w:r w:rsidRPr="002A72D0">
              <w:rPr>
                <w:rFonts w:ascii="Arial" w:eastAsiaTheme="minorEastAsia" w:hAnsi="Arial" w:cs="Arial"/>
              </w:rPr>
              <w:t xml:space="preserve"> </w:t>
            </w:r>
            <w:r w:rsidR="009972CA" w:rsidRPr="002A72D0">
              <w:rPr>
                <w:rFonts w:ascii="Arial" w:eastAsiaTheme="minorEastAsia" w:hAnsi="Arial" w:cs="Arial"/>
                <w:i/>
              </w:rPr>
              <w:t>A</w:t>
            </w:r>
            <w:r w:rsidRPr="002A72D0">
              <w:rPr>
                <w:rFonts w:ascii="Arial" w:eastAsiaTheme="minorEastAsia" w:hAnsi="Arial" w:cs="Arial"/>
                <w:i/>
              </w:rPr>
              <w:t>´</w:t>
            </w:r>
            <w:r w:rsidR="009972CA" w:rsidRPr="002A72D0">
              <w:rPr>
                <w:rFonts w:ascii="Arial" w:eastAsiaTheme="minorEastAsia" w:hAnsi="Arial" w:cs="Arial"/>
                <w:i/>
              </w:rPr>
              <w:t>B</w:t>
            </w:r>
            <w:r w:rsidRPr="002A72D0">
              <w:rPr>
                <w:rFonts w:ascii="Arial" w:eastAsiaTheme="minorEastAsia" w:hAnsi="Arial" w:cs="Arial"/>
              </w:rPr>
              <w:t>´</w:t>
            </w:r>
            <w:r w:rsidR="002A72D0" w:rsidRPr="002A72D0">
              <w:rPr>
                <w:rFonts w:ascii="Arial" w:eastAsiaTheme="minorEastAsia" w:hAnsi="Arial" w:cs="Arial"/>
                <w:i/>
              </w:rPr>
              <w:t>C</w:t>
            </w:r>
            <w:r w:rsidR="002A72D0" w:rsidRPr="002A72D0">
              <w:rPr>
                <w:rFonts w:ascii="Arial" w:eastAsiaTheme="minorEastAsia" w:hAnsi="Arial" w:cs="Arial"/>
              </w:rPr>
              <w:t>´</w:t>
            </w:r>
            <w:r w:rsidRPr="002A72D0">
              <w:rPr>
                <w:rFonts w:ascii="Arial" w:eastAsiaTheme="minorEastAsia" w:hAnsi="Arial" w:cs="Arial"/>
              </w:rPr>
              <w:t xml:space="preserve"> </w:t>
            </w:r>
            <w:r w:rsidR="002A72D0">
              <w:rPr>
                <w:rFonts w:ascii="Arial" w:eastAsiaTheme="minorEastAsia" w:hAnsi="Arial" w:cs="Arial"/>
              </w:rPr>
              <w:t xml:space="preserve">corresponde a </w:t>
            </w:r>
            <w:r w:rsidRPr="002A72D0">
              <w:rPr>
                <w:rFonts w:ascii="Arial" w:eastAsiaTheme="minorEastAsia" w:hAnsi="Arial" w:cs="Arial"/>
              </w:rPr>
              <w:t xml:space="preserve">la traslación del </w:t>
            </w:r>
            <w:r w:rsidR="002A72D0">
              <w:rPr>
                <w:rFonts w:ascii="Arial" w:eastAsiaTheme="minorEastAsia" w:hAnsi="Arial" w:cs="Arial"/>
              </w:rPr>
              <w:t xml:space="preserve">triángulo </w:t>
            </w:r>
            <w:r w:rsidR="002A72D0" w:rsidRPr="002A72D0">
              <w:rPr>
                <w:rFonts w:ascii="Arial" w:eastAsiaTheme="minorEastAsia" w:hAnsi="Arial" w:cs="Arial"/>
                <w:i/>
              </w:rPr>
              <w:t>ABC</w:t>
            </w:r>
            <w:r w:rsidRPr="002A72D0">
              <w:rPr>
                <w:rFonts w:ascii="Arial" w:eastAsiaTheme="minorEastAsia" w:hAnsi="Arial" w:cs="Arial"/>
              </w:rPr>
              <w:t xml:space="preserve"> s</w:t>
            </w:r>
            <w:r w:rsidR="009972CA" w:rsidRPr="002A72D0">
              <w:rPr>
                <w:rFonts w:ascii="Arial" w:eastAsiaTheme="minorEastAsia" w:hAnsi="Arial" w:cs="Arial"/>
              </w:rPr>
              <w:t>eis</w:t>
            </w:r>
            <w:r w:rsidRPr="002A72D0">
              <w:rPr>
                <w:rFonts w:ascii="Arial" w:eastAsiaTheme="minorEastAsia" w:hAnsi="Arial" w:cs="Arial"/>
              </w:rPr>
              <w:t xml:space="preserve"> unidades </w:t>
            </w:r>
            <w:r w:rsidR="002A72D0">
              <w:rPr>
                <w:rFonts w:ascii="Arial" w:eastAsiaTheme="minorEastAsia" w:hAnsi="Arial" w:cs="Arial"/>
              </w:rPr>
              <w:t xml:space="preserve">hacia </w:t>
            </w:r>
            <w:r w:rsidR="009972CA" w:rsidRPr="002A72D0">
              <w:rPr>
                <w:rFonts w:ascii="Arial" w:eastAsiaTheme="minorEastAsia" w:hAnsi="Arial" w:cs="Arial"/>
              </w:rPr>
              <w:t>arriba</w:t>
            </w:r>
            <w:r w:rsidRPr="002A72D0">
              <w:rPr>
                <w:rFonts w:ascii="Arial" w:eastAsiaTheme="minorEastAsia" w:hAnsi="Arial" w:cs="Arial"/>
              </w:rPr>
              <w:t>. Las flechas indican</w:t>
            </w:r>
            <w:r w:rsidR="009972CA" w:rsidRPr="002A72D0">
              <w:rPr>
                <w:rFonts w:ascii="Arial" w:eastAsiaTheme="minorEastAsia" w:hAnsi="Arial" w:cs="Arial"/>
              </w:rPr>
              <w:t xml:space="preserve"> </w:t>
            </w:r>
            <w:r w:rsidR="00664E13" w:rsidRPr="002A72D0">
              <w:rPr>
                <w:rFonts w:ascii="Arial" w:eastAsiaTheme="minorEastAsia" w:hAnsi="Arial" w:cs="Arial"/>
              </w:rPr>
              <w:t xml:space="preserve">que a </w:t>
            </w:r>
            <w:r w:rsidR="009972CA" w:rsidRPr="002A72D0">
              <w:rPr>
                <w:rFonts w:ascii="Arial" w:eastAsiaTheme="minorEastAsia" w:hAnsi="Arial" w:cs="Arial"/>
              </w:rPr>
              <w:t xml:space="preserve">cada </w:t>
            </w:r>
            <w:r w:rsidR="002A72D0">
              <w:rPr>
                <w:rFonts w:ascii="Arial" w:eastAsiaTheme="minorEastAsia" w:hAnsi="Arial" w:cs="Arial"/>
              </w:rPr>
              <w:t xml:space="preserve">punto del triángulo </w:t>
            </w:r>
            <w:r w:rsidR="002A72D0" w:rsidRPr="002A72D0">
              <w:rPr>
                <w:rFonts w:ascii="Arial" w:eastAsiaTheme="minorEastAsia" w:hAnsi="Arial" w:cs="Arial"/>
                <w:i/>
              </w:rPr>
              <w:t>ABC</w:t>
            </w:r>
            <w:r w:rsidR="009972CA" w:rsidRPr="002A72D0">
              <w:rPr>
                <w:rFonts w:ascii="Arial" w:eastAsiaTheme="minorEastAsia" w:hAnsi="Arial" w:cs="Arial"/>
                <w:i/>
              </w:rPr>
              <w:t xml:space="preserve"> </w:t>
            </w:r>
            <w:r w:rsidR="009972CA" w:rsidRPr="002A72D0">
              <w:rPr>
                <w:rFonts w:ascii="Arial" w:eastAsiaTheme="minorEastAsia" w:hAnsi="Arial" w:cs="Arial"/>
              </w:rPr>
              <w:t>le corresponde un único punto en el</w:t>
            </w:r>
            <w:r w:rsidR="002A72D0">
              <w:rPr>
                <w:rFonts w:ascii="Arial" w:eastAsiaTheme="minorEastAsia" w:hAnsi="Arial" w:cs="Arial"/>
              </w:rPr>
              <w:t xml:space="preserve"> triángulo</w:t>
            </w:r>
            <w:r w:rsidR="009972CA" w:rsidRPr="002A72D0">
              <w:rPr>
                <w:rFonts w:ascii="Arial" w:eastAsiaTheme="minorEastAsia" w:hAnsi="Arial" w:cs="Arial"/>
              </w:rPr>
              <w:t xml:space="preserve"> </w:t>
            </w:r>
            <w:r w:rsidR="002A72D0" w:rsidRPr="002A72D0">
              <w:rPr>
                <w:rFonts w:ascii="Arial" w:eastAsiaTheme="minorEastAsia" w:hAnsi="Arial" w:cs="Arial"/>
                <w:i/>
              </w:rPr>
              <w:t>A´B</w:t>
            </w:r>
            <w:r w:rsidR="002A72D0" w:rsidRPr="002A72D0">
              <w:rPr>
                <w:rFonts w:ascii="Arial" w:eastAsiaTheme="minorEastAsia" w:hAnsi="Arial" w:cs="Arial"/>
              </w:rPr>
              <w:t>´</w:t>
            </w:r>
            <w:r w:rsidR="002A72D0" w:rsidRPr="002A72D0">
              <w:rPr>
                <w:rFonts w:ascii="Arial" w:eastAsiaTheme="minorEastAsia" w:hAnsi="Arial" w:cs="Arial"/>
                <w:i/>
              </w:rPr>
              <w:t>C</w:t>
            </w:r>
            <w:r w:rsidR="002A72D0" w:rsidRPr="002A72D0">
              <w:rPr>
                <w:rFonts w:ascii="Arial" w:eastAsiaTheme="minorEastAsia" w:hAnsi="Arial" w:cs="Arial"/>
              </w:rPr>
              <w:t>´</w:t>
            </w:r>
            <w:r w:rsidR="002A72D0">
              <w:rPr>
                <w:rFonts w:ascii="Arial" w:eastAsiaTheme="minorEastAsia" w:hAnsi="Arial" w:cs="Arial"/>
              </w:rPr>
              <w:t>.</w:t>
            </w:r>
          </w:p>
        </w:tc>
      </w:tr>
    </w:tbl>
    <w:p w:rsidR="0009369B" w:rsidRPr="002A72D0" w:rsidRDefault="0009369B" w:rsidP="0009369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3B61CB" w:rsidRPr="002A72D0" w:rsidRDefault="0090284B" w:rsidP="002A72D0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>Trasladar</w:t>
      </w:r>
      <w:r w:rsidR="002A72D0">
        <w:rPr>
          <w:rFonts w:ascii="Arial" w:hAnsi="Arial" w:cs="Arial"/>
          <w:sz w:val="22"/>
          <w:szCs w:val="22"/>
        </w:rPr>
        <w:t xml:space="preserve"> 8 unidades a la izquierda la</w:t>
      </w:r>
      <w:r w:rsidR="00385C56" w:rsidRPr="002A72D0">
        <w:rPr>
          <w:rFonts w:ascii="Arial" w:hAnsi="Arial" w:cs="Arial"/>
          <w:sz w:val="22"/>
          <w:szCs w:val="22"/>
        </w:rPr>
        <w:t xml:space="preserve"> figura</w:t>
      </w:r>
      <w:r w:rsidR="002A72D0">
        <w:rPr>
          <w:rFonts w:ascii="Arial" w:hAnsi="Arial" w:cs="Arial"/>
          <w:sz w:val="22"/>
          <w:szCs w:val="22"/>
        </w:rPr>
        <w:t xml:space="preserve"> </w:t>
      </w:r>
      <w:r w:rsidRPr="002A72D0">
        <w:rPr>
          <w:rFonts w:ascii="Arial" w:hAnsi="Arial" w:cs="Arial"/>
          <w:sz w:val="22"/>
          <w:szCs w:val="22"/>
        </w:rPr>
        <w:t xml:space="preserve">cuyos vértices son </w:t>
      </w:r>
      <w:r w:rsidRPr="002A72D0">
        <w:rPr>
          <w:rFonts w:ascii="Arial" w:hAnsi="Arial" w:cs="Arial"/>
          <w:i/>
          <w:sz w:val="22"/>
          <w:szCs w:val="22"/>
        </w:rPr>
        <w:t>A</w:t>
      </w:r>
      <w:r w:rsidR="00385C56" w:rsidRPr="002A72D0">
        <w:rPr>
          <w:rFonts w:ascii="Arial" w:hAnsi="Arial" w:cs="Arial"/>
          <w:sz w:val="22"/>
          <w:szCs w:val="22"/>
        </w:rPr>
        <w:t xml:space="preserve"> (1, 1</w:t>
      </w:r>
      <w:r w:rsidRPr="002A72D0">
        <w:rPr>
          <w:rFonts w:ascii="Arial" w:hAnsi="Arial" w:cs="Arial"/>
          <w:sz w:val="22"/>
          <w:szCs w:val="22"/>
        </w:rPr>
        <w:t xml:space="preserve">), </w:t>
      </w:r>
      <w:r w:rsidRPr="002A72D0">
        <w:rPr>
          <w:rFonts w:ascii="Arial" w:hAnsi="Arial" w:cs="Arial"/>
          <w:i/>
          <w:sz w:val="22"/>
          <w:szCs w:val="22"/>
        </w:rPr>
        <w:t>B</w:t>
      </w:r>
      <w:r w:rsidR="00385C56" w:rsidRPr="002A72D0">
        <w:rPr>
          <w:rFonts w:ascii="Arial" w:hAnsi="Arial" w:cs="Arial"/>
          <w:sz w:val="22"/>
          <w:szCs w:val="22"/>
        </w:rPr>
        <w:t xml:space="preserve"> (9, 4</w:t>
      </w:r>
      <w:r w:rsidRPr="002A72D0">
        <w:rPr>
          <w:rFonts w:ascii="Arial" w:hAnsi="Arial" w:cs="Arial"/>
          <w:sz w:val="22"/>
          <w:szCs w:val="22"/>
        </w:rPr>
        <w:t xml:space="preserve">), </w:t>
      </w:r>
      <w:r w:rsidR="00C809BD">
        <w:rPr>
          <w:rFonts w:ascii="Arial" w:hAnsi="Arial" w:cs="Arial"/>
          <w:sz w:val="22"/>
          <w:szCs w:val="22"/>
        </w:rPr>
        <w:t xml:space="preserve"> </w:t>
      </w:r>
      <w:r w:rsidRPr="002A72D0">
        <w:rPr>
          <w:rFonts w:ascii="Arial" w:hAnsi="Arial" w:cs="Arial"/>
          <w:i/>
          <w:sz w:val="22"/>
          <w:szCs w:val="22"/>
        </w:rPr>
        <w:t>C</w:t>
      </w:r>
      <w:r w:rsidR="00C81146" w:rsidRPr="002A72D0">
        <w:rPr>
          <w:rFonts w:ascii="Arial" w:hAnsi="Arial" w:cs="Arial"/>
          <w:sz w:val="22"/>
          <w:szCs w:val="22"/>
        </w:rPr>
        <w:t xml:space="preserve"> (11, 5)  y </w:t>
      </w:r>
      <w:r w:rsidRPr="002A72D0">
        <w:rPr>
          <w:rFonts w:ascii="Arial" w:hAnsi="Arial" w:cs="Arial"/>
          <w:i/>
          <w:sz w:val="22"/>
          <w:szCs w:val="22"/>
        </w:rPr>
        <w:t>D</w:t>
      </w:r>
      <w:r w:rsidRPr="002A72D0">
        <w:rPr>
          <w:rFonts w:ascii="Arial" w:hAnsi="Arial" w:cs="Arial"/>
          <w:sz w:val="22"/>
          <w:szCs w:val="22"/>
        </w:rPr>
        <w:t xml:space="preserve"> (</w:t>
      </w:r>
      <w:r w:rsidR="00C81146" w:rsidRPr="002A72D0">
        <w:rPr>
          <w:rFonts w:ascii="Arial" w:hAnsi="Arial" w:cs="Arial"/>
          <w:sz w:val="22"/>
          <w:szCs w:val="22"/>
        </w:rPr>
        <w:t>12, 3</w:t>
      </w:r>
      <w:r w:rsidRPr="002A72D0">
        <w:rPr>
          <w:rFonts w:ascii="Arial" w:hAnsi="Arial" w:cs="Arial"/>
          <w:sz w:val="22"/>
          <w:szCs w:val="22"/>
        </w:rPr>
        <w:t>)</w:t>
      </w:r>
      <w:r w:rsidR="003B61CB" w:rsidRPr="002A72D0">
        <w:rPr>
          <w:rFonts w:ascii="Arial" w:hAnsi="Arial" w:cs="Arial"/>
          <w:sz w:val="22"/>
          <w:szCs w:val="22"/>
        </w:rPr>
        <w:t>.</w:t>
      </w:r>
    </w:p>
    <w:p w:rsidR="00BA48BA" w:rsidRPr="002A72D0" w:rsidRDefault="00BA48BA" w:rsidP="00C81146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7"/>
        <w:gridCol w:w="6411"/>
      </w:tblGrid>
      <w:tr w:rsidR="00664E13" w:rsidRPr="002A72D0" w:rsidTr="00BC3B14">
        <w:tc>
          <w:tcPr>
            <w:tcW w:w="8828" w:type="dxa"/>
            <w:gridSpan w:val="2"/>
            <w:shd w:val="clear" w:color="auto" w:fill="0D0D0D" w:themeFill="text1" w:themeFillTint="F2"/>
          </w:tcPr>
          <w:p w:rsidR="003B61CB" w:rsidRPr="002A72D0" w:rsidRDefault="003B61CB" w:rsidP="00103816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BC3B14">
        <w:tc>
          <w:tcPr>
            <w:tcW w:w="2417" w:type="dxa"/>
          </w:tcPr>
          <w:p w:rsidR="003B61CB" w:rsidRPr="002A72D0" w:rsidRDefault="003B61CB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411" w:type="dxa"/>
          </w:tcPr>
          <w:p w:rsidR="003B61CB" w:rsidRPr="002A72D0" w:rsidRDefault="00385C56" w:rsidP="003B61CB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MA_06_12_IMG08</w:t>
            </w:r>
          </w:p>
        </w:tc>
      </w:tr>
      <w:tr w:rsidR="00664E13" w:rsidRPr="002A72D0" w:rsidTr="00BC3B14">
        <w:tc>
          <w:tcPr>
            <w:tcW w:w="2417" w:type="dxa"/>
          </w:tcPr>
          <w:p w:rsidR="003B61CB" w:rsidRPr="002A72D0" w:rsidRDefault="003B61CB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411" w:type="dxa"/>
          </w:tcPr>
          <w:p w:rsidR="003B61CB" w:rsidRPr="002A72D0" w:rsidRDefault="003B61CB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Traslación de una figura</w:t>
            </w:r>
          </w:p>
        </w:tc>
      </w:tr>
      <w:tr w:rsidR="00664E13" w:rsidRPr="002A72D0" w:rsidTr="00BC3B14">
        <w:tc>
          <w:tcPr>
            <w:tcW w:w="2417" w:type="dxa"/>
          </w:tcPr>
          <w:p w:rsidR="003B61CB" w:rsidRPr="002A72D0" w:rsidRDefault="003B61CB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411" w:type="dxa"/>
          </w:tcPr>
          <w:p w:rsidR="003B61CB" w:rsidRPr="002A72D0" w:rsidRDefault="003B61CB" w:rsidP="00103816">
            <w:pPr>
              <w:tabs>
                <w:tab w:val="right" w:pos="8498"/>
              </w:tabs>
              <w:jc w:val="both"/>
              <w:rPr>
                <w:rFonts w:ascii="Arial" w:hAnsi="Arial" w:cs="Arial"/>
                <w:shd w:val="clear" w:color="auto" w:fill="222222"/>
              </w:rPr>
            </w:pPr>
          </w:p>
          <w:p w:rsidR="003B61CB" w:rsidRPr="002A72D0" w:rsidRDefault="00385C56" w:rsidP="00103816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518012" cy="1503473"/>
                  <wp:effectExtent l="0" t="0" r="0" b="190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 cstate="print"/>
                          <a:srcRect l="7983" t="34930" r="38392" b="20202"/>
                          <a:stretch/>
                        </pic:blipFill>
                        <pic:spPr bwMode="auto">
                          <a:xfrm>
                            <a:off x="0" y="0"/>
                            <a:ext cx="2543496" cy="1518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1CB" w:rsidRPr="002A72D0" w:rsidTr="00BC3B14">
        <w:tc>
          <w:tcPr>
            <w:tcW w:w="2417" w:type="dxa"/>
          </w:tcPr>
          <w:p w:rsidR="003B61CB" w:rsidRPr="002A72D0" w:rsidRDefault="003B61CB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411" w:type="dxa"/>
          </w:tcPr>
          <w:p w:rsidR="00501FC2" w:rsidRPr="002A72D0" w:rsidRDefault="00C81146" w:rsidP="002A72D0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Observa que la figura </w:t>
            </w:r>
            <w:r w:rsidRPr="002A72D0">
              <w:rPr>
                <w:rFonts w:ascii="Arial" w:hAnsi="Arial" w:cs="Arial"/>
                <w:i/>
              </w:rPr>
              <w:t xml:space="preserve">A´B´C´D´ </w:t>
            </w:r>
            <w:r w:rsidRPr="002A72D0">
              <w:rPr>
                <w:rFonts w:ascii="Arial" w:hAnsi="Arial" w:cs="Arial"/>
              </w:rPr>
              <w:t>es la tra</w:t>
            </w:r>
            <w:r w:rsidR="00501FC2" w:rsidRPr="002A72D0">
              <w:rPr>
                <w:rFonts w:ascii="Arial" w:hAnsi="Arial" w:cs="Arial"/>
              </w:rPr>
              <w:t>s</w:t>
            </w:r>
            <w:r w:rsidRPr="002A72D0">
              <w:rPr>
                <w:rFonts w:ascii="Arial" w:hAnsi="Arial" w:cs="Arial"/>
              </w:rPr>
              <w:t xml:space="preserve">lación de la figura  </w:t>
            </w:r>
            <w:r w:rsidR="00501FC2" w:rsidRPr="002A72D0">
              <w:rPr>
                <w:rFonts w:ascii="Arial" w:hAnsi="Arial" w:cs="Arial"/>
                <w:i/>
              </w:rPr>
              <w:t>ABCD</w:t>
            </w:r>
            <w:r w:rsidR="00664E13" w:rsidRPr="002A72D0">
              <w:rPr>
                <w:rFonts w:ascii="Arial" w:hAnsi="Arial" w:cs="Arial"/>
                <w:i/>
              </w:rPr>
              <w:t>.</w:t>
            </w:r>
            <w:r w:rsidR="00664E13" w:rsidRPr="002A72D0">
              <w:rPr>
                <w:rFonts w:ascii="Arial" w:hAnsi="Arial" w:cs="Arial"/>
              </w:rPr>
              <w:t xml:space="preserve"> </w:t>
            </w:r>
            <w:r w:rsidR="002A72D0">
              <w:rPr>
                <w:rFonts w:ascii="Arial" w:hAnsi="Arial" w:cs="Arial"/>
              </w:rPr>
              <w:t>A</w:t>
            </w:r>
            <w:r w:rsidR="00501FC2" w:rsidRPr="002A72D0">
              <w:rPr>
                <w:rFonts w:ascii="Arial" w:hAnsi="Arial" w:cs="Arial"/>
              </w:rPr>
              <w:t xml:space="preserve"> cada uno de los </w:t>
            </w:r>
            <w:r w:rsidR="002A72D0">
              <w:rPr>
                <w:rFonts w:ascii="Arial" w:hAnsi="Arial" w:cs="Arial"/>
              </w:rPr>
              <w:t>puntos</w:t>
            </w:r>
            <w:r w:rsidR="00501FC2" w:rsidRPr="002A72D0">
              <w:rPr>
                <w:rFonts w:ascii="Arial" w:hAnsi="Arial" w:cs="Arial"/>
              </w:rPr>
              <w:t xml:space="preserve"> de la figura le corresponde un único</w:t>
            </w:r>
            <w:r w:rsidR="00664E13" w:rsidRPr="002A72D0">
              <w:rPr>
                <w:rFonts w:ascii="Arial" w:hAnsi="Arial" w:cs="Arial"/>
              </w:rPr>
              <w:t xml:space="preserve"> punto en la figura trasladada y </w:t>
            </w:r>
            <w:r w:rsidR="002A72D0">
              <w:rPr>
                <w:rFonts w:ascii="Arial" w:hAnsi="Arial" w:cs="Arial"/>
              </w:rPr>
              <w:t xml:space="preserve">la </w:t>
            </w:r>
            <w:r w:rsidR="00664E13" w:rsidRPr="002A72D0">
              <w:rPr>
                <w:rFonts w:ascii="Arial" w:hAnsi="Arial" w:cs="Arial"/>
              </w:rPr>
              <w:t xml:space="preserve">forma y </w:t>
            </w:r>
            <w:r w:rsidR="00C809BD">
              <w:rPr>
                <w:rFonts w:ascii="Arial" w:hAnsi="Arial" w:cs="Arial"/>
              </w:rPr>
              <w:t xml:space="preserve">el </w:t>
            </w:r>
            <w:r w:rsidR="00664E13" w:rsidRPr="002A72D0">
              <w:rPr>
                <w:rFonts w:ascii="Arial" w:hAnsi="Arial" w:cs="Arial"/>
              </w:rPr>
              <w:t xml:space="preserve">tamaño en la figura </w:t>
            </w:r>
            <w:r w:rsidR="002A72D0">
              <w:rPr>
                <w:rFonts w:ascii="Arial" w:hAnsi="Arial" w:cs="Arial"/>
              </w:rPr>
              <w:t xml:space="preserve">trasladada </w:t>
            </w:r>
            <w:r w:rsidR="00664E13" w:rsidRPr="002A72D0">
              <w:rPr>
                <w:rFonts w:ascii="Arial" w:hAnsi="Arial" w:cs="Arial"/>
              </w:rPr>
              <w:t>se mantienen.</w:t>
            </w:r>
          </w:p>
        </w:tc>
      </w:tr>
    </w:tbl>
    <w:p w:rsidR="003B61CB" w:rsidRPr="002A72D0" w:rsidRDefault="003B61CB" w:rsidP="0009369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2857CF" w:rsidRPr="002A72D0" w:rsidRDefault="002857CF" w:rsidP="0009369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103816">
        <w:tc>
          <w:tcPr>
            <w:tcW w:w="9033" w:type="dxa"/>
            <w:gridSpan w:val="2"/>
            <w:shd w:val="clear" w:color="auto" w:fill="000000" w:themeFill="text1"/>
          </w:tcPr>
          <w:p w:rsidR="002857CF" w:rsidRPr="002A72D0" w:rsidRDefault="002857CF" w:rsidP="00103816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103816">
        <w:tc>
          <w:tcPr>
            <w:tcW w:w="2518" w:type="dxa"/>
          </w:tcPr>
          <w:p w:rsidR="002857CF" w:rsidRPr="002A72D0" w:rsidRDefault="002857CF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2857CF" w:rsidRPr="002A72D0" w:rsidRDefault="002857CF" w:rsidP="002857CF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MA_06_12_REC30</w:t>
            </w:r>
          </w:p>
        </w:tc>
      </w:tr>
      <w:tr w:rsidR="00664E13" w:rsidRPr="002A72D0" w:rsidTr="00103816">
        <w:tc>
          <w:tcPr>
            <w:tcW w:w="2518" w:type="dxa"/>
          </w:tcPr>
          <w:p w:rsidR="002857CF" w:rsidRPr="002A72D0" w:rsidRDefault="002857CF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2857CF" w:rsidRPr="002A72D0" w:rsidRDefault="003F1B68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¿Cuál es la figura trasladada?</w:t>
            </w:r>
          </w:p>
        </w:tc>
      </w:tr>
      <w:tr w:rsidR="002857CF" w:rsidRPr="002A72D0" w:rsidTr="00103816">
        <w:tc>
          <w:tcPr>
            <w:tcW w:w="2518" w:type="dxa"/>
          </w:tcPr>
          <w:p w:rsidR="002857CF" w:rsidRPr="002A72D0" w:rsidRDefault="002857CF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2857CF" w:rsidRPr="002A72D0" w:rsidRDefault="003F1B68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Actividad para reconocer de un grupo de figuras cuáles corresponden a una traslación</w:t>
            </w:r>
          </w:p>
        </w:tc>
      </w:tr>
    </w:tbl>
    <w:p w:rsidR="003B61CB" w:rsidRPr="002A72D0" w:rsidRDefault="003B61CB" w:rsidP="0009369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0149C1" w:rsidRPr="002A72D0" w:rsidRDefault="000149C1" w:rsidP="000149C1">
      <w:pPr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2]</w:t>
      </w:r>
      <w:r w:rsidR="00616AA5" w:rsidRPr="002A72D0">
        <w:rPr>
          <w:rFonts w:ascii="Arial" w:hAnsi="Arial" w:cs="Arial"/>
          <w:b/>
          <w:sz w:val="22"/>
          <w:szCs w:val="22"/>
        </w:rPr>
        <w:t xml:space="preserve"> 2</w:t>
      </w:r>
      <w:r w:rsidRPr="002A72D0">
        <w:rPr>
          <w:rFonts w:ascii="Arial" w:hAnsi="Arial" w:cs="Arial"/>
          <w:b/>
          <w:sz w:val="22"/>
          <w:szCs w:val="22"/>
        </w:rPr>
        <w:t>.1</w:t>
      </w:r>
      <w:r w:rsidR="00376563" w:rsidRPr="002A72D0">
        <w:rPr>
          <w:rFonts w:ascii="Arial" w:hAnsi="Arial" w:cs="Arial"/>
          <w:b/>
          <w:sz w:val="22"/>
          <w:szCs w:val="22"/>
        </w:rPr>
        <w:t xml:space="preserve"> </w:t>
      </w:r>
      <w:r w:rsidR="00CD5DF1" w:rsidRPr="002A72D0">
        <w:rPr>
          <w:rFonts w:ascii="Arial" w:hAnsi="Arial" w:cs="Arial"/>
          <w:b/>
          <w:sz w:val="22"/>
          <w:szCs w:val="22"/>
        </w:rPr>
        <w:t>Consolidación</w:t>
      </w:r>
    </w:p>
    <w:p w:rsidR="00021CB6" w:rsidRPr="002A72D0" w:rsidRDefault="00021CB6" w:rsidP="00021CB6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  <w:r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Actividades para </w:t>
      </w:r>
      <w:r w:rsidR="000D37FE">
        <w:rPr>
          <w:rFonts w:ascii="Arial" w:hAnsi="Arial" w:cs="Arial"/>
          <w:sz w:val="22"/>
          <w:szCs w:val="22"/>
          <w:shd w:val="clear" w:color="auto" w:fill="FFFFFF"/>
        </w:rPr>
        <w:t>afianz</w:t>
      </w:r>
      <w:r w:rsidR="000D37FE"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ar </w:t>
      </w:r>
      <w:r w:rsidRPr="002A72D0">
        <w:rPr>
          <w:rFonts w:ascii="Arial" w:hAnsi="Arial" w:cs="Arial"/>
          <w:sz w:val="22"/>
          <w:szCs w:val="22"/>
          <w:shd w:val="clear" w:color="auto" w:fill="FFFFFF"/>
        </w:rPr>
        <w:t>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103816">
        <w:tc>
          <w:tcPr>
            <w:tcW w:w="9033" w:type="dxa"/>
            <w:gridSpan w:val="2"/>
            <w:shd w:val="clear" w:color="auto" w:fill="000000" w:themeFill="text1"/>
          </w:tcPr>
          <w:p w:rsidR="002857CF" w:rsidRPr="002A72D0" w:rsidRDefault="002857CF" w:rsidP="00103816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103816">
        <w:tc>
          <w:tcPr>
            <w:tcW w:w="2518" w:type="dxa"/>
          </w:tcPr>
          <w:p w:rsidR="002857CF" w:rsidRPr="002A72D0" w:rsidRDefault="002857CF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>Código</w:t>
            </w:r>
          </w:p>
        </w:tc>
        <w:tc>
          <w:tcPr>
            <w:tcW w:w="6515" w:type="dxa"/>
          </w:tcPr>
          <w:p w:rsidR="002857CF" w:rsidRPr="002A72D0" w:rsidRDefault="002857CF" w:rsidP="002857CF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MA_06_12_REC40</w:t>
            </w:r>
          </w:p>
        </w:tc>
      </w:tr>
      <w:tr w:rsidR="00664E13" w:rsidRPr="002A72D0" w:rsidTr="00103816">
        <w:tc>
          <w:tcPr>
            <w:tcW w:w="2518" w:type="dxa"/>
          </w:tcPr>
          <w:p w:rsidR="002857CF" w:rsidRPr="002A72D0" w:rsidRDefault="002857CF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2857CF" w:rsidRPr="002A72D0" w:rsidRDefault="00FA0761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Refuerza tu aprendizaje: La tr</w:t>
            </w:r>
            <w:r w:rsidR="002A72D0">
              <w:rPr>
                <w:rFonts w:ascii="Arial" w:hAnsi="Arial" w:cs="Arial"/>
              </w:rPr>
              <w:t>aslación de figuras en el plano</w:t>
            </w:r>
          </w:p>
        </w:tc>
      </w:tr>
      <w:tr w:rsidR="002857CF" w:rsidRPr="002A72D0" w:rsidTr="00103816">
        <w:tc>
          <w:tcPr>
            <w:tcW w:w="2518" w:type="dxa"/>
          </w:tcPr>
          <w:p w:rsidR="002857CF" w:rsidRPr="002A72D0" w:rsidRDefault="002857CF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2857CF" w:rsidRPr="002A72D0" w:rsidRDefault="00B70A7E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Actividades sobre l</w:t>
            </w:r>
            <w:r w:rsidR="00FA0761" w:rsidRPr="002A72D0">
              <w:rPr>
                <w:rFonts w:ascii="Arial" w:hAnsi="Arial" w:cs="Arial"/>
              </w:rPr>
              <w:t>a traslación de figuras en el plano</w:t>
            </w:r>
          </w:p>
        </w:tc>
      </w:tr>
    </w:tbl>
    <w:p w:rsidR="00CD5DF1" w:rsidRPr="002A72D0" w:rsidRDefault="00CD5DF1" w:rsidP="000149C1">
      <w:pPr>
        <w:spacing w:after="0"/>
        <w:jc w:val="both"/>
        <w:rPr>
          <w:rFonts w:ascii="Arial" w:hAnsi="Arial" w:cs="Arial"/>
          <w:b/>
          <w:sz w:val="22"/>
          <w:szCs w:val="22"/>
          <w:highlight w:val="yellow"/>
        </w:rPr>
      </w:pPr>
    </w:p>
    <w:p w:rsidR="00CD5DF1" w:rsidRPr="002A72D0" w:rsidRDefault="00CD5DF1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="00616AA5" w:rsidRPr="002A72D0">
        <w:rPr>
          <w:rFonts w:ascii="Arial" w:hAnsi="Arial" w:cs="Arial"/>
          <w:b/>
          <w:sz w:val="22"/>
          <w:szCs w:val="22"/>
        </w:rPr>
        <w:t xml:space="preserve"> 3</w:t>
      </w:r>
      <w:r w:rsidR="00376563" w:rsidRPr="002A72D0">
        <w:rPr>
          <w:rFonts w:ascii="Arial" w:hAnsi="Arial" w:cs="Arial"/>
          <w:b/>
          <w:sz w:val="22"/>
          <w:szCs w:val="22"/>
        </w:rPr>
        <w:t xml:space="preserve"> </w:t>
      </w:r>
      <w:r w:rsidR="008F5663">
        <w:rPr>
          <w:rFonts w:ascii="Arial" w:hAnsi="Arial" w:cs="Arial"/>
          <w:b/>
          <w:sz w:val="22"/>
          <w:szCs w:val="22"/>
        </w:rPr>
        <w:t>La r</w:t>
      </w:r>
      <w:r w:rsidRPr="002A72D0">
        <w:rPr>
          <w:rFonts w:ascii="Arial" w:hAnsi="Arial" w:cs="Arial"/>
          <w:b/>
          <w:sz w:val="22"/>
          <w:szCs w:val="22"/>
        </w:rPr>
        <w:t>otación de figuras en el plano</w:t>
      </w:r>
    </w:p>
    <w:p w:rsidR="00CD5DF1" w:rsidRPr="002A72D0" w:rsidRDefault="00CD5DF1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2857CF" w:rsidRPr="002A72D0" w:rsidRDefault="00501FC2" w:rsidP="00170848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El movimiento de rotación </w:t>
      </w:r>
      <w:r w:rsidR="00120DA4" w:rsidRPr="002A72D0">
        <w:rPr>
          <w:rFonts w:ascii="Arial" w:hAnsi="Arial" w:cs="Arial"/>
          <w:sz w:val="22"/>
          <w:szCs w:val="22"/>
        </w:rPr>
        <w:t xml:space="preserve">se puede identificar fácilmente en </w:t>
      </w:r>
      <w:r w:rsidR="000D37FE">
        <w:rPr>
          <w:rFonts w:ascii="Arial" w:hAnsi="Arial" w:cs="Arial"/>
          <w:sz w:val="22"/>
          <w:szCs w:val="22"/>
        </w:rPr>
        <w:t>l</w:t>
      </w:r>
      <w:r w:rsidR="000D37FE" w:rsidRPr="002A72D0">
        <w:rPr>
          <w:rFonts w:ascii="Arial" w:hAnsi="Arial" w:cs="Arial"/>
          <w:sz w:val="22"/>
          <w:szCs w:val="22"/>
        </w:rPr>
        <w:t xml:space="preserve">a </w:t>
      </w:r>
      <w:r w:rsidR="00120DA4" w:rsidRPr="002A72D0">
        <w:rPr>
          <w:rFonts w:ascii="Arial" w:hAnsi="Arial" w:cs="Arial"/>
          <w:sz w:val="22"/>
          <w:szCs w:val="22"/>
        </w:rPr>
        <w:t>vida cotidiana</w:t>
      </w:r>
      <w:r w:rsidR="00150243" w:rsidRPr="002A72D0">
        <w:rPr>
          <w:rFonts w:ascii="Arial" w:hAnsi="Arial" w:cs="Arial"/>
          <w:sz w:val="22"/>
          <w:szCs w:val="22"/>
        </w:rPr>
        <w:t xml:space="preserve">. </w:t>
      </w:r>
      <w:r w:rsidR="00120DA4" w:rsidRPr="002A72D0">
        <w:rPr>
          <w:rFonts w:ascii="Arial" w:hAnsi="Arial" w:cs="Arial"/>
          <w:sz w:val="22"/>
          <w:szCs w:val="22"/>
        </w:rPr>
        <w:t>Por ejemplo</w:t>
      </w:r>
      <w:r w:rsidR="000D37FE">
        <w:rPr>
          <w:rFonts w:ascii="Arial" w:hAnsi="Arial" w:cs="Arial"/>
          <w:sz w:val="22"/>
          <w:szCs w:val="22"/>
        </w:rPr>
        <w:t>,</w:t>
      </w:r>
      <w:r w:rsidR="00120DA4" w:rsidRPr="002A72D0">
        <w:rPr>
          <w:rFonts w:ascii="Arial" w:hAnsi="Arial" w:cs="Arial"/>
          <w:sz w:val="22"/>
          <w:szCs w:val="22"/>
        </w:rPr>
        <w:t xml:space="preserve"> en deportes como la gimnasia y la natación</w:t>
      </w:r>
      <w:r w:rsidR="003D1A80" w:rsidRPr="002A72D0">
        <w:rPr>
          <w:rFonts w:ascii="Arial" w:hAnsi="Arial" w:cs="Arial"/>
          <w:sz w:val="22"/>
          <w:szCs w:val="22"/>
        </w:rPr>
        <w:t xml:space="preserve"> se realizan giros </w:t>
      </w:r>
      <w:r w:rsidR="000D37FE">
        <w:rPr>
          <w:rFonts w:ascii="Arial" w:hAnsi="Arial" w:cs="Arial"/>
          <w:sz w:val="22"/>
          <w:szCs w:val="22"/>
        </w:rPr>
        <w:t>y</w:t>
      </w:r>
      <w:r w:rsidR="000D37FE" w:rsidRPr="002A72D0">
        <w:rPr>
          <w:rFonts w:ascii="Arial" w:hAnsi="Arial" w:cs="Arial"/>
          <w:sz w:val="22"/>
          <w:szCs w:val="22"/>
        </w:rPr>
        <w:t xml:space="preserve"> </w:t>
      </w:r>
      <w:r w:rsidR="003D1A80" w:rsidRPr="002A72D0">
        <w:rPr>
          <w:rFonts w:ascii="Arial" w:hAnsi="Arial" w:cs="Arial"/>
          <w:sz w:val="22"/>
          <w:szCs w:val="22"/>
        </w:rPr>
        <w:t>movimientos que describen un ángulo</w:t>
      </w:r>
      <w:r w:rsidR="000D37FE">
        <w:rPr>
          <w:rFonts w:ascii="Arial" w:hAnsi="Arial" w:cs="Arial"/>
          <w:sz w:val="22"/>
          <w:szCs w:val="22"/>
        </w:rPr>
        <w:t>;</w:t>
      </w:r>
      <w:r w:rsidR="00170848" w:rsidRPr="002A72D0">
        <w:rPr>
          <w:rFonts w:ascii="Arial" w:hAnsi="Arial" w:cs="Arial"/>
          <w:sz w:val="22"/>
          <w:szCs w:val="22"/>
        </w:rPr>
        <w:t xml:space="preserve"> también </w:t>
      </w:r>
      <w:r w:rsidR="000D37FE">
        <w:rPr>
          <w:rFonts w:ascii="Arial" w:hAnsi="Arial" w:cs="Arial"/>
          <w:sz w:val="22"/>
          <w:szCs w:val="22"/>
        </w:rPr>
        <w:t xml:space="preserve">en </w:t>
      </w:r>
      <w:r w:rsidR="00170848" w:rsidRPr="002A72D0">
        <w:rPr>
          <w:rFonts w:ascii="Arial" w:hAnsi="Arial" w:cs="Arial"/>
          <w:sz w:val="22"/>
          <w:szCs w:val="22"/>
        </w:rPr>
        <w:t xml:space="preserve">las manecillas de un reloj </w:t>
      </w:r>
      <w:r w:rsidR="00EF5FCB" w:rsidRPr="002A72D0">
        <w:rPr>
          <w:rFonts w:ascii="Arial" w:hAnsi="Arial" w:cs="Arial"/>
          <w:sz w:val="22"/>
          <w:szCs w:val="22"/>
        </w:rPr>
        <w:t xml:space="preserve">que </w:t>
      </w:r>
      <w:r w:rsidR="00170848" w:rsidRPr="002A72D0">
        <w:rPr>
          <w:rFonts w:ascii="Arial" w:hAnsi="Arial" w:cs="Arial"/>
          <w:sz w:val="22"/>
          <w:szCs w:val="22"/>
        </w:rPr>
        <w:t>giran durante 24 horas al día</w:t>
      </w:r>
      <w:r w:rsidR="000D37FE">
        <w:rPr>
          <w:rFonts w:ascii="Arial" w:hAnsi="Arial" w:cs="Arial"/>
          <w:sz w:val="22"/>
          <w:szCs w:val="22"/>
        </w:rPr>
        <w:t>;</w:t>
      </w:r>
      <w:r w:rsidR="00890B18" w:rsidRPr="002A72D0">
        <w:rPr>
          <w:rFonts w:ascii="Arial" w:hAnsi="Arial" w:cs="Arial"/>
          <w:sz w:val="22"/>
          <w:szCs w:val="22"/>
        </w:rPr>
        <w:t xml:space="preserve"> </w:t>
      </w:r>
      <w:r w:rsidR="000D37FE">
        <w:rPr>
          <w:rFonts w:ascii="Arial" w:hAnsi="Arial" w:cs="Arial"/>
          <w:sz w:val="22"/>
          <w:szCs w:val="22"/>
        </w:rPr>
        <w:t xml:space="preserve">en </w:t>
      </w:r>
      <w:r w:rsidR="00890B18" w:rsidRPr="002A72D0">
        <w:rPr>
          <w:rFonts w:ascii="Arial" w:hAnsi="Arial" w:cs="Arial"/>
          <w:sz w:val="22"/>
          <w:szCs w:val="22"/>
        </w:rPr>
        <w:t>las ruedas de los carros o</w:t>
      </w:r>
      <w:r w:rsidR="00EF5FCB" w:rsidRPr="002A72D0">
        <w:rPr>
          <w:rFonts w:ascii="Arial" w:hAnsi="Arial" w:cs="Arial"/>
          <w:sz w:val="22"/>
          <w:szCs w:val="22"/>
        </w:rPr>
        <w:t xml:space="preserve"> de una bicicleta</w:t>
      </w:r>
      <w:r w:rsidR="000D37FE">
        <w:rPr>
          <w:rFonts w:ascii="Arial" w:hAnsi="Arial" w:cs="Arial"/>
          <w:sz w:val="22"/>
          <w:szCs w:val="22"/>
        </w:rPr>
        <w:t>;</w:t>
      </w:r>
      <w:r w:rsidR="00EF5FCB" w:rsidRPr="002A72D0">
        <w:rPr>
          <w:rFonts w:ascii="Arial" w:hAnsi="Arial" w:cs="Arial"/>
          <w:sz w:val="22"/>
          <w:szCs w:val="22"/>
        </w:rPr>
        <w:t xml:space="preserve"> </w:t>
      </w:r>
      <w:r w:rsidR="000D37FE">
        <w:rPr>
          <w:rFonts w:ascii="Arial" w:hAnsi="Arial" w:cs="Arial"/>
          <w:sz w:val="22"/>
          <w:szCs w:val="22"/>
        </w:rPr>
        <w:t xml:space="preserve">en </w:t>
      </w:r>
      <w:r w:rsidR="00170848" w:rsidRPr="002A72D0">
        <w:rPr>
          <w:rFonts w:ascii="Arial" w:hAnsi="Arial" w:cs="Arial"/>
          <w:sz w:val="22"/>
          <w:szCs w:val="22"/>
        </w:rPr>
        <w:t xml:space="preserve">las astas de un ventilador </w:t>
      </w:r>
      <w:r w:rsidR="000D37FE">
        <w:rPr>
          <w:rFonts w:ascii="Arial" w:hAnsi="Arial" w:cs="Arial"/>
          <w:sz w:val="22"/>
          <w:szCs w:val="22"/>
        </w:rPr>
        <w:t>y</w:t>
      </w:r>
      <w:r w:rsidR="000D37FE" w:rsidRPr="002A72D0">
        <w:rPr>
          <w:rFonts w:ascii="Arial" w:hAnsi="Arial" w:cs="Arial"/>
          <w:sz w:val="22"/>
          <w:szCs w:val="22"/>
        </w:rPr>
        <w:t xml:space="preserve"> </w:t>
      </w:r>
      <w:r w:rsidR="000D37FE">
        <w:rPr>
          <w:rFonts w:ascii="Arial" w:hAnsi="Arial" w:cs="Arial"/>
          <w:sz w:val="22"/>
          <w:szCs w:val="22"/>
        </w:rPr>
        <w:t xml:space="preserve">en </w:t>
      </w:r>
      <w:r w:rsidR="00EF5FCB" w:rsidRPr="002A72D0">
        <w:rPr>
          <w:rFonts w:ascii="Arial" w:hAnsi="Arial" w:cs="Arial"/>
          <w:sz w:val="22"/>
          <w:szCs w:val="22"/>
        </w:rPr>
        <w:t xml:space="preserve">la rueda de </w:t>
      </w:r>
      <w:r w:rsidR="000D37FE">
        <w:rPr>
          <w:rFonts w:ascii="Arial" w:hAnsi="Arial" w:cs="Arial"/>
          <w:sz w:val="22"/>
          <w:szCs w:val="22"/>
        </w:rPr>
        <w:t>C</w:t>
      </w:r>
      <w:r w:rsidR="00EF5FCB" w:rsidRPr="002A72D0">
        <w:rPr>
          <w:rFonts w:ascii="Arial" w:hAnsi="Arial" w:cs="Arial"/>
          <w:sz w:val="22"/>
          <w:szCs w:val="22"/>
        </w:rPr>
        <w:t>hicago cuando está</w:t>
      </w:r>
      <w:r w:rsidR="00170848" w:rsidRPr="002A72D0">
        <w:rPr>
          <w:rFonts w:ascii="Arial" w:hAnsi="Arial" w:cs="Arial"/>
          <w:sz w:val="22"/>
          <w:szCs w:val="22"/>
        </w:rPr>
        <w:t>s en el parque de diversiones</w:t>
      </w:r>
      <w:r w:rsidR="000D37FE">
        <w:rPr>
          <w:rFonts w:ascii="Arial" w:hAnsi="Arial" w:cs="Arial"/>
          <w:sz w:val="22"/>
          <w:szCs w:val="22"/>
        </w:rPr>
        <w:t>.</w:t>
      </w:r>
      <w:r w:rsidR="00BF0CEB" w:rsidRPr="002A72D0">
        <w:rPr>
          <w:rFonts w:ascii="Arial" w:hAnsi="Arial" w:cs="Arial"/>
          <w:sz w:val="22"/>
          <w:szCs w:val="22"/>
        </w:rPr>
        <w:t xml:space="preserve"> </w:t>
      </w:r>
      <w:r w:rsidR="000D37FE">
        <w:rPr>
          <w:rFonts w:ascii="Arial" w:hAnsi="Arial" w:cs="Arial"/>
          <w:sz w:val="22"/>
          <w:szCs w:val="22"/>
        </w:rPr>
        <w:t>T</w:t>
      </w:r>
      <w:r w:rsidR="00BF0CEB" w:rsidRPr="002A72D0">
        <w:rPr>
          <w:rFonts w:ascii="Arial" w:hAnsi="Arial" w:cs="Arial"/>
          <w:sz w:val="22"/>
          <w:szCs w:val="22"/>
        </w:rPr>
        <w:t xml:space="preserve">odos </w:t>
      </w:r>
      <w:r w:rsidR="000D37FE">
        <w:rPr>
          <w:rFonts w:ascii="Arial" w:hAnsi="Arial" w:cs="Arial"/>
          <w:sz w:val="22"/>
          <w:szCs w:val="22"/>
        </w:rPr>
        <w:t>l</w:t>
      </w:r>
      <w:r w:rsidR="00BF0CEB" w:rsidRPr="002A72D0">
        <w:rPr>
          <w:rFonts w:ascii="Arial" w:hAnsi="Arial" w:cs="Arial"/>
          <w:sz w:val="22"/>
          <w:szCs w:val="22"/>
        </w:rPr>
        <w:t xml:space="preserve">os </w:t>
      </w:r>
      <w:r w:rsidR="000D37FE">
        <w:rPr>
          <w:rFonts w:ascii="Arial" w:hAnsi="Arial" w:cs="Arial"/>
          <w:sz w:val="22"/>
          <w:szCs w:val="22"/>
        </w:rPr>
        <w:t xml:space="preserve">anteriores </w:t>
      </w:r>
      <w:r w:rsidR="00BF0CEB" w:rsidRPr="002A72D0">
        <w:rPr>
          <w:rFonts w:ascii="Arial" w:hAnsi="Arial" w:cs="Arial"/>
          <w:sz w:val="22"/>
          <w:szCs w:val="22"/>
        </w:rPr>
        <w:t>describen un giro.</w:t>
      </w:r>
    </w:p>
    <w:p w:rsidR="002857CF" w:rsidRPr="002A72D0" w:rsidRDefault="002857CF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525239">
        <w:tc>
          <w:tcPr>
            <w:tcW w:w="9033" w:type="dxa"/>
            <w:gridSpan w:val="2"/>
            <w:shd w:val="clear" w:color="auto" w:fill="0D0D0D" w:themeFill="text1" w:themeFillTint="F2"/>
          </w:tcPr>
          <w:p w:rsidR="00170848" w:rsidRPr="002A72D0" w:rsidRDefault="00170848" w:rsidP="0052523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525239">
        <w:tc>
          <w:tcPr>
            <w:tcW w:w="2518" w:type="dxa"/>
          </w:tcPr>
          <w:p w:rsidR="00170848" w:rsidRPr="002A72D0" w:rsidRDefault="00170848" w:rsidP="0052523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170848" w:rsidRPr="002A72D0" w:rsidRDefault="00EF5FCB" w:rsidP="00170848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</w:t>
            </w:r>
            <w:r w:rsidR="00AB4BA7">
              <w:rPr>
                <w:rFonts w:ascii="Arial" w:hAnsi="Arial" w:cs="Arial"/>
              </w:rPr>
              <w:t>0</w:t>
            </w:r>
            <w:r w:rsidRPr="002A72D0">
              <w:rPr>
                <w:rFonts w:ascii="Arial" w:hAnsi="Arial" w:cs="Arial"/>
              </w:rPr>
              <w:t>9</w:t>
            </w:r>
          </w:p>
        </w:tc>
      </w:tr>
      <w:tr w:rsidR="00664E13" w:rsidRPr="002A72D0" w:rsidTr="00525239">
        <w:tc>
          <w:tcPr>
            <w:tcW w:w="2518" w:type="dxa"/>
          </w:tcPr>
          <w:p w:rsidR="00170848" w:rsidRPr="002A72D0" w:rsidRDefault="00170848" w:rsidP="0052523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170848" w:rsidRPr="002A72D0" w:rsidRDefault="00170848" w:rsidP="0052523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Rotación en nuestro medio</w:t>
            </w:r>
          </w:p>
        </w:tc>
      </w:tr>
      <w:tr w:rsidR="00664E13" w:rsidRPr="002A72D0" w:rsidTr="00525239">
        <w:tc>
          <w:tcPr>
            <w:tcW w:w="2518" w:type="dxa"/>
          </w:tcPr>
          <w:p w:rsidR="00170848" w:rsidRPr="002A72D0" w:rsidRDefault="00170848" w:rsidP="0052523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15" w:type="dxa"/>
          </w:tcPr>
          <w:p w:rsidR="00170848" w:rsidRPr="002A72D0" w:rsidRDefault="008925F6" w:rsidP="0052523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hyperlink r:id="rId16" w:history="1">
              <w:r w:rsidR="00170848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136248176</w:t>
              </w:r>
            </w:hyperlink>
            <w:r w:rsidR="00170848" w:rsidRPr="002A72D0">
              <w:rPr>
                <w:rFonts w:ascii="Arial" w:hAnsi="Arial" w:cs="Arial"/>
              </w:rPr>
              <w:t xml:space="preserve">  </w:t>
            </w:r>
            <w:hyperlink r:id="rId17" w:history="1">
              <w:r w:rsidR="00170848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136579868</w:t>
              </w:r>
            </w:hyperlink>
            <w:r w:rsidR="00170848" w:rsidRPr="002A72D0">
              <w:rPr>
                <w:rFonts w:ascii="Arial" w:hAnsi="Arial" w:cs="Arial"/>
              </w:rPr>
              <w:t xml:space="preserve"> </w:t>
            </w:r>
            <w:r w:rsidR="00D5069B" w:rsidRPr="002A72D0">
              <w:rPr>
                <w:rFonts w:ascii="Arial" w:hAnsi="Arial" w:cs="Arial"/>
              </w:rPr>
              <w:t xml:space="preserve"> </w:t>
            </w:r>
            <w:hyperlink r:id="rId18" w:history="1">
              <w:r w:rsidR="00170848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175095887</w:t>
              </w:r>
            </w:hyperlink>
            <w:r w:rsidR="00170848" w:rsidRPr="002A72D0">
              <w:rPr>
                <w:rFonts w:ascii="Arial" w:hAnsi="Arial" w:cs="Arial"/>
              </w:rPr>
              <w:t xml:space="preserve"> </w:t>
            </w:r>
            <w:hyperlink r:id="rId19" w:history="1">
              <w:r w:rsidR="00170848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56591119</w:t>
              </w:r>
            </w:hyperlink>
            <w:r w:rsidR="00170848" w:rsidRPr="002A72D0">
              <w:rPr>
                <w:rFonts w:ascii="Arial" w:hAnsi="Arial" w:cs="Arial"/>
              </w:rPr>
              <w:t xml:space="preserve"> </w:t>
            </w:r>
          </w:p>
          <w:p w:rsidR="00170848" w:rsidRPr="002A72D0" w:rsidRDefault="008925F6" w:rsidP="00D5069B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hyperlink r:id="rId20" w:history="1">
              <w:r w:rsidR="0008475B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126336782</w:t>
              </w:r>
            </w:hyperlink>
            <w:r w:rsidR="00170848" w:rsidRPr="002A72D0">
              <w:rPr>
                <w:rFonts w:ascii="Arial" w:hAnsi="Arial" w:cs="Arial"/>
              </w:rPr>
              <w:t xml:space="preserve">    </w:t>
            </w:r>
            <w:hyperlink r:id="rId21" w:history="1">
              <w:r w:rsidR="00170848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237803821</w:t>
              </w:r>
            </w:hyperlink>
            <w:r w:rsidR="00170848" w:rsidRPr="002A72D0">
              <w:rPr>
                <w:rFonts w:ascii="Arial" w:hAnsi="Arial" w:cs="Arial"/>
              </w:rPr>
              <w:t xml:space="preserve">  </w:t>
            </w:r>
            <w:hyperlink r:id="rId22" w:history="1">
              <w:r w:rsidR="00170848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125248724</w:t>
              </w:r>
            </w:hyperlink>
            <w:r w:rsidR="00D5069B" w:rsidRPr="002A72D0">
              <w:rPr>
                <w:rFonts w:ascii="Arial" w:hAnsi="Arial" w:cs="Arial"/>
              </w:rPr>
              <w:t xml:space="preserve"> </w:t>
            </w:r>
            <w:hyperlink r:id="rId23" w:history="1">
              <w:r w:rsidR="00D5069B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3176854</w:t>
              </w:r>
            </w:hyperlink>
          </w:p>
        </w:tc>
      </w:tr>
      <w:tr w:rsidR="00170848" w:rsidRPr="002A72D0" w:rsidTr="00525239">
        <w:tc>
          <w:tcPr>
            <w:tcW w:w="2518" w:type="dxa"/>
          </w:tcPr>
          <w:p w:rsidR="00170848" w:rsidRPr="002A72D0" w:rsidRDefault="00170848" w:rsidP="0052523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170848" w:rsidP="00922AE7">
            <w:pPr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 xml:space="preserve">Diferentes actividades </w:t>
            </w:r>
            <w:r w:rsidR="00150243" w:rsidRPr="002A72D0">
              <w:rPr>
                <w:rFonts w:ascii="Arial" w:hAnsi="Arial" w:cs="Arial"/>
              </w:rPr>
              <w:t xml:space="preserve">de </w:t>
            </w:r>
            <w:r w:rsidR="000B1EA6">
              <w:rPr>
                <w:rFonts w:ascii="Arial" w:hAnsi="Arial" w:cs="Arial"/>
              </w:rPr>
              <w:t>l</w:t>
            </w:r>
            <w:r w:rsidR="000B1EA6" w:rsidRPr="002A72D0">
              <w:rPr>
                <w:rFonts w:ascii="Arial" w:hAnsi="Arial" w:cs="Arial"/>
              </w:rPr>
              <w:t xml:space="preserve">a </w:t>
            </w:r>
            <w:r w:rsidR="00150243" w:rsidRPr="002A72D0">
              <w:rPr>
                <w:rFonts w:ascii="Arial" w:hAnsi="Arial" w:cs="Arial"/>
              </w:rPr>
              <w:t xml:space="preserve">vida cotidiana </w:t>
            </w:r>
            <w:r w:rsidRPr="002A72D0">
              <w:rPr>
                <w:rFonts w:ascii="Arial" w:hAnsi="Arial" w:cs="Arial"/>
              </w:rPr>
              <w:t xml:space="preserve">describen </w:t>
            </w:r>
            <w:r w:rsidR="00B81598">
              <w:rPr>
                <w:rFonts w:ascii="Arial" w:hAnsi="Arial" w:cs="Arial"/>
              </w:rPr>
              <w:t xml:space="preserve">el movimiento de </w:t>
            </w:r>
            <w:r w:rsidRPr="002A72D0">
              <w:rPr>
                <w:rFonts w:ascii="Arial" w:hAnsi="Arial" w:cs="Arial"/>
              </w:rPr>
              <w:t>rotaci</w:t>
            </w:r>
            <w:r w:rsidR="00B81598">
              <w:rPr>
                <w:rFonts w:ascii="Arial" w:hAnsi="Arial" w:cs="Arial"/>
              </w:rPr>
              <w:t>ón.</w:t>
            </w:r>
          </w:p>
        </w:tc>
      </w:tr>
    </w:tbl>
    <w:p w:rsidR="003D1A80" w:rsidRPr="002A72D0" w:rsidRDefault="003D1A80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3A470A" w:rsidRPr="002A72D0" w:rsidRDefault="003A470A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Profundiza: recurso nuevo</w:t>
            </w:r>
          </w:p>
        </w:tc>
      </w:tr>
      <w:tr w:rsidR="00664E13" w:rsidRPr="002A72D0" w:rsidTr="003A470A">
        <w:tc>
          <w:tcPr>
            <w:tcW w:w="2518" w:type="dxa"/>
            <w:shd w:val="clear" w:color="auto" w:fill="A6A6A6" w:themeFill="background1" w:themeFillShade="A6"/>
          </w:tcPr>
          <w:p w:rsidR="003A470A" w:rsidRPr="002A72D0" w:rsidRDefault="003A470A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  <w:shd w:val="clear" w:color="auto" w:fill="A6A6A6" w:themeFill="background1" w:themeFillShade="A6"/>
          </w:tcPr>
          <w:p w:rsidR="003A470A" w:rsidRPr="002A72D0" w:rsidRDefault="003A470A" w:rsidP="003A470A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 xml:space="preserve">MA_06_12_REC50 </w:t>
            </w:r>
          </w:p>
        </w:tc>
      </w:tr>
      <w:tr w:rsidR="00664E13" w:rsidRPr="002A72D0" w:rsidTr="003A470A">
        <w:tc>
          <w:tcPr>
            <w:tcW w:w="2518" w:type="dxa"/>
            <w:shd w:val="clear" w:color="auto" w:fill="A6A6A6" w:themeFill="background1" w:themeFillShade="A6"/>
          </w:tcPr>
          <w:p w:rsidR="003A470A" w:rsidRPr="002A72D0" w:rsidRDefault="003A470A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  <w:shd w:val="clear" w:color="auto" w:fill="A6A6A6" w:themeFill="background1" w:themeFillShade="A6"/>
          </w:tcPr>
          <w:p w:rsidR="003A470A" w:rsidRPr="002A72D0" w:rsidRDefault="00BF1728" w:rsidP="003A470A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La rotación </w:t>
            </w:r>
            <w:r w:rsidR="00B81598">
              <w:rPr>
                <w:rFonts w:ascii="Arial" w:hAnsi="Arial" w:cs="Arial"/>
              </w:rPr>
              <w:t>en elementos de nuestro entorno</w:t>
            </w:r>
          </w:p>
        </w:tc>
      </w:tr>
      <w:tr w:rsidR="00664E13" w:rsidRPr="002A72D0" w:rsidTr="003A470A">
        <w:tc>
          <w:tcPr>
            <w:tcW w:w="2518" w:type="dxa"/>
            <w:shd w:val="clear" w:color="auto" w:fill="A6A6A6" w:themeFill="background1" w:themeFillShade="A6"/>
          </w:tcPr>
          <w:p w:rsidR="003A470A" w:rsidRPr="002A72D0" w:rsidRDefault="003A470A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  <w:shd w:val="clear" w:color="auto" w:fill="A6A6A6" w:themeFill="background1" w:themeFillShade="A6"/>
          </w:tcPr>
          <w:p w:rsidR="003A470A" w:rsidRPr="002A72D0" w:rsidRDefault="00BF1728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Secuencia de imágenes de elementos de nuestro entorno</w:t>
            </w:r>
            <w:r w:rsidR="00B81598">
              <w:rPr>
                <w:rFonts w:ascii="Arial" w:hAnsi="Arial" w:cs="Arial"/>
              </w:rPr>
              <w:t xml:space="preserve"> en donde se aplica la rotación</w:t>
            </w:r>
          </w:p>
        </w:tc>
      </w:tr>
    </w:tbl>
    <w:p w:rsidR="00150243" w:rsidRPr="002A72D0" w:rsidRDefault="000B1EA6" w:rsidP="00150243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>E</w:t>
      </w:r>
      <w:r>
        <w:rPr>
          <w:rFonts w:ascii="Arial" w:hAnsi="Arial" w:cs="Arial"/>
          <w:sz w:val="22"/>
          <w:szCs w:val="22"/>
        </w:rPr>
        <w:t>l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150243" w:rsidRPr="002A72D0">
        <w:rPr>
          <w:rFonts w:ascii="Arial" w:hAnsi="Arial" w:cs="Arial"/>
          <w:sz w:val="22"/>
          <w:szCs w:val="22"/>
        </w:rPr>
        <w:t xml:space="preserve">movimiento de rotación </w:t>
      </w:r>
      <w:r w:rsidR="00B81598">
        <w:rPr>
          <w:rFonts w:ascii="Arial" w:hAnsi="Arial" w:cs="Arial"/>
          <w:sz w:val="22"/>
          <w:szCs w:val="22"/>
        </w:rPr>
        <w:t>también se aplica a las figuras en el plano</w:t>
      </w:r>
      <w:r>
        <w:rPr>
          <w:rFonts w:ascii="Arial" w:hAnsi="Arial" w:cs="Arial"/>
          <w:sz w:val="22"/>
          <w:szCs w:val="22"/>
        </w:rPr>
        <w:t>.</w:t>
      </w:r>
      <w:r w:rsidR="00150243" w:rsidRPr="002A72D0">
        <w:rPr>
          <w:rFonts w:ascii="Arial" w:hAnsi="Arial" w:cs="Arial"/>
          <w:sz w:val="22"/>
          <w:szCs w:val="22"/>
        </w:rPr>
        <w:t xml:space="preserve"> Por ejemplo, si rotas</w:t>
      </w:r>
      <w:r w:rsidR="00F57A4A" w:rsidRPr="002A72D0">
        <w:rPr>
          <w:rFonts w:ascii="Arial" w:hAnsi="Arial" w:cs="Arial"/>
          <w:sz w:val="22"/>
          <w:szCs w:val="22"/>
        </w:rPr>
        <w:t xml:space="preserve"> desde el punto </w:t>
      </w:r>
      <w:r w:rsidR="00C515C7" w:rsidRPr="002A72D0">
        <w:rPr>
          <w:rFonts w:ascii="Arial" w:hAnsi="Arial" w:cs="Arial"/>
          <w:i/>
          <w:sz w:val="22"/>
          <w:szCs w:val="22"/>
        </w:rPr>
        <w:t>D</w:t>
      </w:r>
      <w:r w:rsidR="00F57A4A" w:rsidRPr="002A72D0">
        <w:rPr>
          <w:rFonts w:ascii="Arial" w:hAnsi="Arial" w:cs="Arial"/>
          <w:sz w:val="22"/>
          <w:szCs w:val="22"/>
        </w:rPr>
        <w:t>(9,</w:t>
      </w:r>
      <w:r w:rsidR="00B81598">
        <w:rPr>
          <w:rFonts w:ascii="Arial" w:hAnsi="Arial" w:cs="Arial"/>
          <w:sz w:val="22"/>
          <w:szCs w:val="22"/>
        </w:rPr>
        <w:t xml:space="preserve"> </w:t>
      </w:r>
      <w:r w:rsidR="00F57A4A" w:rsidRPr="002A72D0">
        <w:rPr>
          <w:rFonts w:ascii="Arial" w:hAnsi="Arial" w:cs="Arial"/>
          <w:sz w:val="22"/>
          <w:szCs w:val="22"/>
        </w:rPr>
        <w:t>4</w:t>
      </w:r>
      <w:r w:rsidR="00DB3B65" w:rsidRPr="002A72D0">
        <w:rPr>
          <w:rFonts w:ascii="Arial" w:hAnsi="Arial" w:cs="Arial"/>
          <w:sz w:val="22"/>
          <w:szCs w:val="22"/>
        </w:rPr>
        <w:t xml:space="preserve">) </w:t>
      </w:r>
      <w:r w:rsidR="00B81598">
        <w:rPr>
          <w:rFonts w:ascii="Arial" w:hAnsi="Arial" w:cs="Arial"/>
          <w:sz w:val="22"/>
          <w:szCs w:val="22"/>
        </w:rPr>
        <w:t xml:space="preserve">el triángulo </w:t>
      </w:r>
      <w:r w:rsidR="00B81598" w:rsidRPr="00B81598">
        <w:rPr>
          <w:rFonts w:ascii="Arial" w:hAnsi="Arial" w:cs="Arial"/>
          <w:i/>
          <w:sz w:val="22"/>
          <w:szCs w:val="22"/>
        </w:rPr>
        <w:t>ABC</w:t>
      </w:r>
      <w:r w:rsidR="00B81598">
        <w:rPr>
          <w:rFonts w:ascii="Arial" w:hAnsi="Arial" w:cs="Arial"/>
          <w:sz w:val="22"/>
          <w:szCs w:val="22"/>
        </w:rPr>
        <w:t>,</w:t>
      </w:r>
      <w:r w:rsidR="00DB3B65" w:rsidRPr="002A72D0">
        <w:rPr>
          <w:rFonts w:ascii="Arial" w:hAnsi="Arial" w:cs="Arial"/>
          <w:sz w:val="22"/>
          <w:szCs w:val="22"/>
        </w:rPr>
        <w:t xml:space="preserve"> 1</w:t>
      </w:r>
      <w:r w:rsidR="002E6883" w:rsidRPr="002A72D0">
        <w:rPr>
          <w:rFonts w:ascii="Arial" w:hAnsi="Arial" w:cs="Arial"/>
          <w:sz w:val="22"/>
          <w:szCs w:val="22"/>
        </w:rPr>
        <w:t>50</w:t>
      </w:r>
      <w:r w:rsidR="00B81598">
        <w:rPr>
          <w:rFonts w:ascii="Arial" w:hAnsi="Arial" w:cs="Arial"/>
          <w:sz w:val="22"/>
          <w:szCs w:val="22"/>
        </w:rPr>
        <w:t xml:space="preserve">° </w:t>
      </w:r>
      <w:r w:rsidR="00C515C7" w:rsidRPr="002A72D0">
        <w:rPr>
          <w:rFonts w:ascii="Arial" w:hAnsi="Arial" w:cs="Arial"/>
          <w:sz w:val="22"/>
          <w:szCs w:val="22"/>
        </w:rPr>
        <w:t xml:space="preserve">en </w:t>
      </w:r>
      <w:r w:rsidR="00B81598">
        <w:rPr>
          <w:rFonts w:ascii="Arial" w:hAnsi="Arial" w:cs="Arial"/>
          <w:sz w:val="22"/>
          <w:szCs w:val="22"/>
        </w:rPr>
        <w:t xml:space="preserve">el </w:t>
      </w:r>
      <w:r w:rsidR="00C515C7" w:rsidRPr="002A72D0">
        <w:rPr>
          <w:rFonts w:ascii="Arial" w:hAnsi="Arial" w:cs="Arial"/>
          <w:sz w:val="22"/>
          <w:szCs w:val="22"/>
        </w:rPr>
        <w:t xml:space="preserve">sentido </w:t>
      </w:r>
      <w:r w:rsidR="00B81598">
        <w:rPr>
          <w:rFonts w:ascii="Arial" w:hAnsi="Arial" w:cs="Arial"/>
          <w:sz w:val="22"/>
          <w:szCs w:val="22"/>
        </w:rPr>
        <w:t>contrario a las manecillas del reloj</w:t>
      </w:r>
      <w:r w:rsidR="00C515C7" w:rsidRPr="002A72D0">
        <w:rPr>
          <w:rFonts w:ascii="Arial" w:hAnsi="Arial" w:cs="Arial"/>
          <w:sz w:val="22"/>
          <w:szCs w:val="22"/>
        </w:rPr>
        <w:t xml:space="preserve">, </w:t>
      </w:r>
      <w:r w:rsidR="00150243" w:rsidRPr="002A72D0">
        <w:rPr>
          <w:rFonts w:ascii="Arial" w:hAnsi="Arial" w:cs="Arial"/>
          <w:sz w:val="22"/>
          <w:szCs w:val="22"/>
        </w:rPr>
        <w:t xml:space="preserve">se obtiene </w:t>
      </w:r>
      <w:r w:rsidR="00B81598">
        <w:rPr>
          <w:rFonts w:ascii="Arial" w:hAnsi="Arial" w:cs="Arial"/>
          <w:sz w:val="22"/>
          <w:szCs w:val="22"/>
        </w:rPr>
        <w:t>el triángulo</w:t>
      </w:r>
      <w:r w:rsidR="00150243" w:rsidRPr="002A72D0">
        <w:rPr>
          <w:rFonts w:ascii="Arial" w:hAnsi="Arial" w:cs="Arial"/>
          <w:i/>
          <w:sz w:val="22"/>
          <w:szCs w:val="22"/>
        </w:rPr>
        <w:t xml:space="preserve"> A´B´C´</w:t>
      </w:r>
      <w:r w:rsidR="00C515C7" w:rsidRPr="002A72D0">
        <w:rPr>
          <w:rFonts w:ascii="Arial" w:hAnsi="Arial" w:cs="Arial"/>
          <w:i/>
          <w:sz w:val="22"/>
          <w:szCs w:val="22"/>
        </w:rPr>
        <w:t>.</w:t>
      </w:r>
    </w:p>
    <w:p w:rsidR="00150243" w:rsidRPr="002A72D0" w:rsidRDefault="00150243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2A72D0" w:rsidTr="00664E13">
        <w:tc>
          <w:tcPr>
            <w:tcW w:w="8828" w:type="dxa"/>
            <w:gridSpan w:val="2"/>
            <w:shd w:val="clear" w:color="auto" w:fill="0D0D0D" w:themeFill="text1" w:themeFillTint="F2"/>
          </w:tcPr>
          <w:p w:rsidR="00150243" w:rsidRPr="002A72D0" w:rsidRDefault="00150243" w:rsidP="00664E13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664E13">
        <w:trPr>
          <w:trHeight w:val="356"/>
        </w:trPr>
        <w:tc>
          <w:tcPr>
            <w:tcW w:w="2471" w:type="dxa"/>
          </w:tcPr>
          <w:p w:rsidR="00150243" w:rsidRPr="002A72D0" w:rsidRDefault="00150243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150243" w:rsidRPr="002A72D0" w:rsidRDefault="00150243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MA_06_12_IMG10</w:t>
            </w:r>
          </w:p>
        </w:tc>
      </w:tr>
      <w:tr w:rsidR="00664E13" w:rsidRPr="002A72D0" w:rsidTr="00664E13">
        <w:tc>
          <w:tcPr>
            <w:tcW w:w="2471" w:type="dxa"/>
          </w:tcPr>
          <w:p w:rsidR="00150243" w:rsidRPr="002A72D0" w:rsidRDefault="00150243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150243" w:rsidRPr="002A72D0" w:rsidRDefault="00150243" w:rsidP="00664E13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Rotación de figuras</w:t>
            </w:r>
          </w:p>
        </w:tc>
      </w:tr>
      <w:tr w:rsidR="00664E13" w:rsidRPr="002A72D0" w:rsidTr="00664E13">
        <w:tc>
          <w:tcPr>
            <w:tcW w:w="2471" w:type="dxa"/>
          </w:tcPr>
          <w:p w:rsidR="00150243" w:rsidRPr="002A72D0" w:rsidRDefault="00150243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357" w:type="dxa"/>
          </w:tcPr>
          <w:p w:rsidR="00150243" w:rsidRPr="002A72D0" w:rsidRDefault="00150243" w:rsidP="00664E13">
            <w:pPr>
              <w:jc w:val="center"/>
              <w:rPr>
                <w:rFonts w:ascii="Arial" w:hAnsi="Arial" w:cs="Arial"/>
              </w:rPr>
            </w:pPr>
          </w:p>
          <w:p w:rsidR="00C515C7" w:rsidRPr="002A72D0" w:rsidRDefault="00C515C7" w:rsidP="00664E13">
            <w:pPr>
              <w:jc w:val="center"/>
              <w:rPr>
                <w:rFonts w:ascii="Arial" w:hAnsi="Arial" w:cs="Arial"/>
              </w:rPr>
            </w:pPr>
          </w:p>
          <w:p w:rsidR="00150243" w:rsidRPr="002A72D0" w:rsidRDefault="00DB3B65" w:rsidP="00664E13">
            <w:pPr>
              <w:jc w:val="center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210937" cy="166693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 cstate="print"/>
                          <a:srcRect l="17346" t="28047" r="35217" b="13990"/>
                          <a:stretch/>
                        </pic:blipFill>
                        <pic:spPr bwMode="auto">
                          <a:xfrm>
                            <a:off x="0" y="0"/>
                            <a:ext cx="2223483" cy="1676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50243" w:rsidRPr="002A72D0" w:rsidRDefault="00150243" w:rsidP="00664E13">
            <w:pPr>
              <w:rPr>
                <w:rFonts w:ascii="Arial" w:hAnsi="Arial" w:cs="Arial"/>
              </w:rPr>
            </w:pPr>
          </w:p>
        </w:tc>
      </w:tr>
      <w:tr w:rsidR="00150243" w:rsidRPr="002A72D0" w:rsidTr="00B81598">
        <w:trPr>
          <w:trHeight w:val="831"/>
        </w:trPr>
        <w:tc>
          <w:tcPr>
            <w:tcW w:w="2471" w:type="dxa"/>
          </w:tcPr>
          <w:p w:rsidR="00150243" w:rsidRPr="002A72D0" w:rsidRDefault="00150243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Default="002E6883" w:rsidP="00922AE7">
            <w:pPr>
              <w:tabs>
                <w:tab w:val="left" w:pos="1901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eastAsiaTheme="minorEastAsia" w:hAnsi="Arial" w:cs="Arial"/>
              </w:rPr>
              <w:t xml:space="preserve">La figura </w:t>
            </w:r>
            <w:r w:rsidRPr="002A72D0">
              <w:rPr>
                <w:rFonts w:ascii="Arial" w:eastAsiaTheme="minorEastAsia" w:hAnsi="Arial" w:cs="Arial"/>
                <w:i/>
              </w:rPr>
              <w:t>A</w:t>
            </w:r>
            <w:r w:rsidRPr="002A72D0">
              <w:rPr>
                <w:rFonts w:ascii="Arial" w:hAnsi="Arial" w:cs="Arial"/>
                <w:i/>
              </w:rPr>
              <w:t>´</w:t>
            </w:r>
            <w:r w:rsidRPr="002A72D0">
              <w:rPr>
                <w:rFonts w:ascii="Arial" w:eastAsiaTheme="minorEastAsia" w:hAnsi="Arial" w:cs="Arial"/>
                <w:i/>
              </w:rPr>
              <w:t>B</w:t>
            </w:r>
            <w:r w:rsidRPr="002A72D0">
              <w:rPr>
                <w:rFonts w:ascii="Arial" w:hAnsi="Arial" w:cs="Arial"/>
                <w:i/>
              </w:rPr>
              <w:t>´</w:t>
            </w:r>
            <w:r w:rsidRPr="002A72D0">
              <w:rPr>
                <w:rFonts w:ascii="Arial" w:eastAsiaTheme="minorEastAsia" w:hAnsi="Arial" w:cs="Arial"/>
                <w:i/>
              </w:rPr>
              <w:t>C</w:t>
            </w:r>
            <w:r w:rsidRPr="002A72D0">
              <w:rPr>
                <w:rFonts w:ascii="Arial" w:hAnsi="Arial" w:cs="Arial"/>
                <w:i/>
              </w:rPr>
              <w:t xml:space="preserve">´ </w:t>
            </w:r>
            <w:r w:rsidRPr="002A72D0">
              <w:rPr>
                <w:rFonts w:ascii="Arial" w:hAnsi="Arial" w:cs="Arial"/>
              </w:rPr>
              <w:t xml:space="preserve">es la rotación de la figura </w:t>
            </w:r>
            <w:r w:rsidR="00B81598">
              <w:rPr>
                <w:rFonts w:ascii="Arial" w:hAnsi="Arial" w:cs="Arial"/>
                <w:i/>
              </w:rPr>
              <w:t xml:space="preserve">ABC </w:t>
            </w:r>
            <w:r w:rsidR="00B81598" w:rsidRPr="00B81598">
              <w:rPr>
                <w:rFonts w:ascii="Arial" w:hAnsi="Arial" w:cs="Arial"/>
              </w:rPr>
              <w:t>150° en sentido contrario a las manecillas del reloj.</w:t>
            </w:r>
            <w:r w:rsidR="00B81598">
              <w:rPr>
                <w:rFonts w:ascii="Arial" w:hAnsi="Arial" w:cs="Arial"/>
                <w:i/>
              </w:rPr>
              <w:t xml:space="preserve"> </w:t>
            </w:r>
            <w:r w:rsidR="000B1EA6">
              <w:rPr>
                <w:rFonts w:ascii="Arial" w:hAnsi="Arial" w:cs="Arial"/>
              </w:rPr>
              <w:t>E</w:t>
            </w:r>
            <w:r w:rsidR="00B81598" w:rsidRPr="00B81598">
              <w:rPr>
                <w:rFonts w:ascii="Arial" w:hAnsi="Arial" w:cs="Arial"/>
              </w:rPr>
              <w:t xml:space="preserve">l punto </w:t>
            </w:r>
            <w:r w:rsidR="00B81598" w:rsidRPr="00B81598">
              <w:rPr>
                <w:rFonts w:ascii="Arial" w:hAnsi="Arial" w:cs="Arial"/>
                <w:i/>
              </w:rPr>
              <w:t>D</w:t>
            </w:r>
            <w:r w:rsidR="000B1EA6">
              <w:rPr>
                <w:rFonts w:ascii="Arial" w:hAnsi="Arial" w:cs="Arial"/>
              </w:rPr>
              <w:t xml:space="preserve"> es</w:t>
            </w:r>
            <w:r w:rsidR="00B81598">
              <w:rPr>
                <w:rFonts w:ascii="Arial" w:hAnsi="Arial" w:cs="Arial"/>
              </w:rPr>
              <w:t xml:space="preserve"> </w:t>
            </w:r>
            <w:r w:rsidR="00B81598" w:rsidRPr="00B81598">
              <w:rPr>
                <w:rFonts w:ascii="Arial" w:hAnsi="Arial" w:cs="Arial"/>
              </w:rPr>
              <w:t>el centro de rotación.</w:t>
            </w:r>
          </w:p>
        </w:tc>
      </w:tr>
    </w:tbl>
    <w:p w:rsidR="00150243" w:rsidRPr="002A72D0" w:rsidRDefault="00150243" w:rsidP="00FA1374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64E13" w:rsidRPr="002A72D0" w:rsidTr="00664E13">
        <w:tc>
          <w:tcPr>
            <w:tcW w:w="8978" w:type="dxa"/>
            <w:gridSpan w:val="2"/>
            <w:shd w:val="clear" w:color="auto" w:fill="000000" w:themeFill="text1"/>
          </w:tcPr>
          <w:p w:rsidR="00531767" w:rsidRPr="002A72D0" w:rsidRDefault="00531767" w:rsidP="00664E13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Destacado</w:t>
            </w:r>
          </w:p>
        </w:tc>
      </w:tr>
      <w:tr w:rsidR="00664E13" w:rsidRPr="002A72D0" w:rsidTr="00664E13">
        <w:tc>
          <w:tcPr>
            <w:tcW w:w="2518" w:type="dxa"/>
          </w:tcPr>
          <w:p w:rsidR="00531767" w:rsidRPr="002A72D0" w:rsidRDefault="00531767" w:rsidP="00664E1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531767" w:rsidRPr="002A72D0" w:rsidRDefault="00531767" w:rsidP="000E6751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 xml:space="preserve">La </w:t>
            </w:r>
            <w:r w:rsidR="000E6751" w:rsidRPr="002A72D0">
              <w:rPr>
                <w:rFonts w:ascii="Arial" w:hAnsi="Arial" w:cs="Arial"/>
                <w:b/>
              </w:rPr>
              <w:t>rotación</w:t>
            </w:r>
          </w:p>
        </w:tc>
      </w:tr>
      <w:tr w:rsidR="00531767" w:rsidRPr="002A72D0" w:rsidTr="00262644">
        <w:trPr>
          <w:trHeight w:val="810"/>
        </w:trPr>
        <w:tc>
          <w:tcPr>
            <w:tcW w:w="2518" w:type="dxa"/>
          </w:tcPr>
          <w:p w:rsidR="00531767" w:rsidRPr="002A72D0" w:rsidRDefault="00531767" w:rsidP="00664E1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CF2406" w:rsidRDefault="00531767" w:rsidP="0053176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La </w:t>
            </w:r>
            <w:r w:rsidRPr="00B81598">
              <w:rPr>
                <w:rFonts w:ascii="Arial" w:hAnsi="Arial" w:cs="Arial"/>
                <w:b/>
              </w:rPr>
              <w:t>rotación</w:t>
            </w:r>
            <w:r w:rsidRPr="002A72D0">
              <w:rPr>
                <w:rFonts w:ascii="Arial" w:hAnsi="Arial" w:cs="Arial"/>
              </w:rPr>
              <w:t xml:space="preserve"> es un movimiento </w:t>
            </w:r>
            <w:r w:rsidR="00CF2406">
              <w:rPr>
                <w:rFonts w:ascii="Arial" w:hAnsi="Arial" w:cs="Arial"/>
              </w:rPr>
              <w:t xml:space="preserve">del plano </w:t>
            </w:r>
            <w:r w:rsidRPr="002A72D0">
              <w:rPr>
                <w:rFonts w:ascii="Arial" w:hAnsi="Arial" w:cs="Arial"/>
              </w:rPr>
              <w:t xml:space="preserve">que consiste en </w:t>
            </w:r>
            <w:r w:rsidR="000B1EA6">
              <w:rPr>
                <w:rFonts w:ascii="Arial" w:hAnsi="Arial" w:cs="Arial"/>
              </w:rPr>
              <w:t>girar</w:t>
            </w:r>
            <w:r w:rsidR="00CF2406">
              <w:rPr>
                <w:rFonts w:ascii="Arial" w:hAnsi="Arial" w:cs="Arial"/>
              </w:rPr>
              <w:t xml:space="preserve"> </w:t>
            </w:r>
            <w:r w:rsidRPr="002A72D0">
              <w:rPr>
                <w:rFonts w:ascii="Arial" w:hAnsi="Arial" w:cs="Arial"/>
              </w:rPr>
              <w:t xml:space="preserve">todos los puntos de una figura respecto a un punto </w:t>
            </w:r>
            <w:r w:rsidR="00CF2406">
              <w:rPr>
                <w:rFonts w:ascii="Arial" w:hAnsi="Arial" w:cs="Arial"/>
              </w:rPr>
              <w:t>de referencia.</w:t>
            </w:r>
          </w:p>
          <w:p w:rsidR="00262644" w:rsidRPr="002A72D0" w:rsidRDefault="00CF2406" w:rsidP="00CF2406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</w:rPr>
              <w:t>A</w:t>
            </w:r>
            <w:r w:rsidR="00262644" w:rsidRPr="002A72D0">
              <w:rPr>
                <w:rFonts w:ascii="Arial" w:hAnsi="Arial" w:cs="Arial"/>
              </w:rPr>
              <w:t xml:space="preserve">l igual que en la traslación, en la rotación se conservan las longitudes de los lados </w:t>
            </w:r>
            <w:r>
              <w:rPr>
                <w:rFonts w:ascii="Arial" w:hAnsi="Arial" w:cs="Arial"/>
              </w:rPr>
              <w:t xml:space="preserve">de la figura </w:t>
            </w:r>
            <w:r w:rsidR="00262644" w:rsidRPr="002A72D0">
              <w:rPr>
                <w:rFonts w:ascii="Arial" w:hAnsi="Arial" w:cs="Arial"/>
              </w:rPr>
              <w:t>y las medidas de los ángulos.</w:t>
            </w:r>
          </w:p>
        </w:tc>
      </w:tr>
    </w:tbl>
    <w:p w:rsidR="00150243" w:rsidRDefault="00150243" w:rsidP="00FA1374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CF2406" w:rsidRPr="002A72D0" w:rsidRDefault="00CF2406" w:rsidP="00CF2406">
      <w:pPr>
        <w:tabs>
          <w:tab w:val="right" w:pos="8498"/>
        </w:tabs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Para determinar la rotación de una figura es necesario indicar tres elementos: </w:t>
      </w:r>
      <w:r w:rsidR="002E1393" w:rsidRPr="00922AE7">
        <w:rPr>
          <w:rFonts w:ascii="Arial" w:hAnsi="Arial" w:cs="Arial"/>
          <w:sz w:val="22"/>
          <w:szCs w:val="22"/>
        </w:rPr>
        <w:t xml:space="preserve">el </w:t>
      </w:r>
      <w:r w:rsidRPr="00CF2406">
        <w:rPr>
          <w:rFonts w:ascii="Arial" w:hAnsi="Arial" w:cs="Arial"/>
          <w:b/>
          <w:sz w:val="22"/>
          <w:szCs w:val="22"/>
        </w:rPr>
        <w:t>centro</w:t>
      </w:r>
      <w:r w:rsidRPr="002A72D0">
        <w:rPr>
          <w:rFonts w:ascii="Arial" w:hAnsi="Arial" w:cs="Arial"/>
          <w:sz w:val="22"/>
          <w:szCs w:val="22"/>
        </w:rPr>
        <w:t xml:space="preserve"> de rotación, que es el punto sobre el cual se realizará la rotación, este puede estar dentro de la figura, en los límites o fuera de esta; </w:t>
      </w:r>
      <w:r w:rsidR="002E1393" w:rsidRPr="00922AE7">
        <w:rPr>
          <w:rFonts w:ascii="Arial" w:hAnsi="Arial" w:cs="Arial"/>
          <w:sz w:val="22"/>
          <w:szCs w:val="22"/>
        </w:rPr>
        <w:t xml:space="preserve">el </w:t>
      </w:r>
      <w:r w:rsidRPr="00CF2406">
        <w:rPr>
          <w:rFonts w:ascii="Arial" w:hAnsi="Arial" w:cs="Arial"/>
          <w:b/>
          <w:sz w:val="22"/>
          <w:szCs w:val="22"/>
        </w:rPr>
        <w:t>ángulo de giro</w:t>
      </w:r>
      <w:r w:rsidR="000B1EA6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que indica la amplitud de giro de cada punto, este se encuentra entre los valores de 0° </w:t>
      </w:r>
      <w:r>
        <w:rPr>
          <w:rFonts w:ascii="Arial" w:hAnsi="Arial" w:cs="Arial"/>
          <w:sz w:val="22"/>
          <w:szCs w:val="22"/>
        </w:rPr>
        <w:t>y 360</w:t>
      </w:r>
      <w:r w:rsidRPr="002A72D0">
        <w:rPr>
          <w:rFonts w:ascii="Arial" w:hAnsi="Arial" w:cs="Arial"/>
          <w:sz w:val="22"/>
          <w:szCs w:val="22"/>
        </w:rPr>
        <w:t>° dado que si es mayor será múltiplo de alguno de estos valores</w:t>
      </w:r>
      <w:r w:rsidR="000B1EA6">
        <w:rPr>
          <w:rFonts w:ascii="Arial" w:hAnsi="Arial" w:cs="Arial"/>
          <w:sz w:val="22"/>
          <w:szCs w:val="22"/>
        </w:rPr>
        <w:t>;</w:t>
      </w:r>
      <w:r w:rsidRPr="002A72D0">
        <w:rPr>
          <w:rFonts w:ascii="Arial" w:hAnsi="Arial" w:cs="Arial"/>
          <w:sz w:val="22"/>
          <w:szCs w:val="22"/>
        </w:rPr>
        <w:t xml:space="preserve"> y el </w:t>
      </w:r>
      <w:r w:rsidRPr="00CF2406">
        <w:rPr>
          <w:rFonts w:ascii="Arial" w:hAnsi="Arial" w:cs="Arial"/>
          <w:b/>
          <w:sz w:val="22"/>
          <w:szCs w:val="22"/>
        </w:rPr>
        <w:t>sentido</w:t>
      </w:r>
      <w:r w:rsidR="000B1EA6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que puede ser positivo si </w:t>
      </w:r>
      <w:r>
        <w:rPr>
          <w:rFonts w:ascii="Arial" w:hAnsi="Arial" w:cs="Arial"/>
          <w:sz w:val="22"/>
          <w:szCs w:val="22"/>
        </w:rPr>
        <w:t>el movimiento es</w:t>
      </w:r>
      <w:r w:rsidRPr="002A72D0">
        <w:rPr>
          <w:rFonts w:ascii="Arial" w:hAnsi="Arial" w:cs="Arial"/>
          <w:sz w:val="22"/>
          <w:szCs w:val="22"/>
        </w:rPr>
        <w:t xml:space="preserve"> contrario </w:t>
      </w:r>
      <w:r>
        <w:rPr>
          <w:rFonts w:ascii="Arial" w:hAnsi="Arial" w:cs="Arial"/>
          <w:sz w:val="22"/>
          <w:szCs w:val="22"/>
        </w:rPr>
        <w:t xml:space="preserve">al de </w:t>
      </w:r>
      <w:r w:rsidRPr="002A72D0">
        <w:rPr>
          <w:rFonts w:ascii="Arial" w:hAnsi="Arial" w:cs="Arial"/>
          <w:sz w:val="22"/>
          <w:szCs w:val="22"/>
        </w:rPr>
        <w:t xml:space="preserve">las manecillas del reloj y negativo </w:t>
      </w:r>
      <w:r>
        <w:rPr>
          <w:rFonts w:ascii="Arial" w:hAnsi="Arial" w:cs="Arial"/>
          <w:sz w:val="22"/>
          <w:szCs w:val="22"/>
        </w:rPr>
        <w:t>si el giro es en el sentido de las manecillas del reloj.</w:t>
      </w:r>
    </w:p>
    <w:p w:rsidR="00150243" w:rsidRPr="002A72D0" w:rsidRDefault="000B1EA6" w:rsidP="00FA1374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Analiza </w:t>
      </w:r>
      <w:r w:rsidR="007C04A8">
        <w:rPr>
          <w:rFonts w:ascii="Arial" w:hAnsi="Arial" w:cs="Arial"/>
          <w:sz w:val="22"/>
          <w:szCs w:val="22"/>
        </w:rPr>
        <w:t>el siguiente ejemplo.</w:t>
      </w:r>
    </w:p>
    <w:p w:rsidR="00150243" w:rsidRPr="002A72D0" w:rsidRDefault="00150243" w:rsidP="00FA1374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895BAE" w:rsidRPr="007C04A8" w:rsidRDefault="007C61ED" w:rsidP="007C04A8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7C04A8">
        <w:rPr>
          <w:rFonts w:ascii="Arial" w:hAnsi="Arial" w:cs="Arial"/>
          <w:sz w:val="22"/>
          <w:szCs w:val="22"/>
        </w:rPr>
        <w:t>Rotar la figura cuyos vértices</w:t>
      </w:r>
      <w:r w:rsidR="007C04A8">
        <w:rPr>
          <w:rFonts w:ascii="Arial" w:hAnsi="Arial" w:cs="Arial"/>
          <w:sz w:val="22"/>
          <w:szCs w:val="22"/>
        </w:rPr>
        <w:t xml:space="preserve"> son</w:t>
      </w:r>
      <w:r w:rsidRPr="007C04A8">
        <w:rPr>
          <w:rFonts w:ascii="Arial" w:hAnsi="Arial" w:cs="Arial"/>
          <w:sz w:val="22"/>
          <w:szCs w:val="22"/>
        </w:rPr>
        <w:t xml:space="preserve"> </w:t>
      </w:r>
      <w:r w:rsidR="00F82015" w:rsidRPr="007C04A8">
        <w:rPr>
          <w:rFonts w:ascii="Arial" w:hAnsi="Arial" w:cs="Arial"/>
          <w:i/>
          <w:sz w:val="22"/>
          <w:szCs w:val="22"/>
        </w:rPr>
        <w:t>A</w:t>
      </w:r>
      <w:r w:rsidR="00F82015" w:rsidRPr="007C04A8">
        <w:rPr>
          <w:rFonts w:ascii="Arial" w:hAnsi="Arial" w:cs="Arial"/>
          <w:sz w:val="22"/>
          <w:szCs w:val="22"/>
        </w:rPr>
        <w:t xml:space="preserve"> (4,</w:t>
      </w:r>
      <w:r w:rsidR="007C04A8">
        <w:rPr>
          <w:rFonts w:ascii="Arial" w:hAnsi="Arial" w:cs="Arial"/>
          <w:sz w:val="22"/>
          <w:szCs w:val="22"/>
        </w:rPr>
        <w:t xml:space="preserve"> –</w:t>
      </w:r>
      <w:r w:rsidR="00F82015" w:rsidRPr="007C04A8">
        <w:rPr>
          <w:rFonts w:ascii="Arial" w:hAnsi="Arial" w:cs="Arial"/>
          <w:sz w:val="22"/>
          <w:szCs w:val="22"/>
        </w:rPr>
        <w:t xml:space="preserve">2), </w:t>
      </w:r>
      <w:r w:rsidR="00F82015" w:rsidRPr="007C04A8">
        <w:rPr>
          <w:rFonts w:ascii="Arial" w:hAnsi="Arial" w:cs="Arial"/>
          <w:i/>
          <w:sz w:val="22"/>
          <w:szCs w:val="22"/>
        </w:rPr>
        <w:t xml:space="preserve">B </w:t>
      </w:r>
      <w:r w:rsidR="00F82015" w:rsidRPr="007C04A8">
        <w:rPr>
          <w:rFonts w:ascii="Arial" w:hAnsi="Arial" w:cs="Arial"/>
          <w:sz w:val="22"/>
          <w:szCs w:val="22"/>
        </w:rPr>
        <w:t>(2,</w:t>
      </w:r>
      <w:r w:rsidR="007C04A8">
        <w:rPr>
          <w:rFonts w:ascii="Arial" w:hAnsi="Arial" w:cs="Arial"/>
          <w:sz w:val="22"/>
          <w:szCs w:val="22"/>
        </w:rPr>
        <w:t xml:space="preserve"> –</w:t>
      </w:r>
      <w:r w:rsidR="00F82015" w:rsidRPr="007C04A8">
        <w:rPr>
          <w:rFonts w:ascii="Arial" w:hAnsi="Arial" w:cs="Arial"/>
          <w:sz w:val="22"/>
          <w:szCs w:val="22"/>
        </w:rPr>
        <w:t xml:space="preserve">3), </w:t>
      </w:r>
      <w:r w:rsidR="00F82015" w:rsidRPr="007C04A8">
        <w:rPr>
          <w:rFonts w:ascii="Arial" w:hAnsi="Arial" w:cs="Arial"/>
          <w:i/>
          <w:sz w:val="22"/>
          <w:szCs w:val="22"/>
        </w:rPr>
        <w:t xml:space="preserve">C </w:t>
      </w:r>
      <w:r w:rsidR="00F82015" w:rsidRPr="007C04A8">
        <w:rPr>
          <w:rFonts w:ascii="Arial" w:hAnsi="Arial" w:cs="Arial"/>
          <w:sz w:val="22"/>
          <w:szCs w:val="22"/>
        </w:rPr>
        <w:t>(4,</w:t>
      </w:r>
      <w:r w:rsidR="007C04A8">
        <w:rPr>
          <w:rFonts w:ascii="Arial" w:hAnsi="Arial" w:cs="Arial"/>
          <w:sz w:val="22"/>
          <w:szCs w:val="22"/>
        </w:rPr>
        <w:t xml:space="preserve"> –</w:t>
      </w:r>
      <w:r w:rsidR="00F82015" w:rsidRPr="007C04A8">
        <w:rPr>
          <w:rFonts w:ascii="Arial" w:hAnsi="Arial" w:cs="Arial"/>
          <w:sz w:val="22"/>
          <w:szCs w:val="22"/>
        </w:rPr>
        <w:t xml:space="preserve">4) y </w:t>
      </w:r>
      <w:r w:rsidR="00F82015" w:rsidRPr="007C04A8">
        <w:rPr>
          <w:rFonts w:ascii="Arial" w:hAnsi="Arial" w:cs="Arial"/>
          <w:i/>
          <w:sz w:val="22"/>
          <w:szCs w:val="22"/>
        </w:rPr>
        <w:t xml:space="preserve">D </w:t>
      </w:r>
      <w:r w:rsidR="00DB3B65" w:rsidRPr="007C04A8">
        <w:rPr>
          <w:rFonts w:ascii="Arial" w:hAnsi="Arial" w:cs="Arial"/>
          <w:sz w:val="22"/>
          <w:szCs w:val="22"/>
        </w:rPr>
        <w:t>(</w:t>
      </w:r>
      <w:r w:rsidR="00F82015" w:rsidRPr="007C04A8">
        <w:rPr>
          <w:rFonts w:ascii="Arial" w:hAnsi="Arial" w:cs="Arial"/>
          <w:sz w:val="22"/>
          <w:szCs w:val="22"/>
        </w:rPr>
        <w:t>6,</w:t>
      </w:r>
      <w:r w:rsidR="007C04A8">
        <w:rPr>
          <w:rFonts w:ascii="Arial" w:hAnsi="Arial" w:cs="Arial"/>
          <w:sz w:val="22"/>
          <w:szCs w:val="22"/>
        </w:rPr>
        <w:t xml:space="preserve"> –</w:t>
      </w:r>
      <w:r w:rsidR="00F82015" w:rsidRPr="007C04A8">
        <w:rPr>
          <w:rFonts w:ascii="Arial" w:hAnsi="Arial" w:cs="Arial"/>
          <w:sz w:val="22"/>
          <w:szCs w:val="22"/>
        </w:rPr>
        <w:t>3)</w:t>
      </w:r>
      <w:r w:rsidR="000B1EA6">
        <w:rPr>
          <w:rFonts w:ascii="Arial" w:hAnsi="Arial" w:cs="Arial"/>
          <w:sz w:val="22"/>
          <w:szCs w:val="22"/>
        </w:rPr>
        <w:t xml:space="preserve"> </w:t>
      </w:r>
      <w:r w:rsidR="00F82015" w:rsidRPr="007C04A8">
        <w:rPr>
          <w:rFonts w:ascii="Arial" w:hAnsi="Arial" w:cs="Arial"/>
          <w:sz w:val="22"/>
          <w:szCs w:val="22"/>
        </w:rPr>
        <w:t xml:space="preserve"> </w:t>
      </w:r>
      <w:r w:rsidR="007C04A8">
        <w:rPr>
          <w:rFonts w:ascii="Arial" w:hAnsi="Arial" w:cs="Arial"/>
          <w:sz w:val="22"/>
          <w:szCs w:val="22"/>
        </w:rPr>
        <w:t xml:space="preserve">alrededor del punto </w:t>
      </w:r>
      <w:r w:rsidR="00F82015" w:rsidRPr="007C04A8">
        <w:rPr>
          <w:rFonts w:ascii="Arial" w:hAnsi="Arial" w:cs="Arial"/>
          <w:i/>
          <w:sz w:val="22"/>
          <w:szCs w:val="22"/>
        </w:rPr>
        <w:t xml:space="preserve">E </w:t>
      </w:r>
      <w:r w:rsidR="00F82015" w:rsidRPr="007C04A8">
        <w:rPr>
          <w:rFonts w:ascii="Arial" w:hAnsi="Arial" w:cs="Arial"/>
          <w:sz w:val="22"/>
          <w:szCs w:val="22"/>
        </w:rPr>
        <w:t xml:space="preserve">(0,1), </w:t>
      </w:r>
      <w:r w:rsidR="000B1EA6">
        <w:rPr>
          <w:rFonts w:ascii="Arial" w:hAnsi="Arial" w:cs="Arial"/>
          <w:sz w:val="22"/>
          <w:szCs w:val="22"/>
        </w:rPr>
        <w:t xml:space="preserve">con </w:t>
      </w:r>
      <w:r w:rsidR="00F82015" w:rsidRPr="007C04A8">
        <w:rPr>
          <w:rFonts w:ascii="Arial" w:hAnsi="Arial" w:cs="Arial"/>
          <w:sz w:val="22"/>
          <w:szCs w:val="22"/>
        </w:rPr>
        <w:t>un á</w:t>
      </w:r>
      <w:r w:rsidR="001719EB" w:rsidRPr="007C04A8">
        <w:rPr>
          <w:rFonts w:ascii="Arial" w:hAnsi="Arial" w:cs="Arial"/>
          <w:sz w:val="22"/>
          <w:szCs w:val="22"/>
        </w:rPr>
        <w:t>ngulo de 10</w:t>
      </w:r>
      <w:r w:rsidR="00A85358" w:rsidRPr="007C04A8">
        <w:rPr>
          <w:rFonts w:ascii="Arial" w:hAnsi="Arial" w:cs="Arial"/>
          <w:sz w:val="22"/>
          <w:szCs w:val="22"/>
        </w:rPr>
        <w:t xml:space="preserve">0° y </w:t>
      </w:r>
      <w:r w:rsidR="000B1EA6">
        <w:rPr>
          <w:rFonts w:ascii="Arial" w:hAnsi="Arial" w:cs="Arial"/>
          <w:sz w:val="22"/>
          <w:szCs w:val="22"/>
        </w:rPr>
        <w:t xml:space="preserve">en el </w:t>
      </w:r>
      <w:r w:rsidR="00A85358" w:rsidRPr="007C04A8">
        <w:rPr>
          <w:rFonts w:ascii="Arial" w:hAnsi="Arial" w:cs="Arial"/>
          <w:sz w:val="22"/>
          <w:szCs w:val="22"/>
        </w:rPr>
        <w:t xml:space="preserve">sentido </w:t>
      </w:r>
      <w:r w:rsidR="007C04A8">
        <w:rPr>
          <w:rFonts w:ascii="Arial" w:hAnsi="Arial" w:cs="Arial"/>
          <w:sz w:val="22"/>
          <w:szCs w:val="22"/>
        </w:rPr>
        <w:t>de las manecillas del reloj.</w:t>
      </w:r>
    </w:p>
    <w:p w:rsidR="00895BAE" w:rsidRPr="002A72D0" w:rsidRDefault="00895BAE" w:rsidP="00895BA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895BAE" w:rsidRPr="002A72D0" w:rsidRDefault="00895BAE" w:rsidP="00895BA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>P</w:t>
      </w:r>
      <w:r w:rsidR="00A85358" w:rsidRPr="002A72D0">
        <w:rPr>
          <w:rFonts w:ascii="Arial" w:hAnsi="Arial" w:cs="Arial"/>
          <w:sz w:val="22"/>
          <w:szCs w:val="22"/>
        </w:rPr>
        <w:t>ara llevar a cabo este movimiento, lo primero que debe</w:t>
      </w:r>
      <w:r w:rsidR="000B1EA6">
        <w:rPr>
          <w:rFonts w:ascii="Arial" w:hAnsi="Arial" w:cs="Arial"/>
          <w:sz w:val="22"/>
          <w:szCs w:val="22"/>
        </w:rPr>
        <w:t>s</w:t>
      </w:r>
      <w:r w:rsidR="00A85358" w:rsidRPr="002A72D0">
        <w:rPr>
          <w:rFonts w:ascii="Arial" w:hAnsi="Arial" w:cs="Arial"/>
          <w:sz w:val="22"/>
          <w:szCs w:val="22"/>
        </w:rPr>
        <w:t xml:space="preserve"> realizar es trazar semirrectas desde el punto de rotación </w:t>
      </w:r>
      <w:r w:rsidR="000B1EA6">
        <w:rPr>
          <w:rFonts w:ascii="Arial" w:hAnsi="Arial" w:cs="Arial"/>
          <w:sz w:val="22"/>
          <w:szCs w:val="22"/>
        </w:rPr>
        <w:t>h</w:t>
      </w:r>
      <w:r w:rsidR="00A85358" w:rsidRPr="002A72D0">
        <w:rPr>
          <w:rFonts w:ascii="Arial" w:hAnsi="Arial" w:cs="Arial"/>
          <w:sz w:val="22"/>
          <w:szCs w:val="22"/>
        </w:rPr>
        <w:t>a</w:t>
      </w:r>
      <w:r w:rsidR="000B1EA6">
        <w:rPr>
          <w:rFonts w:ascii="Arial" w:hAnsi="Arial" w:cs="Arial"/>
          <w:sz w:val="22"/>
          <w:szCs w:val="22"/>
        </w:rPr>
        <w:t>cia</w:t>
      </w:r>
      <w:r w:rsidR="00A85358" w:rsidRPr="002A72D0">
        <w:rPr>
          <w:rFonts w:ascii="Arial" w:hAnsi="Arial" w:cs="Arial"/>
          <w:sz w:val="22"/>
          <w:szCs w:val="22"/>
        </w:rPr>
        <w:t xml:space="preserve"> cada uno de los v</w:t>
      </w:r>
      <w:r w:rsidRPr="002A72D0">
        <w:rPr>
          <w:rFonts w:ascii="Arial" w:hAnsi="Arial" w:cs="Arial"/>
          <w:sz w:val="22"/>
          <w:szCs w:val="22"/>
        </w:rPr>
        <w:t>értices de la figura</w:t>
      </w:r>
      <w:r w:rsidR="000B1EA6">
        <w:rPr>
          <w:rFonts w:ascii="Arial" w:hAnsi="Arial" w:cs="Arial"/>
          <w:sz w:val="22"/>
          <w:szCs w:val="22"/>
        </w:rPr>
        <w:t>; en</w:t>
      </w:r>
      <w:r w:rsidRPr="002A72D0">
        <w:rPr>
          <w:rFonts w:ascii="Arial" w:hAnsi="Arial" w:cs="Arial"/>
          <w:sz w:val="22"/>
          <w:szCs w:val="22"/>
        </w:rPr>
        <w:t>seguid</w:t>
      </w:r>
      <w:r w:rsidR="000B1EA6">
        <w:rPr>
          <w:rFonts w:ascii="Arial" w:hAnsi="Arial" w:cs="Arial"/>
          <w:sz w:val="22"/>
          <w:szCs w:val="22"/>
        </w:rPr>
        <w:t>a,</w:t>
      </w:r>
      <w:r w:rsidRPr="002A72D0">
        <w:rPr>
          <w:rFonts w:ascii="Arial" w:hAnsi="Arial" w:cs="Arial"/>
          <w:sz w:val="22"/>
          <w:szCs w:val="22"/>
        </w:rPr>
        <w:t xml:space="preserve"> c</w:t>
      </w:r>
      <w:r w:rsidR="00A85358" w:rsidRPr="002A72D0">
        <w:rPr>
          <w:rFonts w:ascii="Arial" w:hAnsi="Arial" w:cs="Arial"/>
          <w:sz w:val="22"/>
          <w:szCs w:val="22"/>
        </w:rPr>
        <w:t xml:space="preserve">onstruir </w:t>
      </w:r>
      <w:r w:rsidRPr="002A72D0">
        <w:rPr>
          <w:rFonts w:ascii="Arial" w:hAnsi="Arial" w:cs="Arial"/>
          <w:sz w:val="22"/>
          <w:szCs w:val="22"/>
        </w:rPr>
        <w:t>el ángulo de rotación en cada semirrecta y con el compás trazar arcos con centro en el punto de rotación</w:t>
      </w:r>
      <w:r w:rsidR="000B1EA6">
        <w:rPr>
          <w:rFonts w:ascii="Arial" w:hAnsi="Arial" w:cs="Arial"/>
          <w:sz w:val="22"/>
          <w:szCs w:val="22"/>
        </w:rPr>
        <w:t>;</w:t>
      </w:r>
      <w:r w:rsidRPr="002A72D0">
        <w:rPr>
          <w:rFonts w:ascii="Arial" w:hAnsi="Arial" w:cs="Arial"/>
          <w:sz w:val="22"/>
          <w:szCs w:val="22"/>
        </w:rPr>
        <w:t xml:space="preserve"> como radio</w:t>
      </w:r>
      <w:r w:rsidR="00AD0694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0B1EA6">
        <w:rPr>
          <w:rFonts w:ascii="Arial" w:hAnsi="Arial" w:cs="Arial"/>
          <w:sz w:val="22"/>
          <w:szCs w:val="22"/>
        </w:rPr>
        <w:t xml:space="preserve">utilizar </w:t>
      </w:r>
      <w:r w:rsidRPr="002A72D0">
        <w:rPr>
          <w:rFonts w:ascii="Arial" w:hAnsi="Arial" w:cs="Arial"/>
          <w:sz w:val="22"/>
          <w:szCs w:val="22"/>
        </w:rPr>
        <w:t>cada uno de los vértices de la figura</w:t>
      </w:r>
      <w:r w:rsidR="000B1EA6">
        <w:rPr>
          <w:rFonts w:ascii="Arial" w:hAnsi="Arial" w:cs="Arial"/>
          <w:sz w:val="22"/>
          <w:szCs w:val="22"/>
        </w:rPr>
        <w:t>.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0B1EA6">
        <w:rPr>
          <w:rFonts w:ascii="Arial" w:hAnsi="Arial" w:cs="Arial"/>
          <w:sz w:val="22"/>
          <w:szCs w:val="22"/>
        </w:rPr>
        <w:t>P</w:t>
      </w:r>
      <w:r w:rsidRPr="002A72D0">
        <w:rPr>
          <w:rFonts w:ascii="Arial" w:hAnsi="Arial" w:cs="Arial"/>
          <w:sz w:val="22"/>
          <w:szCs w:val="22"/>
        </w:rPr>
        <w:t>or lo tanto, los puntos de corte entre el lado final del ángulo y el arco trazado</w:t>
      </w:r>
      <w:r w:rsidR="000B1EA6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respectivamente, ser</w:t>
      </w:r>
      <w:r w:rsidR="001719EB" w:rsidRPr="002A72D0">
        <w:rPr>
          <w:rFonts w:ascii="Arial" w:hAnsi="Arial" w:cs="Arial"/>
          <w:sz w:val="22"/>
          <w:szCs w:val="22"/>
        </w:rPr>
        <w:t xml:space="preserve">án </w:t>
      </w:r>
      <w:r w:rsidRPr="002A72D0">
        <w:rPr>
          <w:rFonts w:ascii="Arial" w:hAnsi="Arial" w:cs="Arial"/>
          <w:sz w:val="22"/>
          <w:szCs w:val="22"/>
        </w:rPr>
        <w:t>los vértices de la figura rotada.</w:t>
      </w:r>
    </w:p>
    <w:p w:rsidR="00FA1374" w:rsidRPr="002A72D0" w:rsidRDefault="00FA1374" w:rsidP="00FA1374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88"/>
        <w:gridCol w:w="6766"/>
      </w:tblGrid>
      <w:tr w:rsidR="00664E13" w:rsidRPr="002A72D0" w:rsidTr="00525239">
        <w:tc>
          <w:tcPr>
            <w:tcW w:w="9033" w:type="dxa"/>
            <w:gridSpan w:val="2"/>
            <w:shd w:val="clear" w:color="auto" w:fill="0D0D0D" w:themeFill="text1" w:themeFillTint="F2"/>
          </w:tcPr>
          <w:p w:rsidR="000D54A3" w:rsidRPr="002A72D0" w:rsidRDefault="000D54A3" w:rsidP="0052523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525239">
        <w:tc>
          <w:tcPr>
            <w:tcW w:w="2518" w:type="dxa"/>
          </w:tcPr>
          <w:p w:rsidR="000D54A3" w:rsidRPr="002A72D0" w:rsidRDefault="000D54A3" w:rsidP="0052523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0D54A3" w:rsidRPr="002A72D0" w:rsidRDefault="000D54A3" w:rsidP="000D54A3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MA_06_12_IMG11</w:t>
            </w:r>
          </w:p>
        </w:tc>
      </w:tr>
      <w:tr w:rsidR="00664E13" w:rsidRPr="002A72D0" w:rsidTr="00525239">
        <w:tc>
          <w:tcPr>
            <w:tcW w:w="2518" w:type="dxa"/>
          </w:tcPr>
          <w:p w:rsidR="000D54A3" w:rsidRPr="002A72D0" w:rsidRDefault="000D54A3" w:rsidP="0052523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0D54A3" w:rsidRPr="002A72D0" w:rsidRDefault="000D54A3" w:rsidP="000D54A3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Rotación </w:t>
            </w:r>
          </w:p>
        </w:tc>
      </w:tr>
      <w:tr w:rsidR="00664E13" w:rsidRPr="002A72D0" w:rsidTr="008F5663">
        <w:trPr>
          <w:trHeight w:val="5283"/>
        </w:trPr>
        <w:tc>
          <w:tcPr>
            <w:tcW w:w="2518" w:type="dxa"/>
          </w:tcPr>
          <w:p w:rsidR="000D54A3" w:rsidRPr="002A72D0" w:rsidRDefault="000D54A3" w:rsidP="0052523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251"/>
              <w:gridCol w:w="3289"/>
            </w:tblGrid>
            <w:tr w:rsidR="008F5663" w:rsidTr="008F5663">
              <w:tc>
                <w:tcPr>
                  <w:tcW w:w="3142" w:type="dxa"/>
                </w:tcPr>
                <w:p w:rsidR="008F5663" w:rsidRDefault="008F5663" w:rsidP="008F5663">
                  <w:pPr>
                    <w:tabs>
                      <w:tab w:val="right" w:pos="8498"/>
                    </w:tabs>
                    <w:jc w:val="center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 w:rsidRPr="002A72D0">
                    <w:rPr>
                      <w:rFonts w:ascii="Arial" w:hAnsi="Arial" w:cs="Arial"/>
                      <w:noProof/>
                      <w:lang w:val="es-CO" w:eastAsia="es-CO"/>
                    </w:rPr>
                    <w:drawing>
                      <wp:anchor distT="0" distB="0" distL="114300" distR="114300" simplePos="0" relativeHeight="251677184" behindDoc="1" locked="0" layoutInCell="1" allowOverlap="1">
                        <wp:simplePos x="0" y="0"/>
                        <wp:positionH relativeFrom="column">
                          <wp:posOffset>12833</wp:posOffset>
                        </wp:positionH>
                        <wp:positionV relativeFrom="paragraph">
                          <wp:posOffset>86540</wp:posOffset>
                        </wp:positionV>
                        <wp:extent cx="1685925" cy="1251585"/>
                        <wp:effectExtent l="0" t="0" r="9525" b="5715"/>
                        <wp:wrapTight wrapText="bothSides">
                          <wp:wrapPolygon edited="0">
                            <wp:start x="0" y="0"/>
                            <wp:lineTo x="0" y="21370"/>
                            <wp:lineTo x="21478" y="21370"/>
                            <wp:lineTo x="21478" y="0"/>
                            <wp:lineTo x="0" y="0"/>
                          </wp:wrapPolygon>
                        </wp:wrapTight>
                        <wp:docPr id="5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2852" t="34358" r="37056" b="2590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85925" cy="12515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Arial" w:hAnsi="Arial" w:cs="Arial"/>
                      <w:noProof/>
                      <w:lang w:val="es-CO" w:eastAsia="es-CO"/>
                    </w:rPr>
                    <w:t>Paso 1</w:t>
                  </w:r>
                </w:p>
              </w:tc>
              <w:tc>
                <w:tcPr>
                  <w:tcW w:w="3142" w:type="dxa"/>
                </w:tcPr>
                <w:p w:rsidR="008F5663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</w:p>
                <w:p w:rsidR="008F5663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 w:rsidRPr="002A72D0">
                    <w:rPr>
                      <w:rFonts w:ascii="Arial" w:hAnsi="Arial" w:cs="Arial"/>
                      <w:noProof/>
                      <w:lang w:val="es-CO" w:eastAsia="es-CO"/>
                    </w:rPr>
                    <w:drawing>
                      <wp:inline distT="0" distB="0" distL="0" distR="0">
                        <wp:extent cx="1898060" cy="1156230"/>
                        <wp:effectExtent l="0" t="0" r="6985" b="6350"/>
                        <wp:docPr id="6" name="Imagen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6" cstate="print"/>
                                <a:srcRect l="19448" t="32721" r="31800" b="2637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01785" cy="115849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F5663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</w:p>
                <w:p w:rsidR="008F5663" w:rsidRDefault="008F5663" w:rsidP="008F5663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>
                    <w:rPr>
                      <w:rFonts w:ascii="Arial" w:hAnsi="Arial" w:cs="Arial"/>
                      <w:noProof/>
                      <w:lang w:val="es-CO" w:eastAsia="es-CO"/>
                    </w:rPr>
                    <w:t xml:space="preserve">                 Paso 2                 </w:t>
                  </w:r>
                </w:p>
              </w:tc>
            </w:tr>
            <w:tr w:rsidR="008F5663" w:rsidTr="008F5663">
              <w:tc>
                <w:tcPr>
                  <w:tcW w:w="3142" w:type="dxa"/>
                </w:tcPr>
                <w:p w:rsidR="008F5663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</w:p>
                <w:p w:rsidR="008F5663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</w:p>
                <w:p w:rsidR="008F5663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 w:rsidRPr="002A72D0">
                    <w:rPr>
                      <w:rFonts w:ascii="Arial" w:hAnsi="Arial" w:cs="Arial"/>
                      <w:noProof/>
                      <w:lang w:val="es-CO" w:eastAsia="es-CO"/>
                    </w:rPr>
                    <w:drawing>
                      <wp:inline distT="0" distB="0" distL="0" distR="0">
                        <wp:extent cx="1927298" cy="1174826"/>
                        <wp:effectExtent l="0" t="0" r="0" b="6350"/>
                        <wp:docPr id="7" name="Imagen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7" cstate="print"/>
                                <a:srcRect l="11039" t="32487" r="39028" b="1679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29347" cy="11760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F5663" w:rsidRDefault="008F5663" w:rsidP="008F5663">
                  <w:pPr>
                    <w:tabs>
                      <w:tab w:val="right" w:pos="8498"/>
                    </w:tabs>
                    <w:jc w:val="center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>
                    <w:rPr>
                      <w:rFonts w:ascii="Arial" w:hAnsi="Arial" w:cs="Arial"/>
                      <w:noProof/>
                      <w:lang w:val="es-CO" w:eastAsia="es-CO"/>
                    </w:rPr>
                    <w:t>Paso 3</w:t>
                  </w:r>
                </w:p>
              </w:tc>
              <w:tc>
                <w:tcPr>
                  <w:tcW w:w="3142" w:type="dxa"/>
                </w:tcPr>
                <w:p w:rsidR="008F5663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</w:p>
                <w:p w:rsidR="008F5663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 w:rsidRPr="002A72D0">
                    <w:rPr>
                      <w:rFonts w:ascii="Arial" w:hAnsi="Arial" w:cs="Arial"/>
                      <w:noProof/>
                      <w:lang w:val="es-CO" w:eastAsia="es-CO"/>
                    </w:rPr>
                    <w:drawing>
                      <wp:inline distT="0" distB="0" distL="0" distR="0">
                        <wp:extent cx="1951383" cy="1302535"/>
                        <wp:effectExtent l="0" t="0" r="0" b="0"/>
                        <wp:docPr id="8" name="Imagen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8" cstate="print"/>
                                <a:srcRect l="13929" t="33656" r="37713" b="1188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54961" cy="13049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F5663" w:rsidRDefault="008F5663" w:rsidP="008F5663">
                  <w:pPr>
                    <w:tabs>
                      <w:tab w:val="right" w:pos="8498"/>
                    </w:tabs>
                    <w:jc w:val="center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>
                    <w:rPr>
                      <w:rFonts w:ascii="Arial" w:hAnsi="Arial" w:cs="Arial"/>
                      <w:noProof/>
                      <w:lang w:val="es-CO" w:eastAsia="es-CO"/>
                    </w:rPr>
                    <w:t>Paso 4</w:t>
                  </w:r>
                </w:p>
              </w:tc>
            </w:tr>
          </w:tbl>
          <w:p w:rsidR="000227D7" w:rsidRPr="002A72D0" w:rsidRDefault="000227D7" w:rsidP="004D3095">
            <w:pPr>
              <w:tabs>
                <w:tab w:val="right" w:pos="8498"/>
              </w:tabs>
              <w:ind w:firstLine="708"/>
              <w:jc w:val="both"/>
              <w:rPr>
                <w:rFonts w:ascii="Arial" w:hAnsi="Arial" w:cs="Arial"/>
              </w:rPr>
            </w:pPr>
          </w:p>
        </w:tc>
      </w:tr>
      <w:tr w:rsidR="000D54A3" w:rsidRPr="002A72D0" w:rsidTr="00525239">
        <w:tc>
          <w:tcPr>
            <w:tcW w:w="2518" w:type="dxa"/>
          </w:tcPr>
          <w:p w:rsidR="000D54A3" w:rsidRPr="002A72D0" w:rsidRDefault="000D54A3" w:rsidP="0052523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616AA5" w:rsidP="00922AE7">
            <w:pPr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>Observa la rotación</w:t>
            </w:r>
            <w:r w:rsidR="00AD0694">
              <w:rPr>
                <w:rFonts w:ascii="Arial" w:hAnsi="Arial" w:cs="Arial"/>
              </w:rPr>
              <w:t>.</w:t>
            </w:r>
            <w:r w:rsidRPr="002A72D0">
              <w:rPr>
                <w:rFonts w:ascii="Arial" w:hAnsi="Arial" w:cs="Arial"/>
              </w:rPr>
              <w:t xml:space="preserve"> </w:t>
            </w:r>
            <w:r w:rsidR="00AD0694">
              <w:rPr>
                <w:rFonts w:ascii="Arial" w:hAnsi="Arial" w:cs="Arial"/>
              </w:rPr>
              <w:t>C</w:t>
            </w:r>
            <w:r w:rsidRPr="002A72D0">
              <w:rPr>
                <w:rFonts w:ascii="Arial" w:hAnsi="Arial" w:cs="Arial"/>
              </w:rPr>
              <w:t>ada uno de los vértices de la figura ha sido rotado según el ángulo indicado</w:t>
            </w:r>
            <w:r w:rsidR="00AD0694">
              <w:rPr>
                <w:rFonts w:ascii="Arial" w:hAnsi="Arial" w:cs="Arial"/>
              </w:rPr>
              <w:t>;</w:t>
            </w:r>
            <w:r w:rsidRPr="002A72D0">
              <w:rPr>
                <w:rFonts w:ascii="Arial" w:hAnsi="Arial" w:cs="Arial"/>
              </w:rPr>
              <w:t xml:space="preserve"> por lo tanto</w:t>
            </w:r>
            <w:r w:rsidR="00AD0694">
              <w:rPr>
                <w:rFonts w:ascii="Arial" w:hAnsi="Arial" w:cs="Arial"/>
              </w:rPr>
              <w:t>,</w:t>
            </w:r>
            <w:r w:rsidRPr="002A72D0">
              <w:rPr>
                <w:rFonts w:ascii="Arial" w:hAnsi="Arial" w:cs="Arial"/>
              </w:rPr>
              <w:t xml:space="preserve"> cada vértice y su imagen </w:t>
            </w:r>
            <w:r w:rsidR="008F5663">
              <w:rPr>
                <w:rFonts w:ascii="Arial" w:hAnsi="Arial" w:cs="Arial"/>
              </w:rPr>
              <w:t>están a</w:t>
            </w:r>
            <w:r w:rsidRPr="002A72D0">
              <w:rPr>
                <w:rFonts w:ascii="Arial" w:hAnsi="Arial" w:cs="Arial"/>
              </w:rPr>
              <w:t xml:space="preserve"> la misma distancia </w:t>
            </w:r>
            <w:r w:rsidR="008F5663">
              <w:rPr>
                <w:rFonts w:ascii="Arial" w:hAnsi="Arial" w:cs="Arial"/>
              </w:rPr>
              <w:t xml:space="preserve">del punto </w:t>
            </w:r>
            <w:r w:rsidR="008F5663" w:rsidRPr="008F5663">
              <w:rPr>
                <w:rFonts w:ascii="Arial" w:hAnsi="Arial" w:cs="Arial"/>
                <w:i/>
              </w:rPr>
              <w:t>E</w:t>
            </w:r>
            <w:r w:rsidRPr="002A72D0">
              <w:rPr>
                <w:rFonts w:ascii="Arial" w:hAnsi="Arial" w:cs="Arial"/>
              </w:rPr>
              <w:t xml:space="preserve">. </w:t>
            </w:r>
          </w:p>
        </w:tc>
      </w:tr>
    </w:tbl>
    <w:p w:rsidR="003A470A" w:rsidRPr="002A72D0" w:rsidRDefault="003A470A" w:rsidP="00F8201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8D0234" w:rsidRPr="002A72D0" w:rsidRDefault="008D0234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3A470A" w:rsidRPr="002A72D0" w:rsidRDefault="003A470A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3A470A" w:rsidRPr="002A72D0" w:rsidRDefault="003A470A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3A470A" w:rsidRPr="002A72D0" w:rsidRDefault="003A470A" w:rsidP="00B471B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</w:t>
            </w:r>
            <w:r w:rsidR="00B471B6" w:rsidRPr="002A72D0">
              <w:rPr>
                <w:rFonts w:ascii="Arial" w:hAnsi="Arial" w:cs="Arial"/>
              </w:rPr>
              <w:t>6</w:t>
            </w:r>
            <w:r w:rsidRPr="002A72D0">
              <w:rPr>
                <w:rFonts w:ascii="Arial" w:hAnsi="Arial" w:cs="Arial"/>
              </w:rPr>
              <w:t>0</w:t>
            </w:r>
          </w:p>
        </w:tc>
      </w:tr>
      <w:tr w:rsidR="00664E13" w:rsidRPr="002A72D0" w:rsidTr="002337B7">
        <w:tc>
          <w:tcPr>
            <w:tcW w:w="2518" w:type="dxa"/>
          </w:tcPr>
          <w:p w:rsidR="003A470A" w:rsidRPr="002A72D0" w:rsidRDefault="003A470A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3A470A" w:rsidRPr="002A72D0" w:rsidRDefault="00652903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La </w:t>
            </w:r>
            <w:r w:rsidR="008F5663">
              <w:rPr>
                <w:rFonts w:ascii="Arial" w:hAnsi="Arial" w:cs="Arial"/>
              </w:rPr>
              <w:t>rotación en el plano cartesiano</w:t>
            </w:r>
          </w:p>
        </w:tc>
      </w:tr>
      <w:tr w:rsidR="003A470A" w:rsidRPr="002A72D0" w:rsidTr="002337B7">
        <w:tc>
          <w:tcPr>
            <w:tcW w:w="2518" w:type="dxa"/>
          </w:tcPr>
          <w:p w:rsidR="003A470A" w:rsidRPr="002A72D0" w:rsidRDefault="003A470A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3A470A" w:rsidRPr="002A72D0" w:rsidRDefault="00652903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Interactivo para explicar el movimiento de rotación en el pla</w:t>
            </w:r>
            <w:r w:rsidR="008F5663">
              <w:rPr>
                <w:rFonts w:ascii="Arial" w:hAnsi="Arial" w:cs="Arial"/>
              </w:rPr>
              <w:t>no cartesiano y sus propiedades</w:t>
            </w:r>
          </w:p>
        </w:tc>
      </w:tr>
    </w:tbl>
    <w:p w:rsidR="003A470A" w:rsidRPr="002A72D0" w:rsidRDefault="003A470A" w:rsidP="00CD5DF1">
      <w:pPr>
        <w:spacing w:after="0"/>
        <w:jc w:val="both"/>
        <w:rPr>
          <w:rFonts w:ascii="Arial" w:hAnsi="Arial" w:cs="Arial"/>
          <w:b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3A470A" w:rsidRPr="002A72D0" w:rsidRDefault="003A470A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3A470A" w:rsidRPr="002A72D0" w:rsidRDefault="003A470A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3A470A" w:rsidRPr="002A72D0" w:rsidRDefault="003A470A" w:rsidP="00B471B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</w:t>
            </w:r>
            <w:r w:rsidR="00B471B6" w:rsidRPr="002A72D0">
              <w:rPr>
                <w:rFonts w:ascii="Arial" w:hAnsi="Arial" w:cs="Arial"/>
              </w:rPr>
              <w:t>7</w:t>
            </w:r>
            <w:r w:rsidRPr="002A72D0">
              <w:rPr>
                <w:rFonts w:ascii="Arial" w:hAnsi="Arial" w:cs="Arial"/>
              </w:rPr>
              <w:t>0</w:t>
            </w:r>
          </w:p>
        </w:tc>
      </w:tr>
      <w:tr w:rsidR="00664E13" w:rsidRPr="002A72D0" w:rsidTr="002337B7">
        <w:tc>
          <w:tcPr>
            <w:tcW w:w="2518" w:type="dxa"/>
          </w:tcPr>
          <w:p w:rsidR="003A470A" w:rsidRPr="002A72D0" w:rsidRDefault="003A470A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3A470A" w:rsidRPr="002A72D0" w:rsidRDefault="00633AAB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Rotación en el </w:t>
            </w:r>
            <w:r w:rsidR="008F5663">
              <w:rPr>
                <w:rFonts w:ascii="Arial" w:hAnsi="Arial" w:cs="Arial"/>
              </w:rPr>
              <w:t>plano</w:t>
            </w:r>
          </w:p>
        </w:tc>
      </w:tr>
      <w:tr w:rsidR="003A470A" w:rsidRPr="002A72D0" w:rsidTr="002337B7">
        <w:tc>
          <w:tcPr>
            <w:tcW w:w="2518" w:type="dxa"/>
          </w:tcPr>
          <w:p w:rsidR="003A470A" w:rsidRPr="002A72D0" w:rsidRDefault="003A470A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3A470A" w:rsidRPr="002A72D0" w:rsidRDefault="00633AAB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Práctica que permite reconocer la rota</w:t>
            </w:r>
            <w:r w:rsidR="008F5663">
              <w:rPr>
                <w:rFonts w:ascii="Arial" w:hAnsi="Arial" w:cs="Arial"/>
              </w:rPr>
              <w:t>ción que se aplicó a una figura</w:t>
            </w:r>
          </w:p>
        </w:tc>
      </w:tr>
    </w:tbl>
    <w:p w:rsidR="00F82015" w:rsidRPr="002A72D0" w:rsidRDefault="00F82015" w:rsidP="00CD5DF1">
      <w:pPr>
        <w:spacing w:after="0"/>
        <w:jc w:val="both"/>
        <w:rPr>
          <w:rFonts w:ascii="Arial" w:hAnsi="Arial" w:cs="Arial"/>
          <w:b/>
          <w:sz w:val="22"/>
          <w:szCs w:val="22"/>
          <w:highlight w:val="yellow"/>
        </w:rPr>
      </w:pPr>
    </w:p>
    <w:p w:rsidR="00CD5DF1" w:rsidRDefault="00CD5DF1" w:rsidP="00CD5DF1">
      <w:pPr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2]</w:t>
      </w:r>
      <w:r w:rsidR="00616AA5" w:rsidRPr="002A72D0">
        <w:rPr>
          <w:rFonts w:ascii="Arial" w:hAnsi="Arial" w:cs="Arial"/>
          <w:b/>
          <w:sz w:val="22"/>
          <w:szCs w:val="22"/>
        </w:rPr>
        <w:t xml:space="preserve"> 3</w:t>
      </w:r>
      <w:r w:rsidRPr="002A72D0">
        <w:rPr>
          <w:rFonts w:ascii="Arial" w:hAnsi="Arial" w:cs="Arial"/>
          <w:b/>
          <w:sz w:val="22"/>
          <w:szCs w:val="22"/>
        </w:rPr>
        <w:t>.1Consolidación</w:t>
      </w:r>
    </w:p>
    <w:p w:rsidR="00021CB6" w:rsidRPr="002A72D0" w:rsidRDefault="00021CB6" w:rsidP="00021CB6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  <w:r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Actividades para </w:t>
      </w:r>
      <w:r w:rsidR="006F5751">
        <w:rPr>
          <w:rFonts w:ascii="Arial" w:hAnsi="Arial" w:cs="Arial"/>
          <w:sz w:val="22"/>
          <w:szCs w:val="22"/>
          <w:shd w:val="clear" w:color="auto" w:fill="FFFFFF"/>
        </w:rPr>
        <w:t>afianz</w:t>
      </w:r>
      <w:r w:rsidR="006F5751"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ar </w:t>
      </w:r>
      <w:r w:rsidRPr="002A72D0">
        <w:rPr>
          <w:rFonts w:ascii="Arial" w:hAnsi="Arial" w:cs="Arial"/>
          <w:sz w:val="22"/>
          <w:szCs w:val="22"/>
          <w:shd w:val="clear" w:color="auto" w:fill="FFFFFF"/>
        </w:rPr>
        <w:t>lo que has aprendido en esta sección.</w:t>
      </w:r>
    </w:p>
    <w:p w:rsidR="00CD5DF1" w:rsidRPr="002A72D0" w:rsidRDefault="00CD5DF1" w:rsidP="000149C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B471B6" w:rsidRPr="002A72D0" w:rsidRDefault="00B471B6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B471B6" w:rsidRPr="002A72D0" w:rsidRDefault="00B471B6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B471B6" w:rsidRPr="002A72D0" w:rsidRDefault="00B471B6" w:rsidP="00B471B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MA_06_12_REC80</w:t>
            </w:r>
          </w:p>
        </w:tc>
      </w:tr>
      <w:tr w:rsidR="00664E13" w:rsidRPr="002A72D0" w:rsidTr="002337B7">
        <w:tc>
          <w:tcPr>
            <w:tcW w:w="2518" w:type="dxa"/>
          </w:tcPr>
          <w:p w:rsidR="00B471B6" w:rsidRPr="002A72D0" w:rsidRDefault="00B471B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DA1043" w:rsidRDefault="00EB50F8" w:rsidP="00922AE7">
            <w:pPr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 xml:space="preserve">Refuerza tu aprendizaje: </w:t>
            </w:r>
            <w:r w:rsidR="008F5663">
              <w:rPr>
                <w:rFonts w:ascii="Arial" w:hAnsi="Arial" w:cs="Arial"/>
              </w:rPr>
              <w:t>La r</w:t>
            </w:r>
            <w:r w:rsidRPr="002A72D0">
              <w:rPr>
                <w:rFonts w:ascii="Arial" w:hAnsi="Arial" w:cs="Arial"/>
              </w:rPr>
              <w:t>otación de figuras planas</w:t>
            </w:r>
          </w:p>
        </w:tc>
      </w:tr>
      <w:tr w:rsidR="00B471B6" w:rsidRPr="002A72D0" w:rsidTr="002337B7">
        <w:tc>
          <w:tcPr>
            <w:tcW w:w="2518" w:type="dxa"/>
          </w:tcPr>
          <w:p w:rsidR="00B471B6" w:rsidRPr="002A72D0" w:rsidRDefault="00B471B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EB50F8" w:rsidP="00922AE7">
            <w:pPr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>Actividades sobre la rotación de figuras en el plano</w:t>
            </w:r>
          </w:p>
        </w:tc>
      </w:tr>
    </w:tbl>
    <w:p w:rsidR="00021CB6" w:rsidRDefault="00021CB6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  <w:highlight w:val="yellow"/>
        </w:rPr>
      </w:pPr>
    </w:p>
    <w:p w:rsidR="00CD5DF1" w:rsidRPr="002A72D0" w:rsidRDefault="00CD5DF1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="00616AA5" w:rsidRPr="002A72D0">
        <w:rPr>
          <w:rFonts w:ascii="Arial" w:hAnsi="Arial" w:cs="Arial"/>
          <w:b/>
          <w:sz w:val="22"/>
          <w:szCs w:val="22"/>
        </w:rPr>
        <w:t xml:space="preserve"> 4</w:t>
      </w:r>
      <w:r w:rsidR="0008475B" w:rsidRPr="002A72D0">
        <w:rPr>
          <w:rFonts w:ascii="Arial" w:hAnsi="Arial" w:cs="Arial"/>
          <w:b/>
          <w:sz w:val="22"/>
          <w:szCs w:val="22"/>
        </w:rPr>
        <w:t xml:space="preserve"> </w:t>
      </w:r>
      <w:r w:rsidR="008F5663">
        <w:rPr>
          <w:rFonts w:ascii="Arial" w:hAnsi="Arial" w:cs="Arial"/>
          <w:b/>
          <w:sz w:val="22"/>
          <w:szCs w:val="22"/>
        </w:rPr>
        <w:t>La r</w:t>
      </w:r>
      <w:r w:rsidRPr="002A72D0">
        <w:rPr>
          <w:rFonts w:ascii="Arial" w:hAnsi="Arial" w:cs="Arial"/>
          <w:b/>
          <w:sz w:val="22"/>
          <w:szCs w:val="22"/>
        </w:rPr>
        <w:t>eflexión de figuras en el plano</w:t>
      </w:r>
    </w:p>
    <w:p w:rsidR="00CD5DF1" w:rsidRPr="002A72D0" w:rsidRDefault="00CD5DF1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D70F96" w:rsidRPr="002A72D0" w:rsidRDefault="003E6F8D" w:rsidP="00DC2704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Las reflexiones se encuentran en </w:t>
      </w:r>
      <w:r w:rsidR="007E0B87">
        <w:rPr>
          <w:rFonts w:ascii="Arial" w:hAnsi="Arial" w:cs="Arial"/>
          <w:sz w:val="22"/>
          <w:szCs w:val="22"/>
        </w:rPr>
        <w:t xml:space="preserve">muchos eventos </w:t>
      </w:r>
      <w:r w:rsidR="00DA1043">
        <w:rPr>
          <w:rFonts w:ascii="Arial" w:hAnsi="Arial" w:cs="Arial"/>
          <w:sz w:val="22"/>
          <w:szCs w:val="22"/>
        </w:rPr>
        <w:t xml:space="preserve">y </w:t>
      </w:r>
      <w:r w:rsidRPr="002A72D0">
        <w:rPr>
          <w:rFonts w:ascii="Arial" w:hAnsi="Arial" w:cs="Arial"/>
          <w:sz w:val="22"/>
          <w:szCs w:val="22"/>
        </w:rPr>
        <w:t>situaciones de</w:t>
      </w:r>
      <w:r w:rsidR="006F5751">
        <w:rPr>
          <w:rFonts w:ascii="Arial" w:hAnsi="Arial" w:cs="Arial"/>
          <w:sz w:val="22"/>
          <w:szCs w:val="22"/>
        </w:rPr>
        <w:t>l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D70F96" w:rsidRPr="002A72D0">
        <w:rPr>
          <w:rFonts w:ascii="Arial" w:hAnsi="Arial" w:cs="Arial"/>
          <w:sz w:val="22"/>
          <w:szCs w:val="22"/>
        </w:rPr>
        <w:t>diario vivir</w:t>
      </w:r>
      <w:r w:rsidRPr="002A72D0">
        <w:rPr>
          <w:rFonts w:ascii="Arial" w:hAnsi="Arial" w:cs="Arial"/>
          <w:sz w:val="22"/>
          <w:szCs w:val="22"/>
        </w:rPr>
        <w:t xml:space="preserve">, </w:t>
      </w:r>
      <w:r w:rsidR="007E0B87">
        <w:rPr>
          <w:rFonts w:ascii="Arial" w:hAnsi="Arial" w:cs="Arial"/>
          <w:sz w:val="22"/>
          <w:szCs w:val="22"/>
        </w:rPr>
        <w:t>por ejemplo,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6F5751">
        <w:rPr>
          <w:rFonts w:ascii="Arial" w:hAnsi="Arial" w:cs="Arial"/>
          <w:sz w:val="22"/>
          <w:szCs w:val="22"/>
        </w:rPr>
        <w:t xml:space="preserve">al </w:t>
      </w:r>
      <w:r w:rsidRPr="002A72D0">
        <w:rPr>
          <w:rFonts w:ascii="Arial" w:hAnsi="Arial" w:cs="Arial"/>
          <w:sz w:val="22"/>
          <w:szCs w:val="22"/>
        </w:rPr>
        <w:t xml:space="preserve">ver </w:t>
      </w:r>
      <w:r w:rsidR="00D70F96" w:rsidRPr="002A72D0">
        <w:rPr>
          <w:rFonts w:ascii="Arial" w:hAnsi="Arial" w:cs="Arial"/>
          <w:sz w:val="22"/>
          <w:szCs w:val="22"/>
        </w:rPr>
        <w:t xml:space="preserve">nuestro rostro en el espejo, la sombra de un poste </w:t>
      </w:r>
      <w:r w:rsidR="00A9212C" w:rsidRPr="002A72D0">
        <w:rPr>
          <w:rFonts w:ascii="Arial" w:hAnsi="Arial" w:cs="Arial"/>
          <w:sz w:val="22"/>
          <w:szCs w:val="22"/>
        </w:rPr>
        <w:t xml:space="preserve">o de un árbol </w:t>
      </w:r>
      <w:r w:rsidR="00D70F96" w:rsidRPr="002A72D0">
        <w:rPr>
          <w:rFonts w:ascii="Arial" w:hAnsi="Arial" w:cs="Arial"/>
          <w:sz w:val="22"/>
          <w:szCs w:val="22"/>
        </w:rPr>
        <w:t>sobre el andén</w:t>
      </w:r>
      <w:r w:rsidR="006F5751">
        <w:rPr>
          <w:rFonts w:ascii="Arial" w:hAnsi="Arial" w:cs="Arial"/>
          <w:sz w:val="22"/>
          <w:szCs w:val="22"/>
        </w:rPr>
        <w:t>,</w:t>
      </w:r>
      <w:r w:rsidR="00D70F96" w:rsidRPr="002A72D0">
        <w:rPr>
          <w:rFonts w:ascii="Arial" w:hAnsi="Arial" w:cs="Arial"/>
          <w:sz w:val="22"/>
          <w:szCs w:val="22"/>
        </w:rPr>
        <w:t xml:space="preserve"> </w:t>
      </w:r>
      <w:r w:rsidR="006F5751">
        <w:rPr>
          <w:rFonts w:ascii="Arial" w:hAnsi="Arial" w:cs="Arial"/>
          <w:sz w:val="22"/>
          <w:szCs w:val="22"/>
        </w:rPr>
        <w:t>y</w:t>
      </w:r>
      <w:r w:rsidR="00D70F96" w:rsidRPr="002A72D0">
        <w:rPr>
          <w:rFonts w:ascii="Arial" w:hAnsi="Arial" w:cs="Arial"/>
          <w:sz w:val="22"/>
          <w:szCs w:val="22"/>
        </w:rPr>
        <w:t xml:space="preserve"> </w:t>
      </w:r>
      <w:r w:rsidR="00A9212C" w:rsidRPr="002A72D0">
        <w:rPr>
          <w:rFonts w:ascii="Arial" w:hAnsi="Arial" w:cs="Arial"/>
          <w:sz w:val="22"/>
          <w:szCs w:val="22"/>
        </w:rPr>
        <w:t xml:space="preserve">el </w:t>
      </w:r>
      <w:r w:rsidR="007E0B87">
        <w:rPr>
          <w:rFonts w:ascii="Arial" w:hAnsi="Arial" w:cs="Arial"/>
          <w:sz w:val="22"/>
          <w:szCs w:val="22"/>
        </w:rPr>
        <w:t xml:space="preserve">reflejo del </w:t>
      </w:r>
      <w:r w:rsidR="00A9212C" w:rsidRPr="002A72D0">
        <w:rPr>
          <w:rFonts w:ascii="Arial" w:hAnsi="Arial" w:cs="Arial"/>
          <w:sz w:val="22"/>
          <w:szCs w:val="22"/>
        </w:rPr>
        <w:t xml:space="preserve">paisaje de un bosque </w:t>
      </w:r>
      <w:r w:rsidR="00DC2704" w:rsidRPr="002A72D0">
        <w:rPr>
          <w:rFonts w:ascii="Arial" w:hAnsi="Arial" w:cs="Arial"/>
          <w:sz w:val="22"/>
          <w:szCs w:val="22"/>
        </w:rPr>
        <w:t xml:space="preserve">en </w:t>
      </w:r>
      <w:r w:rsidR="007E0B87">
        <w:rPr>
          <w:rFonts w:ascii="Arial" w:hAnsi="Arial" w:cs="Arial"/>
          <w:sz w:val="22"/>
          <w:szCs w:val="22"/>
        </w:rPr>
        <w:t>un</w:t>
      </w:r>
      <w:r w:rsidR="00DC2704" w:rsidRPr="002A72D0">
        <w:rPr>
          <w:rFonts w:ascii="Arial" w:hAnsi="Arial" w:cs="Arial"/>
          <w:sz w:val="22"/>
          <w:szCs w:val="22"/>
        </w:rPr>
        <w:t xml:space="preserve"> lago</w:t>
      </w:r>
      <w:r w:rsidR="006F5751">
        <w:rPr>
          <w:rFonts w:ascii="Arial" w:hAnsi="Arial" w:cs="Arial"/>
          <w:sz w:val="22"/>
          <w:szCs w:val="22"/>
        </w:rPr>
        <w:t>.</w:t>
      </w:r>
      <w:r w:rsidR="00DC2704" w:rsidRPr="002A72D0">
        <w:rPr>
          <w:rFonts w:ascii="Arial" w:hAnsi="Arial" w:cs="Arial"/>
          <w:sz w:val="22"/>
          <w:szCs w:val="22"/>
        </w:rPr>
        <w:t xml:space="preserve"> </w:t>
      </w:r>
      <w:r w:rsidR="006F5751">
        <w:rPr>
          <w:rFonts w:ascii="Arial" w:hAnsi="Arial" w:cs="Arial"/>
          <w:sz w:val="22"/>
          <w:szCs w:val="22"/>
        </w:rPr>
        <w:t>E</w:t>
      </w:r>
      <w:r w:rsidR="00DC2704" w:rsidRPr="002A72D0">
        <w:rPr>
          <w:rFonts w:ascii="Arial" w:hAnsi="Arial" w:cs="Arial"/>
          <w:sz w:val="22"/>
          <w:szCs w:val="22"/>
        </w:rPr>
        <w:t xml:space="preserve">n cada uno de estos ejemplos </w:t>
      </w:r>
      <w:r w:rsidR="00DC2704" w:rsidRPr="002A72D0">
        <w:rPr>
          <w:rFonts w:ascii="Arial" w:hAnsi="Arial" w:cs="Arial"/>
          <w:sz w:val="22"/>
          <w:szCs w:val="22"/>
        </w:rPr>
        <w:lastRenderedPageBreak/>
        <w:t xml:space="preserve">los objetos se han reflejado y </w:t>
      </w:r>
      <w:r w:rsidR="006F5751">
        <w:rPr>
          <w:rFonts w:ascii="Arial" w:hAnsi="Arial" w:cs="Arial"/>
          <w:sz w:val="22"/>
          <w:szCs w:val="22"/>
        </w:rPr>
        <w:t>el reflejo es</w:t>
      </w:r>
      <w:r w:rsidR="00DC2704" w:rsidRPr="002A72D0">
        <w:rPr>
          <w:rFonts w:ascii="Arial" w:hAnsi="Arial" w:cs="Arial"/>
          <w:sz w:val="22"/>
          <w:szCs w:val="22"/>
        </w:rPr>
        <w:t xml:space="preserve"> idéntico al </w:t>
      </w:r>
      <w:r w:rsidR="006F5751">
        <w:rPr>
          <w:rFonts w:ascii="Arial" w:hAnsi="Arial" w:cs="Arial"/>
          <w:sz w:val="22"/>
          <w:szCs w:val="22"/>
        </w:rPr>
        <w:t>origin</w:t>
      </w:r>
      <w:r w:rsidR="006F5751" w:rsidRPr="002A72D0">
        <w:rPr>
          <w:rFonts w:ascii="Arial" w:hAnsi="Arial" w:cs="Arial"/>
          <w:sz w:val="22"/>
          <w:szCs w:val="22"/>
        </w:rPr>
        <w:t>al</w:t>
      </w:r>
      <w:r w:rsidR="00DC2704" w:rsidRPr="002A72D0">
        <w:rPr>
          <w:rFonts w:ascii="Arial" w:hAnsi="Arial" w:cs="Arial"/>
          <w:sz w:val="22"/>
          <w:szCs w:val="22"/>
        </w:rPr>
        <w:t>.</w:t>
      </w:r>
      <w:r w:rsidR="00B3090A" w:rsidRPr="002A72D0">
        <w:rPr>
          <w:rFonts w:ascii="Arial" w:hAnsi="Arial" w:cs="Arial"/>
          <w:sz w:val="22"/>
          <w:szCs w:val="22"/>
        </w:rPr>
        <w:t xml:space="preserve"> En este movimiento se genera un efecto de espejo, </w:t>
      </w:r>
      <w:r w:rsidR="00D43761" w:rsidRPr="002A72D0">
        <w:rPr>
          <w:rFonts w:ascii="Arial" w:hAnsi="Arial" w:cs="Arial"/>
          <w:sz w:val="22"/>
          <w:szCs w:val="22"/>
        </w:rPr>
        <w:t>puesto que la figura se ubica en sentido contrario.</w:t>
      </w:r>
    </w:p>
    <w:p w:rsidR="00D43761" w:rsidRPr="002A72D0" w:rsidRDefault="00D43761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D0D0D" w:themeFill="text1" w:themeFillTint="F2"/>
          </w:tcPr>
          <w:p w:rsidR="00D70F96" w:rsidRPr="002A72D0" w:rsidRDefault="00D70F96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2337B7">
        <w:tc>
          <w:tcPr>
            <w:tcW w:w="2518" w:type="dxa"/>
          </w:tcPr>
          <w:p w:rsidR="00D70F96" w:rsidRPr="002A72D0" w:rsidRDefault="00D70F96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D70F96" w:rsidRPr="002A72D0" w:rsidRDefault="00AB4BA7" w:rsidP="00D70F9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MA_06_12_IMG12</w:t>
            </w:r>
          </w:p>
        </w:tc>
      </w:tr>
      <w:tr w:rsidR="00664E13" w:rsidRPr="002A72D0" w:rsidTr="002337B7">
        <w:tc>
          <w:tcPr>
            <w:tcW w:w="2518" w:type="dxa"/>
          </w:tcPr>
          <w:p w:rsidR="00D70F96" w:rsidRPr="002A72D0" w:rsidRDefault="00D70F9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70F96" w:rsidRPr="002A72D0" w:rsidRDefault="00D70F96" w:rsidP="001C763B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Reflexione</w:t>
            </w:r>
            <w:r w:rsidR="001C763B" w:rsidRPr="002A72D0">
              <w:rPr>
                <w:rFonts w:ascii="Arial" w:hAnsi="Arial" w:cs="Arial"/>
              </w:rPr>
              <w:t>s</w:t>
            </w:r>
            <w:r w:rsidRPr="002A72D0">
              <w:rPr>
                <w:rFonts w:ascii="Arial" w:hAnsi="Arial" w:cs="Arial"/>
              </w:rPr>
              <w:t xml:space="preserve"> en nuestro entorno</w:t>
            </w:r>
          </w:p>
        </w:tc>
      </w:tr>
      <w:tr w:rsidR="00664E13" w:rsidRPr="002A72D0" w:rsidTr="002337B7">
        <w:tc>
          <w:tcPr>
            <w:tcW w:w="2518" w:type="dxa"/>
          </w:tcPr>
          <w:p w:rsidR="00D70F96" w:rsidRPr="002A72D0" w:rsidRDefault="00D70F9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15" w:type="dxa"/>
          </w:tcPr>
          <w:p w:rsidR="00D70F96" w:rsidRPr="002A72D0" w:rsidRDefault="008925F6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hyperlink r:id="rId29" w:history="1">
              <w:r w:rsidR="00D70F96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129088694</w:t>
              </w:r>
            </w:hyperlink>
            <w:r w:rsidR="00D70F96" w:rsidRPr="002A72D0">
              <w:rPr>
                <w:rFonts w:ascii="Arial" w:hAnsi="Arial" w:cs="Arial"/>
              </w:rPr>
              <w:t xml:space="preserve"> </w:t>
            </w:r>
            <w:hyperlink r:id="rId30" w:history="1">
              <w:r w:rsidR="00A9212C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118454776</w:t>
              </w:r>
            </w:hyperlink>
            <w:r w:rsidR="00A9212C" w:rsidRPr="002A72D0">
              <w:rPr>
                <w:rFonts w:ascii="Arial" w:hAnsi="Arial" w:cs="Arial"/>
              </w:rPr>
              <w:t xml:space="preserve"> </w:t>
            </w:r>
            <w:r w:rsidR="00D70F96" w:rsidRPr="002A72D0">
              <w:rPr>
                <w:rFonts w:ascii="Arial" w:hAnsi="Arial" w:cs="Arial"/>
              </w:rPr>
              <w:t xml:space="preserve"> </w:t>
            </w:r>
            <w:hyperlink r:id="rId31" w:history="1">
              <w:r w:rsidR="00D70F96" w:rsidRPr="002A72D0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227217268</w:t>
              </w:r>
            </w:hyperlink>
          </w:p>
          <w:p w:rsidR="00D70F96" w:rsidRPr="002A72D0" w:rsidRDefault="00D70F96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  <w:tr w:rsidR="00D70F96" w:rsidRPr="002A72D0" w:rsidTr="002337B7">
        <w:tc>
          <w:tcPr>
            <w:tcW w:w="2518" w:type="dxa"/>
          </w:tcPr>
          <w:p w:rsidR="00D70F96" w:rsidRPr="002A72D0" w:rsidRDefault="00D70F9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08475B" w:rsidP="00922AE7">
            <w:pPr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>Reflexiones</w:t>
            </w:r>
            <w:r w:rsidR="00D70F96" w:rsidRPr="002A72D0">
              <w:rPr>
                <w:rFonts w:ascii="Arial" w:hAnsi="Arial" w:cs="Arial"/>
              </w:rPr>
              <w:t xml:space="preserve"> en </w:t>
            </w:r>
            <w:r w:rsidR="006F5751">
              <w:rPr>
                <w:rFonts w:ascii="Arial" w:hAnsi="Arial" w:cs="Arial"/>
              </w:rPr>
              <w:t>el</w:t>
            </w:r>
            <w:r w:rsidR="006F5751" w:rsidRPr="002A72D0">
              <w:rPr>
                <w:rFonts w:ascii="Arial" w:hAnsi="Arial" w:cs="Arial"/>
              </w:rPr>
              <w:t xml:space="preserve"> </w:t>
            </w:r>
            <w:r w:rsidR="00D70F96" w:rsidRPr="002A72D0">
              <w:rPr>
                <w:rFonts w:ascii="Arial" w:hAnsi="Arial" w:cs="Arial"/>
              </w:rPr>
              <w:t>entorno</w:t>
            </w:r>
            <w:r w:rsidR="003B737A" w:rsidRPr="002A72D0">
              <w:rPr>
                <w:rFonts w:ascii="Arial" w:hAnsi="Arial" w:cs="Arial"/>
              </w:rPr>
              <w:t>.</w:t>
            </w:r>
          </w:p>
        </w:tc>
      </w:tr>
    </w:tbl>
    <w:p w:rsidR="00B471B6" w:rsidRPr="002A72D0" w:rsidRDefault="00B471B6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48578F" w:rsidRPr="002A72D0" w:rsidRDefault="00C23E1E" w:rsidP="00C23E1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Este mismo movimiento se puede realizar con las figuras </w:t>
      </w:r>
      <w:r w:rsidR="007E0B87">
        <w:rPr>
          <w:rFonts w:ascii="Arial" w:hAnsi="Arial" w:cs="Arial"/>
          <w:sz w:val="22"/>
          <w:szCs w:val="22"/>
        </w:rPr>
        <w:t>planas</w:t>
      </w:r>
      <w:r w:rsidRPr="002A72D0">
        <w:rPr>
          <w:rFonts w:ascii="Arial" w:hAnsi="Arial" w:cs="Arial"/>
          <w:sz w:val="22"/>
          <w:szCs w:val="22"/>
        </w:rPr>
        <w:t>. Por ejemplo</w:t>
      </w:r>
      <w:r w:rsidR="006F5751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061B52" w:rsidRPr="002A72D0">
        <w:rPr>
          <w:rFonts w:ascii="Arial" w:hAnsi="Arial" w:cs="Arial"/>
          <w:sz w:val="22"/>
          <w:szCs w:val="22"/>
        </w:rPr>
        <w:t xml:space="preserve">si reflejas la figura </w:t>
      </w:r>
      <w:r w:rsidR="00B17839" w:rsidRPr="002A72D0">
        <w:rPr>
          <w:rFonts w:ascii="Arial" w:hAnsi="Arial" w:cs="Arial"/>
          <w:i/>
          <w:sz w:val="22"/>
          <w:szCs w:val="22"/>
        </w:rPr>
        <w:t>ABCDEF</w:t>
      </w:r>
      <w:r w:rsidR="00061B52" w:rsidRPr="002A72D0">
        <w:rPr>
          <w:rFonts w:ascii="Arial" w:hAnsi="Arial" w:cs="Arial"/>
          <w:i/>
          <w:sz w:val="22"/>
          <w:szCs w:val="22"/>
        </w:rPr>
        <w:t xml:space="preserve"> </w:t>
      </w:r>
      <w:r w:rsidR="0048578F" w:rsidRPr="002A72D0">
        <w:rPr>
          <w:rFonts w:ascii="Arial" w:hAnsi="Arial" w:cs="Arial"/>
          <w:sz w:val="22"/>
          <w:szCs w:val="22"/>
        </w:rPr>
        <w:t xml:space="preserve">respecto </w:t>
      </w:r>
      <w:r w:rsidR="007E0B87">
        <w:rPr>
          <w:rFonts w:ascii="Arial" w:hAnsi="Arial" w:cs="Arial"/>
          <w:sz w:val="22"/>
          <w:szCs w:val="22"/>
        </w:rPr>
        <w:t xml:space="preserve">a la recta </w:t>
      </w:r>
      <w:r w:rsidR="007E0B87" w:rsidRPr="007E0B87">
        <w:rPr>
          <w:rFonts w:ascii="Arial" w:hAnsi="Arial" w:cs="Arial"/>
          <w:i/>
          <w:sz w:val="22"/>
          <w:szCs w:val="22"/>
        </w:rPr>
        <w:t>m</w:t>
      </w:r>
      <w:r w:rsidR="0048578F" w:rsidRPr="002A72D0">
        <w:rPr>
          <w:rFonts w:ascii="Arial" w:hAnsi="Arial" w:cs="Arial"/>
          <w:sz w:val="22"/>
          <w:szCs w:val="22"/>
        </w:rPr>
        <w:t>, observas que la figura se ha</w:t>
      </w:r>
      <w:r w:rsidR="007E0B87">
        <w:rPr>
          <w:rFonts w:ascii="Arial" w:hAnsi="Arial" w:cs="Arial"/>
          <w:sz w:val="22"/>
          <w:szCs w:val="22"/>
        </w:rPr>
        <w:t xml:space="preserve"> reflejado</w:t>
      </w:r>
      <w:r w:rsidR="0048578F" w:rsidRPr="002A72D0">
        <w:rPr>
          <w:rFonts w:ascii="Arial" w:hAnsi="Arial" w:cs="Arial"/>
          <w:sz w:val="22"/>
          <w:szCs w:val="22"/>
        </w:rPr>
        <w:t xml:space="preserve"> y que la imagen reflejada </w:t>
      </w:r>
      <w:r w:rsidR="00B17839" w:rsidRPr="002A72D0">
        <w:rPr>
          <w:rFonts w:ascii="Arial" w:hAnsi="Arial" w:cs="Arial"/>
          <w:sz w:val="22"/>
          <w:szCs w:val="22"/>
        </w:rPr>
        <w:t xml:space="preserve">tiene el mismo tamaño y </w:t>
      </w:r>
      <w:r w:rsidR="00DA1043">
        <w:rPr>
          <w:rFonts w:ascii="Arial" w:hAnsi="Arial" w:cs="Arial"/>
          <w:sz w:val="22"/>
          <w:szCs w:val="22"/>
        </w:rPr>
        <w:t xml:space="preserve">la misma </w:t>
      </w:r>
      <w:r w:rsidR="00B17839" w:rsidRPr="002A72D0">
        <w:rPr>
          <w:rFonts w:ascii="Arial" w:hAnsi="Arial" w:cs="Arial"/>
          <w:sz w:val="22"/>
          <w:szCs w:val="22"/>
        </w:rPr>
        <w:t>forma de la inicial</w:t>
      </w:r>
      <w:r w:rsidR="006F5751">
        <w:rPr>
          <w:rFonts w:ascii="Arial" w:hAnsi="Arial" w:cs="Arial"/>
          <w:sz w:val="22"/>
          <w:szCs w:val="22"/>
        </w:rPr>
        <w:t>;</w:t>
      </w:r>
      <w:r w:rsidR="00B17839" w:rsidRPr="002A72D0">
        <w:rPr>
          <w:rFonts w:ascii="Arial" w:hAnsi="Arial" w:cs="Arial"/>
          <w:sz w:val="22"/>
          <w:szCs w:val="22"/>
        </w:rPr>
        <w:t xml:space="preserve"> lo único que se ha modificado </w:t>
      </w:r>
      <w:r w:rsidR="006F5751">
        <w:rPr>
          <w:rFonts w:ascii="Arial" w:hAnsi="Arial" w:cs="Arial"/>
          <w:sz w:val="22"/>
          <w:szCs w:val="22"/>
        </w:rPr>
        <w:t>son</w:t>
      </w:r>
      <w:r w:rsidR="006F5751" w:rsidRPr="002A72D0">
        <w:rPr>
          <w:rFonts w:ascii="Arial" w:hAnsi="Arial" w:cs="Arial"/>
          <w:sz w:val="22"/>
          <w:szCs w:val="22"/>
        </w:rPr>
        <w:t xml:space="preserve"> </w:t>
      </w:r>
      <w:r w:rsidR="00B17839" w:rsidRPr="002A72D0">
        <w:rPr>
          <w:rFonts w:ascii="Arial" w:hAnsi="Arial" w:cs="Arial"/>
          <w:sz w:val="22"/>
          <w:szCs w:val="22"/>
        </w:rPr>
        <w:t>su posición y</w:t>
      </w:r>
      <w:r w:rsidR="007E0B87">
        <w:rPr>
          <w:rFonts w:ascii="Arial" w:hAnsi="Arial" w:cs="Arial"/>
          <w:sz w:val="22"/>
          <w:szCs w:val="22"/>
        </w:rPr>
        <w:t xml:space="preserve"> su</w:t>
      </w:r>
      <w:r w:rsidR="00B17839" w:rsidRPr="002A72D0">
        <w:rPr>
          <w:rFonts w:ascii="Arial" w:hAnsi="Arial" w:cs="Arial"/>
          <w:sz w:val="22"/>
          <w:szCs w:val="22"/>
        </w:rPr>
        <w:t xml:space="preserve"> dirección.</w:t>
      </w:r>
    </w:p>
    <w:p w:rsidR="0048578F" w:rsidRPr="002A72D0" w:rsidRDefault="0048578F" w:rsidP="00C23E1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8578F" w:rsidRPr="002A72D0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48578F" w:rsidRPr="002A72D0" w:rsidRDefault="0048578F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48578F" w:rsidRPr="002A72D0" w:rsidTr="008945E9">
        <w:tc>
          <w:tcPr>
            <w:tcW w:w="2518" w:type="dxa"/>
          </w:tcPr>
          <w:p w:rsidR="0048578F" w:rsidRPr="002A72D0" w:rsidRDefault="0048578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48578F" w:rsidRPr="002A72D0" w:rsidRDefault="0048578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</w:t>
            </w:r>
            <w:r w:rsidR="00AB4BA7">
              <w:rPr>
                <w:rFonts w:ascii="Arial" w:hAnsi="Arial" w:cs="Arial"/>
              </w:rPr>
              <w:t>IMG13</w:t>
            </w:r>
          </w:p>
        </w:tc>
      </w:tr>
      <w:tr w:rsidR="0048578F" w:rsidRPr="002A72D0" w:rsidTr="008945E9">
        <w:tc>
          <w:tcPr>
            <w:tcW w:w="2518" w:type="dxa"/>
          </w:tcPr>
          <w:p w:rsidR="0048578F" w:rsidRPr="002A72D0" w:rsidRDefault="0048578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48578F" w:rsidRPr="002A72D0" w:rsidRDefault="00B1783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Reflexión</w:t>
            </w:r>
          </w:p>
        </w:tc>
      </w:tr>
      <w:tr w:rsidR="0048578F" w:rsidRPr="002A72D0" w:rsidTr="008945E9">
        <w:tc>
          <w:tcPr>
            <w:tcW w:w="2518" w:type="dxa"/>
          </w:tcPr>
          <w:p w:rsidR="0048578F" w:rsidRPr="002A72D0" w:rsidRDefault="0048578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15" w:type="dxa"/>
          </w:tcPr>
          <w:p w:rsidR="00B17839" w:rsidRPr="002A72D0" w:rsidRDefault="007E0B87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anchor distT="0" distB="0" distL="114300" distR="114300" simplePos="0" relativeHeight="251648512" behindDoc="1" locked="0" layoutInCell="1" allowOverlap="1">
                  <wp:simplePos x="0" y="0"/>
                  <wp:positionH relativeFrom="column">
                    <wp:posOffset>828040</wp:posOffset>
                  </wp:positionH>
                  <wp:positionV relativeFrom="paragraph">
                    <wp:posOffset>100965</wp:posOffset>
                  </wp:positionV>
                  <wp:extent cx="1616710" cy="1304925"/>
                  <wp:effectExtent l="0" t="0" r="2540" b="9525"/>
                  <wp:wrapThrough wrapText="bothSides">
                    <wp:wrapPolygon edited="0">
                      <wp:start x="0" y="0"/>
                      <wp:lineTo x="0" y="21442"/>
                      <wp:lineTo x="21379" y="21442"/>
                      <wp:lineTo x="21379" y="0"/>
                      <wp:lineTo x="0" y="0"/>
                    </wp:wrapPolygon>
                  </wp:wrapThrough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13" t="25943" r="38239" b="23339"/>
                          <a:stretch/>
                        </pic:blipFill>
                        <pic:spPr bwMode="auto">
                          <a:xfrm>
                            <a:off x="0" y="0"/>
                            <a:ext cx="1616710" cy="1304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2A72D0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  <w:tr w:rsidR="0048578F" w:rsidRPr="002A72D0" w:rsidTr="008945E9">
        <w:tc>
          <w:tcPr>
            <w:tcW w:w="2518" w:type="dxa"/>
          </w:tcPr>
          <w:p w:rsidR="0048578F" w:rsidRPr="002A72D0" w:rsidRDefault="0048578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48578F" w:rsidRPr="002A72D0" w:rsidRDefault="00B17839" w:rsidP="008945E9">
            <w:pPr>
              <w:rPr>
                <w:rFonts w:ascii="Arial" w:hAnsi="Arial" w:cs="Arial"/>
              </w:rPr>
            </w:pPr>
            <w:r w:rsidRPr="007E0B87">
              <w:rPr>
                <w:rFonts w:ascii="Arial" w:hAnsi="Arial" w:cs="Arial"/>
                <w:highlight w:val="yellow"/>
              </w:rPr>
              <w:t>La figura A</w:t>
            </w:r>
            <w:r w:rsidRPr="007E0B87">
              <w:rPr>
                <w:rFonts w:ascii="Arial" w:hAnsi="Arial" w:cs="Arial"/>
                <w:i/>
                <w:highlight w:val="yellow"/>
              </w:rPr>
              <w:t xml:space="preserve">´B´C´ </w:t>
            </w:r>
            <w:r w:rsidR="00746022" w:rsidRPr="007E0B87">
              <w:rPr>
                <w:rFonts w:ascii="Arial" w:hAnsi="Arial" w:cs="Arial"/>
                <w:highlight w:val="yellow"/>
              </w:rPr>
              <w:t xml:space="preserve">es la reflexión de la figura </w:t>
            </w:r>
            <w:r w:rsidR="00746022" w:rsidRPr="007E0B87">
              <w:rPr>
                <w:rFonts w:ascii="Arial" w:hAnsi="Arial" w:cs="Arial"/>
                <w:i/>
                <w:highlight w:val="yellow"/>
              </w:rPr>
              <w:t>ABC</w:t>
            </w:r>
            <w:r w:rsidR="00746022" w:rsidRPr="007E0B87">
              <w:rPr>
                <w:rFonts w:ascii="Arial" w:hAnsi="Arial" w:cs="Arial"/>
                <w:highlight w:val="yellow"/>
              </w:rPr>
              <w:t xml:space="preserve"> por el punto </w:t>
            </w:r>
            <w:r w:rsidR="00746022" w:rsidRPr="007E0B87">
              <w:rPr>
                <w:rFonts w:ascii="Arial" w:hAnsi="Arial" w:cs="Arial"/>
                <w:i/>
                <w:highlight w:val="yellow"/>
              </w:rPr>
              <w:t>D.</w:t>
            </w:r>
          </w:p>
        </w:tc>
      </w:tr>
    </w:tbl>
    <w:p w:rsidR="0048578F" w:rsidRPr="002A72D0" w:rsidRDefault="0048578F" w:rsidP="00C23E1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7839" w:rsidRPr="002A72D0" w:rsidTr="008945E9">
        <w:tc>
          <w:tcPr>
            <w:tcW w:w="8978" w:type="dxa"/>
            <w:gridSpan w:val="2"/>
            <w:shd w:val="clear" w:color="auto" w:fill="000000" w:themeFill="text1"/>
          </w:tcPr>
          <w:p w:rsidR="00B17839" w:rsidRPr="002A72D0" w:rsidRDefault="00B17839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Destacado</w:t>
            </w:r>
          </w:p>
        </w:tc>
      </w:tr>
      <w:tr w:rsidR="00B17839" w:rsidRPr="002A72D0" w:rsidTr="008945E9">
        <w:tc>
          <w:tcPr>
            <w:tcW w:w="2518" w:type="dxa"/>
          </w:tcPr>
          <w:p w:rsidR="00B17839" w:rsidRPr="002A72D0" w:rsidRDefault="00B17839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B17839" w:rsidRPr="002A72D0" w:rsidRDefault="00B17839" w:rsidP="00074ACF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 xml:space="preserve">La </w:t>
            </w:r>
            <w:r w:rsidR="00074ACF" w:rsidRPr="002A72D0">
              <w:rPr>
                <w:rFonts w:ascii="Arial" w:hAnsi="Arial" w:cs="Arial"/>
                <w:b/>
              </w:rPr>
              <w:t>reflexión</w:t>
            </w:r>
          </w:p>
        </w:tc>
      </w:tr>
      <w:tr w:rsidR="00B17839" w:rsidRPr="002A72D0" w:rsidTr="008945E9">
        <w:trPr>
          <w:trHeight w:val="810"/>
        </w:trPr>
        <w:tc>
          <w:tcPr>
            <w:tcW w:w="2518" w:type="dxa"/>
          </w:tcPr>
          <w:p w:rsidR="00B17839" w:rsidRPr="002A72D0" w:rsidRDefault="00B1783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DA1043" w:rsidRDefault="006F5751" w:rsidP="00922AE7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L</w:t>
            </w:r>
            <w:r w:rsidRPr="002A72D0">
              <w:rPr>
                <w:rFonts w:ascii="Arial" w:hAnsi="Arial" w:cs="Arial"/>
              </w:rPr>
              <w:t xml:space="preserve">a </w:t>
            </w:r>
            <w:r w:rsidR="00074ACF" w:rsidRPr="002A72D0">
              <w:rPr>
                <w:rFonts w:ascii="Arial" w:hAnsi="Arial" w:cs="Arial"/>
              </w:rPr>
              <w:t xml:space="preserve">reflexión es una trasformación rígida en el plano que consiste en encontrar </w:t>
            </w:r>
            <w:r w:rsidR="007E0B87">
              <w:rPr>
                <w:rFonts w:ascii="Arial" w:hAnsi="Arial" w:cs="Arial"/>
              </w:rPr>
              <w:t>la</w:t>
            </w:r>
            <w:r w:rsidR="00074ACF" w:rsidRPr="002A72D0">
              <w:rPr>
                <w:rFonts w:ascii="Arial" w:hAnsi="Arial" w:cs="Arial"/>
              </w:rPr>
              <w:t xml:space="preserve"> imagen</w:t>
            </w:r>
            <w:r w:rsidR="007E0B87">
              <w:rPr>
                <w:rFonts w:ascii="Arial" w:hAnsi="Arial" w:cs="Arial"/>
              </w:rPr>
              <w:t xml:space="preserve"> de </w:t>
            </w:r>
            <w:r>
              <w:rPr>
                <w:rFonts w:ascii="Arial" w:hAnsi="Arial" w:cs="Arial"/>
              </w:rPr>
              <w:t>u</w:t>
            </w:r>
            <w:r w:rsidR="007E0B87">
              <w:rPr>
                <w:rFonts w:ascii="Arial" w:hAnsi="Arial" w:cs="Arial"/>
              </w:rPr>
              <w:t>na figura</w:t>
            </w:r>
            <w:r w:rsidR="00074ACF" w:rsidRPr="002A72D0">
              <w:rPr>
                <w:rFonts w:ascii="Arial" w:hAnsi="Arial" w:cs="Arial"/>
              </w:rPr>
              <w:t xml:space="preserve"> respecto a </w:t>
            </w:r>
            <w:r>
              <w:rPr>
                <w:rFonts w:ascii="Arial" w:hAnsi="Arial" w:cs="Arial"/>
              </w:rPr>
              <w:t xml:space="preserve">una </w:t>
            </w:r>
            <w:r w:rsidR="007E0B87">
              <w:rPr>
                <w:rFonts w:ascii="Arial" w:hAnsi="Arial" w:cs="Arial"/>
              </w:rPr>
              <w:t xml:space="preserve">recta llamada </w:t>
            </w:r>
            <w:r w:rsidR="007E0B87" w:rsidRPr="00922AE7">
              <w:rPr>
                <w:rFonts w:ascii="Arial" w:hAnsi="Arial" w:cs="Arial"/>
              </w:rPr>
              <w:t>eje de simetría.</w:t>
            </w:r>
            <w:r w:rsidR="007E0B87">
              <w:rPr>
                <w:rFonts w:ascii="Arial" w:hAnsi="Arial" w:cs="Arial"/>
              </w:rPr>
              <w:t xml:space="preserve"> L</w:t>
            </w:r>
            <w:r w:rsidR="00074ACF" w:rsidRPr="002A72D0">
              <w:rPr>
                <w:rFonts w:ascii="Arial" w:hAnsi="Arial" w:cs="Arial"/>
              </w:rPr>
              <w:t xml:space="preserve">a imagen reflejada </w:t>
            </w:r>
            <w:r w:rsidR="007E0B87">
              <w:rPr>
                <w:rFonts w:ascii="Arial" w:hAnsi="Arial" w:cs="Arial"/>
              </w:rPr>
              <w:t>conserva</w:t>
            </w:r>
            <w:r>
              <w:rPr>
                <w:rFonts w:ascii="Arial" w:hAnsi="Arial" w:cs="Arial"/>
              </w:rPr>
              <w:t xml:space="preserve"> el </w:t>
            </w:r>
            <w:r w:rsidR="00074ACF" w:rsidRPr="002A72D0">
              <w:rPr>
                <w:rFonts w:ascii="Arial" w:hAnsi="Arial" w:cs="Arial"/>
              </w:rPr>
              <w:t>mismo tamaño y</w:t>
            </w:r>
            <w:r w:rsidR="007E0B87">
              <w:rPr>
                <w:rFonts w:ascii="Arial" w:hAnsi="Arial" w:cs="Arial"/>
              </w:rPr>
              <w:t xml:space="preserve"> la misma</w:t>
            </w:r>
            <w:r w:rsidR="00074ACF" w:rsidRPr="002A72D0">
              <w:rPr>
                <w:rFonts w:ascii="Arial" w:hAnsi="Arial" w:cs="Arial"/>
              </w:rPr>
              <w:t xml:space="preserve"> forma</w:t>
            </w:r>
            <w:r w:rsidR="007E0B87">
              <w:rPr>
                <w:rFonts w:ascii="Arial" w:hAnsi="Arial" w:cs="Arial"/>
              </w:rPr>
              <w:t xml:space="preserve"> de la figura inicial</w:t>
            </w:r>
            <w:r w:rsidR="00074ACF" w:rsidRPr="002A72D0">
              <w:rPr>
                <w:rFonts w:ascii="Arial" w:hAnsi="Arial" w:cs="Arial"/>
              </w:rPr>
              <w:t xml:space="preserve">, pero </w:t>
            </w:r>
            <w:r w:rsidR="007E0B87">
              <w:rPr>
                <w:rFonts w:ascii="Arial" w:hAnsi="Arial" w:cs="Arial"/>
              </w:rPr>
              <w:t>en otra</w:t>
            </w:r>
            <w:r w:rsidR="00074ACF" w:rsidRPr="002A72D0">
              <w:rPr>
                <w:rFonts w:ascii="Arial" w:hAnsi="Arial" w:cs="Arial"/>
              </w:rPr>
              <w:t xml:space="preserve"> dirección.</w:t>
            </w:r>
          </w:p>
        </w:tc>
      </w:tr>
    </w:tbl>
    <w:p w:rsidR="00DE1579" w:rsidRPr="002A72D0" w:rsidRDefault="00DE1579" w:rsidP="003C766E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</w:p>
    <w:p w:rsidR="00163B32" w:rsidRPr="007E0B87" w:rsidRDefault="00163B32" w:rsidP="007E0B87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7E0B87">
        <w:rPr>
          <w:rFonts w:ascii="Arial" w:hAnsi="Arial" w:cs="Arial"/>
          <w:sz w:val="22"/>
          <w:szCs w:val="22"/>
        </w:rPr>
        <w:t xml:space="preserve">Reflejar la figura </w:t>
      </w:r>
      <w:r w:rsidRPr="007E0B87">
        <w:rPr>
          <w:rFonts w:ascii="Arial" w:hAnsi="Arial" w:cs="Arial"/>
          <w:i/>
          <w:sz w:val="22"/>
          <w:szCs w:val="22"/>
        </w:rPr>
        <w:t xml:space="preserve">DEFGHI </w:t>
      </w:r>
      <w:r w:rsidRPr="007E0B87">
        <w:rPr>
          <w:rFonts w:ascii="Arial" w:hAnsi="Arial" w:cs="Arial"/>
          <w:sz w:val="22"/>
          <w:szCs w:val="22"/>
        </w:rPr>
        <w:t xml:space="preserve">respecto a </w:t>
      </w:r>
      <w:r w:rsidR="00F02D80">
        <w:rPr>
          <w:rFonts w:ascii="Arial" w:hAnsi="Arial" w:cs="Arial"/>
          <w:sz w:val="22"/>
          <w:szCs w:val="22"/>
        </w:rPr>
        <w:t xml:space="preserve">la recta </w:t>
      </w:r>
      <w:r w:rsidR="00F02D80">
        <w:rPr>
          <w:rFonts w:ascii="Arial" w:hAnsi="Arial" w:cs="Arial"/>
          <w:i/>
          <w:sz w:val="22"/>
          <w:szCs w:val="22"/>
        </w:rPr>
        <w:t>AB</w:t>
      </w:r>
      <w:r w:rsidR="00F02D80">
        <w:rPr>
          <w:rFonts w:ascii="Arial" w:hAnsi="Arial" w:cs="Arial"/>
          <w:sz w:val="22"/>
          <w:szCs w:val="22"/>
        </w:rPr>
        <w:t>.</w:t>
      </w:r>
    </w:p>
    <w:p w:rsidR="00163B32" w:rsidRPr="002A72D0" w:rsidRDefault="00163B32" w:rsidP="00163B32">
      <w:pPr>
        <w:tabs>
          <w:tab w:val="right" w:pos="8789"/>
        </w:tabs>
        <w:spacing w:after="0"/>
        <w:ind w:left="8498" w:hanging="8498"/>
        <w:jc w:val="both"/>
        <w:rPr>
          <w:rFonts w:ascii="Arial" w:hAnsi="Arial" w:cs="Arial"/>
          <w:sz w:val="22"/>
          <w:szCs w:val="22"/>
        </w:rPr>
      </w:pPr>
    </w:p>
    <w:p w:rsidR="00163B32" w:rsidRPr="002A72D0" w:rsidRDefault="00163B32" w:rsidP="00F02D80">
      <w:pPr>
        <w:spacing w:after="0"/>
        <w:jc w:val="both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>Para construir esta reflexión, lo primero que debe</w:t>
      </w:r>
      <w:r w:rsidR="00DA1043">
        <w:rPr>
          <w:rFonts w:ascii="Arial" w:hAnsi="Arial" w:cs="Arial"/>
          <w:sz w:val="22"/>
          <w:szCs w:val="22"/>
        </w:rPr>
        <w:t>s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6F5751">
        <w:rPr>
          <w:rFonts w:ascii="Arial" w:hAnsi="Arial" w:cs="Arial"/>
          <w:sz w:val="22"/>
          <w:szCs w:val="22"/>
        </w:rPr>
        <w:t>hacer</w:t>
      </w:r>
      <w:r w:rsidR="006F5751" w:rsidRPr="002A72D0">
        <w:rPr>
          <w:rFonts w:ascii="Arial" w:hAnsi="Arial" w:cs="Arial"/>
          <w:sz w:val="22"/>
          <w:szCs w:val="22"/>
        </w:rPr>
        <w:t xml:space="preserve"> </w:t>
      </w:r>
      <w:r w:rsidRPr="002A72D0">
        <w:rPr>
          <w:rFonts w:ascii="Arial" w:hAnsi="Arial" w:cs="Arial"/>
          <w:sz w:val="22"/>
          <w:szCs w:val="22"/>
        </w:rPr>
        <w:t>es trazar rectas perpendiculares, es decir</w:t>
      </w:r>
      <w:r w:rsidR="006F5751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que formen un ángulo de 90°, desde cada uno de los vértices de la figura con eje de reflexión. Despu</w:t>
      </w:r>
      <w:r w:rsidR="00685B5C" w:rsidRPr="002A72D0">
        <w:rPr>
          <w:rFonts w:ascii="Arial" w:hAnsi="Arial" w:cs="Arial"/>
          <w:sz w:val="22"/>
          <w:szCs w:val="22"/>
        </w:rPr>
        <w:t xml:space="preserve">és de estos trazos, con el compás </w:t>
      </w:r>
      <w:r w:rsidR="00F02D80">
        <w:rPr>
          <w:rFonts w:ascii="Arial" w:hAnsi="Arial" w:cs="Arial"/>
          <w:sz w:val="22"/>
          <w:szCs w:val="22"/>
        </w:rPr>
        <w:t>toma</w:t>
      </w:r>
      <w:r w:rsidR="00DA1043">
        <w:rPr>
          <w:rFonts w:ascii="Arial" w:hAnsi="Arial" w:cs="Arial"/>
          <w:sz w:val="22"/>
          <w:szCs w:val="22"/>
        </w:rPr>
        <w:t>s</w:t>
      </w:r>
      <w:r w:rsidR="00F02D80">
        <w:rPr>
          <w:rFonts w:ascii="Arial" w:hAnsi="Arial" w:cs="Arial"/>
          <w:sz w:val="22"/>
          <w:szCs w:val="22"/>
        </w:rPr>
        <w:t xml:space="preserve"> </w:t>
      </w:r>
      <w:r w:rsidR="00685B5C" w:rsidRPr="002A72D0">
        <w:rPr>
          <w:rFonts w:ascii="Arial" w:hAnsi="Arial" w:cs="Arial"/>
          <w:sz w:val="22"/>
          <w:szCs w:val="22"/>
        </w:rPr>
        <w:t>la medida desde cada uno de los vértices hasta el eje de reflexión</w:t>
      </w:r>
      <w:r w:rsidR="006F5751">
        <w:rPr>
          <w:rFonts w:ascii="Arial" w:hAnsi="Arial" w:cs="Arial"/>
          <w:sz w:val="22"/>
          <w:szCs w:val="22"/>
        </w:rPr>
        <w:t>,</w:t>
      </w:r>
      <w:r w:rsidR="00685B5C" w:rsidRPr="002A72D0">
        <w:rPr>
          <w:rFonts w:ascii="Arial" w:hAnsi="Arial" w:cs="Arial"/>
          <w:sz w:val="22"/>
          <w:szCs w:val="22"/>
        </w:rPr>
        <w:t xml:space="preserve"> y </w:t>
      </w:r>
      <w:r w:rsidR="00F02D80">
        <w:rPr>
          <w:rFonts w:ascii="Arial" w:hAnsi="Arial" w:cs="Arial"/>
          <w:sz w:val="22"/>
          <w:szCs w:val="22"/>
        </w:rPr>
        <w:t>sin mover el punto de apoyo marca</w:t>
      </w:r>
      <w:r w:rsidR="00DA1043">
        <w:rPr>
          <w:rFonts w:ascii="Arial" w:hAnsi="Arial" w:cs="Arial"/>
          <w:sz w:val="22"/>
          <w:szCs w:val="22"/>
        </w:rPr>
        <w:t>s</w:t>
      </w:r>
      <w:r w:rsidR="00F02D80">
        <w:rPr>
          <w:rFonts w:ascii="Arial" w:hAnsi="Arial" w:cs="Arial"/>
          <w:sz w:val="22"/>
          <w:szCs w:val="22"/>
        </w:rPr>
        <w:t xml:space="preserve"> esa distancia en el lado opuesto del eje de simetría. Se</w:t>
      </w:r>
      <w:r w:rsidR="00DA1043">
        <w:rPr>
          <w:rFonts w:ascii="Arial" w:hAnsi="Arial" w:cs="Arial"/>
          <w:sz w:val="22"/>
          <w:szCs w:val="22"/>
        </w:rPr>
        <w:t>ñala</w:t>
      </w:r>
      <w:r w:rsidR="00F02D80">
        <w:rPr>
          <w:rFonts w:ascii="Arial" w:hAnsi="Arial" w:cs="Arial"/>
          <w:sz w:val="22"/>
          <w:szCs w:val="22"/>
        </w:rPr>
        <w:t xml:space="preserve"> los nuevos vértices </w:t>
      </w:r>
      <w:r w:rsidR="00F02D80" w:rsidRPr="002A72D0">
        <w:rPr>
          <w:rFonts w:ascii="Arial" w:hAnsi="Arial" w:cs="Arial"/>
          <w:i/>
          <w:sz w:val="22"/>
          <w:szCs w:val="22"/>
        </w:rPr>
        <w:t xml:space="preserve">´E´F´G´H´ </w:t>
      </w:r>
      <w:r w:rsidR="00F02D80">
        <w:rPr>
          <w:rFonts w:ascii="Arial" w:hAnsi="Arial" w:cs="Arial"/>
          <w:i/>
          <w:sz w:val="22"/>
          <w:szCs w:val="22"/>
        </w:rPr>
        <w:t xml:space="preserve">e </w:t>
      </w:r>
      <w:r w:rsidR="00F02D80" w:rsidRPr="002A72D0">
        <w:rPr>
          <w:rFonts w:ascii="Arial" w:hAnsi="Arial" w:cs="Arial"/>
          <w:i/>
          <w:sz w:val="22"/>
          <w:szCs w:val="22"/>
        </w:rPr>
        <w:t>I´</w:t>
      </w:r>
      <w:r w:rsidR="00F02D80">
        <w:rPr>
          <w:rFonts w:ascii="Arial" w:hAnsi="Arial" w:cs="Arial"/>
          <w:i/>
          <w:sz w:val="22"/>
          <w:szCs w:val="22"/>
        </w:rPr>
        <w:t xml:space="preserve"> </w:t>
      </w:r>
      <w:r w:rsidR="00F02D80" w:rsidRPr="00F02D80">
        <w:rPr>
          <w:rFonts w:ascii="Arial" w:hAnsi="Arial" w:cs="Arial"/>
          <w:sz w:val="22"/>
          <w:szCs w:val="22"/>
        </w:rPr>
        <w:t xml:space="preserve">de tal manera que </w:t>
      </w:r>
      <w:r w:rsidR="006F5751">
        <w:rPr>
          <w:rFonts w:ascii="Arial" w:hAnsi="Arial" w:cs="Arial"/>
          <w:sz w:val="22"/>
          <w:szCs w:val="22"/>
        </w:rPr>
        <w:t>al</w:t>
      </w:r>
      <w:r w:rsidR="006F5751" w:rsidRPr="00F02D80">
        <w:rPr>
          <w:rFonts w:ascii="Arial" w:hAnsi="Arial" w:cs="Arial"/>
          <w:sz w:val="22"/>
          <w:szCs w:val="22"/>
        </w:rPr>
        <w:t xml:space="preserve"> </w:t>
      </w:r>
      <w:r w:rsidR="00F02D80" w:rsidRPr="00F02D80">
        <w:rPr>
          <w:rFonts w:ascii="Arial" w:hAnsi="Arial" w:cs="Arial"/>
          <w:sz w:val="22"/>
          <w:szCs w:val="22"/>
        </w:rPr>
        <w:t>unirlos con segmentos rectos obt</w:t>
      </w:r>
      <w:r w:rsidR="00DA1043">
        <w:rPr>
          <w:rFonts w:ascii="Arial" w:hAnsi="Arial" w:cs="Arial"/>
          <w:sz w:val="22"/>
          <w:szCs w:val="22"/>
        </w:rPr>
        <w:t>engas</w:t>
      </w:r>
      <w:r w:rsidR="00F02D80" w:rsidRPr="00F02D80">
        <w:rPr>
          <w:rFonts w:ascii="Arial" w:hAnsi="Arial" w:cs="Arial"/>
          <w:sz w:val="22"/>
          <w:szCs w:val="22"/>
        </w:rPr>
        <w:t xml:space="preserve"> el reflejo de la figura inicial.</w:t>
      </w:r>
    </w:p>
    <w:p w:rsidR="005924DB" w:rsidRPr="002A72D0" w:rsidRDefault="005924DB" w:rsidP="005924DB">
      <w:pPr>
        <w:pStyle w:val="Prrafodelista"/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D0D0D" w:themeFill="text1" w:themeFillTint="F2"/>
          </w:tcPr>
          <w:p w:rsidR="005924DB" w:rsidRPr="002A72D0" w:rsidRDefault="005924DB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2337B7">
        <w:tc>
          <w:tcPr>
            <w:tcW w:w="2518" w:type="dxa"/>
          </w:tcPr>
          <w:p w:rsidR="005924DB" w:rsidRPr="002A72D0" w:rsidRDefault="005924DB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5924DB" w:rsidRPr="002A72D0" w:rsidRDefault="00AB4BA7" w:rsidP="005924D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MA_06_12_IMG14</w:t>
            </w:r>
          </w:p>
        </w:tc>
      </w:tr>
      <w:tr w:rsidR="00664E13" w:rsidRPr="002A72D0" w:rsidTr="002337B7">
        <w:tc>
          <w:tcPr>
            <w:tcW w:w="2518" w:type="dxa"/>
          </w:tcPr>
          <w:p w:rsidR="005924DB" w:rsidRPr="002A72D0" w:rsidRDefault="005924DB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5924DB" w:rsidRPr="002A72D0" w:rsidRDefault="005924DB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Reflexión</w:t>
            </w:r>
          </w:p>
        </w:tc>
      </w:tr>
      <w:tr w:rsidR="00664E13" w:rsidRPr="002A72D0" w:rsidTr="00F02D80">
        <w:trPr>
          <w:trHeight w:val="5727"/>
        </w:trPr>
        <w:tc>
          <w:tcPr>
            <w:tcW w:w="2518" w:type="dxa"/>
          </w:tcPr>
          <w:p w:rsidR="005924DB" w:rsidRPr="002A72D0" w:rsidRDefault="005924DB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:rsidR="00235525" w:rsidRPr="002A72D0" w:rsidRDefault="00F02D80" w:rsidP="00235525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anchor distT="0" distB="0" distL="114300" distR="114300" simplePos="0" relativeHeight="251653632" behindDoc="1" locked="0" layoutInCell="1" allowOverlap="1">
                  <wp:simplePos x="0" y="0"/>
                  <wp:positionH relativeFrom="column">
                    <wp:posOffset>964565</wp:posOffset>
                  </wp:positionH>
                  <wp:positionV relativeFrom="paragraph">
                    <wp:posOffset>68580</wp:posOffset>
                  </wp:positionV>
                  <wp:extent cx="1637665" cy="1364615"/>
                  <wp:effectExtent l="0" t="0" r="635" b="6985"/>
                  <wp:wrapThrough wrapText="bothSides">
                    <wp:wrapPolygon edited="0">
                      <wp:start x="0" y="0"/>
                      <wp:lineTo x="0" y="21409"/>
                      <wp:lineTo x="21357" y="21409"/>
                      <wp:lineTo x="21357" y="0"/>
                      <wp:lineTo x="0" y="0"/>
                    </wp:wrapPolygon>
                  </wp:wrapThrough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7" t="25000" r="49726" b="12228"/>
                          <a:stretch/>
                        </pic:blipFill>
                        <pic:spPr bwMode="auto">
                          <a:xfrm>
                            <a:off x="0" y="0"/>
                            <a:ext cx="1637665" cy="1364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F02D80" w:rsidP="00235525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noProof/>
                <w:lang w:val="es-CO" w:eastAsia="es-CO"/>
              </w:rPr>
              <w:drawing>
                <wp:anchor distT="0" distB="0" distL="114300" distR="114300" simplePos="0" relativeHeight="251659776" behindDoc="1" locked="0" layoutInCell="1" allowOverlap="1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92710</wp:posOffset>
                  </wp:positionV>
                  <wp:extent cx="2135505" cy="1898015"/>
                  <wp:effectExtent l="0" t="0" r="0" b="6985"/>
                  <wp:wrapThrough wrapText="bothSides">
                    <wp:wrapPolygon edited="0">
                      <wp:start x="0" y="0"/>
                      <wp:lineTo x="0" y="21463"/>
                      <wp:lineTo x="21388" y="21463"/>
                      <wp:lineTo x="21388" y="0"/>
                      <wp:lineTo x="0" y="0"/>
                    </wp:wrapPolygon>
                  </wp:wrapThrough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06" t="17663" r="42762" b="6521"/>
                          <a:stretch/>
                        </pic:blipFill>
                        <pic:spPr bwMode="auto">
                          <a:xfrm>
                            <a:off x="0" y="0"/>
                            <a:ext cx="2135505" cy="1898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235525" w:rsidRPr="002A72D0" w:rsidRDefault="00235525" w:rsidP="00235525">
            <w:pPr>
              <w:rPr>
                <w:rFonts w:ascii="Arial" w:hAnsi="Arial" w:cs="Arial"/>
              </w:rPr>
            </w:pPr>
          </w:p>
          <w:p w:rsidR="00793F27" w:rsidRPr="002A72D0" w:rsidRDefault="00793F27" w:rsidP="00235525">
            <w:pPr>
              <w:rPr>
                <w:rFonts w:ascii="Arial" w:hAnsi="Arial" w:cs="Arial"/>
              </w:rPr>
            </w:pPr>
          </w:p>
        </w:tc>
      </w:tr>
      <w:tr w:rsidR="005924DB" w:rsidRPr="002A72D0" w:rsidTr="002337B7">
        <w:tc>
          <w:tcPr>
            <w:tcW w:w="2518" w:type="dxa"/>
          </w:tcPr>
          <w:p w:rsidR="005924DB" w:rsidRPr="002A72D0" w:rsidRDefault="005924DB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F02D80" w:rsidP="00922A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polígono</w:t>
            </w:r>
            <w:r w:rsidR="00D63EAD" w:rsidRPr="002A72D0">
              <w:rPr>
                <w:rFonts w:ascii="Arial" w:hAnsi="Arial" w:cs="Arial"/>
              </w:rPr>
              <w:t xml:space="preserve"> </w:t>
            </w:r>
            <w:r w:rsidR="00D63EAD" w:rsidRPr="002A72D0">
              <w:rPr>
                <w:rFonts w:ascii="Arial" w:hAnsi="Arial" w:cs="Arial"/>
                <w:i/>
              </w:rPr>
              <w:t xml:space="preserve">D´E´F´G´H´ I´ </w:t>
            </w:r>
            <w:r w:rsidR="00D63EAD" w:rsidRPr="002A72D0">
              <w:rPr>
                <w:rFonts w:ascii="Arial" w:hAnsi="Arial" w:cs="Arial"/>
              </w:rPr>
              <w:t xml:space="preserve">es la reflexión </w:t>
            </w:r>
            <w:r>
              <w:rPr>
                <w:rFonts w:ascii="Arial" w:hAnsi="Arial" w:cs="Arial"/>
              </w:rPr>
              <w:t>del polígono</w:t>
            </w:r>
            <w:r w:rsidR="00D63EAD" w:rsidRPr="002A72D0">
              <w:rPr>
                <w:rFonts w:ascii="Arial" w:hAnsi="Arial" w:cs="Arial"/>
              </w:rPr>
              <w:t xml:space="preserve"> </w:t>
            </w:r>
            <w:r w:rsidR="00D63EAD" w:rsidRPr="00F02D80">
              <w:rPr>
                <w:rFonts w:ascii="Arial" w:hAnsi="Arial" w:cs="Arial"/>
                <w:i/>
              </w:rPr>
              <w:t>DEF</w:t>
            </w:r>
            <w:r w:rsidR="0030576E" w:rsidRPr="00F02D80">
              <w:rPr>
                <w:rFonts w:ascii="Arial" w:hAnsi="Arial" w:cs="Arial"/>
                <w:i/>
              </w:rPr>
              <w:t>GHI</w:t>
            </w:r>
            <w:r w:rsidR="008E54B5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con eje de simetría la recta </w:t>
            </w:r>
            <w:r>
              <w:rPr>
                <w:rFonts w:ascii="Arial" w:hAnsi="Arial" w:cs="Arial"/>
                <w:i/>
              </w:rPr>
              <w:t>AB.</w:t>
            </w:r>
          </w:p>
        </w:tc>
      </w:tr>
    </w:tbl>
    <w:p w:rsidR="005924DB" w:rsidRPr="002A72D0" w:rsidRDefault="005924DB" w:rsidP="00CD5DF1">
      <w:pPr>
        <w:spacing w:after="0"/>
        <w:jc w:val="both"/>
        <w:rPr>
          <w:rFonts w:ascii="Arial" w:hAnsi="Arial" w:cs="Arial"/>
          <w:b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921389" w:rsidRPr="002A72D0" w:rsidRDefault="00921389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921389" w:rsidRPr="002A72D0" w:rsidRDefault="00921389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MA_06_12_REC90</w:t>
            </w:r>
          </w:p>
        </w:tc>
      </w:tr>
      <w:tr w:rsidR="00664E13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DA1043" w:rsidRDefault="00CD71C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Reflexión de figuras en el plano</w:t>
            </w:r>
          </w:p>
        </w:tc>
      </w:tr>
      <w:tr w:rsidR="00664E13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CD71C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Interactivo para explicar la reflexión de una figura en el plano cartesiano y sus propiedades</w:t>
            </w:r>
          </w:p>
        </w:tc>
      </w:tr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921389" w:rsidRPr="002A72D0" w:rsidRDefault="00921389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921389" w:rsidRPr="002A72D0" w:rsidRDefault="00921389" w:rsidP="0092138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MA_06_12_REC100</w:t>
            </w:r>
          </w:p>
        </w:tc>
      </w:tr>
      <w:tr w:rsidR="00664E13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DA1043" w:rsidRDefault="00CD71C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Halla las coordenadas de los puntos mediante una reflexión</w:t>
            </w:r>
          </w:p>
        </w:tc>
      </w:tr>
      <w:tr w:rsidR="00921389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921389" w:rsidRPr="002A72D0" w:rsidRDefault="00CD71C5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Actividad para hallar las coordenadas de los vértices de una figura reflejada</w:t>
            </w:r>
          </w:p>
        </w:tc>
      </w:tr>
    </w:tbl>
    <w:p w:rsidR="00217476" w:rsidRPr="002A72D0" w:rsidRDefault="00217476" w:rsidP="00CD5DF1">
      <w:pPr>
        <w:spacing w:after="0"/>
        <w:jc w:val="both"/>
        <w:rPr>
          <w:rFonts w:ascii="Arial" w:hAnsi="Arial" w:cs="Arial"/>
          <w:b/>
          <w:sz w:val="22"/>
          <w:szCs w:val="22"/>
          <w:highlight w:val="yellow"/>
        </w:rPr>
      </w:pPr>
    </w:p>
    <w:p w:rsidR="00CD5DF1" w:rsidRPr="002A72D0" w:rsidRDefault="00CD5DF1" w:rsidP="00CD5DF1">
      <w:pPr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2]</w:t>
      </w:r>
      <w:r w:rsidR="0030576E" w:rsidRPr="002A72D0">
        <w:rPr>
          <w:rFonts w:ascii="Arial" w:hAnsi="Arial" w:cs="Arial"/>
          <w:b/>
          <w:sz w:val="22"/>
          <w:szCs w:val="22"/>
        </w:rPr>
        <w:t xml:space="preserve"> 4</w:t>
      </w:r>
      <w:r w:rsidRPr="002A72D0">
        <w:rPr>
          <w:rFonts w:ascii="Arial" w:hAnsi="Arial" w:cs="Arial"/>
          <w:b/>
          <w:sz w:val="22"/>
          <w:szCs w:val="22"/>
        </w:rPr>
        <w:t>.1Consolidación</w:t>
      </w:r>
    </w:p>
    <w:p w:rsidR="00021CB6" w:rsidRPr="002A72D0" w:rsidRDefault="00021CB6" w:rsidP="00021CB6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  <w:r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Actividades para </w:t>
      </w:r>
      <w:r w:rsidR="008E54B5">
        <w:rPr>
          <w:rFonts w:ascii="Arial" w:hAnsi="Arial" w:cs="Arial"/>
          <w:sz w:val="22"/>
          <w:szCs w:val="22"/>
          <w:shd w:val="clear" w:color="auto" w:fill="FFFFFF"/>
        </w:rPr>
        <w:t>afianza</w:t>
      </w:r>
      <w:r w:rsidR="008E54B5"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r </w:t>
      </w:r>
      <w:r w:rsidRPr="002A72D0">
        <w:rPr>
          <w:rFonts w:ascii="Arial" w:hAnsi="Arial" w:cs="Arial"/>
          <w:sz w:val="22"/>
          <w:szCs w:val="22"/>
          <w:shd w:val="clear" w:color="auto" w:fill="FFFFFF"/>
        </w:rPr>
        <w:t>lo que has aprendido en esta sección.</w:t>
      </w:r>
    </w:p>
    <w:p w:rsidR="00921389" w:rsidRPr="002A72D0" w:rsidRDefault="00921389" w:rsidP="00CD5DF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921389" w:rsidRPr="002A72D0" w:rsidRDefault="00921389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921389" w:rsidRPr="002A72D0" w:rsidRDefault="00921389" w:rsidP="0092138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MA_06_12_REC110</w:t>
            </w:r>
          </w:p>
        </w:tc>
      </w:tr>
      <w:tr w:rsidR="00664E13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DA1043" w:rsidRDefault="00CD71C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Refuerza tu aprendizaje: La reflexión de figuras en el plano</w:t>
            </w:r>
          </w:p>
        </w:tc>
      </w:tr>
      <w:tr w:rsidR="00921389" w:rsidRPr="002A72D0" w:rsidTr="002337B7">
        <w:tc>
          <w:tcPr>
            <w:tcW w:w="2518" w:type="dxa"/>
          </w:tcPr>
          <w:p w:rsidR="00921389" w:rsidRPr="002A72D0" w:rsidRDefault="00921389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921389" w:rsidRPr="002A72D0" w:rsidRDefault="00CD71C5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Actividades sobre la reflexión de figuras en el plano</w:t>
            </w:r>
          </w:p>
        </w:tc>
      </w:tr>
    </w:tbl>
    <w:p w:rsidR="000149C1" w:rsidRPr="002A72D0" w:rsidRDefault="000149C1" w:rsidP="000149C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p w:rsidR="00CD5DF1" w:rsidRPr="002A72D0" w:rsidRDefault="00CD5DF1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="0030576E" w:rsidRPr="002A72D0">
        <w:rPr>
          <w:rFonts w:ascii="Arial" w:hAnsi="Arial" w:cs="Arial"/>
          <w:b/>
          <w:sz w:val="22"/>
          <w:szCs w:val="22"/>
        </w:rPr>
        <w:t xml:space="preserve"> 5</w:t>
      </w:r>
      <w:r w:rsidRPr="002A72D0">
        <w:rPr>
          <w:rFonts w:ascii="Arial" w:hAnsi="Arial" w:cs="Arial"/>
          <w:b/>
          <w:sz w:val="22"/>
          <w:szCs w:val="22"/>
        </w:rPr>
        <w:t xml:space="preserve"> </w:t>
      </w:r>
      <w:r w:rsidR="008E54B5">
        <w:rPr>
          <w:rFonts w:ascii="Arial" w:hAnsi="Arial" w:cs="Arial"/>
          <w:b/>
          <w:sz w:val="22"/>
          <w:szCs w:val="22"/>
        </w:rPr>
        <w:t>Las s</w:t>
      </w:r>
      <w:r w:rsidRPr="002A72D0">
        <w:rPr>
          <w:rFonts w:ascii="Arial" w:hAnsi="Arial" w:cs="Arial"/>
          <w:b/>
          <w:sz w:val="22"/>
          <w:szCs w:val="22"/>
        </w:rPr>
        <w:t>imetrías</w:t>
      </w:r>
    </w:p>
    <w:p w:rsidR="00CD5DF1" w:rsidRPr="002A72D0" w:rsidRDefault="00CD5DF1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E55A24" w:rsidRPr="002A72D0" w:rsidRDefault="00D72F0B" w:rsidP="00F02D80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  <w:r w:rsidRPr="002A72D0">
        <w:rPr>
          <w:rFonts w:ascii="Arial" w:hAnsi="Arial" w:cs="Arial"/>
          <w:sz w:val="22"/>
          <w:szCs w:val="22"/>
        </w:rPr>
        <w:t xml:space="preserve">En </w:t>
      </w:r>
      <w:r w:rsidR="008E54B5">
        <w:rPr>
          <w:rFonts w:ascii="Arial" w:hAnsi="Arial" w:cs="Arial"/>
          <w:sz w:val="22"/>
          <w:szCs w:val="22"/>
        </w:rPr>
        <w:t>l</w:t>
      </w:r>
      <w:r w:rsidR="008E54B5" w:rsidRPr="002A72D0">
        <w:rPr>
          <w:rFonts w:ascii="Arial" w:hAnsi="Arial" w:cs="Arial"/>
          <w:sz w:val="22"/>
          <w:szCs w:val="22"/>
        </w:rPr>
        <w:t xml:space="preserve">a </w:t>
      </w:r>
      <w:r w:rsidRPr="002A72D0">
        <w:rPr>
          <w:rFonts w:ascii="Arial" w:hAnsi="Arial" w:cs="Arial"/>
          <w:sz w:val="22"/>
          <w:szCs w:val="22"/>
        </w:rPr>
        <w:t xml:space="preserve">vida cotidiana </w:t>
      </w:r>
      <w:r w:rsidR="008E54B5">
        <w:rPr>
          <w:rFonts w:ascii="Arial" w:hAnsi="Arial" w:cs="Arial"/>
          <w:sz w:val="22"/>
          <w:szCs w:val="22"/>
        </w:rPr>
        <w:t>se denominan</w:t>
      </w:r>
      <w:r w:rsidRPr="002A72D0">
        <w:rPr>
          <w:rFonts w:ascii="Arial" w:hAnsi="Arial" w:cs="Arial"/>
          <w:sz w:val="22"/>
          <w:szCs w:val="22"/>
        </w:rPr>
        <w:t xml:space="preserve"> objetos o figuras simétric</w:t>
      </w:r>
      <w:r w:rsidR="008C10F1">
        <w:rPr>
          <w:rFonts w:ascii="Arial" w:hAnsi="Arial" w:cs="Arial"/>
          <w:sz w:val="22"/>
          <w:szCs w:val="22"/>
        </w:rPr>
        <w:t xml:space="preserve">as a aquellas que son idénticas, </w:t>
      </w:r>
      <w:r w:rsidR="008E54B5">
        <w:rPr>
          <w:rFonts w:ascii="Arial" w:hAnsi="Arial" w:cs="Arial"/>
          <w:sz w:val="22"/>
          <w:szCs w:val="22"/>
        </w:rPr>
        <w:t xml:space="preserve">o sea, </w:t>
      </w:r>
      <w:r w:rsidR="008C10F1">
        <w:rPr>
          <w:rFonts w:ascii="Arial" w:hAnsi="Arial" w:cs="Arial"/>
          <w:sz w:val="22"/>
          <w:szCs w:val="22"/>
        </w:rPr>
        <w:t>si al doblarlas por un eje de simetría imaginario las dos figuras que se obtienen son iguales</w:t>
      </w:r>
      <w:r w:rsidRPr="002A72D0">
        <w:rPr>
          <w:rFonts w:ascii="Arial" w:hAnsi="Arial" w:cs="Arial"/>
          <w:sz w:val="22"/>
          <w:szCs w:val="22"/>
        </w:rPr>
        <w:t>, es decir</w:t>
      </w:r>
      <w:r w:rsidR="008E54B5">
        <w:rPr>
          <w:rFonts w:ascii="Arial" w:hAnsi="Arial" w:cs="Arial"/>
          <w:sz w:val="22"/>
          <w:szCs w:val="22"/>
        </w:rPr>
        <w:t>,</w:t>
      </w:r>
      <w:r w:rsidRPr="002A72D0">
        <w:rPr>
          <w:rFonts w:ascii="Arial" w:hAnsi="Arial" w:cs="Arial"/>
          <w:sz w:val="22"/>
          <w:szCs w:val="22"/>
        </w:rPr>
        <w:t xml:space="preserve"> </w:t>
      </w:r>
      <w:r w:rsidR="00E55A24" w:rsidRPr="002A72D0">
        <w:rPr>
          <w:rFonts w:ascii="Arial" w:hAnsi="Arial" w:cs="Arial"/>
          <w:sz w:val="22"/>
          <w:szCs w:val="22"/>
        </w:rPr>
        <w:t>presentan características de correspondencia en cuanto a forma, tamaño y posición</w:t>
      </w:r>
      <w:r w:rsidR="008E54B5">
        <w:rPr>
          <w:rFonts w:ascii="Arial" w:hAnsi="Arial" w:cs="Arial"/>
          <w:sz w:val="22"/>
          <w:szCs w:val="22"/>
        </w:rPr>
        <w:t>.</w:t>
      </w:r>
      <w:r w:rsidR="00E55A24" w:rsidRPr="002A72D0">
        <w:rPr>
          <w:rFonts w:ascii="Arial" w:hAnsi="Arial" w:cs="Arial"/>
          <w:sz w:val="22"/>
          <w:szCs w:val="22"/>
        </w:rPr>
        <w:t xml:space="preserve"> </w:t>
      </w:r>
      <w:r w:rsidR="008E54B5">
        <w:rPr>
          <w:rFonts w:ascii="Arial" w:hAnsi="Arial" w:cs="Arial"/>
          <w:sz w:val="22"/>
          <w:szCs w:val="22"/>
        </w:rPr>
        <w:t>Son</w:t>
      </w:r>
      <w:r w:rsidR="008E54B5" w:rsidRPr="002A72D0">
        <w:rPr>
          <w:rFonts w:ascii="Arial" w:hAnsi="Arial" w:cs="Arial"/>
          <w:sz w:val="22"/>
          <w:szCs w:val="22"/>
        </w:rPr>
        <w:t xml:space="preserve"> </w:t>
      </w:r>
      <w:r w:rsidR="00E55A24" w:rsidRPr="002A72D0">
        <w:rPr>
          <w:rFonts w:ascii="Arial" w:hAnsi="Arial" w:cs="Arial"/>
          <w:sz w:val="22"/>
          <w:szCs w:val="22"/>
        </w:rPr>
        <w:t>ejemplo</w:t>
      </w:r>
      <w:r w:rsidR="008E54B5">
        <w:rPr>
          <w:rFonts w:ascii="Arial" w:hAnsi="Arial" w:cs="Arial"/>
          <w:sz w:val="22"/>
          <w:szCs w:val="22"/>
        </w:rPr>
        <w:t>s de figuras simétricas tu</w:t>
      </w:r>
      <w:r w:rsidR="00E55A24" w:rsidRPr="002A72D0">
        <w:rPr>
          <w:rFonts w:ascii="Arial" w:hAnsi="Arial" w:cs="Arial"/>
          <w:sz w:val="22"/>
          <w:szCs w:val="22"/>
        </w:rPr>
        <w:t xml:space="preserve"> cuerpo, l</w:t>
      </w:r>
      <w:r w:rsidR="004418DB" w:rsidRPr="002A72D0">
        <w:rPr>
          <w:rFonts w:ascii="Arial" w:hAnsi="Arial" w:cs="Arial"/>
          <w:sz w:val="22"/>
          <w:szCs w:val="22"/>
        </w:rPr>
        <w:t>as mariposas</w:t>
      </w:r>
      <w:r w:rsidR="00BA0692">
        <w:rPr>
          <w:rFonts w:ascii="Arial" w:hAnsi="Arial" w:cs="Arial"/>
          <w:sz w:val="22"/>
          <w:szCs w:val="22"/>
        </w:rPr>
        <w:t xml:space="preserve"> y</w:t>
      </w:r>
      <w:r w:rsidR="004418DB" w:rsidRPr="002A72D0">
        <w:rPr>
          <w:rFonts w:ascii="Arial" w:hAnsi="Arial" w:cs="Arial"/>
          <w:sz w:val="22"/>
          <w:szCs w:val="22"/>
        </w:rPr>
        <w:t xml:space="preserve"> </w:t>
      </w:r>
      <w:r w:rsidR="004418DB" w:rsidRPr="002A72D0">
        <w:rPr>
          <w:rFonts w:ascii="Arial" w:hAnsi="Arial" w:cs="Arial"/>
          <w:sz w:val="22"/>
          <w:szCs w:val="22"/>
        </w:rPr>
        <w:lastRenderedPageBreak/>
        <w:t>algunos cristales</w:t>
      </w:r>
      <w:r w:rsidR="008E54B5">
        <w:rPr>
          <w:rFonts w:ascii="Arial" w:hAnsi="Arial" w:cs="Arial"/>
          <w:sz w:val="22"/>
          <w:szCs w:val="22"/>
        </w:rPr>
        <w:t>.</w:t>
      </w:r>
      <w:r w:rsidR="004418DB" w:rsidRPr="002A72D0">
        <w:rPr>
          <w:rFonts w:ascii="Arial" w:hAnsi="Arial" w:cs="Arial"/>
          <w:sz w:val="22"/>
          <w:szCs w:val="22"/>
        </w:rPr>
        <w:t xml:space="preserve"> </w:t>
      </w:r>
      <w:r w:rsidR="008E54B5">
        <w:rPr>
          <w:rFonts w:ascii="Arial" w:hAnsi="Arial" w:cs="Arial"/>
          <w:sz w:val="22"/>
          <w:szCs w:val="22"/>
        </w:rPr>
        <w:t>S</w:t>
      </w:r>
      <w:r w:rsidR="004418DB" w:rsidRPr="002A72D0">
        <w:rPr>
          <w:rFonts w:ascii="Arial" w:hAnsi="Arial" w:cs="Arial"/>
          <w:sz w:val="22"/>
          <w:szCs w:val="22"/>
        </w:rPr>
        <w:t>i imaginas en cada uno de ellos una recta que los atraviesa</w:t>
      </w:r>
      <w:r w:rsidR="008E54B5">
        <w:rPr>
          <w:rFonts w:ascii="Arial" w:hAnsi="Arial" w:cs="Arial"/>
          <w:sz w:val="22"/>
          <w:szCs w:val="22"/>
        </w:rPr>
        <w:t>,</w:t>
      </w:r>
      <w:r w:rsidR="004418DB" w:rsidRPr="002A72D0">
        <w:rPr>
          <w:rFonts w:ascii="Arial" w:hAnsi="Arial" w:cs="Arial"/>
          <w:sz w:val="22"/>
          <w:szCs w:val="22"/>
        </w:rPr>
        <w:t xml:space="preserve"> lo que queda a un lado de es</w:t>
      </w:r>
      <w:r w:rsidRPr="002A72D0">
        <w:rPr>
          <w:rFonts w:ascii="Arial" w:hAnsi="Arial" w:cs="Arial"/>
          <w:sz w:val="22"/>
          <w:szCs w:val="22"/>
        </w:rPr>
        <w:t>a línea imaginaria</w:t>
      </w:r>
      <w:r w:rsidR="00027B13">
        <w:rPr>
          <w:rFonts w:ascii="Arial" w:hAnsi="Arial" w:cs="Arial"/>
          <w:sz w:val="22"/>
          <w:szCs w:val="22"/>
        </w:rPr>
        <w:t xml:space="preserve"> </w:t>
      </w:r>
      <w:r w:rsidR="004418DB" w:rsidRPr="002A72D0">
        <w:rPr>
          <w:rFonts w:ascii="Arial" w:hAnsi="Arial" w:cs="Arial"/>
          <w:sz w:val="22"/>
          <w:szCs w:val="22"/>
        </w:rPr>
        <w:t xml:space="preserve">es igual </w:t>
      </w:r>
      <w:r w:rsidR="008E54B5">
        <w:rPr>
          <w:rFonts w:ascii="Arial" w:hAnsi="Arial" w:cs="Arial"/>
          <w:sz w:val="22"/>
          <w:szCs w:val="22"/>
        </w:rPr>
        <w:t>a</w:t>
      </w:r>
      <w:r w:rsidR="008E54B5" w:rsidRPr="002A72D0">
        <w:rPr>
          <w:rFonts w:ascii="Arial" w:hAnsi="Arial" w:cs="Arial"/>
          <w:sz w:val="22"/>
          <w:szCs w:val="22"/>
        </w:rPr>
        <w:t xml:space="preserve"> </w:t>
      </w:r>
      <w:r w:rsidR="004418DB" w:rsidRPr="002A72D0">
        <w:rPr>
          <w:rFonts w:ascii="Arial" w:hAnsi="Arial" w:cs="Arial"/>
          <w:sz w:val="22"/>
          <w:szCs w:val="22"/>
        </w:rPr>
        <w:t xml:space="preserve">lo que queda </w:t>
      </w:r>
      <w:r w:rsidR="008E54B5">
        <w:rPr>
          <w:rFonts w:ascii="Arial" w:hAnsi="Arial" w:cs="Arial"/>
          <w:sz w:val="22"/>
          <w:szCs w:val="22"/>
        </w:rPr>
        <w:t>de</w:t>
      </w:r>
      <w:r w:rsidR="008E54B5" w:rsidRPr="002A72D0">
        <w:rPr>
          <w:rFonts w:ascii="Arial" w:hAnsi="Arial" w:cs="Arial"/>
          <w:sz w:val="22"/>
          <w:szCs w:val="22"/>
        </w:rPr>
        <w:t xml:space="preserve">l </w:t>
      </w:r>
      <w:r w:rsidR="004418DB" w:rsidRPr="002A72D0">
        <w:rPr>
          <w:rFonts w:ascii="Arial" w:hAnsi="Arial" w:cs="Arial"/>
          <w:sz w:val="22"/>
          <w:szCs w:val="22"/>
        </w:rPr>
        <w:t>otro</w:t>
      </w:r>
      <w:r w:rsidR="008E54B5">
        <w:rPr>
          <w:rFonts w:ascii="Arial" w:hAnsi="Arial" w:cs="Arial"/>
          <w:sz w:val="22"/>
          <w:szCs w:val="22"/>
        </w:rPr>
        <w:t xml:space="preserve"> lado</w:t>
      </w:r>
      <w:r w:rsidR="004418DB" w:rsidRPr="002A72D0">
        <w:rPr>
          <w:rFonts w:ascii="Arial" w:hAnsi="Arial" w:cs="Arial"/>
          <w:sz w:val="22"/>
          <w:szCs w:val="22"/>
        </w:rPr>
        <w:t>.</w:t>
      </w:r>
    </w:p>
    <w:p w:rsidR="00E55A24" w:rsidRPr="002A72D0" w:rsidRDefault="00E55A24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2A72D0" w:rsidTr="00BC3B14">
        <w:tc>
          <w:tcPr>
            <w:tcW w:w="8828" w:type="dxa"/>
            <w:gridSpan w:val="2"/>
            <w:shd w:val="clear" w:color="auto" w:fill="0D0D0D" w:themeFill="text1" w:themeFillTint="F2"/>
          </w:tcPr>
          <w:p w:rsidR="00E55A24" w:rsidRPr="002A72D0" w:rsidRDefault="00E55A24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BC3B14">
        <w:tc>
          <w:tcPr>
            <w:tcW w:w="2471" w:type="dxa"/>
          </w:tcPr>
          <w:p w:rsidR="00E55A24" w:rsidRPr="002A72D0" w:rsidRDefault="00E55A24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E55A24" w:rsidRPr="002A72D0" w:rsidRDefault="00E55A24" w:rsidP="00E55A24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</w:t>
            </w:r>
            <w:r w:rsidR="00AB4BA7">
              <w:rPr>
                <w:rFonts w:ascii="Arial" w:hAnsi="Arial" w:cs="Arial"/>
              </w:rPr>
              <w:t>12_IMG15</w:t>
            </w:r>
          </w:p>
        </w:tc>
      </w:tr>
      <w:tr w:rsidR="00664E13" w:rsidRPr="002A72D0" w:rsidTr="00BC3B14">
        <w:tc>
          <w:tcPr>
            <w:tcW w:w="2471" w:type="dxa"/>
          </w:tcPr>
          <w:p w:rsidR="00E55A24" w:rsidRPr="002A72D0" w:rsidRDefault="00E55A24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E55A24" w:rsidRPr="002A72D0" w:rsidRDefault="00E55A24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Simetría</w:t>
            </w:r>
          </w:p>
        </w:tc>
      </w:tr>
      <w:tr w:rsidR="00664E13" w:rsidRPr="002A72D0" w:rsidTr="00BC3B14">
        <w:tc>
          <w:tcPr>
            <w:tcW w:w="2471" w:type="dxa"/>
          </w:tcPr>
          <w:p w:rsidR="00E55A24" w:rsidRPr="002A72D0" w:rsidRDefault="00E55A24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357" w:type="dxa"/>
          </w:tcPr>
          <w:p w:rsidR="00E55A24" w:rsidRPr="002A72D0" w:rsidRDefault="008C10F1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670926" cy="1334120"/>
                  <wp:effectExtent l="0" t="0" r="0" b="0"/>
                  <wp:docPr id="14" name="Imagen 14" descr="http://profesores.aulaplaneta.com/DNNPlayerPackages/Package14668/InfoGuion/cuadernoestudio/images_xml/MT_3C_21_img19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4668/InfoGuion/cuadernoestudio/images_xml/MT_3C_21_img19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794" cy="1336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A24" w:rsidRPr="002A72D0" w:rsidTr="00BC3B14">
        <w:tc>
          <w:tcPr>
            <w:tcW w:w="2471" w:type="dxa"/>
          </w:tcPr>
          <w:p w:rsidR="00E55A24" w:rsidRPr="002A72D0" w:rsidRDefault="00E55A24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Default="008C10F1" w:rsidP="00922AE7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Observa estos ejemplos de simetría en el rostro de una persona </w:t>
            </w:r>
            <w:r w:rsidR="00027B1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y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en la imagen del gato. El</w:t>
            </w:r>
            <w:r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eje de simetría</w:t>
            </w:r>
            <w:r>
              <w:rPr>
                <w:rStyle w:val="Textoennegrita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divide la cara del niño y la del gato en dos partes iguales correspondientes entre sí (simétricas).</w:t>
            </w:r>
          </w:p>
        </w:tc>
      </w:tr>
    </w:tbl>
    <w:p w:rsidR="00BC3B14" w:rsidRDefault="00BC3B14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8C10F1" w:rsidRPr="002A72D0" w:rsidRDefault="008C10F1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Para que haya simetría tiene que haber correspondencia entre la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2E1393" w:rsidRPr="00922AE7">
        <w:rPr>
          <w:rStyle w:val="Textoennegrita"/>
          <w:rFonts w:ascii="Arial" w:hAnsi="Arial" w:cs="Arial"/>
          <w:b w:val="0"/>
          <w:color w:val="333333"/>
          <w:sz w:val="21"/>
          <w:szCs w:val="21"/>
          <w:shd w:val="clear" w:color="auto" w:fill="FFFFFF"/>
        </w:rPr>
        <w:t>forma</w:t>
      </w:r>
      <w:r w:rsidR="002E1393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2E139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 el </w:t>
      </w:r>
      <w:r w:rsidR="002E1393" w:rsidRPr="00922AE7">
        <w:rPr>
          <w:rStyle w:val="Textoennegrita"/>
          <w:rFonts w:ascii="Arial" w:hAnsi="Arial" w:cs="Arial"/>
          <w:b w:val="0"/>
          <w:color w:val="333333"/>
          <w:sz w:val="21"/>
          <w:szCs w:val="21"/>
          <w:shd w:val="clear" w:color="auto" w:fill="FFFFFF"/>
        </w:rPr>
        <w:t>tamaño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de los objetos o </w:t>
      </w:r>
      <w:r w:rsidR="00BA0692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entre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dos partes de un objeto: si doblas una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2E1393" w:rsidRPr="00922AE7">
        <w:rPr>
          <w:rStyle w:val="Textoennegrita"/>
          <w:rFonts w:ascii="Arial" w:hAnsi="Arial" w:cs="Arial"/>
          <w:b w:val="0"/>
          <w:color w:val="333333"/>
          <w:sz w:val="21"/>
          <w:szCs w:val="21"/>
          <w:shd w:val="clear" w:color="auto" w:fill="FFFFFF"/>
        </w:rPr>
        <w:t>figura simétrica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por su eje de simetría, las dos mitades han de quedar superpuestas a la perfección.</w:t>
      </w:r>
    </w:p>
    <w:p w:rsidR="00D72F0B" w:rsidRPr="002A72D0" w:rsidRDefault="00D72F0B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72F0B" w:rsidRPr="002A72D0" w:rsidTr="008945E9">
        <w:tc>
          <w:tcPr>
            <w:tcW w:w="8978" w:type="dxa"/>
            <w:gridSpan w:val="2"/>
            <w:shd w:val="clear" w:color="auto" w:fill="000000" w:themeFill="text1"/>
          </w:tcPr>
          <w:p w:rsidR="00D72F0B" w:rsidRPr="002A72D0" w:rsidRDefault="00D72F0B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Destacado</w:t>
            </w:r>
          </w:p>
        </w:tc>
      </w:tr>
      <w:tr w:rsidR="00D72F0B" w:rsidRPr="002A72D0" w:rsidTr="008945E9">
        <w:tc>
          <w:tcPr>
            <w:tcW w:w="2518" w:type="dxa"/>
          </w:tcPr>
          <w:p w:rsidR="00D72F0B" w:rsidRPr="002A72D0" w:rsidRDefault="00D72F0B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D72F0B" w:rsidRPr="002A72D0" w:rsidRDefault="00D72F0B" w:rsidP="00D72F0B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La simetría</w:t>
            </w:r>
          </w:p>
        </w:tc>
      </w:tr>
      <w:tr w:rsidR="00D72F0B" w:rsidRPr="002A72D0" w:rsidTr="008945E9">
        <w:trPr>
          <w:trHeight w:val="810"/>
        </w:trPr>
        <w:tc>
          <w:tcPr>
            <w:tcW w:w="2518" w:type="dxa"/>
          </w:tcPr>
          <w:p w:rsidR="00D72F0B" w:rsidRPr="002A72D0" w:rsidRDefault="00D72F0B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8C10F1" w:rsidRDefault="00D72F0B" w:rsidP="008C10F1">
            <w:pPr>
              <w:tabs>
                <w:tab w:val="right" w:pos="8498"/>
              </w:tabs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2A72D0">
              <w:rPr>
                <w:rFonts w:ascii="Arial" w:hAnsi="Arial" w:cs="Arial"/>
              </w:rPr>
              <w:t xml:space="preserve">La </w:t>
            </w:r>
            <w:r w:rsidRPr="002A72D0">
              <w:rPr>
                <w:rFonts w:ascii="Arial" w:hAnsi="Arial" w:cs="Arial"/>
                <w:b/>
              </w:rPr>
              <w:t>simetría</w:t>
            </w:r>
            <w:r w:rsidRPr="002A72D0">
              <w:rPr>
                <w:rFonts w:ascii="Arial" w:hAnsi="Arial" w:cs="Arial"/>
              </w:rPr>
              <w:t xml:space="preserve"> es la correspondencia </w:t>
            </w:r>
            <w:r w:rsidR="008C10F1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entre la</w:t>
            </w:r>
            <w:r w:rsidR="008C10F1"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 w:rsidR="008C10F1">
              <w:rPr>
                <w:rStyle w:val="Textoennegrita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forma</w:t>
            </w:r>
            <w:r w:rsidR="008C10F1"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 w:rsidR="008C10F1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y el </w:t>
            </w:r>
            <w:r w:rsidR="008C10F1">
              <w:rPr>
                <w:rStyle w:val="Textoennegrita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tamaño</w:t>
            </w:r>
            <w:r w:rsidR="008C10F1"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 w:rsidR="008C10F1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de los objetos o de dos partes de un objeto.</w:t>
            </w:r>
          </w:p>
          <w:p w:rsidR="00DA1043" w:rsidRDefault="008C10F1" w:rsidP="00922AE7">
            <w:pPr>
              <w:tabs>
                <w:tab w:val="right" w:pos="8498"/>
              </w:tabs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Si </w:t>
            </w:r>
            <w:r w:rsidR="00BA0692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se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dobla una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Style w:val="Textoennegrita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figura simétrica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por su eje de simetría, las dos mitades deben coincidir a la perfección.</w:t>
            </w:r>
          </w:p>
        </w:tc>
      </w:tr>
    </w:tbl>
    <w:p w:rsidR="00D72F0B" w:rsidRPr="002A72D0" w:rsidRDefault="00D72F0B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2A72D0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2A72D0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2A72D0" w:rsidRDefault="00AB4BA7" w:rsidP="00962DE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MA_06_12_IMG16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Doblado de papel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090762" cy="2177771"/>
                  <wp:effectExtent l="0" t="0" r="0" b="0"/>
                  <wp:docPr id="17" name="Imagen 17" descr="http://profesores.aulaplaneta.com/DNNPlayerPackages/Package14668/InfoGuion/cuadernoestudio/images_xml/MT_3C_21_img1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4668/InfoGuion/cuadernoestudio/images_xml/MT_3C_21_img1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260" cy="2179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962DEF" w:rsidRPr="002A72D0" w:rsidRDefault="00962DEF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Un avión de papel tiene un</w:t>
            </w:r>
            <w:r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>
              <w:rPr>
                <w:rStyle w:val="Textoennegrita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eje de simetría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 que es la vertical que divide la hoja de papel en dos mitades iguales correspondientes entre sí</w:t>
            </w:r>
            <w:r w:rsidR="00BA0692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.</w:t>
            </w:r>
          </w:p>
        </w:tc>
      </w:tr>
    </w:tbl>
    <w:p w:rsidR="00E55A24" w:rsidRPr="002A72D0" w:rsidRDefault="00E55A24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2A72D0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2A72D0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2A72D0" w:rsidRDefault="00AB4BA7" w:rsidP="00962DE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MA_06_12_IMG17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>Descripción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Figuras simétricas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367886" cy="1525113"/>
                  <wp:effectExtent l="0" t="0" r="0" b="0"/>
                  <wp:docPr id="21" name="Imagen 21" descr="http://profesores.aulaplaneta.com/DNNPlayerPackages/Package14668/InfoGuion/cuadernoestudio/images_xml/MT_3C_21_img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profesores.aulaplaneta.com/DNNPlayerPackages/Package14668/InfoGuion/cuadernoestudio/images_xml/MT_3C_21_img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2050" cy="152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962DEF" w:rsidRPr="002A72D0" w:rsidRDefault="00962DEF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Para crear</w:t>
            </w:r>
            <w:r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imágenes simétricas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 </w:t>
            </w:r>
            <w:r w:rsidR="00DA104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se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dibuja o </w:t>
            </w:r>
            <w:r w:rsidR="00DA104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se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recorta una de las mitades y </w:t>
            </w:r>
            <w:r w:rsidR="00DA104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se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dobla el papel por el eje de simetría. Luego, </w:t>
            </w:r>
            <w:r w:rsidR="00DA104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se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utiliza el contorno del dibujo para dibujar la otra mitad sobre el papel.</w:t>
            </w:r>
          </w:p>
        </w:tc>
      </w:tr>
    </w:tbl>
    <w:p w:rsidR="005F497E" w:rsidRPr="002A72D0" w:rsidRDefault="005F497E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D72F0B" w:rsidRDefault="00962DEF" w:rsidP="006711D9">
      <w:pPr>
        <w:tabs>
          <w:tab w:val="right" w:pos="8498"/>
        </w:tabs>
        <w:spacing w:after="0"/>
        <w:jc w:val="both"/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 una figura no es simétrica </w:t>
      </w:r>
      <w:r w:rsidR="00BA0692"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>se dice</w:t>
      </w: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que es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Style w:val="Textoennegrita"/>
          <w:rFonts w:ascii="Arial" w:hAnsi="Arial" w:cs="Arial"/>
          <w:color w:val="333333"/>
          <w:sz w:val="21"/>
          <w:szCs w:val="21"/>
          <w:shd w:val="clear" w:color="auto" w:fill="FFFFFF"/>
        </w:rPr>
        <w:t>asimétrica</w:t>
      </w: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En </w:t>
      </w:r>
      <w:r w:rsidR="00BA0692"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el </w:t>
      </w: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>entorno son muy numerosos los objetos asimétricos.</w:t>
      </w:r>
    </w:p>
    <w:p w:rsidR="00962DEF" w:rsidRDefault="00962DEF" w:rsidP="006711D9">
      <w:pPr>
        <w:tabs>
          <w:tab w:val="right" w:pos="8498"/>
        </w:tabs>
        <w:spacing w:after="0"/>
        <w:jc w:val="both"/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2A72D0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2A72D0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2A72D0" w:rsidRDefault="00AB4BA7" w:rsidP="008945E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MA_06_12_IMG18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Figuras asimétricas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392071" cy="1020628"/>
                  <wp:effectExtent l="0" t="0" r="0" b="8255"/>
                  <wp:docPr id="25" name="Imagen 25" descr="http://profesores.aulaplaneta.com/DNNPlayerPackages/Package14668/InfoGuion/cuadernoestudio/images_xml/MT_3C_21_img3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profesores.aulaplaneta.com/DNNPlayerPackages/Package14668/InfoGuion/cuadernoestudio/images_xml/MT_3C_21_img3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4492" cy="1022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Default="00962DEF" w:rsidP="00922AE7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A </w:t>
            </w:r>
            <w:r w:rsidR="00BA0692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tu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alrededor hay numerosos</w:t>
            </w:r>
            <w:r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objetos asimétricos</w:t>
            </w:r>
            <w:r w:rsidRPr="00DA104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, </w:t>
            </w:r>
            <w:r w:rsidR="00BA0692" w:rsidRPr="00DA104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p</w:t>
            </w:r>
            <w:r w:rsidRPr="00DA104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or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 ejemplo, una llave inglesa.</w:t>
            </w:r>
          </w:p>
        </w:tc>
      </w:tr>
    </w:tbl>
    <w:p w:rsidR="00962DEF" w:rsidRPr="002A72D0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D72F0B" w:rsidRDefault="00962DEF" w:rsidP="006711D9">
      <w:pPr>
        <w:tabs>
          <w:tab w:val="right" w:pos="8498"/>
        </w:tabs>
        <w:spacing w:after="0"/>
        <w:jc w:val="both"/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Hay figuras que tienen un solo eje de simetría y </w:t>
      </w:r>
      <w:r w:rsidR="00BA0692"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otras que </w:t>
      </w: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>poseen más de uno. Observa los polígonos regulares de la siguiente ilustración y cuenta el número de ejes de simetría de cada uno.</w:t>
      </w:r>
    </w:p>
    <w:p w:rsidR="00962DEF" w:rsidRDefault="00962DEF" w:rsidP="006711D9">
      <w:pPr>
        <w:tabs>
          <w:tab w:val="right" w:pos="8498"/>
        </w:tabs>
        <w:spacing w:after="0"/>
        <w:jc w:val="both"/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2A72D0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2A72D0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2A72D0" w:rsidRDefault="00AB4BA7" w:rsidP="008945E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MA_06_12_IMG19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Figuras asimétricas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714949" cy="1912971"/>
                  <wp:effectExtent l="0" t="0" r="0" b="0"/>
                  <wp:docPr id="31" name="Imagen 31" descr="http://profesores.aulaplaneta.com/DNNPlayerPackages/Package14668/InfoGuion/cuadernoestudio/images_xml/MT_3C_21_img4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profesores.aulaplaneta.com/DNNPlayerPackages/Package14668/InfoGuion/cuadernoestudio/images_xml/MT_3C_21_img4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791" cy="1914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Observa los</w:t>
            </w:r>
            <w:r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ejes de simetría</w:t>
            </w:r>
            <w:r w:rsidR="002E1393"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 w:rsidR="002E1393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de los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 polígonos regulares.</w:t>
            </w:r>
          </w:p>
        </w:tc>
      </w:tr>
    </w:tbl>
    <w:p w:rsidR="00962DEF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962DEF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En los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Style w:val="Textoennegrita"/>
          <w:rFonts w:ascii="Arial" w:hAnsi="Arial" w:cs="Arial"/>
          <w:color w:val="333333"/>
          <w:sz w:val="21"/>
          <w:szCs w:val="21"/>
          <w:shd w:val="clear" w:color="auto" w:fill="FFFFFF"/>
        </w:rPr>
        <w:t>polígonos regulares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con un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Style w:val="Textoennegrita"/>
          <w:rFonts w:ascii="Arial" w:hAnsi="Arial" w:cs="Arial"/>
          <w:color w:val="333333"/>
          <w:sz w:val="21"/>
          <w:szCs w:val="21"/>
          <w:shd w:val="clear" w:color="auto" w:fill="FFFFFF"/>
        </w:rPr>
        <w:t>número impar de lados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los ejes de simetría son, al mismo tiempo,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Style w:val="Textoennegrita"/>
          <w:rFonts w:ascii="Arial" w:hAnsi="Arial" w:cs="Arial"/>
          <w:color w:val="333333"/>
          <w:sz w:val="21"/>
          <w:szCs w:val="21"/>
          <w:shd w:val="clear" w:color="auto" w:fill="FFFFFF"/>
        </w:rPr>
        <w:t>mediatrices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de los lados y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Style w:val="Textoennegrita"/>
          <w:rFonts w:ascii="Arial" w:hAnsi="Arial" w:cs="Arial"/>
          <w:color w:val="333333"/>
          <w:sz w:val="21"/>
          <w:szCs w:val="21"/>
          <w:shd w:val="clear" w:color="auto" w:fill="FFFFFF"/>
        </w:rPr>
        <w:t>bisectrices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del ángulo del vértice opuesto.</w:t>
      </w:r>
    </w:p>
    <w:p w:rsidR="00962DEF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2A72D0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2A72D0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MA_06_12_IMG2</w:t>
            </w:r>
            <w:r w:rsidR="00AB4BA7">
              <w:rPr>
                <w:rFonts w:ascii="Arial" w:hAnsi="Arial" w:cs="Arial"/>
              </w:rPr>
              <w:t>0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Figuras asimétricas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096801" cy="1213976"/>
                  <wp:effectExtent l="0" t="0" r="0" b="5715"/>
                  <wp:docPr id="33" name="Imagen 33" descr="http://profesores.aulaplaneta.com/DNNPlayerPackages/Package14668/InfoGuion/cuadernoestudio/images_xml/MT_3C_21_img1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profesores.aulaplaneta.com/DNNPlayerPackages/Package14668/InfoGuion/cuadernoestudio/images_xml/MT_3C_21_img1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421" cy="1216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Default="00962DEF" w:rsidP="00922AE7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Observa c</w:t>
            </w:r>
            <w:r w:rsidR="00BA0692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ó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mo los ejes de simetría del triángulo equilátero, del pentágono regular y del heptágono regular son todos ellos la mediatriz de un lado y la bisectriz del ángulo del vértice opuesto</w:t>
            </w:r>
            <w:r w:rsidR="00BA0692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.</w:t>
            </w:r>
          </w:p>
        </w:tc>
      </w:tr>
    </w:tbl>
    <w:p w:rsidR="00962DEF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962DEF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En los polígonos regulares con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2E1393" w:rsidRPr="00922AE7">
        <w:rPr>
          <w:rStyle w:val="Textoennegrita"/>
          <w:rFonts w:ascii="Arial" w:hAnsi="Arial" w:cs="Arial"/>
          <w:b w:val="0"/>
          <w:color w:val="333333"/>
          <w:sz w:val="21"/>
          <w:szCs w:val="21"/>
          <w:shd w:val="clear" w:color="auto" w:fill="FFFFFF"/>
        </w:rPr>
        <w:t>número par de lados</w:t>
      </w:r>
      <w:r w:rsidR="002E1393" w:rsidRPr="00922AE7"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la mitad de los ejes de simetría son</w:t>
      </w:r>
      <w:r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2E1393" w:rsidRPr="00922AE7">
        <w:rPr>
          <w:rStyle w:val="Textoennegrita"/>
          <w:rFonts w:ascii="Arial" w:hAnsi="Arial" w:cs="Arial"/>
          <w:b w:val="0"/>
          <w:color w:val="333333"/>
          <w:sz w:val="21"/>
          <w:szCs w:val="21"/>
          <w:shd w:val="clear" w:color="auto" w:fill="FFFFFF"/>
        </w:rPr>
        <w:t>mediatrices</w:t>
      </w:r>
      <w:r w:rsidR="002E1393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2E1393">
        <w:rPr>
          <w:rFonts w:ascii="Arial" w:hAnsi="Arial" w:cs="Arial"/>
          <w:color w:val="333333"/>
          <w:sz w:val="21"/>
          <w:szCs w:val="21"/>
          <w:shd w:val="clear" w:color="auto" w:fill="FFFFFF"/>
        </w:rPr>
        <w:t>de los lados y la otra</w:t>
      </w:r>
      <w:r w:rsidR="00BA0692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mitad son</w:t>
      </w:r>
      <w:r w:rsidR="002E1393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2E1393" w:rsidRPr="00922AE7">
        <w:rPr>
          <w:rStyle w:val="Textoennegrita"/>
          <w:rFonts w:ascii="Arial" w:hAnsi="Arial" w:cs="Arial"/>
          <w:b w:val="0"/>
          <w:color w:val="333333"/>
          <w:sz w:val="21"/>
          <w:szCs w:val="21"/>
          <w:shd w:val="clear" w:color="auto" w:fill="FFFFFF"/>
        </w:rPr>
        <w:t>bisectrices</w:t>
      </w:r>
      <w:r w:rsidR="002E1393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="002E1393">
        <w:rPr>
          <w:rFonts w:ascii="Arial" w:hAnsi="Arial" w:cs="Arial"/>
          <w:color w:val="333333"/>
          <w:sz w:val="21"/>
          <w:szCs w:val="21"/>
          <w:shd w:val="clear" w:color="auto" w:fill="FFFFFF"/>
        </w:rPr>
        <w:t>de los vértices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:rsidR="00962DEF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2A72D0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2A72D0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MA_06_12_IMG2</w:t>
            </w:r>
            <w:r w:rsidR="00AB4BA7">
              <w:rPr>
                <w:rFonts w:ascii="Arial" w:hAnsi="Arial" w:cs="Arial"/>
              </w:rPr>
              <w:t>1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Figuras asimétricas</w:t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357" w:type="dxa"/>
          </w:tcPr>
          <w:p w:rsidR="00962DEF" w:rsidRPr="002A72D0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292101" cy="1323833"/>
                  <wp:effectExtent l="0" t="0" r="3810" b="0"/>
                  <wp:docPr id="36" name="Imagen 36" descr="http://profesores.aulaplaneta.com/DNNPlayerPackages/Package14668/InfoGuion/cuadernoestudio/images_xml/MT_3C_21_img18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profesores.aulaplaneta.com/DNNPlayerPackages/Package14668/InfoGuion/cuadernoestudio/images_xml/MT_3C_21_img18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9067" cy="1326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2A72D0" w:rsidTr="008945E9">
        <w:tc>
          <w:tcPr>
            <w:tcW w:w="2471" w:type="dxa"/>
          </w:tcPr>
          <w:p w:rsidR="00962DEF" w:rsidRPr="002A72D0" w:rsidRDefault="00962DEF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Default="00962DEF" w:rsidP="00922AE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Observa c</w:t>
            </w:r>
            <w:r w:rsidR="00BA0692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ó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mo la mitad de los ejes de simetría del cuadrado, del hexágono regular y del octágono regular son mediatrices de los lados</w:t>
            </w:r>
            <w:r w:rsidR="00BA0692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,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 y la otra mitad bisectrices de los vértices.</w:t>
            </w:r>
          </w:p>
        </w:tc>
      </w:tr>
    </w:tbl>
    <w:p w:rsidR="00962DEF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962DEF" w:rsidRDefault="00BA0692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>A</w:t>
      </w:r>
      <w:r w:rsidR="00962DEF"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demás, </w:t>
      </w: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se observa </w:t>
      </w:r>
      <w:r w:rsidR="00962DEF"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que el triángulo equilátero tiene tres ejes de simetría, el cuadrado tiene cuatro, el pentágono tiene cinco, el hexágono tiene seis, y así sucesivamente. </w:t>
      </w:r>
      <w:r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Puedes </w:t>
      </w:r>
      <w:r w:rsidR="00962DEF">
        <w:rPr>
          <w:rStyle w:val="un"/>
          <w:rFonts w:ascii="Arial" w:hAnsi="Arial" w:cs="Arial"/>
          <w:color w:val="333333"/>
          <w:sz w:val="21"/>
          <w:szCs w:val="21"/>
          <w:shd w:val="clear" w:color="auto" w:fill="FFFFFF"/>
        </w:rPr>
        <w:t>deducir que existe una relación entre el número de lados y el número de ejes de simetría.</w:t>
      </w:r>
    </w:p>
    <w:p w:rsidR="00591740" w:rsidRPr="00591740" w:rsidRDefault="00591740" w:rsidP="00591740">
      <w:pPr>
        <w:pStyle w:val="Ttulo4"/>
        <w:shd w:val="clear" w:color="auto" w:fill="FABF8F" w:themeFill="accent6" w:themeFillTint="99"/>
        <w:spacing w:before="345" w:after="195"/>
        <w:rPr>
          <w:rFonts w:ascii="Arial" w:hAnsi="Arial" w:cs="Arial"/>
          <w:i w:val="0"/>
          <w:color w:val="C53731"/>
          <w:sz w:val="22"/>
          <w:szCs w:val="22"/>
          <w:lang w:val="es-CO"/>
        </w:rPr>
      </w:pPr>
      <w:r w:rsidRPr="00591740">
        <w:rPr>
          <w:rFonts w:ascii="Arial" w:hAnsi="Arial" w:cs="Arial"/>
          <w:b/>
          <w:bCs/>
          <w:i w:val="0"/>
          <w:color w:val="C53731"/>
          <w:sz w:val="22"/>
          <w:szCs w:val="22"/>
        </w:rPr>
        <w:t>Los ejes de simetría de los polígonos regulares</w:t>
      </w:r>
    </w:p>
    <w:p w:rsidR="00591740" w:rsidRPr="00591740" w:rsidRDefault="00591740" w:rsidP="00591740">
      <w:pPr>
        <w:pStyle w:val="u"/>
        <w:shd w:val="clear" w:color="auto" w:fill="FABF8F" w:themeFill="accent6" w:themeFillTint="99"/>
        <w:spacing w:before="0" w:beforeAutospacing="0" w:after="0" w:afterAutospacing="0" w:line="345" w:lineRule="atLeast"/>
        <w:rPr>
          <w:rFonts w:ascii="Arial" w:hAnsi="Arial" w:cs="Arial"/>
          <w:b/>
          <w:color w:val="333333"/>
          <w:sz w:val="22"/>
          <w:szCs w:val="22"/>
        </w:rPr>
      </w:pPr>
      <w:r w:rsidRPr="00591740">
        <w:rPr>
          <w:rStyle w:val="un"/>
          <w:rFonts w:ascii="Arial" w:hAnsi="Arial" w:cs="Arial"/>
          <w:color w:val="333333"/>
          <w:sz w:val="22"/>
          <w:szCs w:val="22"/>
        </w:rPr>
        <w:t>El</w:t>
      </w:r>
      <w:r w:rsidRPr="00591740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591740">
        <w:rPr>
          <w:rStyle w:val="Textoennegrita"/>
          <w:rFonts w:ascii="Arial" w:hAnsi="Arial" w:cs="Arial"/>
          <w:color w:val="333333"/>
          <w:sz w:val="22"/>
          <w:szCs w:val="22"/>
        </w:rPr>
        <w:t>número de ejes de simetría</w:t>
      </w:r>
      <w:r w:rsidRPr="00591740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591740">
        <w:rPr>
          <w:rStyle w:val="un"/>
          <w:rFonts w:ascii="Arial" w:hAnsi="Arial" w:cs="Arial"/>
          <w:color w:val="333333"/>
          <w:sz w:val="22"/>
          <w:szCs w:val="22"/>
        </w:rPr>
        <w:t>de un polígono regular coincide con e</w:t>
      </w:r>
      <w:r>
        <w:rPr>
          <w:rStyle w:val="un"/>
          <w:rFonts w:ascii="Arial" w:hAnsi="Arial" w:cs="Arial"/>
          <w:color w:val="333333"/>
          <w:sz w:val="22"/>
          <w:szCs w:val="22"/>
        </w:rPr>
        <w:t xml:space="preserve">l </w:t>
      </w:r>
      <w:r w:rsidRPr="00591740">
        <w:rPr>
          <w:rStyle w:val="Textoennegrita"/>
          <w:rFonts w:ascii="Arial" w:hAnsi="Arial" w:cs="Arial"/>
          <w:b w:val="0"/>
          <w:color w:val="333333"/>
          <w:sz w:val="22"/>
          <w:szCs w:val="22"/>
        </w:rPr>
        <w:t>número de lados</w:t>
      </w:r>
      <w:r w:rsidRPr="00591740">
        <w:rPr>
          <w:rStyle w:val="apple-converted-space"/>
          <w:rFonts w:ascii="Arial" w:hAnsi="Arial" w:cs="Arial"/>
          <w:b/>
          <w:color w:val="333333"/>
          <w:sz w:val="22"/>
          <w:szCs w:val="22"/>
        </w:rPr>
        <w:t> </w:t>
      </w:r>
      <w:r w:rsidRPr="00591740">
        <w:rPr>
          <w:rStyle w:val="un"/>
          <w:rFonts w:ascii="Arial" w:hAnsi="Arial" w:cs="Arial"/>
          <w:color w:val="333333"/>
          <w:sz w:val="22"/>
          <w:szCs w:val="22"/>
        </w:rPr>
        <w:t>que tiene.</w:t>
      </w:r>
    </w:p>
    <w:p w:rsidR="00962DEF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591740" w:rsidRDefault="00591740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591740" w:rsidRDefault="00591740" w:rsidP="006711D9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591740">
        <w:rPr>
          <w:rFonts w:ascii="Arial" w:hAnsi="Arial" w:cs="Arial"/>
          <w:sz w:val="22"/>
          <w:szCs w:val="22"/>
          <w:highlight w:val="yellow"/>
        </w:rPr>
        <w:t>[SECCIÓN 2]</w:t>
      </w:r>
      <w:r>
        <w:rPr>
          <w:rFonts w:ascii="Arial" w:hAnsi="Arial" w:cs="Arial"/>
          <w:sz w:val="22"/>
          <w:szCs w:val="22"/>
        </w:rPr>
        <w:t xml:space="preserve"> </w:t>
      </w:r>
      <w:r w:rsidRPr="00591740">
        <w:rPr>
          <w:rFonts w:ascii="Arial" w:hAnsi="Arial" w:cs="Arial"/>
          <w:b/>
          <w:sz w:val="22"/>
          <w:szCs w:val="22"/>
        </w:rPr>
        <w:t>5.1 Los tipos de simetría</w:t>
      </w:r>
    </w:p>
    <w:p w:rsidR="008945E9" w:rsidRDefault="008945E9" w:rsidP="006711D9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</w:p>
    <w:p w:rsidR="008945E9" w:rsidRPr="008945E9" w:rsidRDefault="008945E9" w:rsidP="006711D9">
      <w:pPr>
        <w:tabs>
          <w:tab w:val="right" w:pos="8498"/>
        </w:tabs>
        <w:spacing w:after="0"/>
        <w:jc w:val="both"/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8945E9">
        <w:rPr>
          <w:rFonts w:ascii="Arial" w:hAnsi="Arial" w:cs="Arial"/>
          <w:color w:val="333333"/>
          <w:sz w:val="22"/>
          <w:szCs w:val="22"/>
          <w:shd w:val="clear" w:color="auto" w:fill="FFFFFF"/>
        </w:rPr>
        <w:t>Existen tres tipos de simetría: la simetría de</w:t>
      </w:r>
      <w:r w:rsidRPr="008945E9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8945E9">
        <w:rPr>
          <w:rStyle w:val="Textoennegrita"/>
          <w:rFonts w:ascii="Arial" w:hAnsi="Arial" w:cs="Arial"/>
          <w:color w:val="333333"/>
          <w:sz w:val="22"/>
          <w:szCs w:val="22"/>
          <w:shd w:val="clear" w:color="auto" w:fill="FFFFFF"/>
        </w:rPr>
        <w:t>reflexión</w:t>
      </w:r>
      <w:r w:rsidRPr="008945E9">
        <w:rPr>
          <w:rFonts w:ascii="Arial" w:hAnsi="Arial" w:cs="Arial"/>
          <w:color w:val="333333"/>
          <w:sz w:val="22"/>
          <w:szCs w:val="22"/>
          <w:shd w:val="clear" w:color="auto" w:fill="FFFFFF"/>
        </w:rPr>
        <w:t>, la de</w:t>
      </w:r>
      <w:r w:rsidRPr="008945E9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8945E9">
        <w:rPr>
          <w:rStyle w:val="Textoennegrita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traslación </w:t>
      </w:r>
      <w:r w:rsidRPr="008945E9">
        <w:rPr>
          <w:rFonts w:ascii="Arial" w:hAnsi="Arial" w:cs="Arial"/>
          <w:color w:val="333333"/>
          <w:sz w:val="22"/>
          <w:szCs w:val="22"/>
          <w:shd w:val="clear" w:color="auto" w:fill="FFFFFF"/>
        </w:rPr>
        <w:t>y la de</w:t>
      </w:r>
      <w:r w:rsidRPr="008945E9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8945E9">
        <w:rPr>
          <w:rStyle w:val="Textoennegrita"/>
          <w:rFonts w:ascii="Arial" w:hAnsi="Arial" w:cs="Arial"/>
          <w:color w:val="333333"/>
          <w:sz w:val="22"/>
          <w:szCs w:val="22"/>
          <w:shd w:val="clear" w:color="auto" w:fill="FFFFFF"/>
        </w:rPr>
        <w:t>rotación</w:t>
      </w:r>
      <w:r w:rsidRPr="008945E9">
        <w:rPr>
          <w:rFonts w:ascii="Arial" w:hAnsi="Arial" w:cs="Arial"/>
          <w:color w:val="333333"/>
          <w:sz w:val="22"/>
          <w:szCs w:val="22"/>
          <w:shd w:val="clear" w:color="auto" w:fill="FFFFFF"/>
        </w:rPr>
        <w:t>.</w:t>
      </w:r>
    </w:p>
    <w:p w:rsidR="008945E9" w:rsidRPr="008945E9" w:rsidRDefault="008945E9" w:rsidP="008945E9">
      <w:pPr>
        <w:shd w:val="clear" w:color="auto" w:fill="FFFFFF"/>
        <w:rPr>
          <w:rFonts w:ascii="Arial" w:hAnsi="Arial" w:cs="Arial"/>
          <w:color w:val="CECFD0"/>
          <w:sz w:val="22"/>
          <w:szCs w:val="22"/>
        </w:rPr>
      </w:pPr>
    </w:p>
    <w:p w:rsidR="008945E9" w:rsidRPr="008945E9" w:rsidRDefault="00021CB6" w:rsidP="008945E9">
      <w:pPr>
        <w:shd w:val="clear" w:color="auto" w:fill="FFFFFF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5</w:t>
      </w:r>
      <w:r w:rsidR="008945E9" w:rsidRPr="008945E9">
        <w:rPr>
          <w:rFonts w:ascii="Arial" w:hAnsi="Arial" w:cs="Arial"/>
          <w:b/>
          <w:sz w:val="22"/>
          <w:szCs w:val="22"/>
        </w:rPr>
        <w:t xml:space="preserve">.1.1 </w:t>
      </w:r>
      <w:r w:rsidR="008945E9" w:rsidRPr="008945E9">
        <w:rPr>
          <w:rFonts w:ascii="Arial" w:hAnsi="Arial" w:cs="Arial"/>
          <w:b/>
          <w:color w:val="000000"/>
          <w:sz w:val="22"/>
          <w:szCs w:val="22"/>
        </w:rPr>
        <w:t>La simetría de reflexión</w:t>
      </w:r>
    </w:p>
    <w:p w:rsidR="008945E9" w:rsidRDefault="008945E9" w:rsidP="00460B69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b/>
          <w:sz w:val="22"/>
          <w:szCs w:val="22"/>
        </w:rPr>
      </w:pPr>
      <w:r w:rsidRPr="008945E9">
        <w:rPr>
          <w:rStyle w:val="un"/>
          <w:rFonts w:ascii="Arial" w:hAnsi="Arial" w:cs="Arial"/>
          <w:color w:val="333333"/>
          <w:sz w:val="22"/>
          <w:szCs w:val="22"/>
        </w:rPr>
        <w:lastRenderedPageBreak/>
        <w:t>La</w:t>
      </w:r>
      <w:r w:rsidRPr="008945E9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8945E9">
        <w:rPr>
          <w:rStyle w:val="Textoennegrita"/>
          <w:rFonts w:ascii="Arial" w:hAnsi="Arial" w:cs="Arial"/>
          <w:color w:val="333333"/>
          <w:sz w:val="22"/>
          <w:szCs w:val="22"/>
        </w:rPr>
        <w:t>simetría de reflexión</w:t>
      </w:r>
      <w:r w:rsidRPr="008945E9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 xml:space="preserve">se </w:t>
      </w:r>
      <w:r>
        <w:rPr>
          <w:rStyle w:val="un"/>
          <w:rFonts w:ascii="Arial" w:hAnsi="Arial" w:cs="Arial"/>
          <w:color w:val="333333"/>
          <w:sz w:val="22"/>
          <w:szCs w:val="22"/>
        </w:rPr>
        <w:t>obtiene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 xml:space="preserve"> cuando</w:t>
      </w:r>
      <w:r>
        <w:rPr>
          <w:rStyle w:val="un"/>
          <w:rFonts w:ascii="Arial" w:hAnsi="Arial" w:cs="Arial"/>
          <w:color w:val="333333"/>
          <w:sz w:val="22"/>
          <w:szCs w:val="22"/>
        </w:rPr>
        <w:t xml:space="preserve"> el eje de simetría divide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 xml:space="preserve"> </w:t>
      </w:r>
      <w:r>
        <w:rPr>
          <w:rStyle w:val="un"/>
          <w:rFonts w:ascii="Arial" w:hAnsi="Arial" w:cs="Arial"/>
          <w:color w:val="333333"/>
          <w:sz w:val="22"/>
          <w:szCs w:val="22"/>
        </w:rPr>
        <w:t xml:space="preserve">la figura 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 xml:space="preserve">en dos partes </w:t>
      </w:r>
      <w:r>
        <w:rPr>
          <w:rStyle w:val="un"/>
          <w:rFonts w:ascii="Arial" w:hAnsi="Arial" w:cs="Arial"/>
          <w:color w:val="333333"/>
          <w:sz w:val="22"/>
          <w:szCs w:val="22"/>
        </w:rPr>
        <w:t>exactamente iguales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>, es decir, una mitad de la figura es el reflejo de la otra.</w:t>
      </w:r>
      <w:r w:rsidRPr="008945E9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>En la naturaleza encontramos muchos ej</w:t>
      </w:r>
      <w:r w:rsidR="00630B9E">
        <w:rPr>
          <w:rStyle w:val="un"/>
          <w:rFonts w:ascii="Arial" w:hAnsi="Arial" w:cs="Arial"/>
          <w:color w:val="333333"/>
          <w:sz w:val="22"/>
          <w:szCs w:val="22"/>
        </w:rPr>
        <w:t xml:space="preserve">emplos de este tipo de simetría, también conocida como </w:t>
      </w:r>
      <w:r w:rsidR="00630B9E" w:rsidRPr="00630B9E">
        <w:rPr>
          <w:rStyle w:val="un"/>
          <w:rFonts w:ascii="Arial" w:hAnsi="Arial" w:cs="Arial"/>
          <w:b/>
          <w:color w:val="333333"/>
          <w:sz w:val="22"/>
          <w:szCs w:val="22"/>
        </w:rPr>
        <w:t>simetría axial</w:t>
      </w:r>
      <w:r w:rsidR="00630B9E">
        <w:rPr>
          <w:rStyle w:val="un"/>
          <w:rFonts w:ascii="Arial" w:hAnsi="Arial" w:cs="Arial"/>
          <w:color w:val="333333"/>
          <w:sz w:val="22"/>
          <w:szCs w:val="22"/>
        </w:rPr>
        <w:t>.</w:t>
      </w:r>
    </w:p>
    <w:p w:rsidR="00591740" w:rsidRPr="002A72D0" w:rsidRDefault="00591740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D0D0D" w:themeFill="text1" w:themeFillTint="F2"/>
          </w:tcPr>
          <w:p w:rsidR="005F497E" w:rsidRPr="002A72D0" w:rsidRDefault="005F497E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2337B7">
        <w:tc>
          <w:tcPr>
            <w:tcW w:w="2518" w:type="dxa"/>
          </w:tcPr>
          <w:p w:rsidR="005F497E" w:rsidRPr="002A72D0" w:rsidRDefault="005F497E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5F497E" w:rsidRPr="002A72D0" w:rsidRDefault="00AB4BA7" w:rsidP="005F497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MA_06_12_IMG22</w:t>
            </w:r>
          </w:p>
        </w:tc>
      </w:tr>
      <w:tr w:rsidR="00664E13" w:rsidRPr="002A72D0" w:rsidTr="002337B7">
        <w:tc>
          <w:tcPr>
            <w:tcW w:w="2518" w:type="dxa"/>
          </w:tcPr>
          <w:p w:rsidR="005F497E" w:rsidRPr="002A72D0" w:rsidRDefault="005F497E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5F497E" w:rsidRPr="002A72D0" w:rsidRDefault="005F497E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DA1043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664E13" w:rsidRPr="002A72D0" w:rsidTr="002337B7">
        <w:tc>
          <w:tcPr>
            <w:tcW w:w="2518" w:type="dxa"/>
          </w:tcPr>
          <w:p w:rsidR="005F497E" w:rsidRPr="002A72D0" w:rsidRDefault="005F497E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15" w:type="dxa"/>
          </w:tcPr>
          <w:p w:rsidR="005F497E" w:rsidRPr="002A72D0" w:rsidRDefault="008945E9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121700" cy="1350497"/>
                  <wp:effectExtent l="0" t="0" r="0" b="2540"/>
                  <wp:docPr id="40" name="Imagen 40" descr="http://profesores.aulaplaneta.com/DNNPlayerPackages/Package14668/InfoGuion/cuadernoestudio/images_xml/MT_3C_21_img5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profesores.aulaplaneta.com/DNNPlayerPackages/Package14668/InfoGuion/cuadernoestudio/images_xml/MT_3C_21_img5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3864" cy="1351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97E" w:rsidRPr="002A72D0" w:rsidTr="002337B7">
        <w:tc>
          <w:tcPr>
            <w:tcW w:w="2518" w:type="dxa"/>
          </w:tcPr>
          <w:p w:rsidR="005F497E" w:rsidRPr="002A72D0" w:rsidRDefault="005F497E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Muchas mariposas y </w:t>
            </w:r>
            <w:r w:rsidR="00CA4BC9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muchas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hojas tienen una forma en la que </w:t>
            </w:r>
            <w:r w:rsidR="00CA4BC9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puedes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observar</w:t>
            </w:r>
            <w:r w:rsidR="00765089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 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simetría de reflexión</w:t>
            </w:r>
            <w:r w:rsidR="002E1393" w:rsidRPr="00922AE7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.</w:t>
            </w:r>
          </w:p>
        </w:tc>
      </w:tr>
    </w:tbl>
    <w:p w:rsidR="005F497E" w:rsidRPr="002A72D0" w:rsidRDefault="005F497E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8945E9" w:rsidRPr="008945E9" w:rsidRDefault="00CA4BC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Observa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="008945E9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cómo construir una figura que tenga simetría de reflexión a partir de una de sus mitades</w:t>
      </w:r>
      <w:r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.</w:t>
      </w:r>
      <w:r w:rsidR="008945E9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T</w:t>
      </w:r>
      <w:r w:rsidR="008945E9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oma como ejemplo un triángulo. Para lograrlo, </w:t>
      </w:r>
      <w:r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sigue</w:t>
      </w:r>
      <w:r w:rsidR="008945E9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estos pasos</w:t>
      </w:r>
      <w:r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.</w:t>
      </w:r>
    </w:p>
    <w:p w:rsidR="008945E9" w:rsidRPr="008945E9" w:rsidRDefault="008945E9" w:rsidP="008945E9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Dibuja la figura que qu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eres transformar.</w:t>
      </w:r>
    </w:p>
    <w:p w:rsidR="008945E9" w:rsidRPr="008945E9" w:rsidRDefault="008945E9" w:rsidP="008945E9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Dibuja el eje de simetría de reflexión, que puede 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o no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estar pegado a uno de los lados de la figura.</w:t>
      </w:r>
    </w:p>
    <w:p w:rsidR="008945E9" w:rsidRPr="008945E9" w:rsidRDefault="008945E9" w:rsidP="008945E9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Traza rectas perpendiculares al eje que pasen por cada uno de los vértices del triángulo.</w:t>
      </w:r>
    </w:p>
    <w:p w:rsidR="008945E9" w:rsidRPr="008945E9" w:rsidRDefault="008945E9" w:rsidP="008945E9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Toma un punto cualquiera sobre el eje de simetría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;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lo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llamar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ás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 </w:t>
      </w:r>
      <w:r w:rsidRPr="008945E9">
        <w:rPr>
          <w:rFonts w:ascii="Arial" w:eastAsia="Times New Roman" w:hAnsi="Arial" w:cs="Arial"/>
          <w:i/>
          <w:iCs/>
          <w:color w:val="333333"/>
          <w:sz w:val="21"/>
          <w:szCs w:val="21"/>
          <w:lang w:val="es-CO" w:eastAsia="es-CO"/>
        </w:rPr>
        <w:t>O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.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C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on un compás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,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traza un arco desde cada vértice hasta encontrar la recta que pasa por él. Marca el punto de cruce.</w:t>
      </w:r>
    </w:p>
    <w:p w:rsidR="008945E9" w:rsidRDefault="008945E9" w:rsidP="008945E9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Un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los nuevos puntos y obt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ienes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la nueva figura que tendrá una simetría de reflexión con la original.</w:t>
      </w:r>
    </w:p>
    <w:p w:rsidR="008945E9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945E9" w:rsidRPr="002A72D0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8945E9" w:rsidRPr="002A72D0" w:rsidRDefault="008945E9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8945E9" w:rsidRPr="002A72D0" w:rsidRDefault="00AB4BA7" w:rsidP="008945E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MA_06_12_IMG23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CA4BC9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15" w:type="dxa"/>
          </w:tcPr>
          <w:p w:rsidR="008945E9" w:rsidRPr="002A72D0" w:rsidRDefault="008945E9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906973" cy="1632161"/>
                  <wp:effectExtent l="0" t="0" r="8255" b="6350"/>
                  <wp:docPr id="44" name="Imagen 44" descr="http://profesores.aulaplaneta.com/DNNPlayerPackages/Package14668/InfoGuion/cuadernoestudio/images_xml/MT_3C_21_img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profesores.aulaplaneta.com/DNNPlayerPackages/Package14668/InfoGuion/cuadernoestudio/images_xml/MT_3C_21_img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0135" cy="1639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A partir del triángulo de la izquierda </w:t>
            </w:r>
            <w:r w:rsidR="00CA4BC9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se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procede para obtener el de la derecha mediante 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simetría de reflexión.</w:t>
            </w:r>
          </w:p>
        </w:tc>
      </w:tr>
    </w:tbl>
    <w:p w:rsidR="008945E9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p w:rsidR="008945E9" w:rsidRPr="008945E9" w:rsidRDefault="00021CB6" w:rsidP="008945E9">
      <w:pPr>
        <w:shd w:val="clear" w:color="auto" w:fill="FFFFFF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5</w:t>
      </w:r>
      <w:r w:rsidR="008945E9" w:rsidRPr="008945E9">
        <w:rPr>
          <w:rFonts w:ascii="Arial" w:hAnsi="Arial" w:cs="Arial"/>
          <w:b/>
          <w:sz w:val="22"/>
          <w:szCs w:val="22"/>
        </w:rPr>
        <w:t>.1.2 La simetría de traslación</w:t>
      </w:r>
    </w:p>
    <w:p w:rsidR="008945E9" w:rsidRPr="008945E9" w:rsidRDefault="008945E9" w:rsidP="008945E9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333333"/>
          <w:sz w:val="22"/>
          <w:szCs w:val="22"/>
        </w:rPr>
      </w:pPr>
      <w:r w:rsidRPr="008945E9">
        <w:rPr>
          <w:rStyle w:val="un"/>
          <w:rFonts w:ascii="Arial" w:hAnsi="Arial" w:cs="Arial"/>
          <w:color w:val="333333"/>
          <w:sz w:val="22"/>
          <w:szCs w:val="22"/>
        </w:rPr>
        <w:t xml:space="preserve">Una figura tiene </w:t>
      </w:r>
      <w:r w:rsidRPr="008945E9">
        <w:rPr>
          <w:rStyle w:val="Textoennegrita"/>
          <w:rFonts w:ascii="Arial" w:hAnsi="Arial" w:cs="Arial"/>
          <w:color w:val="333333"/>
          <w:sz w:val="22"/>
          <w:szCs w:val="22"/>
        </w:rPr>
        <w:t>simetría de traslación</w:t>
      </w:r>
      <w:r w:rsidRPr="008945E9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>respecto a otra cuando al trasladarla a una distancia dada en una dirección determinada coincide exactamente con la original.</w:t>
      </w:r>
      <w:r w:rsidRPr="008945E9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>Este tipo de simetría se puede apreciar, por ejemplo, entre los elementos repetidos que forman una valla.</w:t>
      </w:r>
    </w:p>
    <w:p w:rsidR="008945E9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945E9" w:rsidRPr="002A72D0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8945E9" w:rsidRPr="002A72D0" w:rsidRDefault="008945E9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8945E9" w:rsidRPr="002A72D0" w:rsidRDefault="00AB4BA7" w:rsidP="008945E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MA_06_12_IMG24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CA4BC9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15" w:type="dxa"/>
          </w:tcPr>
          <w:p w:rsidR="008945E9" w:rsidRPr="002A72D0" w:rsidRDefault="008945E9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322558" cy="1378424"/>
                  <wp:effectExtent l="0" t="0" r="0" b="0"/>
                  <wp:docPr id="50" name="Imagen 50" descr="http://profesores.aulaplaneta.com/DNNPlayerPackages/Package14668/InfoGuion/cuadernoestudio/images_xml/MT_3C_21_img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profesores.aulaplaneta.com/DNNPlayerPackages/Package14668/InfoGuion/cuadernoestudio/images_xml/MT_3C_21_img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6028" cy="1379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Entre los componentes de una verja </w:t>
            </w:r>
            <w:r w:rsidR="00CA4BC9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y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entre las chimeneas de un edificio de Antoni Gaudí existe 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simetría de traslación</w:t>
            </w:r>
            <w:r w:rsidR="002E1393" w:rsidRPr="00922AE7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, ya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 que se repiten los mismos elementos</w:t>
            </w:r>
            <w:r w:rsidR="00CA4BC9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,</w:t>
            </w:r>
          </w:p>
        </w:tc>
      </w:tr>
    </w:tbl>
    <w:p w:rsidR="008945E9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p w:rsidR="008945E9" w:rsidRPr="008945E9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Para obtener una simetría de traslación, por ejemplo a partir de un triángulo, debes seguir estos pasos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.</w:t>
      </w:r>
    </w:p>
    <w:p w:rsidR="008945E9" w:rsidRPr="008945E9" w:rsidRDefault="008945E9" w:rsidP="008945E9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Dibuja el triángulo original que qu</w:t>
      </w:r>
      <w:r w:rsidR="00CA4BC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eres reproducir.</w:t>
      </w:r>
    </w:p>
    <w:p w:rsidR="008945E9" w:rsidRPr="008945E9" w:rsidRDefault="008945E9" w:rsidP="008945E9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Dibuja un segmento con una longitud determinada en el sentido que qu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eres que tenga la traslación. En 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M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atemáticas, este segmento que </w:t>
      </w:r>
      <w:r w:rsidR="00F344B8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h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as</w:t>
      </w:r>
      <w:r w:rsidR="00F344B8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representado como una flecha se llama </w:t>
      </w:r>
      <w:r w:rsidRPr="008945E9">
        <w:rPr>
          <w:rFonts w:ascii="Arial" w:eastAsia="Times New Roman" w:hAnsi="Arial" w:cs="Arial"/>
          <w:b/>
          <w:bCs/>
          <w:color w:val="333333"/>
          <w:sz w:val="21"/>
          <w:szCs w:val="21"/>
          <w:lang w:val="es-CO" w:eastAsia="es-CO"/>
        </w:rPr>
        <w:t>vector de traslación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. La longitud del vector de translación depende de la distancia a la que 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quieras</w:t>
      </w:r>
      <w:r w:rsidR="00F344B8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trasladar 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l</w:t>
      </w:r>
      <w:r w:rsidR="00F344B8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a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figura.</w:t>
      </w:r>
    </w:p>
    <w:p w:rsidR="008945E9" w:rsidRPr="008945E9" w:rsidRDefault="008945E9" w:rsidP="008945E9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Traza rectas paralelas al vector de traslación que pasen por los vértices del triángulo.</w:t>
      </w:r>
    </w:p>
    <w:p w:rsidR="008945E9" w:rsidRPr="008945E9" w:rsidRDefault="008945E9" w:rsidP="008945E9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Con una regla o un compás, 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mide</w:t>
      </w:r>
      <w:r w:rsidR="00F344B8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la longitud del vector de traslación, y desde cada vértice marca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esa longitud sobre la recta correspondiente.</w:t>
      </w:r>
    </w:p>
    <w:p w:rsidR="008945E9" w:rsidRPr="008945E9" w:rsidRDefault="008945E9" w:rsidP="008945E9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Un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los puntos marcados y obt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ienes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la nueva figura por simetría de traslación.</w:t>
      </w:r>
    </w:p>
    <w:p w:rsidR="008945E9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945E9" w:rsidRPr="002A72D0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8945E9" w:rsidRPr="002A72D0" w:rsidRDefault="008945E9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8945E9" w:rsidRPr="002A72D0" w:rsidRDefault="00AB4BA7" w:rsidP="008945E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MA_06_12_IMG25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F344B8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:rsidR="008945E9" w:rsidRPr="002A72D0" w:rsidRDefault="008945E9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048661" cy="2149523"/>
                  <wp:effectExtent l="0" t="0" r="0" b="3175"/>
                  <wp:docPr id="53" name="Imagen 53" descr="http://profesores.aulaplaneta.com/DNNPlayerPackages/Package14668/InfoGuion/cuadernoestudio/images_xml/MT_3C_21_img8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profesores.aulaplaneta.com/DNNPlayerPackages/Package14668/InfoGuion/cuadernoestudio/images_xml/MT_3C_21_img8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0753" cy="2150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A partir del triángulo de la izquierda </w:t>
            </w:r>
            <w:r w:rsidR="00F344B8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se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procede a obtener el de la derecha mediante </w:t>
            </w:r>
            <w:r w:rsidR="002E1393" w:rsidRPr="00922AE7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una</w:t>
            </w:r>
            <w:r w:rsidR="002E1393"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simetría de traslación</w:t>
            </w:r>
            <w:r w:rsidR="00F344B8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.</w:t>
            </w:r>
          </w:p>
        </w:tc>
      </w:tr>
    </w:tbl>
    <w:p w:rsidR="008945E9" w:rsidRPr="008945E9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p w:rsidR="008945E9" w:rsidRDefault="00021CB6" w:rsidP="008945E9">
      <w:pPr>
        <w:shd w:val="clear" w:color="auto" w:fill="FFFFFF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5</w:t>
      </w:r>
      <w:r w:rsidR="008945E9" w:rsidRPr="008945E9">
        <w:rPr>
          <w:rFonts w:ascii="Arial" w:hAnsi="Arial" w:cs="Arial"/>
          <w:b/>
          <w:sz w:val="22"/>
          <w:szCs w:val="22"/>
        </w:rPr>
        <w:t>.1.3 La simetría de rotación</w:t>
      </w:r>
    </w:p>
    <w:p w:rsidR="008945E9" w:rsidRDefault="008945E9" w:rsidP="008945E9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un"/>
          <w:rFonts w:ascii="Arial" w:hAnsi="Arial" w:cs="Arial"/>
          <w:color w:val="333333"/>
          <w:sz w:val="21"/>
          <w:szCs w:val="21"/>
        </w:rPr>
        <w:t>La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Textoennegrita"/>
          <w:rFonts w:ascii="Arial" w:hAnsi="Arial" w:cs="Arial"/>
          <w:color w:val="333333"/>
          <w:sz w:val="21"/>
          <w:szCs w:val="21"/>
        </w:rPr>
        <w:t>simetría de rotación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un"/>
          <w:rFonts w:ascii="Arial" w:hAnsi="Arial" w:cs="Arial"/>
          <w:color w:val="333333"/>
          <w:sz w:val="21"/>
          <w:szCs w:val="21"/>
        </w:rPr>
        <w:t>se produce cuando una figura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Textoennegrita"/>
          <w:rFonts w:ascii="Arial" w:hAnsi="Arial" w:cs="Arial"/>
          <w:color w:val="333333"/>
          <w:sz w:val="21"/>
          <w:szCs w:val="21"/>
        </w:rPr>
        <w:t>gira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un"/>
          <w:rFonts w:ascii="Arial" w:hAnsi="Arial" w:cs="Arial"/>
          <w:color w:val="333333"/>
          <w:sz w:val="21"/>
          <w:szCs w:val="21"/>
        </w:rPr>
        <w:t>alrededor de un punto fijo, llamado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Textoennegrita"/>
          <w:rFonts w:ascii="Arial" w:hAnsi="Arial" w:cs="Arial"/>
          <w:color w:val="333333"/>
          <w:sz w:val="21"/>
          <w:szCs w:val="21"/>
        </w:rPr>
        <w:t>centro de rotación</w:t>
      </w:r>
      <w:r>
        <w:rPr>
          <w:rStyle w:val="un"/>
          <w:rFonts w:ascii="Arial" w:hAnsi="Arial" w:cs="Arial"/>
          <w:color w:val="333333"/>
          <w:sz w:val="21"/>
          <w:szCs w:val="21"/>
        </w:rPr>
        <w:t>, rotando cada punto el mismo número de grados.</w:t>
      </w:r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>
        <w:rPr>
          <w:rStyle w:val="un"/>
          <w:rFonts w:ascii="Arial" w:hAnsi="Arial" w:cs="Arial"/>
          <w:color w:val="333333"/>
          <w:sz w:val="21"/>
          <w:szCs w:val="21"/>
        </w:rPr>
        <w:t>Es la que se produce, por ejemplo, en las aspas de un molino de viento.</w:t>
      </w:r>
    </w:p>
    <w:p w:rsidR="008945E9" w:rsidRDefault="008945E9" w:rsidP="008945E9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un"/>
          <w:rFonts w:ascii="Arial" w:hAnsi="Arial" w:cs="Arial"/>
          <w:color w:val="333333"/>
          <w:sz w:val="21"/>
          <w:szCs w:val="21"/>
        </w:rPr>
        <w:t>Algunas figuras pueden tener simetría de rotación y simetría de reflexión al mismo tiempo, como, por ejemplo, los polígonos regulares.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945E9" w:rsidRPr="002A72D0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8945E9" w:rsidRPr="002A72D0" w:rsidRDefault="008945E9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8945E9" w:rsidRPr="002A72D0" w:rsidRDefault="008945E9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MA_06_12_IMG26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F344B8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15" w:type="dxa"/>
          </w:tcPr>
          <w:p w:rsidR="008945E9" w:rsidRPr="002A72D0" w:rsidRDefault="008945E9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967454" cy="1726442"/>
                  <wp:effectExtent l="0" t="0" r="4445" b="7620"/>
                  <wp:docPr id="57" name="Imagen 57" descr="http://profesores.aulaplaneta.com/DNNPlayerPackages/Package14668/InfoGuion/cuadernoestudio/images_xml/MT_3C_21_img9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profesores.aulaplaneta.com/DNNPlayerPackages/Package14668/InfoGuion/cuadernoestudio/images_xml/MT_3C_21_img9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429" cy="172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Un molinillo de viento tiene</w:t>
            </w:r>
            <w:r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simetría de rotación</w:t>
            </w:r>
            <w:r w:rsidR="002E1393" w:rsidRPr="00922AE7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. Además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, figuras como la de una estrella de mar pueden tener simetría de rotación y de reflexión.</w:t>
            </w:r>
          </w:p>
        </w:tc>
      </w:tr>
    </w:tbl>
    <w:p w:rsidR="008945E9" w:rsidRPr="008945E9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Para obtener una simetría de rotación, por ejemplo a partir de un triángulo, debes seguir estos pasos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.</w:t>
      </w:r>
    </w:p>
    <w:p w:rsidR="008945E9" w:rsidRPr="008945E9" w:rsidRDefault="008945E9" w:rsidP="008945E9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Dibuja el triángulo que qu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eres transformar.</w:t>
      </w:r>
    </w:p>
    <w:p w:rsidR="008945E9" w:rsidRPr="008945E9" w:rsidRDefault="008945E9" w:rsidP="008945E9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Dibuja el centro de rotación, que llamar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ás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 </w:t>
      </w:r>
      <w:r w:rsidRPr="008945E9">
        <w:rPr>
          <w:rFonts w:ascii="Arial" w:eastAsia="Times New Roman" w:hAnsi="Arial" w:cs="Arial"/>
          <w:i/>
          <w:iCs/>
          <w:color w:val="333333"/>
          <w:sz w:val="21"/>
          <w:szCs w:val="21"/>
          <w:lang w:val="es-CO" w:eastAsia="es-CO"/>
        </w:rPr>
        <w:t>O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, y un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con líneas rectas cada vértice del triángulo con </w:t>
      </w:r>
      <w:r w:rsidRPr="008945E9">
        <w:rPr>
          <w:rFonts w:ascii="Arial" w:eastAsia="Times New Roman" w:hAnsi="Arial" w:cs="Arial"/>
          <w:i/>
          <w:iCs/>
          <w:color w:val="333333"/>
          <w:sz w:val="21"/>
          <w:szCs w:val="21"/>
          <w:lang w:val="es-CO" w:eastAsia="es-CO"/>
        </w:rPr>
        <w:t>O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.</w:t>
      </w:r>
    </w:p>
    <w:p w:rsidR="008945E9" w:rsidRPr="008945E9" w:rsidRDefault="008945E9" w:rsidP="008945E9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Coloca un transportador de ángulos con el centro en </w:t>
      </w:r>
      <w:r w:rsidRPr="008945E9">
        <w:rPr>
          <w:rFonts w:ascii="Arial" w:eastAsia="Times New Roman" w:hAnsi="Arial" w:cs="Arial"/>
          <w:i/>
          <w:iCs/>
          <w:color w:val="333333"/>
          <w:sz w:val="21"/>
          <w:szCs w:val="21"/>
          <w:lang w:val="es-CO" w:eastAsia="es-CO"/>
        </w:rPr>
        <w:t>O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 y con el cero sobre una de las rectas dibujadas. A continuación, marca el ángulo que qu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eres rotar y traza una recta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lastRenderedPageBreak/>
        <w:t>desde </w:t>
      </w:r>
      <w:r w:rsidRPr="008945E9">
        <w:rPr>
          <w:rFonts w:ascii="Arial" w:eastAsia="Times New Roman" w:hAnsi="Arial" w:cs="Arial"/>
          <w:i/>
          <w:iCs/>
          <w:color w:val="333333"/>
          <w:sz w:val="21"/>
          <w:szCs w:val="21"/>
          <w:lang w:val="es-CO" w:eastAsia="es-CO"/>
        </w:rPr>
        <w:t>O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 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hasta el</w:t>
      </w:r>
      <w:r w:rsidR="00F344B8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punto marcado.</w:t>
      </w:r>
      <w:r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="00F344B8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Rep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ite</w:t>
      </w:r>
      <w:r w:rsidR="00F344B8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este proceso para el resto de</w:t>
      </w:r>
      <w:r w:rsidR="00F344B8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las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rectas dibujadas en el segundo paso.</w:t>
      </w:r>
    </w:p>
    <w:p w:rsidR="008945E9" w:rsidRPr="008945E9" w:rsidRDefault="008945E9" w:rsidP="008945E9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Fija la aguja en </w:t>
      </w:r>
      <w:r w:rsidRPr="008945E9">
        <w:rPr>
          <w:rFonts w:ascii="Arial" w:eastAsia="Times New Roman" w:hAnsi="Arial" w:cs="Arial"/>
          <w:i/>
          <w:iCs/>
          <w:color w:val="333333"/>
          <w:sz w:val="21"/>
          <w:szCs w:val="21"/>
          <w:lang w:val="es-CO" w:eastAsia="es-CO"/>
        </w:rPr>
        <w:t>O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 y traza arcos que vayan desde cada vértice hasta la recta correspondiente con la que forma el ángulo de rotación.</w:t>
      </w:r>
    </w:p>
    <w:p w:rsidR="008945E9" w:rsidRPr="008945E9" w:rsidRDefault="00F344B8" w:rsidP="008945E9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Un</w:t>
      </w:r>
      <w:r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</w:t>
      </w:r>
      <w:r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 xml:space="preserve"> </w:t>
      </w:r>
      <w:r w:rsidR="008945E9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los nuevos puntos y obt</w:t>
      </w:r>
      <w:r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i</w:t>
      </w:r>
      <w:r w:rsidR="008945E9" w:rsidRPr="008945E9"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  <w:t>enes la nueva figura por simetría de rotación.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945E9" w:rsidRPr="002A72D0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8945E9" w:rsidRPr="002A72D0" w:rsidRDefault="008945E9" w:rsidP="008945E9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8945E9" w:rsidRPr="002A72D0" w:rsidRDefault="00AB4BA7" w:rsidP="008945E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MA_06_12_IMG27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  <w:sz w:val="24"/>
                <w:szCs w:val="24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F344B8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15" w:type="dxa"/>
          </w:tcPr>
          <w:p w:rsidR="008945E9" w:rsidRPr="002A72D0" w:rsidRDefault="008945E9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725473" cy="1712794"/>
                  <wp:effectExtent l="0" t="0" r="0" b="1905"/>
                  <wp:docPr id="59" name="Imagen 59" descr="http://profesores.aulaplaneta.com/DNNPlayerPackages/Package14668/InfoGuion/cuadernoestudio/images_xml/MT_3C_21_img10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profesores.aulaplaneta.com/DNNPlayerPackages/Package14668/InfoGuion/cuadernoestudio/images_xml/MT_3C_21_img10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8129" cy="1714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5E9" w:rsidRPr="002A72D0" w:rsidTr="008945E9">
        <w:tc>
          <w:tcPr>
            <w:tcW w:w="2518" w:type="dxa"/>
          </w:tcPr>
          <w:p w:rsidR="008945E9" w:rsidRPr="002A72D0" w:rsidRDefault="008945E9" w:rsidP="008945E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8945E9" w:rsidP="00922AE7">
            <w:pPr>
              <w:rPr>
                <w:rFonts w:ascii="Arial" w:hAnsi="Arial" w:cs="Arial"/>
              </w:rPr>
            </w:pP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A partir del triángulo de la izquierda </w:t>
            </w:r>
            <w:r w:rsidR="00F344B8"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 xml:space="preserve">se </w:t>
            </w:r>
            <w:r>
              <w:rPr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dibuja otro por</w:t>
            </w:r>
            <w:r>
              <w:rPr>
                <w:rStyle w:val="apple-converted-space"/>
                <w:rFonts w:ascii="Helvetica" w:hAnsi="Helvetica"/>
                <w:color w:val="444444"/>
                <w:sz w:val="20"/>
                <w:szCs w:val="20"/>
                <w:shd w:val="clear" w:color="auto" w:fill="F9F9F9"/>
              </w:rPr>
              <w:t> </w:t>
            </w:r>
            <w:r w:rsidR="002E1393" w:rsidRPr="00922AE7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simetría de rotación</w:t>
            </w:r>
            <w:r w:rsidR="00F344B8">
              <w:rPr>
                <w:rStyle w:val="Textoennegrita"/>
                <w:rFonts w:ascii="Helvetica" w:hAnsi="Helvetica"/>
                <w:b w:val="0"/>
                <w:color w:val="444444"/>
                <w:sz w:val="20"/>
                <w:szCs w:val="20"/>
                <w:shd w:val="clear" w:color="auto" w:fill="F9F9F9"/>
              </w:rPr>
              <w:t>.</w:t>
            </w:r>
          </w:p>
        </w:tc>
      </w:tr>
    </w:tbl>
    <w:p w:rsidR="008945E9" w:rsidRPr="008945E9" w:rsidRDefault="008945E9" w:rsidP="008945E9">
      <w:pPr>
        <w:pStyle w:val="Ttulo4"/>
        <w:shd w:val="clear" w:color="auto" w:fill="FABF8F" w:themeFill="accent6" w:themeFillTint="99"/>
        <w:spacing w:before="120" w:after="195"/>
        <w:rPr>
          <w:rFonts w:ascii="Arial" w:hAnsi="Arial" w:cs="Arial"/>
          <w:i w:val="0"/>
          <w:color w:val="C53731"/>
          <w:sz w:val="22"/>
          <w:szCs w:val="22"/>
          <w:lang w:val="es-CO"/>
        </w:rPr>
      </w:pPr>
      <w:r w:rsidRPr="008945E9">
        <w:rPr>
          <w:rFonts w:ascii="Arial" w:hAnsi="Arial" w:cs="Arial"/>
          <w:b/>
          <w:bCs/>
          <w:i w:val="0"/>
          <w:color w:val="C53731"/>
          <w:sz w:val="22"/>
          <w:szCs w:val="22"/>
        </w:rPr>
        <w:t>Recuerda</w:t>
      </w:r>
    </w:p>
    <w:p w:rsidR="008945E9" w:rsidRPr="008945E9" w:rsidRDefault="008945E9" w:rsidP="008945E9">
      <w:pPr>
        <w:pStyle w:val="u"/>
        <w:shd w:val="clear" w:color="auto" w:fill="FABF8F" w:themeFill="accent6" w:themeFillTint="99"/>
        <w:spacing w:before="0" w:beforeAutospacing="0" w:after="0" w:afterAutospacing="0" w:line="345" w:lineRule="atLeast"/>
        <w:rPr>
          <w:rFonts w:ascii="Arial" w:hAnsi="Arial" w:cs="Arial"/>
          <w:color w:val="333333"/>
          <w:sz w:val="22"/>
          <w:szCs w:val="22"/>
        </w:rPr>
      </w:pPr>
      <w:r w:rsidRPr="008945E9">
        <w:rPr>
          <w:rStyle w:val="un"/>
          <w:rFonts w:ascii="Arial" w:hAnsi="Arial" w:cs="Arial"/>
          <w:color w:val="333333"/>
          <w:sz w:val="22"/>
          <w:szCs w:val="22"/>
        </w:rPr>
        <w:t>Hay tres tipos de simetría:</w:t>
      </w:r>
    </w:p>
    <w:p w:rsidR="008945E9" w:rsidRPr="008945E9" w:rsidRDefault="008945E9" w:rsidP="008945E9">
      <w:pPr>
        <w:numPr>
          <w:ilvl w:val="0"/>
          <w:numId w:val="16"/>
        </w:numPr>
        <w:shd w:val="clear" w:color="auto" w:fill="FABF8F" w:themeFill="accent6" w:themeFillTint="99"/>
        <w:spacing w:after="0" w:line="345" w:lineRule="atLeast"/>
        <w:ind w:left="300"/>
        <w:rPr>
          <w:rFonts w:ascii="Arial" w:hAnsi="Arial" w:cs="Arial"/>
          <w:color w:val="333333"/>
          <w:sz w:val="22"/>
          <w:szCs w:val="22"/>
        </w:rPr>
      </w:pPr>
      <w:r w:rsidRPr="008945E9">
        <w:rPr>
          <w:rStyle w:val="Textoennegrita"/>
          <w:rFonts w:ascii="Arial" w:hAnsi="Arial" w:cs="Arial"/>
          <w:color w:val="333333"/>
          <w:sz w:val="22"/>
          <w:szCs w:val="22"/>
        </w:rPr>
        <w:t>De reflexión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>: cuando una figura se puede dividir por un eje en dos partes iguales que son como las imágenes en un espejo.</w:t>
      </w:r>
    </w:p>
    <w:p w:rsidR="008945E9" w:rsidRPr="008945E9" w:rsidRDefault="008945E9" w:rsidP="008945E9">
      <w:pPr>
        <w:numPr>
          <w:ilvl w:val="0"/>
          <w:numId w:val="16"/>
        </w:numPr>
        <w:shd w:val="clear" w:color="auto" w:fill="FABF8F" w:themeFill="accent6" w:themeFillTint="99"/>
        <w:spacing w:after="0" w:line="345" w:lineRule="atLeast"/>
        <w:ind w:left="300"/>
        <w:rPr>
          <w:rFonts w:ascii="Arial" w:hAnsi="Arial" w:cs="Arial"/>
          <w:color w:val="333333"/>
          <w:sz w:val="22"/>
          <w:szCs w:val="22"/>
        </w:rPr>
      </w:pPr>
      <w:r w:rsidRPr="008945E9">
        <w:rPr>
          <w:rStyle w:val="Textoennegrita"/>
          <w:rFonts w:ascii="Arial" w:hAnsi="Arial" w:cs="Arial"/>
          <w:color w:val="333333"/>
          <w:sz w:val="22"/>
          <w:szCs w:val="22"/>
        </w:rPr>
        <w:t>De traslación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>: cuando al trasladar una figura a una distancia dada y en una dirección determinada coincide exactamente con la original.</w:t>
      </w:r>
    </w:p>
    <w:p w:rsidR="008945E9" w:rsidRPr="008945E9" w:rsidRDefault="008945E9" w:rsidP="008945E9">
      <w:pPr>
        <w:numPr>
          <w:ilvl w:val="0"/>
          <w:numId w:val="16"/>
        </w:numPr>
        <w:shd w:val="clear" w:color="auto" w:fill="FABF8F" w:themeFill="accent6" w:themeFillTint="99"/>
        <w:spacing w:after="0" w:line="345" w:lineRule="atLeast"/>
        <w:ind w:left="300"/>
        <w:rPr>
          <w:rFonts w:ascii="Arial" w:hAnsi="Arial" w:cs="Arial"/>
          <w:color w:val="333333"/>
          <w:sz w:val="22"/>
          <w:szCs w:val="22"/>
        </w:rPr>
      </w:pPr>
      <w:r w:rsidRPr="008945E9">
        <w:rPr>
          <w:rStyle w:val="Textoennegrita"/>
          <w:rFonts w:ascii="Arial" w:hAnsi="Arial" w:cs="Arial"/>
          <w:color w:val="333333"/>
          <w:sz w:val="22"/>
          <w:szCs w:val="22"/>
        </w:rPr>
        <w:t>De rotación</w:t>
      </w:r>
      <w:r w:rsidRPr="008945E9">
        <w:rPr>
          <w:rStyle w:val="un"/>
          <w:rFonts w:ascii="Arial" w:hAnsi="Arial" w:cs="Arial"/>
          <w:color w:val="333333"/>
          <w:sz w:val="22"/>
          <w:szCs w:val="22"/>
        </w:rPr>
        <w:t>: cuando una figura gira alrededor de un punto fijo y cada punto rota el mismo número de grados.</w:t>
      </w:r>
    </w:p>
    <w:p w:rsidR="008945E9" w:rsidRDefault="008945E9" w:rsidP="008945E9">
      <w:pPr>
        <w:shd w:val="clear" w:color="auto" w:fill="FFFFFF"/>
        <w:rPr>
          <w:rFonts w:ascii="Arial" w:hAnsi="Arial" w:cs="Arial"/>
          <w:b/>
          <w:sz w:val="22"/>
          <w:szCs w:val="22"/>
        </w:rPr>
      </w:pPr>
    </w:p>
    <w:p w:rsidR="008945E9" w:rsidRDefault="008945E9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Algunas figuras pueden tener varios ejes de simetría</w:t>
      </w:r>
      <w:r w:rsidR="00630B9E">
        <w:rPr>
          <w:rFonts w:ascii="Arial" w:hAnsi="Arial" w:cs="Arial"/>
          <w:sz w:val="22"/>
          <w:szCs w:val="22"/>
        </w:rPr>
        <w:t xml:space="preserve"> o ninguno. Observa.</w:t>
      </w:r>
    </w:p>
    <w:p w:rsidR="008945E9" w:rsidRPr="008945E9" w:rsidRDefault="008945E9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5F497E" w:rsidRPr="002A72D0" w:rsidRDefault="005F497E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60"/>
      </w:tblGrid>
      <w:tr w:rsidR="00664E13" w:rsidRPr="002A72D0" w:rsidTr="00BC3B14">
        <w:tc>
          <w:tcPr>
            <w:tcW w:w="8828" w:type="dxa"/>
            <w:gridSpan w:val="2"/>
            <w:shd w:val="clear" w:color="auto" w:fill="0D0D0D" w:themeFill="text1" w:themeFillTint="F2"/>
          </w:tcPr>
          <w:p w:rsidR="005F497E" w:rsidRPr="002A72D0" w:rsidRDefault="005F497E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BC3B14">
        <w:tc>
          <w:tcPr>
            <w:tcW w:w="2468" w:type="dxa"/>
          </w:tcPr>
          <w:p w:rsidR="005F497E" w:rsidRPr="002A72D0" w:rsidRDefault="005F497E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60" w:type="dxa"/>
          </w:tcPr>
          <w:p w:rsidR="005F497E" w:rsidRPr="002A72D0" w:rsidRDefault="00AB4BA7" w:rsidP="005F497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MA_06_12_IMG28</w:t>
            </w:r>
          </w:p>
        </w:tc>
      </w:tr>
      <w:tr w:rsidR="00664E13" w:rsidRPr="002A72D0" w:rsidTr="00BC3B14">
        <w:tc>
          <w:tcPr>
            <w:tcW w:w="2468" w:type="dxa"/>
          </w:tcPr>
          <w:p w:rsidR="005F497E" w:rsidRPr="002A72D0" w:rsidRDefault="005F497E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60" w:type="dxa"/>
          </w:tcPr>
          <w:p w:rsidR="00DA1043" w:rsidRDefault="005F497E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F344B8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664E13" w:rsidRPr="002A72D0" w:rsidTr="00BC3B14">
        <w:tc>
          <w:tcPr>
            <w:tcW w:w="2468" w:type="dxa"/>
          </w:tcPr>
          <w:p w:rsidR="005F497E" w:rsidRPr="002A72D0" w:rsidRDefault="005F497E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360" w:type="dxa"/>
          </w:tcPr>
          <w:p w:rsidR="005F497E" w:rsidRPr="002A72D0" w:rsidRDefault="005F497E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 </w:t>
            </w:r>
            <w:r w:rsidR="00AC4D65"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463955" cy="1056889"/>
                  <wp:effectExtent l="0" t="0" r="3175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8" cstate="print"/>
                          <a:srcRect l="11210" t="30978" r="69264" b="46467"/>
                          <a:stretch/>
                        </pic:blipFill>
                        <pic:spPr bwMode="auto">
                          <a:xfrm>
                            <a:off x="0" y="0"/>
                            <a:ext cx="1465789" cy="105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C4D65"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327355" cy="1055077"/>
                  <wp:effectExtent l="0" t="0" r="635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9" cstate="print"/>
                          <a:srcRect l="6963" t="27718" r="73165" b="47011"/>
                          <a:stretch/>
                        </pic:blipFill>
                        <pic:spPr bwMode="auto">
                          <a:xfrm>
                            <a:off x="0" y="0"/>
                            <a:ext cx="1331319" cy="1058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C4D65"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038225" cy="1257300"/>
                  <wp:effectExtent l="0" t="0" r="952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0" cstate="print"/>
                          <a:srcRect l="12965" t="23913" r="73680" b="47283"/>
                          <a:stretch/>
                        </pic:blipFill>
                        <pic:spPr bwMode="auto">
                          <a:xfrm>
                            <a:off x="0" y="0"/>
                            <a:ext cx="1040850" cy="1260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E13" w:rsidRPr="002A72D0" w:rsidTr="00BC3B14">
        <w:tc>
          <w:tcPr>
            <w:tcW w:w="2468" w:type="dxa"/>
          </w:tcPr>
          <w:p w:rsidR="005F497E" w:rsidRPr="002A72D0" w:rsidRDefault="005F497E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60" w:type="dxa"/>
          </w:tcPr>
          <w:p w:rsidR="005F497E" w:rsidRPr="002A72D0" w:rsidRDefault="005F497E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El triángulo </w:t>
            </w:r>
            <w:r w:rsidR="00F344B8">
              <w:rPr>
                <w:rFonts w:ascii="Arial" w:hAnsi="Arial" w:cs="Arial"/>
              </w:rPr>
              <w:t>e</w:t>
            </w:r>
            <w:r w:rsidRPr="002A72D0">
              <w:rPr>
                <w:rFonts w:ascii="Arial" w:hAnsi="Arial" w:cs="Arial"/>
              </w:rPr>
              <w:t>quilátero tiene tres ejes de simetría</w:t>
            </w:r>
            <w:r w:rsidR="007F370F" w:rsidRPr="002A72D0">
              <w:rPr>
                <w:rFonts w:ascii="Arial" w:hAnsi="Arial" w:cs="Arial"/>
              </w:rPr>
              <w:t>.</w:t>
            </w:r>
          </w:p>
        </w:tc>
      </w:tr>
      <w:tr w:rsidR="00664E13" w:rsidRPr="002A72D0" w:rsidTr="00BC3B14">
        <w:tc>
          <w:tcPr>
            <w:tcW w:w="8828" w:type="dxa"/>
            <w:gridSpan w:val="2"/>
            <w:shd w:val="clear" w:color="auto" w:fill="0D0D0D" w:themeFill="text1" w:themeFillTint="F2"/>
          </w:tcPr>
          <w:p w:rsidR="00AC4D65" w:rsidRPr="002A72D0" w:rsidRDefault="00AC4D65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BC3B14">
        <w:tc>
          <w:tcPr>
            <w:tcW w:w="2470" w:type="dxa"/>
          </w:tcPr>
          <w:p w:rsidR="00AC4D65" w:rsidRPr="002A72D0" w:rsidRDefault="00AC4D65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lastRenderedPageBreak/>
              <w:t>Código</w:t>
            </w:r>
          </w:p>
        </w:tc>
        <w:tc>
          <w:tcPr>
            <w:tcW w:w="6358" w:type="dxa"/>
          </w:tcPr>
          <w:p w:rsidR="00AC4D65" w:rsidRPr="002A72D0" w:rsidRDefault="00AB4BA7" w:rsidP="00AC4D6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MA_06_12_IMG29</w:t>
            </w:r>
          </w:p>
        </w:tc>
      </w:tr>
      <w:tr w:rsidR="00664E13" w:rsidRPr="002A72D0" w:rsidTr="00BC3B14">
        <w:tc>
          <w:tcPr>
            <w:tcW w:w="2470" w:type="dxa"/>
          </w:tcPr>
          <w:p w:rsidR="00AC4D65" w:rsidRPr="002A72D0" w:rsidRDefault="00AC4D65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8" w:type="dxa"/>
          </w:tcPr>
          <w:p w:rsidR="00DA1043" w:rsidRDefault="00AC4D6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F344B8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664E13" w:rsidRPr="002A72D0" w:rsidTr="00BC3B14">
        <w:tc>
          <w:tcPr>
            <w:tcW w:w="2470" w:type="dxa"/>
          </w:tcPr>
          <w:p w:rsidR="00AC4D65" w:rsidRPr="002A72D0" w:rsidRDefault="00AC4D65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358" w:type="dxa"/>
          </w:tcPr>
          <w:p w:rsidR="00AC4D65" w:rsidRPr="002A72D0" w:rsidRDefault="00AC4D65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 </w:t>
            </w:r>
            <w:r w:rsidR="00DB3E1E"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341712" cy="904875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1" cstate="print"/>
                          <a:srcRect l="31591" t="46739" r="39195" b="21739"/>
                          <a:stretch/>
                        </pic:blipFill>
                        <pic:spPr bwMode="auto">
                          <a:xfrm>
                            <a:off x="0" y="0"/>
                            <a:ext cx="1345836" cy="907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432CD"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287008" cy="714375"/>
                  <wp:effectExtent l="0" t="0" r="889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2" cstate="print"/>
                          <a:srcRect l="14607" t="37500" r="46838" b="28261"/>
                          <a:stretch/>
                        </pic:blipFill>
                        <pic:spPr bwMode="auto">
                          <a:xfrm>
                            <a:off x="0" y="0"/>
                            <a:ext cx="1290456" cy="716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432CD" w:rsidRPr="002A72D0">
              <w:rPr>
                <w:rFonts w:ascii="Arial" w:hAnsi="Arial" w:cs="Arial"/>
              </w:rPr>
              <w:t xml:space="preserve"> </w:t>
            </w:r>
            <w:r w:rsidR="00B432CD"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981075" cy="549042"/>
                  <wp:effectExtent l="0" t="0" r="0" b="381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3" cstate="print"/>
                          <a:srcRect l="10531" t="38859" r="52443" b="27989"/>
                          <a:stretch/>
                        </pic:blipFill>
                        <pic:spPr bwMode="auto">
                          <a:xfrm>
                            <a:off x="0" y="0"/>
                            <a:ext cx="985314" cy="551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32CD" w:rsidRPr="002A72D0" w:rsidRDefault="00B432CD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432CD" w:rsidRPr="002A72D0" w:rsidRDefault="00B432CD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  <w:tr w:rsidR="00AC4D65" w:rsidRPr="002A72D0" w:rsidTr="00BC3B14">
        <w:tc>
          <w:tcPr>
            <w:tcW w:w="2470" w:type="dxa"/>
          </w:tcPr>
          <w:p w:rsidR="00AC4D65" w:rsidRPr="002A72D0" w:rsidRDefault="00AC4D65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8" w:type="dxa"/>
          </w:tcPr>
          <w:p w:rsidR="00DA1043" w:rsidRDefault="00AC4D6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El t</w:t>
            </w:r>
            <w:r w:rsidR="004A7F0A" w:rsidRPr="002A72D0">
              <w:rPr>
                <w:rFonts w:ascii="Arial" w:hAnsi="Arial" w:cs="Arial"/>
              </w:rPr>
              <w:t xml:space="preserve">riángulo </w:t>
            </w:r>
            <w:r w:rsidR="00F344B8">
              <w:rPr>
                <w:rFonts w:ascii="Arial" w:hAnsi="Arial" w:cs="Arial"/>
              </w:rPr>
              <w:t>i</w:t>
            </w:r>
            <w:r w:rsidR="004A7F0A" w:rsidRPr="002A72D0">
              <w:rPr>
                <w:rFonts w:ascii="Arial" w:hAnsi="Arial" w:cs="Arial"/>
              </w:rPr>
              <w:t xml:space="preserve">sósceles tiene un eje </w:t>
            </w:r>
            <w:r w:rsidRPr="002A72D0">
              <w:rPr>
                <w:rFonts w:ascii="Arial" w:hAnsi="Arial" w:cs="Arial"/>
              </w:rPr>
              <w:t>de simetría</w:t>
            </w:r>
            <w:r w:rsidR="00A4429A" w:rsidRPr="002A72D0">
              <w:rPr>
                <w:rFonts w:ascii="Arial" w:hAnsi="Arial" w:cs="Arial"/>
              </w:rPr>
              <w:t>.</w:t>
            </w:r>
          </w:p>
        </w:tc>
      </w:tr>
    </w:tbl>
    <w:p w:rsidR="00E55A24" w:rsidRPr="002A72D0" w:rsidRDefault="00E55A24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D0D0D" w:themeFill="text1" w:themeFillTint="F2"/>
          </w:tcPr>
          <w:p w:rsidR="00AC4D65" w:rsidRPr="002A72D0" w:rsidRDefault="00AC4D65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2A72D0" w:rsidTr="002337B7">
        <w:tc>
          <w:tcPr>
            <w:tcW w:w="2518" w:type="dxa"/>
          </w:tcPr>
          <w:p w:rsidR="00AC4D65" w:rsidRPr="002A72D0" w:rsidRDefault="00AC4D65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AC4D65" w:rsidRPr="002A72D0" w:rsidRDefault="00AB4BA7" w:rsidP="00AC4D6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MA_06_12_IMG30</w:t>
            </w:r>
          </w:p>
        </w:tc>
      </w:tr>
      <w:tr w:rsidR="00664E13" w:rsidRPr="002A72D0" w:rsidTr="002337B7">
        <w:tc>
          <w:tcPr>
            <w:tcW w:w="2518" w:type="dxa"/>
          </w:tcPr>
          <w:p w:rsidR="00AC4D65" w:rsidRPr="002A72D0" w:rsidRDefault="00AC4D65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AC4D6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Simetría </w:t>
            </w:r>
            <w:r w:rsidR="00F344B8">
              <w:rPr>
                <w:rFonts w:ascii="Arial" w:hAnsi="Arial" w:cs="Arial"/>
              </w:rPr>
              <w:t>a</w:t>
            </w:r>
            <w:r w:rsidRPr="002A72D0">
              <w:rPr>
                <w:rFonts w:ascii="Arial" w:hAnsi="Arial" w:cs="Arial"/>
              </w:rPr>
              <w:t>xial</w:t>
            </w:r>
          </w:p>
        </w:tc>
      </w:tr>
      <w:tr w:rsidR="00664E13" w:rsidRPr="002A72D0" w:rsidTr="002337B7">
        <w:tc>
          <w:tcPr>
            <w:tcW w:w="2518" w:type="dxa"/>
          </w:tcPr>
          <w:p w:rsidR="00AC4D65" w:rsidRPr="002A72D0" w:rsidRDefault="00AC4D65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15" w:type="dxa"/>
          </w:tcPr>
          <w:p w:rsidR="00AC4D65" w:rsidRPr="002A72D0" w:rsidRDefault="00AC4D65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 </w:t>
            </w:r>
            <w:r w:rsidR="00234BB9" w:rsidRPr="002A72D0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524000" cy="1677798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4" cstate="print"/>
                          <a:srcRect l="58596" t="20109" r="22891" b="47283"/>
                          <a:stretch/>
                        </pic:blipFill>
                        <pic:spPr bwMode="auto">
                          <a:xfrm>
                            <a:off x="0" y="0"/>
                            <a:ext cx="1528333" cy="1682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D65" w:rsidRPr="002A72D0" w:rsidTr="002337B7">
        <w:tc>
          <w:tcPr>
            <w:tcW w:w="2518" w:type="dxa"/>
          </w:tcPr>
          <w:p w:rsidR="00AC4D65" w:rsidRPr="002A72D0" w:rsidRDefault="00AC4D65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Default="00AC4D6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El triángulo </w:t>
            </w:r>
            <w:r w:rsidR="00630B9E">
              <w:rPr>
                <w:rFonts w:ascii="Arial" w:hAnsi="Arial" w:cs="Arial"/>
              </w:rPr>
              <w:t>e</w:t>
            </w:r>
            <w:r w:rsidRPr="002A72D0">
              <w:rPr>
                <w:rFonts w:ascii="Arial" w:hAnsi="Arial" w:cs="Arial"/>
              </w:rPr>
              <w:t>scaleno no tiene eje de simetría</w:t>
            </w:r>
            <w:r w:rsidR="00A4429A" w:rsidRPr="002A72D0">
              <w:rPr>
                <w:rFonts w:ascii="Arial" w:hAnsi="Arial" w:cs="Arial"/>
              </w:rPr>
              <w:t>.</w:t>
            </w:r>
          </w:p>
        </w:tc>
      </w:tr>
    </w:tbl>
    <w:p w:rsidR="00E55A24" w:rsidRPr="002A72D0" w:rsidRDefault="00E55A24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5266A6" w:rsidRPr="002A72D0" w:rsidRDefault="005266A6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5266A6" w:rsidRPr="002A72D0" w:rsidRDefault="005266A6" w:rsidP="005266A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MA_06_12_REC120</w:t>
            </w:r>
          </w:p>
        </w:tc>
      </w:tr>
      <w:tr w:rsidR="00664E13" w:rsidRPr="002A72D0" w:rsidTr="002337B7"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DA1043" w:rsidRDefault="00CD71C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El número de ejes de simetría de un polígono regular</w:t>
            </w:r>
          </w:p>
        </w:tc>
      </w:tr>
      <w:tr w:rsidR="005266A6" w:rsidRPr="002A72D0" w:rsidTr="002659FE">
        <w:trPr>
          <w:trHeight w:val="623"/>
        </w:trPr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CD71C5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Interactivo que analiza los ejes de simetría de diferentes polígono regulares</w:t>
            </w:r>
          </w:p>
        </w:tc>
      </w:tr>
    </w:tbl>
    <w:p w:rsidR="002659FE" w:rsidRPr="002A72D0" w:rsidRDefault="002659FE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5266A6" w:rsidRPr="002A72D0" w:rsidRDefault="005266A6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5266A6" w:rsidRPr="002A72D0" w:rsidRDefault="005266A6" w:rsidP="005266A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MA_06_12_REC130</w:t>
            </w:r>
          </w:p>
        </w:tc>
      </w:tr>
      <w:tr w:rsidR="00664E13" w:rsidRPr="002A72D0" w:rsidTr="002337B7"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DA1043" w:rsidRDefault="002659FE" w:rsidP="00922AE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Identifica las imágenes que se generan por simetría de reflexión</w:t>
            </w:r>
          </w:p>
        </w:tc>
      </w:tr>
      <w:tr w:rsidR="005266A6" w:rsidRPr="002A72D0" w:rsidTr="002337B7"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5266A6" w:rsidRPr="002A72D0" w:rsidRDefault="002659FE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Actividad para determinar qué figura se genera por simetría de reflexión</w:t>
            </w:r>
          </w:p>
        </w:tc>
      </w:tr>
    </w:tbl>
    <w:p w:rsidR="005266A6" w:rsidRPr="002A72D0" w:rsidRDefault="005266A6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E55A24" w:rsidRPr="002A72D0" w:rsidRDefault="00E55A24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CD5DF1" w:rsidRPr="002A72D0" w:rsidRDefault="00CD5DF1" w:rsidP="00CD5DF1">
      <w:pPr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2]</w:t>
      </w:r>
      <w:r w:rsidRPr="002A72D0">
        <w:rPr>
          <w:rFonts w:ascii="Arial" w:hAnsi="Arial" w:cs="Arial"/>
          <w:b/>
          <w:sz w:val="22"/>
          <w:szCs w:val="22"/>
        </w:rPr>
        <w:t xml:space="preserve"> </w:t>
      </w:r>
      <w:r w:rsidR="00021CB6">
        <w:rPr>
          <w:rFonts w:ascii="Arial" w:hAnsi="Arial" w:cs="Arial"/>
          <w:b/>
          <w:sz w:val="22"/>
          <w:szCs w:val="22"/>
        </w:rPr>
        <w:t>5</w:t>
      </w:r>
      <w:r w:rsidRPr="002A72D0">
        <w:rPr>
          <w:rFonts w:ascii="Arial" w:hAnsi="Arial" w:cs="Arial"/>
          <w:b/>
          <w:sz w:val="22"/>
          <w:szCs w:val="22"/>
        </w:rPr>
        <w:t>.</w:t>
      </w:r>
      <w:r w:rsidR="00021CB6">
        <w:rPr>
          <w:rFonts w:ascii="Arial" w:hAnsi="Arial" w:cs="Arial"/>
          <w:b/>
          <w:sz w:val="22"/>
          <w:szCs w:val="22"/>
        </w:rPr>
        <w:t>2</w:t>
      </w:r>
      <w:r w:rsidR="00F344B8">
        <w:rPr>
          <w:rFonts w:ascii="Arial" w:hAnsi="Arial" w:cs="Arial"/>
          <w:b/>
          <w:sz w:val="22"/>
          <w:szCs w:val="22"/>
        </w:rPr>
        <w:t xml:space="preserve"> </w:t>
      </w:r>
      <w:r w:rsidRPr="002A72D0">
        <w:rPr>
          <w:rFonts w:ascii="Arial" w:hAnsi="Arial" w:cs="Arial"/>
          <w:b/>
          <w:sz w:val="22"/>
          <w:szCs w:val="22"/>
        </w:rPr>
        <w:t>Consolidación</w:t>
      </w:r>
    </w:p>
    <w:p w:rsidR="00AB2190" w:rsidRPr="002A72D0" w:rsidRDefault="00AB2190" w:rsidP="00CD5DF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p w:rsidR="00021CB6" w:rsidRPr="002A72D0" w:rsidRDefault="00021CB6" w:rsidP="00021CB6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  <w:r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Actividades para </w:t>
      </w:r>
      <w:r w:rsidR="00F344B8">
        <w:rPr>
          <w:rFonts w:ascii="Arial" w:hAnsi="Arial" w:cs="Arial"/>
          <w:sz w:val="22"/>
          <w:szCs w:val="22"/>
          <w:shd w:val="clear" w:color="auto" w:fill="FFFFFF"/>
        </w:rPr>
        <w:t>afianz</w:t>
      </w:r>
      <w:r w:rsidR="00F344B8" w:rsidRPr="002A72D0">
        <w:rPr>
          <w:rFonts w:ascii="Arial" w:hAnsi="Arial" w:cs="Arial"/>
          <w:sz w:val="22"/>
          <w:szCs w:val="22"/>
          <w:shd w:val="clear" w:color="auto" w:fill="FFFFFF"/>
        </w:rPr>
        <w:t xml:space="preserve">ar </w:t>
      </w:r>
      <w:r w:rsidRPr="002A72D0">
        <w:rPr>
          <w:rFonts w:ascii="Arial" w:hAnsi="Arial" w:cs="Arial"/>
          <w:sz w:val="22"/>
          <w:szCs w:val="22"/>
          <w:shd w:val="clear" w:color="auto" w:fill="FFFFFF"/>
        </w:rPr>
        <w:t>lo que has aprendido en esta sección.</w:t>
      </w:r>
    </w:p>
    <w:p w:rsidR="000149C1" w:rsidRPr="002A72D0" w:rsidRDefault="000149C1" w:rsidP="000149C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2337B7">
        <w:tc>
          <w:tcPr>
            <w:tcW w:w="9033" w:type="dxa"/>
            <w:gridSpan w:val="2"/>
            <w:shd w:val="clear" w:color="auto" w:fill="000000" w:themeFill="text1"/>
          </w:tcPr>
          <w:p w:rsidR="005266A6" w:rsidRPr="002A72D0" w:rsidRDefault="005266A6" w:rsidP="002337B7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2A72D0" w:rsidTr="002337B7"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5266A6" w:rsidRPr="002A72D0" w:rsidRDefault="005266A6" w:rsidP="005266A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MA_06_12_REC140</w:t>
            </w:r>
          </w:p>
        </w:tc>
      </w:tr>
      <w:tr w:rsidR="00664E13" w:rsidRPr="002A72D0" w:rsidTr="002337B7"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5266A6" w:rsidRPr="002A72D0" w:rsidRDefault="00630B9E" w:rsidP="002337B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Refuerza tu aprendizaje: La simetría</w:t>
            </w:r>
          </w:p>
        </w:tc>
      </w:tr>
      <w:tr w:rsidR="005266A6" w:rsidRPr="002A72D0" w:rsidTr="002337B7">
        <w:tc>
          <w:tcPr>
            <w:tcW w:w="2518" w:type="dxa"/>
          </w:tcPr>
          <w:p w:rsidR="005266A6" w:rsidRPr="002A72D0" w:rsidRDefault="005266A6" w:rsidP="002337B7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Default="00630B9E" w:rsidP="00922A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Actividades sobre </w:t>
            </w:r>
            <w:r w:rsidR="00F344B8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>a simetría</w:t>
            </w:r>
          </w:p>
        </w:tc>
      </w:tr>
    </w:tbl>
    <w:p w:rsidR="005266A6" w:rsidRPr="002A72D0" w:rsidRDefault="005266A6" w:rsidP="000149C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p w:rsidR="00CD5DF1" w:rsidRDefault="00CD5DF1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2A72D0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Pr="002A72D0">
        <w:rPr>
          <w:rFonts w:ascii="Arial" w:hAnsi="Arial" w:cs="Arial"/>
          <w:b/>
          <w:sz w:val="22"/>
          <w:szCs w:val="22"/>
        </w:rPr>
        <w:t xml:space="preserve"> </w:t>
      </w:r>
      <w:r w:rsidR="00021CB6">
        <w:rPr>
          <w:rFonts w:ascii="Arial" w:hAnsi="Arial" w:cs="Arial"/>
          <w:b/>
          <w:sz w:val="22"/>
          <w:szCs w:val="22"/>
        </w:rPr>
        <w:t>6</w:t>
      </w:r>
      <w:r w:rsidRPr="002A72D0">
        <w:rPr>
          <w:rFonts w:ascii="Arial" w:hAnsi="Arial" w:cs="Arial"/>
          <w:b/>
          <w:sz w:val="22"/>
          <w:szCs w:val="22"/>
        </w:rPr>
        <w:t xml:space="preserve"> </w:t>
      </w:r>
      <w:r w:rsidR="00717D04" w:rsidRPr="002A72D0">
        <w:rPr>
          <w:rFonts w:ascii="Arial" w:hAnsi="Arial" w:cs="Arial"/>
          <w:b/>
          <w:sz w:val="22"/>
          <w:szCs w:val="22"/>
        </w:rPr>
        <w:t>Competencia</w:t>
      </w:r>
    </w:p>
    <w:p w:rsidR="00630B9E" w:rsidRPr="002A72D0" w:rsidRDefault="00021CB6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>
        <w:lastRenderedPageBreak/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Pon a prueba tus capacidades y aplica lo aprendido con estos recursos.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30B9E" w:rsidRPr="002A72D0" w:rsidTr="00BA7DB8">
        <w:tc>
          <w:tcPr>
            <w:tcW w:w="9033" w:type="dxa"/>
            <w:gridSpan w:val="2"/>
            <w:shd w:val="clear" w:color="auto" w:fill="000000" w:themeFill="text1"/>
          </w:tcPr>
          <w:p w:rsidR="00630B9E" w:rsidRPr="002A72D0" w:rsidRDefault="00630B9E" w:rsidP="00BA7DB8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30B9E" w:rsidRPr="002A72D0" w:rsidTr="00BA7DB8">
        <w:tc>
          <w:tcPr>
            <w:tcW w:w="2518" w:type="dxa"/>
          </w:tcPr>
          <w:p w:rsidR="00630B9E" w:rsidRPr="002A72D0" w:rsidRDefault="00630B9E" w:rsidP="00BA7DB8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630B9E" w:rsidRPr="002A72D0" w:rsidRDefault="00630B9E" w:rsidP="00BA7DB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MA_06_12_REC</w:t>
            </w:r>
          </w:p>
        </w:tc>
      </w:tr>
      <w:tr w:rsidR="00630B9E" w:rsidRPr="002A72D0" w:rsidTr="00BA7DB8">
        <w:tc>
          <w:tcPr>
            <w:tcW w:w="2518" w:type="dxa"/>
          </w:tcPr>
          <w:p w:rsidR="00630B9E" w:rsidRPr="002A72D0" w:rsidRDefault="00630B9E" w:rsidP="00BA7DB8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630B9E" w:rsidRPr="002A72D0" w:rsidRDefault="00630B9E" w:rsidP="00BA7DB8">
            <w:pPr>
              <w:rPr>
                <w:rFonts w:ascii="Arial" w:hAnsi="Arial" w:cs="Arial"/>
              </w:rPr>
            </w:pPr>
          </w:p>
        </w:tc>
      </w:tr>
      <w:tr w:rsidR="00630B9E" w:rsidRPr="002A72D0" w:rsidTr="00BA7DB8">
        <w:tc>
          <w:tcPr>
            <w:tcW w:w="2518" w:type="dxa"/>
          </w:tcPr>
          <w:p w:rsidR="00630B9E" w:rsidRPr="002A72D0" w:rsidRDefault="00630B9E" w:rsidP="00BA7DB8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630B9E" w:rsidRPr="002A72D0" w:rsidRDefault="00630B9E" w:rsidP="00BA7DB8">
            <w:pPr>
              <w:rPr>
                <w:rFonts w:ascii="Arial" w:hAnsi="Arial" w:cs="Arial"/>
              </w:rPr>
            </w:pPr>
          </w:p>
        </w:tc>
      </w:tr>
    </w:tbl>
    <w:p w:rsidR="00630B9E" w:rsidRDefault="00630B9E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0149C1" w:rsidRPr="002A72D0" w:rsidRDefault="005266A6" w:rsidP="000149C1">
      <w:pPr>
        <w:rPr>
          <w:rFonts w:ascii="Arial" w:hAnsi="Arial" w:cs="Arial"/>
          <w:sz w:val="22"/>
          <w:szCs w:val="22"/>
          <w:highlight w:val="yellow"/>
        </w:rPr>
      </w:pPr>
      <w:r w:rsidRPr="002A72D0">
        <w:rPr>
          <w:rFonts w:ascii="Arial" w:hAnsi="Arial" w:cs="Arial"/>
          <w:sz w:val="22"/>
          <w:szCs w:val="22"/>
          <w:highlight w:val="yellow"/>
        </w:rPr>
        <w:t xml:space="preserve"> </w:t>
      </w:r>
      <w:r w:rsidR="000149C1" w:rsidRPr="002A72D0">
        <w:rPr>
          <w:rFonts w:ascii="Arial" w:hAnsi="Arial" w:cs="Arial"/>
          <w:sz w:val="22"/>
          <w:szCs w:val="22"/>
          <w:highlight w:val="yellow"/>
        </w:rPr>
        <w:t>[SECCIÓN 1]</w:t>
      </w:r>
      <w:r w:rsidR="000149C1" w:rsidRPr="002A72D0">
        <w:rPr>
          <w:rFonts w:ascii="Arial" w:hAnsi="Arial" w:cs="Arial"/>
          <w:b/>
          <w:sz w:val="22"/>
          <w:szCs w:val="22"/>
        </w:rPr>
        <w:t xml:space="preserve">Fin de </w:t>
      </w:r>
      <w:r w:rsidR="00630B9E">
        <w:rPr>
          <w:rFonts w:ascii="Arial" w:hAnsi="Arial" w:cs="Arial"/>
          <w:b/>
          <w:sz w:val="22"/>
          <w:szCs w:val="22"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103816">
        <w:tc>
          <w:tcPr>
            <w:tcW w:w="9033" w:type="dxa"/>
            <w:gridSpan w:val="2"/>
            <w:shd w:val="clear" w:color="auto" w:fill="000000" w:themeFill="text1"/>
          </w:tcPr>
          <w:p w:rsidR="000149C1" w:rsidRPr="002A72D0" w:rsidRDefault="000149C1" w:rsidP="00103816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Mapa conceptual</w:t>
            </w:r>
          </w:p>
        </w:tc>
      </w:tr>
      <w:tr w:rsidR="00664E13" w:rsidRPr="002A72D0" w:rsidTr="00103816">
        <w:tc>
          <w:tcPr>
            <w:tcW w:w="2518" w:type="dxa"/>
          </w:tcPr>
          <w:p w:rsidR="000149C1" w:rsidRPr="002A72D0" w:rsidRDefault="000149C1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0149C1" w:rsidRPr="002A72D0" w:rsidRDefault="005266A6" w:rsidP="005266A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MA</w:t>
            </w:r>
            <w:r w:rsidR="000149C1" w:rsidRPr="002A72D0">
              <w:rPr>
                <w:rFonts w:ascii="Arial" w:hAnsi="Arial" w:cs="Arial"/>
              </w:rPr>
              <w:t>_0</w:t>
            </w:r>
            <w:r w:rsidRPr="002A72D0">
              <w:rPr>
                <w:rFonts w:ascii="Arial" w:hAnsi="Arial" w:cs="Arial"/>
              </w:rPr>
              <w:t>6</w:t>
            </w:r>
            <w:r w:rsidR="000149C1" w:rsidRPr="002A72D0">
              <w:rPr>
                <w:rFonts w:ascii="Arial" w:hAnsi="Arial" w:cs="Arial"/>
              </w:rPr>
              <w:t>_</w:t>
            </w:r>
            <w:r w:rsidRPr="002A72D0">
              <w:rPr>
                <w:rFonts w:ascii="Arial" w:hAnsi="Arial" w:cs="Arial"/>
              </w:rPr>
              <w:t>12</w:t>
            </w:r>
            <w:r w:rsidR="000149C1" w:rsidRPr="002A72D0">
              <w:rPr>
                <w:rFonts w:ascii="Arial" w:hAnsi="Arial" w:cs="Arial"/>
              </w:rPr>
              <w:t>_REC</w:t>
            </w:r>
            <w:r w:rsidRPr="002A72D0">
              <w:rPr>
                <w:rFonts w:ascii="Arial" w:hAnsi="Arial" w:cs="Arial"/>
              </w:rPr>
              <w:t>150</w:t>
            </w:r>
          </w:p>
        </w:tc>
      </w:tr>
      <w:tr w:rsidR="00664E13" w:rsidRPr="002A72D0" w:rsidTr="00103816">
        <w:tc>
          <w:tcPr>
            <w:tcW w:w="2518" w:type="dxa"/>
          </w:tcPr>
          <w:p w:rsidR="000149C1" w:rsidRPr="002A72D0" w:rsidRDefault="000149C1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0149C1" w:rsidRPr="002A72D0" w:rsidRDefault="00AB2190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Mapa conceptual</w:t>
            </w:r>
          </w:p>
        </w:tc>
      </w:tr>
      <w:tr w:rsidR="000149C1" w:rsidRPr="002A72D0" w:rsidTr="00103816">
        <w:tc>
          <w:tcPr>
            <w:tcW w:w="2518" w:type="dxa"/>
          </w:tcPr>
          <w:p w:rsidR="000149C1" w:rsidRPr="002A72D0" w:rsidRDefault="000149C1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0149C1" w:rsidRPr="002A72D0" w:rsidRDefault="002659FE" w:rsidP="00630B9E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Mapa conceptual sobre el tema</w:t>
            </w:r>
            <w:r w:rsidR="00630B9E">
              <w:rPr>
                <w:rFonts w:ascii="Arial" w:hAnsi="Arial" w:cs="Arial"/>
              </w:rPr>
              <w:t xml:space="preserve"> Las</w:t>
            </w:r>
            <w:r w:rsidR="00AB2190" w:rsidRPr="002A72D0">
              <w:rPr>
                <w:rFonts w:ascii="Arial" w:hAnsi="Arial" w:cs="Arial"/>
              </w:rPr>
              <w:t xml:space="preserve"> transformaciones en el plano</w:t>
            </w:r>
          </w:p>
        </w:tc>
      </w:tr>
    </w:tbl>
    <w:p w:rsidR="000149C1" w:rsidRPr="002A72D0" w:rsidRDefault="000149C1" w:rsidP="000149C1">
      <w:pPr>
        <w:spacing w:after="0"/>
        <w:rPr>
          <w:rFonts w:ascii="Arial" w:hAnsi="Arial" w:cs="Arial"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2A72D0" w:rsidTr="00103816">
        <w:tc>
          <w:tcPr>
            <w:tcW w:w="9033" w:type="dxa"/>
            <w:gridSpan w:val="2"/>
            <w:shd w:val="clear" w:color="auto" w:fill="000000" w:themeFill="text1"/>
          </w:tcPr>
          <w:p w:rsidR="000149C1" w:rsidRPr="002A72D0" w:rsidRDefault="000149C1" w:rsidP="00103816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Evaluación: recurso nuevo</w:t>
            </w:r>
          </w:p>
        </w:tc>
      </w:tr>
      <w:tr w:rsidR="00664E13" w:rsidRPr="002A72D0" w:rsidTr="00103816">
        <w:tc>
          <w:tcPr>
            <w:tcW w:w="2518" w:type="dxa"/>
          </w:tcPr>
          <w:p w:rsidR="000149C1" w:rsidRPr="002A72D0" w:rsidRDefault="000149C1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0149C1" w:rsidRPr="002A72D0" w:rsidRDefault="000149C1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</w:rPr>
              <w:t>XX_00_00_REC00</w:t>
            </w:r>
          </w:p>
        </w:tc>
      </w:tr>
      <w:tr w:rsidR="00664E13" w:rsidRPr="002A72D0" w:rsidTr="00103816">
        <w:tc>
          <w:tcPr>
            <w:tcW w:w="2518" w:type="dxa"/>
          </w:tcPr>
          <w:p w:rsidR="000149C1" w:rsidRPr="002A72D0" w:rsidRDefault="000149C1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0149C1" w:rsidRPr="002A72D0" w:rsidRDefault="00BC00A0" w:rsidP="00021CB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 xml:space="preserve">Evaluación </w:t>
            </w:r>
          </w:p>
        </w:tc>
      </w:tr>
      <w:tr w:rsidR="000149C1" w:rsidRPr="002A72D0" w:rsidTr="00103816">
        <w:tc>
          <w:tcPr>
            <w:tcW w:w="2518" w:type="dxa"/>
          </w:tcPr>
          <w:p w:rsidR="000149C1" w:rsidRPr="002A72D0" w:rsidRDefault="000149C1" w:rsidP="00103816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0149C1" w:rsidRPr="002A72D0" w:rsidRDefault="00BC00A0" w:rsidP="00630B9E">
            <w:pPr>
              <w:jc w:val="both"/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</w:rPr>
              <w:t>Evalúa tus conocimientos sobre el tema</w:t>
            </w:r>
            <w:r w:rsidR="00630B9E">
              <w:rPr>
                <w:rFonts w:ascii="Arial" w:hAnsi="Arial" w:cs="Arial"/>
              </w:rPr>
              <w:t xml:space="preserve"> Las</w:t>
            </w:r>
            <w:r w:rsidRPr="002A72D0">
              <w:rPr>
                <w:rFonts w:ascii="Arial" w:hAnsi="Arial" w:cs="Arial"/>
              </w:rPr>
              <w:t xml:space="preserve"> transformaciones en el plano.</w:t>
            </w:r>
          </w:p>
        </w:tc>
      </w:tr>
    </w:tbl>
    <w:p w:rsidR="000149C1" w:rsidRPr="002A72D0" w:rsidRDefault="000149C1" w:rsidP="000149C1">
      <w:pPr>
        <w:spacing w:after="0"/>
        <w:rPr>
          <w:rFonts w:ascii="Arial" w:hAnsi="Arial" w:cs="Arial"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"/>
        <w:gridCol w:w="2328"/>
        <w:gridCol w:w="5709"/>
        <w:tblGridChange w:id="0">
          <w:tblGrid>
            <w:gridCol w:w="1017"/>
            <w:gridCol w:w="1904"/>
            <w:gridCol w:w="6133"/>
          </w:tblGrid>
        </w:tblGridChange>
      </w:tblGrid>
      <w:tr w:rsidR="00664E13" w:rsidRPr="002A72D0" w:rsidTr="003552A9">
        <w:tc>
          <w:tcPr>
            <w:tcW w:w="9054" w:type="dxa"/>
            <w:gridSpan w:val="3"/>
            <w:shd w:val="clear" w:color="auto" w:fill="000000" w:themeFill="text1"/>
          </w:tcPr>
          <w:p w:rsidR="000149C1" w:rsidRPr="002A72D0" w:rsidRDefault="000149C1" w:rsidP="00103816">
            <w:pPr>
              <w:jc w:val="center"/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Webs de referencia</w:t>
            </w:r>
          </w:p>
        </w:tc>
      </w:tr>
      <w:tr w:rsidR="00664E13" w:rsidRPr="002A72D0" w:rsidTr="003552A9">
        <w:tblPrEx>
          <w:tblW w:w="0" w:type="auto"/>
          <w:tblPrExChange w:id="1" w:author="Lzambrano" w:date="2016-03-10T09:47:00Z">
            <w:tblPrEx>
              <w:tblW w:w="0" w:type="auto"/>
            </w:tblPrEx>
          </w:tblPrExChange>
        </w:tblPrEx>
        <w:tc>
          <w:tcPr>
            <w:tcW w:w="1017" w:type="dxa"/>
            <w:tcPrChange w:id="2" w:author="Lzambrano" w:date="2016-03-10T09:47:00Z">
              <w:tcPr>
                <w:tcW w:w="1036" w:type="dxa"/>
              </w:tcPr>
            </w:tcPrChange>
          </w:tcPr>
          <w:p w:rsidR="000149C1" w:rsidRPr="002A72D0" w:rsidRDefault="000149C1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8037" w:type="dxa"/>
            <w:gridSpan w:val="2"/>
            <w:tcPrChange w:id="3" w:author="Lzambrano" w:date="2016-03-10T09:47:00Z">
              <w:tcPr>
                <w:tcW w:w="8018" w:type="dxa"/>
                <w:gridSpan w:val="2"/>
              </w:tcPr>
            </w:tcPrChange>
          </w:tcPr>
          <w:p w:rsidR="000149C1" w:rsidRPr="002A72D0" w:rsidRDefault="000149C1" w:rsidP="00103816">
            <w:pPr>
              <w:rPr>
                <w:rFonts w:ascii="Arial" w:hAnsi="Arial" w:cs="Arial"/>
                <w:b/>
              </w:rPr>
            </w:pPr>
          </w:p>
        </w:tc>
      </w:tr>
      <w:tr w:rsidR="003552A9" w:rsidRPr="002A72D0" w:rsidTr="003552A9">
        <w:tblPrEx>
          <w:tblW w:w="0" w:type="auto"/>
          <w:tblPrExChange w:id="4" w:author="Lzambrano" w:date="2016-03-10T09:47:00Z">
            <w:tblPrEx>
              <w:tblW w:w="0" w:type="auto"/>
            </w:tblPrEx>
          </w:tblPrExChange>
        </w:tblPrEx>
        <w:tc>
          <w:tcPr>
            <w:tcW w:w="1017" w:type="dxa"/>
            <w:tcPrChange w:id="5" w:author="Lzambrano" w:date="2016-03-10T09:47:00Z">
              <w:tcPr>
                <w:tcW w:w="1036" w:type="dxa"/>
              </w:tcPr>
            </w:tcPrChange>
          </w:tcPr>
          <w:p w:rsidR="003552A9" w:rsidRPr="002A72D0" w:rsidRDefault="003552A9" w:rsidP="003552A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Web 01</w:t>
            </w:r>
          </w:p>
        </w:tc>
        <w:tc>
          <w:tcPr>
            <w:tcW w:w="2328" w:type="dxa"/>
            <w:tcPrChange w:id="6" w:author="Lzambrano" w:date="2016-03-10T09:47:00Z">
              <w:tcPr>
                <w:tcW w:w="1700" w:type="dxa"/>
              </w:tcPr>
            </w:tcPrChange>
          </w:tcPr>
          <w:p w:rsidR="003552A9" w:rsidRPr="002A72D0" w:rsidRDefault="003552A9" w:rsidP="003552A9">
            <w:pPr>
              <w:jc w:val="center"/>
              <w:rPr>
                <w:rFonts w:ascii="Arial" w:hAnsi="Arial" w:cs="Arial"/>
                <w:i/>
              </w:rPr>
            </w:pPr>
            <w:del w:id="7" w:author="Lzambrano" w:date="2016-03-10T09:42:00Z">
              <w:r w:rsidRPr="002A72D0" w:rsidDel="003552A9">
                <w:rPr>
                  <w:rFonts w:ascii="Arial" w:hAnsi="Arial" w:cs="Arial"/>
                  <w:i/>
                </w:rPr>
                <w:delText>Título</w:delText>
              </w:r>
            </w:del>
            <w:ins w:id="8" w:author="Lzambrano" w:date="2016-03-10T09:42:00Z">
              <w:r>
                <w:rPr>
                  <w:rFonts w:ascii="Arial" w:hAnsi="Arial" w:cs="Arial"/>
                  <w:i/>
                </w:rPr>
                <w:t xml:space="preserve">Practica los movimientos del plano y </w:t>
              </w:r>
            </w:ins>
            <w:ins w:id="9" w:author="Lzambrano" w:date="2016-03-10T09:43:00Z">
              <w:r>
                <w:rPr>
                  <w:rFonts w:ascii="Arial" w:hAnsi="Arial" w:cs="Arial"/>
                  <w:i/>
                </w:rPr>
                <w:t xml:space="preserve">reconoce </w:t>
              </w:r>
            </w:ins>
            <w:ins w:id="10" w:author="Lzambrano" w:date="2016-03-10T09:42:00Z">
              <w:r>
                <w:rPr>
                  <w:rFonts w:ascii="Arial" w:hAnsi="Arial" w:cs="Arial"/>
                  <w:i/>
                </w:rPr>
                <w:t>sus características</w:t>
              </w:r>
            </w:ins>
          </w:p>
        </w:tc>
        <w:tc>
          <w:tcPr>
            <w:tcW w:w="5709" w:type="dxa"/>
            <w:tcPrChange w:id="11" w:author="Lzambrano" w:date="2016-03-10T09:47:00Z">
              <w:tcPr>
                <w:tcW w:w="6318" w:type="dxa"/>
              </w:tcPr>
            </w:tcPrChange>
          </w:tcPr>
          <w:p w:rsidR="003552A9" w:rsidRPr="002A72D0" w:rsidRDefault="003552A9" w:rsidP="003552A9">
            <w:pPr>
              <w:jc w:val="center"/>
              <w:rPr>
                <w:rFonts w:ascii="Arial" w:hAnsi="Arial" w:cs="Arial"/>
                <w:i/>
              </w:rPr>
            </w:pPr>
            <w:ins w:id="12" w:author="Lzambrano" w:date="2016-03-10T09:44:00Z">
              <w:r w:rsidRPr="00964D8A">
                <w:t>http://proyectomatematicaludica.blogspot.com.co/p/pagina-prueba2.html</w:t>
              </w:r>
            </w:ins>
            <w:del w:id="13" w:author="Lzambrano" w:date="2016-03-10T09:42:00Z">
              <w:r w:rsidRPr="002A72D0" w:rsidDel="003552A9">
                <w:rPr>
                  <w:rFonts w:ascii="Arial" w:hAnsi="Arial" w:cs="Arial"/>
                  <w:i/>
                </w:rPr>
                <w:delText>URL</w:delText>
              </w:r>
            </w:del>
          </w:p>
        </w:tc>
      </w:tr>
      <w:tr w:rsidR="003552A9" w:rsidRPr="002A72D0" w:rsidTr="003552A9">
        <w:tblPrEx>
          <w:tblW w:w="0" w:type="auto"/>
          <w:tblPrExChange w:id="14" w:author="Lzambrano" w:date="2016-03-10T09:47:00Z">
            <w:tblPrEx>
              <w:tblW w:w="0" w:type="auto"/>
            </w:tblPrEx>
          </w:tblPrExChange>
        </w:tblPrEx>
        <w:tc>
          <w:tcPr>
            <w:tcW w:w="1017" w:type="dxa"/>
            <w:tcPrChange w:id="15" w:author="Lzambrano" w:date="2016-03-10T09:47:00Z">
              <w:tcPr>
                <w:tcW w:w="1036" w:type="dxa"/>
              </w:tcPr>
            </w:tcPrChange>
          </w:tcPr>
          <w:p w:rsidR="003552A9" w:rsidRPr="002A72D0" w:rsidRDefault="003552A9" w:rsidP="003552A9">
            <w:pPr>
              <w:rPr>
                <w:rFonts w:ascii="Arial" w:hAnsi="Arial" w:cs="Arial"/>
              </w:rPr>
            </w:pPr>
            <w:r w:rsidRPr="002A72D0">
              <w:rPr>
                <w:rFonts w:ascii="Arial" w:hAnsi="Arial" w:cs="Arial"/>
                <w:b/>
              </w:rPr>
              <w:t>Web 02</w:t>
            </w:r>
          </w:p>
        </w:tc>
        <w:tc>
          <w:tcPr>
            <w:tcW w:w="2328" w:type="dxa"/>
            <w:tcPrChange w:id="16" w:author="Lzambrano" w:date="2016-03-10T09:47:00Z">
              <w:tcPr>
                <w:tcW w:w="1700" w:type="dxa"/>
              </w:tcPr>
            </w:tcPrChange>
          </w:tcPr>
          <w:p w:rsidR="003552A9" w:rsidRPr="002A72D0" w:rsidRDefault="003552A9" w:rsidP="003552A9">
            <w:pPr>
              <w:jc w:val="center"/>
              <w:rPr>
                <w:rFonts w:ascii="Arial" w:hAnsi="Arial" w:cs="Arial"/>
                <w:i/>
              </w:rPr>
            </w:pPr>
            <w:del w:id="17" w:author="Lzambrano" w:date="2016-03-10T09:44:00Z">
              <w:r w:rsidRPr="002A72D0" w:rsidDel="003552A9">
                <w:rPr>
                  <w:rFonts w:ascii="Arial" w:hAnsi="Arial" w:cs="Arial"/>
                  <w:i/>
                </w:rPr>
                <w:delText>Título</w:delText>
              </w:r>
            </w:del>
            <w:ins w:id="18" w:author="Lzambrano" w:date="2016-03-10T09:44:00Z">
              <w:r>
                <w:rPr>
                  <w:rFonts w:ascii="Arial" w:hAnsi="Arial" w:cs="Arial"/>
                  <w:i/>
                </w:rPr>
                <w:t>Juega, aprende y diviértete mientras afianza</w:t>
              </w:r>
            </w:ins>
            <w:ins w:id="19" w:author="Lzambrano" w:date="2016-03-10T09:47:00Z">
              <w:r>
                <w:rPr>
                  <w:rFonts w:ascii="Arial" w:hAnsi="Arial" w:cs="Arial"/>
                  <w:i/>
                </w:rPr>
                <w:t>s</w:t>
              </w:r>
            </w:ins>
            <w:bookmarkStart w:id="20" w:name="_GoBack"/>
            <w:bookmarkEnd w:id="20"/>
            <w:ins w:id="21" w:author="Lzambrano" w:date="2016-03-10T09:44:00Z">
              <w:r>
                <w:rPr>
                  <w:rFonts w:ascii="Arial" w:hAnsi="Arial" w:cs="Arial"/>
                  <w:i/>
                </w:rPr>
                <w:t xml:space="preserve"> el tema de transformaciones en el plano</w:t>
              </w:r>
            </w:ins>
          </w:p>
        </w:tc>
        <w:tc>
          <w:tcPr>
            <w:tcW w:w="5709" w:type="dxa"/>
            <w:tcPrChange w:id="22" w:author="Lzambrano" w:date="2016-03-10T09:47:00Z">
              <w:tcPr>
                <w:tcW w:w="6318" w:type="dxa"/>
              </w:tcPr>
            </w:tcPrChange>
          </w:tcPr>
          <w:p w:rsidR="003552A9" w:rsidRPr="002A72D0" w:rsidRDefault="003552A9" w:rsidP="003552A9">
            <w:pPr>
              <w:jc w:val="center"/>
              <w:rPr>
                <w:rFonts w:ascii="Arial" w:hAnsi="Arial" w:cs="Arial"/>
                <w:i/>
              </w:rPr>
            </w:pPr>
            <w:ins w:id="23" w:author="Lzambrano" w:date="2016-03-10T09:44:00Z">
              <w:r w:rsidRPr="00964D8A">
                <w:t>http://proyectomatematicaludica.blogspot.com.co/p/pagina-prueba2.html</w:t>
              </w:r>
            </w:ins>
            <w:del w:id="24" w:author="Lzambrano" w:date="2016-03-10T09:44:00Z">
              <w:r w:rsidRPr="002A72D0" w:rsidDel="00DB7104">
                <w:rPr>
                  <w:rFonts w:ascii="Arial" w:hAnsi="Arial" w:cs="Arial"/>
                  <w:i/>
                </w:rPr>
                <w:delText>URL</w:delText>
              </w:r>
            </w:del>
          </w:p>
        </w:tc>
      </w:tr>
      <w:tr w:rsidR="000149C1" w:rsidRPr="002A72D0" w:rsidTr="003552A9">
        <w:tblPrEx>
          <w:tblW w:w="0" w:type="auto"/>
          <w:tblPrExChange w:id="25" w:author="Lzambrano" w:date="2016-03-10T09:47:00Z">
            <w:tblPrEx>
              <w:tblW w:w="0" w:type="auto"/>
            </w:tblPrEx>
          </w:tblPrExChange>
        </w:tblPrEx>
        <w:tc>
          <w:tcPr>
            <w:tcW w:w="1017" w:type="dxa"/>
            <w:tcPrChange w:id="26" w:author="Lzambrano" w:date="2016-03-10T09:47:00Z">
              <w:tcPr>
                <w:tcW w:w="1036" w:type="dxa"/>
              </w:tcPr>
            </w:tcPrChange>
          </w:tcPr>
          <w:p w:rsidR="000149C1" w:rsidRPr="002A72D0" w:rsidRDefault="000149C1" w:rsidP="00103816">
            <w:pPr>
              <w:rPr>
                <w:rFonts w:ascii="Arial" w:hAnsi="Arial" w:cs="Arial"/>
                <w:b/>
              </w:rPr>
            </w:pPr>
            <w:r w:rsidRPr="002A72D0">
              <w:rPr>
                <w:rFonts w:ascii="Arial" w:hAnsi="Arial" w:cs="Arial"/>
                <w:b/>
              </w:rPr>
              <w:t>Web 03</w:t>
            </w:r>
          </w:p>
        </w:tc>
        <w:tc>
          <w:tcPr>
            <w:tcW w:w="2328" w:type="dxa"/>
            <w:tcPrChange w:id="27" w:author="Lzambrano" w:date="2016-03-10T09:47:00Z">
              <w:tcPr>
                <w:tcW w:w="1700" w:type="dxa"/>
              </w:tcPr>
            </w:tcPrChange>
          </w:tcPr>
          <w:p w:rsidR="000149C1" w:rsidRPr="002A72D0" w:rsidRDefault="000149C1" w:rsidP="00103816">
            <w:pPr>
              <w:jc w:val="center"/>
              <w:rPr>
                <w:rFonts w:ascii="Arial" w:hAnsi="Arial" w:cs="Arial"/>
                <w:i/>
              </w:rPr>
            </w:pPr>
            <w:del w:id="28" w:author="Lzambrano" w:date="2016-03-10T09:47:00Z">
              <w:r w:rsidRPr="002A72D0" w:rsidDel="003552A9">
                <w:rPr>
                  <w:rFonts w:ascii="Arial" w:hAnsi="Arial" w:cs="Arial"/>
                  <w:i/>
                </w:rPr>
                <w:delText>Título</w:delText>
              </w:r>
            </w:del>
            <w:ins w:id="29" w:author="Lzambrano" w:date="2016-03-10T09:47:00Z">
              <w:r w:rsidR="003552A9">
                <w:rPr>
                  <w:rFonts w:ascii="Arial" w:hAnsi="Arial" w:cs="Arial"/>
                  <w:i/>
                </w:rPr>
                <w:t>Observa imágenes de elementos de tu entorno donde se aprecian distintos movimientos de figuras en el plano</w:t>
              </w:r>
            </w:ins>
          </w:p>
        </w:tc>
        <w:tc>
          <w:tcPr>
            <w:tcW w:w="5709" w:type="dxa"/>
            <w:tcPrChange w:id="30" w:author="Lzambrano" w:date="2016-03-10T09:47:00Z">
              <w:tcPr>
                <w:tcW w:w="6318" w:type="dxa"/>
              </w:tcPr>
            </w:tcPrChange>
          </w:tcPr>
          <w:p w:rsidR="000149C1" w:rsidRPr="002A72D0" w:rsidRDefault="003552A9" w:rsidP="00103816">
            <w:pPr>
              <w:jc w:val="center"/>
              <w:rPr>
                <w:rFonts w:ascii="Arial" w:hAnsi="Arial" w:cs="Arial"/>
                <w:i/>
              </w:rPr>
            </w:pPr>
            <w:ins w:id="31" w:author="Lzambrano" w:date="2016-03-10T09:47:00Z">
              <w:r w:rsidRPr="003552A9">
                <w:rPr>
                  <w:rFonts w:ascii="Arial" w:hAnsi="Arial" w:cs="Arial"/>
                  <w:i/>
                </w:rPr>
                <w:t>http://i-matematicas.com/blog/</w:t>
              </w:r>
            </w:ins>
            <w:del w:id="32" w:author="Lzambrano" w:date="2016-03-10T09:47:00Z">
              <w:r w:rsidR="000149C1" w:rsidRPr="002A72D0" w:rsidDel="003552A9">
                <w:rPr>
                  <w:rFonts w:ascii="Arial" w:hAnsi="Arial" w:cs="Arial"/>
                  <w:i/>
                </w:rPr>
                <w:delText>URL</w:delText>
              </w:r>
            </w:del>
          </w:p>
        </w:tc>
      </w:tr>
    </w:tbl>
    <w:p w:rsidR="000149C1" w:rsidRPr="002A72D0" w:rsidRDefault="000149C1" w:rsidP="000149C1">
      <w:pPr>
        <w:spacing w:after="0"/>
        <w:rPr>
          <w:rFonts w:ascii="Arial" w:hAnsi="Arial" w:cs="Arial"/>
          <w:sz w:val="22"/>
          <w:szCs w:val="22"/>
          <w:highlight w:val="yellow"/>
        </w:rPr>
      </w:pPr>
    </w:p>
    <w:p w:rsidR="000568D0" w:rsidRPr="002A72D0" w:rsidRDefault="000568D0" w:rsidP="00064343">
      <w:pPr>
        <w:ind w:left="1" w:hanging="1"/>
        <w:rPr>
          <w:rFonts w:ascii="Arial" w:hAnsi="Arial" w:cs="Arial"/>
          <w:sz w:val="22"/>
          <w:szCs w:val="22"/>
        </w:rPr>
      </w:pPr>
    </w:p>
    <w:sectPr w:rsidR="000568D0" w:rsidRPr="002A72D0" w:rsidSect="00444D7E">
      <w:headerReference w:type="even" r:id="rId55"/>
      <w:headerReference w:type="default" r:id="rId56"/>
      <w:pgSz w:w="12240" w:h="15840"/>
      <w:pgMar w:top="1417" w:right="1701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25F6" w:rsidRDefault="008925F6" w:rsidP="00B00A9A">
      <w:pPr>
        <w:spacing w:after="0"/>
      </w:pPr>
      <w:r>
        <w:separator/>
      </w:r>
    </w:p>
  </w:endnote>
  <w:endnote w:type="continuationSeparator" w:id="0">
    <w:p w:rsidR="008925F6" w:rsidRDefault="008925F6" w:rsidP="00B00A9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25F6" w:rsidRDefault="008925F6" w:rsidP="00B00A9A">
      <w:pPr>
        <w:spacing w:after="0"/>
      </w:pPr>
      <w:r>
        <w:separator/>
      </w:r>
    </w:p>
  </w:footnote>
  <w:footnote w:type="continuationSeparator" w:id="0">
    <w:p w:rsidR="008925F6" w:rsidRDefault="008925F6" w:rsidP="00B00A9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043" w:rsidRDefault="00DA1043" w:rsidP="00103816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DA1043" w:rsidRDefault="00DA1043" w:rsidP="00103816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043" w:rsidRDefault="00DA1043" w:rsidP="00103816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552A9">
      <w:rPr>
        <w:rStyle w:val="Nmerodepgina"/>
        <w:noProof/>
      </w:rPr>
      <w:t>18</w:t>
    </w:r>
    <w:r>
      <w:rPr>
        <w:rStyle w:val="Nmerodepgina"/>
      </w:rPr>
      <w:fldChar w:fldCharType="end"/>
    </w:r>
  </w:p>
  <w:p w:rsidR="00DA1043" w:rsidRPr="002523E8" w:rsidRDefault="00DA1043" w:rsidP="00103816">
    <w:pPr>
      <w:pStyle w:val="Encabezado"/>
      <w:ind w:right="360"/>
      <w:rPr>
        <w:b/>
        <w:sz w:val="22"/>
        <w:szCs w:val="22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6_12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0. </w:t>
    </w:r>
    <w:r>
      <w:rPr>
        <w:b/>
        <w:sz w:val="22"/>
        <w:szCs w:val="22"/>
      </w:rPr>
      <w:t>Transformaciones en el plano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C054A"/>
    <w:multiLevelType w:val="multilevel"/>
    <w:tmpl w:val="0B0AC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490177"/>
    <w:multiLevelType w:val="hybridMultilevel"/>
    <w:tmpl w:val="168AED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D239B"/>
    <w:multiLevelType w:val="multilevel"/>
    <w:tmpl w:val="4CA24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012418"/>
    <w:multiLevelType w:val="multilevel"/>
    <w:tmpl w:val="C89CB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B46652"/>
    <w:multiLevelType w:val="multilevel"/>
    <w:tmpl w:val="2E1EB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6640E0"/>
    <w:multiLevelType w:val="multilevel"/>
    <w:tmpl w:val="09543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C94374"/>
    <w:multiLevelType w:val="hybridMultilevel"/>
    <w:tmpl w:val="93A6CA5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F5603DE"/>
    <w:multiLevelType w:val="hybridMultilevel"/>
    <w:tmpl w:val="E84AED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5A1A66"/>
    <w:multiLevelType w:val="multilevel"/>
    <w:tmpl w:val="BEF4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7724B0"/>
    <w:multiLevelType w:val="hybridMultilevel"/>
    <w:tmpl w:val="BF84C1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A05029"/>
    <w:multiLevelType w:val="multilevel"/>
    <w:tmpl w:val="0E509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8D6EF6"/>
    <w:multiLevelType w:val="hybridMultilevel"/>
    <w:tmpl w:val="477A9B0C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006424"/>
    <w:multiLevelType w:val="multilevel"/>
    <w:tmpl w:val="26108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483252"/>
    <w:multiLevelType w:val="hybridMultilevel"/>
    <w:tmpl w:val="095E96F0"/>
    <w:lvl w:ilvl="0" w:tplc="B120A81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825897"/>
    <w:multiLevelType w:val="hybridMultilevel"/>
    <w:tmpl w:val="C8CCE4B6"/>
    <w:lvl w:ilvl="0" w:tplc="240A000F">
      <w:start w:val="1"/>
      <w:numFmt w:val="decimal"/>
      <w:lvlText w:val="%1."/>
      <w:lvlJc w:val="left"/>
      <w:pPr>
        <w:ind w:left="404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4767" w:hanging="360"/>
      </w:pPr>
    </w:lvl>
    <w:lvl w:ilvl="2" w:tplc="240A001B" w:tentative="1">
      <w:start w:val="1"/>
      <w:numFmt w:val="lowerRoman"/>
      <w:lvlText w:val="%3."/>
      <w:lvlJc w:val="right"/>
      <w:pPr>
        <w:ind w:left="5487" w:hanging="180"/>
      </w:pPr>
    </w:lvl>
    <w:lvl w:ilvl="3" w:tplc="240A000F" w:tentative="1">
      <w:start w:val="1"/>
      <w:numFmt w:val="decimal"/>
      <w:lvlText w:val="%4."/>
      <w:lvlJc w:val="left"/>
      <w:pPr>
        <w:ind w:left="6207" w:hanging="360"/>
      </w:pPr>
    </w:lvl>
    <w:lvl w:ilvl="4" w:tplc="240A0019" w:tentative="1">
      <w:start w:val="1"/>
      <w:numFmt w:val="lowerLetter"/>
      <w:lvlText w:val="%5."/>
      <w:lvlJc w:val="left"/>
      <w:pPr>
        <w:ind w:left="6927" w:hanging="360"/>
      </w:pPr>
    </w:lvl>
    <w:lvl w:ilvl="5" w:tplc="240A001B" w:tentative="1">
      <w:start w:val="1"/>
      <w:numFmt w:val="lowerRoman"/>
      <w:lvlText w:val="%6."/>
      <w:lvlJc w:val="right"/>
      <w:pPr>
        <w:ind w:left="7647" w:hanging="180"/>
      </w:pPr>
    </w:lvl>
    <w:lvl w:ilvl="6" w:tplc="240A000F" w:tentative="1">
      <w:start w:val="1"/>
      <w:numFmt w:val="decimal"/>
      <w:lvlText w:val="%7."/>
      <w:lvlJc w:val="left"/>
      <w:pPr>
        <w:ind w:left="8367" w:hanging="360"/>
      </w:pPr>
    </w:lvl>
    <w:lvl w:ilvl="7" w:tplc="240A0019" w:tentative="1">
      <w:start w:val="1"/>
      <w:numFmt w:val="lowerLetter"/>
      <w:lvlText w:val="%8."/>
      <w:lvlJc w:val="left"/>
      <w:pPr>
        <w:ind w:left="9087" w:hanging="360"/>
      </w:pPr>
    </w:lvl>
    <w:lvl w:ilvl="8" w:tplc="240A001B" w:tentative="1">
      <w:start w:val="1"/>
      <w:numFmt w:val="lowerRoman"/>
      <w:lvlText w:val="%9."/>
      <w:lvlJc w:val="right"/>
      <w:pPr>
        <w:ind w:left="9807" w:hanging="180"/>
      </w:pPr>
    </w:lvl>
  </w:abstractNum>
  <w:abstractNum w:abstractNumId="15" w15:restartNumberingAfterBreak="0">
    <w:nsid w:val="73FC580E"/>
    <w:multiLevelType w:val="hybridMultilevel"/>
    <w:tmpl w:val="A83441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4"/>
  </w:num>
  <w:num w:numId="4">
    <w:abstractNumId w:val="15"/>
  </w:num>
  <w:num w:numId="5">
    <w:abstractNumId w:val="6"/>
  </w:num>
  <w:num w:numId="6">
    <w:abstractNumId w:val="9"/>
  </w:num>
  <w:num w:numId="7">
    <w:abstractNumId w:val="13"/>
  </w:num>
  <w:num w:numId="8">
    <w:abstractNumId w:val="10"/>
  </w:num>
  <w:num w:numId="9">
    <w:abstractNumId w:val="0"/>
  </w:num>
  <w:num w:numId="10">
    <w:abstractNumId w:val="1"/>
  </w:num>
  <w:num w:numId="11">
    <w:abstractNumId w:val="8"/>
  </w:num>
  <w:num w:numId="12">
    <w:abstractNumId w:val="4"/>
  </w:num>
  <w:num w:numId="13">
    <w:abstractNumId w:val="3"/>
  </w:num>
  <w:num w:numId="14">
    <w:abstractNumId w:val="5"/>
  </w:num>
  <w:num w:numId="15">
    <w:abstractNumId w:val="12"/>
  </w:num>
  <w:num w:numId="16">
    <w:abstractNumId w:val="2"/>
  </w:num>
  <w:numIdMacAtCleanup w:val="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zambrano">
    <w15:presenceInfo w15:providerId="None" w15:userId="Lzambran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/>
  <w:defaultTabStop w:val="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49C1"/>
    <w:rsid w:val="00007B79"/>
    <w:rsid w:val="00010E82"/>
    <w:rsid w:val="000149C1"/>
    <w:rsid w:val="00017DEA"/>
    <w:rsid w:val="00021CB6"/>
    <w:rsid w:val="000227D7"/>
    <w:rsid w:val="000262E3"/>
    <w:rsid w:val="000263A8"/>
    <w:rsid w:val="00027B13"/>
    <w:rsid w:val="00033935"/>
    <w:rsid w:val="00044D53"/>
    <w:rsid w:val="000568D0"/>
    <w:rsid w:val="00061B52"/>
    <w:rsid w:val="00064343"/>
    <w:rsid w:val="00064A98"/>
    <w:rsid w:val="00074ACF"/>
    <w:rsid w:val="00077FFC"/>
    <w:rsid w:val="0008475B"/>
    <w:rsid w:val="0008497E"/>
    <w:rsid w:val="0009086D"/>
    <w:rsid w:val="0009369B"/>
    <w:rsid w:val="000A3653"/>
    <w:rsid w:val="000B1EA6"/>
    <w:rsid w:val="000D37FE"/>
    <w:rsid w:val="000D54A3"/>
    <w:rsid w:val="000D688E"/>
    <w:rsid w:val="000E0B7F"/>
    <w:rsid w:val="000E6751"/>
    <w:rsid w:val="000F46EA"/>
    <w:rsid w:val="000F6C3E"/>
    <w:rsid w:val="00103816"/>
    <w:rsid w:val="00106DB6"/>
    <w:rsid w:val="00120DA4"/>
    <w:rsid w:val="001362D0"/>
    <w:rsid w:val="00141845"/>
    <w:rsid w:val="00144414"/>
    <w:rsid w:val="00150243"/>
    <w:rsid w:val="00163B32"/>
    <w:rsid w:val="00164F12"/>
    <w:rsid w:val="00170848"/>
    <w:rsid w:val="001719EB"/>
    <w:rsid w:val="001803BA"/>
    <w:rsid w:val="0019488E"/>
    <w:rsid w:val="001A2D6C"/>
    <w:rsid w:val="001A5ADD"/>
    <w:rsid w:val="001B50E4"/>
    <w:rsid w:val="001B7719"/>
    <w:rsid w:val="001C0966"/>
    <w:rsid w:val="001C1F9B"/>
    <w:rsid w:val="001C55D0"/>
    <w:rsid w:val="001C71FC"/>
    <w:rsid w:val="001C763B"/>
    <w:rsid w:val="001D5E38"/>
    <w:rsid w:val="001F55C3"/>
    <w:rsid w:val="002025EE"/>
    <w:rsid w:val="002171D4"/>
    <w:rsid w:val="00217476"/>
    <w:rsid w:val="00223597"/>
    <w:rsid w:val="002337B7"/>
    <w:rsid w:val="00234931"/>
    <w:rsid w:val="00234BB9"/>
    <w:rsid w:val="00235525"/>
    <w:rsid w:val="00237236"/>
    <w:rsid w:val="00262644"/>
    <w:rsid w:val="002659FE"/>
    <w:rsid w:val="002807FB"/>
    <w:rsid w:val="002857CF"/>
    <w:rsid w:val="002A33DD"/>
    <w:rsid w:val="002A5D22"/>
    <w:rsid w:val="002A72D0"/>
    <w:rsid w:val="002C39FE"/>
    <w:rsid w:val="002D665A"/>
    <w:rsid w:val="002E1393"/>
    <w:rsid w:val="002E6883"/>
    <w:rsid w:val="0030576E"/>
    <w:rsid w:val="00315ED4"/>
    <w:rsid w:val="00320177"/>
    <w:rsid w:val="00340956"/>
    <w:rsid w:val="0034582F"/>
    <w:rsid w:val="003513CD"/>
    <w:rsid w:val="003552A9"/>
    <w:rsid w:val="00376563"/>
    <w:rsid w:val="00385C56"/>
    <w:rsid w:val="003A470A"/>
    <w:rsid w:val="003B61CB"/>
    <w:rsid w:val="003B737A"/>
    <w:rsid w:val="003B7E7E"/>
    <w:rsid w:val="003C291E"/>
    <w:rsid w:val="003C559E"/>
    <w:rsid w:val="003C766E"/>
    <w:rsid w:val="003D1A80"/>
    <w:rsid w:val="003E6F8D"/>
    <w:rsid w:val="003F1B68"/>
    <w:rsid w:val="003F2FF1"/>
    <w:rsid w:val="003F480D"/>
    <w:rsid w:val="0041515F"/>
    <w:rsid w:val="00432894"/>
    <w:rsid w:val="00433598"/>
    <w:rsid w:val="004418DB"/>
    <w:rsid w:val="00444D7E"/>
    <w:rsid w:val="004455A9"/>
    <w:rsid w:val="00460B69"/>
    <w:rsid w:val="0048578F"/>
    <w:rsid w:val="004947A1"/>
    <w:rsid w:val="004A7F0A"/>
    <w:rsid w:val="004C292F"/>
    <w:rsid w:val="004C5ED5"/>
    <w:rsid w:val="004D3095"/>
    <w:rsid w:val="004D5B1F"/>
    <w:rsid w:val="004F45C5"/>
    <w:rsid w:val="00501FC2"/>
    <w:rsid w:val="00504B43"/>
    <w:rsid w:val="0052159B"/>
    <w:rsid w:val="00525239"/>
    <w:rsid w:val="005266A6"/>
    <w:rsid w:val="00530F63"/>
    <w:rsid w:val="00531767"/>
    <w:rsid w:val="005519DD"/>
    <w:rsid w:val="00560A37"/>
    <w:rsid w:val="00591740"/>
    <w:rsid w:val="005924DB"/>
    <w:rsid w:val="005A6A7F"/>
    <w:rsid w:val="005F497E"/>
    <w:rsid w:val="005F6D31"/>
    <w:rsid w:val="00605B52"/>
    <w:rsid w:val="00607E35"/>
    <w:rsid w:val="00614FF3"/>
    <w:rsid w:val="00616AA5"/>
    <w:rsid w:val="00630B9E"/>
    <w:rsid w:val="00633AAB"/>
    <w:rsid w:val="00643FC8"/>
    <w:rsid w:val="00650928"/>
    <w:rsid w:val="00652903"/>
    <w:rsid w:val="006530FE"/>
    <w:rsid w:val="00655B12"/>
    <w:rsid w:val="00664E13"/>
    <w:rsid w:val="006711D9"/>
    <w:rsid w:val="0067477E"/>
    <w:rsid w:val="00685B5C"/>
    <w:rsid w:val="006B151F"/>
    <w:rsid w:val="006D46DD"/>
    <w:rsid w:val="006E2579"/>
    <w:rsid w:val="006E5ABC"/>
    <w:rsid w:val="006F5751"/>
    <w:rsid w:val="006F65CA"/>
    <w:rsid w:val="00717D04"/>
    <w:rsid w:val="00746022"/>
    <w:rsid w:val="0076029A"/>
    <w:rsid w:val="00765089"/>
    <w:rsid w:val="007658F1"/>
    <w:rsid w:val="00777709"/>
    <w:rsid w:val="00793F27"/>
    <w:rsid w:val="007943CB"/>
    <w:rsid w:val="007A046D"/>
    <w:rsid w:val="007B245F"/>
    <w:rsid w:val="007B2A43"/>
    <w:rsid w:val="007C04A8"/>
    <w:rsid w:val="007C61ED"/>
    <w:rsid w:val="007E0B87"/>
    <w:rsid w:val="007F370F"/>
    <w:rsid w:val="00807D9C"/>
    <w:rsid w:val="008300BB"/>
    <w:rsid w:val="00846F55"/>
    <w:rsid w:val="00856355"/>
    <w:rsid w:val="00863B3A"/>
    <w:rsid w:val="00870D92"/>
    <w:rsid w:val="008733E6"/>
    <w:rsid w:val="008907B6"/>
    <w:rsid w:val="00890B18"/>
    <w:rsid w:val="008925F6"/>
    <w:rsid w:val="008945E9"/>
    <w:rsid w:val="00895BAE"/>
    <w:rsid w:val="008A09AC"/>
    <w:rsid w:val="008A61D9"/>
    <w:rsid w:val="008B133B"/>
    <w:rsid w:val="008B364E"/>
    <w:rsid w:val="008B62A5"/>
    <w:rsid w:val="008C10F1"/>
    <w:rsid w:val="008D0234"/>
    <w:rsid w:val="008D7BF3"/>
    <w:rsid w:val="008E3C68"/>
    <w:rsid w:val="008E4981"/>
    <w:rsid w:val="008E54B5"/>
    <w:rsid w:val="008E65B8"/>
    <w:rsid w:val="008F5663"/>
    <w:rsid w:val="0090284B"/>
    <w:rsid w:val="0091546E"/>
    <w:rsid w:val="00921389"/>
    <w:rsid w:val="00922AE7"/>
    <w:rsid w:val="009248BF"/>
    <w:rsid w:val="0094001A"/>
    <w:rsid w:val="00941C53"/>
    <w:rsid w:val="00951FA6"/>
    <w:rsid w:val="00962DEF"/>
    <w:rsid w:val="00964DD5"/>
    <w:rsid w:val="00966AC6"/>
    <w:rsid w:val="00967684"/>
    <w:rsid w:val="00967A2E"/>
    <w:rsid w:val="00996ED9"/>
    <w:rsid w:val="009972CA"/>
    <w:rsid w:val="009A10C7"/>
    <w:rsid w:val="009A1299"/>
    <w:rsid w:val="009A496F"/>
    <w:rsid w:val="009A5130"/>
    <w:rsid w:val="009C7652"/>
    <w:rsid w:val="00A4429A"/>
    <w:rsid w:val="00A4437C"/>
    <w:rsid w:val="00A85358"/>
    <w:rsid w:val="00A87EE2"/>
    <w:rsid w:val="00A9212C"/>
    <w:rsid w:val="00A92E85"/>
    <w:rsid w:val="00A93175"/>
    <w:rsid w:val="00AA5C6E"/>
    <w:rsid w:val="00AB2190"/>
    <w:rsid w:val="00AB4BA7"/>
    <w:rsid w:val="00AC4D65"/>
    <w:rsid w:val="00AC7E73"/>
    <w:rsid w:val="00AD0694"/>
    <w:rsid w:val="00AD5AA3"/>
    <w:rsid w:val="00AF411A"/>
    <w:rsid w:val="00AF56B3"/>
    <w:rsid w:val="00B00A9A"/>
    <w:rsid w:val="00B17839"/>
    <w:rsid w:val="00B3090A"/>
    <w:rsid w:val="00B432CD"/>
    <w:rsid w:val="00B471B6"/>
    <w:rsid w:val="00B578D0"/>
    <w:rsid w:val="00B66F2D"/>
    <w:rsid w:val="00B70A7E"/>
    <w:rsid w:val="00B71062"/>
    <w:rsid w:val="00B74282"/>
    <w:rsid w:val="00B81598"/>
    <w:rsid w:val="00B84AA2"/>
    <w:rsid w:val="00BA0692"/>
    <w:rsid w:val="00BA28F9"/>
    <w:rsid w:val="00BA48BA"/>
    <w:rsid w:val="00BA4E1B"/>
    <w:rsid w:val="00BA7DB8"/>
    <w:rsid w:val="00BB6359"/>
    <w:rsid w:val="00BC00A0"/>
    <w:rsid w:val="00BC3B14"/>
    <w:rsid w:val="00BC400A"/>
    <w:rsid w:val="00BC7A2B"/>
    <w:rsid w:val="00BF0CEB"/>
    <w:rsid w:val="00BF1728"/>
    <w:rsid w:val="00C03900"/>
    <w:rsid w:val="00C112C5"/>
    <w:rsid w:val="00C23E1E"/>
    <w:rsid w:val="00C32784"/>
    <w:rsid w:val="00C32FBC"/>
    <w:rsid w:val="00C4152B"/>
    <w:rsid w:val="00C515C7"/>
    <w:rsid w:val="00C629A2"/>
    <w:rsid w:val="00C809BD"/>
    <w:rsid w:val="00C81146"/>
    <w:rsid w:val="00C81405"/>
    <w:rsid w:val="00C94037"/>
    <w:rsid w:val="00CA4BC9"/>
    <w:rsid w:val="00CA64B4"/>
    <w:rsid w:val="00CC2C14"/>
    <w:rsid w:val="00CD2A09"/>
    <w:rsid w:val="00CD5DF1"/>
    <w:rsid w:val="00CD71C5"/>
    <w:rsid w:val="00CE56DC"/>
    <w:rsid w:val="00CF2406"/>
    <w:rsid w:val="00D1567C"/>
    <w:rsid w:val="00D43761"/>
    <w:rsid w:val="00D5069B"/>
    <w:rsid w:val="00D51F23"/>
    <w:rsid w:val="00D55B1A"/>
    <w:rsid w:val="00D61014"/>
    <w:rsid w:val="00D63EAD"/>
    <w:rsid w:val="00D70F96"/>
    <w:rsid w:val="00D72F0B"/>
    <w:rsid w:val="00D94DDD"/>
    <w:rsid w:val="00D96DEA"/>
    <w:rsid w:val="00DA1043"/>
    <w:rsid w:val="00DB3963"/>
    <w:rsid w:val="00DB3B65"/>
    <w:rsid w:val="00DB3E1E"/>
    <w:rsid w:val="00DB5FA6"/>
    <w:rsid w:val="00DB65B9"/>
    <w:rsid w:val="00DC06B0"/>
    <w:rsid w:val="00DC2704"/>
    <w:rsid w:val="00DE036C"/>
    <w:rsid w:val="00DE1579"/>
    <w:rsid w:val="00DE3FC6"/>
    <w:rsid w:val="00DF445C"/>
    <w:rsid w:val="00E40E10"/>
    <w:rsid w:val="00E55A24"/>
    <w:rsid w:val="00E951F3"/>
    <w:rsid w:val="00EB50F8"/>
    <w:rsid w:val="00EF5FCB"/>
    <w:rsid w:val="00F01506"/>
    <w:rsid w:val="00F02D80"/>
    <w:rsid w:val="00F20933"/>
    <w:rsid w:val="00F20DE1"/>
    <w:rsid w:val="00F344B8"/>
    <w:rsid w:val="00F450EB"/>
    <w:rsid w:val="00F57A4A"/>
    <w:rsid w:val="00F82015"/>
    <w:rsid w:val="00F840E5"/>
    <w:rsid w:val="00F849F1"/>
    <w:rsid w:val="00FA0761"/>
    <w:rsid w:val="00FA112F"/>
    <w:rsid w:val="00FA1374"/>
    <w:rsid w:val="00FD597B"/>
    <w:rsid w:val="00FD6830"/>
    <w:rsid w:val="00FE6D8D"/>
    <w:rsid w:val="00FE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A91226B5-A295-4F1C-9455-3A0665DEA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49C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149C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17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0149C1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0149C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149C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149C1"/>
    <w:rPr>
      <w:color w:val="0000FF"/>
      <w:u w:val="single"/>
    </w:rPr>
  </w:style>
  <w:style w:type="table" w:styleId="Tablaconcuadrcula">
    <w:name w:val="Table Grid"/>
    <w:basedOn w:val="Tablanormal"/>
    <w:rsid w:val="000149C1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0149C1"/>
    <w:pPr>
      <w:ind w:left="720"/>
      <w:contextualSpacing/>
    </w:pPr>
  </w:style>
  <w:style w:type="character" w:styleId="Nmerodepgina">
    <w:name w:val="page number"/>
    <w:basedOn w:val="Fuentedeprrafopredeter"/>
    <w:rsid w:val="000149C1"/>
  </w:style>
  <w:style w:type="paragraph" w:styleId="Piedepgina">
    <w:name w:val="footer"/>
    <w:basedOn w:val="Normal"/>
    <w:link w:val="PiedepginaCar"/>
    <w:uiPriority w:val="99"/>
    <w:unhideWhenUsed/>
    <w:rsid w:val="000149C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49C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49C1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49C1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0149C1"/>
    <w:rPr>
      <w:color w:val="808080"/>
    </w:rPr>
  </w:style>
  <w:style w:type="character" w:customStyle="1" w:styleId="apple-converted-space">
    <w:name w:val="apple-converted-space"/>
    <w:basedOn w:val="Fuentedeprrafopredeter"/>
    <w:rsid w:val="000149C1"/>
  </w:style>
  <w:style w:type="paragraph" w:customStyle="1" w:styleId="u">
    <w:name w:val="u"/>
    <w:basedOn w:val="Normal"/>
    <w:rsid w:val="000149C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0149C1"/>
  </w:style>
  <w:style w:type="character" w:styleId="Textoennegrita">
    <w:name w:val="Strong"/>
    <w:basedOn w:val="Fuentedeprrafopredeter"/>
    <w:uiPriority w:val="22"/>
    <w:qFormat/>
    <w:rsid w:val="000149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149C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ircho">
    <w:name w:val="irc_ho"/>
    <w:basedOn w:val="Fuentedeprrafopredeter"/>
    <w:rsid w:val="000149C1"/>
  </w:style>
  <w:style w:type="character" w:styleId="Refdecomentario">
    <w:name w:val="annotation reference"/>
    <w:basedOn w:val="Fuentedeprrafopredeter"/>
    <w:uiPriority w:val="99"/>
    <w:semiHidden/>
    <w:unhideWhenUsed/>
    <w:rsid w:val="008D7BF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D7BF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D7BF3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D7BF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D7BF3"/>
    <w:rPr>
      <w:b/>
      <w:bCs/>
      <w:sz w:val="20"/>
      <w:szCs w:val="20"/>
      <w:lang w:val="es-ES_tradnl"/>
    </w:rPr>
  </w:style>
  <w:style w:type="paragraph" w:styleId="Revisin">
    <w:name w:val="Revision"/>
    <w:hidden/>
    <w:uiPriority w:val="99"/>
    <w:semiHidden/>
    <w:rsid w:val="000D688E"/>
    <w:pPr>
      <w:spacing w:after="0" w:line="240" w:lineRule="auto"/>
    </w:pPr>
    <w:rPr>
      <w:sz w:val="24"/>
      <w:szCs w:val="24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1740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744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20794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8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2720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4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771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3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69937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7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91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9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134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55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5142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5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4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2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9933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0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3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7272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6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0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1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shutterstock.com/pic-175095887/stock-photo-muscular-young-man-in-blue-cap-in-swimming-pool.html?src=zb5tKXIu9JXMeVG_qb1Oqw-1-3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9.jpeg"/><Relationship Id="rId21" Type="http://schemas.openxmlformats.org/officeDocument/2006/relationships/hyperlink" Target="http://www.shutterstock.com/pic-237803821/stock-photo-moving-ceiling-fan-in-a-hotel-room.html?src=9gmvOSeDYswEZ_XIImIBxA-1-49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jpeg"/><Relationship Id="rId47" Type="http://schemas.openxmlformats.org/officeDocument/2006/relationships/image" Target="media/image27.jpeg"/><Relationship Id="rId50" Type="http://schemas.openxmlformats.org/officeDocument/2006/relationships/image" Target="media/image30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www.shutterstock.com/pic-73500313/stock-vector-school-bus.html?src=_pBehYGAWukiBgzLjxXO0w-1-89" TargetMode="External"/><Relationship Id="rId17" Type="http://schemas.openxmlformats.org/officeDocument/2006/relationships/hyperlink" Target="http://www.shutterstock.com/pic-136579868/stock-photo-moscow-russia-april-carlotta-ferlito-italy-performs-exercise-on-balance-beam-in-final-of.html?src=pY_IJPZwN-yOoVzPdxqmyQ-1-9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image" Target="media/image18.jpeg"/><Relationship Id="rId46" Type="http://schemas.openxmlformats.org/officeDocument/2006/relationships/image" Target="media/image26.jpe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shutterstock.com/pic-136248176/stock-photo-moscow-apr-european-artistic-gymnastics-championships-elisa-haemmerle-austrian.html?src=pY_IJPZwN-yOoVzPdxqmyQ-1-23" TargetMode="External"/><Relationship Id="rId20" Type="http://schemas.openxmlformats.org/officeDocument/2006/relationships/hyperlink" Target="http://www.shutterstock.com/pic-126336782/stock-vector-muscle-car.html?src=8MvrMLnnLw_FekeBocWvwA-1-72" TargetMode="External"/><Relationship Id="rId29" Type="http://schemas.openxmlformats.org/officeDocument/2006/relationships/hyperlink" Target="http://www.shutterstock.com/pic-129088694/stock-photo-ten-month-boy-stands-before-the-mirror.html?src=L9lBmq3K78cRxs0EEEySFw-1-13" TargetMode="External"/><Relationship Id="rId41" Type="http://schemas.openxmlformats.org/officeDocument/2006/relationships/image" Target="media/image21.jpe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image" Target="media/image17.jpeg"/><Relationship Id="rId40" Type="http://schemas.openxmlformats.org/officeDocument/2006/relationships/image" Target="media/image20.jpeg"/><Relationship Id="rId45" Type="http://schemas.openxmlformats.org/officeDocument/2006/relationships/image" Target="media/image25.jpeg"/><Relationship Id="rId53" Type="http://schemas.openxmlformats.org/officeDocument/2006/relationships/image" Target="media/image33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www.shutterstock.com/pic-3176854/stock-photo-ferris-wheel-chicago.html?src=j9vPbUODXtDcYz6Bi9WtAA-1-7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6.jpeg"/><Relationship Id="rId49" Type="http://schemas.openxmlformats.org/officeDocument/2006/relationships/image" Target="media/image29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www.shutterstock.com/pic-56591119/stock-photo-rome-july-women-trampoline-m-finals-th-fina-world-championships-at-foro-italico-on-july.html?src=fpfXNhX16v5mzHtKoa3lKA-1-7" TargetMode="External"/><Relationship Id="rId31" Type="http://schemas.openxmlformats.org/officeDocument/2006/relationships/hyperlink" Target="http://www.shutterstock.com/pic-227217268/stock-photo-man-reflection-in-lake-in-fantasy-forest-in-autumn.html?src=94SsDvZqQr_Qn7tqiMWPNA-1-12" TargetMode="External"/><Relationship Id="rId44" Type="http://schemas.openxmlformats.org/officeDocument/2006/relationships/image" Target="media/image24.jpeg"/><Relationship Id="rId52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://www.shutterstock.com/pic-125248724/stock-vector-numbered-clock-vector-illustration.html?src=eCzaxYjytgmvLjWdPyZYBg-1-15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www.shutterstock.com/pic-118454776/stock-vector-black-silhouette-of-single-beautiful-big-oak-tree-with-reflection-isolated-on-a-white-background.html?src=4ofB4w4n8CWFOcQh7PewUA-1-86" TargetMode="External"/><Relationship Id="rId35" Type="http://schemas.openxmlformats.org/officeDocument/2006/relationships/image" Target="media/image15.jpeg"/><Relationship Id="rId43" Type="http://schemas.openxmlformats.org/officeDocument/2006/relationships/image" Target="media/image23.jpeg"/><Relationship Id="rId48" Type="http://schemas.openxmlformats.org/officeDocument/2006/relationships/image" Target="media/image28.png"/><Relationship Id="rId56" Type="http://schemas.openxmlformats.org/officeDocument/2006/relationships/header" Target="header2.xml"/><Relationship Id="rId8" Type="http://schemas.openxmlformats.org/officeDocument/2006/relationships/hyperlink" Target="http://www.shutterstock.com/pic-240443257/stock-vector-old-pirate-map-vector-illustration.html?src=ai8VMQs3a23tWJR0-AqTSw-1-14" TargetMode="External"/><Relationship Id="rId51" Type="http://schemas.openxmlformats.org/officeDocument/2006/relationships/image" Target="media/image3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50C5C-63EA-4D0C-9A44-DC48728A6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19</Pages>
  <Words>4562</Words>
  <Characters>25095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Lzambrano</cp:lastModifiedBy>
  <cp:revision>25</cp:revision>
  <dcterms:created xsi:type="dcterms:W3CDTF">2016-03-05T04:11:00Z</dcterms:created>
  <dcterms:modified xsi:type="dcterms:W3CDTF">2016-03-10T14:48:00Z</dcterms:modified>
</cp:coreProperties>
</file>