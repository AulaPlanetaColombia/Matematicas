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92066" w:rsidRPr="0091766F" w14:paraId="47276273" w14:textId="77777777" w:rsidTr="004F044B">
        <w:tc>
          <w:tcPr>
            <w:tcW w:w="1951" w:type="dxa"/>
            <w:shd w:val="clear" w:color="auto" w:fill="000000" w:themeFill="text1"/>
          </w:tcPr>
          <w:p w14:paraId="5F00D49E" w14:textId="77777777" w:rsidR="00E92066" w:rsidRPr="0091766F" w:rsidRDefault="009E3815" w:rsidP="00E92066">
            <w:pPr>
              <w:tabs>
                <w:tab w:val="right" w:pos="8498"/>
              </w:tabs>
              <w:rPr>
                <w:rFonts w:ascii="Times New Roman" w:hAnsi="Times New Roman" w:cs="Times New Roman"/>
              </w:rPr>
            </w:pPr>
            <w:r>
              <w:rPr>
                <w:rFonts w:ascii="Times New Roman" w:hAnsi="Times New Roman" w:cs="Times New Roman"/>
              </w:rPr>
              <w:t xml:space="preserve">     </w:t>
            </w:r>
            <w:r w:rsidR="00E92066" w:rsidRPr="0091766F">
              <w:rPr>
                <w:rFonts w:ascii="Times New Roman" w:hAnsi="Times New Roman" w:cs="Times New Roman"/>
              </w:rPr>
              <w:t>Título del guion</w:t>
            </w:r>
          </w:p>
        </w:tc>
        <w:tc>
          <w:tcPr>
            <w:tcW w:w="7027" w:type="dxa"/>
            <w:shd w:val="clear" w:color="auto" w:fill="auto"/>
          </w:tcPr>
          <w:p w14:paraId="3DE9A338" w14:textId="77777777" w:rsidR="00E92066" w:rsidRPr="0091766F" w:rsidRDefault="00F81E9E" w:rsidP="00081745">
            <w:pPr>
              <w:tabs>
                <w:tab w:val="right" w:pos="8498"/>
              </w:tabs>
              <w:rPr>
                <w:rFonts w:ascii="Times New Roman" w:hAnsi="Times New Roman" w:cs="Times New Roman"/>
                <w:highlight w:val="yellow"/>
              </w:rPr>
            </w:pPr>
            <w:r>
              <w:rPr>
                <w:rFonts w:ascii="Times New Roman" w:hAnsi="Times New Roman" w:cs="Times New Roman"/>
              </w:rPr>
              <w:t>Los s</w:t>
            </w:r>
            <w:r w:rsidR="0070111A" w:rsidRPr="0091766F">
              <w:rPr>
                <w:rFonts w:ascii="Times New Roman" w:hAnsi="Times New Roman" w:cs="Times New Roman"/>
              </w:rPr>
              <w:t>istemas y</w:t>
            </w:r>
            <w:r>
              <w:rPr>
                <w:rFonts w:ascii="Times New Roman" w:hAnsi="Times New Roman" w:cs="Times New Roman"/>
              </w:rPr>
              <w:t xml:space="preserve"> las</w:t>
            </w:r>
            <w:r w:rsidR="0070111A" w:rsidRPr="0091766F">
              <w:rPr>
                <w:rFonts w:ascii="Times New Roman" w:hAnsi="Times New Roman" w:cs="Times New Roman"/>
              </w:rPr>
              <w:t xml:space="preserve"> unidades de medida</w:t>
            </w:r>
          </w:p>
        </w:tc>
      </w:tr>
      <w:tr w:rsidR="0091766F" w:rsidRPr="0091766F" w14:paraId="1EB5EAD4" w14:textId="77777777" w:rsidTr="004F044B">
        <w:tc>
          <w:tcPr>
            <w:tcW w:w="1951" w:type="dxa"/>
            <w:shd w:val="clear" w:color="auto" w:fill="000000" w:themeFill="text1"/>
          </w:tcPr>
          <w:p w14:paraId="4CF8BE14" w14:textId="77777777" w:rsidR="00E92066" w:rsidRPr="0091766F" w:rsidRDefault="00E92066" w:rsidP="00081745">
            <w:pPr>
              <w:tabs>
                <w:tab w:val="right" w:pos="8498"/>
              </w:tabs>
              <w:rPr>
                <w:rFonts w:ascii="Times New Roman" w:hAnsi="Times New Roman" w:cs="Times New Roman"/>
              </w:rPr>
            </w:pPr>
            <w:r w:rsidRPr="0091766F">
              <w:rPr>
                <w:rFonts w:ascii="Times New Roman" w:hAnsi="Times New Roman" w:cs="Times New Roman"/>
              </w:rPr>
              <w:t>Código del guion</w:t>
            </w:r>
          </w:p>
        </w:tc>
        <w:tc>
          <w:tcPr>
            <w:tcW w:w="7027" w:type="dxa"/>
            <w:tcBorders>
              <w:bottom w:val="single" w:sz="4" w:space="0" w:color="000000" w:themeColor="text1"/>
            </w:tcBorders>
            <w:shd w:val="clear" w:color="auto" w:fill="auto"/>
          </w:tcPr>
          <w:p w14:paraId="7DA0D91B" w14:textId="77777777" w:rsidR="00E92066" w:rsidRPr="0091766F" w:rsidRDefault="0070111A" w:rsidP="00081745">
            <w:pPr>
              <w:tabs>
                <w:tab w:val="right" w:pos="8498"/>
              </w:tabs>
              <w:rPr>
                <w:rFonts w:ascii="Times New Roman" w:hAnsi="Times New Roman" w:cs="Times New Roman"/>
                <w:highlight w:val="yellow"/>
              </w:rPr>
            </w:pPr>
            <w:r w:rsidRPr="0091766F">
              <w:rPr>
                <w:rFonts w:ascii="Times New Roman" w:hAnsi="Times New Roman" w:cs="Times New Roman"/>
              </w:rPr>
              <w:t>MA_06_13_CO</w:t>
            </w:r>
          </w:p>
        </w:tc>
      </w:tr>
      <w:tr w:rsidR="0091766F" w:rsidRPr="0091766F" w14:paraId="2D97D701" w14:textId="77777777" w:rsidTr="004F044B">
        <w:tc>
          <w:tcPr>
            <w:tcW w:w="1951" w:type="dxa"/>
            <w:shd w:val="clear" w:color="auto" w:fill="000000" w:themeFill="text1"/>
          </w:tcPr>
          <w:p w14:paraId="43FE90F8" w14:textId="77777777" w:rsidR="00E92066" w:rsidRPr="0091766F" w:rsidRDefault="00E92066" w:rsidP="00081745">
            <w:pPr>
              <w:tabs>
                <w:tab w:val="right" w:pos="8498"/>
              </w:tabs>
              <w:rPr>
                <w:rFonts w:ascii="Times New Roman" w:hAnsi="Times New Roman" w:cs="Times New Roman"/>
              </w:rPr>
            </w:pPr>
            <w:r w:rsidRPr="0091766F">
              <w:rPr>
                <w:rFonts w:ascii="Times New Roman" w:hAnsi="Times New Roman" w:cs="Times New Roman"/>
              </w:rPr>
              <w:t>Descripción</w:t>
            </w:r>
          </w:p>
        </w:tc>
        <w:tc>
          <w:tcPr>
            <w:tcW w:w="7027" w:type="dxa"/>
            <w:shd w:val="clear" w:color="auto" w:fill="FFFFFF" w:themeFill="background1"/>
          </w:tcPr>
          <w:p w14:paraId="180C5EA6" w14:textId="77777777" w:rsidR="00E92066" w:rsidRPr="0091766F" w:rsidRDefault="0070111A" w:rsidP="00B11114">
            <w:pPr>
              <w:tabs>
                <w:tab w:val="right" w:pos="8498"/>
              </w:tabs>
              <w:rPr>
                <w:rFonts w:ascii="Times New Roman" w:hAnsi="Times New Roman" w:cs="Times New Roman"/>
                <w:highlight w:val="yellow"/>
              </w:rPr>
            </w:pPr>
            <w:r w:rsidRPr="0091766F">
              <w:rPr>
                <w:rFonts w:ascii="Times New Roman" w:hAnsi="Times New Roman" w:cs="Times New Roman"/>
              </w:rPr>
              <w:t xml:space="preserve">La medición hace </w:t>
            </w:r>
            <w:r w:rsidR="00A66BE9" w:rsidRPr="0091766F">
              <w:rPr>
                <w:rFonts w:ascii="Times New Roman" w:hAnsi="Times New Roman" w:cs="Times New Roman"/>
              </w:rPr>
              <w:t>parte de la cotidianidad</w:t>
            </w:r>
            <w:r w:rsidR="00B11114">
              <w:rPr>
                <w:rFonts w:ascii="Times New Roman" w:hAnsi="Times New Roman" w:cs="Times New Roman"/>
              </w:rPr>
              <w:t>;</w:t>
            </w:r>
            <w:r w:rsidRPr="0091766F">
              <w:rPr>
                <w:rFonts w:ascii="Times New Roman" w:hAnsi="Times New Roman" w:cs="Times New Roman"/>
              </w:rPr>
              <w:t xml:space="preserve"> en todo momento </w:t>
            </w:r>
            <w:r w:rsidR="00B11114">
              <w:rPr>
                <w:rFonts w:ascii="Times New Roman" w:hAnsi="Times New Roman" w:cs="Times New Roman"/>
              </w:rPr>
              <w:t>se</w:t>
            </w:r>
            <w:r w:rsidR="00B11114" w:rsidRPr="0091766F">
              <w:rPr>
                <w:rFonts w:ascii="Times New Roman" w:hAnsi="Times New Roman" w:cs="Times New Roman"/>
              </w:rPr>
              <w:t xml:space="preserve"> </w:t>
            </w:r>
            <w:r w:rsidRPr="0091766F">
              <w:rPr>
                <w:rFonts w:ascii="Times New Roman" w:hAnsi="Times New Roman" w:cs="Times New Roman"/>
              </w:rPr>
              <w:t>miden objetos,</w:t>
            </w:r>
            <w:r w:rsidR="0091766F" w:rsidRPr="0091766F">
              <w:rPr>
                <w:rFonts w:ascii="Times New Roman" w:hAnsi="Times New Roman" w:cs="Times New Roman"/>
              </w:rPr>
              <w:t xml:space="preserve"> </w:t>
            </w:r>
            <w:r w:rsidR="00A66BE9" w:rsidRPr="0091766F">
              <w:rPr>
                <w:rFonts w:ascii="Times New Roman" w:hAnsi="Times New Roman" w:cs="Times New Roman"/>
              </w:rPr>
              <w:t>s</w:t>
            </w:r>
            <w:r w:rsidR="0091766F" w:rsidRPr="0091766F">
              <w:rPr>
                <w:rFonts w:ascii="Times New Roman" w:hAnsi="Times New Roman" w:cs="Times New Roman"/>
              </w:rPr>
              <w:t>e</w:t>
            </w:r>
            <w:r w:rsidR="00A66BE9" w:rsidRPr="0091766F">
              <w:rPr>
                <w:rFonts w:ascii="Times New Roman" w:hAnsi="Times New Roman" w:cs="Times New Roman"/>
              </w:rPr>
              <w:t xml:space="preserve"> comparan pesos, se revisa</w:t>
            </w:r>
            <w:r w:rsidR="00CD7254">
              <w:rPr>
                <w:rFonts w:ascii="Times New Roman" w:hAnsi="Times New Roman" w:cs="Times New Roman"/>
              </w:rPr>
              <w:t xml:space="preserve"> qué hora es</w:t>
            </w:r>
            <w:r w:rsidR="00B11114">
              <w:rPr>
                <w:rFonts w:ascii="Times New Roman" w:hAnsi="Times New Roman" w:cs="Times New Roman"/>
              </w:rPr>
              <w:t>.</w:t>
            </w:r>
            <w:r w:rsidR="00CD7254">
              <w:rPr>
                <w:rFonts w:ascii="Times New Roman" w:hAnsi="Times New Roman" w:cs="Times New Roman"/>
              </w:rPr>
              <w:t xml:space="preserve"> </w:t>
            </w:r>
            <w:r w:rsidR="00B11114">
              <w:rPr>
                <w:rFonts w:ascii="Times New Roman" w:hAnsi="Times New Roman" w:cs="Times New Roman"/>
              </w:rPr>
              <w:t>P</w:t>
            </w:r>
            <w:r w:rsidR="00CD7254">
              <w:rPr>
                <w:rFonts w:ascii="Times New Roman" w:hAnsi="Times New Roman" w:cs="Times New Roman"/>
              </w:rPr>
              <w:t>or ello</w:t>
            </w:r>
            <w:r w:rsidR="00B11114">
              <w:rPr>
                <w:rFonts w:ascii="Times New Roman" w:hAnsi="Times New Roman" w:cs="Times New Roman"/>
              </w:rPr>
              <w:t>,</w:t>
            </w:r>
            <w:r w:rsidR="00CD7254">
              <w:rPr>
                <w:rFonts w:ascii="Times New Roman" w:hAnsi="Times New Roman" w:cs="Times New Roman"/>
              </w:rPr>
              <w:t xml:space="preserve"> el Sistema Métrico D</w:t>
            </w:r>
            <w:r w:rsidR="00A66BE9" w:rsidRPr="0091766F">
              <w:rPr>
                <w:rFonts w:ascii="Times New Roman" w:hAnsi="Times New Roman" w:cs="Times New Roman"/>
              </w:rPr>
              <w:t>ecimal y su evolución en el Sistema Internacional de Unidades resulta indispensable para desenvolverse en la vida cotidiana.</w:t>
            </w:r>
          </w:p>
        </w:tc>
      </w:tr>
    </w:tbl>
    <w:p w14:paraId="35200CE4" w14:textId="77777777" w:rsidR="00E92066" w:rsidRPr="0091766F" w:rsidRDefault="00E92066" w:rsidP="00081745">
      <w:pPr>
        <w:tabs>
          <w:tab w:val="right" w:pos="8498"/>
        </w:tabs>
        <w:spacing w:after="0"/>
        <w:rPr>
          <w:rFonts w:ascii="Times New Roman" w:hAnsi="Times New Roman" w:cs="Times New Roman"/>
          <w:highlight w:val="yellow"/>
        </w:rPr>
      </w:pPr>
    </w:p>
    <w:p w14:paraId="299B6444" w14:textId="77777777" w:rsidR="002973CB" w:rsidRPr="0091766F" w:rsidRDefault="00081745" w:rsidP="00081745">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00616DBC" w:rsidRPr="0091766F">
        <w:rPr>
          <w:rFonts w:ascii="Times New Roman" w:hAnsi="Times New Roman" w:cs="Times New Roman"/>
        </w:rPr>
        <w:t xml:space="preserve"> </w:t>
      </w:r>
      <w:r w:rsidRPr="0091766F">
        <w:rPr>
          <w:rFonts w:ascii="Times New Roman" w:hAnsi="Times New Roman" w:cs="Times New Roman"/>
          <w:b/>
        </w:rPr>
        <w:t>1</w:t>
      </w:r>
      <w:r w:rsidR="002973CB" w:rsidRPr="0091766F">
        <w:rPr>
          <w:rFonts w:ascii="Times New Roman" w:hAnsi="Times New Roman" w:cs="Times New Roman"/>
          <w:b/>
        </w:rPr>
        <w:t xml:space="preserve"> </w:t>
      </w:r>
      <w:r w:rsidR="00A66BE9" w:rsidRPr="0091766F">
        <w:rPr>
          <w:rFonts w:ascii="Times New Roman" w:eastAsia="Times New Roman" w:hAnsi="Times New Roman" w:cs="Times New Roman"/>
          <w:b/>
          <w:bCs/>
          <w:sz w:val="22"/>
          <w:szCs w:val="22"/>
        </w:rPr>
        <w:t>El proceso de la medición</w:t>
      </w:r>
    </w:p>
    <w:p w14:paraId="49624B96" w14:textId="77777777" w:rsidR="00637F38" w:rsidRPr="0091766F" w:rsidRDefault="00637F38" w:rsidP="00081745">
      <w:pPr>
        <w:tabs>
          <w:tab w:val="right" w:pos="8498"/>
        </w:tabs>
        <w:spacing w:after="0"/>
        <w:rPr>
          <w:rFonts w:ascii="Times New Roman" w:eastAsia="Times New Roman" w:hAnsi="Times New Roman" w:cs="Times New Roman"/>
          <w:b/>
          <w:bCs/>
          <w:sz w:val="22"/>
          <w:szCs w:val="22"/>
        </w:rPr>
      </w:pPr>
    </w:p>
    <w:p w14:paraId="5AFA8CE3" w14:textId="77777777" w:rsidR="00D408F4" w:rsidRPr="0091766F" w:rsidRDefault="00482800" w:rsidP="0091766F">
      <w:pPr>
        <w:spacing w:after="0"/>
        <w:rPr>
          <w:rFonts w:ascii="Times New Roman" w:hAnsi="Times New Roman" w:cs="Times New Roman"/>
          <w:sz w:val="22"/>
          <w:szCs w:val="22"/>
        </w:rPr>
      </w:pPr>
      <w:r w:rsidRPr="0091766F">
        <w:rPr>
          <w:rFonts w:ascii="Times New Roman" w:hAnsi="Times New Roman" w:cs="Times New Roman"/>
          <w:sz w:val="22"/>
          <w:szCs w:val="22"/>
          <w:shd w:val="clear" w:color="auto" w:fill="FFFFFF"/>
        </w:rPr>
        <w:t>En la naturaleza existen muchas magnitudes, es decir, propiedades que se pueden medir con valores numéricos. Una </w:t>
      </w:r>
      <w:r w:rsidRPr="0091766F">
        <w:rPr>
          <w:rFonts w:ascii="Times New Roman" w:hAnsi="Times New Roman" w:cs="Times New Roman"/>
          <w:b/>
          <w:bCs/>
          <w:sz w:val="22"/>
          <w:szCs w:val="22"/>
          <w:shd w:val="clear" w:color="auto" w:fill="FFFFFF"/>
        </w:rPr>
        <w:t>medida</w:t>
      </w:r>
      <w:r w:rsidRPr="0091766F">
        <w:rPr>
          <w:rFonts w:ascii="Times New Roman" w:hAnsi="Times New Roman" w:cs="Times New Roman"/>
          <w:sz w:val="22"/>
          <w:szCs w:val="22"/>
          <w:shd w:val="clear" w:color="auto" w:fill="FFFFFF"/>
        </w:rPr>
        <w:t> indica el número de veces que un valor contiene una </w:t>
      </w:r>
      <w:r w:rsidRPr="0091766F">
        <w:rPr>
          <w:rFonts w:ascii="Times New Roman" w:hAnsi="Times New Roman" w:cs="Times New Roman"/>
          <w:b/>
          <w:bCs/>
          <w:sz w:val="22"/>
          <w:szCs w:val="22"/>
          <w:shd w:val="clear" w:color="auto" w:fill="FFFFFF"/>
        </w:rPr>
        <w:t>unidad</w:t>
      </w:r>
      <w:r w:rsidRPr="0091766F">
        <w:rPr>
          <w:rFonts w:ascii="Times New Roman" w:hAnsi="Times New Roman" w:cs="Times New Roman"/>
          <w:sz w:val="22"/>
          <w:szCs w:val="22"/>
          <w:shd w:val="clear" w:color="auto" w:fill="FFFFFF"/>
        </w:rPr>
        <w:t> determinada.</w:t>
      </w:r>
    </w:p>
    <w:p w14:paraId="58FBC0AC" w14:textId="77777777" w:rsidR="00482800" w:rsidRPr="0091766F" w:rsidRDefault="00482800" w:rsidP="0008174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3"/>
        <w:gridCol w:w="6355"/>
      </w:tblGrid>
      <w:tr w:rsidR="001A15E7" w:rsidRPr="0091766F" w14:paraId="2F9892D3" w14:textId="77777777" w:rsidTr="00FF20C2">
        <w:tc>
          <w:tcPr>
            <w:tcW w:w="8828" w:type="dxa"/>
            <w:gridSpan w:val="2"/>
            <w:shd w:val="clear" w:color="auto" w:fill="0D0D0D" w:themeFill="text1" w:themeFillTint="F2"/>
          </w:tcPr>
          <w:p w14:paraId="4D1B6904" w14:textId="77777777" w:rsidR="001A15E7" w:rsidRPr="0091766F" w:rsidRDefault="001A15E7" w:rsidP="00FF20C2">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1430EE44" w14:textId="77777777" w:rsidTr="00FF20C2">
        <w:tc>
          <w:tcPr>
            <w:tcW w:w="2473" w:type="dxa"/>
          </w:tcPr>
          <w:p w14:paraId="0B45705D" w14:textId="77777777" w:rsidR="001A15E7" w:rsidRPr="0091766F" w:rsidRDefault="001A15E7"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01F44CBF" w14:textId="77777777" w:rsidR="001A15E7" w:rsidRPr="0091766F" w:rsidRDefault="001A15E7" w:rsidP="00FF20C2">
            <w:pPr>
              <w:rPr>
                <w:rFonts w:ascii="Times New Roman" w:hAnsi="Times New Roman" w:cs="Times New Roman"/>
                <w:b/>
                <w:sz w:val="18"/>
                <w:szCs w:val="18"/>
              </w:rPr>
            </w:pPr>
            <w:r w:rsidRPr="0091766F">
              <w:rPr>
                <w:rFonts w:ascii="Times New Roman" w:hAnsi="Times New Roman" w:cs="Times New Roman"/>
              </w:rPr>
              <w:t>MA_06_13_IMG01</w:t>
            </w:r>
          </w:p>
        </w:tc>
      </w:tr>
      <w:tr w:rsidR="0091766F" w:rsidRPr="0091766F" w14:paraId="1AF58498" w14:textId="77777777" w:rsidTr="00FF20C2">
        <w:tc>
          <w:tcPr>
            <w:tcW w:w="2473" w:type="dxa"/>
          </w:tcPr>
          <w:p w14:paraId="343166FF" w14:textId="77777777" w:rsidR="001A15E7" w:rsidRPr="0091766F" w:rsidRDefault="001A15E7"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5" w:type="dxa"/>
          </w:tcPr>
          <w:p w14:paraId="66490945" w14:textId="77777777" w:rsidR="001A15E7" w:rsidRPr="0091766F" w:rsidRDefault="001A15E7" w:rsidP="00FF20C2">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2F011BBA" wp14:editId="589178F9">
                  <wp:extent cx="3653244" cy="1508878"/>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523" cy="1518906"/>
                          </a:xfrm>
                          <a:prstGeom prst="rect">
                            <a:avLst/>
                          </a:prstGeom>
                        </pic:spPr>
                      </pic:pic>
                    </a:graphicData>
                  </a:graphic>
                </wp:inline>
              </w:drawing>
            </w:r>
          </w:p>
        </w:tc>
      </w:tr>
      <w:tr w:rsidR="001A15E7" w:rsidRPr="0091766F" w14:paraId="35BB30E0" w14:textId="77777777" w:rsidTr="00FF20C2">
        <w:tc>
          <w:tcPr>
            <w:tcW w:w="2473" w:type="dxa"/>
          </w:tcPr>
          <w:p w14:paraId="57EC7D9B" w14:textId="77777777" w:rsidR="001A15E7" w:rsidRPr="0091766F" w:rsidRDefault="001A15E7"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269B7A9A" w14:textId="77777777" w:rsidR="001A15E7" w:rsidRPr="002B3290" w:rsidRDefault="002B3290" w:rsidP="002B3290">
            <w:pPr>
              <w:rPr>
                <w:rFonts w:ascii="Times New Roman" w:hAnsi="Times New Roman" w:cs="Arial"/>
                <w:color w:val="000000"/>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El problema de la medición</w:t>
            </w:r>
          </w:p>
        </w:tc>
      </w:tr>
      <w:tr w:rsidR="0091766F" w:rsidRPr="0091766F" w14:paraId="1B032A2E" w14:textId="77777777" w:rsidTr="00FF20C2">
        <w:tc>
          <w:tcPr>
            <w:tcW w:w="2473" w:type="dxa"/>
          </w:tcPr>
          <w:p w14:paraId="694ECD6D" w14:textId="77777777" w:rsidR="001A15E7" w:rsidRPr="0091766F" w:rsidRDefault="001A15E7"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0F2BB674" w14:textId="77777777" w:rsidR="001A15E7" w:rsidRPr="0091766F" w:rsidRDefault="001A15E7" w:rsidP="00FF20C2">
            <w:pPr>
              <w:rPr>
                <w:rFonts w:ascii="Times New Roman" w:hAnsi="Times New Roman" w:cs="Times New Roman"/>
              </w:rPr>
            </w:pPr>
            <w:r w:rsidRPr="0091766F">
              <w:rPr>
                <w:rFonts w:ascii="Times New Roman" w:hAnsi="Times New Roman" w:cs="Times New Roman"/>
              </w:rPr>
              <w:t>Las medidas se expresan mediante un número y una unidad de medida.</w:t>
            </w:r>
          </w:p>
        </w:tc>
      </w:tr>
      <w:tr w:rsidR="0091766F" w:rsidRPr="0091766F" w14:paraId="313B3424" w14:textId="77777777" w:rsidTr="00FF20C2">
        <w:tc>
          <w:tcPr>
            <w:tcW w:w="2473" w:type="dxa"/>
          </w:tcPr>
          <w:p w14:paraId="6375D65D" w14:textId="77777777" w:rsidR="001A15E7" w:rsidRPr="0091766F" w:rsidRDefault="001A15E7"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3AAD9BB5" w14:textId="77777777" w:rsidR="001A15E7" w:rsidRPr="0091766F" w:rsidRDefault="00F81E9E" w:rsidP="00FF20C2">
            <w:pPr>
              <w:rPr>
                <w:rFonts w:ascii="Times New Roman" w:hAnsi="Times New Roman" w:cs="Times New Roman"/>
              </w:rPr>
            </w:pPr>
            <w:r>
              <w:rPr>
                <w:rFonts w:ascii="Times New Roman" w:hAnsi="Times New Roman" w:cs="Times New Roman"/>
              </w:rPr>
              <w:t>Inferior</w:t>
            </w:r>
          </w:p>
        </w:tc>
      </w:tr>
    </w:tbl>
    <w:p w14:paraId="474C0432" w14:textId="77777777" w:rsidR="00482800" w:rsidRPr="0091766F" w:rsidRDefault="00482800" w:rsidP="00081745">
      <w:pPr>
        <w:spacing w:after="0"/>
        <w:rPr>
          <w:rFonts w:ascii="Times New Roman" w:hAnsi="Times New Roman" w:cs="Times New Roman"/>
        </w:rPr>
      </w:pPr>
    </w:p>
    <w:p w14:paraId="4A49D811" w14:textId="77777777" w:rsidR="001A15E7" w:rsidRPr="0091766F" w:rsidRDefault="001A15E7" w:rsidP="0091766F">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 xml:space="preserve">Los avances tecnológicos, el progreso de las comunicaciones y los intercambios cada vez más </w:t>
      </w:r>
      <w:r w:rsidR="00F81E9E">
        <w:rPr>
          <w:rFonts w:ascii="Times New Roman" w:eastAsia="Times New Roman" w:hAnsi="Times New Roman" w:cs="Times New Roman"/>
          <w:sz w:val="22"/>
          <w:szCs w:val="22"/>
          <w:lang w:val="es-CO" w:eastAsia="es-CO"/>
        </w:rPr>
        <w:t xml:space="preserve">globales hicieron indispensable </w:t>
      </w:r>
      <w:r w:rsidRPr="0091766F">
        <w:rPr>
          <w:rFonts w:ascii="Times New Roman" w:eastAsia="Times New Roman" w:hAnsi="Times New Roman" w:cs="Times New Roman"/>
          <w:sz w:val="22"/>
          <w:szCs w:val="22"/>
          <w:lang w:val="es-CO" w:eastAsia="es-CO"/>
        </w:rPr>
        <w:t>definir </w:t>
      </w:r>
      <w:r w:rsidRPr="0091766F">
        <w:rPr>
          <w:rFonts w:ascii="Times New Roman" w:eastAsia="Times New Roman" w:hAnsi="Times New Roman" w:cs="Times New Roman"/>
          <w:b/>
          <w:bCs/>
          <w:sz w:val="22"/>
          <w:szCs w:val="22"/>
          <w:lang w:val="es-CO" w:eastAsia="es-CO"/>
        </w:rPr>
        <w:t>patrones</w:t>
      </w:r>
      <w:r w:rsidRPr="0091766F">
        <w:rPr>
          <w:rFonts w:ascii="Times New Roman" w:eastAsia="Times New Roman" w:hAnsi="Times New Roman" w:cs="Times New Roman"/>
          <w:sz w:val="22"/>
          <w:szCs w:val="22"/>
          <w:lang w:val="es-CO" w:eastAsia="es-CO"/>
        </w:rPr>
        <w:t xml:space="preserve"> de magnitudes comunes para todos. Por ese motivo se creó una convención universal: el </w:t>
      </w:r>
      <w:r w:rsidR="0091766F">
        <w:rPr>
          <w:rFonts w:ascii="Times New Roman" w:eastAsia="Times New Roman" w:hAnsi="Times New Roman" w:cs="Times New Roman"/>
          <w:sz w:val="22"/>
          <w:szCs w:val="22"/>
          <w:lang w:val="es-CO" w:eastAsia="es-CO"/>
        </w:rPr>
        <w:t>Sistema Métrico D</w:t>
      </w:r>
      <w:r w:rsidRPr="0091766F">
        <w:rPr>
          <w:rFonts w:ascii="Times New Roman" w:eastAsia="Times New Roman" w:hAnsi="Times New Roman" w:cs="Times New Roman"/>
          <w:sz w:val="22"/>
          <w:szCs w:val="22"/>
          <w:lang w:val="es-CO" w:eastAsia="es-CO"/>
        </w:rPr>
        <w:t>ecimal.</w:t>
      </w:r>
    </w:p>
    <w:p w14:paraId="0DF2DF38" w14:textId="77777777" w:rsidR="00482800" w:rsidRPr="0091766F" w:rsidRDefault="00482800" w:rsidP="00081745">
      <w:pPr>
        <w:spacing w:after="0"/>
        <w:rPr>
          <w:rFonts w:ascii="Times New Roman" w:hAnsi="Times New Roman" w:cs="Times New Roman"/>
          <w:sz w:val="22"/>
          <w:szCs w:val="22"/>
        </w:rPr>
      </w:pPr>
    </w:p>
    <w:tbl>
      <w:tblPr>
        <w:tblStyle w:val="Tablaconcuadrcula"/>
        <w:tblW w:w="0" w:type="auto"/>
        <w:tblLook w:val="04A0" w:firstRow="1" w:lastRow="0" w:firstColumn="1" w:lastColumn="0" w:noHBand="0" w:noVBand="1"/>
      </w:tblPr>
      <w:tblGrid>
        <w:gridCol w:w="2518"/>
        <w:gridCol w:w="6460"/>
      </w:tblGrid>
      <w:tr w:rsidR="001A15E7" w:rsidRPr="0091766F" w14:paraId="34D07044" w14:textId="77777777" w:rsidTr="00FF20C2">
        <w:tc>
          <w:tcPr>
            <w:tcW w:w="8978" w:type="dxa"/>
            <w:gridSpan w:val="2"/>
            <w:shd w:val="clear" w:color="auto" w:fill="000000" w:themeFill="text1"/>
          </w:tcPr>
          <w:p w14:paraId="396A0F0E" w14:textId="77777777" w:rsidR="001A15E7" w:rsidRPr="0091766F" w:rsidRDefault="001A15E7" w:rsidP="00FF20C2">
            <w:pPr>
              <w:jc w:val="center"/>
              <w:rPr>
                <w:rFonts w:ascii="Times New Roman" w:hAnsi="Times New Roman" w:cs="Times New Roman"/>
                <w:b/>
              </w:rPr>
            </w:pPr>
            <w:r w:rsidRPr="0091766F">
              <w:rPr>
                <w:rFonts w:ascii="Times New Roman" w:hAnsi="Times New Roman" w:cs="Times New Roman"/>
                <w:b/>
              </w:rPr>
              <w:t>Recuerda</w:t>
            </w:r>
          </w:p>
        </w:tc>
      </w:tr>
      <w:tr w:rsidR="0091766F" w:rsidRPr="0091766F" w14:paraId="135A9D37" w14:textId="77777777" w:rsidTr="00FF20C2">
        <w:tc>
          <w:tcPr>
            <w:tcW w:w="2518" w:type="dxa"/>
          </w:tcPr>
          <w:p w14:paraId="3B6FB4EC" w14:textId="77777777" w:rsidR="001A15E7" w:rsidRPr="0091766F" w:rsidRDefault="001A15E7" w:rsidP="00FF20C2">
            <w:pPr>
              <w:rPr>
                <w:rFonts w:ascii="Times New Roman" w:hAnsi="Times New Roman" w:cs="Times New Roman"/>
                <w:b/>
                <w:sz w:val="18"/>
                <w:szCs w:val="18"/>
              </w:rPr>
            </w:pPr>
            <w:r w:rsidRPr="0091766F">
              <w:rPr>
                <w:rFonts w:ascii="Times New Roman" w:hAnsi="Times New Roman" w:cs="Times New Roman"/>
                <w:b/>
                <w:sz w:val="18"/>
                <w:szCs w:val="18"/>
              </w:rPr>
              <w:t>Contenido</w:t>
            </w:r>
          </w:p>
        </w:tc>
        <w:tc>
          <w:tcPr>
            <w:tcW w:w="6460" w:type="dxa"/>
          </w:tcPr>
          <w:p w14:paraId="477CA1DE" w14:textId="77777777" w:rsidR="001A15E7" w:rsidRPr="003D5490" w:rsidRDefault="001A15E7" w:rsidP="003D5490">
            <w:pPr>
              <w:jc w:val="center"/>
              <w:rPr>
                <w:rFonts w:ascii="Times New Roman" w:hAnsi="Times New Roman" w:cs="Times New Roman"/>
                <w:sz w:val="18"/>
                <w:szCs w:val="18"/>
              </w:rPr>
            </w:pPr>
            <w:r w:rsidRPr="0091766F">
              <w:rPr>
                <w:rFonts w:ascii="Times New Roman" w:hAnsi="Times New Roman" w:cs="Times New Roman"/>
                <w:b/>
                <w:sz w:val="18"/>
                <w:szCs w:val="18"/>
              </w:rPr>
              <w:t>Medir</w:t>
            </w:r>
            <w:r w:rsidRPr="0091766F">
              <w:rPr>
                <w:rFonts w:ascii="Times New Roman" w:hAnsi="Times New Roman" w:cs="Times New Roman"/>
                <w:sz w:val="18"/>
                <w:szCs w:val="18"/>
              </w:rPr>
              <w:t xml:space="preserve"> es comp</w:t>
            </w:r>
            <w:r w:rsidR="00DC4CB3">
              <w:rPr>
                <w:rFonts w:ascii="Times New Roman" w:hAnsi="Times New Roman" w:cs="Times New Roman"/>
                <w:sz w:val="18"/>
                <w:szCs w:val="18"/>
              </w:rPr>
              <w:t>a</w:t>
            </w:r>
            <w:r w:rsidRPr="0091766F">
              <w:rPr>
                <w:rFonts w:ascii="Times New Roman" w:hAnsi="Times New Roman" w:cs="Times New Roman"/>
                <w:sz w:val="18"/>
                <w:szCs w:val="18"/>
              </w:rPr>
              <w:t>rar un</w:t>
            </w:r>
            <w:r w:rsidR="004F3148">
              <w:rPr>
                <w:rFonts w:ascii="Times New Roman" w:hAnsi="Times New Roman" w:cs="Times New Roman"/>
                <w:sz w:val="18"/>
                <w:szCs w:val="18"/>
              </w:rPr>
              <w:t>a</w:t>
            </w:r>
            <w:r w:rsidRPr="0091766F">
              <w:rPr>
                <w:rFonts w:ascii="Times New Roman" w:hAnsi="Times New Roman" w:cs="Times New Roman"/>
                <w:sz w:val="18"/>
                <w:szCs w:val="18"/>
              </w:rPr>
              <w:t xml:space="preserve"> </w:t>
            </w:r>
            <w:r w:rsidRPr="0091766F">
              <w:rPr>
                <w:rFonts w:ascii="Times New Roman" w:hAnsi="Times New Roman" w:cs="Times New Roman"/>
                <w:b/>
                <w:sz w:val="18"/>
                <w:szCs w:val="18"/>
              </w:rPr>
              <w:t>magnitud</w:t>
            </w:r>
            <w:r w:rsidRPr="0091766F">
              <w:rPr>
                <w:rFonts w:ascii="Times New Roman" w:hAnsi="Times New Roman" w:cs="Times New Roman"/>
                <w:sz w:val="18"/>
                <w:szCs w:val="18"/>
              </w:rPr>
              <w:t xml:space="preserve"> con un valor prefijado que se denomina </w:t>
            </w:r>
            <w:r w:rsidRPr="0091766F">
              <w:rPr>
                <w:rFonts w:ascii="Times New Roman" w:hAnsi="Times New Roman" w:cs="Times New Roman"/>
                <w:b/>
                <w:sz w:val="18"/>
                <w:szCs w:val="18"/>
              </w:rPr>
              <w:t>patrón</w:t>
            </w:r>
            <w:r w:rsidR="00DC4CB3">
              <w:rPr>
                <w:rFonts w:ascii="Times New Roman" w:hAnsi="Times New Roman" w:cs="Times New Roman"/>
                <w:sz w:val="18"/>
                <w:szCs w:val="18"/>
              </w:rPr>
              <w:t>.</w:t>
            </w:r>
          </w:p>
        </w:tc>
      </w:tr>
    </w:tbl>
    <w:p w14:paraId="164DF91C" w14:textId="77777777" w:rsidR="001A15E7" w:rsidRPr="0091766F" w:rsidRDefault="001A15E7" w:rsidP="00081745">
      <w:pPr>
        <w:spacing w:after="0"/>
        <w:rPr>
          <w:rFonts w:ascii="Times New Roman" w:hAnsi="Times New Roman" w:cs="Times New Roman"/>
        </w:rPr>
      </w:pPr>
    </w:p>
    <w:p w14:paraId="485A6E81" w14:textId="77777777" w:rsidR="00A66BE9" w:rsidRPr="0091766F" w:rsidRDefault="00A66BE9" w:rsidP="00A66BE9">
      <w:pPr>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1.1 Las unidades de medidas antiguas</w:t>
      </w:r>
    </w:p>
    <w:p w14:paraId="504E21B4" w14:textId="77777777" w:rsidR="00637F38" w:rsidRPr="0091766F" w:rsidRDefault="00637F38" w:rsidP="00A66BE9">
      <w:pPr>
        <w:spacing w:after="0"/>
        <w:rPr>
          <w:rFonts w:ascii="Times New Roman" w:hAnsi="Times New Roman" w:cs="Times New Roman"/>
          <w:b/>
        </w:rPr>
      </w:pPr>
    </w:p>
    <w:p w14:paraId="606FE43C" w14:textId="77777777" w:rsidR="001A15E7" w:rsidRDefault="001A15E7" w:rsidP="0091766F">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 xml:space="preserve">Desde la Antigüedad, el ser humano ha definido patrones comunes que le </w:t>
      </w:r>
      <w:r w:rsidR="00EC01A2">
        <w:rPr>
          <w:rFonts w:ascii="Times New Roman" w:eastAsia="Times New Roman" w:hAnsi="Times New Roman" w:cs="Times New Roman"/>
          <w:sz w:val="22"/>
          <w:szCs w:val="22"/>
          <w:lang w:val="es-CO" w:eastAsia="es-CO"/>
        </w:rPr>
        <w:t xml:space="preserve">han </w:t>
      </w:r>
      <w:r w:rsidRPr="0091766F">
        <w:rPr>
          <w:rFonts w:ascii="Times New Roman" w:eastAsia="Times New Roman" w:hAnsi="Times New Roman" w:cs="Times New Roman"/>
          <w:sz w:val="22"/>
          <w:szCs w:val="22"/>
          <w:lang w:val="es-CO" w:eastAsia="es-CO"/>
        </w:rPr>
        <w:t>permit</w:t>
      </w:r>
      <w:r w:rsidR="00CD7254">
        <w:rPr>
          <w:rFonts w:ascii="Times New Roman" w:eastAsia="Times New Roman" w:hAnsi="Times New Roman" w:cs="Times New Roman"/>
          <w:sz w:val="22"/>
          <w:szCs w:val="22"/>
          <w:lang w:val="es-CO" w:eastAsia="es-CO"/>
        </w:rPr>
        <w:t>i</w:t>
      </w:r>
      <w:r w:rsidR="00EC01A2">
        <w:rPr>
          <w:rFonts w:ascii="Times New Roman" w:eastAsia="Times New Roman" w:hAnsi="Times New Roman" w:cs="Times New Roman"/>
          <w:sz w:val="22"/>
          <w:szCs w:val="22"/>
          <w:lang w:val="es-CO" w:eastAsia="es-CO"/>
        </w:rPr>
        <w:t>do</w:t>
      </w:r>
      <w:r w:rsidRPr="0091766F">
        <w:rPr>
          <w:rFonts w:ascii="Times New Roman" w:eastAsia="Times New Roman" w:hAnsi="Times New Roman" w:cs="Times New Roman"/>
          <w:sz w:val="22"/>
          <w:szCs w:val="22"/>
          <w:lang w:val="es-CO" w:eastAsia="es-CO"/>
        </w:rPr>
        <w:t xml:space="preserve"> medir su entorno físico. De este modo se crearon unidades de medida que en un principio fueron muy arbitrarias. Los movimientos de los cuerpos celestes, por ejemplo</w:t>
      </w:r>
      <w:r w:rsidR="00DC4CB3">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proporcionaron una manera sencilla de calcular el tiempo: el día </w:t>
      </w:r>
      <w:r w:rsidR="00EC01A2">
        <w:rPr>
          <w:rFonts w:ascii="Times New Roman" w:eastAsia="Times New Roman" w:hAnsi="Times New Roman" w:cs="Times New Roman"/>
          <w:sz w:val="22"/>
          <w:szCs w:val="22"/>
          <w:lang w:val="es-CO" w:eastAsia="es-CO"/>
        </w:rPr>
        <w:t>era</w:t>
      </w:r>
      <w:r w:rsidR="00EC01A2" w:rsidRPr="0091766F">
        <w:rPr>
          <w:rFonts w:ascii="Times New Roman" w:eastAsia="Times New Roman" w:hAnsi="Times New Roman" w:cs="Times New Roman"/>
          <w:sz w:val="22"/>
          <w:szCs w:val="22"/>
          <w:lang w:val="es-CO" w:eastAsia="es-CO"/>
        </w:rPr>
        <w:t xml:space="preserve"> </w:t>
      </w:r>
      <w:r w:rsidRPr="0091766F">
        <w:rPr>
          <w:rFonts w:ascii="Times New Roman" w:eastAsia="Times New Roman" w:hAnsi="Times New Roman" w:cs="Times New Roman"/>
          <w:sz w:val="22"/>
          <w:szCs w:val="22"/>
          <w:lang w:val="es-CO" w:eastAsia="es-CO"/>
        </w:rPr>
        <w:t xml:space="preserve">el tiempo que transcurría de amanecer a amanecer; el mes </w:t>
      </w:r>
      <w:r w:rsidR="00DC4CB3">
        <w:rPr>
          <w:rFonts w:ascii="Times New Roman" w:eastAsia="Times New Roman" w:hAnsi="Times New Roman" w:cs="Times New Roman"/>
          <w:sz w:val="22"/>
          <w:szCs w:val="22"/>
          <w:lang w:val="es-CO" w:eastAsia="es-CO"/>
        </w:rPr>
        <w:t>e</w:t>
      </w:r>
      <w:r w:rsidR="00EC01A2">
        <w:rPr>
          <w:rFonts w:ascii="Times New Roman" w:eastAsia="Times New Roman" w:hAnsi="Times New Roman" w:cs="Times New Roman"/>
          <w:sz w:val="22"/>
          <w:szCs w:val="22"/>
          <w:lang w:val="es-CO" w:eastAsia="es-CO"/>
        </w:rPr>
        <w:t>ra</w:t>
      </w:r>
      <w:r w:rsidR="00DC4CB3">
        <w:rPr>
          <w:rFonts w:ascii="Times New Roman" w:eastAsia="Times New Roman" w:hAnsi="Times New Roman" w:cs="Times New Roman"/>
          <w:sz w:val="22"/>
          <w:szCs w:val="22"/>
          <w:lang w:val="es-CO" w:eastAsia="es-CO"/>
        </w:rPr>
        <w:t xml:space="preserve"> </w:t>
      </w:r>
      <w:r w:rsidRPr="0091766F">
        <w:rPr>
          <w:rFonts w:ascii="Times New Roman" w:eastAsia="Times New Roman" w:hAnsi="Times New Roman" w:cs="Times New Roman"/>
          <w:sz w:val="22"/>
          <w:szCs w:val="22"/>
          <w:lang w:val="es-CO" w:eastAsia="es-CO"/>
        </w:rPr>
        <w:t>el tiempo que dura</w:t>
      </w:r>
      <w:r w:rsidR="00EC01A2">
        <w:rPr>
          <w:rFonts w:ascii="Times New Roman" w:eastAsia="Times New Roman" w:hAnsi="Times New Roman" w:cs="Times New Roman"/>
          <w:sz w:val="22"/>
          <w:szCs w:val="22"/>
          <w:lang w:val="es-CO" w:eastAsia="es-CO"/>
        </w:rPr>
        <w:t>ba</w:t>
      </w:r>
      <w:r w:rsidRPr="0091766F">
        <w:rPr>
          <w:rFonts w:ascii="Times New Roman" w:eastAsia="Times New Roman" w:hAnsi="Times New Roman" w:cs="Times New Roman"/>
          <w:sz w:val="22"/>
          <w:szCs w:val="22"/>
          <w:lang w:val="es-CO" w:eastAsia="es-CO"/>
        </w:rPr>
        <w:t xml:space="preserve"> el ciclo de fases de la Luna</w:t>
      </w:r>
      <w:r w:rsidR="00DC4CB3">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y el año e</w:t>
      </w:r>
      <w:r w:rsidR="00EC01A2">
        <w:rPr>
          <w:rFonts w:ascii="Times New Roman" w:eastAsia="Times New Roman" w:hAnsi="Times New Roman" w:cs="Times New Roman"/>
          <w:sz w:val="22"/>
          <w:szCs w:val="22"/>
          <w:lang w:val="es-CO" w:eastAsia="es-CO"/>
        </w:rPr>
        <w:t>ra</w:t>
      </w:r>
      <w:r w:rsidRPr="0091766F">
        <w:rPr>
          <w:rFonts w:ascii="Times New Roman" w:eastAsia="Times New Roman" w:hAnsi="Times New Roman" w:cs="Times New Roman"/>
          <w:sz w:val="22"/>
          <w:szCs w:val="22"/>
          <w:lang w:val="es-CO" w:eastAsia="es-CO"/>
        </w:rPr>
        <w:t xml:space="preserve"> el tiempo que tarda</w:t>
      </w:r>
      <w:r w:rsidR="00EC01A2">
        <w:rPr>
          <w:rFonts w:ascii="Times New Roman" w:eastAsia="Times New Roman" w:hAnsi="Times New Roman" w:cs="Times New Roman"/>
          <w:sz w:val="22"/>
          <w:szCs w:val="22"/>
          <w:lang w:val="es-CO" w:eastAsia="es-CO"/>
        </w:rPr>
        <w:t>ba</w:t>
      </w:r>
      <w:r w:rsidRPr="0091766F">
        <w:rPr>
          <w:rFonts w:ascii="Times New Roman" w:eastAsia="Times New Roman" w:hAnsi="Times New Roman" w:cs="Times New Roman"/>
          <w:sz w:val="22"/>
          <w:szCs w:val="22"/>
          <w:lang w:val="es-CO" w:eastAsia="es-CO"/>
        </w:rPr>
        <w:t xml:space="preserve"> la Tierra en recorrer su órbita en torno al Sol.</w:t>
      </w:r>
    </w:p>
    <w:p w14:paraId="3F93B693" w14:textId="77777777" w:rsidR="0091766F" w:rsidRPr="0091766F" w:rsidRDefault="0091766F" w:rsidP="0091766F">
      <w:pPr>
        <w:shd w:val="clear" w:color="auto" w:fill="FFFFFF"/>
        <w:spacing w:after="0"/>
        <w:jc w:val="both"/>
        <w:rPr>
          <w:rFonts w:ascii="Times New Roman" w:eastAsia="Times New Roman" w:hAnsi="Times New Roman" w:cs="Times New Roman"/>
          <w:sz w:val="22"/>
          <w:szCs w:val="22"/>
          <w:lang w:val="es-CO" w:eastAsia="es-CO"/>
        </w:rPr>
      </w:pPr>
    </w:p>
    <w:p w14:paraId="20D00B02" w14:textId="77777777" w:rsidR="001A15E7" w:rsidRPr="0091766F" w:rsidRDefault="001A15E7" w:rsidP="0091766F">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Otras mediciones, como las de longitud, se llevaban a cabo tomando como unidad</w:t>
      </w:r>
      <w:r w:rsidR="00EC01A2">
        <w:rPr>
          <w:rFonts w:ascii="Times New Roman" w:eastAsia="Times New Roman" w:hAnsi="Times New Roman" w:cs="Times New Roman"/>
          <w:sz w:val="22"/>
          <w:szCs w:val="22"/>
          <w:lang w:val="es-CO" w:eastAsia="es-CO"/>
        </w:rPr>
        <w:t>es</w:t>
      </w:r>
      <w:r w:rsidRPr="0091766F">
        <w:rPr>
          <w:rFonts w:ascii="Times New Roman" w:eastAsia="Times New Roman" w:hAnsi="Times New Roman" w:cs="Times New Roman"/>
          <w:sz w:val="22"/>
          <w:szCs w:val="22"/>
          <w:lang w:val="es-CO" w:eastAsia="es-CO"/>
        </w:rPr>
        <w:t> </w:t>
      </w:r>
      <w:r w:rsidRPr="0091766F">
        <w:rPr>
          <w:rFonts w:ascii="Times New Roman" w:eastAsia="Times New Roman" w:hAnsi="Times New Roman" w:cs="Times New Roman"/>
          <w:b/>
          <w:bCs/>
          <w:sz w:val="22"/>
          <w:szCs w:val="22"/>
          <w:lang w:val="es-CO" w:eastAsia="es-CO"/>
        </w:rPr>
        <w:t>partes del cuerpo humano</w:t>
      </w:r>
      <w:r w:rsidRPr="0091766F">
        <w:rPr>
          <w:rFonts w:ascii="Times New Roman" w:eastAsia="Times New Roman" w:hAnsi="Times New Roman" w:cs="Times New Roman"/>
          <w:sz w:val="22"/>
          <w:szCs w:val="22"/>
          <w:lang w:val="es-CO" w:eastAsia="es-CO"/>
        </w:rPr>
        <w:t> </w:t>
      </w:r>
      <w:r w:rsidR="00DC4CB3">
        <w:rPr>
          <w:rFonts w:ascii="Times New Roman" w:eastAsia="Times New Roman" w:hAnsi="Times New Roman" w:cs="Times New Roman"/>
          <w:sz w:val="22"/>
          <w:szCs w:val="22"/>
          <w:lang w:val="es-CO" w:eastAsia="es-CO"/>
        </w:rPr>
        <w:t>y</w:t>
      </w:r>
      <w:r w:rsidR="00DC4CB3" w:rsidRPr="0091766F">
        <w:rPr>
          <w:rFonts w:ascii="Times New Roman" w:eastAsia="Times New Roman" w:hAnsi="Times New Roman" w:cs="Times New Roman"/>
          <w:sz w:val="22"/>
          <w:szCs w:val="22"/>
          <w:lang w:val="es-CO" w:eastAsia="es-CO"/>
        </w:rPr>
        <w:t xml:space="preserve"> </w:t>
      </w:r>
      <w:r w:rsidRPr="0091766F">
        <w:rPr>
          <w:rFonts w:ascii="Times New Roman" w:eastAsia="Times New Roman" w:hAnsi="Times New Roman" w:cs="Times New Roman"/>
          <w:sz w:val="22"/>
          <w:szCs w:val="22"/>
          <w:lang w:val="es-CO" w:eastAsia="es-CO"/>
        </w:rPr>
        <w:t xml:space="preserve">distintos utensilios. Algunas de las primeras unidades empleadas como medida de longitud fueron el codo, el pie, la pulgada, la yarda </w:t>
      </w:r>
      <w:r w:rsidR="00DC4CB3">
        <w:rPr>
          <w:rFonts w:ascii="Times New Roman" w:eastAsia="Times New Roman" w:hAnsi="Times New Roman" w:cs="Times New Roman"/>
          <w:sz w:val="22"/>
          <w:szCs w:val="22"/>
          <w:lang w:val="es-CO" w:eastAsia="es-CO"/>
        </w:rPr>
        <w:t>y</w:t>
      </w:r>
      <w:r w:rsidR="00DC4CB3" w:rsidRPr="0091766F">
        <w:rPr>
          <w:rFonts w:ascii="Times New Roman" w:eastAsia="Times New Roman" w:hAnsi="Times New Roman" w:cs="Times New Roman"/>
          <w:sz w:val="22"/>
          <w:szCs w:val="22"/>
          <w:lang w:val="es-CO" w:eastAsia="es-CO"/>
        </w:rPr>
        <w:t xml:space="preserve"> </w:t>
      </w:r>
      <w:r w:rsidRPr="0091766F">
        <w:rPr>
          <w:rFonts w:ascii="Times New Roman" w:eastAsia="Times New Roman" w:hAnsi="Times New Roman" w:cs="Times New Roman"/>
          <w:sz w:val="22"/>
          <w:szCs w:val="22"/>
          <w:lang w:val="es-CO" w:eastAsia="es-CO"/>
        </w:rPr>
        <w:t>los pasos.</w:t>
      </w:r>
    </w:p>
    <w:p w14:paraId="68430AE4" w14:textId="77777777" w:rsidR="001A15E7" w:rsidRDefault="001A15E7" w:rsidP="0091766F">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lastRenderedPageBreak/>
        <w:t xml:space="preserve">En cuanto a las medidas de capacidad se utilizaron unidades distintas para medir líquidos </w:t>
      </w:r>
      <w:r w:rsidR="00DC4CB3">
        <w:rPr>
          <w:rFonts w:ascii="Times New Roman" w:eastAsia="Times New Roman" w:hAnsi="Times New Roman" w:cs="Times New Roman"/>
          <w:sz w:val="22"/>
          <w:szCs w:val="22"/>
          <w:lang w:val="es-CO" w:eastAsia="es-CO"/>
        </w:rPr>
        <w:t xml:space="preserve">y </w:t>
      </w:r>
      <w:r w:rsidRPr="0091766F">
        <w:rPr>
          <w:rFonts w:ascii="Times New Roman" w:eastAsia="Times New Roman" w:hAnsi="Times New Roman" w:cs="Times New Roman"/>
          <w:sz w:val="22"/>
          <w:szCs w:val="22"/>
          <w:lang w:val="es-CO" w:eastAsia="es-CO"/>
        </w:rPr>
        <w:t xml:space="preserve">sólidos. Los nombres de las unidades correspondían a los de los recipientes que se empleaban para medir, como el ánfora, el cuartillo </w:t>
      </w:r>
      <w:r w:rsidR="00DC4CB3">
        <w:rPr>
          <w:rFonts w:ascii="Times New Roman" w:eastAsia="Times New Roman" w:hAnsi="Times New Roman" w:cs="Times New Roman"/>
          <w:sz w:val="22"/>
          <w:szCs w:val="22"/>
          <w:lang w:val="es-CO" w:eastAsia="es-CO"/>
        </w:rPr>
        <w:t>y</w:t>
      </w:r>
      <w:r w:rsidR="00DC4CB3" w:rsidRPr="0091766F">
        <w:rPr>
          <w:rFonts w:ascii="Times New Roman" w:eastAsia="Times New Roman" w:hAnsi="Times New Roman" w:cs="Times New Roman"/>
          <w:sz w:val="22"/>
          <w:szCs w:val="22"/>
          <w:lang w:val="es-CO" w:eastAsia="es-CO"/>
        </w:rPr>
        <w:t xml:space="preserve"> </w:t>
      </w:r>
      <w:r w:rsidRPr="0091766F">
        <w:rPr>
          <w:rFonts w:ascii="Times New Roman" w:eastAsia="Times New Roman" w:hAnsi="Times New Roman" w:cs="Times New Roman"/>
          <w:sz w:val="22"/>
          <w:szCs w:val="22"/>
          <w:lang w:val="es-CO" w:eastAsia="es-CO"/>
        </w:rPr>
        <w:t>la fanega.</w:t>
      </w:r>
    </w:p>
    <w:p w14:paraId="6F05AB63" w14:textId="77777777" w:rsidR="00CD7254" w:rsidRPr="0091766F" w:rsidRDefault="00CD7254" w:rsidP="0091766F">
      <w:pPr>
        <w:shd w:val="clear" w:color="auto" w:fill="FFFFFF"/>
        <w:spacing w:after="0"/>
        <w:jc w:val="both"/>
        <w:rPr>
          <w:rFonts w:ascii="Times New Roman" w:eastAsia="Times New Roman" w:hAnsi="Times New Roman" w:cs="Times New Roman"/>
          <w:sz w:val="22"/>
          <w:szCs w:val="22"/>
          <w:lang w:val="es-CO" w:eastAsia="es-CO"/>
        </w:rPr>
      </w:pPr>
    </w:p>
    <w:p w14:paraId="478CD7A5" w14:textId="77777777" w:rsidR="001A15E7" w:rsidRDefault="001A15E7" w:rsidP="0091766F">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Pa</w:t>
      </w:r>
      <w:r w:rsidR="00CD7254">
        <w:rPr>
          <w:rFonts w:ascii="Times New Roman" w:eastAsia="Times New Roman" w:hAnsi="Times New Roman" w:cs="Times New Roman"/>
          <w:sz w:val="22"/>
          <w:szCs w:val="22"/>
          <w:lang w:val="es-CO" w:eastAsia="es-CO"/>
        </w:rPr>
        <w:t xml:space="preserve">ra medir la masa se emplearon </w:t>
      </w:r>
      <w:r w:rsidRPr="0091766F">
        <w:rPr>
          <w:rFonts w:ascii="Times New Roman" w:eastAsia="Times New Roman" w:hAnsi="Times New Roman" w:cs="Times New Roman"/>
          <w:sz w:val="22"/>
          <w:szCs w:val="22"/>
          <w:lang w:val="es-CO" w:eastAsia="es-CO"/>
        </w:rPr>
        <w:t>diversos instrumentos y medidas como las semillas de trigo, piedras pulidas de diversos tamaños</w:t>
      </w:r>
      <w:r w:rsidR="00DC4CB3">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y medidas como la libra, la onza, la arroba, el quintal </w:t>
      </w:r>
      <w:r w:rsidR="00DC4CB3">
        <w:rPr>
          <w:rFonts w:ascii="Times New Roman" w:eastAsia="Times New Roman" w:hAnsi="Times New Roman" w:cs="Times New Roman"/>
          <w:sz w:val="22"/>
          <w:szCs w:val="22"/>
          <w:lang w:val="es-CO" w:eastAsia="es-CO"/>
        </w:rPr>
        <w:t>y</w:t>
      </w:r>
      <w:r w:rsidR="00DC4CB3" w:rsidRPr="0091766F">
        <w:rPr>
          <w:rFonts w:ascii="Times New Roman" w:eastAsia="Times New Roman" w:hAnsi="Times New Roman" w:cs="Times New Roman"/>
          <w:sz w:val="22"/>
          <w:szCs w:val="22"/>
          <w:lang w:val="es-CO" w:eastAsia="es-CO"/>
        </w:rPr>
        <w:t xml:space="preserve"> </w:t>
      </w:r>
      <w:r w:rsidRPr="0091766F">
        <w:rPr>
          <w:rFonts w:ascii="Times New Roman" w:eastAsia="Times New Roman" w:hAnsi="Times New Roman" w:cs="Times New Roman"/>
          <w:sz w:val="22"/>
          <w:szCs w:val="22"/>
          <w:lang w:val="es-CO" w:eastAsia="es-CO"/>
        </w:rPr>
        <w:t>la tonelada.</w:t>
      </w:r>
    </w:p>
    <w:p w14:paraId="0139B754" w14:textId="77777777" w:rsidR="0091766F" w:rsidRPr="0091766F" w:rsidRDefault="0091766F" w:rsidP="0091766F">
      <w:pPr>
        <w:shd w:val="clear" w:color="auto" w:fill="FFFFFF"/>
        <w:spacing w:after="0"/>
        <w:jc w:val="both"/>
        <w:rPr>
          <w:rFonts w:ascii="Times New Roman" w:eastAsia="Times New Roman" w:hAnsi="Times New Roman" w:cs="Times New Roman"/>
          <w:sz w:val="22"/>
          <w:szCs w:val="22"/>
          <w:lang w:val="es-CO" w:eastAsia="es-CO"/>
        </w:rPr>
      </w:pPr>
    </w:p>
    <w:p w14:paraId="1E3AB196" w14:textId="77777777" w:rsidR="001A15E7" w:rsidRPr="0091766F" w:rsidRDefault="001A15E7" w:rsidP="0091766F">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 xml:space="preserve">Mientras el ser humano vivió en comunidades aisladas en las que el comercio se limitaba a una extensión local, las unidades de medida solo tenían que ser compartidas por grupos cercanos. Sin embargo, cuando se incrementaron las distancias de los intercambios se hizo necesario establecer unidades de medida que tuvieran el mismo valor para </w:t>
      </w:r>
      <w:r w:rsidR="00CD7254">
        <w:rPr>
          <w:rFonts w:ascii="Times New Roman" w:eastAsia="Times New Roman" w:hAnsi="Times New Roman" w:cs="Times New Roman"/>
          <w:sz w:val="22"/>
          <w:szCs w:val="22"/>
          <w:lang w:val="es-CO" w:eastAsia="es-CO"/>
        </w:rPr>
        <w:t>todos</w:t>
      </w:r>
      <w:r w:rsidR="005C417A">
        <w:rPr>
          <w:rFonts w:ascii="Times New Roman" w:eastAsia="Times New Roman" w:hAnsi="Times New Roman" w:cs="Times New Roman"/>
          <w:sz w:val="22"/>
          <w:szCs w:val="22"/>
          <w:lang w:val="es-CO" w:eastAsia="es-CO"/>
        </w:rPr>
        <w:t xml:space="preserve"> los involucrados</w:t>
      </w:r>
      <w:r w:rsidR="00CD7254">
        <w:rPr>
          <w:rFonts w:ascii="Times New Roman" w:eastAsia="Times New Roman" w:hAnsi="Times New Roman" w:cs="Times New Roman"/>
          <w:sz w:val="22"/>
          <w:szCs w:val="22"/>
          <w:lang w:val="es-CO" w:eastAsia="es-CO"/>
        </w:rPr>
        <w:t>.</w:t>
      </w:r>
    </w:p>
    <w:p w14:paraId="4CBB9771" w14:textId="77777777" w:rsidR="001A15E7" w:rsidRPr="0091766F" w:rsidRDefault="001A15E7" w:rsidP="00A66BE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637F38" w:rsidRPr="0091766F" w14:paraId="48179C28" w14:textId="77777777" w:rsidTr="00CD7254">
        <w:tc>
          <w:tcPr>
            <w:tcW w:w="8828" w:type="dxa"/>
            <w:gridSpan w:val="2"/>
            <w:shd w:val="clear" w:color="auto" w:fill="000000" w:themeFill="text1"/>
          </w:tcPr>
          <w:p w14:paraId="53ADA81F" w14:textId="77777777" w:rsidR="00637F38" w:rsidRPr="0091766F" w:rsidRDefault="00637F38" w:rsidP="003D2065">
            <w:pPr>
              <w:jc w:val="center"/>
              <w:rPr>
                <w:rFonts w:ascii="Times New Roman" w:hAnsi="Times New Roman" w:cs="Times New Roman"/>
                <w:b/>
              </w:rPr>
            </w:pPr>
            <w:r w:rsidRPr="0091766F">
              <w:rPr>
                <w:rFonts w:ascii="Times New Roman" w:hAnsi="Times New Roman" w:cs="Times New Roman"/>
                <w:b/>
              </w:rPr>
              <w:t>Profundiza (recurso de exposición)</w:t>
            </w:r>
          </w:p>
        </w:tc>
      </w:tr>
      <w:tr w:rsidR="00637F38" w:rsidRPr="0091766F" w14:paraId="51613816" w14:textId="77777777" w:rsidTr="00CD7254">
        <w:tc>
          <w:tcPr>
            <w:tcW w:w="2470" w:type="dxa"/>
          </w:tcPr>
          <w:p w14:paraId="4CCE7DC7"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8" w:type="dxa"/>
          </w:tcPr>
          <w:p w14:paraId="28BC0D91"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rPr>
              <w:t>MA_06_13_REC10</w:t>
            </w:r>
          </w:p>
        </w:tc>
      </w:tr>
      <w:tr w:rsidR="00637F38" w:rsidRPr="0091766F" w14:paraId="562D4530" w14:textId="77777777" w:rsidTr="00CD7254">
        <w:tc>
          <w:tcPr>
            <w:tcW w:w="2470" w:type="dxa"/>
          </w:tcPr>
          <w:p w14:paraId="19B1779D"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Título</w:t>
            </w:r>
          </w:p>
        </w:tc>
        <w:tc>
          <w:tcPr>
            <w:tcW w:w="6358" w:type="dxa"/>
          </w:tcPr>
          <w:p w14:paraId="484690C9" w14:textId="77777777" w:rsidR="00637F38" w:rsidRPr="0091766F" w:rsidRDefault="00637F38" w:rsidP="003D2065">
            <w:pPr>
              <w:tabs>
                <w:tab w:val="right" w:pos="8498"/>
              </w:tabs>
              <w:rPr>
                <w:rFonts w:ascii="Times New Roman" w:hAnsi="Times New Roman" w:cs="Times New Roman"/>
              </w:rPr>
            </w:pPr>
            <w:r w:rsidRPr="0091766F">
              <w:rPr>
                <w:rFonts w:ascii="Times New Roman" w:hAnsi="Times New Roman" w:cs="Times New Roman"/>
              </w:rPr>
              <w:t>La historia de los sistemas de medida</w:t>
            </w:r>
          </w:p>
        </w:tc>
      </w:tr>
      <w:tr w:rsidR="00637F38" w:rsidRPr="0091766F" w14:paraId="21B42DF7" w14:textId="77777777" w:rsidTr="00CD7254">
        <w:tc>
          <w:tcPr>
            <w:tcW w:w="2470" w:type="dxa"/>
          </w:tcPr>
          <w:p w14:paraId="21C417EF"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8" w:type="dxa"/>
          </w:tcPr>
          <w:p w14:paraId="7AD6E8F6" w14:textId="77777777" w:rsidR="00637F38" w:rsidRPr="0091766F" w:rsidRDefault="00637F38" w:rsidP="003D2065">
            <w:pPr>
              <w:rPr>
                <w:rFonts w:ascii="Times New Roman" w:hAnsi="Times New Roman" w:cs="Times New Roman"/>
              </w:rPr>
            </w:pPr>
            <w:r w:rsidRPr="0091766F">
              <w:rPr>
                <w:rFonts w:ascii="Times New Roman" w:hAnsi="Times New Roman" w:cs="Times New Roman"/>
              </w:rPr>
              <w:t>Interactivo que explica cómo se llegó a determinar un sistema universal de medidas</w:t>
            </w:r>
          </w:p>
        </w:tc>
      </w:tr>
    </w:tbl>
    <w:p w14:paraId="1854154E" w14:textId="77777777" w:rsidR="00637F38" w:rsidRPr="0091766F" w:rsidRDefault="00637F38" w:rsidP="00637F38">
      <w:pPr>
        <w:tabs>
          <w:tab w:val="right" w:pos="8498"/>
        </w:tabs>
        <w:spacing w:after="0"/>
        <w:rPr>
          <w:rFonts w:ascii="Times New Roman" w:hAnsi="Times New Roman" w:cs="Times New Roman"/>
        </w:rPr>
      </w:pPr>
    </w:p>
    <w:p w14:paraId="6CC20A21" w14:textId="77777777" w:rsidR="00637F38" w:rsidRPr="0091766F" w:rsidRDefault="00637F38" w:rsidP="00637F3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637F38" w:rsidRPr="0091766F" w14:paraId="346F4280" w14:textId="77777777" w:rsidTr="003D2065">
        <w:tc>
          <w:tcPr>
            <w:tcW w:w="9033" w:type="dxa"/>
            <w:gridSpan w:val="2"/>
            <w:shd w:val="clear" w:color="auto" w:fill="000000" w:themeFill="text1"/>
          </w:tcPr>
          <w:p w14:paraId="6B0B880D" w14:textId="77777777" w:rsidR="00637F38" w:rsidRPr="0091766F" w:rsidRDefault="00637F38" w:rsidP="003D2065">
            <w:pPr>
              <w:jc w:val="center"/>
              <w:rPr>
                <w:rFonts w:ascii="Times New Roman" w:hAnsi="Times New Roman" w:cs="Times New Roman"/>
                <w:b/>
              </w:rPr>
            </w:pPr>
            <w:r w:rsidRPr="0091766F">
              <w:rPr>
                <w:rFonts w:ascii="Times New Roman" w:hAnsi="Times New Roman" w:cs="Times New Roman"/>
                <w:b/>
              </w:rPr>
              <w:t>Profundiza (recurso de exposición)</w:t>
            </w:r>
          </w:p>
        </w:tc>
      </w:tr>
      <w:tr w:rsidR="00637F38" w:rsidRPr="0091766F" w14:paraId="23D27205" w14:textId="77777777" w:rsidTr="003D2065">
        <w:tc>
          <w:tcPr>
            <w:tcW w:w="2518" w:type="dxa"/>
          </w:tcPr>
          <w:p w14:paraId="2B56F202"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418EF178"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rPr>
              <w:t>MA_06_13_REC20</w:t>
            </w:r>
          </w:p>
        </w:tc>
      </w:tr>
      <w:tr w:rsidR="00637F38" w:rsidRPr="0091766F" w14:paraId="69AE09F1" w14:textId="77777777" w:rsidTr="003D2065">
        <w:tc>
          <w:tcPr>
            <w:tcW w:w="2518" w:type="dxa"/>
          </w:tcPr>
          <w:p w14:paraId="5B6CF318"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7DB6D248" w14:textId="77777777" w:rsidR="00637F38" w:rsidRPr="0091766F" w:rsidRDefault="00637F38" w:rsidP="003D2065">
            <w:pPr>
              <w:tabs>
                <w:tab w:val="right" w:pos="8498"/>
              </w:tabs>
              <w:rPr>
                <w:rFonts w:ascii="Times New Roman" w:hAnsi="Times New Roman" w:cs="Times New Roman"/>
              </w:rPr>
            </w:pPr>
            <w:r w:rsidRPr="0091766F">
              <w:rPr>
                <w:rFonts w:ascii="Times New Roman" w:hAnsi="Times New Roman" w:cs="Times New Roman"/>
              </w:rPr>
              <w:t>¿Cuándo utilizamos un sistema métrico?</w:t>
            </w:r>
          </w:p>
        </w:tc>
      </w:tr>
      <w:tr w:rsidR="00637F38" w:rsidRPr="0091766F" w14:paraId="33DFF537" w14:textId="77777777" w:rsidTr="003D2065">
        <w:tc>
          <w:tcPr>
            <w:tcW w:w="2518" w:type="dxa"/>
          </w:tcPr>
          <w:p w14:paraId="54C05112"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70F2F64E" w14:textId="77777777" w:rsidR="00637F38" w:rsidRPr="0091766F" w:rsidRDefault="00637F38" w:rsidP="003D2065">
            <w:pPr>
              <w:tabs>
                <w:tab w:val="right" w:pos="8498"/>
              </w:tabs>
              <w:rPr>
                <w:rFonts w:ascii="Times New Roman" w:hAnsi="Times New Roman" w:cs="Times New Roman"/>
              </w:rPr>
            </w:pPr>
            <w:r w:rsidRPr="0091766F">
              <w:rPr>
                <w:rFonts w:ascii="Times New Roman" w:hAnsi="Times New Roman" w:cs="Times New Roman"/>
              </w:rPr>
              <w:t>Secuencia de imágenes con situaciones en las que hay que emplear un sistema métrico</w:t>
            </w:r>
          </w:p>
        </w:tc>
      </w:tr>
    </w:tbl>
    <w:p w14:paraId="31CF0198" w14:textId="77777777" w:rsidR="00637F38" w:rsidRPr="0091766F" w:rsidRDefault="00637F38" w:rsidP="00637F38">
      <w:pPr>
        <w:tabs>
          <w:tab w:val="right" w:pos="8498"/>
        </w:tabs>
        <w:spacing w:after="0"/>
        <w:rPr>
          <w:rFonts w:ascii="Times New Roman" w:hAnsi="Times New Roman" w:cs="Times New Roman"/>
        </w:rPr>
      </w:pPr>
    </w:p>
    <w:p w14:paraId="6D7CEA0D" w14:textId="77777777" w:rsidR="00A66BE9" w:rsidRPr="0091766F" w:rsidRDefault="00A66BE9" w:rsidP="00A66BE9">
      <w:pPr>
        <w:spacing w:after="0"/>
        <w:rPr>
          <w:rFonts w:ascii="Times New Roman" w:hAnsi="Times New Roman" w:cs="Times New Roman"/>
          <w:b/>
        </w:rPr>
      </w:pPr>
    </w:p>
    <w:p w14:paraId="6C2BD9A6" w14:textId="77777777" w:rsidR="00A66BE9" w:rsidRPr="0091766F" w:rsidRDefault="00A66BE9" w:rsidP="00A66BE9">
      <w:pPr>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1.2 El sistema métrico decimal</w:t>
      </w:r>
    </w:p>
    <w:p w14:paraId="6949A8EB" w14:textId="77777777" w:rsidR="001A15E7" w:rsidRPr="0091766F" w:rsidRDefault="001A15E7" w:rsidP="00A66BE9">
      <w:pPr>
        <w:spacing w:after="0"/>
        <w:rPr>
          <w:rFonts w:ascii="Times New Roman" w:hAnsi="Times New Roman" w:cs="Times New Roman"/>
          <w:b/>
        </w:rPr>
      </w:pPr>
    </w:p>
    <w:p w14:paraId="49E223B3" w14:textId="77777777" w:rsidR="001A15E7" w:rsidRDefault="001A15E7" w:rsidP="00CD7254">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 xml:space="preserve">Con el paso del tiempo, la población mundial creció y se incrementaron las comunicaciones y los avances </w:t>
      </w:r>
      <w:r w:rsidR="00822695">
        <w:rPr>
          <w:rFonts w:ascii="Times New Roman" w:eastAsia="Times New Roman" w:hAnsi="Times New Roman" w:cs="Times New Roman"/>
          <w:sz w:val="22"/>
          <w:szCs w:val="22"/>
          <w:lang w:val="es-CO" w:eastAsia="es-CO"/>
        </w:rPr>
        <w:t>tecnológicos, lo cual obligó a establecer</w:t>
      </w:r>
      <w:r w:rsidRPr="0091766F">
        <w:rPr>
          <w:rFonts w:ascii="Times New Roman" w:eastAsia="Times New Roman" w:hAnsi="Times New Roman" w:cs="Times New Roman"/>
          <w:sz w:val="22"/>
          <w:szCs w:val="22"/>
          <w:lang w:val="es-CO" w:eastAsia="es-CO"/>
        </w:rPr>
        <w:t xml:space="preserve"> unidades de medida que tuvieran el mismo valor para diversas comunidades. En 1789</w:t>
      </w:r>
      <w:ins w:id="0" w:author="mercyranjel" w:date="2016-03-02T14:01:00Z">
        <w:r w:rsidR="00EC01A2">
          <w:rPr>
            <w:rFonts w:ascii="Times New Roman" w:eastAsia="Times New Roman" w:hAnsi="Times New Roman" w:cs="Times New Roman"/>
            <w:sz w:val="22"/>
            <w:szCs w:val="22"/>
            <w:lang w:val="es-CO" w:eastAsia="es-CO"/>
          </w:rPr>
          <w:t>,</w:t>
        </w:r>
      </w:ins>
      <w:r w:rsidRPr="0091766F">
        <w:rPr>
          <w:rFonts w:ascii="Times New Roman" w:eastAsia="Times New Roman" w:hAnsi="Times New Roman" w:cs="Times New Roman"/>
          <w:sz w:val="22"/>
          <w:szCs w:val="22"/>
          <w:lang w:val="es-CO" w:eastAsia="es-CO"/>
        </w:rPr>
        <w:t xml:space="preserve"> la Academia de Ciencias de París propuso para tal fin el </w:t>
      </w:r>
      <w:r w:rsidR="00EC01A2">
        <w:rPr>
          <w:rFonts w:ascii="Times New Roman" w:eastAsia="Times New Roman" w:hAnsi="Times New Roman" w:cs="Times New Roman"/>
          <w:b/>
          <w:bCs/>
          <w:sz w:val="22"/>
          <w:szCs w:val="22"/>
          <w:lang w:val="es-CO" w:eastAsia="es-CO"/>
        </w:rPr>
        <w:t>S</w:t>
      </w:r>
      <w:r w:rsidRPr="0091766F">
        <w:rPr>
          <w:rFonts w:ascii="Times New Roman" w:eastAsia="Times New Roman" w:hAnsi="Times New Roman" w:cs="Times New Roman"/>
          <w:b/>
          <w:bCs/>
          <w:sz w:val="22"/>
          <w:szCs w:val="22"/>
          <w:lang w:val="es-CO" w:eastAsia="es-CO"/>
        </w:rPr>
        <w:t xml:space="preserve">istema </w:t>
      </w:r>
      <w:r w:rsidR="00EC01A2">
        <w:rPr>
          <w:rFonts w:ascii="Times New Roman" w:eastAsia="Times New Roman" w:hAnsi="Times New Roman" w:cs="Times New Roman"/>
          <w:b/>
          <w:bCs/>
          <w:sz w:val="22"/>
          <w:szCs w:val="22"/>
          <w:lang w:val="es-CO" w:eastAsia="es-CO"/>
        </w:rPr>
        <w:t>M</w:t>
      </w:r>
      <w:r w:rsidRPr="0091766F">
        <w:rPr>
          <w:rFonts w:ascii="Times New Roman" w:eastAsia="Times New Roman" w:hAnsi="Times New Roman" w:cs="Times New Roman"/>
          <w:b/>
          <w:bCs/>
          <w:sz w:val="22"/>
          <w:szCs w:val="22"/>
          <w:lang w:val="es-CO" w:eastAsia="es-CO"/>
        </w:rPr>
        <w:t xml:space="preserve">étrico </w:t>
      </w:r>
      <w:r w:rsidR="00EC01A2">
        <w:rPr>
          <w:rFonts w:ascii="Times New Roman" w:eastAsia="Times New Roman" w:hAnsi="Times New Roman" w:cs="Times New Roman"/>
          <w:b/>
          <w:bCs/>
          <w:sz w:val="22"/>
          <w:szCs w:val="22"/>
          <w:lang w:val="es-CO" w:eastAsia="es-CO"/>
        </w:rPr>
        <w:t>D</w:t>
      </w:r>
      <w:r w:rsidRPr="0091766F">
        <w:rPr>
          <w:rFonts w:ascii="Times New Roman" w:eastAsia="Times New Roman" w:hAnsi="Times New Roman" w:cs="Times New Roman"/>
          <w:b/>
          <w:bCs/>
          <w:sz w:val="22"/>
          <w:szCs w:val="22"/>
          <w:lang w:val="es-CO" w:eastAsia="es-CO"/>
        </w:rPr>
        <w:t>ecimal</w:t>
      </w:r>
      <w:r w:rsidRPr="0091766F">
        <w:rPr>
          <w:rFonts w:ascii="Times New Roman" w:eastAsia="Times New Roman" w:hAnsi="Times New Roman" w:cs="Times New Roman"/>
          <w:sz w:val="22"/>
          <w:szCs w:val="22"/>
          <w:lang w:val="es-CO" w:eastAsia="es-CO"/>
        </w:rPr>
        <w:t>, que fue aceptado como oficial en Francia en 1791.</w:t>
      </w:r>
    </w:p>
    <w:p w14:paraId="03806C30" w14:textId="77777777" w:rsidR="00CD7254" w:rsidRPr="0091766F" w:rsidRDefault="00CD7254" w:rsidP="00CD7254">
      <w:pPr>
        <w:shd w:val="clear" w:color="auto" w:fill="FFFFFF"/>
        <w:spacing w:after="0"/>
        <w:jc w:val="both"/>
        <w:rPr>
          <w:rFonts w:ascii="Times New Roman" w:eastAsia="Times New Roman" w:hAnsi="Times New Roman" w:cs="Times New Roman"/>
          <w:sz w:val="22"/>
          <w:szCs w:val="22"/>
          <w:lang w:val="es-CO" w:eastAsia="es-CO"/>
        </w:rPr>
      </w:pPr>
    </w:p>
    <w:p w14:paraId="70C31EF6" w14:textId="77777777" w:rsidR="001A15E7" w:rsidRPr="0091766F" w:rsidRDefault="001A15E7" w:rsidP="00CD7254">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Las principales características de</w:t>
      </w:r>
      <w:r w:rsidR="00EC01A2">
        <w:rPr>
          <w:rFonts w:ascii="Times New Roman" w:eastAsia="Times New Roman" w:hAnsi="Times New Roman" w:cs="Times New Roman"/>
          <w:sz w:val="22"/>
          <w:szCs w:val="22"/>
          <w:lang w:val="es-CO" w:eastAsia="es-CO"/>
        </w:rPr>
        <w:t xml:space="preserve"> este</w:t>
      </w:r>
      <w:r w:rsidRPr="0091766F">
        <w:rPr>
          <w:rFonts w:ascii="Times New Roman" w:eastAsia="Times New Roman" w:hAnsi="Times New Roman" w:cs="Times New Roman"/>
          <w:sz w:val="22"/>
          <w:szCs w:val="22"/>
          <w:lang w:val="es-CO" w:eastAsia="es-CO"/>
        </w:rPr>
        <w:t xml:space="preserve"> </w:t>
      </w:r>
      <w:r w:rsidR="00EC01A2">
        <w:rPr>
          <w:rFonts w:ascii="Times New Roman" w:eastAsia="Times New Roman" w:hAnsi="Times New Roman" w:cs="Times New Roman"/>
          <w:sz w:val="22"/>
          <w:szCs w:val="22"/>
          <w:lang w:val="es-CO" w:eastAsia="es-CO"/>
        </w:rPr>
        <w:t>S</w:t>
      </w:r>
      <w:r w:rsidRPr="0091766F">
        <w:rPr>
          <w:rFonts w:ascii="Times New Roman" w:eastAsia="Times New Roman" w:hAnsi="Times New Roman" w:cs="Times New Roman"/>
          <w:sz w:val="22"/>
          <w:szCs w:val="22"/>
          <w:lang w:val="es-CO" w:eastAsia="es-CO"/>
        </w:rPr>
        <w:t>istema fueron</w:t>
      </w:r>
      <w:r w:rsidR="00EC01A2">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la adopción de un </w:t>
      </w:r>
      <w:r w:rsidRPr="0091766F">
        <w:rPr>
          <w:rFonts w:ascii="Times New Roman" w:eastAsia="Times New Roman" w:hAnsi="Times New Roman" w:cs="Times New Roman"/>
          <w:b/>
          <w:bCs/>
          <w:sz w:val="22"/>
          <w:szCs w:val="22"/>
          <w:lang w:val="es-CO" w:eastAsia="es-CO"/>
        </w:rPr>
        <w:t>conjunto universal de patrones</w:t>
      </w:r>
      <w:r w:rsidRPr="0091766F">
        <w:rPr>
          <w:rFonts w:ascii="Times New Roman" w:eastAsia="Times New Roman" w:hAnsi="Times New Roman" w:cs="Times New Roman"/>
          <w:sz w:val="22"/>
          <w:szCs w:val="22"/>
          <w:lang w:val="es-CO" w:eastAsia="es-CO"/>
        </w:rPr>
        <w:t xml:space="preserve"> para las diversas magnitudes, que no dependían de magnitudes humanas </w:t>
      </w:r>
      <w:r w:rsidR="00EC01A2">
        <w:rPr>
          <w:rFonts w:ascii="Times New Roman" w:eastAsia="Times New Roman" w:hAnsi="Times New Roman" w:cs="Times New Roman"/>
          <w:sz w:val="22"/>
          <w:szCs w:val="22"/>
          <w:lang w:val="es-CO" w:eastAsia="es-CO"/>
        </w:rPr>
        <w:t xml:space="preserve">ni </w:t>
      </w:r>
      <w:r w:rsidRPr="0091766F">
        <w:rPr>
          <w:rFonts w:ascii="Times New Roman" w:eastAsia="Times New Roman" w:hAnsi="Times New Roman" w:cs="Times New Roman"/>
          <w:sz w:val="22"/>
          <w:szCs w:val="22"/>
          <w:lang w:val="es-CO" w:eastAsia="es-CO"/>
        </w:rPr>
        <w:t>de una determinada cultura</w:t>
      </w:r>
      <w:r w:rsidR="00EC01A2">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y la utilización de un sistema decimal en el que se definían unidades</w:t>
      </w:r>
      <w:r w:rsidR="00EC01A2">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múltiplos y submúltiplos de la unidad principal</w:t>
      </w:r>
      <w:r w:rsidR="00EC01A2">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mediante potencias de 10. En 1889 se convocó en París la I Conferencia General de Pesos y Medidas, en la que participaron diversos países</w:t>
      </w:r>
      <w:r w:rsidR="00EC01A2">
        <w:rPr>
          <w:rFonts w:ascii="Times New Roman" w:eastAsia="Times New Roman" w:hAnsi="Times New Roman" w:cs="Times New Roman"/>
          <w:sz w:val="22"/>
          <w:szCs w:val="22"/>
          <w:lang w:val="es-CO" w:eastAsia="es-CO"/>
        </w:rPr>
        <w:t>;</w:t>
      </w:r>
      <w:r w:rsidRPr="0091766F">
        <w:rPr>
          <w:rFonts w:ascii="Times New Roman" w:eastAsia="Times New Roman" w:hAnsi="Times New Roman" w:cs="Times New Roman"/>
          <w:sz w:val="22"/>
          <w:szCs w:val="22"/>
          <w:lang w:val="es-CO" w:eastAsia="es-CO"/>
        </w:rPr>
        <w:t xml:space="preserve"> </w:t>
      </w:r>
      <w:r w:rsidR="00EC01A2">
        <w:rPr>
          <w:rFonts w:ascii="Times New Roman" w:eastAsia="Times New Roman" w:hAnsi="Times New Roman" w:cs="Times New Roman"/>
          <w:sz w:val="22"/>
          <w:szCs w:val="22"/>
          <w:lang w:val="es-CO" w:eastAsia="es-CO"/>
        </w:rPr>
        <w:t>esta</w:t>
      </w:r>
      <w:r w:rsidRPr="0091766F">
        <w:rPr>
          <w:rFonts w:ascii="Times New Roman" w:eastAsia="Times New Roman" w:hAnsi="Times New Roman" w:cs="Times New Roman"/>
          <w:sz w:val="22"/>
          <w:szCs w:val="22"/>
          <w:lang w:val="es-CO" w:eastAsia="es-CO"/>
        </w:rPr>
        <w:t xml:space="preserve"> </w:t>
      </w:r>
      <w:r w:rsidR="00EC01A2">
        <w:rPr>
          <w:rFonts w:ascii="Times New Roman" w:eastAsia="Times New Roman" w:hAnsi="Times New Roman" w:cs="Times New Roman"/>
          <w:sz w:val="22"/>
          <w:szCs w:val="22"/>
          <w:lang w:val="es-CO" w:eastAsia="es-CO"/>
        </w:rPr>
        <w:t xml:space="preserve">reunión </w:t>
      </w:r>
      <w:r w:rsidRPr="0091766F">
        <w:rPr>
          <w:rFonts w:ascii="Times New Roman" w:eastAsia="Times New Roman" w:hAnsi="Times New Roman" w:cs="Times New Roman"/>
          <w:sz w:val="22"/>
          <w:szCs w:val="22"/>
          <w:lang w:val="es-CO" w:eastAsia="es-CO"/>
        </w:rPr>
        <w:t>supuso el principio de la universalización de las unidades de medida.</w:t>
      </w:r>
    </w:p>
    <w:p w14:paraId="0887C60C" w14:textId="77777777" w:rsidR="001A15E7" w:rsidRPr="0091766F" w:rsidRDefault="001A15E7" w:rsidP="00CD7254">
      <w:pPr>
        <w:spacing w:after="0"/>
        <w:jc w:val="both"/>
        <w:rPr>
          <w:rFonts w:ascii="Times New Roman" w:hAnsi="Times New Roman" w:cs="Times New Roman"/>
          <w:b/>
          <w:sz w:val="22"/>
          <w:szCs w:val="22"/>
        </w:rPr>
      </w:pPr>
    </w:p>
    <w:p w14:paraId="5BC56571" w14:textId="77777777" w:rsidR="001A15E7" w:rsidRPr="0091766F" w:rsidRDefault="001A15E7" w:rsidP="00CD7254">
      <w:pPr>
        <w:spacing w:after="0"/>
        <w:jc w:val="both"/>
        <w:rPr>
          <w:rFonts w:ascii="Times New Roman" w:hAnsi="Times New Roman" w:cs="Times New Roman"/>
          <w:b/>
          <w:sz w:val="22"/>
          <w:szCs w:val="22"/>
        </w:rPr>
      </w:pPr>
      <w:r w:rsidRPr="0091766F">
        <w:rPr>
          <w:rFonts w:ascii="Times New Roman" w:hAnsi="Times New Roman" w:cs="Times New Roman"/>
          <w:sz w:val="22"/>
          <w:szCs w:val="22"/>
          <w:shd w:val="clear" w:color="auto" w:fill="FFFFFF"/>
        </w:rPr>
        <w:t>A partir de esa iniciativa se llegó a los acuerdos que hicieron posible que en la XI Conferencia General de Pesos y Medidas, celebrada en 1960, se adoptara como sistema común el </w:t>
      </w:r>
      <w:r w:rsidRPr="0091766F">
        <w:rPr>
          <w:rFonts w:ascii="Times New Roman" w:hAnsi="Times New Roman" w:cs="Times New Roman"/>
          <w:b/>
          <w:bCs/>
          <w:sz w:val="22"/>
          <w:szCs w:val="22"/>
          <w:shd w:val="clear" w:color="auto" w:fill="FFFFFF"/>
        </w:rPr>
        <w:t>Sistema Internacional de Unidades (SI)</w:t>
      </w:r>
      <w:r w:rsidRPr="0091766F">
        <w:rPr>
          <w:rFonts w:ascii="Times New Roman" w:hAnsi="Times New Roman" w:cs="Times New Roman"/>
          <w:sz w:val="22"/>
          <w:szCs w:val="22"/>
          <w:shd w:val="clear" w:color="auto" w:fill="FFFFFF"/>
        </w:rPr>
        <w:t xml:space="preserve">, aceptado hoy de forma oficial por </w:t>
      </w:r>
      <w:r w:rsidR="00EC01A2">
        <w:rPr>
          <w:rFonts w:ascii="Times New Roman" w:hAnsi="Times New Roman" w:cs="Times New Roman"/>
          <w:sz w:val="22"/>
          <w:szCs w:val="22"/>
          <w:shd w:val="clear" w:color="auto" w:fill="FFFFFF"/>
        </w:rPr>
        <w:t xml:space="preserve">casi </w:t>
      </w:r>
      <w:r w:rsidRPr="0091766F">
        <w:rPr>
          <w:rFonts w:ascii="Times New Roman" w:hAnsi="Times New Roman" w:cs="Times New Roman"/>
          <w:sz w:val="22"/>
          <w:szCs w:val="22"/>
          <w:shd w:val="clear" w:color="auto" w:fill="FFFFFF"/>
        </w:rPr>
        <w:t>todas las naciones, con excepción de Estados Unidos, Liberia y Myanmar.</w:t>
      </w:r>
    </w:p>
    <w:p w14:paraId="3ED18AE6" w14:textId="77777777" w:rsidR="00CC4099" w:rsidRPr="0091766F" w:rsidRDefault="00CC4099" w:rsidP="00A66BE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637F38" w:rsidRPr="0091766F" w14:paraId="7CD67A11" w14:textId="77777777" w:rsidTr="003D2065">
        <w:tc>
          <w:tcPr>
            <w:tcW w:w="9033" w:type="dxa"/>
            <w:gridSpan w:val="2"/>
            <w:shd w:val="clear" w:color="auto" w:fill="000000" w:themeFill="text1"/>
          </w:tcPr>
          <w:p w14:paraId="07CA7426" w14:textId="77777777" w:rsidR="00637F38" w:rsidRPr="0091766F" w:rsidRDefault="00637F38"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637F38" w:rsidRPr="0091766F" w14:paraId="4A7570B7" w14:textId="77777777" w:rsidTr="003D2065">
        <w:tc>
          <w:tcPr>
            <w:tcW w:w="2518" w:type="dxa"/>
          </w:tcPr>
          <w:p w14:paraId="4B15DB15"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208286AD"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rPr>
              <w:t>MA_06_13_REC30</w:t>
            </w:r>
          </w:p>
        </w:tc>
      </w:tr>
      <w:tr w:rsidR="00637F38" w:rsidRPr="0091766F" w14:paraId="4BE5684A" w14:textId="77777777" w:rsidTr="003D2065">
        <w:tc>
          <w:tcPr>
            <w:tcW w:w="2518" w:type="dxa"/>
          </w:tcPr>
          <w:p w14:paraId="1671FC77"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2DEF2EDC" w14:textId="77777777" w:rsidR="00637F38" w:rsidRPr="0091766F" w:rsidRDefault="00637F38" w:rsidP="003D2065">
            <w:pPr>
              <w:rPr>
                <w:rFonts w:ascii="Times New Roman" w:hAnsi="Times New Roman" w:cs="Times New Roman"/>
              </w:rPr>
            </w:pPr>
            <w:r w:rsidRPr="0091766F">
              <w:rPr>
                <w:rFonts w:ascii="Times New Roman" w:hAnsi="Times New Roman" w:cs="Times New Roman"/>
              </w:rPr>
              <w:t>Estima la medida de los objetos</w:t>
            </w:r>
          </w:p>
        </w:tc>
      </w:tr>
      <w:tr w:rsidR="00637F38" w:rsidRPr="0091766F" w14:paraId="443EA53F" w14:textId="77777777" w:rsidTr="003D2065">
        <w:tc>
          <w:tcPr>
            <w:tcW w:w="2518" w:type="dxa"/>
          </w:tcPr>
          <w:p w14:paraId="3ADECBD4"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103E61E7" w14:textId="77777777" w:rsidR="00637F38" w:rsidRPr="0091766F" w:rsidRDefault="00637F38" w:rsidP="003D2065">
            <w:pPr>
              <w:rPr>
                <w:rFonts w:ascii="Times New Roman" w:hAnsi="Times New Roman" w:cs="Times New Roman"/>
              </w:rPr>
            </w:pPr>
            <w:r w:rsidRPr="0091766F">
              <w:rPr>
                <w:rFonts w:ascii="Times New Roman" w:hAnsi="Times New Roman" w:cs="Times New Roman"/>
              </w:rPr>
              <w:t>Actividades para estimar la medida de algunos objetos</w:t>
            </w:r>
          </w:p>
        </w:tc>
      </w:tr>
    </w:tbl>
    <w:p w14:paraId="325642EC" w14:textId="77777777" w:rsidR="00637F38" w:rsidRPr="0091766F" w:rsidRDefault="00637F38" w:rsidP="00A66BE9">
      <w:pPr>
        <w:spacing w:after="0"/>
        <w:rPr>
          <w:rFonts w:ascii="Times New Roman" w:hAnsi="Times New Roman" w:cs="Times New Roman"/>
          <w:b/>
        </w:rPr>
      </w:pPr>
    </w:p>
    <w:p w14:paraId="325213D4" w14:textId="77777777" w:rsidR="00A66BE9" w:rsidRDefault="00A66BE9" w:rsidP="00A66BE9">
      <w:pPr>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1.3 Consolidación</w:t>
      </w:r>
    </w:p>
    <w:p w14:paraId="11CF796B" w14:textId="77777777" w:rsidR="002047DD" w:rsidRDefault="002047DD" w:rsidP="00A66BE9">
      <w:pPr>
        <w:spacing w:after="0"/>
        <w:rPr>
          <w:rFonts w:ascii="Times New Roman" w:hAnsi="Times New Roman" w:cs="Times New Roman"/>
          <w:b/>
        </w:rPr>
      </w:pPr>
    </w:p>
    <w:p w14:paraId="5F71C9B2" w14:textId="77777777" w:rsidR="002047DD" w:rsidRPr="008D592F" w:rsidRDefault="002047DD" w:rsidP="002047DD">
      <w:pPr>
        <w:pStyle w:val="TextoPLANETA"/>
        <w:rPr>
          <w:szCs w:val="22"/>
          <w:lang w:val="es-CO"/>
        </w:rPr>
      </w:pPr>
      <w:r w:rsidRPr="008D592F">
        <w:rPr>
          <w:szCs w:val="22"/>
          <w:lang w:val="es-CO"/>
        </w:rPr>
        <w:t>Actividades para afianzar lo que has aprendido en esta sección.</w:t>
      </w:r>
    </w:p>
    <w:p w14:paraId="2B53AAF9" w14:textId="77777777" w:rsidR="002047DD" w:rsidRPr="0091766F" w:rsidRDefault="002047DD" w:rsidP="00A66BE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637F38" w:rsidRPr="0091766F" w14:paraId="0E300C3E" w14:textId="77777777" w:rsidTr="002047DD">
        <w:tc>
          <w:tcPr>
            <w:tcW w:w="8828" w:type="dxa"/>
            <w:gridSpan w:val="2"/>
            <w:shd w:val="clear" w:color="auto" w:fill="000000" w:themeFill="text1"/>
          </w:tcPr>
          <w:p w14:paraId="43D2EF38" w14:textId="77777777" w:rsidR="00637F38" w:rsidRPr="0091766F" w:rsidRDefault="00637F38"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637F38" w:rsidRPr="0091766F" w14:paraId="2E9A9C23" w14:textId="77777777" w:rsidTr="002047DD">
        <w:tc>
          <w:tcPr>
            <w:tcW w:w="2470" w:type="dxa"/>
          </w:tcPr>
          <w:p w14:paraId="64525248"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8" w:type="dxa"/>
          </w:tcPr>
          <w:p w14:paraId="452B70FE" w14:textId="77777777" w:rsidR="00637F38" w:rsidRPr="0091766F" w:rsidRDefault="00637F38" w:rsidP="003D2065">
            <w:pPr>
              <w:rPr>
                <w:rFonts w:ascii="Times New Roman" w:hAnsi="Times New Roman" w:cs="Times New Roman"/>
                <w:b/>
                <w:sz w:val="18"/>
                <w:szCs w:val="18"/>
              </w:rPr>
            </w:pPr>
            <w:r w:rsidRPr="0091766F">
              <w:rPr>
                <w:rFonts w:ascii="Times New Roman" w:hAnsi="Times New Roman" w:cs="Times New Roman"/>
              </w:rPr>
              <w:t>MA_06_13_REC40</w:t>
            </w:r>
          </w:p>
        </w:tc>
      </w:tr>
      <w:tr w:rsidR="00637F38" w:rsidRPr="0091766F" w14:paraId="428C5BA4" w14:textId="77777777" w:rsidTr="002047DD">
        <w:tc>
          <w:tcPr>
            <w:tcW w:w="2470" w:type="dxa"/>
          </w:tcPr>
          <w:p w14:paraId="7C64B8B6"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Título</w:t>
            </w:r>
          </w:p>
        </w:tc>
        <w:tc>
          <w:tcPr>
            <w:tcW w:w="6358" w:type="dxa"/>
          </w:tcPr>
          <w:p w14:paraId="3F0F21B1" w14:textId="77777777" w:rsidR="00637F38" w:rsidRPr="0091766F" w:rsidRDefault="00637F38" w:rsidP="003D2065">
            <w:pPr>
              <w:rPr>
                <w:rFonts w:ascii="Times New Roman" w:hAnsi="Times New Roman" w:cs="Times New Roman"/>
              </w:rPr>
            </w:pPr>
            <w:r w:rsidRPr="0091766F">
              <w:rPr>
                <w:rFonts w:ascii="Times New Roman" w:hAnsi="Times New Roman" w:cs="Times New Roman"/>
              </w:rPr>
              <w:t>Refuerza tu aprendizaje: El proceso de la medición</w:t>
            </w:r>
          </w:p>
        </w:tc>
      </w:tr>
      <w:tr w:rsidR="00637F38" w:rsidRPr="0091766F" w14:paraId="7E64E93F" w14:textId="77777777" w:rsidTr="002047DD">
        <w:tc>
          <w:tcPr>
            <w:tcW w:w="2470" w:type="dxa"/>
          </w:tcPr>
          <w:p w14:paraId="1DA48257" w14:textId="77777777" w:rsidR="00637F38" w:rsidRPr="0091766F" w:rsidRDefault="00637F38"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8" w:type="dxa"/>
          </w:tcPr>
          <w:p w14:paraId="4B28FC53" w14:textId="77777777" w:rsidR="00637F38" w:rsidRPr="0091766F" w:rsidRDefault="00637F38" w:rsidP="003D2065">
            <w:pPr>
              <w:rPr>
                <w:rFonts w:ascii="Times New Roman" w:hAnsi="Times New Roman" w:cs="Times New Roman"/>
              </w:rPr>
            </w:pPr>
            <w:r w:rsidRPr="0091766F">
              <w:rPr>
                <w:rFonts w:ascii="Times New Roman" w:hAnsi="Times New Roman" w:cs="Times New Roman"/>
              </w:rPr>
              <w:t>Actividades sobre El proceso de medición</w:t>
            </w:r>
          </w:p>
        </w:tc>
      </w:tr>
    </w:tbl>
    <w:p w14:paraId="005501B6" w14:textId="77777777" w:rsidR="00637F38" w:rsidRPr="0091766F" w:rsidRDefault="00637F38" w:rsidP="00A66BE9">
      <w:pPr>
        <w:spacing w:after="0"/>
        <w:rPr>
          <w:rFonts w:ascii="Times New Roman" w:hAnsi="Times New Roman" w:cs="Times New Roman"/>
          <w:b/>
        </w:rPr>
      </w:pPr>
    </w:p>
    <w:p w14:paraId="582F6547" w14:textId="77777777" w:rsidR="00A66BE9" w:rsidRPr="0091766F" w:rsidRDefault="00A66BE9" w:rsidP="00A66BE9">
      <w:pPr>
        <w:spacing w:after="0"/>
        <w:rPr>
          <w:rFonts w:ascii="Times New Roman" w:hAnsi="Times New Roman" w:cs="Times New Roman"/>
          <w:b/>
        </w:rPr>
      </w:pPr>
    </w:p>
    <w:p w14:paraId="2D4D3D8C" w14:textId="77777777" w:rsidR="00A66BE9" w:rsidRPr="0091766F" w:rsidRDefault="00A66BE9" w:rsidP="00A66BE9">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2 </w:t>
      </w:r>
      <w:r w:rsidR="00934B16" w:rsidRPr="0091766F">
        <w:rPr>
          <w:rFonts w:ascii="Times New Roman" w:eastAsia="Times New Roman" w:hAnsi="Times New Roman" w:cs="Times New Roman"/>
          <w:b/>
          <w:bCs/>
          <w:sz w:val="22"/>
          <w:szCs w:val="22"/>
        </w:rPr>
        <w:t>El Sistema Internacional de Unidades (SI)</w:t>
      </w:r>
    </w:p>
    <w:p w14:paraId="073EE32D" w14:textId="77777777" w:rsidR="001A15E7" w:rsidRPr="0091766F" w:rsidRDefault="001A15E7" w:rsidP="00A66BE9">
      <w:pPr>
        <w:tabs>
          <w:tab w:val="right" w:pos="8498"/>
        </w:tabs>
        <w:spacing w:after="0"/>
        <w:rPr>
          <w:rFonts w:ascii="Times New Roman" w:eastAsia="Times New Roman" w:hAnsi="Times New Roman" w:cs="Times New Roman"/>
          <w:b/>
          <w:bCs/>
          <w:sz w:val="22"/>
          <w:szCs w:val="22"/>
        </w:rPr>
      </w:pPr>
    </w:p>
    <w:p w14:paraId="129DFB7C" w14:textId="77777777" w:rsidR="001A15E7" w:rsidRDefault="001A15E7" w:rsidP="002047DD">
      <w:pPr>
        <w:shd w:val="clear" w:color="auto" w:fill="FFFFFF"/>
        <w:spacing w:after="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sz w:val="22"/>
          <w:szCs w:val="22"/>
          <w:lang w:val="es-CO" w:eastAsia="es-CO"/>
        </w:rPr>
        <w:t>El </w:t>
      </w:r>
      <w:r w:rsidRPr="0091766F">
        <w:rPr>
          <w:rFonts w:ascii="Times New Roman" w:eastAsia="Times New Roman" w:hAnsi="Times New Roman" w:cs="Times New Roman"/>
          <w:b/>
          <w:bCs/>
          <w:sz w:val="22"/>
          <w:szCs w:val="22"/>
          <w:lang w:val="es-CO" w:eastAsia="es-CO"/>
        </w:rPr>
        <w:t>SI</w:t>
      </w:r>
      <w:r w:rsidRPr="0091766F">
        <w:rPr>
          <w:rFonts w:ascii="Times New Roman" w:eastAsia="Times New Roman" w:hAnsi="Times New Roman" w:cs="Times New Roman"/>
          <w:sz w:val="22"/>
          <w:szCs w:val="22"/>
          <w:lang w:val="es-CO" w:eastAsia="es-CO"/>
        </w:rPr>
        <w:t xml:space="preserve"> es un sistema decimal de unidades en el cual los múltiplos y </w:t>
      </w:r>
      <w:r w:rsidR="00EC01A2">
        <w:rPr>
          <w:rFonts w:ascii="Times New Roman" w:eastAsia="Times New Roman" w:hAnsi="Times New Roman" w:cs="Times New Roman"/>
          <w:sz w:val="22"/>
          <w:szCs w:val="22"/>
          <w:lang w:val="es-CO" w:eastAsia="es-CO"/>
        </w:rPr>
        <w:t xml:space="preserve">los </w:t>
      </w:r>
      <w:r w:rsidRPr="0091766F">
        <w:rPr>
          <w:rFonts w:ascii="Times New Roman" w:eastAsia="Times New Roman" w:hAnsi="Times New Roman" w:cs="Times New Roman"/>
          <w:sz w:val="22"/>
          <w:szCs w:val="22"/>
          <w:lang w:val="es-CO" w:eastAsia="es-CO"/>
        </w:rPr>
        <w:t>submúltiplos de una unidad de medida están relacionad</w:t>
      </w:r>
      <w:r w:rsidR="00EC01A2">
        <w:rPr>
          <w:rFonts w:ascii="Times New Roman" w:eastAsia="Times New Roman" w:hAnsi="Times New Roman" w:cs="Times New Roman"/>
          <w:sz w:val="22"/>
          <w:szCs w:val="22"/>
          <w:lang w:val="es-CO" w:eastAsia="es-CO"/>
        </w:rPr>
        <w:t>o</w:t>
      </w:r>
      <w:r w:rsidRPr="0091766F">
        <w:rPr>
          <w:rFonts w:ascii="Times New Roman" w:eastAsia="Times New Roman" w:hAnsi="Times New Roman" w:cs="Times New Roman"/>
          <w:sz w:val="22"/>
          <w:szCs w:val="22"/>
          <w:lang w:val="es-CO" w:eastAsia="es-CO"/>
        </w:rPr>
        <w:t xml:space="preserve">s entre sí </w:t>
      </w:r>
      <w:r w:rsidR="002047DD">
        <w:rPr>
          <w:rFonts w:ascii="Times New Roman" w:eastAsia="Times New Roman" w:hAnsi="Times New Roman" w:cs="Times New Roman"/>
          <w:sz w:val="22"/>
          <w:szCs w:val="22"/>
          <w:lang w:val="es-CO" w:eastAsia="es-CO"/>
        </w:rPr>
        <w:t xml:space="preserve">con potencias </w:t>
      </w:r>
      <w:r w:rsidRPr="0091766F">
        <w:rPr>
          <w:rFonts w:ascii="Times New Roman" w:eastAsia="Times New Roman" w:hAnsi="Times New Roman" w:cs="Times New Roman"/>
          <w:sz w:val="22"/>
          <w:szCs w:val="22"/>
          <w:lang w:val="es-CO" w:eastAsia="es-CO"/>
        </w:rPr>
        <w:t>de 10. Posee cuatro características básicas</w:t>
      </w:r>
      <w:r w:rsidR="00EC01A2">
        <w:rPr>
          <w:rFonts w:ascii="Times New Roman" w:eastAsia="Times New Roman" w:hAnsi="Times New Roman" w:cs="Times New Roman"/>
          <w:sz w:val="22"/>
          <w:szCs w:val="22"/>
          <w:lang w:val="es-CO" w:eastAsia="es-CO"/>
        </w:rPr>
        <w:t>.</w:t>
      </w:r>
    </w:p>
    <w:p w14:paraId="51C5781F" w14:textId="77777777" w:rsidR="0091766F" w:rsidRPr="0091766F" w:rsidRDefault="0091766F" w:rsidP="002047DD">
      <w:pPr>
        <w:shd w:val="clear" w:color="auto" w:fill="FFFFFF"/>
        <w:spacing w:after="0"/>
        <w:jc w:val="both"/>
        <w:rPr>
          <w:rFonts w:ascii="Times New Roman" w:eastAsia="Times New Roman" w:hAnsi="Times New Roman" w:cs="Times New Roman"/>
          <w:sz w:val="22"/>
          <w:szCs w:val="22"/>
          <w:lang w:val="es-CO" w:eastAsia="es-CO"/>
        </w:rPr>
      </w:pPr>
    </w:p>
    <w:p w14:paraId="1F9E2052" w14:textId="77777777" w:rsidR="001A15E7" w:rsidRDefault="001A15E7" w:rsidP="00145E98">
      <w:pPr>
        <w:numPr>
          <w:ilvl w:val="0"/>
          <w:numId w:val="1"/>
        </w:numPr>
        <w:shd w:val="clear" w:color="auto" w:fill="FFFFFF"/>
        <w:spacing w:after="0"/>
        <w:ind w:left="30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b/>
          <w:bCs/>
          <w:sz w:val="22"/>
          <w:szCs w:val="22"/>
          <w:lang w:val="es-CO" w:eastAsia="es-CO"/>
        </w:rPr>
        <w:t>Neutralidad</w:t>
      </w:r>
      <w:r w:rsidRPr="0091766F">
        <w:rPr>
          <w:rFonts w:ascii="Times New Roman" w:eastAsia="Times New Roman" w:hAnsi="Times New Roman" w:cs="Times New Roman"/>
          <w:sz w:val="22"/>
          <w:szCs w:val="22"/>
          <w:lang w:val="es-CO" w:eastAsia="es-CO"/>
        </w:rPr>
        <w:t>: se estableció sin incluir unidades de medida antiguas.</w:t>
      </w:r>
    </w:p>
    <w:p w14:paraId="104AA237" w14:textId="77777777" w:rsidR="002047DD" w:rsidRPr="0091766F" w:rsidRDefault="002047DD" w:rsidP="002047DD">
      <w:pPr>
        <w:shd w:val="clear" w:color="auto" w:fill="FFFFFF"/>
        <w:spacing w:after="0"/>
        <w:ind w:left="300"/>
        <w:jc w:val="both"/>
        <w:rPr>
          <w:rFonts w:ascii="Times New Roman" w:eastAsia="Times New Roman" w:hAnsi="Times New Roman" w:cs="Times New Roman"/>
          <w:sz w:val="22"/>
          <w:szCs w:val="22"/>
          <w:lang w:val="es-CO" w:eastAsia="es-CO"/>
        </w:rPr>
      </w:pPr>
    </w:p>
    <w:p w14:paraId="1A3DC2D8" w14:textId="77777777" w:rsidR="001A15E7" w:rsidRDefault="001A15E7" w:rsidP="00145E98">
      <w:pPr>
        <w:numPr>
          <w:ilvl w:val="0"/>
          <w:numId w:val="1"/>
        </w:numPr>
        <w:shd w:val="clear" w:color="auto" w:fill="FFFFFF"/>
        <w:spacing w:after="0"/>
        <w:ind w:left="30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b/>
          <w:bCs/>
          <w:sz w:val="22"/>
          <w:szCs w:val="22"/>
          <w:lang w:val="es-CO" w:eastAsia="es-CO"/>
        </w:rPr>
        <w:t>Universalidad</w:t>
      </w:r>
      <w:r w:rsidRPr="0091766F">
        <w:rPr>
          <w:rFonts w:ascii="Times New Roman" w:eastAsia="Times New Roman" w:hAnsi="Times New Roman" w:cs="Times New Roman"/>
          <w:sz w:val="22"/>
          <w:szCs w:val="22"/>
          <w:lang w:val="es-CO" w:eastAsia="es-CO"/>
        </w:rPr>
        <w:t xml:space="preserve">: las unidades de medida son independientes de las condiciones locales </w:t>
      </w:r>
      <w:r w:rsidR="00EC01A2">
        <w:rPr>
          <w:rFonts w:ascii="Times New Roman" w:eastAsia="Times New Roman" w:hAnsi="Times New Roman" w:cs="Times New Roman"/>
          <w:sz w:val="22"/>
          <w:szCs w:val="22"/>
          <w:lang w:val="es-CO" w:eastAsia="es-CO"/>
        </w:rPr>
        <w:t xml:space="preserve">y </w:t>
      </w:r>
      <w:r w:rsidRPr="0091766F">
        <w:rPr>
          <w:rFonts w:ascii="Times New Roman" w:eastAsia="Times New Roman" w:hAnsi="Times New Roman" w:cs="Times New Roman"/>
          <w:sz w:val="22"/>
          <w:szCs w:val="22"/>
          <w:lang w:val="es-CO" w:eastAsia="es-CO"/>
        </w:rPr>
        <w:t>temporales.</w:t>
      </w:r>
    </w:p>
    <w:p w14:paraId="4E68880C" w14:textId="77777777" w:rsidR="002047DD" w:rsidRPr="0091766F" w:rsidRDefault="002047DD" w:rsidP="002047DD">
      <w:pPr>
        <w:shd w:val="clear" w:color="auto" w:fill="FFFFFF"/>
        <w:spacing w:after="0"/>
        <w:jc w:val="both"/>
        <w:rPr>
          <w:rFonts w:ascii="Times New Roman" w:eastAsia="Times New Roman" w:hAnsi="Times New Roman" w:cs="Times New Roman"/>
          <w:sz w:val="22"/>
          <w:szCs w:val="22"/>
          <w:lang w:val="es-CO" w:eastAsia="es-CO"/>
        </w:rPr>
      </w:pPr>
    </w:p>
    <w:p w14:paraId="1B381B50" w14:textId="77777777" w:rsidR="0091766F" w:rsidRDefault="001A15E7" w:rsidP="00145E98">
      <w:pPr>
        <w:numPr>
          <w:ilvl w:val="0"/>
          <w:numId w:val="1"/>
        </w:numPr>
        <w:shd w:val="clear" w:color="auto" w:fill="FFFFFF"/>
        <w:spacing w:after="0"/>
        <w:ind w:left="30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b/>
          <w:bCs/>
          <w:sz w:val="22"/>
          <w:szCs w:val="22"/>
          <w:lang w:val="es-CO" w:eastAsia="es-CO"/>
        </w:rPr>
        <w:t>Es práctico</w:t>
      </w:r>
      <w:r w:rsidRPr="0091766F">
        <w:rPr>
          <w:rFonts w:ascii="Times New Roman" w:eastAsia="Times New Roman" w:hAnsi="Times New Roman" w:cs="Times New Roman"/>
          <w:sz w:val="22"/>
          <w:szCs w:val="22"/>
          <w:lang w:val="es-CO" w:eastAsia="es-CO"/>
        </w:rPr>
        <w:t>: las unidades de medida básicas tienen magnitudes que facilitan su uso en la vida diaria.</w:t>
      </w:r>
    </w:p>
    <w:p w14:paraId="527C9591" w14:textId="77777777" w:rsidR="002047DD" w:rsidRDefault="002047DD" w:rsidP="002047DD">
      <w:pPr>
        <w:shd w:val="clear" w:color="auto" w:fill="FFFFFF"/>
        <w:spacing w:after="0"/>
        <w:jc w:val="both"/>
        <w:rPr>
          <w:rFonts w:ascii="Times New Roman" w:eastAsia="Times New Roman" w:hAnsi="Times New Roman" w:cs="Times New Roman"/>
          <w:sz w:val="22"/>
          <w:szCs w:val="22"/>
          <w:lang w:val="es-CO" w:eastAsia="es-CO"/>
        </w:rPr>
      </w:pPr>
    </w:p>
    <w:p w14:paraId="1082BCC9" w14:textId="77777777" w:rsidR="001A15E7" w:rsidRDefault="001A15E7" w:rsidP="00145E98">
      <w:pPr>
        <w:numPr>
          <w:ilvl w:val="0"/>
          <w:numId w:val="1"/>
        </w:numPr>
        <w:shd w:val="clear" w:color="auto" w:fill="FFFFFF"/>
        <w:spacing w:after="0"/>
        <w:ind w:left="300"/>
        <w:jc w:val="both"/>
        <w:rPr>
          <w:rFonts w:ascii="Times New Roman" w:eastAsia="Times New Roman" w:hAnsi="Times New Roman" w:cs="Times New Roman"/>
          <w:sz w:val="22"/>
          <w:szCs w:val="22"/>
          <w:lang w:val="es-CO" w:eastAsia="es-CO"/>
        </w:rPr>
      </w:pPr>
      <w:r w:rsidRPr="0091766F">
        <w:rPr>
          <w:rFonts w:ascii="Times New Roman" w:eastAsia="Times New Roman" w:hAnsi="Times New Roman" w:cs="Times New Roman"/>
          <w:b/>
          <w:bCs/>
          <w:sz w:val="22"/>
          <w:szCs w:val="22"/>
          <w:lang w:val="es-CO" w:eastAsia="es-CO"/>
        </w:rPr>
        <w:t>Es reproducible</w:t>
      </w:r>
      <w:r w:rsidRPr="0091766F">
        <w:rPr>
          <w:rFonts w:ascii="Times New Roman" w:eastAsia="Times New Roman" w:hAnsi="Times New Roman" w:cs="Times New Roman"/>
          <w:sz w:val="22"/>
          <w:szCs w:val="22"/>
          <w:lang w:val="es-CO" w:eastAsia="es-CO"/>
        </w:rPr>
        <w:t>: los patrones de las unidades de medida básica se pueden copiar y distribuir.</w:t>
      </w:r>
    </w:p>
    <w:p w14:paraId="02912E16" w14:textId="77777777" w:rsidR="0091766F" w:rsidRPr="0091766F" w:rsidRDefault="0091766F" w:rsidP="002047DD">
      <w:pPr>
        <w:shd w:val="clear" w:color="auto" w:fill="FFFFFF"/>
        <w:spacing w:after="0"/>
        <w:ind w:left="300"/>
        <w:jc w:val="both"/>
        <w:rPr>
          <w:rFonts w:ascii="Times New Roman" w:eastAsia="Times New Roman" w:hAnsi="Times New Roman" w:cs="Times New Roman"/>
          <w:sz w:val="22"/>
          <w:szCs w:val="22"/>
          <w:lang w:val="es-CO" w:eastAsia="es-CO"/>
        </w:rPr>
      </w:pPr>
    </w:p>
    <w:p w14:paraId="16A1A4E9" w14:textId="77777777" w:rsidR="001A15E7" w:rsidRDefault="002047DD" w:rsidP="002047DD">
      <w:pPr>
        <w:shd w:val="clear" w:color="auto" w:fill="FFFFFF"/>
        <w:spacing w:after="0"/>
        <w:jc w:val="both"/>
        <w:rPr>
          <w:rFonts w:ascii="Times New Roman" w:eastAsia="Times New Roman" w:hAnsi="Times New Roman" w:cs="Times New Roman"/>
          <w:sz w:val="22"/>
          <w:szCs w:val="22"/>
          <w:lang w:val="es-CO" w:eastAsia="es-CO"/>
        </w:rPr>
      </w:pPr>
      <w:r>
        <w:rPr>
          <w:rFonts w:ascii="Times New Roman" w:eastAsia="Times New Roman" w:hAnsi="Times New Roman" w:cs="Times New Roman"/>
          <w:sz w:val="22"/>
          <w:szCs w:val="22"/>
          <w:lang w:val="es-CO" w:eastAsia="es-CO"/>
        </w:rPr>
        <w:t>Se utiliza</w:t>
      </w:r>
      <w:r w:rsidR="001A15E7" w:rsidRPr="0091766F">
        <w:rPr>
          <w:rFonts w:ascii="Times New Roman" w:eastAsia="Times New Roman" w:hAnsi="Times New Roman" w:cs="Times New Roman"/>
          <w:sz w:val="22"/>
          <w:szCs w:val="22"/>
          <w:lang w:val="es-CO" w:eastAsia="es-CO"/>
        </w:rPr>
        <w:t xml:space="preserve"> para medir las magnitudes</w:t>
      </w:r>
      <w:r w:rsidR="00EB5ADB">
        <w:rPr>
          <w:rFonts w:ascii="Times New Roman" w:eastAsia="Times New Roman" w:hAnsi="Times New Roman" w:cs="Times New Roman"/>
          <w:sz w:val="22"/>
          <w:szCs w:val="22"/>
          <w:lang w:val="es-CO" w:eastAsia="es-CO"/>
        </w:rPr>
        <w:t xml:space="preserve"> que se muestran en la tabla.</w:t>
      </w:r>
    </w:p>
    <w:p w14:paraId="52404AD9" w14:textId="77777777" w:rsidR="002047DD" w:rsidRPr="0091766F" w:rsidRDefault="002047DD" w:rsidP="002047DD">
      <w:pPr>
        <w:shd w:val="clear" w:color="auto" w:fill="FFFFFF"/>
        <w:spacing w:after="0"/>
        <w:jc w:val="both"/>
        <w:rPr>
          <w:rFonts w:ascii="Times New Roman" w:eastAsia="Times New Roman" w:hAnsi="Times New Roman" w:cs="Times New Roman"/>
          <w:sz w:val="22"/>
          <w:szCs w:val="22"/>
          <w:lang w:val="es-CO" w:eastAsia="es-CO"/>
        </w:rPr>
      </w:pPr>
    </w:p>
    <w:tbl>
      <w:tblPr>
        <w:tblStyle w:val="Tablaconcuadrcula"/>
        <w:tblW w:w="0" w:type="auto"/>
        <w:tblLook w:val="04A0" w:firstRow="1" w:lastRow="0" w:firstColumn="1" w:lastColumn="0" w:noHBand="0" w:noVBand="1"/>
      </w:tblPr>
      <w:tblGrid>
        <w:gridCol w:w="2473"/>
        <w:gridCol w:w="6355"/>
      </w:tblGrid>
      <w:tr w:rsidR="00D05403" w:rsidRPr="0091766F" w14:paraId="7994C26D" w14:textId="77777777" w:rsidTr="00FF20C2">
        <w:tc>
          <w:tcPr>
            <w:tcW w:w="8828" w:type="dxa"/>
            <w:gridSpan w:val="2"/>
            <w:shd w:val="clear" w:color="auto" w:fill="0D0D0D" w:themeFill="text1" w:themeFillTint="F2"/>
          </w:tcPr>
          <w:p w14:paraId="07844D43" w14:textId="77777777" w:rsidR="00D05403" w:rsidRPr="0091766F" w:rsidRDefault="00D05403" w:rsidP="00FF20C2">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D05403" w:rsidRPr="0091766F" w14:paraId="5E6284FB" w14:textId="77777777" w:rsidTr="00FF20C2">
        <w:tc>
          <w:tcPr>
            <w:tcW w:w="2473" w:type="dxa"/>
          </w:tcPr>
          <w:p w14:paraId="5AF3CD8D"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56218119"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rPr>
              <w:t>MA_06_13_IMG</w:t>
            </w:r>
            <w:r w:rsidR="002B3290">
              <w:rPr>
                <w:rFonts w:ascii="Times New Roman" w:hAnsi="Times New Roman" w:cs="Times New Roman"/>
              </w:rPr>
              <w:t>02</w:t>
            </w:r>
          </w:p>
        </w:tc>
      </w:tr>
      <w:tr w:rsidR="00D05403" w:rsidRPr="0091766F" w14:paraId="72A8E1F6" w14:textId="77777777" w:rsidTr="00FF20C2">
        <w:tc>
          <w:tcPr>
            <w:tcW w:w="2473" w:type="dxa"/>
          </w:tcPr>
          <w:p w14:paraId="0494766A"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5" w:type="dxa"/>
          </w:tcPr>
          <w:p w14:paraId="4E8F8332" w14:textId="77777777" w:rsidR="003D5490" w:rsidRPr="008C2C1F" w:rsidRDefault="00D05403" w:rsidP="003D5490">
            <w:pPr>
              <w:rPr>
                <w:rFonts w:ascii="Times New Roman" w:hAnsi="Times New Roman" w:cs="Times New Roman"/>
                <w:b/>
                <w:color w:val="C00000"/>
              </w:rPr>
            </w:pPr>
            <w:r w:rsidRPr="0091766F">
              <w:rPr>
                <w:rFonts w:ascii="Times New Roman" w:hAnsi="Times New Roman" w:cs="Times New Roman"/>
                <w:noProof/>
                <w:lang w:val="es-ES" w:eastAsia="es-ES"/>
              </w:rPr>
              <w:drawing>
                <wp:inline distT="0" distB="0" distL="0" distR="0" wp14:anchorId="5FDAD075" wp14:editId="687BF6D6">
                  <wp:extent cx="3200400" cy="1742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742400"/>
                          </a:xfrm>
                          <a:prstGeom prst="rect">
                            <a:avLst/>
                          </a:prstGeom>
                        </pic:spPr>
                      </pic:pic>
                    </a:graphicData>
                  </a:graphic>
                </wp:inline>
              </w:drawing>
            </w:r>
          </w:p>
        </w:tc>
      </w:tr>
      <w:tr w:rsidR="00D05403" w:rsidRPr="0091766F" w14:paraId="5A272B56" w14:textId="77777777" w:rsidTr="00FF20C2">
        <w:tc>
          <w:tcPr>
            <w:tcW w:w="2473" w:type="dxa"/>
          </w:tcPr>
          <w:p w14:paraId="53F1A189"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77CEF8AE" w14:textId="77777777" w:rsidR="00D05403" w:rsidRPr="0091766F" w:rsidRDefault="002B3290" w:rsidP="00FF20C2">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El Sistema Internacional de Unidades SI</w:t>
            </w:r>
          </w:p>
        </w:tc>
      </w:tr>
      <w:tr w:rsidR="00D05403" w:rsidRPr="0091766F" w14:paraId="4C7A6840" w14:textId="77777777" w:rsidTr="00FF20C2">
        <w:tc>
          <w:tcPr>
            <w:tcW w:w="2473" w:type="dxa"/>
          </w:tcPr>
          <w:p w14:paraId="2BB67376"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11783AF4" w14:textId="77777777" w:rsidR="00D05403" w:rsidRPr="0091766F" w:rsidRDefault="00D05403" w:rsidP="00FF20C2">
            <w:pPr>
              <w:rPr>
                <w:rFonts w:ascii="Times New Roman" w:hAnsi="Times New Roman" w:cs="Times New Roman"/>
              </w:rPr>
            </w:pPr>
            <w:r w:rsidRPr="0091766F">
              <w:rPr>
                <w:rFonts w:ascii="Times New Roman" w:hAnsi="Times New Roman" w:cs="Times New Roman"/>
              </w:rPr>
              <w:t>Magnitudes y unidades de</w:t>
            </w:r>
            <w:r w:rsidR="00EC01A2">
              <w:rPr>
                <w:rFonts w:ascii="Times New Roman" w:hAnsi="Times New Roman" w:cs="Times New Roman"/>
              </w:rPr>
              <w:t>l</w:t>
            </w:r>
            <w:r w:rsidRPr="0091766F">
              <w:rPr>
                <w:rFonts w:ascii="Times New Roman" w:hAnsi="Times New Roman" w:cs="Times New Roman"/>
              </w:rPr>
              <w:t xml:space="preserve"> SI</w:t>
            </w:r>
            <w:r w:rsidR="00EC01A2">
              <w:rPr>
                <w:rFonts w:ascii="Times New Roman" w:hAnsi="Times New Roman" w:cs="Times New Roman"/>
              </w:rPr>
              <w:t>.</w:t>
            </w:r>
          </w:p>
        </w:tc>
      </w:tr>
      <w:tr w:rsidR="00D05403" w:rsidRPr="0091766F" w14:paraId="68B62B41" w14:textId="77777777" w:rsidTr="00FF20C2">
        <w:tc>
          <w:tcPr>
            <w:tcW w:w="2473" w:type="dxa"/>
          </w:tcPr>
          <w:p w14:paraId="0EFE2F47"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486869F8" w14:textId="77777777" w:rsidR="00D05403" w:rsidRPr="0091766F" w:rsidRDefault="00D05403" w:rsidP="00FF20C2">
            <w:pPr>
              <w:rPr>
                <w:rFonts w:ascii="Times New Roman" w:hAnsi="Times New Roman" w:cs="Times New Roman"/>
              </w:rPr>
            </w:pPr>
            <w:r w:rsidRPr="0091766F">
              <w:rPr>
                <w:rFonts w:ascii="Times New Roman" w:hAnsi="Times New Roman" w:cs="Times New Roman"/>
              </w:rPr>
              <w:t>Inferior</w:t>
            </w:r>
          </w:p>
        </w:tc>
      </w:tr>
    </w:tbl>
    <w:p w14:paraId="2FA6467D" w14:textId="77777777" w:rsidR="00D05403" w:rsidRDefault="00D05403" w:rsidP="00D05403">
      <w:pPr>
        <w:spacing w:after="0"/>
        <w:rPr>
          <w:rFonts w:ascii="Times New Roman" w:hAnsi="Times New Roman" w:cs="Times New Roman"/>
          <w:b/>
        </w:rPr>
      </w:pPr>
    </w:p>
    <w:p w14:paraId="18EAF624" w14:textId="77777777" w:rsidR="002047DD" w:rsidRPr="0091766F" w:rsidRDefault="002047DD" w:rsidP="00D05403">
      <w:pPr>
        <w:spacing w:after="0"/>
        <w:rPr>
          <w:rFonts w:ascii="Times New Roman" w:hAnsi="Times New Roman" w:cs="Times New Roman"/>
          <w:b/>
        </w:rPr>
      </w:pPr>
    </w:p>
    <w:p w14:paraId="08F1768F" w14:textId="77777777" w:rsidR="00D05403" w:rsidRPr="0091766F" w:rsidRDefault="00D05403" w:rsidP="002047DD">
      <w:pPr>
        <w:spacing w:after="0"/>
        <w:jc w:val="both"/>
        <w:rPr>
          <w:rFonts w:ascii="Times New Roman" w:hAnsi="Times New Roman" w:cs="Times New Roman"/>
          <w:sz w:val="22"/>
          <w:szCs w:val="22"/>
          <w:shd w:val="clear" w:color="auto" w:fill="FFFFFF"/>
        </w:rPr>
      </w:pPr>
      <w:r w:rsidRPr="0091766F">
        <w:rPr>
          <w:rFonts w:ascii="Times New Roman" w:hAnsi="Times New Roman" w:cs="Times New Roman"/>
          <w:sz w:val="22"/>
          <w:szCs w:val="22"/>
          <w:shd w:val="clear" w:color="auto" w:fill="FFFFFF"/>
        </w:rPr>
        <w:t>Los </w:t>
      </w:r>
      <w:r w:rsidRPr="0091766F">
        <w:rPr>
          <w:rFonts w:ascii="Times New Roman" w:hAnsi="Times New Roman" w:cs="Times New Roman"/>
          <w:b/>
          <w:bCs/>
          <w:sz w:val="22"/>
          <w:szCs w:val="22"/>
          <w:shd w:val="clear" w:color="auto" w:fill="FFFFFF"/>
        </w:rPr>
        <w:t>múltiplos</w:t>
      </w:r>
      <w:r w:rsidRPr="0091766F">
        <w:rPr>
          <w:rFonts w:ascii="Times New Roman" w:hAnsi="Times New Roman" w:cs="Times New Roman"/>
          <w:sz w:val="22"/>
          <w:szCs w:val="22"/>
          <w:shd w:val="clear" w:color="auto" w:fill="FFFFFF"/>
        </w:rPr>
        <w:t> y </w:t>
      </w:r>
      <w:r w:rsidRPr="0091766F">
        <w:rPr>
          <w:rFonts w:ascii="Times New Roman" w:hAnsi="Times New Roman" w:cs="Times New Roman"/>
          <w:b/>
          <w:bCs/>
          <w:sz w:val="22"/>
          <w:szCs w:val="22"/>
          <w:shd w:val="clear" w:color="auto" w:fill="FFFFFF"/>
        </w:rPr>
        <w:t>submúltiplos</w:t>
      </w:r>
      <w:r w:rsidRPr="0091766F">
        <w:rPr>
          <w:rFonts w:ascii="Times New Roman" w:hAnsi="Times New Roman" w:cs="Times New Roman"/>
          <w:sz w:val="22"/>
          <w:szCs w:val="22"/>
          <w:shd w:val="clear" w:color="auto" w:fill="FFFFFF"/>
        </w:rPr>
        <w:t xml:space="preserve"> se nombran con un prefijo que indica cuántas veces se ha multiplicado o dividido </w:t>
      </w:r>
      <w:r w:rsidR="00EB5ADB">
        <w:rPr>
          <w:rFonts w:ascii="Times New Roman" w:hAnsi="Times New Roman" w:cs="Times New Roman"/>
          <w:sz w:val="22"/>
          <w:szCs w:val="22"/>
          <w:shd w:val="clear" w:color="auto" w:fill="FFFFFF"/>
        </w:rPr>
        <w:t>por 10 la unidad de medida base.</w:t>
      </w:r>
    </w:p>
    <w:p w14:paraId="325DF742" w14:textId="77777777" w:rsidR="00D05403" w:rsidRPr="0091766F" w:rsidRDefault="00D05403" w:rsidP="00D05403">
      <w:pPr>
        <w:spacing w:after="0"/>
        <w:rPr>
          <w:rFonts w:ascii="Times New Roman" w:hAnsi="Times New Roman" w:cs="Times New Roman"/>
          <w:sz w:val="21"/>
          <w:szCs w:val="21"/>
          <w:shd w:val="clear" w:color="auto" w:fill="FFFFFF"/>
        </w:rPr>
      </w:pPr>
    </w:p>
    <w:tbl>
      <w:tblPr>
        <w:tblStyle w:val="Tablaconcuadrcula"/>
        <w:tblW w:w="0" w:type="auto"/>
        <w:tblLook w:val="04A0" w:firstRow="1" w:lastRow="0" w:firstColumn="1" w:lastColumn="0" w:noHBand="0" w:noVBand="1"/>
      </w:tblPr>
      <w:tblGrid>
        <w:gridCol w:w="2473"/>
        <w:gridCol w:w="6355"/>
      </w:tblGrid>
      <w:tr w:rsidR="00D05403" w:rsidRPr="0091766F" w14:paraId="068D7C61" w14:textId="77777777" w:rsidTr="00FF20C2">
        <w:tc>
          <w:tcPr>
            <w:tcW w:w="8828" w:type="dxa"/>
            <w:gridSpan w:val="2"/>
            <w:shd w:val="clear" w:color="auto" w:fill="0D0D0D" w:themeFill="text1" w:themeFillTint="F2"/>
          </w:tcPr>
          <w:p w14:paraId="59E3785D" w14:textId="77777777" w:rsidR="00D05403" w:rsidRPr="0091766F" w:rsidRDefault="00D05403" w:rsidP="00FF20C2">
            <w:pPr>
              <w:jc w:val="center"/>
              <w:rPr>
                <w:rFonts w:ascii="Times New Roman" w:hAnsi="Times New Roman" w:cs="Times New Roman"/>
                <w:b/>
              </w:rPr>
            </w:pPr>
            <w:r w:rsidRPr="0091766F">
              <w:rPr>
                <w:rFonts w:ascii="Times New Roman" w:hAnsi="Times New Roman" w:cs="Times New Roman"/>
                <w:b/>
              </w:rPr>
              <w:lastRenderedPageBreak/>
              <w:t>Imagen (fotografía, gráfica o ilustración)</w:t>
            </w:r>
          </w:p>
        </w:tc>
      </w:tr>
      <w:tr w:rsidR="00D05403" w:rsidRPr="0091766F" w14:paraId="7B80FC42" w14:textId="77777777" w:rsidTr="00FF20C2">
        <w:tc>
          <w:tcPr>
            <w:tcW w:w="2473" w:type="dxa"/>
          </w:tcPr>
          <w:p w14:paraId="7CE93AA0"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1A7AFE78"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rPr>
              <w:t>MA_06_13_IMG</w:t>
            </w:r>
            <w:r w:rsidR="002B3290">
              <w:rPr>
                <w:rFonts w:ascii="Times New Roman" w:hAnsi="Times New Roman" w:cs="Times New Roman"/>
              </w:rPr>
              <w:t>03</w:t>
            </w:r>
          </w:p>
        </w:tc>
      </w:tr>
      <w:tr w:rsidR="00D05403" w:rsidRPr="0091766F" w14:paraId="2FDE447D" w14:textId="77777777" w:rsidTr="00FF20C2">
        <w:tc>
          <w:tcPr>
            <w:tcW w:w="2473" w:type="dxa"/>
          </w:tcPr>
          <w:p w14:paraId="1E5A78CC" w14:textId="77777777" w:rsidR="00D05403" w:rsidRDefault="00D05403" w:rsidP="00FF20C2">
            <w:pPr>
              <w:rPr>
                <w:ins w:id="1" w:author="mercyranjel" w:date="2016-03-02T14:07:00Z"/>
                <w:rFonts w:ascii="Times New Roman" w:hAnsi="Times New Roman" w:cs="Times New Roman"/>
                <w:b/>
                <w:sz w:val="18"/>
                <w:szCs w:val="18"/>
              </w:rPr>
            </w:pPr>
            <w:r w:rsidRPr="0091766F">
              <w:rPr>
                <w:rFonts w:ascii="Times New Roman" w:hAnsi="Times New Roman" w:cs="Times New Roman"/>
                <w:b/>
                <w:sz w:val="18"/>
                <w:szCs w:val="18"/>
              </w:rPr>
              <w:t>Descripción</w:t>
            </w:r>
          </w:p>
          <w:p w14:paraId="0FD8F7AA" w14:textId="77777777" w:rsidR="002E75CD" w:rsidRDefault="002E75CD" w:rsidP="00FF20C2">
            <w:pPr>
              <w:rPr>
                <w:ins w:id="2" w:author="mercyranjel" w:date="2016-03-02T14:07:00Z"/>
                <w:rFonts w:ascii="Times New Roman" w:hAnsi="Times New Roman" w:cs="Times New Roman"/>
                <w:b/>
                <w:sz w:val="18"/>
                <w:szCs w:val="18"/>
              </w:rPr>
            </w:pPr>
          </w:p>
          <w:p w14:paraId="11A1E829" w14:textId="77777777" w:rsidR="002E75CD" w:rsidRDefault="002E75CD" w:rsidP="00FF20C2">
            <w:pPr>
              <w:rPr>
                <w:ins w:id="3" w:author="mercyranjel" w:date="2016-03-02T14:07:00Z"/>
                <w:rFonts w:ascii="Times New Roman" w:hAnsi="Times New Roman" w:cs="Times New Roman"/>
                <w:b/>
                <w:sz w:val="18"/>
                <w:szCs w:val="18"/>
              </w:rPr>
            </w:pPr>
          </w:p>
          <w:p w14:paraId="0B54379A" w14:textId="77777777" w:rsidR="002E75CD" w:rsidRDefault="002E75CD" w:rsidP="00FF20C2">
            <w:pPr>
              <w:rPr>
                <w:ins w:id="4" w:author="mercyranjel" w:date="2016-03-02T14:07:00Z"/>
                <w:rFonts w:ascii="Times New Roman" w:hAnsi="Times New Roman" w:cs="Times New Roman"/>
                <w:b/>
                <w:sz w:val="18"/>
                <w:szCs w:val="18"/>
              </w:rPr>
            </w:pPr>
          </w:p>
          <w:p w14:paraId="38E5C618" w14:textId="77777777" w:rsidR="002E75CD" w:rsidRDefault="002E75CD" w:rsidP="00FF20C2">
            <w:pPr>
              <w:rPr>
                <w:ins w:id="5" w:author="mercyranjel" w:date="2016-03-02T14:07:00Z"/>
                <w:rFonts w:ascii="Times New Roman" w:hAnsi="Times New Roman" w:cs="Times New Roman"/>
                <w:b/>
                <w:sz w:val="18"/>
                <w:szCs w:val="18"/>
              </w:rPr>
            </w:pPr>
          </w:p>
          <w:p w14:paraId="61ED5491" w14:textId="77777777" w:rsidR="002E75CD" w:rsidRDefault="002E75CD" w:rsidP="00FF20C2">
            <w:pPr>
              <w:rPr>
                <w:ins w:id="6" w:author="mercyranjel" w:date="2016-03-02T14:07:00Z"/>
                <w:rFonts w:ascii="Times New Roman" w:hAnsi="Times New Roman" w:cs="Times New Roman"/>
                <w:b/>
                <w:sz w:val="18"/>
                <w:szCs w:val="18"/>
              </w:rPr>
            </w:pPr>
          </w:p>
          <w:p w14:paraId="68D23450" w14:textId="77777777" w:rsidR="002E75CD" w:rsidRDefault="002E75CD" w:rsidP="00FF20C2">
            <w:pPr>
              <w:rPr>
                <w:ins w:id="7" w:author="mercyranjel" w:date="2016-03-02T14:07:00Z"/>
                <w:rFonts w:ascii="Times New Roman" w:hAnsi="Times New Roman" w:cs="Times New Roman"/>
                <w:b/>
                <w:sz w:val="18"/>
                <w:szCs w:val="18"/>
              </w:rPr>
            </w:pPr>
          </w:p>
          <w:p w14:paraId="632DC1A5" w14:textId="77777777" w:rsidR="002E75CD" w:rsidRDefault="002E75CD" w:rsidP="00FF20C2">
            <w:pPr>
              <w:rPr>
                <w:ins w:id="8" w:author="mercyranjel" w:date="2016-03-02T14:07:00Z"/>
                <w:rFonts w:ascii="Times New Roman" w:hAnsi="Times New Roman" w:cs="Times New Roman"/>
                <w:b/>
                <w:sz w:val="18"/>
                <w:szCs w:val="18"/>
              </w:rPr>
            </w:pPr>
          </w:p>
          <w:p w14:paraId="6D6AB5F3" w14:textId="77777777" w:rsidR="002E75CD" w:rsidRDefault="002E75CD" w:rsidP="00FF20C2">
            <w:pPr>
              <w:rPr>
                <w:ins w:id="9" w:author="mercyranjel" w:date="2016-03-02T14:07:00Z"/>
                <w:rFonts w:ascii="Times New Roman" w:hAnsi="Times New Roman" w:cs="Times New Roman"/>
                <w:b/>
                <w:sz w:val="18"/>
                <w:szCs w:val="18"/>
              </w:rPr>
            </w:pPr>
          </w:p>
          <w:p w14:paraId="31D31168" w14:textId="77777777" w:rsidR="002E75CD" w:rsidRDefault="002E75CD" w:rsidP="00FF20C2">
            <w:pPr>
              <w:rPr>
                <w:ins w:id="10" w:author="mercyranjel" w:date="2016-03-02T14:07:00Z"/>
                <w:rFonts w:ascii="Times New Roman" w:hAnsi="Times New Roman" w:cs="Times New Roman"/>
                <w:b/>
                <w:sz w:val="18"/>
                <w:szCs w:val="18"/>
              </w:rPr>
            </w:pPr>
          </w:p>
          <w:p w14:paraId="094F8C70" w14:textId="77777777" w:rsidR="002E75CD" w:rsidRDefault="002E75CD" w:rsidP="00FF20C2">
            <w:pPr>
              <w:rPr>
                <w:ins w:id="11" w:author="mercyranjel" w:date="2016-03-02T14:07:00Z"/>
                <w:rFonts w:ascii="Times New Roman" w:hAnsi="Times New Roman" w:cs="Times New Roman"/>
                <w:b/>
                <w:sz w:val="18"/>
                <w:szCs w:val="18"/>
              </w:rPr>
            </w:pPr>
          </w:p>
          <w:p w14:paraId="4BCB6D5E" w14:textId="77777777" w:rsidR="002E75CD" w:rsidRDefault="002E75CD" w:rsidP="00FF20C2">
            <w:pPr>
              <w:rPr>
                <w:ins w:id="12" w:author="mercyranjel" w:date="2016-03-02T14:07:00Z"/>
                <w:rFonts w:ascii="Times New Roman" w:hAnsi="Times New Roman" w:cs="Times New Roman"/>
                <w:b/>
                <w:sz w:val="18"/>
                <w:szCs w:val="18"/>
              </w:rPr>
            </w:pPr>
          </w:p>
          <w:p w14:paraId="562F9054" w14:textId="77777777" w:rsidR="002E75CD" w:rsidRDefault="002E75CD" w:rsidP="00FF20C2">
            <w:pPr>
              <w:rPr>
                <w:ins w:id="13" w:author="mercyranjel" w:date="2016-03-02T14:07:00Z"/>
                <w:rFonts w:ascii="Times New Roman" w:hAnsi="Times New Roman" w:cs="Times New Roman"/>
                <w:b/>
                <w:sz w:val="18"/>
                <w:szCs w:val="18"/>
              </w:rPr>
            </w:pPr>
          </w:p>
          <w:p w14:paraId="79C0D6E8" w14:textId="77777777" w:rsidR="002E75CD" w:rsidRPr="002E75CD" w:rsidRDefault="002E75CD" w:rsidP="002E75CD">
            <w:pPr>
              <w:rPr>
                <w:rFonts w:ascii="Times New Roman" w:hAnsi="Times New Roman" w:cs="Times New Roman"/>
                <w:b/>
                <w:color w:val="C00000"/>
              </w:rPr>
            </w:pPr>
            <w:r>
              <w:rPr>
                <w:rFonts w:ascii="Times New Roman" w:hAnsi="Times New Roman" w:cs="Times New Roman"/>
                <w:b/>
                <w:color w:val="C00000"/>
              </w:rPr>
              <w:t>Por favor, en el cuadro reemplazar los puntos por espacios simples, a excepción de Kilo, en el que se elimina el punto y no se deja espacio. Cuidar que los decimales estén separados por coma y no por punto. MR</w:t>
            </w:r>
          </w:p>
        </w:tc>
        <w:tc>
          <w:tcPr>
            <w:tcW w:w="6355" w:type="dxa"/>
          </w:tcPr>
          <w:p w14:paraId="76016DCD" w14:textId="77777777" w:rsidR="00D05403" w:rsidRPr="0091766F" w:rsidRDefault="00D05403" w:rsidP="00FF20C2">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76B963E1" wp14:editId="41399D68">
                  <wp:extent cx="3160800" cy="3405600"/>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0800" cy="3405600"/>
                          </a:xfrm>
                          <a:prstGeom prst="rect">
                            <a:avLst/>
                          </a:prstGeom>
                        </pic:spPr>
                      </pic:pic>
                    </a:graphicData>
                  </a:graphic>
                </wp:inline>
              </w:drawing>
            </w:r>
          </w:p>
        </w:tc>
      </w:tr>
      <w:tr w:rsidR="00D05403" w:rsidRPr="0091766F" w14:paraId="0CBA4256" w14:textId="77777777" w:rsidTr="00FF20C2">
        <w:tc>
          <w:tcPr>
            <w:tcW w:w="2473" w:type="dxa"/>
          </w:tcPr>
          <w:p w14:paraId="7CF6425A"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0E5C79D3" w14:textId="77777777" w:rsidR="00D05403" w:rsidRPr="0091766F" w:rsidRDefault="002B3290" w:rsidP="00FF20C2">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El Sistema Internacional de Unidades SI</w:t>
            </w:r>
          </w:p>
        </w:tc>
      </w:tr>
      <w:tr w:rsidR="00D05403" w:rsidRPr="0091766F" w14:paraId="76815A44" w14:textId="77777777" w:rsidTr="00FF20C2">
        <w:tc>
          <w:tcPr>
            <w:tcW w:w="2473" w:type="dxa"/>
          </w:tcPr>
          <w:p w14:paraId="608F96EF"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7F9E49C7" w14:textId="77777777" w:rsidR="00D05403" w:rsidRPr="0091766F" w:rsidRDefault="00D05403" w:rsidP="00FF20C2">
            <w:pPr>
              <w:rPr>
                <w:rFonts w:ascii="Times New Roman" w:hAnsi="Times New Roman" w:cs="Times New Roman"/>
              </w:rPr>
            </w:pPr>
            <w:r w:rsidRPr="0091766F">
              <w:rPr>
                <w:rFonts w:ascii="Times New Roman" w:hAnsi="Times New Roman" w:cs="Times New Roman"/>
              </w:rPr>
              <w:t>Prefijos del SI</w:t>
            </w:r>
            <w:r w:rsidR="002E75CD">
              <w:rPr>
                <w:rFonts w:ascii="Times New Roman" w:hAnsi="Times New Roman" w:cs="Times New Roman"/>
              </w:rPr>
              <w:t>.</w:t>
            </w:r>
          </w:p>
        </w:tc>
      </w:tr>
      <w:tr w:rsidR="00D05403" w:rsidRPr="0091766F" w14:paraId="3EC6A074" w14:textId="77777777" w:rsidTr="00FF20C2">
        <w:tc>
          <w:tcPr>
            <w:tcW w:w="2473" w:type="dxa"/>
          </w:tcPr>
          <w:p w14:paraId="5B70D006"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11E9509F" w14:textId="77777777" w:rsidR="00D05403" w:rsidRPr="0091766F" w:rsidRDefault="00D05403" w:rsidP="00FF20C2">
            <w:pPr>
              <w:rPr>
                <w:rFonts w:ascii="Times New Roman" w:hAnsi="Times New Roman" w:cs="Times New Roman"/>
              </w:rPr>
            </w:pPr>
            <w:r w:rsidRPr="0091766F">
              <w:rPr>
                <w:rFonts w:ascii="Times New Roman" w:hAnsi="Times New Roman" w:cs="Times New Roman"/>
              </w:rPr>
              <w:t>Inferior</w:t>
            </w:r>
          </w:p>
        </w:tc>
      </w:tr>
    </w:tbl>
    <w:p w14:paraId="650660EC" w14:textId="77777777" w:rsidR="00D05403" w:rsidRPr="0091766F" w:rsidRDefault="00D05403" w:rsidP="001A15E7">
      <w:pPr>
        <w:shd w:val="clear" w:color="auto" w:fill="FFFFFF"/>
        <w:spacing w:after="0" w:line="345" w:lineRule="atLeast"/>
        <w:rPr>
          <w:rFonts w:ascii="Times New Roman" w:eastAsia="Times New Roman" w:hAnsi="Times New Roman" w:cs="Times New Roman"/>
          <w:sz w:val="21"/>
          <w:szCs w:val="21"/>
          <w:lang w:val="es-CO" w:eastAsia="es-CO"/>
        </w:rPr>
      </w:pPr>
    </w:p>
    <w:tbl>
      <w:tblPr>
        <w:tblStyle w:val="Tablaconcuadrcula"/>
        <w:tblW w:w="0" w:type="auto"/>
        <w:tblLook w:val="04A0" w:firstRow="1" w:lastRow="0" w:firstColumn="1" w:lastColumn="0" w:noHBand="0" w:noVBand="1"/>
      </w:tblPr>
      <w:tblGrid>
        <w:gridCol w:w="2482"/>
        <w:gridCol w:w="6346"/>
      </w:tblGrid>
      <w:tr w:rsidR="00D05403" w:rsidRPr="0091766F" w14:paraId="4F2760BB" w14:textId="77777777" w:rsidTr="002047DD">
        <w:tc>
          <w:tcPr>
            <w:tcW w:w="8828" w:type="dxa"/>
            <w:gridSpan w:val="2"/>
            <w:shd w:val="clear" w:color="auto" w:fill="000000" w:themeFill="text1"/>
          </w:tcPr>
          <w:p w14:paraId="40C13552" w14:textId="77777777" w:rsidR="00D05403" w:rsidRPr="0091766F" w:rsidRDefault="00D05403" w:rsidP="00FF20C2">
            <w:pPr>
              <w:jc w:val="center"/>
              <w:rPr>
                <w:rFonts w:ascii="Times New Roman" w:hAnsi="Times New Roman" w:cs="Times New Roman"/>
                <w:b/>
              </w:rPr>
            </w:pPr>
            <w:r w:rsidRPr="0091766F">
              <w:rPr>
                <w:rFonts w:ascii="Times New Roman" w:hAnsi="Times New Roman" w:cs="Times New Roman"/>
                <w:b/>
              </w:rPr>
              <w:t>Recuerda</w:t>
            </w:r>
          </w:p>
        </w:tc>
      </w:tr>
      <w:tr w:rsidR="0091766F" w:rsidRPr="0091766F" w14:paraId="48D06780" w14:textId="77777777" w:rsidTr="002047DD">
        <w:tc>
          <w:tcPr>
            <w:tcW w:w="2482" w:type="dxa"/>
          </w:tcPr>
          <w:p w14:paraId="34B6CCE3"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Contenido</w:t>
            </w:r>
          </w:p>
        </w:tc>
        <w:tc>
          <w:tcPr>
            <w:tcW w:w="6346" w:type="dxa"/>
          </w:tcPr>
          <w:p w14:paraId="63DEE9F8" w14:textId="28328532" w:rsidR="00D05403" w:rsidRDefault="00D05403" w:rsidP="002047DD">
            <w:pPr>
              <w:rPr>
                <w:rFonts w:ascii="Times New Roman" w:eastAsia="Times New Roman" w:hAnsi="Times New Roman" w:cs="Times New Roman"/>
                <w:lang w:val="es-CO" w:eastAsia="es-CO"/>
              </w:rPr>
            </w:pPr>
            <w:r w:rsidRPr="002E75CD">
              <w:rPr>
                <w:rFonts w:ascii="Times New Roman" w:eastAsia="Times New Roman" w:hAnsi="Times New Roman" w:cs="Times New Roman"/>
                <w:bCs/>
                <w:lang w:val="es-CO" w:eastAsia="es-CO"/>
              </w:rPr>
              <w:t>Una</w:t>
            </w:r>
            <w:r w:rsidRPr="002047DD">
              <w:rPr>
                <w:rFonts w:ascii="Times New Roman" w:eastAsia="Times New Roman" w:hAnsi="Times New Roman" w:cs="Times New Roman"/>
                <w:b/>
                <w:bCs/>
                <w:lang w:val="es-CO" w:eastAsia="es-CO"/>
              </w:rPr>
              <w:t xml:space="preserve"> misma medida</w:t>
            </w:r>
            <w:r w:rsidRPr="002047DD">
              <w:rPr>
                <w:rFonts w:ascii="Times New Roman" w:eastAsia="Times New Roman" w:hAnsi="Times New Roman" w:cs="Times New Roman"/>
                <w:lang w:val="es-CO" w:eastAsia="es-CO"/>
              </w:rPr>
              <w:t> se puede expresar de forma compleja y de forma incompleja, aunque su valor sea el mismo</w:t>
            </w:r>
            <w:r w:rsidR="002E75CD">
              <w:rPr>
                <w:rFonts w:ascii="Times New Roman" w:eastAsia="Times New Roman" w:hAnsi="Times New Roman" w:cs="Times New Roman"/>
                <w:lang w:val="es-CO" w:eastAsia="es-CO"/>
              </w:rPr>
              <w:t>.</w:t>
            </w:r>
          </w:p>
          <w:p w14:paraId="79C2B033" w14:textId="77777777" w:rsidR="002047DD" w:rsidRPr="002047DD" w:rsidRDefault="002047DD" w:rsidP="002047DD">
            <w:pPr>
              <w:rPr>
                <w:rFonts w:ascii="Times New Roman" w:eastAsia="Times New Roman" w:hAnsi="Times New Roman" w:cs="Times New Roman"/>
                <w:lang w:val="es-CO" w:eastAsia="es-CO"/>
              </w:rPr>
            </w:pPr>
          </w:p>
          <w:p w14:paraId="3CEE7DF4" w14:textId="77777777" w:rsidR="00D05403" w:rsidRPr="002047DD" w:rsidRDefault="00D05403" w:rsidP="00145E98">
            <w:pPr>
              <w:numPr>
                <w:ilvl w:val="0"/>
                <w:numId w:val="2"/>
              </w:numPr>
              <w:ind w:left="300"/>
              <w:rPr>
                <w:rFonts w:ascii="Times New Roman" w:eastAsia="Times New Roman" w:hAnsi="Times New Roman" w:cs="Times New Roman"/>
                <w:lang w:val="es-CO" w:eastAsia="es-CO"/>
              </w:rPr>
            </w:pPr>
            <w:r w:rsidRPr="002047DD">
              <w:rPr>
                <w:rFonts w:ascii="Times New Roman" w:eastAsia="Times New Roman" w:hAnsi="Times New Roman" w:cs="Times New Roman"/>
                <w:b/>
                <w:bCs/>
                <w:lang w:val="es-CO" w:eastAsia="es-CO"/>
              </w:rPr>
              <w:t>Incompleja</w:t>
            </w:r>
            <w:r w:rsidRPr="002047DD">
              <w:rPr>
                <w:rFonts w:ascii="Times New Roman" w:eastAsia="Times New Roman" w:hAnsi="Times New Roman" w:cs="Times New Roman"/>
                <w:lang w:val="es-CO" w:eastAsia="es-CO"/>
              </w:rPr>
              <w:t>: cuando la medida se expresa con una sola unidad, por ejemplo, 34,6 cm</w:t>
            </w:r>
          </w:p>
          <w:p w14:paraId="2462C2FF" w14:textId="77777777" w:rsidR="00D05403" w:rsidRPr="002047DD" w:rsidRDefault="00D05403" w:rsidP="00145E98">
            <w:pPr>
              <w:numPr>
                <w:ilvl w:val="0"/>
                <w:numId w:val="2"/>
              </w:numPr>
              <w:ind w:left="300"/>
              <w:rPr>
                <w:rFonts w:ascii="Times New Roman" w:eastAsia="Times New Roman" w:hAnsi="Times New Roman" w:cs="Times New Roman"/>
                <w:lang w:val="es-CO" w:eastAsia="es-CO"/>
              </w:rPr>
            </w:pPr>
            <w:r w:rsidRPr="002047DD">
              <w:rPr>
                <w:rFonts w:ascii="Times New Roman" w:eastAsia="Times New Roman" w:hAnsi="Times New Roman" w:cs="Times New Roman"/>
                <w:b/>
                <w:bCs/>
                <w:lang w:val="es-CO" w:eastAsia="es-CO"/>
              </w:rPr>
              <w:t>Compleja</w:t>
            </w:r>
            <w:r w:rsidRPr="002047DD">
              <w:rPr>
                <w:rFonts w:ascii="Times New Roman" w:eastAsia="Times New Roman" w:hAnsi="Times New Roman" w:cs="Times New Roman"/>
                <w:lang w:val="es-CO" w:eastAsia="es-CO"/>
              </w:rPr>
              <w:t>: cuando la medida se expresa con más de una unidad, por ejemplo, 3 dm 4 cm 6</w:t>
            </w:r>
            <w:ins w:id="14" w:author="mercyranjel" w:date="2016-03-02T14:10:00Z">
              <w:r w:rsidR="002E75CD">
                <w:rPr>
                  <w:rFonts w:ascii="Times New Roman" w:eastAsia="Times New Roman" w:hAnsi="Times New Roman" w:cs="Times New Roman"/>
                  <w:lang w:val="es-CO" w:eastAsia="es-CO"/>
                </w:rPr>
                <w:t xml:space="preserve"> </w:t>
              </w:r>
            </w:ins>
            <w:r w:rsidRPr="002047DD">
              <w:rPr>
                <w:rFonts w:ascii="Times New Roman" w:eastAsia="Times New Roman" w:hAnsi="Times New Roman" w:cs="Times New Roman"/>
                <w:lang w:val="es-CO" w:eastAsia="es-CO"/>
              </w:rPr>
              <w:t>mm</w:t>
            </w:r>
          </w:p>
          <w:p w14:paraId="7BDF83CE" w14:textId="77777777" w:rsidR="00D05403" w:rsidRPr="0091766F" w:rsidRDefault="00D05403" w:rsidP="00FF20C2">
            <w:pPr>
              <w:jc w:val="center"/>
              <w:rPr>
                <w:rFonts w:ascii="Times New Roman" w:hAnsi="Times New Roman" w:cs="Times New Roman"/>
                <w:b/>
                <w:sz w:val="18"/>
                <w:szCs w:val="18"/>
              </w:rPr>
            </w:pPr>
          </w:p>
        </w:tc>
      </w:tr>
    </w:tbl>
    <w:p w14:paraId="7E1F8877" w14:textId="77777777" w:rsidR="001A15E7" w:rsidRPr="0091766F" w:rsidRDefault="001A15E7" w:rsidP="00A66BE9">
      <w:pPr>
        <w:tabs>
          <w:tab w:val="right" w:pos="8498"/>
        </w:tabs>
        <w:spacing w:after="0"/>
        <w:rPr>
          <w:rFonts w:ascii="Times New Roman" w:eastAsia="Times New Roman" w:hAnsi="Times New Roman" w:cs="Times New Roman"/>
          <w:b/>
          <w:bCs/>
          <w:sz w:val="22"/>
          <w:szCs w:val="22"/>
        </w:rPr>
      </w:pPr>
    </w:p>
    <w:p w14:paraId="1AC33DCF"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515"/>
      </w:tblGrid>
      <w:tr w:rsidR="00934B16" w:rsidRPr="0091766F" w14:paraId="25ABCD7B" w14:textId="77777777" w:rsidTr="003D2065">
        <w:tc>
          <w:tcPr>
            <w:tcW w:w="9033" w:type="dxa"/>
            <w:gridSpan w:val="2"/>
            <w:shd w:val="clear" w:color="auto" w:fill="000000" w:themeFill="text1"/>
          </w:tcPr>
          <w:p w14:paraId="4F26FC59" w14:textId="77777777" w:rsidR="00934B16" w:rsidRPr="0091766F" w:rsidRDefault="00934B16" w:rsidP="003D2065">
            <w:pPr>
              <w:jc w:val="center"/>
              <w:rPr>
                <w:rFonts w:ascii="Times New Roman" w:hAnsi="Times New Roman" w:cs="Times New Roman"/>
                <w:b/>
              </w:rPr>
            </w:pPr>
            <w:r w:rsidRPr="0091766F">
              <w:rPr>
                <w:rFonts w:ascii="Times New Roman" w:hAnsi="Times New Roman" w:cs="Times New Roman"/>
                <w:b/>
              </w:rPr>
              <w:t>Profundiza (recurso de exposición)</w:t>
            </w:r>
          </w:p>
        </w:tc>
      </w:tr>
      <w:tr w:rsidR="00934B16" w:rsidRPr="0091766F" w14:paraId="5FAAA74C" w14:textId="77777777" w:rsidTr="003D2065">
        <w:tc>
          <w:tcPr>
            <w:tcW w:w="2518" w:type="dxa"/>
          </w:tcPr>
          <w:p w14:paraId="4AF6B7C8"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75F55429"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MA_06_13_REC50</w:t>
            </w:r>
          </w:p>
        </w:tc>
      </w:tr>
      <w:tr w:rsidR="00934B16" w:rsidRPr="0091766F" w14:paraId="3357F61D" w14:textId="77777777" w:rsidTr="003D2065">
        <w:tc>
          <w:tcPr>
            <w:tcW w:w="2518" w:type="dxa"/>
          </w:tcPr>
          <w:p w14:paraId="30E0F8EF"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41BAB8FF" w14:textId="77777777" w:rsidR="00934B16" w:rsidRPr="0091766F" w:rsidRDefault="00934B16" w:rsidP="003D2065">
            <w:pPr>
              <w:tabs>
                <w:tab w:val="right" w:pos="8498"/>
              </w:tabs>
              <w:rPr>
                <w:rFonts w:ascii="Times New Roman" w:hAnsi="Times New Roman" w:cs="Times New Roman"/>
              </w:rPr>
            </w:pPr>
            <w:r w:rsidRPr="0091766F">
              <w:rPr>
                <w:rFonts w:ascii="Times New Roman" w:hAnsi="Times New Roman" w:cs="Times New Roman"/>
              </w:rPr>
              <w:t>El Sistema Internacional de Unidades</w:t>
            </w:r>
          </w:p>
        </w:tc>
      </w:tr>
      <w:tr w:rsidR="00934B16" w:rsidRPr="0091766F" w14:paraId="31531AE3" w14:textId="77777777" w:rsidTr="003D2065">
        <w:tc>
          <w:tcPr>
            <w:tcW w:w="2518" w:type="dxa"/>
          </w:tcPr>
          <w:p w14:paraId="50898A74"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47916EC3" w14:textId="09124E71" w:rsidR="00934B16" w:rsidRPr="0091766F" w:rsidRDefault="00934B16" w:rsidP="0062363B">
            <w:pPr>
              <w:rPr>
                <w:rFonts w:ascii="Times New Roman" w:eastAsia="Calibri" w:hAnsi="Times New Roman" w:cs="Times New Roman"/>
                <w:sz w:val="20"/>
                <w:szCs w:val="20"/>
              </w:rPr>
            </w:pPr>
            <w:r w:rsidRPr="0091766F">
              <w:rPr>
                <w:rFonts w:ascii="Times New Roman" w:hAnsi="Times New Roman" w:cs="Times New Roman"/>
              </w:rPr>
              <w:t xml:space="preserve">Interactivo que muestra ejemplos del Sistema </w:t>
            </w:r>
            <w:r w:rsidR="002E75CD">
              <w:rPr>
                <w:rFonts w:ascii="Times New Roman" w:hAnsi="Times New Roman" w:cs="Times New Roman"/>
              </w:rPr>
              <w:t>I</w:t>
            </w:r>
            <w:r w:rsidRPr="0091766F">
              <w:rPr>
                <w:rFonts w:ascii="Times New Roman" w:hAnsi="Times New Roman" w:cs="Times New Roman"/>
              </w:rPr>
              <w:t xml:space="preserve">nternacional de </w:t>
            </w:r>
            <w:r w:rsidR="002E75CD">
              <w:rPr>
                <w:rFonts w:ascii="Times New Roman" w:hAnsi="Times New Roman" w:cs="Times New Roman"/>
              </w:rPr>
              <w:t>U</w:t>
            </w:r>
            <w:r w:rsidRPr="0091766F">
              <w:rPr>
                <w:rFonts w:ascii="Times New Roman" w:hAnsi="Times New Roman" w:cs="Times New Roman"/>
              </w:rPr>
              <w:t>nidades</w:t>
            </w:r>
          </w:p>
        </w:tc>
      </w:tr>
    </w:tbl>
    <w:p w14:paraId="5C3B4D75"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515"/>
      </w:tblGrid>
      <w:tr w:rsidR="00934B16" w:rsidRPr="0091766F" w14:paraId="1C6E7846" w14:textId="77777777" w:rsidTr="003D2065">
        <w:tc>
          <w:tcPr>
            <w:tcW w:w="9033" w:type="dxa"/>
            <w:gridSpan w:val="2"/>
            <w:shd w:val="clear" w:color="auto" w:fill="000000" w:themeFill="text1"/>
          </w:tcPr>
          <w:p w14:paraId="6A1756EB" w14:textId="77777777" w:rsidR="00934B16" w:rsidRPr="0091766F" w:rsidRDefault="00934B16"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934B16" w:rsidRPr="0091766F" w14:paraId="7314A6C5" w14:textId="77777777" w:rsidTr="003D2065">
        <w:tc>
          <w:tcPr>
            <w:tcW w:w="2518" w:type="dxa"/>
          </w:tcPr>
          <w:p w14:paraId="5508D56B"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4EF0485B"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MA_06_13_REC60</w:t>
            </w:r>
          </w:p>
        </w:tc>
      </w:tr>
      <w:tr w:rsidR="00934B16" w:rsidRPr="0091766F" w14:paraId="3A70D91C" w14:textId="77777777" w:rsidTr="003D2065">
        <w:tc>
          <w:tcPr>
            <w:tcW w:w="2518" w:type="dxa"/>
          </w:tcPr>
          <w:p w14:paraId="7A4EB9FD"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39422ACD"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Identifica la unidad principal de cada magnitud</w:t>
            </w:r>
          </w:p>
        </w:tc>
      </w:tr>
      <w:tr w:rsidR="00934B16" w:rsidRPr="0091766F" w14:paraId="3143EE24" w14:textId="77777777" w:rsidTr="003D2065">
        <w:tc>
          <w:tcPr>
            <w:tcW w:w="2518" w:type="dxa"/>
          </w:tcPr>
          <w:p w14:paraId="1645CA76"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0E74C8B1" w14:textId="3008A32A" w:rsidR="00934B16" w:rsidRPr="0091766F" w:rsidRDefault="00934B16" w:rsidP="0062363B">
            <w:pPr>
              <w:rPr>
                <w:rFonts w:ascii="Times New Roman" w:eastAsia="Calibri" w:hAnsi="Times New Roman" w:cs="Times New Roman"/>
                <w:sz w:val="20"/>
                <w:szCs w:val="20"/>
              </w:rPr>
            </w:pPr>
            <w:r w:rsidRPr="0091766F">
              <w:rPr>
                <w:rFonts w:ascii="Times New Roman" w:hAnsi="Times New Roman" w:cs="Times New Roman"/>
              </w:rPr>
              <w:t xml:space="preserve">Actividad para reconocer la unidad en las magnitudes del </w:t>
            </w:r>
            <w:r w:rsidR="002E75CD">
              <w:rPr>
                <w:rFonts w:ascii="Times New Roman" w:hAnsi="Times New Roman" w:cs="Times New Roman"/>
              </w:rPr>
              <w:t>S</w:t>
            </w:r>
            <w:r w:rsidRPr="0091766F">
              <w:rPr>
                <w:rFonts w:ascii="Times New Roman" w:hAnsi="Times New Roman" w:cs="Times New Roman"/>
              </w:rPr>
              <w:t>istema Internacional de Unidades (SI)</w:t>
            </w:r>
          </w:p>
        </w:tc>
      </w:tr>
    </w:tbl>
    <w:p w14:paraId="1613ABA1" w14:textId="77777777" w:rsidR="00A66BE9" w:rsidRPr="0091766F" w:rsidRDefault="00A66BE9" w:rsidP="00A66BE9">
      <w:pPr>
        <w:tabs>
          <w:tab w:val="right" w:pos="8498"/>
        </w:tabs>
        <w:spacing w:after="0"/>
        <w:rPr>
          <w:rFonts w:ascii="Times New Roman" w:eastAsia="Times New Roman" w:hAnsi="Times New Roman" w:cs="Times New Roman"/>
          <w:b/>
          <w:bCs/>
          <w:sz w:val="22"/>
          <w:szCs w:val="22"/>
        </w:rPr>
      </w:pPr>
    </w:p>
    <w:p w14:paraId="0BABFD15" w14:textId="77777777" w:rsidR="00A66BE9" w:rsidRPr="0091766F" w:rsidRDefault="00A66BE9" w:rsidP="00A66BE9">
      <w:pPr>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2.1 Consolidación</w:t>
      </w:r>
    </w:p>
    <w:p w14:paraId="6018CDF1" w14:textId="77777777" w:rsidR="00934B16" w:rsidRDefault="00934B16" w:rsidP="00A66BE9">
      <w:pPr>
        <w:spacing w:after="0"/>
        <w:rPr>
          <w:rFonts w:ascii="Times New Roman" w:hAnsi="Times New Roman" w:cs="Times New Roman"/>
          <w:b/>
        </w:rPr>
      </w:pPr>
    </w:p>
    <w:p w14:paraId="32A1830C" w14:textId="77777777" w:rsidR="000C4FEA" w:rsidRPr="008D592F" w:rsidRDefault="000C4FEA" w:rsidP="000C4FEA">
      <w:pPr>
        <w:pStyle w:val="TextoPLANETA"/>
        <w:rPr>
          <w:szCs w:val="22"/>
          <w:lang w:val="es-CO"/>
        </w:rPr>
      </w:pPr>
      <w:r w:rsidRPr="008D592F">
        <w:rPr>
          <w:szCs w:val="22"/>
          <w:lang w:val="es-CO"/>
        </w:rPr>
        <w:t>Actividades para afianzar lo que has aprendido en esta sección.</w:t>
      </w:r>
    </w:p>
    <w:p w14:paraId="792D3DCB" w14:textId="77777777" w:rsidR="000C4FEA" w:rsidRPr="0091766F" w:rsidRDefault="000C4FEA" w:rsidP="00A66BE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34B16" w:rsidRPr="0091766F" w14:paraId="7AC89030" w14:textId="77777777" w:rsidTr="003D2065">
        <w:tc>
          <w:tcPr>
            <w:tcW w:w="9033" w:type="dxa"/>
            <w:gridSpan w:val="2"/>
            <w:shd w:val="clear" w:color="auto" w:fill="000000" w:themeFill="text1"/>
          </w:tcPr>
          <w:p w14:paraId="57A89E2A" w14:textId="77777777" w:rsidR="00934B16" w:rsidRPr="0091766F" w:rsidRDefault="00934B16"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934B16" w:rsidRPr="0091766F" w14:paraId="1AA988B2" w14:textId="77777777" w:rsidTr="003D2065">
        <w:tc>
          <w:tcPr>
            <w:tcW w:w="2518" w:type="dxa"/>
          </w:tcPr>
          <w:p w14:paraId="7B5086F5"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5B565937"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MA_06_13_REC70</w:t>
            </w:r>
          </w:p>
        </w:tc>
      </w:tr>
      <w:tr w:rsidR="00934B16" w:rsidRPr="0091766F" w14:paraId="0C7AF736" w14:textId="77777777" w:rsidTr="003D2065">
        <w:tc>
          <w:tcPr>
            <w:tcW w:w="2518" w:type="dxa"/>
          </w:tcPr>
          <w:p w14:paraId="74EDD5D9"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6331E715" w14:textId="5668508F" w:rsidR="00934B16" w:rsidRPr="0091766F" w:rsidRDefault="00934B16" w:rsidP="0062363B">
            <w:pPr>
              <w:rPr>
                <w:rFonts w:ascii="Times New Roman" w:eastAsia="Calibri" w:hAnsi="Times New Roman" w:cs="Times New Roman"/>
                <w:sz w:val="20"/>
                <w:szCs w:val="20"/>
              </w:rPr>
            </w:pPr>
            <w:r w:rsidRPr="0091766F">
              <w:rPr>
                <w:rFonts w:ascii="Times New Roman" w:hAnsi="Times New Roman" w:cs="Times New Roman"/>
              </w:rPr>
              <w:t xml:space="preserve">Refuerza tu aprendizaje: El </w:t>
            </w:r>
            <w:r w:rsidR="002E75CD">
              <w:rPr>
                <w:rFonts w:ascii="Times New Roman" w:hAnsi="Times New Roman" w:cs="Times New Roman"/>
              </w:rPr>
              <w:t>S</w:t>
            </w:r>
            <w:r w:rsidRPr="0091766F">
              <w:rPr>
                <w:rFonts w:ascii="Times New Roman" w:hAnsi="Times New Roman" w:cs="Times New Roman"/>
              </w:rPr>
              <w:t>istema Internacional de Unidades (SI)</w:t>
            </w:r>
          </w:p>
        </w:tc>
      </w:tr>
      <w:tr w:rsidR="00934B16" w:rsidRPr="0091766F" w14:paraId="2D56D26A" w14:textId="77777777" w:rsidTr="003D2065">
        <w:tc>
          <w:tcPr>
            <w:tcW w:w="2518" w:type="dxa"/>
          </w:tcPr>
          <w:p w14:paraId="646A7947"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63BB8E81" w14:textId="7AE750AB" w:rsidR="00934B16" w:rsidRPr="0091766F" w:rsidRDefault="00934B16" w:rsidP="0062363B">
            <w:pPr>
              <w:rPr>
                <w:rFonts w:ascii="Times New Roman" w:eastAsia="Calibri" w:hAnsi="Times New Roman" w:cs="Times New Roman"/>
                <w:sz w:val="20"/>
                <w:szCs w:val="20"/>
              </w:rPr>
            </w:pPr>
            <w:r w:rsidRPr="0091766F">
              <w:rPr>
                <w:rFonts w:ascii="Times New Roman" w:hAnsi="Times New Roman" w:cs="Times New Roman"/>
              </w:rPr>
              <w:t xml:space="preserve">Actividades sobre El </w:t>
            </w:r>
            <w:r w:rsidR="002E75CD">
              <w:rPr>
                <w:rFonts w:ascii="Times New Roman" w:hAnsi="Times New Roman" w:cs="Times New Roman"/>
              </w:rPr>
              <w:t>S</w:t>
            </w:r>
            <w:r w:rsidRPr="0091766F">
              <w:rPr>
                <w:rFonts w:ascii="Times New Roman" w:hAnsi="Times New Roman" w:cs="Times New Roman"/>
              </w:rPr>
              <w:t>istema Internacional de Unidades (SI)</w:t>
            </w:r>
          </w:p>
        </w:tc>
      </w:tr>
    </w:tbl>
    <w:p w14:paraId="76D30765" w14:textId="77777777" w:rsidR="00A66BE9" w:rsidRPr="0091766F" w:rsidRDefault="00A66BE9" w:rsidP="00A66BE9">
      <w:pPr>
        <w:spacing w:after="0"/>
        <w:rPr>
          <w:rFonts w:ascii="Times New Roman" w:hAnsi="Times New Roman" w:cs="Times New Roman"/>
          <w:b/>
        </w:rPr>
      </w:pPr>
    </w:p>
    <w:p w14:paraId="18CF9432" w14:textId="77777777" w:rsidR="00A66BE9" w:rsidRPr="0091766F" w:rsidRDefault="00A66BE9" w:rsidP="00A66BE9">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3 </w:t>
      </w:r>
      <w:r w:rsidRPr="0091766F">
        <w:rPr>
          <w:rFonts w:ascii="Times New Roman" w:eastAsia="Times New Roman" w:hAnsi="Times New Roman" w:cs="Times New Roman"/>
          <w:b/>
          <w:bCs/>
          <w:sz w:val="22"/>
          <w:szCs w:val="22"/>
        </w:rPr>
        <w:t xml:space="preserve">Las unidades de longitud </w:t>
      </w:r>
    </w:p>
    <w:p w14:paraId="6E750838" w14:textId="77777777" w:rsidR="00D05403" w:rsidRPr="002047DD" w:rsidRDefault="00D05403" w:rsidP="002047DD">
      <w:pPr>
        <w:tabs>
          <w:tab w:val="right" w:pos="8498"/>
        </w:tabs>
        <w:spacing w:after="0"/>
        <w:jc w:val="both"/>
        <w:rPr>
          <w:rFonts w:ascii="Times New Roman" w:hAnsi="Times New Roman" w:cs="Times New Roman"/>
          <w:sz w:val="22"/>
          <w:szCs w:val="22"/>
          <w:shd w:val="clear" w:color="auto" w:fill="FFFFFF"/>
        </w:rPr>
      </w:pPr>
      <w:r w:rsidRPr="0091766F">
        <w:rPr>
          <w:rFonts w:ascii="Times New Roman" w:hAnsi="Times New Roman" w:cs="Times New Roman"/>
          <w:sz w:val="21"/>
          <w:szCs w:val="21"/>
          <w:shd w:val="clear" w:color="auto" w:fill="FFFFFF"/>
        </w:rPr>
        <w:br/>
      </w:r>
      <w:r w:rsidRPr="002047DD">
        <w:rPr>
          <w:rFonts w:ascii="Times New Roman" w:hAnsi="Times New Roman" w:cs="Times New Roman"/>
          <w:sz w:val="22"/>
          <w:szCs w:val="22"/>
          <w:shd w:val="clear" w:color="auto" w:fill="FFFFFF"/>
        </w:rPr>
        <w:t>La </w:t>
      </w:r>
      <w:r w:rsidRPr="002047DD">
        <w:rPr>
          <w:rFonts w:ascii="Times New Roman" w:hAnsi="Times New Roman" w:cs="Times New Roman"/>
          <w:b/>
          <w:bCs/>
          <w:sz w:val="22"/>
          <w:szCs w:val="22"/>
          <w:shd w:val="clear" w:color="auto" w:fill="FFFFFF"/>
        </w:rPr>
        <w:t>unidad fundamental de longitud</w:t>
      </w:r>
      <w:r w:rsidRPr="002047DD">
        <w:rPr>
          <w:rFonts w:ascii="Times New Roman" w:hAnsi="Times New Roman" w:cs="Times New Roman"/>
          <w:sz w:val="22"/>
          <w:szCs w:val="22"/>
          <w:shd w:val="clear" w:color="auto" w:fill="FFFFFF"/>
        </w:rPr>
        <w:t> del SI es el </w:t>
      </w:r>
      <w:r w:rsidRPr="002047DD">
        <w:rPr>
          <w:rFonts w:ascii="Times New Roman" w:hAnsi="Times New Roman" w:cs="Times New Roman"/>
          <w:b/>
          <w:bCs/>
          <w:sz w:val="22"/>
          <w:szCs w:val="22"/>
          <w:shd w:val="clear" w:color="auto" w:fill="FFFFFF"/>
        </w:rPr>
        <w:t>metro (m)</w:t>
      </w:r>
      <w:r w:rsidRPr="002047DD">
        <w:rPr>
          <w:rFonts w:ascii="Times New Roman" w:hAnsi="Times New Roman" w:cs="Times New Roman"/>
          <w:sz w:val="22"/>
          <w:szCs w:val="22"/>
          <w:shd w:val="clear" w:color="auto" w:fill="FFFFFF"/>
        </w:rPr>
        <w:t>. El metro se definió en origen como la diezmillonésima parte de un cuadrante terrestre.</w:t>
      </w:r>
    </w:p>
    <w:p w14:paraId="1AC9462E" w14:textId="77777777" w:rsidR="00D05403" w:rsidRPr="0091766F" w:rsidRDefault="00D05403" w:rsidP="00A66BE9">
      <w:pPr>
        <w:tabs>
          <w:tab w:val="right" w:pos="8498"/>
        </w:tabs>
        <w:spacing w:after="0"/>
        <w:rPr>
          <w:rFonts w:ascii="Times New Roman" w:hAnsi="Times New Roman" w:cs="Times New Roman"/>
          <w:sz w:val="21"/>
          <w:szCs w:val="21"/>
          <w:shd w:val="clear" w:color="auto" w:fill="FFFFFF"/>
        </w:rPr>
      </w:pPr>
    </w:p>
    <w:tbl>
      <w:tblPr>
        <w:tblStyle w:val="Tablaconcuadrcula"/>
        <w:tblW w:w="0" w:type="auto"/>
        <w:tblLook w:val="04A0" w:firstRow="1" w:lastRow="0" w:firstColumn="1" w:lastColumn="0" w:noHBand="0" w:noVBand="1"/>
      </w:tblPr>
      <w:tblGrid>
        <w:gridCol w:w="2473"/>
        <w:gridCol w:w="6355"/>
      </w:tblGrid>
      <w:tr w:rsidR="00D05403" w:rsidRPr="0091766F" w14:paraId="367D99D5" w14:textId="77777777" w:rsidTr="00FF20C2">
        <w:tc>
          <w:tcPr>
            <w:tcW w:w="8828" w:type="dxa"/>
            <w:gridSpan w:val="2"/>
            <w:shd w:val="clear" w:color="auto" w:fill="0D0D0D" w:themeFill="text1" w:themeFillTint="F2"/>
          </w:tcPr>
          <w:p w14:paraId="369613AD" w14:textId="77777777" w:rsidR="00D05403" w:rsidRPr="0091766F" w:rsidRDefault="00D05403" w:rsidP="00FF20C2">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D05403" w:rsidRPr="0091766F" w14:paraId="14641A4F" w14:textId="77777777" w:rsidTr="00FF20C2">
        <w:tc>
          <w:tcPr>
            <w:tcW w:w="2473" w:type="dxa"/>
          </w:tcPr>
          <w:p w14:paraId="0B834CE2"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47293F09"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rPr>
              <w:t>MA_06_13_IMG</w:t>
            </w:r>
            <w:r w:rsidR="002B3290">
              <w:rPr>
                <w:rFonts w:ascii="Times New Roman" w:hAnsi="Times New Roman" w:cs="Times New Roman"/>
              </w:rPr>
              <w:t>04</w:t>
            </w:r>
          </w:p>
        </w:tc>
      </w:tr>
      <w:tr w:rsidR="00D05403" w:rsidRPr="0091766F" w14:paraId="2F2D1581" w14:textId="77777777" w:rsidTr="00FF20C2">
        <w:tc>
          <w:tcPr>
            <w:tcW w:w="2473" w:type="dxa"/>
          </w:tcPr>
          <w:p w14:paraId="5F51FA9A"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5" w:type="dxa"/>
          </w:tcPr>
          <w:p w14:paraId="6707BEBC" w14:textId="77777777" w:rsidR="00D05403" w:rsidRPr="0091766F" w:rsidRDefault="00D05403" w:rsidP="00FF20C2">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5A58838F" wp14:editId="10BBEA8E">
                  <wp:extent cx="2828571" cy="20857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571" cy="2085714"/>
                          </a:xfrm>
                          <a:prstGeom prst="rect">
                            <a:avLst/>
                          </a:prstGeom>
                        </pic:spPr>
                      </pic:pic>
                    </a:graphicData>
                  </a:graphic>
                </wp:inline>
              </w:drawing>
            </w:r>
          </w:p>
        </w:tc>
      </w:tr>
      <w:tr w:rsidR="00D05403" w:rsidRPr="0091766F" w14:paraId="34A5F9C8" w14:textId="77777777" w:rsidTr="00FF20C2">
        <w:tc>
          <w:tcPr>
            <w:tcW w:w="2473" w:type="dxa"/>
          </w:tcPr>
          <w:p w14:paraId="6F9EBC38"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37A79FB0" w14:textId="77777777" w:rsidR="00D05403" w:rsidRPr="0091766F" w:rsidRDefault="002B3290" w:rsidP="00FF20C2">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longitud</w:t>
            </w:r>
          </w:p>
        </w:tc>
      </w:tr>
      <w:tr w:rsidR="00D05403" w:rsidRPr="0091766F" w14:paraId="32FF1B61" w14:textId="77777777" w:rsidTr="00FF20C2">
        <w:tc>
          <w:tcPr>
            <w:tcW w:w="2473" w:type="dxa"/>
          </w:tcPr>
          <w:p w14:paraId="5E6C3523"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783F647E" w14:textId="24A60F1B" w:rsidR="00D05403" w:rsidRPr="0091766F" w:rsidRDefault="00D05403" w:rsidP="0076525B">
            <w:pPr>
              <w:rPr>
                <w:rFonts w:ascii="Times New Roman" w:eastAsia="Calibri" w:hAnsi="Times New Roman" w:cs="Times New Roman"/>
                <w:sz w:val="20"/>
                <w:szCs w:val="20"/>
              </w:rPr>
            </w:pPr>
            <w:r w:rsidRPr="0091766F">
              <w:rPr>
                <w:rFonts w:ascii="Times New Roman" w:hAnsi="Times New Roman" w:cs="Times New Roman"/>
              </w:rPr>
              <w:t xml:space="preserve">El metro se definió en referencia a la longitud de un cuadrante de un meridiano de la </w:t>
            </w:r>
            <w:r w:rsidR="002E75CD">
              <w:rPr>
                <w:rFonts w:ascii="Times New Roman" w:hAnsi="Times New Roman" w:cs="Times New Roman"/>
              </w:rPr>
              <w:t>T</w:t>
            </w:r>
            <w:r w:rsidRPr="0091766F">
              <w:rPr>
                <w:rFonts w:ascii="Times New Roman" w:hAnsi="Times New Roman" w:cs="Times New Roman"/>
              </w:rPr>
              <w:t>ierra</w:t>
            </w:r>
            <w:r w:rsidR="002E75CD">
              <w:rPr>
                <w:rFonts w:ascii="Times New Roman" w:hAnsi="Times New Roman" w:cs="Times New Roman"/>
              </w:rPr>
              <w:t>.</w:t>
            </w:r>
          </w:p>
        </w:tc>
      </w:tr>
      <w:tr w:rsidR="00D05403" w:rsidRPr="0091766F" w14:paraId="598F61A6" w14:textId="77777777" w:rsidTr="00FF20C2">
        <w:tc>
          <w:tcPr>
            <w:tcW w:w="2473" w:type="dxa"/>
          </w:tcPr>
          <w:p w14:paraId="7FCA1766"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06F0A8FB" w14:textId="77777777" w:rsidR="00D05403" w:rsidRPr="0091766F" w:rsidRDefault="00D05403" w:rsidP="00FF20C2">
            <w:pPr>
              <w:rPr>
                <w:rFonts w:ascii="Times New Roman" w:hAnsi="Times New Roman" w:cs="Times New Roman"/>
              </w:rPr>
            </w:pPr>
            <w:r w:rsidRPr="0091766F">
              <w:rPr>
                <w:rFonts w:ascii="Times New Roman" w:hAnsi="Times New Roman" w:cs="Times New Roman"/>
              </w:rPr>
              <w:t>Inferior</w:t>
            </w:r>
          </w:p>
        </w:tc>
      </w:tr>
    </w:tbl>
    <w:p w14:paraId="6CA20D8B" w14:textId="77777777" w:rsidR="00D05403" w:rsidRPr="0091766F" w:rsidRDefault="00D05403" w:rsidP="00A66BE9">
      <w:pPr>
        <w:tabs>
          <w:tab w:val="right" w:pos="8498"/>
        </w:tabs>
        <w:spacing w:after="0"/>
        <w:rPr>
          <w:rFonts w:ascii="Times New Roman" w:eastAsia="Times New Roman" w:hAnsi="Times New Roman" w:cs="Times New Roman"/>
          <w:b/>
          <w:bCs/>
          <w:sz w:val="22"/>
          <w:szCs w:val="22"/>
        </w:rPr>
      </w:pPr>
    </w:p>
    <w:p w14:paraId="1FEE9172" w14:textId="20E0EE25" w:rsidR="00D05403" w:rsidRPr="002047DD" w:rsidRDefault="00D05403" w:rsidP="002047DD">
      <w:pPr>
        <w:shd w:val="clear" w:color="auto" w:fill="FFFFFF"/>
        <w:spacing w:after="0"/>
        <w:jc w:val="both"/>
        <w:rPr>
          <w:rFonts w:ascii="Times New Roman" w:hAnsi="Times New Roman" w:cs="Times New Roman"/>
          <w:sz w:val="22"/>
          <w:szCs w:val="22"/>
          <w:shd w:val="clear" w:color="auto" w:fill="FFFFFF"/>
        </w:rPr>
      </w:pPr>
      <w:r w:rsidRPr="002047DD">
        <w:rPr>
          <w:rFonts w:ascii="Times New Roman" w:hAnsi="Times New Roman" w:cs="Times New Roman"/>
          <w:sz w:val="22"/>
          <w:szCs w:val="22"/>
          <w:shd w:val="clear" w:color="auto" w:fill="FFFFFF"/>
        </w:rPr>
        <w:t>En la propuesta original se estableció que la longitud de un meridiano a lo largo de un cuadrante terrestre (entre el polo y el ecuador) sería la referencia para una longitud de 10</w:t>
      </w:r>
      <w:r w:rsidR="002E75CD">
        <w:rPr>
          <w:rFonts w:ascii="Times New Roman" w:hAnsi="Times New Roman" w:cs="Times New Roman"/>
          <w:sz w:val="22"/>
          <w:szCs w:val="22"/>
          <w:shd w:val="clear" w:color="auto" w:fill="FFFFFF"/>
        </w:rPr>
        <w:t xml:space="preserve"> </w:t>
      </w:r>
      <w:r w:rsidRPr="002047DD">
        <w:rPr>
          <w:rFonts w:ascii="Times New Roman" w:hAnsi="Times New Roman" w:cs="Times New Roman"/>
          <w:sz w:val="22"/>
          <w:szCs w:val="22"/>
          <w:shd w:val="clear" w:color="auto" w:fill="FFFFFF"/>
        </w:rPr>
        <w:t>000</w:t>
      </w:r>
      <w:r w:rsidR="002E75CD">
        <w:rPr>
          <w:rFonts w:ascii="Times New Roman" w:hAnsi="Times New Roman" w:cs="Times New Roman"/>
          <w:sz w:val="22"/>
          <w:szCs w:val="22"/>
          <w:shd w:val="clear" w:color="auto" w:fill="FFFFFF"/>
        </w:rPr>
        <w:t xml:space="preserve"> </w:t>
      </w:r>
      <w:proofErr w:type="spellStart"/>
      <w:r w:rsidRPr="002047DD">
        <w:rPr>
          <w:rFonts w:ascii="Times New Roman" w:hAnsi="Times New Roman" w:cs="Times New Roman"/>
          <w:sz w:val="22"/>
          <w:szCs w:val="22"/>
          <w:shd w:val="clear" w:color="auto" w:fill="FFFFFF"/>
        </w:rPr>
        <w:t>000</w:t>
      </w:r>
      <w:proofErr w:type="spellEnd"/>
      <w:r w:rsidR="002E75CD">
        <w:rPr>
          <w:rFonts w:ascii="Times New Roman" w:hAnsi="Times New Roman" w:cs="Times New Roman"/>
          <w:sz w:val="22"/>
          <w:szCs w:val="22"/>
          <w:shd w:val="clear" w:color="auto" w:fill="FFFFFF"/>
        </w:rPr>
        <w:t xml:space="preserve"> </w:t>
      </w:r>
      <w:r w:rsidRPr="002047DD">
        <w:rPr>
          <w:rFonts w:ascii="Times New Roman" w:hAnsi="Times New Roman" w:cs="Times New Roman"/>
          <w:sz w:val="22"/>
          <w:szCs w:val="22"/>
          <w:shd w:val="clear" w:color="auto" w:fill="FFFFFF"/>
        </w:rPr>
        <w:t>000 m, por lo que el metro se definió como la diezmillonésima parte de esa distancia.</w:t>
      </w:r>
    </w:p>
    <w:p w14:paraId="1E4E974F" w14:textId="77777777" w:rsidR="00D05403" w:rsidRPr="002047DD" w:rsidRDefault="00D05403" w:rsidP="002047DD">
      <w:pPr>
        <w:shd w:val="clear" w:color="auto" w:fill="FFFFFF"/>
        <w:spacing w:after="0"/>
        <w:jc w:val="both"/>
        <w:rPr>
          <w:rFonts w:ascii="Times New Roman" w:eastAsia="Times New Roman" w:hAnsi="Times New Roman" w:cs="Times New Roman"/>
          <w:sz w:val="22"/>
          <w:szCs w:val="22"/>
          <w:lang w:val="es-CO" w:eastAsia="es-CO"/>
        </w:rPr>
      </w:pPr>
    </w:p>
    <w:p w14:paraId="480F83D2" w14:textId="77777777" w:rsidR="00D05403" w:rsidRPr="002047DD" w:rsidRDefault="00D05403" w:rsidP="002047DD">
      <w:p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t>Los </w:t>
      </w:r>
      <w:r w:rsidRPr="002047DD">
        <w:rPr>
          <w:rFonts w:ascii="Times New Roman" w:eastAsia="Times New Roman" w:hAnsi="Times New Roman" w:cs="Times New Roman"/>
          <w:b/>
          <w:bCs/>
          <w:sz w:val="22"/>
          <w:szCs w:val="22"/>
          <w:lang w:val="es-CO" w:eastAsia="es-CO"/>
        </w:rPr>
        <w:t>múltiplos</w:t>
      </w:r>
      <w:r w:rsidRPr="002047DD">
        <w:rPr>
          <w:rFonts w:ascii="Times New Roman" w:eastAsia="Times New Roman" w:hAnsi="Times New Roman" w:cs="Times New Roman"/>
          <w:sz w:val="22"/>
          <w:szCs w:val="22"/>
          <w:lang w:val="es-CO" w:eastAsia="es-CO"/>
        </w:rPr>
        <w:t> del metro son:</w:t>
      </w:r>
    </w:p>
    <w:p w14:paraId="1640EC21" w14:textId="77777777" w:rsidR="002047DD" w:rsidRDefault="002047DD" w:rsidP="002047DD">
      <w:pPr>
        <w:shd w:val="clear" w:color="auto" w:fill="FFFFFF"/>
        <w:spacing w:after="0"/>
        <w:jc w:val="both"/>
        <w:rPr>
          <w:rFonts w:ascii="Times New Roman" w:eastAsia="Times New Roman" w:hAnsi="Times New Roman" w:cs="Times New Roman"/>
          <w:sz w:val="22"/>
          <w:szCs w:val="22"/>
          <w:lang w:val="es-CO" w:eastAsia="es-CO"/>
        </w:rPr>
      </w:pPr>
    </w:p>
    <w:p w14:paraId="53AF637C" w14:textId="701CC8C5" w:rsidR="002047DD" w:rsidRDefault="00D05403" w:rsidP="00145E98">
      <w:pPr>
        <w:pStyle w:val="Prrafodelista"/>
        <w:numPr>
          <w:ilvl w:val="0"/>
          <w:numId w:val="8"/>
        </w:num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t>Kilómetro (km) = 1000 m</w:t>
      </w:r>
    </w:p>
    <w:p w14:paraId="0A88806A" w14:textId="77777777" w:rsidR="002047DD" w:rsidRDefault="00D05403" w:rsidP="00145E98">
      <w:pPr>
        <w:pStyle w:val="Prrafodelista"/>
        <w:numPr>
          <w:ilvl w:val="0"/>
          <w:numId w:val="8"/>
        </w:num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t>Hectómetro (hm) = 100 m</w:t>
      </w:r>
    </w:p>
    <w:p w14:paraId="31B3195B" w14:textId="77777777" w:rsidR="00D05403" w:rsidRDefault="00D05403" w:rsidP="00145E98">
      <w:pPr>
        <w:pStyle w:val="Prrafodelista"/>
        <w:numPr>
          <w:ilvl w:val="0"/>
          <w:numId w:val="8"/>
        </w:num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t>Decámetro (dam) = 10 m</w:t>
      </w:r>
    </w:p>
    <w:p w14:paraId="3EE09066" w14:textId="77777777" w:rsidR="002047DD" w:rsidRPr="002047DD" w:rsidRDefault="002047DD" w:rsidP="002047DD">
      <w:pPr>
        <w:pStyle w:val="Prrafodelista"/>
        <w:shd w:val="clear" w:color="auto" w:fill="FFFFFF"/>
        <w:spacing w:after="0"/>
        <w:jc w:val="both"/>
        <w:rPr>
          <w:rFonts w:ascii="Times New Roman" w:eastAsia="Times New Roman" w:hAnsi="Times New Roman" w:cs="Times New Roman"/>
          <w:sz w:val="22"/>
          <w:szCs w:val="22"/>
          <w:lang w:val="es-CO" w:eastAsia="es-CO"/>
        </w:rPr>
      </w:pPr>
    </w:p>
    <w:p w14:paraId="481078D0" w14:textId="77777777" w:rsidR="00D05403" w:rsidRPr="002047DD" w:rsidRDefault="00D05403" w:rsidP="002047DD">
      <w:p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t>Los </w:t>
      </w:r>
      <w:r w:rsidRPr="002047DD">
        <w:rPr>
          <w:rFonts w:ascii="Times New Roman" w:eastAsia="Times New Roman" w:hAnsi="Times New Roman" w:cs="Times New Roman"/>
          <w:b/>
          <w:bCs/>
          <w:sz w:val="22"/>
          <w:szCs w:val="22"/>
          <w:lang w:val="es-CO" w:eastAsia="es-CO"/>
        </w:rPr>
        <w:t>submúltiplos</w:t>
      </w:r>
      <w:r w:rsidRPr="002047DD">
        <w:rPr>
          <w:rFonts w:ascii="Times New Roman" w:eastAsia="Times New Roman" w:hAnsi="Times New Roman" w:cs="Times New Roman"/>
          <w:sz w:val="22"/>
          <w:szCs w:val="22"/>
          <w:lang w:val="es-CO" w:eastAsia="es-CO"/>
        </w:rPr>
        <w:t> del metro son:</w:t>
      </w:r>
    </w:p>
    <w:p w14:paraId="3AF7A2A6" w14:textId="77777777" w:rsidR="002047DD" w:rsidRDefault="002047DD" w:rsidP="002047DD">
      <w:pPr>
        <w:shd w:val="clear" w:color="auto" w:fill="FFFFFF"/>
        <w:spacing w:after="0"/>
        <w:jc w:val="both"/>
        <w:rPr>
          <w:rFonts w:ascii="Times New Roman" w:eastAsia="Times New Roman" w:hAnsi="Times New Roman" w:cs="Times New Roman"/>
          <w:sz w:val="22"/>
          <w:szCs w:val="22"/>
          <w:lang w:val="es-CO" w:eastAsia="es-CO"/>
        </w:rPr>
      </w:pPr>
    </w:p>
    <w:p w14:paraId="49278109" w14:textId="77777777" w:rsidR="002047DD" w:rsidRDefault="00D05403" w:rsidP="00145E98">
      <w:pPr>
        <w:pStyle w:val="Prrafodelista"/>
        <w:numPr>
          <w:ilvl w:val="0"/>
          <w:numId w:val="9"/>
        </w:num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t>Decímetro (dm) =</w:t>
      </w:r>
      <w:ins w:id="15" w:author="mercyranjel" w:date="2016-03-02T14:13:00Z">
        <w:r w:rsidR="002E75CD">
          <w:rPr>
            <w:rFonts w:ascii="Times New Roman" w:eastAsia="Times New Roman" w:hAnsi="Times New Roman" w:cs="Times New Roman"/>
            <w:sz w:val="22"/>
            <w:szCs w:val="22"/>
            <w:lang w:val="es-CO" w:eastAsia="es-CO"/>
          </w:rPr>
          <w:t xml:space="preserve"> </w:t>
        </w:r>
      </w:ins>
      <w:r w:rsidRPr="002047DD">
        <w:rPr>
          <w:rFonts w:ascii="Times New Roman" w:eastAsia="Times New Roman" w:hAnsi="Times New Roman" w:cs="Times New Roman"/>
          <w:sz w:val="22"/>
          <w:szCs w:val="22"/>
          <w:lang w:val="es-CO" w:eastAsia="es-CO"/>
        </w:rPr>
        <w:t>0,1 m</w:t>
      </w:r>
    </w:p>
    <w:p w14:paraId="0B8E2218" w14:textId="77777777" w:rsidR="002047DD" w:rsidRDefault="00D05403" w:rsidP="00145E98">
      <w:pPr>
        <w:pStyle w:val="Prrafodelista"/>
        <w:numPr>
          <w:ilvl w:val="0"/>
          <w:numId w:val="9"/>
        </w:num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t>Centímetro (cm)</w:t>
      </w:r>
      <w:ins w:id="16" w:author="mercyranjel" w:date="2016-03-02T14:13:00Z">
        <w:r w:rsidR="002E75CD">
          <w:rPr>
            <w:rFonts w:ascii="Times New Roman" w:eastAsia="Times New Roman" w:hAnsi="Times New Roman" w:cs="Times New Roman"/>
            <w:sz w:val="22"/>
            <w:szCs w:val="22"/>
            <w:lang w:val="es-CO" w:eastAsia="es-CO"/>
          </w:rPr>
          <w:t xml:space="preserve"> </w:t>
        </w:r>
      </w:ins>
      <w:r w:rsidRPr="002047DD">
        <w:rPr>
          <w:rFonts w:ascii="Times New Roman" w:eastAsia="Times New Roman" w:hAnsi="Times New Roman" w:cs="Times New Roman"/>
          <w:sz w:val="22"/>
          <w:szCs w:val="22"/>
          <w:lang w:val="es-CO" w:eastAsia="es-CO"/>
        </w:rPr>
        <w:t>= 0,01 m</w:t>
      </w:r>
    </w:p>
    <w:p w14:paraId="66BEB4CE" w14:textId="77777777" w:rsidR="00D05403" w:rsidRPr="002047DD" w:rsidRDefault="00D05403" w:rsidP="00145E98">
      <w:pPr>
        <w:pStyle w:val="Prrafodelista"/>
        <w:numPr>
          <w:ilvl w:val="0"/>
          <w:numId w:val="9"/>
        </w:numPr>
        <w:shd w:val="clear" w:color="auto" w:fill="FFFFFF"/>
        <w:spacing w:after="0"/>
        <w:jc w:val="both"/>
        <w:rPr>
          <w:rFonts w:ascii="Times New Roman" w:eastAsia="Times New Roman" w:hAnsi="Times New Roman" w:cs="Times New Roman"/>
          <w:sz w:val="22"/>
          <w:szCs w:val="22"/>
          <w:lang w:val="es-CO" w:eastAsia="es-CO"/>
        </w:rPr>
      </w:pPr>
      <w:r w:rsidRPr="002047DD">
        <w:rPr>
          <w:rFonts w:ascii="Times New Roman" w:eastAsia="Times New Roman" w:hAnsi="Times New Roman" w:cs="Times New Roman"/>
          <w:sz w:val="22"/>
          <w:szCs w:val="22"/>
          <w:lang w:val="es-CO" w:eastAsia="es-CO"/>
        </w:rPr>
        <w:lastRenderedPageBreak/>
        <w:t>Milímetro (mm) = 0,001 m</w:t>
      </w:r>
    </w:p>
    <w:p w14:paraId="3D2B249E" w14:textId="77777777" w:rsidR="00D05403" w:rsidRPr="0091766F" w:rsidRDefault="00D05403" w:rsidP="002047DD">
      <w:pPr>
        <w:shd w:val="clear" w:color="auto" w:fill="FFFFFF"/>
        <w:spacing w:after="0"/>
        <w:jc w:val="both"/>
        <w:rPr>
          <w:rFonts w:ascii="Times New Roman" w:eastAsia="Times New Roman" w:hAnsi="Times New Roman" w:cs="Times New Roman"/>
          <w:sz w:val="21"/>
          <w:szCs w:val="21"/>
          <w:lang w:val="es-CO" w:eastAsia="es-CO"/>
        </w:rPr>
      </w:pPr>
      <w:r w:rsidRPr="002047DD">
        <w:rPr>
          <w:rFonts w:ascii="Times New Roman" w:eastAsia="Times New Roman" w:hAnsi="Times New Roman" w:cs="Times New Roman"/>
          <w:sz w:val="22"/>
          <w:szCs w:val="22"/>
          <w:lang w:val="es-CO" w:eastAsia="es-CO"/>
        </w:rPr>
        <w:t>Cada unidad contiene </w:t>
      </w:r>
      <w:r w:rsidRPr="002047DD">
        <w:rPr>
          <w:rFonts w:ascii="Times New Roman" w:eastAsia="Times New Roman" w:hAnsi="Times New Roman" w:cs="Times New Roman"/>
          <w:b/>
          <w:bCs/>
          <w:sz w:val="22"/>
          <w:szCs w:val="22"/>
          <w:lang w:val="es-CO" w:eastAsia="es-CO"/>
        </w:rPr>
        <w:t>10 veces la inmediata</w:t>
      </w:r>
      <w:r w:rsidR="00BA6A5B">
        <w:rPr>
          <w:rFonts w:ascii="Times New Roman" w:eastAsia="Times New Roman" w:hAnsi="Times New Roman" w:cs="Times New Roman"/>
          <w:b/>
          <w:bCs/>
          <w:sz w:val="22"/>
          <w:szCs w:val="22"/>
          <w:lang w:val="es-CO" w:eastAsia="es-CO"/>
        </w:rPr>
        <w:t>mente</w:t>
      </w:r>
      <w:r w:rsidRPr="002047DD">
        <w:rPr>
          <w:rFonts w:ascii="Times New Roman" w:eastAsia="Times New Roman" w:hAnsi="Times New Roman" w:cs="Times New Roman"/>
          <w:b/>
          <w:bCs/>
          <w:sz w:val="22"/>
          <w:szCs w:val="22"/>
          <w:lang w:val="es-CO" w:eastAsia="es-CO"/>
        </w:rPr>
        <w:t xml:space="preserve"> inferior</w:t>
      </w:r>
      <w:r w:rsidRPr="002047DD">
        <w:rPr>
          <w:rFonts w:ascii="Times New Roman" w:eastAsia="Times New Roman" w:hAnsi="Times New Roman" w:cs="Times New Roman"/>
          <w:sz w:val="22"/>
          <w:szCs w:val="22"/>
          <w:lang w:val="es-CO" w:eastAsia="es-CO"/>
        </w:rPr>
        <w:t>: así</w:t>
      </w:r>
      <w:ins w:id="17" w:author="mercyranjel" w:date="2016-03-02T14:13:00Z">
        <w:r w:rsidR="002E75CD">
          <w:rPr>
            <w:rFonts w:ascii="Times New Roman" w:eastAsia="Times New Roman" w:hAnsi="Times New Roman" w:cs="Times New Roman"/>
            <w:sz w:val="22"/>
            <w:szCs w:val="22"/>
            <w:lang w:val="es-CO" w:eastAsia="es-CO"/>
          </w:rPr>
          <w:t>,</w:t>
        </w:r>
      </w:ins>
      <w:r w:rsidRPr="002047DD">
        <w:rPr>
          <w:rFonts w:ascii="Times New Roman" w:eastAsia="Times New Roman" w:hAnsi="Times New Roman" w:cs="Times New Roman"/>
          <w:sz w:val="22"/>
          <w:szCs w:val="22"/>
          <w:lang w:val="es-CO" w:eastAsia="es-CO"/>
        </w:rPr>
        <w:t xml:space="preserve"> 1 m contiene 10 dm.</w:t>
      </w:r>
    </w:p>
    <w:p w14:paraId="3B289CD0"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473"/>
        <w:gridCol w:w="6396"/>
      </w:tblGrid>
      <w:tr w:rsidR="00D05403" w:rsidRPr="0091766F" w14:paraId="529C2879" w14:textId="77777777" w:rsidTr="00FF20C2">
        <w:tc>
          <w:tcPr>
            <w:tcW w:w="8828" w:type="dxa"/>
            <w:gridSpan w:val="2"/>
            <w:shd w:val="clear" w:color="auto" w:fill="0D0D0D" w:themeFill="text1" w:themeFillTint="F2"/>
          </w:tcPr>
          <w:p w14:paraId="2014A21E" w14:textId="77777777" w:rsidR="00D05403" w:rsidRPr="0091766F" w:rsidRDefault="00D05403" w:rsidP="00FF20C2">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D05403" w:rsidRPr="0091766F" w14:paraId="64CDF583" w14:textId="77777777" w:rsidTr="00FF20C2">
        <w:tc>
          <w:tcPr>
            <w:tcW w:w="2473" w:type="dxa"/>
          </w:tcPr>
          <w:p w14:paraId="4BC9800D"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0C424140"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rPr>
              <w:t>MA_06_13_IMG</w:t>
            </w:r>
            <w:r w:rsidR="002B3290">
              <w:rPr>
                <w:rFonts w:ascii="Times New Roman" w:hAnsi="Times New Roman" w:cs="Times New Roman"/>
              </w:rPr>
              <w:t>05</w:t>
            </w:r>
          </w:p>
        </w:tc>
      </w:tr>
      <w:tr w:rsidR="00D05403" w:rsidRPr="0091766F" w14:paraId="4063B78B" w14:textId="77777777" w:rsidTr="00FF20C2">
        <w:tc>
          <w:tcPr>
            <w:tcW w:w="2473" w:type="dxa"/>
          </w:tcPr>
          <w:p w14:paraId="4C508472"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5" w:type="dxa"/>
          </w:tcPr>
          <w:p w14:paraId="47F5EBCB" w14:textId="77777777" w:rsidR="00D05403" w:rsidRPr="0091766F" w:rsidRDefault="00D05403" w:rsidP="00FF20C2">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142208C1" wp14:editId="78B68C4E">
                  <wp:extent cx="3921778" cy="988165"/>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451" cy="995138"/>
                          </a:xfrm>
                          <a:prstGeom prst="rect">
                            <a:avLst/>
                          </a:prstGeom>
                        </pic:spPr>
                      </pic:pic>
                    </a:graphicData>
                  </a:graphic>
                </wp:inline>
              </w:drawing>
            </w:r>
          </w:p>
        </w:tc>
      </w:tr>
      <w:tr w:rsidR="00D05403" w:rsidRPr="0091766F" w14:paraId="62C1E5D4" w14:textId="77777777" w:rsidTr="00FF20C2">
        <w:tc>
          <w:tcPr>
            <w:tcW w:w="2473" w:type="dxa"/>
          </w:tcPr>
          <w:p w14:paraId="4C851F72"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2A142AFD" w14:textId="77777777" w:rsidR="00D05403" w:rsidRPr="0091766F" w:rsidRDefault="002B3290" w:rsidP="00FF20C2">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longitud</w:t>
            </w:r>
          </w:p>
        </w:tc>
      </w:tr>
      <w:tr w:rsidR="00D05403" w:rsidRPr="0091766F" w14:paraId="18B7E1F9" w14:textId="77777777" w:rsidTr="00FF20C2">
        <w:tc>
          <w:tcPr>
            <w:tcW w:w="2473" w:type="dxa"/>
          </w:tcPr>
          <w:p w14:paraId="439ADF84" w14:textId="77777777" w:rsidR="00D05403" w:rsidRPr="0091766F" w:rsidRDefault="00D05403"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277D9B34" w14:textId="1A33EA3B" w:rsidR="00D05403" w:rsidRPr="0091766F" w:rsidRDefault="00D05403" w:rsidP="0076525B">
            <w:pPr>
              <w:rPr>
                <w:rFonts w:ascii="Times New Roman" w:eastAsia="Calibri" w:hAnsi="Times New Roman" w:cs="Times New Roman"/>
                <w:sz w:val="20"/>
                <w:szCs w:val="20"/>
              </w:rPr>
            </w:pPr>
            <w:r w:rsidRPr="0091766F">
              <w:rPr>
                <w:rFonts w:ascii="Times New Roman" w:hAnsi="Times New Roman" w:cs="Times New Roman"/>
              </w:rPr>
              <w:t>En el SI</w:t>
            </w:r>
            <w:r w:rsidR="002E75CD">
              <w:rPr>
                <w:rFonts w:ascii="Times New Roman" w:hAnsi="Times New Roman" w:cs="Times New Roman"/>
              </w:rPr>
              <w:t>,</w:t>
            </w:r>
            <w:r w:rsidRPr="0091766F">
              <w:rPr>
                <w:rFonts w:ascii="Times New Roman" w:hAnsi="Times New Roman" w:cs="Times New Roman"/>
              </w:rPr>
              <w:t xml:space="preserve"> una unidad es diez </w:t>
            </w:r>
            <w:r w:rsidR="001270E6">
              <w:rPr>
                <w:rFonts w:ascii="Times New Roman" w:hAnsi="Times New Roman" w:cs="Times New Roman"/>
              </w:rPr>
              <w:t xml:space="preserve">veces mayor que la siguiente. </w:t>
            </w:r>
            <w:r w:rsidR="002E75CD">
              <w:rPr>
                <w:rFonts w:ascii="Times New Roman" w:hAnsi="Times New Roman" w:cs="Times New Roman"/>
              </w:rPr>
              <w:t>Por tanto,</w:t>
            </w:r>
            <w:r w:rsidRPr="0091766F">
              <w:rPr>
                <w:rFonts w:ascii="Times New Roman" w:hAnsi="Times New Roman" w:cs="Times New Roman"/>
              </w:rPr>
              <w:t xml:space="preserve"> un metro contiene 10 decímetros.</w:t>
            </w:r>
          </w:p>
        </w:tc>
      </w:tr>
      <w:tr w:rsidR="00D05403" w:rsidRPr="0091766F" w14:paraId="21A9D633" w14:textId="77777777" w:rsidTr="00FF20C2">
        <w:tc>
          <w:tcPr>
            <w:tcW w:w="2473" w:type="dxa"/>
          </w:tcPr>
          <w:p w14:paraId="6164DD41" w14:textId="77777777" w:rsidR="00D05403" w:rsidRPr="0091766F" w:rsidRDefault="00D05403"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7588F19C" w14:textId="77777777" w:rsidR="00D05403" w:rsidRPr="0091766F" w:rsidRDefault="00D05403" w:rsidP="00FF20C2">
            <w:pPr>
              <w:rPr>
                <w:rFonts w:ascii="Times New Roman" w:hAnsi="Times New Roman" w:cs="Times New Roman"/>
              </w:rPr>
            </w:pPr>
            <w:r w:rsidRPr="0091766F">
              <w:rPr>
                <w:rFonts w:ascii="Times New Roman" w:hAnsi="Times New Roman" w:cs="Times New Roman"/>
              </w:rPr>
              <w:t>Inferior</w:t>
            </w:r>
          </w:p>
        </w:tc>
      </w:tr>
    </w:tbl>
    <w:p w14:paraId="0B8B24FE" w14:textId="77777777" w:rsidR="00D05403" w:rsidRPr="0091766F" w:rsidRDefault="00D05403" w:rsidP="00A66BE9">
      <w:pPr>
        <w:tabs>
          <w:tab w:val="right" w:pos="8498"/>
        </w:tabs>
        <w:spacing w:after="0"/>
        <w:rPr>
          <w:rFonts w:ascii="Times New Roman" w:eastAsia="Times New Roman" w:hAnsi="Times New Roman" w:cs="Times New Roman"/>
          <w:b/>
          <w:bCs/>
          <w:sz w:val="22"/>
          <w:szCs w:val="22"/>
        </w:rPr>
      </w:pPr>
    </w:p>
    <w:p w14:paraId="7416DC2B" w14:textId="54AD990C" w:rsidR="00A66BE9" w:rsidRPr="0091766F" w:rsidRDefault="00A66BE9" w:rsidP="00A66BE9">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 xml:space="preserve">3.1 </w:t>
      </w:r>
      <w:r w:rsidR="002E75CD">
        <w:rPr>
          <w:rFonts w:ascii="Times New Roman" w:hAnsi="Times New Roman" w:cs="Times New Roman"/>
          <w:b/>
        </w:rPr>
        <w:t xml:space="preserve">Las </w:t>
      </w:r>
      <w:r w:rsidR="002E75CD">
        <w:rPr>
          <w:rFonts w:ascii="Times New Roman" w:eastAsia="Times New Roman" w:hAnsi="Times New Roman" w:cs="Times New Roman"/>
          <w:b/>
          <w:bCs/>
          <w:sz w:val="22"/>
          <w:szCs w:val="22"/>
        </w:rPr>
        <w:t>c</w:t>
      </w:r>
      <w:r w:rsidRPr="0091766F">
        <w:rPr>
          <w:rFonts w:ascii="Times New Roman" w:eastAsia="Times New Roman" w:hAnsi="Times New Roman" w:cs="Times New Roman"/>
          <w:b/>
          <w:bCs/>
          <w:sz w:val="22"/>
          <w:szCs w:val="22"/>
        </w:rPr>
        <w:t>onversiones entre las unidades de longitud</w:t>
      </w:r>
    </w:p>
    <w:p w14:paraId="2C094ACB" w14:textId="77777777" w:rsidR="00C65782" w:rsidRPr="0091766F" w:rsidRDefault="00C65782" w:rsidP="00A66BE9">
      <w:pPr>
        <w:tabs>
          <w:tab w:val="right" w:pos="8498"/>
        </w:tabs>
        <w:spacing w:after="0"/>
        <w:rPr>
          <w:rFonts w:ascii="Times New Roman" w:eastAsia="Times New Roman" w:hAnsi="Times New Roman" w:cs="Times New Roman"/>
          <w:b/>
          <w:bCs/>
          <w:sz w:val="22"/>
          <w:szCs w:val="22"/>
        </w:rPr>
      </w:pPr>
    </w:p>
    <w:p w14:paraId="7B871A3F" w14:textId="6A86371A" w:rsidR="00C65782" w:rsidRDefault="00BA6A5B" w:rsidP="00BA6A5B">
      <w:pPr>
        <w:shd w:val="clear" w:color="auto" w:fill="FFFFFF"/>
        <w:spacing w:after="0"/>
        <w:jc w:val="both"/>
        <w:rPr>
          <w:rFonts w:ascii="Times New Roman" w:eastAsia="Times New Roman" w:hAnsi="Times New Roman" w:cs="Times New Roman"/>
          <w:sz w:val="22"/>
          <w:szCs w:val="22"/>
          <w:lang w:val="es-CO" w:eastAsia="es-CO"/>
        </w:rPr>
      </w:pPr>
      <w:r>
        <w:rPr>
          <w:rFonts w:ascii="Times New Roman" w:eastAsia="Times New Roman" w:hAnsi="Times New Roman" w:cs="Times New Roman"/>
          <w:sz w:val="22"/>
          <w:szCs w:val="22"/>
          <w:lang w:val="es-CO" w:eastAsia="es-CO"/>
        </w:rPr>
        <w:t xml:space="preserve">Para convertir una </w:t>
      </w:r>
      <w:r w:rsidR="00C65782" w:rsidRPr="00BA6A5B">
        <w:rPr>
          <w:rFonts w:ascii="Times New Roman" w:eastAsia="Times New Roman" w:hAnsi="Times New Roman" w:cs="Times New Roman"/>
          <w:sz w:val="22"/>
          <w:szCs w:val="22"/>
          <w:lang w:val="es-CO" w:eastAsia="es-CO"/>
        </w:rPr>
        <w:t>medida de longitud</w:t>
      </w:r>
      <w:r>
        <w:rPr>
          <w:rFonts w:ascii="Times New Roman" w:eastAsia="Times New Roman" w:hAnsi="Times New Roman" w:cs="Times New Roman"/>
          <w:sz w:val="22"/>
          <w:szCs w:val="22"/>
          <w:lang w:val="es-CO" w:eastAsia="es-CO"/>
        </w:rPr>
        <w:t xml:space="preserve"> dada </w:t>
      </w:r>
      <w:r w:rsidR="002E75CD">
        <w:rPr>
          <w:rFonts w:ascii="Times New Roman" w:eastAsia="Times New Roman" w:hAnsi="Times New Roman" w:cs="Times New Roman"/>
          <w:sz w:val="22"/>
          <w:szCs w:val="22"/>
          <w:lang w:val="es-CO" w:eastAsia="es-CO"/>
        </w:rPr>
        <w:t xml:space="preserve">de </w:t>
      </w:r>
      <w:r>
        <w:rPr>
          <w:rFonts w:ascii="Times New Roman" w:eastAsia="Times New Roman" w:hAnsi="Times New Roman" w:cs="Times New Roman"/>
          <w:sz w:val="22"/>
          <w:szCs w:val="22"/>
          <w:lang w:val="es-CO" w:eastAsia="es-CO"/>
        </w:rPr>
        <w:t>una unidad a otra se tiene</w:t>
      </w:r>
      <w:r w:rsidR="002E75CD">
        <w:rPr>
          <w:rFonts w:ascii="Times New Roman" w:eastAsia="Times New Roman" w:hAnsi="Times New Roman" w:cs="Times New Roman"/>
          <w:sz w:val="22"/>
          <w:szCs w:val="22"/>
          <w:lang w:val="es-CO" w:eastAsia="es-CO"/>
        </w:rPr>
        <w:t>n</w:t>
      </w:r>
      <w:r>
        <w:rPr>
          <w:rFonts w:ascii="Times New Roman" w:eastAsia="Times New Roman" w:hAnsi="Times New Roman" w:cs="Times New Roman"/>
          <w:sz w:val="22"/>
          <w:szCs w:val="22"/>
          <w:lang w:val="es-CO" w:eastAsia="es-CO"/>
        </w:rPr>
        <w:t xml:space="preserve"> en cuenta</w:t>
      </w:r>
      <w:r w:rsidR="001270E6">
        <w:rPr>
          <w:rFonts w:ascii="Times New Roman" w:eastAsia="Times New Roman" w:hAnsi="Times New Roman" w:cs="Times New Roman"/>
          <w:sz w:val="22"/>
          <w:szCs w:val="22"/>
          <w:lang w:val="es-CO" w:eastAsia="es-CO"/>
        </w:rPr>
        <w:t xml:space="preserve"> las siguientes reglas.</w:t>
      </w:r>
    </w:p>
    <w:p w14:paraId="0906CE30" w14:textId="77777777" w:rsidR="00BA6A5B" w:rsidRPr="00BA6A5B" w:rsidRDefault="00BA6A5B" w:rsidP="00BA6A5B">
      <w:pPr>
        <w:shd w:val="clear" w:color="auto" w:fill="FFFFFF"/>
        <w:spacing w:after="0"/>
        <w:jc w:val="both"/>
        <w:rPr>
          <w:rFonts w:ascii="Times New Roman" w:eastAsia="Times New Roman" w:hAnsi="Times New Roman" w:cs="Times New Roman"/>
          <w:sz w:val="22"/>
          <w:szCs w:val="22"/>
          <w:lang w:val="es-CO" w:eastAsia="es-CO"/>
        </w:rPr>
      </w:pPr>
    </w:p>
    <w:p w14:paraId="6520BF1B" w14:textId="77777777" w:rsidR="00C65782" w:rsidRPr="00BA6A5B" w:rsidRDefault="00C65782" w:rsidP="00145E98">
      <w:pPr>
        <w:numPr>
          <w:ilvl w:val="0"/>
          <w:numId w:val="3"/>
        </w:numPr>
        <w:shd w:val="clear" w:color="auto" w:fill="FFFFFF"/>
        <w:spacing w:after="0"/>
        <w:ind w:left="300"/>
        <w:jc w:val="both"/>
        <w:rPr>
          <w:rFonts w:ascii="Times New Roman" w:eastAsia="Times New Roman" w:hAnsi="Times New Roman" w:cs="Times New Roman"/>
          <w:sz w:val="22"/>
          <w:szCs w:val="22"/>
          <w:lang w:val="es-CO" w:eastAsia="es-CO"/>
        </w:rPr>
      </w:pPr>
      <w:r w:rsidRPr="00BA6A5B">
        <w:rPr>
          <w:rFonts w:ascii="Times New Roman" w:eastAsia="Times New Roman" w:hAnsi="Times New Roman" w:cs="Times New Roman"/>
          <w:sz w:val="22"/>
          <w:szCs w:val="22"/>
          <w:lang w:val="es-CO" w:eastAsia="es-CO"/>
        </w:rPr>
        <w:t>Para pa</w:t>
      </w:r>
      <w:r w:rsidR="00BA6A5B">
        <w:rPr>
          <w:rFonts w:ascii="Times New Roman" w:eastAsia="Times New Roman" w:hAnsi="Times New Roman" w:cs="Times New Roman"/>
          <w:sz w:val="22"/>
          <w:szCs w:val="22"/>
          <w:lang w:val="es-CO" w:eastAsia="es-CO"/>
        </w:rPr>
        <w:t>sar de una unidad a la inmediatamente</w:t>
      </w:r>
      <w:r w:rsidRPr="00BA6A5B">
        <w:rPr>
          <w:rFonts w:ascii="Times New Roman" w:eastAsia="Times New Roman" w:hAnsi="Times New Roman" w:cs="Times New Roman"/>
          <w:sz w:val="22"/>
          <w:szCs w:val="22"/>
          <w:lang w:val="es-CO" w:eastAsia="es-CO"/>
        </w:rPr>
        <w:t xml:space="preserve"> inferior se debe </w:t>
      </w:r>
      <w:r w:rsidRPr="001270E6">
        <w:rPr>
          <w:rFonts w:ascii="Times New Roman" w:eastAsia="Times New Roman" w:hAnsi="Times New Roman" w:cs="Times New Roman"/>
          <w:b/>
          <w:sz w:val="22"/>
          <w:szCs w:val="22"/>
          <w:lang w:val="es-CO" w:eastAsia="es-CO"/>
        </w:rPr>
        <w:t>multiplicar</w:t>
      </w:r>
      <w:r w:rsidRPr="00BA6A5B">
        <w:rPr>
          <w:rFonts w:ascii="Times New Roman" w:eastAsia="Times New Roman" w:hAnsi="Times New Roman" w:cs="Times New Roman"/>
          <w:sz w:val="22"/>
          <w:szCs w:val="22"/>
          <w:lang w:val="es-CO" w:eastAsia="es-CO"/>
        </w:rPr>
        <w:t xml:space="preserve"> por 10.</w:t>
      </w:r>
    </w:p>
    <w:p w14:paraId="34506D70" w14:textId="77777777" w:rsidR="00C65782" w:rsidRPr="00BA6A5B" w:rsidRDefault="00C65782" w:rsidP="00145E98">
      <w:pPr>
        <w:numPr>
          <w:ilvl w:val="0"/>
          <w:numId w:val="3"/>
        </w:numPr>
        <w:shd w:val="clear" w:color="auto" w:fill="FFFFFF"/>
        <w:spacing w:after="0"/>
        <w:ind w:left="300"/>
        <w:jc w:val="both"/>
        <w:rPr>
          <w:rFonts w:ascii="Times New Roman" w:eastAsia="Times New Roman" w:hAnsi="Times New Roman" w:cs="Times New Roman"/>
          <w:sz w:val="22"/>
          <w:szCs w:val="22"/>
          <w:lang w:val="es-CO" w:eastAsia="es-CO"/>
        </w:rPr>
      </w:pPr>
      <w:r w:rsidRPr="00BA6A5B">
        <w:rPr>
          <w:rFonts w:ascii="Times New Roman" w:eastAsia="Times New Roman" w:hAnsi="Times New Roman" w:cs="Times New Roman"/>
          <w:sz w:val="22"/>
          <w:szCs w:val="22"/>
          <w:lang w:val="es-CO" w:eastAsia="es-CO"/>
        </w:rPr>
        <w:t>Para pasar de una unidad a la inmediata</w:t>
      </w:r>
      <w:r w:rsidR="00B6434E">
        <w:rPr>
          <w:rFonts w:ascii="Times New Roman" w:eastAsia="Times New Roman" w:hAnsi="Times New Roman" w:cs="Times New Roman"/>
          <w:sz w:val="22"/>
          <w:szCs w:val="22"/>
          <w:lang w:val="es-CO" w:eastAsia="es-CO"/>
        </w:rPr>
        <w:t>mente</w:t>
      </w:r>
      <w:r w:rsidRPr="00BA6A5B">
        <w:rPr>
          <w:rFonts w:ascii="Times New Roman" w:eastAsia="Times New Roman" w:hAnsi="Times New Roman" w:cs="Times New Roman"/>
          <w:sz w:val="22"/>
          <w:szCs w:val="22"/>
          <w:lang w:val="es-CO" w:eastAsia="es-CO"/>
        </w:rPr>
        <w:t xml:space="preserve"> superior hay que </w:t>
      </w:r>
      <w:r w:rsidRPr="001270E6">
        <w:rPr>
          <w:rFonts w:ascii="Times New Roman" w:eastAsia="Times New Roman" w:hAnsi="Times New Roman" w:cs="Times New Roman"/>
          <w:b/>
          <w:sz w:val="22"/>
          <w:szCs w:val="22"/>
          <w:lang w:val="es-CO" w:eastAsia="es-CO"/>
        </w:rPr>
        <w:t>dividir</w:t>
      </w:r>
      <w:r w:rsidRPr="00BA6A5B">
        <w:rPr>
          <w:rFonts w:ascii="Times New Roman" w:eastAsia="Times New Roman" w:hAnsi="Times New Roman" w:cs="Times New Roman"/>
          <w:sz w:val="22"/>
          <w:szCs w:val="22"/>
          <w:lang w:val="es-CO" w:eastAsia="es-CO"/>
        </w:rPr>
        <w:t xml:space="preserve"> entre 10.</w:t>
      </w:r>
    </w:p>
    <w:p w14:paraId="0C833A7B" w14:textId="77777777" w:rsidR="00C65782" w:rsidRPr="0091766F" w:rsidRDefault="00C65782"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473"/>
        <w:gridCol w:w="6355"/>
      </w:tblGrid>
      <w:tr w:rsidR="00C65782" w:rsidRPr="0091766F" w14:paraId="10B02A67" w14:textId="77777777" w:rsidTr="00FF20C2">
        <w:tc>
          <w:tcPr>
            <w:tcW w:w="8828" w:type="dxa"/>
            <w:gridSpan w:val="2"/>
            <w:shd w:val="clear" w:color="auto" w:fill="0D0D0D" w:themeFill="text1" w:themeFillTint="F2"/>
          </w:tcPr>
          <w:p w14:paraId="21673D87" w14:textId="77777777" w:rsidR="00C65782" w:rsidRPr="0091766F" w:rsidRDefault="00C65782" w:rsidP="00FF20C2">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C65782" w:rsidRPr="0091766F" w14:paraId="19BB8C4C" w14:textId="77777777" w:rsidTr="00FF20C2">
        <w:tc>
          <w:tcPr>
            <w:tcW w:w="2473" w:type="dxa"/>
          </w:tcPr>
          <w:p w14:paraId="51577A66"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23FF71C0"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rPr>
              <w:t>MA_06_13_IMG</w:t>
            </w:r>
            <w:r w:rsidR="002B3290">
              <w:rPr>
                <w:rFonts w:ascii="Times New Roman" w:hAnsi="Times New Roman" w:cs="Times New Roman"/>
              </w:rPr>
              <w:t>06</w:t>
            </w:r>
          </w:p>
        </w:tc>
      </w:tr>
      <w:tr w:rsidR="00C65782" w:rsidRPr="0091766F" w14:paraId="3CA78B28" w14:textId="77777777" w:rsidTr="00FF20C2">
        <w:tc>
          <w:tcPr>
            <w:tcW w:w="2473" w:type="dxa"/>
          </w:tcPr>
          <w:p w14:paraId="4B020644" w14:textId="77777777" w:rsidR="00C65782" w:rsidRPr="0091766F" w:rsidRDefault="00C65782"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5" w:type="dxa"/>
          </w:tcPr>
          <w:p w14:paraId="27B7438F" w14:textId="77777777" w:rsidR="00C65782" w:rsidRPr="0091766F" w:rsidRDefault="00C65782" w:rsidP="00FF20C2">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0E319562" wp14:editId="1F3C8C9F">
                  <wp:extent cx="2458800" cy="1296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8800" cy="1296000"/>
                          </a:xfrm>
                          <a:prstGeom prst="rect">
                            <a:avLst/>
                          </a:prstGeom>
                        </pic:spPr>
                      </pic:pic>
                    </a:graphicData>
                  </a:graphic>
                </wp:inline>
              </w:drawing>
            </w:r>
          </w:p>
        </w:tc>
      </w:tr>
      <w:tr w:rsidR="00C65782" w:rsidRPr="0091766F" w14:paraId="71E5106C" w14:textId="77777777" w:rsidTr="00FF20C2">
        <w:tc>
          <w:tcPr>
            <w:tcW w:w="2473" w:type="dxa"/>
          </w:tcPr>
          <w:p w14:paraId="02925EF1" w14:textId="77777777" w:rsidR="00C65782" w:rsidRPr="0091766F" w:rsidRDefault="00C65782"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4450FC1F" w14:textId="77777777" w:rsidR="00C65782" w:rsidRPr="0091766F" w:rsidRDefault="002B3290" w:rsidP="00FF20C2">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longitud</w:t>
            </w:r>
          </w:p>
        </w:tc>
      </w:tr>
      <w:tr w:rsidR="00C65782" w:rsidRPr="0091766F" w14:paraId="075BFE04" w14:textId="77777777" w:rsidTr="00FF20C2">
        <w:tc>
          <w:tcPr>
            <w:tcW w:w="2473" w:type="dxa"/>
          </w:tcPr>
          <w:p w14:paraId="7BB3E3EF" w14:textId="77777777" w:rsidR="00C65782" w:rsidRPr="0091766F" w:rsidRDefault="00C65782"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3F3C4CD3" w14:textId="77777777" w:rsidR="00C65782" w:rsidRPr="0091766F" w:rsidRDefault="00C65782" w:rsidP="00FF20C2">
            <w:pPr>
              <w:rPr>
                <w:rFonts w:ascii="Times New Roman" w:hAnsi="Times New Roman" w:cs="Times New Roman"/>
              </w:rPr>
            </w:pPr>
            <w:r w:rsidRPr="0091766F">
              <w:rPr>
                <w:rFonts w:ascii="Times New Roman" w:hAnsi="Times New Roman" w:cs="Times New Roman"/>
              </w:rPr>
              <w:t xml:space="preserve">Para pasar de una unidad de longitud </w:t>
            </w:r>
            <w:ins w:id="18" w:author="mercyranjel" w:date="2016-03-02T14:15:00Z">
              <w:r w:rsidR="002E75CD">
                <w:rPr>
                  <w:rFonts w:ascii="Times New Roman" w:hAnsi="Times New Roman" w:cs="Times New Roman"/>
                </w:rPr>
                <w:t xml:space="preserve">a otra </w:t>
              </w:r>
            </w:ins>
            <w:r w:rsidRPr="0091766F">
              <w:rPr>
                <w:rFonts w:ascii="Times New Roman" w:hAnsi="Times New Roman" w:cs="Times New Roman"/>
              </w:rPr>
              <w:t>se multiplica o se divide por 10.</w:t>
            </w:r>
          </w:p>
        </w:tc>
      </w:tr>
      <w:tr w:rsidR="00C65782" w:rsidRPr="0091766F" w14:paraId="5968154E" w14:textId="77777777" w:rsidTr="00FF20C2">
        <w:tc>
          <w:tcPr>
            <w:tcW w:w="2473" w:type="dxa"/>
          </w:tcPr>
          <w:p w14:paraId="6F2C9E3E"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1DBF929B" w14:textId="77777777" w:rsidR="00C65782" w:rsidRPr="0091766F" w:rsidRDefault="00C65782" w:rsidP="00FF20C2">
            <w:pPr>
              <w:rPr>
                <w:rFonts w:ascii="Times New Roman" w:hAnsi="Times New Roman" w:cs="Times New Roman"/>
              </w:rPr>
            </w:pPr>
            <w:r w:rsidRPr="0091766F">
              <w:rPr>
                <w:rFonts w:ascii="Times New Roman" w:hAnsi="Times New Roman" w:cs="Times New Roman"/>
              </w:rPr>
              <w:t>Inferior</w:t>
            </w:r>
          </w:p>
        </w:tc>
      </w:tr>
    </w:tbl>
    <w:p w14:paraId="090638BE" w14:textId="77777777" w:rsidR="00C65782" w:rsidRPr="0091766F" w:rsidRDefault="00C65782" w:rsidP="00A66BE9">
      <w:pPr>
        <w:tabs>
          <w:tab w:val="right" w:pos="8498"/>
        </w:tabs>
        <w:spacing w:after="0"/>
        <w:rPr>
          <w:rFonts w:ascii="Times New Roman" w:eastAsia="Times New Roman" w:hAnsi="Times New Roman" w:cs="Times New Roman"/>
          <w:b/>
          <w:bCs/>
          <w:sz w:val="22"/>
          <w:szCs w:val="22"/>
        </w:rPr>
      </w:pPr>
    </w:p>
    <w:p w14:paraId="4EBB779C" w14:textId="77777777" w:rsidR="00C65782" w:rsidRDefault="001270E6" w:rsidP="00B6434E">
      <w:pPr>
        <w:shd w:val="clear" w:color="auto" w:fill="FFFFFF"/>
        <w:spacing w:after="0"/>
        <w:rPr>
          <w:rFonts w:ascii="Times New Roman" w:eastAsia="Times New Roman" w:hAnsi="Times New Roman" w:cs="Times New Roman"/>
          <w:sz w:val="22"/>
          <w:szCs w:val="22"/>
          <w:lang w:val="es-CO" w:eastAsia="es-CO"/>
        </w:rPr>
      </w:pPr>
      <w:r>
        <w:rPr>
          <w:rFonts w:ascii="Times New Roman" w:eastAsia="Times New Roman" w:hAnsi="Times New Roman" w:cs="Times New Roman"/>
          <w:sz w:val="22"/>
          <w:szCs w:val="22"/>
          <w:lang w:val="es-CO" w:eastAsia="es-CO"/>
        </w:rPr>
        <w:t>Ejemplo</w:t>
      </w:r>
    </w:p>
    <w:p w14:paraId="08E88A6B" w14:textId="77777777" w:rsidR="00B6434E" w:rsidRPr="00B6434E" w:rsidRDefault="00B6434E" w:rsidP="00B6434E">
      <w:pPr>
        <w:shd w:val="clear" w:color="auto" w:fill="FFFFFF"/>
        <w:spacing w:after="0"/>
        <w:rPr>
          <w:rFonts w:ascii="Times New Roman" w:eastAsia="Times New Roman" w:hAnsi="Times New Roman" w:cs="Times New Roman"/>
          <w:sz w:val="22"/>
          <w:szCs w:val="22"/>
          <w:lang w:val="es-CO" w:eastAsia="es-CO"/>
        </w:rPr>
      </w:pPr>
    </w:p>
    <w:p w14:paraId="5C12F02E" w14:textId="77777777" w:rsidR="00B6434E" w:rsidRDefault="00C65782" w:rsidP="00B6434E">
      <w:pPr>
        <w:shd w:val="clear" w:color="auto" w:fill="FFFFFF"/>
        <w:spacing w:after="0"/>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 xml:space="preserve">Si </w:t>
      </w:r>
      <w:r w:rsidR="00B6434E">
        <w:rPr>
          <w:rFonts w:ascii="Times New Roman" w:eastAsia="Times New Roman" w:hAnsi="Times New Roman" w:cs="Times New Roman"/>
          <w:sz w:val="22"/>
          <w:szCs w:val="22"/>
          <w:lang w:val="es-CO" w:eastAsia="es-CO"/>
        </w:rPr>
        <w:t xml:space="preserve">se </w:t>
      </w:r>
      <w:r w:rsidRPr="00B6434E">
        <w:rPr>
          <w:rFonts w:ascii="Times New Roman" w:eastAsia="Times New Roman" w:hAnsi="Times New Roman" w:cs="Times New Roman"/>
          <w:sz w:val="22"/>
          <w:szCs w:val="22"/>
          <w:lang w:val="es-CO" w:eastAsia="es-CO"/>
        </w:rPr>
        <w:t>t</w:t>
      </w:r>
      <w:r w:rsidR="00B6434E">
        <w:rPr>
          <w:rFonts w:ascii="Times New Roman" w:eastAsia="Times New Roman" w:hAnsi="Times New Roman" w:cs="Times New Roman"/>
          <w:sz w:val="22"/>
          <w:szCs w:val="22"/>
          <w:lang w:val="es-CO" w:eastAsia="es-CO"/>
        </w:rPr>
        <w:t>i</w:t>
      </w:r>
      <w:r w:rsidRPr="00B6434E">
        <w:rPr>
          <w:rFonts w:ascii="Times New Roman" w:eastAsia="Times New Roman" w:hAnsi="Times New Roman" w:cs="Times New Roman"/>
          <w:sz w:val="22"/>
          <w:szCs w:val="22"/>
          <w:lang w:val="es-CO" w:eastAsia="es-CO"/>
        </w:rPr>
        <w:t>ene</w:t>
      </w:r>
      <w:r w:rsidR="00B6434E">
        <w:rPr>
          <w:rFonts w:ascii="Times New Roman" w:eastAsia="Times New Roman" w:hAnsi="Times New Roman" w:cs="Times New Roman"/>
          <w:sz w:val="22"/>
          <w:szCs w:val="22"/>
          <w:lang w:val="es-CO" w:eastAsia="es-CO"/>
        </w:rPr>
        <w:t>n</w:t>
      </w:r>
      <w:r w:rsidRPr="00B6434E">
        <w:rPr>
          <w:rFonts w:ascii="Times New Roman" w:eastAsia="Times New Roman" w:hAnsi="Times New Roman" w:cs="Times New Roman"/>
          <w:sz w:val="22"/>
          <w:szCs w:val="22"/>
          <w:lang w:val="es-CO" w:eastAsia="es-CO"/>
        </w:rPr>
        <w:t xml:space="preserve"> cuatro trozos de cinta que miden 4 m, 23 dm, 7 cm y 45 cm, ¿cuánta cinta</w:t>
      </w:r>
      <w:r w:rsidR="00B6434E">
        <w:rPr>
          <w:rFonts w:ascii="Times New Roman" w:eastAsia="Times New Roman" w:hAnsi="Times New Roman" w:cs="Times New Roman"/>
          <w:sz w:val="22"/>
          <w:szCs w:val="22"/>
          <w:lang w:val="es-CO" w:eastAsia="es-CO"/>
        </w:rPr>
        <w:t xml:space="preserve"> se tiene</w:t>
      </w:r>
      <w:r w:rsidRPr="00B6434E">
        <w:rPr>
          <w:rFonts w:ascii="Times New Roman" w:eastAsia="Times New Roman" w:hAnsi="Times New Roman" w:cs="Times New Roman"/>
          <w:sz w:val="22"/>
          <w:szCs w:val="22"/>
          <w:lang w:val="es-CO" w:eastAsia="es-CO"/>
        </w:rPr>
        <w:t xml:space="preserve"> en total? </w:t>
      </w:r>
    </w:p>
    <w:p w14:paraId="5D94EF39" w14:textId="39FCC500" w:rsidR="00C65782" w:rsidRDefault="00C65782" w:rsidP="00B6434E">
      <w:pPr>
        <w:shd w:val="clear" w:color="auto" w:fill="FFFFFF"/>
        <w:spacing w:after="0"/>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 xml:space="preserve">Para </w:t>
      </w:r>
      <w:r w:rsidR="00B6434E">
        <w:rPr>
          <w:rFonts w:ascii="Times New Roman" w:eastAsia="Times New Roman" w:hAnsi="Times New Roman" w:cs="Times New Roman"/>
          <w:sz w:val="22"/>
          <w:szCs w:val="22"/>
          <w:lang w:val="es-CO" w:eastAsia="es-CO"/>
        </w:rPr>
        <w:t>adicionar</w:t>
      </w:r>
      <w:r w:rsidRPr="00B6434E">
        <w:rPr>
          <w:rFonts w:ascii="Times New Roman" w:eastAsia="Times New Roman" w:hAnsi="Times New Roman" w:cs="Times New Roman"/>
          <w:sz w:val="22"/>
          <w:szCs w:val="22"/>
          <w:lang w:val="es-CO" w:eastAsia="es-CO"/>
        </w:rPr>
        <w:t xml:space="preserve"> estas medidas, </w:t>
      </w:r>
      <w:r w:rsidR="00B6434E">
        <w:rPr>
          <w:rFonts w:ascii="Times New Roman" w:eastAsia="Times New Roman" w:hAnsi="Times New Roman" w:cs="Times New Roman"/>
          <w:sz w:val="22"/>
          <w:szCs w:val="22"/>
          <w:lang w:val="es-CO" w:eastAsia="es-CO"/>
        </w:rPr>
        <w:t xml:space="preserve">deben estar todas expresadas en </w:t>
      </w:r>
      <w:r w:rsidR="001270E6">
        <w:rPr>
          <w:rFonts w:ascii="Times New Roman" w:eastAsia="Times New Roman" w:hAnsi="Times New Roman" w:cs="Times New Roman"/>
          <w:sz w:val="22"/>
          <w:szCs w:val="22"/>
          <w:lang w:val="es-CO" w:eastAsia="es-CO"/>
        </w:rPr>
        <w:t>una misma unidad, en este caso</w:t>
      </w:r>
      <w:ins w:id="19" w:author="mercyranjel" w:date="2016-03-02T14:15:00Z">
        <w:r w:rsidR="002E75CD">
          <w:rPr>
            <w:rFonts w:ascii="Times New Roman" w:eastAsia="Times New Roman" w:hAnsi="Times New Roman" w:cs="Times New Roman"/>
            <w:sz w:val="22"/>
            <w:szCs w:val="22"/>
            <w:lang w:val="es-CO" w:eastAsia="es-CO"/>
          </w:rPr>
          <w:t>,</w:t>
        </w:r>
      </w:ins>
      <w:r w:rsidR="001270E6">
        <w:rPr>
          <w:rFonts w:ascii="Times New Roman" w:eastAsia="Times New Roman" w:hAnsi="Times New Roman" w:cs="Times New Roman"/>
          <w:sz w:val="22"/>
          <w:szCs w:val="22"/>
          <w:lang w:val="es-CO" w:eastAsia="es-CO"/>
        </w:rPr>
        <w:t xml:space="preserve"> en centímetros.</w:t>
      </w:r>
    </w:p>
    <w:p w14:paraId="35AA47BB" w14:textId="77777777" w:rsidR="00B6434E" w:rsidRPr="00B6434E" w:rsidRDefault="00B6434E" w:rsidP="00B6434E">
      <w:pPr>
        <w:shd w:val="clear" w:color="auto" w:fill="FFFFFF"/>
        <w:spacing w:after="0"/>
        <w:rPr>
          <w:rFonts w:ascii="Times New Roman" w:eastAsia="Times New Roman" w:hAnsi="Times New Roman" w:cs="Times New Roman"/>
          <w:sz w:val="22"/>
          <w:szCs w:val="22"/>
          <w:lang w:val="es-CO" w:eastAsia="es-CO"/>
        </w:rPr>
      </w:pPr>
    </w:p>
    <w:p w14:paraId="608EAB98" w14:textId="77777777" w:rsidR="00C65782" w:rsidRPr="00B11114" w:rsidRDefault="00C65782" w:rsidP="00B6434E">
      <w:pPr>
        <w:shd w:val="clear" w:color="auto" w:fill="FFFFFF"/>
        <w:spacing w:after="0"/>
        <w:rPr>
          <w:rFonts w:ascii="Times New Roman" w:eastAsia="Times New Roman" w:hAnsi="Times New Roman" w:cs="Times New Roman"/>
          <w:sz w:val="22"/>
          <w:szCs w:val="22"/>
          <w:lang w:val="en-US" w:eastAsia="es-CO"/>
        </w:rPr>
      </w:pPr>
      <w:r w:rsidRPr="00B11114">
        <w:rPr>
          <w:rFonts w:ascii="Times New Roman" w:eastAsia="Times New Roman" w:hAnsi="Times New Roman" w:cs="Times New Roman"/>
          <w:sz w:val="22"/>
          <w:szCs w:val="22"/>
          <w:lang w:val="en-US" w:eastAsia="es-CO"/>
        </w:rPr>
        <w:t>4 m + 23 dm + 7 cm + 45 cm =</w:t>
      </w:r>
    </w:p>
    <w:p w14:paraId="5C59DE2D" w14:textId="77777777" w:rsidR="00B6434E" w:rsidRPr="00B11114" w:rsidRDefault="00B6434E" w:rsidP="00B6434E">
      <w:pPr>
        <w:shd w:val="clear" w:color="auto" w:fill="FFFFFF"/>
        <w:spacing w:after="0"/>
        <w:rPr>
          <w:rFonts w:ascii="Times New Roman" w:eastAsia="Times New Roman" w:hAnsi="Times New Roman" w:cs="Times New Roman"/>
          <w:sz w:val="22"/>
          <w:szCs w:val="22"/>
          <w:lang w:val="en-US" w:eastAsia="es-CO"/>
        </w:rPr>
      </w:pPr>
    </w:p>
    <w:p w14:paraId="7EAD5D21" w14:textId="77777777" w:rsidR="001270E6" w:rsidRPr="00B11114" w:rsidRDefault="00AF7BB4" w:rsidP="00B6434E">
      <w:pPr>
        <w:shd w:val="clear" w:color="auto" w:fill="FFFFFF"/>
        <w:spacing w:after="0"/>
        <w:rPr>
          <w:rFonts w:ascii="Times New Roman" w:eastAsia="Times New Roman" w:hAnsi="Times New Roman" w:cs="Times New Roman"/>
          <w:sz w:val="22"/>
          <w:szCs w:val="22"/>
          <w:lang w:val="en-US" w:eastAsia="es-CO"/>
        </w:rPr>
      </w:pPr>
      <w:r w:rsidRPr="00B11114">
        <w:rPr>
          <w:rFonts w:ascii="Times New Roman" w:eastAsia="Times New Roman" w:hAnsi="Times New Roman" w:cs="Times New Roman"/>
          <w:sz w:val="22"/>
          <w:szCs w:val="22"/>
          <w:lang w:val="en-US" w:eastAsia="es-CO"/>
        </w:rPr>
        <w:lastRenderedPageBreak/>
        <w:t>(4 x 100) cm + (23 x</w:t>
      </w:r>
      <w:r w:rsidR="00C65782" w:rsidRPr="00B11114">
        <w:rPr>
          <w:rFonts w:ascii="Times New Roman" w:eastAsia="Times New Roman" w:hAnsi="Times New Roman" w:cs="Times New Roman"/>
          <w:sz w:val="22"/>
          <w:szCs w:val="22"/>
          <w:lang w:val="en-US" w:eastAsia="es-CO"/>
        </w:rPr>
        <w:t xml:space="preserve"> 10) cm + 7 cm + 45 cm =</w:t>
      </w:r>
    </w:p>
    <w:p w14:paraId="5BDAB3B2" w14:textId="77777777" w:rsidR="00C65782" w:rsidRDefault="00C65782" w:rsidP="00B6434E">
      <w:pPr>
        <w:shd w:val="clear" w:color="auto" w:fill="FFFFFF"/>
        <w:spacing w:after="0"/>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682 cm = 68,2 dm = 6,82 m</w:t>
      </w:r>
    </w:p>
    <w:p w14:paraId="702CA57A" w14:textId="77777777" w:rsidR="00B6434E" w:rsidRPr="00B6434E" w:rsidRDefault="00B6434E" w:rsidP="00B6434E">
      <w:pPr>
        <w:shd w:val="clear" w:color="auto" w:fill="FFFFFF"/>
        <w:spacing w:after="0"/>
        <w:rPr>
          <w:rFonts w:ascii="Times New Roman" w:eastAsia="Times New Roman" w:hAnsi="Times New Roman" w:cs="Times New Roman"/>
          <w:sz w:val="22"/>
          <w:szCs w:val="22"/>
          <w:lang w:val="es-CO" w:eastAsia="es-CO"/>
        </w:rPr>
      </w:pPr>
    </w:p>
    <w:p w14:paraId="7BD53626" w14:textId="77777777" w:rsidR="00C65782" w:rsidRPr="0091766F" w:rsidRDefault="00C65782" w:rsidP="00B6434E">
      <w:pPr>
        <w:shd w:val="clear" w:color="auto" w:fill="FFFFFF"/>
        <w:spacing w:after="0"/>
        <w:rPr>
          <w:rFonts w:ascii="Times New Roman" w:eastAsia="Times New Roman" w:hAnsi="Times New Roman" w:cs="Times New Roman"/>
          <w:sz w:val="21"/>
          <w:szCs w:val="21"/>
          <w:lang w:val="es-CO" w:eastAsia="es-CO"/>
        </w:rPr>
      </w:pPr>
      <w:r w:rsidRPr="00B6434E">
        <w:rPr>
          <w:rFonts w:ascii="Times New Roman" w:eastAsia="Times New Roman" w:hAnsi="Times New Roman" w:cs="Times New Roman"/>
          <w:sz w:val="22"/>
          <w:szCs w:val="22"/>
          <w:lang w:val="es-CO" w:eastAsia="es-CO"/>
        </w:rPr>
        <w:t xml:space="preserve">En total </w:t>
      </w:r>
      <w:r w:rsidR="00B6434E">
        <w:rPr>
          <w:rFonts w:ascii="Times New Roman" w:eastAsia="Times New Roman" w:hAnsi="Times New Roman" w:cs="Times New Roman"/>
          <w:sz w:val="22"/>
          <w:szCs w:val="22"/>
          <w:lang w:val="es-CO" w:eastAsia="es-CO"/>
        </w:rPr>
        <w:t>se tiene</w:t>
      </w:r>
      <w:ins w:id="20" w:author="mercyranjel" w:date="2016-03-02T14:17:00Z">
        <w:r w:rsidR="002703F6">
          <w:rPr>
            <w:rFonts w:ascii="Times New Roman" w:eastAsia="Times New Roman" w:hAnsi="Times New Roman" w:cs="Times New Roman"/>
            <w:sz w:val="22"/>
            <w:szCs w:val="22"/>
            <w:lang w:val="es-CO" w:eastAsia="es-CO"/>
          </w:rPr>
          <w:t>n</w:t>
        </w:r>
      </w:ins>
      <w:r w:rsidRPr="00B6434E">
        <w:rPr>
          <w:rFonts w:ascii="Times New Roman" w:eastAsia="Times New Roman" w:hAnsi="Times New Roman" w:cs="Times New Roman"/>
          <w:sz w:val="22"/>
          <w:szCs w:val="22"/>
          <w:lang w:val="es-CO" w:eastAsia="es-CO"/>
        </w:rPr>
        <w:t xml:space="preserve"> 682 cm de cinta</w:t>
      </w:r>
      <w:ins w:id="21" w:author="mercyranjel" w:date="2016-03-02T14:16:00Z">
        <w:r w:rsidR="002E75CD">
          <w:rPr>
            <w:rFonts w:ascii="Times New Roman" w:eastAsia="Times New Roman" w:hAnsi="Times New Roman" w:cs="Times New Roman"/>
            <w:sz w:val="22"/>
            <w:szCs w:val="22"/>
            <w:lang w:val="es-CO" w:eastAsia="es-CO"/>
          </w:rPr>
          <w:t>,</w:t>
        </w:r>
      </w:ins>
      <w:r w:rsidRPr="00B6434E">
        <w:rPr>
          <w:rFonts w:ascii="Times New Roman" w:eastAsia="Times New Roman" w:hAnsi="Times New Roman" w:cs="Times New Roman"/>
          <w:sz w:val="22"/>
          <w:szCs w:val="22"/>
          <w:lang w:val="es-CO" w:eastAsia="es-CO"/>
        </w:rPr>
        <w:t xml:space="preserve"> </w:t>
      </w:r>
      <w:r w:rsidR="001270E6">
        <w:rPr>
          <w:rFonts w:ascii="Times New Roman" w:eastAsia="Times New Roman" w:hAnsi="Times New Roman" w:cs="Times New Roman"/>
          <w:sz w:val="22"/>
          <w:szCs w:val="22"/>
          <w:lang w:val="es-CO" w:eastAsia="es-CO"/>
        </w:rPr>
        <w:t>o</w:t>
      </w:r>
      <w:r w:rsidRPr="00B6434E">
        <w:rPr>
          <w:rFonts w:ascii="Times New Roman" w:eastAsia="Times New Roman" w:hAnsi="Times New Roman" w:cs="Times New Roman"/>
          <w:sz w:val="22"/>
          <w:szCs w:val="22"/>
          <w:lang w:val="es-CO" w:eastAsia="es-CO"/>
        </w:rPr>
        <w:t xml:space="preserve"> 6,82 m.</w:t>
      </w:r>
    </w:p>
    <w:p w14:paraId="3D8B4152" w14:textId="77777777" w:rsidR="00C65782" w:rsidRPr="0091766F" w:rsidRDefault="00C65782"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515"/>
      </w:tblGrid>
      <w:tr w:rsidR="00934B16" w:rsidRPr="0091766F" w14:paraId="4FDFA5BF" w14:textId="77777777" w:rsidTr="003D2065">
        <w:tc>
          <w:tcPr>
            <w:tcW w:w="9033" w:type="dxa"/>
            <w:gridSpan w:val="2"/>
            <w:shd w:val="clear" w:color="auto" w:fill="000000" w:themeFill="text1"/>
          </w:tcPr>
          <w:p w14:paraId="2255C7D3" w14:textId="77777777" w:rsidR="00934B16" w:rsidRPr="0091766F" w:rsidRDefault="00934B16"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934B16" w:rsidRPr="0091766F" w14:paraId="21C81C91" w14:textId="77777777" w:rsidTr="003D2065">
        <w:tc>
          <w:tcPr>
            <w:tcW w:w="2518" w:type="dxa"/>
          </w:tcPr>
          <w:p w14:paraId="51E65DC9"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0DA8DA37"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MA_06_13_REC80</w:t>
            </w:r>
          </w:p>
        </w:tc>
      </w:tr>
      <w:tr w:rsidR="00934B16" w:rsidRPr="0091766F" w14:paraId="60CB823B" w14:textId="77777777" w:rsidTr="003D2065">
        <w:tc>
          <w:tcPr>
            <w:tcW w:w="2518" w:type="dxa"/>
          </w:tcPr>
          <w:p w14:paraId="14FC9D14"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3A22B6CC"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Convierte unidades de longitud</w:t>
            </w:r>
          </w:p>
        </w:tc>
      </w:tr>
      <w:tr w:rsidR="00934B16" w:rsidRPr="0091766F" w14:paraId="0181809E" w14:textId="77777777" w:rsidTr="003D2065">
        <w:tc>
          <w:tcPr>
            <w:tcW w:w="2518" w:type="dxa"/>
          </w:tcPr>
          <w:p w14:paraId="7A4FEE44"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6774A8ED"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Ejercicios para practicar la conversión de unidades de longitud</w:t>
            </w:r>
          </w:p>
        </w:tc>
      </w:tr>
    </w:tbl>
    <w:p w14:paraId="602FCBD1"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515"/>
      </w:tblGrid>
      <w:tr w:rsidR="00934B16" w:rsidRPr="0091766F" w14:paraId="50474CF0" w14:textId="77777777" w:rsidTr="003D2065">
        <w:tc>
          <w:tcPr>
            <w:tcW w:w="9033" w:type="dxa"/>
            <w:gridSpan w:val="2"/>
            <w:shd w:val="clear" w:color="auto" w:fill="000000" w:themeFill="text1"/>
          </w:tcPr>
          <w:p w14:paraId="24AB0764" w14:textId="77777777" w:rsidR="00934B16" w:rsidRPr="0091766F" w:rsidRDefault="00934B16"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934B16" w:rsidRPr="0091766F" w14:paraId="4B7022B1" w14:textId="77777777" w:rsidTr="003D2065">
        <w:tc>
          <w:tcPr>
            <w:tcW w:w="2518" w:type="dxa"/>
          </w:tcPr>
          <w:p w14:paraId="5A5F6336"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186DE829"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MA_06_13_REC90</w:t>
            </w:r>
          </w:p>
        </w:tc>
      </w:tr>
      <w:tr w:rsidR="00934B16" w:rsidRPr="0091766F" w14:paraId="7132CBBD" w14:textId="77777777" w:rsidTr="003D2065">
        <w:tc>
          <w:tcPr>
            <w:tcW w:w="2518" w:type="dxa"/>
          </w:tcPr>
          <w:p w14:paraId="27EFCA2D"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352BED13"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Completa la equivalencia</w:t>
            </w:r>
          </w:p>
        </w:tc>
      </w:tr>
      <w:tr w:rsidR="00934B16" w:rsidRPr="0091766F" w14:paraId="10F7660E" w14:textId="77777777" w:rsidTr="003D2065">
        <w:tc>
          <w:tcPr>
            <w:tcW w:w="2518" w:type="dxa"/>
          </w:tcPr>
          <w:p w14:paraId="44BF09B2"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6FE3CB33"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Actividades para completar equivalencias entre las unidades de longitud</w:t>
            </w:r>
          </w:p>
        </w:tc>
      </w:tr>
    </w:tbl>
    <w:p w14:paraId="7E12EABE"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515"/>
      </w:tblGrid>
      <w:tr w:rsidR="00934B16" w:rsidRPr="0091766F" w14:paraId="2AD7D079" w14:textId="77777777" w:rsidTr="003D2065">
        <w:tc>
          <w:tcPr>
            <w:tcW w:w="9033" w:type="dxa"/>
            <w:gridSpan w:val="2"/>
            <w:shd w:val="clear" w:color="auto" w:fill="000000" w:themeFill="text1"/>
          </w:tcPr>
          <w:p w14:paraId="36C47C0D" w14:textId="77777777" w:rsidR="00934B16" w:rsidRPr="0091766F" w:rsidRDefault="00934B16"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934B16" w:rsidRPr="0091766F" w14:paraId="28132084" w14:textId="77777777" w:rsidTr="003D2065">
        <w:tc>
          <w:tcPr>
            <w:tcW w:w="2518" w:type="dxa"/>
          </w:tcPr>
          <w:p w14:paraId="34656BF4"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31EB39BF"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MA_06_13_REC100</w:t>
            </w:r>
          </w:p>
        </w:tc>
      </w:tr>
      <w:tr w:rsidR="00934B16" w:rsidRPr="0091766F" w14:paraId="10EB1DA2" w14:textId="77777777" w:rsidTr="003D2065">
        <w:tc>
          <w:tcPr>
            <w:tcW w:w="2518" w:type="dxa"/>
          </w:tcPr>
          <w:p w14:paraId="00D3306A"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40F4F86C"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Ordena unidades de longitud</w:t>
            </w:r>
          </w:p>
        </w:tc>
      </w:tr>
      <w:tr w:rsidR="00934B16" w:rsidRPr="0091766F" w14:paraId="53A398EA" w14:textId="77777777" w:rsidTr="003D2065">
        <w:tc>
          <w:tcPr>
            <w:tcW w:w="2518" w:type="dxa"/>
          </w:tcPr>
          <w:p w14:paraId="26DC78FD"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731A5108"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Ejercicios para practicar la ordenación de medidas de longitud</w:t>
            </w:r>
          </w:p>
        </w:tc>
      </w:tr>
    </w:tbl>
    <w:p w14:paraId="462E3055"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515"/>
      </w:tblGrid>
      <w:tr w:rsidR="00934B16" w:rsidRPr="0091766F" w14:paraId="46319292" w14:textId="77777777" w:rsidTr="003D2065">
        <w:tc>
          <w:tcPr>
            <w:tcW w:w="9033" w:type="dxa"/>
            <w:gridSpan w:val="2"/>
            <w:shd w:val="clear" w:color="auto" w:fill="000000" w:themeFill="text1"/>
          </w:tcPr>
          <w:p w14:paraId="75011939" w14:textId="77777777" w:rsidR="00934B16" w:rsidRPr="0091766F" w:rsidRDefault="001E1519" w:rsidP="003D2065">
            <w:pPr>
              <w:jc w:val="center"/>
              <w:rPr>
                <w:rFonts w:ascii="Times New Roman" w:hAnsi="Times New Roman" w:cs="Times New Roman"/>
                <w:b/>
              </w:rPr>
            </w:pPr>
            <w:r w:rsidRPr="0091766F">
              <w:rPr>
                <w:rFonts w:ascii="Times New Roman" w:hAnsi="Times New Roman" w:cs="Times New Roman"/>
                <w:b/>
              </w:rPr>
              <w:t>Profundiza (recurso de exposición)</w:t>
            </w:r>
          </w:p>
        </w:tc>
      </w:tr>
      <w:tr w:rsidR="00934B16" w:rsidRPr="0091766F" w14:paraId="565508F3" w14:textId="77777777" w:rsidTr="003D2065">
        <w:tc>
          <w:tcPr>
            <w:tcW w:w="2518" w:type="dxa"/>
          </w:tcPr>
          <w:p w14:paraId="76D0D669"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44BE5F26"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MA_06_13_REC110</w:t>
            </w:r>
          </w:p>
        </w:tc>
      </w:tr>
      <w:tr w:rsidR="00934B16" w:rsidRPr="0091766F" w14:paraId="4C9E9D69" w14:textId="77777777" w:rsidTr="003D2065">
        <w:tc>
          <w:tcPr>
            <w:tcW w:w="2518" w:type="dxa"/>
          </w:tcPr>
          <w:p w14:paraId="17452B72"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53A06DBC"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Opera con unidades de longitud</w:t>
            </w:r>
          </w:p>
        </w:tc>
      </w:tr>
      <w:tr w:rsidR="00934B16" w:rsidRPr="0091766F" w14:paraId="43977AC5" w14:textId="77777777" w:rsidTr="003D2065">
        <w:tc>
          <w:tcPr>
            <w:tcW w:w="2518" w:type="dxa"/>
          </w:tcPr>
          <w:p w14:paraId="7C09B65C"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1BA5D2DF"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Ejercicios de operaciones con medidas de longitud</w:t>
            </w:r>
          </w:p>
        </w:tc>
      </w:tr>
    </w:tbl>
    <w:p w14:paraId="254DB587"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469"/>
        <w:gridCol w:w="6359"/>
      </w:tblGrid>
      <w:tr w:rsidR="00934B16" w:rsidRPr="0091766F" w14:paraId="11875F85" w14:textId="77777777" w:rsidTr="00934B16">
        <w:tc>
          <w:tcPr>
            <w:tcW w:w="8828" w:type="dxa"/>
            <w:gridSpan w:val="2"/>
            <w:shd w:val="clear" w:color="auto" w:fill="000000" w:themeFill="text1"/>
          </w:tcPr>
          <w:p w14:paraId="3139CD57" w14:textId="77777777" w:rsidR="00934B16" w:rsidRPr="0091766F" w:rsidRDefault="00934B16"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934B16" w:rsidRPr="0091766F" w14:paraId="7F39F223" w14:textId="77777777" w:rsidTr="00934B16">
        <w:tc>
          <w:tcPr>
            <w:tcW w:w="2469" w:type="dxa"/>
          </w:tcPr>
          <w:p w14:paraId="11682DC9"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64B141E6" w14:textId="77777777" w:rsidR="00934B16" w:rsidRPr="0091766F" w:rsidRDefault="00934B16" w:rsidP="003D2065">
            <w:pPr>
              <w:rPr>
                <w:rFonts w:ascii="Times New Roman" w:hAnsi="Times New Roman" w:cs="Times New Roman"/>
                <w:b/>
                <w:sz w:val="18"/>
                <w:szCs w:val="18"/>
              </w:rPr>
            </w:pPr>
            <w:r w:rsidRPr="0091766F">
              <w:rPr>
                <w:rFonts w:ascii="Times New Roman" w:hAnsi="Times New Roman" w:cs="Times New Roman"/>
              </w:rPr>
              <w:t>MA_06_13_REC120</w:t>
            </w:r>
          </w:p>
        </w:tc>
      </w:tr>
      <w:tr w:rsidR="00934B16" w:rsidRPr="0091766F" w14:paraId="72B475C9" w14:textId="77777777" w:rsidTr="00934B16">
        <w:tc>
          <w:tcPr>
            <w:tcW w:w="2469" w:type="dxa"/>
          </w:tcPr>
          <w:p w14:paraId="6D0B23E5"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5F6CF9B5" w14:textId="77777777" w:rsidR="00934B16" w:rsidRPr="0091766F" w:rsidRDefault="00934B16" w:rsidP="003D2065">
            <w:pPr>
              <w:rPr>
                <w:rFonts w:ascii="Times New Roman" w:hAnsi="Times New Roman" w:cs="Times New Roman"/>
              </w:rPr>
            </w:pPr>
            <w:r w:rsidRPr="0091766F">
              <w:rPr>
                <w:rFonts w:ascii="Times New Roman" w:hAnsi="Times New Roman" w:cs="Times New Roman"/>
              </w:rPr>
              <w:t>Resuelve problemas que involucran unidades de longitud</w:t>
            </w:r>
          </w:p>
        </w:tc>
      </w:tr>
      <w:tr w:rsidR="00934B16" w:rsidRPr="0091766F" w14:paraId="0E05F7C7" w14:textId="77777777" w:rsidTr="00934B16">
        <w:tc>
          <w:tcPr>
            <w:tcW w:w="2469" w:type="dxa"/>
          </w:tcPr>
          <w:p w14:paraId="1017827B" w14:textId="77777777" w:rsidR="00934B16" w:rsidRPr="0091766F" w:rsidRDefault="00934B16"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70F54FDE" w14:textId="77777777" w:rsidR="00934B16" w:rsidRPr="0091766F" w:rsidRDefault="001E1519" w:rsidP="003D2065">
            <w:pPr>
              <w:rPr>
                <w:rFonts w:ascii="Times New Roman" w:hAnsi="Times New Roman" w:cs="Times New Roman"/>
              </w:rPr>
            </w:pPr>
            <w:r w:rsidRPr="0091766F">
              <w:rPr>
                <w:rFonts w:ascii="Times New Roman" w:hAnsi="Times New Roman" w:cs="Times New Roman"/>
              </w:rPr>
              <w:t>Actividad que propone problemas de aplicación de las unidades de longitud</w:t>
            </w:r>
          </w:p>
        </w:tc>
      </w:tr>
    </w:tbl>
    <w:p w14:paraId="15FF5826" w14:textId="77777777" w:rsidR="00934B16" w:rsidRPr="0091766F" w:rsidRDefault="00934B16" w:rsidP="00A66BE9">
      <w:pPr>
        <w:tabs>
          <w:tab w:val="right" w:pos="8498"/>
        </w:tabs>
        <w:spacing w:after="0"/>
        <w:rPr>
          <w:rFonts w:ascii="Times New Roman" w:eastAsia="Times New Roman" w:hAnsi="Times New Roman" w:cs="Times New Roman"/>
          <w:b/>
          <w:bCs/>
          <w:sz w:val="22"/>
          <w:szCs w:val="22"/>
        </w:rPr>
      </w:pPr>
    </w:p>
    <w:p w14:paraId="7FE56EE3" w14:textId="77777777" w:rsidR="00A66BE9" w:rsidRPr="0091766F" w:rsidRDefault="00A66BE9" w:rsidP="00A66BE9">
      <w:pPr>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3.2 Consolidación</w:t>
      </w:r>
    </w:p>
    <w:p w14:paraId="1FDBE670" w14:textId="77777777" w:rsidR="001E1519" w:rsidRDefault="001E1519" w:rsidP="00A66BE9">
      <w:pPr>
        <w:spacing w:after="0"/>
        <w:rPr>
          <w:rFonts w:ascii="Times New Roman" w:hAnsi="Times New Roman" w:cs="Times New Roman"/>
          <w:b/>
        </w:rPr>
      </w:pPr>
    </w:p>
    <w:p w14:paraId="522426C9" w14:textId="77777777" w:rsidR="000C4FEA" w:rsidRPr="008D592F" w:rsidRDefault="000C4FEA" w:rsidP="000C4FEA">
      <w:pPr>
        <w:pStyle w:val="TextoPLANETA"/>
        <w:rPr>
          <w:szCs w:val="22"/>
          <w:lang w:val="es-CO"/>
        </w:rPr>
      </w:pPr>
      <w:r w:rsidRPr="008D592F">
        <w:rPr>
          <w:szCs w:val="22"/>
          <w:lang w:val="es-CO"/>
        </w:rPr>
        <w:t>Actividades para afianzar lo que has aprendido en esta sección.</w:t>
      </w:r>
    </w:p>
    <w:p w14:paraId="4FF0CD87" w14:textId="77777777" w:rsidR="000C4FEA" w:rsidRPr="0091766F" w:rsidRDefault="000C4FEA" w:rsidP="00A66BE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1E1519" w:rsidRPr="0091766F" w14:paraId="5D4FEBE0" w14:textId="77777777" w:rsidTr="003D2065">
        <w:tc>
          <w:tcPr>
            <w:tcW w:w="8828" w:type="dxa"/>
            <w:gridSpan w:val="2"/>
            <w:shd w:val="clear" w:color="auto" w:fill="000000" w:themeFill="text1"/>
          </w:tcPr>
          <w:p w14:paraId="64098C15" w14:textId="77777777" w:rsidR="001E1519" w:rsidRPr="0091766F" w:rsidRDefault="001E1519"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1E1519" w:rsidRPr="0091766F" w14:paraId="6262E159" w14:textId="77777777" w:rsidTr="003D2065">
        <w:tc>
          <w:tcPr>
            <w:tcW w:w="2469" w:type="dxa"/>
          </w:tcPr>
          <w:p w14:paraId="5E18DFF1"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7B540C25"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rPr>
              <w:t>MA_06_13_REC130</w:t>
            </w:r>
          </w:p>
        </w:tc>
      </w:tr>
      <w:tr w:rsidR="001E1519" w:rsidRPr="0091766F" w14:paraId="094FC2AF" w14:textId="77777777" w:rsidTr="003D2065">
        <w:tc>
          <w:tcPr>
            <w:tcW w:w="2469" w:type="dxa"/>
          </w:tcPr>
          <w:p w14:paraId="066C018E"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78845F7A"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Refuerza tu aprendizaje: Las unidades de longitud</w:t>
            </w:r>
          </w:p>
        </w:tc>
      </w:tr>
      <w:tr w:rsidR="001E1519" w:rsidRPr="0091766F" w14:paraId="4C48572E" w14:textId="77777777" w:rsidTr="003D2065">
        <w:tc>
          <w:tcPr>
            <w:tcW w:w="2469" w:type="dxa"/>
          </w:tcPr>
          <w:p w14:paraId="53EC74B0"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314557DC"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Actividades sobre Las unidades de longitud</w:t>
            </w:r>
          </w:p>
        </w:tc>
      </w:tr>
    </w:tbl>
    <w:p w14:paraId="0E456BC3" w14:textId="77777777" w:rsidR="00A66BE9" w:rsidRDefault="00A66BE9" w:rsidP="00A66BE9">
      <w:pPr>
        <w:spacing w:after="0"/>
        <w:rPr>
          <w:rFonts w:ascii="Times New Roman" w:hAnsi="Times New Roman" w:cs="Times New Roman"/>
          <w:b/>
        </w:rPr>
      </w:pPr>
    </w:p>
    <w:p w14:paraId="1843C879" w14:textId="77777777" w:rsidR="00A66BE9" w:rsidRPr="0091766F" w:rsidRDefault="00A66BE9" w:rsidP="00A66BE9">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4 </w:t>
      </w:r>
      <w:r w:rsidRPr="0091766F">
        <w:rPr>
          <w:rFonts w:ascii="Times New Roman" w:eastAsia="Times New Roman" w:hAnsi="Times New Roman" w:cs="Times New Roman"/>
          <w:b/>
          <w:bCs/>
          <w:sz w:val="22"/>
          <w:szCs w:val="22"/>
        </w:rPr>
        <w:t>Las unidades de superficie</w:t>
      </w:r>
    </w:p>
    <w:p w14:paraId="7B6E7902" w14:textId="77777777" w:rsidR="00C65782" w:rsidRPr="0091766F" w:rsidRDefault="00C65782" w:rsidP="00A66BE9">
      <w:pPr>
        <w:tabs>
          <w:tab w:val="right" w:pos="8498"/>
        </w:tabs>
        <w:spacing w:after="0"/>
        <w:rPr>
          <w:rFonts w:ascii="Times New Roman" w:eastAsia="Times New Roman" w:hAnsi="Times New Roman" w:cs="Times New Roman"/>
          <w:b/>
          <w:bCs/>
          <w:sz w:val="22"/>
          <w:szCs w:val="22"/>
        </w:rPr>
      </w:pPr>
    </w:p>
    <w:p w14:paraId="582544A0" w14:textId="6780741C" w:rsidR="00C65782" w:rsidRPr="004E5E02" w:rsidRDefault="00C65782" w:rsidP="00B6434E">
      <w:pPr>
        <w:shd w:val="clear" w:color="auto" w:fill="FFFFFF"/>
        <w:spacing w:after="0"/>
        <w:jc w:val="both"/>
        <w:rPr>
          <w:rFonts w:ascii="Times New Roman" w:eastAsia="Times New Roman" w:hAnsi="Times New Roman" w:cs="Times New Roman"/>
          <w:b/>
          <w:color w:val="C00000"/>
          <w:sz w:val="22"/>
          <w:szCs w:val="22"/>
          <w:lang w:val="es-CO" w:eastAsia="es-CO"/>
        </w:rPr>
      </w:pPr>
      <w:r w:rsidRPr="00B6434E">
        <w:rPr>
          <w:rFonts w:ascii="Times New Roman" w:eastAsia="Times New Roman" w:hAnsi="Times New Roman" w:cs="Times New Roman"/>
          <w:sz w:val="22"/>
          <w:szCs w:val="22"/>
          <w:lang w:val="es-CO" w:eastAsia="es-CO"/>
        </w:rPr>
        <w:t xml:space="preserve">La unidad principal de superficie en </w:t>
      </w:r>
      <w:r w:rsidRPr="0076525B">
        <w:rPr>
          <w:rFonts w:ascii="Times New Roman" w:eastAsia="Times New Roman" w:hAnsi="Times New Roman" w:cs="Times New Roman"/>
          <w:sz w:val="22"/>
          <w:szCs w:val="22"/>
          <w:lang w:val="es-CO" w:eastAsia="es-CO"/>
        </w:rPr>
        <w:t xml:space="preserve">el </w:t>
      </w:r>
      <w:r w:rsidR="0076525B" w:rsidRPr="0076525B">
        <w:rPr>
          <w:rFonts w:ascii="Times New Roman" w:eastAsia="Times New Roman" w:hAnsi="Times New Roman" w:cs="Times New Roman"/>
          <w:sz w:val="22"/>
          <w:szCs w:val="22"/>
          <w:lang w:val="es-CO" w:eastAsia="es-CO"/>
        </w:rPr>
        <w:t xml:space="preserve">Sistema Internacional de Unidades es el </w:t>
      </w:r>
      <w:r w:rsidR="0076525B" w:rsidRPr="0076525B">
        <w:rPr>
          <w:rFonts w:ascii="Times New Roman" w:eastAsia="Times New Roman" w:hAnsi="Times New Roman" w:cs="Times New Roman"/>
          <w:b/>
          <w:sz w:val="22"/>
          <w:szCs w:val="22"/>
          <w:lang w:val="es-CO" w:eastAsia="es-CO"/>
        </w:rPr>
        <w:t>metro cuadrado</w:t>
      </w:r>
      <w:r w:rsidR="0076525B" w:rsidRPr="0076525B">
        <w:rPr>
          <w:rFonts w:ascii="Times New Roman" w:eastAsia="Times New Roman" w:hAnsi="Times New Roman" w:cs="Times New Roman"/>
          <w:sz w:val="22"/>
          <w:szCs w:val="22"/>
          <w:lang w:val="es-CO" w:eastAsia="es-CO"/>
        </w:rPr>
        <w:t>. Su símbolo es m</w:t>
      </w:r>
      <w:r w:rsidR="0076525B" w:rsidRPr="0076525B">
        <w:rPr>
          <w:rFonts w:ascii="Times New Roman" w:eastAsia="Times New Roman" w:hAnsi="Times New Roman" w:cs="Times New Roman"/>
          <w:sz w:val="22"/>
          <w:szCs w:val="22"/>
          <w:vertAlign w:val="superscript"/>
          <w:lang w:val="es-CO" w:eastAsia="es-CO"/>
        </w:rPr>
        <w:t>2</w:t>
      </w:r>
      <w:r w:rsidR="0076525B" w:rsidRPr="0076525B">
        <w:rPr>
          <w:rFonts w:ascii="Times New Roman" w:eastAsia="Times New Roman" w:hAnsi="Times New Roman" w:cs="Times New Roman"/>
          <w:sz w:val="22"/>
          <w:szCs w:val="22"/>
          <w:lang w:val="es-CO" w:eastAsia="es-CO"/>
        </w:rPr>
        <w:t>.</w:t>
      </w:r>
    </w:p>
    <w:p w14:paraId="28C6948E" w14:textId="77777777" w:rsidR="00B6434E" w:rsidRDefault="00B6434E" w:rsidP="00B6434E">
      <w:pPr>
        <w:shd w:val="clear" w:color="auto" w:fill="FFFFFF"/>
        <w:spacing w:after="0"/>
        <w:jc w:val="both"/>
        <w:rPr>
          <w:rFonts w:ascii="Times New Roman" w:eastAsia="Times New Roman" w:hAnsi="Times New Roman" w:cs="Times New Roman"/>
          <w:sz w:val="22"/>
          <w:szCs w:val="22"/>
          <w:lang w:val="es-CO" w:eastAsia="es-CO"/>
        </w:rPr>
      </w:pPr>
    </w:p>
    <w:p w14:paraId="653DCAAC" w14:textId="77777777" w:rsidR="00C65782" w:rsidRDefault="00C65782" w:rsidP="00B6434E">
      <w:p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Los </w:t>
      </w:r>
      <w:r w:rsidRPr="00B6434E">
        <w:rPr>
          <w:rFonts w:ascii="Times New Roman" w:eastAsia="Times New Roman" w:hAnsi="Times New Roman" w:cs="Times New Roman"/>
          <w:b/>
          <w:bCs/>
          <w:sz w:val="22"/>
          <w:szCs w:val="22"/>
          <w:lang w:val="es-CO" w:eastAsia="es-CO"/>
        </w:rPr>
        <w:t>múltiplos</w:t>
      </w:r>
      <w:r w:rsidRPr="00B6434E">
        <w:rPr>
          <w:rFonts w:ascii="Times New Roman" w:eastAsia="Times New Roman" w:hAnsi="Times New Roman" w:cs="Times New Roman"/>
          <w:sz w:val="22"/>
          <w:szCs w:val="22"/>
          <w:lang w:val="es-CO" w:eastAsia="es-CO"/>
        </w:rPr>
        <w:t> del metro cuadrado son:</w:t>
      </w:r>
    </w:p>
    <w:p w14:paraId="0E952671" w14:textId="77777777" w:rsidR="00B6434E" w:rsidRPr="00B6434E" w:rsidRDefault="00B6434E" w:rsidP="00B6434E">
      <w:pPr>
        <w:shd w:val="clear" w:color="auto" w:fill="FFFFFF"/>
        <w:spacing w:after="0"/>
        <w:jc w:val="both"/>
        <w:rPr>
          <w:rFonts w:ascii="Times New Roman" w:eastAsia="Times New Roman" w:hAnsi="Times New Roman" w:cs="Times New Roman"/>
          <w:sz w:val="22"/>
          <w:szCs w:val="22"/>
          <w:lang w:val="es-CO" w:eastAsia="es-CO"/>
        </w:rPr>
      </w:pPr>
    </w:p>
    <w:p w14:paraId="0AF07D7E" w14:textId="77777777" w:rsidR="00B6434E" w:rsidRPr="00B6434E" w:rsidRDefault="00C65782" w:rsidP="00145E98">
      <w:pPr>
        <w:pStyle w:val="Prrafodelista"/>
        <w:numPr>
          <w:ilvl w:val="0"/>
          <w:numId w:val="10"/>
        </w:num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Kilómetro cuadrado (km</w:t>
      </w:r>
      <w:r w:rsidRPr="00B6434E">
        <w:rPr>
          <w:rFonts w:ascii="Times New Roman" w:eastAsia="Times New Roman" w:hAnsi="Times New Roman" w:cs="Times New Roman"/>
          <w:sz w:val="22"/>
          <w:szCs w:val="22"/>
          <w:vertAlign w:val="superscript"/>
          <w:lang w:val="es-CO" w:eastAsia="es-CO"/>
        </w:rPr>
        <w:t>2</w:t>
      </w:r>
      <w:r w:rsidR="00AD4E90">
        <w:rPr>
          <w:rFonts w:ascii="Times New Roman" w:eastAsia="Times New Roman" w:hAnsi="Times New Roman" w:cs="Times New Roman"/>
          <w:sz w:val="22"/>
          <w:szCs w:val="22"/>
          <w:lang w:val="es-CO" w:eastAsia="es-CO"/>
        </w:rPr>
        <w:t xml:space="preserve">) = 1 000 </w:t>
      </w:r>
      <w:r w:rsidRPr="00B6434E">
        <w:rPr>
          <w:rFonts w:ascii="Times New Roman" w:eastAsia="Times New Roman" w:hAnsi="Times New Roman" w:cs="Times New Roman"/>
          <w:sz w:val="22"/>
          <w:szCs w:val="22"/>
          <w:lang w:val="es-CO" w:eastAsia="es-CO"/>
        </w:rPr>
        <w:t>000 m</w:t>
      </w:r>
      <w:r w:rsidRPr="00B6434E">
        <w:rPr>
          <w:rFonts w:ascii="Times New Roman" w:eastAsia="Times New Roman" w:hAnsi="Times New Roman" w:cs="Times New Roman"/>
          <w:sz w:val="22"/>
          <w:szCs w:val="22"/>
          <w:vertAlign w:val="superscript"/>
          <w:lang w:val="es-CO" w:eastAsia="es-CO"/>
        </w:rPr>
        <w:t>2</w:t>
      </w:r>
    </w:p>
    <w:p w14:paraId="470B0657" w14:textId="77777777" w:rsidR="00B6434E" w:rsidRPr="00B6434E" w:rsidRDefault="00C65782" w:rsidP="00145E98">
      <w:pPr>
        <w:pStyle w:val="Prrafodelista"/>
        <w:numPr>
          <w:ilvl w:val="0"/>
          <w:numId w:val="10"/>
        </w:num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lastRenderedPageBreak/>
        <w:t>Hectómetro cuadrado (hm</w:t>
      </w:r>
      <w:r w:rsidRPr="00B6434E">
        <w:rPr>
          <w:rFonts w:ascii="Times New Roman" w:eastAsia="Times New Roman" w:hAnsi="Times New Roman" w:cs="Times New Roman"/>
          <w:sz w:val="22"/>
          <w:szCs w:val="22"/>
          <w:vertAlign w:val="superscript"/>
          <w:lang w:val="es-CO" w:eastAsia="es-CO"/>
        </w:rPr>
        <w:t>2</w:t>
      </w:r>
      <w:r w:rsidR="00AD4E90">
        <w:rPr>
          <w:rFonts w:ascii="Times New Roman" w:eastAsia="Times New Roman" w:hAnsi="Times New Roman" w:cs="Times New Roman"/>
          <w:sz w:val="22"/>
          <w:szCs w:val="22"/>
          <w:lang w:val="es-CO" w:eastAsia="es-CO"/>
        </w:rPr>
        <w:t xml:space="preserve">) = 10 </w:t>
      </w:r>
      <w:r w:rsidRPr="00B6434E">
        <w:rPr>
          <w:rFonts w:ascii="Times New Roman" w:eastAsia="Times New Roman" w:hAnsi="Times New Roman" w:cs="Times New Roman"/>
          <w:sz w:val="22"/>
          <w:szCs w:val="22"/>
          <w:lang w:val="es-CO" w:eastAsia="es-CO"/>
        </w:rPr>
        <w:t>000 m</w:t>
      </w:r>
      <w:r w:rsidRPr="00B6434E">
        <w:rPr>
          <w:rFonts w:ascii="Times New Roman" w:eastAsia="Times New Roman" w:hAnsi="Times New Roman" w:cs="Times New Roman"/>
          <w:sz w:val="22"/>
          <w:szCs w:val="22"/>
          <w:vertAlign w:val="superscript"/>
          <w:lang w:val="es-CO" w:eastAsia="es-CO"/>
        </w:rPr>
        <w:t>2</w:t>
      </w:r>
    </w:p>
    <w:p w14:paraId="0CFF20F5" w14:textId="77777777" w:rsidR="00C65782" w:rsidRPr="00B6434E" w:rsidRDefault="00C65782" w:rsidP="00145E98">
      <w:pPr>
        <w:pStyle w:val="Prrafodelista"/>
        <w:numPr>
          <w:ilvl w:val="0"/>
          <w:numId w:val="10"/>
        </w:num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Decámetro cuadrado (dam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 = 100 m</w:t>
      </w:r>
      <w:r w:rsidRPr="00B6434E">
        <w:rPr>
          <w:rFonts w:ascii="Times New Roman" w:eastAsia="Times New Roman" w:hAnsi="Times New Roman" w:cs="Times New Roman"/>
          <w:sz w:val="22"/>
          <w:szCs w:val="22"/>
          <w:vertAlign w:val="superscript"/>
          <w:lang w:val="es-CO" w:eastAsia="es-CO"/>
        </w:rPr>
        <w:t>2</w:t>
      </w:r>
    </w:p>
    <w:p w14:paraId="32A01951" w14:textId="77777777" w:rsidR="00B6434E" w:rsidRDefault="00B6434E" w:rsidP="00B6434E">
      <w:pPr>
        <w:shd w:val="clear" w:color="auto" w:fill="FFFFFF"/>
        <w:spacing w:after="0"/>
        <w:jc w:val="both"/>
        <w:rPr>
          <w:rFonts w:ascii="Times New Roman" w:eastAsia="Times New Roman" w:hAnsi="Times New Roman" w:cs="Times New Roman"/>
          <w:sz w:val="22"/>
          <w:szCs w:val="22"/>
          <w:lang w:val="es-CO" w:eastAsia="es-CO"/>
        </w:rPr>
      </w:pPr>
    </w:p>
    <w:p w14:paraId="42F808C0" w14:textId="77777777" w:rsidR="00C65782" w:rsidRPr="00B6434E" w:rsidRDefault="00C65782" w:rsidP="00B6434E">
      <w:p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Los </w:t>
      </w:r>
      <w:r w:rsidRPr="00B6434E">
        <w:rPr>
          <w:rFonts w:ascii="Times New Roman" w:eastAsia="Times New Roman" w:hAnsi="Times New Roman" w:cs="Times New Roman"/>
          <w:b/>
          <w:bCs/>
          <w:sz w:val="22"/>
          <w:szCs w:val="22"/>
          <w:lang w:val="es-CO" w:eastAsia="es-CO"/>
        </w:rPr>
        <w:t>submúltiplos</w:t>
      </w:r>
      <w:r w:rsidRPr="00B6434E">
        <w:rPr>
          <w:rFonts w:ascii="Times New Roman" w:eastAsia="Times New Roman" w:hAnsi="Times New Roman" w:cs="Times New Roman"/>
          <w:sz w:val="22"/>
          <w:szCs w:val="22"/>
          <w:lang w:val="es-CO" w:eastAsia="es-CO"/>
        </w:rPr>
        <w:t> del metro cuadrado son:</w:t>
      </w:r>
    </w:p>
    <w:p w14:paraId="40747CCD" w14:textId="77777777" w:rsidR="00B6434E" w:rsidRDefault="00B6434E" w:rsidP="00B6434E">
      <w:pPr>
        <w:shd w:val="clear" w:color="auto" w:fill="FFFFFF"/>
        <w:spacing w:after="0"/>
        <w:ind w:left="300"/>
        <w:jc w:val="both"/>
        <w:rPr>
          <w:rFonts w:ascii="Times New Roman" w:eastAsia="Times New Roman" w:hAnsi="Times New Roman" w:cs="Times New Roman"/>
          <w:sz w:val="22"/>
          <w:szCs w:val="22"/>
          <w:lang w:val="es-CO" w:eastAsia="es-CO"/>
        </w:rPr>
      </w:pPr>
    </w:p>
    <w:p w14:paraId="4FE49026" w14:textId="77777777" w:rsidR="00B6434E" w:rsidRPr="00B6434E" w:rsidRDefault="00C65782" w:rsidP="00145E98">
      <w:pPr>
        <w:pStyle w:val="Prrafodelista"/>
        <w:numPr>
          <w:ilvl w:val="0"/>
          <w:numId w:val="11"/>
        </w:num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Decímetro cuadrado (dm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 =</w:t>
      </w:r>
      <w:r w:rsidR="00AD4E90">
        <w:rPr>
          <w:rFonts w:ascii="Times New Roman" w:eastAsia="Times New Roman" w:hAnsi="Times New Roman" w:cs="Times New Roman"/>
          <w:sz w:val="22"/>
          <w:szCs w:val="22"/>
          <w:lang w:val="es-CO" w:eastAsia="es-CO"/>
        </w:rPr>
        <w:t xml:space="preserve"> </w:t>
      </w:r>
      <w:r w:rsidRPr="00B6434E">
        <w:rPr>
          <w:rFonts w:ascii="Times New Roman" w:eastAsia="Times New Roman" w:hAnsi="Times New Roman" w:cs="Times New Roman"/>
          <w:sz w:val="22"/>
          <w:szCs w:val="22"/>
          <w:lang w:val="es-CO" w:eastAsia="es-CO"/>
        </w:rPr>
        <w:t>0,01 m</w:t>
      </w:r>
      <w:r w:rsidRPr="00B6434E">
        <w:rPr>
          <w:rFonts w:ascii="Times New Roman" w:eastAsia="Times New Roman" w:hAnsi="Times New Roman" w:cs="Times New Roman"/>
          <w:sz w:val="22"/>
          <w:szCs w:val="22"/>
          <w:vertAlign w:val="superscript"/>
          <w:lang w:val="es-CO" w:eastAsia="es-CO"/>
        </w:rPr>
        <w:t>2</w:t>
      </w:r>
    </w:p>
    <w:p w14:paraId="0E7AED2E" w14:textId="77777777" w:rsidR="00B6434E" w:rsidRPr="00B6434E" w:rsidRDefault="00C65782" w:rsidP="00145E98">
      <w:pPr>
        <w:pStyle w:val="Prrafodelista"/>
        <w:numPr>
          <w:ilvl w:val="0"/>
          <w:numId w:val="11"/>
        </w:num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Centímetro cuadrado (cm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w:t>
      </w:r>
      <w:r w:rsidR="00AD4E90">
        <w:rPr>
          <w:rFonts w:ascii="Times New Roman" w:eastAsia="Times New Roman" w:hAnsi="Times New Roman" w:cs="Times New Roman"/>
          <w:sz w:val="22"/>
          <w:szCs w:val="22"/>
          <w:lang w:val="es-CO" w:eastAsia="es-CO"/>
        </w:rPr>
        <w:t xml:space="preserve"> </w:t>
      </w:r>
      <w:r w:rsidRPr="00B6434E">
        <w:rPr>
          <w:rFonts w:ascii="Times New Roman" w:eastAsia="Times New Roman" w:hAnsi="Times New Roman" w:cs="Times New Roman"/>
          <w:sz w:val="22"/>
          <w:szCs w:val="22"/>
          <w:lang w:val="es-CO" w:eastAsia="es-CO"/>
        </w:rPr>
        <w:t>= 0,0001 m</w:t>
      </w:r>
      <w:r w:rsidRPr="00B6434E">
        <w:rPr>
          <w:rFonts w:ascii="Times New Roman" w:eastAsia="Times New Roman" w:hAnsi="Times New Roman" w:cs="Times New Roman"/>
          <w:sz w:val="22"/>
          <w:szCs w:val="22"/>
          <w:vertAlign w:val="superscript"/>
          <w:lang w:val="es-CO" w:eastAsia="es-CO"/>
        </w:rPr>
        <w:t>2</w:t>
      </w:r>
    </w:p>
    <w:p w14:paraId="1CE9BC5A" w14:textId="77777777" w:rsidR="00C65782" w:rsidRPr="00B6434E" w:rsidRDefault="00C65782" w:rsidP="00145E98">
      <w:pPr>
        <w:pStyle w:val="Prrafodelista"/>
        <w:numPr>
          <w:ilvl w:val="0"/>
          <w:numId w:val="11"/>
        </w:numPr>
        <w:shd w:val="clear" w:color="auto" w:fill="FFFFFF"/>
        <w:spacing w:after="0"/>
        <w:jc w:val="both"/>
        <w:rPr>
          <w:rFonts w:ascii="Times New Roman" w:eastAsia="Times New Roman" w:hAnsi="Times New Roman" w:cs="Times New Roman"/>
          <w:sz w:val="22"/>
          <w:szCs w:val="22"/>
          <w:lang w:val="es-CO" w:eastAsia="es-CO"/>
        </w:rPr>
      </w:pPr>
      <w:r w:rsidRPr="00B6434E">
        <w:rPr>
          <w:rFonts w:ascii="Times New Roman" w:eastAsia="Times New Roman" w:hAnsi="Times New Roman" w:cs="Times New Roman"/>
          <w:sz w:val="22"/>
          <w:szCs w:val="22"/>
          <w:lang w:val="es-CO" w:eastAsia="es-CO"/>
        </w:rPr>
        <w:t>Milímetro cuadrado (mm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 = 0,000001 m</w:t>
      </w:r>
      <w:r w:rsidRPr="00B6434E">
        <w:rPr>
          <w:rFonts w:ascii="Times New Roman" w:eastAsia="Times New Roman" w:hAnsi="Times New Roman" w:cs="Times New Roman"/>
          <w:sz w:val="22"/>
          <w:szCs w:val="22"/>
          <w:vertAlign w:val="superscript"/>
          <w:lang w:val="es-CO" w:eastAsia="es-CO"/>
        </w:rPr>
        <w:t>2</w:t>
      </w:r>
    </w:p>
    <w:p w14:paraId="4DEB9CD7" w14:textId="77777777" w:rsidR="00B6434E" w:rsidRPr="00B6434E" w:rsidRDefault="00B6434E" w:rsidP="00B6434E">
      <w:pPr>
        <w:pStyle w:val="Prrafodelista"/>
        <w:shd w:val="clear" w:color="auto" w:fill="FFFFFF"/>
        <w:spacing w:after="0"/>
        <w:jc w:val="both"/>
        <w:rPr>
          <w:rFonts w:ascii="Times New Roman" w:eastAsia="Times New Roman" w:hAnsi="Times New Roman" w:cs="Times New Roman"/>
          <w:sz w:val="22"/>
          <w:szCs w:val="22"/>
          <w:lang w:val="es-CO" w:eastAsia="es-CO"/>
        </w:rPr>
      </w:pPr>
    </w:p>
    <w:p w14:paraId="62ECBD45" w14:textId="1E492BF8" w:rsidR="00C65782" w:rsidRPr="0091766F" w:rsidRDefault="00C65782" w:rsidP="00B6434E">
      <w:pPr>
        <w:shd w:val="clear" w:color="auto" w:fill="FFFFFF"/>
        <w:spacing w:after="0"/>
        <w:jc w:val="both"/>
        <w:rPr>
          <w:rFonts w:ascii="Times New Roman" w:eastAsia="Times New Roman" w:hAnsi="Times New Roman" w:cs="Times New Roman"/>
          <w:sz w:val="21"/>
          <w:szCs w:val="21"/>
          <w:lang w:val="es-CO" w:eastAsia="es-CO"/>
        </w:rPr>
      </w:pPr>
      <w:r w:rsidRPr="00B6434E">
        <w:rPr>
          <w:rFonts w:ascii="Times New Roman" w:eastAsia="Times New Roman" w:hAnsi="Times New Roman" w:cs="Times New Roman"/>
          <w:sz w:val="22"/>
          <w:szCs w:val="22"/>
          <w:lang w:val="es-CO" w:eastAsia="es-CO"/>
        </w:rPr>
        <w:t>Cada unidad contiene </w:t>
      </w:r>
      <w:r w:rsidRPr="00B6434E">
        <w:rPr>
          <w:rFonts w:ascii="Times New Roman" w:eastAsia="Times New Roman" w:hAnsi="Times New Roman" w:cs="Times New Roman"/>
          <w:b/>
          <w:bCs/>
          <w:sz w:val="22"/>
          <w:szCs w:val="22"/>
          <w:lang w:val="es-CO" w:eastAsia="es-CO"/>
        </w:rPr>
        <w:t>100 veces</w:t>
      </w:r>
      <w:r w:rsidRPr="00B6434E">
        <w:rPr>
          <w:rFonts w:ascii="Times New Roman" w:eastAsia="Times New Roman" w:hAnsi="Times New Roman" w:cs="Times New Roman"/>
          <w:sz w:val="22"/>
          <w:szCs w:val="22"/>
          <w:lang w:val="es-CO" w:eastAsia="es-CO"/>
        </w:rPr>
        <w:t> la unidad inmediata</w:t>
      </w:r>
      <w:r w:rsidR="00CB58DD">
        <w:rPr>
          <w:rFonts w:ascii="Times New Roman" w:eastAsia="Times New Roman" w:hAnsi="Times New Roman" w:cs="Times New Roman"/>
          <w:sz w:val="22"/>
          <w:szCs w:val="22"/>
          <w:lang w:val="es-CO" w:eastAsia="es-CO"/>
        </w:rPr>
        <w:t>mente</w:t>
      </w:r>
      <w:r w:rsidRPr="00B6434E">
        <w:rPr>
          <w:rFonts w:ascii="Times New Roman" w:eastAsia="Times New Roman" w:hAnsi="Times New Roman" w:cs="Times New Roman"/>
          <w:sz w:val="22"/>
          <w:szCs w:val="22"/>
          <w:lang w:val="es-CO" w:eastAsia="es-CO"/>
        </w:rPr>
        <w:t xml:space="preserve"> inferior. </w:t>
      </w:r>
      <w:r w:rsidR="00CB58DD">
        <w:rPr>
          <w:rFonts w:ascii="Times New Roman" w:eastAsia="Times New Roman" w:hAnsi="Times New Roman" w:cs="Times New Roman"/>
          <w:sz w:val="22"/>
          <w:szCs w:val="22"/>
          <w:lang w:val="es-CO" w:eastAsia="es-CO"/>
        </w:rPr>
        <w:t>Por ejemplo</w:t>
      </w:r>
      <w:r w:rsidR="002703F6">
        <w:rPr>
          <w:rFonts w:ascii="Times New Roman" w:eastAsia="Times New Roman" w:hAnsi="Times New Roman" w:cs="Times New Roman"/>
          <w:sz w:val="22"/>
          <w:szCs w:val="22"/>
          <w:lang w:val="es-CO" w:eastAsia="es-CO"/>
        </w:rPr>
        <w:t>,</w:t>
      </w:r>
      <w:r w:rsidR="00CB58DD">
        <w:rPr>
          <w:rFonts w:ascii="Times New Roman" w:eastAsia="Times New Roman" w:hAnsi="Times New Roman" w:cs="Times New Roman"/>
          <w:sz w:val="22"/>
          <w:szCs w:val="22"/>
          <w:lang w:val="es-CO" w:eastAsia="es-CO"/>
        </w:rPr>
        <w:t xml:space="preserve"> c</w:t>
      </w:r>
      <w:r w:rsidRPr="00B6434E">
        <w:rPr>
          <w:rFonts w:ascii="Times New Roman" w:eastAsia="Times New Roman" w:hAnsi="Times New Roman" w:cs="Times New Roman"/>
          <w:sz w:val="22"/>
          <w:szCs w:val="22"/>
          <w:lang w:val="es-CO" w:eastAsia="es-CO"/>
        </w:rPr>
        <w:t>omo 1 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 es la superficie de un cuadrado</w:t>
      </w:r>
      <w:r w:rsidR="00CB58DD">
        <w:rPr>
          <w:rFonts w:ascii="Times New Roman" w:eastAsia="Times New Roman" w:hAnsi="Times New Roman" w:cs="Times New Roman"/>
          <w:sz w:val="22"/>
          <w:szCs w:val="22"/>
          <w:lang w:val="es-CO" w:eastAsia="es-CO"/>
        </w:rPr>
        <w:t xml:space="preserve"> cuyo lado</w:t>
      </w:r>
      <w:r w:rsidRPr="00B6434E">
        <w:rPr>
          <w:rFonts w:ascii="Times New Roman" w:eastAsia="Times New Roman" w:hAnsi="Times New Roman" w:cs="Times New Roman"/>
          <w:sz w:val="22"/>
          <w:szCs w:val="22"/>
          <w:lang w:val="es-CO" w:eastAsia="es-CO"/>
        </w:rPr>
        <w:t xml:space="preserve"> </w:t>
      </w:r>
      <w:r w:rsidR="00CB58DD">
        <w:rPr>
          <w:rFonts w:ascii="Times New Roman" w:eastAsia="Times New Roman" w:hAnsi="Times New Roman" w:cs="Times New Roman"/>
          <w:sz w:val="22"/>
          <w:szCs w:val="22"/>
          <w:lang w:val="es-CO" w:eastAsia="es-CO"/>
        </w:rPr>
        <w:t xml:space="preserve">mide </w:t>
      </w:r>
      <w:r w:rsidRPr="00B6434E">
        <w:rPr>
          <w:rFonts w:ascii="Times New Roman" w:eastAsia="Times New Roman" w:hAnsi="Times New Roman" w:cs="Times New Roman"/>
          <w:sz w:val="22"/>
          <w:szCs w:val="22"/>
          <w:lang w:val="es-CO" w:eastAsia="es-CO"/>
        </w:rPr>
        <w:t>1 m, y 1 dm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 es la superficie de un cuadrado de 1 dm de lado,</w:t>
      </w:r>
      <w:r w:rsidR="00CB58DD">
        <w:rPr>
          <w:rFonts w:ascii="Times New Roman" w:eastAsia="Times New Roman" w:hAnsi="Times New Roman" w:cs="Times New Roman"/>
          <w:sz w:val="22"/>
          <w:szCs w:val="22"/>
          <w:lang w:val="es-CO" w:eastAsia="es-CO"/>
        </w:rPr>
        <w:t xml:space="preserve"> entonces </w:t>
      </w:r>
      <w:r w:rsidRPr="00B6434E">
        <w:rPr>
          <w:rFonts w:ascii="Times New Roman" w:eastAsia="Times New Roman" w:hAnsi="Times New Roman" w:cs="Times New Roman"/>
          <w:sz w:val="22"/>
          <w:szCs w:val="22"/>
          <w:lang w:val="es-CO" w:eastAsia="es-CO"/>
        </w:rPr>
        <w:t>1 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 contiene 100 dm</w:t>
      </w:r>
      <w:r w:rsidRPr="00B6434E">
        <w:rPr>
          <w:rFonts w:ascii="Times New Roman" w:eastAsia="Times New Roman" w:hAnsi="Times New Roman" w:cs="Times New Roman"/>
          <w:sz w:val="22"/>
          <w:szCs w:val="22"/>
          <w:vertAlign w:val="superscript"/>
          <w:lang w:val="es-CO" w:eastAsia="es-CO"/>
        </w:rPr>
        <w:t>2</w:t>
      </w:r>
      <w:r w:rsidRPr="00B6434E">
        <w:rPr>
          <w:rFonts w:ascii="Times New Roman" w:eastAsia="Times New Roman" w:hAnsi="Times New Roman" w:cs="Times New Roman"/>
          <w:sz w:val="22"/>
          <w:szCs w:val="22"/>
          <w:lang w:val="es-CO" w:eastAsia="es-CO"/>
        </w:rPr>
        <w:t> (10 dm · 10 dm).</w:t>
      </w:r>
    </w:p>
    <w:p w14:paraId="2F25DFC0" w14:textId="77777777" w:rsidR="00C65782" w:rsidRPr="0091766F" w:rsidRDefault="00C65782" w:rsidP="00C65782">
      <w:pPr>
        <w:shd w:val="clear" w:color="auto" w:fill="FFFFFF"/>
        <w:spacing w:after="0" w:line="345" w:lineRule="atLeast"/>
        <w:rPr>
          <w:rFonts w:ascii="Times New Roman" w:eastAsia="Times New Roman" w:hAnsi="Times New Roman" w:cs="Times New Roman"/>
          <w:sz w:val="21"/>
          <w:szCs w:val="21"/>
          <w:lang w:val="es-CO" w:eastAsia="es-CO"/>
        </w:rPr>
      </w:pPr>
    </w:p>
    <w:tbl>
      <w:tblPr>
        <w:tblStyle w:val="Tablaconcuadrcula"/>
        <w:tblW w:w="0" w:type="auto"/>
        <w:tblLook w:val="04A0" w:firstRow="1" w:lastRow="0" w:firstColumn="1" w:lastColumn="0" w:noHBand="0" w:noVBand="1"/>
      </w:tblPr>
      <w:tblGrid>
        <w:gridCol w:w="2518"/>
        <w:gridCol w:w="6460"/>
      </w:tblGrid>
      <w:tr w:rsidR="00C65782" w:rsidRPr="0091766F" w14:paraId="01F92F82" w14:textId="77777777" w:rsidTr="00FF20C2">
        <w:tc>
          <w:tcPr>
            <w:tcW w:w="8978" w:type="dxa"/>
            <w:gridSpan w:val="2"/>
            <w:shd w:val="clear" w:color="auto" w:fill="000000" w:themeFill="text1"/>
          </w:tcPr>
          <w:p w14:paraId="5B05A0DD" w14:textId="77777777" w:rsidR="00C65782" w:rsidRPr="0091766F" w:rsidRDefault="00C65782" w:rsidP="00FF20C2">
            <w:pPr>
              <w:jc w:val="center"/>
              <w:rPr>
                <w:rFonts w:ascii="Times New Roman" w:hAnsi="Times New Roman" w:cs="Times New Roman"/>
                <w:b/>
              </w:rPr>
            </w:pPr>
            <w:r w:rsidRPr="0091766F">
              <w:rPr>
                <w:rFonts w:ascii="Times New Roman" w:hAnsi="Times New Roman" w:cs="Times New Roman"/>
                <w:b/>
              </w:rPr>
              <w:t>Recuerda</w:t>
            </w:r>
          </w:p>
        </w:tc>
      </w:tr>
      <w:tr w:rsidR="00C65782" w:rsidRPr="0091766F" w14:paraId="62458A7D" w14:textId="77777777" w:rsidTr="00FF20C2">
        <w:tc>
          <w:tcPr>
            <w:tcW w:w="2518" w:type="dxa"/>
          </w:tcPr>
          <w:p w14:paraId="4FA02CF2"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b/>
                <w:sz w:val="18"/>
                <w:szCs w:val="18"/>
              </w:rPr>
              <w:t>Contenido</w:t>
            </w:r>
          </w:p>
        </w:tc>
        <w:tc>
          <w:tcPr>
            <w:tcW w:w="6460" w:type="dxa"/>
          </w:tcPr>
          <w:p w14:paraId="4EE92BE3" w14:textId="77777777" w:rsidR="00C65782" w:rsidRPr="00B6434E" w:rsidRDefault="00C65782" w:rsidP="00B6434E">
            <w:pPr>
              <w:jc w:val="both"/>
              <w:rPr>
                <w:rFonts w:ascii="Times New Roman" w:hAnsi="Times New Roman" w:cs="Times New Roman"/>
              </w:rPr>
            </w:pPr>
            <w:r w:rsidRPr="00B6434E">
              <w:rPr>
                <w:rFonts w:ascii="Times New Roman" w:hAnsi="Times New Roman" w:cs="Times New Roman"/>
              </w:rPr>
              <w:t xml:space="preserve">Un </w:t>
            </w:r>
            <w:r w:rsidRPr="00B6434E">
              <w:rPr>
                <w:rFonts w:ascii="Times New Roman" w:hAnsi="Times New Roman" w:cs="Times New Roman"/>
                <w:b/>
              </w:rPr>
              <w:t xml:space="preserve">metro cuadrado </w:t>
            </w:r>
            <w:r w:rsidRPr="00B6434E">
              <w:rPr>
                <w:rFonts w:ascii="Times New Roman" w:hAnsi="Times New Roman" w:cs="Times New Roman"/>
              </w:rPr>
              <w:t>(1</w:t>
            </w:r>
            <w:r w:rsidR="00AD4E90">
              <w:rPr>
                <w:rFonts w:ascii="Times New Roman" w:hAnsi="Times New Roman" w:cs="Times New Roman"/>
              </w:rPr>
              <w:t xml:space="preserve"> </w:t>
            </w:r>
            <w:r w:rsidRPr="00B6434E">
              <w:rPr>
                <w:rFonts w:ascii="Times New Roman" w:hAnsi="Times New Roman" w:cs="Times New Roman"/>
              </w:rPr>
              <w:t>m</w:t>
            </w:r>
            <w:r w:rsidRPr="00B6434E">
              <w:rPr>
                <w:rFonts w:ascii="Times New Roman" w:hAnsi="Times New Roman" w:cs="Times New Roman"/>
                <w:vertAlign w:val="superscript"/>
              </w:rPr>
              <w:t>2</w:t>
            </w:r>
            <w:r w:rsidRPr="00B6434E">
              <w:rPr>
                <w:rFonts w:ascii="Times New Roman" w:hAnsi="Times New Roman" w:cs="Times New Roman"/>
              </w:rPr>
              <w:t>) es la superficie de un cuadrado cuyo lado tiene un metro de longitud.</w:t>
            </w:r>
          </w:p>
        </w:tc>
      </w:tr>
    </w:tbl>
    <w:p w14:paraId="20DED440" w14:textId="77777777" w:rsidR="001E1519" w:rsidRPr="0091766F" w:rsidRDefault="001E1519"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473"/>
        <w:gridCol w:w="6355"/>
      </w:tblGrid>
      <w:tr w:rsidR="00C65782" w:rsidRPr="0091766F" w14:paraId="3F2EC1D0" w14:textId="77777777" w:rsidTr="00FF20C2">
        <w:tc>
          <w:tcPr>
            <w:tcW w:w="8828" w:type="dxa"/>
            <w:gridSpan w:val="2"/>
            <w:shd w:val="clear" w:color="auto" w:fill="0D0D0D" w:themeFill="text1" w:themeFillTint="F2"/>
          </w:tcPr>
          <w:p w14:paraId="1F8151E0" w14:textId="77777777" w:rsidR="00C65782" w:rsidRPr="0091766F" w:rsidRDefault="00C65782" w:rsidP="00FF20C2">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C65782" w:rsidRPr="0091766F" w14:paraId="1A35C033" w14:textId="77777777" w:rsidTr="00FF20C2">
        <w:tc>
          <w:tcPr>
            <w:tcW w:w="2473" w:type="dxa"/>
          </w:tcPr>
          <w:p w14:paraId="7FCE0E51"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1F083DC0"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rPr>
              <w:t>MA_06_13_IMG</w:t>
            </w:r>
            <w:r w:rsidR="002B3290">
              <w:rPr>
                <w:rFonts w:ascii="Times New Roman" w:hAnsi="Times New Roman" w:cs="Times New Roman"/>
              </w:rPr>
              <w:t>07</w:t>
            </w:r>
          </w:p>
        </w:tc>
      </w:tr>
      <w:tr w:rsidR="00C65782" w:rsidRPr="0091766F" w14:paraId="550207D7" w14:textId="77777777" w:rsidTr="00FF20C2">
        <w:tc>
          <w:tcPr>
            <w:tcW w:w="2473" w:type="dxa"/>
          </w:tcPr>
          <w:p w14:paraId="1B1B2904" w14:textId="77777777" w:rsidR="00C65782" w:rsidRPr="0091766F" w:rsidRDefault="00C65782"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5" w:type="dxa"/>
          </w:tcPr>
          <w:p w14:paraId="7C0132AD" w14:textId="77777777" w:rsidR="00C65782" w:rsidRPr="0091766F" w:rsidRDefault="00C65782" w:rsidP="00FF20C2">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70EB7631" wp14:editId="14222C1E">
                  <wp:extent cx="2948400" cy="25992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400" cy="2599200"/>
                          </a:xfrm>
                          <a:prstGeom prst="rect">
                            <a:avLst/>
                          </a:prstGeom>
                        </pic:spPr>
                      </pic:pic>
                    </a:graphicData>
                  </a:graphic>
                </wp:inline>
              </w:drawing>
            </w:r>
          </w:p>
        </w:tc>
      </w:tr>
      <w:tr w:rsidR="00C65782" w:rsidRPr="0091766F" w14:paraId="1F6D3DB2" w14:textId="77777777" w:rsidTr="00FF20C2">
        <w:tc>
          <w:tcPr>
            <w:tcW w:w="2473" w:type="dxa"/>
          </w:tcPr>
          <w:p w14:paraId="49F399A6" w14:textId="77777777" w:rsidR="00C65782" w:rsidRPr="0091766F" w:rsidRDefault="00C65782"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215A4747" w14:textId="77777777" w:rsidR="00C65782" w:rsidRPr="0091766F" w:rsidRDefault="002B3290" w:rsidP="00FF20C2">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superficie</w:t>
            </w:r>
          </w:p>
        </w:tc>
      </w:tr>
      <w:tr w:rsidR="00C65782" w:rsidRPr="0091766F" w14:paraId="680E7928" w14:textId="77777777" w:rsidTr="00FF20C2">
        <w:tc>
          <w:tcPr>
            <w:tcW w:w="2473" w:type="dxa"/>
          </w:tcPr>
          <w:p w14:paraId="3CE49368" w14:textId="77777777" w:rsidR="00C65782" w:rsidRPr="0091766F" w:rsidRDefault="00C65782"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27F7CA09" w14:textId="77777777" w:rsidR="00C65782" w:rsidRPr="0091766F" w:rsidRDefault="00C65782" w:rsidP="00FF20C2">
            <w:pPr>
              <w:rPr>
                <w:rFonts w:ascii="Times New Roman" w:hAnsi="Times New Roman" w:cs="Times New Roman"/>
              </w:rPr>
            </w:pPr>
            <w:r w:rsidRPr="0091766F">
              <w:rPr>
                <w:rFonts w:ascii="Times New Roman" w:hAnsi="Times New Roman" w:cs="Times New Roman"/>
              </w:rPr>
              <w:t>En el SI</w:t>
            </w:r>
            <w:ins w:id="22" w:author="mercyranjel" w:date="2016-03-02T14:20:00Z">
              <w:r w:rsidR="004E5E02">
                <w:rPr>
                  <w:rFonts w:ascii="Times New Roman" w:hAnsi="Times New Roman" w:cs="Times New Roman"/>
                </w:rPr>
                <w:t>,</w:t>
              </w:r>
            </w:ins>
            <w:r w:rsidRPr="0091766F">
              <w:rPr>
                <w:rFonts w:ascii="Times New Roman" w:hAnsi="Times New Roman" w:cs="Times New Roman"/>
              </w:rPr>
              <w:t xml:space="preserve"> 1 m</w:t>
            </w:r>
            <w:r w:rsidRPr="0091766F">
              <w:rPr>
                <w:rFonts w:ascii="Times New Roman" w:hAnsi="Times New Roman" w:cs="Times New Roman"/>
                <w:vertAlign w:val="superscript"/>
              </w:rPr>
              <w:t>2</w:t>
            </w:r>
            <w:r w:rsidRPr="0091766F">
              <w:rPr>
                <w:rFonts w:ascii="Times New Roman" w:hAnsi="Times New Roman" w:cs="Times New Roman"/>
              </w:rPr>
              <w:t xml:space="preserve"> es equivalente a 100 dm</w:t>
            </w:r>
            <w:r w:rsidRPr="0091766F">
              <w:rPr>
                <w:rFonts w:ascii="Times New Roman" w:hAnsi="Times New Roman" w:cs="Times New Roman"/>
                <w:vertAlign w:val="superscript"/>
              </w:rPr>
              <w:t xml:space="preserve">2 </w:t>
            </w:r>
            <w:r w:rsidRPr="0091766F">
              <w:rPr>
                <w:rFonts w:ascii="Times New Roman" w:hAnsi="Times New Roman" w:cs="Times New Roman"/>
              </w:rPr>
              <w:t>(10</w:t>
            </w:r>
            <w:r w:rsidR="00AD4E90">
              <w:rPr>
                <w:rFonts w:ascii="Times New Roman" w:hAnsi="Times New Roman" w:cs="Times New Roman"/>
              </w:rPr>
              <w:t xml:space="preserve"> </w:t>
            </w:r>
            <w:r w:rsidRPr="0091766F">
              <w:rPr>
                <w:rFonts w:ascii="Times New Roman" w:hAnsi="Times New Roman" w:cs="Times New Roman"/>
              </w:rPr>
              <w:t>dm</w:t>
            </w:r>
            <w:ins w:id="23" w:author="mercyranjel" w:date="2016-03-02T14:22:00Z">
              <w:r w:rsidR="004E5E02">
                <w:rPr>
                  <w:rFonts w:ascii="Times New Roman" w:hAnsi="Times New Roman" w:cs="Times New Roman"/>
                </w:rPr>
                <w:t xml:space="preserve"> </w:t>
              </w:r>
            </w:ins>
            <w:r w:rsidRPr="0091766F">
              <w:rPr>
                <w:rFonts w:ascii="Times New Roman" w:hAnsi="Times New Roman" w:cs="Times New Roman"/>
              </w:rPr>
              <w:sym w:font="Symbol" w:char="F0D7"/>
            </w:r>
            <w:r w:rsidRPr="0091766F">
              <w:rPr>
                <w:rFonts w:ascii="Times New Roman" w:hAnsi="Times New Roman" w:cs="Times New Roman"/>
              </w:rPr>
              <w:t>10</w:t>
            </w:r>
            <w:r w:rsidR="00AD4E90">
              <w:rPr>
                <w:rFonts w:ascii="Times New Roman" w:hAnsi="Times New Roman" w:cs="Times New Roman"/>
              </w:rPr>
              <w:t xml:space="preserve"> </w:t>
            </w:r>
            <w:r w:rsidRPr="0091766F">
              <w:rPr>
                <w:rFonts w:ascii="Times New Roman" w:hAnsi="Times New Roman" w:cs="Times New Roman"/>
              </w:rPr>
              <w:t>dm)</w:t>
            </w:r>
          </w:p>
        </w:tc>
      </w:tr>
      <w:tr w:rsidR="00C65782" w:rsidRPr="0091766F" w14:paraId="2AD72984" w14:textId="77777777" w:rsidTr="00FF20C2">
        <w:tc>
          <w:tcPr>
            <w:tcW w:w="2473" w:type="dxa"/>
          </w:tcPr>
          <w:p w14:paraId="0E4AF516"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6CA902A3" w14:textId="77777777" w:rsidR="00C65782" w:rsidRPr="0091766F" w:rsidRDefault="00C65782" w:rsidP="00FF20C2">
            <w:pPr>
              <w:rPr>
                <w:rFonts w:ascii="Times New Roman" w:hAnsi="Times New Roman" w:cs="Times New Roman"/>
              </w:rPr>
            </w:pPr>
            <w:r w:rsidRPr="0091766F">
              <w:rPr>
                <w:rFonts w:ascii="Times New Roman" w:hAnsi="Times New Roman" w:cs="Times New Roman"/>
              </w:rPr>
              <w:t>Inferior</w:t>
            </w:r>
          </w:p>
        </w:tc>
      </w:tr>
    </w:tbl>
    <w:p w14:paraId="1B608200" w14:textId="77777777" w:rsidR="00A66BE9" w:rsidRPr="0091766F" w:rsidRDefault="00A66BE9"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460"/>
      </w:tblGrid>
      <w:tr w:rsidR="00C65782" w:rsidRPr="0091766F" w14:paraId="0EFCC843" w14:textId="77777777" w:rsidTr="00FF20C2">
        <w:tc>
          <w:tcPr>
            <w:tcW w:w="8978" w:type="dxa"/>
            <w:gridSpan w:val="2"/>
            <w:shd w:val="clear" w:color="auto" w:fill="000000" w:themeFill="text1"/>
          </w:tcPr>
          <w:p w14:paraId="6067F3B1" w14:textId="77777777" w:rsidR="00C65782" w:rsidRPr="0091766F" w:rsidRDefault="00C65782" w:rsidP="00FF20C2">
            <w:pPr>
              <w:jc w:val="center"/>
              <w:rPr>
                <w:rFonts w:ascii="Times New Roman" w:hAnsi="Times New Roman" w:cs="Times New Roman"/>
                <w:b/>
              </w:rPr>
            </w:pPr>
            <w:r w:rsidRPr="0091766F">
              <w:rPr>
                <w:rFonts w:ascii="Times New Roman" w:hAnsi="Times New Roman" w:cs="Times New Roman"/>
                <w:b/>
              </w:rPr>
              <w:t>Destacado</w:t>
            </w:r>
          </w:p>
        </w:tc>
      </w:tr>
      <w:tr w:rsidR="00C65782" w:rsidRPr="0091766F" w14:paraId="281F18EE" w14:textId="77777777" w:rsidTr="00FF20C2">
        <w:tc>
          <w:tcPr>
            <w:tcW w:w="2518" w:type="dxa"/>
          </w:tcPr>
          <w:p w14:paraId="129B6897" w14:textId="77777777" w:rsidR="00C65782" w:rsidRPr="0091766F" w:rsidRDefault="00C65782" w:rsidP="00FF20C2">
            <w:pPr>
              <w:rPr>
                <w:rFonts w:ascii="Times New Roman" w:hAnsi="Times New Roman" w:cs="Times New Roman"/>
                <w:b/>
                <w:sz w:val="18"/>
                <w:szCs w:val="18"/>
              </w:rPr>
            </w:pPr>
            <w:r w:rsidRPr="0091766F">
              <w:rPr>
                <w:rFonts w:ascii="Times New Roman" w:hAnsi="Times New Roman" w:cs="Times New Roman"/>
                <w:b/>
                <w:sz w:val="18"/>
                <w:szCs w:val="18"/>
              </w:rPr>
              <w:t>Título</w:t>
            </w:r>
          </w:p>
        </w:tc>
        <w:tc>
          <w:tcPr>
            <w:tcW w:w="6460" w:type="dxa"/>
          </w:tcPr>
          <w:p w14:paraId="6F082FCF" w14:textId="77777777" w:rsidR="00C65782" w:rsidRPr="0091766F" w:rsidRDefault="00C65782" w:rsidP="00FF20C2">
            <w:pPr>
              <w:jc w:val="center"/>
              <w:rPr>
                <w:rFonts w:ascii="Times New Roman" w:hAnsi="Times New Roman" w:cs="Times New Roman"/>
                <w:b/>
                <w:sz w:val="18"/>
                <w:szCs w:val="18"/>
              </w:rPr>
            </w:pPr>
            <w:r w:rsidRPr="0091766F">
              <w:rPr>
                <w:rFonts w:ascii="Times New Roman" w:hAnsi="Times New Roman" w:cs="Times New Roman"/>
                <w:b/>
                <w:sz w:val="18"/>
                <w:szCs w:val="18"/>
              </w:rPr>
              <w:t>Unidades agrarias</w:t>
            </w:r>
          </w:p>
        </w:tc>
      </w:tr>
      <w:tr w:rsidR="00C65782" w:rsidRPr="0091766F" w14:paraId="4E6132D0" w14:textId="77777777" w:rsidTr="00FF20C2">
        <w:tc>
          <w:tcPr>
            <w:tcW w:w="2518" w:type="dxa"/>
          </w:tcPr>
          <w:p w14:paraId="4C0C1855" w14:textId="77777777" w:rsidR="00C65782" w:rsidRPr="0091766F" w:rsidRDefault="00C65782" w:rsidP="00FF20C2">
            <w:pPr>
              <w:rPr>
                <w:rFonts w:ascii="Times New Roman" w:hAnsi="Times New Roman" w:cs="Times New Roman"/>
              </w:rPr>
            </w:pPr>
            <w:r w:rsidRPr="0091766F">
              <w:rPr>
                <w:rFonts w:ascii="Times New Roman" w:hAnsi="Times New Roman" w:cs="Times New Roman"/>
                <w:b/>
                <w:sz w:val="18"/>
                <w:szCs w:val="18"/>
              </w:rPr>
              <w:t>Contenido</w:t>
            </w:r>
          </w:p>
        </w:tc>
        <w:tc>
          <w:tcPr>
            <w:tcW w:w="6460" w:type="dxa"/>
          </w:tcPr>
          <w:p w14:paraId="070E65BA" w14:textId="20C8EB3E" w:rsidR="00C65782" w:rsidRPr="0091766F" w:rsidRDefault="00C65782" w:rsidP="0027482D">
            <w:pPr>
              <w:rPr>
                <w:rFonts w:ascii="Times New Roman" w:eastAsia="Calibri" w:hAnsi="Times New Roman" w:cs="Times New Roman"/>
                <w:sz w:val="20"/>
                <w:szCs w:val="20"/>
              </w:rPr>
            </w:pPr>
            <w:r w:rsidRPr="0091766F">
              <w:rPr>
                <w:rFonts w:ascii="Times New Roman" w:hAnsi="Times New Roman" w:cs="Times New Roman"/>
              </w:rPr>
              <w:t>Las superficies agrarias se miden</w:t>
            </w:r>
            <w:r w:rsidR="004E5E02">
              <w:rPr>
                <w:rFonts w:ascii="Times New Roman" w:hAnsi="Times New Roman" w:cs="Times New Roman"/>
              </w:rPr>
              <w:t>,</w:t>
            </w:r>
            <w:r w:rsidRPr="0091766F">
              <w:rPr>
                <w:rFonts w:ascii="Times New Roman" w:hAnsi="Times New Roman" w:cs="Times New Roman"/>
              </w:rPr>
              <w:t xml:space="preserve"> en ocasiones</w:t>
            </w:r>
            <w:r w:rsidR="004E5E02">
              <w:rPr>
                <w:rFonts w:ascii="Times New Roman" w:hAnsi="Times New Roman" w:cs="Times New Roman"/>
              </w:rPr>
              <w:t>,</w:t>
            </w:r>
            <w:r w:rsidRPr="0091766F">
              <w:rPr>
                <w:rFonts w:ascii="Times New Roman" w:hAnsi="Times New Roman" w:cs="Times New Roman"/>
              </w:rPr>
              <w:t xml:space="preserve"> con unidades especiales como la centiárea, el área y la hectárea</w:t>
            </w:r>
            <w:ins w:id="24" w:author="mercyranjel" w:date="2016-03-02T14:22:00Z">
              <w:r w:rsidR="004E5E02">
                <w:rPr>
                  <w:rFonts w:ascii="Times New Roman" w:hAnsi="Times New Roman" w:cs="Times New Roman"/>
                </w:rPr>
                <w:t>,</w:t>
              </w:r>
            </w:ins>
            <w:r w:rsidRPr="0091766F">
              <w:rPr>
                <w:rFonts w:ascii="Times New Roman" w:hAnsi="Times New Roman" w:cs="Times New Roman"/>
              </w:rPr>
              <w:t xml:space="preserve"> que no pertenecen al SI. </w:t>
            </w:r>
          </w:p>
        </w:tc>
      </w:tr>
    </w:tbl>
    <w:p w14:paraId="01E72FC8" w14:textId="77777777" w:rsidR="00C65782" w:rsidRPr="0091766F" w:rsidRDefault="00C65782" w:rsidP="00A66BE9">
      <w:pPr>
        <w:tabs>
          <w:tab w:val="right" w:pos="8498"/>
        </w:tabs>
        <w:spacing w:after="0"/>
        <w:rPr>
          <w:rFonts w:ascii="Times New Roman" w:eastAsia="Times New Roman" w:hAnsi="Times New Roman" w:cs="Times New Roman"/>
          <w:b/>
          <w:bCs/>
          <w:sz w:val="22"/>
          <w:szCs w:val="22"/>
        </w:rPr>
      </w:pPr>
    </w:p>
    <w:p w14:paraId="1D20B372" w14:textId="56F5616B" w:rsidR="00A66BE9" w:rsidRPr="0091766F" w:rsidRDefault="00A66BE9" w:rsidP="00A66BE9">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 xml:space="preserve">4.1 </w:t>
      </w:r>
      <w:r w:rsidR="004E5E02">
        <w:rPr>
          <w:rFonts w:ascii="Times New Roman" w:hAnsi="Times New Roman" w:cs="Times New Roman"/>
          <w:b/>
        </w:rPr>
        <w:t>Las c</w:t>
      </w:r>
      <w:r w:rsidR="001E4E6A" w:rsidRPr="0091766F">
        <w:rPr>
          <w:rFonts w:ascii="Times New Roman" w:hAnsi="Times New Roman" w:cs="Times New Roman"/>
          <w:b/>
        </w:rPr>
        <w:t>onversiones entre las unidades de superficie</w:t>
      </w:r>
    </w:p>
    <w:p w14:paraId="0A90E134" w14:textId="77777777" w:rsidR="00C65782" w:rsidRPr="0091766F" w:rsidRDefault="00C65782" w:rsidP="00A66BE9">
      <w:pPr>
        <w:tabs>
          <w:tab w:val="right" w:pos="8498"/>
        </w:tabs>
        <w:spacing w:after="0"/>
        <w:rPr>
          <w:rFonts w:ascii="Times New Roman" w:hAnsi="Times New Roman" w:cs="Times New Roman"/>
          <w:b/>
        </w:rPr>
      </w:pPr>
    </w:p>
    <w:p w14:paraId="731C48A0" w14:textId="7460797B" w:rsidR="00C65782" w:rsidRDefault="008C41C3" w:rsidP="00CB58DD">
      <w:pPr>
        <w:shd w:val="clear" w:color="auto" w:fill="FFFFFF"/>
        <w:spacing w:after="0"/>
        <w:jc w:val="both"/>
        <w:rPr>
          <w:rFonts w:ascii="Times New Roman" w:eastAsia="Times New Roman" w:hAnsi="Times New Roman" w:cs="Times New Roman"/>
          <w:sz w:val="22"/>
          <w:szCs w:val="22"/>
          <w:lang w:val="es-CO" w:eastAsia="es-CO"/>
        </w:rPr>
      </w:pPr>
      <w:r>
        <w:rPr>
          <w:rFonts w:ascii="Times New Roman" w:eastAsia="Times New Roman" w:hAnsi="Times New Roman" w:cs="Times New Roman"/>
          <w:sz w:val="22"/>
          <w:szCs w:val="22"/>
          <w:lang w:val="es-CO" w:eastAsia="es-CO"/>
        </w:rPr>
        <w:t>P</w:t>
      </w:r>
      <w:r w:rsidR="003D787E">
        <w:rPr>
          <w:rFonts w:ascii="Times New Roman" w:eastAsia="Times New Roman" w:hAnsi="Times New Roman" w:cs="Times New Roman"/>
          <w:sz w:val="22"/>
          <w:szCs w:val="22"/>
          <w:lang w:val="es-CO" w:eastAsia="es-CO"/>
        </w:rPr>
        <w:t>ara convertir una unidad de superficie en otra</w:t>
      </w:r>
      <w:r>
        <w:rPr>
          <w:rFonts w:ascii="Times New Roman" w:eastAsia="Times New Roman" w:hAnsi="Times New Roman" w:cs="Times New Roman"/>
          <w:sz w:val="22"/>
          <w:szCs w:val="22"/>
          <w:lang w:val="es-CO" w:eastAsia="es-CO"/>
        </w:rPr>
        <w:t xml:space="preserve"> se tiene en cuenta lo siguiente</w:t>
      </w:r>
      <w:ins w:id="25" w:author="mercyranjel" w:date="2016-03-02T14:22:00Z">
        <w:r w:rsidR="004E5E02">
          <w:rPr>
            <w:rFonts w:ascii="Times New Roman" w:eastAsia="Times New Roman" w:hAnsi="Times New Roman" w:cs="Times New Roman"/>
            <w:sz w:val="22"/>
            <w:szCs w:val="22"/>
            <w:lang w:val="es-CO" w:eastAsia="es-CO"/>
          </w:rPr>
          <w:t>.</w:t>
        </w:r>
      </w:ins>
    </w:p>
    <w:p w14:paraId="1F1B1FEF" w14:textId="77777777" w:rsidR="00CB58DD" w:rsidRPr="00CB58DD" w:rsidRDefault="00CB58DD" w:rsidP="00CB58DD">
      <w:pPr>
        <w:shd w:val="clear" w:color="auto" w:fill="FFFFFF"/>
        <w:spacing w:after="0"/>
        <w:jc w:val="both"/>
        <w:rPr>
          <w:rFonts w:ascii="Times New Roman" w:eastAsia="Times New Roman" w:hAnsi="Times New Roman" w:cs="Times New Roman"/>
          <w:sz w:val="22"/>
          <w:szCs w:val="22"/>
          <w:lang w:val="es-CO" w:eastAsia="es-CO"/>
        </w:rPr>
      </w:pPr>
    </w:p>
    <w:p w14:paraId="6EA4C666" w14:textId="77777777" w:rsidR="00C65782" w:rsidRPr="00CB58DD" w:rsidRDefault="00C65782" w:rsidP="00145E98">
      <w:pPr>
        <w:numPr>
          <w:ilvl w:val="0"/>
          <w:numId w:val="4"/>
        </w:numPr>
        <w:shd w:val="clear" w:color="auto" w:fill="FFFFFF"/>
        <w:spacing w:after="0"/>
        <w:ind w:left="300"/>
        <w:jc w:val="both"/>
        <w:rPr>
          <w:rFonts w:ascii="Times New Roman" w:eastAsia="Times New Roman" w:hAnsi="Times New Roman" w:cs="Times New Roman"/>
          <w:sz w:val="22"/>
          <w:szCs w:val="22"/>
          <w:lang w:val="es-CO" w:eastAsia="es-CO"/>
        </w:rPr>
      </w:pPr>
      <w:r w:rsidRPr="00CB58DD">
        <w:rPr>
          <w:rFonts w:ascii="Times New Roman" w:eastAsia="Times New Roman" w:hAnsi="Times New Roman" w:cs="Times New Roman"/>
          <w:sz w:val="22"/>
          <w:szCs w:val="22"/>
          <w:lang w:val="es-CO" w:eastAsia="es-CO"/>
        </w:rPr>
        <w:t xml:space="preserve">Para pasar de una unidad a </w:t>
      </w:r>
      <w:r w:rsidR="003D787E">
        <w:rPr>
          <w:rFonts w:ascii="Times New Roman" w:eastAsia="Times New Roman" w:hAnsi="Times New Roman" w:cs="Times New Roman"/>
          <w:sz w:val="22"/>
          <w:szCs w:val="22"/>
          <w:lang w:val="es-CO" w:eastAsia="es-CO"/>
        </w:rPr>
        <w:t>una</w:t>
      </w:r>
      <w:r w:rsidRPr="00CB58DD">
        <w:rPr>
          <w:rFonts w:ascii="Times New Roman" w:eastAsia="Times New Roman" w:hAnsi="Times New Roman" w:cs="Times New Roman"/>
          <w:sz w:val="22"/>
          <w:szCs w:val="22"/>
          <w:lang w:val="es-CO" w:eastAsia="es-CO"/>
        </w:rPr>
        <w:t xml:space="preserve"> inmediata</w:t>
      </w:r>
      <w:r w:rsidR="003D787E">
        <w:rPr>
          <w:rFonts w:ascii="Times New Roman" w:eastAsia="Times New Roman" w:hAnsi="Times New Roman" w:cs="Times New Roman"/>
          <w:sz w:val="22"/>
          <w:szCs w:val="22"/>
          <w:lang w:val="es-CO" w:eastAsia="es-CO"/>
        </w:rPr>
        <w:t xml:space="preserve">mente inferior se </w:t>
      </w:r>
      <w:r w:rsidRPr="00CB58DD">
        <w:rPr>
          <w:rFonts w:ascii="Times New Roman" w:eastAsia="Times New Roman" w:hAnsi="Times New Roman" w:cs="Times New Roman"/>
          <w:sz w:val="22"/>
          <w:szCs w:val="22"/>
          <w:lang w:val="es-CO" w:eastAsia="es-CO"/>
        </w:rPr>
        <w:t>multiplica por 100.</w:t>
      </w:r>
    </w:p>
    <w:p w14:paraId="425C2832" w14:textId="006388D2" w:rsidR="00C65782" w:rsidRPr="0091766F" w:rsidRDefault="00C65782" w:rsidP="00145E98">
      <w:pPr>
        <w:numPr>
          <w:ilvl w:val="0"/>
          <w:numId w:val="4"/>
        </w:numPr>
        <w:shd w:val="clear" w:color="auto" w:fill="FFFFFF"/>
        <w:spacing w:after="0"/>
        <w:ind w:left="300"/>
        <w:jc w:val="both"/>
        <w:rPr>
          <w:rFonts w:ascii="Times New Roman" w:eastAsia="Times New Roman" w:hAnsi="Times New Roman" w:cs="Times New Roman"/>
          <w:sz w:val="21"/>
          <w:szCs w:val="21"/>
          <w:lang w:val="es-CO" w:eastAsia="es-CO"/>
        </w:rPr>
      </w:pPr>
      <w:r w:rsidRPr="00CB58DD">
        <w:rPr>
          <w:rFonts w:ascii="Times New Roman" w:eastAsia="Times New Roman" w:hAnsi="Times New Roman" w:cs="Times New Roman"/>
          <w:sz w:val="22"/>
          <w:szCs w:val="22"/>
          <w:lang w:val="es-CO" w:eastAsia="es-CO"/>
        </w:rPr>
        <w:t xml:space="preserve">Para pasar de una unidad </w:t>
      </w:r>
      <w:r w:rsidR="003D787E" w:rsidRPr="00CB58DD">
        <w:rPr>
          <w:rFonts w:ascii="Times New Roman" w:eastAsia="Times New Roman" w:hAnsi="Times New Roman" w:cs="Times New Roman"/>
          <w:sz w:val="22"/>
          <w:szCs w:val="22"/>
          <w:lang w:val="es-CO" w:eastAsia="es-CO"/>
        </w:rPr>
        <w:t xml:space="preserve">a </w:t>
      </w:r>
      <w:r w:rsidR="003D787E">
        <w:rPr>
          <w:rFonts w:ascii="Times New Roman" w:eastAsia="Times New Roman" w:hAnsi="Times New Roman" w:cs="Times New Roman"/>
          <w:sz w:val="22"/>
          <w:szCs w:val="22"/>
          <w:lang w:val="es-CO" w:eastAsia="es-CO"/>
        </w:rPr>
        <w:t>una</w:t>
      </w:r>
      <w:r w:rsidR="003D787E" w:rsidRPr="00CB58DD">
        <w:rPr>
          <w:rFonts w:ascii="Times New Roman" w:eastAsia="Times New Roman" w:hAnsi="Times New Roman" w:cs="Times New Roman"/>
          <w:sz w:val="22"/>
          <w:szCs w:val="22"/>
          <w:lang w:val="es-CO" w:eastAsia="es-CO"/>
        </w:rPr>
        <w:t xml:space="preserve"> inmediata</w:t>
      </w:r>
      <w:r w:rsidR="003D787E">
        <w:rPr>
          <w:rFonts w:ascii="Times New Roman" w:eastAsia="Times New Roman" w:hAnsi="Times New Roman" w:cs="Times New Roman"/>
          <w:sz w:val="22"/>
          <w:szCs w:val="22"/>
          <w:lang w:val="es-CO" w:eastAsia="es-CO"/>
        </w:rPr>
        <w:t>mente</w:t>
      </w:r>
      <w:r w:rsidRPr="00CB58DD">
        <w:rPr>
          <w:rFonts w:ascii="Times New Roman" w:eastAsia="Times New Roman" w:hAnsi="Times New Roman" w:cs="Times New Roman"/>
          <w:sz w:val="22"/>
          <w:szCs w:val="22"/>
          <w:lang w:val="es-CO" w:eastAsia="es-CO"/>
        </w:rPr>
        <w:t xml:space="preserve"> </w:t>
      </w:r>
      <w:r w:rsidR="004E5E02">
        <w:rPr>
          <w:rFonts w:ascii="Times New Roman" w:eastAsia="Times New Roman" w:hAnsi="Times New Roman" w:cs="Times New Roman"/>
          <w:sz w:val="22"/>
          <w:szCs w:val="22"/>
          <w:lang w:val="es-CO" w:eastAsia="es-CO"/>
        </w:rPr>
        <w:t>superior</w:t>
      </w:r>
      <w:r w:rsidRPr="00CB58DD">
        <w:rPr>
          <w:rFonts w:ascii="Times New Roman" w:eastAsia="Times New Roman" w:hAnsi="Times New Roman" w:cs="Times New Roman"/>
          <w:sz w:val="22"/>
          <w:szCs w:val="22"/>
          <w:lang w:val="es-CO" w:eastAsia="es-CO"/>
        </w:rPr>
        <w:t xml:space="preserve"> </w:t>
      </w:r>
      <w:r w:rsidR="003D787E">
        <w:rPr>
          <w:rFonts w:ascii="Times New Roman" w:eastAsia="Times New Roman" w:hAnsi="Times New Roman" w:cs="Times New Roman"/>
          <w:sz w:val="22"/>
          <w:szCs w:val="22"/>
          <w:lang w:val="es-CO" w:eastAsia="es-CO"/>
        </w:rPr>
        <w:t>se divide</w:t>
      </w:r>
      <w:r w:rsidRPr="00CB58DD">
        <w:rPr>
          <w:rFonts w:ascii="Times New Roman" w:eastAsia="Times New Roman" w:hAnsi="Times New Roman" w:cs="Times New Roman"/>
          <w:sz w:val="22"/>
          <w:szCs w:val="22"/>
          <w:lang w:val="es-CO" w:eastAsia="es-CO"/>
        </w:rPr>
        <w:t xml:space="preserve"> entre 100.</w:t>
      </w:r>
    </w:p>
    <w:p w14:paraId="647EEACA" w14:textId="77777777" w:rsidR="00C65782" w:rsidRPr="0091766F" w:rsidRDefault="00C65782"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3"/>
        <w:gridCol w:w="6355"/>
      </w:tblGrid>
      <w:tr w:rsidR="00FF20C2" w:rsidRPr="0091766F" w14:paraId="162DBAEB" w14:textId="77777777" w:rsidTr="00FF20C2">
        <w:tc>
          <w:tcPr>
            <w:tcW w:w="8828" w:type="dxa"/>
            <w:gridSpan w:val="2"/>
            <w:shd w:val="clear" w:color="auto" w:fill="0D0D0D" w:themeFill="text1" w:themeFillTint="F2"/>
          </w:tcPr>
          <w:p w14:paraId="74024569" w14:textId="77777777" w:rsidR="00FF20C2" w:rsidRPr="0091766F" w:rsidRDefault="00FF20C2" w:rsidP="00FF20C2">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3CCC1E59" w14:textId="77777777" w:rsidTr="00FF20C2">
        <w:tc>
          <w:tcPr>
            <w:tcW w:w="2473" w:type="dxa"/>
          </w:tcPr>
          <w:p w14:paraId="736880E4" w14:textId="77777777" w:rsidR="00FF20C2" w:rsidRPr="0091766F" w:rsidRDefault="00FF20C2"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5" w:type="dxa"/>
          </w:tcPr>
          <w:p w14:paraId="0B259B86" w14:textId="77777777" w:rsidR="00FF20C2" w:rsidRPr="0091766F" w:rsidRDefault="00FF20C2" w:rsidP="00FF20C2">
            <w:pPr>
              <w:rPr>
                <w:rFonts w:ascii="Times New Roman" w:hAnsi="Times New Roman" w:cs="Times New Roman"/>
                <w:b/>
                <w:sz w:val="18"/>
                <w:szCs w:val="18"/>
              </w:rPr>
            </w:pPr>
            <w:r w:rsidRPr="0091766F">
              <w:rPr>
                <w:rFonts w:ascii="Times New Roman" w:hAnsi="Times New Roman" w:cs="Times New Roman"/>
              </w:rPr>
              <w:t>MA_06_13_IMG</w:t>
            </w:r>
            <w:r w:rsidR="002B3290">
              <w:rPr>
                <w:rFonts w:ascii="Times New Roman" w:hAnsi="Times New Roman" w:cs="Times New Roman"/>
              </w:rPr>
              <w:t>08</w:t>
            </w:r>
          </w:p>
        </w:tc>
      </w:tr>
      <w:tr w:rsidR="0091766F" w:rsidRPr="0091766F" w14:paraId="2AD702EC" w14:textId="77777777" w:rsidTr="00FF20C2">
        <w:tc>
          <w:tcPr>
            <w:tcW w:w="2473" w:type="dxa"/>
          </w:tcPr>
          <w:p w14:paraId="7DB51EC9" w14:textId="77777777" w:rsidR="00FF20C2" w:rsidRPr="0091766F" w:rsidRDefault="00FF20C2"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5" w:type="dxa"/>
          </w:tcPr>
          <w:p w14:paraId="286AF8C9" w14:textId="77777777" w:rsidR="00FF20C2" w:rsidRPr="0091766F" w:rsidRDefault="00A96260" w:rsidP="00FF20C2">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7E03272D" wp14:editId="5A02F6F6">
                  <wp:extent cx="2444400" cy="1353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4400" cy="1353600"/>
                          </a:xfrm>
                          <a:prstGeom prst="rect">
                            <a:avLst/>
                          </a:prstGeom>
                        </pic:spPr>
                      </pic:pic>
                    </a:graphicData>
                  </a:graphic>
                </wp:inline>
              </w:drawing>
            </w:r>
          </w:p>
        </w:tc>
      </w:tr>
      <w:tr w:rsidR="0091766F" w:rsidRPr="0091766F" w14:paraId="016E2A30" w14:textId="77777777" w:rsidTr="00FF20C2">
        <w:tc>
          <w:tcPr>
            <w:tcW w:w="2473" w:type="dxa"/>
          </w:tcPr>
          <w:p w14:paraId="1597F1A7" w14:textId="77777777" w:rsidR="00FF20C2" w:rsidRPr="0091766F" w:rsidRDefault="00FF20C2" w:rsidP="00FF20C2">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55" w:type="dxa"/>
          </w:tcPr>
          <w:p w14:paraId="011E45F3" w14:textId="77777777" w:rsidR="00FF20C2" w:rsidRPr="0091766F" w:rsidRDefault="002B3290" w:rsidP="00FF20C2">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superficie</w:t>
            </w:r>
          </w:p>
        </w:tc>
      </w:tr>
      <w:tr w:rsidR="0091766F" w:rsidRPr="0091766F" w14:paraId="3F77F642" w14:textId="77777777" w:rsidTr="00FF20C2">
        <w:tc>
          <w:tcPr>
            <w:tcW w:w="2473" w:type="dxa"/>
          </w:tcPr>
          <w:p w14:paraId="7A551BAC" w14:textId="77777777" w:rsidR="00FF20C2" w:rsidRPr="0091766F" w:rsidRDefault="00FF20C2" w:rsidP="00FF20C2">
            <w:pPr>
              <w:rPr>
                <w:rFonts w:ascii="Times New Roman" w:hAnsi="Times New Roman" w:cs="Times New Roman"/>
              </w:rPr>
            </w:pPr>
            <w:r w:rsidRPr="0091766F">
              <w:rPr>
                <w:rFonts w:ascii="Times New Roman" w:hAnsi="Times New Roman" w:cs="Times New Roman"/>
                <w:b/>
                <w:sz w:val="18"/>
                <w:szCs w:val="18"/>
              </w:rPr>
              <w:t>Pie de imagen</w:t>
            </w:r>
          </w:p>
        </w:tc>
        <w:tc>
          <w:tcPr>
            <w:tcW w:w="6355" w:type="dxa"/>
          </w:tcPr>
          <w:p w14:paraId="2E138F94" w14:textId="77777777" w:rsidR="00FF20C2" w:rsidRPr="0091766F" w:rsidRDefault="00A96260" w:rsidP="00A96260">
            <w:pPr>
              <w:rPr>
                <w:rFonts w:ascii="Times New Roman" w:hAnsi="Times New Roman" w:cs="Times New Roman"/>
              </w:rPr>
            </w:pPr>
            <w:r w:rsidRPr="0091766F">
              <w:rPr>
                <w:rFonts w:ascii="Times New Roman" w:hAnsi="Times New Roman" w:cs="Times New Roman"/>
              </w:rPr>
              <w:t>Para pasar de una unidad de superficie a una inmediatamente inferior se multiplica por 100</w:t>
            </w:r>
            <w:ins w:id="26" w:author="mercyranjel" w:date="2016-03-02T14:23:00Z">
              <w:r w:rsidR="004E5E02">
                <w:rPr>
                  <w:rFonts w:ascii="Times New Roman" w:hAnsi="Times New Roman" w:cs="Times New Roman"/>
                </w:rPr>
                <w:t>;</w:t>
              </w:r>
            </w:ins>
            <w:r w:rsidRPr="0091766F">
              <w:rPr>
                <w:rFonts w:ascii="Times New Roman" w:hAnsi="Times New Roman" w:cs="Times New Roman"/>
              </w:rPr>
              <w:t xml:space="preserve"> y para pasar a una inmediatamente superior se divide entre 100.</w:t>
            </w:r>
          </w:p>
        </w:tc>
      </w:tr>
      <w:tr w:rsidR="0091766F" w:rsidRPr="0091766F" w14:paraId="61C50CF1" w14:textId="77777777" w:rsidTr="00FF20C2">
        <w:tc>
          <w:tcPr>
            <w:tcW w:w="2473" w:type="dxa"/>
          </w:tcPr>
          <w:p w14:paraId="782F257A" w14:textId="77777777" w:rsidR="00FF20C2" w:rsidRPr="0091766F" w:rsidRDefault="00FF20C2" w:rsidP="00FF20C2">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55" w:type="dxa"/>
          </w:tcPr>
          <w:p w14:paraId="43BDC1EA" w14:textId="77777777" w:rsidR="00FF20C2" w:rsidRPr="0091766F" w:rsidRDefault="00FF20C2" w:rsidP="00FF20C2">
            <w:pPr>
              <w:rPr>
                <w:rFonts w:ascii="Times New Roman" w:hAnsi="Times New Roman" w:cs="Times New Roman"/>
              </w:rPr>
            </w:pPr>
            <w:r w:rsidRPr="0091766F">
              <w:rPr>
                <w:rFonts w:ascii="Times New Roman" w:hAnsi="Times New Roman" w:cs="Times New Roman"/>
              </w:rPr>
              <w:t>Inferior</w:t>
            </w:r>
          </w:p>
        </w:tc>
      </w:tr>
    </w:tbl>
    <w:p w14:paraId="5F8E58B5" w14:textId="77777777" w:rsidR="00FF20C2" w:rsidRPr="0091766F" w:rsidRDefault="00FF20C2" w:rsidP="00A66BE9">
      <w:pPr>
        <w:tabs>
          <w:tab w:val="right" w:pos="8498"/>
        </w:tabs>
        <w:spacing w:after="0"/>
        <w:rPr>
          <w:rFonts w:ascii="Times New Roman" w:hAnsi="Times New Roman" w:cs="Times New Roman"/>
          <w:b/>
        </w:rPr>
      </w:pPr>
    </w:p>
    <w:p w14:paraId="72EE0BD1" w14:textId="77777777" w:rsidR="00A96260" w:rsidRDefault="004B68B0" w:rsidP="003D787E">
      <w:pPr>
        <w:pStyle w:val="u"/>
        <w:shd w:val="clear" w:color="auto" w:fill="FFFFFF"/>
        <w:spacing w:before="0" w:beforeAutospacing="0" w:after="0" w:afterAutospacing="0"/>
        <w:jc w:val="both"/>
        <w:rPr>
          <w:rStyle w:val="un"/>
          <w:sz w:val="22"/>
          <w:szCs w:val="22"/>
        </w:rPr>
      </w:pPr>
      <w:r>
        <w:rPr>
          <w:rStyle w:val="un"/>
          <w:sz w:val="22"/>
          <w:szCs w:val="22"/>
        </w:rPr>
        <w:t>Ejemplo</w:t>
      </w:r>
    </w:p>
    <w:p w14:paraId="314838A1" w14:textId="1F06C9CA" w:rsidR="000C4FEA" w:rsidRDefault="003D787E" w:rsidP="003D787E">
      <w:pPr>
        <w:pStyle w:val="u"/>
        <w:shd w:val="clear" w:color="auto" w:fill="FFFFFF"/>
        <w:spacing w:before="0" w:beforeAutospacing="0" w:after="0" w:afterAutospacing="0"/>
        <w:jc w:val="both"/>
        <w:rPr>
          <w:rStyle w:val="un"/>
          <w:sz w:val="22"/>
          <w:szCs w:val="22"/>
        </w:rPr>
      </w:pPr>
      <w:r>
        <w:rPr>
          <w:rStyle w:val="un"/>
          <w:sz w:val="22"/>
          <w:szCs w:val="22"/>
        </w:rPr>
        <w:t>En</w:t>
      </w:r>
      <w:r w:rsidR="00A96260" w:rsidRPr="003D787E">
        <w:rPr>
          <w:rStyle w:val="un"/>
          <w:sz w:val="22"/>
          <w:szCs w:val="22"/>
        </w:rPr>
        <w:t xml:space="preserve"> un terreno de 2710 dm</w:t>
      </w:r>
      <w:r w:rsidR="00A96260" w:rsidRPr="003D787E">
        <w:rPr>
          <w:rStyle w:val="un"/>
          <w:sz w:val="22"/>
          <w:szCs w:val="22"/>
          <w:vertAlign w:val="superscript"/>
        </w:rPr>
        <w:t>2</w:t>
      </w:r>
      <w:r w:rsidR="00A96260" w:rsidRPr="003D787E">
        <w:rPr>
          <w:rStyle w:val="apple-converted-space"/>
          <w:sz w:val="22"/>
          <w:szCs w:val="22"/>
        </w:rPr>
        <w:t> </w:t>
      </w:r>
      <w:r>
        <w:rPr>
          <w:rStyle w:val="un"/>
          <w:sz w:val="22"/>
          <w:szCs w:val="22"/>
        </w:rPr>
        <w:t>se</w:t>
      </w:r>
      <w:r w:rsidR="00A96260" w:rsidRPr="003D787E">
        <w:rPr>
          <w:rStyle w:val="un"/>
          <w:sz w:val="22"/>
          <w:szCs w:val="22"/>
        </w:rPr>
        <w:t xml:space="preserve"> qu</w:t>
      </w:r>
      <w:r>
        <w:rPr>
          <w:rStyle w:val="un"/>
          <w:sz w:val="22"/>
          <w:szCs w:val="22"/>
        </w:rPr>
        <w:t>i</w:t>
      </w:r>
      <w:r w:rsidR="00A96260" w:rsidRPr="003D787E">
        <w:rPr>
          <w:rStyle w:val="un"/>
          <w:sz w:val="22"/>
          <w:szCs w:val="22"/>
        </w:rPr>
        <w:t>ere hacer un</w:t>
      </w:r>
      <w:r w:rsidR="004B68B0">
        <w:rPr>
          <w:rStyle w:val="un"/>
          <w:sz w:val="22"/>
          <w:szCs w:val="22"/>
        </w:rPr>
        <w:t>a huerta</w:t>
      </w:r>
      <w:r w:rsidR="00A96260" w:rsidRPr="003D787E">
        <w:rPr>
          <w:rStyle w:val="un"/>
          <w:sz w:val="22"/>
          <w:szCs w:val="22"/>
        </w:rPr>
        <w:t>, pero la valla ocupa 1,03 m</w:t>
      </w:r>
      <w:r w:rsidR="00A96260" w:rsidRPr="003D787E">
        <w:rPr>
          <w:rStyle w:val="un"/>
          <w:sz w:val="22"/>
          <w:szCs w:val="22"/>
          <w:vertAlign w:val="superscript"/>
        </w:rPr>
        <w:t>2</w:t>
      </w:r>
      <w:r w:rsidR="004E5E02">
        <w:rPr>
          <w:rStyle w:val="un"/>
          <w:sz w:val="22"/>
          <w:szCs w:val="22"/>
        </w:rPr>
        <w:t>;</w:t>
      </w:r>
      <w:r w:rsidR="004B68B0">
        <w:rPr>
          <w:rStyle w:val="un"/>
          <w:sz w:val="22"/>
          <w:szCs w:val="22"/>
        </w:rPr>
        <w:t xml:space="preserve"> ¿qué superficie </w:t>
      </w:r>
      <w:r w:rsidR="004E5E02">
        <w:rPr>
          <w:rStyle w:val="un"/>
          <w:sz w:val="22"/>
          <w:szCs w:val="22"/>
        </w:rPr>
        <w:t xml:space="preserve">tiene </w:t>
      </w:r>
      <w:r w:rsidR="004B68B0">
        <w:rPr>
          <w:rStyle w:val="un"/>
          <w:sz w:val="22"/>
          <w:szCs w:val="22"/>
        </w:rPr>
        <w:t>la huerta</w:t>
      </w:r>
      <w:r w:rsidR="00A96260" w:rsidRPr="003D787E">
        <w:rPr>
          <w:rStyle w:val="un"/>
          <w:sz w:val="22"/>
          <w:szCs w:val="22"/>
        </w:rPr>
        <w:t xml:space="preserve">? </w:t>
      </w:r>
    </w:p>
    <w:p w14:paraId="3AB13AF3" w14:textId="5775949A" w:rsidR="00A96260" w:rsidRPr="003D787E" w:rsidRDefault="00A96260" w:rsidP="003D787E">
      <w:pPr>
        <w:pStyle w:val="u"/>
        <w:shd w:val="clear" w:color="auto" w:fill="FFFFFF"/>
        <w:spacing w:before="0" w:beforeAutospacing="0" w:after="0" w:afterAutospacing="0"/>
        <w:jc w:val="both"/>
        <w:rPr>
          <w:sz w:val="22"/>
          <w:szCs w:val="22"/>
        </w:rPr>
      </w:pPr>
      <w:r w:rsidRPr="003D787E">
        <w:rPr>
          <w:rStyle w:val="un"/>
          <w:sz w:val="22"/>
          <w:szCs w:val="22"/>
        </w:rPr>
        <w:t xml:space="preserve">Para </w:t>
      </w:r>
      <w:r w:rsidR="000C4FEA">
        <w:rPr>
          <w:rStyle w:val="un"/>
          <w:sz w:val="22"/>
          <w:szCs w:val="22"/>
        </w:rPr>
        <w:t>solucionar la situación es necesario efectuar una sustracción, pero para operar las</w:t>
      </w:r>
      <w:r w:rsidRPr="003D787E">
        <w:rPr>
          <w:rStyle w:val="un"/>
          <w:sz w:val="22"/>
          <w:szCs w:val="22"/>
        </w:rPr>
        <w:t xml:space="preserve"> medidas </w:t>
      </w:r>
      <w:r w:rsidR="000C4FEA">
        <w:rPr>
          <w:rStyle w:val="un"/>
          <w:sz w:val="22"/>
          <w:szCs w:val="22"/>
        </w:rPr>
        <w:t>deben estar</w:t>
      </w:r>
      <w:r w:rsidRPr="003D787E">
        <w:rPr>
          <w:rStyle w:val="un"/>
          <w:sz w:val="22"/>
          <w:szCs w:val="22"/>
        </w:rPr>
        <w:t xml:space="preserve"> todas </w:t>
      </w:r>
      <w:r w:rsidR="004E5E02">
        <w:rPr>
          <w:rStyle w:val="un"/>
          <w:sz w:val="22"/>
          <w:szCs w:val="22"/>
        </w:rPr>
        <w:t>en</w:t>
      </w:r>
      <w:r w:rsidR="004E5E02" w:rsidRPr="003D787E">
        <w:rPr>
          <w:rStyle w:val="un"/>
          <w:sz w:val="22"/>
          <w:szCs w:val="22"/>
        </w:rPr>
        <w:t xml:space="preserve"> </w:t>
      </w:r>
      <w:r w:rsidRPr="003D787E">
        <w:rPr>
          <w:rStyle w:val="un"/>
          <w:sz w:val="22"/>
          <w:szCs w:val="22"/>
        </w:rPr>
        <w:t>una misma unidad</w:t>
      </w:r>
      <w:r w:rsidR="004E5E02">
        <w:rPr>
          <w:rStyle w:val="un"/>
          <w:sz w:val="22"/>
          <w:szCs w:val="22"/>
        </w:rPr>
        <w:t>;</w:t>
      </w:r>
      <w:r w:rsidR="000C4FEA">
        <w:rPr>
          <w:rStyle w:val="un"/>
          <w:sz w:val="22"/>
          <w:szCs w:val="22"/>
        </w:rPr>
        <w:t xml:space="preserve"> en </w:t>
      </w:r>
      <w:r w:rsidR="004E5E02">
        <w:rPr>
          <w:rStyle w:val="un"/>
          <w:sz w:val="22"/>
          <w:szCs w:val="22"/>
        </w:rPr>
        <w:t>e</w:t>
      </w:r>
      <w:r w:rsidR="000C4FEA">
        <w:rPr>
          <w:rStyle w:val="un"/>
          <w:sz w:val="22"/>
          <w:szCs w:val="22"/>
        </w:rPr>
        <w:t>ste caso se convertirán a decímetros</w:t>
      </w:r>
      <w:r w:rsidR="004E5E02">
        <w:rPr>
          <w:rStyle w:val="un"/>
          <w:sz w:val="22"/>
          <w:szCs w:val="22"/>
        </w:rPr>
        <w:t>.</w:t>
      </w:r>
    </w:p>
    <w:p w14:paraId="3C2F5A8A" w14:textId="77777777" w:rsidR="000C4FEA" w:rsidRDefault="000C4FEA" w:rsidP="003D787E">
      <w:pPr>
        <w:pStyle w:val="u"/>
        <w:shd w:val="clear" w:color="auto" w:fill="FFFFFF"/>
        <w:spacing w:before="0" w:beforeAutospacing="0" w:after="0" w:afterAutospacing="0"/>
        <w:jc w:val="both"/>
        <w:rPr>
          <w:rStyle w:val="un"/>
          <w:sz w:val="22"/>
          <w:szCs w:val="22"/>
        </w:rPr>
      </w:pPr>
    </w:p>
    <w:p w14:paraId="7FB126F0" w14:textId="77777777" w:rsidR="00A96260" w:rsidRPr="003D787E" w:rsidRDefault="004B68B0" w:rsidP="003D787E">
      <w:pPr>
        <w:pStyle w:val="u"/>
        <w:shd w:val="clear" w:color="auto" w:fill="FFFFFF"/>
        <w:spacing w:before="0" w:beforeAutospacing="0" w:after="0" w:afterAutospacing="0"/>
        <w:jc w:val="both"/>
        <w:rPr>
          <w:sz w:val="22"/>
          <w:szCs w:val="22"/>
        </w:rPr>
      </w:pPr>
      <w:r>
        <w:rPr>
          <w:rStyle w:val="un"/>
          <w:sz w:val="22"/>
          <w:szCs w:val="22"/>
        </w:rPr>
        <w:t>2</w:t>
      </w:r>
      <w:r w:rsidR="00A96260" w:rsidRPr="003D787E">
        <w:rPr>
          <w:rStyle w:val="un"/>
          <w:sz w:val="22"/>
          <w:szCs w:val="22"/>
        </w:rPr>
        <w:t>710 dm</w:t>
      </w:r>
      <w:r w:rsidR="00A96260" w:rsidRPr="003D787E">
        <w:rPr>
          <w:rStyle w:val="un"/>
          <w:sz w:val="22"/>
          <w:szCs w:val="22"/>
          <w:vertAlign w:val="superscript"/>
        </w:rPr>
        <w:t>2</w:t>
      </w:r>
      <w:r w:rsidR="00A96260" w:rsidRPr="003D787E">
        <w:rPr>
          <w:rStyle w:val="apple-converted-space"/>
          <w:sz w:val="22"/>
          <w:szCs w:val="22"/>
        </w:rPr>
        <w:t> </w:t>
      </w:r>
      <w:r w:rsidR="00A96260" w:rsidRPr="003D787E">
        <w:rPr>
          <w:rStyle w:val="un"/>
          <w:sz w:val="22"/>
          <w:szCs w:val="22"/>
        </w:rPr>
        <w:t>− 1,03 m</w:t>
      </w:r>
      <w:r w:rsidR="00A96260" w:rsidRPr="003D787E">
        <w:rPr>
          <w:rStyle w:val="un"/>
          <w:sz w:val="22"/>
          <w:szCs w:val="22"/>
          <w:vertAlign w:val="superscript"/>
        </w:rPr>
        <w:t>2</w:t>
      </w:r>
      <w:r w:rsidR="00A96260" w:rsidRPr="003D787E">
        <w:rPr>
          <w:rStyle w:val="apple-converted-space"/>
          <w:sz w:val="22"/>
          <w:szCs w:val="22"/>
        </w:rPr>
        <w:t> </w:t>
      </w:r>
    </w:p>
    <w:p w14:paraId="4A2FB7FA" w14:textId="77777777" w:rsidR="00A96260" w:rsidRPr="003D787E" w:rsidRDefault="004B68B0" w:rsidP="003D787E">
      <w:pPr>
        <w:pStyle w:val="u"/>
        <w:shd w:val="clear" w:color="auto" w:fill="FFFFFF"/>
        <w:spacing w:before="0" w:beforeAutospacing="0" w:after="0" w:afterAutospacing="0"/>
        <w:jc w:val="both"/>
        <w:rPr>
          <w:sz w:val="22"/>
          <w:szCs w:val="22"/>
        </w:rPr>
      </w:pPr>
      <w:r>
        <w:rPr>
          <w:rStyle w:val="un"/>
          <w:sz w:val="22"/>
          <w:szCs w:val="22"/>
        </w:rPr>
        <w:t>= 2</w:t>
      </w:r>
      <w:r w:rsidR="00A96260" w:rsidRPr="003D787E">
        <w:rPr>
          <w:rStyle w:val="un"/>
          <w:sz w:val="22"/>
          <w:szCs w:val="22"/>
        </w:rPr>
        <w:t>710 dm</w:t>
      </w:r>
      <w:r w:rsidR="00A96260" w:rsidRPr="003D787E">
        <w:rPr>
          <w:rStyle w:val="un"/>
          <w:sz w:val="22"/>
          <w:szCs w:val="22"/>
          <w:vertAlign w:val="superscript"/>
        </w:rPr>
        <w:t>2</w:t>
      </w:r>
      <w:r w:rsidR="00A96260" w:rsidRPr="003D787E">
        <w:rPr>
          <w:rStyle w:val="apple-converted-space"/>
          <w:sz w:val="22"/>
          <w:szCs w:val="22"/>
        </w:rPr>
        <w:t> </w:t>
      </w:r>
      <w:r w:rsidR="00A96260" w:rsidRPr="003D787E">
        <w:rPr>
          <w:rStyle w:val="un"/>
          <w:sz w:val="22"/>
          <w:szCs w:val="22"/>
        </w:rPr>
        <w:t>− (1,03</w:t>
      </w:r>
      <w:r w:rsidR="00AF7BB4">
        <w:rPr>
          <w:rStyle w:val="un"/>
          <w:sz w:val="22"/>
          <w:szCs w:val="22"/>
        </w:rPr>
        <w:t xml:space="preserve"> x</w:t>
      </w:r>
      <w:r w:rsidR="00A96260" w:rsidRPr="003D787E">
        <w:rPr>
          <w:rStyle w:val="un"/>
          <w:sz w:val="22"/>
          <w:szCs w:val="22"/>
        </w:rPr>
        <w:t xml:space="preserve"> 100) dm</w:t>
      </w:r>
      <w:r w:rsidR="00A96260" w:rsidRPr="003D787E">
        <w:rPr>
          <w:rStyle w:val="un"/>
          <w:sz w:val="22"/>
          <w:szCs w:val="22"/>
          <w:vertAlign w:val="superscript"/>
        </w:rPr>
        <w:t>2</w:t>
      </w:r>
      <w:r w:rsidR="00A96260" w:rsidRPr="003D787E">
        <w:rPr>
          <w:rStyle w:val="apple-converted-space"/>
          <w:sz w:val="22"/>
          <w:szCs w:val="22"/>
        </w:rPr>
        <w:t> </w:t>
      </w:r>
    </w:p>
    <w:p w14:paraId="23B1D627" w14:textId="77777777" w:rsidR="004B68B0" w:rsidRDefault="004B68B0" w:rsidP="003D787E">
      <w:pPr>
        <w:pStyle w:val="u"/>
        <w:shd w:val="clear" w:color="auto" w:fill="FFFFFF"/>
        <w:spacing w:before="0" w:beforeAutospacing="0" w:after="0" w:afterAutospacing="0"/>
        <w:jc w:val="both"/>
        <w:rPr>
          <w:rStyle w:val="un"/>
          <w:sz w:val="22"/>
          <w:szCs w:val="22"/>
          <w:vertAlign w:val="superscript"/>
        </w:rPr>
      </w:pPr>
      <w:r>
        <w:rPr>
          <w:rStyle w:val="un"/>
          <w:sz w:val="22"/>
          <w:szCs w:val="22"/>
        </w:rPr>
        <w:t>= 2</w:t>
      </w:r>
      <w:r w:rsidR="00A96260" w:rsidRPr="003D787E">
        <w:rPr>
          <w:rStyle w:val="un"/>
          <w:sz w:val="22"/>
          <w:szCs w:val="22"/>
        </w:rPr>
        <w:t>710 dm</w:t>
      </w:r>
      <w:r w:rsidR="00A96260" w:rsidRPr="003D787E">
        <w:rPr>
          <w:rStyle w:val="un"/>
          <w:sz w:val="22"/>
          <w:szCs w:val="22"/>
          <w:vertAlign w:val="superscript"/>
        </w:rPr>
        <w:t>2</w:t>
      </w:r>
      <w:r w:rsidR="00A96260" w:rsidRPr="003D787E">
        <w:rPr>
          <w:rStyle w:val="apple-converted-space"/>
          <w:sz w:val="22"/>
          <w:szCs w:val="22"/>
        </w:rPr>
        <w:t> </w:t>
      </w:r>
      <w:r w:rsidR="00A96260" w:rsidRPr="003D787E">
        <w:rPr>
          <w:rStyle w:val="un"/>
          <w:sz w:val="22"/>
          <w:szCs w:val="22"/>
        </w:rPr>
        <w:t>− 103 dm</w:t>
      </w:r>
      <w:r w:rsidR="00A96260" w:rsidRPr="003D787E">
        <w:rPr>
          <w:rStyle w:val="un"/>
          <w:sz w:val="22"/>
          <w:szCs w:val="22"/>
          <w:vertAlign w:val="superscript"/>
        </w:rPr>
        <w:t>2</w:t>
      </w:r>
      <w:r w:rsidR="00A96260" w:rsidRPr="003D787E">
        <w:rPr>
          <w:rStyle w:val="apple-converted-space"/>
          <w:sz w:val="22"/>
          <w:szCs w:val="22"/>
        </w:rPr>
        <w:t> </w:t>
      </w:r>
      <w:r>
        <w:rPr>
          <w:rStyle w:val="un"/>
          <w:sz w:val="22"/>
          <w:szCs w:val="22"/>
        </w:rPr>
        <w:t>= 2</w:t>
      </w:r>
      <w:r w:rsidR="00A96260" w:rsidRPr="003D787E">
        <w:rPr>
          <w:rStyle w:val="un"/>
          <w:sz w:val="22"/>
          <w:szCs w:val="22"/>
        </w:rPr>
        <w:t>607 dm</w:t>
      </w:r>
      <w:r w:rsidR="00A96260" w:rsidRPr="003D787E">
        <w:rPr>
          <w:rStyle w:val="un"/>
          <w:sz w:val="22"/>
          <w:szCs w:val="22"/>
          <w:vertAlign w:val="superscript"/>
        </w:rPr>
        <w:t>2</w:t>
      </w:r>
    </w:p>
    <w:p w14:paraId="787151F5" w14:textId="77777777" w:rsidR="00A96260" w:rsidRPr="003D787E" w:rsidRDefault="00A96260" w:rsidP="003D787E">
      <w:pPr>
        <w:pStyle w:val="u"/>
        <w:shd w:val="clear" w:color="auto" w:fill="FFFFFF"/>
        <w:spacing w:before="0" w:beforeAutospacing="0" w:after="0" w:afterAutospacing="0"/>
        <w:jc w:val="both"/>
        <w:rPr>
          <w:sz w:val="22"/>
          <w:szCs w:val="22"/>
        </w:rPr>
      </w:pPr>
      <w:r w:rsidRPr="003D787E">
        <w:rPr>
          <w:rStyle w:val="un"/>
          <w:sz w:val="22"/>
          <w:szCs w:val="22"/>
        </w:rPr>
        <w:t>= 26,07 m</w:t>
      </w:r>
      <w:r w:rsidRPr="003D787E">
        <w:rPr>
          <w:rStyle w:val="un"/>
          <w:sz w:val="22"/>
          <w:szCs w:val="22"/>
          <w:vertAlign w:val="superscript"/>
        </w:rPr>
        <w:t>2</w:t>
      </w:r>
    </w:p>
    <w:p w14:paraId="2E622242" w14:textId="77777777" w:rsidR="000C4FEA" w:rsidRDefault="000C4FEA" w:rsidP="003D787E">
      <w:pPr>
        <w:pStyle w:val="u"/>
        <w:shd w:val="clear" w:color="auto" w:fill="FFFFFF"/>
        <w:spacing w:before="0" w:beforeAutospacing="0" w:after="0" w:afterAutospacing="0"/>
        <w:jc w:val="both"/>
        <w:rPr>
          <w:rStyle w:val="un"/>
          <w:sz w:val="22"/>
          <w:szCs w:val="22"/>
        </w:rPr>
      </w:pPr>
    </w:p>
    <w:p w14:paraId="05C91A5E" w14:textId="54D2C79F" w:rsidR="00A96260" w:rsidRPr="004E5E02" w:rsidRDefault="004B68B0" w:rsidP="003D787E">
      <w:pPr>
        <w:pStyle w:val="u"/>
        <w:shd w:val="clear" w:color="auto" w:fill="FFFFFF"/>
        <w:spacing w:before="0" w:beforeAutospacing="0" w:after="0" w:afterAutospacing="0"/>
        <w:jc w:val="both"/>
        <w:rPr>
          <w:sz w:val="22"/>
          <w:szCs w:val="22"/>
        </w:rPr>
      </w:pPr>
      <w:r>
        <w:rPr>
          <w:rStyle w:val="un"/>
          <w:sz w:val="22"/>
          <w:szCs w:val="22"/>
        </w:rPr>
        <w:t>Entonces</w:t>
      </w:r>
      <w:r w:rsidR="004E5E02">
        <w:rPr>
          <w:rStyle w:val="un"/>
          <w:sz w:val="22"/>
          <w:szCs w:val="22"/>
        </w:rPr>
        <w:t>,</w:t>
      </w:r>
      <w:r>
        <w:rPr>
          <w:rStyle w:val="un"/>
          <w:sz w:val="22"/>
          <w:szCs w:val="22"/>
        </w:rPr>
        <w:t xml:space="preserve"> la huerta </w:t>
      </w:r>
      <w:r w:rsidR="004E5E02">
        <w:rPr>
          <w:rStyle w:val="un"/>
          <w:sz w:val="22"/>
          <w:szCs w:val="22"/>
        </w:rPr>
        <w:t xml:space="preserve">tiene </w:t>
      </w:r>
      <w:r>
        <w:rPr>
          <w:rStyle w:val="un"/>
          <w:sz w:val="22"/>
          <w:szCs w:val="22"/>
        </w:rPr>
        <w:t>2</w:t>
      </w:r>
      <w:r w:rsidR="00A96260" w:rsidRPr="003D787E">
        <w:rPr>
          <w:rStyle w:val="un"/>
          <w:sz w:val="22"/>
          <w:szCs w:val="22"/>
        </w:rPr>
        <w:t>607 dm</w:t>
      </w:r>
      <w:r w:rsidR="00A96260" w:rsidRPr="003D787E">
        <w:rPr>
          <w:rStyle w:val="un"/>
          <w:sz w:val="22"/>
          <w:szCs w:val="22"/>
          <w:vertAlign w:val="superscript"/>
        </w:rPr>
        <w:t>2</w:t>
      </w:r>
      <w:r w:rsidR="004E5E02">
        <w:rPr>
          <w:rStyle w:val="un"/>
          <w:sz w:val="22"/>
          <w:szCs w:val="22"/>
        </w:rPr>
        <w:t>,</w:t>
      </w:r>
      <w:r w:rsidR="00A96260" w:rsidRPr="003D787E">
        <w:rPr>
          <w:rStyle w:val="apple-converted-space"/>
          <w:sz w:val="22"/>
          <w:szCs w:val="22"/>
        </w:rPr>
        <w:t> </w:t>
      </w:r>
      <w:r w:rsidR="000C4FEA">
        <w:rPr>
          <w:rStyle w:val="apple-converted-space"/>
          <w:sz w:val="22"/>
          <w:szCs w:val="22"/>
        </w:rPr>
        <w:t>equivalente</w:t>
      </w:r>
      <w:r w:rsidR="004E5E02">
        <w:rPr>
          <w:rStyle w:val="apple-converted-space"/>
          <w:sz w:val="22"/>
          <w:szCs w:val="22"/>
        </w:rPr>
        <w:t>s</w:t>
      </w:r>
      <w:r w:rsidR="000C4FEA">
        <w:rPr>
          <w:rStyle w:val="apple-converted-space"/>
          <w:sz w:val="22"/>
          <w:szCs w:val="22"/>
        </w:rPr>
        <w:t xml:space="preserve"> a</w:t>
      </w:r>
      <w:r w:rsidR="00A96260" w:rsidRPr="003D787E">
        <w:rPr>
          <w:rStyle w:val="un"/>
          <w:sz w:val="22"/>
          <w:szCs w:val="22"/>
        </w:rPr>
        <w:t xml:space="preserve"> 26,07 m</w:t>
      </w:r>
      <w:r w:rsidR="00A96260" w:rsidRPr="003D787E">
        <w:rPr>
          <w:rStyle w:val="un"/>
          <w:sz w:val="22"/>
          <w:szCs w:val="22"/>
          <w:vertAlign w:val="superscript"/>
        </w:rPr>
        <w:t>2</w:t>
      </w:r>
      <w:r w:rsidR="004E5E02">
        <w:rPr>
          <w:rStyle w:val="un"/>
          <w:sz w:val="22"/>
          <w:szCs w:val="22"/>
        </w:rPr>
        <w:t>.</w:t>
      </w:r>
    </w:p>
    <w:p w14:paraId="0F053A34" w14:textId="77777777" w:rsidR="00A96260" w:rsidRPr="0091766F" w:rsidRDefault="00A96260"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1E1519" w:rsidRPr="0091766F" w14:paraId="6B1BA193" w14:textId="77777777" w:rsidTr="003D2065">
        <w:tc>
          <w:tcPr>
            <w:tcW w:w="8828" w:type="dxa"/>
            <w:gridSpan w:val="2"/>
            <w:shd w:val="clear" w:color="auto" w:fill="000000" w:themeFill="text1"/>
          </w:tcPr>
          <w:p w14:paraId="56969D41" w14:textId="77777777" w:rsidR="001E1519" w:rsidRPr="0091766F" w:rsidRDefault="001E1519"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1E1519" w:rsidRPr="0091766F" w14:paraId="642990C7" w14:textId="77777777" w:rsidTr="003D2065">
        <w:tc>
          <w:tcPr>
            <w:tcW w:w="2469" w:type="dxa"/>
          </w:tcPr>
          <w:p w14:paraId="1E1271E0"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44A76063"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rPr>
              <w:t>MA_06_13_REC140</w:t>
            </w:r>
          </w:p>
        </w:tc>
      </w:tr>
      <w:tr w:rsidR="001E1519" w:rsidRPr="0091766F" w14:paraId="1D000D43" w14:textId="77777777" w:rsidTr="003D2065">
        <w:tc>
          <w:tcPr>
            <w:tcW w:w="2469" w:type="dxa"/>
          </w:tcPr>
          <w:p w14:paraId="29A401D4"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13E6EC33"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Convierte unidades de superficie</w:t>
            </w:r>
          </w:p>
        </w:tc>
      </w:tr>
      <w:tr w:rsidR="001E1519" w:rsidRPr="0091766F" w14:paraId="56CD355F" w14:textId="77777777" w:rsidTr="003D2065">
        <w:tc>
          <w:tcPr>
            <w:tcW w:w="2469" w:type="dxa"/>
          </w:tcPr>
          <w:p w14:paraId="260987AD"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56A6C480"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Ejercicios para practicar la conversión de unidades de superficie</w:t>
            </w:r>
          </w:p>
        </w:tc>
      </w:tr>
    </w:tbl>
    <w:p w14:paraId="1985534F" w14:textId="77777777" w:rsidR="001E1519" w:rsidRPr="0091766F" w:rsidRDefault="001E1519"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1E1519" w:rsidRPr="0091766F" w14:paraId="7C4F3E70" w14:textId="77777777" w:rsidTr="003D2065">
        <w:tc>
          <w:tcPr>
            <w:tcW w:w="8828" w:type="dxa"/>
            <w:gridSpan w:val="2"/>
            <w:shd w:val="clear" w:color="auto" w:fill="000000" w:themeFill="text1"/>
          </w:tcPr>
          <w:p w14:paraId="2AD9B05A" w14:textId="77777777" w:rsidR="001E1519" w:rsidRPr="0091766F" w:rsidRDefault="001E1519"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1E1519" w:rsidRPr="0091766F" w14:paraId="5D938E1E" w14:textId="77777777" w:rsidTr="003D2065">
        <w:tc>
          <w:tcPr>
            <w:tcW w:w="2469" w:type="dxa"/>
          </w:tcPr>
          <w:p w14:paraId="071B556A"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3EA86766"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rPr>
              <w:t>MA_06_13_REC150</w:t>
            </w:r>
          </w:p>
        </w:tc>
      </w:tr>
      <w:tr w:rsidR="001E1519" w:rsidRPr="0091766F" w14:paraId="2A8DD9AF" w14:textId="77777777" w:rsidTr="003D2065">
        <w:tc>
          <w:tcPr>
            <w:tcW w:w="2469" w:type="dxa"/>
          </w:tcPr>
          <w:p w14:paraId="00BFFB7B"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601F4458"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Ordena unidades de superficie</w:t>
            </w:r>
          </w:p>
        </w:tc>
      </w:tr>
      <w:tr w:rsidR="001E1519" w:rsidRPr="0091766F" w14:paraId="3FD27D58" w14:textId="77777777" w:rsidTr="003D2065">
        <w:tc>
          <w:tcPr>
            <w:tcW w:w="2469" w:type="dxa"/>
          </w:tcPr>
          <w:p w14:paraId="1EE4DB3A"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4CBB12F1"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Ejercicios para practicar la ordenación de medidas de superficie</w:t>
            </w:r>
          </w:p>
        </w:tc>
      </w:tr>
    </w:tbl>
    <w:p w14:paraId="091F71FD" w14:textId="77777777" w:rsidR="001E1519" w:rsidRPr="0091766F" w:rsidRDefault="001E1519"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1E1519" w:rsidRPr="0091766F" w14:paraId="2DB2F79B" w14:textId="77777777" w:rsidTr="003D2065">
        <w:tc>
          <w:tcPr>
            <w:tcW w:w="8828" w:type="dxa"/>
            <w:gridSpan w:val="2"/>
            <w:shd w:val="clear" w:color="auto" w:fill="000000" w:themeFill="text1"/>
          </w:tcPr>
          <w:p w14:paraId="1664A24C" w14:textId="77777777" w:rsidR="001E1519" w:rsidRPr="0091766F" w:rsidRDefault="001E1519"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1E1519" w:rsidRPr="0091766F" w14:paraId="631662AB" w14:textId="77777777" w:rsidTr="003D2065">
        <w:tc>
          <w:tcPr>
            <w:tcW w:w="2469" w:type="dxa"/>
          </w:tcPr>
          <w:p w14:paraId="45D1BF6A"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1AA911A3" w14:textId="77777777" w:rsidR="001E1519" w:rsidRPr="0091766F" w:rsidRDefault="00745B9B" w:rsidP="003D2065">
            <w:pPr>
              <w:rPr>
                <w:rFonts w:ascii="Times New Roman" w:hAnsi="Times New Roman" w:cs="Times New Roman"/>
                <w:b/>
                <w:sz w:val="18"/>
                <w:szCs w:val="18"/>
              </w:rPr>
            </w:pPr>
            <w:r>
              <w:rPr>
                <w:rFonts w:ascii="Times New Roman" w:hAnsi="Times New Roman" w:cs="Times New Roman"/>
              </w:rPr>
              <w:t>MA_06_13_REC16</w:t>
            </w:r>
            <w:r w:rsidR="001E1519" w:rsidRPr="0091766F">
              <w:rPr>
                <w:rFonts w:ascii="Times New Roman" w:hAnsi="Times New Roman" w:cs="Times New Roman"/>
              </w:rPr>
              <w:t>0</w:t>
            </w:r>
          </w:p>
        </w:tc>
      </w:tr>
      <w:tr w:rsidR="001E1519" w:rsidRPr="0091766F" w14:paraId="22A9C0E9" w14:textId="77777777" w:rsidTr="003D2065">
        <w:tc>
          <w:tcPr>
            <w:tcW w:w="2469" w:type="dxa"/>
          </w:tcPr>
          <w:p w14:paraId="6CD42CC2"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22C60B3C" w14:textId="77777777" w:rsidR="001E1519" w:rsidRPr="0091766F" w:rsidRDefault="00745B9B" w:rsidP="003D2065">
            <w:pPr>
              <w:rPr>
                <w:rFonts w:ascii="Times New Roman" w:hAnsi="Times New Roman" w:cs="Times New Roman"/>
              </w:rPr>
            </w:pPr>
            <w:r>
              <w:rPr>
                <w:rFonts w:ascii="Times New Roman" w:hAnsi="Times New Roman" w:cs="Times New Roman"/>
              </w:rPr>
              <w:t>Opera con medidas de superficie</w:t>
            </w:r>
          </w:p>
        </w:tc>
      </w:tr>
      <w:tr w:rsidR="001E1519" w:rsidRPr="0091766F" w14:paraId="0313E9FC" w14:textId="77777777" w:rsidTr="003D2065">
        <w:tc>
          <w:tcPr>
            <w:tcW w:w="2469" w:type="dxa"/>
          </w:tcPr>
          <w:p w14:paraId="655A6264"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577D7590" w14:textId="77777777" w:rsidR="001E1519" w:rsidRPr="0091766F" w:rsidRDefault="001E1519" w:rsidP="00745B9B">
            <w:pPr>
              <w:rPr>
                <w:rFonts w:ascii="Times New Roman" w:hAnsi="Times New Roman" w:cs="Times New Roman"/>
              </w:rPr>
            </w:pPr>
            <w:r w:rsidRPr="0091766F">
              <w:rPr>
                <w:rFonts w:ascii="Times New Roman" w:hAnsi="Times New Roman" w:cs="Times New Roman"/>
              </w:rPr>
              <w:t xml:space="preserve">Ejercicios </w:t>
            </w:r>
            <w:r w:rsidR="00745B9B">
              <w:rPr>
                <w:rFonts w:ascii="Times New Roman" w:hAnsi="Times New Roman" w:cs="Times New Roman"/>
              </w:rPr>
              <w:t>sobre las medidas de superficie</w:t>
            </w:r>
          </w:p>
        </w:tc>
      </w:tr>
    </w:tbl>
    <w:p w14:paraId="2E0425C4" w14:textId="77777777" w:rsidR="001E4E6A" w:rsidRPr="0091766F" w:rsidRDefault="001E4E6A" w:rsidP="00A66BE9">
      <w:pPr>
        <w:tabs>
          <w:tab w:val="right" w:pos="8498"/>
        </w:tabs>
        <w:spacing w:after="0"/>
        <w:rPr>
          <w:rFonts w:ascii="Times New Roman" w:hAnsi="Times New Roman" w:cs="Times New Roman"/>
          <w:b/>
        </w:rPr>
      </w:pPr>
    </w:p>
    <w:p w14:paraId="7029930A" w14:textId="77777777" w:rsidR="002B3290" w:rsidRDefault="002B3290" w:rsidP="00A66BE9">
      <w:pPr>
        <w:tabs>
          <w:tab w:val="right" w:pos="8498"/>
        </w:tabs>
        <w:spacing w:after="0"/>
        <w:rPr>
          <w:rFonts w:ascii="Times New Roman" w:hAnsi="Times New Roman" w:cs="Times New Roman"/>
          <w:highlight w:val="yellow"/>
        </w:rPr>
      </w:pPr>
    </w:p>
    <w:p w14:paraId="05FAD861" w14:textId="77777777" w:rsidR="002B3290" w:rsidRDefault="002B3290" w:rsidP="00A66BE9">
      <w:pPr>
        <w:tabs>
          <w:tab w:val="right" w:pos="8498"/>
        </w:tabs>
        <w:spacing w:after="0"/>
        <w:rPr>
          <w:rFonts w:ascii="Times New Roman" w:hAnsi="Times New Roman" w:cs="Times New Roman"/>
          <w:highlight w:val="yellow"/>
        </w:rPr>
      </w:pPr>
    </w:p>
    <w:p w14:paraId="034BAA87" w14:textId="77777777" w:rsidR="001E4E6A" w:rsidRDefault="001E4E6A" w:rsidP="00A66BE9">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4.2 Consolidación</w:t>
      </w:r>
    </w:p>
    <w:p w14:paraId="08D9B3BF" w14:textId="77777777" w:rsidR="000C4FEA" w:rsidRDefault="000C4FEA" w:rsidP="00A66BE9">
      <w:pPr>
        <w:tabs>
          <w:tab w:val="right" w:pos="8498"/>
        </w:tabs>
        <w:spacing w:after="0"/>
        <w:rPr>
          <w:rFonts w:ascii="Times New Roman" w:hAnsi="Times New Roman" w:cs="Times New Roman"/>
          <w:b/>
        </w:rPr>
      </w:pPr>
    </w:p>
    <w:p w14:paraId="22D14A6F" w14:textId="77777777" w:rsidR="000C4FEA" w:rsidRPr="008D592F" w:rsidRDefault="000C4FEA" w:rsidP="000C4FEA">
      <w:pPr>
        <w:pStyle w:val="TextoPLANETA"/>
        <w:rPr>
          <w:szCs w:val="22"/>
          <w:lang w:val="es-CO"/>
        </w:rPr>
      </w:pPr>
      <w:r w:rsidRPr="008D592F">
        <w:rPr>
          <w:szCs w:val="22"/>
          <w:lang w:val="es-CO"/>
        </w:rPr>
        <w:t>Actividades para afianzar lo que has aprendido en esta sección.</w:t>
      </w:r>
    </w:p>
    <w:p w14:paraId="52213697" w14:textId="77777777" w:rsidR="001E1519" w:rsidRPr="0091766F" w:rsidRDefault="001E1519"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1E1519" w:rsidRPr="0091766F" w14:paraId="08DFA65E" w14:textId="77777777" w:rsidTr="003D2065">
        <w:tc>
          <w:tcPr>
            <w:tcW w:w="8828" w:type="dxa"/>
            <w:gridSpan w:val="2"/>
            <w:shd w:val="clear" w:color="auto" w:fill="000000" w:themeFill="text1"/>
          </w:tcPr>
          <w:p w14:paraId="5F382B3D" w14:textId="77777777" w:rsidR="001E1519" w:rsidRPr="0091766F" w:rsidRDefault="001E1519"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1E1519" w:rsidRPr="0091766F" w14:paraId="387675F2" w14:textId="77777777" w:rsidTr="003D2065">
        <w:tc>
          <w:tcPr>
            <w:tcW w:w="2469" w:type="dxa"/>
          </w:tcPr>
          <w:p w14:paraId="06FE2A83"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5FB18635" w14:textId="77777777" w:rsidR="001E1519" w:rsidRPr="0091766F" w:rsidRDefault="00745B9B" w:rsidP="003D2065">
            <w:pPr>
              <w:rPr>
                <w:rFonts w:ascii="Times New Roman" w:hAnsi="Times New Roman" w:cs="Times New Roman"/>
                <w:b/>
                <w:sz w:val="18"/>
                <w:szCs w:val="18"/>
              </w:rPr>
            </w:pPr>
            <w:r>
              <w:rPr>
                <w:rFonts w:ascii="Times New Roman" w:hAnsi="Times New Roman" w:cs="Times New Roman"/>
              </w:rPr>
              <w:t>MA_06_13_REC17</w:t>
            </w:r>
            <w:r w:rsidR="001E1519" w:rsidRPr="0091766F">
              <w:rPr>
                <w:rFonts w:ascii="Times New Roman" w:hAnsi="Times New Roman" w:cs="Times New Roman"/>
              </w:rPr>
              <w:t>0</w:t>
            </w:r>
          </w:p>
        </w:tc>
      </w:tr>
      <w:tr w:rsidR="001E1519" w:rsidRPr="0091766F" w14:paraId="635B308D" w14:textId="77777777" w:rsidTr="003D2065">
        <w:tc>
          <w:tcPr>
            <w:tcW w:w="2469" w:type="dxa"/>
          </w:tcPr>
          <w:p w14:paraId="3397A4D3"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5B9AF94F"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Refuerza tu aprendizaje: Las unidades de superficie</w:t>
            </w:r>
          </w:p>
        </w:tc>
      </w:tr>
      <w:tr w:rsidR="001E1519" w:rsidRPr="0091766F" w14:paraId="49D8D51A" w14:textId="77777777" w:rsidTr="003D2065">
        <w:tc>
          <w:tcPr>
            <w:tcW w:w="2469" w:type="dxa"/>
          </w:tcPr>
          <w:p w14:paraId="3C627DCB"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2980B628"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Actividades sobre Las unidades de superficie</w:t>
            </w:r>
          </w:p>
        </w:tc>
      </w:tr>
    </w:tbl>
    <w:p w14:paraId="1E74259B" w14:textId="77777777" w:rsidR="001E1519" w:rsidRPr="0091766F" w:rsidRDefault="001E1519" w:rsidP="00A66BE9">
      <w:pPr>
        <w:tabs>
          <w:tab w:val="right" w:pos="8498"/>
        </w:tabs>
        <w:spacing w:after="0"/>
        <w:rPr>
          <w:rFonts w:ascii="Times New Roman" w:hAnsi="Times New Roman" w:cs="Times New Roman"/>
          <w:b/>
        </w:rPr>
      </w:pPr>
    </w:p>
    <w:p w14:paraId="68D37902" w14:textId="77777777" w:rsidR="001E4E6A" w:rsidRPr="0091766F" w:rsidRDefault="001E4E6A" w:rsidP="00A66BE9">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5 </w:t>
      </w:r>
      <w:r w:rsidRPr="0091766F">
        <w:rPr>
          <w:rFonts w:ascii="Times New Roman" w:eastAsia="Times New Roman" w:hAnsi="Times New Roman" w:cs="Times New Roman"/>
          <w:b/>
          <w:bCs/>
          <w:sz w:val="22"/>
          <w:szCs w:val="22"/>
        </w:rPr>
        <w:t>Las unidades de volumen</w:t>
      </w:r>
    </w:p>
    <w:p w14:paraId="13D6296E" w14:textId="77777777" w:rsidR="000C4FEA" w:rsidRDefault="000C4FEA" w:rsidP="00A96260">
      <w:pPr>
        <w:shd w:val="clear" w:color="auto" w:fill="FFFFFF"/>
        <w:spacing w:after="0" w:line="345" w:lineRule="atLeast"/>
        <w:rPr>
          <w:rFonts w:ascii="Times New Roman" w:eastAsia="Times New Roman" w:hAnsi="Times New Roman" w:cs="Times New Roman"/>
          <w:sz w:val="21"/>
          <w:szCs w:val="21"/>
          <w:lang w:val="es-CO" w:eastAsia="es-CO"/>
        </w:rPr>
      </w:pPr>
    </w:p>
    <w:p w14:paraId="1A00236D" w14:textId="77777777" w:rsidR="00A96260" w:rsidRPr="0084475F" w:rsidRDefault="00A96260" w:rsidP="000C4FEA">
      <w:p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La unidad básica de volumen es el </w:t>
      </w:r>
      <w:r w:rsidRPr="000C4FEA">
        <w:rPr>
          <w:rFonts w:ascii="Times New Roman" w:eastAsia="Times New Roman" w:hAnsi="Times New Roman" w:cs="Times New Roman"/>
          <w:b/>
          <w:bCs/>
          <w:sz w:val="21"/>
          <w:szCs w:val="21"/>
          <w:lang w:val="es-CO" w:eastAsia="es-CO"/>
        </w:rPr>
        <w:t>metro cúbico</w:t>
      </w:r>
      <w:r w:rsidR="000C4FEA">
        <w:rPr>
          <w:rFonts w:ascii="Times New Roman" w:eastAsia="Times New Roman" w:hAnsi="Times New Roman" w:cs="Times New Roman"/>
          <w:sz w:val="21"/>
          <w:szCs w:val="21"/>
          <w:lang w:val="es-CO" w:eastAsia="es-CO"/>
        </w:rPr>
        <w:t xml:space="preserve"> y</w:t>
      </w:r>
      <w:r w:rsidRPr="000C4FEA">
        <w:rPr>
          <w:rFonts w:ascii="Times New Roman" w:eastAsia="Times New Roman" w:hAnsi="Times New Roman" w:cs="Times New Roman"/>
          <w:sz w:val="21"/>
          <w:szCs w:val="21"/>
          <w:lang w:val="es-CO" w:eastAsia="es-CO"/>
        </w:rPr>
        <w:t xml:space="preserve"> se simboliza m</w:t>
      </w:r>
      <w:r w:rsidRPr="000C4FEA">
        <w:rPr>
          <w:rFonts w:ascii="Times New Roman" w:eastAsia="Times New Roman" w:hAnsi="Times New Roman" w:cs="Times New Roman"/>
          <w:sz w:val="21"/>
          <w:szCs w:val="21"/>
          <w:vertAlign w:val="superscript"/>
          <w:lang w:val="es-CO" w:eastAsia="es-CO"/>
        </w:rPr>
        <w:t>3</w:t>
      </w:r>
      <w:r w:rsidR="004E5E02">
        <w:rPr>
          <w:rFonts w:ascii="Times New Roman" w:eastAsia="Times New Roman" w:hAnsi="Times New Roman" w:cs="Times New Roman"/>
          <w:sz w:val="21"/>
          <w:szCs w:val="21"/>
          <w:lang w:val="es-CO" w:eastAsia="es-CO"/>
        </w:rPr>
        <w:t>.</w:t>
      </w:r>
    </w:p>
    <w:p w14:paraId="125BC47F" w14:textId="77777777" w:rsidR="000C4FEA" w:rsidRPr="000C4FEA" w:rsidRDefault="000C4FEA" w:rsidP="000C4FEA">
      <w:pPr>
        <w:shd w:val="clear" w:color="auto" w:fill="FFFFFF"/>
        <w:spacing w:after="0"/>
        <w:jc w:val="both"/>
        <w:rPr>
          <w:rFonts w:ascii="Times New Roman" w:eastAsia="Times New Roman" w:hAnsi="Times New Roman" w:cs="Times New Roman"/>
          <w:sz w:val="21"/>
          <w:szCs w:val="21"/>
          <w:lang w:val="es-CO" w:eastAsia="es-CO"/>
        </w:rPr>
      </w:pPr>
    </w:p>
    <w:p w14:paraId="658E02F1" w14:textId="77777777" w:rsidR="00A96260" w:rsidRDefault="00A96260" w:rsidP="000C4FEA">
      <w:p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Los </w:t>
      </w:r>
      <w:r w:rsidRPr="000C4FEA">
        <w:rPr>
          <w:rFonts w:ascii="Times New Roman" w:eastAsia="Times New Roman" w:hAnsi="Times New Roman" w:cs="Times New Roman"/>
          <w:b/>
          <w:bCs/>
          <w:sz w:val="21"/>
          <w:szCs w:val="21"/>
          <w:lang w:val="es-CO" w:eastAsia="es-CO"/>
        </w:rPr>
        <w:t>múltiplos</w:t>
      </w:r>
      <w:r w:rsidRPr="000C4FEA">
        <w:rPr>
          <w:rFonts w:ascii="Times New Roman" w:eastAsia="Times New Roman" w:hAnsi="Times New Roman" w:cs="Times New Roman"/>
          <w:sz w:val="21"/>
          <w:szCs w:val="21"/>
          <w:lang w:val="es-CO" w:eastAsia="es-CO"/>
        </w:rPr>
        <w:t> del metro cúbico son:</w:t>
      </w:r>
    </w:p>
    <w:p w14:paraId="1413CA58" w14:textId="77777777" w:rsidR="000C4FEA" w:rsidRPr="000C4FEA" w:rsidRDefault="000C4FEA" w:rsidP="000C4FEA">
      <w:pPr>
        <w:shd w:val="clear" w:color="auto" w:fill="FFFFFF"/>
        <w:spacing w:after="0"/>
        <w:jc w:val="both"/>
        <w:rPr>
          <w:rFonts w:ascii="Times New Roman" w:eastAsia="Times New Roman" w:hAnsi="Times New Roman" w:cs="Times New Roman"/>
          <w:sz w:val="21"/>
          <w:szCs w:val="21"/>
          <w:lang w:val="es-CO" w:eastAsia="es-CO"/>
        </w:rPr>
      </w:pPr>
    </w:p>
    <w:p w14:paraId="56464FEF" w14:textId="77777777" w:rsidR="000C4FEA" w:rsidRPr="000C4FEA" w:rsidRDefault="00A96260" w:rsidP="00145E98">
      <w:pPr>
        <w:pStyle w:val="Prrafodelista"/>
        <w:numPr>
          <w:ilvl w:val="0"/>
          <w:numId w:val="12"/>
        </w:num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Kilómetro cúbico (km</w:t>
      </w:r>
      <w:r w:rsidRPr="000C4FEA">
        <w:rPr>
          <w:rFonts w:ascii="Times New Roman" w:eastAsia="Times New Roman" w:hAnsi="Times New Roman" w:cs="Times New Roman"/>
          <w:sz w:val="21"/>
          <w:szCs w:val="21"/>
          <w:vertAlign w:val="superscript"/>
          <w:lang w:val="es-CO" w:eastAsia="es-CO"/>
        </w:rPr>
        <w:t>3</w:t>
      </w:r>
      <w:r w:rsidR="005E26FE">
        <w:rPr>
          <w:rFonts w:ascii="Times New Roman" w:eastAsia="Times New Roman" w:hAnsi="Times New Roman" w:cs="Times New Roman"/>
          <w:sz w:val="21"/>
          <w:szCs w:val="21"/>
          <w:lang w:val="es-CO" w:eastAsia="es-CO"/>
        </w:rPr>
        <w:t xml:space="preserve">) = 1 000 000 </w:t>
      </w:r>
      <w:r w:rsidRPr="000C4FEA">
        <w:rPr>
          <w:rFonts w:ascii="Times New Roman" w:eastAsia="Times New Roman" w:hAnsi="Times New Roman" w:cs="Times New Roman"/>
          <w:sz w:val="21"/>
          <w:szCs w:val="21"/>
          <w:lang w:val="es-CO" w:eastAsia="es-CO"/>
        </w:rPr>
        <w:t>000 m</w:t>
      </w:r>
      <w:r w:rsidRPr="000C4FEA">
        <w:rPr>
          <w:rFonts w:ascii="Times New Roman" w:eastAsia="Times New Roman" w:hAnsi="Times New Roman" w:cs="Times New Roman"/>
          <w:sz w:val="21"/>
          <w:szCs w:val="21"/>
          <w:vertAlign w:val="superscript"/>
          <w:lang w:val="es-CO" w:eastAsia="es-CO"/>
        </w:rPr>
        <w:t>3</w:t>
      </w:r>
    </w:p>
    <w:p w14:paraId="627565FA" w14:textId="77777777" w:rsidR="000C4FEA" w:rsidRPr="000C4FEA" w:rsidRDefault="00A96260" w:rsidP="00145E98">
      <w:pPr>
        <w:pStyle w:val="Prrafodelista"/>
        <w:numPr>
          <w:ilvl w:val="0"/>
          <w:numId w:val="12"/>
        </w:num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Hectómetro cúbico (hm</w:t>
      </w:r>
      <w:r w:rsidRPr="000C4FEA">
        <w:rPr>
          <w:rFonts w:ascii="Times New Roman" w:eastAsia="Times New Roman" w:hAnsi="Times New Roman" w:cs="Times New Roman"/>
          <w:sz w:val="21"/>
          <w:szCs w:val="21"/>
          <w:vertAlign w:val="superscript"/>
          <w:lang w:val="es-CO" w:eastAsia="es-CO"/>
        </w:rPr>
        <w:t>3</w:t>
      </w:r>
      <w:r w:rsidR="005E26FE">
        <w:rPr>
          <w:rFonts w:ascii="Times New Roman" w:eastAsia="Times New Roman" w:hAnsi="Times New Roman" w:cs="Times New Roman"/>
          <w:sz w:val="21"/>
          <w:szCs w:val="21"/>
          <w:lang w:val="es-CO" w:eastAsia="es-CO"/>
        </w:rPr>
        <w:t xml:space="preserve">) = 1 000 </w:t>
      </w:r>
      <w:r w:rsidRPr="000C4FEA">
        <w:rPr>
          <w:rFonts w:ascii="Times New Roman" w:eastAsia="Times New Roman" w:hAnsi="Times New Roman" w:cs="Times New Roman"/>
          <w:sz w:val="21"/>
          <w:szCs w:val="21"/>
          <w:lang w:val="es-CO" w:eastAsia="es-CO"/>
        </w:rPr>
        <w:t>000 m</w:t>
      </w:r>
      <w:r w:rsidRPr="000C4FEA">
        <w:rPr>
          <w:rFonts w:ascii="Times New Roman" w:eastAsia="Times New Roman" w:hAnsi="Times New Roman" w:cs="Times New Roman"/>
          <w:sz w:val="21"/>
          <w:szCs w:val="21"/>
          <w:vertAlign w:val="superscript"/>
          <w:lang w:val="es-CO" w:eastAsia="es-CO"/>
        </w:rPr>
        <w:t>3</w:t>
      </w:r>
    </w:p>
    <w:p w14:paraId="4CD62613" w14:textId="77777777" w:rsidR="00A96260" w:rsidRPr="000C4FEA" w:rsidRDefault="00A96260" w:rsidP="00145E98">
      <w:pPr>
        <w:pStyle w:val="Prrafodelista"/>
        <w:numPr>
          <w:ilvl w:val="0"/>
          <w:numId w:val="12"/>
        </w:num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Decámetro cúbico (dam</w:t>
      </w:r>
      <w:r w:rsidRPr="000C4FEA">
        <w:rPr>
          <w:rFonts w:ascii="Times New Roman" w:eastAsia="Times New Roman" w:hAnsi="Times New Roman" w:cs="Times New Roman"/>
          <w:sz w:val="21"/>
          <w:szCs w:val="21"/>
          <w:vertAlign w:val="superscript"/>
          <w:lang w:val="es-CO" w:eastAsia="es-CO"/>
        </w:rPr>
        <w:t>3</w:t>
      </w:r>
      <w:r w:rsidR="005E26FE">
        <w:rPr>
          <w:rFonts w:ascii="Times New Roman" w:eastAsia="Times New Roman" w:hAnsi="Times New Roman" w:cs="Times New Roman"/>
          <w:sz w:val="21"/>
          <w:szCs w:val="21"/>
          <w:lang w:val="es-CO" w:eastAsia="es-CO"/>
        </w:rPr>
        <w:t>) = 1</w:t>
      </w:r>
      <w:r w:rsidRPr="000C4FEA">
        <w:rPr>
          <w:rFonts w:ascii="Times New Roman" w:eastAsia="Times New Roman" w:hAnsi="Times New Roman" w:cs="Times New Roman"/>
          <w:sz w:val="21"/>
          <w:szCs w:val="21"/>
          <w:lang w:val="es-CO" w:eastAsia="es-CO"/>
        </w:rPr>
        <w:t>000 m</w:t>
      </w:r>
      <w:r w:rsidRPr="000C4FEA">
        <w:rPr>
          <w:rFonts w:ascii="Times New Roman" w:eastAsia="Times New Roman" w:hAnsi="Times New Roman" w:cs="Times New Roman"/>
          <w:sz w:val="21"/>
          <w:szCs w:val="21"/>
          <w:vertAlign w:val="superscript"/>
          <w:lang w:val="es-CO" w:eastAsia="es-CO"/>
        </w:rPr>
        <w:t>3</w:t>
      </w:r>
    </w:p>
    <w:p w14:paraId="4E7F8337" w14:textId="77777777" w:rsidR="000C4FEA" w:rsidRDefault="000C4FEA" w:rsidP="000C4FEA">
      <w:pPr>
        <w:shd w:val="clear" w:color="auto" w:fill="FFFFFF"/>
        <w:spacing w:after="0"/>
        <w:jc w:val="both"/>
        <w:rPr>
          <w:rFonts w:ascii="Times New Roman" w:eastAsia="Times New Roman" w:hAnsi="Times New Roman" w:cs="Times New Roman"/>
          <w:sz w:val="21"/>
          <w:szCs w:val="21"/>
          <w:lang w:val="es-CO" w:eastAsia="es-CO"/>
        </w:rPr>
      </w:pPr>
    </w:p>
    <w:p w14:paraId="0CD9A66E" w14:textId="77777777" w:rsidR="00A96260" w:rsidRPr="000C4FEA" w:rsidRDefault="00A96260" w:rsidP="000C4FEA">
      <w:p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Los </w:t>
      </w:r>
      <w:r w:rsidRPr="000C4FEA">
        <w:rPr>
          <w:rFonts w:ascii="Times New Roman" w:eastAsia="Times New Roman" w:hAnsi="Times New Roman" w:cs="Times New Roman"/>
          <w:b/>
          <w:bCs/>
          <w:sz w:val="21"/>
          <w:szCs w:val="21"/>
          <w:lang w:val="es-CO" w:eastAsia="es-CO"/>
        </w:rPr>
        <w:t>submúltiplos</w:t>
      </w:r>
      <w:r w:rsidRPr="000C4FEA">
        <w:rPr>
          <w:rFonts w:ascii="Times New Roman" w:eastAsia="Times New Roman" w:hAnsi="Times New Roman" w:cs="Times New Roman"/>
          <w:sz w:val="21"/>
          <w:szCs w:val="21"/>
          <w:lang w:val="es-CO" w:eastAsia="es-CO"/>
        </w:rPr>
        <w:t> del metro cúbico son:</w:t>
      </w:r>
    </w:p>
    <w:p w14:paraId="14D28E73" w14:textId="77777777" w:rsidR="000C4FEA" w:rsidRDefault="000C4FEA" w:rsidP="000C4FEA">
      <w:pPr>
        <w:shd w:val="clear" w:color="auto" w:fill="FFFFFF"/>
        <w:spacing w:after="0"/>
        <w:ind w:left="300"/>
        <w:jc w:val="both"/>
        <w:rPr>
          <w:rFonts w:ascii="Times New Roman" w:eastAsia="Times New Roman" w:hAnsi="Times New Roman" w:cs="Times New Roman"/>
          <w:sz w:val="21"/>
          <w:szCs w:val="21"/>
          <w:lang w:val="es-CO" w:eastAsia="es-CO"/>
        </w:rPr>
      </w:pPr>
    </w:p>
    <w:p w14:paraId="6CAF8600" w14:textId="77777777" w:rsidR="000C4FEA" w:rsidRPr="000C4FEA" w:rsidRDefault="00A96260" w:rsidP="00145E98">
      <w:pPr>
        <w:pStyle w:val="Prrafodelista"/>
        <w:numPr>
          <w:ilvl w:val="0"/>
          <w:numId w:val="13"/>
        </w:num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Decímetro cúbico (dm</w:t>
      </w:r>
      <w:r w:rsidRPr="000C4FEA">
        <w:rPr>
          <w:rFonts w:ascii="Times New Roman" w:eastAsia="Times New Roman" w:hAnsi="Times New Roman" w:cs="Times New Roman"/>
          <w:sz w:val="21"/>
          <w:szCs w:val="21"/>
          <w:vertAlign w:val="superscript"/>
          <w:lang w:val="es-CO" w:eastAsia="es-CO"/>
        </w:rPr>
        <w:t>3</w:t>
      </w:r>
      <w:r w:rsidRPr="000C4FEA">
        <w:rPr>
          <w:rFonts w:ascii="Times New Roman" w:eastAsia="Times New Roman" w:hAnsi="Times New Roman" w:cs="Times New Roman"/>
          <w:sz w:val="21"/>
          <w:szCs w:val="21"/>
          <w:lang w:val="es-CO" w:eastAsia="es-CO"/>
        </w:rPr>
        <w:t>) =0,001 m</w:t>
      </w:r>
      <w:r w:rsidRPr="000C4FEA">
        <w:rPr>
          <w:rFonts w:ascii="Times New Roman" w:eastAsia="Times New Roman" w:hAnsi="Times New Roman" w:cs="Times New Roman"/>
          <w:sz w:val="21"/>
          <w:szCs w:val="21"/>
          <w:vertAlign w:val="superscript"/>
          <w:lang w:val="es-CO" w:eastAsia="es-CO"/>
        </w:rPr>
        <w:t>3</w:t>
      </w:r>
    </w:p>
    <w:p w14:paraId="24B49EFE" w14:textId="77777777" w:rsidR="000C4FEA" w:rsidRPr="000C4FEA" w:rsidRDefault="00A96260" w:rsidP="00145E98">
      <w:pPr>
        <w:pStyle w:val="Prrafodelista"/>
        <w:numPr>
          <w:ilvl w:val="0"/>
          <w:numId w:val="13"/>
        </w:num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Centímetro cúbico (cm</w:t>
      </w:r>
      <w:r w:rsidRPr="000C4FEA">
        <w:rPr>
          <w:rFonts w:ascii="Times New Roman" w:eastAsia="Times New Roman" w:hAnsi="Times New Roman" w:cs="Times New Roman"/>
          <w:sz w:val="21"/>
          <w:szCs w:val="21"/>
          <w:vertAlign w:val="superscript"/>
          <w:lang w:val="es-CO" w:eastAsia="es-CO"/>
        </w:rPr>
        <w:t>3</w:t>
      </w:r>
      <w:r w:rsidRPr="000C4FEA">
        <w:rPr>
          <w:rFonts w:ascii="Times New Roman" w:eastAsia="Times New Roman" w:hAnsi="Times New Roman" w:cs="Times New Roman"/>
          <w:sz w:val="21"/>
          <w:szCs w:val="21"/>
          <w:lang w:val="es-CO" w:eastAsia="es-CO"/>
        </w:rPr>
        <w:t>)</w:t>
      </w:r>
      <w:ins w:id="27" w:author="mercyranjel" w:date="2016-03-02T14:26:00Z">
        <w:r w:rsidR="001E0654">
          <w:rPr>
            <w:rFonts w:ascii="Times New Roman" w:eastAsia="Times New Roman" w:hAnsi="Times New Roman" w:cs="Times New Roman"/>
            <w:sz w:val="21"/>
            <w:szCs w:val="21"/>
            <w:lang w:val="es-CO" w:eastAsia="es-CO"/>
          </w:rPr>
          <w:t xml:space="preserve"> </w:t>
        </w:r>
      </w:ins>
      <w:r w:rsidRPr="000C4FEA">
        <w:rPr>
          <w:rFonts w:ascii="Times New Roman" w:eastAsia="Times New Roman" w:hAnsi="Times New Roman" w:cs="Times New Roman"/>
          <w:sz w:val="21"/>
          <w:szCs w:val="21"/>
          <w:lang w:val="es-CO" w:eastAsia="es-CO"/>
        </w:rPr>
        <w:t>= 0,000001 m</w:t>
      </w:r>
      <w:r w:rsidRPr="000C4FEA">
        <w:rPr>
          <w:rFonts w:ascii="Times New Roman" w:eastAsia="Times New Roman" w:hAnsi="Times New Roman" w:cs="Times New Roman"/>
          <w:sz w:val="21"/>
          <w:szCs w:val="21"/>
          <w:vertAlign w:val="superscript"/>
          <w:lang w:val="es-CO" w:eastAsia="es-CO"/>
        </w:rPr>
        <w:t>3</w:t>
      </w:r>
    </w:p>
    <w:p w14:paraId="40444CD1" w14:textId="77777777" w:rsidR="00A96260" w:rsidRPr="000C4FEA" w:rsidRDefault="00A96260" w:rsidP="00145E98">
      <w:pPr>
        <w:pStyle w:val="Prrafodelista"/>
        <w:numPr>
          <w:ilvl w:val="0"/>
          <w:numId w:val="13"/>
        </w:num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Milímetro cúbico (mm</w:t>
      </w:r>
      <w:r w:rsidRPr="000C4FEA">
        <w:rPr>
          <w:rFonts w:ascii="Times New Roman" w:eastAsia="Times New Roman" w:hAnsi="Times New Roman" w:cs="Times New Roman"/>
          <w:sz w:val="21"/>
          <w:szCs w:val="21"/>
          <w:vertAlign w:val="superscript"/>
          <w:lang w:val="es-CO" w:eastAsia="es-CO"/>
        </w:rPr>
        <w:t>3</w:t>
      </w:r>
      <w:r w:rsidRPr="000C4FEA">
        <w:rPr>
          <w:rFonts w:ascii="Times New Roman" w:eastAsia="Times New Roman" w:hAnsi="Times New Roman" w:cs="Times New Roman"/>
          <w:sz w:val="21"/>
          <w:szCs w:val="21"/>
          <w:lang w:val="es-CO" w:eastAsia="es-CO"/>
        </w:rPr>
        <w:t>) = 0,000000001 m</w:t>
      </w:r>
      <w:r w:rsidRPr="000C4FEA">
        <w:rPr>
          <w:rFonts w:ascii="Times New Roman" w:eastAsia="Times New Roman" w:hAnsi="Times New Roman" w:cs="Times New Roman"/>
          <w:sz w:val="21"/>
          <w:szCs w:val="21"/>
          <w:vertAlign w:val="superscript"/>
          <w:lang w:val="es-CO" w:eastAsia="es-CO"/>
        </w:rPr>
        <w:t>3</w:t>
      </w:r>
    </w:p>
    <w:p w14:paraId="1743BFE6" w14:textId="77777777" w:rsidR="000C4FEA" w:rsidRDefault="000C4FEA" w:rsidP="000C4FEA">
      <w:pPr>
        <w:shd w:val="clear" w:color="auto" w:fill="FFFFFF"/>
        <w:spacing w:after="0"/>
        <w:jc w:val="both"/>
        <w:rPr>
          <w:rFonts w:ascii="Times New Roman" w:eastAsia="Times New Roman" w:hAnsi="Times New Roman" w:cs="Times New Roman"/>
          <w:sz w:val="21"/>
          <w:szCs w:val="21"/>
          <w:lang w:val="es-CO" w:eastAsia="es-CO"/>
        </w:rPr>
      </w:pPr>
    </w:p>
    <w:p w14:paraId="1D25A975" w14:textId="77777777" w:rsidR="001E0654" w:rsidRDefault="00A96260" w:rsidP="000C4FEA">
      <w:pPr>
        <w:shd w:val="clear" w:color="auto" w:fill="FFFFFF"/>
        <w:spacing w:after="0"/>
        <w:jc w:val="both"/>
        <w:rPr>
          <w:ins w:id="28" w:author="mercyranjel" w:date="2016-03-02T14:27:00Z"/>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Cada unidad contiene </w:t>
      </w:r>
      <w:r w:rsidR="005E26FE">
        <w:rPr>
          <w:rFonts w:ascii="Times New Roman" w:eastAsia="Times New Roman" w:hAnsi="Times New Roman" w:cs="Times New Roman"/>
          <w:b/>
          <w:bCs/>
          <w:sz w:val="21"/>
          <w:szCs w:val="21"/>
          <w:lang w:val="es-CO" w:eastAsia="es-CO"/>
        </w:rPr>
        <w:t>1</w:t>
      </w:r>
      <w:r w:rsidRPr="000C4FEA">
        <w:rPr>
          <w:rFonts w:ascii="Times New Roman" w:eastAsia="Times New Roman" w:hAnsi="Times New Roman" w:cs="Times New Roman"/>
          <w:b/>
          <w:bCs/>
          <w:sz w:val="21"/>
          <w:szCs w:val="21"/>
          <w:lang w:val="es-CO" w:eastAsia="es-CO"/>
        </w:rPr>
        <w:t>000 veces</w:t>
      </w:r>
      <w:r w:rsidRPr="000C4FEA">
        <w:rPr>
          <w:rFonts w:ascii="Times New Roman" w:eastAsia="Times New Roman" w:hAnsi="Times New Roman" w:cs="Times New Roman"/>
          <w:sz w:val="21"/>
          <w:szCs w:val="21"/>
          <w:lang w:val="es-CO" w:eastAsia="es-CO"/>
        </w:rPr>
        <w:t> la unidad inmediata</w:t>
      </w:r>
      <w:r w:rsidR="000C4FEA">
        <w:rPr>
          <w:rFonts w:ascii="Times New Roman" w:eastAsia="Times New Roman" w:hAnsi="Times New Roman" w:cs="Times New Roman"/>
          <w:sz w:val="21"/>
          <w:szCs w:val="21"/>
          <w:lang w:val="es-CO" w:eastAsia="es-CO"/>
        </w:rPr>
        <w:t>mente</w:t>
      </w:r>
      <w:r w:rsidRPr="000C4FEA">
        <w:rPr>
          <w:rFonts w:ascii="Times New Roman" w:eastAsia="Times New Roman" w:hAnsi="Times New Roman" w:cs="Times New Roman"/>
          <w:sz w:val="21"/>
          <w:szCs w:val="21"/>
          <w:lang w:val="es-CO" w:eastAsia="es-CO"/>
        </w:rPr>
        <w:t xml:space="preserve"> inferior. Como 1 m</w:t>
      </w:r>
      <w:r w:rsidRPr="000C4FEA">
        <w:rPr>
          <w:rFonts w:ascii="Times New Roman" w:eastAsia="Times New Roman" w:hAnsi="Times New Roman" w:cs="Times New Roman"/>
          <w:sz w:val="21"/>
          <w:szCs w:val="21"/>
          <w:vertAlign w:val="superscript"/>
          <w:lang w:val="es-CO" w:eastAsia="es-CO"/>
        </w:rPr>
        <w:t>3</w:t>
      </w:r>
      <w:r w:rsidRPr="000C4FEA">
        <w:rPr>
          <w:rFonts w:ascii="Times New Roman" w:eastAsia="Times New Roman" w:hAnsi="Times New Roman" w:cs="Times New Roman"/>
          <w:sz w:val="21"/>
          <w:szCs w:val="21"/>
          <w:lang w:val="es-CO" w:eastAsia="es-CO"/>
        </w:rPr>
        <w:t xml:space="preserve"> es el volumen de un cubo </w:t>
      </w:r>
      <w:r w:rsidR="000C4FEA">
        <w:rPr>
          <w:rFonts w:ascii="Times New Roman" w:eastAsia="Times New Roman" w:hAnsi="Times New Roman" w:cs="Times New Roman"/>
          <w:sz w:val="21"/>
          <w:szCs w:val="21"/>
          <w:lang w:val="es-CO" w:eastAsia="es-CO"/>
        </w:rPr>
        <w:t>cuya arista mide</w:t>
      </w:r>
      <w:r w:rsidRPr="000C4FEA">
        <w:rPr>
          <w:rFonts w:ascii="Times New Roman" w:eastAsia="Times New Roman" w:hAnsi="Times New Roman" w:cs="Times New Roman"/>
          <w:sz w:val="21"/>
          <w:szCs w:val="21"/>
          <w:lang w:val="es-CO" w:eastAsia="es-CO"/>
        </w:rPr>
        <w:t xml:space="preserve"> 1 m </w:t>
      </w:r>
      <w:r w:rsidR="000C4FEA">
        <w:rPr>
          <w:rFonts w:ascii="Times New Roman" w:eastAsia="Times New Roman" w:hAnsi="Times New Roman" w:cs="Times New Roman"/>
          <w:sz w:val="21"/>
          <w:szCs w:val="21"/>
          <w:lang w:val="es-CO" w:eastAsia="es-CO"/>
        </w:rPr>
        <w:t xml:space="preserve">y </w:t>
      </w:r>
      <w:r w:rsidRPr="000C4FEA">
        <w:rPr>
          <w:rFonts w:ascii="Times New Roman" w:eastAsia="Times New Roman" w:hAnsi="Times New Roman" w:cs="Times New Roman"/>
          <w:sz w:val="21"/>
          <w:szCs w:val="21"/>
          <w:lang w:val="es-CO" w:eastAsia="es-CO"/>
        </w:rPr>
        <w:t>1 dm</w:t>
      </w:r>
      <w:r w:rsidRPr="000C4FEA">
        <w:rPr>
          <w:rFonts w:ascii="Times New Roman" w:eastAsia="Times New Roman" w:hAnsi="Times New Roman" w:cs="Times New Roman"/>
          <w:sz w:val="21"/>
          <w:szCs w:val="21"/>
          <w:vertAlign w:val="superscript"/>
          <w:lang w:val="es-CO" w:eastAsia="es-CO"/>
        </w:rPr>
        <w:t>3</w:t>
      </w:r>
      <w:r w:rsidR="000C4FEA">
        <w:rPr>
          <w:rFonts w:ascii="Times New Roman" w:eastAsia="Times New Roman" w:hAnsi="Times New Roman" w:cs="Times New Roman"/>
          <w:sz w:val="21"/>
          <w:szCs w:val="21"/>
          <w:lang w:val="es-CO" w:eastAsia="es-CO"/>
        </w:rPr>
        <w:t> es el volumen de un cubo con arista de longitud</w:t>
      </w:r>
      <w:r w:rsidRPr="000C4FEA">
        <w:rPr>
          <w:rFonts w:ascii="Times New Roman" w:eastAsia="Times New Roman" w:hAnsi="Times New Roman" w:cs="Times New Roman"/>
          <w:sz w:val="21"/>
          <w:szCs w:val="21"/>
          <w:lang w:val="es-CO" w:eastAsia="es-CO"/>
        </w:rPr>
        <w:t xml:space="preserve"> 1 dm, </w:t>
      </w:r>
      <w:r w:rsidR="000C4FEA">
        <w:rPr>
          <w:rFonts w:ascii="Times New Roman" w:eastAsia="Times New Roman" w:hAnsi="Times New Roman" w:cs="Times New Roman"/>
          <w:sz w:val="21"/>
          <w:szCs w:val="21"/>
          <w:lang w:val="es-CO" w:eastAsia="es-CO"/>
        </w:rPr>
        <w:t xml:space="preserve">entonces </w:t>
      </w:r>
    </w:p>
    <w:p w14:paraId="48E2AB3F" w14:textId="3540FA06" w:rsidR="00A96260" w:rsidRPr="000C4FEA" w:rsidRDefault="00A96260" w:rsidP="000C4FEA">
      <w:pPr>
        <w:shd w:val="clear" w:color="auto" w:fill="FFFFFF"/>
        <w:spacing w:after="0"/>
        <w:jc w:val="both"/>
        <w:rPr>
          <w:rFonts w:ascii="Times New Roman" w:eastAsia="Times New Roman" w:hAnsi="Times New Roman" w:cs="Times New Roman"/>
          <w:sz w:val="21"/>
          <w:szCs w:val="21"/>
          <w:lang w:val="es-CO" w:eastAsia="es-CO"/>
        </w:rPr>
      </w:pPr>
      <w:r w:rsidRPr="000C4FEA">
        <w:rPr>
          <w:rFonts w:ascii="Times New Roman" w:eastAsia="Times New Roman" w:hAnsi="Times New Roman" w:cs="Times New Roman"/>
          <w:sz w:val="21"/>
          <w:szCs w:val="21"/>
          <w:lang w:val="es-CO" w:eastAsia="es-CO"/>
        </w:rPr>
        <w:t>1 m</w:t>
      </w:r>
      <w:r w:rsidRPr="000C4FEA">
        <w:rPr>
          <w:rFonts w:ascii="Times New Roman" w:eastAsia="Times New Roman" w:hAnsi="Times New Roman" w:cs="Times New Roman"/>
          <w:sz w:val="21"/>
          <w:szCs w:val="21"/>
          <w:vertAlign w:val="superscript"/>
          <w:lang w:val="es-CO" w:eastAsia="es-CO"/>
        </w:rPr>
        <w:t>3</w:t>
      </w:r>
      <w:r w:rsidRPr="000C4FEA">
        <w:rPr>
          <w:rFonts w:ascii="Times New Roman" w:eastAsia="Times New Roman" w:hAnsi="Times New Roman" w:cs="Times New Roman"/>
          <w:sz w:val="21"/>
          <w:szCs w:val="21"/>
          <w:lang w:val="es-CO" w:eastAsia="es-CO"/>
        </w:rPr>
        <w:t> contiene 1000 dm</w:t>
      </w:r>
      <w:r w:rsidRPr="000C4FEA">
        <w:rPr>
          <w:rFonts w:ascii="Times New Roman" w:eastAsia="Times New Roman" w:hAnsi="Times New Roman" w:cs="Times New Roman"/>
          <w:sz w:val="21"/>
          <w:szCs w:val="21"/>
          <w:vertAlign w:val="superscript"/>
          <w:lang w:val="es-CO" w:eastAsia="es-CO"/>
        </w:rPr>
        <w:t>3</w:t>
      </w:r>
      <w:r w:rsidRPr="000C4FEA">
        <w:rPr>
          <w:rFonts w:ascii="Times New Roman" w:eastAsia="Times New Roman" w:hAnsi="Times New Roman" w:cs="Times New Roman"/>
          <w:sz w:val="21"/>
          <w:szCs w:val="21"/>
          <w:lang w:val="es-CO" w:eastAsia="es-CO"/>
        </w:rPr>
        <w:t> (10 dm · 10 dm · 10 dm).</w:t>
      </w:r>
    </w:p>
    <w:p w14:paraId="3AD05D23" w14:textId="77777777" w:rsidR="00A96260" w:rsidRPr="0091766F" w:rsidRDefault="00A96260"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460"/>
      </w:tblGrid>
      <w:tr w:rsidR="0091766F" w:rsidRPr="0091766F" w14:paraId="07166449" w14:textId="77777777" w:rsidTr="0091766F">
        <w:tc>
          <w:tcPr>
            <w:tcW w:w="8978" w:type="dxa"/>
            <w:gridSpan w:val="2"/>
            <w:shd w:val="clear" w:color="auto" w:fill="000000" w:themeFill="text1"/>
          </w:tcPr>
          <w:p w14:paraId="6691EBF8" w14:textId="77777777" w:rsidR="00740F75" w:rsidRPr="0091766F" w:rsidRDefault="00740F75" w:rsidP="0091766F">
            <w:pPr>
              <w:jc w:val="center"/>
              <w:rPr>
                <w:rFonts w:ascii="Times New Roman" w:hAnsi="Times New Roman" w:cs="Times New Roman"/>
                <w:b/>
              </w:rPr>
            </w:pPr>
            <w:r w:rsidRPr="0091766F">
              <w:rPr>
                <w:rFonts w:ascii="Times New Roman" w:hAnsi="Times New Roman" w:cs="Times New Roman"/>
                <w:b/>
              </w:rPr>
              <w:t>Recuerda</w:t>
            </w:r>
          </w:p>
        </w:tc>
      </w:tr>
      <w:tr w:rsidR="0091766F" w:rsidRPr="0091766F" w14:paraId="714285EB" w14:textId="77777777" w:rsidTr="0091766F">
        <w:tc>
          <w:tcPr>
            <w:tcW w:w="2518" w:type="dxa"/>
          </w:tcPr>
          <w:p w14:paraId="0111FA2C" w14:textId="77777777" w:rsidR="00740F75" w:rsidRPr="0091766F" w:rsidRDefault="00740F75" w:rsidP="0091766F">
            <w:pPr>
              <w:rPr>
                <w:rFonts w:ascii="Times New Roman" w:hAnsi="Times New Roman" w:cs="Times New Roman"/>
                <w:b/>
                <w:sz w:val="18"/>
                <w:szCs w:val="18"/>
              </w:rPr>
            </w:pPr>
            <w:r w:rsidRPr="0091766F">
              <w:rPr>
                <w:rFonts w:ascii="Times New Roman" w:hAnsi="Times New Roman" w:cs="Times New Roman"/>
                <w:b/>
                <w:sz w:val="18"/>
                <w:szCs w:val="18"/>
              </w:rPr>
              <w:t>Contenido</w:t>
            </w:r>
          </w:p>
        </w:tc>
        <w:tc>
          <w:tcPr>
            <w:tcW w:w="6460" w:type="dxa"/>
          </w:tcPr>
          <w:p w14:paraId="29B71F8F" w14:textId="18C49B2A" w:rsidR="00740F75" w:rsidRPr="0091766F" w:rsidRDefault="00740F75" w:rsidP="0084475F">
            <w:pPr>
              <w:jc w:val="center"/>
              <w:rPr>
                <w:rFonts w:ascii="Times New Roman" w:hAnsi="Times New Roman" w:cs="Times New Roman"/>
                <w:sz w:val="18"/>
                <w:szCs w:val="18"/>
                <w:lang w:val="es-ES_tradnl"/>
              </w:rPr>
            </w:pPr>
            <w:r w:rsidRPr="0091766F">
              <w:rPr>
                <w:rFonts w:ascii="Times New Roman" w:hAnsi="Times New Roman" w:cs="Times New Roman"/>
                <w:sz w:val="18"/>
                <w:szCs w:val="18"/>
              </w:rPr>
              <w:t xml:space="preserve">Un </w:t>
            </w:r>
            <w:r w:rsidRPr="0091766F">
              <w:rPr>
                <w:rFonts w:ascii="Times New Roman" w:hAnsi="Times New Roman" w:cs="Times New Roman"/>
                <w:b/>
                <w:sz w:val="18"/>
                <w:szCs w:val="18"/>
              </w:rPr>
              <w:t xml:space="preserve">metro </w:t>
            </w:r>
            <w:r w:rsidR="0041460C" w:rsidRPr="0091766F">
              <w:rPr>
                <w:rFonts w:ascii="Times New Roman" w:hAnsi="Times New Roman" w:cs="Times New Roman"/>
                <w:b/>
                <w:sz w:val="18"/>
                <w:szCs w:val="18"/>
              </w:rPr>
              <w:t xml:space="preserve">cúbico </w:t>
            </w:r>
            <w:r w:rsidR="0041460C" w:rsidRPr="0091766F">
              <w:rPr>
                <w:rFonts w:ascii="Times New Roman" w:hAnsi="Times New Roman" w:cs="Times New Roman"/>
                <w:sz w:val="18"/>
                <w:szCs w:val="18"/>
              </w:rPr>
              <w:t>es</w:t>
            </w:r>
            <w:r w:rsidRPr="0091766F">
              <w:rPr>
                <w:rFonts w:ascii="Times New Roman" w:hAnsi="Times New Roman" w:cs="Times New Roman"/>
                <w:sz w:val="18"/>
                <w:szCs w:val="18"/>
              </w:rPr>
              <w:t xml:space="preserve"> el volumen de un cubo cuya arista mide </w:t>
            </w:r>
            <w:r w:rsidR="001E0654">
              <w:rPr>
                <w:rFonts w:ascii="Times New Roman" w:hAnsi="Times New Roman" w:cs="Times New Roman"/>
                <w:sz w:val="18"/>
                <w:szCs w:val="18"/>
              </w:rPr>
              <w:t>1</w:t>
            </w:r>
            <w:ins w:id="29" w:author="mercyranjel" w:date="2016-03-02T14:27:00Z">
              <w:r w:rsidR="001E0654" w:rsidRPr="0091766F">
                <w:rPr>
                  <w:rFonts w:ascii="Times New Roman" w:hAnsi="Times New Roman" w:cs="Times New Roman"/>
                  <w:sz w:val="18"/>
                  <w:szCs w:val="18"/>
                </w:rPr>
                <w:t xml:space="preserve"> </w:t>
              </w:r>
            </w:ins>
            <w:r w:rsidRPr="0091766F">
              <w:rPr>
                <w:rFonts w:ascii="Times New Roman" w:hAnsi="Times New Roman" w:cs="Times New Roman"/>
                <w:sz w:val="18"/>
                <w:szCs w:val="18"/>
              </w:rPr>
              <w:t>metro.</w:t>
            </w:r>
          </w:p>
        </w:tc>
      </w:tr>
    </w:tbl>
    <w:p w14:paraId="20186CF7" w14:textId="77777777" w:rsidR="001E4E6A" w:rsidRPr="0091766F" w:rsidRDefault="001E4E6A"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518"/>
        <w:gridCol w:w="6515"/>
      </w:tblGrid>
      <w:tr w:rsidR="0091766F" w:rsidRPr="0091766F" w14:paraId="2E423264" w14:textId="77777777" w:rsidTr="0091766F">
        <w:tc>
          <w:tcPr>
            <w:tcW w:w="9033" w:type="dxa"/>
            <w:gridSpan w:val="2"/>
            <w:shd w:val="clear" w:color="auto" w:fill="0D0D0D" w:themeFill="text1" w:themeFillTint="F2"/>
          </w:tcPr>
          <w:p w14:paraId="641900D7" w14:textId="77777777" w:rsidR="0041460C" w:rsidRPr="0091766F" w:rsidRDefault="0041460C"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12064D21" w14:textId="77777777" w:rsidTr="0091766F">
        <w:tc>
          <w:tcPr>
            <w:tcW w:w="2518" w:type="dxa"/>
          </w:tcPr>
          <w:p w14:paraId="3C93EA97" w14:textId="77777777" w:rsidR="0041460C" w:rsidRPr="0091766F" w:rsidRDefault="0041460C"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119B688B" w14:textId="77777777" w:rsidR="0041460C" w:rsidRPr="0091766F" w:rsidRDefault="002B3290" w:rsidP="0091766F">
            <w:pPr>
              <w:rPr>
                <w:rFonts w:ascii="Times New Roman" w:hAnsi="Times New Roman" w:cs="Times New Roman"/>
                <w:b/>
                <w:sz w:val="18"/>
                <w:szCs w:val="18"/>
              </w:rPr>
            </w:pPr>
            <w:r>
              <w:rPr>
                <w:rFonts w:ascii="Times New Roman" w:hAnsi="Times New Roman" w:cs="Times New Roman"/>
              </w:rPr>
              <w:t>MA_06_13_IMG09</w:t>
            </w:r>
          </w:p>
        </w:tc>
      </w:tr>
      <w:tr w:rsidR="0091766F" w:rsidRPr="0091766F" w14:paraId="37AE6BC2" w14:textId="77777777" w:rsidTr="0091766F">
        <w:tc>
          <w:tcPr>
            <w:tcW w:w="2518" w:type="dxa"/>
          </w:tcPr>
          <w:p w14:paraId="16C99A0C" w14:textId="77777777" w:rsidR="0041460C" w:rsidRPr="0091766F" w:rsidRDefault="0041460C"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4F277488" w14:textId="57598A1A" w:rsidR="0041460C" w:rsidRPr="0084475F" w:rsidRDefault="0041460C" w:rsidP="0084475F">
            <w:pPr>
              <w:spacing w:after="200"/>
              <w:rPr>
                <w:rFonts w:ascii="Times New Roman" w:hAnsi="Times New Roman" w:cs="Times New Roman"/>
                <w:b/>
                <w:color w:val="C00000"/>
              </w:rPr>
            </w:pPr>
            <w:r w:rsidRPr="0091766F">
              <w:rPr>
                <w:rFonts w:ascii="Times New Roman" w:hAnsi="Times New Roman" w:cs="Times New Roman"/>
                <w:noProof/>
                <w:lang w:val="es-ES" w:eastAsia="es-ES"/>
              </w:rPr>
              <w:drawing>
                <wp:inline distT="0" distB="0" distL="0" distR="0" wp14:anchorId="3EC920E5" wp14:editId="44FFCFC0">
                  <wp:extent cx="2528469" cy="172085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111" cy="1724690"/>
                          </a:xfrm>
                          <a:prstGeom prst="rect">
                            <a:avLst/>
                          </a:prstGeom>
                        </pic:spPr>
                      </pic:pic>
                    </a:graphicData>
                  </a:graphic>
                </wp:inline>
              </w:drawing>
            </w:r>
          </w:p>
        </w:tc>
      </w:tr>
      <w:tr w:rsidR="0091766F" w:rsidRPr="0091766F" w14:paraId="42B3A1B1" w14:textId="77777777" w:rsidTr="0091766F">
        <w:tc>
          <w:tcPr>
            <w:tcW w:w="2518" w:type="dxa"/>
          </w:tcPr>
          <w:p w14:paraId="3968CFF6" w14:textId="77777777" w:rsidR="0041460C" w:rsidRPr="0091766F" w:rsidRDefault="0041460C"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515" w:type="dxa"/>
          </w:tcPr>
          <w:p w14:paraId="04FEEC15" w14:textId="77777777" w:rsidR="0041460C"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volumen</w:t>
            </w:r>
          </w:p>
        </w:tc>
      </w:tr>
      <w:tr w:rsidR="0091766F" w:rsidRPr="0091766F" w14:paraId="4381DF32" w14:textId="77777777" w:rsidTr="0091766F">
        <w:tc>
          <w:tcPr>
            <w:tcW w:w="2518" w:type="dxa"/>
          </w:tcPr>
          <w:p w14:paraId="004EE8C2" w14:textId="77777777" w:rsidR="0041460C" w:rsidRPr="0091766F" w:rsidRDefault="0041460C" w:rsidP="0091766F">
            <w:pPr>
              <w:rPr>
                <w:rFonts w:ascii="Times New Roman" w:hAnsi="Times New Roman" w:cs="Times New Roman"/>
              </w:rPr>
            </w:pPr>
            <w:r w:rsidRPr="0091766F">
              <w:rPr>
                <w:rFonts w:ascii="Times New Roman" w:hAnsi="Times New Roman" w:cs="Times New Roman"/>
                <w:b/>
                <w:sz w:val="18"/>
                <w:szCs w:val="18"/>
              </w:rPr>
              <w:lastRenderedPageBreak/>
              <w:t>Pie de imagen</w:t>
            </w:r>
          </w:p>
        </w:tc>
        <w:tc>
          <w:tcPr>
            <w:tcW w:w="6515" w:type="dxa"/>
          </w:tcPr>
          <w:p w14:paraId="6E440BB4" w14:textId="2DB26A54" w:rsidR="0041460C" w:rsidRPr="0091766F" w:rsidRDefault="0041460C" w:rsidP="0084475F">
            <w:pPr>
              <w:rPr>
                <w:rFonts w:ascii="Times New Roman" w:eastAsia="Calibri" w:hAnsi="Times New Roman" w:cs="Times New Roman"/>
                <w:sz w:val="20"/>
                <w:szCs w:val="20"/>
                <w:vertAlign w:val="superscript"/>
              </w:rPr>
            </w:pPr>
            <w:r w:rsidRPr="0091766F">
              <w:rPr>
                <w:rFonts w:ascii="Times New Roman" w:hAnsi="Times New Roman" w:cs="Times New Roman"/>
              </w:rPr>
              <w:t>Un cubo cuyo volumen es 1</w:t>
            </w:r>
            <w:r w:rsidR="008C2C1F">
              <w:rPr>
                <w:rFonts w:ascii="Times New Roman" w:hAnsi="Times New Roman" w:cs="Times New Roman"/>
              </w:rPr>
              <w:t xml:space="preserve"> </w:t>
            </w:r>
            <w:r w:rsidRPr="0091766F">
              <w:rPr>
                <w:rFonts w:ascii="Times New Roman" w:hAnsi="Times New Roman" w:cs="Times New Roman"/>
              </w:rPr>
              <w:t>m</w:t>
            </w:r>
            <w:r w:rsidRPr="0091766F">
              <w:rPr>
                <w:rFonts w:ascii="Times New Roman" w:hAnsi="Times New Roman" w:cs="Times New Roman"/>
                <w:vertAlign w:val="superscript"/>
              </w:rPr>
              <w:t>3</w:t>
            </w:r>
            <w:r w:rsidRPr="0091766F">
              <w:rPr>
                <w:rFonts w:ascii="Times New Roman" w:hAnsi="Times New Roman" w:cs="Times New Roman"/>
              </w:rPr>
              <w:t xml:space="preserve"> es equivalente a 1000 cubos de </w:t>
            </w:r>
            <w:r w:rsidR="008C2C1F">
              <w:rPr>
                <w:rFonts w:ascii="Times New Roman" w:hAnsi="Times New Roman" w:cs="Times New Roman"/>
              </w:rPr>
              <w:t>1</w:t>
            </w:r>
            <w:r w:rsidR="008C2C1F" w:rsidRPr="0091766F">
              <w:rPr>
                <w:rFonts w:ascii="Times New Roman" w:hAnsi="Times New Roman" w:cs="Times New Roman"/>
              </w:rPr>
              <w:t xml:space="preserve"> </w:t>
            </w:r>
            <w:r w:rsidRPr="0091766F">
              <w:rPr>
                <w:rFonts w:ascii="Times New Roman" w:hAnsi="Times New Roman" w:cs="Times New Roman"/>
              </w:rPr>
              <w:t>dm</w:t>
            </w:r>
            <w:r w:rsidRPr="0091766F">
              <w:rPr>
                <w:rFonts w:ascii="Times New Roman" w:hAnsi="Times New Roman" w:cs="Times New Roman"/>
                <w:vertAlign w:val="superscript"/>
              </w:rPr>
              <w:t xml:space="preserve">3 </w:t>
            </w:r>
            <w:r w:rsidRPr="0091766F">
              <w:rPr>
                <w:rFonts w:ascii="Times New Roman" w:hAnsi="Times New Roman" w:cs="Times New Roman"/>
              </w:rPr>
              <w:t>de volumen.</w:t>
            </w:r>
          </w:p>
        </w:tc>
      </w:tr>
      <w:tr w:rsidR="0091766F" w:rsidRPr="0091766F" w14:paraId="0DF70CD7" w14:textId="77777777" w:rsidTr="0091766F">
        <w:tc>
          <w:tcPr>
            <w:tcW w:w="2518" w:type="dxa"/>
          </w:tcPr>
          <w:p w14:paraId="685C4B1E" w14:textId="77777777" w:rsidR="0041460C" w:rsidRPr="0091766F" w:rsidRDefault="0041460C"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515" w:type="dxa"/>
          </w:tcPr>
          <w:p w14:paraId="37BAA274" w14:textId="77777777" w:rsidR="0041460C" w:rsidRPr="0091766F" w:rsidRDefault="0041460C" w:rsidP="0041460C">
            <w:pPr>
              <w:rPr>
                <w:rFonts w:ascii="Times New Roman" w:hAnsi="Times New Roman" w:cs="Times New Roman"/>
              </w:rPr>
            </w:pPr>
            <w:r w:rsidRPr="0091766F">
              <w:rPr>
                <w:rFonts w:ascii="Times New Roman" w:hAnsi="Times New Roman" w:cs="Times New Roman"/>
              </w:rPr>
              <w:t xml:space="preserve">Inferior </w:t>
            </w:r>
          </w:p>
        </w:tc>
      </w:tr>
    </w:tbl>
    <w:p w14:paraId="59B45FA2" w14:textId="30A5E385" w:rsidR="001E4E6A" w:rsidRPr="0091766F" w:rsidRDefault="001E4E6A" w:rsidP="00A66BE9">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 xml:space="preserve">5.1 </w:t>
      </w:r>
      <w:r w:rsidR="008C2C1F">
        <w:rPr>
          <w:rFonts w:ascii="Times New Roman" w:hAnsi="Times New Roman" w:cs="Times New Roman"/>
          <w:b/>
        </w:rPr>
        <w:t>Las c</w:t>
      </w:r>
      <w:r w:rsidRPr="0091766F">
        <w:rPr>
          <w:rFonts w:ascii="Times New Roman" w:hAnsi="Times New Roman" w:cs="Times New Roman"/>
          <w:b/>
        </w:rPr>
        <w:t>onversiones entre las unidades de volumen</w:t>
      </w:r>
    </w:p>
    <w:p w14:paraId="77C5A749" w14:textId="77777777" w:rsidR="0041460C" w:rsidRPr="0091766F" w:rsidRDefault="0041460C" w:rsidP="00A66BE9">
      <w:pPr>
        <w:tabs>
          <w:tab w:val="right" w:pos="8498"/>
        </w:tabs>
        <w:spacing w:after="0"/>
        <w:rPr>
          <w:rFonts w:ascii="Times New Roman" w:hAnsi="Times New Roman" w:cs="Times New Roman"/>
          <w:b/>
        </w:rPr>
      </w:pPr>
    </w:p>
    <w:p w14:paraId="74AF88C3" w14:textId="1ABA67C7" w:rsidR="0041460C" w:rsidRDefault="008C2C1F" w:rsidP="000C4FEA">
      <w:pPr>
        <w:shd w:val="clear" w:color="auto" w:fill="FFFFFF"/>
        <w:spacing w:after="0"/>
        <w:jc w:val="both"/>
        <w:rPr>
          <w:rFonts w:ascii="Times New Roman" w:eastAsia="Times New Roman" w:hAnsi="Times New Roman" w:cs="Times New Roman"/>
          <w:sz w:val="22"/>
          <w:szCs w:val="22"/>
          <w:lang w:val="es-CO" w:eastAsia="es-CO"/>
        </w:rPr>
      </w:pPr>
      <w:r>
        <w:rPr>
          <w:rFonts w:ascii="Times New Roman" w:eastAsia="Times New Roman" w:hAnsi="Times New Roman" w:cs="Times New Roman"/>
          <w:sz w:val="22"/>
          <w:szCs w:val="22"/>
          <w:lang w:val="es-CO" w:eastAsia="es-CO"/>
        </w:rPr>
        <w:t>P</w:t>
      </w:r>
      <w:r w:rsidR="0041460C" w:rsidRPr="000C4FEA">
        <w:rPr>
          <w:rFonts w:ascii="Times New Roman" w:eastAsia="Times New Roman" w:hAnsi="Times New Roman" w:cs="Times New Roman"/>
          <w:sz w:val="22"/>
          <w:szCs w:val="22"/>
          <w:lang w:val="es-CO" w:eastAsia="es-CO"/>
        </w:rPr>
        <w:t xml:space="preserve">ara </w:t>
      </w:r>
      <w:r w:rsidR="000C4FEA">
        <w:rPr>
          <w:rFonts w:ascii="Times New Roman" w:eastAsia="Times New Roman" w:hAnsi="Times New Roman" w:cs="Times New Roman"/>
          <w:sz w:val="22"/>
          <w:szCs w:val="22"/>
          <w:lang w:val="es-CO" w:eastAsia="es-CO"/>
        </w:rPr>
        <w:t xml:space="preserve">convertir </w:t>
      </w:r>
      <w:r w:rsidR="0041460C" w:rsidRPr="000C4FEA">
        <w:rPr>
          <w:rFonts w:ascii="Times New Roman" w:eastAsia="Times New Roman" w:hAnsi="Times New Roman" w:cs="Times New Roman"/>
          <w:sz w:val="22"/>
          <w:szCs w:val="22"/>
          <w:lang w:val="es-CO" w:eastAsia="es-CO"/>
        </w:rPr>
        <w:t>unidades de una medida de volumen</w:t>
      </w:r>
      <w:r w:rsidR="000C4FEA">
        <w:rPr>
          <w:rFonts w:ascii="Times New Roman" w:eastAsia="Times New Roman" w:hAnsi="Times New Roman" w:cs="Times New Roman"/>
          <w:sz w:val="22"/>
          <w:szCs w:val="22"/>
          <w:lang w:val="es-CO" w:eastAsia="es-CO"/>
        </w:rPr>
        <w:t xml:space="preserve"> a otra se tiene en cuenta</w:t>
      </w:r>
      <w:r>
        <w:rPr>
          <w:rFonts w:ascii="Times New Roman" w:eastAsia="Times New Roman" w:hAnsi="Times New Roman" w:cs="Times New Roman"/>
          <w:sz w:val="22"/>
          <w:szCs w:val="22"/>
          <w:lang w:val="es-CO" w:eastAsia="es-CO"/>
        </w:rPr>
        <w:t xml:space="preserve"> lo siguiente.</w:t>
      </w:r>
    </w:p>
    <w:p w14:paraId="0D1E9AC0" w14:textId="77777777" w:rsidR="000C4FEA" w:rsidRPr="000C4FEA" w:rsidRDefault="000C4FEA" w:rsidP="000C4FEA">
      <w:pPr>
        <w:shd w:val="clear" w:color="auto" w:fill="FFFFFF"/>
        <w:spacing w:after="0"/>
        <w:jc w:val="both"/>
        <w:rPr>
          <w:rFonts w:ascii="Times New Roman" w:eastAsia="Times New Roman" w:hAnsi="Times New Roman" w:cs="Times New Roman"/>
          <w:sz w:val="22"/>
          <w:szCs w:val="22"/>
          <w:lang w:val="es-CO" w:eastAsia="es-CO"/>
        </w:rPr>
      </w:pPr>
    </w:p>
    <w:p w14:paraId="6A237F9B" w14:textId="77777777" w:rsidR="00455DD3" w:rsidRDefault="0041460C" w:rsidP="00145E98">
      <w:pPr>
        <w:pStyle w:val="Prrafodelista"/>
        <w:numPr>
          <w:ilvl w:val="0"/>
          <w:numId w:val="14"/>
        </w:numPr>
        <w:shd w:val="clear" w:color="auto" w:fill="FFFFFF"/>
        <w:spacing w:after="0"/>
        <w:jc w:val="both"/>
        <w:rPr>
          <w:rFonts w:ascii="Times New Roman" w:eastAsia="Times New Roman" w:hAnsi="Times New Roman" w:cs="Times New Roman"/>
          <w:sz w:val="22"/>
          <w:szCs w:val="22"/>
          <w:lang w:val="es-CO" w:eastAsia="es-CO"/>
        </w:rPr>
      </w:pPr>
      <w:r w:rsidRPr="00455DD3">
        <w:rPr>
          <w:rFonts w:ascii="Times New Roman" w:eastAsia="Times New Roman" w:hAnsi="Times New Roman" w:cs="Times New Roman"/>
          <w:sz w:val="22"/>
          <w:szCs w:val="22"/>
          <w:lang w:val="es-CO" w:eastAsia="es-CO"/>
        </w:rPr>
        <w:t xml:space="preserve">Para pasar de una unidad </w:t>
      </w:r>
      <w:r w:rsidR="00455DD3" w:rsidRPr="00455DD3">
        <w:rPr>
          <w:rFonts w:ascii="Times New Roman" w:eastAsia="Times New Roman" w:hAnsi="Times New Roman" w:cs="Times New Roman"/>
          <w:sz w:val="22"/>
          <w:szCs w:val="22"/>
          <w:lang w:val="es-CO" w:eastAsia="es-CO"/>
        </w:rPr>
        <w:t xml:space="preserve">a una unidad </w:t>
      </w:r>
      <w:r w:rsidR="000C4FEA" w:rsidRPr="00455DD3">
        <w:rPr>
          <w:rFonts w:ascii="Times New Roman" w:eastAsia="Times New Roman" w:hAnsi="Times New Roman" w:cs="Times New Roman"/>
          <w:sz w:val="22"/>
          <w:szCs w:val="22"/>
          <w:lang w:val="es-CO" w:eastAsia="es-CO"/>
        </w:rPr>
        <w:t xml:space="preserve">de medida </w:t>
      </w:r>
      <w:r w:rsidRPr="00455DD3">
        <w:rPr>
          <w:rFonts w:ascii="Times New Roman" w:eastAsia="Times New Roman" w:hAnsi="Times New Roman" w:cs="Times New Roman"/>
          <w:sz w:val="22"/>
          <w:szCs w:val="22"/>
          <w:lang w:val="es-CO" w:eastAsia="es-CO"/>
        </w:rPr>
        <w:t>inmediata</w:t>
      </w:r>
      <w:r w:rsidR="00455DD3" w:rsidRPr="00455DD3">
        <w:rPr>
          <w:rFonts w:ascii="Times New Roman" w:eastAsia="Times New Roman" w:hAnsi="Times New Roman" w:cs="Times New Roman"/>
          <w:sz w:val="22"/>
          <w:szCs w:val="22"/>
          <w:lang w:val="es-CO" w:eastAsia="es-CO"/>
        </w:rPr>
        <w:t>mente</w:t>
      </w:r>
      <w:r w:rsidRPr="00455DD3">
        <w:rPr>
          <w:rFonts w:ascii="Times New Roman" w:eastAsia="Times New Roman" w:hAnsi="Times New Roman" w:cs="Times New Roman"/>
          <w:sz w:val="22"/>
          <w:szCs w:val="22"/>
          <w:lang w:val="es-CO" w:eastAsia="es-CO"/>
        </w:rPr>
        <w:t xml:space="preserve"> inf</w:t>
      </w:r>
      <w:r w:rsidR="005E26FE">
        <w:rPr>
          <w:rFonts w:ascii="Times New Roman" w:eastAsia="Times New Roman" w:hAnsi="Times New Roman" w:cs="Times New Roman"/>
          <w:sz w:val="22"/>
          <w:szCs w:val="22"/>
          <w:lang w:val="es-CO" w:eastAsia="es-CO"/>
        </w:rPr>
        <w:t>erior se debe multiplicar por 1</w:t>
      </w:r>
      <w:r w:rsidRPr="00455DD3">
        <w:rPr>
          <w:rFonts w:ascii="Times New Roman" w:eastAsia="Times New Roman" w:hAnsi="Times New Roman" w:cs="Times New Roman"/>
          <w:sz w:val="22"/>
          <w:szCs w:val="22"/>
          <w:lang w:val="es-CO" w:eastAsia="es-CO"/>
        </w:rPr>
        <w:t>000.</w:t>
      </w:r>
    </w:p>
    <w:p w14:paraId="6EE33E90" w14:textId="77777777" w:rsidR="00455DD3" w:rsidRDefault="00455DD3" w:rsidP="00455DD3">
      <w:pPr>
        <w:pStyle w:val="Prrafodelista"/>
        <w:shd w:val="clear" w:color="auto" w:fill="FFFFFF"/>
        <w:spacing w:after="0"/>
        <w:jc w:val="both"/>
        <w:rPr>
          <w:rFonts w:ascii="Times New Roman" w:eastAsia="Times New Roman" w:hAnsi="Times New Roman" w:cs="Times New Roman"/>
          <w:sz w:val="22"/>
          <w:szCs w:val="22"/>
          <w:lang w:val="es-CO" w:eastAsia="es-CO"/>
        </w:rPr>
      </w:pPr>
    </w:p>
    <w:p w14:paraId="1EE411AD" w14:textId="77777777" w:rsidR="0041460C" w:rsidRPr="00455DD3" w:rsidRDefault="0041460C" w:rsidP="00145E98">
      <w:pPr>
        <w:pStyle w:val="Prrafodelista"/>
        <w:numPr>
          <w:ilvl w:val="0"/>
          <w:numId w:val="14"/>
        </w:numPr>
        <w:shd w:val="clear" w:color="auto" w:fill="FFFFFF"/>
        <w:spacing w:after="0"/>
        <w:jc w:val="both"/>
        <w:rPr>
          <w:rFonts w:ascii="Times New Roman" w:eastAsia="Times New Roman" w:hAnsi="Times New Roman" w:cs="Times New Roman"/>
          <w:sz w:val="22"/>
          <w:szCs w:val="22"/>
          <w:lang w:val="es-CO" w:eastAsia="es-CO"/>
        </w:rPr>
      </w:pPr>
      <w:r w:rsidRPr="00455DD3">
        <w:rPr>
          <w:rFonts w:ascii="Times New Roman" w:eastAsia="Times New Roman" w:hAnsi="Times New Roman" w:cs="Times New Roman"/>
          <w:sz w:val="22"/>
          <w:szCs w:val="22"/>
          <w:lang w:val="es-CO" w:eastAsia="es-CO"/>
        </w:rPr>
        <w:t xml:space="preserve">Para pasar de una unidad </w:t>
      </w:r>
      <w:r w:rsidR="00455DD3" w:rsidRPr="00455DD3">
        <w:rPr>
          <w:rFonts w:ascii="Times New Roman" w:eastAsia="Times New Roman" w:hAnsi="Times New Roman" w:cs="Times New Roman"/>
          <w:sz w:val="22"/>
          <w:szCs w:val="22"/>
          <w:lang w:val="es-CO" w:eastAsia="es-CO"/>
        </w:rPr>
        <w:t xml:space="preserve">a una unidad de medida inmediatamente </w:t>
      </w:r>
      <w:r w:rsidRPr="00455DD3">
        <w:rPr>
          <w:rFonts w:ascii="Times New Roman" w:eastAsia="Times New Roman" w:hAnsi="Times New Roman" w:cs="Times New Roman"/>
          <w:sz w:val="22"/>
          <w:szCs w:val="22"/>
          <w:lang w:val="es-CO" w:eastAsia="es-CO"/>
        </w:rPr>
        <w:t>s</w:t>
      </w:r>
      <w:r w:rsidR="005E26FE">
        <w:rPr>
          <w:rFonts w:ascii="Times New Roman" w:eastAsia="Times New Roman" w:hAnsi="Times New Roman" w:cs="Times New Roman"/>
          <w:sz w:val="22"/>
          <w:szCs w:val="22"/>
          <w:lang w:val="es-CO" w:eastAsia="es-CO"/>
        </w:rPr>
        <w:t>uperior hay que dividir entre 1</w:t>
      </w:r>
      <w:r w:rsidRPr="00455DD3">
        <w:rPr>
          <w:rFonts w:ascii="Times New Roman" w:eastAsia="Times New Roman" w:hAnsi="Times New Roman" w:cs="Times New Roman"/>
          <w:sz w:val="22"/>
          <w:szCs w:val="22"/>
          <w:lang w:val="es-CO" w:eastAsia="es-CO"/>
        </w:rPr>
        <w:t>000.</w:t>
      </w:r>
    </w:p>
    <w:p w14:paraId="2E86DAF6" w14:textId="77777777" w:rsidR="00455DD3" w:rsidRPr="000C4FEA" w:rsidRDefault="00455DD3" w:rsidP="00455DD3">
      <w:pPr>
        <w:shd w:val="clear" w:color="auto" w:fill="FFFFFF"/>
        <w:spacing w:after="0"/>
        <w:ind w:left="300"/>
        <w:jc w:val="both"/>
        <w:rPr>
          <w:rFonts w:ascii="Times New Roman" w:eastAsia="Times New Roman" w:hAnsi="Times New Roman" w:cs="Times New Roman"/>
          <w:sz w:val="22"/>
          <w:szCs w:val="22"/>
          <w:lang w:val="es-CO" w:eastAsia="es-CO"/>
        </w:rPr>
      </w:pPr>
    </w:p>
    <w:tbl>
      <w:tblPr>
        <w:tblStyle w:val="Tablaconcuadrcula"/>
        <w:tblW w:w="0" w:type="auto"/>
        <w:tblLook w:val="04A0" w:firstRow="1" w:lastRow="0" w:firstColumn="1" w:lastColumn="0" w:noHBand="0" w:noVBand="1"/>
      </w:tblPr>
      <w:tblGrid>
        <w:gridCol w:w="2518"/>
        <w:gridCol w:w="6515"/>
      </w:tblGrid>
      <w:tr w:rsidR="0091766F" w:rsidRPr="0091766F" w14:paraId="193E5225" w14:textId="77777777" w:rsidTr="0091766F">
        <w:tc>
          <w:tcPr>
            <w:tcW w:w="9033" w:type="dxa"/>
            <w:gridSpan w:val="2"/>
            <w:shd w:val="clear" w:color="auto" w:fill="0D0D0D" w:themeFill="text1" w:themeFillTint="F2"/>
          </w:tcPr>
          <w:p w14:paraId="068AE34A" w14:textId="77777777" w:rsidR="0041460C" w:rsidRPr="0091766F" w:rsidRDefault="0041460C"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090E8FD2" w14:textId="77777777" w:rsidTr="0091766F">
        <w:tc>
          <w:tcPr>
            <w:tcW w:w="2518" w:type="dxa"/>
          </w:tcPr>
          <w:p w14:paraId="06E21B21" w14:textId="77777777" w:rsidR="0041460C" w:rsidRPr="0091766F" w:rsidRDefault="0041460C"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2B37719E" w14:textId="77777777" w:rsidR="0041460C" w:rsidRPr="0091766F" w:rsidRDefault="002B3290" w:rsidP="0091766F">
            <w:pPr>
              <w:rPr>
                <w:rFonts w:ascii="Times New Roman" w:hAnsi="Times New Roman" w:cs="Times New Roman"/>
                <w:b/>
                <w:sz w:val="18"/>
                <w:szCs w:val="18"/>
              </w:rPr>
            </w:pPr>
            <w:r>
              <w:rPr>
                <w:rFonts w:ascii="Times New Roman" w:hAnsi="Times New Roman" w:cs="Times New Roman"/>
              </w:rPr>
              <w:t>MA_06_13_IMG10</w:t>
            </w:r>
          </w:p>
        </w:tc>
      </w:tr>
      <w:tr w:rsidR="0091766F" w:rsidRPr="0091766F" w14:paraId="2EF64CD4" w14:textId="77777777" w:rsidTr="0091766F">
        <w:tc>
          <w:tcPr>
            <w:tcW w:w="2518" w:type="dxa"/>
          </w:tcPr>
          <w:p w14:paraId="0EB02177" w14:textId="77777777" w:rsidR="0041460C" w:rsidRPr="0091766F" w:rsidRDefault="0041460C"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16009239" w14:textId="77777777" w:rsidR="0041460C" w:rsidRPr="0091766F" w:rsidRDefault="0041460C"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24D1DB6F" wp14:editId="21DBED45">
                  <wp:extent cx="2412000" cy="1382400"/>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2000" cy="1382400"/>
                          </a:xfrm>
                          <a:prstGeom prst="rect">
                            <a:avLst/>
                          </a:prstGeom>
                        </pic:spPr>
                      </pic:pic>
                    </a:graphicData>
                  </a:graphic>
                </wp:inline>
              </w:drawing>
            </w:r>
          </w:p>
        </w:tc>
      </w:tr>
      <w:tr w:rsidR="0091766F" w:rsidRPr="0091766F" w14:paraId="2899C917" w14:textId="77777777" w:rsidTr="0091766F">
        <w:tc>
          <w:tcPr>
            <w:tcW w:w="2518" w:type="dxa"/>
          </w:tcPr>
          <w:p w14:paraId="39EE3CBB" w14:textId="77777777" w:rsidR="0041460C" w:rsidRPr="0091766F" w:rsidRDefault="0041460C"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515" w:type="dxa"/>
          </w:tcPr>
          <w:p w14:paraId="039C9200" w14:textId="77777777" w:rsidR="0041460C"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superficie</w:t>
            </w:r>
          </w:p>
        </w:tc>
      </w:tr>
      <w:tr w:rsidR="0091766F" w:rsidRPr="0091766F" w14:paraId="1FF7CE6A" w14:textId="77777777" w:rsidTr="0091766F">
        <w:tc>
          <w:tcPr>
            <w:tcW w:w="2518" w:type="dxa"/>
          </w:tcPr>
          <w:p w14:paraId="2EC44EF3" w14:textId="77777777" w:rsidR="0041460C" w:rsidRPr="0091766F" w:rsidRDefault="0041460C" w:rsidP="0091766F">
            <w:pPr>
              <w:rPr>
                <w:rFonts w:ascii="Times New Roman" w:hAnsi="Times New Roman" w:cs="Times New Roman"/>
              </w:rPr>
            </w:pPr>
            <w:r w:rsidRPr="0091766F">
              <w:rPr>
                <w:rFonts w:ascii="Times New Roman" w:hAnsi="Times New Roman" w:cs="Times New Roman"/>
                <w:b/>
                <w:sz w:val="18"/>
                <w:szCs w:val="18"/>
              </w:rPr>
              <w:t>Pie de imagen</w:t>
            </w:r>
          </w:p>
        </w:tc>
        <w:tc>
          <w:tcPr>
            <w:tcW w:w="6515" w:type="dxa"/>
          </w:tcPr>
          <w:p w14:paraId="3C1580B7" w14:textId="7C2C048C" w:rsidR="00260AE7" w:rsidRPr="0091766F" w:rsidRDefault="00260AE7" w:rsidP="0084475F">
            <w:pPr>
              <w:rPr>
                <w:rFonts w:ascii="Times New Roman" w:eastAsia="Calibri" w:hAnsi="Times New Roman" w:cs="Times New Roman"/>
                <w:sz w:val="20"/>
                <w:szCs w:val="20"/>
              </w:rPr>
            </w:pPr>
            <w:r w:rsidRPr="0091766F">
              <w:rPr>
                <w:rFonts w:ascii="Times New Roman" w:hAnsi="Times New Roman" w:cs="Times New Roman"/>
              </w:rPr>
              <w:t>Para pasar de una unidad a otra se multiplica o se divide por 1000</w:t>
            </w:r>
          </w:p>
        </w:tc>
      </w:tr>
      <w:tr w:rsidR="0091766F" w:rsidRPr="0091766F" w14:paraId="3ABC011A" w14:textId="77777777" w:rsidTr="0091766F">
        <w:tc>
          <w:tcPr>
            <w:tcW w:w="2518" w:type="dxa"/>
          </w:tcPr>
          <w:p w14:paraId="00B67B7F" w14:textId="77777777" w:rsidR="0041460C" w:rsidRPr="0091766F" w:rsidRDefault="0041460C"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515" w:type="dxa"/>
          </w:tcPr>
          <w:p w14:paraId="73AC7972" w14:textId="77777777" w:rsidR="0041460C" w:rsidRPr="0091766F" w:rsidRDefault="0041460C" w:rsidP="0091766F">
            <w:pPr>
              <w:rPr>
                <w:rFonts w:ascii="Times New Roman" w:hAnsi="Times New Roman" w:cs="Times New Roman"/>
              </w:rPr>
            </w:pPr>
            <w:r w:rsidRPr="0091766F">
              <w:rPr>
                <w:rFonts w:ascii="Times New Roman" w:hAnsi="Times New Roman" w:cs="Times New Roman"/>
              </w:rPr>
              <w:t xml:space="preserve">Inferior </w:t>
            </w:r>
          </w:p>
        </w:tc>
      </w:tr>
    </w:tbl>
    <w:p w14:paraId="59831D08" w14:textId="77777777" w:rsidR="002B3290" w:rsidRDefault="002B3290" w:rsidP="00455DD3">
      <w:pPr>
        <w:pStyle w:val="u"/>
        <w:shd w:val="clear" w:color="auto" w:fill="FFFFFF"/>
        <w:spacing w:before="0" w:beforeAutospacing="0" w:after="0" w:afterAutospacing="0"/>
        <w:jc w:val="both"/>
        <w:rPr>
          <w:rStyle w:val="un"/>
          <w:sz w:val="22"/>
          <w:szCs w:val="22"/>
        </w:rPr>
      </w:pPr>
    </w:p>
    <w:p w14:paraId="15FDACE7" w14:textId="77777777" w:rsidR="00260AE7" w:rsidRDefault="005E26FE" w:rsidP="00455DD3">
      <w:pPr>
        <w:pStyle w:val="u"/>
        <w:shd w:val="clear" w:color="auto" w:fill="FFFFFF"/>
        <w:spacing w:before="0" w:beforeAutospacing="0" w:after="0" w:afterAutospacing="0"/>
        <w:jc w:val="both"/>
        <w:rPr>
          <w:rStyle w:val="un"/>
          <w:sz w:val="22"/>
          <w:szCs w:val="22"/>
        </w:rPr>
      </w:pPr>
      <w:r>
        <w:rPr>
          <w:rStyle w:val="un"/>
          <w:sz w:val="22"/>
          <w:szCs w:val="22"/>
        </w:rPr>
        <w:t>Ejemplo</w:t>
      </w:r>
    </w:p>
    <w:p w14:paraId="3FDECA19" w14:textId="77777777" w:rsidR="00455DD3" w:rsidRDefault="00455DD3" w:rsidP="00455DD3">
      <w:pPr>
        <w:pStyle w:val="u"/>
        <w:shd w:val="clear" w:color="auto" w:fill="FFFFFF"/>
        <w:spacing w:before="0" w:beforeAutospacing="0" w:after="0" w:afterAutospacing="0"/>
        <w:jc w:val="both"/>
        <w:rPr>
          <w:sz w:val="22"/>
          <w:szCs w:val="22"/>
        </w:rPr>
      </w:pPr>
    </w:p>
    <w:p w14:paraId="60FBF30D" w14:textId="77777777" w:rsidR="00260AE7" w:rsidRDefault="005E26FE" w:rsidP="00455DD3">
      <w:pPr>
        <w:pStyle w:val="u"/>
        <w:shd w:val="clear" w:color="auto" w:fill="FFFFFF"/>
        <w:spacing w:before="0" w:beforeAutospacing="0" w:after="0" w:afterAutospacing="0"/>
        <w:jc w:val="both"/>
        <w:rPr>
          <w:rStyle w:val="apple-converted-space"/>
          <w:sz w:val="22"/>
          <w:szCs w:val="22"/>
        </w:rPr>
      </w:pPr>
      <w:r>
        <w:rPr>
          <w:sz w:val="22"/>
          <w:szCs w:val="22"/>
        </w:rPr>
        <w:t xml:space="preserve">Resolver la adición </w:t>
      </w:r>
      <w:r w:rsidR="00260AE7" w:rsidRPr="00455DD3">
        <w:rPr>
          <w:rStyle w:val="un"/>
          <w:sz w:val="22"/>
          <w:szCs w:val="22"/>
        </w:rPr>
        <w:t>6</w:t>
      </w:r>
      <w:r>
        <w:rPr>
          <w:rStyle w:val="un"/>
          <w:sz w:val="22"/>
          <w:szCs w:val="22"/>
        </w:rPr>
        <w:t xml:space="preserve"> </w:t>
      </w:r>
      <w:r w:rsidR="00260AE7" w:rsidRPr="00455DD3">
        <w:rPr>
          <w:rStyle w:val="un"/>
          <w:sz w:val="22"/>
          <w:szCs w:val="22"/>
        </w:rPr>
        <w:t>m</w:t>
      </w:r>
      <w:r w:rsidR="00260AE7" w:rsidRPr="00455DD3">
        <w:rPr>
          <w:rStyle w:val="un"/>
          <w:sz w:val="22"/>
          <w:szCs w:val="22"/>
          <w:vertAlign w:val="superscript"/>
        </w:rPr>
        <w:t>3</w:t>
      </w:r>
      <w:r w:rsidR="00260AE7" w:rsidRPr="00455DD3">
        <w:rPr>
          <w:rStyle w:val="apple-converted-space"/>
          <w:sz w:val="22"/>
          <w:szCs w:val="22"/>
        </w:rPr>
        <w:t> </w:t>
      </w:r>
      <w:r w:rsidR="00260AE7" w:rsidRPr="00455DD3">
        <w:rPr>
          <w:rStyle w:val="un"/>
          <w:sz w:val="22"/>
          <w:szCs w:val="22"/>
        </w:rPr>
        <w:t>+ 21 dm</w:t>
      </w:r>
      <w:r w:rsidR="00260AE7" w:rsidRPr="00455DD3">
        <w:rPr>
          <w:rStyle w:val="un"/>
          <w:sz w:val="22"/>
          <w:szCs w:val="22"/>
          <w:vertAlign w:val="superscript"/>
        </w:rPr>
        <w:t>3</w:t>
      </w:r>
      <w:r w:rsidR="00260AE7" w:rsidRPr="00455DD3">
        <w:rPr>
          <w:rStyle w:val="apple-converted-space"/>
          <w:sz w:val="22"/>
          <w:szCs w:val="22"/>
        </w:rPr>
        <w:t> </w:t>
      </w:r>
      <w:r w:rsidR="00260AE7" w:rsidRPr="00455DD3">
        <w:rPr>
          <w:rStyle w:val="un"/>
          <w:sz w:val="22"/>
          <w:szCs w:val="22"/>
        </w:rPr>
        <w:t>+ 3 cm</w:t>
      </w:r>
      <w:r w:rsidR="00260AE7" w:rsidRPr="00455DD3">
        <w:rPr>
          <w:rStyle w:val="un"/>
          <w:sz w:val="22"/>
          <w:szCs w:val="22"/>
          <w:vertAlign w:val="superscript"/>
        </w:rPr>
        <w:t>3</w:t>
      </w:r>
      <w:ins w:id="30" w:author="mercyranjel" w:date="2016-03-02T14:35:00Z">
        <w:r w:rsidR="008C2C1F">
          <w:rPr>
            <w:rStyle w:val="un"/>
            <w:sz w:val="22"/>
            <w:szCs w:val="22"/>
          </w:rPr>
          <w:t>.</w:t>
        </w:r>
      </w:ins>
      <w:r w:rsidR="00260AE7" w:rsidRPr="00455DD3">
        <w:rPr>
          <w:rStyle w:val="apple-converted-space"/>
          <w:sz w:val="22"/>
          <w:szCs w:val="22"/>
        </w:rPr>
        <w:t> </w:t>
      </w:r>
    </w:p>
    <w:p w14:paraId="3CA82EFC" w14:textId="77777777" w:rsidR="002B3290" w:rsidRDefault="002B3290" w:rsidP="00455DD3">
      <w:pPr>
        <w:pStyle w:val="u"/>
        <w:shd w:val="clear" w:color="auto" w:fill="FFFFFF"/>
        <w:spacing w:before="0" w:beforeAutospacing="0" w:after="0" w:afterAutospacing="0"/>
        <w:jc w:val="both"/>
        <w:rPr>
          <w:rStyle w:val="un"/>
          <w:sz w:val="22"/>
          <w:szCs w:val="22"/>
        </w:rPr>
      </w:pPr>
    </w:p>
    <w:p w14:paraId="1B1F5DA7" w14:textId="77777777" w:rsidR="00C775B0" w:rsidRDefault="005E26FE" w:rsidP="00455DD3">
      <w:pPr>
        <w:pStyle w:val="u"/>
        <w:shd w:val="clear" w:color="auto" w:fill="FFFFFF"/>
        <w:spacing w:before="0" w:beforeAutospacing="0" w:after="0" w:afterAutospacing="0"/>
        <w:jc w:val="both"/>
        <w:rPr>
          <w:rStyle w:val="un"/>
          <w:sz w:val="22"/>
          <w:szCs w:val="22"/>
        </w:rPr>
      </w:pPr>
      <w:r>
        <w:rPr>
          <w:rStyle w:val="un"/>
          <w:sz w:val="22"/>
          <w:szCs w:val="22"/>
        </w:rPr>
        <w:t>En este caso e</w:t>
      </w:r>
      <w:r w:rsidR="00C775B0">
        <w:rPr>
          <w:rStyle w:val="un"/>
          <w:sz w:val="22"/>
          <w:szCs w:val="22"/>
        </w:rPr>
        <w:t>s necesario dejar todos los volúmenes es la misma unidad, por tanto:</w:t>
      </w:r>
    </w:p>
    <w:p w14:paraId="1D589CEC" w14:textId="77777777" w:rsidR="00C775B0" w:rsidRPr="00455DD3" w:rsidRDefault="00C775B0" w:rsidP="00455DD3">
      <w:pPr>
        <w:pStyle w:val="u"/>
        <w:shd w:val="clear" w:color="auto" w:fill="FFFFFF"/>
        <w:spacing w:before="0" w:beforeAutospacing="0" w:after="0" w:afterAutospacing="0"/>
        <w:jc w:val="both"/>
        <w:rPr>
          <w:sz w:val="22"/>
          <w:szCs w:val="22"/>
        </w:rPr>
      </w:pPr>
    </w:p>
    <w:p w14:paraId="6B88C79F" w14:textId="77777777" w:rsidR="00260AE7" w:rsidRPr="00455DD3" w:rsidRDefault="007A6F46" w:rsidP="00455DD3">
      <w:pPr>
        <w:pStyle w:val="u"/>
        <w:shd w:val="clear" w:color="auto" w:fill="FFFFFF"/>
        <w:spacing w:before="0" w:beforeAutospacing="0" w:after="0" w:afterAutospacing="0"/>
        <w:jc w:val="both"/>
        <w:rPr>
          <w:sz w:val="22"/>
          <w:szCs w:val="22"/>
        </w:rPr>
      </w:pPr>
      <w:r>
        <w:rPr>
          <w:rStyle w:val="un"/>
          <w:sz w:val="22"/>
          <w:szCs w:val="22"/>
        </w:rPr>
        <w:t>= (6 x</w:t>
      </w:r>
      <w:r w:rsidR="005E26FE">
        <w:rPr>
          <w:rStyle w:val="un"/>
          <w:sz w:val="22"/>
          <w:szCs w:val="22"/>
        </w:rPr>
        <w:t xml:space="preserve"> 1 000 </w:t>
      </w:r>
      <w:r w:rsidR="00260AE7" w:rsidRPr="00455DD3">
        <w:rPr>
          <w:rStyle w:val="un"/>
          <w:sz w:val="22"/>
          <w:szCs w:val="22"/>
        </w:rPr>
        <w:t>000) cm</w:t>
      </w:r>
      <w:r w:rsidR="00260AE7" w:rsidRPr="00455DD3">
        <w:rPr>
          <w:rStyle w:val="un"/>
          <w:sz w:val="22"/>
          <w:szCs w:val="22"/>
          <w:vertAlign w:val="superscript"/>
        </w:rPr>
        <w:t>3</w:t>
      </w:r>
      <w:r w:rsidR="00260AE7" w:rsidRPr="00455DD3">
        <w:rPr>
          <w:rStyle w:val="apple-converted-space"/>
          <w:sz w:val="22"/>
          <w:szCs w:val="22"/>
        </w:rPr>
        <w:t> </w:t>
      </w:r>
      <w:r>
        <w:rPr>
          <w:rStyle w:val="un"/>
          <w:sz w:val="22"/>
          <w:szCs w:val="22"/>
        </w:rPr>
        <w:t>+ (21 x</w:t>
      </w:r>
      <w:r w:rsidR="005E26FE">
        <w:rPr>
          <w:rStyle w:val="un"/>
          <w:sz w:val="22"/>
          <w:szCs w:val="22"/>
        </w:rPr>
        <w:t xml:space="preserve"> 1</w:t>
      </w:r>
      <w:r w:rsidR="00260AE7" w:rsidRPr="00455DD3">
        <w:rPr>
          <w:rStyle w:val="un"/>
          <w:sz w:val="22"/>
          <w:szCs w:val="22"/>
        </w:rPr>
        <w:t>000) cm</w:t>
      </w:r>
      <w:r w:rsidR="00260AE7" w:rsidRPr="00455DD3">
        <w:rPr>
          <w:rStyle w:val="un"/>
          <w:sz w:val="22"/>
          <w:szCs w:val="22"/>
          <w:vertAlign w:val="superscript"/>
        </w:rPr>
        <w:t>3</w:t>
      </w:r>
      <w:r w:rsidR="00260AE7" w:rsidRPr="00455DD3">
        <w:rPr>
          <w:rStyle w:val="apple-converted-space"/>
          <w:sz w:val="22"/>
          <w:szCs w:val="22"/>
        </w:rPr>
        <w:t> </w:t>
      </w:r>
      <w:r w:rsidR="00260AE7" w:rsidRPr="00455DD3">
        <w:rPr>
          <w:rStyle w:val="un"/>
          <w:sz w:val="22"/>
          <w:szCs w:val="22"/>
        </w:rPr>
        <w:t>+ 3 cm</w:t>
      </w:r>
      <w:r w:rsidR="00260AE7" w:rsidRPr="00455DD3">
        <w:rPr>
          <w:rStyle w:val="un"/>
          <w:sz w:val="22"/>
          <w:szCs w:val="22"/>
          <w:vertAlign w:val="superscript"/>
        </w:rPr>
        <w:t>3</w:t>
      </w:r>
      <w:r w:rsidR="00260AE7" w:rsidRPr="00455DD3">
        <w:rPr>
          <w:rStyle w:val="apple-converted-space"/>
          <w:sz w:val="22"/>
          <w:szCs w:val="22"/>
        </w:rPr>
        <w:t> </w:t>
      </w:r>
      <w:r w:rsidR="00260AE7" w:rsidRPr="00455DD3">
        <w:rPr>
          <w:rStyle w:val="un"/>
          <w:sz w:val="22"/>
          <w:szCs w:val="22"/>
        </w:rPr>
        <w:t>=</w:t>
      </w:r>
    </w:p>
    <w:p w14:paraId="795F204F" w14:textId="77777777" w:rsidR="005E26FE" w:rsidRDefault="005E26FE" w:rsidP="00455DD3">
      <w:pPr>
        <w:pStyle w:val="u"/>
        <w:shd w:val="clear" w:color="auto" w:fill="FFFFFF"/>
        <w:spacing w:before="0" w:beforeAutospacing="0" w:after="0" w:afterAutospacing="0"/>
        <w:jc w:val="both"/>
        <w:rPr>
          <w:rStyle w:val="apple-converted-space"/>
          <w:sz w:val="22"/>
          <w:szCs w:val="22"/>
        </w:rPr>
      </w:pPr>
      <w:r>
        <w:rPr>
          <w:rStyle w:val="un"/>
          <w:sz w:val="22"/>
          <w:szCs w:val="22"/>
        </w:rPr>
        <w:t xml:space="preserve">= 6 021 </w:t>
      </w:r>
      <w:r w:rsidR="00260AE7" w:rsidRPr="00455DD3">
        <w:rPr>
          <w:rStyle w:val="un"/>
          <w:sz w:val="22"/>
          <w:szCs w:val="22"/>
        </w:rPr>
        <w:t>003 cm</w:t>
      </w:r>
      <w:r w:rsidR="00260AE7" w:rsidRPr="00455DD3">
        <w:rPr>
          <w:rStyle w:val="un"/>
          <w:sz w:val="22"/>
          <w:szCs w:val="22"/>
          <w:vertAlign w:val="superscript"/>
        </w:rPr>
        <w:t>3</w:t>
      </w:r>
      <w:r w:rsidR="00260AE7" w:rsidRPr="00455DD3">
        <w:rPr>
          <w:rStyle w:val="apple-converted-space"/>
          <w:sz w:val="22"/>
          <w:szCs w:val="22"/>
        </w:rPr>
        <w:t> </w:t>
      </w:r>
    </w:p>
    <w:p w14:paraId="51677926" w14:textId="77777777" w:rsidR="00260AE7" w:rsidRPr="00455DD3" w:rsidRDefault="00260AE7" w:rsidP="00455DD3">
      <w:pPr>
        <w:pStyle w:val="u"/>
        <w:shd w:val="clear" w:color="auto" w:fill="FFFFFF"/>
        <w:spacing w:before="0" w:beforeAutospacing="0" w:after="0" w:afterAutospacing="0"/>
        <w:jc w:val="both"/>
        <w:rPr>
          <w:sz w:val="22"/>
          <w:szCs w:val="22"/>
        </w:rPr>
      </w:pPr>
      <w:r w:rsidRPr="00455DD3">
        <w:rPr>
          <w:rStyle w:val="un"/>
          <w:sz w:val="22"/>
          <w:szCs w:val="22"/>
        </w:rPr>
        <w:t>= 6,021003 m</w:t>
      </w:r>
      <w:r w:rsidRPr="00455DD3">
        <w:rPr>
          <w:rStyle w:val="un"/>
          <w:sz w:val="22"/>
          <w:szCs w:val="22"/>
          <w:vertAlign w:val="superscript"/>
        </w:rPr>
        <w:t>3</w:t>
      </w:r>
    </w:p>
    <w:p w14:paraId="099F89CA" w14:textId="77777777" w:rsidR="00C775B0" w:rsidRDefault="00C775B0" w:rsidP="00455DD3">
      <w:pPr>
        <w:pStyle w:val="u"/>
        <w:shd w:val="clear" w:color="auto" w:fill="FFFFFF"/>
        <w:spacing w:before="0" w:beforeAutospacing="0" w:after="0" w:afterAutospacing="0"/>
        <w:jc w:val="both"/>
        <w:rPr>
          <w:rStyle w:val="un"/>
          <w:sz w:val="22"/>
          <w:szCs w:val="22"/>
        </w:rPr>
      </w:pPr>
    </w:p>
    <w:p w14:paraId="4875BBD6" w14:textId="77777777" w:rsidR="00260AE7" w:rsidRPr="00455DD3" w:rsidRDefault="00260AE7" w:rsidP="00455DD3">
      <w:pPr>
        <w:pStyle w:val="u"/>
        <w:shd w:val="clear" w:color="auto" w:fill="FFFFFF"/>
        <w:spacing w:before="0" w:beforeAutospacing="0" w:after="0" w:afterAutospacing="0"/>
        <w:jc w:val="both"/>
        <w:rPr>
          <w:sz w:val="22"/>
          <w:szCs w:val="22"/>
        </w:rPr>
      </w:pPr>
      <w:r w:rsidRPr="00455DD3">
        <w:rPr>
          <w:rStyle w:val="un"/>
          <w:sz w:val="22"/>
          <w:szCs w:val="22"/>
        </w:rPr>
        <w:t>Así, 6</w:t>
      </w:r>
      <w:ins w:id="31" w:author="mercyranjel" w:date="2016-03-02T14:35:00Z">
        <w:r w:rsidR="008C2C1F">
          <w:rPr>
            <w:rStyle w:val="un"/>
            <w:sz w:val="22"/>
            <w:szCs w:val="22"/>
          </w:rPr>
          <w:t xml:space="preserve"> </w:t>
        </w:r>
      </w:ins>
      <w:r w:rsidRPr="00455DD3">
        <w:rPr>
          <w:rStyle w:val="un"/>
          <w:sz w:val="22"/>
          <w:szCs w:val="22"/>
        </w:rPr>
        <w:t>m</w:t>
      </w:r>
      <w:r w:rsidRPr="00455DD3">
        <w:rPr>
          <w:rStyle w:val="un"/>
          <w:sz w:val="22"/>
          <w:szCs w:val="22"/>
          <w:vertAlign w:val="superscript"/>
        </w:rPr>
        <w:t>3</w:t>
      </w:r>
      <w:r w:rsidRPr="00455DD3">
        <w:rPr>
          <w:rStyle w:val="apple-converted-space"/>
          <w:sz w:val="22"/>
          <w:szCs w:val="22"/>
        </w:rPr>
        <w:t> </w:t>
      </w:r>
      <w:r w:rsidRPr="00455DD3">
        <w:rPr>
          <w:rStyle w:val="un"/>
          <w:sz w:val="22"/>
          <w:szCs w:val="22"/>
        </w:rPr>
        <w:t>+ 21 dm</w:t>
      </w:r>
      <w:r w:rsidRPr="00455DD3">
        <w:rPr>
          <w:rStyle w:val="un"/>
          <w:sz w:val="22"/>
          <w:szCs w:val="22"/>
          <w:vertAlign w:val="superscript"/>
        </w:rPr>
        <w:t>3</w:t>
      </w:r>
      <w:r w:rsidRPr="00455DD3">
        <w:rPr>
          <w:rStyle w:val="apple-converted-space"/>
          <w:sz w:val="22"/>
          <w:szCs w:val="22"/>
        </w:rPr>
        <w:t> </w:t>
      </w:r>
      <w:r w:rsidRPr="00455DD3">
        <w:rPr>
          <w:rStyle w:val="un"/>
          <w:sz w:val="22"/>
          <w:szCs w:val="22"/>
        </w:rPr>
        <w:t>+ 3 cm</w:t>
      </w:r>
      <w:r w:rsidRPr="00455DD3">
        <w:rPr>
          <w:rStyle w:val="un"/>
          <w:sz w:val="22"/>
          <w:szCs w:val="22"/>
          <w:vertAlign w:val="superscript"/>
        </w:rPr>
        <w:t>3</w:t>
      </w:r>
      <w:r w:rsidRPr="00455DD3">
        <w:rPr>
          <w:rStyle w:val="apple-converted-space"/>
          <w:sz w:val="22"/>
          <w:szCs w:val="22"/>
        </w:rPr>
        <w:t> </w:t>
      </w:r>
      <w:r w:rsidRPr="00455DD3">
        <w:rPr>
          <w:rStyle w:val="un"/>
          <w:sz w:val="22"/>
          <w:szCs w:val="22"/>
        </w:rPr>
        <w:t>equivalen a 6,</w:t>
      </w:r>
      <w:ins w:id="32" w:author="mercyranjel" w:date="2016-03-02T14:35:00Z">
        <w:r w:rsidR="008C2C1F">
          <w:rPr>
            <w:rStyle w:val="un"/>
            <w:sz w:val="22"/>
            <w:szCs w:val="22"/>
          </w:rPr>
          <w:t xml:space="preserve"> </w:t>
        </w:r>
      </w:ins>
      <w:r w:rsidRPr="00455DD3">
        <w:rPr>
          <w:rStyle w:val="un"/>
          <w:sz w:val="22"/>
          <w:szCs w:val="22"/>
        </w:rPr>
        <w:t>021</w:t>
      </w:r>
      <w:ins w:id="33" w:author="mercyranjel" w:date="2016-03-02T14:35:00Z">
        <w:r w:rsidR="008C2C1F">
          <w:rPr>
            <w:rStyle w:val="un"/>
            <w:sz w:val="22"/>
            <w:szCs w:val="22"/>
          </w:rPr>
          <w:t xml:space="preserve"> </w:t>
        </w:r>
      </w:ins>
      <w:r w:rsidRPr="00455DD3">
        <w:rPr>
          <w:rStyle w:val="un"/>
          <w:sz w:val="22"/>
          <w:szCs w:val="22"/>
        </w:rPr>
        <w:t>003 m</w:t>
      </w:r>
      <w:r w:rsidRPr="00455DD3">
        <w:rPr>
          <w:rStyle w:val="un"/>
          <w:sz w:val="22"/>
          <w:szCs w:val="22"/>
          <w:vertAlign w:val="superscript"/>
        </w:rPr>
        <w:t>3</w:t>
      </w:r>
    </w:p>
    <w:p w14:paraId="67B3D615" w14:textId="77777777" w:rsidR="0041460C" w:rsidRPr="0091766F" w:rsidRDefault="0041460C"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1E1519" w:rsidRPr="0091766F" w14:paraId="30155B6C" w14:textId="77777777" w:rsidTr="003D2065">
        <w:tc>
          <w:tcPr>
            <w:tcW w:w="8828" w:type="dxa"/>
            <w:gridSpan w:val="2"/>
            <w:shd w:val="clear" w:color="auto" w:fill="000000" w:themeFill="text1"/>
          </w:tcPr>
          <w:p w14:paraId="7928DF8F" w14:textId="77777777" w:rsidR="001E1519" w:rsidRPr="0091766F" w:rsidRDefault="001E1519"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1E1519" w:rsidRPr="0091766F" w14:paraId="4FF77873" w14:textId="77777777" w:rsidTr="003D2065">
        <w:tc>
          <w:tcPr>
            <w:tcW w:w="2469" w:type="dxa"/>
          </w:tcPr>
          <w:p w14:paraId="3E611C6B"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2E8C1B13" w14:textId="77777777" w:rsidR="001E1519" w:rsidRPr="0091766F" w:rsidRDefault="001E1519" w:rsidP="003D2065">
            <w:pPr>
              <w:rPr>
                <w:rFonts w:ascii="Times New Roman" w:hAnsi="Times New Roman" w:cs="Times New Roman"/>
                <w:b/>
                <w:sz w:val="18"/>
                <w:szCs w:val="18"/>
              </w:rPr>
            </w:pPr>
            <w:r w:rsidRPr="0091766F">
              <w:rPr>
                <w:rFonts w:ascii="Times New Roman" w:hAnsi="Times New Roman" w:cs="Times New Roman"/>
              </w:rPr>
              <w:t>MA_0</w:t>
            </w:r>
            <w:r w:rsidR="00745B9B">
              <w:rPr>
                <w:rFonts w:ascii="Times New Roman" w:hAnsi="Times New Roman" w:cs="Times New Roman"/>
              </w:rPr>
              <w:t>6_13_REC18</w:t>
            </w:r>
            <w:r w:rsidRPr="0091766F">
              <w:rPr>
                <w:rFonts w:ascii="Times New Roman" w:hAnsi="Times New Roman" w:cs="Times New Roman"/>
              </w:rPr>
              <w:t>0</w:t>
            </w:r>
          </w:p>
        </w:tc>
      </w:tr>
      <w:tr w:rsidR="001E1519" w:rsidRPr="0091766F" w14:paraId="02025B2C" w14:textId="77777777" w:rsidTr="003D2065">
        <w:tc>
          <w:tcPr>
            <w:tcW w:w="2469" w:type="dxa"/>
          </w:tcPr>
          <w:p w14:paraId="63D4B7BB"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7299669C" w14:textId="77777777" w:rsidR="001E1519" w:rsidRPr="0091766F" w:rsidRDefault="001E1519" w:rsidP="003D2065">
            <w:pPr>
              <w:rPr>
                <w:rFonts w:ascii="Times New Roman" w:hAnsi="Times New Roman" w:cs="Times New Roman"/>
              </w:rPr>
            </w:pPr>
            <w:r w:rsidRPr="0091766F">
              <w:rPr>
                <w:rFonts w:ascii="Times New Roman" w:hAnsi="Times New Roman" w:cs="Times New Roman"/>
              </w:rPr>
              <w:t>Convierte unidades de volumen</w:t>
            </w:r>
          </w:p>
        </w:tc>
      </w:tr>
      <w:tr w:rsidR="001E1519" w:rsidRPr="0091766F" w14:paraId="461217A7" w14:textId="77777777" w:rsidTr="003D2065">
        <w:tc>
          <w:tcPr>
            <w:tcW w:w="2469" w:type="dxa"/>
          </w:tcPr>
          <w:p w14:paraId="2F705B10" w14:textId="77777777" w:rsidR="001E1519" w:rsidRPr="0091766F" w:rsidRDefault="001E1519"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04623183" w14:textId="77777777" w:rsidR="001E1519" w:rsidRPr="0091766F" w:rsidRDefault="001E1519" w:rsidP="0084475F">
            <w:pPr>
              <w:rPr>
                <w:rFonts w:ascii="Times New Roman" w:eastAsia="Calibri" w:hAnsi="Times New Roman" w:cs="Times New Roman"/>
                <w:sz w:val="20"/>
                <w:szCs w:val="20"/>
              </w:rPr>
            </w:pPr>
            <w:r w:rsidRPr="0091766F">
              <w:rPr>
                <w:rFonts w:ascii="Times New Roman" w:hAnsi="Times New Roman" w:cs="Times New Roman"/>
              </w:rPr>
              <w:t>Actividades para convertir unidades de volumen entre otras equivalentes</w:t>
            </w:r>
          </w:p>
        </w:tc>
      </w:tr>
    </w:tbl>
    <w:p w14:paraId="3F2229D3" w14:textId="77777777" w:rsidR="002B3290" w:rsidRDefault="002B3290" w:rsidP="00A66BE9">
      <w:pPr>
        <w:tabs>
          <w:tab w:val="right" w:pos="8498"/>
        </w:tabs>
        <w:spacing w:after="0"/>
        <w:rPr>
          <w:rFonts w:ascii="Times New Roman" w:hAnsi="Times New Roman" w:cs="Times New Roman"/>
          <w:highlight w:val="yellow"/>
        </w:rPr>
      </w:pPr>
    </w:p>
    <w:p w14:paraId="1CAB5A6C" w14:textId="77777777" w:rsidR="002B3290" w:rsidRDefault="002B3290" w:rsidP="00A66BE9">
      <w:pPr>
        <w:tabs>
          <w:tab w:val="right" w:pos="8498"/>
        </w:tabs>
        <w:spacing w:after="0"/>
        <w:rPr>
          <w:rFonts w:ascii="Times New Roman" w:hAnsi="Times New Roman" w:cs="Times New Roman"/>
          <w:highlight w:val="yellow"/>
        </w:rPr>
      </w:pPr>
    </w:p>
    <w:p w14:paraId="74B8A1BF" w14:textId="77777777" w:rsidR="001E4E6A" w:rsidRDefault="001E4E6A" w:rsidP="00A66BE9">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5.2 Consolidación</w:t>
      </w:r>
    </w:p>
    <w:p w14:paraId="6A220549" w14:textId="77777777" w:rsidR="00C775B0" w:rsidRDefault="00C775B0" w:rsidP="00A66BE9">
      <w:pPr>
        <w:tabs>
          <w:tab w:val="right" w:pos="8498"/>
        </w:tabs>
        <w:spacing w:after="0"/>
        <w:rPr>
          <w:rFonts w:ascii="Times New Roman" w:hAnsi="Times New Roman" w:cs="Times New Roman"/>
          <w:b/>
        </w:rPr>
      </w:pPr>
    </w:p>
    <w:p w14:paraId="3631A6C0" w14:textId="71D3E6D4" w:rsidR="00C775B0" w:rsidRPr="00C775B0" w:rsidRDefault="00C775B0" w:rsidP="00C775B0">
      <w:pPr>
        <w:tabs>
          <w:tab w:val="right" w:pos="8498"/>
        </w:tabs>
        <w:spacing w:after="0"/>
        <w:jc w:val="both"/>
        <w:rPr>
          <w:rFonts w:ascii="Times New Roman" w:hAnsi="Times New Roman" w:cs="Times New Roman"/>
          <w:b/>
          <w:sz w:val="22"/>
          <w:szCs w:val="22"/>
        </w:rPr>
      </w:pPr>
      <w:r w:rsidRPr="00C775B0">
        <w:rPr>
          <w:rFonts w:ascii="Arial" w:hAnsi="Arial" w:cs="Arial"/>
          <w:sz w:val="22"/>
          <w:szCs w:val="22"/>
          <w:shd w:val="clear" w:color="auto" w:fill="FFFFFF"/>
        </w:rPr>
        <w:lastRenderedPageBreak/>
        <w:t xml:space="preserve">Actividades para </w:t>
      </w:r>
      <w:r w:rsidR="008C2C1F">
        <w:rPr>
          <w:rFonts w:ascii="Arial" w:hAnsi="Arial" w:cs="Arial"/>
          <w:sz w:val="22"/>
          <w:szCs w:val="22"/>
          <w:shd w:val="clear" w:color="auto" w:fill="FFFFFF"/>
        </w:rPr>
        <w:t>afianz</w:t>
      </w:r>
      <w:r w:rsidR="008C2C1F" w:rsidRPr="00C775B0">
        <w:rPr>
          <w:rFonts w:ascii="Arial" w:hAnsi="Arial" w:cs="Arial"/>
          <w:sz w:val="22"/>
          <w:szCs w:val="22"/>
          <w:shd w:val="clear" w:color="auto" w:fill="FFFFFF"/>
        </w:rPr>
        <w:t>ar</w:t>
      </w:r>
      <w:ins w:id="34" w:author="mercyranjel" w:date="2016-03-02T14:36:00Z">
        <w:r w:rsidR="008C2C1F" w:rsidRPr="00C775B0">
          <w:rPr>
            <w:rFonts w:ascii="Arial" w:hAnsi="Arial" w:cs="Arial"/>
            <w:sz w:val="22"/>
            <w:szCs w:val="22"/>
            <w:shd w:val="clear" w:color="auto" w:fill="FFFFFF"/>
          </w:rPr>
          <w:t xml:space="preserve"> </w:t>
        </w:r>
      </w:ins>
      <w:r w:rsidRPr="00C775B0">
        <w:rPr>
          <w:rFonts w:ascii="Arial" w:hAnsi="Arial" w:cs="Arial"/>
          <w:sz w:val="22"/>
          <w:szCs w:val="22"/>
          <w:shd w:val="clear" w:color="auto" w:fill="FFFFFF"/>
        </w:rPr>
        <w:t>lo que has aprendido en esta sección.</w:t>
      </w:r>
    </w:p>
    <w:p w14:paraId="29D6D670" w14:textId="77777777" w:rsidR="00D3692E" w:rsidRPr="0091766F" w:rsidRDefault="00D3692E"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D3692E" w:rsidRPr="0091766F" w14:paraId="78A8C337" w14:textId="77777777" w:rsidTr="003D2065">
        <w:tc>
          <w:tcPr>
            <w:tcW w:w="8828" w:type="dxa"/>
            <w:gridSpan w:val="2"/>
            <w:shd w:val="clear" w:color="auto" w:fill="000000" w:themeFill="text1"/>
          </w:tcPr>
          <w:p w14:paraId="31ED537D" w14:textId="77777777" w:rsidR="00D3692E" w:rsidRPr="0091766F" w:rsidRDefault="00D3692E"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D3692E" w:rsidRPr="0091766F" w14:paraId="6006EBA7" w14:textId="77777777" w:rsidTr="003D2065">
        <w:tc>
          <w:tcPr>
            <w:tcW w:w="2469" w:type="dxa"/>
          </w:tcPr>
          <w:p w14:paraId="7D5608E4" w14:textId="77777777" w:rsidR="00D3692E" w:rsidRPr="0091766F" w:rsidRDefault="00D3692E"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68A01307" w14:textId="77777777" w:rsidR="00D3692E" w:rsidRPr="0091766F" w:rsidRDefault="00745B9B" w:rsidP="003D2065">
            <w:pPr>
              <w:rPr>
                <w:rFonts w:ascii="Times New Roman" w:hAnsi="Times New Roman" w:cs="Times New Roman"/>
                <w:b/>
                <w:sz w:val="18"/>
                <w:szCs w:val="18"/>
              </w:rPr>
            </w:pPr>
            <w:r>
              <w:rPr>
                <w:rFonts w:ascii="Times New Roman" w:hAnsi="Times New Roman" w:cs="Times New Roman"/>
              </w:rPr>
              <w:t>MA_06_13_REC19</w:t>
            </w:r>
            <w:r w:rsidR="00D3692E" w:rsidRPr="0091766F">
              <w:rPr>
                <w:rFonts w:ascii="Times New Roman" w:hAnsi="Times New Roman" w:cs="Times New Roman"/>
              </w:rPr>
              <w:t>0</w:t>
            </w:r>
          </w:p>
        </w:tc>
      </w:tr>
      <w:tr w:rsidR="00D3692E" w:rsidRPr="0091766F" w14:paraId="1AF8606F" w14:textId="77777777" w:rsidTr="003D2065">
        <w:tc>
          <w:tcPr>
            <w:tcW w:w="2469" w:type="dxa"/>
          </w:tcPr>
          <w:p w14:paraId="048B4608"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6E0A44A5" w14:textId="77777777" w:rsidR="00D3692E" w:rsidRPr="0091766F" w:rsidRDefault="00D3692E" w:rsidP="003D2065">
            <w:pPr>
              <w:rPr>
                <w:rFonts w:ascii="Times New Roman" w:hAnsi="Times New Roman" w:cs="Times New Roman"/>
              </w:rPr>
            </w:pPr>
            <w:r w:rsidRPr="0091766F">
              <w:rPr>
                <w:rFonts w:ascii="Times New Roman" w:hAnsi="Times New Roman" w:cs="Times New Roman"/>
              </w:rPr>
              <w:t>Refuerza tu aprendizaje: Las unidades de volumen</w:t>
            </w:r>
          </w:p>
        </w:tc>
      </w:tr>
      <w:tr w:rsidR="00D3692E" w:rsidRPr="0091766F" w14:paraId="1C05F538" w14:textId="77777777" w:rsidTr="003D2065">
        <w:tc>
          <w:tcPr>
            <w:tcW w:w="2469" w:type="dxa"/>
          </w:tcPr>
          <w:p w14:paraId="45984AC8"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7E79A6EE" w14:textId="77777777" w:rsidR="00D3692E" w:rsidRPr="0091766F" w:rsidRDefault="00D3692E" w:rsidP="003D2065">
            <w:pPr>
              <w:rPr>
                <w:rFonts w:ascii="Times New Roman" w:hAnsi="Times New Roman" w:cs="Times New Roman"/>
              </w:rPr>
            </w:pPr>
            <w:r w:rsidRPr="0091766F">
              <w:rPr>
                <w:rFonts w:ascii="Times New Roman" w:hAnsi="Times New Roman" w:cs="Times New Roman"/>
              </w:rPr>
              <w:t>Actividades sobre Las unidades de volumen</w:t>
            </w:r>
          </w:p>
        </w:tc>
      </w:tr>
    </w:tbl>
    <w:p w14:paraId="2B9D2975" w14:textId="77777777" w:rsidR="00D3692E" w:rsidRPr="0091766F" w:rsidRDefault="00D3692E" w:rsidP="00A66BE9">
      <w:pPr>
        <w:tabs>
          <w:tab w:val="right" w:pos="8498"/>
        </w:tabs>
        <w:spacing w:after="0"/>
        <w:rPr>
          <w:rFonts w:ascii="Times New Roman" w:hAnsi="Times New Roman" w:cs="Times New Roman"/>
          <w:b/>
        </w:rPr>
      </w:pPr>
    </w:p>
    <w:p w14:paraId="474C2540" w14:textId="77777777" w:rsidR="001E4E6A" w:rsidRPr="0091766F" w:rsidRDefault="001E4E6A" w:rsidP="00A66BE9">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6 </w:t>
      </w:r>
      <w:r w:rsidRPr="0091766F">
        <w:rPr>
          <w:rFonts w:ascii="Times New Roman" w:eastAsia="Times New Roman" w:hAnsi="Times New Roman" w:cs="Times New Roman"/>
          <w:b/>
          <w:bCs/>
          <w:sz w:val="22"/>
          <w:szCs w:val="22"/>
        </w:rPr>
        <w:t>Las unidades de capacidad</w:t>
      </w:r>
    </w:p>
    <w:p w14:paraId="4F3DE77C" w14:textId="77777777" w:rsidR="00260AE7" w:rsidRPr="0091766F" w:rsidRDefault="00260AE7" w:rsidP="00A66BE9">
      <w:pPr>
        <w:tabs>
          <w:tab w:val="right" w:pos="8498"/>
        </w:tabs>
        <w:spacing w:after="0"/>
        <w:rPr>
          <w:rFonts w:ascii="Times New Roman" w:eastAsia="Times New Roman" w:hAnsi="Times New Roman" w:cs="Times New Roman"/>
          <w:b/>
          <w:bCs/>
          <w:sz w:val="22"/>
          <w:szCs w:val="22"/>
        </w:rPr>
      </w:pPr>
    </w:p>
    <w:p w14:paraId="14E654B8" w14:textId="059694C1" w:rsidR="00260AE7" w:rsidRPr="00C775B0" w:rsidRDefault="00260AE7" w:rsidP="00C775B0">
      <w:pPr>
        <w:tabs>
          <w:tab w:val="right" w:pos="8498"/>
        </w:tabs>
        <w:spacing w:after="0"/>
        <w:jc w:val="both"/>
        <w:rPr>
          <w:rFonts w:ascii="Times New Roman" w:hAnsi="Times New Roman" w:cs="Times New Roman"/>
          <w:sz w:val="21"/>
          <w:szCs w:val="21"/>
          <w:shd w:val="clear" w:color="auto" w:fill="FFFFFF"/>
        </w:rPr>
      </w:pPr>
      <w:r w:rsidRPr="00C775B0">
        <w:rPr>
          <w:rFonts w:ascii="Times New Roman" w:hAnsi="Times New Roman" w:cs="Times New Roman"/>
          <w:sz w:val="21"/>
          <w:szCs w:val="21"/>
          <w:shd w:val="clear" w:color="auto" w:fill="FFFFFF"/>
        </w:rPr>
        <w:t>La </w:t>
      </w:r>
      <w:r w:rsidRPr="00C775B0">
        <w:rPr>
          <w:rFonts w:ascii="Times New Roman" w:hAnsi="Times New Roman" w:cs="Times New Roman"/>
          <w:b/>
          <w:bCs/>
          <w:sz w:val="21"/>
          <w:szCs w:val="21"/>
          <w:shd w:val="clear" w:color="auto" w:fill="FFFFFF"/>
        </w:rPr>
        <w:t>capacidad</w:t>
      </w:r>
      <w:r w:rsidRPr="00C775B0">
        <w:rPr>
          <w:rFonts w:ascii="Times New Roman" w:hAnsi="Times New Roman" w:cs="Times New Roman"/>
          <w:sz w:val="21"/>
          <w:szCs w:val="21"/>
          <w:shd w:val="clear" w:color="auto" w:fill="FFFFFF"/>
        </w:rPr>
        <w:t xml:space="preserve"> es la propiedad </w:t>
      </w:r>
      <w:r w:rsidR="00641C42">
        <w:rPr>
          <w:rFonts w:ascii="Times New Roman" w:hAnsi="Times New Roman" w:cs="Times New Roman"/>
          <w:sz w:val="21"/>
          <w:szCs w:val="21"/>
          <w:shd w:val="clear" w:color="auto" w:fill="FFFFFF"/>
        </w:rPr>
        <w:t>que tiene</w:t>
      </w:r>
      <w:r w:rsidRPr="00C775B0">
        <w:rPr>
          <w:rFonts w:ascii="Times New Roman" w:hAnsi="Times New Roman" w:cs="Times New Roman"/>
          <w:sz w:val="21"/>
          <w:szCs w:val="21"/>
          <w:shd w:val="clear" w:color="auto" w:fill="FFFFFF"/>
        </w:rPr>
        <w:t xml:space="preserve"> un cuerpo para contener un volumen. La unidad básica de capacidad es el </w:t>
      </w:r>
      <w:r w:rsidRPr="00C775B0">
        <w:rPr>
          <w:rFonts w:ascii="Times New Roman" w:hAnsi="Times New Roman" w:cs="Times New Roman"/>
          <w:b/>
          <w:bCs/>
          <w:sz w:val="21"/>
          <w:szCs w:val="21"/>
          <w:shd w:val="clear" w:color="auto" w:fill="FFFFFF"/>
        </w:rPr>
        <w:t>litro</w:t>
      </w:r>
      <w:r w:rsidR="008C2C1F">
        <w:rPr>
          <w:rFonts w:ascii="Times New Roman" w:hAnsi="Times New Roman" w:cs="Times New Roman"/>
          <w:bCs/>
          <w:sz w:val="21"/>
          <w:szCs w:val="21"/>
          <w:shd w:val="clear" w:color="auto" w:fill="FFFFFF"/>
        </w:rPr>
        <w:t>,</w:t>
      </w:r>
      <w:r w:rsidR="00641C42">
        <w:rPr>
          <w:rFonts w:ascii="Times New Roman" w:hAnsi="Times New Roman" w:cs="Times New Roman"/>
          <w:sz w:val="21"/>
          <w:szCs w:val="21"/>
          <w:shd w:val="clear" w:color="auto" w:fill="FFFFFF"/>
        </w:rPr>
        <w:t xml:space="preserve"> que</w:t>
      </w:r>
      <w:r w:rsidR="00BC58BC">
        <w:rPr>
          <w:rFonts w:ascii="Times New Roman" w:hAnsi="Times New Roman" w:cs="Times New Roman"/>
          <w:sz w:val="21"/>
          <w:szCs w:val="21"/>
          <w:shd w:val="clear" w:color="auto" w:fill="FFFFFF"/>
        </w:rPr>
        <w:t xml:space="preserve"> se simboliza con la letra </w:t>
      </w:r>
      <w:r w:rsidR="00BC58BC" w:rsidRPr="0039539D">
        <w:rPr>
          <w:rFonts w:ascii="Times New Roman" w:hAnsi="Times New Roman" w:cs="Times New Roman"/>
          <w:sz w:val="21"/>
          <w:szCs w:val="21"/>
          <w:shd w:val="clear" w:color="auto" w:fill="FFFFFF"/>
        </w:rPr>
        <w:t>l</w:t>
      </w:r>
      <w:r w:rsidRPr="0039539D">
        <w:rPr>
          <w:rFonts w:ascii="Times New Roman" w:hAnsi="Times New Roman" w:cs="Times New Roman"/>
          <w:sz w:val="21"/>
          <w:szCs w:val="21"/>
          <w:shd w:val="clear" w:color="auto" w:fill="FFFFFF"/>
        </w:rPr>
        <w:t>.</w:t>
      </w:r>
      <w:r w:rsidR="008C2C1F">
        <w:rPr>
          <w:rFonts w:ascii="Times New Roman" w:hAnsi="Times New Roman" w:cs="Times New Roman"/>
          <w:sz w:val="21"/>
          <w:szCs w:val="21"/>
          <w:shd w:val="clear" w:color="auto" w:fill="FFFFFF"/>
        </w:rPr>
        <w:t xml:space="preserve"> </w:t>
      </w:r>
    </w:p>
    <w:p w14:paraId="634CD40F" w14:textId="77777777" w:rsidR="00260AE7" w:rsidRPr="0091766F" w:rsidRDefault="00260AE7" w:rsidP="00A66BE9">
      <w:pPr>
        <w:tabs>
          <w:tab w:val="right" w:pos="8498"/>
        </w:tabs>
        <w:spacing w:after="0"/>
        <w:rPr>
          <w:rFonts w:ascii="Times New Roman" w:hAnsi="Times New Roman" w:cs="Times New Roman"/>
          <w:sz w:val="21"/>
          <w:szCs w:val="21"/>
          <w:shd w:val="clear" w:color="auto" w:fill="FFFFFF"/>
        </w:rPr>
      </w:pPr>
    </w:p>
    <w:tbl>
      <w:tblPr>
        <w:tblStyle w:val="Tablaconcuadrcula"/>
        <w:tblW w:w="0" w:type="auto"/>
        <w:tblLook w:val="04A0" w:firstRow="1" w:lastRow="0" w:firstColumn="1" w:lastColumn="0" w:noHBand="0" w:noVBand="1"/>
      </w:tblPr>
      <w:tblGrid>
        <w:gridCol w:w="2518"/>
        <w:gridCol w:w="6515"/>
      </w:tblGrid>
      <w:tr w:rsidR="0091766F" w:rsidRPr="0091766F" w14:paraId="0B6DB70C" w14:textId="77777777" w:rsidTr="0091766F">
        <w:tc>
          <w:tcPr>
            <w:tcW w:w="9033" w:type="dxa"/>
            <w:gridSpan w:val="2"/>
            <w:shd w:val="clear" w:color="auto" w:fill="0D0D0D" w:themeFill="text1" w:themeFillTint="F2"/>
          </w:tcPr>
          <w:p w14:paraId="15702CA7" w14:textId="77777777" w:rsidR="00260AE7" w:rsidRPr="0091766F" w:rsidRDefault="00260AE7"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49B174C1" w14:textId="77777777" w:rsidTr="0091766F">
        <w:tc>
          <w:tcPr>
            <w:tcW w:w="2518" w:type="dxa"/>
          </w:tcPr>
          <w:p w14:paraId="0B13F991" w14:textId="77777777" w:rsidR="00260AE7" w:rsidRPr="0091766F" w:rsidRDefault="00260AE7"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1859D79E" w14:textId="77777777" w:rsidR="00260AE7" w:rsidRPr="0091766F" w:rsidRDefault="002B3290" w:rsidP="0091766F">
            <w:pPr>
              <w:rPr>
                <w:rFonts w:ascii="Times New Roman" w:hAnsi="Times New Roman" w:cs="Times New Roman"/>
                <w:b/>
                <w:sz w:val="18"/>
                <w:szCs w:val="18"/>
              </w:rPr>
            </w:pPr>
            <w:r>
              <w:rPr>
                <w:rFonts w:ascii="Times New Roman" w:hAnsi="Times New Roman" w:cs="Times New Roman"/>
              </w:rPr>
              <w:t>MA_06_13_IMG11</w:t>
            </w:r>
          </w:p>
        </w:tc>
      </w:tr>
      <w:tr w:rsidR="0091766F" w:rsidRPr="0091766F" w14:paraId="4FB9E3B6" w14:textId="77777777" w:rsidTr="0091766F">
        <w:tc>
          <w:tcPr>
            <w:tcW w:w="2518" w:type="dxa"/>
          </w:tcPr>
          <w:p w14:paraId="37D8FE55"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1AA1E423" w14:textId="77777777" w:rsidR="00260AE7" w:rsidRPr="0091766F" w:rsidRDefault="00260AE7"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0D2A2F89" wp14:editId="266E487A">
                  <wp:extent cx="2685714" cy="1933333"/>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5714" cy="1933333"/>
                          </a:xfrm>
                          <a:prstGeom prst="rect">
                            <a:avLst/>
                          </a:prstGeom>
                        </pic:spPr>
                      </pic:pic>
                    </a:graphicData>
                  </a:graphic>
                </wp:inline>
              </w:drawing>
            </w:r>
          </w:p>
        </w:tc>
      </w:tr>
      <w:tr w:rsidR="0091766F" w:rsidRPr="0091766F" w14:paraId="417AD273" w14:textId="77777777" w:rsidTr="0091766F">
        <w:tc>
          <w:tcPr>
            <w:tcW w:w="2518" w:type="dxa"/>
          </w:tcPr>
          <w:p w14:paraId="2961A485"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515" w:type="dxa"/>
          </w:tcPr>
          <w:p w14:paraId="21F14F45" w14:textId="77777777" w:rsidR="00260AE7"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capacidad</w:t>
            </w:r>
          </w:p>
        </w:tc>
      </w:tr>
      <w:tr w:rsidR="0091766F" w:rsidRPr="0091766F" w14:paraId="5763EFE3" w14:textId="77777777" w:rsidTr="0091766F">
        <w:tc>
          <w:tcPr>
            <w:tcW w:w="2518" w:type="dxa"/>
          </w:tcPr>
          <w:p w14:paraId="1FE84B17"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Pie de imagen</w:t>
            </w:r>
          </w:p>
        </w:tc>
        <w:tc>
          <w:tcPr>
            <w:tcW w:w="6515" w:type="dxa"/>
          </w:tcPr>
          <w:p w14:paraId="2D956582" w14:textId="7CD551FA" w:rsidR="00260AE7" w:rsidRPr="0091766F" w:rsidRDefault="00260AE7" w:rsidP="0039539D">
            <w:pPr>
              <w:rPr>
                <w:rFonts w:ascii="Times New Roman" w:eastAsia="Calibri" w:hAnsi="Times New Roman" w:cs="Times New Roman"/>
                <w:sz w:val="20"/>
                <w:szCs w:val="20"/>
              </w:rPr>
            </w:pPr>
            <w:r w:rsidRPr="0091766F">
              <w:rPr>
                <w:rFonts w:ascii="Times New Roman" w:hAnsi="Times New Roman" w:cs="Times New Roman"/>
              </w:rPr>
              <w:t xml:space="preserve">Los recipientes que contienen líquidos, como los vasos, medidores </w:t>
            </w:r>
            <w:r w:rsidR="00947954">
              <w:rPr>
                <w:rFonts w:ascii="Times New Roman" w:hAnsi="Times New Roman" w:cs="Times New Roman"/>
              </w:rPr>
              <w:t>y</w:t>
            </w:r>
            <w:r w:rsidR="00947954" w:rsidRPr="0091766F">
              <w:rPr>
                <w:rFonts w:ascii="Times New Roman" w:hAnsi="Times New Roman" w:cs="Times New Roman"/>
              </w:rPr>
              <w:t xml:space="preserve"> </w:t>
            </w:r>
            <w:r w:rsidRPr="0091766F">
              <w:rPr>
                <w:rFonts w:ascii="Times New Roman" w:hAnsi="Times New Roman" w:cs="Times New Roman"/>
              </w:rPr>
              <w:t xml:space="preserve">pluviómetros, usualmente </w:t>
            </w:r>
            <w:r w:rsidR="00BC58BC">
              <w:rPr>
                <w:rFonts w:ascii="Times New Roman" w:hAnsi="Times New Roman" w:cs="Times New Roman"/>
              </w:rPr>
              <w:t>tienen sus medidas en litros o</w:t>
            </w:r>
            <w:r w:rsidRPr="0091766F">
              <w:rPr>
                <w:rFonts w:ascii="Times New Roman" w:hAnsi="Times New Roman" w:cs="Times New Roman"/>
              </w:rPr>
              <w:t xml:space="preserve"> </w:t>
            </w:r>
            <w:r w:rsidR="00947954">
              <w:rPr>
                <w:rFonts w:ascii="Times New Roman" w:hAnsi="Times New Roman" w:cs="Times New Roman"/>
              </w:rPr>
              <w:t xml:space="preserve">en </w:t>
            </w:r>
            <w:r w:rsidRPr="0091766F">
              <w:rPr>
                <w:rFonts w:ascii="Times New Roman" w:hAnsi="Times New Roman" w:cs="Times New Roman"/>
              </w:rPr>
              <w:t>submúltiplos</w:t>
            </w:r>
            <w:r w:rsidR="00BC58BC">
              <w:rPr>
                <w:rFonts w:ascii="Times New Roman" w:hAnsi="Times New Roman" w:cs="Times New Roman"/>
              </w:rPr>
              <w:t xml:space="preserve"> del litro</w:t>
            </w:r>
            <w:r w:rsidRPr="0091766F">
              <w:rPr>
                <w:rFonts w:ascii="Times New Roman" w:hAnsi="Times New Roman" w:cs="Times New Roman"/>
              </w:rPr>
              <w:t>.</w:t>
            </w:r>
          </w:p>
        </w:tc>
      </w:tr>
      <w:tr w:rsidR="0091766F" w:rsidRPr="0091766F" w14:paraId="2BA4E5EA" w14:textId="77777777" w:rsidTr="0091766F">
        <w:tc>
          <w:tcPr>
            <w:tcW w:w="2518" w:type="dxa"/>
          </w:tcPr>
          <w:p w14:paraId="2FF6B221" w14:textId="77777777" w:rsidR="00260AE7" w:rsidRPr="0091766F" w:rsidRDefault="00260AE7"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515" w:type="dxa"/>
          </w:tcPr>
          <w:p w14:paraId="261C6D96" w14:textId="77777777" w:rsidR="00260AE7" w:rsidRPr="0091766F" w:rsidRDefault="00260AE7" w:rsidP="0091766F">
            <w:pPr>
              <w:rPr>
                <w:rFonts w:ascii="Times New Roman" w:hAnsi="Times New Roman" w:cs="Times New Roman"/>
              </w:rPr>
            </w:pPr>
            <w:r w:rsidRPr="0091766F">
              <w:rPr>
                <w:rFonts w:ascii="Times New Roman" w:hAnsi="Times New Roman" w:cs="Times New Roman"/>
              </w:rPr>
              <w:t>Lateral</w:t>
            </w:r>
          </w:p>
        </w:tc>
      </w:tr>
    </w:tbl>
    <w:p w14:paraId="7015145A" w14:textId="77777777" w:rsidR="00260AE7" w:rsidRPr="0091766F" w:rsidRDefault="00260AE7" w:rsidP="00A66BE9">
      <w:pPr>
        <w:tabs>
          <w:tab w:val="right" w:pos="8498"/>
        </w:tabs>
        <w:spacing w:after="0"/>
        <w:rPr>
          <w:rFonts w:ascii="Times New Roman" w:hAnsi="Times New Roman" w:cs="Times New Roman"/>
          <w:sz w:val="21"/>
          <w:szCs w:val="21"/>
          <w:shd w:val="clear" w:color="auto" w:fill="FFFFFF"/>
        </w:rPr>
      </w:pPr>
    </w:p>
    <w:p w14:paraId="73BAB26F" w14:textId="77777777" w:rsidR="00260AE7" w:rsidRDefault="00260AE7" w:rsidP="00C775B0">
      <w:pPr>
        <w:shd w:val="clear" w:color="auto" w:fill="FFFFFF"/>
        <w:spacing w:after="0"/>
        <w:jc w:val="both"/>
        <w:rPr>
          <w:rFonts w:ascii="Times New Roman" w:eastAsia="Times New Roman" w:hAnsi="Times New Roman" w:cs="Times New Roman"/>
          <w:sz w:val="22"/>
          <w:szCs w:val="22"/>
          <w:lang w:val="es-CO" w:eastAsia="es-CO"/>
        </w:rPr>
      </w:pPr>
      <w:r w:rsidRPr="00C775B0">
        <w:rPr>
          <w:rFonts w:ascii="Times New Roman" w:eastAsia="Times New Roman" w:hAnsi="Times New Roman" w:cs="Times New Roman"/>
          <w:sz w:val="22"/>
          <w:szCs w:val="22"/>
          <w:lang w:val="es-CO" w:eastAsia="es-CO"/>
        </w:rPr>
        <w:t>Los </w:t>
      </w:r>
      <w:r w:rsidRPr="00C775B0">
        <w:rPr>
          <w:rFonts w:ascii="Times New Roman" w:eastAsia="Times New Roman" w:hAnsi="Times New Roman" w:cs="Times New Roman"/>
          <w:b/>
          <w:bCs/>
          <w:sz w:val="22"/>
          <w:szCs w:val="22"/>
          <w:lang w:val="es-CO" w:eastAsia="es-CO"/>
        </w:rPr>
        <w:t>múltiplos</w:t>
      </w:r>
      <w:r w:rsidRPr="00C775B0">
        <w:rPr>
          <w:rFonts w:ascii="Times New Roman" w:eastAsia="Times New Roman" w:hAnsi="Times New Roman" w:cs="Times New Roman"/>
          <w:sz w:val="22"/>
          <w:szCs w:val="22"/>
          <w:lang w:val="es-CO" w:eastAsia="es-CO"/>
        </w:rPr>
        <w:t xml:space="preserve"> del </w:t>
      </w:r>
      <w:r w:rsidRPr="00C775B0">
        <w:rPr>
          <w:rFonts w:ascii="Times New Roman" w:eastAsia="Times New Roman" w:hAnsi="Times New Roman" w:cs="Times New Roman"/>
          <w:b/>
          <w:sz w:val="22"/>
          <w:szCs w:val="22"/>
          <w:lang w:val="es-CO" w:eastAsia="es-CO"/>
        </w:rPr>
        <w:t>litro</w:t>
      </w:r>
      <w:r w:rsidRPr="00C775B0">
        <w:rPr>
          <w:rFonts w:ascii="Times New Roman" w:eastAsia="Times New Roman" w:hAnsi="Times New Roman" w:cs="Times New Roman"/>
          <w:sz w:val="22"/>
          <w:szCs w:val="22"/>
          <w:lang w:val="es-CO" w:eastAsia="es-CO"/>
        </w:rPr>
        <w:t xml:space="preserve"> son:</w:t>
      </w:r>
    </w:p>
    <w:p w14:paraId="5C5C4256" w14:textId="77777777" w:rsidR="00C775B0" w:rsidRPr="00C775B0" w:rsidRDefault="00C775B0" w:rsidP="00C775B0">
      <w:pPr>
        <w:shd w:val="clear" w:color="auto" w:fill="FFFFFF"/>
        <w:spacing w:after="0"/>
        <w:jc w:val="both"/>
        <w:rPr>
          <w:rFonts w:ascii="Times New Roman" w:eastAsia="Times New Roman" w:hAnsi="Times New Roman" w:cs="Times New Roman"/>
          <w:sz w:val="22"/>
          <w:szCs w:val="22"/>
          <w:lang w:val="es-CO" w:eastAsia="es-CO"/>
        </w:rPr>
      </w:pPr>
    </w:p>
    <w:p w14:paraId="5A69BA60" w14:textId="4C93AA20" w:rsidR="00C775B0" w:rsidRPr="0090249C" w:rsidRDefault="00260AE7" w:rsidP="00145E98">
      <w:pPr>
        <w:pStyle w:val="Prrafodelista"/>
        <w:numPr>
          <w:ilvl w:val="0"/>
          <w:numId w:val="15"/>
        </w:numPr>
        <w:shd w:val="clear" w:color="auto" w:fill="FFFFFF"/>
        <w:spacing w:after="0"/>
        <w:jc w:val="both"/>
        <w:rPr>
          <w:rFonts w:ascii="Times New Roman" w:eastAsia="Times New Roman" w:hAnsi="Times New Roman" w:cs="Times New Roman"/>
          <w:sz w:val="22"/>
          <w:szCs w:val="22"/>
          <w:lang w:val="es-CO" w:eastAsia="es-CO"/>
        </w:rPr>
      </w:pPr>
      <w:r w:rsidRPr="00C775B0">
        <w:rPr>
          <w:rFonts w:ascii="Times New Roman" w:eastAsia="Times New Roman" w:hAnsi="Times New Roman" w:cs="Times New Roman"/>
          <w:sz w:val="22"/>
          <w:szCs w:val="22"/>
          <w:lang w:val="es-CO" w:eastAsia="es-CO"/>
        </w:rPr>
        <w:t>Kilolitro (</w:t>
      </w:r>
      <w:r w:rsidRPr="0090249C">
        <w:rPr>
          <w:rFonts w:ascii="Times New Roman" w:eastAsia="Times New Roman" w:hAnsi="Times New Roman" w:cs="Times New Roman"/>
          <w:sz w:val="22"/>
          <w:szCs w:val="22"/>
          <w:lang w:val="es-CO" w:eastAsia="es-CO"/>
        </w:rPr>
        <w:t>kl) = 1000 l</w:t>
      </w:r>
    </w:p>
    <w:p w14:paraId="251FEC9D" w14:textId="77777777" w:rsidR="00C775B0" w:rsidRPr="0090249C" w:rsidRDefault="00260AE7" w:rsidP="00145E98">
      <w:pPr>
        <w:pStyle w:val="Prrafodelista"/>
        <w:numPr>
          <w:ilvl w:val="0"/>
          <w:numId w:val="15"/>
        </w:numPr>
        <w:shd w:val="clear" w:color="auto" w:fill="FFFFFF"/>
        <w:spacing w:after="0"/>
        <w:jc w:val="both"/>
        <w:rPr>
          <w:rFonts w:ascii="Times New Roman" w:eastAsia="Times New Roman" w:hAnsi="Times New Roman" w:cs="Times New Roman"/>
          <w:sz w:val="22"/>
          <w:szCs w:val="22"/>
          <w:lang w:val="es-CO" w:eastAsia="es-CO"/>
        </w:rPr>
      </w:pPr>
      <w:r w:rsidRPr="0090249C">
        <w:rPr>
          <w:rFonts w:ascii="Times New Roman" w:eastAsia="Times New Roman" w:hAnsi="Times New Roman" w:cs="Times New Roman"/>
          <w:sz w:val="22"/>
          <w:szCs w:val="22"/>
          <w:lang w:val="es-CO" w:eastAsia="es-CO"/>
        </w:rPr>
        <w:t>Hectolitro (hl) = 100 l</w:t>
      </w:r>
    </w:p>
    <w:p w14:paraId="54C5008D" w14:textId="77777777" w:rsidR="00260AE7" w:rsidRPr="0090249C" w:rsidRDefault="00260AE7" w:rsidP="00145E98">
      <w:pPr>
        <w:pStyle w:val="Prrafodelista"/>
        <w:numPr>
          <w:ilvl w:val="0"/>
          <w:numId w:val="15"/>
        </w:numPr>
        <w:shd w:val="clear" w:color="auto" w:fill="FFFFFF"/>
        <w:spacing w:after="0"/>
        <w:jc w:val="both"/>
        <w:rPr>
          <w:rFonts w:ascii="Times New Roman" w:eastAsia="Times New Roman" w:hAnsi="Times New Roman" w:cs="Times New Roman"/>
          <w:sz w:val="22"/>
          <w:szCs w:val="22"/>
          <w:lang w:val="es-CO" w:eastAsia="es-CO"/>
        </w:rPr>
      </w:pPr>
      <w:r w:rsidRPr="0090249C">
        <w:rPr>
          <w:rFonts w:ascii="Times New Roman" w:eastAsia="Times New Roman" w:hAnsi="Times New Roman" w:cs="Times New Roman"/>
          <w:sz w:val="22"/>
          <w:szCs w:val="22"/>
          <w:lang w:val="es-CO" w:eastAsia="es-CO"/>
        </w:rPr>
        <w:t>Decalitro (dal) = 10 l</w:t>
      </w:r>
    </w:p>
    <w:p w14:paraId="24B2FFEF" w14:textId="77777777" w:rsidR="00C775B0" w:rsidRDefault="00C775B0" w:rsidP="00C775B0">
      <w:pPr>
        <w:shd w:val="clear" w:color="auto" w:fill="FFFFFF"/>
        <w:spacing w:after="0"/>
        <w:jc w:val="both"/>
        <w:rPr>
          <w:rFonts w:ascii="Times New Roman" w:eastAsia="Times New Roman" w:hAnsi="Times New Roman" w:cs="Times New Roman"/>
          <w:sz w:val="22"/>
          <w:szCs w:val="22"/>
          <w:lang w:val="es-CO" w:eastAsia="es-CO"/>
        </w:rPr>
      </w:pPr>
    </w:p>
    <w:p w14:paraId="02113E15" w14:textId="77777777" w:rsidR="00260AE7" w:rsidRPr="00C775B0" w:rsidRDefault="00260AE7" w:rsidP="00C775B0">
      <w:pPr>
        <w:shd w:val="clear" w:color="auto" w:fill="FFFFFF"/>
        <w:spacing w:after="0"/>
        <w:jc w:val="both"/>
        <w:rPr>
          <w:rFonts w:ascii="Times New Roman" w:eastAsia="Times New Roman" w:hAnsi="Times New Roman" w:cs="Times New Roman"/>
          <w:sz w:val="22"/>
          <w:szCs w:val="22"/>
          <w:lang w:val="es-CO" w:eastAsia="es-CO"/>
        </w:rPr>
      </w:pPr>
      <w:r w:rsidRPr="00C775B0">
        <w:rPr>
          <w:rFonts w:ascii="Times New Roman" w:eastAsia="Times New Roman" w:hAnsi="Times New Roman" w:cs="Times New Roman"/>
          <w:sz w:val="22"/>
          <w:szCs w:val="22"/>
          <w:lang w:val="es-CO" w:eastAsia="es-CO"/>
        </w:rPr>
        <w:t>Los </w:t>
      </w:r>
      <w:r w:rsidRPr="00C775B0">
        <w:rPr>
          <w:rFonts w:ascii="Times New Roman" w:eastAsia="Times New Roman" w:hAnsi="Times New Roman" w:cs="Times New Roman"/>
          <w:b/>
          <w:bCs/>
          <w:sz w:val="22"/>
          <w:szCs w:val="22"/>
          <w:lang w:val="es-CO" w:eastAsia="es-CO"/>
        </w:rPr>
        <w:t>submúltiplos</w:t>
      </w:r>
      <w:r w:rsidRPr="00C775B0">
        <w:rPr>
          <w:rFonts w:ascii="Times New Roman" w:eastAsia="Times New Roman" w:hAnsi="Times New Roman" w:cs="Times New Roman"/>
          <w:sz w:val="22"/>
          <w:szCs w:val="22"/>
          <w:lang w:val="es-CO" w:eastAsia="es-CO"/>
        </w:rPr>
        <w:t> del litro son:</w:t>
      </w:r>
    </w:p>
    <w:p w14:paraId="6A875F54" w14:textId="77777777" w:rsidR="00C775B0" w:rsidRDefault="00C775B0" w:rsidP="00C775B0">
      <w:pPr>
        <w:shd w:val="clear" w:color="auto" w:fill="FFFFFF"/>
        <w:spacing w:after="0"/>
        <w:jc w:val="both"/>
        <w:rPr>
          <w:rFonts w:ascii="Times New Roman" w:eastAsia="Times New Roman" w:hAnsi="Times New Roman" w:cs="Times New Roman"/>
          <w:sz w:val="22"/>
          <w:szCs w:val="22"/>
          <w:lang w:val="es-CO" w:eastAsia="es-CO"/>
        </w:rPr>
      </w:pPr>
    </w:p>
    <w:p w14:paraId="66610018" w14:textId="77777777" w:rsidR="00C775B0" w:rsidRPr="0090249C" w:rsidRDefault="00260AE7" w:rsidP="00145E98">
      <w:pPr>
        <w:pStyle w:val="Prrafodelista"/>
        <w:numPr>
          <w:ilvl w:val="0"/>
          <w:numId w:val="16"/>
        </w:numPr>
        <w:shd w:val="clear" w:color="auto" w:fill="FFFFFF"/>
        <w:spacing w:after="0"/>
        <w:jc w:val="both"/>
        <w:rPr>
          <w:rFonts w:ascii="Times New Roman" w:eastAsia="Times New Roman" w:hAnsi="Times New Roman" w:cs="Times New Roman"/>
          <w:sz w:val="22"/>
          <w:szCs w:val="22"/>
          <w:lang w:val="es-CO" w:eastAsia="es-CO"/>
        </w:rPr>
      </w:pPr>
      <w:r w:rsidRPr="00C775B0">
        <w:rPr>
          <w:rFonts w:ascii="Times New Roman" w:eastAsia="Times New Roman" w:hAnsi="Times New Roman" w:cs="Times New Roman"/>
          <w:sz w:val="22"/>
          <w:szCs w:val="22"/>
          <w:lang w:val="es-CO" w:eastAsia="es-CO"/>
        </w:rPr>
        <w:t>Decilitro (</w:t>
      </w:r>
      <w:r w:rsidRPr="0090249C">
        <w:rPr>
          <w:rFonts w:ascii="Times New Roman" w:eastAsia="Times New Roman" w:hAnsi="Times New Roman" w:cs="Times New Roman"/>
          <w:sz w:val="22"/>
          <w:szCs w:val="22"/>
          <w:lang w:val="es-CO" w:eastAsia="es-CO"/>
        </w:rPr>
        <w:t>dl) =</w:t>
      </w:r>
      <w:r w:rsidR="00641C42" w:rsidRPr="0090249C">
        <w:rPr>
          <w:rFonts w:ascii="Times New Roman" w:eastAsia="Times New Roman" w:hAnsi="Times New Roman" w:cs="Times New Roman"/>
          <w:sz w:val="22"/>
          <w:szCs w:val="22"/>
          <w:lang w:val="es-CO" w:eastAsia="es-CO"/>
        </w:rPr>
        <w:t xml:space="preserve"> </w:t>
      </w:r>
      <w:r w:rsidRPr="0090249C">
        <w:rPr>
          <w:rFonts w:ascii="Times New Roman" w:eastAsia="Times New Roman" w:hAnsi="Times New Roman" w:cs="Times New Roman"/>
          <w:sz w:val="22"/>
          <w:szCs w:val="22"/>
          <w:lang w:val="es-CO" w:eastAsia="es-CO"/>
        </w:rPr>
        <w:t>0,1 l</w:t>
      </w:r>
    </w:p>
    <w:p w14:paraId="324D7CC0" w14:textId="77777777" w:rsidR="00C775B0" w:rsidRPr="0090249C" w:rsidRDefault="00260AE7" w:rsidP="00145E98">
      <w:pPr>
        <w:pStyle w:val="Prrafodelista"/>
        <w:numPr>
          <w:ilvl w:val="0"/>
          <w:numId w:val="16"/>
        </w:numPr>
        <w:shd w:val="clear" w:color="auto" w:fill="FFFFFF"/>
        <w:spacing w:after="0"/>
        <w:jc w:val="both"/>
        <w:rPr>
          <w:rFonts w:ascii="Times New Roman" w:eastAsia="Times New Roman" w:hAnsi="Times New Roman" w:cs="Times New Roman"/>
          <w:sz w:val="22"/>
          <w:szCs w:val="22"/>
          <w:lang w:val="es-CO" w:eastAsia="es-CO"/>
        </w:rPr>
      </w:pPr>
      <w:r w:rsidRPr="0090249C">
        <w:rPr>
          <w:rFonts w:ascii="Times New Roman" w:eastAsia="Times New Roman" w:hAnsi="Times New Roman" w:cs="Times New Roman"/>
          <w:sz w:val="22"/>
          <w:szCs w:val="22"/>
          <w:lang w:val="es-CO" w:eastAsia="es-CO"/>
        </w:rPr>
        <w:t>Centilitro (cl)</w:t>
      </w:r>
      <w:r w:rsidR="00641C42" w:rsidRPr="0090249C">
        <w:rPr>
          <w:rFonts w:ascii="Times New Roman" w:eastAsia="Times New Roman" w:hAnsi="Times New Roman" w:cs="Times New Roman"/>
          <w:sz w:val="22"/>
          <w:szCs w:val="22"/>
          <w:lang w:val="es-CO" w:eastAsia="es-CO"/>
        </w:rPr>
        <w:t xml:space="preserve"> </w:t>
      </w:r>
      <w:r w:rsidRPr="0090249C">
        <w:rPr>
          <w:rFonts w:ascii="Times New Roman" w:eastAsia="Times New Roman" w:hAnsi="Times New Roman" w:cs="Times New Roman"/>
          <w:sz w:val="22"/>
          <w:szCs w:val="22"/>
          <w:lang w:val="es-CO" w:eastAsia="es-CO"/>
        </w:rPr>
        <w:t>= 0,01 l</w:t>
      </w:r>
    </w:p>
    <w:p w14:paraId="61B79808" w14:textId="77777777" w:rsidR="00260AE7" w:rsidRPr="00C775B0" w:rsidRDefault="00260AE7" w:rsidP="00145E98">
      <w:pPr>
        <w:pStyle w:val="Prrafodelista"/>
        <w:numPr>
          <w:ilvl w:val="0"/>
          <w:numId w:val="16"/>
        </w:numPr>
        <w:shd w:val="clear" w:color="auto" w:fill="FFFFFF"/>
        <w:spacing w:after="0"/>
        <w:jc w:val="both"/>
        <w:rPr>
          <w:rFonts w:ascii="Times New Roman" w:eastAsia="Times New Roman" w:hAnsi="Times New Roman" w:cs="Times New Roman"/>
          <w:sz w:val="22"/>
          <w:szCs w:val="22"/>
          <w:lang w:val="es-CO" w:eastAsia="es-CO"/>
        </w:rPr>
      </w:pPr>
      <w:r w:rsidRPr="0090249C">
        <w:rPr>
          <w:rFonts w:ascii="Times New Roman" w:eastAsia="Times New Roman" w:hAnsi="Times New Roman" w:cs="Times New Roman"/>
          <w:sz w:val="22"/>
          <w:szCs w:val="22"/>
          <w:lang w:val="es-CO" w:eastAsia="es-CO"/>
        </w:rPr>
        <w:t>Mililitro (ml)</w:t>
      </w:r>
      <w:r w:rsidRPr="00C775B0">
        <w:rPr>
          <w:rFonts w:ascii="Times New Roman" w:eastAsia="Times New Roman" w:hAnsi="Times New Roman" w:cs="Times New Roman"/>
          <w:sz w:val="22"/>
          <w:szCs w:val="22"/>
          <w:lang w:val="es-CO" w:eastAsia="es-CO"/>
        </w:rPr>
        <w:t xml:space="preserve"> = 0,001 l</w:t>
      </w:r>
    </w:p>
    <w:p w14:paraId="5B505348" w14:textId="77777777" w:rsidR="00C775B0" w:rsidRDefault="00C775B0" w:rsidP="00C775B0">
      <w:pPr>
        <w:shd w:val="clear" w:color="auto" w:fill="FFFFFF"/>
        <w:spacing w:after="0"/>
        <w:jc w:val="both"/>
        <w:rPr>
          <w:rFonts w:ascii="Times New Roman" w:eastAsia="Times New Roman" w:hAnsi="Times New Roman" w:cs="Times New Roman"/>
          <w:sz w:val="22"/>
          <w:szCs w:val="22"/>
          <w:lang w:val="es-CO" w:eastAsia="es-CO"/>
        </w:rPr>
      </w:pPr>
    </w:p>
    <w:p w14:paraId="3397CBF8" w14:textId="77777777" w:rsidR="00260AE7" w:rsidRPr="00C775B0" w:rsidRDefault="00260AE7" w:rsidP="00C775B0">
      <w:pPr>
        <w:shd w:val="clear" w:color="auto" w:fill="FFFFFF"/>
        <w:spacing w:after="0"/>
        <w:jc w:val="both"/>
        <w:rPr>
          <w:rFonts w:ascii="Times New Roman" w:eastAsia="Times New Roman" w:hAnsi="Times New Roman" w:cs="Times New Roman"/>
          <w:sz w:val="22"/>
          <w:szCs w:val="22"/>
          <w:lang w:val="es-CO" w:eastAsia="es-CO"/>
        </w:rPr>
      </w:pPr>
      <w:r w:rsidRPr="00C775B0">
        <w:rPr>
          <w:rFonts w:ascii="Times New Roman" w:eastAsia="Times New Roman" w:hAnsi="Times New Roman" w:cs="Times New Roman"/>
          <w:sz w:val="22"/>
          <w:szCs w:val="22"/>
          <w:lang w:val="es-CO" w:eastAsia="es-CO"/>
        </w:rPr>
        <w:t xml:space="preserve">Cada </w:t>
      </w:r>
      <w:r w:rsidRPr="00C775B0">
        <w:rPr>
          <w:rFonts w:ascii="Times New Roman" w:eastAsia="Times New Roman" w:hAnsi="Times New Roman" w:cs="Times New Roman"/>
          <w:b/>
          <w:sz w:val="22"/>
          <w:szCs w:val="22"/>
          <w:lang w:val="es-CO" w:eastAsia="es-CO"/>
        </w:rPr>
        <w:t>unidad</w:t>
      </w:r>
      <w:r w:rsidRPr="00C775B0">
        <w:rPr>
          <w:rFonts w:ascii="Times New Roman" w:eastAsia="Times New Roman" w:hAnsi="Times New Roman" w:cs="Times New Roman"/>
          <w:sz w:val="22"/>
          <w:szCs w:val="22"/>
          <w:lang w:val="es-CO" w:eastAsia="es-CO"/>
        </w:rPr>
        <w:t xml:space="preserve"> contiene </w:t>
      </w:r>
      <w:r w:rsidRPr="00C775B0">
        <w:rPr>
          <w:rFonts w:ascii="Times New Roman" w:eastAsia="Times New Roman" w:hAnsi="Times New Roman" w:cs="Times New Roman"/>
          <w:bCs/>
          <w:sz w:val="22"/>
          <w:szCs w:val="22"/>
          <w:lang w:val="es-CO" w:eastAsia="es-CO"/>
        </w:rPr>
        <w:t xml:space="preserve">10 veces </w:t>
      </w:r>
      <w:r w:rsidR="00C775B0">
        <w:rPr>
          <w:rFonts w:ascii="Times New Roman" w:eastAsia="Times New Roman" w:hAnsi="Times New Roman" w:cs="Times New Roman"/>
          <w:bCs/>
          <w:sz w:val="22"/>
          <w:szCs w:val="22"/>
          <w:lang w:val="es-CO" w:eastAsia="es-CO"/>
        </w:rPr>
        <w:t xml:space="preserve">la </w:t>
      </w:r>
      <w:r w:rsidR="00C775B0" w:rsidRPr="00C775B0">
        <w:rPr>
          <w:rFonts w:ascii="Times New Roman" w:eastAsia="Times New Roman" w:hAnsi="Times New Roman" w:cs="Times New Roman"/>
          <w:bCs/>
          <w:sz w:val="22"/>
          <w:szCs w:val="22"/>
          <w:lang w:val="es-CO" w:eastAsia="es-CO"/>
        </w:rPr>
        <w:t xml:space="preserve">unidad </w:t>
      </w:r>
      <w:r w:rsidRPr="00C775B0">
        <w:rPr>
          <w:rFonts w:ascii="Times New Roman" w:eastAsia="Times New Roman" w:hAnsi="Times New Roman" w:cs="Times New Roman"/>
          <w:bCs/>
          <w:sz w:val="22"/>
          <w:szCs w:val="22"/>
          <w:lang w:val="es-CO" w:eastAsia="es-CO"/>
        </w:rPr>
        <w:t>inmediata</w:t>
      </w:r>
      <w:r w:rsidR="00C775B0">
        <w:rPr>
          <w:rFonts w:ascii="Times New Roman" w:eastAsia="Times New Roman" w:hAnsi="Times New Roman" w:cs="Times New Roman"/>
          <w:bCs/>
          <w:sz w:val="22"/>
          <w:szCs w:val="22"/>
          <w:lang w:val="es-CO" w:eastAsia="es-CO"/>
        </w:rPr>
        <w:t>mente</w:t>
      </w:r>
      <w:r w:rsidRPr="00C775B0">
        <w:rPr>
          <w:rFonts w:ascii="Times New Roman" w:eastAsia="Times New Roman" w:hAnsi="Times New Roman" w:cs="Times New Roman"/>
          <w:bCs/>
          <w:sz w:val="22"/>
          <w:szCs w:val="22"/>
          <w:lang w:val="es-CO" w:eastAsia="es-CO"/>
        </w:rPr>
        <w:t xml:space="preserve"> inferior</w:t>
      </w:r>
      <w:r w:rsidR="00947954">
        <w:rPr>
          <w:rFonts w:ascii="Times New Roman" w:eastAsia="Times New Roman" w:hAnsi="Times New Roman" w:cs="Times New Roman"/>
          <w:bCs/>
          <w:sz w:val="22"/>
          <w:szCs w:val="22"/>
          <w:lang w:val="es-CO" w:eastAsia="es-CO"/>
        </w:rPr>
        <w:t>;</w:t>
      </w:r>
      <w:r w:rsidRPr="00C775B0">
        <w:rPr>
          <w:rFonts w:ascii="Times New Roman" w:eastAsia="Times New Roman" w:hAnsi="Times New Roman" w:cs="Times New Roman"/>
          <w:sz w:val="22"/>
          <w:szCs w:val="22"/>
          <w:lang w:val="es-CO" w:eastAsia="es-CO"/>
        </w:rPr>
        <w:t xml:space="preserve"> así</w:t>
      </w:r>
      <w:r w:rsidR="00947954">
        <w:rPr>
          <w:rFonts w:ascii="Times New Roman" w:eastAsia="Times New Roman" w:hAnsi="Times New Roman" w:cs="Times New Roman"/>
          <w:sz w:val="22"/>
          <w:szCs w:val="22"/>
          <w:lang w:val="es-CO" w:eastAsia="es-CO"/>
        </w:rPr>
        <w:t>,</w:t>
      </w:r>
      <w:r w:rsidRPr="00C775B0">
        <w:rPr>
          <w:rFonts w:ascii="Times New Roman" w:eastAsia="Times New Roman" w:hAnsi="Times New Roman" w:cs="Times New Roman"/>
          <w:sz w:val="22"/>
          <w:szCs w:val="22"/>
          <w:lang w:val="es-CO" w:eastAsia="es-CO"/>
        </w:rPr>
        <w:t xml:space="preserve"> 1 </w:t>
      </w:r>
      <w:r w:rsidRPr="00947954">
        <w:rPr>
          <w:rFonts w:ascii="Times New Roman" w:eastAsia="Times New Roman" w:hAnsi="Times New Roman" w:cs="Times New Roman"/>
          <w:sz w:val="22"/>
          <w:szCs w:val="22"/>
          <w:highlight w:val="cyan"/>
          <w:lang w:val="es-CO" w:eastAsia="es-CO"/>
        </w:rPr>
        <w:t>l</w:t>
      </w:r>
      <w:r w:rsidRPr="00C775B0">
        <w:rPr>
          <w:rFonts w:ascii="Times New Roman" w:eastAsia="Times New Roman" w:hAnsi="Times New Roman" w:cs="Times New Roman"/>
          <w:sz w:val="22"/>
          <w:szCs w:val="22"/>
          <w:lang w:val="es-CO" w:eastAsia="es-CO"/>
        </w:rPr>
        <w:t xml:space="preserve"> contiene 10 d</w:t>
      </w:r>
      <w:r w:rsidRPr="00947954">
        <w:rPr>
          <w:rFonts w:ascii="Times New Roman" w:eastAsia="Times New Roman" w:hAnsi="Times New Roman" w:cs="Times New Roman"/>
          <w:sz w:val="22"/>
          <w:szCs w:val="22"/>
          <w:highlight w:val="cyan"/>
          <w:lang w:val="es-CO" w:eastAsia="es-CO"/>
        </w:rPr>
        <w:t>l</w:t>
      </w:r>
      <w:r w:rsidRPr="00C775B0">
        <w:rPr>
          <w:rFonts w:ascii="Times New Roman" w:eastAsia="Times New Roman" w:hAnsi="Times New Roman" w:cs="Times New Roman"/>
          <w:sz w:val="22"/>
          <w:szCs w:val="22"/>
          <w:lang w:val="es-CO" w:eastAsia="es-CO"/>
        </w:rPr>
        <w:t>.</w:t>
      </w:r>
    </w:p>
    <w:p w14:paraId="6178C8A0" w14:textId="77777777" w:rsidR="00260AE7" w:rsidRPr="0091766F" w:rsidRDefault="00260AE7" w:rsidP="00A66BE9">
      <w:pPr>
        <w:tabs>
          <w:tab w:val="right" w:pos="8498"/>
        </w:tabs>
        <w:spacing w:after="0"/>
        <w:rPr>
          <w:rFonts w:ascii="Times New Roman" w:eastAsia="Times New Roman" w:hAnsi="Times New Roman" w:cs="Times New Roman"/>
          <w:b/>
          <w:bCs/>
          <w:sz w:val="22"/>
          <w:szCs w:val="22"/>
        </w:rPr>
      </w:pPr>
    </w:p>
    <w:p w14:paraId="71B592AA" w14:textId="77777777" w:rsidR="001E4E6A" w:rsidRDefault="001E4E6A" w:rsidP="00A66BE9">
      <w:pPr>
        <w:tabs>
          <w:tab w:val="right" w:pos="8498"/>
        </w:tabs>
        <w:spacing w:after="0"/>
        <w:rPr>
          <w:rFonts w:ascii="Times New Roman" w:eastAsia="Times New Roman" w:hAnsi="Times New Roman" w:cs="Times New Roman"/>
          <w:b/>
          <w:bCs/>
          <w:sz w:val="22"/>
          <w:szCs w:val="22"/>
        </w:rPr>
      </w:pPr>
    </w:p>
    <w:p w14:paraId="5DC87D37" w14:textId="77777777" w:rsidR="002B3290" w:rsidRPr="0091766F" w:rsidRDefault="002B3290" w:rsidP="00A66BE9">
      <w:pPr>
        <w:tabs>
          <w:tab w:val="right" w:pos="8498"/>
        </w:tabs>
        <w:spacing w:after="0"/>
        <w:rPr>
          <w:rFonts w:ascii="Times New Roman" w:eastAsia="Times New Roman" w:hAnsi="Times New Roman" w:cs="Times New Roman"/>
          <w:b/>
          <w:bCs/>
          <w:sz w:val="22"/>
          <w:szCs w:val="22"/>
        </w:rPr>
      </w:pPr>
    </w:p>
    <w:p w14:paraId="6F7891C0" w14:textId="0FD81288" w:rsidR="001E4E6A" w:rsidRPr="0091766F" w:rsidRDefault="001E4E6A" w:rsidP="00A66BE9">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 xml:space="preserve">6.1 </w:t>
      </w:r>
      <w:r w:rsidR="00947954">
        <w:rPr>
          <w:rFonts w:ascii="Times New Roman" w:hAnsi="Times New Roman" w:cs="Times New Roman"/>
          <w:b/>
        </w:rPr>
        <w:t>Las c</w:t>
      </w:r>
      <w:r w:rsidRPr="0091766F">
        <w:rPr>
          <w:rFonts w:ascii="Times New Roman" w:hAnsi="Times New Roman" w:cs="Times New Roman"/>
          <w:b/>
        </w:rPr>
        <w:t>onversiones entre las unidades de capacidad</w:t>
      </w:r>
    </w:p>
    <w:p w14:paraId="7F7C6CBB" w14:textId="77777777" w:rsidR="00260AE7" w:rsidRPr="0091766F" w:rsidRDefault="00260AE7" w:rsidP="00A66BE9">
      <w:pPr>
        <w:tabs>
          <w:tab w:val="right" w:pos="8498"/>
        </w:tabs>
        <w:spacing w:after="0"/>
        <w:rPr>
          <w:rFonts w:ascii="Times New Roman" w:hAnsi="Times New Roman" w:cs="Times New Roman"/>
          <w:b/>
        </w:rPr>
      </w:pPr>
    </w:p>
    <w:p w14:paraId="6364370B" w14:textId="6F4B9BA8" w:rsidR="00260AE7" w:rsidRPr="00260AE7" w:rsidRDefault="00C775B0" w:rsidP="00C4217E">
      <w:pPr>
        <w:shd w:val="clear" w:color="auto" w:fill="FFFFFF"/>
        <w:spacing w:after="0"/>
        <w:rPr>
          <w:rFonts w:ascii="Times New Roman" w:eastAsia="Times New Roman" w:hAnsi="Times New Roman" w:cs="Times New Roman"/>
          <w:sz w:val="21"/>
          <w:szCs w:val="21"/>
          <w:lang w:val="es-CO" w:eastAsia="es-CO"/>
        </w:rPr>
      </w:pPr>
      <w:r>
        <w:rPr>
          <w:rFonts w:ascii="Times New Roman" w:eastAsia="Times New Roman" w:hAnsi="Times New Roman" w:cs="Times New Roman"/>
          <w:sz w:val="21"/>
          <w:szCs w:val="21"/>
          <w:lang w:val="es-CO" w:eastAsia="es-CO"/>
        </w:rPr>
        <w:t xml:space="preserve">Para realizar conversiones entre unidades de capacidad se </w:t>
      </w:r>
      <w:r w:rsidR="00C4217E">
        <w:rPr>
          <w:rFonts w:ascii="Times New Roman" w:eastAsia="Times New Roman" w:hAnsi="Times New Roman" w:cs="Times New Roman"/>
          <w:sz w:val="21"/>
          <w:szCs w:val="21"/>
          <w:lang w:val="es-CO" w:eastAsia="es-CO"/>
        </w:rPr>
        <w:t>tiene</w:t>
      </w:r>
      <w:r w:rsidR="00641C42">
        <w:rPr>
          <w:rFonts w:ascii="Times New Roman" w:eastAsia="Times New Roman" w:hAnsi="Times New Roman" w:cs="Times New Roman"/>
          <w:sz w:val="21"/>
          <w:szCs w:val="21"/>
          <w:lang w:val="es-CO" w:eastAsia="es-CO"/>
        </w:rPr>
        <w:t xml:space="preserve"> en cuenta la siguiente regla</w:t>
      </w:r>
      <w:r w:rsidR="00947954">
        <w:rPr>
          <w:rFonts w:ascii="Times New Roman" w:eastAsia="Times New Roman" w:hAnsi="Times New Roman" w:cs="Times New Roman"/>
          <w:sz w:val="21"/>
          <w:szCs w:val="21"/>
          <w:lang w:val="es-CO" w:eastAsia="es-CO"/>
        </w:rPr>
        <w:t>.</w:t>
      </w:r>
    </w:p>
    <w:p w14:paraId="16A09D9B" w14:textId="77777777" w:rsidR="00C4217E" w:rsidRDefault="00C4217E" w:rsidP="00C4217E">
      <w:pPr>
        <w:shd w:val="clear" w:color="auto" w:fill="FFFFFF"/>
        <w:spacing w:after="0"/>
        <w:rPr>
          <w:rFonts w:ascii="Times New Roman" w:eastAsia="Times New Roman" w:hAnsi="Times New Roman" w:cs="Times New Roman"/>
          <w:sz w:val="21"/>
          <w:szCs w:val="21"/>
          <w:lang w:val="es-CO" w:eastAsia="es-CO"/>
        </w:rPr>
      </w:pPr>
    </w:p>
    <w:p w14:paraId="2ACAF969" w14:textId="77777777" w:rsidR="00C4217E" w:rsidRDefault="00260AE7" w:rsidP="00145E98">
      <w:pPr>
        <w:pStyle w:val="Prrafodelista"/>
        <w:numPr>
          <w:ilvl w:val="0"/>
          <w:numId w:val="17"/>
        </w:numPr>
        <w:shd w:val="clear" w:color="auto" w:fill="FFFFFF"/>
        <w:spacing w:after="0"/>
        <w:rPr>
          <w:rFonts w:ascii="Times New Roman" w:eastAsia="Times New Roman" w:hAnsi="Times New Roman" w:cs="Times New Roman"/>
          <w:sz w:val="21"/>
          <w:szCs w:val="21"/>
          <w:lang w:val="es-CO" w:eastAsia="es-CO"/>
        </w:rPr>
      </w:pPr>
      <w:r w:rsidRPr="00C4217E">
        <w:rPr>
          <w:rFonts w:ascii="Times New Roman" w:eastAsia="Times New Roman" w:hAnsi="Times New Roman" w:cs="Times New Roman"/>
          <w:sz w:val="21"/>
          <w:szCs w:val="21"/>
          <w:lang w:val="es-CO" w:eastAsia="es-CO"/>
        </w:rPr>
        <w:t xml:space="preserve">Para pasar de una unidad </w:t>
      </w:r>
      <w:r w:rsidR="00C4217E">
        <w:rPr>
          <w:rFonts w:ascii="Times New Roman" w:eastAsia="Times New Roman" w:hAnsi="Times New Roman" w:cs="Times New Roman"/>
          <w:sz w:val="21"/>
          <w:szCs w:val="21"/>
          <w:lang w:val="es-CO" w:eastAsia="es-CO"/>
        </w:rPr>
        <w:t xml:space="preserve">a una inmediatamente inferior se </w:t>
      </w:r>
      <w:r w:rsidRPr="00C4217E">
        <w:rPr>
          <w:rFonts w:ascii="Times New Roman" w:eastAsia="Times New Roman" w:hAnsi="Times New Roman" w:cs="Times New Roman"/>
          <w:sz w:val="21"/>
          <w:szCs w:val="21"/>
          <w:lang w:val="es-CO" w:eastAsia="es-CO"/>
        </w:rPr>
        <w:t>multiplica por 10.</w:t>
      </w:r>
    </w:p>
    <w:p w14:paraId="47CEEA2A" w14:textId="77777777" w:rsidR="00260AE7" w:rsidRPr="00C4217E" w:rsidRDefault="00260AE7" w:rsidP="00145E98">
      <w:pPr>
        <w:pStyle w:val="Prrafodelista"/>
        <w:numPr>
          <w:ilvl w:val="0"/>
          <w:numId w:val="17"/>
        </w:numPr>
        <w:shd w:val="clear" w:color="auto" w:fill="FFFFFF"/>
        <w:spacing w:after="0"/>
        <w:rPr>
          <w:rFonts w:ascii="Times New Roman" w:eastAsia="Times New Roman" w:hAnsi="Times New Roman" w:cs="Times New Roman"/>
          <w:sz w:val="21"/>
          <w:szCs w:val="21"/>
          <w:lang w:val="es-CO" w:eastAsia="es-CO"/>
        </w:rPr>
      </w:pPr>
      <w:r w:rsidRPr="00C4217E">
        <w:rPr>
          <w:rFonts w:ascii="Times New Roman" w:eastAsia="Times New Roman" w:hAnsi="Times New Roman" w:cs="Times New Roman"/>
          <w:sz w:val="21"/>
          <w:szCs w:val="21"/>
          <w:lang w:val="es-CO" w:eastAsia="es-CO"/>
        </w:rPr>
        <w:t xml:space="preserve">Para pasar de una unidad </w:t>
      </w:r>
      <w:r w:rsidR="00C4217E">
        <w:rPr>
          <w:rFonts w:ascii="Times New Roman" w:eastAsia="Times New Roman" w:hAnsi="Times New Roman" w:cs="Times New Roman"/>
          <w:sz w:val="21"/>
          <w:szCs w:val="21"/>
          <w:lang w:val="es-CO" w:eastAsia="es-CO"/>
        </w:rPr>
        <w:t xml:space="preserve">a una inmediatamente </w:t>
      </w:r>
      <w:r w:rsidRPr="00C4217E">
        <w:rPr>
          <w:rFonts w:ascii="Times New Roman" w:eastAsia="Times New Roman" w:hAnsi="Times New Roman" w:cs="Times New Roman"/>
          <w:sz w:val="21"/>
          <w:szCs w:val="21"/>
          <w:lang w:val="es-CO" w:eastAsia="es-CO"/>
        </w:rPr>
        <w:t xml:space="preserve">superior </w:t>
      </w:r>
      <w:r w:rsidR="00641C42">
        <w:rPr>
          <w:rFonts w:ascii="Times New Roman" w:eastAsia="Times New Roman" w:hAnsi="Times New Roman" w:cs="Times New Roman"/>
          <w:sz w:val="21"/>
          <w:szCs w:val="21"/>
          <w:lang w:val="es-CO" w:eastAsia="es-CO"/>
        </w:rPr>
        <w:t>se</w:t>
      </w:r>
      <w:r w:rsidRPr="00C4217E">
        <w:rPr>
          <w:rFonts w:ascii="Times New Roman" w:eastAsia="Times New Roman" w:hAnsi="Times New Roman" w:cs="Times New Roman"/>
          <w:sz w:val="21"/>
          <w:szCs w:val="21"/>
          <w:lang w:val="es-CO" w:eastAsia="es-CO"/>
        </w:rPr>
        <w:t xml:space="preserve"> </w:t>
      </w:r>
      <w:r w:rsidR="00641C42">
        <w:rPr>
          <w:rFonts w:ascii="Times New Roman" w:eastAsia="Times New Roman" w:hAnsi="Times New Roman" w:cs="Times New Roman"/>
          <w:sz w:val="21"/>
          <w:szCs w:val="21"/>
          <w:lang w:val="es-CO" w:eastAsia="es-CO"/>
        </w:rPr>
        <w:t xml:space="preserve">divide </w:t>
      </w:r>
      <w:r w:rsidRPr="00C4217E">
        <w:rPr>
          <w:rFonts w:ascii="Times New Roman" w:eastAsia="Times New Roman" w:hAnsi="Times New Roman" w:cs="Times New Roman"/>
          <w:sz w:val="21"/>
          <w:szCs w:val="21"/>
          <w:lang w:val="es-CO" w:eastAsia="es-CO"/>
        </w:rPr>
        <w:t>entre 10.</w:t>
      </w:r>
    </w:p>
    <w:p w14:paraId="67FA2FDD" w14:textId="77777777" w:rsidR="00260AE7" w:rsidRPr="0091766F" w:rsidRDefault="00260AE7"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1766F" w:rsidRPr="0091766F" w14:paraId="36F019B6" w14:textId="77777777" w:rsidTr="0091766F">
        <w:tc>
          <w:tcPr>
            <w:tcW w:w="9033" w:type="dxa"/>
            <w:gridSpan w:val="2"/>
            <w:shd w:val="clear" w:color="auto" w:fill="0D0D0D" w:themeFill="text1" w:themeFillTint="F2"/>
          </w:tcPr>
          <w:p w14:paraId="040B0CA0" w14:textId="77777777" w:rsidR="00260AE7" w:rsidRPr="0091766F" w:rsidRDefault="00260AE7"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57631734" w14:textId="77777777" w:rsidTr="0091766F">
        <w:tc>
          <w:tcPr>
            <w:tcW w:w="2518" w:type="dxa"/>
          </w:tcPr>
          <w:p w14:paraId="34172ED0" w14:textId="77777777" w:rsidR="00260AE7" w:rsidRPr="0091766F" w:rsidRDefault="00260AE7"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786BB747" w14:textId="77777777" w:rsidR="00260AE7" w:rsidRPr="0091766F" w:rsidRDefault="002B3290" w:rsidP="0091766F">
            <w:pPr>
              <w:rPr>
                <w:rFonts w:ascii="Times New Roman" w:hAnsi="Times New Roman" w:cs="Times New Roman"/>
                <w:b/>
                <w:sz w:val="18"/>
                <w:szCs w:val="18"/>
              </w:rPr>
            </w:pPr>
            <w:r>
              <w:rPr>
                <w:rFonts w:ascii="Times New Roman" w:hAnsi="Times New Roman" w:cs="Times New Roman"/>
              </w:rPr>
              <w:t>MA_06_13_IMG12</w:t>
            </w:r>
          </w:p>
        </w:tc>
      </w:tr>
      <w:tr w:rsidR="0091766F" w:rsidRPr="0091766F" w14:paraId="12C6E363" w14:textId="77777777" w:rsidTr="0091766F">
        <w:tc>
          <w:tcPr>
            <w:tcW w:w="2518" w:type="dxa"/>
          </w:tcPr>
          <w:p w14:paraId="0F7DFBD6"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6F330154" w14:textId="77777777" w:rsidR="00260AE7" w:rsidRPr="0091766F" w:rsidRDefault="00260AE7"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6FDF4284" wp14:editId="6307A5C1">
                  <wp:extent cx="2444400" cy="135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4400" cy="1353600"/>
                          </a:xfrm>
                          <a:prstGeom prst="rect">
                            <a:avLst/>
                          </a:prstGeom>
                        </pic:spPr>
                      </pic:pic>
                    </a:graphicData>
                  </a:graphic>
                </wp:inline>
              </w:drawing>
            </w:r>
          </w:p>
        </w:tc>
      </w:tr>
      <w:tr w:rsidR="0091766F" w:rsidRPr="0091766F" w14:paraId="4269DBE2" w14:textId="77777777" w:rsidTr="0091766F">
        <w:tc>
          <w:tcPr>
            <w:tcW w:w="2518" w:type="dxa"/>
          </w:tcPr>
          <w:p w14:paraId="730E07C8"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515" w:type="dxa"/>
          </w:tcPr>
          <w:p w14:paraId="7C4D740C" w14:textId="77777777" w:rsidR="00260AE7"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capacidad</w:t>
            </w:r>
          </w:p>
        </w:tc>
      </w:tr>
      <w:tr w:rsidR="0091766F" w:rsidRPr="0091766F" w14:paraId="4CDF607D" w14:textId="77777777" w:rsidTr="0091766F">
        <w:tc>
          <w:tcPr>
            <w:tcW w:w="2518" w:type="dxa"/>
          </w:tcPr>
          <w:p w14:paraId="722539C0"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Pie de imagen</w:t>
            </w:r>
          </w:p>
        </w:tc>
        <w:tc>
          <w:tcPr>
            <w:tcW w:w="6515" w:type="dxa"/>
          </w:tcPr>
          <w:p w14:paraId="192573FD" w14:textId="77777777" w:rsidR="00260AE7" w:rsidRPr="0091766F" w:rsidRDefault="002B3290" w:rsidP="0091766F">
            <w:pPr>
              <w:rPr>
                <w:rFonts w:ascii="Times New Roman" w:hAnsi="Times New Roman" w:cs="Times New Roman"/>
              </w:rPr>
            </w:pPr>
            <w:r>
              <w:rPr>
                <w:rFonts w:ascii="Times New Roman" w:hAnsi="Times New Roman" w:cs="Times New Roman"/>
              </w:rPr>
              <w:t>Conversión entre unidades de capacidad</w:t>
            </w:r>
            <w:ins w:id="35" w:author="mercyranjel" w:date="2016-03-02T14:45:00Z">
              <w:r w:rsidR="00947954">
                <w:rPr>
                  <w:rFonts w:ascii="Times New Roman" w:hAnsi="Times New Roman" w:cs="Times New Roman"/>
                </w:rPr>
                <w:t>.</w:t>
              </w:r>
            </w:ins>
          </w:p>
        </w:tc>
      </w:tr>
      <w:tr w:rsidR="0091766F" w:rsidRPr="0091766F" w14:paraId="13103EFE" w14:textId="77777777" w:rsidTr="0091766F">
        <w:tc>
          <w:tcPr>
            <w:tcW w:w="2518" w:type="dxa"/>
          </w:tcPr>
          <w:p w14:paraId="3085825D" w14:textId="77777777" w:rsidR="00260AE7" w:rsidRPr="0091766F" w:rsidRDefault="00260AE7"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515" w:type="dxa"/>
          </w:tcPr>
          <w:p w14:paraId="0CE6F34B" w14:textId="77777777" w:rsidR="00260AE7" w:rsidRPr="0091766F" w:rsidRDefault="00260AE7" w:rsidP="0091766F">
            <w:pPr>
              <w:rPr>
                <w:rFonts w:ascii="Times New Roman" w:hAnsi="Times New Roman" w:cs="Times New Roman"/>
              </w:rPr>
            </w:pPr>
            <w:r w:rsidRPr="0091766F">
              <w:rPr>
                <w:rFonts w:ascii="Times New Roman" w:hAnsi="Times New Roman" w:cs="Times New Roman"/>
              </w:rPr>
              <w:t>Inferior</w:t>
            </w:r>
          </w:p>
        </w:tc>
      </w:tr>
    </w:tbl>
    <w:p w14:paraId="714D5955" w14:textId="77777777" w:rsidR="00260AE7" w:rsidRPr="0091766F" w:rsidRDefault="00260AE7" w:rsidP="00A66BE9">
      <w:pPr>
        <w:tabs>
          <w:tab w:val="right" w:pos="8498"/>
        </w:tabs>
        <w:spacing w:after="0"/>
        <w:rPr>
          <w:rFonts w:ascii="Times New Roman" w:hAnsi="Times New Roman" w:cs="Times New Roman"/>
          <w:b/>
        </w:rPr>
      </w:pPr>
    </w:p>
    <w:p w14:paraId="3F690186" w14:textId="77777777" w:rsidR="00260AE7" w:rsidRDefault="00641C42" w:rsidP="00C4217E">
      <w:pPr>
        <w:pStyle w:val="u"/>
        <w:shd w:val="clear" w:color="auto" w:fill="FFFFFF"/>
        <w:spacing w:before="0" w:beforeAutospacing="0" w:after="0" w:afterAutospacing="0"/>
        <w:jc w:val="both"/>
        <w:rPr>
          <w:rStyle w:val="un"/>
          <w:sz w:val="22"/>
          <w:szCs w:val="22"/>
        </w:rPr>
      </w:pPr>
      <w:r>
        <w:rPr>
          <w:rStyle w:val="un"/>
          <w:sz w:val="22"/>
          <w:szCs w:val="22"/>
        </w:rPr>
        <w:t>Ejemplo</w:t>
      </w:r>
    </w:p>
    <w:p w14:paraId="3A6C3E08" w14:textId="77777777" w:rsidR="00260AE7" w:rsidRPr="006329EC" w:rsidRDefault="00260AE7" w:rsidP="00C4217E">
      <w:pPr>
        <w:pStyle w:val="u"/>
        <w:shd w:val="clear" w:color="auto" w:fill="FFFFFF"/>
        <w:spacing w:before="0" w:beforeAutospacing="0" w:after="0" w:afterAutospacing="0"/>
        <w:jc w:val="both"/>
        <w:rPr>
          <w:rStyle w:val="un"/>
          <w:sz w:val="22"/>
          <w:szCs w:val="22"/>
        </w:rPr>
      </w:pPr>
      <w:r w:rsidRPr="00C4217E">
        <w:rPr>
          <w:rStyle w:val="un"/>
          <w:sz w:val="22"/>
          <w:szCs w:val="22"/>
        </w:rPr>
        <w:t xml:space="preserve">Si </w:t>
      </w:r>
      <w:r w:rsidR="00641C42">
        <w:rPr>
          <w:rStyle w:val="un"/>
          <w:sz w:val="22"/>
          <w:szCs w:val="22"/>
        </w:rPr>
        <w:t>de</w:t>
      </w:r>
      <w:r w:rsidRPr="00C4217E">
        <w:rPr>
          <w:rStyle w:val="un"/>
          <w:sz w:val="22"/>
          <w:szCs w:val="22"/>
        </w:rPr>
        <w:t xml:space="preserve"> una </w:t>
      </w:r>
      <w:r w:rsidR="00C4217E">
        <w:rPr>
          <w:rStyle w:val="un"/>
          <w:sz w:val="22"/>
          <w:szCs w:val="22"/>
        </w:rPr>
        <w:t>jarra</w:t>
      </w:r>
      <w:r w:rsidRPr="00C4217E">
        <w:rPr>
          <w:rStyle w:val="un"/>
          <w:sz w:val="22"/>
          <w:szCs w:val="22"/>
        </w:rPr>
        <w:t xml:space="preserve"> de 65 </w:t>
      </w:r>
      <w:r w:rsidRPr="006329EC">
        <w:rPr>
          <w:rStyle w:val="un"/>
          <w:sz w:val="22"/>
          <w:szCs w:val="22"/>
        </w:rPr>
        <w:t xml:space="preserve">dl de agua </w:t>
      </w:r>
      <w:r w:rsidR="00641C42" w:rsidRPr="006329EC">
        <w:rPr>
          <w:rStyle w:val="un"/>
          <w:sz w:val="22"/>
          <w:szCs w:val="22"/>
        </w:rPr>
        <w:t>se</w:t>
      </w:r>
      <w:r w:rsidR="00C4217E" w:rsidRPr="006329EC">
        <w:rPr>
          <w:rStyle w:val="un"/>
          <w:sz w:val="22"/>
          <w:szCs w:val="22"/>
        </w:rPr>
        <w:t xml:space="preserve"> sacan</w:t>
      </w:r>
      <w:r w:rsidRPr="006329EC">
        <w:rPr>
          <w:rStyle w:val="un"/>
          <w:sz w:val="22"/>
          <w:szCs w:val="22"/>
        </w:rPr>
        <w:t xml:space="preserve"> </w:t>
      </w:r>
      <w:r w:rsidR="00C4217E" w:rsidRPr="006329EC">
        <w:rPr>
          <w:rStyle w:val="un"/>
          <w:sz w:val="22"/>
          <w:szCs w:val="22"/>
        </w:rPr>
        <w:t>1,05 l, ¿cuánta agua queda en la jarra</w:t>
      </w:r>
      <w:r w:rsidRPr="006329EC">
        <w:rPr>
          <w:rStyle w:val="un"/>
          <w:sz w:val="22"/>
          <w:szCs w:val="22"/>
        </w:rPr>
        <w:t>?</w:t>
      </w:r>
    </w:p>
    <w:p w14:paraId="65949644" w14:textId="77777777" w:rsidR="00641C42" w:rsidRPr="006329EC" w:rsidRDefault="00641C42" w:rsidP="00641C42">
      <w:pPr>
        <w:pStyle w:val="u"/>
        <w:shd w:val="clear" w:color="auto" w:fill="FFFFFF"/>
        <w:spacing w:before="0" w:beforeAutospacing="0" w:after="0" w:afterAutospacing="0"/>
        <w:jc w:val="both"/>
        <w:rPr>
          <w:rStyle w:val="un"/>
          <w:sz w:val="22"/>
          <w:szCs w:val="22"/>
        </w:rPr>
      </w:pPr>
      <w:r w:rsidRPr="006329EC">
        <w:rPr>
          <w:rStyle w:val="un"/>
          <w:sz w:val="22"/>
          <w:szCs w:val="22"/>
        </w:rPr>
        <w:t xml:space="preserve">Para poder responder </w:t>
      </w:r>
      <w:r w:rsidR="00947954" w:rsidRPr="006329EC">
        <w:rPr>
          <w:rStyle w:val="un"/>
          <w:sz w:val="22"/>
          <w:szCs w:val="22"/>
        </w:rPr>
        <w:t xml:space="preserve">la pregunta </w:t>
      </w:r>
      <w:r w:rsidRPr="006329EC">
        <w:rPr>
          <w:rStyle w:val="un"/>
          <w:sz w:val="22"/>
          <w:szCs w:val="22"/>
        </w:rPr>
        <w:t>es necesario dejar los datos en la misma unidad, así:</w:t>
      </w:r>
    </w:p>
    <w:p w14:paraId="105594FC" w14:textId="77777777" w:rsidR="00641C42" w:rsidRPr="006329EC" w:rsidRDefault="00641C42" w:rsidP="00C4217E">
      <w:pPr>
        <w:pStyle w:val="u"/>
        <w:shd w:val="clear" w:color="auto" w:fill="FFFFFF"/>
        <w:spacing w:before="0" w:beforeAutospacing="0" w:after="0" w:afterAutospacing="0"/>
        <w:jc w:val="both"/>
        <w:rPr>
          <w:sz w:val="22"/>
          <w:szCs w:val="22"/>
        </w:rPr>
      </w:pPr>
    </w:p>
    <w:p w14:paraId="3E4138B3" w14:textId="77777777" w:rsidR="00260AE7" w:rsidRPr="006329EC" w:rsidRDefault="00641C42" w:rsidP="00C4217E">
      <w:pPr>
        <w:pStyle w:val="u"/>
        <w:shd w:val="clear" w:color="auto" w:fill="FFFFFF"/>
        <w:spacing w:before="0" w:beforeAutospacing="0" w:after="0" w:afterAutospacing="0"/>
        <w:jc w:val="both"/>
        <w:rPr>
          <w:rStyle w:val="un"/>
          <w:sz w:val="22"/>
          <w:szCs w:val="22"/>
        </w:rPr>
      </w:pPr>
      <w:r w:rsidRPr="006329EC">
        <w:rPr>
          <w:rStyle w:val="un"/>
          <w:sz w:val="22"/>
          <w:szCs w:val="22"/>
        </w:rPr>
        <w:t xml:space="preserve">65 dl − 1,05 l </w:t>
      </w:r>
    </w:p>
    <w:p w14:paraId="67290ADC" w14:textId="77777777" w:rsidR="00425E8B" w:rsidRPr="006329EC" w:rsidRDefault="00641C42" w:rsidP="00C4217E">
      <w:pPr>
        <w:pStyle w:val="u"/>
        <w:shd w:val="clear" w:color="auto" w:fill="FFFFFF"/>
        <w:spacing w:before="0" w:beforeAutospacing="0" w:after="0" w:afterAutospacing="0"/>
        <w:jc w:val="both"/>
        <w:rPr>
          <w:rStyle w:val="un"/>
          <w:sz w:val="22"/>
          <w:szCs w:val="22"/>
        </w:rPr>
      </w:pPr>
      <w:r w:rsidRPr="006329EC">
        <w:rPr>
          <w:rStyle w:val="un"/>
          <w:sz w:val="22"/>
          <w:szCs w:val="22"/>
        </w:rPr>
        <w:t>= 65 dl − (1,05 x</w:t>
      </w:r>
      <w:r w:rsidR="00260AE7" w:rsidRPr="006329EC">
        <w:rPr>
          <w:rStyle w:val="un"/>
          <w:sz w:val="22"/>
          <w:szCs w:val="22"/>
        </w:rPr>
        <w:t xml:space="preserve"> 10) dl </w:t>
      </w:r>
    </w:p>
    <w:p w14:paraId="2C927FFA" w14:textId="77777777" w:rsidR="00260AE7" w:rsidRPr="006329EC" w:rsidRDefault="00260AE7" w:rsidP="00C4217E">
      <w:pPr>
        <w:pStyle w:val="u"/>
        <w:shd w:val="clear" w:color="auto" w:fill="FFFFFF"/>
        <w:spacing w:before="0" w:beforeAutospacing="0" w:after="0" w:afterAutospacing="0"/>
        <w:jc w:val="both"/>
        <w:rPr>
          <w:sz w:val="22"/>
          <w:szCs w:val="22"/>
        </w:rPr>
      </w:pPr>
      <w:r w:rsidRPr="006329EC">
        <w:rPr>
          <w:rStyle w:val="un"/>
          <w:sz w:val="22"/>
          <w:szCs w:val="22"/>
        </w:rPr>
        <w:t xml:space="preserve">= 65 dl − 10,5 dl </w:t>
      </w:r>
    </w:p>
    <w:p w14:paraId="0B445C6F" w14:textId="77777777" w:rsidR="00425E8B" w:rsidRPr="006329EC" w:rsidRDefault="00641C42" w:rsidP="00C4217E">
      <w:pPr>
        <w:pStyle w:val="u"/>
        <w:shd w:val="clear" w:color="auto" w:fill="FFFFFF"/>
        <w:spacing w:before="0" w:beforeAutospacing="0" w:after="0" w:afterAutospacing="0"/>
        <w:jc w:val="both"/>
        <w:rPr>
          <w:rStyle w:val="un"/>
          <w:sz w:val="22"/>
          <w:szCs w:val="22"/>
        </w:rPr>
      </w:pPr>
      <w:r w:rsidRPr="006329EC">
        <w:rPr>
          <w:rStyle w:val="un"/>
          <w:sz w:val="22"/>
          <w:szCs w:val="22"/>
        </w:rPr>
        <w:t>= 54,5 dl = (54,5 x</w:t>
      </w:r>
      <w:r w:rsidR="00260AE7" w:rsidRPr="006329EC">
        <w:rPr>
          <w:rStyle w:val="un"/>
          <w:sz w:val="22"/>
          <w:szCs w:val="22"/>
        </w:rPr>
        <w:t xml:space="preserve"> 10) cl </w:t>
      </w:r>
    </w:p>
    <w:p w14:paraId="589AD428" w14:textId="77777777" w:rsidR="00260AE7" w:rsidRPr="006329EC" w:rsidRDefault="00425E8B" w:rsidP="00C4217E">
      <w:pPr>
        <w:pStyle w:val="u"/>
        <w:shd w:val="clear" w:color="auto" w:fill="FFFFFF"/>
        <w:spacing w:before="0" w:beforeAutospacing="0" w:after="0" w:afterAutospacing="0"/>
        <w:jc w:val="both"/>
        <w:rPr>
          <w:rStyle w:val="un"/>
          <w:sz w:val="22"/>
          <w:szCs w:val="22"/>
        </w:rPr>
      </w:pPr>
      <w:r w:rsidRPr="006329EC">
        <w:rPr>
          <w:rStyle w:val="un"/>
          <w:sz w:val="22"/>
          <w:szCs w:val="22"/>
        </w:rPr>
        <w:t>= 545 cl</w:t>
      </w:r>
    </w:p>
    <w:p w14:paraId="46C9E776" w14:textId="7B4B5D18" w:rsidR="00425E8B" w:rsidRDefault="00947954" w:rsidP="00425E8B">
      <w:pPr>
        <w:pStyle w:val="u"/>
        <w:shd w:val="clear" w:color="auto" w:fill="FFFFFF"/>
        <w:spacing w:before="0" w:beforeAutospacing="0" w:after="0" w:afterAutospacing="0"/>
        <w:jc w:val="both"/>
        <w:rPr>
          <w:rStyle w:val="un"/>
          <w:sz w:val="22"/>
          <w:szCs w:val="22"/>
        </w:rPr>
      </w:pPr>
      <w:r w:rsidRPr="006329EC">
        <w:rPr>
          <w:rStyle w:val="un"/>
          <w:sz w:val="22"/>
          <w:szCs w:val="22"/>
        </w:rPr>
        <w:t>En la garrafa q</w:t>
      </w:r>
      <w:r w:rsidR="00260AE7" w:rsidRPr="006329EC">
        <w:rPr>
          <w:rStyle w:val="un"/>
          <w:sz w:val="22"/>
          <w:szCs w:val="22"/>
        </w:rPr>
        <w:t xml:space="preserve">uedan </w:t>
      </w:r>
      <w:r w:rsidR="00425E8B" w:rsidRPr="006329EC">
        <w:rPr>
          <w:rStyle w:val="un"/>
          <w:sz w:val="22"/>
          <w:szCs w:val="22"/>
        </w:rPr>
        <w:t>545 cl</w:t>
      </w:r>
      <w:r w:rsidRPr="006329EC">
        <w:rPr>
          <w:rStyle w:val="un"/>
          <w:sz w:val="22"/>
          <w:szCs w:val="22"/>
        </w:rPr>
        <w:t>,</w:t>
      </w:r>
      <w:r w:rsidR="00425E8B" w:rsidRPr="006329EC">
        <w:rPr>
          <w:rStyle w:val="un"/>
          <w:sz w:val="22"/>
          <w:szCs w:val="22"/>
        </w:rPr>
        <w:t xml:space="preserve"> es decir</w:t>
      </w:r>
      <w:r w:rsidRPr="006329EC">
        <w:rPr>
          <w:rStyle w:val="un"/>
          <w:sz w:val="22"/>
          <w:szCs w:val="22"/>
        </w:rPr>
        <w:t>,</w:t>
      </w:r>
      <w:r w:rsidR="00425E8B" w:rsidRPr="006329EC">
        <w:rPr>
          <w:rStyle w:val="un"/>
          <w:sz w:val="22"/>
          <w:szCs w:val="22"/>
        </w:rPr>
        <w:t xml:space="preserve"> </w:t>
      </w:r>
      <w:r w:rsidR="00260AE7" w:rsidRPr="006329EC">
        <w:rPr>
          <w:rStyle w:val="un"/>
          <w:sz w:val="22"/>
          <w:szCs w:val="22"/>
        </w:rPr>
        <w:t>5,45 l.</w:t>
      </w:r>
    </w:p>
    <w:p w14:paraId="4AC1670B" w14:textId="77777777" w:rsidR="00425E8B" w:rsidRDefault="00425E8B" w:rsidP="00425E8B">
      <w:pPr>
        <w:pStyle w:val="u"/>
        <w:shd w:val="clear" w:color="auto" w:fill="FFFFFF"/>
        <w:spacing w:before="0" w:beforeAutospacing="0" w:after="0" w:afterAutospacing="0"/>
        <w:jc w:val="both"/>
        <w:rPr>
          <w:rStyle w:val="un"/>
          <w:sz w:val="22"/>
          <w:szCs w:val="22"/>
        </w:rPr>
      </w:pPr>
    </w:p>
    <w:tbl>
      <w:tblPr>
        <w:tblStyle w:val="Tablaconcuadrcula"/>
        <w:tblW w:w="0" w:type="auto"/>
        <w:tblLook w:val="04A0" w:firstRow="1" w:lastRow="0" w:firstColumn="1" w:lastColumn="0" w:noHBand="0" w:noVBand="1"/>
      </w:tblPr>
      <w:tblGrid>
        <w:gridCol w:w="2469"/>
        <w:gridCol w:w="6359"/>
      </w:tblGrid>
      <w:tr w:rsidR="00425E8B" w:rsidRPr="0091766F" w14:paraId="6AB41F76" w14:textId="77777777" w:rsidTr="00425E8B">
        <w:tc>
          <w:tcPr>
            <w:tcW w:w="8828" w:type="dxa"/>
            <w:gridSpan w:val="2"/>
            <w:shd w:val="clear" w:color="auto" w:fill="000000" w:themeFill="text1"/>
          </w:tcPr>
          <w:p w14:paraId="789AEE47" w14:textId="77777777" w:rsidR="00425E8B" w:rsidRPr="0091766F" w:rsidRDefault="00425E8B" w:rsidP="00425E8B">
            <w:pPr>
              <w:jc w:val="center"/>
              <w:rPr>
                <w:rFonts w:ascii="Times New Roman" w:hAnsi="Times New Roman" w:cs="Times New Roman"/>
                <w:b/>
              </w:rPr>
            </w:pPr>
            <w:r w:rsidRPr="0091766F">
              <w:rPr>
                <w:rFonts w:ascii="Times New Roman" w:hAnsi="Times New Roman" w:cs="Times New Roman"/>
                <w:b/>
              </w:rPr>
              <w:t>Practica (recurso de ejercitación)</w:t>
            </w:r>
          </w:p>
        </w:tc>
      </w:tr>
      <w:tr w:rsidR="00425E8B" w:rsidRPr="0091766F" w14:paraId="71F0D461" w14:textId="77777777" w:rsidTr="00425E8B">
        <w:tc>
          <w:tcPr>
            <w:tcW w:w="2469" w:type="dxa"/>
          </w:tcPr>
          <w:p w14:paraId="1B27F3DF" w14:textId="77777777" w:rsidR="00425E8B" w:rsidRPr="0091766F" w:rsidRDefault="00425E8B" w:rsidP="00425E8B">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66C36B1B" w14:textId="77777777" w:rsidR="00425E8B" w:rsidRPr="0091766F" w:rsidRDefault="00425E8B" w:rsidP="00425E8B">
            <w:pPr>
              <w:rPr>
                <w:rFonts w:ascii="Times New Roman" w:hAnsi="Times New Roman" w:cs="Times New Roman"/>
                <w:b/>
                <w:sz w:val="18"/>
                <w:szCs w:val="18"/>
              </w:rPr>
            </w:pPr>
            <w:r>
              <w:rPr>
                <w:rFonts w:ascii="Times New Roman" w:hAnsi="Times New Roman" w:cs="Times New Roman"/>
              </w:rPr>
              <w:t>MA_06_13_REC200</w:t>
            </w:r>
          </w:p>
        </w:tc>
      </w:tr>
      <w:tr w:rsidR="00425E8B" w:rsidRPr="0091766F" w14:paraId="3AEE8D6D" w14:textId="77777777" w:rsidTr="00425E8B">
        <w:tc>
          <w:tcPr>
            <w:tcW w:w="2469" w:type="dxa"/>
          </w:tcPr>
          <w:p w14:paraId="3F108AD2" w14:textId="77777777" w:rsidR="00425E8B" w:rsidRPr="0091766F" w:rsidRDefault="00425E8B" w:rsidP="00425E8B">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78AA5E3F" w14:textId="153F4D2B" w:rsidR="00425E8B" w:rsidRPr="0091766F" w:rsidRDefault="00425E8B" w:rsidP="00425E8B">
            <w:pPr>
              <w:rPr>
                <w:rFonts w:ascii="Times New Roman" w:hAnsi="Times New Roman" w:cs="Times New Roman"/>
              </w:rPr>
            </w:pPr>
            <w:r w:rsidRPr="0091766F">
              <w:rPr>
                <w:rFonts w:ascii="Times New Roman" w:hAnsi="Times New Roman" w:cs="Times New Roman"/>
              </w:rPr>
              <w:t>Convierte unidades de capacidad y volumen</w:t>
            </w:r>
          </w:p>
        </w:tc>
      </w:tr>
      <w:tr w:rsidR="00425E8B" w:rsidRPr="0091766F" w14:paraId="31ED90D3" w14:textId="77777777" w:rsidTr="00425E8B">
        <w:tc>
          <w:tcPr>
            <w:tcW w:w="2469" w:type="dxa"/>
          </w:tcPr>
          <w:p w14:paraId="6CB44FDC" w14:textId="77777777" w:rsidR="00425E8B" w:rsidRPr="0091766F" w:rsidRDefault="00425E8B" w:rsidP="00425E8B">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5C688CC7" w14:textId="38803061" w:rsidR="00425E8B" w:rsidRPr="0091766F" w:rsidRDefault="00425E8B" w:rsidP="00425E8B">
            <w:pPr>
              <w:rPr>
                <w:rFonts w:ascii="Times New Roman" w:hAnsi="Times New Roman" w:cs="Times New Roman"/>
              </w:rPr>
            </w:pPr>
            <w:r w:rsidRPr="0091766F">
              <w:rPr>
                <w:rFonts w:ascii="Times New Roman" w:hAnsi="Times New Roman" w:cs="Times New Roman"/>
              </w:rPr>
              <w:t>Ejercicios para operar con medidas de capacidad y volumen</w:t>
            </w:r>
          </w:p>
        </w:tc>
      </w:tr>
    </w:tbl>
    <w:p w14:paraId="01D9C307" w14:textId="77777777" w:rsidR="00425E8B" w:rsidRDefault="00425E8B" w:rsidP="00425E8B">
      <w:pPr>
        <w:pStyle w:val="u"/>
        <w:shd w:val="clear" w:color="auto" w:fill="FFFFFF"/>
        <w:spacing w:before="0" w:beforeAutospacing="0" w:after="0" w:afterAutospacing="0"/>
        <w:jc w:val="both"/>
        <w:rPr>
          <w:b/>
        </w:rPr>
      </w:pPr>
    </w:p>
    <w:p w14:paraId="1A1B84E4" w14:textId="77777777" w:rsidR="001E4E6A" w:rsidRPr="00425E8B" w:rsidRDefault="001E4E6A" w:rsidP="00425E8B">
      <w:pPr>
        <w:pStyle w:val="u"/>
        <w:shd w:val="clear" w:color="auto" w:fill="FFFFFF"/>
        <w:spacing w:before="0" w:beforeAutospacing="0" w:after="0" w:afterAutospacing="0"/>
        <w:jc w:val="both"/>
        <w:rPr>
          <w:sz w:val="22"/>
          <w:szCs w:val="22"/>
        </w:rPr>
      </w:pPr>
      <w:r w:rsidRPr="0091766F">
        <w:rPr>
          <w:highlight w:val="yellow"/>
        </w:rPr>
        <w:t>[SECCIÓN 2]</w:t>
      </w:r>
      <w:r w:rsidRPr="0091766F">
        <w:t xml:space="preserve"> </w:t>
      </w:r>
      <w:r w:rsidRPr="0091766F">
        <w:rPr>
          <w:b/>
        </w:rPr>
        <w:t xml:space="preserve">6.2 La relación entre las unidades de capacidad y las </w:t>
      </w:r>
      <w:r w:rsidR="00425E8B">
        <w:rPr>
          <w:b/>
        </w:rPr>
        <w:t xml:space="preserve">unidades </w:t>
      </w:r>
      <w:r w:rsidRPr="0091766F">
        <w:rPr>
          <w:b/>
        </w:rPr>
        <w:t>de volumen</w:t>
      </w:r>
    </w:p>
    <w:p w14:paraId="2CC5CBCA" w14:textId="77777777" w:rsidR="00C4217E" w:rsidRDefault="00C4217E" w:rsidP="00260AE7">
      <w:pPr>
        <w:shd w:val="clear" w:color="auto" w:fill="FFFFFF"/>
        <w:spacing w:after="0" w:line="345" w:lineRule="atLeast"/>
        <w:rPr>
          <w:rFonts w:ascii="Times New Roman" w:eastAsia="Times New Roman" w:hAnsi="Times New Roman" w:cs="Times New Roman"/>
          <w:sz w:val="21"/>
          <w:szCs w:val="21"/>
          <w:lang w:val="es-CO" w:eastAsia="es-CO"/>
        </w:rPr>
      </w:pPr>
    </w:p>
    <w:p w14:paraId="3B27CE43" w14:textId="28CCD733" w:rsidR="00260AE7" w:rsidRDefault="00260AE7" w:rsidP="00C4217E">
      <w:pPr>
        <w:shd w:val="clear" w:color="auto" w:fill="FFFFFF"/>
        <w:spacing w:after="0"/>
        <w:jc w:val="both"/>
        <w:rPr>
          <w:rFonts w:ascii="Times New Roman" w:eastAsia="Times New Roman" w:hAnsi="Times New Roman" w:cs="Times New Roman"/>
          <w:sz w:val="22"/>
          <w:szCs w:val="22"/>
          <w:lang w:val="es-CO" w:eastAsia="es-CO"/>
        </w:rPr>
      </w:pPr>
      <w:r w:rsidRPr="00C4217E">
        <w:rPr>
          <w:rFonts w:ascii="Times New Roman" w:eastAsia="Times New Roman" w:hAnsi="Times New Roman" w:cs="Times New Roman"/>
          <w:sz w:val="22"/>
          <w:szCs w:val="22"/>
          <w:lang w:val="es-CO" w:eastAsia="es-CO"/>
        </w:rPr>
        <w:t xml:space="preserve">La capacidad y el volumen miden la misma magnitud: la cantidad de espacio tridimensional. Por razones prácticas </w:t>
      </w:r>
      <w:r w:rsidR="00C4217E">
        <w:rPr>
          <w:rFonts w:ascii="Times New Roman" w:eastAsia="Times New Roman" w:hAnsi="Times New Roman" w:cs="Times New Roman"/>
          <w:sz w:val="22"/>
          <w:szCs w:val="22"/>
          <w:lang w:val="es-CO" w:eastAsia="es-CO"/>
        </w:rPr>
        <w:t xml:space="preserve">se </w:t>
      </w:r>
      <w:r w:rsidRPr="00C4217E">
        <w:rPr>
          <w:rFonts w:ascii="Times New Roman" w:eastAsia="Times New Roman" w:hAnsi="Times New Roman" w:cs="Times New Roman"/>
          <w:sz w:val="22"/>
          <w:szCs w:val="22"/>
          <w:lang w:val="es-CO" w:eastAsia="es-CO"/>
        </w:rPr>
        <w:t>utiliza</w:t>
      </w:r>
      <w:r w:rsidR="00C4217E">
        <w:rPr>
          <w:rFonts w:ascii="Times New Roman" w:eastAsia="Times New Roman" w:hAnsi="Times New Roman" w:cs="Times New Roman"/>
          <w:sz w:val="22"/>
          <w:szCs w:val="22"/>
          <w:lang w:val="es-CO" w:eastAsia="es-CO"/>
        </w:rPr>
        <w:t>n</w:t>
      </w:r>
      <w:r w:rsidRPr="00C4217E">
        <w:rPr>
          <w:rFonts w:ascii="Times New Roman" w:eastAsia="Times New Roman" w:hAnsi="Times New Roman" w:cs="Times New Roman"/>
          <w:sz w:val="22"/>
          <w:szCs w:val="22"/>
          <w:lang w:val="es-CO" w:eastAsia="es-CO"/>
        </w:rPr>
        <w:t xml:space="preserve"> las medidas de capacidad cuando se trata de recipientes y las de volumen cuando </w:t>
      </w:r>
      <w:r w:rsidR="00C4217E">
        <w:rPr>
          <w:rFonts w:ascii="Times New Roman" w:eastAsia="Times New Roman" w:hAnsi="Times New Roman" w:cs="Times New Roman"/>
          <w:sz w:val="22"/>
          <w:szCs w:val="22"/>
          <w:lang w:val="es-CO" w:eastAsia="es-CO"/>
        </w:rPr>
        <w:t>se quiere</w:t>
      </w:r>
      <w:r w:rsidRPr="00C4217E">
        <w:rPr>
          <w:rFonts w:ascii="Times New Roman" w:eastAsia="Times New Roman" w:hAnsi="Times New Roman" w:cs="Times New Roman"/>
          <w:sz w:val="22"/>
          <w:szCs w:val="22"/>
          <w:lang w:val="es-CO" w:eastAsia="es-CO"/>
        </w:rPr>
        <w:t xml:space="preserve"> saber el espacio que ocupa un objeto. Así pues, </w:t>
      </w:r>
      <w:r w:rsidR="00C4217E">
        <w:rPr>
          <w:rFonts w:ascii="Times New Roman" w:eastAsia="Times New Roman" w:hAnsi="Times New Roman" w:cs="Times New Roman"/>
          <w:sz w:val="22"/>
          <w:szCs w:val="22"/>
          <w:lang w:val="es-CO" w:eastAsia="es-CO"/>
        </w:rPr>
        <w:t xml:space="preserve">es posible </w:t>
      </w:r>
      <w:r w:rsidRPr="00C4217E">
        <w:rPr>
          <w:rFonts w:ascii="Times New Roman" w:eastAsia="Times New Roman" w:hAnsi="Times New Roman" w:cs="Times New Roman"/>
          <w:sz w:val="22"/>
          <w:szCs w:val="22"/>
          <w:lang w:val="es-CO" w:eastAsia="es-CO"/>
        </w:rPr>
        <w:t>establecer </w:t>
      </w:r>
      <w:r w:rsidRPr="00C4217E">
        <w:rPr>
          <w:rFonts w:ascii="Times New Roman" w:eastAsia="Times New Roman" w:hAnsi="Times New Roman" w:cs="Times New Roman"/>
          <w:bCs/>
          <w:sz w:val="22"/>
          <w:szCs w:val="22"/>
          <w:lang w:val="es-CO" w:eastAsia="es-CO"/>
        </w:rPr>
        <w:t>una</w:t>
      </w:r>
      <w:r w:rsidRPr="00C4217E">
        <w:rPr>
          <w:rFonts w:ascii="Times New Roman" w:eastAsia="Times New Roman" w:hAnsi="Times New Roman" w:cs="Times New Roman"/>
          <w:b/>
          <w:bCs/>
          <w:sz w:val="22"/>
          <w:szCs w:val="22"/>
          <w:lang w:val="es-CO" w:eastAsia="es-CO"/>
        </w:rPr>
        <w:t xml:space="preserve"> equivalencia</w:t>
      </w:r>
      <w:r w:rsidRPr="00C4217E">
        <w:rPr>
          <w:rFonts w:ascii="Times New Roman" w:eastAsia="Times New Roman" w:hAnsi="Times New Roman" w:cs="Times New Roman"/>
          <w:sz w:val="22"/>
          <w:szCs w:val="22"/>
          <w:lang w:val="es-CO" w:eastAsia="es-CO"/>
        </w:rPr>
        <w:t> entre las medidas de </w:t>
      </w:r>
      <w:r w:rsidRPr="00C4217E">
        <w:rPr>
          <w:rFonts w:ascii="Times New Roman" w:eastAsia="Times New Roman" w:hAnsi="Times New Roman" w:cs="Times New Roman"/>
          <w:b/>
          <w:bCs/>
          <w:sz w:val="22"/>
          <w:szCs w:val="22"/>
          <w:lang w:val="es-CO" w:eastAsia="es-CO"/>
        </w:rPr>
        <w:t>capacidad</w:t>
      </w:r>
      <w:r w:rsidRPr="00C4217E">
        <w:rPr>
          <w:rFonts w:ascii="Times New Roman" w:eastAsia="Times New Roman" w:hAnsi="Times New Roman" w:cs="Times New Roman"/>
          <w:sz w:val="22"/>
          <w:szCs w:val="22"/>
          <w:lang w:val="es-CO" w:eastAsia="es-CO"/>
        </w:rPr>
        <w:t> y </w:t>
      </w:r>
      <w:r w:rsidR="00947954">
        <w:rPr>
          <w:rFonts w:ascii="Times New Roman" w:eastAsia="Times New Roman" w:hAnsi="Times New Roman" w:cs="Times New Roman"/>
          <w:sz w:val="22"/>
          <w:szCs w:val="22"/>
          <w:lang w:val="es-CO" w:eastAsia="es-CO"/>
        </w:rPr>
        <w:t xml:space="preserve">de </w:t>
      </w:r>
      <w:r w:rsidRPr="00C4217E">
        <w:rPr>
          <w:rFonts w:ascii="Times New Roman" w:eastAsia="Times New Roman" w:hAnsi="Times New Roman" w:cs="Times New Roman"/>
          <w:b/>
          <w:bCs/>
          <w:sz w:val="22"/>
          <w:szCs w:val="22"/>
          <w:lang w:val="es-CO" w:eastAsia="es-CO"/>
        </w:rPr>
        <w:t>volumen</w:t>
      </w:r>
      <w:r w:rsidRPr="00C4217E">
        <w:rPr>
          <w:rFonts w:ascii="Times New Roman" w:eastAsia="Times New Roman" w:hAnsi="Times New Roman" w:cs="Times New Roman"/>
          <w:sz w:val="22"/>
          <w:szCs w:val="22"/>
          <w:lang w:val="es-CO" w:eastAsia="es-CO"/>
        </w:rPr>
        <w:t>.</w:t>
      </w:r>
    </w:p>
    <w:p w14:paraId="0120BDEE" w14:textId="77777777" w:rsidR="00C4217E" w:rsidRPr="00C4217E" w:rsidRDefault="00C4217E" w:rsidP="00C4217E">
      <w:pPr>
        <w:shd w:val="clear" w:color="auto" w:fill="FFFFFF"/>
        <w:spacing w:after="0"/>
        <w:jc w:val="both"/>
        <w:rPr>
          <w:rFonts w:ascii="Times New Roman" w:eastAsia="Times New Roman" w:hAnsi="Times New Roman" w:cs="Times New Roman"/>
          <w:sz w:val="22"/>
          <w:szCs w:val="22"/>
          <w:lang w:val="es-CO" w:eastAsia="es-CO"/>
        </w:rPr>
      </w:pPr>
    </w:p>
    <w:p w14:paraId="602301EA" w14:textId="45F63625" w:rsidR="00260AE7" w:rsidRPr="00C4217E" w:rsidRDefault="00260AE7" w:rsidP="00C4217E">
      <w:pPr>
        <w:shd w:val="clear" w:color="auto" w:fill="FFFFFF"/>
        <w:spacing w:after="0"/>
        <w:jc w:val="both"/>
        <w:rPr>
          <w:rFonts w:ascii="Times New Roman" w:eastAsia="Times New Roman" w:hAnsi="Times New Roman" w:cs="Times New Roman"/>
          <w:sz w:val="22"/>
          <w:szCs w:val="22"/>
          <w:lang w:val="es-CO" w:eastAsia="es-CO"/>
        </w:rPr>
      </w:pPr>
      <w:r w:rsidRPr="00C4217E">
        <w:rPr>
          <w:rFonts w:ascii="Times New Roman" w:eastAsia="Times New Roman" w:hAnsi="Times New Roman" w:cs="Times New Roman"/>
          <w:sz w:val="22"/>
          <w:szCs w:val="22"/>
          <w:lang w:val="es-CO" w:eastAsia="es-CO"/>
        </w:rPr>
        <w:t>Ahora bien, mientras las unidades de vol</w:t>
      </w:r>
      <w:r w:rsidR="00425E8B">
        <w:rPr>
          <w:rFonts w:ascii="Times New Roman" w:eastAsia="Times New Roman" w:hAnsi="Times New Roman" w:cs="Times New Roman"/>
          <w:sz w:val="22"/>
          <w:szCs w:val="22"/>
          <w:lang w:val="es-CO" w:eastAsia="es-CO"/>
        </w:rPr>
        <w:t>umen aumentan o disminuyen de 1000 en 1</w:t>
      </w:r>
      <w:r w:rsidRPr="00C4217E">
        <w:rPr>
          <w:rFonts w:ascii="Times New Roman" w:eastAsia="Times New Roman" w:hAnsi="Times New Roman" w:cs="Times New Roman"/>
          <w:sz w:val="22"/>
          <w:szCs w:val="22"/>
          <w:lang w:val="es-CO" w:eastAsia="es-CO"/>
        </w:rPr>
        <w:t xml:space="preserve">000, las de capacidad lo hacen de 10 en 10. Es como si para ir </w:t>
      </w:r>
      <w:r w:rsidR="00947954">
        <w:rPr>
          <w:rFonts w:ascii="Times New Roman" w:eastAsia="Times New Roman" w:hAnsi="Times New Roman" w:cs="Times New Roman"/>
          <w:sz w:val="22"/>
          <w:szCs w:val="22"/>
          <w:lang w:val="es-CO" w:eastAsia="es-CO"/>
        </w:rPr>
        <w:t>a</w:t>
      </w:r>
      <w:r w:rsidR="00947954" w:rsidRPr="00C4217E">
        <w:rPr>
          <w:rFonts w:ascii="Times New Roman" w:eastAsia="Times New Roman" w:hAnsi="Times New Roman" w:cs="Times New Roman"/>
          <w:sz w:val="22"/>
          <w:szCs w:val="22"/>
          <w:lang w:val="es-CO" w:eastAsia="es-CO"/>
        </w:rPr>
        <w:t xml:space="preserve"> </w:t>
      </w:r>
      <w:r w:rsidRPr="00C4217E">
        <w:rPr>
          <w:rFonts w:ascii="Times New Roman" w:eastAsia="Times New Roman" w:hAnsi="Times New Roman" w:cs="Times New Roman"/>
          <w:sz w:val="22"/>
          <w:szCs w:val="22"/>
          <w:lang w:val="es-CO" w:eastAsia="es-CO"/>
        </w:rPr>
        <w:t xml:space="preserve">un mismo lugar hubiera </w:t>
      </w:r>
      <w:r w:rsidR="00947954">
        <w:rPr>
          <w:rFonts w:ascii="Times New Roman" w:eastAsia="Times New Roman" w:hAnsi="Times New Roman" w:cs="Times New Roman"/>
          <w:sz w:val="22"/>
          <w:szCs w:val="22"/>
          <w:lang w:val="es-CO" w:eastAsia="es-CO"/>
        </w:rPr>
        <w:t>dos</w:t>
      </w:r>
      <w:r w:rsidR="00947954" w:rsidRPr="00C4217E">
        <w:rPr>
          <w:rFonts w:ascii="Times New Roman" w:eastAsia="Times New Roman" w:hAnsi="Times New Roman" w:cs="Times New Roman"/>
          <w:sz w:val="22"/>
          <w:szCs w:val="22"/>
          <w:lang w:val="es-CO" w:eastAsia="es-CO"/>
        </w:rPr>
        <w:t xml:space="preserve"> </w:t>
      </w:r>
      <w:r w:rsidRPr="00C4217E">
        <w:rPr>
          <w:rFonts w:ascii="Times New Roman" w:eastAsia="Times New Roman" w:hAnsi="Times New Roman" w:cs="Times New Roman"/>
          <w:sz w:val="22"/>
          <w:szCs w:val="22"/>
          <w:lang w:val="es-CO" w:eastAsia="es-CO"/>
        </w:rPr>
        <w:t>escaleras: la del volumen tiene los peldaños más grandes y la de la capacidad los tiene más pequeños.</w:t>
      </w:r>
    </w:p>
    <w:p w14:paraId="3A0D5F87" w14:textId="77777777" w:rsidR="00260AE7" w:rsidRPr="0091766F" w:rsidRDefault="00260AE7" w:rsidP="00260AE7">
      <w:pPr>
        <w:shd w:val="clear" w:color="auto" w:fill="FFFFFF"/>
        <w:spacing w:after="0" w:line="345" w:lineRule="atLeast"/>
        <w:rPr>
          <w:rFonts w:ascii="Times New Roman" w:eastAsia="Times New Roman" w:hAnsi="Times New Roman" w:cs="Times New Roman"/>
          <w:sz w:val="21"/>
          <w:szCs w:val="21"/>
          <w:lang w:val="es-CO" w:eastAsia="es-CO"/>
        </w:rPr>
      </w:pPr>
    </w:p>
    <w:tbl>
      <w:tblPr>
        <w:tblStyle w:val="Tablaconcuadrcula"/>
        <w:tblW w:w="0" w:type="auto"/>
        <w:tblLook w:val="04A0" w:firstRow="1" w:lastRow="0" w:firstColumn="1" w:lastColumn="0" w:noHBand="0" w:noVBand="1"/>
      </w:tblPr>
      <w:tblGrid>
        <w:gridCol w:w="2518"/>
        <w:gridCol w:w="6515"/>
      </w:tblGrid>
      <w:tr w:rsidR="0091766F" w:rsidRPr="0091766F" w14:paraId="30D6ACEB" w14:textId="77777777" w:rsidTr="0091766F">
        <w:tc>
          <w:tcPr>
            <w:tcW w:w="9033" w:type="dxa"/>
            <w:gridSpan w:val="2"/>
            <w:shd w:val="clear" w:color="auto" w:fill="0D0D0D" w:themeFill="text1" w:themeFillTint="F2"/>
          </w:tcPr>
          <w:p w14:paraId="2E16841A" w14:textId="77777777" w:rsidR="00260AE7" w:rsidRPr="0091766F" w:rsidRDefault="00260AE7" w:rsidP="0091766F">
            <w:pPr>
              <w:jc w:val="center"/>
              <w:rPr>
                <w:rFonts w:ascii="Times New Roman" w:hAnsi="Times New Roman" w:cs="Times New Roman"/>
                <w:b/>
              </w:rPr>
            </w:pPr>
            <w:r w:rsidRPr="0091766F">
              <w:rPr>
                <w:rFonts w:ascii="Times New Roman" w:hAnsi="Times New Roman" w:cs="Times New Roman"/>
                <w:b/>
              </w:rPr>
              <w:lastRenderedPageBreak/>
              <w:t>Imagen (fotografía, gráfica o ilustración)</w:t>
            </w:r>
          </w:p>
        </w:tc>
      </w:tr>
      <w:tr w:rsidR="0091766F" w:rsidRPr="0091766F" w14:paraId="1F4422CB" w14:textId="77777777" w:rsidTr="0091766F">
        <w:tc>
          <w:tcPr>
            <w:tcW w:w="2518" w:type="dxa"/>
          </w:tcPr>
          <w:p w14:paraId="36B4742F" w14:textId="77777777" w:rsidR="00260AE7" w:rsidRPr="0091766F" w:rsidRDefault="00260AE7"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43DA0D7C" w14:textId="77777777" w:rsidR="00260AE7" w:rsidRPr="0091766F" w:rsidRDefault="002B3290" w:rsidP="0091766F">
            <w:pPr>
              <w:rPr>
                <w:rFonts w:ascii="Times New Roman" w:hAnsi="Times New Roman" w:cs="Times New Roman"/>
                <w:b/>
                <w:sz w:val="18"/>
                <w:szCs w:val="18"/>
              </w:rPr>
            </w:pPr>
            <w:r>
              <w:rPr>
                <w:rFonts w:ascii="Times New Roman" w:hAnsi="Times New Roman" w:cs="Times New Roman"/>
              </w:rPr>
              <w:t>MA_06_13_IMG13</w:t>
            </w:r>
          </w:p>
        </w:tc>
      </w:tr>
      <w:tr w:rsidR="0091766F" w:rsidRPr="0091766F" w14:paraId="557F0D3F" w14:textId="77777777" w:rsidTr="0091766F">
        <w:tc>
          <w:tcPr>
            <w:tcW w:w="2518" w:type="dxa"/>
          </w:tcPr>
          <w:p w14:paraId="13F789EF"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1A73548B" w14:textId="77777777" w:rsidR="00260AE7" w:rsidRPr="0091766F" w:rsidRDefault="00260AE7"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376EDB38" wp14:editId="32DCC1B8">
                  <wp:extent cx="2430000" cy="17424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000" cy="1742400"/>
                          </a:xfrm>
                          <a:prstGeom prst="rect">
                            <a:avLst/>
                          </a:prstGeom>
                        </pic:spPr>
                      </pic:pic>
                    </a:graphicData>
                  </a:graphic>
                </wp:inline>
              </w:drawing>
            </w:r>
          </w:p>
        </w:tc>
      </w:tr>
      <w:tr w:rsidR="0091766F" w:rsidRPr="0091766F" w14:paraId="054F52EA" w14:textId="77777777" w:rsidTr="0091766F">
        <w:tc>
          <w:tcPr>
            <w:tcW w:w="2518" w:type="dxa"/>
          </w:tcPr>
          <w:p w14:paraId="062BFEEF"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515" w:type="dxa"/>
          </w:tcPr>
          <w:p w14:paraId="60DFD084" w14:textId="77777777" w:rsidR="00260AE7"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capacidad</w:t>
            </w:r>
          </w:p>
        </w:tc>
      </w:tr>
      <w:tr w:rsidR="0091766F" w:rsidRPr="0091766F" w14:paraId="0FB34631" w14:textId="77777777" w:rsidTr="0091766F">
        <w:tc>
          <w:tcPr>
            <w:tcW w:w="2518" w:type="dxa"/>
          </w:tcPr>
          <w:p w14:paraId="4F2C9141" w14:textId="77777777" w:rsidR="00260AE7" w:rsidRPr="0091766F" w:rsidRDefault="00260AE7" w:rsidP="0091766F">
            <w:pPr>
              <w:rPr>
                <w:rFonts w:ascii="Times New Roman" w:hAnsi="Times New Roman" w:cs="Times New Roman"/>
              </w:rPr>
            </w:pPr>
            <w:r w:rsidRPr="0091766F">
              <w:rPr>
                <w:rFonts w:ascii="Times New Roman" w:hAnsi="Times New Roman" w:cs="Times New Roman"/>
                <w:b/>
                <w:sz w:val="18"/>
                <w:szCs w:val="18"/>
              </w:rPr>
              <w:t>Pie de imagen</w:t>
            </w:r>
          </w:p>
        </w:tc>
        <w:tc>
          <w:tcPr>
            <w:tcW w:w="6515" w:type="dxa"/>
          </w:tcPr>
          <w:p w14:paraId="7BCD57EE" w14:textId="77777777" w:rsidR="00260AE7" w:rsidRPr="0091766F" w:rsidRDefault="00C4217E" w:rsidP="0091766F">
            <w:pPr>
              <w:rPr>
                <w:rFonts w:ascii="Times New Roman" w:hAnsi="Times New Roman" w:cs="Times New Roman"/>
              </w:rPr>
            </w:pPr>
            <w:r>
              <w:rPr>
                <w:rFonts w:ascii="Times New Roman" w:hAnsi="Times New Roman" w:cs="Times New Roman"/>
              </w:rPr>
              <w:t xml:space="preserve">Relación entre las unidades de capacidad y </w:t>
            </w:r>
            <w:r w:rsidR="00947954">
              <w:rPr>
                <w:rFonts w:ascii="Times New Roman" w:hAnsi="Times New Roman" w:cs="Times New Roman"/>
              </w:rPr>
              <w:t>de</w:t>
            </w:r>
            <w:ins w:id="36" w:author="mercyranjel" w:date="2016-03-02T14:48:00Z">
              <w:r w:rsidR="00947954">
                <w:rPr>
                  <w:rFonts w:ascii="Times New Roman" w:hAnsi="Times New Roman" w:cs="Times New Roman"/>
                </w:rPr>
                <w:t xml:space="preserve"> </w:t>
              </w:r>
            </w:ins>
            <w:r>
              <w:rPr>
                <w:rFonts w:ascii="Times New Roman" w:hAnsi="Times New Roman" w:cs="Times New Roman"/>
              </w:rPr>
              <w:t>volumen.</w:t>
            </w:r>
          </w:p>
        </w:tc>
      </w:tr>
      <w:tr w:rsidR="0091766F" w:rsidRPr="0091766F" w14:paraId="09DB6D46" w14:textId="77777777" w:rsidTr="0091766F">
        <w:tc>
          <w:tcPr>
            <w:tcW w:w="2518" w:type="dxa"/>
          </w:tcPr>
          <w:p w14:paraId="6B987BAC" w14:textId="77777777" w:rsidR="00260AE7" w:rsidRPr="0091766F" w:rsidRDefault="00260AE7"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515" w:type="dxa"/>
          </w:tcPr>
          <w:p w14:paraId="53CD6653" w14:textId="77777777" w:rsidR="00260AE7" w:rsidRPr="0091766F" w:rsidRDefault="00260AE7" w:rsidP="0091766F">
            <w:pPr>
              <w:rPr>
                <w:rFonts w:ascii="Times New Roman" w:hAnsi="Times New Roman" w:cs="Times New Roman"/>
              </w:rPr>
            </w:pPr>
            <w:r w:rsidRPr="0091766F">
              <w:rPr>
                <w:rFonts w:ascii="Times New Roman" w:hAnsi="Times New Roman" w:cs="Times New Roman"/>
              </w:rPr>
              <w:t>Inferior</w:t>
            </w:r>
          </w:p>
        </w:tc>
      </w:tr>
    </w:tbl>
    <w:p w14:paraId="41FBD838" w14:textId="77777777" w:rsidR="00260AE7" w:rsidRPr="00C4217E" w:rsidRDefault="00260AE7" w:rsidP="00C4217E">
      <w:pPr>
        <w:shd w:val="clear" w:color="auto" w:fill="FFFFFF"/>
        <w:spacing w:after="0"/>
        <w:jc w:val="both"/>
        <w:rPr>
          <w:rFonts w:ascii="Times New Roman" w:eastAsia="Times New Roman" w:hAnsi="Times New Roman" w:cs="Times New Roman"/>
          <w:sz w:val="22"/>
          <w:szCs w:val="22"/>
          <w:lang w:val="es-CO" w:eastAsia="es-CO"/>
        </w:rPr>
      </w:pPr>
    </w:p>
    <w:p w14:paraId="75A2A240" w14:textId="278E6E60" w:rsidR="00260AE7" w:rsidRDefault="00260AE7" w:rsidP="00C4217E">
      <w:pPr>
        <w:shd w:val="clear" w:color="auto" w:fill="FFFFFF"/>
        <w:spacing w:after="0"/>
        <w:jc w:val="both"/>
        <w:rPr>
          <w:rFonts w:ascii="Times New Roman" w:eastAsia="Times New Roman" w:hAnsi="Times New Roman" w:cs="Times New Roman"/>
          <w:sz w:val="22"/>
          <w:szCs w:val="22"/>
          <w:lang w:val="es-CO" w:eastAsia="es-CO"/>
        </w:rPr>
      </w:pPr>
      <w:r w:rsidRPr="00C4217E">
        <w:rPr>
          <w:rFonts w:ascii="Times New Roman" w:eastAsia="Times New Roman" w:hAnsi="Times New Roman" w:cs="Times New Roman"/>
          <w:sz w:val="22"/>
          <w:szCs w:val="22"/>
          <w:lang w:val="es-CO" w:eastAsia="es-CO"/>
        </w:rPr>
        <w:t>Las equivalencias entre unidades de volumen y de capacidad son las siguientes</w:t>
      </w:r>
      <w:r w:rsidR="00947954">
        <w:rPr>
          <w:rFonts w:ascii="Times New Roman" w:eastAsia="Times New Roman" w:hAnsi="Times New Roman" w:cs="Times New Roman"/>
          <w:sz w:val="22"/>
          <w:szCs w:val="22"/>
          <w:lang w:val="es-CO" w:eastAsia="es-CO"/>
        </w:rPr>
        <w:t>.</w:t>
      </w:r>
    </w:p>
    <w:p w14:paraId="7B375D25" w14:textId="77777777" w:rsidR="00C4217E" w:rsidRDefault="00C4217E" w:rsidP="00C4217E">
      <w:pPr>
        <w:shd w:val="clear" w:color="auto" w:fill="FFFFFF"/>
        <w:spacing w:after="0"/>
        <w:jc w:val="both"/>
        <w:rPr>
          <w:rFonts w:ascii="Times New Roman" w:eastAsia="Times New Roman" w:hAnsi="Times New Roman" w:cs="Times New Roman"/>
          <w:sz w:val="22"/>
          <w:szCs w:val="22"/>
          <w:lang w:val="es-CO" w:eastAsia="es-CO"/>
        </w:rPr>
      </w:pPr>
    </w:p>
    <w:p w14:paraId="15FD43DD" w14:textId="77777777" w:rsidR="00C4217E" w:rsidRPr="006329EC" w:rsidRDefault="00260AE7" w:rsidP="00145E98">
      <w:pPr>
        <w:pStyle w:val="Prrafodelista"/>
        <w:numPr>
          <w:ilvl w:val="0"/>
          <w:numId w:val="18"/>
        </w:numPr>
        <w:shd w:val="clear" w:color="auto" w:fill="FFFFFF"/>
        <w:spacing w:after="0"/>
        <w:jc w:val="both"/>
        <w:rPr>
          <w:rFonts w:ascii="Times New Roman" w:eastAsia="Times New Roman" w:hAnsi="Times New Roman" w:cs="Times New Roman"/>
          <w:sz w:val="22"/>
          <w:szCs w:val="22"/>
          <w:lang w:val="es-CO" w:eastAsia="es-CO"/>
        </w:rPr>
      </w:pPr>
      <w:r w:rsidRPr="00C4217E">
        <w:rPr>
          <w:rFonts w:ascii="Times New Roman" w:eastAsia="Times New Roman" w:hAnsi="Times New Roman" w:cs="Times New Roman"/>
          <w:sz w:val="22"/>
          <w:szCs w:val="22"/>
          <w:lang w:val="es-CO" w:eastAsia="es-CO"/>
        </w:rPr>
        <w:t xml:space="preserve">1 </w:t>
      </w:r>
      <w:r w:rsidRPr="006329EC">
        <w:rPr>
          <w:rFonts w:ascii="Times New Roman" w:eastAsia="Times New Roman" w:hAnsi="Times New Roman" w:cs="Times New Roman"/>
          <w:sz w:val="22"/>
          <w:szCs w:val="22"/>
          <w:lang w:val="es-CO" w:eastAsia="es-CO"/>
        </w:rPr>
        <w:t>kl = 1 m</w:t>
      </w:r>
      <w:r w:rsidRPr="006329EC">
        <w:rPr>
          <w:rFonts w:ascii="Times New Roman" w:eastAsia="Times New Roman" w:hAnsi="Times New Roman" w:cs="Times New Roman"/>
          <w:sz w:val="22"/>
          <w:szCs w:val="22"/>
          <w:vertAlign w:val="superscript"/>
          <w:lang w:val="es-CO" w:eastAsia="es-CO"/>
        </w:rPr>
        <w:t>3</w:t>
      </w:r>
      <w:r w:rsidRPr="006329EC">
        <w:rPr>
          <w:rFonts w:ascii="Times New Roman" w:eastAsia="Times New Roman" w:hAnsi="Times New Roman" w:cs="Times New Roman"/>
          <w:sz w:val="22"/>
          <w:szCs w:val="22"/>
          <w:lang w:val="es-CO" w:eastAsia="es-CO"/>
        </w:rPr>
        <w:t> </w:t>
      </w:r>
      <w:r w:rsidRPr="006329EC">
        <w:rPr>
          <w:rFonts w:ascii="Cambria Math" w:eastAsia="Times New Roman" w:hAnsi="Cambria Math" w:cs="Cambria Math"/>
          <w:sz w:val="22"/>
          <w:szCs w:val="22"/>
          <w:lang w:val="es-CO" w:eastAsia="es-CO"/>
        </w:rPr>
        <w:t>⇒</w:t>
      </w:r>
      <w:r w:rsidRPr="006329EC">
        <w:rPr>
          <w:rFonts w:ascii="Times New Roman" w:eastAsia="Times New Roman" w:hAnsi="Times New Roman" w:cs="Times New Roman"/>
          <w:sz w:val="22"/>
          <w:szCs w:val="22"/>
          <w:lang w:val="es-CO" w:eastAsia="es-CO"/>
        </w:rPr>
        <w:t xml:space="preserve"> 1 kl es la capacidad de un cubo </w:t>
      </w:r>
      <w:r w:rsidR="00C4217E" w:rsidRPr="006329EC">
        <w:rPr>
          <w:rFonts w:ascii="Times New Roman" w:eastAsia="Times New Roman" w:hAnsi="Times New Roman" w:cs="Times New Roman"/>
          <w:sz w:val="22"/>
          <w:szCs w:val="22"/>
          <w:lang w:val="es-CO" w:eastAsia="es-CO"/>
        </w:rPr>
        <w:t>cuya arista mide 1</w:t>
      </w:r>
      <w:r w:rsidRPr="006329EC">
        <w:rPr>
          <w:rFonts w:ascii="Times New Roman" w:eastAsia="Times New Roman" w:hAnsi="Times New Roman" w:cs="Times New Roman"/>
          <w:sz w:val="22"/>
          <w:szCs w:val="22"/>
          <w:lang w:val="es-CO" w:eastAsia="es-CO"/>
        </w:rPr>
        <w:t xml:space="preserve"> m.</w:t>
      </w:r>
    </w:p>
    <w:p w14:paraId="30212CA9" w14:textId="77777777" w:rsidR="00C4217E" w:rsidRPr="006329EC" w:rsidRDefault="00260AE7" w:rsidP="00145E98">
      <w:pPr>
        <w:pStyle w:val="Prrafodelista"/>
        <w:numPr>
          <w:ilvl w:val="0"/>
          <w:numId w:val="18"/>
        </w:numPr>
        <w:shd w:val="clear" w:color="auto" w:fill="FFFFFF"/>
        <w:spacing w:after="0"/>
        <w:jc w:val="both"/>
        <w:rPr>
          <w:rFonts w:ascii="Times New Roman" w:eastAsia="Times New Roman" w:hAnsi="Times New Roman" w:cs="Times New Roman"/>
          <w:sz w:val="22"/>
          <w:szCs w:val="22"/>
          <w:lang w:val="es-CO" w:eastAsia="es-CO"/>
        </w:rPr>
      </w:pPr>
      <w:r w:rsidRPr="006329EC">
        <w:rPr>
          <w:rFonts w:ascii="Times New Roman" w:eastAsia="Times New Roman" w:hAnsi="Times New Roman" w:cs="Times New Roman"/>
          <w:sz w:val="22"/>
          <w:szCs w:val="22"/>
          <w:lang w:val="es-CO" w:eastAsia="es-CO"/>
        </w:rPr>
        <w:t>1 l = 1 dm</w:t>
      </w:r>
      <w:r w:rsidRPr="006329EC">
        <w:rPr>
          <w:rFonts w:ascii="Times New Roman" w:eastAsia="Times New Roman" w:hAnsi="Times New Roman" w:cs="Times New Roman"/>
          <w:sz w:val="22"/>
          <w:szCs w:val="22"/>
          <w:vertAlign w:val="superscript"/>
          <w:lang w:val="es-CO" w:eastAsia="es-CO"/>
        </w:rPr>
        <w:t>3</w:t>
      </w:r>
      <w:r w:rsidRPr="006329EC">
        <w:rPr>
          <w:rFonts w:ascii="Times New Roman" w:eastAsia="Times New Roman" w:hAnsi="Times New Roman" w:cs="Times New Roman"/>
          <w:sz w:val="22"/>
          <w:szCs w:val="22"/>
          <w:lang w:val="es-CO" w:eastAsia="es-CO"/>
        </w:rPr>
        <w:t> </w:t>
      </w:r>
      <w:r w:rsidRPr="006329EC">
        <w:rPr>
          <w:rFonts w:ascii="Cambria Math" w:eastAsia="Times New Roman" w:hAnsi="Cambria Math" w:cs="Cambria Math"/>
          <w:sz w:val="22"/>
          <w:szCs w:val="22"/>
          <w:lang w:val="es-CO" w:eastAsia="es-CO"/>
        </w:rPr>
        <w:t>⇒</w:t>
      </w:r>
      <w:r w:rsidRPr="006329EC">
        <w:rPr>
          <w:rFonts w:ascii="Times New Roman" w:eastAsia="Times New Roman" w:hAnsi="Times New Roman" w:cs="Times New Roman"/>
          <w:sz w:val="22"/>
          <w:szCs w:val="22"/>
          <w:lang w:val="es-CO" w:eastAsia="es-CO"/>
        </w:rPr>
        <w:t xml:space="preserve"> 1 l es la capacidad de un cubo </w:t>
      </w:r>
      <w:r w:rsidR="00C4217E" w:rsidRPr="006329EC">
        <w:rPr>
          <w:rFonts w:ascii="Times New Roman" w:eastAsia="Times New Roman" w:hAnsi="Times New Roman" w:cs="Times New Roman"/>
          <w:sz w:val="22"/>
          <w:szCs w:val="22"/>
          <w:lang w:val="es-CO" w:eastAsia="es-CO"/>
        </w:rPr>
        <w:t>cuya arista mide 1 dm</w:t>
      </w:r>
      <w:r w:rsidRPr="006329EC">
        <w:rPr>
          <w:rFonts w:ascii="Times New Roman" w:eastAsia="Times New Roman" w:hAnsi="Times New Roman" w:cs="Times New Roman"/>
          <w:sz w:val="22"/>
          <w:szCs w:val="22"/>
          <w:lang w:val="es-CO" w:eastAsia="es-CO"/>
        </w:rPr>
        <w:t>.</w:t>
      </w:r>
    </w:p>
    <w:p w14:paraId="03BB0BCA" w14:textId="77777777" w:rsidR="00260AE7" w:rsidRPr="00C4217E" w:rsidRDefault="00260AE7" w:rsidP="00145E98">
      <w:pPr>
        <w:pStyle w:val="Prrafodelista"/>
        <w:numPr>
          <w:ilvl w:val="0"/>
          <w:numId w:val="18"/>
        </w:numPr>
        <w:shd w:val="clear" w:color="auto" w:fill="FFFFFF"/>
        <w:spacing w:after="0"/>
        <w:jc w:val="both"/>
        <w:rPr>
          <w:rFonts w:ascii="Times New Roman" w:eastAsia="Times New Roman" w:hAnsi="Times New Roman" w:cs="Times New Roman"/>
          <w:sz w:val="22"/>
          <w:szCs w:val="22"/>
          <w:lang w:val="es-CO" w:eastAsia="es-CO"/>
        </w:rPr>
      </w:pPr>
      <w:r w:rsidRPr="006329EC">
        <w:rPr>
          <w:rFonts w:ascii="Times New Roman" w:eastAsia="Times New Roman" w:hAnsi="Times New Roman" w:cs="Times New Roman"/>
          <w:sz w:val="22"/>
          <w:szCs w:val="22"/>
          <w:lang w:val="es-CO" w:eastAsia="es-CO"/>
        </w:rPr>
        <w:t>1 ml = 1 cm</w:t>
      </w:r>
      <w:r w:rsidRPr="006329EC">
        <w:rPr>
          <w:rFonts w:ascii="Times New Roman" w:eastAsia="Times New Roman" w:hAnsi="Times New Roman" w:cs="Times New Roman"/>
          <w:sz w:val="22"/>
          <w:szCs w:val="22"/>
          <w:vertAlign w:val="superscript"/>
          <w:lang w:val="es-CO" w:eastAsia="es-CO"/>
        </w:rPr>
        <w:t>3</w:t>
      </w:r>
      <w:r w:rsidRPr="006329EC">
        <w:rPr>
          <w:rFonts w:ascii="Times New Roman" w:eastAsia="Times New Roman" w:hAnsi="Times New Roman" w:cs="Times New Roman"/>
          <w:sz w:val="22"/>
          <w:szCs w:val="22"/>
          <w:lang w:val="es-CO" w:eastAsia="es-CO"/>
        </w:rPr>
        <w:t> </w:t>
      </w:r>
      <w:r w:rsidRPr="006329EC">
        <w:rPr>
          <w:rFonts w:ascii="Cambria Math" w:eastAsia="Times New Roman" w:hAnsi="Cambria Math" w:cs="Cambria Math"/>
          <w:sz w:val="22"/>
          <w:szCs w:val="22"/>
          <w:lang w:val="es-CO" w:eastAsia="es-CO"/>
        </w:rPr>
        <w:t>⇒</w:t>
      </w:r>
      <w:r w:rsidRPr="006329EC">
        <w:rPr>
          <w:rFonts w:ascii="Times New Roman" w:eastAsia="Times New Roman" w:hAnsi="Times New Roman" w:cs="Times New Roman"/>
          <w:sz w:val="22"/>
          <w:szCs w:val="22"/>
          <w:lang w:val="es-CO" w:eastAsia="es-CO"/>
        </w:rPr>
        <w:t xml:space="preserve"> 1 ml es la</w:t>
      </w:r>
      <w:r w:rsidRPr="00C4217E">
        <w:rPr>
          <w:rFonts w:ascii="Times New Roman" w:eastAsia="Times New Roman" w:hAnsi="Times New Roman" w:cs="Times New Roman"/>
          <w:sz w:val="22"/>
          <w:szCs w:val="22"/>
          <w:lang w:val="es-CO" w:eastAsia="es-CO"/>
        </w:rPr>
        <w:t xml:space="preserve"> capacidad de un cubo </w:t>
      </w:r>
      <w:r w:rsidR="00C4217E">
        <w:rPr>
          <w:rFonts w:ascii="Times New Roman" w:eastAsia="Times New Roman" w:hAnsi="Times New Roman" w:cs="Times New Roman"/>
          <w:sz w:val="22"/>
          <w:szCs w:val="22"/>
          <w:lang w:val="es-CO" w:eastAsia="es-CO"/>
        </w:rPr>
        <w:t>cuya arista mide 1 cm</w:t>
      </w:r>
      <w:r w:rsidRPr="00C4217E">
        <w:rPr>
          <w:rFonts w:ascii="Times New Roman" w:eastAsia="Times New Roman" w:hAnsi="Times New Roman" w:cs="Times New Roman"/>
          <w:sz w:val="22"/>
          <w:szCs w:val="22"/>
          <w:lang w:val="es-CO" w:eastAsia="es-CO"/>
        </w:rPr>
        <w:t>.</w:t>
      </w:r>
    </w:p>
    <w:p w14:paraId="39C0074B" w14:textId="77777777" w:rsidR="00260AE7" w:rsidRPr="0091766F" w:rsidRDefault="00260AE7" w:rsidP="00A66BE9">
      <w:pPr>
        <w:tabs>
          <w:tab w:val="right" w:pos="8498"/>
        </w:tabs>
        <w:spacing w:after="0"/>
        <w:rPr>
          <w:rFonts w:ascii="Times New Roman" w:hAnsi="Times New Roman" w:cs="Times New Roman"/>
          <w:b/>
        </w:rPr>
      </w:pPr>
    </w:p>
    <w:p w14:paraId="16E4A9F5" w14:textId="77777777" w:rsidR="00D3692E" w:rsidRPr="0091766F" w:rsidRDefault="00D3692E" w:rsidP="00A66BE9">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D3692E" w:rsidRPr="0091766F" w14:paraId="324D7CAB" w14:textId="77777777" w:rsidTr="003D2065">
        <w:tc>
          <w:tcPr>
            <w:tcW w:w="8828" w:type="dxa"/>
            <w:gridSpan w:val="2"/>
            <w:shd w:val="clear" w:color="auto" w:fill="000000" w:themeFill="text1"/>
          </w:tcPr>
          <w:p w14:paraId="5D58CA15" w14:textId="77777777" w:rsidR="00D3692E" w:rsidRPr="0091766F" w:rsidRDefault="00D3692E"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D3692E" w:rsidRPr="0091766F" w14:paraId="68F39C8C" w14:textId="77777777" w:rsidTr="003D2065">
        <w:tc>
          <w:tcPr>
            <w:tcW w:w="2469" w:type="dxa"/>
          </w:tcPr>
          <w:p w14:paraId="61B47B52" w14:textId="77777777" w:rsidR="00D3692E" w:rsidRPr="0091766F" w:rsidRDefault="00D3692E"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63EBD267" w14:textId="77777777" w:rsidR="00D3692E" w:rsidRPr="0091766F" w:rsidRDefault="00745B9B" w:rsidP="003D2065">
            <w:pPr>
              <w:rPr>
                <w:rFonts w:ascii="Times New Roman" w:hAnsi="Times New Roman" w:cs="Times New Roman"/>
                <w:b/>
                <w:sz w:val="18"/>
                <w:szCs w:val="18"/>
              </w:rPr>
            </w:pPr>
            <w:r>
              <w:rPr>
                <w:rFonts w:ascii="Times New Roman" w:hAnsi="Times New Roman" w:cs="Times New Roman"/>
              </w:rPr>
              <w:t>MA_06_13_REC210</w:t>
            </w:r>
          </w:p>
        </w:tc>
      </w:tr>
      <w:tr w:rsidR="00D3692E" w:rsidRPr="0091766F" w14:paraId="3E578508" w14:textId="77777777" w:rsidTr="003D2065">
        <w:tc>
          <w:tcPr>
            <w:tcW w:w="2469" w:type="dxa"/>
          </w:tcPr>
          <w:p w14:paraId="64C98C9C"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23243023" w14:textId="77777777" w:rsidR="00D3692E" w:rsidRPr="0091766F" w:rsidRDefault="00D3692E" w:rsidP="003D2065">
            <w:pPr>
              <w:rPr>
                <w:rFonts w:ascii="Times New Roman" w:hAnsi="Times New Roman" w:cs="Times New Roman"/>
              </w:rPr>
            </w:pPr>
            <w:r w:rsidRPr="0091766F">
              <w:rPr>
                <w:rFonts w:ascii="Times New Roman" w:hAnsi="Times New Roman" w:cs="Times New Roman"/>
              </w:rPr>
              <w:t>Opera con medidas de capacidad y volumen</w:t>
            </w:r>
          </w:p>
        </w:tc>
      </w:tr>
      <w:tr w:rsidR="00D3692E" w:rsidRPr="0091766F" w14:paraId="0A991CD9" w14:textId="77777777" w:rsidTr="003D2065">
        <w:tc>
          <w:tcPr>
            <w:tcW w:w="2469" w:type="dxa"/>
          </w:tcPr>
          <w:p w14:paraId="3E976756"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51642981" w14:textId="77777777" w:rsidR="00D3692E" w:rsidRPr="0091766F" w:rsidRDefault="00D3692E" w:rsidP="003D2065">
            <w:pPr>
              <w:rPr>
                <w:rFonts w:ascii="Times New Roman" w:hAnsi="Times New Roman" w:cs="Times New Roman"/>
              </w:rPr>
            </w:pPr>
            <w:r w:rsidRPr="0091766F">
              <w:rPr>
                <w:rFonts w:ascii="Times New Roman" w:hAnsi="Times New Roman" w:cs="Times New Roman"/>
              </w:rPr>
              <w:t xml:space="preserve">Ejercicios para practicar la conversión de unidades de capacidad y </w:t>
            </w:r>
            <w:ins w:id="37" w:author="mercyranjel" w:date="2016-03-02T14:50:00Z">
              <w:r w:rsidR="00947954">
                <w:rPr>
                  <w:rFonts w:ascii="Times New Roman" w:hAnsi="Times New Roman" w:cs="Times New Roman"/>
                </w:rPr>
                <w:t xml:space="preserve">de </w:t>
              </w:r>
            </w:ins>
            <w:r w:rsidRPr="0091766F">
              <w:rPr>
                <w:rFonts w:ascii="Times New Roman" w:hAnsi="Times New Roman" w:cs="Times New Roman"/>
              </w:rPr>
              <w:t>volumen</w:t>
            </w:r>
          </w:p>
        </w:tc>
      </w:tr>
    </w:tbl>
    <w:p w14:paraId="2EF46249" w14:textId="77777777" w:rsidR="00D3692E" w:rsidRDefault="00D3692E" w:rsidP="00A66BE9">
      <w:pPr>
        <w:tabs>
          <w:tab w:val="right" w:pos="8498"/>
        </w:tabs>
        <w:spacing w:after="0"/>
        <w:rPr>
          <w:rFonts w:ascii="Times New Roman" w:hAnsi="Times New Roman" w:cs="Times New Roman"/>
          <w:b/>
        </w:rPr>
      </w:pPr>
    </w:p>
    <w:p w14:paraId="706B5FDC" w14:textId="77777777" w:rsidR="00C4217E" w:rsidRPr="0091766F" w:rsidRDefault="00C4217E" w:rsidP="00A66BE9">
      <w:pPr>
        <w:tabs>
          <w:tab w:val="right" w:pos="8498"/>
        </w:tabs>
        <w:spacing w:after="0"/>
        <w:rPr>
          <w:rFonts w:ascii="Times New Roman" w:hAnsi="Times New Roman" w:cs="Times New Roman"/>
          <w:b/>
        </w:rPr>
      </w:pPr>
    </w:p>
    <w:p w14:paraId="624976DA" w14:textId="77777777" w:rsidR="001E4E6A" w:rsidRDefault="001E4E6A" w:rsidP="001E4E6A">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6.3 Consolidación</w:t>
      </w:r>
    </w:p>
    <w:p w14:paraId="376173D2" w14:textId="1E2D2DB2" w:rsidR="00C4217E" w:rsidRPr="00C4217E" w:rsidRDefault="00C4217E" w:rsidP="00C4217E">
      <w:pPr>
        <w:tabs>
          <w:tab w:val="right" w:pos="8498"/>
        </w:tabs>
        <w:spacing w:after="0"/>
        <w:jc w:val="both"/>
        <w:rPr>
          <w:rFonts w:ascii="Times New Roman" w:hAnsi="Times New Roman" w:cs="Times New Roman"/>
          <w:sz w:val="28"/>
        </w:rPr>
      </w:pPr>
      <w:r>
        <w:br/>
      </w:r>
      <w:r w:rsidRPr="00C4217E">
        <w:rPr>
          <w:rFonts w:ascii="Times New Roman" w:hAnsi="Times New Roman" w:cs="Times New Roman"/>
          <w:sz w:val="22"/>
          <w:szCs w:val="21"/>
          <w:shd w:val="clear" w:color="auto" w:fill="FFFFFF"/>
        </w:rPr>
        <w:t xml:space="preserve">Actividades para </w:t>
      </w:r>
      <w:r w:rsidR="00947954">
        <w:rPr>
          <w:rFonts w:ascii="Times New Roman" w:hAnsi="Times New Roman" w:cs="Times New Roman"/>
          <w:sz w:val="22"/>
          <w:szCs w:val="21"/>
          <w:shd w:val="clear" w:color="auto" w:fill="FFFFFF"/>
        </w:rPr>
        <w:t>afianz</w:t>
      </w:r>
      <w:r w:rsidR="00947954" w:rsidRPr="00C4217E">
        <w:rPr>
          <w:rFonts w:ascii="Times New Roman" w:hAnsi="Times New Roman" w:cs="Times New Roman"/>
          <w:sz w:val="22"/>
          <w:szCs w:val="21"/>
          <w:shd w:val="clear" w:color="auto" w:fill="FFFFFF"/>
        </w:rPr>
        <w:t>ar</w:t>
      </w:r>
      <w:ins w:id="38" w:author="mercyranjel" w:date="2016-03-02T14:50:00Z">
        <w:r w:rsidR="00947954" w:rsidRPr="00C4217E">
          <w:rPr>
            <w:rFonts w:ascii="Times New Roman" w:hAnsi="Times New Roman" w:cs="Times New Roman"/>
            <w:sz w:val="22"/>
            <w:szCs w:val="21"/>
            <w:shd w:val="clear" w:color="auto" w:fill="FFFFFF"/>
          </w:rPr>
          <w:t xml:space="preserve"> </w:t>
        </w:r>
      </w:ins>
      <w:r w:rsidRPr="00C4217E">
        <w:rPr>
          <w:rFonts w:ascii="Times New Roman" w:hAnsi="Times New Roman" w:cs="Times New Roman"/>
          <w:sz w:val="22"/>
          <w:szCs w:val="21"/>
          <w:shd w:val="clear" w:color="auto" w:fill="FFFFFF"/>
        </w:rPr>
        <w:t>lo que has aprendido en esta sección.</w:t>
      </w:r>
    </w:p>
    <w:p w14:paraId="30A504F9" w14:textId="77777777" w:rsidR="00D3692E" w:rsidRPr="0091766F" w:rsidRDefault="00D3692E"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D3692E" w:rsidRPr="0091766F" w14:paraId="6FA46031" w14:textId="77777777" w:rsidTr="003D2065">
        <w:tc>
          <w:tcPr>
            <w:tcW w:w="8828" w:type="dxa"/>
            <w:gridSpan w:val="2"/>
            <w:shd w:val="clear" w:color="auto" w:fill="000000" w:themeFill="text1"/>
          </w:tcPr>
          <w:p w14:paraId="45BC9B73" w14:textId="77777777" w:rsidR="00D3692E" w:rsidRPr="0091766F" w:rsidRDefault="00D3692E"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D3692E" w:rsidRPr="0091766F" w14:paraId="06A50699" w14:textId="77777777" w:rsidTr="003D2065">
        <w:tc>
          <w:tcPr>
            <w:tcW w:w="2469" w:type="dxa"/>
          </w:tcPr>
          <w:p w14:paraId="100B3AB4" w14:textId="77777777" w:rsidR="00D3692E" w:rsidRPr="0091766F" w:rsidRDefault="00D3692E"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19D7CB75" w14:textId="77777777" w:rsidR="00D3692E" w:rsidRPr="0091766F" w:rsidRDefault="00745B9B" w:rsidP="003D2065">
            <w:pPr>
              <w:rPr>
                <w:rFonts w:ascii="Times New Roman" w:hAnsi="Times New Roman" w:cs="Times New Roman"/>
                <w:b/>
                <w:sz w:val="18"/>
                <w:szCs w:val="18"/>
              </w:rPr>
            </w:pPr>
            <w:r>
              <w:rPr>
                <w:rFonts w:ascii="Times New Roman" w:hAnsi="Times New Roman" w:cs="Times New Roman"/>
              </w:rPr>
              <w:t>MA_06_13_REC22</w:t>
            </w:r>
            <w:r w:rsidR="00D3692E" w:rsidRPr="0091766F">
              <w:rPr>
                <w:rFonts w:ascii="Times New Roman" w:hAnsi="Times New Roman" w:cs="Times New Roman"/>
              </w:rPr>
              <w:t>0</w:t>
            </w:r>
          </w:p>
        </w:tc>
      </w:tr>
      <w:tr w:rsidR="00D3692E" w:rsidRPr="0091766F" w14:paraId="7B8FC9EE" w14:textId="77777777" w:rsidTr="003D2065">
        <w:tc>
          <w:tcPr>
            <w:tcW w:w="2469" w:type="dxa"/>
          </w:tcPr>
          <w:p w14:paraId="03FACCD0"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47900800" w14:textId="77777777" w:rsidR="00D3692E" w:rsidRPr="0091766F" w:rsidRDefault="00D3692E" w:rsidP="003D2065">
            <w:pPr>
              <w:rPr>
                <w:rFonts w:ascii="Times New Roman" w:hAnsi="Times New Roman" w:cs="Times New Roman"/>
              </w:rPr>
            </w:pPr>
            <w:r w:rsidRPr="0091766F">
              <w:rPr>
                <w:rFonts w:ascii="Times New Roman" w:hAnsi="Times New Roman" w:cs="Times New Roman"/>
              </w:rPr>
              <w:t>Refuerza tu aprendizaje: Las unidades de capacidad</w:t>
            </w:r>
          </w:p>
        </w:tc>
      </w:tr>
      <w:tr w:rsidR="00D3692E" w:rsidRPr="0091766F" w14:paraId="4BD89270" w14:textId="77777777" w:rsidTr="003D2065">
        <w:tc>
          <w:tcPr>
            <w:tcW w:w="2469" w:type="dxa"/>
          </w:tcPr>
          <w:p w14:paraId="564298CF"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53ED2606" w14:textId="77777777" w:rsidR="00D3692E" w:rsidRPr="0091766F" w:rsidRDefault="00D3692E" w:rsidP="003D2065">
            <w:pPr>
              <w:rPr>
                <w:rFonts w:ascii="Times New Roman" w:hAnsi="Times New Roman" w:cs="Times New Roman"/>
              </w:rPr>
            </w:pPr>
            <w:r w:rsidRPr="0091766F">
              <w:rPr>
                <w:rFonts w:ascii="Times New Roman" w:hAnsi="Times New Roman" w:cs="Times New Roman"/>
              </w:rPr>
              <w:t>Actividades sobre Las unidades de capacidad</w:t>
            </w:r>
          </w:p>
        </w:tc>
      </w:tr>
    </w:tbl>
    <w:p w14:paraId="4E76BFDC" w14:textId="77777777" w:rsidR="00D3692E" w:rsidRPr="0091766F" w:rsidRDefault="00D3692E" w:rsidP="001E4E6A">
      <w:pPr>
        <w:tabs>
          <w:tab w:val="right" w:pos="8498"/>
        </w:tabs>
        <w:spacing w:after="0"/>
        <w:rPr>
          <w:rFonts w:ascii="Times New Roman" w:hAnsi="Times New Roman" w:cs="Times New Roman"/>
          <w:b/>
        </w:rPr>
      </w:pPr>
    </w:p>
    <w:p w14:paraId="3CAB2759" w14:textId="77777777" w:rsidR="001E4E6A" w:rsidRPr="0091766F" w:rsidRDefault="001E4E6A" w:rsidP="001E4E6A">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7 </w:t>
      </w:r>
      <w:r w:rsidRPr="0091766F">
        <w:rPr>
          <w:rFonts w:ascii="Times New Roman" w:eastAsia="Times New Roman" w:hAnsi="Times New Roman" w:cs="Times New Roman"/>
          <w:b/>
          <w:bCs/>
          <w:sz w:val="22"/>
          <w:szCs w:val="22"/>
        </w:rPr>
        <w:t>Las unidades de masa</w:t>
      </w:r>
    </w:p>
    <w:p w14:paraId="0D1165AA" w14:textId="77777777" w:rsidR="0056682A" w:rsidRPr="0091766F" w:rsidRDefault="0056682A" w:rsidP="001E4E6A">
      <w:pPr>
        <w:tabs>
          <w:tab w:val="right" w:pos="8498"/>
        </w:tabs>
        <w:spacing w:after="0"/>
        <w:rPr>
          <w:rFonts w:ascii="Times New Roman" w:eastAsia="Times New Roman" w:hAnsi="Times New Roman" w:cs="Times New Roman"/>
          <w:b/>
          <w:bCs/>
          <w:sz w:val="22"/>
          <w:szCs w:val="22"/>
        </w:rPr>
      </w:pPr>
    </w:p>
    <w:p w14:paraId="6F75E68C" w14:textId="72DDC2E1" w:rsidR="0056682A" w:rsidRDefault="0056682A" w:rsidP="00C4217E">
      <w:p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La unidad básica de masa es el </w:t>
      </w:r>
      <w:r w:rsidRPr="00C4217E">
        <w:rPr>
          <w:rFonts w:ascii="Times New Roman" w:eastAsia="Times New Roman" w:hAnsi="Times New Roman" w:cs="Times New Roman"/>
          <w:b/>
          <w:bCs/>
          <w:sz w:val="22"/>
          <w:szCs w:val="21"/>
          <w:lang w:val="es-CO" w:eastAsia="es-CO"/>
        </w:rPr>
        <w:t>kilogramo</w:t>
      </w:r>
      <w:r w:rsidR="00425E8B">
        <w:rPr>
          <w:rFonts w:ascii="Times New Roman" w:eastAsia="Times New Roman" w:hAnsi="Times New Roman" w:cs="Times New Roman"/>
          <w:sz w:val="22"/>
          <w:szCs w:val="21"/>
          <w:lang w:val="es-CO" w:eastAsia="es-CO"/>
        </w:rPr>
        <w:t xml:space="preserve"> y su </w:t>
      </w:r>
      <w:r w:rsidRPr="00C4217E">
        <w:rPr>
          <w:rFonts w:ascii="Times New Roman" w:eastAsia="Times New Roman" w:hAnsi="Times New Roman" w:cs="Times New Roman"/>
          <w:sz w:val="22"/>
          <w:szCs w:val="21"/>
          <w:lang w:val="es-CO" w:eastAsia="es-CO"/>
        </w:rPr>
        <w:t>símbolo</w:t>
      </w:r>
      <w:r w:rsidR="00425E8B">
        <w:rPr>
          <w:rFonts w:ascii="Times New Roman" w:eastAsia="Times New Roman" w:hAnsi="Times New Roman" w:cs="Times New Roman"/>
          <w:sz w:val="22"/>
          <w:szCs w:val="21"/>
          <w:lang w:val="es-CO" w:eastAsia="es-CO"/>
        </w:rPr>
        <w:t xml:space="preserve"> es kg; por costumbre</w:t>
      </w:r>
      <w:r w:rsidR="00947954">
        <w:rPr>
          <w:rFonts w:ascii="Times New Roman" w:eastAsia="Times New Roman" w:hAnsi="Times New Roman" w:cs="Times New Roman"/>
          <w:sz w:val="22"/>
          <w:szCs w:val="21"/>
          <w:lang w:val="es-CO" w:eastAsia="es-CO"/>
        </w:rPr>
        <w:t>,</w:t>
      </w:r>
      <w:r w:rsidR="00425E8B">
        <w:rPr>
          <w:rFonts w:ascii="Times New Roman" w:eastAsia="Times New Roman" w:hAnsi="Times New Roman" w:cs="Times New Roman"/>
          <w:sz w:val="22"/>
          <w:szCs w:val="21"/>
          <w:lang w:val="es-CO" w:eastAsia="es-CO"/>
        </w:rPr>
        <w:t xml:space="preserve"> </w:t>
      </w:r>
      <w:r w:rsidRPr="00C4217E">
        <w:rPr>
          <w:rFonts w:ascii="Times New Roman" w:eastAsia="Times New Roman" w:hAnsi="Times New Roman" w:cs="Times New Roman"/>
          <w:sz w:val="22"/>
          <w:szCs w:val="21"/>
          <w:lang w:val="es-CO" w:eastAsia="es-CO"/>
        </w:rPr>
        <w:t xml:space="preserve">las unidades de masa </w:t>
      </w:r>
      <w:r w:rsidR="00425E8B">
        <w:rPr>
          <w:rFonts w:ascii="Times New Roman" w:eastAsia="Times New Roman" w:hAnsi="Times New Roman" w:cs="Times New Roman"/>
          <w:sz w:val="22"/>
          <w:szCs w:val="21"/>
          <w:lang w:val="es-CO" w:eastAsia="es-CO"/>
        </w:rPr>
        <w:t xml:space="preserve">se expresan </w:t>
      </w:r>
      <w:r w:rsidRPr="00C4217E">
        <w:rPr>
          <w:rFonts w:ascii="Times New Roman" w:eastAsia="Times New Roman" w:hAnsi="Times New Roman" w:cs="Times New Roman"/>
          <w:sz w:val="22"/>
          <w:szCs w:val="21"/>
          <w:lang w:val="es-CO" w:eastAsia="es-CO"/>
        </w:rPr>
        <w:t>en función del gramo, que se escribe g.</w:t>
      </w:r>
    </w:p>
    <w:p w14:paraId="191A871E" w14:textId="77777777" w:rsidR="00C4217E" w:rsidRPr="00C4217E" w:rsidRDefault="00C4217E" w:rsidP="00C4217E">
      <w:pPr>
        <w:shd w:val="clear" w:color="auto" w:fill="FFFFFF"/>
        <w:spacing w:after="0"/>
        <w:jc w:val="both"/>
        <w:rPr>
          <w:rFonts w:ascii="Times New Roman" w:eastAsia="Times New Roman" w:hAnsi="Times New Roman" w:cs="Times New Roman"/>
          <w:sz w:val="22"/>
          <w:szCs w:val="21"/>
          <w:lang w:val="es-CO" w:eastAsia="es-CO"/>
        </w:rPr>
      </w:pPr>
    </w:p>
    <w:p w14:paraId="29BE3FEC" w14:textId="77777777" w:rsidR="0056682A" w:rsidRDefault="0056682A" w:rsidP="00C4217E">
      <w:p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Los </w:t>
      </w:r>
      <w:r w:rsidRPr="00C4217E">
        <w:rPr>
          <w:rFonts w:ascii="Times New Roman" w:eastAsia="Times New Roman" w:hAnsi="Times New Roman" w:cs="Times New Roman"/>
          <w:b/>
          <w:bCs/>
          <w:sz w:val="22"/>
          <w:szCs w:val="21"/>
          <w:lang w:val="es-CO" w:eastAsia="es-CO"/>
        </w:rPr>
        <w:t>submúltiplos</w:t>
      </w:r>
      <w:r w:rsidRPr="00C4217E">
        <w:rPr>
          <w:rFonts w:ascii="Times New Roman" w:eastAsia="Times New Roman" w:hAnsi="Times New Roman" w:cs="Times New Roman"/>
          <w:sz w:val="22"/>
          <w:szCs w:val="21"/>
          <w:lang w:val="es-CO" w:eastAsia="es-CO"/>
        </w:rPr>
        <w:t> del kilogramo son:</w:t>
      </w:r>
    </w:p>
    <w:p w14:paraId="02A71927" w14:textId="77777777" w:rsidR="00C4217E" w:rsidRPr="00C4217E" w:rsidRDefault="00C4217E" w:rsidP="00C4217E">
      <w:pPr>
        <w:shd w:val="clear" w:color="auto" w:fill="FFFFFF"/>
        <w:spacing w:after="0"/>
        <w:jc w:val="both"/>
        <w:rPr>
          <w:rFonts w:ascii="Times New Roman" w:eastAsia="Times New Roman" w:hAnsi="Times New Roman" w:cs="Times New Roman"/>
          <w:sz w:val="22"/>
          <w:szCs w:val="21"/>
          <w:lang w:val="es-CO" w:eastAsia="es-CO"/>
        </w:rPr>
      </w:pPr>
    </w:p>
    <w:p w14:paraId="5F7CAD88" w14:textId="77777777" w:rsidR="00C4217E" w:rsidRDefault="0056682A" w:rsidP="00145E98">
      <w:pPr>
        <w:pStyle w:val="Prrafodelista"/>
        <w:numPr>
          <w:ilvl w:val="0"/>
          <w:numId w:val="19"/>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Hectogramo (hg) = 0,1 g</w:t>
      </w:r>
    </w:p>
    <w:p w14:paraId="4D1A155F" w14:textId="77777777" w:rsidR="00C4217E" w:rsidRDefault="0056682A" w:rsidP="00145E98">
      <w:pPr>
        <w:pStyle w:val="Prrafodelista"/>
        <w:numPr>
          <w:ilvl w:val="0"/>
          <w:numId w:val="19"/>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lastRenderedPageBreak/>
        <w:t>Decagramo (dag) = 0,01 g</w:t>
      </w:r>
    </w:p>
    <w:p w14:paraId="7CB2BB9E" w14:textId="77777777" w:rsidR="00C4217E" w:rsidRDefault="0056682A" w:rsidP="00145E98">
      <w:pPr>
        <w:pStyle w:val="Prrafodelista"/>
        <w:numPr>
          <w:ilvl w:val="0"/>
          <w:numId w:val="19"/>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Gramo (g) = 0,001</w:t>
      </w:r>
    </w:p>
    <w:p w14:paraId="6FD4A1FE" w14:textId="77777777" w:rsidR="00C4217E" w:rsidRDefault="0056682A" w:rsidP="00145E98">
      <w:pPr>
        <w:pStyle w:val="Prrafodelista"/>
        <w:numPr>
          <w:ilvl w:val="0"/>
          <w:numId w:val="19"/>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Decigramo (dg) =</w:t>
      </w:r>
      <w:r w:rsidR="00425E8B">
        <w:rPr>
          <w:rFonts w:ascii="Times New Roman" w:eastAsia="Times New Roman" w:hAnsi="Times New Roman" w:cs="Times New Roman"/>
          <w:sz w:val="22"/>
          <w:szCs w:val="21"/>
          <w:lang w:val="es-CO" w:eastAsia="es-CO"/>
        </w:rPr>
        <w:t xml:space="preserve"> </w:t>
      </w:r>
      <w:r w:rsidRPr="00C4217E">
        <w:rPr>
          <w:rFonts w:ascii="Times New Roman" w:eastAsia="Times New Roman" w:hAnsi="Times New Roman" w:cs="Times New Roman"/>
          <w:sz w:val="22"/>
          <w:szCs w:val="21"/>
          <w:lang w:val="es-CO" w:eastAsia="es-CO"/>
        </w:rPr>
        <w:t>0,0001 g</w:t>
      </w:r>
    </w:p>
    <w:p w14:paraId="4B578861" w14:textId="77777777" w:rsidR="00C4217E" w:rsidRDefault="0056682A" w:rsidP="00145E98">
      <w:pPr>
        <w:pStyle w:val="Prrafodelista"/>
        <w:numPr>
          <w:ilvl w:val="0"/>
          <w:numId w:val="19"/>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Centigramo (cg)</w:t>
      </w:r>
      <w:r w:rsidR="00425E8B">
        <w:rPr>
          <w:rFonts w:ascii="Times New Roman" w:eastAsia="Times New Roman" w:hAnsi="Times New Roman" w:cs="Times New Roman"/>
          <w:sz w:val="22"/>
          <w:szCs w:val="21"/>
          <w:lang w:val="es-CO" w:eastAsia="es-CO"/>
        </w:rPr>
        <w:t xml:space="preserve"> </w:t>
      </w:r>
      <w:r w:rsidRPr="00C4217E">
        <w:rPr>
          <w:rFonts w:ascii="Times New Roman" w:eastAsia="Times New Roman" w:hAnsi="Times New Roman" w:cs="Times New Roman"/>
          <w:sz w:val="22"/>
          <w:szCs w:val="21"/>
          <w:lang w:val="es-CO" w:eastAsia="es-CO"/>
        </w:rPr>
        <w:t>= 0,00001 g</w:t>
      </w:r>
    </w:p>
    <w:p w14:paraId="7817DBDC" w14:textId="77777777" w:rsidR="0056682A" w:rsidRPr="00C4217E" w:rsidRDefault="0056682A" w:rsidP="00145E98">
      <w:pPr>
        <w:pStyle w:val="Prrafodelista"/>
        <w:numPr>
          <w:ilvl w:val="0"/>
          <w:numId w:val="19"/>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Miligramo (mg) = 0,000001 g</w:t>
      </w:r>
    </w:p>
    <w:p w14:paraId="465A72F8" w14:textId="77777777" w:rsidR="00C4217E" w:rsidRDefault="00C4217E" w:rsidP="00C4217E">
      <w:pPr>
        <w:shd w:val="clear" w:color="auto" w:fill="FFFFFF"/>
        <w:spacing w:after="0"/>
        <w:jc w:val="both"/>
        <w:rPr>
          <w:rFonts w:ascii="Times New Roman" w:eastAsia="Times New Roman" w:hAnsi="Times New Roman" w:cs="Times New Roman"/>
          <w:sz w:val="22"/>
          <w:szCs w:val="21"/>
          <w:lang w:val="es-CO" w:eastAsia="es-CO"/>
        </w:rPr>
      </w:pPr>
    </w:p>
    <w:p w14:paraId="16F96B3D" w14:textId="408A3397" w:rsidR="0056682A" w:rsidRPr="00C4217E" w:rsidRDefault="0056682A" w:rsidP="00C4217E">
      <w:p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Cada unidad contiene </w:t>
      </w:r>
      <w:r w:rsidRPr="00C4217E">
        <w:rPr>
          <w:rFonts w:ascii="Times New Roman" w:eastAsia="Times New Roman" w:hAnsi="Times New Roman" w:cs="Times New Roman"/>
          <w:bCs/>
          <w:sz w:val="22"/>
          <w:szCs w:val="21"/>
          <w:lang w:val="es-CO" w:eastAsia="es-CO"/>
        </w:rPr>
        <w:t xml:space="preserve">10 veces la </w:t>
      </w:r>
      <w:r w:rsidR="00C4217E" w:rsidRPr="00C4217E">
        <w:rPr>
          <w:rFonts w:ascii="Times New Roman" w:eastAsia="Times New Roman" w:hAnsi="Times New Roman" w:cs="Times New Roman"/>
          <w:bCs/>
          <w:sz w:val="22"/>
          <w:szCs w:val="21"/>
          <w:lang w:val="es-CO" w:eastAsia="es-CO"/>
        </w:rPr>
        <w:t xml:space="preserve">unidad </w:t>
      </w:r>
      <w:r w:rsidRPr="00C4217E">
        <w:rPr>
          <w:rFonts w:ascii="Times New Roman" w:eastAsia="Times New Roman" w:hAnsi="Times New Roman" w:cs="Times New Roman"/>
          <w:bCs/>
          <w:sz w:val="22"/>
          <w:szCs w:val="21"/>
          <w:lang w:val="es-CO" w:eastAsia="es-CO"/>
        </w:rPr>
        <w:t>inmediata</w:t>
      </w:r>
      <w:r w:rsidR="00C4217E" w:rsidRPr="00C4217E">
        <w:rPr>
          <w:rFonts w:ascii="Times New Roman" w:eastAsia="Times New Roman" w:hAnsi="Times New Roman" w:cs="Times New Roman"/>
          <w:bCs/>
          <w:sz w:val="22"/>
          <w:szCs w:val="21"/>
          <w:lang w:val="es-CO" w:eastAsia="es-CO"/>
        </w:rPr>
        <w:t>mente</w:t>
      </w:r>
      <w:r w:rsidRPr="00C4217E">
        <w:rPr>
          <w:rFonts w:ascii="Times New Roman" w:eastAsia="Times New Roman" w:hAnsi="Times New Roman" w:cs="Times New Roman"/>
          <w:bCs/>
          <w:sz w:val="22"/>
          <w:szCs w:val="21"/>
          <w:lang w:val="es-CO" w:eastAsia="es-CO"/>
        </w:rPr>
        <w:t xml:space="preserve"> inferior</w:t>
      </w:r>
      <w:r w:rsidR="00947954">
        <w:rPr>
          <w:rFonts w:ascii="Times New Roman" w:eastAsia="Times New Roman" w:hAnsi="Times New Roman" w:cs="Times New Roman"/>
          <w:sz w:val="22"/>
          <w:szCs w:val="21"/>
          <w:lang w:val="es-CO" w:eastAsia="es-CO"/>
        </w:rPr>
        <w:t>,</w:t>
      </w:r>
      <w:r w:rsidRPr="00C4217E">
        <w:rPr>
          <w:rFonts w:ascii="Times New Roman" w:eastAsia="Times New Roman" w:hAnsi="Times New Roman" w:cs="Times New Roman"/>
          <w:sz w:val="22"/>
          <w:szCs w:val="21"/>
          <w:lang w:val="es-CO" w:eastAsia="es-CO"/>
        </w:rPr>
        <w:t xml:space="preserve"> así</w:t>
      </w:r>
      <w:r w:rsidR="00947954">
        <w:rPr>
          <w:rFonts w:ascii="Times New Roman" w:eastAsia="Times New Roman" w:hAnsi="Times New Roman" w:cs="Times New Roman"/>
          <w:sz w:val="22"/>
          <w:szCs w:val="21"/>
          <w:lang w:val="es-CO" w:eastAsia="es-CO"/>
        </w:rPr>
        <w:t>,</w:t>
      </w:r>
      <w:r w:rsidRPr="00C4217E">
        <w:rPr>
          <w:rFonts w:ascii="Times New Roman" w:eastAsia="Times New Roman" w:hAnsi="Times New Roman" w:cs="Times New Roman"/>
          <w:sz w:val="22"/>
          <w:szCs w:val="21"/>
          <w:lang w:val="es-CO" w:eastAsia="es-CO"/>
        </w:rPr>
        <w:t xml:space="preserve"> 1 dg contiene 10 cg.</w:t>
      </w:r>
    </w:p>
    <w:p w14:paraId="7993C026" w14:textId="77777777" w:rsidR="001E4E6A" w:rsidRPr="0091766F" w:rsidRDefault="001E4E6A" w:rsidP="001E4E6A">
      <w:pPr>
        <w:tabs>
          <w:tab w:val="right" w:pos="8498"/>
        </w:tabs>
        <w:spacing w:after="0"/>
        <w:rPr>
          <w:rFonts w:ascii="Times New Roman" w:eastAsia="Times New Roman" w:hAnsi="Times New Roman" w:cs="Times New Roman"/>
          <w:b/>
          <w:bCs/>
          <w:sz w:val="22"/>
          <w:szCs w:val="22"/>
        </w:rPr>
      </w:pPr>
    </w:p>
    <w:p w14:paraId="343F6C77" w14:textId="10E9F975" w:rsidR="001E4E6A" w:rsidRPr="0091766F" w:rsidRDefault="001E4E6A" w:rsidP="001E4E6A">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 xml:space="preserve">7.1 </w:t>
      </w:r>
      <w:r w:rsidR="00947954">
        <w:rPr>
          <w:rFonts w:ascii="Times New Roman" w:hAnsi="Times New Roman" w:cs="Times New Roman"/>
          <w:b/>
        </w:rPr>
        <w:t>Las c</w:t>
      </w:r>
      <w:r w:rsidRPr="0091766F">
        <w:rPr>
          <w:rFonts w:ascii="Times New Roman" w:hAnsi="Times New Roman" w:cs="Times New Roman"/>
          <w:b/>
        </w:rPr>
        <w:t>onversiones entre las unidades de masa</w:t>
      </w:r>
    </w:p>
    <w:p w14:paraId="0030D20C" w14:textId="77777777" w:rsidR="0056682A" w:rsidRPr="0091766F" w:rsidRDefault="0056682A" w:rsidP="001E4E6A">
      <w:pPr>
        <w:tabs>
          <w:tab w:val="right" w:pos="8498"/>
        </w:tabs>
        <w:spacing w:after="0"/>
        <w:rPr>
          <w:rFonts w:ascii="Times New Roman" w:hAnsi="Times New Roman" w:cs="Times New Roman"/>
          <w:b/>
        </w:rPr>
      </w:pPr>
    </w:p>
    <w:p w14:paraId="6BF6CE67" w14:textId="7B13A98F" w:rsidR="0056682A" w:rsidRDefault="00C4217E" w:rsidP="00C4217E">
      <w:pPr>
        <w:shd w:val="clear" w:color="auto" w:fill="FFFFFF"/>
        <w:spacing w:after="0"/>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Para realizar conversiones entre unidades de masa se tiene en cuenta</w:t>
      </w:r>
      <w:r w:rsidR="00425E8B">
        <w:rPr>
          <w:rFonts w:ascii="Times New Roman" w:eastAsia="Times New Roman" w:hAnsi="Times New Roman" w:cs="Times New Roman"/>
          <w:sz w:val="22"/>
          <w:szCs w:val="21"/>
          <w:lang w:val="es-CO" w:eastAsia="es-CO"/>
        </w:rPr>
        <w:t xml:space="preserve"> la siguiente regla</w:t>
      </w:r>
      <w:r w:rsidR="00947954">
        <w:rPr>
          <w:rFonts w:ascii="Times New Roman" w:eastAsia="Times New Roman" w:hAnsi="Times New Roman" w:cs="Times New Roman"/>
          <w:sz w:val="22"/>
          <w:szCs w:val="21"/>
          <w:lang w:val="es-CO" w:eastAsia="es-CO"/>
        </w:rPr>
        <w:t>.</w:t>
      </w:r>
    </w:p>
    <w:p w14:paraId="76594086" w14:textId="77777777" w:rsidR="00C4217E" w:rsidRPr="00C4217E" w:rsidRDefault="00C4217E" w:rsidP="00C4217E">
      <w:pPr>
        <w:shd w:val="clear" w:color="auto" w:fill="FFFFFF"/>
        <w:spacing w:after="0"/>
        <w:jc w:val="both"/>
        <w:rPr>
          <w:rFonts w:ascii="Times New Roman" w:eastAsia="Times New Roman" w:hAnsi="Times New Roman" w:cs="Times New Roman"/>
          <w:sz w:val="22"/>
          <w:szCs w:val="21"/>
          <w:lang w:val="es-CO" w:eastAsia="es-CO"/>
        </w:rPr>
      </w:pPr>
    </w:p>
    <w:p w14:paraId="590D4DB0" w14:textId="77777777" w:rsidR="00C4217E" w:rsidRDefault="0056682A" w:rsidP="00145E98">
      <w:pPr>
        <w:pStyle w:val="Prrafodelista"/>
        <w:numPr>
          <w:ilvl w:val="0"/>
          <w:numId w:val="20"/>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 xml:space="preserve">Para pasar de una unidad </w:t>
      </w:r>
      <w:r w:rsidR="00C4217E">
        <w:rPr>
          <w:rFonts w:ascii="Times New Roman" w:eastAsia="Times New Roman" w:hAnsi="Times New Roman" w:cs="Times New Roman"/>
          <w:sz w:val="22"/>
          <w:szCs w:val="21"/>
          <w:lang w:val="es-CO" w:eastAsia="es-CO"/>
        </w:rPr>
        <w:t>a una unidad inmediatamente</w:t>
      </w:r>
      <w:r w:rsidRPr="00C4217E">
        <w:rPr>
          <w:rFonts w:ascii="Times New Roman" w:eastAsia="Times New Roman" w:hAnsi="Times New Roman" w:cs="Times New Roman"/>
          <w:sz w:val="22"/>
          <w:szCs w:val="21"/>
          <w:lang w:val="es-CO" w:eastAsia="es-CO"/>
        </w:rPr>
        <w:t xml:space="preserve"> </w:t>
      </w:r>
      <w:r w:rsidR="00C4217E">
        <w:rPr>
          <w:rFonts w:ascii="Times New Roman" w:eastAsia="Times New Roman" w:hAnsi="Times New Roman" w:cs="Times New Roman"/>
          <w:sz w:val="22"/>
          <w:szCs w:val="21"/>
          <w:lang w:val="es-CO" w:eastAsia="es-CO"/>
        </w:rPr>
        <w:t xml:space="preserve">anterior </w:t>
      </w:r>
      <w:r w:rsidRPr="00C4217E">
        <w:rPr>
          <w:rFonts w:ascii="Times New Roman" w:eastAsia="Times New Roman" w:hAnsi="Times New Roman" w:cs="Times New Roman"/>
          <w:sz w:val="22"/>
          <w:szCs w:val="21"/>
          <w:lang w:val="es-CO" w:eastAsia="es-CO"/>
        </w:rPr>
        <w:t xml:space="preserve">se </w:t>
      </w:r>
      <w:r w:rsidR="00425E8B">
        <w:rPr>
          <w:rFonts w:ascii="Times New Roman" w:eastAsia="Times New Roman" w:hAnsi="Times New Roman" w:cs="Times New Roman"/>
          <w:sz w:val="22"/>
          <w:szCs w:val="21"/>
          <w:lang w:val="es-CO" w:eastAsia="es-CO"/>
        </w:rPr>
        <w:t>multiplica</w:t>
      </w:r>
      <w:r w:rsidRPr="00C4217E">
        <w:rPr>
          <w:rFonts w:ascii="Times New Roman" w:eastAsia="Times New Roman" w:hAnsi="Times New Roman" w:cs="Times New Roman"/>
          <w:sz w:val="22"/>
          <w:szCs w:val="21"/>
          <w:lang w:val="es-CO" w:eastAsia="es-CO"/>
        </w:rPr>
        <w:t xml:space="preserve"> por 10.</w:t>
      </w:r>
    </w:p>
    <w:p w14:paraId="6E6A4043" w14:textId="77777777" w:rsidR="0056682A" w:rsidRPr="00C4217E" w:rsidRDefault="0056682A" w:rsidP="00145E98">
      <w:pPr>
        <w:pStyle w:val="Prrafodelista"/>
        <w:numPr>
          <w:ilvl w:val="0"/>
          <w:numId w:val="20"/>
        </w:numPr>
        <w:shd w:val="clear" w:color="auto" w:fill="FFFFFF"/>
        <w:spacing w:after="0"/>
        <w:jc w:val="both"/>
        <w:rPr>
          <w:rFonts w:ascii="Times New Roman" w:eastAsia="Times New Roman" w:hAnsi="Times New Roman" w:cs="Times New Roman"/>
          <w:sz w:val="22"/>
          <w:szCs w:val="21"/>
          <w:lang w:val="es-CO" w:eastAsia="es-CO"/>
        </w:rPr>
      </w:pPr>
      <w:r w:rsidRPr="00C4217E">
        <w:rPr>
          <w:rFonts w:ascii="Times New Roman" w:eastAsia="Times New Roman" w:hAnsi="Times New Roman" w:cs="Times New Roman"/>
          <w:sz w:val="22"/>
          <w:szCs w:val="21"/>
          <w:lang w:val="es-CO" w:eastAsia="es-CO"/>
        </w:rPr>
        <w:t xml:space="preserve">Para pasar de una unidad </w:t>
      </w:r>
      <w:r w:rsidR="00C4217E">
        <w:rPr>
          <w:rFonts w:ascii="Times New Roman" w:eastAsia="Times New Roman" w:hAnsi="Times New Roman" w:cs="Times New Roman"/>
          <w:sz w:val="22"/>
          <w:szCs w:val="21"/>
          <w:lang w:val="es-CO" w:eastAsia="es-CO"/>
        </w:rPr>
        <w:t>a una unidad inmediatamente</w:t>
      </w:r>
      <w:r w:rsidR="00C4217E" w:rsidRPr="00C4217E">
        <w:rPr>
          <w:rFonts w:ascii="Times New Roman" w:eastAsia="Times New Roman" w:hAnsi="Times New Roman" w:cs="Times New Roman"/>
          <w:sz w:val="22"/>
          <w:szCs w:val="21"/>
          <w:lang w:val="es-CO" w:eastAsia="es-CO"/>
        </w:rPr>
        <w:t xml:space="preserve"> </w:t>
      </w:r>
      <w:r w:rsidRPr="00C4217E">
        <w:rPr>
          <w:rFonts w:ascii="Times New Roman" w:eastAsia="Times New Roman" w:hAnsi="Times New Roman" w:cs="Times New Roman"/>
          <w:sz w:val="22"/>
          <w:szCs w:val="21"/>
          <w:lang w:val="es-CO" w:eastAsia="es-CO"/>
        </w:rPr>
        <w:t xml:space="preserve">superior </w:t>
      </w:r>
      <w:r w:rsidR="00073200">
        <w:rPr>
          <w:rFonts w:ascii="Times New Roman" w:eastAsia="Times New Roman" w:hAnsi="Times New Roman" w:cs="Times New Roman"/>
          <w:sz w:val="22"/>
          <w:szCs w:val="21"/>
          <w:lang w:val="es-CO" w:eastAsia="es-CO"/>
        </w:rPr>
        <w:t xml:space="preserve">se </w:t>
      </w:r>
      <w:r w:rsidRPr="00C4217E">
        <w:rPr>
          <w:rFonts w:ascii="Times New Roman" w:eastAsia="Times New Roman" w:hAnsi="Times New Roman" w:cs="Times New Roman"/>
          <w:sz w:val="22"/>
          <w:szCs w:val="21"/>
          <w:lang w:val="es-CO" w:eastAsia="es-CO"/>
        </w:rPr>
        <w:t>divid</w:t>
      </w:r>
      <w:r w:rsidR="00073200">
        <w:rPr>
          <w:rFonts w:ascii="Times New Roman" w:eastAsia="Times New Roman" w:hAnsi="Times New Roman" w:cs="Times New Roman"/>
          <w:sz w:val="22"/>
          <w:szCs w:val="21"/>
          <w:lang w:val="es-CO" w:eastAsia="es-CO"/>
        </w:rPr>
        <w:t>e</w:t>
      </w:r>
      <w:r w:rsidRPr="00C4217E">
        <w:rPr>
          <w:rFonts w:ascii="Times New Roman" w:eastAsia="Times New Roman" w:hAnsi="Times New Roman" w:cs="Times New Roman"/>
          <w:sz w:val="22"/>
          <w:szCs w:val="21"/>
          <w:lang w:val="es-CO" w:eastAsia="es-CO"/>
        </w:rPr>
        <w:t xml:space="preserve"> entre 10.</w:t>
      </w:r>
    </w:p>
    <w:p w14:paraId="7D3036AF" w14:textId="77777777" w:rsidR="0056682A" w:rsidRPr="0091766F" w:rsidRDefault="0056682A"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1766F" w:rsidRPr="0091766F" w14:paraId="759ED5CC" w14:textId="77777777" w:rsidTr="0091766F">
        <w:tc>
          <w:tcPr>
            <w:tcW w:w="9033" w:type="dxa"/>
            <w:gridSpan w:val="2"/>
            <w:shd w:val="clear" w:color="auto" w:fill="0D0D0D" w:themeFill="text1" w:themeFillTint="F2"/>
          </w:tcPr>
          <w:p w14:paraId="3DAECA97" w14:textId="77777777" w:rsidR="0056682A" w:rsidRPr="0091766F" w:rsidRDefault="0056682A"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4E01882A" w14:textId="77777777" w:rsidTr="0091766F">
        <w:tc>
          <w:tcPr>
            <w:tcW w:w="2518" w:type="dxa"/>
          </w:tcPr>
          <w:p w14:paraId="697CF63B" w14:textId="77777777" w:rsidR="0056682A" w:rsidRPr="0091766F" w:rsidRDefault="0056682A"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79FF30D6" w14:textId="77777777" w:rsidR="0056682A" w:rsidRPr="0091766F" w:rsidRDefault="002B3290" w:rsidP="0091766F">
            <w:pPr>
              <w:rPr>
                <w:rFonts w:ascii="Times New Roman" w:hAnsi="Times New Roman" w:cs="Times New Roman"/>
                <w:b/>
                <w:sz w:val="18"/>
                <w:szCs w:val="18"/>
              </w:rPr>
            </w:pPr>
            <w:r>
              <w:rPr>
                <w:rFonts w:ascii="Times New Roman" w:hAnsi="Times New Roman" w:cs="Times New Roman"/>
              </w:rPr>
              <w:t>MA_06_13_IMG14</w:t>
            </w:r>
          </w:p>
        </w:tc>
      </w:tr>
      <w:tr w:rsidR="0091766F" w:rsidRPr="0091766F" w14:paraId="6A7AA9EF" w14:textId="77777777" w:rsidTr="0091766F">
        <w:tc>
          <w:tcPr>
            <w:tcW w:w="2518" w:type="dxa"/>
          </w:tcPr>
          <w:p w14:paraId="2BD18801" w14:textId="77777777" w:rsidR="0056682A" w:rsidRPr="0091766F" w:rsidRDefault="0056682A"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205B528D" w14:textId="77777777" w:rsidR="0056682A" w:rsidRPr="0091766F" w:rsidRDefault="0056682A"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5A008988" wp14:editId="61A91081">
                  <wp:extent cx="2451600" cy="1360800"/>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1600" cy="1360800"/>
                          </a:xfrm>
                          <a:prstGeom prst="rect">
                            <a:avLst/>
                          </a:prstGeom>
                        </pic:spPr>
                      </pic:pic>
                    </a:graphicData>
                  </a:graphic>
                </wp:inline>
              </w:drawing>
            </w:r>
          </w:p>
        </w:tc>
      </w:tr>
      <w:tr w:rsidR="0091766F" w:rsidRPr="0091766F" w14:paraId="56CE2B96" w14:textId="77777777" w:rsidTr="0091766F">
        <w:tc>
          <w:tcPr>
            <w:tcW w:w="2518" w:type="dxa"/>
          </w:tcPr>
          <w:p w14:paraId="7ED6374C" w14:textId="77777777" w:rsidR="0056682A" w:rsidRPr="0091766F" w:rsidRDefault="0056682A"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515" w:type="dxa"/>
          </w:tcPr>
          <w:p w14:paraId="7B145A03" w14:textId="77777777" w:rsidR="0056682A"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masa</w:t>
            </w:r>
          </w:p>
        </w:tc>
      </w:tr>
      <w:tr w:rsidR="0091766F" w:rsidRPr="0091766F" w14:paraId="597848FD" w14:textId="77777777" w:rsidTr="0091766F">
        <w:tc>
          <w:tcPr>
            <w:tcW w:w="2518" w:type="dxa"/>
          </w:tcPr>
          <w:p w14:paraId="3E6AF521" w14:textId="77777777" w:rsidR="0056682A" w:rsidRPr="0091766F" w:rsidRDefault="0056682A" w:rsidP="0091766F">
            <w:pPr>
              <w:rPr>
                <w:rFonts w:ascii="Times New Roman" w:hAnsi="Times New Roman" w:cs="Times New Roman"/>
              </w:rPr>
            </w:pPr>
            <w:r w:rsidRPr="0091766F">
              <w:rPr>
                <w:rFonts w:ascii="Times New Roman" w:hAnsi="Times New Roman" w:cs="Times New Roman"/>
                <w:b/>
                <w:sz w:val="18"/>
                <w:szCs w:val="18"/>
              </w:rPr>
              <w:t>Pie de imagen</w:t>
            </w:r>
          </w:p>
        </w:tc>
        <w:tc>
          <w:tcPr>
            <w:tcW w:w="6515" w:type="dxa"/>
          </w:tcPr>
          <w:p w14:paraId="284AD273" w14:textId="77777777" w:rsidR="0056682A" w:rsidRPr="0091766F" w:rsidRDefault="00073200" w:rsidP="0091766F">
            <w:pPr>
              <w:rPr>
                <w:rFonts w:ascii="Times New Roman" w:hAnsi="Times New Roman" w:cs="Times New Roman"/>
              </w:rPr>
            </w:pPr>
            <w:r>
              <w:rPr>
                <w:rFonts w:ascii="Times New Roman" w:hAnsi="Times New Roman" w:cs="Times New Roman"/>
              </w:rPr>
              <w:t>Conversión de unidades de masa.</w:t>
            </w:r>
          </w:p>
        </w:tc>
      </w:tr>
      <w:tr w:rsidR="0091766F" w:rsidRPr="0091766F" w14:paraId="736DEC86" w14:textId="77777777" w:rsidTr="0091766F">
        <w:tc>
          <w:tcPr>
            <w:tcW w:w="2518" w:type="dxa"/>
          </w:tcPr>
          <w:p w14:paraId="7694E920" w14:textId="77777777" w:rsidR="0056682A" w:rsidRPr="0091766F" w:rsidRDefault="0056682A"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515" w:type="dxa"/>
          </w:tcPr>
          <w:p w14:paraId="49C05AF3" w14:textId="77777777" w:rsidR="0056682A" w:rsidRPr="0091766F" w:rsidRDefault="0056682A" w:rsidP="0091766F">
            <w:pPr>
              <w:rPr>
                <w:rFonts w:ascii="Times New Roman" w:hAnsi="Times New Roman" w:cs="Times New Roman"/>
              </w:rPr>
            </w:pPr>
            <w:r w:rsidRPr="0091766F">
              <w:rPr>
                <w:rFonts w:ascii="Times New Roman" w:hAnsi="Times New Roman" w:cs="Times New Roman"/>
              </w:rPr>
              <w:t>Inferior</w:t>
            </w:r>
          </w:p>
        </w:tc>
      </w:tr>
    </w:tbl>
    <w:p w14:paraId="5B17BF1F" w14:textId="77777777" w:rsidR="00D3692E" w:rsidRPr="0091766F" w:rsidRDefault="00D3692E" w:rsidP="001E4E6A">
      <w:pPr>
        <w:tabs>
          <w:tab w:val="right" w:pos="8498"/>
        </w:tabs>
        <w:spacing w:after="0"/>
        <w:rPr>
          <w:rFonts w:ascii="Times New Roman" w:hAnsi="Times New Roman" w:cs="Times New Roman"/>
          <w:b/>
        </w:rPr>
      </w:pPr>
    </w:p>
    <w:p w14:paraId="390BFE93" w14:textId="77777777" w:rsidR="0056682A" w:rsidRPr="00425E8B" w:rsidRDefault="00425E8B" w:rsidP="00073200">
      <w:pPr>
        <w:pStyle w:val="u"/>
        <w:shd w:val="clear" w:color="auto" w:fill="FFFFFF"/>
        <w:spacing w:before="0" w:beforeAutospacing="0" w:after="0" w:afterAutospacing="0"/>
        <w:rPr>
          <w:rStyle w:val="un"/>
          <w:sz w:val="22"/>
          <w:szCs w:val="21"/>
        </w:rPr>
      </w:pPr>
      <w:r w:rsidRPr="00425E8B">
        <w:rPr>
          <w:rFonts w:eastAsiaTheme="minorHAnsi"/>
          <w:lang w:val="es-ES_tradnl" w:eastAsia="en-US"/>
        </w:rPr>
        <w:t>Ejemplo</w:t>
      </w:r>
    </w:p>
    <w:p w14:paraId="1C321FFA" w14:textId="148FA8B5" w:rsidR="00073200" w:rsidRDefault="00073200" w:rsidP="00073200">
      <w:pPr>
        <w:pStyle w:val="u"/>
        <w:shd w:val="clear" w:color="auto" w:fill="FFFFFF"/>
        <w:spacing w:before="0" w:beforeAutospacing="0" w:after="0" w:afterAutospacing="0"/>
        <w:rPr>
          <w:rStyle w:val="un"/>
          <w:sz w:val="22"/>
          <w:szCs w:val="21"/>
        </w:rPr>
      </w:pPr>
      <w:r w:rsidRPr="00073200">
        <w:rPr>
          <w:rStyle w:val="un"/>
          <w:sz w:val="22"/>
          <w:szCs w:val="21"/>
        </w:rPr>
        <w:t>Camilo necesita realizar la operación</w:t>
      </w:r>
      <w:r>
        <w:rPr>
          <w:rStyle w:val="un"/>
          <w:sz w:val="22"/>
          <w:szCs w:val="21"/>
        </w:rPr>
        <w:t xml:space="preserve"> </w:t>
      </w:r>
      <w:r w:rsidR="00425E8B">
        <w:rPr>
          <w:rStyle w:val="un"/>
          <w:sz w:val="22"/>
          <w:szCs w:val="21"/>
        </w:rPr>
        <w:t xml:space="preserve">3 kg + 23 g + 7 cg  </w:t>
      </w:r>
      <w:r>
        <w:rPr>
          <w:rStyle w:val="un"/>
          <w:sz w:val="22"/>
          <w:szCs w:val="21"/>
        </w:rPr>
        <w:t xml:space="preserve">y dar </w:t>
      </w:r>
      <w:r w:rsidR="00947954">
        <w:rPr>
          <w:rStyle w:val="un"/>
          <w:sz w:val="22"/>
          <w:szCs w:val="21"/>
        </w:rPr>
        <w:t xml:space="preserve">el </w:t>
      </w:r>
      <w:r>
        <w:rPr>
          <w:rStyle w:val="un"/>
          <w:sz w:val="22"/>
          <w:szCs w:val="21"/>
        </w:rPr>
        <w:t>resultado en kilogramos</w:t>
      </w:r>
      <w:r w:rsidR="00947954">
        <w:rPr>
          <w:rStyle w:val="un"/>
          <w:sz w:val="22"/>
          <w:szCs w:val="21"/>
        </w:rPr>
        <w:t>.</w:t>
      </w:r>
    </w:p>
    <w:p w14:paraId="4A0173BD" w14:textId="77777777" w:rsidR="00073200" w:rsidRPr="00073200" w:rsidRDefault="00073200" w:rsidP="00073200">
      <w:pPr>
        <w:pStyle w:val="u"/>
        <w:shd w:val="clear" w:color="auto" w:fill="FFFFFF"/>
        <w:spacing w:before="0" w:beforeAutospacing="0" w:after="0" w:afterAutospacing="0"/>
        <w:rPr>
          <w:rStyle w:val="un"/>
          <w:sz w:val="22"/>
          <w:szCs w:val="21"/>
        </w:rPr>
      </w:pPr>
    </w:p>
    <w:p w14:paraId="34C20329" w14:textId="258A3876" w:rsidR="00073200" w:rsidRDefault="00073200" w:rsidP="00073200">
      <w:pPr>
        <w:pStyle w:val="u"/>
        <w:shd w:val="clear" w:color="auto" w:fill="FFFFFF"/>
        <w:spacing w:before="0" w:beforeAutospacing="0" w:after="0" w:afterAutospacing="0"/>
        <w:rPr>
          <w:rStyle w:val="un"/>
          <w:sz w:val="22"/>
          <w:szCs w:val="21"/>
        </w:rPr>
      </w:pPr>
      <w:r w:rsidRPr="00073200">
        <w:rPr>
          <w:rStyle w:val="un"/>
          <w:sz w:val="22"/>
          <w:szCs w:val="21"/>
        </w:rPr>
        <w:t xml:space="preserve">Para ello debe </w:t>
      </w:r>
      <w:r w:rsidR="001F6414">
        <w:rPr>
          <w:rStyle w:val="un"/>
          <w:sz w:val="22"/>
          <w:szCs w:val="21"/>
        </w:rPr>
        <w:t>convertir</w:t>
      </w:r>
      <w:r w:rsidR="001F6414" w:rsidRPr="00073200">
        <w:rPr>
          <w:rStyle w:val="un"/>
          <w:sz w:val="22"/>
          <w:szCs w:val="21"/>
        </w:rPr>
        <w:t xml:space="preserve"> </w:t>
      </w:r>
      <w:r w:rsidRPr="00073200">
        <w:rPr>
          <w:rStyle w:val="un"/>
          <w:sz w:val="22"/>
          <w:szCs w:val="21"/>
        </w:rPr>
        <w:t xml:space="preserve">todas las medidas de masa </w:t>
      </w:r>
      <w:r w:rsidR="001F6414">
        <w:rPr>
          <w:rStyle w:val="un"/>
          <w:sz w:val="22"/>
          <w:szCs w:val="21"/>
        </w:rPr>
        <w:t>a</w:t>
      </w:r>
      <w:r w:rsidR="001F6414" w:rsidRPr="00073200">
        <w:rPr>
          <w:rStyle w:val="un"/>
          <w:sz w:val="22"/>
          <w:szCs w:val="21"/>
        </w:rPr>
        <w:t xml:space="preserve"> </w:t>
      </w:r>
      <w:r w:rsidRPr="00073200">
        <w:rPr>
          <w:rStyle w:val="un"/>
          <w:sz w:val="22"/>
          <w:szCs w:val="21"/>
        </w:rPr>
        <w:t>la misma unidad</w:t>
      </w:r>
      <w:r w:rsidR="001F6414">
        <w:rPr>
          <w:rStyle w:val="un"/>
          <w:sz w:val="22"/>
          <w:szCs w:val="21"/>
        </w:rPr>
        <w:t>;</w:t>
      </w:r>
      <w:r w:rsidRPr="00073200">
        <w:rPr>
          <w:rStyle w:val="un"/>
          <w:sz w:val="22"/>
          <w:szCs w:val="21"/>
        </w:rPr>
        <w:t xml:space="preserve"> luego podrá realizar la adición.</w:t>
      </w:r>
    </w:p>
    <w:p w14:paraId="12000C25" w14:textId="77777777" w:rsidR="00073200" w:rsidRPr="00073200" w:rsidRDefault="00073200" w:rsidP="00073200">
      <w:pPr>
        <w:pStyle w:val="u"/>
        <w:shd w:val="clear" w:color="auto" w:fill="FFFFFF"/>
        <w:spacing w:before="0" w:beforeAutospacing="0" w:after="0" w:afterAutospacing="0"/>
        <w:rPr>
          <w:rStyle w:val="un"/>
          <w:sz w:val="22"/>
          <w:szCs w:val="21"/>
        </w:rPr>
      </w:pPr>
    </w:p>
    <w:p w14:paraId="26DEAF86" w14:textId="77777777" w:rsidR="00073200" w:rsidRPr="00073200" w:rsidRDefault="00425E8B" w:rsidP="00073200">
      <w:pPr>
        <w:pStyle w:val="u"/>
        <w:shd w:val="clear" w:color="auto" w:fill="FFFFFF"/>
        <w:spacing w:before="0" w:beforeAutospacing="0" w:after="0" w:afterAutospacing="0"/>
        <w:rPr>
          <w:rStyle w:val="un"/>
          <w:sz w:val="22"/>
          <w:szCs w:val="21"/>
        </w:rPr>
      </w:pPr>
      <w:r>
        <w:rPr>
          <w:rStyle w:val="un"/>
          <w:sz w:val="22"/>
          <w:szCs w:val="21"/>
        </w:rPr>
        <w:t xml:space="preserve">3 kg + 23 g + 7 cg </w:t>
      </w:r>
    </w:p>
    <w:p w14:paraId="4800777A" w14:textId="77777777" w:rsidR="00073200" w:rsidRPr="00073200" w:rsidRDefault="0056682A" w:rsidP="00073200">
      <w:pPr>
        <w:pStyle w:val="u"/>
        <w:shd w:val="clear" w:color="auto" w:fill="FFFFFF"/>
        <w:spacing w:before="0" w:beforeAutospacing="0" w:after="0" w:afterAutospacing="0"/>
        <w:rPr>
          <w:sz w:val="22"/>
          <w:szCs w:val="21"/>
        </w:rPr>
      </w:pPr>
      <w:r w:rsidRPr="00073200">
        <w:rPr>
          <w:rStyle w:val="un"/>
          <w:sz w:val="22"/>
          <w:szCs w:val="21"/>
        </w:rPr>
        <w:t>= (3 · 100.000) cg + (23 · 100) cg + 7 cg =</w:t>
      </w:r>
      <w:r w:rsidR="00073200">
        <w:rPr>
          <w:rStyle w:val="un"/>
          <w:sz w:val="22"/>
          <w:szCs w:val="21"/>
        </w:rPr>
        <w:t xml:space="preserve"> </w:t>
      </w:r>
      <w:r w:rsidR="00073200" w:rsidRPr="00073200">
        <w:rPr>
          <w:rStyle w:val="un"/>
          <w:sz w:val="22"/>
          <w:szCs w:val="21"/>
        </w:rPr>
        <w:t>302.307 cg</w:t>
      </w:r>
    </w:p>
    <w:p w14:paraId="54F46E51" w14:textId="77777777" w:rsidR="00425E8B" w:rsidRDefault="0056682A" w:rsidP="00073200">
      <w:pPr>
        <w:pStyle w:val="u"/>
        <w:shd w:val="clear" w:color="auto" w:fill="FFFFFF"/>
        <w:spacing w:before="0" w:beforeAutospacing="0" w:after="0" w:afterAutospacing="0"/>
        <w:rPr>
          <w:rStyle w:val="un"/>
          <w:sz w:val="22"/>
          <w:szCs w:val="21"/>
        </w:rPr>
      </w:pPr>
      <w:r w:rsidRPr="00073200">
        <w:rPr>
          <w:rStyle w:val="un"/>
          <w:sz w:val="22"/>
          <w:szCs w:val="21"/>
        </w:rPr>
        <w:t xml:space="preserve">= 302.307 cg </w:t>
      </w:r>
    </w:p>
    <w:p w14:paraId="403901F3" w14:textId="77777777" w:rsidR="0056682A" w:rsidRPr="00073200" w:rsidRDefault="0056682A" w:rsidP="00073200">
      <w:pPr>
        <w:pStyle w:val="u"/>
        <w:shd w:val="clear" w:color="auto" w:fill="FFFFFF"/>
        <w:spacing w:before="0" w:beforeAutospacing="0" w:after="0" w:afterAutospacing="0"/>
        <w:rPr>
          <w:sz w:val="22"/>
          <w:szCs w:val="21"/>
        </w:rPr>
      </w:pPr>
      <w:r w:rsidRPr="00073200">
        <w:rPr>
          <w:rStyle w:val="un"/>
          <w:sz w:val="22"/>
          <w:szCs w:val="21"/>
        </w:rPr>
        <w:t>= 3,02307 kg</w:t>
      </w:r>
    </w:p>
    <w:p w14:paraId="660CB006" w14:textId="77777777" w:rsidR="00073200" w:rsidRDefault="00073200" w:rsidP="00073200">
      <w:pPr>
        <w:pStyle w:val="u"/>
        <w:shd w:val="clear" w:color="auto" w:fill="FFFFFF"/>
        <w:spacing w:before="0" w:beforeAutospacing="0" w:after="0" w:afterAutospacing="0"/>
        <w:rPr>
          <w:rStyle w:val="un"/>
          <w:sz w:val="22"/>
          <w:szCs w:val="21"/>
        </w:rPr>
      </w:pPr>
    </w:p>
    <w:p w14:paraId="0FC9D3D6" w14:textId="77777777" w:rsidR="0056682A" w:rsidRPr="00073200" w:rsidRDefault="00073200" w:rsidP="00073200">
      <w:pPr>
        <w:pStyle w:val="u"/>
        <w:shd w:val="clear" w:color="auto" w:fill="FFFFFF"/>
        <w:spacing w:before="0" w:beforeAutospacing="0" w:after="0" w:afterAutospacing="0"/>
        <w:rPr>
          <w:sz w:val="22"/>
          <w:szCs w:val="21"/>
        </w:rPr>
      </w:pPr>
      <w:r>
        <w:rPr>
          <w:rStyle w:val="un"/>
          <w:sz w:val="22"/>
          <w:szCs w:val="21"/>
        </w:rPr>
        <w:t>Por lo cual</w:t>
      </w:r>
      <w:r w:rsidR="0056682A" w:rsidRPr="00073200">
        <w:rPr>
          <w:rStyle w:val="un"/>
          <w:sz w:val="22"/>
          <w:szCs w:val="21"/>
        </w:rPr>
        <w:t>, 3 kg + 23 g + 7 cg equivalen a 3,02307 kg.</w:t>
      </w:r>
    </w:p>
    <w:p w14:paraId="4CD083AC" w14:textId="77777777" w:rsidR="0056682A" w:rsidRPr="0091766F" w:rsidRDefault="0056682A"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D3692E" w:rsidRPr="0091766F" w14:paraId="2F3E549F" w14:textId="77777777" w:rsidTr="003D2065">
        <w:tc>
          <w:tcPr>
            <w:tcW w:w="8828" w:type="dxa"/>
            <w:gridSpan w:val="2"/>
            <w:shd w:val="clear" w:color="auto" w:fill="000000" w:themeFill="text1"/>
          </w:tcPr>
          <w:p w14:paraId="76582989" w14:textId="77777777" w:rsidR="00D3692E" w:rsidRPr="0091766F" w:rsidRDefault="00D3692E"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D3692E" w:rsidRPr="0091766F" w14:paraId="316DE659" w14:textId="77777777" w:rsidTr="003D2065">
        <w:tc>
          <w:tcPr>
            <w:tcW w:w="2469" w:type="dxa"/>
          </w:tcPr>
          <w:p w14:paraId="05412850" w14:textId="77777777" w:rsidR="00D3692E" w:rsidRPr="0091766F" w:rsidRDefault="00D3692E"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2FB442A8" w14:textId="77777777" w:rsidR="00D3692E" w:rsidRPr="0091766F" w:rsidRDefault="00D3692E" w:rsidP="003D2065">
            <w:pPr>
              <w:rPr>
                <w:rFonts w:ascii="Times New Roman" w:hAnsi="Times New Roman" w:cs="Times New Roman"/>
                <w:b/>
                <w:sz w:val="18"/>
                <w:szCs w:val="18"/>
              </w:rPr>
            </w:pPr>
            <w:r w:rsidRPr="0091766F">
              <w:rPr>
                <w:rFonts w:ascii="Times New Roman" w:hAnsi="Times New Roman" w:cs="Times New Roman"/>
              </w:rPr>
              <w:t>MA_0</w:t>
            </w:r>
            <w:r w:rsidR="00745B9B">
              <w:rPr>
                <w:rFonts w:ascii="Times New Roman" w:hAnsi="Times New Roman" w:cs="Times New Roman"/>
              </w:rPr>
              <w:t>6_13_REC23</w:t>
            </w:r>
            <w:r w:rsidR="003D2065" w:rsidRPr="0091766F">
              <w:rPr>
                <w:rFonts w:ascii="Times New Roman" w:hAnsi="Times New Roman" w:cs="Times New Roman"/>
              </w:rPr>
              <w:t>0</w:t>
            </w:r>
          </w:p>
        </w:tc>
      </w:tr>
      <w:tr w:rsidR="00D3692E" w:rsidRPr="0091766F" w14:paraId="5A47902D" w14:textId="77777777" w:rsidTr="003D2065">
        <w:tc>
          <w:tcPr>
            <w:tcW w:w="2469" w:type="dxa"/>
          </w:tcPr>
          <w:p w14:paraId="602AAA77"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5FDA71AB" w14:textId="77777777" w:rsidR="00D3692E" w:rsidRPr="0091766F" w:rsidRDefault="003D2065" w:rsidP="003D2065">
            <w:pPr>
              <w:rPr>
                <w:rFonts w:ascii="Times New Roman" w:hAnsi="Times New Roman" w:cs="Times New Roman"/>
              </w:rPr>
            </w:pPr>
            <w:r w:rsidRPr="0091766F">
              <w:rPr>
                <w:rFonts w:ascii="Times New Roman" w:hAnsi="Times New Roman" w:cs="Times New Roman"/>
              </w:rPr>
              <w:t>Convierte unidades de masa</w:t>
            </w:r>
          </w:p>
        </w:tc>
      </w:tr>
      <w:tr w:rsidR="00D3692E" w:rsidRPr="0091766F" w14:paraId="556F9758" w14:textId="77777777" w:rsidTr="003D2065">
        <w:tc>
          <w:tcPr>
            <w:tcW w:w="2469" w:type="dxa"/>
          </w:tcPr>
          <w:p w14:paraId="0672ED23" w14:textId="77777777" w:rsidR="00D3692E" w:rsidRPr="0091766F" w:rsidRDefault="00D3692E"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02000294" w14:textId="0326E51D" w:rsidR="00D3692E" w:rsidRPr="0091766F" w:rsidRDefault="003D2065" w:rsidP="00A44A2F">
            <w:pPr>
              <w:spacing w:after="200"/>
              <w:rPr>
                <w:rFonts w:ascii="Times New Roman" w:eastAsia="Calibri" w:hAnsi="Times New Roman" w:cs="Times New Roman"/>
                <w:sz w:val="20"/>
                <w:szCs w:val="20"/>
              </w:rPr>
            </w:pPr>
            <w:r w:rsidRPr="0091766F">
              <w:rPr>
                <w:rFonts w:ascii="Times New Roman" w:hAnsi="Times New Roman" w:cs="Times New Roman"/>
              </w:rPr>
              <w:t>Actividad para convertir medidas de masa</w:t>
            </w:r>
          </w:p>
        </w:tc>
      </w:tr>
    </w:tbl>
    <w:p w14:paraId="350DF1EC" w14:textId="77777777" w:rsidR="001E4E6A" w:rsidRPr="0091766F" w:rsidRDefault="001E4E6A"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3D2065" w:rsidRPr="0091766F" w14:paraId="66AFE190" w14:textId="77777777" w:rsidTr="003D2065">
        <w:tc>
          <w:tcPr>
            <w:tcW w:w="8828" w:type="dxa"/>
            <w:gridSpan w:val="2"/>
            <w:shd w:val="clear" w:color="auto" w:fill="000000" w:themeFill="text1"/>
          </w:tcPr>
          <w:p w14:paraId="7306CB3D" w14:textId="77777777" w:rsidR="003D2065" w:rsidRPr="0091766F" w:rsidRDefault="003D2065" w:rsidP="003D2065">
            <w:pPr>
              <w:jc w:val="center"/>
              <w:rPr>
                <w:rFonts w:ascii="Times New Roman" w:hAnsi="Times New Roman" w:cs="Times New Roman"/>
                <w:b/>
              </w:rPr>
            </w:pPr>
            <w:r w:rsidRPr="0091766F">
              <w:rPr>
                <w:rFonts w:ascii="Times New Roman" w:hAnsi="Times New Roman" w:cs="Times New Roman"/>
                <w:b/>
              </w:rPr>
              <w:lastRenderedPageBreak/>
              <w:t>Practica (recurso de ejercitación)</w:t>
            </w:r>
          </w:p>
        </w:tc>
      </w:tr>
      <w:tr w:rsidR="003D2065" w:rsidRPr="0091766F" w14:paraId="22033971" w14:textId="77777777" w:rsidTr="003D2065">
        <w:tc>
          <w:tcPr>
            <w:tcW w:w="2469" w:type="dxa"/>
          </w:tcPr>
          <w:p w14:paraId="046D3BA4" w14:textId="77777777" w:rsidR="003D2065" w:rsidRPr="0091766F" w:rsidRDefault="003D2065"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6D95AC63" w14:textId="77777777" w:rsidR="003D2065" w:rsidRPr="0091766F" w:rsidRDefault="003D2065" w:rsidP="003D2065">
            <w:pPr>
              <w:rPr>
                <w:rFonts w:ascii="Times New Roman" w:hAnsi="Times New Roman" w:cs="Times New Roman"/>
                <w:b/>
                <w:sz w:val="18"/>
                <w:szCs w:val="18"/>
              </w:rPr>
            </w:pPr>
            <w:r w:rsidRPr="0091766F">
              <w:rPr>
                <w:rFonts w:ascii="Times New Roman" w:hAnsi="Times New Roman" w:cs="Times New Roman"/>
              </w:rPr>
              <w:t>MA_06_13_R</w:t>
            </w:r>
            <w:r w:rsidR="00745B9B">
              <w:rPr>
                <w:rFonts w:ascii="Times New Roman" w:hAnsi="Times New Roman" w:cs="Times New Roman"/>
              </w:rPr>
              <w:t>EC24</w:t>
            </w:r>
            <w:r w:rsidRPr="0091766F">
              <w:rPr>
                <w:rFonts w:ascii="Times New Roman" w:hAnsi="Times New Roman" w:cs="Times New Roman"/>
              </w:rPr>
              <w:t>0</w:t>
            </w:r>
          </w:p>
        </w:tc>
      </w:tr>
      <w:tr w:rsidR="003D2065" w:rsidRPr="0091766F" w14:paraId="03C7756C" w14:textId="77777777" w:rsidTr="003D2065">
        <w:tc>
          <w:tcPr>
            <w:tcW w:w="2469" w:type="dxa"/>
          </w:tcPr>
          <w:p w14:paraId="70BF780B"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7C6D2F96"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Asocia los valores equivalentes</w:t>
            </w:r>
          </w:p>
        </w:tc>
      </w:tr>
      <w:tr w:rsidR="003D2065" w:rsidRPr="0091766F" w14:paraId="332CF846" w14:textId="77777777" w:rsidTr="003D2065">
        <w:tc>
          <w:tcPr>
            <w:tcW w:w="2469" w:type="dxa"/>
          </w:tcPr>
          <w:p w14:paraId="15F06151"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41D212ED"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Actividad para realizar conversión de unidades de masa</w:t>
            </w:r>
          </w:p>
        </w:tc>
      </w:tr>
    </w:tbl>
    <w:p w14:paraId="5F3D57AA" w14:textId="77777777" w:rsidR="003D2065" w:rsidRPr="0091766F" w:rsidRDefault="003D2065"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3D2065" w:rsidRPr="0091766F" w14:paraId="250D8F7E" w14:textId="77777777" w:rsidTr="003D2065">
        <w:tc>
          <w:tcPr>
            <w:tcW w:w="8828" w:type="dxa"/>
            <w:gridSpan w:val="2"/>
            <w:shd w:val="clear" w:color="auto" w:fill="000000" w:themeFill="text1"/>
          </w:tcPr>
          <w:p w14:paraId="4F59047A" w14:textId="77777777" w:rsidR="003D2065" w:rsidRPr="0091766F" w:rsidRDefault="003D2065"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3D2065" w:rsidRPr="0091766F" w14:paraId="3704505B" w14:textId="77777777" w:rsidTr="003D2065">
        <w:tc>
          <w:tcPr>
            <w:tcW w:w="2469" w:type="dxa"/>
          </w:tcPr>
          <w:p w14:paraId="1446A014" w14:textId="77777777" w:rsidR="003D2065" w:rsidRPr="0091766F" w:rsidRDefault="003D2065"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7477E7CB" w14:textId="77777777" w:rsidR="003D2065" w:rsidRPr="0091766F" w:rsidRDefault="00745B9B" w:rsidP="003D2065">
            <w:pPr>
              <w:rPr>
                <w:rFonts w:ascii="Times New Roman" w:hAnsi="Times New Roman" w:cs="Times New Roman"/>
                <w:b/>
                <w:sz w:val="18"/>
                <w:szCs w:val="18"/>
              </w:rPr>
            </w:pPr>
            <w:r>
              <w:rPr>
                <w:rFonts w:ascii="Times New Roman" w:hAnsi="Times New Roman" w:cs="Times New Roman"/>
              </w:rPr>
              <w:t>MA_06_13_REC25</w:t>
            </w:r>
            <w:r w:rsidR="003D2065" w:rsidRPr="0091766F">
              <w:rPr>
                <w:rFonts w:ascii="Times New Roman" w:hAnsi="Times New Roman" w:cs="Times New Roman"/>
              </w:rPr>
              <w:t>0</w:t>
            </w:r>
          </w:p>
        </w:tc>
      </w:tr>
      <w:tr w:rsidR="003D2065" w:rsidRPr="0091766F" w14:paraId="27849E65" w14:textId="77777777" w:rsidTr="003D2065">
        <w:tc>
          <w:tcPr>
            <w:tcW w:w="2469" w:type="dxa"/>
          </w:tcPr>
          <w:p w14:paraId="3B8B8568"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7289B228"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Opera con unidades de masa</w:t>
            </w:r>
          </w:p>
        </w:tc>
      </w:tr>
      <w:tr w:rsidR="003D2065" w:rsidRPr="0091766F" w14:paraId="49AE952E" w14:textId="77777777" w:rsidTr="003D2065">
        <w:tc>
          <w:tcPr>
            <w:tcW w:w="2469" w:type="dxa"/>
          </w:tcPr>
          <w:p w14:paraId="25BD57E4"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6BE19F71" w14:textId="06302BC8" w:rsidR="003D2065" w:rsidRPr="0091766F" w:rsidRDefault="003D2065" w:rsidP="003D2065">
            <w:pPr>
              <w:rPr>
                <w:rFonts w:ascii="Times New Roman" w:hAnsi="Times New Roman" w:cs="Times New Roman"/>
              </w:rPr>
            </w:pPr>
            <w:r w:rsidRPr="0091766F">
              <w:rPr>
                <w:rFonts w:ascii="Times New Roman" w:hAnsi="Times New Roman" w:cs="Times New Roman"/>
              </w:rPr>
              <w:t xml:space="preserve">Ejercicios para operar </w:t>
            </w:r>
            <w:ins w:id="39" w:author="mercyranjel" w:date="2016-03-02T14:54:00Z">
              <w:r w:rsidR="001F6414">
                <w:rPr>
                  <w:rFonts w:ascii="Times New Roman" w:hAnsi="Times New Roman" w:cs="Times New Roman"/>
                </w:rPr>
                <w:t xml:space="preserve"> </w:t>
              </w:r>
            </w:ins>
            <w:r w:rsidRPr="0091766F">
              <w:rPr>
                <w:rFonts w:ascii="Times New Roman" w:hAnsi="Times New Roman" w:cs="Times New Roman"/>
              </w:rPr>
              <w:t>unidades de masa</w:t>
            </w:r>
          </w:p>
        </w:tc>
      </w:tr>
    </w:tbl>
    <w:p w14:paraId="499DEB8A" w14:textId="77777777" w:rsidR="003D2065" w:rsidRPr="0091766F" w:rsidRDefault="003D2065" w:rsidP="001E4E6A">
      <w:pPr>
        <w:tabs>
          <w:tab w:val="right" w:pos="8498"/>
        </w:tabs>
        <w:spacing w:after="0"/>
        <w:rPr>
          <w:rFonts w:ascii="Times New Roman" w:hAnsi="Times New Roman" w:cs="Times New Roman"/>
          <w:b/>
        </w:rPr>
      </w:pPr>
    </w:p>
    <w:p w14:paraId="4A61E134" w14:textId="77777777" w:rsidR="001E4E6A" w:rsidRPr="0091766F" w:rsidRDefault="001E4E6A" w:rsidP="001E4E6A">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7.2 La diferencia entre masa y peso</w:t>
      </w:r>
    </w:p>
    <w:p w14:paraId="28095A17" w14:textId="77777777" w:rsidR="0056682A" w:rsidRPr="0091766F" w:rsidRDefault="0056682A" w:rsidP="001E4E6A">
      <w:pPr>
        <w:tabs>
          <w:tab w:val="right" w:pos="8498"/>
        </w:tabs>
        <w:spacing w:after="0"/>
        <w:rPr>
          <w:rFonts w:ascii="Times New Roman" w:hAnsi="Times New Roman" w:cs="Times New Roman"/>
          <w:b/>
        </w:rPr>
      </w:pPr>
    </w:p>
    <w:p w14:paraId="09D1E1CD" w14:textId="77777777" w:rsidR="0056682A" w:rsidRDefault="0056682A" w:rsidP="00073200">
      <w:p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Aunque con frecuencia se confunden, la </w:t>
      </w:r>
      <w:r w:rsidRPr="00073200">
        <w:rPr>
          <w:rFonts w:ascii="Times New Roman" w:eastAsia="Times New Roman" w:hAnsi="Times New Roman" w:cs="Times New Roman"/>
          <w:b/>
          <w:bCs/>
          <w:sz w:val="22"/>
          <w:szCs w:val="21"/>
          <w:lang w:val="es-CO" w:eastAsia="es-CO"/>
        </w:rPr>
        <w:t>masa</w:t>
      </w:r>
      <w:r w:rsidRPr="00073200">
        <w:rPr>
          <w:rFonts w:ascii="Times New Roman" w:eastAsia="Times New Roman" w:hAnsi="Times New Roman" w:cs="Times New Roman"/>
          <w:sz w:val="22"/>
          <w:szCs w:val="21"/>
          <w:lang w:val="es-CO" w:eastAsia="es-CO"/>
        </w:rPr>
        <w:t> y el </w:t>
      </w:r>
      <w:r w:rsidRPr="00073200">
        <w:rPr>
          <w:rFonts w:ascii="Times New Roman" w:eastAsia="Times New Roman" w:hAnsi="Times New Roman" w:cs="Times New Roman"/>
          <w:b/>
          <w:bCs/>
          <w:sz w:val="22"/>
          <w:szCs w:val="21"/>
          <w:lang w:val="es-CO" w:eastAsia="es-CO"/>
        </w:rPr>
        <w:t>peso</w:t>
      </w:r>
      <w:r w:rsidRPr="00073200">
        <w:rPr>
          <w:rFonts w:ascii="Times New Roman" w:eastAsia="Times New Roman" w:hAnsi="Times New Roman" w:cs="Times New Roman"/>
          <w:sz w:val="22"/>
          <w:szCs w:val="21"/>
          <w:lang w:val="es-CO" w:eastAsia="es-CO"/>
        </w:rPr>
        <w:t> son magnitudes distintas: la </w:t>
      </w:r>
      <w:r w:rsidRPr="00073200">
        <w:rPr>
          <w:rFonts w:ascii="Times New Roman" w:eastAsia="Times New Roman" w:hAnsi="Times New Roman" w:cs="Times New Roman"/>
          <w:b/>
          <w:bCs/>
          <w:sz w:val="22"/>
          <w:szCs w:val="21"/>
          <w:lang w:val="es-CO" w:eastAsia="es-CO"/>
        </w:rPr>
        <w:t>masa</w:t>
      </w:r>
      <w:r w:rsidRPr="00073200">
        <w:rPr>
          <w:rFonts w:ascii="Times New Roman" w:eastAsia="Times New Roman" w:hAnsi="Times New Roman" w:cs="Times New Roman"/>
          <w:sz w:val="22"/>
          <w:szCs w:val="21"/>
          <w:lang w:val="es-CO" w:eastAsia="es-CO"/>
        </w:rPr>
        <w:t xml:space="preserve"> mide la cantidad de materia de un cuerpo, mientras que el </w:t>
      </w:r>
      <w:r w:rsidRPr="00073200">
        <w:rPr>
          <w:rFonts w:ascii="Times New Roman" w:eastAsia="Times New Roman" w:hAnsi="Times New Roman" w:cs="Times New Roman"/>
          <w:b/>
          <w:bCs/>
          <w:sz w:val="22"/>
          <w:szCs w:val="21"/>
          <w:lang w:val="es-CO" w:eastAsia="es-CO"/>
        </w:rPr>
        <w:t>peso</w:t>
      </w:r>
      <w:r w:rsidRPr="00073200">
        <w:rPr>
          <w:rFonts w:ascii="Times New Roman" w:eastAsia="Times New Roman" w:hAnsi="Times New Roman" w:cs="Times New Roman"/>
          <w:sz w:val="22"/>
          <w:szCs w:val="21"/>
          <w:lang w:val="es-CO" w:eastAsia="es-CO"/>
        </w:rPr>
        <w:t> mide la fuerza con la que la gravedad de la Tierra atrae a un cuerpo. Así pues, la masa se mide e</w:t>
      </w:r>
      <w:r w:rsidR="00073200">
        <w:rPr>
          <w:rFonts w:ascii="Times New Roman" w:eastAsia="Times New Roman" w:hAnsi="Times New Roman" w:cs="Times New Roman"/>
          <w:sz w:val="22"/>
          <w:szCs w:val="21"/>
          <w:lang w:val="es-CO" w:eastAsia="es-CO"/>
        </w:rPr>
        <w:t>n kilogramos (kg) y el peso en N</w:t>
      </w:r>
      <w:r w:rsidRPr="00073200">
        <w:rPr>
          <w:rFonts w:ascii="Times New Roman" w:eastAsia="Times New Roman" w:hAnsi="Times New Roman" w:cs="Times New Roman"/>
          <w:sz w:val="22"/>
          <w:szCs w:val="21"/>
          <w:lang w:val="es-CO" w:eastAsia="es-CO"/>
        </w:rPr>
        <w:t>ewtons (N) o kilopondios (kp), que son unidades de fuerza.</w:t>
      </w:r>
    </w:p>
    <w:p w14:paraId="53D026D9" w14:textId="77777777" w:rsidR="00073200" w:rsidRPr="00073200" w:rsidRDefault="00073200" w:rsidP="00073200">
      <w:pPr>
        <w:shd w:val="clear" w:color="auto" w:fill="FFFFFF"/>
        <w:spacing w:after="0"/>
        <w:jc w:val="both"/>
        <w:rPr>
          <w:rFonts w:ascii="Times New Roman" w:eastAsia="Times New Roman" w:hAnsi="Times New Roman" w:cs="Times New Roman"/>
          <w:sz w:val="22"/>
          <w:szCs w:val="21"/>
          <w:lang w:val="es-CO" w:eastAsia="es-CO"/>
        </w:rPr>
      </w:pPr>
    </w:p>
    <w:p w14:paraId="736F4791" w14:textId="010C4B83" w:rsidR="0056682A" w:rsidRPr="00073200" w:rsidRDefault="0056682A" w:rsidP="00073200">
      <w:p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 xml:space="preserve">Sin embargo, muchos aparatos </w:t>
      </w:r>
      <w:r w:rsidR="001F6414">
        <w:rPr>
          <w:rFonts w:ascii="Times New Roman" w:eastAsia="Times New Roman" w:hAnsi="Times New Roman" w:cs="Times New Roman"/>
          <w:sz w:val="22"/>
          <w:szCs w:val="21"/>
          <w:lang w:val="es-CO" w:eastAsia="es-CO"/>
        </w:rPr>
        <w:t xml:space="preserve">que se </w:t>
      </w:r>
      <w:r w:rsidRPr="00073200">
        <w:rPr>
          <w:rFonts w:ascii="Times New Roman" w:eastAsia="Times New Roman" w:hAnsi="Times New Roman" w:cs="Times New Roman"/>
          <w:sz w:val="22"/>
          <w:szCs w:val="21"/>
          <w:lang w:val="es-CO" w:eastAsia="es-CO"/>
        </w:rPr>
        <w:t>utiliza</w:t>
      </w:r>
      <w:r w:rsidR="001F6414">
        <w:rPr>
          <w:rFonts w:ascii="Times New Roman" w:eastAsia="Times New Roman" w:hAnsi="Times New Roman" w:cs="Times New Roman"/>
          <w:sz w:val="22"/>
          <w:szCs w:val="21"/>
          <w:lang w:val="es-CO" w:eastAsia="es-CO"/>
        </w:rPr>
        <w:t>n</w:t>
      </w:r>
      <w:r w:rsidRPr="00073200">
        <w:rPr>
          <w:rFonts w:ascii="Times New Roman" w:eastAsia="Times New Roman" w:hAnsi="Times New Roman" w:cs="Times New Roman"/>
          <w:sz w:val="22"/>
          <w:szCs w:val="21"/>
          <w:lang w:val="es-CO" w:eastAsia="es-CO"/>
        </w:rPr>
        <w:t xml:space="preserve"> para medir peso (las básculas, por ejemplo), tienen sus escalas graduadas en kilogramos en lugar de en kilopondios. Esto no supone grandes problemas, ya que 1 kp es el peso en la superficie de la Tierra de un objeto de 1 kg de masa.</w:t>
      </w:r>
    </w:p>
    <w:p w14:paraId="0F1985BB" w14:textId="77777777" w:rsidR="008057DF" w:rsidRPr="0091766F" w:rsidRDefault="008057DF" w:rsidP="0056682A">
      <w:pPr>
        <w:shd w:val="clear" w:color="auto" w:fill="FFFFFF"/>
        <w:spacing w:after="0" w:line="345" w:lineRule="atLeast"/>
        <w:rPr>
          <w:rFonts w:ascii="Times New Roman" w:eastAsia="Times New Roman" w:hAnsi="Times New Roman" w:cs="Times New Roman"/>
          <w:sz w:val="21"/>
          <w:szCs w:val="21"/>
          <w:lang w:val="es-CO" w:eastAsia="es-CO"/>
        </w:rPr>
      </w:pPr>
    </w:p>
    <w:tbl>
      <w:tblPr>
        <w:tblStyle w:val="Tablaconcuadrcula"/>
        <w:tblW w:w="0" w:type="auto"/>
        <w:tblLook w:val="04A0" w:firstRow="1" w:lastRow="0" w:firstColumn="1" w:lastColumn="0" w:noHBand="0" w:noVBand="1"/>
      </w:tblPr>
      <w:tblGrid>
        <w:gridCol w:w="2518"/>
        <w:gridCol w:w="6515"/>
      </w:tblGrid>
      <w:tr w:rsidR="0091766F" w:rsidRPr="0091766F" w14:paraId="740AD39F" w14:textId="77777777" w:rsidTr="0091766F">
        <w:tc>
          <w:tcPr>
            <w:tcW w:w="9033" w:type="dxa"/>
            <w:gridSpan w:val="2"/>
            <w:shd w:val="clear" w:color="auto" w:fill="0D0D0D" w:themeFill="text1" w:themeFillTint="F2"/>
          </w:tcPr>
          <w:p w14:paraId="612C1ABE" w14:textId="77777777" w:rsidR="008057DF" w:rsidRPr="0091766F" w:rsidRDefault="008057DF"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2C1353BC" w14:textId="77777777" w:rsidTr="0091766F">
        <w:tc>
          <w:tcPr>
            <w:tcW w:w="2518" w:type="dxa"/>
          </w:tcPr>
          <w:p w14:paraId="5E656A7A" w14:textId="77777777" w:rsidR="008057DF" w:rsidRPr="0091766F" w:rsidRDefault="008057DF"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73B2C3ED" w14:textId="77777777" w:rsidR="008057DF" w:rsidRPr="0091766F" w:rsidRDefault="002B3290" w:rsidP="0091766F">
            <w:pPr>
              <w:rPr>
                <w:rFonts w:ascii="Times New Roman" w:hAnsi="Times New Roman" w:cs="Times New Roman"/>
                <w:b/>
                <w:sz w:val="18"/>
                <w:szCs w:val="18"/>
              </w:rPr>
            </w:pPr>
            <w:r>
              <w:rPr>
                <w:rFonts w:ascii="Times New Roman" w:hAnsi="Times New Roman" w:cs="Times New Roman"/>
              </w:rPr>
              <w:t>MA_06_13_IMG15</w:t>
            </w:r>
          </w:p>
        </w:tc>
      </w:tr>
      <w:tr w:rsidR="0091766F" w:rsidRPr="0091766F" w14:paraId="3DCA5B8E" w14:textId="77777777" w:rsidTr="0091766F">
        <w:tc>
          <w:tcPr>
            <w:tcW w:w="2518" w:type="dxa"/>
          </w:tcPr>
          <w:p w14:paraId="7C8017DA" w14:textId="77777777" w:rsidR="008057DF" w:rsidRPr="0091766F" w:rsidRDefault="008057DF"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59200E1D" w14:textId="77777777" w:rsidR="008057DF" w:rsidRPr="0091766F" w:rsidRDefault="008057DF"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2DEB067F" wp14:editId="2C65039D">
                  <wp:extent cx="1067704" cy="1460466"/>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700" cy="1478242"/>
                          </a:xfrm>
                          <a:prstGeom prst="rect">
                            <a:avLst/>
                          </a:prstGeom>
                        </pic:spPr>
                      </pic:pic>
                    </a:graphicData>
                  </a:graphic>
                </wp:inline>
              </w:drawing>
            </w:r>
          </w:p>
        </w:tc>
      </w:tr>
      <w:tr w:rsidR="0091766F" w:rsidRPr="0091766F" w14:paraId="071BD963" w14:textId="77777777" w:rsidTr="0091766F">
        <w:tc>
          <w:tcPr>
            <w:tcW w:w="2518" w:type="dxa"/>
          </w:tcPr>
          <w:p w14:paraId="17273B71" w14:textId="77777777" w:rsidR="008057DF" w:rsidRPr="0091766F" w:rsidRDefault="008057DF"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515" w:type="dxa"/>
          </w:tcPr>
          <w:p w14:paraId="57202442" w14:textId="77777777" w:rsidR="008057DF"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masa</w:t>
            </w:r>
          </w:p>
        </w:tc>
      </w:tr>
      <w:tr w:rsidR="0091766F" w:rsidRPr="0091766F" w14:paraId="3E024129" w14:textId="77777777" w:rsidTr="0091766F">
        <w:tc>
          <w:tcPr>
            <w:tcW w:w="2518" w:type="dxa"/>
          </w:tcPr>
          <w:p w14:paraId="526F6389" w14:textId="77777777" w:rsidR="008057DF" w:rsidRPr="0091766F" w:rsidRDefault="008057DF" w:rsidP="0091766F">
            <w:pPr>
              <w:rPr>
                <w:rFonts w:ascii="Times New Roman" w:hAnsi="Times New Roman" w:cs="Times New Roman"/>
              </w:rPr>
            </w:pPr>
            <w:r w:rsidRPr="0091766F">
              <w:rPr>
                <w:rFonts w:ascii="Times New Roman" w:hAnsi="Times New Roman" w:cs="Times New Roman"/>
                <w:b/>
                <w:sz w:val="18"/>
                <w:szCs w:val="18"/>
              </w:rPr>
              <w:t>Pie de imagen</w:t>
            </w:r>
          </w:p>
        </w:tc>
        <w:tc>
          <w:tcPr>
            <w:tcW w:w="6515" w:type="dxa"/>
          </w:tcPr>
          <w:p w14:paraId="164A5DEE" w14:textId="3C490EF3" w:rsidR="008057DF" w:rsidRPr="0091766F" w:rsidRDefault="008057DF" w:rsidP="00B81F23">
            <w:pPr>
              <w:rPr>
                <w:rFonts w:ascii="Times New Roman" w:eastAsia="Calibri" w:hAnsi="Times New Roman" w:cs="Times New Roman"/>
                <w:sz w:val="20"/>
                <w:szCs w:val="20"/>
              </w:rPr>
            </w:pPr>
            <w:r w:rsidRPr="0091766F">
              <w:rPr>
                <w:rFonts w:ascii="Times New Roman" w:hAnsi="Times New Roman" w:cs="Times New Roman"/>
              </w:rPr>
              <w:t>La báscula no mide la masa sino el peso de un cuerpo, es decir</w:t>
            </w:r>
            <w:r w:rsidR="001F6414">
              <w:rPr>
                <w:rFonts w:ascii="Times New Roman" w:hAnsi="Times New Roman" w:cs="Times New Roman"/>
              </w:rPr>
              <w:t>,</w:t>
            </w:r>
            <w:r w:rsidRPr="0091766F">
              <w:rPr>
                <w:rFonts w:ascii="Times New Roman" w:hAnsi="Times New Roman" w:cs="Times New Roman"/>
              </w:rPr>
              <w:t xml:space="preserve"> la fuerza de gravedad.</w:t>
            </w:r>
          </w:p>
        </w:tc>
      </w:tr>
      <w:tr w:rsidR="0091766F" w:rsidRPr="0091766F" w14:paraId="14C92555" w14:textId="77777777" w:rsidTr="0091766F">
        <w:tc>
          <w:tcPr>
            <w:tcW w:w="2518" w:type="dxa"/>
          </w:tcPr>
          <w:p w14:paraId="778AA998" w14:textId="77777777" w:rsidR="008057DF" w:rsidRPr="0091766F" w:rsidRDefault="008057DF"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515" w:type="dxa"/>
          </w:tcPr>
          <w:p w14:paraId="1D99150C" w14:textId="77777777" w:rsidR="008057DF" w:rsidRPr="0091766F" w:rsidRDefault="008057DF" w:rsidP="0091766F">
            <w:pPr>
              <w:rPr>
                <w:rFonts w:ascii="Times New Roman" w:hAnsi="Times New Roman" w:cs="Times New Roman"/>
              </w:rPr>
            </w:pPr>
            <w:r w:rsidRPr="0091766F">
              <w:rPr>
                <w:rFonts w:ascii="Times New Roman" w:hAnsi="Times New Roman" w:cs="Times New Roman"/>
              </w:rPr>
              <w:t>Lateral</w:t>
            </w:r>
          </w:p>
        </w:tc>
      </w:tr>
    </w:tbl>
    <w:p w14:paraId="03A9FBA9" w14:textId="77777777" w:rsidR="008057DF" w:rsidRPr="0056682A" w:rsidRDefault="008057DF" w:rsidP="0056682A">
      <w:pPr>
        <w:shd w:val="clear" w:color="auto" w:fill="FFFFFF"/>
        <w:spacing w:after="0" w:line="345" w:lineRule="atLeast"/>
        <w:rPr>
          <w:rFonts w:ascii="Times New Roman" w:eastAsia="Times New Roman" w:hAnsi="Times New Roman" w:cs="Times New Roman"/>
          <w:sz w:val="21"/>
          <w:szCs w:val="21"/>
          <w:lang w:val="es-CO" w:eastAsia="es-CO"/>
        </w:rPr>
      </w:pPr>
    </w:p>
    <w:tbl>
      <w:tblPr>
        <w:tblStyle w:val="Tablaconcuadrcula"/>
        <w:tblW w:w="0" w:type="auto"/>
        <w:tblLook w:val="04A0" w:firstRow="1" w:lastRow="0" w:firstColumn="1" w:lastColumn="0" w:noHBand="0" w:noVBand="1"/>
      </w:tblPr>
      <w:tblGrid>
        <w:gridCol w:w="2470"/>
        <w:gridCol w:w="6358"/>
      </w:tblGrid>
      <w:tr w:rsidR="0091766F" w:rsidRPr="0091766F" w14:paraId="3E06DBF2" w14:textId="77777777" w:rsidTr="003D2065">
        <w:tc>
          <w:tcPr>
            <w:tcW w:w="8828" w:type="dxa"/>
            <w:gridSpan w:val="2"/>
            <w:shd w:val="clear" w:color="auto" w:fill="000000" w:themeFill="text1"/>
          </w:tcPr>
          <w:p w14:paraId="2B282457" w14:textId="77777777" w:rsidR="003D2065" w:rsidRPr="0091766F" w:rsidRDefault="003D2065" w:rsidP="003D2065">
            <w:pPr>
              <w:jc w:val="center"/>
              <w:rPr>
                <w:rFonts w:ascii="Times New Roman" w:hAnsi="Times New Roman" w:cs="Times New Roman"/>
                <w:b/>
              </w:rPr>
            </w:pPr>
            <w:r w:rsidRPr="0091766F">
              <w:rPr>
                <w:rFonts w:ascii="Times New Roman" w:hAnsi="Times New Roman" w:cs="Times New Roman"/>
                <w:b/>
              </w:rPr>
              <w:t>Profundiza (recurso de exposición)</w:t>
            </w:r>
          </w:p>
        </w:tc>
      </w:tr>
      <w:tr w:rsidR="0091766F" w:rsidRPr="0091766F" w14:paraId="0E30266A" w14:textId="77777777" w:rsidTr="003D2065">
        <w:tc>
          <w:tcPr>
            <w:tcW w:w="2470" w:type="dxa"/>
          </w:tcPr>
          <w:p w14:paraId="2830B18D" w14:textId="77777777" w:rsidR="003D2065" w:rsidRPr="0091766F" w:rsidRDefault="003D2065"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8" w:type="dxa"/>
          </w:tcPr>
          <w:p w14:paraId="6F183181" w14:textId="77777777" w:rsidR="003D2065" w:rsidRPr="0091766F" w:rsidRDefault="00745B9B" w:rsidP="003D2065">
            <w:pPr>
              <w:rPr>
                <w:rFonts w:ascii="Times New Roman" w:hAnsi="Times New Roman" w:cs="Times New Roman"/>
                <w:b/>
                <w:sz w:val="18"/>
                <w:szCs w:val="18"/>
              </w:rPr>
            </w:pPr>
            <w:r>
              <w:rPr>
                <w:rFonts w:ascii="Times New Roman" w:hAnsi="Times New Roman" w:cs="Times New Roman"/>
              </w:rPr>
              <w:t>MA_06_13_REC26</w:t>
            </w:r>
            <w:r w:rsidR="003D2065" w:rsidRPr="0091766F">
              <w:rPr>
                <w:rFonts w:ascii="Times New Roman" w:hAnsi="Times New Roman" w:cs="Times New Roman"/>
              </w:rPr>
              <w:t>0</w:t>
            </w:r>
          </w:p>
        </w:tc>
      </w:tr>
      <w:tr w:rsidR="0091766F" w:rsidRPr="0091766F" w14:paraId="454EC395" w14:textId="77777777" w:rsidTr="003D2065">
        <w:tc>
          <w:tcPr>
            <w:tcW w:w="2470" w:type="dxa"/>
          </w:tcPr>
          <w:p w14:paraId="683E706B"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Título</w:t>
            </w:r>
          </w:p>
        </w:tc>
        <w:tc>
          <w:tcPr>
            <w:tcW w:w="6358" w:type="dxa"/>
          </w:tcPr>
          <w:p w14:paraId="3E6BB6C0"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La diferencia entre masa y peso</w:t>
            </w:r>
          </w:p>
        </w:tc>
      </w:tr>
      <w:tr w:rsidR="0091766F" w:rsidRPr="0091766F" w14:paraId="1422F7D9" w14:textId="77777777" w:rsidTr="003D2065">
        <w:tc>
          <w:tcPr>
            <w:tcW w:w="2470" w:type="dxa"/>
          </w:tcPr>
          <w:p w14:paraId="79B2112E"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8" w:type="dxa"/>
          </w:tcPr>
          <w:p w14:paraId="3F49FAB0"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Interactivo que plantea ejercicios para identificar si se habla de masa o peso</w:t>
            </w:r>
          </w:p>
        </w:tc>
      </w:tr>
    </w:tbl>
    <w:p w14:paraId="1C8B055E" w14:textId="77777777" w:rsidR="003D2065" w:rsidRPr="0091766F" w:rsidRDefault="003D2065"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3D2065" w:rsidRPr="0091766F" w14:paraId="37C9988D" w14:textId="77777777" w:rsidTr="003D2065">
        <w:tc>
          <w:tcPr>
            <w:tcW w:w="8828" w:type="dxa"/>
            <w:gridSpan w:val="2"/>
            <w:shd w:val="clear" w:color="auto" w:fill="000000" w:themeFill="text1"/>
          </w:tcPr>
          <w:p w14:paraId="1C59B035" w14:textId="77777777" w:rsidR="003D2065" w:rsidRPr="0091766F" w:rsidRDefault="003D2065"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3D2065" w:rsidRPr="0091766F" w14:paraId="6BA43597" w14:textId="77777777" w:rsidTr="003D2065">
        <w:tc>
          <w:tcPr>
            <w:tcW w:w="2469" w:type="dxa"/>
          </w:tcPr>
          <w:p w14:paraId="4BEE3502" w14:textId="77777777" w:rsidR="003D2065" w:rsidRPr="0091766F" w:rsidRDefault="003D2065"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0C747B20" w14:textId="77777777" w:rsidR="003D2065" w:rsidRPr="0091766F" w:rsidRDefault="00745B9B" w:rsidP="003D2065">
            <w:pPr>
              <w:rPr>
                <w:rFonts w:ascii="Times New Roman" w:hAnsi="Times New Roman" w:cs="Times New Roman"/>
                <w:b/>
                <w:sz w:val="18"/>
                <w:szCs w:val="18"/>
              </w:rPr>
            </w:pPr>
            <w:r>
              <w:rPr>
                <w:rFonts w:ascii="Times New Roman" w:hAnsi="Times New Roman" w:cs="Times New Roman"/>
              </w:rPr>
              <w:t>MA_06_13_REC27</w:t>
            </w:r>
            <w:r w:rsidR="003D2065" w:rsidRPr="0091766F">
              <w:rPr>
                <w:rFonts w:ascii="Times New Roman" w:hAnsi="Times New Roman" w:cs="Times New Roman"/>
              </w:rPr>
              <w:t>0</w:t>
            </w:r>
          </w:p>
        </w:tc>
      </w:tr>
      <w:tr w:rsidR="003D2065" w:rsidRPr="0091766F" w14:paraId="35A98620" w14:textId="77777777" w:rsidTr="003D2065">
        <w:tc>
          <w:tcPr>
            <w:tcW w:w="2469" w:type="dxa"/>
          </w:tcPr>
          <w:p w14:paraId="15A8E030"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0AAD4E82" w14:textId="01F20BE3" w:rsidR="003D2065" w:rsidRPr="0091766F" w:rsidRDefault="003D2065" w:rsidP="003D2065">
            <w:pPr>
              <w:rPr>
                <w:rFonts w:ascii="Times New Roman" w:hAnsi="Times New Roman" w:cs="Times New Roman"/>
              </w:rPr>
            </w:pPr>
            <w:r w:rsidRPr="0091766F">
              <w:rPr>
                <w:rFonts w:ascii="Times New Roman" w:hAnsi="Times New Roman" w:cs="Times New Roman"/>
              </w:rPr>
              <w:t>Relaciona unidades de capacidad, volumen y masa</w:t>
            </w:r>
          </w:p>
        </w:tc>
      </w:tr>
      <w:tr w:rsidR="003D2065" w:rsidRPr="0091766F" w14:paraId="612F66F7" w14:textId="77777777" w:rsidTr="003D2065">
        <w:tc>
          <w:tcPr>
            <w:tcW w:w="2469" w:type="dxa"/>
          </w:tcPr>
          <w:p w14:paraId="438B5C9B"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546C7E20" w14:textId="4D9411D0" w:rsidR="003D2065" w:rsidRPr="0091766F" w:rsidRDefault="003D2065" w:rsidP="00B81F23">
            <w:pPr>
              <w:spacing w:after="200"/>
              <w:rPr>
                <w:rFonts w:ascii="Times New Roman" w:eastAsia="Calibri" w:hAnsi="Times New Roman" w:cs="Times New Roman"/>
                <w:sz w:val="20"/>
                <w:szCs w:val="20"/>
              </w:rPr>
            </w:pPr>
            <w:r w:rsidRPr="0091766F">
              <w:rPr>
                <w:rFonts w:ascii="Times New Roman" w:hAnsi="Times New Roman" w:cs="Times New Roman"/>
              </w:rPr>
              <w:t xml:space="preserve">Actividades para practicar de conversión de unidades de capacidad, </w:t>
            </w:r>
            <w:r w:rsidRPr="0091766F">
              <w:rPr>
                <w:rFonts w:ascii="Times New Roman" w:hAnsi="Times New Roman" w:cs="Times New Roman"/>
              </w:rPr>
              <w:lastRenderedPageBreak/>
              <w:t xml:space="preserve">volumen y </w:t>
            </w:r>
            <w:ins w:id="40" w:author="mercyranjel" w:date="2016-03-02T14:55:00Z">
              <w:r w:rsidR="001F6414">
                <w:rPr>
                  <w:rFonts w:ascii="Times New Roman" w:hAnsi="Times New Roman" w:cs="Times New Roman"/>
                </w:rPr>
                <w:t xml:space="preserve"> </w:t>
              </w:r>
            </w:ins>
            <w:r w:rsidRPr="0091766F">
              <w:rPr>
                <w:rFonts w:ascii="Times New Roman" w:hAnsi="Times New Roman" w:cs="Times New Roman"/>
              </w:rPr>
              <w:t>masa</w:t>
            </w:r>
          </w:p>
        </w:tc>
      </w:tr>
    </w:tbl>
    <w:p w14:paraId="728E0DA9" w14:textId="77777777" w:rsidR="003D2065" w:rsidRPr="0091766F" w:rsidRDefault="003D2065"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3D2065" w:rsidRPr="0091766F" w14:paraId="294180D6" w14:textId="77777777" w:rsidTr="003D2065">
        <w:tc>
          <w:tcPr>
            <w:tcW w:w="8828" w:type="dxa"/>
            <w:gridSpan w:val="2"/>
            <w:shd w:val="clear" w:color="auto" w:fill="000000" w:themeFill="text1"/>
          </w:tcPr>
          <w:p w14:paraId="4EAEF6DE" w14:textId="77777777" w:rsidR="003D2065" w:rsidRPr="0091766F" w:rsidRDefault="003D2065"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3D2065" w:rsidRPr="0091766F" w14:paraId="04077DCE" w14:textId="77777777" w:rsidTr="003D2065">
        <w:tc>
          <w:tcPr>
            <w:tcW w:w="2469" w:type="dxa"/>
          </w:tcPr>
          <w:p w14:paraId="50F85195" w14:textId="77777777" w:rsidR="003D2065" w:rsidRPr="0091766F" w:rsidRDefault="003D2065"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615E91AD" w14:textId="77777777" w:rsidR="003D2065" w:rsidRPr="0091766F" w:rsidRDefault="00745B9B" w:rsidP="003D2065">
            <w:pPr>
              <w:rPr>
                <w:rFonts w:ascii="Times New Roman" w:hAnsi="Times New Roman" w:cs="Times New Roman"/>
                <w:b/>
                <w:sz w:val="18"/>
                <w:szCs w:val="18"/>
              </w:rPr>
            </w:pPr>
            <w:r>
              <w:rPr>
                <w:rFonts w:ascii="Times New Roman" w:hAnsi="Times New Roman" w:cs="Times New Roman"/>
              </w:rPr>
              <w:t>MA_06_13_REC28</w:t>
            </w:r>
            <w:r w:rsidR="003D2065" w:rsidRPr="0091766F">
              <w:rPr>
                <w:rFonts w:ascii="Times New Roman" w:hAnsi="Times New Roman" w:cs="Times New Roman"/>
              </w:rPr>
              <w:t>0</w:t>
            </w:r>
          </w:p>
        </w:tc>
      </w:tr>
      <w:tr w:rsidR="003D2065" w:rsidRPr="0091766F" w14:paraId="1402496A" w14:textId="77777777" w:rsidTr="003D2065">
        <w:tc>
          <w:tcPr>
            <w:tcW w:w="2469" w:type="dxa"/>
          </w:tcPr>
          <w:p w14:paraId="2E720727"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6789294C" w14:textId="69DD5FA7" w:rsidR="003D2065" w:rsidRPr="0091766F" w:rsidRDefault="003D2065" w:rsidP="003D2065">
            <w:pPr>
              <w:rPr>
                <w:rFonts w:ascii="Times New Roman" w:hAnsi="Times New Roman" w:cs="Times New Roman"/>
              </w:rPr>
            </w:pPr>
            <w:r w:rsidRPr="0091766F">
              <w:rPr>
                <w:rFonts w:ascii="Times New Roman" w:hAnsi="Times New Roman" w:cs="Times New Roman"/>
              </w:rPr>
              <w:t>Practica las operaciones de conversión de unidad</w:t>
            </w:r>
          </w:p>
        </w:tc>
      </w:tr>
      <w:tr w:rsidR="003D2065" w:rsidRPr="0091766F" w14:paraId="60EDA948" w14:textId="77777777" w:rsidTr="003D2065">
        <w:tc>
          <w:tcPr>
            <w:tcW w:w="2469" w:type="dxa"/>
          </w:tcPr>
          <w:p w14:paraId="36C72433"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10C49751"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Actividad para ejercitar la conversión de unidades</w:t>
            </w:r>
          </w:p>
        </w:tc>
      </w:tr>
    </w:tbl>
    <w:p w14:paraId="18842B77" w14:textId="77777777" w:rsidR="003D2065" w:rsidRPr="0091766F" w:rsidRDefault="003D2065" w:rsidP="001E4E6A">
      <w:pPr>
        <w:tabs>
          <w:tab w:val="right" w:pos="8498"/>
        </w:tabs>
        <w:spacing w:after="0"/>
        <w:rPr>
          <w:rFonts w:ascii="Times New Roman" w:hAnsi="Times New Roman" w:cs="Times New Roman"/>
          <w:b/>
        </w:rPr>
      </w:pPr>
    </w:p>
    <w:p w14:paraId="218434D2" w14:textId="77777777" w:rsidR="001E4E6A" w:rsidRPr="0091766F" w:rsidRDefault="001E4E6A" w:rsidP="001E4E6A">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7.3 Consolidación</w:t>
      </w:r>
    </w:p>
    <w:p w14:paraId="67EB25CB" w14:textId="447C267D" w:rsidR="008057DF" w:rsidRPr="0091766F" w:rsidRDefault="008057DF" w:rsidP="001E4E6A">
      <w:pPr>
        <w:tabs>
          <w:tab w:val="right" w:pos="8498"/>
        </w:tabs>
        <w:spacing w:after="0"/>
        <w:rPr>
          <w:rFonts w:ascii="Times New Roman" w:hAnsi="Times New Roman" w:cs="Times New Roman"/>
          <w:b/>
        </w:rPr>
      </w:pPr>
      <w:r w:rsidRPr="0091766F">
        <w:rPr>
          <w:rFonts w:ascii="Times New Roman" w:hAnsi="Times New Roman" w:cs="Times New Roman"/>
        </w:rPr>
        <w:br/>
      </w:r>
      <w:r w:rsidRPr="0091766F">
        <w:rPr>
          <w:rFonts w:ascii="Times New Roman" w:hAnsi="Times New Roman" w:cs="Times New Roman"/>
          <w:sz w:val="21"/>
          <w:szCs w:val="21"/>
          <w:shd w:val="clear" w:color="auto" w:fill="FFFFFF"/>
        </w:rPr>
        <w:t xml:space="preserve">Actividades para </w:t>
      </w:r>
      <w:r w:rsidR="001F6414">
        <w:rPr>
          <w:rFonts w:ascii="Times New Roman" w:hAnsi="Times New Roman" w:cs="Times New Roman"/>
          <w:sz w:val="21"/>
          <w:szCs w:val="21"/>
          <w:shd w:val="clear" w:color="auto" w:fill="FFFFFF"/>
        </w:rPr>
        <w:t>afianz</w:t>
      </w:r>
      <w:r w:rsidR="001F6414" w:rsidRPr="0091766F">
        <w:rPr>
          <w:rFonts w:ascii="Times New Roman" w:hAnsi="Times New Roman" w:cs="Times New Roman"/>
          <w:sz w:val="21"/>
          <w:szCs w:val="21"/>
          <w:shd w:val="clear" w:color="auto" w:fill="FFFFFF"/>
        </w:rPr>
        <w:t xml:space="preserve">ar </w:t>
      </w:r>
      <w:r w:rsidRPr="0091766F">
        <w:rPr>
          <w:rFonts w:ascii="Times New Roman" w:hAnsi="Times New Roman" w:cs="Times New Roman"/>
          <w:sz w:val="21"/>
          <w:szCs w:val="21"/>
          <w:shd w:val="clear" w:color="auto" w:fill="FFFFFF"/>
        </w:rPr>
        <w:t>lo que has aprendido en esta sección.</w:t>
      </w:r>
    </w:p>
    <w:p w14:paraId="4315BDDA" w14:textId="77777777" w:rsidR="003D2065" w:rsidRPr="0091766F" w:rsidRDefault="003D2065" w:rsidP="001E4E6A">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3D2065" w:rsidRPr="0091766F" w14:paraId="7A45C60A" w14:textId="77777777" w:rsidTr="003D2065">
        <w:tc>
          <w:tcPr>
            <w:tcW w:w="8828" w:type="dxa"/>
            <w:gridSpan w:val="2"/>
            <w:shd w:val="clear" w:color="auto" w:fill="000000" w:themeFill="text1"/>
          </w:tcPr>
          <w:p w14:paraId="34213D9F" w14:textId="77777777" w:rsidR="003D2065" w:rsidRPr="0091766F" w:rsidRDefault="003D2065" w:rsidP="003D2065">
            <w:pPr>
              <w:jc w:val="center"/>
              <w:rPr>
                <w:rFonts w:ascii="Times New Roman" w:hAnsi="Times New Roman" w:cs="Times New Roman"/>
                <w:b/>
              </w:rPr>
            </w:pPr>
            <w:r w:rsidRPr="0091766F">
              <w:rPr>
                <w:rFonts w:ascii="Times New Roman" w:hAnsi="Times New Roman" w:cs="Times New Roman"/>
                <w:b/>
              </w:rPr>
              <w:t>Practica (recurso de ejercitación)</w:t>
            </w:r>
          </w:p>
        </w:tc>
      </w:tr>
      <w:tr w:rsidR="003D2065" w:rsidRPr="0091766F" w14:paraId="09425FAC" w14:textId="77777777" w:rsidTr="003D2065">
        <w:tc>
          <w:tcPr>
            <w:tcW w:w="2469" w:type="dxa"/>
          </w:tcPr>
          <w:p w14:paraId="61CB6032" w14:textId="77777777" w:rsidR="003D2065" w:rsidRPr="0091766F" w:rsidRDefault="003D2065" w:rsidP="003D2065">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52365407" w14:textId="77777777" w:rsidR="003D2065" w:rsidRPr="0091766F" w:rsidRDefault="00745B9B" w:rsidP="003D2065">
            <w:pPr>
              <w:rPr>
                <w:rFonts w:ascii="Times New Roman" w:hAnsi="Times New Roman" w:cs="Times New Roman"/>
                <w:b/>
                <w:sz w:val="18"/>
                <w:szCs w:val="18"/>
              </w:rPr>
            </w:pPr>
            <w:r>
              <w:rPr>
                <w:rFonts w:ascii="Times New Roman" w:hAnsi="Times New Roman" w:cs="Times New Roman"/>
              </w:rPr>
              <w:t>MA_06_13_REC29</w:t>
            </w:r>
            <w:r w:rsidR="003D2065" w:rsidRPr="0091766F">
              <w:rPr>
                <w:rFonts w:ascii="Times New Roman" w:hAnsi="Times New Roman" w:cs="Times New Roman"/>
              </w:rPr>
              <w:t>0</w:t>
            </w:r>
          </w:p>
        </w:tc>
      </w:tr>
      <w:tr w:rsidR="003D2065" w:rsidRPr="0091766F" w14:paraId="56BB1284" w14:textId="77777777" w:rsidTr="003D2065">
        <w:tc>
          <w:tcPr>
            <w:tcW w:w="2469" w:type="dxa"/>
          </w:tcPr>
          <w:p w14:paraId="525CF5C4"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534D4774"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Refuerza tu aprendizaje: Las unidades de masa</w:t>
            </w:r>
          </w:p>
        </w:tc>
      </w:tr>
      <w:tr w:rsidR="003D2065" w:rsidRPr="0091766F" w14:paraId="2611B5BB" w14:textId="77777777" w:rsidTr="003D2065">
        <w:tc>
          <w:tcPr>
            <w:tcW w:w="2469" w:type="dxa"/>
          </w:tcPr>
          <w:p w14:paraId="61C248F0" w14:textId="77777777" w:rsidR="003D2065" w:rsidRPr="0091766F" w:rsidRDefault="003D2065" w:rsidP="003D2065">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75750A1B" w14:textId="77777777" w:rsidR="003D2065" w:rsidRPr="0091766F" w:rsidRDefault="003D2065" w:rsidP="003D2065">
            <w:pPr>
              <w:rPr>
                <w:rFonts w:ascii="Times New Roman" w:hAnsi="Times New Roman" w:cs="Times New Roman"/>
              </w:rPr>
            </w:pPr>
            <w:r w:rsidRPr="0091766F">
              <w:rPr>
                <w:rFonts w:ascii="Times New Roman" w:hAnsi="Times New Roman" w:cs="Times New Roman"/>
              </w:rPr>
              <w:t>Actividades sobre Las unidades de masa</w:t>
            </w:r>
          </w:p>
        </w:tc>
      </w:tr>
    </w:tbl>
    <w:p w14:paraId="10758D98" w14:textId="77777777" w:rsidR="00073200" w:rsidRPr="0091766F" w:rsidRDefault="00073200" w:rsidP="001E4E6A">
      <w:pPr>
        <w:tabs>
          <w:tab w:val="right" w:pos="8498"/>
        </w:tabs>
        <w:spacing w:after="0"/>
        <w:rPr>
          <w:rFonts w:ascii="Times New Roman" w:hAnsi="Times New Roman" w:cs="Times New Roman"/>
          <w:b/>
        </w:rPr>
      </w:pPr>
    </w:p>
    <w:p w14:paraId="08C5BEB6" w14:textId="77777777" w:rsidR="001E4E6A" w:rsidRPr="0091766F" w:rsidRDefault="001E4E6A" w:rsidP="001E4E6A">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8 </w:t>
      </w:r>
      <w:r w:rsidRPr="0091766F">
        <w:rPr>
          <w:rFonts w:ascii="Times New Roman" w:eastAsia="Times New Roman" w:hAnsi="Times New Roman" w:cs="Times New Roman"/>
          <w:b/>
          <w:bCs/>
          <w:sz w:val="22"/>
          <w:szCs w:val="22"/>
        </w:rPr>
        <w:t>Las unidades de tiempo</w:t>
      </w:r>
    </w:p>
    <w:p w14:paraId="25321254" w14:textId="77777777" w:rsidR="008057DF" w:rsidRPr="0091766F" w:rsidRDefault="008057DF" w:rsidP="001E4E6A">
      <w:pPr>
        <w:tabs>
          <w:tab w:val="right" w:pos="8498"/>
        </w:tabs>
        <w:spacing w:after="0"/>
        <w:rPr>
          <w:rFonts w:ascii="Times New Roman" w:eastAsia="Times New Roman" w:hAnsi="Times New Roman" w:cs="Times New Roman"/>
          <w:b/>
          <w:bCs/>
          <w:sz w:val="22"/>
          <w:szCs w:val="22"/>
        </w:rPr>
      </w:pPr>
    </w:p>
    <w:p w14:paraId="0CF5DB90" w14:textId="77777777" w:rsidR="008057DF" w:rsidRPr="0091766F" w:rsidRDefault="008057DF" w:rsidP="00073200">
      <w:pPr>
        <w:tabs>
          <w:tab w:val="right" w:pos="8498"/>
        </w:tabs>
        <w:spacing w:after="0"/>
        <w:jc w:val="both"/>
        <w:rPr>
          <w:rFonts w:ascii="Times New Roman" w:hAnsi="Times New Roman" w:cs="Times New Roman"/>
          <w:sz w:val="21"/>
          <w:szCs w:val="21"/>
          <w:shd w:val="clear" w:color="auto" w:fill="FFFFFF"/>
        </w:rPr>
      </w:pPr>
      <w:r w:rsidRPr="0091766F">
        <w:rPr>
          <w:rFonts w:ascii="Times New Roman" w:hAnsi="Times New Roman" w:cs="Times New Roman"/>
          <w:sz w:val="21"/>
          <w:szCs w:val="21"/>
          <w:shd w:val="clear" w:color="auto" w:fill="FFFFFF"/>
        </w:rPr>
        <w:t>La unidad base de medida del tiempo en el SI es el </w:t>
      </w:r>
      <w:r w:rsidRPr="0091766F">
        <w:rPr>
          <w:rFonts w:ascii="Times New Roman" w:hAnsi="Times New Roman" w:cs="Times New Roman"/>
          <w:b/>
          <w:bCs/>
          <w:sz w:val="21"/>
          <w:szCs w:val="21"/>
          <w:shd w:val="clear" w:color="auto" w:fill="FFFFFF"/>
        </w:rPr>
        <w:t>segundo</w:t>
      </w:r>
      <w:r w:rsidRPr="0091766F">
        <w:rPr>
          <w:rFonts w:ascii="Times New Roman" w:hAnsi="Times New Roman" w:cs="Times New Roman"/>
          <w:sz w:val="21"/>
          <w:szCs w:val="21"/>
          <w:shd w:val="clear" w:color="auto" w:fill="FFFFFF"/>
        </w:rPr>
        <w:t>, que se simboliza con la letra </w:t>
      </w:r>
      <w:r w:rsidRPr="00425E8B">
        <w:rPr>
          <w:rFonts w:ascii="Times New Roman" w:hAnsi="Times New Roman" w:cs="Times New Roman"/>
          <w:bCs/>
          <w:sz w:val="21"/>
          <w:szCs w:val="21"/>
          <w:shd w:val="clear" w:color="auto" w:fill="FFFFFF"/>
        </w:rPr>
        <w:t>s</w:t>
      </w:r>
      <w:r w:rsidRPr="0091766F">
        <w:rPr>
          <w:rFonts w:ascii="Times New Roman" w:hAnsi="Times New Roman" w:cs="Times New Roman"/>
          <w:sz w:val="21"/>
          <w:szCs w:val="21"/>
          <w:shd w:val="clear" w:color="auto" w:fill="FFFFFF"/>
        </w:rPr>
        <w:t>. A diferencia del resto de unidades, las de tiempo no siguen por completo un sistema decimal.</w:t>
      </w:r>
    </w:p>
    <w:p w14:paraId="4EF4DBE2" w14:textId="77777777" w:rsidR="008057DF" w:rsidRPr="0091766F" w:rsidRDefault="008057DF" w:rsidP="001E4E6A">
      <w:pPr>
        <w:tabs>
          <w:tab w:val="right" w:pos="8498"/>
        </w:tabs>
        <w:spacing w:after="0"/>
        <w:rPr>
          <w:rFonts w:ascii="Times New Roman" w:hAnsi="Times New Roman" w:cs="Times New Roman"/>
          <w:sz w:val="21"/>
          <w:szCs w:val="21"/>
          <w:shd w:val="clear" w:color="auto" w:fill="FFFFFF"/>
        </w:rPr>
      </w:pPr>
    </w:p>
    <w:tbl>
      <w:tblPr>
        <w:tblStyle w:val="Tablaconcuadrcula"/>
        <w:tblW w:w="0" w:type="auto"/>
        <w:tblLook w:val="04A0" w:firstRow="1" w:lastRow="0" w:firstColumn="1" w:lastColumn="0" w:noHBand="0" w:noVBand="1"/>
      </w:tblPr>
      <w:tblGrid>
        <w:gridCol w:w="2449"/>
        <w:gridCol w:w="6379"/>
      </w:tblGrid>
      <w:tr w:rsidR="0091766F" w:rsidRPr="0091766F" w14:paraId="140E740B" w14:textId="77777777" w:rsidTr="00BE70DE">
        <w:tc>
          <w:tcPr>
            <w:tcW w:w="8828" w:type="dxa"/>
            <w:gridSpan w:val="2"/>
            <w:shd w:val="clear" w:color="auto" w:fill="0D0D0D" w:themeFill="text1" w:themeFillTint="F2"/>
          </w:tcPr>
          <w:p w14:paraId="22A44C43" w14:textId="77777777" w:rsidR="00BE70DE" w:rsidRPr="0091766F" w:rsidRDefault="00BE70DE"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4638EBA6" w14:textId="77777777" w:rsidTr="00BE70DE">
        <w:tc>
          <w:tcPr>
            <w:tcW w:w="2449" w:type="dxa"/>
          </w:tcPr>
          <w:p w14:paraId="09868B56" w14:textId="77777777" w:rsidR="00BE70DE" w:rsidRPr="0091766F" w:rsidRDefault="00BE70DE"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79" w:type="dxa"/>
          </w:tcPr>
          <w:p w14:paraId="099C24B5" w14:textId="77777777" w:rsidR="00BE70DE" w:rsidRPr="0091766F" w:rsidRDefault="002B3290" w:rsidP="0091766F">
            <w:pPr>
              <w:rPr>
                <w:rFonts w:ascii="Times New Roman" w:hAnsi="Times New Roman" w:cs="Times New Roman"/>
                <w:b/>
                <w:sz w:val="18"/>
                <w:szCs w:val="18"/>
              </w:rPr>
            </w:pPr>
            <w:r>
              <w:rPr>
                <w:rFonts w:ascii="Times New Roman" w:hAnsi="Times New Roman" w:cs="Times New Roman"/>
              </w:rPr>
              <w:t>MA_06_13_IMG16</w:t>
            </w:r>
          </w:p>
        </w:tc>
      </w:tr>
      <w:tr w:rsidR="0091766F" w:rsidRPr="0091766F" w14:paraId="462753B7" w14:textId="77777777" w:rsidTr="00BE70DE">
        <w:tc>
          <w:tcPr>
            <w:tcW w:w="2449" w:type="dxa"/>
          </w:tcPr>
          <w:p w14:paraId="10B52C7A" w14:textId="77777777" w:rsidR="00BE70DE" w:rsidRPr="0091766F" w:rsidRDefault="00BE70DE"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379" w:type="dxa"/>
          </w:tcPr>
          <w:p w14:paraId="117810C0" w14:textId="77777777" w:rsidR="00BE70DE" w:rsidRPr="0091766F" w:rsidRDefault="00BE70DE"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3A4870D5" wp14:editId="081D6A35">
                  <wp:extent cx="2394000" cy="1382400"/>
                  <wp:effectExtent l="0" t="0" r="635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4000" cy="1382400"/>
                          </a:xfrm>
                          <a:prstGeom prst="rect">
                            <a:avLst/>
                          </a:prstGeom>
                        </pic:spPr>
                      </pic:pic>
                    </a:graphicData>
                  </a:graphic>
                </wp:inline>
              </w:drawing>
            </w:r>
          </w:p>
        </w:tc>
      </w:tr>
      <w:tr w:rsidR="0091766F" w:rsidRPr="0091766F" w14:paraId="46B0D632" w14:textId="77777777" w:rsidTr="00BE70DE">
        <w:tc>
          <w:tcPr>
            <w:tcW w:w="2449" w:type="dxa"/>
          </w:tcPr>
          <w:p w14:paraId="6DC375A2" w14:textId="77777777" w:rsidR="00BE70DE" w:rsidRPr="0091766F" w:rsidRDefault="00BE70DE"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79" w:type="dxa"/>
          </w:tcPr>
          <w:p w14:paraId="7E84C61A" w14:textId="77777777" w:rsidR="00BE70DE" w:rsidRPr="0091766F" w:rsidRDefault="002B3290"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tiempo</w:t>
            </w:r>
          </w:p>
        </w:tc>
      </w:tr>
      <w:tr w:rsidR="0091766F" w:rsidRPr="0091766F" w14:paraId="75361EA0" w14:textId="77777777" w:rsidTr="00BE70DE">
        <w:tc>
          <w:tcPr>
            <w:tcW w:w="2449" w:type="dxa"/>
          </w:tcPr>
          <w:p w14:paraId="091614A8" w14:textId="77777777" w:rsidR="00BE70DE" w:rsidRPr="0091766F" w:rsidRDefault="00BE70DE" w:rsidP="0091766F">
            <w:pPr>
              <w:rPr>
                <w:rFonts w:ascii="Times New Roman" w:hAnsi="Times New Roman" w:cs="Times New Roman"/>
              </w:rPr>
            </w:pPr>
            <w:r w:rsidRPr="0091766F">
              <w:rPr>
                <w:rFonts w:ascii="Times New Roman" w:hAnsi="Times New Roman" w:cs="Times New Roman"/>
                <w:b/>
                <w:sz w:val="18"/>
                <w:szCs w:val="18"/>
              </w:rPr>
              <w:t>Pie de imagen</w:t>
            </w:r>
          </w:p>
        </w:tc>
        <w:tc>
          <w:tcPr>
            <w:tcW w:w="6379" w:type="dxa"/>
          </w:tcPr>
          <w:p w14:paraId="2F23385D" w14:textId="6CAB6621" w:rsidR="00BE70DE" w:rsidRPr="0091766F" w:rsidRDefault="00BE70DE" w:rsidP="00B81F23">
            <w:pPr>
              <w:rPr>
                <w:rFonts w:ascii="Times New Roman" w:eastAsia="Calibri" w:hAnsi="Times New Roman" w:cs="Times New Roman"/>
                <w:sz w:val="20"/>
                <w:szCs w:val="20"/>
              </w:rPr>
            </w:pPr>
            <w:r w:rsidRPr="0091766F">
              <w:rPr>
                <w:rFonts w:ascii="Times New Roman" w:hAnsi="Times New Roman" w:cs="Times New Roman"/>
              </w:rPr>
              <w:t xml:space="preserve">Para medir tiempos menores a un día se usan </w:t>
            </w:r>
            <w:r w:rsidR="001F6414">
              <w:rPr>
                <w:rFonts w:ascii="Times New Roman" w:hAnsi="Times New Roman" w:cs="Times New Roman"/>
              </w:rPr>
              <w:t xml:space="preserve">los </w:t>
            </w:r>
            <w:r w:rsidRPr="0091766F">
              <w:rPr>
                <w:rFonts w:ascii="Times New Roman" w:hAnsi="Times New Roman" w:cs="Times New Roman"/>
              </w:rPr>
              <w:t>relojes</w:t>
            </w:r>
            <w:r w:rsidR="001F6414">
              <w:rPr>
                <w:rFonts w:ascii="Times New Roman" w:hAnsi="Times New Roman" w:cs="Times New Roman"/>
              </w:rPr>
              <w:t>,</w:t>
            </w:r>
            <w:r w:rsidRPr="0091766F">
              <w:rPr>
                <w:rFonts w:ascii="Times New Roman" w:hAnsi="Times New Roman" w:cs="Times New Roman"/>
              </w:rPr>
              <w:t xml:space="preserve"> y para medir tiempos superiores al día se emplean los calendarios.</w:t>
            </w:r>
          </w:p>
        </w:tc>
      </w:tr>
      <w:tr w:rsidR="0091766F" w:rsidRPr="0091766F" w14:paraId="1D7A1B5C" w14:textId="77777777" w:rsidTr="00BE70DE">
        <w:tc>
          <w:tcPr>
            <w:tcW w:w="2449" w:type="dxa"/>
          </w:tcPr>
          <w:p w14:paraId="3841CDF8" w14:textId="77777777" w:rsidR="00BE70DE" w:rsidRPr="0091766F" w:rsidRDefault="00BE70DE"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79" w:type="dxa"/>
          </w:tcPr>
          <w:p w14:paraId="4F878806" w14:textId="77777777" w:rsidR="00BE70DE" w:rsidRPr="0091766F" w:rsidRDefault="00BE70DE" w:rsidP="0091766F">
            <w:pPr>
              <w:rPr>
                <w:rFonts w:ascii="Times New Roman" w:hAnsi="Times New Roman" w:cs="Times New Roman"/>
              </w:rPr>
            </w:pPr>
            <w:r w:rsidRPr="0091766F">
              <w:rPr>
                <w:rFonts w:ascii="Times New Roman" w:hAnsi="Times New Roman" w:cs="Times New Roman"/>
              </w:rPr>
              <w:t>Inferior</w:t>
            </w:r>
          </w:p>
        </w:tc>
      </w:tr>
    </w:tbl>
    <w:p w14:paraId="70784F57" w14:textId="77777777" w:rsidR="00BE70DE" w:rsidRPr="0091766F" w:rsidRDefault="00BE70DE" w:rsidP="001E4E6A">
      <w:pPr>
        <w:tabs>
          <w:tab w:val="right" w:pos="8498"/>
        </w:tabs>
        <w:spacing w:after="0"/>
        <w:rPr>
          <w:rFonts w:ascii="Times New Roman" w:eastAsia="Times New Roman" w:hAnsi="Times New Roman" w:cs="Times New Roman"/>
          <w:b/>
          <w:bCs/>
          <w:sz w:val="22"/>
          <w:szCs w:val="22"/>
        </w:rPr>
      </w:pPr>
    </w:p>
    <w:p w14:paraId="5288C247" w14:textId="77777777" w:rsidR="00BE70DE" w:rsidRDefault="00BE70DE" w:rsidP="00073200">
      <w:p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Los </w:t>
      </w:r>
      <w:r w:rsidRPr="00073200">
        <w:rPr>
          <w:rFonts w:ascii="Times New Roman" w:eastAsia="Times New Roman" w:hAnsi="Times New Roman" w:cs="Times New Roman"/>
          <w:b/>
          <w:bCs/>
          <w:sz w:val="22"/>
          <w:szCs w:val="21"/>
          <w:lang w:val="es-CO" w:eastAsia="es-CO"/>
        </w:rPr>
        <w:t>múltiplos</w:t>
      </w:r>
      <w:r w:rsidRPr="00073200">
        <w:rPr>
          <w:rFonts w:ascii="Times New Roman" w:eastAsia="Times New Roman" w:hAnsi="Times New Roman" w:cs="Times New Roman"/>
          <w:sz w:val="22"/>
          <w:szCs w:val="21"/>
          <w:lang w:val="es-CO" w:eastAsia="es-CO"/>
        </w:rPr>
        <w:t> del segundo son:</w:t>
      </w:r>
    </w:p>
    <w:p w14:paraId="6391F96E" w14:textId="77777777" w:rsidR="00073200" w:rsidRPr="00073200" w:rsidRDefault="00073200" w:rsidP="00073200">
      <w:pPr>
        <w:shd w:val="clear" w:color="auto" w:fill="FFFFFF"/>
        <w:spacing w:after="0"/>
        <w:jc w:val="both"/>
        <w:rPr>
          <w:rFonts w:ascii="Times New Roman" w:eastAsia="Times New Roman" w:hAnsi="Times New Roman" w:cs="Times New Roman"/>
          <w:sz w:val="22"/>
          <w:szCs w:val="21"/>
          <w:lang w:val="es-CO" w:eastAsia="es-CO"/>
        </w:rPr>
      </w:pPr>
    </w:p>
    <w:p w14:paraId="721AD06B" w14:textId="77777777" w:rsidR="00073200" w:rsidRDefault="00BE70DE" w:rsidP="00145E98">
      <w:pPr>
        <w:pStyle w:val="Prrafodelista"/>
        <w:numPr>
          <w:ilvl w:val="0"/>
          <w:numId w:val="21"/>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Minuto (min) = 60 s</w:t>
      </w:r>
    </w:p>
    <w:p w14:paraId="09BA8273" w14:textId="77777777" w:rsidR="00BE70DE" w:rsidRPr="00073200" w:rsidRDefault="00425E8B" w:rsidP="00145E98">
      <w:pPr>
        <w:pStyle w:val="Prrafodelista"/>
        <w:numPr>
          <w:ilvl w:val="0"/>
          <w:numId w:val="21"/>
        </w:numPr>
        <w:shd w:val="clear" w:color="auto" w:fill="FFFFFF"/>
        <w:spacing w:after="0"/>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Hora (h) = 60 min = 3</w:t>
      </w:r>
      <w:r w:rsidR="00BE70DE" w:rsidRPr="00073200">
        <w:rPr>
          <w:rFonts w:ascii="Times New Roman" w:eastAsia="Times New Roman" w:hAnsi="Times New Roman" w:cs="Times New Roman"/>
          <w:sz w:val="22"/>
          <w:szCs w:val="21"/>
          <w:lang w:val="es-CO" w:eastAsia="es-CO"/>
        </w:rPr>
        <w:t>600 s</w:t>
      </w:r>
    </w:p>
    <w:p w14:paraId="532B26B4" w14:textId="77777777" w:rsidR="00073200" w:rsidRDefault="00073200" w:rsidP="00073200">
      <w:pPr>
        <w:shd w:val="clear" w:color="auto" w:fill="FFFFFF"/>
        <w:spacing w:after="0"/>
        <w:jc w:val="both"/>
        <w:rPr>
          <w:rFonts w:ascii="Times New Roman" w:eastAsia="Times New Roman" w:hAnsi="Times New Roman" w:cs="Times New Roman"/>
          <w:sz w:val="22"/>
          <w:szCs w:val="21"/>
          <w:lang w:val="es-CO" w:eastAsia="es-CO"/>
        </w:rPr>
      </w:pPr>
    </w:p>
    <w:p w14:paraId="3978B8AF" w14:textId="77777777" w:rsidR="00BE70DE" w:rsidRPr="00073200" w:rsidRDefault="00BE70DE" w:rsidP="00073200">
      <w:p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A partir de la hora, las unidades superiores tienen valores muy diferentes:</w:t>
      </w:r>
    </w:p>
    <w:p w14:paraId="6751DDA0" w14:textId="77777777" w:rsidR="00073200" w:rsidRDefault="00073200" w:rsidP="00073200">
      <w:pPr>
        <w:shd w:val="clear" w:color="auto" w:fill="FFFFFF"/>
        <w:spacing w:after="0"/>
        <w:jc w:val="both"/>
        <w:rPr>
          <w:rFonts w:ascii="Times New Roman" w:eastAsia="Times New Roman" w:hAnsi="Times New Roman" w:cs="Times New Roman"/>
          <w:sz w:val="22"/>
          <w:szCs w:val="21"/>
          <w:lang w:val="es-CO" w:eastAsia="es-CO"/>
        </w:rPr>
      </w:pPr>
    </w:p>
    <w:p w14:paraId="4AB02AFA" w14:textId="0679DF60"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día = 24 horas = 86</w:t>
      </w:r>
      <w:r w:rsidR="001F6414">
        <w:rPr>
          <w:rFonts w:ascii="Times New Roman" w:eastAsia="Times New Roman" w:hAnsi="Times New Roman" w:cs="Times New Roman"/>
          <w:sz w:val="22"/>
          <w:szCs w:val="21"/>
          <w:lang w:val="es-CO" w:eastAsia="es-CO"/>
        </w:rPr>
        <w:t xml:space="preserve"> </w:t>
      </w:r>
      <w:r w:rsidRPr="00073200">
        <w:rPr>
          <w:rFonts w:ascii="Times New Roman" w:eastAsia="Times New Roman" w:hAnsi="Times New Roman" w:cs="Times New Roman"/>
          <w:sz w:val="22"/>
          <w:szCs w:val="21"/>
          <w:lang w:val="es-CO" w:eastAsia="es-CO"/>
        </w:rPr>
        <w:t>400 s</w:t>
      </w:r>
    </w:p>
    <w:p w14:paraId="636D8937"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semana = 7 días</w:t>
      </w:r>
    </w:p>
    <w:p w14:paraId="7C35FF5C"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mes = de 4 a 4,5 semanas = 28, 29, 30 o 31 días</w:t>
      </w:r>
    </w:p>
    <w:p w14:paraId="3E925A58"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trimestre = 3 meses</w:t>
      </w:r>
    </w:p>
    <w:p w14:paraId="0FA0A76E"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lastRenderedPageBreak/>
        <w:t>1 semestre = 6 meses</w:t>
      </w:r>
    </w:p>
    <w:p w14:paraId="2143E90D"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año = 12 meses = 365 o 366 días (año bisiesto)</w:t>
      </w:r>
    </w:p>
    <w:p w14:paraId="45505324"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trienio = 3 años</w:t>
      </w:r>
    </w:p>
    <w:p w14:paraId="3592677E"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lustro = 5 años</w:t>
      </w:r>
    </w:p>
    <w:p w14:paraId="4C991754"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década = 10 años</w:t>
      </w:r>
    </w:p>
    <w:p w14:paraId="2820C117" w14:textId="77777777" w:rsidR="00073200" w:rsidRDefault="00BE70DE"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sidRPr="00073200">
        <w:rPr>
          <w:rFonts w:ascii="Times New Roman" w:eastAsia="Times New Roman" w:hAnsi="Times New Roman" w:cs="Times New Roman"/>
          <w:sz w:val="22"/>
          <w:szCs w:val="21"/>
          <w:lang w:val="es-CO" w:eastAsia="es-CO"/>
        </w:rPr>
        <w:t>1 siglo = 100 años</w:t>
      </w:r>
    </w:p>
    <w:p w14:paraId="0B9C6574" w14:textId="77777777" w:rsidR="00BE70DE" w:rsidRPr="00073200" w:rsidRDefault="00425E8B" w:rsidP="00145E98">
      <w:pPr>
        <w:pStyle w:val="Prrafodelista"/>
        <w:numPr>
          <w:ilvl w:val="0"/>
          <w:numId w:val="22"/>
        </w:numPr>
        <w:shd w:val="clear" w:color="auto" w:fill="FFFFFF"/>
        <w:spacing w:after="0"/>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1 milenio = 1</w:t>
      </w:r>
      <w:r w:rsidR="00BE70DE" w:rsidRPr="00073200">
        <w:rPr>
          <w:rFonts w:ascii="Times New Roman" w:eastAsia="Times New Roman" w:hAnsi="Times New Roman" w:cs="Times New Roman"/>
          <w:sz w:val="22"/>
          <w:szCs w:val="21"/>
          <w:lang w:val="es-CO" w:eastAsia="es-CO"/>
        </w:rPr>
        <w:t>000 años</w:t>
      </w:r>
    </w:p>
    <w:p w14:paraId="09ECBB4E" w14:textId="77777777" w:rsidR="00BE70DE" w:rsidRPr="0091766F" w:rsidRDefault="00BE70DE" w:rsidP="001E4E6A">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470"/>
        <w:gridCol w:w="6358"/>
      </w:tblGrid>
      <w:tr w:rsidR="0091766F" w:rsidRPr="0091766F" w14:paraId="29B8AF71" w14:textId="77777777" w:rsidTr="00FF20C2">
        <w:tc>
          <w:tcPr>
            <w:tcW w:w="8828" w:type="dxa"/>
            <w:gridSpan w:val="2"/>
            <w:shd w:val="clear" w:color="auto" w:fill="000000" w:themeFill="text1"/>
          </w:tcPr>
          <w:p w14:paraId="59DA6099" w14:textId="77777777" w:rsidR="00821ECC" w:rsidRPr="0091766F" w:rsidRDefault="00821ECC" w:rsidP="00FF20C2">
            <w:pPr>
              <w:jc w:val="center"/>
              <w:rPr>
                <w:rFonts w:ascii="Times New Roman" w:hAnsi="Times New Roman" w:cs="Times New Roman"/>
                <w:b/>
              </w:rPr>
            </w:pPr>
            <w:r w:rsidRPr="0091766F">
              <w:rPr>
                <w:rFonts w:ascii="Times New Roman" w:hAnsi="Times New Roman" w:cs="Times New Roman"/>
                <w:b/>
              </w:rPr>
              <w:t>Profundiza (recurso de exposición)</w:t>
            </w:r>
          </w:p>
        </w:tc>
      </w:tr>
      <w:tr w:rsidR="0091766F" w:rsidRPr="0091766F" w14:paraId="587E6668" w14:textId="77777777" w:rsidTr="00FF20C2">
        <w:tc>
          <w:tcPr>
            <w:tcW w:w="2470" w:type="dxa"/>
          </w:tcPr>
          <w:p w14:paraId="2D2F3E12" w14:textId="77777777" w:rsidR="00821ECC" w:rsidRPr="0091766F" w:rsidRDefault="00821ECC"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8" w:type="dxa"/>
          </w:tcPr>
          <w:p w14:paraId="086CFEFA" w14:textId="77777777" w:rsidR="00821ECC" w:rsidRPr="0091766F" w:rsidRDefault="00745B9B" w:rsidP="00FF20C2">
            <w:pPr>
              <w:rPr>
                <w:rFonts w:ascii="Times New Roman" w:hAnsi="Times New Roman" w:cs="Times New Roman"/>
                <w:b/>
                <w:sz w:val="18"/>
                <w:szCs w:val="18"/>
              </w:rPr>
            </w:pPr>
            <w:r>
              <w:rPr>
                <w:rFonts w:ascii="Times New Roman" w:hAnsi="Times New Roman" w:cs="Times New Roman"/>
              </w:rPr>
              <w:t>MA_06_13_REC300</w:t>
            </w:r>
          </w:p>
        </w:tc>
      </w:tr>
      <w:tr w:rsidR="0091766F" w:rsidRPr="0091766F" w14:paraId="43AB7252" w14:textId="77777777" w:rsidTr="00FF20C2">
        <w:tc>
          <w:tcPr>
            <w:tcW w:w="2470" w:type="dxa"/>
          </w:tcPr>
          <w:p w14:paraId="042B765B"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Título</w:t>
            </w:r>
          </w:p>
        </w:tc>
        <w:tc>
          <w:tcPr>
            <w:tcW w:w="6358" w:type="dxa"/>
          </w:tcPr>
          <w:p w14:paraId="12683AFB"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Las unidades de tiempo</w:t>
            </w:r>
          </w:p>
        </w:tc>
      </w:tr>
      <w:tr w:rsidR="0091766F" w:rsidRPr="0091766F" w14:paraId="7C32AB47" w14:textId="77777777" w:rsidTr="00FF20C2">
        <w:tc>
          <w:tcPr>
            <w:tcW w:w="2470" w:type="dxa"/>
          </w:tcPr>
          <w:p w14:paraId="234D840A"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8" w:type="dxa"/>
          </w:tcPr>
          <w:p w14:paraId="6FCF3BB6"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Interactivo que explica las unidades de tiempo y sus equivalencias</w:t>
            </w:r>
          </w:p>
        </w:tc>
      </w:tr>
    </w:tbl>
    <w:p w14:paraId="3EE1ADDE" w14:textId="77777777" w:rsidR="00821ECC" w:rsidRPr="0091766F" w:rsidRDefault="00821ECC" w:rsidP="001E4E6A">
      <w:pPr>
        <w:tabs>
          <w:tab w:val="right" w:pos="8498"/>
        </w:tabs>
        <w:spacing w:after="0"/>
        <w:rPr>
          <w:rFonts w:ascii="Times New Roman" w:eastAsia="Times New Roman" w:hAnsi="Times New Roman" w:cs="Times New Roman"/>
          <w:b/>
          <w:bCs/>
          <w:sz w:val="22"/>
          <w:szCs w:val="22"/>
        </w:rPr>
      </w:pPr>
    </w:p>
    <w:p w14:paraId="72D7E6DA" w14:textId="77777777" w:rsidR="001E4E6A" w:rsidRPr="0091766F" w:rsidRDefault="001E4E6A" w:rsidP="001E4E6A">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 xml:space="preserve">8.1 Las expresiones complejas e incomplejas de </w:t>
      </w:r>
      <w:r w:rsidR="001F6414">
        <w:rPr>
          <w:rFonts w:ascii="Times New Roman" w:hAnsi="Times New Roman" w:cs="Times New Roman"/>
          <w:b/>
        </w:rPr>
        <w:t xml:space="preserve">las </w:t>
      </w:r>
      <w:r w:rsidRPr="0091766F">
        <w:rPr>
          <w:rFonts w:ascii="Times New Roman" w:hAnsi="Times New Roman" w:cs="Times New Roman"/>
          <w:b/>
        </w:rPr>
        <w:t>unidades de tiempo</w:t>
      </w:r>
    </w:p>
    <w:p w14:paraId="5FC024CA" w14:textId="0C7B2232" w:rsidR="00BE70DE" w:rsidRPr="0091766F" w:rsidRDefault="00BE70DE" w:rsidP="001E4E6A">
      <w:pPr>
        <w:tabs>
          <w:tab w:val="right" w:pos="8498"/>
        </w:tabs>
        <w:spacing w:after="0"/>
        <w:rPr>
          <w:rStyle w:val="un"/>
          <w:rFonts w:ascii="Times New Roman" w:hAnsi="Times New Roman" w:cs="Times New Roman"/>
          <w:sz w:val="21"/>
          <w:szCs w:val="21"/>
          <w:shd w:val="clear" w:color="auto" w:fill="FFFFFF"/>
        </w:rPr>
      </w:pPr>
      <w:r w:rsidRPr="0091766F">
        <w:rPr>
          <w:rFonts w:ascii="Times New Roman" w:hAnsi="Times New Roman" w:cs="Times New Roman"/>
          <w:sz w:val="21"/>
          <w:szCs w:val="21"/>
          <w:shd w:val="clear" w:color="auto" w:fill="FFFFFF"/>
        </w:rPr>
        <w:br/>
      </w:r>
      <w:r w:rsidRPr="0091766F">
        <w:rPr>
          <w:rStyle w:val="un"/>
          <w:rFonts w:ascii="Times New Roman" w:hAnsi="Times New Roman" w:cs="Times New Roman"/>
          <w:sz w:val="21"/>
          <w:szCs w:val="21"/>
          <w:shd w:val="clear" w:color="auto" w:fill="FFFFFF"/>
        </w:rPr>
        <w:t>En la vida cotidiana, las medidas de tiempo se suelen expresar de forma compleja con varias unidades, por ejemplo, 4 h 33 min 2 s.</w:t>
      </w:r>
      <w:r w:rsidRPr="0091766F">
        <w:rPr>
          <w:rStyle w:val="apple-converted-space"/>
          <w:rFonts w:ascii="Times New Roman" w:hAnsi="Times New Roman" w:cs="Times New Roman"/>
          <w:sz w:val="21"/>
          <w:szCs w:val="21"/>
          <w:shd w:val="clear" w:color="auto" w:fill="FFFFFF"/>
        </w:rPr>
        <w:t> </w:t>
      </w:r>
    </w:p>
    <w:tbl>
      <w:tblPr>
        <w:tblStyle w:val="Tablaconcuadrcula"/>
        <w:tblW w:w="0" w:type="auto"/>
        <w:tblLook w:val="04A0" w:firstRow="1" w:lastRow="0" w:firstColumn="1" w:lastColumn="0" w:noHBand="0" w:noVBand="1"/>
      </w:tblPr>
      <w:tblGrid>
        <w:gridCol w:w="2481"/>
        <w:gridCol w:w="6347"/>
      </w:tblGrid>
      <w:tr w:rsidR="0091766F" w:rsidRPr="0091766F" w14:paraId="49982C07" w14:textId="77777777" w:rsidTr="00073200">
        <w:tc>
          <w:tcPr>
            <w:tcW w:w="8828" w:type="dxa"/>
            <w:gridSpan w:val="2"/>
            <w:shd w:val="clear" w:color="auto" w:fill="000000" w:themeFill="text1"/>
          </w:tcPr>
          <w:p w14:paraId="6950534A" w14:textId="77777777" w:rsidR="00C45060" w:rsidRPr="0091766F" w:rsidRDefault="00C45060" w:rsidP="0091766F">
            <w:pPr>
              <w:jc w:val="center"/>
              <w:rPr>
                <w:rFonts w:ascii="Times New Roman" w:hAnsi="Times New Roman" w:cs="Times New Roman"/>
                <w:b/>
              </w:rPr>
            </w:pPr>
            <w:r w:rsidRPr="0091766F">
              <w:rPr>
                <w:rFonts w:ascii="Times New Roman" w:hAnsi="Times New Roman" w:cs="Times New Roman"/>
                <w:b/>
              </w:rPr>
              <w:t>Destacado</w:t>
            </w:r>
          </w:p>
        </w:tc>
      </w:tr>
      <w:tr w:rsidR="0091766F" w:rsidRPr="0091766F" w14:paraId="4FF2212A" w14:textId="77777777" w:rsidTr="00073200">
        <w:tc>
          <w:tcPr>
            <w:tcW w:w="2481" w:type="dxa"/>
          </w:tcPr>
          <w:p w14:paraId="6DDDE2D4" w14:textId="77777777" w:rsidR="00C45060" w:rsidRPr="0091766F" w:rsidRDefault="00C45060" w:rsidP="0091766F">
            <w:pPr>
              <w:rPr>
                <w:rFonts w:ascii="Times New Roman" w:hAnsi="Times New Roman" w:cs="Times New Roman"/>
                <w:b/>
                <w:sz w:val="18"/>
                <w:szCs w:val="18"/>
              </w:rPr>
            </w:pPr>
            <w:r w:rsidRPr="0091766F">
              <w:rPr>
                <w:rFonts w:ascii="Times New Roman" w:hAnsi="Times New Roman" w:cs="Times New Roman"/>
                <w:b/>
                <w:sz w:val="18"/>
                <w:szCs w:val="18"/>
              </w:rPr>
              <w:t>Título</w:t>
            </w:r>
          </w:p>
        </w:tc>
        <w:tc>
          <w:tcPr>
            <w:tcW w:w="6347" w:type="dxa"/>
          </w:tcPr>
          <w:p w14:paraId="7453DA7F" w14:textId="77777777" w:rsidR="00C45060" w:rsidRPr="0091766F" w:rsidRDefault="00C45060" w:rsidP="0091766F">
            <w:pPr>
              <w:jc w:val="center"/>
              <w:rPr>
                <w:rFonts w:ascii="Times New Roman" w:hAnsi="Times New Roman" w:cs="Times New Roman"/>
                <w:b/>
                <w:sz w:val="18"/>
                <w:szCs w:val="18"/>
              </w:rPr>
            </w:pPr>
            <w:r w:rsidRPr="0091766F">
              <w:rPr>
                <w:rFonts w:ascii="Times New Roman" w:hAnsi="Times New Roman" w:cs="Times New Roman"/>
                <w:b/>
                <w:sz w:val="18"/>
                <w:szCs w:val="18"/>
              </w:rPr>
              <w:t>Conversión de unidades de tiempo</w:t>
            </w:r>
          </w:p>
        </w:tc>
      </w:tr>
      <w:tr w:rsidR="0091766F" w:rsidRPr="0091766F" w14:paraId="1884E3A5" w14:textId="77777777" w:rsidTr="00073200">
        <w:tc>
          <w:tcPr>
            <w:tcW w:w="2481" w:type="dxa"/>
          </w:tcPr>
          <w:p w14:paraId="16EF18CF" w14:textId="77777777" w:rsidR="00C45060" w:rsidRPr="0091766F" w:rsidRDefault="00C45060" w:rsidP="0091766F">
            <w:pPr>
              <w:rPr>
                <w:rFonts w:ascii="Times New Roman" w:hAnsi="Times New Roman" w:cs="Times New Roman"/>
              </w:rPr>
            </w:pPr>
            <w:r w:rsidRPr="0091766F">
              <w:rPr>
                <w:rFonts w:ascii="Times New Roman" w:hAnsi="Times New Roman" w:cs="Times New Roman"/>
                <w:b/>
                <w:sz w:val="18"/>
                <w:szCs w:val="18"/>
              </w:rPr>
              <w:t>Contenido</w:t>
            </w:r>
          </w:p>
        </w:tc>
        <w:tc>
          <w:tcPr>
            <w:tcW w:w="6347" w:type="dxa"/>
          </w:tcPr>
          <w:p w14:paraId="6D977ACA" w14:textId="77777777" w:rsidR="00C45060" w:rsidRPr="0091766F" w:rsidRDefault="00C45060" w:rsidP="00145E98">
            <w:pPr>
              <w:pStyle w:val="Prrafodelista"/>
              <w:numPr>
                <w:ilvl w:val="0"/>
                <w:numId w:val="5"/>
              </w:numPr>
              <w:rPr>
                <w:rFonts w:ascii="Times New Roman" w:hAnsi="Times New Roman" w:cs="Times New Roman"/>
              </w:rPr>
            </w:pPr>
            <w:r w:rsidRPr="0091766F">
              <w:rPr>
                <w:rFonts w:ascii="Times New Roman" w:hAnsi="Times New Roman" w:cs="Times New Roman"/>
              </w:rPr>
              <w:t>Para pasar de horas a minutos se multiplica por 60.</w:t>
            </w:r>
          </w:p>
          <w:p w14:paraId="674E7D0F" w14:textId="77777777" w:rsidR="00425E8B" w:rsidRDefault="00C45060" w:rsidP="00145E98">
            <w:pPr>
              <w:pStyle w:val="Prrafodelista"/>
              <w:numPr>
                <w:ilvl w:val="0"/>
                <w:numId w:val="5"/>
              </w:numPr>
              <w:rPr>
                <w:rFonts w:ascii="Times New Roman" w:hAnsi="Times New Roman" w:cs="Times New Roman"/>
              </w:rPr>
            </w:pPr>
            <w:r w:rsidRPr="0091766F">
              <w:rPr>
                <w:rFonts w:ascii="Times New Roman" w:hAnsi="Times New Roman" w:cs="Times New Roman"/>
              </w:rPr>
              <w:t xml:space="preserve">Para pasar de horas a segundos se multiplica por 3600 </w:t>
            </w:r>
          </w:p>
          <w:p w14:paraId="49209505" w14:textId="77777777" w:rsidR="00C45060" w:rsidRPr="0091766F" w:rsidRDefault="00C45060" w:rsidP="00425E8B">
            <w:pPr>
              <w:pStyle w:val="Prrafodelista"/>
              <w:rPr>
                <w:rFonts w:ascii="Times New Roman" w:hAnsi="Times New Roman" w:cs="Times New Roman"/>
              </w:rPr>
            </w:pPr>
            <w:r w:rsidRPr="0091766F">
              <w:rPr>
                <w:rFonts w:ascii="Times New Roman" w:hAnsi="Times New Roman" w:cs="Times New Roman"/>
              </w:rPr>
              <w:t>(60</w:t>
            </w:r>
            <w:r w:rsidR="00425E8B">
              <w:rPr>
                <w:rFonts w:ascii="Times New Roman" w:hAnsi="Times New Roman" w:cs="Times New Roman"/>
              </w:rPr>
              <w:t xml:space="preserve"> x </w:t>
            </w:r>
            <w:r w:rsidRPr="0091766F">
              <w:rPr>
                <w:rFonts w:ascii="Times New Roman" w:hAnsi="Times New Roman" w:cs="Times New Roman"/>
              </w:rPr>
              <w:t>60).</w:t>
            </w:r>
          </w:p>
          <w:p w14:paraId="0201C23A" w14:textId="77777777" w:rsidR="00C45060" w:rsidRPr="0091766F" w:rsidRDefault="00C45060" w:rsidP="00145E98">
            <w:pPr>
              <w:pStyle w:val="Prrafodelista"/>
              <w:numPr>
                <w:ilvl w:val="0"/>
                <w:numId w:val="5"/>
              </w:numPr>
              <w:rPr>
                <w:rFonts w:ascii="Times New Roman" w:hAnsi="Times New Roman" w:cs="Times New Roman"/>
              </w:rPr>
            </w:pPr>
            <w:r w:rsidRPr="0091766F">
              <w:rPr>
                <w:rFonts w:ascii="Times New Roman" w:hAnsi="Times New Roman" w:cs="Times New Roman"/>
              </w:rPr>
              <w:t>Para pasar de minutos a segundos se multiplica por 60.</w:t>
            </w:r>
          </w:p>
        </w:tc>
      </w:tr>
    </w:tbl>
    <w:p w14:paraId="3D1DE9BD" w14:textId="77777777" w:rsidR="00BE70DE" w:rsidRDefault="00BE70DE" w:rsidP="001E4E6A">
      <w:pPr>
        <w:tabs>
          <w:tab w:val="right" w:pos="8498"/>
        </w:tabs>
        <w:spacing w:after="0"/>
        <w:rPr>
          <w:rFonts w:ascii="Times New Roman" w:hAnsi="Times New Roman" w:cs="Times New Roman"/>
          <w:b/>
        </w:rPr>
      </w:pPr>
    </w:p>
    <w:p w14:paraId="3F9CDC5D" w14:textId="6ADB941B" w:rsidR="00073200" w:rsidRPr="0091766F" w:rsidRDefault="00073200" w:rsidP="00073200">
      <w:pPr>
        <w:tabs>
          <w:tab w:val="right" w:pos="8498"/>
        </w:tabs>
        <w:spacing w:after="0"/>
        <w:rPr>
          <w:rStyle w:val="un"/>
          <w:rFonts w:ascii="Times New Roman" w:hAnsi="Times New Roman" w:cs="Times New Roman"/>
          <w:sz w:val="21"/>
          <w:szCs w:val="21"/>
          <w:shd w:val="clear" w:color="auto" w:fill="FFFFFF"/>
        </w:rPr>
      </w:pPr>
      <w:r>
        <w:rPr>
          <w:rStyle w:val="un"/>
          <w:rFonts w:ascii="Times New Roman" w:hAnsi="Times New Roman" w:cs="Times New Roman"/>
          <w:sz w:val="21"/>
          <w:szCs w:val="21"/>
          <w:shd w:val="clear" w:color="auto" w:fill="FFFFFF"/>
        </w:rPr>
        <w:t xml:space="preserve">A continuación se muestran dos </w:t>
      </w:r>
      <w:r w:rsidRPr="0091766F">
        <w:rPr>
          <w:rStyle w:val="un"/>
          <w:rFonts w:ascii="Times New Roman" w:hAnsi="Times New Roman" w:cs="Times New Roman"/>
          <w:sz w:val="21"/>
          <w:szCs w:val="21"/>
          <w:shd w:val="clear" w:color="auto" w:fill="FFFFFF"/>
        </w:rPr>
        <w:t>ejemplos de conversiones entre formas complejas e incomplejas de medidas de tiempo</w:t>
      </w:r>
      <w:r w:rsidR="001F6414">
        <w:rPr>
          <w:rStyle w:val="un"/>
          <w:rFonts w:ascii="Times New Roman" w:hAnsi="Times New Roman" w:cs="Times New Roman"/>
          <w:sz w:val="21"/>
          <w:szCs w:val="21"/>
          <w:shd w:val="clear" w:color="auto" w:fill="FFFFFF"/>
        </w:rPr>
        <w:t>.</w:t>
      </w:r>
    </w:p>
    <w:p w14:paraId="7FBEBA6B" w14:textId="77777777" w:rsidR="00073200" w:rsidRPr="0091766F" w:rsidRDefault="00073200" w:rsidP="001E4E6A">
      <w:pPr>
        <w:tabs>
          <w:tab w:val="right" w:pos="8498"/>
        </w:tabs>
        <w:spacing w:after="0"/>
        <w:rPr>
          <w:rFonts w:ascii="Times New Roman" w:hAnsi="Times New Roman" w:cs="Times New Roman"/>
          <w:b/>
        </w:rPr>
      </w:pPr>
    </w:p>
    <w:p w14:paraId="53028485" w14:textId="77777777" w:rsidR="00C45060" w:rsidRDefault="00073200" w:rsidP="00145E98">
      <w:pPr>
        <w:numPr>
          <w:ilvl w:val="0"/>
          <w:numId w:val="6"/>
        </w:numPr>
        <w:shd w:val="clear" w:color="auto" w:fill="FFFFFF"/>
        <w:spacing w:after="0"/>
        <w:ind w:left="301"/>
        <w:jc w:val="both"/>
        <w:rPr>
          <w:rFonts w:ascii="Times New Roman" w:eastAsia="Times New Roman" w:hAnsi="Times New Roman" w:cs="Times New Roman"/>
          <w:sz w:val="22"/>
          <w:szCs w:val="21"/>
          <w:lang w:val="es-CO" w:eastAsia="es-CO"/>
        </w:rPr>
      </w:pPr>
      <w:r w:rsidRPr="00F02DE0">
        <w:rPr>
          <w:rFonts w:ascii="Times New Roman" w:eastAsia="Times New Roman" w:hAnsi="Times New Roman" w:cs="Times New Roman"/>
          <w:sz w:val="22"/>
          <w:szCs w:val="21"/>
          <w:lang w:val="es-CO" w:eastAsia="es-CO"/>
        </w:rPr>
        <w:t>Para</w:t>
      </w:r>
      <w:r w:rsidR="00C45060" w:rsidRPr="00F02DE0">
        <w:rPr>
          <w:rFonts w:ascii="Times New Roman" w:eastAsia="Times New Roman" w:hAnsi="Times New Roman" w:cs="Times New Roman"/>
          <w:sz w:val="22"/>
          <w:szCs w:val="21"/>
          <w:lang w:val="es-CO" w:eastAsia="es-CO"/>
        </w:rPr>
        <w:t xml:space="preserve"> pasar 24 h 37 min 23 s </w:t>
      </w:r>
      <w:r w:rsidR="00C45060" w:rsidRPr="00F02DE0">
        <w:rPr>
          <w:rFonts w:ascii="Times New Roman" w:eastAsia="Times New Roman" w:hAnsi="Times New Roman" w:cs="Times New Roman"/>
          <w:bCs/>
          <w:sz w:val="22"/>
          <w:szCs w:val="21"/>
          <w:lang w:val="es-CO" w:eastAsia="es-CO"/>
        </w:rPr>
        <w:t>de forma</w:t>
      </w:r>
      <w:r w:rsidR="00C45060" w:rsidRPr="00F02DE0">
        <w:rPr>
          <w:rFonts w:ascii="Times New Roman" w:eastAsia="Times New Roman" w:hAnsi="Times New Roman" w:cs="Times New Roman"/>
          <w:b/>
          <w:bCs/>
          <w:sz w:val="22"/>
          <w:szCs w:val="21"/>
          <w:lang w:val="es-CO" w:eastAsia="es-CO"/>
        </w:rPr>
        <w:t xml:space="preserve"> compleja </w:t>
      </w:r>
      <w:r w:rsidR="00C45060" w:rsidRPr="00F02DE0">
        <w:rPr>
          <w:rFonts w:ascii="Times New Roman" w:eastAsia="Times New Roman" w:hAnsi="Times New Roman" w:cs="Times New Roman"/>
          <w:bCs/>
          <w:sz w:val="22"/>
          <w:szCs w:val="21"/>
          <w:lang w:val="es-CO" w:eastAsia="es-CO"/>
        </w:rPr>
        <w:t>a</w:t>
      </w:r>
      <w:r w:rsidR="00C45060" w:rsidRPr="00F02DE0">
        <w:rPr>
          <w:rFonts w:ascii="Times New Roman" w:eastAsia="Times New Roman" w:hAnsi="Times New Roman" w:cs="Times New Roman"/>
          <w:b/>
          <w:bCs/>
          <w:sz w:val="22"/>
          <w:szCs w:val="21"/>
          <w:lang w:val="es-CO" w:eastAsia="es-CO"/>
        </w:rPr>
        <w:t xml:space="preserve"> incompleja</w:t>
      </w:r>
      <w:r w:rsidR="00C45060" w:rsidRPr="00F02DE0">
        <w:rPr>
          <w:rFonts w:ascii="Times New Roman" w:eastAsia="Times New Roman" w:hAnsi="Times New Roman" w:cs="Times New Roman"/>
          <w:sz w:val="22"/>
          <w:szCs w:val="21"/>
          <w:lang w:val="es-CO" w:eastAsia="es-CO"/>
        </w:rPr>
        <w:t>:</w:t>
      </w:r>
    </w:p>
    <w:p w14:paraId="22A2C0A7" w14:textId="77777777" w:rsidR="00F02DE0" w:rsidRPr="00F02DE0" w:rsidRDefault="00F02DE0" w:rsidP="00F02DE0">
      <w:pPr>
        <w:shd w:val="clear" w:color="auto" w:fill="FFFFFF"/>
        <w:spacing w:after="0"/>
        <w:ind w:left="301"/>
        <w:jc w:val="both"/>
        <w:rPr>
          <w:rFonts w:ascii="Times New Roman" w:eastAsia="Times New Roman" w:hAnsi="Times New Roman" w:cs="Times New Roman"/>
          <w:sz w:val="22"/>
          <w:szCs w:val="21"/>
          <w:lang w:val="es-CO" w:eastAsia="es-CO"/>
        </w:rPr>
      </w:pPr>
    </w:p>
    <w:p w14:paraId="58C59471" w14:textId="77777777" w:rsidR="00073200" w:rsidRDefault="00073200" w:rsidP="00F02DE0">
      <w:pPr>
        <w:shd w:val="clear" w:color="auto" w:fill="FFFFFF"/>
        <w:spacing w:after="0"/>
        <w:ind w:left="301"/>
        <w:jc w:val="both"/>
        <w:rPr>
          <w:rFonts w:ascii="Times New Roman" w:eastAsia="Times New Roman" w:hAnsi="Times New Roman" w:cs="Times New Roman"/>
          <w:sz w:val="22"/>
          <w:szCs w:val="21"/>
          <w:lang w:val="es-CO" w:eastAsia="es-CO"/>
        </w:rPr>
      </w:pPr>
      <w:r w:rsidRPr="00F02DE0">
        <w:rPr>
          <w:rFonts w:ascii="Times New Roman" w:eastAsia="Times New Roman" w:hAnsi="Times New Roman" w:cs="Times New Roman"/>
          <w:sz w:val="22"/>
          <w:szCs w:val="21"/>
          <w:lang w:val="es-CO" w:eastAsia="es-CO"/>
        </w:rPr>
        <w:t>Se multiplican las horas y los minutos por potencias de 60 para convertir a segundos:</w:t>
      </w:r>
    </w:p>
    <w:p w14:paraId="2EDCA1B9" w14:textId="77777777" w:rsidR="00F02DE0" w:rsidRPr="00F02DE0" w:rsidRDefault="00F02DE0" w:rsidP="00F02DE0">
      <w:pPr>
        <w:shd w:val="clear" w:color="auto" w:fill="FFFFFF"/>
        <w:spacing w:after="0"/>
        <w:ind w:left="301"/>
        <w:jc w:val="both"/>
        <w:rPr>
          <w:rFonts w:ascii="Times New Roman" w:eastAsia="Times New Roman" w:hAnsi="Times New Roman" w:cs="Times New Roman"/>
          <w:sz w:val="22"/>
          <w:szCs w:val="21"/>
          <w:lang w:val="es-CO" w:eastAsia="es-CO"/>
        </w:rPr>
      </w:pPr>
    </w:p>
    <w:p w14:paraId="6134F48C" w14:textId="77777777" w:rsidR="00C45060" w:rsidRDefault="00425E8B" w:rsidP="00F02DE0">
      <w:pPr>
        <w:shd w:val="clear" w:color="auto" w:fill="FFFFFF"/>
        <w:spacing w:after="0"/>
        <w:ind w:left="301"/>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 xml:space="preserve">24 h 37 min 23 s = (24 x 3600) + (37 x 60) + 23 </w:t>
      </w:r>
    </w:p>
    <w:p w14:paraId="47967D7E" w14:textId="77777777" w:rsidR="00F02DE0" w:rsidRPr="00F02DE0" w:rsidRDefault="00F02DE0" w:rsidP="00F02DE0">
      <w:pPr>
        <w:shd w:val="clear" w:color="auto" w:fill="FFFFFF"/>
        <w:spacing w:after="0"/>
        <w:ind w:left="301"/>
        <w:jc w:val="both"/>
        <w:rPr>
          <w:rFonts w:ascii="Times New Roman" w:eastAsia="Times New Roman" w:hAnsi="Times New Roman" w:cs="Times New Roman"/>
          <w:sz w:val="22"/>
          <w:szCs w:val="21"/>
          <w:lang w:val="es-CO" w:eastAsia="es-CO"/>
        </w:rPr>
      </w:pPr>
    </w:p>
    <w:p w14:paraId="7359346B" w14:textId="77777777" w:rsidR="00425E8B" w:rsidRDefault="00425E8B" w:rsidP="00425E8B">
      <w:pPr>
        <w:shd w:val="clear" w:color="auto" w:fill="FFFFFF"/>
        <w:spacing w:after="0"/>
        <w:ind w:left="301"/>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L</w:t>
      </w:r>
      <w:r w:rsidR="00F02DE0" w:rsidRPr="00F02DE0">
        <w:rPr>
          <w:rFonts w:ascii="Times New Roman" w:eastAsia="Times New Roman" w:hAnsi="Times New Roman" w:cs="Times New Roman"/>
          <w:sz w:val="22"/>
          <w:szCs w:val="21"/>
          <w:lang w:val="es-CO" w:eastAsia="es-CO"/>
        </w:rPr>
        <w:t>uego se adicionan los segundos resultantes:</w:t>
      </w:r>
    </w:p>
    <w:p w14:paraId="403CF16B" w14:textId="2E6D5C97" w:rsidR="00C45060" w:rsidRPr="00B11114" w:rsidRDefault="00C45060" w:rsidP="00425E8B">
      <w:pPr>
        <w:shd w:val="clear" w:color="auto" w:fill="FFFFFF"/>
        <w:spacing w:after="0"/>
        <w:ind w:left="301"/>
        <w:jc w:val="both"/>
        <w:rPr>
          <w:rFonts w:ascii="Times New Roman" w:eastAsia="Times New Roman" w:hAnsi="Times New Roman" w:cs="Times New Roman"/>
          <w:sz w:val="22"/>
          <w:szCs w:val="21"/>
          <w:lang w:val="en-US" w:eastAsia="es-CO"/>
        </w:rPr>
      </w:pPr>
      <w:r w:rsidRPr="00B11114">
        <w:rPr>
          <w:rFonts w:ascii="Times New Roman" w:eastAsia="Times New Roman" w:hAnsi="Times New Roman" w:cs="Times New Roman"/>
          <w:sz w:val="22"/>
          <w:szCs w:val="21"/>
          <w:lang w:val="en-US" w:eastAsia="es-CO"/>
        </w:rPr>
        <w:t>86</w:t>
      </w:r>
      <w:r w:rsidR="001F6414">
        <w:rPr>
          <w:rFonts w:ascii="Times New Roman" w:eastAsia="Times New Roman" w:hAnsi="Times New Roman" w:cs="Times New Roman"/>
          <w:sz w:val="22"/>
          <w:szCs w:val="21"/>
          <w:lang w:val="en-US" w:eastAsia="es-CO"/>
        </w:rPr>
        <w:t xml:space="preserve"> </w:t>
      </w:r>
      <w:r w:rsidRPr="00B11114">
        <w:rPr>
          <w:rFonts w:ascii="Times New Roman" w:eastAsia="Times New Roman" w:hAnsi="Times New Roman" w:cs="Times New Roman"/>
          <w:sz w:val="22"/>
          <w:szCs w:val="21"/>
          <w:lang w:val="en-US" w:eastAsia="es-CO"/>
        </w:rPr>
        <w:t>400 s + 2220 s + 23 s = 88</w:t>
      </w:r>
      <w:r w:rsidR="001F6414">
        <w:rPr>
          <w:rFonts w:ascii="Times New Roman" w:eastAsia="Times New Roman" w:hAnsi="Times New Roman" w:cs="Times New Roman"/>
          <w:sz w:val="22"/>
          <w:szCs w:val="21"/>
          <w:lang w:val="en-US" w:eastAsia="es-CO"/>
        </w:rPr>
        <w:t xml:space="preserve"> </w:t>
      </w:r>
      <w:r w:rsidRPr="00B11114">
        <w:rPr>
          <w:rFonts w:ascii="Times New Roman" w:eastAsia="Times New Roman" w:hAnsi="Times New Roman" w:cs="Times New Roman"/>
          <w:sz w:val="22"/>
          <w:szCs w:val="21"/>
          <w:lang w:val="en-US" w:eastAsia="es-CO"/>
        </w:rPr>
        <w:t>643 s</w:t>
      </w:r>
    </w:p>
    <w:p w14:paraId="7D067C25" w14:textId="77777777" w:rsidR="00425E8B" w:rsidRPr="00B11114" w:rsidRDefault="00425E8B" w:rsidP="00F02DE0">
      <w:pPr>
        <w:shd w:val="clear" w:color="auto" w:fill="FFFFFF"/>
        <w:spacing w:after="0"/>
        <w:ind w:left="301"/>
        <w:jc w:val="both"/>
        <w:rPr>
          <w:rFonts w:ascii="Times New Roman" w:eastAsia="Times New Roman" w:hAnsi="Times New Roman" w:cs="Times New Roman"/>
          <w:sz w:val="22"/>
          <w:szCs w:val="21"/>
          <w:lang w:val="en-US" w:eastAsia="es-CO"/>
        </w:rPr>
      </w:pPr>
    </w:p>
    <w:p w14:paraId="7CD59551" w14:textId="77777777" w:rsidR="00C45060" w:rsidRPr="00B11114" w:rsidRDefault="00425E8B" w:rsidP="00F02DE0">
      <w:pPr>
        <w:shd w:val="clear" w:color="auto" w:fill="FFFFFF"/>
        <w:spacing w:after="0"/>
        <w:ind w:left="301"/>
        <w:jc w:val="both"/>
        <w:rPr>
          <w:rFonts w:ascii="Times New Roman" w:eastAsia="Times New Roman" w:hAnsi="Times New Roman" w:cs="Times New Roman"/>
          <w:sz w:val="22"/>
          <w:szCs w:val="21"/>
          <w:lang w:val="en-US" w:eastAsia="es-CO"/>
        </w:rPr>
      </w:pPr>
      <w:r w:rsidRPr="00B11114">
        <w:rPr>
          <w:rFonts w:ascii="Times New Roman" w:eastAsia="Times New Roman" w:hAnsi="Times New Roman" w:cs="Times New Roman"/>
          <w:sz w:val="22"/>
          <w:szCs w:val="21"/>
          <w:lang w:val="en-US" w:eastAsia="es-CO"/>
        </w:rPr>
        <w:t xml:space="preserve">24 h 37 min 23 s equivalen a 88 </w:t>
      </w:r>
      <w:r w:rsidR="00C45060" w:rsidRPr="00B11114">
        <w:rPr>
          <w:rFonts w:ascii="Times New Roman" w:eastAsia="Times New Roman" w:hAnsi="Times New Roman" w:cs="Times New Roman"/>
          <w:sz w:val="22"/>
          <w:szCs w:val="21"/>
          <w:lang w:val="en-US" w:eastAsia="es-CO"/>
        </w:rPr>
        <w:t>643 s.</w:t>
      </w:r>
    </w:p>
    <w:p w14:paraId="28CE4AA0" w14:textId="77777777" w:rsidR="00F02DE0" w:rsidRPr="00B11114" w:rsidRDefault="00F02DE0" w:rsidP="00F02DE0">
      <w:pPr>
        <w:shd w:val="clear" w:color="auto" w:fill="FFFFFF"/>
        <w:spacing w:after="0"/>
        <w:ind w:left="301"/>
        <w:jc w:val="both"/>
        <w:rPr>
          <w:rFonts w:ascii="Times New Roman" w:eastAsia="Times New Roman" w:hAnsi="Times New Roman" w:cs="Times New Roman"/>
          <w:sz w:val="22"/>
          <w:szCs w:val="21"/>
          <w:lang w:val="en-US" w:eastAsia="es-CO"/>
        </w:rPr>
      </w:pPr>
    </w:p>
    <w:p w14:paraId="0D119BE4" w14:textId="77777777" w:rsidR="00C45060" w:rsidRDefault="00F02DE0" w:rsidP="00145E98">
      <w:pPr>
        <w:numPr>
          <w:ilvl w:val="0"/>
          <w:numId w:val="6"/>
        </w:numPr>
        <w:shd w:val="clear" w:color="auto" w:fill="FFFFFF"/>
        <w:spacing w:after="0"/>
        <w:ind w:left="301"/>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Pasar</w:t>
      </w:r>
      <w:r w:rsidR="00425E8B">
        <w:rPr>
          <w:rFonts w:ascii="Times New Roman" w:eastAsia="Times New Roman" w:hAnsi="Times New Roman" w:cs="Times New Roman"/>
          <w:sz w:val="22"/>
          <w:szCs w:val="21"/>
          <w:lang w:val="es-CO" w:eastAsia="es-CO"/>
        </w:rPr>
        <w:t xml:space="preserve"> 127 </w:t>
      </w:r>
      <w:r w:rsidR="00C45060" w:rsidRPr="00F02DE0">
        <w:rPr>
          <w:rFonts w:ascii="Times New Roman" w:eastAsia="Times New Roman" w:hAnsi="Times New Roman" w:cs="Times New Roman"/>
          <w:sz w:val="22"/>
          <w:szCs w:val="21"/>
          <w:lang w:val="es-CO" w:eastAsia="es-CO"/>
        </w:rPr>
        <w:t>048 s </w:t>
      </w:r>
      <w:r w:rsidR="00C45060" w:rsidRPr="00F02DE0">
        <w:rPr>
          <w:rFonts w:ascii="Times New Roman" w:eastAsia="Times New Roman" w:hAnsi="Times New Roman" w:cs="Times New Roman"/>
          <w:bCs/>
          <w:sz w:val="22"/>
          <w:szCs w:val="21"/>
          <w:lang w:val="es-CO" w:eastAsia="es-CO"/>
        </w:rPr>
        <w:t>de forma</w:t>
      </w:r>
      <w:r w:rsidR="00C45060" w:rsidRPr="00F02DE0">
        <w:rPr>
          <w:rFonts w:ascii="Times New Roman" w:eastAsia="Times New Roman" w:hAnsi="Times New Roman" w:cs="Times New Roman"/>
          <w:b/>
          <w:bCs/>
          <w:sz w:val="22"/>
          <w:szCs w:val="21"/>
          <w:lang w:val="es-CO" w:eastAsia="es-CO"/>
        </w:rPr>
        <w:t xml:space="preserve"> incompleja </w:t>
      </w:r>
      <w:r w:rsidR="00C45060" w:rsidRPr="00F02DE0">
        <w:rPr>
          <w:rFonts w:ascii="Times New Roman" w:eastAsia="Times New Roman" w:hAnsi="Times New Roman" w:cs="Times New Roman"/>
          <w:bCs/>
          <w:sz w:val="22"/>
          <w:szCs w:val="21"/>
          <w:lang w:val="es-CO" w:eastAsia="es-CO"/>
        </w:rPr>
        <w:t>a</w:t>
      </w:r>
      <w:r w:rsidR="00C45060" w:rsidRPr="00F02DE0">
        <w:rPr>
          <w:rFonts w:ascii="Times New Roman" w:eastAsia="Times New Roman" w:hAnsi="Times New Roman" w:cs="Times New Roman"/>
          <w:b/>
          <w:bCs/>
          <w:sz w:val="22"/>
          <w:szCs w:val="21"/>
          <w:lang w:val="es-CO" w:eastAsia="es-CO"/>
        </w:rPr>
        <w:t xml:space="preserve"> compleja</w:t>
      </w:r>
      <w:r w:rsidR="00C45060" w:rsidRPr="00F02DE0">
        <w:rPr>
          <w:rFonts w:ascii="Times New Roman" w:eastAsia="Times New Roman" w:hAnsi="Times New Roman" w:cs="Times New Roman"/>
          <w:sz w:val="22"/>
          <w:szCs w:val="21"/>
          <w:lang w:val="es-CO" w:eastAsia="es-CO"/>
        </w:rPr>
        <w:t>:</w:t>
      </w:r>
    </w:p>
    <w:p w14:paraId="77964368" w14:textId="77777777" w:rsidR="00F02DE0" w:rsidRPr="00F02DE0" w:rsidRDefault="00F02DE0" w:rsidP="00F02DE0">
      <w:pPr>
        <w:shd w:val="clear" w:color="auto" w:fill="FFFFFF"/>
        <w:spacing w:after="0"/>
        <w:ind w:left="301"/>
        <w:jc w:val="both"/>
        <w:rPr>
          <w:rFonts w:ascii="Times New Roman" w:eastAsia="Times New Roman" w:hAnsi="Times New Roman" w:cs="Times New Roman"/>
          <w:sz w:val="22"/>
          <w:szCs w:val="21"/>
          <w:lang w:val="es-CO" w:eastAsia="es-CO"/>
        </w:rPr>
      </w:pPr>
    </w:p>
    <w:tbl>
      <w:tblPr>
        <w:tblStyle w:val="Tablaconcuadrcula"/>
        <w:tblW w:w="0" w:type="auto"/>
        <w:tblLook w:val="04A0" w:firstRow="1" w:lastRow="0" w:firstColumn="1" w:lastColumn="0" w:noHBand="0" w:noVBand="1"/>
      </w:tblPr>
      <w:tblGrid>
        <w:gridCol w:w="2449"/>
        <w:gridCol w:w="6379"/>
      </w:tblGrid>
      <w:tr w:rsidR="0091766F" w:rsidRPr="0091766F" w14:paraId="0086BAF1" w14:textId="77777777" w:rsidTr="0091766F">
        <w:tc>
          <w:tcPr>
            <w:tcW w:w="8828" w:type="dxa"/>
            <w:gridSpan w:val="2"/>
            <w:shd w:val="clear" w:color="auto" w:fill="0D0D0D" w:themeFill="text1" w:themeFillTint="F2"/>
          </w:tcPr>
          <w:p w14:paraId="5AA4D4DB" w14:textId="77777777" w:rsidR="00C45060" w:rsidRPr="0091766F" w:rsidRDefault="00C45060" w:rsidP="0091766F">
            <w:pPr>
              <w:jc w:val="center"/>
              <w:rPr>
                <w:rFonts w:ascii="Times New Roman" w:hAnsi="Times New Roman" w:cs="Times New Roman"/>
                <w:b/>
              </w:rPr>
            </w:pPr>
            <w:r w:rsidRPr="0091766F">
              <w:rPr>
                <w:rFonts w:ascii="Times New Roman" w:hAnsi="Times New Roman" w:cs="Times New Roman"/>
                <w:b/>
              </w:rPr>
              <w:t>Imagen (fotografía, gráfica o ilustración)</w:t>
            </w:r>
          </w:p>
        </w:tc>
      </w:tr>
      <w:tr w:rsidR="0091766F" w:rsidRPr="0091766F" w14:paraId="66D0A348" w14:textId="77777777" w:rsidTr="0091766F">
        <w:tc>
          <w:tcPr>
            <w:tcW w:w="2449" w:type="dxa"/>
          </w:tcPr>
          <w:p w14:paraId="4BBE59CF" w14:textId="77777777" w:rsidR="00C45060" w:rsidRPr="0091766F" w:rsidRDefault="00C45060" w:rsidP="0091766F">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79" w:type="dxa"/>
          </w:tcPr>
          <w:p w14:paraId="6088451F" w14:textId="77777777" w:rsidR="00C45060" w:rsidRPr="0091766F" w:rsidRDefault="006568BC" w:rsidP="0091766F">
            <w:pPr>
              <w:rPr>
                <w:rFonts w:ascii="Times New Roman" w:hAnsi="Times New Roman" w:cs="Times New Roman"/>
                <w:b/>
                <w:sz w:val="18"/>
                <w:szCs w:val="18"/>
              </w:rPr>
            </w:pPr>
            <w:r>
              <w:rPr>
                <w:rFonts w:ascii="Times New Roman" w:hAnsi="Times New Roman" w:cs="Times New Roman"/>
              </w:rPr>
              <w:t>MA_06_13_IMG17</w:t>
            </w:r>
          </w:p>
        </w:tc>
      </w:tr>
      <w:tr w:rsidR="0091766F" w:rsidRPr="0091766F" w14:paraId="12929018" w14:textId="77777777" w:rsidTr="0091766F">
        <w:tc>
          <w:tcPr>
            <w:tcW w:w="2449" w:type="dxa"/>
          </w:tcPr>
          <w:p w14:paraId="6D14E602" w14:textId="77777777" w:rsidR="00C45060" w:rsidRPr="0091766F" w:rsidRDefault="00C45060" w:rsidP="0091766F">
            <w:pPr>
              <w:rPr>
                <w:rFonts w:ascii="Times New Roman" w:hAnsi="Times New Roman" w:cs="Times New Roman"/>
              </w:rPr>
            </w:pPr>
            <w:r w:rsidRPr="0091766F">
              <w:rPr>
                <w:rFonts w:ascii="Times New Roman" w:hAnsi="Times New Roman" w:cs="Times New Roman"/>
                <w:b/>
                <w:sz w:val="18"/>
                <w:szCs w:val="18"/>
              </w:rPr>
              <w:t>Descripción</w:t>
            </w:r>
          </w:p>
        </w:tc>
        <w:tc>
          <w:tcPr>
            <w:tcW w:w="6379" w:type="dxa"/>
          </w:tcPr>
          <w:p w14:paraId="55C8C74C" w14:textId="77777777" w:rsidR="00C45060" w:rsidRPr="0091766F" w:rsidRDefault="00C45060" w:rsidP="0091766F">
            <w:pPr>
              <w:rPr>
                <w:rFonts w:ascii="Times New Roman" w:hAnsi="Times New Roman" w:cs="Times New Roman"/>
              </w:rPr>
            </w:pPr>
            <w:r w:rsidRPr="0091766F">
              <w:rPr>
                <w:rFonts w:ascii="Times New Roman" w:hAnsi="Times New Roman" w:cs="Times New Roman"/>
                <w:noProof/>
                <w:lang w:val="es-ES" w:eastAsia="es-ES"/>
              </w:rPr>
              <w:drawing>
                <wp:inline distT="0" distB="0" distL="0" distR="0" wp14:anchorId="6B802A06" wp14:editId="2ED91FEB">
                  <wp:extent cx="2854800" cy="9612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4800" cy="961200"/>
                          </a:xfrm>
                          <a:prstGeom prst="rect">
                            <a:avLst/>
                          </a:prstGeom>
                        </pic:spPr>
                      </pic:pic>
                    </a:graphicData>
                  </a:graphic>
                </wp:inline>
              </w:drawing>
            </w:r>
          </w:p>
        </w:tc>
      </w:tr>
      <w:tr w:rsidR="0091766F" w:rsidRPr="0091766F" w14:paraId="58D4B287" w14:textId="77777777" w:rsidTr="0091766F">
        <w:tc>
          <w:tcPr>
            <w:tcW w:w="2449" w:type="dxa"/>
          </w:tcPr>
          <w:p w14:paraId="1BAEA843" w14:textId="77777777" w:rsidR="00C45060" w:rsidRPr="0091766F" w:rsidRDefault="00C45060" w:rsidP="0091766F">
            <w:pPr>
              <w:rPr>
                <w:rFonts w:ascii="Times New Roman" w:hAnsi="Times New Roman" w:cs="Times New Roman"/>
              </w:rPr>
            </w:pPr>
            <w:r w:rsidRPr="0091766F">
              <w:rPr>
                <w:rFonts w:ascii="Times New Roman" w:hAnsi="Times New Roman" w:cs="Times New Roman"/>
                <w:b/>
                <w:sz w:val="18"/>
                <w:szCs w:val="18"/>
              </w:rPr>
              <w:t>Código Shutterstock (o URL o la ruta en AulaPlaneta)</w:t>
            </w:r>
          </w:p>
        </w:tc>
        <w:tc>
          <w:tcPr>
            <w:tcW w:w="6379" w:type="dxa"/>
          </w:tcPr>
          <w:p w14:paraId="1679C704" w14:textId="77777777" w:rsidR="00C45060" w:rsidRPr="0091766F" w:rsidRDefault="006568BC" w:rsidP="0091766F">
            <w:pPr>
              <w:rPr>
                <w:rFonts w:ascii="Times New Roman" w:hAnsi="Times New Roman" w:cs="Times New Roman"/>
              </w:rPr>
            </w:pPr>
            <w:r>
              <w:rPr>
                <w:rFonts w:ascii="Times New Roman" w:hAnsi="Times New Roman" w:cs="Arial"/>
                <w:color w:val="000000"/>
              </w:rPr>
              <w:t xml:space="preserve">1° </w:t>
            </w:r>
            <w:r w:rsidRPr="008D592F">
              <w:rPr>
                <w:rFonts w:ascii="Times New Roman" w:hAnsi="Times New Roman" w:cs="Arial"/>
                <w:color w:val="000000"/>
              </w:rPr>
              <w:t>ESO/Matemáticas/</w:t>
            </w:r>
            <w:r>
              <w:rPr>
                <w:rFonts w:ascii="Times New Roman" w:hAnsi="Times New Roman" w:cs="Arial"/>
                <w:color w:val="000000"/>
              </w:rPr>
              <w:t>Sistemas y unidades de medida</w:t>
            </w:r>
            <w:r w:rsidRPr="008D592F">
              <w:rPr>
                <w:rFonts w:ascii="Times New Roman" w:hAnsi="Times New Roman" w:cs="Arial"/>
                <w:color w:val="000000"/>
              </w:rPr>
              <w:t>/</w:t>
            </w:r>
            <w:r>
              <w:rPr>
                <w:rFonts w:ascii="Times New Roman" w:hAnsi="Times New Roman" w:cs="Arial"/>
                <w:color w:val="000000"/>
              </w:rPr>
              <w:t>Las unidades de tiempo</w:t>
            </w:r>
          </w:p>
        </w:tc>
      </w:tr>
      <w:tr w:rsidR="0091766F" w:rsidRPr="0091766F" w14:paraId="1D035B3C" w14:textId="77777777" w:rsidTr="0091766F">
        <w:tc>
          <w:tcPr>
            <w:tcW w:w="2449" w:type="dxa"/>
          </w:tcPr>
          <w:p w14:paraId="72D1C938" w14:textId="77777777" w:rsidR="00C45060" w:rsidRPr="0091766F" w:rsidRDefault="00C45060" w:rsidP="0091766F">
            <w:pPr>
              <w:rPr>
                <w:rFonts w:ascii="Times New Roman" w:hAnsi="Times New Roman" w:cs="Times New Roman"/>
              </w:rPr>
            </w:pPr>
            <w:r w:rsidRPr="0091766F">
              <w:rPr>
                <w:rFonts w:ascii="Times New Roman" w:hAnsi="Times New Roman" w:cs="Times New Roman"/>
                <w:b/>
                <w:sz w:val="18"/>
                <w:szCs w:val="18"/>
              </w:rPr>
              <w:lastRenderedPageBreak/>
              <w:t>Pie de imagen</w:t>
            </w:r>
          </w:p>
        </w:tc>
        <w:tc>
          <w:tcPr>
            <w:tcW w:w="6379" w:type="dxa"/>
          </w:tcPr>
          <w:p w14:paraId="752163EC" w14:textId="77777777" w:rsidR="00C45060" w:rsidRPr="0091766F" w:rsidRDefault="00C45060" w:rsidP="0091766F">
            <w:pPr>
              <w:rPr>
                <w:rFonts w:ascii="Times New Roman" w:hAnsi="Times New Roman" w:cs="Times New Roman"/>
              </w:rPr>
            </w:pPr>
            <w:r w:rsidRPr="0091766F">
              <w:rPr>
                <w:rFonts w:ascii="Times New Roman" w:hAnsi="Times New Roman" w:cs="Times New Roman"/>
              </w:rPr>
              <w:t>Pasar una medida expresada de forma incompleja a compleja.</w:t>
            </w:r>
          </w:p>
        </w:tc>
      </w:tr>
      <w:tr w:rsidR="0091766F" w:rsidRPr="0091766F" w14:paraId="46BA1F36" w14:textId="77777777" w:rsidTr="0091766F">
        <w:tc>
          <w:tcPr>
            <w:tcW w:w="2449" w:type="dxa"/>
          </w:tcPr>
          <w:p w14:paraId="24CFC213" w14:textId="77777777" w:rsidR="00C45060" w:rsidRPr="0091766F" w:rsidRDefault="00C45060" w:rsidP="0091766F">
            <w:pPr>
              <w:rPr>
                <w:rFonts w:ascii="Times New Roman" w:hAnsi="Times New Roman" w:cs="Times New Roman"/>
                <w:b/>
                <w:sz w:val="18"/>
                <w:szCs w:val="18"/>
              </w:rPr>
            </w:pPr>
            <w:r w:rsidRPr="0091766F">
              <w:rPr>
                <w:rFonts w:ascii="Times New Roman" w:hAnsi="Times New Roman" w:cs="Times New Roman"/>
                <w:b/>
                <w:sz w:val="18"/>
                <w:szCs w:val="18"/>
              </w:rPr>
              <w:t>Ubicación del pie de imagen</w:t>
            </w:r>
          </w:p>
        </w:tc>
        <w:tc>
          <w:tcPr>
            <w:tcW w:w="6379" w:type="dxa"/>
          </w:tcPr>
          <w:p w14:paraId="51550BFF" w14:textId="77777777" w:rsidR="00C45060" w:rsidRPr="0091766F" w:rsidRDefault="00C45060" w:rsidP="0091766F">
            <w:pPr>
              <w:rPr>
                <w:rFonts w:ascii="Times New Roman" w:hAnsi="Times New Roman" w:cs="Times New Roman"/>
              </w:rPr>
            </w:pPr>
            <w:r w:rsidRPr="0091766F">
              <w:rPr>
                <w:rFonts w:ascii="Times New Roman" w:hAnsi="Times New Roman" w:cs="Times New Roman"/>
              </w:rPr>
              <w:t>Inferior</w:t>
            </w:r>
          </w:p>
        </w:tc>
      </w:tr>
    </w:tbl>
    <w:p w14:paraId="6D4C31D5" w14:textId="77777777" w:rsidR="00F02DE0" w:rsidRDefault="00F02DE0" w:rsidP="00F02DE0">
      <w:pPr>
        <w:shd w:val="clear" w:color="auto" w:fill="FFFFFF"/>
        <w:spacing w:after="0"/>
        <w:jc w:val="both"/>
        <w:rPr>
          <w:rFonts w:ascii="Times New Roman" w:eastAsia="Times New Roman" w:hAnsi="Times New Roman" w:cs="Times New Roman"/>
          <w:sz w:val="22"/>
          <w:szCs w:val="21"/>
          <w:lang w:val="es-CO" w:eastAsia="es-CO"/>
        </w:rPr>
      </w:pPr>
    </w:p>
    <w:p w14:paraId="1F20A2B4" w14:textId="77777777" w:rsidR="00C45060" w:rsidRDefault="00F02DE0" w:rsidP="00F02DE0">
      <w:pPr>
        <w:shd w:val="clear" w:color="auto" w:fill="FFFFFF"/>
        <w:spacing w:after="0"/>
        <w:jc w:val="both"/>
        <w:rPr>
          <w:rFonts w:ascii="Times New Roman" w:eastAsia="Times New Roman" w:hAnsi="Times New Roman" w:cs="Times New Roman"/>
          <w:sz w:val="22"/>
          <w:szCs w:val="21"/>
          <w:lang w:val="es-CO" w:eastAsia="es-CO"/>
        </w:rPr>
      </w:pPr>
      <w:r w:rsidRPr="00F02DE0">
        <w:rPr>
          <w:rFonts w:ascii="Times New Roman" w:eastAsia="Times New Roman" w:hAnsi="Times New Roman" w:cs="Times New Roman"/>
          <w:sz w:val="22"/>
          <w:szCs w:val="21"/>
          <w:lang w:val="es-CO" w:eastAsia="es-CO"/>
        </w:rPr>
        <w:t>Los pasos que se siguen son:</w:t>
      </w:r>
    </w:p>
    <w:p w14:paraId="420EA3A4" w14:textId="77777777" w:rsidR="00F02DE0" w:rsidRPr="00F02DE0" w:rsidRDefault="00F02DE0" w:rsidP="00F02DE0">
      <w:pPr>
        <w:shd w:val="clear" w:color="auto" w:fill="FFFFFF"/>
        <w:spacing w:after="0"/>
        <w:jc w:val="both"/>
        <w:rPr>
          <w:rFonts w:ascii="Times New Roman" w:eastAsia="Times New Roman" w:hAnsi="Times New Roman" w:cs="Times New Roman"/>
          <w:sz w:val="22"/>
          <w:szCs w:val="21"/>
          <w:lang w:val="es-CO" w:eastAsia="es-CO"/>
        </w:rPr>
      </w:pPr>
    </w:p>
    <w:p w14:paraId="46A892A9" w14:textId="13B69416" w:rsidR="00C45060" w:rsidRPr="00F02DE0" w:rsidRDefault="00F02DE0" w:rsidP="00145E98">
      <w:pPr>
        <w:numPr>
          <w:ilvl w:val="1"/>
          <w:numId w:val="7"/>
        </w:numPr>
        <w:shd w:val="clear" w:color="auto" w:fill="FFFFFF"/>
        <w:spacing w:after="0"/>
        <w:ind w:left="600"/>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Se dividen</w:t>
      </w:r>
      <w:r w:rsidR="00C45060" w:rsidRPr="00F02DE0">
        <w:rPr>
          <w:rFonts w:ascii="Times New Roman" w:eastAsia="Times New Roman" w:hAnsi="Times New Roman" w:cs="Times New Roman"/>
          <w:sz w:val="22"/>
          <w:szCs w:val="21"/>
          <w:lang w:val="es-CO" w:eastAsia="es-CO"/>
        </w:rPr>
        <w:t xml:space="preserve"> los segundos entre 60 y </w:t>
      </w:r>
      <w:r>
        <w:rPr>
          <w:rFonts w:ascii="Times New Roman" w:eastAsia="Times New Roman" w:hAnsi="Times New Roman" w:cs="Times New Roman"/>
          <w:sz w:val="22"/>
          <w:szCs w:val="21"/>
          <w:lang w:val="es-CO" w:eastAsia="es-CO"/>
        </w:rPr>
        <w:t xml:space="preserve">se </w:t>
      </w:r>
      <w:r w:rsidR="00C45060" w:rsidRPr="00F02DE0">
        <w:rPr>
          <w:rFonts w:ascii="Times New Roman" w:eastAsia="Times New Roman" w:hAnsi="Times New Roman" w:cs="Times New Roman"/>
          <w:sz w:val="22"/>
          <w:szCs w:val="21"/>
          <w:lang w:val="es-CO" w:eastAsia="es-CO"/>
        </w:rPr>
        <w:t>obt</w:t>
      </w:r>
      <w:r>
        <w:rPr>
          <w:rFonts w:ascii="Times New Roman" w:eastAsia="Times New Roman" w:hAnsi="Times New Roman" w:cs="Times New Roman"/>
          <w:sz w:val="22"/>
          <w:szCs w:val="21"/>
          <w:lang w:val="es-CO" w:eastAsia="es-CO"/>
        </w:rPr>
        <w:t>iene</w:t>
      </w:r>
      <w:r w:rsidR="00C45060" w:rsidRPr="00F02DE0">
        <w:rPr>
          <w:rFonts w:ascii="Times New Roman" w:eastAsia="Times New Roman" w:hAnsi="Times New Roman" w:cs="Times New Roman"/>
          <w:sz w:val="22"/>
          <w:szCs w:val="21"/>
          <w:lang w:val="es-CO" w:eastAsia="es-CO"/>
        </w:rPr>
        <w:t xml:space="preserve"> como cociente minutos y como </w:t>
      </w:r>
      <w:r w:rsidR="009F5721">
        <w:rPr>
          <w:rFonts w:ascii="Times New Roman" w:eastAsia="Times New Roman" w:hAnsi="Times New Roman" w:cs="Times New Roman"/>
          <w:sz w:val="22"/>
          <w:szCs w:val="21"/>
          <w:lang w:val="es-CO" w:eastAsia="es-CO"/>
        </w:rPr>
        <w:t>residuo</w:t>
      </w:r>
      <w:ins w:id="41" w:author="mercyranjel" w:date="2016-03-02T14:59:00Z">
        <w:r w:rsidR="001F6414">
          <w:rPr>
            <w:rFonts w:ascii="Times New Roman" w:eastAsia="Times New Roman" w:hAnsi="Times New Roman" w:cs="Times New Roman"/>
            <w:sz w:val="22"/>
            <w:szCs w:val="21"/>
            <w:lang w:val="es-CO" w:eastAsia="es-CO"/>
          </w:rPr>
          <w:t xml:space="preserve"> </w:t>
        </w:r>
      </w:ins>
      <w:r w:rsidR="00C45060" w:rsidRPr="00F02DE0">
        <w:rPr>
          <w:rFonts w:ascii="Times New Roman" w:eastAsia="Times New Roman" w:hAnsi="Times New Roman" w:cs="Times New Roman"/>
          <w:sz w:val="22"/>
          <w:szCs w:val="21"/>
          <w:lang w:val="es-CO" w:eastAsia="es-CO"/>
        </w:rPr>
        <w:t>segundos.</w:t>
      </w:r>
    </w:p>
    <w:p w14:paraId="4C0F2D31" w14:textId="5E5BD513" w:rsidR="00C45060" w:rsidRPr="00F02DE0" w:rsidRDefault="00F02DE0" w:rsidP="00145E98">
      <w:pPr>
        <w:numPr>
          <w:ilvl w:val="1"/>
          <w:numId w:val="7"/>
        </w:numPr>
        <w:shd w:val="clear" w:color="auto" w:fill="FFFFFF"/>
        <w:spacing w:after="0"/>
        <w:ind w:left="600"/>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Se dividen</w:t>
      </w:r>
      <w:r w:rsidR="00C45060" w:rsidRPr="00F02DE0">
        <w:rPr>
          <w:rFonts w:ascii="Times New Roman" w:eastAsia="Times New Roman" w:hAnsi="Times New Roman" w:cs="Times New Roman"/>
          <w:sz w:val="22"/>
          <w:szCs w:val="21"/>
          <w:lang w:val="es-CO" w:eastAsia="es-CO"/>
        </w:rPr>
        <w:t xml:space="preserve"> los minutos entre 60 y </w:t>
      </w:r>
      <w:r>
        <w:rPr>
          <w:rFonts w:ascii="Times New Roman" w:eastAsia="Times New Roman" w:hAnsi="Times New Roman" w:cs="Times New Roman"/>
          <w:sz w:val="22"/>
          <w:szCs w:val="21"/>
          <w:lang w:val="es-CO" w:eastAsia="es-CO"/>
        </w:rPr>
        <w:t xml:space="preserve">se </w:t>
      </w:r>
      <w:r w:rsidRPr="00F02DE0">
        <w:rPr>
          <w:rFonts w:ascii="Times New Roman" w:eastAsia="Times New Roman" w:hAnsi="Times New Roman" w:cs="Times New Roman"/>
          <w:sz w:val="22"/>
          <w:szCs w:val="21"/>
          <w:lang w:val="es-CO" w:eastAsia="es-CO"/>
        </w:rPr>
        <w:t>obt</w:t>
      </w:r>
      <w:r>
        <w:rPr>
          <w:rFonts w:ascii="Times New Roman" w:eastAsia="Times New Roman" w:hAnsi="Times New Roman" w:cs="Times New Roman"/>
          <w:sz w:val="22"/>
          <w:szCs w:val="21"/>
          <w:lang w:val="es-CO" w:eastAsia="es-CO"/>
        </w:rPr>
        <w:t>iene</w:t>
      </w:r>
      <w:r w:rsidR="00C45060" w:rsidRPr="00F02DE0">
        <w:rPr>
          <w:rFonts w:ascii="Times New Roman" w:eastAsia="Times New Roman" w:hAnsi="Times New Roman" w:cs="Times New Roman"/>
          <w:sz w:val="22"/>
          <w:szCs w:val="21"/>
          <w:lang w:val="es-CO" w:eastAsia="es-CO"/>
        </w:rPr>
        <w:t xml:space="preserve"> como cociente horas y como </w:t>
      </w:r>
      <w:r w:rsidR="009F5721">
        <w:rPr>
          <w:rFonts w:ascii="Times New Roman" w:eastAsia="Times New Roman" w:hAnsi="Times New Roman" w:cs="Times New Roman"/>
          <w:sz w:val="22"/>
          <w:szCs w:val="21"/>
          <w:lang w:val="es-CO" w:eastAsia="es-CO"/>
        </w:rPr>
        <w:t>residuo</w:t>
      </w:r>
      <w:r w:rsidR="00C45060" w:rsidRPr="00F02DE0">
        <w:rPr>
          <w:rFonts w:ascii="Times New Roman" w:eastAsia="Times New Roman" w:hAnsi="Times New Roman" w:cs="Times New Roman"/>
          <w:sz w:val="22"/>
          <w:szCs w:val="21"/>
          <w:lang w:val="es-CO" w:eastAsia="es-CO"/>
        </w:rPr>
        <w:t xml:space="preserve"> minutos.</w:t>
      </w:r>
    </w:p>
    <w:p w14:paraId="7D459BCC" w14:textId="77777777" w:rsidR="00F02DE0" w:rsidRDefault="00F02DE0" w:rsidP="00F02DE0">
      <w:pPr>
        <w:shd w:val="clear" w:color="auto" w:fill="FFFFFF"/>
        <w:spacing w:after="0"/>
        <w:jc w:val="both"/>
        <w:rPr>
          <w:rFonts w:ascii="Times New Roman" w:eastAsia="Times New Roman" w:hAnsi="Times New Roman" w:cs="Times New Roman"/>
          <w:sz w:val="22"/>
          <w:szCs w:val="21"/>
          <w:lang w:val="es-CO" w:eastAsia="es-CO"/>
        </w:rPr>
      </w:pPr>
    </w:p>
    <w:p w14:paraId="7276C9A2" w14:textId="77777777" w:rsidR="00C45060" w:rsidRPr="00F02DE0" w:rsidRDefault="009F5721" w:rsidP="00F02DE0">
      <w:pPr>
        <w:shd w:val="clear" w:color="auto" w:fill="FFFFFF"/>
        <w:spacing w:after="0"/>
        <w:jc w:val="both"/>
        <w:rPr>
          <w:rFonts w:ascii="Times New Roman" w:eastAsia="Times New Roman" w:hAnsi="Times New Roman" w:cs="Times New Roman"/>
          <w:sz w:val="22"/>
          <w:szCs w:val="21"/>
          <w:lang w:val="es-CO" w:eastAsia="es-CO"/>
        </w:rPr>
      </w:pPr>
      <w:r>
        <w:rPr>
          <w:rFonts w:ascii="Times New Roman" w:eastAsia="Times New Roman" w:hAnsi="Times New Roman" w:cs="Times New Roman"/>
          <w:sz w:val="22"/>
          <w:szCs w:val="21"/>
          <w:lang w:val="es-CO" w:eastAsia="es-CO"/>
        </w:rPr>
        <w:t xml:space="preserve">Así, 127 </w:t>
      </w:r>
      <w:r w:rsidR="00C45060" w:rsidRPr="00F02DE0">
        <w:rPr>
          <w:rFonts w:ascii="Times New Roman" w:eastAsia="Times New Roman" w:hAnsi="Times New Roman" w:cs="Times New Roman"/>
          <w:sz w:val="22"/>
          <w:szCs w:val="21"/>
          <w:lang w:val="es-CO" w:eastAsia="es-CO"/>
        </w:rPr>
        <w:t>048 s equivalen a 1 día 11 h 17 min y 28 s.</w:t>
      </w:r>
    </w:p>
    <w:p w14:paraId="522234AD" w14:textId="77777777" w:rsidR="00C45060" w:rsidRPr="0091766F" w:rsidRDefault="00C45060" w:rsidP="001E4E6A">
      <w:pPr>
        <w:tabs>
          <w:tab w:val="right" w:pos="8498"/>
        </w:tabs>
        <w:spacing w:after="0"/>
        <w:rPr>
          <w:rFonts w:ascii="Times New Roman" w:hAnsi="Times New Roman" w:cs="Times New Roman"/>
          <w:b/>
        </w:rPr>
      </w:pPr>
    </w:p>
    <w:p w14:paraId="054BAF30" w14:textId="77777777" w:rsidR="001E4E6A" w:rsidRPr="0091766F" w:rsidRDefault="001E4E6A" w:rsidP="00A66BE9">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469"/>
        <w:gridCol w:w="6359"/>
      </w:tblGrid>
      <w:tr w:rsidR="00821ECC" w:rsidRPr="0091766F" w14:paraId="7D12527F" w14:textId="77777777" w:rsidTr="00FF20C2">
        <w:tc>
          <w:tcPr>
            <w:tcW w:w="8828" w:type="dxa"/>
            <w:gridSpan w:val="2"/>
            <w:shd w:val="clear" w:color="auto" w:fill="000000" w:themeFill="text1"/>
          </w:tcPr>
          <w:p w14:paraId="438C6BDA" w14:textId="77777777" w:rsidR="00821ECC" w:rsidRPr="0091766F" w:rsidRDefault="00821ECC" w:rsidP="00FF20C2">
            <w:pPr>
              <w:jc w:val="center"/>
              <w:rPr>
                <w:rFonts w:ascii="Times New Roman" w:hAnsi="Times New Roman" w:cs="Times New Roman"/>
                <w:b/>
              </w:rPr>
            </w:pPr>
            <w:r w:rsidRPr="0091766F">
              <w:rPr>
                <w:rFonts w:ascii="Times New Roman" w:hAnsi="Times New Roman" w:cs="Times New Roman"/>
                <w:b/>
              </w:rPr>
              <w:t>Practica (recurso de ejercitación)</w:t>
            </w:r>
          </w:p>
        </w:tc>
      </w:tr>
      <w:tr w:rsidR="00821ECC" w:rsidRPr="0091766F" w14:paraId="0159E855" w14:textId="77777777" w:rsidTr="00FF20C2">
        <w:tc>
          <w:tcPr>
            <w:tcW w:w="2469" w:type="dxa"/>
          </w:tcPr>
          <w:p w14:paraId="42F3DD34" w14:textId="77777777" w:rsidR="00821ECC" w:rsidRPr="0091766F" w:rsidRDefault="00821ECC"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2079F287" w14:textId="77777777" w:rsidR="00821ECC" w:rsidRPr="0091766F" w:rsidRDefault="00745B9B" w:rsidP="00FF20C2">
            <w:pPr>
              <w:rPr>
                <w:rFonts w:ascii="Times New Roman" w:hAnsi="Times New Roman" w:cs="Times New Roman"/>
                <w:b/>
                <w:sz w:val="18"/>
                <w:szCs w:val="18"/>
              </w:rPr>
            </w:pPr>
            <w:r>
              <w:rPr>
                <w:rFonts w:ascii="Times New Roman" w:hAnsi="Times New Roman" w:cs="Times New Roman"/>
              </w:rPr>
              <w:t>MA_06_13_REC310</w:t>
            </w:r>
          </w:p>
        </w:tc>
      </w:tr>
      <w:tr w:rsidR="00821ECC" w:rsidRPr="0091766F" w14:paraId="779B8484" w14:textId="77777777" w:rsidTr="00FF20C2">
        <w:tc>
          <w:tcPr>
            <w:tcW w:w="2469" w:type="dxa"/>
          </w:tcPr>
          <w:p w14:paraId="7132BCB3"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427E053B"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Conversiones entre las unidades de tiempo</w:t>
            </w:r>
          </w:p>
        </w:tc>
      </w:tr>
      <w:tr w:rsidR="00821ECC" w:rsidRPr="0091766F" w14:paraId="34A0DD0D" w14:textId="77777777" w:rsidTr="00FF20C2">
        <w:tc>
          <w:tcPr>
            <w:tcW w:w="2469" w:type="dxa"/>
          </w:tcPr>
          <w:p w14:paraId="2437C539"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0A95EC8F"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Actividad para practicar la conversión de unidades de tiempo</w:t>
            </w:r>
          </w:p>
        </w:tc>
      </w:tr>
    </w:tbl>
    <w:p w14:paraId="1A4D10EB" w14:textId="77777777" w:rsidR="00A9360A" w:rsidRPr="0091766F" w:rsidRDefault="00A9360A" w:rsidP="00A66BE9">
      <w:pPr>
        <w:spacing w:after="0"/>
        <w:rPr>
          <w:rFonts w:ascii="Times New Roman" w:hAnsi="Times New Roman" w:cs="Times New Roman"/>
          <w:b/>
        </w:rPr>
      </w:pPr>
    </w:p>
    <w:p w14:paraId="198ECF01" w14:textId="77777777" w:rsidR="003F32C6" w:rsidRDefault="003F32C6" w:rsidP="003F32C6">
      <w:pPr>
        <w:tabs>
          <w:tab w:val="right" w:pos="8498"/>
        </w:tabs>
        <w:spacing w:after="0"/>
        <w:rPr>
          <w:rFonts w:ascii="Times New Roman" w:hAnsi="Times New Roman" w:cs="Times New Roman"/>
          <w:b/>
        </w:rPr>
      </w:pPr>
      <w:r w:rsidRPr="0091766F">
        <w:rPr>
          <w:rFonts w:ascii="Times New Roman" w:hAnsi="Times New Roman" w:cs="Times New Roman"/>
          <w:highlight w:val="yellow"/>
        </w:rPr>
        <w:t>[SECCIÓN 2]</w:t>
      </w:r>
      <w:r w:rsidRPr="0091766F">
        <w:rPr>
          <w:rFonts w:ascii="Times New Roman" w:hAnsi="Times New Roman" w:cs="Times New Roman"/>
        </w:rPr>
        <w:t xml:space="preserve"> </w:t>
      </w:r>
      <w:r w:rsidRPr="0091766F">
        <w:rPr>
          <w:rFonts w:ascii="Times New Roman" w:hAnsi="Times New Roman" w:cs="Times New Roman"/>
          <w:b/>
        </w:rPr>
        <w:t>8.3 Consolidación</w:t>
      </w:r>
    </w:p>
    <w:p w14:paraId="16A825B8" w14:textId="77777777" w:rsidR="007341CE" w:rsidRDefault="007341CE" w:rsidP="003F32C6">
      <w:pPr>
        <w:tabs>
          <w:tab w:val="right" w:pos="8498"/>
        </w:tabs>
        <w:spacing w:after="0"/>
        <w:rPr>
          <w:rFonts w:ascii="Times New Roman" w:hAnsi="Times New Roman" w:cs="Times New Roman"/>
          <w:b/>
        </w:rPr>
      </w:pPr>
    </w:p>
    <w:p w14:paraId="4BBBBAD7" w14:textId="040A25E1" w:rsidR="007341CE" w:rsidRPr="007341CE" w:rsidRDefault="007341CE" w:rsidP="007341CE">
      <w:pPr>
        <w:tabs>
          <w:tab w:val="right" w:pos="8498"/>
        </w:tabs>
        <w:spacing w:after="0"/>
        <w:jc w:val="both"/>
        <w:rPr>
          <w:rFonts w:ascii="Times New Roman" w:hAnsi="Times New Roman" w:cs="Times New Roman"/>
          <w:b/>
          <w:sz w:val="28"/>
        </w:rPr>
      </w:pPr>
      <w:r w:rsidRPr="007341CE">
        <w:rPr>
          <w:rFonts w:ascii="Times New Roman" w:hAnsi="Times New Roman" w:cs="Times New Roman"/>
          <w:sz w:val="22"/>
          <w:szCs w:val="21"/>
          <w:shd w:val="clear" w:color="auto" w:fill="FFFFFF"/>
        </w:rPr>
        <w:t xml:space="preserve">Actividades para </w:t>
      </w:r>
      <w:r w:rsidR="001F6414">
        <w:rPr>
          <w:rFonts w:ascii="Times New Roman" w:hAnsi="Times New Roman" w:cs="Times New Roman"/>
          <w:sz w:val="22"/>
          <w:szCs w:val="21"/>
          <w:shd w:val="clear" w:color="auto" w:fill="FFFFFF"/>
        </w:rPr>
        <w:t>afianz</w:t>
      </w:r>
      <w:r w:rsidR="001F6414" w:rsidRPr="007341CE">
        <w:rPr>
          <w:rFonts w:ascii="Times New Roman" w:hAnsi="Times New Roman" w:cs="Times New Roman"/>
          <w:sz w:val="22"/>
          <w:szCs w:val="21"/>
          <w:shd w:val="clear" w:color="auto" w:fill="FFFFFF"/>
        </w:rPr>
        <w:t>ar</w:t>
      </w:r>
      <w:ins w:id="42" w:author="mercyranjel" w:date="2016-03-02T14:59:00Z">
        <w:r w:rsidR="001F6414" w:rsidRPr="007341CE">
          <w:rPr>
            <w:rFonts w:ascii="Times New Roman" w:hAnsi="Times New Roman" w:cs="Times New Roman"/>
            <w:sz w:val="22"/>
            <w:szCs w:val="21"/>
            <w:shd w:val="clear" w:color="auto" w:fill="FFFFFF"/>
          </w:rPr>
          <w:t xml:space="preserve"> </w:t>
        </w:r>
      </w:ins>
      <w:r w:rsidRPr="007341CE">
        <w:rPr>
          <w:rFonts w:ascii="Times New Roman" w:hAnsi="Times New Roman" w:cs="Times New Roman"/>
          <w:sz w:val="22"/>
          <w:szCs w:val="21"/>
          <w:shd w:val="clear" w:color="auto" w:fill="FFFFFF"/>
        </w:rPr>
        <w:t>lo que has aprendido en esta sección.</w:t>
      </w:r>
    </w:p>
    <w:p w14:paraId="7BFBB061" w14:textId="77777777" w:rsidR="003F32C6" w:rsidRPr="0091766F" w:rsidRDefault="003F32C6" w:rsidP="00A66BE9">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69"/>
        <w:gridCol w:w="6359"/>
      </w:tblGrid>
      <w:tr w:rsidR="00821ECC" w:rsidRPr="0091766F" w14:paraId="03A899BC" w14:textId="77777777" w:rsidTr="00FF20C2">
        <w:tc>
          <w:tcPr>
            <w:tcW w:w="8828" w:type="dxa"/>
            <w:gridSpan w:val="2"/>
            <w:shd w:val="clear" w:color="auto" w:fill="000000" w:themeFill="text1"/>
          </w:tcPr>
          <w:p w14:paraId="01AA771F" w14:textId="77777777" w:rsidR="00821ECC" w:rsidRPr="0091766F" w:rsidRDefault="00821ECC" w:rsidP="00FF20C2">
            <w:pPr>
              <w:jc w:val="center"/>
              <w:rPr>
                <w:rFonts w:ascii="Times New Roman" w:hAnsi="Times New Roman" w:cs="Times New Roman"/>
                <w:b/>
              </w:rPr>
            </w:pPr>
            <w:r w:rsidRPr="0091766F">
              <w:rPr>
                <w:rFonts w:ascii="Times New Roman" w:hAnsi="Times New Roman" w:cs="Times New Roman"/>
                <w:b/>
              </w:rPr>
              <w:t>Practica (recurso de ejercitación)</w:t>
            </w:r>
          </w:p>
        </w:tc>
      </w:tr>
      <w:tr w:rsidR="00821ECC" w:rsidRPr="0091766F" w14:paraId="47F5F2F3" w14:textId="77777777" w:rsidTr="00FF20C2">
        <w:tc>
          <w:tcPr>
            <w:tcW w:w="2469" w:type="dxa"/>
          </w:tcPr>
          <w:p w14:paraId="761E80FC" w14:textId="77777777" w:rsidR="00821ECC" w:rsidRPr="0091766F" w:rsidRDefault="00821ECC"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0B474385" w14:textId="77777777" w:rsidR="00821ECC" w:rsidRPr="0091766F" w:rsidRDefault="00745B9B" w:rsidP="00FF20C2">
            <w:pPr>
              <w:rPr>
                <w:rFonts w:ascii="Times New Roman" w:hAnsi="Times New Roman" w:cs="Times New Roman"/>
                <w:b/>
                <w:sz w:val="18"/>
                <w:szCs w:val="18"/>
              </w:rPr>
            </w:pPr>
            <w:r>
              <w:rPr>
                <w:rFonts w:ascii="Times New Roman" w:hAnsi="Times New Roman" w:cs="Times New Roman"/>
              </w:rPr>
              <w:t>MA_06_13_REC32</w:t>
            </w:r>
            <w:r w:rsidR="00821ECC" w:rsidRPr="0091766F">
              <w:rPr>
                <w:rFonts w:ascii="Times New Roman" w:hAnsi="Times New Roman" w:cs="Times New Roman"/>
              </w:rPr>
              <w:t>0</w:t>
            </w:r>
          </w:p>
        </w:tc>
      </w:tr>
      <w:tr w:rsidR="00821ECC" w:rsidRPr="0091766F" w14:paraId="7A6A3FBF" w14:textId="77777777" w:rsidTr="00FF20C2">
        <w:tc>
          <w:tcPr>
            <w:tcW w:w="2469" w:type="dxa"/>
          </w:tcPr>
          <w:p w14:paraId="41761F81"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6BA37FC9"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Refuerza tu</w:t>
            </w:r>
            <w:bookmarkStart w:id="43" w:name="_GoBack"/>
            <w:bookmarkEnd w:id="43"/>
            <w:r w:rsidRPr="0091766F">
              <w:rPr>
                <w:rFonts w:ascii="Times New Roman" w:hAnsi="Times New Roman" w:cs="Times New Roman"/>
              </w:rPr>
              <w:t xml:space="preserve"> aprendizaje: Las unidades de tiempo</w:t>
            </w:r>
          </w:p>
        </w:tc>
      </w:tr>
      <w:tr w:rsidR="00821ECC" w:rsidRPr="0091766F" w14:paraId="6EB16BAC" w14:textId="77777777" w:rsidTr="00FF20C2">
        <w:tc>
          <w:tcPr>
            <w:tcW w:w="2469" w:type="dxa"/>
          </w:tcPr>
          <w:p w14:paraId="591C7ACC"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349FBA0E"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Actividades sobre Las unidades de tiempo</w:t>
            </w:r>
          </w:p>
        </w:tc>
      </w:tr>
    </w:tbl>
    <w:p w14:paraId="277C955B" w14:textId="77777777" w:rsidR="00821ECC" w:rsidRPr="0091766F" w:rsidRDefault="00821ECC" w:rsidP="00A66BE9">
      <w:pPr>
        <w:spacing w:after="0"/>
        <w:rPr>
          <w:rFonts w:ascii="Times New Roman" w:hAnsi="Times New Roman" w:cs="Times New Roman"/>
          <w:b/>
        </w:rPr>
      </w:pPr>
    </w:p>
    <w:p w14:paraId="717A7EE0" w14:textId="77777777" w:rsidR="003F32C6" w:rsidRDefault="003F32C6" w:rsidP="003F32C6">
      <w:pPr>
        <w:tabs>
          <w:tab w:val="right" w:pos="8498"/>
        </w:tabs>
        <w:spacing w:after="0"/>
        <w:rPr>
          <w:rFonts w:ascii="Times New Roman" w:eastAsia="Times New Roman" w:hAnsi="Times New Roman" w:cs="Times New Roman"/>
          <w:b/>
          <w:bCs/>
          <w:sz w:val="22"/>
          <w:szCs w:val="22"/>
        </w:rPr>
      </w:pPr>
      <w:r w:rsidRPr="0091766F">
        <w:rPr>
          <w:rFonts w:ascii="Times New Roman" w:hAnsi="Times New Roman" w:cs="Times New Roman"/>
          <w:highlight w:val="yellow"/>
        </w:rPr>
        <w:t>[SECCIÓN 1]</w:t>
      </w:r>
      <w:r w:rsidRPr="0091766F">
        <w:rPr>
          <w:rFonts w:ascii="Times New Roman" w:hAnsi="Times New Roman" w:cs="Times New Roman"/>
        </w:rPr>
        <w:t xml:space="preserve"> </w:t>
      </w:r>
      <w:r w:rsidRPr="0091766F">
        <w:rPr>
          <w:rFonts w:ascii="Times New Roman" w:hAnsi="Times New Roman" w:cs="Times New Roman"/>
          <w:b/>
        </w:rPr>
        <w:t xml:space="preserve">9 </w:t>
      </w:r>
      <w:r w:rsidRPr="0091766F">
        <w:rPr>
          <w:rFonts w:ascii="Times New Roman" w:eastAsia="Times New Roman" w:hAnsi="Times New Roman" w:cs="Times New Roman"/>
          <w:b/>
          <w:bCs/>
          <w:sz w:val="22"/>
          <w:szCs w:val="22"/>
        </w:rPr>
        <w:t>Competencias</w:t>
      </w:r>
    </w:p>
    <w:p w14:paraId="036247C5" w14:textId="77777777" w:rsidR="007341CE" w:rsidRPr="007163E1" w:rsidRDefault="007341CE" w:rsidP="007341CE">
      <w:pPr>
        <w:tabs>
          <w:tab w:val="right" w:pos="8498"/>
        </w:tabs>
        <w:spacing w:after="0"/>
        <w:jc w:val="both"/>
        <w:rPr>
          <w:rFonts w:ascii="Times New Roman" w:hAnsi="Times New Roman" w:cs="Times New Roman"/>
          <w:sz w:val="22"/>
          <w:szCs w:val="21"/>
          <w:shd w:val="clear" w:color="auto" w:fill="FFFFFF"/>
        </w:rPr>
      </w:pPr>
      <w:r>
        <w:br/>
      </w:r>
      <w:r w:rsidRPr="007341CE">
        <w:rPr>
          <w:rFonts w:ascii="Times New Roman" w:hAnsi="Times New Roman" w:cs="Times New Roman"/>
          <w:sz w:val="22"/>
          <w:szCs w:val="21"/>
          <w:shd w:val="clear" w:color="auto" w:fill="FFFFFF"/>
        </w:rPr>
        <w:t>Pon a prueba tus capacidades y aplica lo aprendido</w:t>
      </w:r>
      <w:r w:rsidR="007163E1">
        <w:rPr>
          <w:rFonts w:ascii="Times New Roman" w:hAnsi="Times New Roman" w:cs="Times New Roman"/>
          <w:sz w:val="22"/>
          <w:szCs w:val="21"/>
          <w:shd w:val="clear" w:color="auto" w:fill="FFFFFF"/>
        </w:rPr>
        <w:t xml:space="preserve"> con el siguiente recurso.</w:t>
      </w:r>
    </w:p>
    <w:p w14:paraId="6C6815B9" w14:textId="77777777" w:rsidR="00821ECC" w:rsidRPr="0091766F" w:rsidRDefault="00821ECC" w:rsidP="003F32C6">
      <w:pPr>
        <w:tabs>
          <w:tab w:val="right" w:pos="8498"/>
        </w:tabs>
        <w:spacing w:after="0"/>
        <w:rPr>
          <w:rFonts w:ascii="Times New Roman" w:eastAsia="Times New Roman" w:hAnsi="Times New Roman" w:cs="Times New Roman"/>
          <w:b/>
          <w:bCs/>
          <w:sz w:val="22"/>
          <w:szCs w:val="22"/>
        </w:rPr>
      </w:pPr>
    </w:p>
    <w:tbl>
      <w:tblPr>
        <w:tblStyle w:val="Tablaconcuadrcula"/>
        <w:tblW w:w="0" w:type="auto"/>
        <w:tblLook w:val="04A0" w:firstRow="1" w:lastRow="0" w:firstColumn="1" w:lastColumn="0" w:noHBand="0" w:noVBand="1"/>
      </w:tblPr>
      <w:tblGrid>
        <w:gridCol w:w="2469"/>
        <w:gridCol w:w="6359"/>
      </w:tblGrid>
      <w:tr w:rsidR="00821ECC" w:rsidRPr="0091766F" w14:paraId="229A76DC" w14:textId="77777777" w:rsidTr="00FF20C2">
        <w:tc>
          <w:tcPr>
            <w:tcW w:w="8828" w:type="dxa"/>
            <w:gridSpan w:val="2"/>
            <w:shd w:val="clear" w:color="auto" w:fill="000000" w:themeFill="text1"/>
          </w:tcPr>
          <w:p w14:paraId="70164D25" w14:textId="77777777" w:rsidR="00821ECC" w:rsidRPr="0091766F" w:rsidRDefault="00821ECC" w:rsidP="00FF20C2">
            <w:pPr>
              <w:jc w:val="center"/>
              <w:rPr>
                <w:rFonts w:ascii="Times New Roman" w:hAnsi="Times New Roman" w:cs="Times New Roman"/>
                <w:b/>
              </w:rPr>
            </w:pPr>
            <w:r w:rsidRPr="0091766F">
              <w:rPr>
                <w:rFonts w:ascii="Times New Roman" w:hAnsi="Times New Roman" w:cs="Times New Roman"/>
                <w:b/>
              </w:rPr>
              <w:t>Practica (recurso de ejercitación)</w:t>
            </w:r>
          </w:p>
        </w:tc>
      </w:tr>
      <w:tr w:rsidR="00821ECC" w:rsidRPr="0091766F" w14:paraId="5A3E7F67" w14:textId="77777777" w:rsidTr="00FF20C2">
        <w:tc>
          <w:tcPr>
            <w:tcW w:w="2469" w:type="dxa"/>
          </w:tcPr>
          <w:p w14:paraId="1ACE977D" w14:textId="77777777" w:rsidR="00821ECC" w:rsidRPr="0091766F" w:rsidRDefault="00821ECC"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9" w:type="dxa"/>
          </w:tcPr>
          <w:p w14:paraId="0296476B" w14:textId="77777777" w:rsidR="00821ECC" w:rsidRPr="0091766F" w:rsidRDefault="00745B9B" w:rsidP="00FF20C2">
            <w:pPr>
              <w:rPr>
                <w:rFonts w:ascii="Times New Roman" w:hAnsi="Times New Roman" w:cs="Times New Roman"/>
                <w:b/>
                <w:sz w:val="18"/>
                <w:szCs w:val="18"/>
              </w:rPr>
            </w:pPr>
            <w:r>
              <w:rPr>
                <w:rFonts w:ascii="Times New Roman" w:hAnsi="Times New Roman" w:cs="Times New Roman"/>
              </w:rPr>
              <w:t>MA_06_13_REC33</w:t>
            </w:r>
            <w:r w:rsidR="00821ECC" w:rsidRPr="0091766F">
              <w:rPr>
                <w:rFonts w:ascii="Times New Roman" w:hAnsi="Times New Roman" w:cs="Times New Roman"/>
              </w:rPr>
              <w:t>0</w:t>
            </w:r>
          </w:p>
        </w:tc>
      </w:tr>
      <w:tr w:rsidR="00821ECC" w:rsidRPr="0091766F" w14:paraId="5357AB24" w14:textId="77777777" w:rsidTr="00FF20C2">
        <w:tc>
          <w:tcPr>
            <w:tcW w:w="2469" w:type="dxa"/>
          </w:tcPr>
          <w:p w14:paraId="2AAA80B7"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Título</w:t>
            </w:r>
          </w:p>
        </w:tc>
        <w:tc>
          <w:tcPr>
            <w:tcW w:w="6359" w:type="dxa"/>
          </w:tcPr>
          <w:p w14:paraId="6A18C558"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Competencias: el conocimiento de las unidades de medida</w:t>
            </w:r>
          </w:p>
        </w:tc>
      </w:tr>
      <w:tr w:rsidR="00821ECC" w:rsidRPr="0091766F" w14:paraId="036E45DA" w14:textId="77777777" w:rsidTr="00FF20C2">
        <w:tc>
          <w:tcPr>
            <w:tcW w:w="2469" w:type="dxa"/>
          </w:tcPr>
          <w:p w14:paraId="654D6CAD"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9" w:type="dxa"/>
          </w:tcPr>
          <w:p w14:paraId="664F1890"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Actividad que propone realizar el desarrollo de las destrezas para convertir las unidades de medida</w:t>
            </w:r>
          </w:p>
        </w:tc>
      </w:tr>
    </w:tbl>
    <w:p w14:paraId="387A6123" w14:textId="77777777" w:rsidR="00821ECC" w:rsidRPr="0091766F" w:rsidRDefault="00821ECC" w:rsidP="003F32C6">
      <w:pPr>
        <w:tabs>
          <w:tab w:val="right" w:pos="8498"/>
        </w:tabs>
        <w:spacing w:after="0"/>
        <w:rPr>
          <w:rFonts w:ascii="Times New Roman" w:eastAsia="Times New Roman" w:hAnsi="Times New Roman" w:cs="Times New Roman"/>
          <w:b/>
          <w:bCs/>
          <w:sz w:val="22"/>
          <w:szCs w:val="22"/>
        </w:rPr>
      </w:pPr>
    </w:p>
    <w:p w14:paraId="49ED443F" w14:textId="77777777" w:rsidR="00821ECC" w:rsidRPr="0091766F" w:rsidRDefault="00821ECC" w:rsidP="00821ECC">
      <w:pPr>
        <w:rPr>
          <w:rFonts w:ascii="Times New Roman" w:hAnsi="Times New Roman" w:cs="Times New Roman"/>
          <w:highlight w:val="yellow"/>
        </w:rPr>
      </w:pPr>
      <w:r w:rsidRPr="0091766F">
        <w:rPr>
          <w:rFonts w:ascii="Times New Roman" w:hAnsi="Times New Roman" w:cs="Times New Roman"/>
          <w:highlight w:val="yellow"/>
        </w:rPr>
        <w:t>[SECCIÓN 1]</w:t>
      </w:r>
      <w:r w:rsidRPr="0091766F">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821ECC" w:rsidRPr="0091766F" w14:paraId="32BF02A0" w14:textId="77777777" w:rsidTr="00FF20C2">
        <w:tc>
          <w:tcPr>
            <w:tcW w:w="9033" w:type="dxa"/>
            <w:gridSpan w:val="2"/>
            <w:shd w:val="clear" w:color="auto" w:fill="000000" w:themeFill="text1"/>
          </w:tcPr>
          <w:p w14:paraId="2E5FF822" w14:textId="77777777" w:rsidR="00821ECC" w:rsidRPr="0091766F" w:rsidRDefault="00821ECC" w:rsidP="00FF20C2">
            <w:pPr>
              <w:jc w:val="center"/>
              <w:rPr>
                <w:rFonts w:ascii="Times New Roman" w:hAnsi="Times New Roman" w:cs="Times New Roman"/>
                <w:b/>
              </w:rPr>
            </w:pPr>
            <w:r w:rsidRPr="0091766F">
              <w:rPr>
                <w:rFonts w:ascii="Times New Roman" w:hAnsi="Times New Roman" w:cs="Times New Roman"/>
                <w:b/>
              </w:rPr>
              <w:t>Mapa conceptual</w:t>
            </w:r>
          </w:p>
        </w:tc>
      </w:tr>
      <w:tr w:rsidR="00821ECC" w:rsidRPr="0091766F" w14:paraId="79261213" w14:textId="77777777" w:rsidTr="00FF20C2">
        <w:tc>
          <w:tcPr>
            <w:tcW w:w="2518" w:type="dxa"/>
          </w:tcPr>
          <w:p w14:paraId="64D47888" w14:textId="77777777" w:rsidR="00821ECC" w:rsidRPr="0091766F" w:rsidRDefault="00821ECC" w:rsidP="00FF20C2">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515" w:type="dxa"/>
          </w:tcPr>
          <w:p w14:paraId="4620F364" w14:textId="77777777" w:rsidR="00821ECC" w:rsidRPr="0091766F" w:rsidRDefault="00745B9B" w:rsidP="00FF20C2">
            <w:pPr>
              <w:rPr>
                <w:rFonts w:ascii="Times New Roman" w:hAnsi="Times New Roman" w:cs="Times New Roman"/>
                <w:b/>
                <w:sz w:val="18"/>
                <w:szCs w:val="18"/>
              </w:rPr>
            </w:pPr>
            <w:r>
              <w:rPr>
                <w:rFonts w:ascii="Times New Roman" w:hAnsi="Times New Roman" w:cs="Times New Roman"/>
              </w:rPr>
              <w:t>MA_06_13_REC34</w:t>
            </w:r>
            <w:r w:rsidR="00821ECC" w:rsidRPr="0091766F">
              <w:rPr>
                <w:rFonts w:ascii="Times New Roman" w:hAnsi="Times New Roman" w:cs="Times New Roman"/>
              </w:rPr>
              <w:t>0</w:t>
            </w:r>
          </w:p>
        </w:tc>
      </w:tr>
      <w:tr w:rsidR="00821ECC" w:rsidRPr="0091766F" w14:paraId="210DC72D" w14:textId="77777777" w:rsidTr="00FF20C2">
        <w:tc>
          <w:tcPr>
            <w:tcW w:w="2518" w:type="dxa"/>
          </w:tcPr>
          <w:p w14:paraId="44905F6F"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Título</w:t>
            </w:r>
          </w:p>
        </w:tc>
        <w:tc>
          <w:tcPr>
            <w:tcW w:w="6515" w:type="dxa"/>
          </w:tcPr>
          <w:p w14:paraId="71A9FAF7"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Mapa conceptual</w:t>
            </w:r>
          </w:p>
        </w:tc>
      </w:tr>
      <w:tr w:rsidR="00821ECC" w:rsidRPr="0091766F" w14:paraId="25653D1B" w14:textId="77777777" w:rsidTr="00FF20C2">
        <w:tc>
          <w:tcPr>
            <w:tcW w:w="2518" w:type="dxa"/>
          </w:tcPr>
          <w:p w14:paraId="289EBD20"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515" w:type="dxa"/>
          </w:tcPr>
          <w:p w14:paraId="6CCA3BCE"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Mapa conceptual sobre el tema Sistemas y unidades de medida</w:t>
            </w:r>
          </w:p>
        </w:tc>
      </w:tr>
    </w:tbl>
    <w:p w14:paraId="37E6049C" w14:textId="77777777" w:rsidR="00821ECC" w:rsidRPr="0091766F" w:rsidRDefault="00821ECC" w:rsidP="00821ECC">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0"/>
        <w:gridCol w:w="6358"/>
      </w:tblGrid>
      <w:tr w:rsidR="00821ECC" w:rsidRPr="0091766F" w14:paraId="05452DDD" w14:textId="77777777" w:rsidTr="00821ECC">
        <w:tc>
          <w:tcPr>
            <w:tcW w:w="8828" w:type="dxa"/>
            <w:gridSpan w:val="2"/>
            <w:shd w:val="clear" w:color="auto" w:fill="000000" w:themeFill="text1"/>
          </w:tcPr>
          <w:p w14:paraId="0E4B994F" w14:textId="77777777" w:rsidR="00821ECC" w:rsidRPr="0091766F" w:rsidRDefault="00821ECC" w:rsidP="00FF20C2">
            <w:pPr>
              <w:jc w:val="center"/>
              <w:rPr>
                <w:rFonts w:ascii="Times New Roman" w:hAnsi="Times New Roman" w:cs="Times New Roman"/>
                <w:b/>
              </w:rPr>
            </w:pPr>
            <w:r w:rsidRPr="0091766F">
              <w:rPr>
                <w:rFonts w:ascii="Times New Roman" w:hAnsi="Times New Roman" w:cs="Times New Roman"/>
                <w:b/>
              </w:rPr>
              <w:t>Evaluación: recurso nuevo</w:t>
            </w:r>
          </w:p>
        </w:tc>
      </w:tr>
      <w:tr w:rsidR="00821ECC" w:rsidRPr="0091766F" w14:paraId="45666739" w14:textId="77777777" w:rsidTr="00821ECC">
        <w:tc>
          <w:tcPr>
            <w:tcW w:w="2470" w:type="dxa"/>
          </w:tcPr>
          <w:p w14:paraId="49FD39AC" w14:textId="77777777" w:rsidR="00821ECC" w:rsidRPr="0091766F" w:rsidRDefault="00821ECC" w:rsidP="00821ECC">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6358" w:type="dxa"/>
          </w:tcPr>
          <w:p w14:paraId="129A52C7" w14:textId="77777777" w:rsidR="00821ECC" w:rsidRPr="0091766F" w:rsidRDefault="00745B9B" w:rsidP="00821ECC">
            <w:pPr>
              <w:rPr>
                <w:rFonts w:ascii="Times New Roman" w:hAnsi="Times New Roman" w:cs="Times New Roman"/>
                <w:b/>
                <w:sz w:val="18"/>
                <w:szCs w:val="18"/>
              </w:rPr>
            </w:pPr>
            <w:r>
              <w:rPr>
                <w:rFonts w:ascii="Times New Roman" w:hAnsi="Times New Roman" w:cs="Times New Roman"/>
              </w:rPr>
              <w:t>MA_06_13_REC35</w:t>
            </w:r>
            <w:r w:rsidR="00821ECC" w:rsidRPr="0091766F">
              <w:rPr>
                <w:rFonts w:ascii="Times New Roman" w:hAnsi="Times New Roman" w:cs="Times New Roman"/>
              </w:rPr>
              <w:t>0</w:t>
            </w:r>
          </w:p>
        </w:tc>
      </w:tr>
      <w:tr w:rsidR="00821ECC" w:rsidRPr="0091766F" w14:paraId="232BC1EA" w14:textId="77777777" w:rsidTr="00821ECC">
        <w:tc>
          <w:tcPr>
            <w:tcW w:w="2470" w:type="dxa"/>
          </w:tcPr>
          <w:p w14:paraId="0492C1C3"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Título</w:t>
            </w:r>
          </w:p>
        </w:tc>
        <w:tc>
          <w:tcPr>
            <w:tcW w:w="6358" w:type="dxa"/>
          </w:tcPr>
          <w:p w14:paraId="0D201755"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Evaluación</w:t>
            </w:r>
          </w:p>
        </w:tc>
      </w:tr>
      <w:tr w:rsidR="00821ECC" w:rsidRPr="0091766F" w14:paraId="7D58D2D3" w14:textId="77777777" w:rsidTr="00821ECC">
        <w:tc>
          <w:tcPr>
            <w:tcW w:w="2470" w:type="dxa"/>
          </w:tcPr>
          <w:p w14:paraId="60BB0406"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Descripción</w:t>
            </w:r>
          </w:p>
        </w:tc>
        <w:tc>
          <w:tcPr>
            <w:tcW w:w="6358" w:type="dxa"/>
          </w:tcPr>
          <w:p w14:paraId="0196481B" w14:textId="77777777" w:rsidR="00821ECC" w:rsidRPr="0091766F" w:rsidRDefault="00821ECC" w:rsidP="00FF20C2">
            <w:pPr>
              <w:rPr>
                <w:rFonts w:ascii="Times New Roman" w:hAnsi="Times New Roman" w:cs="Times New Roman"/>
              </w:rPr>
            </w:pPr>
            <w:r w:rsidRPr="0091766F">
              <w:rPr>
                <w:rFonts w:ascii="Times New Roman" w:hAnsi="Times New Roman" w:cs="Times New Roman"/>
              </w:rPr>
              <w:t>Evalúa tus conocimientos sobre el tema Sistemas y unidades de medida</w:t>
            </w:r>
          </w:p>
        </w:tc>
      </w:tr>
    </w:tbl>
    <w:p w14:paraId="539CF07F" w14:textId="77777777" w:rsidR="00821ECC" w:rsidRPr="0091766F" w:rsidRDefault="00821ECC" w:rsidP="00821EC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375"/>
        <w:gridCol w:w="3440"/>
        <w:gridCol w:w="4013"/>
      </w:tblGrid>
      <w:tr w:rsidR="00821ECC" w:rsidRPr="0091766F" w14:paraId="4821CCA0" w14:textId="77777777" w:rsidTr="009E3815">
        <w:tc>
          <w:tcPr>
            <w:tcW w:w="8828" w:type="dxa"/>
            <w:gridSpan w:val="3"/>
            <w:shd w:val="clear" w:color="auto" w:fill="000000" w:themeFill="text1"/>
          </w:tcPr>
          <w:p w14:paraId="46C329A7" w14:textId="77777777" w:rsidR="00821ECC" w:rsidRPr="0091766F" w:rsidRDefault="00821ECC" w:rsidP="00FF20C2">
            <w:pPr>
              <w:jc w:val="center"/>
              <w:rPr>
                <w:rFonts w:ascii="Times New Roman" w:hAnsi="Times New Roman" w:cs="Times New Roman"/>
                <w:b/>
              </w:rPr>
            </w:pPr>
            <w:r w:rsidRPr="0091766F">
              <w:rPr>
                <w:rFonts w:ascii="Times New Roman" w:hAnsi="Times New Roman" w:cs="Times New Roman"/>
                <w:b/>
              </w:rPr>
              <w:lastRenderedPageBreak/>
              <w:t>Webs de referencia</w:t>
            </w:r>
          </w:p>
        </w:tc>
      </w:tr>
      <w:tr w:rsidR="00821ECC" w:rsidRPr="0091766F" w14:paraId="3C9B6A67" w14:textId="77777777" w:rsidTr="009E3815">
        <w:tc>
          <w:tcPr>
            <w:tcW w:w="1375" w:type="dxa"/>
          </w:tcPr>
          <w:p w14:paraId="53B3F19D" w14:textId="77777777" w:rsidR="00821ECC" w:rsidRPr="0091766F" w:rsidRDefault="00821ECC" w:rsidP="00821ECC">
            <w:pPr>
              <w:rPr>
                <w:rFonts w:ascii="Times New Roman" w:hAnsi="Times New Roman" w:cs="Times New Roman"/>
                <w:b/>
                <w:sz w:val="18"/>
                <w:szCs w:val="18"/>
              </w:rPr>
            </w:pPr>
            <w:r w:rsidRPr="0091766F">
              <w:rPr>
                <w:rFonts w:ascii="Times New Roman" w:hAnsi="Times New Roman" w:cs="Times New Roman"/>
                <w:b/>
                <w:sz w:val="18"/>
                <w:szCs w:val="18"/>
              </w:rPr>
              <w:t>Código</w:t>
            </w:r>
          </w:p>
        </w:tc>
        <w:tc>
          <w:tcPr>
            <w:tcW w:w="7453" w:type="dxa"/>
            <w:gridSpan w:val="2"/>
          </w:tcPr>
          <w:p w14:paraId="3948E58F" w14:textId="77777777" w:rsidR="00821ECC" w:rsidRPr="0091766F" w:rsidRDefault="00821ECC" w:rsidP="00821ECC">
            <w:pPr>
              <w:rPr>
                <w:rFonts w:ascii="Times New Roman" w:hAnsi="Times New Roman" w:cs="Times New Roman"/>
                <w:b/>
                <w:sz w:val="18"/>
                <w:szCs w:val="18"/>
              </w:rPr>
            </w:pPr>
            <w:r w:rsidRPr="0091766F">
              <w:rPr>
                <w:rFonts w:ascii="Times New Roman" w:hAnsi="Times New Roman" w:cs="Times New Roman"/>
              </w:rPr>
              <w:t>MA_06_13_REC350</w:t>
            </w:r>
          </w:p>
        </w:tc>
      </w:tr>
      <w:tr w:rsidR="00821ECC" w:rsidRPr="0091766F" w14:paraId="1E79AAC4" w14:textId="77777777" w:rsidTr="009E3815">
        <w:tc>
          <w:tcPr>
            <w:tcW w:w="1375" w:type="dxa"/>
          </w:tcPr>
          <w:p w14:paraId="314DC7E3"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Web 01</w:t>
            </w:r>
          </w:p>
        </w:tc>
        <w:tc>
          <w:tcPr>
            <w:tcW w:w="3440" w:type="dxa"/>
          </w:tcPr>
          <w:p w14:paraId="0FFA1A79" w14:textId="77777777" w:rsidR="00821ECC" w:rsidRPr="0091766F" w:rsidRDefault="009E3815" w:rsidP="00FF20C2">
            <w:pPr>
              <w:jc w:val="center"/>
              <w:rPr>
                <w:rFonts w:ascii="Times New Roman" w:hAnsi="Times New Roman" w:cs="Times New Roman"/>
                <w:i/>
              </w:rPr>
            </w:pPr>
            <w:r>
              <w:rPr>
                <w:rFonts w:ascii="Times New Roman" w:hAnsi="Times New Roman" w:cs="Times New Roman"/>
                <w:i/>
              </w:rPr>
              <w:t>Ejercicios para la conversión de medidas</w:t>
            </w:r>
          </w:p>
        </w:tc>
        <w:tc>
          <w:tcPr>
            <w:tcW w:w="4013" w:type="dxa"/>
          </w:tcPr>
          <w:p w14:paraId="08D6409E" w14:textId="77777777" w:rsidR="00821ECC" w:rsidRPr="0091766F" w:rsidRDefault="009E3815" w:rsidP="00FF20C2">
            <w:pPr>
              <w:jc w:val="center"/>
              <w:rPr>
                <w:rFonts w:ascii="Times New Roman" w:hAnsi="Times New Roman" w:cs="Times New Roman"/>
                <w:i/>
              </w:rPr>
            </w:pPr>
            <w:r w:rsidRPr="009E3815">
              <w:rPr>
                <w:rFonts w:ascii="Times New Roman" w:hAnsi="Times New Roman" w:cs="Times New Roman"/>
                <w:i/>
              </w:rPr>
              <w:t>http://www.mamutmatematicas.com/ejercicios/medicion.php</w:t>
            </w:r>
          </w:p>
        </w:tc>
      </w:tr>
      <w:tr w:rsidR="00821ECC" w:rsidRPr="0091766F" w14:paraId="6849D247" w14:textId="77777777" w:rsidTr="009E3815">
        <w:tc>
          <w:tcPr>
            <w:tcW w:w="1375" w:type="dxa"/>
          </w:tcPr>
          <w:p w14:paraId="3C98F1FA" w14:textId="77777777" w:rsidR="00821ECC" w:rsidRPr="0091766F" w:rsidRDefault="00821ECC" w:rsidP="00FF20C2">
            <w:pPr>
              <w:rPr>
                <w:rFonts w:ascii="Times New Roman" w:hAnsi="Times New Roman" w:cs="Times New Roman"/>
              </w:rPr>
            </w:pPr>
            <w:r w:rsidRPr="0091766F">
              <w:rPr>
                <w:rFonts w:ascii="Times New Roman" w:hAnsi="Times New Roman" w:cs="Times New Roman"/>
                <w:b/>
                <w:sz w:val="18"/>
                <w:szCs w:val="18"/>
              </w:rPr>
              <w:t>Web 02</w:t>
            </w:r>
          </w:p>
        </w:tc>
        <w:tc>
          <w:tcPr>
            <w:tcW w:w="3440" w:type="dxa"/>
          </w:tcPr>
          <w:p w14:paraId="5287D651" w14:textId="77777777" w:rsidR="00821ECC" w:rsidRPr="0091766F" w:rsidRDefault="009E3815" w:rsidP="00FF20C2">
            <w:pPr>
              <w:jc w:val="center"/>
              <w:rPr>
                <w:rFonts w:ascii="Times New Roman" w:hAnsi="Times New Roman" w:cs="Times New Roman"/>
                <w:i/>
              </w:rPr>
            </w:pPr>
            <w:r>
              <w:rPr>
                <w:rFonts w:ascii="Times New Roman" w:hAnsi="Times New Roman" w:cs="Times New Roman"/>
                <w:i/>
              </w:rPr>
              <w:t>Vitutor- Medidas de longitud</w:t>
            </w:r>
          </w:p>
        </w:tc>
        <w:tc>
          <w:tcPr>
            <w:tcW w:w="4013" w:type="dxa"/>
          </w:tcPr>
          <w:p w14:paraId="4035BABE" w14:textId="77777777" w:rsidR="00821ECC" w:rsidRPr="0091766F" w:rsidRDefault="009E3815" w:rsidP="00FF20C2">
            <w:pPr>
              <w:jc w:val="center"/>
              <w:rPr>
                <w:rFonts w:ascii="Times New Roman" w:hAnsi="Times New Roman" w:cs="Times New Roman"/>
                <w:i/>
              </w:rPr>
            </w:pPr>
            <w:r w:rsidRPr="009E3815">
              <w:rPr>
                <w:rFonts w:ascii="Times New Roman" w:hAnsi="Times New Roman" w:cs="Times New Roman"/>
                <w:i/>
              </w:rPr>
              <w:t>http://www.vitutor.com/di/m/a_3.html</w:t>
            </w:r>
          </w:p>
        </w:tc>
      </w:tr>
      <w:tr w:rsidR="00821ECC" w:rsidRPr="0091766F" w14:paraId="560F4E7B" w14:textId="77777777" w:rsidTr="009E3815">
        <w:tc>
          <w:tcPr>
            <w:tcW w:w="1375" w:type="dxa"/>
          </w:tcPr>
          <w:p w14:paraId="7314E407" w14:textId="77777777" w:rsidR="00821ECC" w:rsidRPr="0091766F" w:rsidRDefault="00821ECC" w:rsidP="00FF20C2">
            <w:pPr>
              <w:rPr>
                <w:rFonts w:ascii="Times New Roman" w:hAnsi="Times New Roman" w:cs="Times New Roman"/>
                <w:b/>
                <w:sz w:val="18"/>
                <w:szCs w:val="18"/>
              </w:rPr>
            </w:pPr>
            <w:r w:rsidRPr="0091766F">
              <w:rPr>
                <w:rFonts w:ascii="Times New Roman" w:hAnsi="Times New Roman" w:cs="Times New Roman"/>
                <w:b/>
                <w:sz w:val="18"/>
                <w:szCs w:val="18"/>
              </w:rPr>
              <w:t>Web 03</w:t>
            </w:r>
          </w:p>
        </w:tc>
        <w:tc>
          <w:tcPr>
            <w:tcW w:w="3440" w:type="dxa"/>
          </w:tcPr>
          <w:p w14:paraId="037CD283" w14:textId="77777777" w:rsidR="00821ECC" w:rsidRPr="0091766F" w:rsidRDefault="009E3815" w:rsidP="00FF20C2">
            <w:pPr>
              <w:jc w:val="center"/>
              <w:rPr>
                <w:rFonts w:ascii="Times New Roman" w:hAnsi="Times New Roman" w:cs="Times New Roman"/>
                <w:i/>
              </w:rPr>
            </w:pPr>
            <w:r>
              <w:rPr>
                <w:rFonts w:ascii="Times New Roman" w:hAnsi="Times New Roman" w:cs="Times New Roman"/>
                <w:i/>
              </w:rPr>
              <w:t>Medición de tiempo- Proyecto Descartes</w:t>
            </w:r>
          </w:p>
        </w:tc>
        <w:tc>
          <w:tcPr>
            <w:tcW w:w="4013" w:type="dxa"/>
          </w:tcPr>
          <w:p w14:paraId="66A4A9B4" w14:textId="77777777" w:rsidR="00821ECC" w:rsidRPr="0091766F" w:rsidRDefault="009E3815" w:rsidP="00FF20C2">
            <w:pPr>
              <w:jc w:val="center"/>
              <w:rPr>
                <w:rFonts w:ascii="Times New Roman" w:hAnsi="Times New Roman" w:cs="Times New Roman"/>
                <w:i/>
              </w:rPr>
            </w:pPr>
            <w:r w:rsidRPr="009E3815">
              <w:rPr>
                <w:rFonts w:ascii="Times New Roman" w:hAnsi="Times New Roman" w:cs="Times New Roman"/>
                <w:i/>
              </w:rPr>
              <w:t>ecursostic.educacion.es/descartes/web/materiales_didacticos/M_B2_MedicionDelTiempo/oa.html</w:t>
            </w:r>
          </w:p>
        </w:tc>
      </w:tr>
    </w:tbl>
    <w:p w14:paraId="2442BAB3" w14:textId="77777777" w:rsidR="00821ECC" w:rsidRPr="0091766F" w:rsidRDefault="00821ECC" w:rsidP="006568BC">
      <w:pPr>
        <w:tabs>
          <w:tab w:val="right" w:pos="8498"/>
        </w:tabs>
        <w:spacing w:after="0"/>
        <w:rPr>
          <w:rFonts w:ascii="Times New Roman" w:eastAsia="Times New Roman" w:hAnsi="Times New Roman" w:cs="Times New Roman"/>
          <w:b/>
          <w:bCs/>
          <w:sz w:val="22"/>
          <w:szCs w:val="22"/>
        </w:rPr>
      </w:pPr>
    </w:p>
    <w:sectPr w:rsidR="00821ECC" w:rsidRPr="0091766F" w:rsidSect="00FC30C2">
      <w:headerReference w:type="even" r:id="rId26"/>
      <w:headerReference w:type="default" r:id="rId2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8760B" w14:textId="77777777" w:rsidR="00A44A2F" w:rsidRDefault="00A44A2F">
      <w:pPr>
        <w:spacing w:after="0"/>
      </w:pPr>
      <w:r>
        <w:separator/>
      </w:r>
    </w:p>
  </w:endnote>
  <w:endnote w:type="continuationSeparator" w:id="0">
    <w:p w14:paraId="6C74E771" w14:textId="77777777" w:rsidR="00A44A2F" w:rsidRDefault="00A44A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A3809" w14:textId="77777777" w:rsidR="00A44A2F" w:rsidRDefault="00A44A2F">
      <w:pPr>
        <w:spacing w:after="0"/>
      </w:pPr>
      <w:r>
        <w:separator/>
      </w:r>
    </w:p>
  </w:footnote>
  <w:footnote w:type="continuationSeparator" w:id="0">
    <w:p w14:paraId="309B0262" w14:textId="77777777" w:rsidR="00A44A2F" w:rsidRDefault="00A44A2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EA659" w14:textId="77777777" w:rsidR="00A44A2F" w:rsidRDefault="00A44A2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5907A0D" w14:textId="77777777" w:rsidR="00A44A2F" w:rsidRDefault="00A44A2F" w:rsidP="0004489C">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1596F" w14:textId="77777777" w:rsidR="00A44A2F" w:rsidRDefault="00A44A2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81F23">
      <w:rPr>
        <w:rStyle w:val="Nmerodepgina"/>
        <w:noProof/>
      </w:rPr>
      <w:t>19</w:t>
    </w:r>
    <w:r>
      <w:rPr>
        <w:rStyle w:val="Nmerodepgina"/>
      </w:rPr>
      <w:fldChar w:fldCharType="end"/>
    </w:r>
  </w:p>
  <w:p w14:paraId="4D70D74F" w14:textId="77777777" w:rsidR="00A44A2F" w:rsidRPr="0070111A" w:rsidRDefault="00A44A2F" w:rsidP="0004489C">
    <w:pPr>
      <w:pStyle w:val="Encabezado"/>
      <w:ind w:right="360"/>
      <w:rPr>
        <w:rFonts w:ascii="Arial" w:hAnsi="Arial" w:cs="Arial"/>
        <w:sz w:val="22"/>
        <w:szCs w:val="22"/>
      </w:rPr>
    </w:pPr>
    <w:r w:rsidRPr="0070111A">
      <w:rPr>
        <w:rFonts w:ascii="Arial" w:hAnsi="Arial" w:cs="Arial"/>
        <w:sz w:val="22"/>
        <w:szCs w:val="22"/>
        <w:lang w:val="es-ES"/>
      </w:rPr>
      <w:t xml:space="preserve">[MA_06_13_CO] Guion 0. </w:t>
    </w:r>
    <w:r w:rsidRPr="0070111A">
      <w:rPr>
        <w:rFonts w:ascii="Arial" w:hAnsi="Arial" w:cs="Arial"/>
        <w:b/>
        <w:sz w:val="22"/>
        <w:szCs w:val="22"/>
      </w:rPr>
      <w:t>Sistemas y unidades de medidas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C1A11"/>
    <w:multiLevelType w:val="hybridMultilevel"/>
    <w:tmpl w:val="427E6A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2947BF4"/>
    <w:multiLevelType w:val="multilevel"/>
    <w:tmpl w:val="627C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AB4610"/>
    <w:multiLevelType w:val="hybridMultilevel"/>
    <w:tmpl w:val="2EC497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84C2E6F"/>
    <w:multiLevelType w:val="multilevel"/>
    <w:tmpl w:val="2D82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D171496"/>
    <w:multiLevelType w:val="hybridMultilevel"/>
    <w:tmpl w:val="F63013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E621C27"/>
    <w:multiLevelType w:val="multilevel"/>
    <w:tmpl w:val="785A9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373125F"/>
    <w:multiLevelType w:val="hybridMultilevel"/>
    <w:tmpl w:val="0C2EB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5C450D1"/>
    <w:multiLevelType w:val="hybridMultilevel"/>
    <w:tmpl w:val="6F5231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430EBF"/>
    <w:multiLevelType w:val="multilevel"/>
    <w:tmpl w:val="AF4CAD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1616EE1"/>
    <w:multiLevelType w:val="multilevel"/>
    <w:tmpl w:val="627C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23A61BC"/>
    <w:multiLevelType w:val="hybridMultilevel"/>
    <w:tmpl w:val="52FE67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339283F"/>
    <w:multiLevelType w:val="hybridMultilevel"/>
    <w:tmpl w:val="678280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36960CC"/>
    <w:multiLevelType w:val="hybridMultilevel"/>
    <w:tmpl w:val="5AC82D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48371F9B"/>
    <w:multiLevelType w:val="hybridMultilevel"/>
    <w:tmpl w:val="6CA467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EAA0C53"/>
    <w:multiLevelType w:val="multilevel"/>
    <w:tmpl w:val="ED16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F704E46"/>
    <w:multiLevelType w:val="hybridMultilevel"/>
    <w:tmpl w:val="41885A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50C14B69"/>
    <w:multiLevelType w:val="multilevel"/>
    <w:tmpl w:val="2D82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49E0427"/>
    <w:multiLevelType w:val="hybridMultilevel"/>
    <w:tmpl w:val="EEFCCA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B46631F"/>
    <w:multiLevelType w:val="multilevel"/>
    <w:tmpl w:val="627C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1263C9"/>
    <w:multiLevelType w:val="multilevel"/>
    <w:tmpl w:val="BBB4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727AA9"/>
    <w:multiLevelType w:val="hybridMultilevel"/>
    <w:tmpl w:val="06B6F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ED64B4D"/>
    <w:multiLevelType w:val="hybridMultilevel"/>
    <w:tmpl w:val="35B48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71B3321C"/>
    <w:multiLevelType w:val="multilevel"/>
    <w:tmpl w:val="627CA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F00F1C"/>
    <w:multiLevelType w:val="hybridMultilevel"/>
    <w:tmpl w:val="CB004A32"/>
    <w:lvl w:ilvl="0" w:tplc="240A0001">
      <w:start w:val="1"/>
      <w:numFmt w:val="bullet"/>
      <w:lvlText w:val=""/>
      <w:lvlJc w:val="left"/>
      <w:pPr>
        <w:ind w:left="660" w:hanging="360"/>
      </w:pPr>
      <w:rPr>
        <w:rFonts w:ascii="Symbol" w:hAnsi="Symbol" w:hint="default"/>
      </w:rPr>
    </w:lvl>
    <w:lvl w:ilvl="1" w:tplc="240A0003" w:tentative="1">
      <w:start w:val="1"/>
      <w:numFmt w:val="bullet"/>
      <w:lvlText w:val="o"/>
      <w:lvlJc w:val="left"/>
      <w:pPr>
        <w:ind w:left="1380" w:hanging="360"/>
      </w:pPr>
      <w:rPr>
        <w:rFonts w:ascii="Courier New" w:hAnsi="Courier New" w:cs="Courier New" w:hint="default"/>
      </w:rPr>
    </w:lvl>
    <w:lvl w:ilvl="2" w:tplc="240A0005" w:tentative="1">
      <w:start w:val="1"/>
      <w:numFmt w:val="bullet"/>
      <w:lvlText w:val=""/>
      <w:lvlJc w:val="left"/>
      <w:pPr>
        <w:ind w:left="2100" w:hanging="360"/>
      </w:pPr>
      <w:rPr>
        <w:rFonts w:ascii="Wingdings" w:hAnsi="Wingdings" w:hint="default"/>
      </w:rPr>
    </w:lvl>
    <w:lvl w:ilvl="3" w:tplc="240A0001" w:tentative="1">
      <w:start w:val="1"/>
      <w:numFmt w:val="bullet"/>
      <w:lvlText w:val=""/>
      <w:lvlJc w:val="left"/>
      <w:pPr>
        <w:ind w:left="2820" w:hanging="360"/>
      </w:pPr>
      <w:rPr>
        <w:rFonts w:ascii="Symbol" w:hAnsi="Symbol" w:hint="default"/>
      </w:rPr>
    </w:lvl>
    <w:lvl w:ilvl="4" w:tplc="240A0003" w:tentative="1">
      <w:start w:val="1"/>
      <w:numFmt w:val="bullet"/>
      <w:lvlText w:val="o"/>
      <w:lvlJc w:val="left"/>
      <w:pPr>
        <w:ind w:left="3540" w:hanging="360"/>
      </w:pPr>
      <w:rPr>
        <w:rFonts w:ascii="Courier New" w:hAnsi="Courier New" w:cs="Courier New" w:hint="default"/>
      </w:rPr>
    </w:lvl>
    <w:lvl w:ilvl="5" w:tplc="240A0005" w:tentative="1">
      <w:start w:val="1"/>
      <w:numFmt w:val="bullet"/>
      <w:lvlText w:val=""/>
      <w:lvlJc w:val="left"/>
      <w:pPr>
        <w:ind w:left="4260" w:hanging="360"/>
      </w:pPr>
      <w:rPr>
        <w:rFonts w:ascii="Wingdings" w:hAnsi="Wingdings" w:hint="default"/>
      </w:rPr>
    </w:lvl>
    <w:lvl w:ilvl="6" w:tplc="240A0001" w:tentative="1">
      <w:start w:val="1"/>
      <w:numFmt w:val="bullet"/>
      <w:lvlText w:val=""/>
      <w:lvlJc w:val="left"/>
      <w:pPr>
        <w:ind w:left="4980" w:hanging="360"/>
      </w:pPr>
      <w:rPr>
        <w:rFonts w:ascii="Symbol" w:hAnsi="Symbol" w:hint="default"/>
      </w:rPr>
    </w:lvl>
    <w:lvl w:ilvl="7" w:tplc="240A0003" w:tentative="1">
      <w:start w:val="1"/>
      <w:numFmt w:val="bullet"/>
      <w:lvlText w:val="o"/>
      <w:lvlJc w:val="left"/>
      <w:pPr>
        <w:ind w:left="5700" w:hanging="360"/>
      </w:pPr>
      <w:rPr>
        <w:rFonts w:ascii="Courier New" w:hAnsi="Courier New" w:cs="Courier New" w:hint="default"/>
      </w:rPr>
    </w:lvl>
    <w:lvl w:ilvl="8" w:tplc="240A0005" w:tentative="1">
      <w:start w:val="1"/>
      <w:numFmt w:val="bullet"/>
      <w:lvlText w:val=""/>
      <w:lvlJc w:val="left"/>
      <w:pPr>
        <w:ind w:left="6420" w:hanging="360"/>
      </w:pPr>
      <w:rPr>
        <w:rFonts w:ascii="Wingdings" w:hAnsi="Wingdings" w:hint="default"/>
      </w:rPr>
    </w:lvl>
  </w:abstractNum>
  <w:abstractNum w:abstractNumId="24">
    <w:nsid w:val="7BD02B4B"/>
    <w:multiLevelType w:val="hybridMultilevel"/>
    <w:tmpl w:val="5422FE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FB76C01"/>
    <w:multiLevelType w:val="hybridMultilevel"/>
    <w:tmpl w:val="43742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5"/>
  </w:num>
  <w:num w:numId="4">
    <w:abstractNumId w:val="14"/>
  </w:num>
  <w:num w:numId="5">
    <w:abstractNumId w:val="0"/>
  </w:num>
  <w:num w:numId="6">
    <w:abstractNumId w:val="19"/>
  </w:num>
  <w:num w:numId="7">
    <w:abstractNumId w:val="8"/>
  </w:num>
  <w:num w:numId="8">
    <w:abstractNumId w:val="21"/>
  </w:num>
  <w:num w:numId="9">
    <w:abstractNumId w:val="4"/>
  </w:num>
  <w:num w:numId="10">
    <w:abstractNumId w:val="25"/>
  </w:num>
  <w:num w:numId="11">
    <w:abstractNumId w:val="11"/>
  </w:num>
  <w:num w:numId="12">
    <w:abstractNumId w:val="15"/>
  </w:num>
  <w:num w:numId="13">
    <w:abstractNumId w:val="23"/>
  </w:num>
  <w:num w:numId="14">
    <w:abstractNumId w:val="7"/>
  </w:num>
  <w:num w:numId="15">
    <w:abstractNumId w:val="10"/>
  </w:num>
  <w:num w:numId="16">
    <w:abstractNumId w:val="13"/>
  </w:num>
  <w:num w:numId="17">
    <w:abstractNumId w:val="24"/>
  </w:num>
  <w:num w:numId="18">
    <w:abstractNumId w:val="20"/>
  </w:num>
  <w:num w:numId="19">
    <w:abstractNumId w:val="6"/>
  </w:num>
  <w:num w:numId="20">
    <w:abstractNumId w:val="17"/>
  </w:num>
  <w:num w:numId="21">
    <w:abstractNumId w:val="2"/>
  </w:num>
  <w:num w:numId="22">
    <w:abstractNumId w:val="12"/>
  </w:num>
  <w:num w:numId="23">
    <w:abstractNumId w:val="9"/>
  </w:num>
  <w:num w:numId="24">
    <w:abstractNumId w:val="22"/>
  </w:num>
  <w:num w:numId="25">
    <w:abstractNumId w:val="18"/>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973CB"/>
    <w:rsid w:val="000024C6"/>
    <w:rsid w:val="00003A91"/>
    <w:rsid w:val="000040E5"/>
    <w:rsid w:val="000045EE"/>
    <w:rsid w:val="000063E9"/>
    <w:rsid w:val="000064E2"/>
    <w:rsid w:val="00012056"/>
    <w:rsid w:val="00016723"/>
    <w:rsid w:val="000170D6"/>
    <w:rsid w:val="000177F1"/>
    <w:rsid w:val="000277F7"/>
    <w:rsid w:val="000278CC"/>
    <w:rsid w:val="00030E2D"/>
    <w:rsid w:val="00033394"/>
    <w:rsid w:val="00033A3A"/>
    <w:rsid w:val="0003581C"/>
    <w:rsid w:val="00035DDC"/>
    <w:rsid w:val="00036F85"/>
    <w:rsid w:val="00037FDF"/>
    <w:rsid w:val="00040B51"/>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29EA"/>
    <w:rsid w:val="00064F7F"/>
    <w:rsid w:val="000716B5"/>
    <w:rsid w:val="00073200"/>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A8D"/>
    <w:rsid w:val="000C0B3F"/>
    <w:rsid w:val="000C4BAB"/>
    <w:rsid w:val="000C4FEA"/>
    <w:rsid w:val="000C602F"/>
    <w:rsid w:val="000D0E70"/>
    <w:rsid w:val="000D3304"/>
    <w:rsid w:val="000D3AAA"/>
    <w:rsid w:val="000D76CE"/>
    <w:rsid w:val="000E1629"/>
    <w:rsid w:val="000E1E66"/>
    <w:rsid w:val="000E50F5"/>
    <w:rsid w:val="000E56BF"/>
    <w:rsid w:val="000E7362"/>
    <w:rsid w:val="000F0C7A"/>
    <w:rsid w:val="000F3118"/>
    <w:rsid w:val="000F7B46"/>
    <w:rsid w:val="001018BE"/>
    <w:rsid w:val="00101D89"/>
    <w:rsid w:val="0011245D"/>
    <w:rsid w:val="00112EDC"/>
    <w:rsid w:val="00121317"/>
    <w:rsid w:val="001239A8"/>
    <w:rsid w:val="001246F9"/>
    <w:rsid w:val="001270E6"/>
    <w:rsid w:val="001300C4"/>
    <w:rsid w:val="001316BE"/>
    <w:rsid w:val="0013385F"/>
    <w:rsid w:val="00134A9E"/>
    <w:rsid w:val="001354F3"/>
    <w:rsid w:val="00135E31"/>
    <w:rsid w:val="00140B08"/>
    <w:rsid w:val="00140D65"/>
    <w:rsid w:val="001435BE"/>
    <w:rsid w:val="00145E98"/>
    <w:rsid w:val="00147210"/>
    <w:rsid w:val="00147D40"/>
    <w:rsid w:val="00150A19"/>
    <w:rsid w:val="00152DB8"/>
    <w:rsid w:val="00155DDA"/>
    <w:rsid w:val="001561C2"/>
    <w:rsid w:val="00161D0A"/>
    <w:rsid w:val="00163E0E"/>
    <w:rsid w:val="00164C58"/>
    <w:rsid w:val="001738BE"/>
    <w:rsid w:val="00175AA8"/>
    <w:rsid w:val="00177A1F"/>
    <w:rsid w:val="00183EBC"/>
    <w:rsid w:val="0018426E"/>
    <w:rsid w:val="0018784F"/>
    <w:rsid w:val="00193B1C"/>
    <w:rsid w:val="0019469F"/>
    <w:rsid w:val="00195E54"/>
    <w:rsid w:val="001A15E7"/>
    <w:rsid w:val="001A2B3A"/>
    <w:rsid w:val="001A42BD"/>
    <w:rsid w:val="001A4664"/>
    <w:rsid w:val="001A5E30"/>
    <w:rsid w:val="001B1F44"/>
    <w:rsid w:val="001B37F8"/>
    <w:rsid w:val="001B3DAF"/>
    <w:rsid w:val="001B4371"/>
    <w:rsid w:val="001C161B"/>
    <w:rsid w:val="001C6229"/>
    <w:rsid w:val="001C74FA"/>
    <w:rsid w:val="001D42D1"/>
    <w:rsid w:val="001D49CD"/>
    <w:rsid w:val="001D54D1"/>
    <w:rsid w:val="001D6E31"/>
    <w:rsid w:val="001E0654"/>
    <w:rsid w:val="001E1519"/>
    <w:rsid w:val="001E4E6A"/>
    <w:rsid w:val="001F16AE"/>
    <w:rsid w:val="001F1D8F"/>
    <w:rsid w:val="001F26C5"/>
    <w:rsid w:val="001F2873"/>
    <w:rsid w:val="001F391D"/>
    <w:rsid w:val="001F6414"/>
    <w:rsid w:val="002022A7"/>
    <w:rsid w:val="0020303A"/>
    <w:rsid w:val="002047DD"/>
    <w:rsid w:val="0020599A"/>
    <w:rsid w:val="0021072A"/>
    <w:rsid w:val="00212435"/>
    <w:rsid w:val="00212459"/>
    <w:rsid w:val="00214515"/>
    <w:rsid w:val="002209FB"/>
    <w:rsid w:val="0023016E"/>
    <w:rsid w:val="00230B4F"/>
    <w:rsid w:val="00232291"/>
    <w:rsid w:val="0023765B"/>
    <w:rsid w:val="002406F9"/>
    <w:rsid w:val="00243875"/>
    <w:rsid w:val="00244336"/>
    <w:rsid w:val="002514C9"/>
    <w:rsid w:val="00252A72"/>
    <w:rsid w:val="00253847"/>
    <w:rsid w:val="00257DDB"/>
    <w:rsid w:val="00260AE7"/>
    <w:rsid w:val="002632B2"/>
    <w:rsid w:val="00264B58"/>
    <w:rsid w:val="002703F6"/>
    <w:rsid w:val="00272066"/>
    <w:rsid w:val="00273007"/>
    <w:rsid w:val="0027482D"/>
    <w:rsid w:val="00276C9D"/>
    <w:rsid w:val="00285778"/>
    <w:rsid w:val="00285811"/>
    <w:rsid w:val="002973CB"/>
    <w:rsid w:val="002A07B3"/>
    <w:rsid w:val="002A1E54"/>
    <w:rsid w:val="002A239D"/>
    <w:rsid w:val="002A239E"/>
    <w:rsid w:val="002A6B17"/>
    <w:rsid w:val="002A768B"/>
    <w:rsid w:val="002B0F59"/>
    <w:rsid w:val="002B253B"/>
    <w:rsid w:val="002B3290"/>
    <w:rsid w:val="002C194D"/>
    <w:rsid w:val="002C2770"/>
    <w:rsid w:val="002C5ADE"/>
    <w:rsid w:val="002C7D17"/>
    <w:rsid w:val="002D1656"/>
    <w:rsid w:val="002D2B46"/>
    <w:rsid w:val="002D2FE7"/>
    <w:rsid w:val="002E0A3A"/>
    <w:rsid w:val="002E34D4"/>
    <w:rsid w:val="002E7393"/>
    <w:rsid w:val="002E75CD"/>
    <w:rsid w:val="002F3FB5"/>
    <w:rsid w:val="003030CE"/>
    <w:rsid w:val="00304F3E"/>
    <w:rsid w:val="00305F48"/>
    <w:rsid w:val="0030709A"/>
    <w:rsid w:val="00312A3B"/>
    <w:rsid w:val="00312F78"/>
    <w:rsid w:val="003139FA"/>
    <w:rsid w:val="003150E5"/>
    <w:rsid w:val="00317F68"/>
    <w:rsid w:val="0032206E"/>
    <w:rsid w:val="0032234E"/>
    <w:rsid w:val="00322D61"/>
    <w:rsid w:val="00323B2C"/>
    <w:rsid w:val="00324E6A"/>
    <w:rsid w:val="00325653"/>
    <w:rsid w:val="00326FC9"/>
    <w:rsid w:val="00327549"/>
    <w:rsid w:val="0033015E"/>
    <w:rsid w:val="00330A8F"/>
    <w:rsid w:val="00331E66"/>
    <w:rsid w:val="00332709"/>
    <w:rsid w:val="00333D4F"/>
    <w:rsid w:val="0033743D"/>
    <w:rsid w:val="00340782"/>
    <w:rsid w:val="00346730"/>
    <w:rsid w:val="00347250"/>
    <w:rsid w:val="00347BA5"/>
    <w:rsid w:val="00350AB9"/>
    <w:rsid w:val="003521B0"/>
    <w:rsid w:val="003524CB"/>
    <w:rsid w:val="003534B8"/>
    <w:rsid w:val="003556F1"/>
    <w:rsid w:val="00356434"/>
    <w:rsid w:val="00362BCE"/>
    <w:rsid w:val="0036393A"/>
    <w:rsid w:val="00365A47"/>
    <w:rsid w:val="0036644C"/>
    <w:rsid w:val="00367E20"/>
    <w:rsid w:val="00376179"/>
    <w:rsid w:val="00376B66"/>
    <w:rsid w:val="003812EB"/>
    <w:rsid w:val="0038315B"/>
    <w:rsid w:val="0038456F"/>
    <w:rsid w:val="00385C30"/>
    <w:rsid w:val="00385E3E"/>
    <w:rsid w:val="003926E6"/>
    <w:rsid w:val="00394AE7"/>
    <w:rsid w:val="0039539D"/>
    <w:rsid w:val="00395F9D"/>
    <w:rsid w:val="00396E33"/>
    <w:rsid w:val="003A0493"/>
    <w:rsid w:val="003A2A39"/>
    <w:rsid w:val="003A3208"/>
    <w:rsid w:val="003A5FBA"/>
    <w:rsid w:val="003A63E0"/>
    <w:rsid w:val="003A784A"/>
    <w:rsid w:val="003B0407"/>
    <w:rsid w:val="003B2140"/>
    <w:rsid w:val="003B6E27"/>
    <w:rsid w:val="003B7E6A"/>
    <w:rsid w:val="003C0290"/>
    <w:rsid w:val="003C20B8"/>
    <w:rsid w:val="003C2B9F"/>
    <w:rsid w:val="003C2D6D"/>
    <w:rsid w:val="003C306F"/>
    <w:rsid w:val="003C50CE"/>
    <w:rsid w:val="003C6ADD"/>
    <w:rsid w:val="003C6C1F"/>
    <w:rsid w:val="003D099A"/>
    <w:rsid w:val="003D0B91"/>
    <w:rsid w:val="003D2065"/>
    <w:rsid w:val="003D362C"/>
    <w:rsid w:val="003D5490"/>
    <w:rsid w:val="003D787E"/>
    <w:rsid w:val="003E024E"/>
    <w:rsid w:val="003E036B"/>
    <w:rsid w:val="003E1651"/>
    <w:rsid w:val="003E1BE1"/>
    <w:rsid w:val="003E39CA"/>
    <w:rsid w:val="003E6FB1"/>
    <w:rsid w:val="003F1B3A"/>
    <w:rsid w:val="003F2984"/>
    <w:rsid w:val="003F2F74"/>
    <w:rsid w:val="003F32C6"/>
    <w:rsid w:val="003F3EE5"/>
    <w:rsid w:val="003F42C3"/>
    <w:rsid w:val="003F6E14"/>
    <w:rsid w:val="003F7179"/>
    <w:rsid w:val="00404CF7"/>
    <w:rsid w:val="00407C56"/>
    <w:rsid w:val="0041460C"/>
    <w:rsid w:val="00416B09"/>
    <w:rsid w:val="0042512A"/>
    <w:rsid w:val="00425943"/>
    <w:rsid w:val="00425E8B"/>
    <w:rsid w:val="004274ED"/>
    <w:rsid w:val="004274FA"/>
    <w:rsid w:val="00436E0A"/>
    <w:rsid w:val="00440AF7"/>
    <w:rsid w:val="0044314A"/>
    <w:rsid w:val="004434F2"/>
    <w:rsid w:val="00446FBC"/>
    <w:rsid w:val="004506D7"/>
    <w:rsid w:val="00453D0F"/>
    <w:rsid w:val="00453DA5"/>
    <w:rsid w:val="00455DD3"/>
    <w:rsid w:val="00455E58"/>
    <w:rsid w:val="0046182F"/>
    <w:rsid w:val="00461BC5"/>
    <w:rsid w:val="0046708B"/>
    <w:rsid w:val="004725E5"/>
    <w:rsid w:val="004756AC"/>
    <w:rsid w:val="0047645C"/>
    <w:rsid w:val="0047716D"/>
    <w:rsid w:val="004802CB"/>
    <w:rsid w:val="0048119B"/>
    <w:rsid w:val="00482535"/>
    <w:rsid w:val="00482800"/>
    <w:rsid w:val="00484A58"/>
    <w:rsid w:val="0048783D"/>
    <w:rsid w:val="004905D5"/>
    <w:rsid w:val="00491E50"/>
    <w:rsid w:val="00493A29"/>
    <w:rsid w:val="00493EBC"/>
    <w:rsid w:val="00494824"/>
    <w:rsid w:val="004A3952"/>
    <w:rsid w:val="004A4334"/>
    <w:rsid w:val="004A6044"/>
    <w:rsid w:val="004A6E6E"/>
    <w:rsid w:val="004B21D1"/>
    <w:rsid w:val="004B3939"/>
    <w:rsid w:val="004B47F2"/>
    <w:rsid w:val="004B68B0"/>
    <w:rsid w:val="004B6B94"/>
    <w:rsid w:val="004B7F8D"/>
    <w:rsid w:val="004C2881"/>
    <w:rsid w:val="004C46B1"/>
    <w:rsid w:val="004C4869"/>
    <w:rsid w:val="004C7D0C"/>
    <w:rsid w:val="004D3002"/>
    <w:rsid w:val="004D65E8"/>
    <w:rsid w:val="004D7C1C"/>
    <w:rsid w:val="004E0C44"/>
    <w:rsid w:val="004E50F2"/>
    <w:rsid w:val="004E5E02"/>
    <w:rsid w:val="004E5E51"/>
    <w:rsid w:val="004E742B"/>
    <w:rsid w:val="004F044B"/>
    <w:rsid w:val="004F3148"/>
    <w:rsid w:val="004F341B"/>
    <w:rsid w:val="004F6AE7"/>
    <w:rsid w:val="00503061"/>
    <w:rsid w:val="00503AB4"/>
    <w:rsid w:val="00506975"/>
    <w:rsid w:val="005113BC"/>
    <w:rsid w:val="00512FAD"/>
    <w:rsid w:val="005132E7"/>
    <w:rsid w:val="00513D1A"/>
    <w:rsid w:val="005141D9"/>
    <w:rsid w:val="00515332"/>
    <w:rsid w:val="005158CD"/>
    <w:rsid w:val="005167CF"/>
    <w:rsid w:val="00517426"/>
    <w:rsid w:val="00521FFB"/>
    <w:rsid w:val="00522E49"/>
    <w:rsid w:val="00523EF5"/>
    <w:rsid w:val="00525BD4"/>
    <w:rsid w:val="005273B3"/>
    <w:rsid w:val="005319D0"/>
    <w:rsid w:val="00531CF8"/>
    <w:rsid w:val="0053396A"/>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682A"/>
    <w:rsid w:val="0056759D"/>
    <w:rsid w:val="005700AC"/>
    <w:rsid w:val="00571AE9"/>
    <w:rsid w:val="00572014"/>
    <w:rsid w:val="005726E4"/>
    <w:rsid w:val="00572B35"/>
    <w:rsid w:val="00574A97"/>
    <w:rsid w:val="00576218"/>
    <w:rsid w:val="00577D57"/>
    <w:rsid w:val="005852AD"/>
    <w:rsid w:val="00587381"/>
    <w:rsid w:val="005919AA"/>
    <w:rsid w:val="005939BA"/>
    <w:rsid w:val="00593DFD"/>
    <w:rsid w:val="005A1F08"/>
    <w:rsid w:val="005A3B16"/>
    <w:rsid w:val="005A40CA"/>
    <w:rsid w:val="005A4C1A"/>
    <w:rsid w:val="005B35C1"/>
    <w:rsid w:val="005B61F4"/>
    <w:rsid w:val="005B648B"/>
    <w:rsid w:val="005B6E01"/>
    <w:rsid w:val="005C0797"/>
    <w:rsid w:val="005C2112"/>
    <w:rsid w:val="005C2681"/>
    <w:rsid w:val="005C40A1"/>
    <w:rsid w:val="005C417A"/>
    <w:rsid w:val="005D1738"/>
    <w:rsid w:val="005D3558"/>
    <w:rsid w:val="005D3C97"/>
    <w:rsid w:val="005D3FA9"/>
    <w:rsid w:val="005D4960"/>
    <w:rsid w:val="005D4BD0"/>
    <w:rsid w:val="005D783D"/>
    <w:rsid w:val="005E227B"/>
    <w:rsid w:val="005E26FE"/>
    <w:rsid w:val="005E40AA"/>
    <w:rsid w:val="005E7549"/>
    <w:rsid w:val="005E7C7A"/>
    <w:rsid w:val="005F118D"/>
    <w:rsid w:val="005F226C"/>
    <w:rsid w:val="005F4DA4"/>
    <w:rsid w:val="005F5877"/>
    <w:rsid w:val="00601256"/>
    <w:rsid w:val="00604376"/>
    <w:rsid w:val="00605A4C"/>
    <w:rsid w:val="00610EBA"/>
    <w:rsid w:val="00612D36"/>
    <w:rsid w:val="006141AB"/>
    <w:rsid w:val="00616DBC"/>
    <w:rsid w:val="0061799C"/>
    <w:rsid w:val="00620174"/>
    <w:rsid w:val="00621979"/>
    <w:rsid w:val="00622ADD"/>
    <w:rsid w:val="0062363B"/>
    <w:rsid w:val="006242A7"/>
    <w:rsid w:val="0062484A"/>
    <w:rsid w:val="00626C9A"/>
    <w:rsid w:val="006329EC"/>
    <w:rsid w:val="006346A2"/>
    <w:rsid w:val="00637159"/>
    <w:rsid w:val="00637F38"/>
    <w:rsid w:val="00641C42"/>
    <w:rsid w:val="00642768"/>
    <w:rsid w:val="00645669"/>
    <w:rsid w:val="0065038E"/>
    <w:rsid w:val="006538D4"/>
    <w:rsid w:val="006568BC"/>
    <w:rsid w:val="006603DE"/>
    <w:rsid w:val="00670091"/>
    <w:rsid w:val="006769B2"/>
    <w:rsid w:val="006770FD"/>
    <w:rsid w:val="0068378A"/>
    <w:rsid w:val="0068736B"/>
    <w:rsid w:val="00690A23"/>
    <w:rsid w:val="0069130B"/>
    <w:rsid w:val="006924A0"/>
    <w:rsid w:val="00692844"/>
    <w:rsid w:val="006959E5"/>
    <w:rsid w:val="00695B29"/>
    <w:rsid w:val="006A0494"/>
    <w:rsid w:val="006A0953"/>
    <w:rsid w:val="006A1381"/>
    <w:rsid w:val="006A2D60"/>
    <w:rsid w:val="006A449D"/>
    <w:rsid w:val="006A493A"/>
    <w:rsid w:val="006A5363"/>
    <w:rsid w:val="006A5810"/>
    <w:rsid w:val="006B0124"/>
    <w:rsid w:val="006B0FA4"/>
    <w:rsid w:val="006B4CD5"/>
    <w:rsid w:val="006C075F"/>
    <w:rsid w:val="006C17DF"/>
    <w:rsid w:val="006C46A1"/>
    <w:rsid w:val="006C690F"/>
    <w:rsid w:val="006D24A3"/>
    <w:rsid w:val="006D3E7D"/>
    <w:rsid w:val="006D4074"/>
    <w:rsid w:val="006E04FF"/>
    <w:rsid w:val="006E3DFC"/>
    <w:rsid w:val="006E3FCB"/>
    <w:rsid w:val="006E73F7"/>
    <w:rsid w:val="006E7704"/>
    <w:rsid w:val="006F3F0A"/>
    <w:rsid w:val="006F7D3C"/>
    <w:rsid w:val="0070111A"/>
    <w:rsid w:val="0070244F"/>
    <w:rsid w:val="00702D33"/>
    <w:rsid w:val="00704D28"/>
    <w:rsid w:val="00706A0F"/>
    <w:rsid w:val="00706AB7"/>
    <w:rsid w:val="00706FEB"/>
    <w:rsid w:val="007070AC"/>
    <w:rsid w:val="007109CF"/>
    <w:rsid w:val="007114E8"/>
    <w:rsid w:val="007163E1"/>
    <w:rsid w:val="00723E98"/>
    <w:rsid w:val="00724705"/>
    <w:rsid w:val="00724CA8"/>
    <w:rsid w:val="00725D66"/>
    <w:rsid w:val="00726376"/>
    <w:rsid w:val="007311BE"/>
    <w:rsid w:val="007341CE"/>
    <w:rsid w:val="00736490"/>
    <w:rsid w:val="00740F75"/>
    <w:rsid w:val="007415A9"/>
    <w:rsid w:val="00741C41"/>
    <w:rsid w:val="00742DFC"/>
    <w:rsid w:val="007454E3"/>
    <w:rsid w:val="00745B9B"/>
    <w:rsid w:val="007466A1"/>
    <w:rsid w:val="00747361"/>
    <w:rsid w:val="007530AF"/>
    <w:rsid w:val="0075379D"/>
    <w:rsid w:val="00753E7B"/>
    <w:rsid w:val="007574BF"/>
    <w:rsid w:val="0076525B"/>
    <w:rsid w:val="0077084B"/>
    <w:rsid w:val="007717F3"/>
    <w:rsid w:val="00772B97"/>
    <w:rsid w:val="00773DE0"/>
    <w:rsid w:val="00780218"/>
    <w:rsid w:val="007814A8"/>
    <w:rsid w:val="00782988"/>
    <w:rsid w:val="00782D81"/>
    <w:rsid w:val="00783621"/>
    <w:rsid w:val="007838F6"/>
    <w:rsid w:val="00783C10"/>
    <w:rsid w:val="00785E93"/>
    <w:rsid w:val="00785F84"/>
    <w:rsid w:val="007864B8"/>
    <w:rsid w:val="00787A56"/>
    <w:rsid w:val="00791AD7"/>
    <w:rsid w:val="00793B45"/>
    <w:rsid w:val="00794716"/>
    <w:rsid w:val="00794815"/>
    <w:rsid w:val="00797AF2"/>
    <w:rsid w:val="007A0EDA"/>
    <w:rsid w:val="007A45A9"/>
    <w:rsid w:val="007A6F46"/>
    <w:rsid w:val="007A6FCA"/>
    <w:rsid w:val="007A7625"/>
    <w:rsid w:val="007B08A6"/>
    <w:rsid w:val="007B0BEE"/>
    <w:rsid w:val="007B2236"/>
    <w:rsid w:val="007B341F"/>
    <w:rsid w:val="007C192C"/>
    <w:rsid w:val="007C5226"/>
    <w:rsid w:val="007E24B0"/>
    <w:rsid w:val="007E6B4B"/>
    <w:rsid w:val="007F0867"/>
    <w:rsid w:val="007F27B1"/>
    <w:rsid w:val="007F2B3E"/>
    <w:rsid w:val="007F4768"/>
    <w:rsid w:val="007F4CA9"/>
    <w:rsid w:val="007F51B3"/>
    <w:rsid w:val="007F6A35"/>
    <w:rsid w:val="00800ED8"/>
    <w:rsid w:val="00804B8D"/>
    <w:rsid w:val="008057DF"/>
    <w:rsid w:val="00806DFA"/>
    <w:rsid w:val="00810A81"/>
    <w:rsid w:val="008119A3"/>
    <w:rsid w:val="00812894"/>
    <w:rsid w:val="0081772D"/>
    <w:rsid w:val="00820E89"/>
    <w:rsid w:val="00821CEC"/>
    <w:rsid w:val="00821ECC"/>
    <w:rsid w:val="00822695"/>
    <w:rsid w:val="0082620B"/>
    <w:rsid w:val="00826289"/>
    <w:rsid w:val="00826928"/>
    <w:rsid w:val="0082771A"/>
    <w:rsid w:val="008278AE"/>
    <w:rsid w:val="00827F9B"/>
    <w:rsid w:val="00830978"/>
    <w:rsid w:val="00833317"/>
    <w:rsid w:val="00834AF9"/>
    <w:rsid w:val="008420C8"/>
    <w:rsid w:val="008421CC"/>
    <w:rsid w:val="00842252"/>
    <w:rsid w:val="0084475F"/>
    <w:rsid w:val="0084479D"/>
    <w:rsid w:val="00845E19"/>
    <w:rsid w:val="008476F6"/>
    <w:rsid w:val="00847EA7"/>
    <w:rsid w:val="00850A49"/>
    <w:rsid w:val="00854B41"/>
    <w:rsid w:val="008648CE"/>
    <w:rsid w:val="00864B03"/>
    <w:rsid w:val="00864FE2"/>
    <w:rsid w:val="0086569F"/>
    <w:rsid w:val="00871D79"/>
    <w:rsid w:val="0087270D"/>
    <w:rsid w:val="00875612"/>
    <w:rsid w:val="008819B4"/>
    <w:rsid w:val="008825B3"/>
    <w:rsid w:val="0088291C"/>
    <w:rsid w:val="0089265D"/>
    <w:rsid w:val="00893017"/>
    <w:rsid w:val="008969D0"/>
    <w:rsid w:val="008A00D9"/>
    <w:rsid w:val="008A0D4A"/>
    <w:rsid w:val="008A1BD7"/>
    <w:rsid w:val="008A4D14"/>
    <w:rsid w:val="008A51E7"/>
    <w:rsid w:val="008B03F7"/>
    <w:rsid w:val="008B4C96"/>
    <w:rsid w:val="008B6F21"/>
    <w:rsid w:val="008B78B3"/>
    <w:rsid w:val="008C184A"/>
    <w:rsid w:val="008C1B5B"/>
    <w:rsid w:val="008C2C1F"/>
    <w:rsid w:val="008C2F46"/>
    <w:rsid w:val="008C3C24"/>
    <w:rsid w:val="008C41C3"/>
    <w:rsid w:val="008C4647"/>
    <w:rsid w:val="008C6D7A"/>
    <w:rsid w:val="008D33F3"/>
    <w:rsid w:val="008D3EFF"/>
    <w:rsid w:val="008D4A75"/>
    <w:rsid w:val="008D4E2E"/>
    <w:rsid w:val="008D5541"/>
    <w:rsid w:val="008D6275"/>
    <w:rsid w:val="008D6FD5"/>
    <w:rsid w:val="008E43FD"/>
    <w:rsid w:val="008E5A55"/>
    <w:rsid w:val="008F04B5"/>
    <w:rsid w:val="008F3316"/>
    <w:rsid w:val="008F4B10"/>
    <w:rsid w:val="0090249C"/>
    <w:rsid w:val="009037BD"/>
    <w:rsid w:val="00904A13"/>
    <w:rsid w:val="00905F4B"/>
    <w:rsid w:val="00906CE6"/>
    <w:rsid w:val="009074D5"/>
    <w:rsid w:val="00907EC6"/>
    <w:rsid w:val="00912EB2"/>
    <w:rsid w:val="009153F5"/>
    <w:rsid w:val="0091766F"/>
    <w:rsid w:val="00927CC1"/>
    <w:rsid w:val="009312D0"/>
    <w:rsid w:val="009320A1"/>
    <w:rsid w:val="00932347"/>
    <w:rsid w:val="00933631"/>
    <w:rsid w:val="00934B16"/>
    <w:rsid w:val="0093732D"/>
    <w:rsid w:val="00937DA9"/>
    <w:rsid w:val="00942AF2"/>
    <w:rsid w:val="00945604"/>
    <w:rsid w:val="00947954"/>
    <w:rsid w:val="00952817"/>
    <w:rsid w:val="00952A91"/>
    <w:rsid w:val="0095345F"/>
    <w:rsid w:val="0095355B"/>
    <w:rsid w:val="00955009"/>
    <w:rsid w:val="009604C5"/>
    <w:rsid w:val="00963B92"/>
    <w:rsid w:val="00963CC3"/>
    <w:rsid w:val="009655BE"/>
    <w:rsid w:val="009661D3"/>
    <w:rsid w:val="00971E52"/>
    <w:rsid w:val="00976A1A"/>
    <w:rsid w:val="0098031F"/>
    <w:rsid w:val="0098433A"/>
    <w:rsid w:val="00984C03"/>
    <w:rsid w:val="009873E2"/>
    <w:rsid w:val="0099027B"/>
    <w:rsid w:val="00994885"/>
    <w:rsid w:val="009962E8"/>
    <w:rsid w:val="009963B3"/>
    <w:rsid w:val="009A078B"/>
    <w:rsid w:val="009A285F"/>
    <w:rsid w:val="009A29B1"/>
    <w:rsid w:val="009A5751"/>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A07"/>
    <w:rsid w:val="009E3815"/>
    <w:rsid w:val="009E3B06"/>
    <w:rsid w:val="009E58FB"/>
    <w:rsid w:val="009E601B"/>
    <w:rsid w:val="009F02B2"/>
    <w:rsid w:val="009F03B0"/>
    <w:rsid w:val="009F182E"/>
    <w:rsid w:val="009F205C"/>
    <w:rsid w:val="009F25C1"/>
    <w:rsid w:val="009F3E7C"/>
    <w:rsid w:val="009F5721"/>
    <w:rsid w:val="00A00B50"/>
    <w:rsid w:val="00A03F95"/>
    <w:rsid w:val="00A055BC"/>
    <w:rsid w:val="00A05739"/>
    <w:rsid w:val="00A1083C"/>
    <w:rsid w:val="00A12324"/>
    <w:rsid w:val="00A1377B"/>
    <w:rsid w:val="00A15964"/>
    <w:rsid w:val="00A15D9D"/>
    <w:rsid w:val="00A16E62"/>
    <w:rsid w:val="00A21C89"/>
    <w:rsid w:val="00A25ED0"/>
    <w:rsid w:val="00A31F94"/>
    <w:rsid w:val="00A34F0F"/>
    <w:rsid w:val="00A3663B"/>
    <w:rsid w:val="00A43806"/>
    <w:rsid w:val="00A44A2F"/>
    <w:rsid w:val="00A45D50"/>
    <w:rsid w:val="00A46B4A"/>
    <w:rsid w:val="00A47C12"/>
    <w:rsid w:val="00A51BE5"/>
    <w:rsid w:val="00A52066"/>
    <w:rsid w:val="00A538C1"/>
    <w:rsid w:val="00A55F33"/>
    <w:rsid w:val="00A56F58"/>
    <w:rsid w:val="00A6198D"/>
    <w:rsid w:val="00A63C60"/>
    <w:rsid w:val="00A63D3D"/>
    <w:rsid w:val="00A65139"/>
    <w:rsid w:val="00A65D5D"/>
    <w:rsid w:val="00A66BE9"/>
    <w:rsid w:val="00A7297E"/>
    <w:rsid w:val="00A730DC"/>
    <w:rsid w:val="00A7402E"/>
    <w:rsid w:val="00A74A1C"/>
    <w:rsid w:val="00A76494"/>
    <w:rsid w:val="00A764C8"/>
    <w:rsid w:val="00A76EAC"/>
    <w:rsid w:val="00A81304"/>
    <w:rsid w:val="00A83867"/>
    <w:rsid w:val="00A85F2A"/>
    <w:rsid w:val="00A87CEE"/>
    <w:rsid w:val="00A9249E"/>
    <w:rsid w:val="00A9360A"/>
    <w:rsid w:val="00A96260"/>
    <w:rsid w:val="00A97238"/>
    <w:rsid w:val="00AA4D27"/>
    <w:rsid w:val="00AA58F3"/>
    <w:rsid w:val="00AA5CE7"/>
    <w:rsid w:val="00AA6F28"/>
    <w:rsid w:val="00AA7EA9"/>
    <w:rsid w:val="00AB01C0"/>
    <w:rsid w:val="00AB1343"/>
    <w:rsid w:val="00AB1EE6"/>
    <w:rsid w:val="00AB264F"/>
    <w:rsid w:val="00AB5C6C"/>
    <w:rsid w:val="00AB605B"/>
    <w:rsid w:val="00AC1D2D"/>
    <w:rsid w:val="00AC1DB8"/>
    <w:rsid w:val="00AC3685"/>
    <w:rsid w:val="00AC3DE2"/>
    <w:rsid w:val="00AC43BB"/>
    <w:rsid w:val="00AC575F"/>
    <w:rsid w:val="00AC58BD"/>
    <w:rsid w:val="00AD0488"/>
    <w:rsid w:val="00AD4E90"/>
    <w:rsid w:val="00AD61DD"/>
    <w:rsid w:val="00AD7350"/>
    <w:rsid w:val="00AE0BBF"/>
    <w:rsid w:val="00AE1FC1"/>
    <w:rsid w:val="00AE4988"/>
    <w:rsid w:val="00AE6CCF"/>
    <w:rsid w:val="00AE7C66"/>
    <w:rsid w:val="00AF11C0"/>
    <w:rsid w:val="00AF4302"/>
    <w:rsid w:val="00AF78AB"/>
    <w:rsid w:val="00AF7BB4"/>
    <w:rsid w:val="00AF7F27"/>
    <w:rsid w:val="00AF7F33"/>
    <w:rsid w:val="00B06769"/>
    <w:rsid w:val="00B10D84"/>
    <w:rsid w:val="00B11114"/>
    <w:rsid w:val="00B11370"/>
    <w:rsid w:val="00B11A7A"/>
    <w:rsid w:val="00B209BA"/>
    <w:rsid w:val="00B22015"/>
    <w:rsid w:val="00B2218B"/>
    <w:rsid w:val="00B22B6E"/>
    <w:rsid w:val="00B2419E"/>
    <w:rsid w:val="00B25962"/>
    <w:rsid w:val="00B3006B"/>
    <w:rsid w:val="00B300F7"/>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434E"/>
    <w:rsid w:val="00B65452"/>
    <w:rsid w:val="00B70F20"/>
    <w:rsid w:val="00B77F43"/>
    <w:rsid w:val="00B80CF0"/>
    <w:rsid w:val="00B81238"/>
    <w:rsid w:val="00B81F23"/>
    <w:rsid w:val="00B86549"/>
    <w:rsid w:val="00B879A3"/>
    <w:rsid w:val="00B9292E"/>
    <w:rsid w:val="00B932A2"/>
    <w:rsid w:val="00B95566"/>
    <w:rsid w:val="00B95FDC"/>
    <w:rsid w:val="00BA05B7"/>
    <w:rsid w:val="00BA1128"/>
    <w:rsid w:val="00BA245F"/>
    <w:rsid w:val="00BA4332"/>
    <w:rsid w:val="00BA6A5B"/>
    <w:rsid w:val="00BB065C"/>
    <w:rsid w:val="00BB0E5A"/>
    <w:rsid w:val="00BB48F9"/>
    <w:rsid w:val="00BB4A4B"/>
    <w:rsid w:val="00BB5AF3"/>
    <w:rsid w:val="00BB70A9"/>
    <w:rsid w:val="00BC1FD5"/>
    <w:rsid w:val="00BC2B5B"/>
    <w:rsid w:val="00BC3023"/>
    <w:rsid w:val="00BC4D24"/>
    <w:rsid w:val="00BC58BC"/>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0DE"/>
    <w:rsid w:val="00BE7621"/>
    <w:rsid w:val="00BF12B2"/>
    <w:rsid w:val="00BF18D7"/>
    <w:rsid w:val="00BF45A2"/>
    <w:rsid w:val="00BF7C30"/>
    <w:rsid w:val="00C0121C"/>
    <w:rsid w:val="00C01DF0"/>
    <w:rsid w:val="00C01ED9"/>
    <w:rsid w:val="00C0613E"/>
    <w:rsid w:val="00C073CF"/>
    <w:rsid w:val="00C10363"/>
    <w:rsid w:val="00C126F9"/>
    <w:rsid w:val="00C164CC"/>
    <w:rsid w:val="00C208F0"/>
    <w:rsid w:val="00C21467"/>
    <w:rsid w:val="00C229C9"/>
    <w:rsid w:val="00C25727"/>
    <w:rsid w:val="00C273A7"/>
    <w:rsid w:val="00C321AA"/>
    <w:rsid w:val="00C321B7"/>
    <w:rsid w:val="00C33136"/>
    <w:rsid w:val="00C36B3D"/>
    <w:rsid w:val="00C36EC0"/>
    <w:rsid w:val="00C41840"/>
    <w:rsid w:val="00C4217E"/>
    <w:rsid w:val="00C42F71"/>
    <w:rsid w:val="00C44F3B"/>
    <w:rsid w:val="00C45060"/>
    <w:rsid w:val="00C453B1"/>
    <w:rsid w:val="00C459BD"/>
    <w:rsid w:val="00C505D4"/>
    <w:rsid w:val="00C51292"/>
    <w:rsid w:val="00C53DBD"/>
    <w:rsid w:val="00C55466"/>
    <w:rsid w:val="00C55BAE"/>
    <w:rsid w:val="00C5698A"/>
    <w:rsid w:val="00C649D5"/>
    <w:rsid w:val="00C65782"/>
    <w:rsid w:val="00C66B92"/>
    <w:rsid w:val="00C70112"/>
    <w:rsid w:val="00C7074A"/>
    <w:rsid w:val="00C73DCA"/>
    <w:rsid w:val="00C74E6C"/>
    <w:rsid w:val="00C7646B"/>
    <w:rsid w:val="00C76EE8"/>
    <w:rsid w:val="00C77554"/>
    <w:rsid w:val="00C775B0"/>
    <w:rsid w:val="00C8328A"/>
    <w:rsid w:val="00C8567B"/>
    <w:rsid w:val="00C859F4"/>
    <w:rsid w:val="00C87205"/>
    <w:rsid w:val="00C90045"/>
    <w:rsid w:val="00C903D6"/>
    <w:rsid w:val="00C9381A"/>
    <w:rsid w:val="00C9467B"/>
    <w:rsid w:val="00C9659D"/>
    <w:rsid w:val="00CA26D2"/>
    <w:rsid w:val="00CA3AD8"/>
    <w:rsid w:val="00CA4D75"/>
    <w:rsid w:val="00CA5055"/>
    <w:rsid w:val="00CA5183"/>
    <w:rsid w:val="00CA5431"/>
    <w:rsid w:val="00CA65CC"/>
    <w:rsid w:val="00CB0642"/>
    <w:rsid w:val="00CB1917"/>
    <w:rsid w:val="00CB58DD"/>
    <w:rsid w:val="00CB59F9"/>
    <w:rsid w:val="00CC3AE9"/>
    <w:rsid w:val="00CC4099"/>
    <w:rsid w:val="00CC5C2E"/>
    <w:rsid w:val="00CC5D5A"/>
    <w:rsid w:val="00CD027F"/>
    <w:rsid w:val="00CD1130"/>
    <w:rsid w:val="00CD39D7"/>
    <w:rsid w:val="00CD42E1"/>
    <w:rsid w:val="00CD7254"/>
    <w:rsid w:val="00CD751A"/>
    <w:rsid w:val="00CE18B4"/>
    <w:rsid w:val="00CE19BB"/>
    <w:rsid w:val="00CE477F"/>
    <w:rsid w:val="00CE5880"/>
    <w:rsid w:val="00CE78E2"/>
    <w:rsid w:val="00CF29BE"/>
    <w:rsid w:val="00CF2CCF"/>
    <w:rsid w:val="00CF347E"/>
    <w:rsid w:val="00CF6C7D"/>
    <w:rsid w:val="00D00C13"/>
    <w:rsid w:val="00D0155D"/>
    <w:rsid w:val="00D018E9"/>
    <w:rsid w:val="00D01B35"/>
    <w:rsid w:val="00D01FD9"/>
    <w:rsid w:val="00D05403"/>
    <w:rsid w:val="00D102E2"/>
    <w:rsid w:val="00D10706"/>
    <w:rsid w:val="00D137BF"/>
    <w:rsid w:val="00D1522A"/>
    <w:rsid w:val="00D15622"/>
    <w:rsid w:val="00D1587E"/>
    <w:rsid w:val="00D16157"/>
    <w:rsid w:val="00D162A1"/>
    <w:rsid w:val="00D17A68"/>
    <w:rsid w:val="00D21FB9"/>
    <w:rsid w:val="00D24A37"/>
    <w:rsid w:val="00D251AF"/>
    <w:rsid w:val="00D311A0"/>
    <w:rsid w:val="00D32640"/>
    <w:rsid w:val="00D33B2F"/>
    <w:rsid w:val="00D34D57"/>
    <w:rsid w:val="00D3601D"/>
    <w:rsid w:val="00D3692E"/>
    <w:rsid w:val="00D408F4"/>
    <w:rsid w:val="00D4141B"/>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710F"/>
    <w:rsid w:val="00D707C1"/>
    <w:rsid w:val="00D72969"/>
    <w:rsid w:val="00D73498"/>
    <w:rsid w:val="00D73B7B"/>
    <w:rsid w:val="00D80AC4"/>
    <w:rsid w:val="00D821FA"/>
    <w:rsid w:val="00D8413A"/>
    <w:rsid w:val="00D844E0"/>
    <w:rsid w:val="00D879CA"/>
    <w:rsid w:val="00D918DB"/>
    <w:rsid w:val="00D9220A"/>
    <w:rsid w:val="00DA57A8"/>
    <w:rsid w:val="00DA5BD8"/>
    <w:rsid w:val="00DA7CC1"/>
    <w:rsid w:val="00DB4387"/>
    <w:rsid w:val="00DC3F3C"/>
    <w:rsid w:val="00DC4CB3"/>
    <w:rsid w:val="00DC638C"/>
    <w:rsid w:val="00DD09E0"/>
    <w:rsid w:val="00DD2490"/>
    <w:rsid w:val="00DD2604"/>
    <w:rsid w:val="00DD45E2"/>
    <w:rsid w:val="00DD4B41"/>
    <w:rsid w:val="00DD534A"/>
    <w:rsid w:val="00DD740E"/>
    <w:rsid w:val="00DE1CEE"/>
    <w:rsid w:val="00DE3AAE"/>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EFB"/>
    <w:rsid w:val="00E15CA3"/>
    <w:rsid w:val="00E176B4"/>
    <w:rsid w:val="00E17B3F"/>
    <w:rsid w:val="00E218E2"/>
    <w:rsid w:val="00E2355C"/>
    <w:rsid w:val="00E2397E"/>
    <w:rsid w:val="00E24FDD"/>
    <w:rsid w:val="00E26B0C"/>
    <w:rsid w:val="00E328E7"/>
    <w:rsid w:val="00E33AEB"/>
    <w:rsid w:val="00E33FC6"/>
    <w:rsid w:val="00E3697A"/>
    <w:rsid w:val="00E3728B"/>
    <w:rsid w:val="00E437F5"/>
    <w:rsid w:val="00E45564"/>
    <w:rsid w:val="00E45B8B"/>
    <w:rsid w:val="00E45FD0"/>
    <w:rsid w:val="00E51625"/>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92066"/>
    <w:rsid w:val="00EA56FC"/>
    <w:rsid w:val="00EA617C"/>
    <w:rsid w:val="00EB2472"/>
    <w:rsid w:val="00EB3348"/>
    <w:rsid w:val="00EB5ADB"/>
    <w:rsid w:val="00EB66D6"/>
    <w:rsid w:val="00EB68B5"/>
    <w:rsid w:val="00EB6C2C"/>
    <w:rsid w:val="00EC01A2"/>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F01EFC"/>
    <w:rsid w:val="00F02DE0"/>
    <w:rsid w:val="00F03F69"/>
    <w:rsid w:val="00F04148"/>
    <w:rsid w:val="00F0694F"/>
    <w:rsid w:val="00F07E7C"/>
    <w:rsid w:val="00F11351"/>
    <w:rsid w:val="00F1336F"/>
    <w:rsid w:val="00F14431"/>
    <w:rsid w:val="00F1586C"/>
    <w:rsid w:val="00F16D37"/>
    <w:rsid w:val="00F17BD9"/>
    <w:rsid w:val="00F21DA8"/>
    <w:rsid w:val="00F23646"/>
    <w:rsid w:val="00F23DBC"/>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7D60"/>
    <w:rsid w:val="00F800D3"/>
    <w:rsid w:val="00F814E6"/>
    <w:rsid w:val="00F81BC4"/>
    <w:rsid w:val="00F81E9E"/>
    <w:rsid w:val="00F830A0"/>
    <w:rsid w:val="00F835EB"/>
    <w:rsid w:val="00F85CA2"/>
    <w:rsid w:val="00F97348"/>
    <w:rsid w:val="00F974C1"/>
    <w:rsid w:val="00FA3E01"/>
    <w:rsid w:val="00FA4496"/>
    <w:rsid w:val="00FA5916"/>
    <w:rsid w:val="00FA7710"/>
    <w:rsid w:val="00FB30B8"/>
    <w:rsid w:val="00FB3711"/>
    <w:rsid w:val="00FB5911"/>
    <w:rsid w:val="00FB7B12"/>
    <w:rsid w:val="00FC30C2"/>
    <w:rsid w:val="00FD09C7"/>
    <w:rsid w:val="00FD2625"/>
    <w:rsid w:val="00FD2B9B"/>
    <w:rsid w:val="00FD562B"/>
    <w:rsid w:val="00FD5656"/>
    <w:rsid w:val="00FE4049"/>
    <w:rsid w:val="00FE4300"/>
    <w:rsid w:val="00FE5D52"/>
    <w:rsid w:val="00FE7191"/>
    <w:rsid w:val="00FF20C2"/>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75ED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76">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E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482800"/>
  </w:style>
  <w:style w:type="paragraph" w:customStyle="1" w:styleId="u">
    <w:name w:val="u"/>
    <w:basedOn w:val="Normal"/>
    <w:rsid w:val="001A15E7"/>
    <w:pPr>
      <w:spacing w:before="100" w:beforeAutospacing="1" w:after="100" w:afterAutospacing="1"/>
    </w:pPr>
    <w:rPr>
      <w:rFonts w:ascii="Times New Roman" w:eastAsia="Times New Roman" w:hAnsi="Times New Roman" w:cs="Times New Roman"/>
      <w:lang w:val="es-CO" w:eastAsia="es-CO"/>
    </w:rPr>
  </w:style>
  <w:style w:type="paragraph" w:customStyle="1" w:styleId="TextoPLANETA">
    <w:name w:val="[Texto]PLANETA"/>
    <w:basedOn w:val="Normal"/>
    <w:qFormat/>
    <w:rsid w:val="002047DD"/>
    <w:pPr>
      <w:spacing w:after="0"/>
    </w:pPr>
    <w:rPr>
      <w:rFonts w:ascii="Times New Roman" w:hAnsi="Times New Roman" w:cs="Arial"/>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E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482800"/>
  </w:style>
  <w:style w:type="paragraph" w:customStyle="1" w:styleId="u">
    <w:name w:val="u"/>
    <w:basedOn w:val="Normal"/>
    <w:rsid w:val="001A15E7"/>
    <w:pPr>
      <w:spacing w:before="100" w:beforeAutospacing="1" w:after="100" w:afterAutospacing="1"/>
    </w:pPr>
    <w:rPr>
      <w:rFonts w:ascii="Times New Roman" w:eastAsia="Times New Roman" w:hAnsi="Times New Roman" w:cs="Times New Roman"/>
      <w:lang w:val="es-CO" w:eastAsia="es-CO"/>
    </w:rPr>
  </w:style>
  <w:style w:type="paragraph" w:customStyle="1" w:styleId="TextoPLANETA">
    <w:name w:val="[Texto]PLANETA"/>
    <w:basedOn w:val="Normal"/>
    <w:qFormat/>
    <w:rsid w:val="002047DD"/>
    <w:pPr>
      <w:spacing w:after="0"/>
    </w:pPr>
    <w:rPr>
      <w:rFonts w:ascii="Times New Roman" w:hAnsi="Times New Roman"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90787548">
      <w:bodyDiv w:val="1"/>
      <w:marLeft w:val="0"/>
      <w:marRight w:val="0"/>
      <w:marTop w:val="0"/>
      <w:marBottom w:val="0"/>
      <w:divBdr>
        <w:top w:val="none" w:sz="0" w:space="0" w:color="auto"/>
        <w:left w:val="none" w:sz="0" w:space="0" w:color="auto"/>
        <w:bottom w:val="none" w:sz="0" w:space="0" w:color="auto"/>
        <w:right w:val="none" w:sz="0" w:space="0" w:color="auto"/>
      </w:divBdr>
    </w:div>
    <w:div w:id="11629156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436072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7023274">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6535927">
      <w:bodyDiv w:val="1"/>
      <w:marLeft w:val="0"/>
      <w:marRight w:val="0"/>
      <w:marTop w:val="0"/>
      <w:marBottom w:val="0"/>
      <w:divBdr>
        <w:top w:val="none" w:sz="0" w:space="0" w:color="auto"/>
        <w:left w:val="none" w:sz="0" w:space="0" w:color="auto"/>
        <w:bottom w:val="none" w:sz="0" w:space="0" w:color="auto"/>
        <w:right w:val="none" w:sz="0" w:space="0" w:color="auto"/>
      </w:divBdr>
    </w:div>
    <w:div w:id="481427595">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18935307">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394392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5767782">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3634401">
      <w:bodyDiv w:val="1"/>
      <w:marLeft w:val="0"/>
      <w:marRight w:val="0"/>
      <w:marTop w:val="0"/>
      <w:marBottom w:val="0"/>
      <w:divBdr>
        <w:top w:val="none" w:sz="0" w:space="0" w:color="auto"/>
        <w:left w:val="none" w:sz="0" w:space="0" w:color="auto"/>
        <w:bottom w:val="none" w:sz="0" w:space="0" w:color="auto"/>
        <w:right w:val="none" w:sz="0" w:space="0" w:color="auto"/>
      </w:divBdr>
    </w:div>
    <w:div w:id="697438770">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6153570">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03278998">
      <w:bodyDiv w:val="1"/>
      <w:marLeft w:val="0"/>
      <w:marRight w:val="0"/>
      <w:marTop w:val="0"/>
      <w:marBottom w:val="0"/>
      <w:divBdr>
        <w:top w:val="none" w:sz="0" w:space="0" w:color="auto"/>
        <w:left w:val="none" w:sz="0" w:space="0" w:color="auto"/>
        <w:bottom w:val="none" w:sz="0" w:space="0" w:color="auto"/>
        <w:right w:val="none" w:sz="0" w:space="0" w:color="auto"/>
      </w:divBdr>
    </w:div>
    <w:div w:id="813110472">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10652224">
      <w:bodyDiv w:val="1"/>
      <w:marLeft w:val="0"/>
      <w:marRight w:val="0"/>
      <w:marTop w:val="0"/>
      <w:marBottom w:val="0"/>
      <w:divBdr>
        <w:top w:val="none" w:sz="0" w:space="0" w:color="auto"/>
        <w:left w:val="none" w:sz="0" w:space="0" w:color="auto"/>
        <w:bottom w:val="none" w:sz="0" w:space="0" w:color="auto"/>
        <w:right w:val="none" w:sz="0" w:space="0" w:color="auto"/>
      </w:divBdr>
    </w:div>
    <w:div w:id="930238241">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3945748">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97212917">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92768795">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8218003">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1786291">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73505827">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4062235">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2503510">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331660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31034218">
      <w:bodyDiv w:val="1"/>
      <w:marLeft w:val="0"/>
      <w:marRight w:val="0"/>
      <w:marTop w:val="0"/>
      <w:marBottom w:val="0"/>
      <w:divBdr>
        <w:top w:val="none" w:sz="0" w:space="0" w:color="auto"/>
        <w:left w:val="none" w:sz="0" w:space="0" w:color="auto"/>
        <w:bottom w:val="none" w:sz="0" w:space="0" w:color="auto"/>
        <w:right w:val="none" w:sz="0" w:space="0" w:color="auto"/>
      </w:divBdr>
      <w:divsChild>
        <w:div w:id="98575522">
          <w:marLeft w:val="0"/>
          <w:marRight w:val="0"/>
          <w:marTop w:val="0"/>
          <w:marBottom w:val="0"/>
          <w:divBdr>
            <w:top w:val="none" w:sz="0" w:space="0" w:color="auto"/>
            <w:left w:val="none" w:sz="0" w:space="0" w:color="auto"/>
            <w:bottom w:val="none" w:sz="0" w:space="0" w:color="auto"/>
            <w:right w:val="none" w:sz="0" w:space="0" w:color="auto"/>
          </w:divBdr>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53836517">
      <w:bodyDiv w:val="1"/>
      <w:marLeft w:val="0"/>
      <w:marRight w:val="0"/>
      <w:marTop w:val="0"/>
      <w:marBottom w:val="0"/>
      <w:divBdr>
        <w:top w:val="none" w:sz="0" w:space="0" w:color="auto"/>
        <w:left w:val="none" w:sz="0" w:space="0" w:color="auto"/>
        <w:bottom w:val="none" w:sz="0" w:space="0" w:color="auto"/>
        <w:right w:val="none" w:sz="0" w:space="0" w:color="auto"/>
      </w:divBdr>
    </w:div>
    <w:div w:id="1864129092">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4104">
      <w:bodyDiv w:val="1"/>
      <w:marLeft w:val="0"/>
      <w:marRight w:val="0"/>
      <w:marTop w:val="0"/>
      <w:marBottom w:val="0"/>
      <w:divBdr>
        <w:top w:val="none" w:sz="0" w:space="0" w:color="auto"/>
        <w:left w:val="none" w:sz="0" w:space="0" w:color="auto"/>
        <w:bottom w:val="none" w:sz="0" w:space="0" w:color="auto"/>
        <w:right w:val="none" w:sz="0" w:space="0" w:color="auto"/>
      </w:divBdr>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37057383">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94596848">
      <w:bodyDiv w:val="1"/>
      <w:marLeft w:val="0"/>
      <w:marRight w:val="0"/>
      <w:marTop w:val="0"/>
      <w:marBottom w:val="0"/>
      <w:divBdr>
        <w:top w:val="none" w:sz="0" w:space="0" w:color="auto"/>
        <w:left w:val="none" w:sz="0" w:space="0" w:color="auto"/>
        <w:bottom w:val="none" w:sz="0" w:space="0" w:color="auto"/>
        <w:right w:val="none" w:sz="0" w:space="0" w:color="auto"/>
      </w:divBdr>
    </w:div>
    <w:div w:id="2014524623">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28174448">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62290714">
      <w:bodyDiv w:val="1"/>
      <w:marLeft w:val="0"/>
      <w:marRight w:val="0"/>
      <w:marTop w:val="0"/>
      <w:marBottom w:val="0"/>
      <w:divBdr>
        <w:top w:val="none" w:sz="0" w:space="0" w:color="auto"/>
        <w:left w:val="none" w:sz="0" w:space="0" w:color="auto"/>
        <w:bottom w:val="none" w:sz="0" w:space="0" w:color="auto"/>
        <w:right w:val="none" w:sz="0" w:space="0" w:color="auto"/>
      </w:divBdr>
    </w:div>
    <w:div w:id="2069724378">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73FEF-0FCA-D84F-A3F1-968B04DD6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20</Pages>
  <Words>4475</Words>
  <Characters>24616</Characters>
  <Application>Microsoft Macintosh Word</Application>
  <DocSecurity>0</DocSecurity>
  <Lines>205</Lines>
  <Paragraphs>58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29033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Ancopepe pepe</cp:lastModifiedBy>
  <cp:revision>46</cp:revision>
  <dcterms:created xsi:type="dcterms:W3CDTF">2016-02-24T03:12:00Z</dcterms:created>
  <dcterms:modified xsi:type="dcterms:W3CDTF">2016-03-04T19:45:00Z</dcterms:modified>
  <cp:category/>
</cp:coreProperties>
</file>