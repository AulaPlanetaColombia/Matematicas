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9180" w:type="dxa"/>
        <w:tblLook w:val="04A0" w:firstRow="1" w:lastRow="0" w:firstColumn="1" w:lastColumn="0" w:noHBand="0" w:noVBand="1"/>
      </w:tblPr>
      <w:tblGrid>
        <w:gridCol w:w="1951"/>
        <w:gridCol w:w="7229"/>
      </w:tblGrid>
      <w:tr w:rsidR="005166B8" w:rsidRPr="00D07FE4" w14:paraId="1899FE84" w14:textId="77777777" w:rsidTr="00D32ACA">
        <w:tc>
          <w:tcPr>
            <w:tcW w:w="1951" w:type="dxa"/>
            <w:shd w:val="clear" w:color="auto" w:fill="000000" w:themeFill="text1"/>
          </w:tcPr>
          <w:p w14:paraId="20CC2335" w14:textId="77777777" w:rsidR="005166B8" w:rsidRPr="00D07FE4" w:rsidRDefault="005166B8" w:rsidP="00D32ACA">
            <w:pPr>
              <w:tabs>
                <w:tab w:val="right" w:pos="8498"/>
              </w:tabs>
              <w:rPr>
                <w:rFonts w:ascii="Times New Roman" w:hAnsi="Times New Roman" w:cs="Times New Roman"/>
              </w:rPr>
            </w:pPr>
            <w:r w:rsidRPr="00D07FE4">
              <w:rPr>
                <w:rFonts w:ascii="Times New Roman" w:hAnsi="Times New Roman" w:cs="Times New Roman"/>
              </w:rPr>
              <w:t>Título del guion</w:t>
            </w:r>
          </w:p>
        </w:tc>
        <w:tc>
          <w:tcPr>
            <w:tcW w:w="7229" w:type="dxa"/>
          </w:tcPr>
          <w:p w14:paraId="526F72F5" w14:textId="77777777" w:rsidR="005166B8" w:rsidRPr="00D07FE4" w:rsidRDefault="005166B8" w:rsidP="00D32ACA">
            <w:pPr>
              <w:tabs>
                <w:tab w:val="right" w:pos="8498"/>
              </w:tabs>
              <w:rPr>
                <w:rFonts w:ascii="Times New Roman" w:hAnsi="Times New Roman" w:cs="Times New Roman"/>
              </w:rPr>
            </w:pPr>
            <w:r w:rsidRPr="00D07FE4">
              <w:rPr>
                <w:rFonts w:ascii="Times New Roman" w:hAnsi="Times New Roman" w:cs="Times New Roman"/>
              </w:rPr>
              <w:t>Los polígonos y la circunferencia</w:t>
            </w:r>
          </w:p>
        </w:tc>
      </w:tr>
      <w:tr w:rsidR="005166B8" w:rsidRPr="00D07FE4" w14:paraId="1ECB3BC2" w14:textId="77777777" w:rsidTr="00D32ACA">
        <w:tc>
          <w:tcPr>
            <w:tcW w:w="1951" w:type="dxa"/>
            <w:shd w:val="clear" w:color="auto" w:fill="000000" w:themeFill="text1"/>
          </w:tcPr>
          <w:p w14:paraId="66C5DBCD" w14:textId="77777777" w:rsidR="005166B8" w:rsidRPr="00D07FE4" w:rsidRDefault="005166B8" w:rsidP="00D32ACA">
            <w:pPr>
              <w:tabs>
                <w:tab w:val="right" w:pos="8498"/>
              </w:tabs>
              <w:rPr>
                <w:rFonts w:ascii="Times New Roman" w:hAnsi="Times New Roman" w:cs="Times New Roman"/>
              </w:rPr>
            </w:pPr>
            <w:r w:rsidRPr="00D07FE4">
              <w:rPr>
                <w:rFonts w:ascii="Times New Roman" w:hAnsi="Times New Roman" w:cs="Times New Roman"/>
              </w:rPr>
              <w:t>Código del guion</w:t>
            </w:r>
          </w:p>
        </w:tc>
        <w:tc>
          <w:tcPr>
            <w:tcW w:w="7229" w:type="dxa"/>
          </w:tcPr>
          <w:p w14:paraId="4F8E3D1C" w14:textId="77777777" w:rsidR="005166B8" w:rsidRPr="00D07FE4" w:rsidRDefault="005166B8" w:rsidP="00D32ACA">
            <w:pPr>
              <w:tabs>
                <w:tab w:val="right" w:pos="8498"/>
              </w:tabs>
              <w:rPr>
                <w:rFonts w:ascii="Times New Roman" w:hAnsi="Times New Roman" w:cs="Times New Roman"/>
              </w:rPr>
            </w:pPr>
            <w:r w:rsidRPr="00D07FE4">
              <w:rPr>
                <w:rFonts w:ascii="Times New Roman" w:hAnsi="Times New Roman" w:cs="Times New Roman"/>
              </w:rPr>
              <w:t>MA_06_11_CO</w:t>
            </w:r>
          </w:p>
        </w:tc>
      </w:tr>
      <w:tr w:rsidR="005166B8" w:rsidRPr="00D07FE4" w14:paraId="2FDCCEFC" w14:textId="77777777" w:rsidTr="00D32ACA">
        <w:tc>
          <w:tcPr>
            <w:tcW w:w="1951" w:type="dxa"/>
            <w:shd w:val="clear" w:color="auto" w:fill="000000" w:themeFill="text1"/>
          </w:tcPr>
          <w:p w14:paraId="75C03A1F" w14:textId="77777777" w:rsidR="005166B8" w:rsidRPr="00D07FE4" w:rsidRDefault="005166B8" w:rsidP="00D32ACA">
            <w:pPr>
              <w:tabs>
                <w:tab w:val="right" w:pos="8498"/>
              </w:tabs>
              <w:rPr>
                <w:rFonts w:ascii="Times New Roman" w:hAnsi="Times New Roman" w:cs="Times New Roman"/>
              </w:rPr>
            </w:pPr>
            <w:r w:rsidRPr="00D07FE4">
              <w:rPr>
                <w:rFonts w:ascii="Times New Roman" w:hAnsi="Times New Roman" w:cs="Times New Roman"/>
              </w:rPr>
              <w:t>Descripción</w:t>
            </w:r>
          </w:p>
        </w:tc>
        <w:tc>
          <w:tcPr>
            <w:tcW w:w="7229" w:type="dxa"/>
          </w:tcPr>
          <w:p w14:paraId="6A829D63" w14:textId="77777777" w:rsidR="005166B8" w:rsidRPr="00D07FE4" w:rsidRDefault="005166B8" w:rsidP="00D32ACA">
            <w:pPr>
              <w:rPr>
                <w:rFonts w:ascii="Times New Roman" w:hAnsi="Times New Roman" w:cs="Times New Roman"/>
              </w:rPr>
            </w:pPr>
            <w:r w:rsidRPr="00D07FE4">
              <w:rPr>
                <w:rFonts w:ascii="Times New Roman" w:hAnsi="Times New Roman" w:cs="Times New Roman"/>
              </w:rPr>
              <w:t xml:space="preserve">Muchos de los objetos que se observan a diario tienen forma de polígono: las señales de tránsito, las caras de una caja, las ventanas </w:t>
            </w:r>
            <w:r>
              <w:rPr>
                <w:rFonts w:ascii="Times New Roman" w:hAnsi="Times New Roman" w:cs="Times New Roman"/>
              </w:rPr>
              <w:t>de</w:t>
            </w:r>
            <w:r w:rsidRPr="00D07FE4">
              <w:rPr>
                <w:rFonts w:ascii="Times New Roman" w:hAnsi="Times New Roman" w:cs="Times New Roman"/>
              </w:rPr>
              <w:t xml:space="preserve"> una casa, entre otros. Estudiar las características y propiedades de los polígonos es el objetivo de este tema.</w:t>
            </w:r>
          </w:p>
        </w:tc>
      </w:tr>
    </w:tbl>
    <w:p w14:paraId="44FD623A" w14:textId="77777777" w:rsidR="005166B8" w:rsidRPr="00D07FE4" w:rsidRDefault="005166B8" w:rsidP="005166B8">
      <w:pPr>
        <w:tabs>
          <w:tab w:val="right" w:pos="8498"/>
        </w:tabs>
        <w:spacing w:after="0"/>
        <w:rPr>
          <w:rFonts w:ascii="Times New Roman" w:hAnsi="Times New Roman" w:cs="Times New Roman"/>
          <w:highlight w:val="yellow"/>
        </w:rPr>
      </w:pPr>
    </w:p>
    <w:p w14:paraId="47AE2C41" w14:textId="77777777" w:rsidR="005166B8" w:rsidRPr="00D07FE4" w:rsidRDefault="005166B8" w:rsidP="005166B8">
      <w:pPr>
        <w:tabs>
          <w:tab w:val="right" w:pos="8498"/>
        </w:tabs>
        <w:spacing w:after="0"/>
        <w:rPr>
          <w:rFonts w:ascii="Times New Roman" w:hAnsi="Times New Roman" w:cs="Times New Roman"/>
          <w:b/>
        </w:rPr>
      </w:pPr>
      <w:r w:rsidRPr="00D07FE4">
        <w:rPr>
          <w:rFonts w:ascii="Times New Roman" w:hAnsi="Times New Roman" w:cs="Times New Roman"/>
          <w:b/>
          <w:highlight w:val="yellow"/>
        </w:rPr>
        <w:t>[SECCIÓN 1]</w:t>
      </w:r>
      <w:r w:rsidRPr="00D07FE4">
        <w:rPr>
          <w:rFonts w:ascii="Times New Roman" w:hAnsi="Times New Roman" w:cs="Times New Roman"/>
          <w:b/>
        </w:rPr>
        <w:t xml:space="preserve"> 1 Los polígonos</w:t>
      </w:r>
    </w:p>
    <w:p w14:paraId="7FE483A4" w14:textId="77777777" w:rsidR="005166B8" w:rsidRPr="00D07FE4" w:rsidRDefault="005166B8" w:rsidP="005166B8">
      <w:pPr>
        <w:tabs>
          <w:tab w:val="right" w:pos="8498"/>
        </w:tabs>
        <w:spacing w:after="0"/>
        <w:rPr>
          <w:rFonts w:ascii="Times New Roman" w:hAnsi="Times New Roman" w:cs="Times New Roman"/>
          <w:b/>
        </w:rPr>
      </w:pPr>
    </w:p>
    <w:p w14:paraId="7C9B1619" w14:textId="77777777" w:rsidR="005166B8" w:rsidRPr="00D07FE4" w:rsidRDefault="005166B8" w:rsidP="005166B8">
      <w:pPr>
        <w:tabs>
          <w:tab w:val="right" w:pos="8498"/>
        </w:tabs>
        <w:spacing w:after="0"/>
        <w:rPr>
          <w:rFonts w:ascii="Times New Roman" w:hAnsi="Times New Roman" w:cs="Times New Roman"/>
        </w:rPr>
      </w:pPr>
      <w:r w:rsidRPr="00D07FE4">
        <w:rPr>
          <w:rFonts w:ascii="Times New Roman" w:hAnsi="Times New Roman" w:cs="Times New Roman"/>
        </w:rPr>
        <w:t xml:space="preserve">En la naturaleza y en el entorno se pueden observar diferentes formas geométricas: el disco del </w:t>
      </w:r>
      <w:r>
        <w:rPr>
          <w:rFonts w:ascii="Times New Roman" w:hAnsi="Times New Roman" w:cs="Times New Roman"/>
        </w:rPr>
        <w:t>S</w:t>
      </w:r>
      <w:r w:rsidRPr="00D07FE4">
        <w:rPr>
          <w:rFonts w:ascii="Times New Roman" w:hAnsi="Times New Roman" w:cs="Times New Roman"/>
        </w:rPr>
        <w:t>ol, una mariposa, una estrella de mar, el panal que construyen las abejas, las flores, el arco iris, un edificio, un parapente, una casa, un armario y muchos más objetos.</w:t>
      </w:r>
    </w:p>
    <w:p w14:paraId="64ABB018" w14:textId="77777777" w:rsidR="005166B8" w:rsidRPr="00D07FE4" w:rsidRDefault="005166B8" w:rsidP="005166B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017C234F" w14:textId="77777777" w:rsidTr="00D32ACA">
        <w:tc>
          <w:tcPr>
            <w:tcW w:w="9033" w:type="dxa"/>
            <w:gridSpan w:val="2"/>
            <w:shd w:val="clear" w:color="auto" w:fill="0D0D0D" w:themeFill="text1" w:themeFillTint="F2"/>
          </w:tcPr>
          <w:p w14:paraId="298F8208"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04CB0ED" w14:textId="77777777" w:rsidTr="00D32ACA">
        <w:tc>
          <w:tcPr>
            <w:tcW w:w="2518" w:type="dxa"/>
          </w:tcPr>
          <w:p w14:paraId="12633C3C"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40A758F"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IMG01</w:t>
            </w:r>
          </w:p>
        </w:tc>
      </w:tr>
      <w:tr w:rsidR="005166B8" w:rsidRPr="00D07FE4" w14:paraId="10972F01" w14:textId="77777777" w:rsidTr="00D32ACA">
        <w:tc>
          <w:tcPr>
            <w:tcW w:w="2518" w:type="dxa"/>
          </w:tcPr>
          <w:p w14:paraId="392C383F"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076974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La naturaleza y los polígonos</w:t>
            </w:r>
            <w:ins w:id="0" w:author="mercyranjel" w:date="2016-01-02T17:00:00Z">
              <w:r>
                <w:rPr>
                  <w:rFonts w:ascii="Times New Roman" w:hAnsi="Times New Roman" w:cs="Times New Roman"/>
                  <w:color w:val="000000"/>
                </w:rPr>
                <w:t>.</w:t>
              </w:r>
            </w:ins>
          </w:p>
        </w:tc>
      </w:tr>
      <w:tr w:rsidR="005166B8" w:rsidRPr="00D07FE4" w14:paraId="4CEA57DE" w14:textId="77777777" w:rsidTr="00D32ACA">
        <w:tc>
          <w:tcPr>
            <w:tcW w:w="2518" w:type="dxa"/>
          </w:tcPr>
          <w:p w14:paraId="12F2FE8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F1B2742" w14:textId="77777777" w:rsidR="005166B8" w:rsidRDefault="005166B8" w:rsidP="00D32ACA">
            <w:pPr>
              <w:rPr>
                <w:rFonts w:ascii="Times New Roman" w:hAnsi="Times New Roman" w:cs="Times New Roman"/>
                <w:b/>
                <w:color w:val="000000"/>
              </w:rPr>
            </w:pPr>
          </w:p>
          <w:p w14:paraId="1FBDDAE2" w14:textId="77777777" w:rsidR="005166B8" w:rsidRDefault="005166B8" w:rsidP="00D32ACA">
            <w:pPr>
              <w:rPr>
                <w:rFonts w:ascii="Times New Roman" w:hAnsi="Times New Roman" w:cs="Times New Roman"/>
                <w:b/>
                <w:color w:val="000000"/>
              </w:rPr>
            </w:pPr>
          </w:p>
          <w:p w14:paraId="5182C3A7" w14:textId="77777777" w:rsidR="005166B8" w:rsidRDefault="005166B8" w:rsidP="00D32ACA">
            <w:pPr>
              <w:rPr>
                <w:rFonts w:ascii="Times New Roman" w:hAnsi="Times New Roman" w:cs="Times New Roman"/>
                <w:b/>
                <w:color w:val="000000"/>
              </w:rPr>
            </w:pPr>
          </w:p>
          <w:p w14:paraId="2098B64F" w14:textId="77777777" w:rsidR="005166B8" w:rsidRDefault="005166B8" w:rsidP="00D32ACA">
            <w:pPr>
              <w:rPr>
                <w:rFonts w:ascii="Times New Roman" w:hAnsi="Times New Roman" w:cs="Times New Roman"/>
                <w:b/>
                <w:color w:val="000000"/>
              </w:rPr>
            </w:pPr>
            <w:r w:rsidRPr="00D07FE4">
              <w:rPr>
                <w:rFonts w:ascii="Times New Roman" w:hAnsi="Times New Roman" w:cs="Times New Roman"/>
                <w:b/>
                <w:noProof/>
                <w:lang w:val="es-ES" w:eastAsia="es-ES"/>
              </w:rPr>
              <w:drawing>
                <wp:anchor distT="0" distB="0" distL="114300" distR="114300" simplePos="0" relativeHeight="251697152" behindDoc="0" locked="0" layoutInCell="1" allowOverlap="1" wp14:anchorId="397ABA6C" wp14:editId="344E9275">
                  <wp:simplePos x="0" y="0"/>
                  <wp:positionH relativeFrom="column">
                    <wp:posOffset>229870</wp:posOffset>
                  </wp:positionH>
                  <wp:positionV relativeFrom="paragraph">
                    <wp:posOffset>162560</wp:posOffset>
                  </wp:positionV>
                  <wp:extent cx="2505075" cy="1741805"/>
                  <wp:effectExtent l="0" t="0" r="9525" b="1079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17833" t="13315" r="19154" b="16576"/>
                          <a:stretch/>
                        </pic:blipFill>
                        <pic:spPr bwMode="auto">
                          <a:xfrm>
                            <a:off x="0" y="0"/>
                            <a:ext cx="2505075" cy="17418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p>
          <w:p w14:paraId="1D96C9F8" w14:textId="77777777" w:rsidR="005166B8" w:rsidRDefault="005166B8" w:rsidP="00D32ACA">
            <w:pPr>
              <w:rPr>
                <w:rFonts w:ascii="Times New Roman" w:hAnsi="Times New Roman" w:cs="Times New Roman"/>
                <w:b/>
                <w:color w:val="000000"/>
              </w:rPr>
            </w:pPr>
          </w:p>
          <w:p w14:paraId="3CCEFDB2" w14:textId="77777777" w:rsidR="005166B8" w:rsidRDefault="005166B8" w:rsidP="00D32ACA">
            <w:pPr>
              <w:rPr>
                <w:rFonts w:ascii="Times New Roman" w:hAnsi="Times New Roman" w:cs="Times New Roman"/>
                <w:b/>
                <w:color w:val="000000"/>
              </w:rPr>
            </w:pPr>
          </w:p>
          <w:p w14:paraId="6BE75DE5" w14:textId="77777777" w:rsidR="005166B8" w:rsidRDefault="005166B8" w:rsidP="00D32ACA">
            <w:pPr>
              <w:rPr>
                <w:rFonts w:ascii="Times New Roman" w:hAnsi="Times New Roman" w:cs="Times New Roman"/>
                <w:b/>
                <w:color w:val="000000"/>
              </w:rPr>
            </w:pPr>
          </w:p>
          <w:p w14:paraId="2609F7EE" w14:textId="77777777" w:rsidR="005166B8" w:rsidRDefault="005166B8" w:rsidP="00D32ACA">
            <w:pPr>
              <w:rPr>
                <w:rFonts w:ascii="Times New Roman" w:hAnsi="Times New Roman" w:cs="Times New Roman"/>
                <w:b/>
                <w:color w:val="000000"/>
              </w:rPr>
            </w:pPr>
          </w:p>
          <w:p w14:paraId="677921ED" w14:textId="77777777" w:rsidR="005166B8" w:rsidRDefault="005166B8" w:rsidP="00D32ACA">
            <w:pPr>
              <w:rPr>
                <w:rFonts w:ascii="Times New Roman" w:hAnsi="Times New Roman" w:cs="Times New Roman"/>
                <w:b/>
                <w:color w:val="000000"/>
              </w:rPr>
            </w:pPr>
          </w:p>
          <w:p w14:paraId="2D177157" w14:textId="77777777" w:rsidR="005166B8" w:rsidRDefault="005166B8" w:rsidP="00D32ACA">
            <w:pPr>
              <w:rPr>
                <w:rFonts w:ascii="Times New Roman" w:hAnsi="Times New Roman" w:cs="Times New Roman"/>
                <w:b/>
                <w:color w:val="000000"/>
              </w:rPr>
            </w:pPr>
          </w:p>
          <w:p w14:paraId="7763F430" w14:textId="77777777" w:rsidR="005166B8" w:rsidRDefault="005166B8" w:rsidP="00D32ACA">
            <w:pPr>
              <w:rPr>
                <w:rFonts w:ascii="Times New Roman" w:hAnsi="Times New Roman" w:cs="Times New Roman"/>
                <w:b/>
                <w:color w:val="000000"/>
              </w:rPr>
            </w:pPr>
          </w:p>
          <w:p w14:paraId="509BD09E" w14:textId="77777777" w:rsidR="005166B8" w:rsidRDefault="005166B8" w:rsidP="00D32ACA">
            <w:pPr>
              <w:rPr>
                <w:rFonts w:ascii="Times New Roman" w:hAnsi="Times New Roman" w:cs="Times New Roman"/>
                <w:b/>
                <w:color w:val="000000"/>
              </w:rPr>
            </w:pPr>
          </w:p>
          <w:p w14:paraId="049F2EEB" w14:textId="77777777" w:rsidR="005166B8" w:rsidRDefault="005166B8" w:rsidP="00D32ACA">
            <w:pPr>
              <w:rPr>
                <w:rFonts w:ascii="Times New Roman" w:hAnsi="Times New Roman" w:cs="Times New Roman"/>
                <w:b/>
                <w:color w:val="000000"/>
              </w:rPr>
            </w:pPr>
          </w:p>
          <w:p w14:paraId="69D7A7F6" w14:textId="77777777" w:rsidR="005166B8" w:rsidRDefault="005166B8" w:rsidP="00D32ACA">
            <w:pPr>
              <w:rPr>
                <w:rFonts w:ascii="Times New Roman" w:hAnsi="Times New Roman" w:cs="Times New Roman"/>
                <w:b/>
                <w:color w:val="000000"/>
              </w:rPr>
            </w:pPr>
          </w:p>
          <w:p w14:paraId="11538A39" w14:textId="77777777" w:rsidR="005166B8" w:rsidRPr="00D07FE4" w:rsidRDefault="005166B8" w:rsidP="00D32ACA">
            <w:pPr>
              <w:rPr>
                <w:rFonts w:ascii="Times New Roman" w:hAnsi="Times New Roman" w:cs="Times New Roman"/>
                <w:b/>
                <w:color w:val="000000"/>
              </w:rPr>
            </w:pPr>
          </w:p>
        </w:tc>
      </w:tr>
      <w:tr w:rsidR="005166B8" w:rsidRPr="00D07FE4" w14:paraId="7E8C0E02" w14:textId="77777777" w:rsidTr="00D32ACA">
        <w:tc>
          <w:tcPr>
            <w:tcW w:w="2518" w:type="dxa"/>
          </w:tcPr>
          <w:p w14:paraId="5539AB1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065DAE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Diferentes formas geométricas que se observan en la naturaleza</w:t>
            </w:r>
            <w:ins w:id="1" w:author="mercyranjel" w:date="2016-01-02T17:00:00Z">
              <w:r>
                <w:rPr>
                  <w:rFonts w:ascii="Times New Roman" w:hAnsi="Times New Roman" w:cs="Times New Roman"/>
                  <w:color w:val="000000"/>
                </w:rPr>
                <w:t>.</w:t>
              </w:r>
            </w:ins>
          </w:p>
        </w:tc>
      </w:tr>
    </w:tbl>
    <w:p w14:paraId="5E025C1C" w14:textId="77777777" w:rsidR="005166B8" w:rsidRPr="00D07FE4" w:rsidRDefault="005166B8" w:rsidP="005166B8">
      <w:pPr>
        <w:tabs>
          <w:tab w:val="right" w:pos="8498"/>
        </w:tabs>
        <w:spacing w:after="0"/>
        <w:rPr>
          <w:rFonts w:ascii="Times New Roman" w:hAnsi="Times New Roman" w:cs="Times New Roman"/>
        </w:rPr>
      </w:pPr>
    </w:p>
    <w:p w14:paraId="1B9481E7" w14:textId="77777777" w:rsidR="005166B8" w:rsidRPr="00D07FE4" w:rsidRDefault="005166B8" w:rsidP="005166B8">
      <w:pPr>
        <w:tabs>
          <w:tab w:val="right" w:pos="8498"/>
        </w:tabs>
        <w:spacing w:after="0"/>
        <w:rPr>
          <w:rFonts w:ascii="Times New Roman" w:hAnsi="Times New Roman" w:cs="Times New Roman"/>
        </w:rPr>
      </w:pPr>
    </w:p>
    <w:p w14:paraId="2B484BB1" w14:textId="77777777" w:rsidR="005166B8" w:rsidRPr="00D07FE4" w:rsidRDefault="005166B8" w:rsidP="005166B8">
      <w:pPr>
        <w:tabs>
          <w:tab w:val="right" w:pos="8498"/>
        </w:tabs>
        <w:spacing w:after="0"/>
        <w:rPr>
          <w:rFonts w:ascii="Times New Roman" w:hAnsi="Times New Roman" w:cs="Times New Roman"/>
        </w:rPr>
      </w:pPr>
    </w:p>
    <w:tbl>
      <w:tblPr>
        <w:tblStyle w:val="Tablaconcuadrcula"/>
        <w:tblW w:w="9180" w:type="dxa"/>
        <w:tblLook w:val="04A0" w:firstRow="1" w:lastRow="0" w:firstColumn="1" w:lastColumn="0" w:noHBand="0" w:noVBand="1"/>
      </w:tblPr>
      <w:tblGrid>
        <w:gridCol w:w="2376"/>
        <w:gridCol w:w="6804"/>
      </w:tblGrid>
      <w:tr w:rsidR="005166B8" w:rsidRPr="00D07FE4" w14:paraId="1FA8466D" w14:textId="77777777" w:rsidTr="00D32ACA">
        <w:tc>
          <w:tcPr>
            <w:tcW w:w="9180" w:type="dxa"/>
            <w:gridSpan w:val="2"/>
            <w:shd w:val="clear" w:color="auto" w:fill="000000" w:themeFill="text1"/>
          </w:tcPr>
          <w:p w14:paraId="0F8C97CD"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Profundiza: recurso aprovechado</w:t>
            </w:r>
          </w:p>
        </w:tc>
      </w:tr>
      <w:tr w:rsidR="005166B8" w:rsidRPr="00D07FE4" w14:paraId="331744EE" w14:textId="77777777" w:rsidTr="00D32ACA">
        <w:tc>
          <w:tcPr>
            <w:tcW w:w="2376" w:type="dxa"/>
          </w:tcPr>
          <w:p w14:paraId="15A28ADB"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804" w:type="dxa"/>
          </w:tcPr>
          <w:p w14:paraId="17B5C36F"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MA_06_11_CO_REC10</w:t>
            </w:r>
          </w:p>
        </w:tc>
      </w:tr>
      <w:tr w:rsidR="005166B8" w:rsidRPr="00D07FE4" w14:paraId="1F9524E6" w14:textId="77777777" w:rsidTr="00D32ACA">
        <w:tc>
          <w:tcPr>
            <w:tcW w:w="2376" w:type="dxa"/>
          </w:tcPr>
          <w:p w14:paraId="1EBC1C8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Ubicación en Aula Planeta</w:t>
            </w:r>
          </w:p>
        </w:tc>
        <w:tc>
          <w:tcPr>
            <w:tcW w:w="6804" w:type="dxa"/>
          </w:tcPr>
          <w:p w14:paraId="319E43A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1°ESO/Polígonos y circunferencias/Los polígonos/Profundiza/Repaso de los conceptos básicos de la geometría</w:t>
            </w:r>
          </w:p>
        </w:tc>
      </w:tr>
      <w:tr w:rsidR="005166B8" w:rsidRPr="00D07FE4" w14:paraId="7017A9FF" w14:textId="77777777" w:rsidTr="00D32ACA">
        <w:tc>
          <w:tcPr>
            <w:tcW w:w="2376" w:type="dxa"/>
          </w:tcPr>
          <w:p w14:paraId="37B541E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Cambio (descripción o capturas de pantallas)</w:t>
            </w:r>
          </w:p>
        </w:tc>
        <w:tc>
          <w:tcPr>
            <w:tcW w:w="6804" w:type="dxa"/>
          </w:tcPr>
          <w:p w14:paraId="3FAD22A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noProof/>
                <w:lang w:val="es-ES" w:eastAsia="es-ES"/>
              </w:rPr>
              <w:drawing>
                <wp:inline distT="0" distB="0" distL="0" distR="0" wp14:anchorId="45556872" wp14:editId="7894C45D">
                  <wp:extent cx="2763891" cy="171450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5287" t="13859" r="21192" b="23098"/>
                          <a:stretch/>
                        </pic:blipFill>
                        <pic:spPr bwMode="auto">
                          <a:xfrm>
                            <a:off x="0" y="0"/>
                            <a:ext cx="2765895" cy="1715743"/>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2914DD99" w14:textId="77777777" w:rsidTr="00D32ACA">
        <w:tc>
          <w:tcPr>
            <w:tcW w:w="2376" w:type="dxa"/>
          </w:tcPr>
          <w:p w14:paraId="56E19E76"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Título</w:t>
            </w:r>
          </w:p>
        </w:tc>
        <w:tc>
          <w:tcPr>
            <w:tcW w:w="6804" w:type="dxa"/>
          </w:tcPr>
          <w:p w14:paraId="2888F46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Repaso de los conceptos básicos de la Geometría</w:t>
            </w:r>
          </w:p>
        </w:tc>
      </w:tr>
      <w:tr w:rsidR="005166B8" w:rsidRPr="00D07FE4" w14:paraId="7109F382" w14:textId="77777777" w:rsidTr="00D32ACA">
        <w:tc>
          <w:tcPr>
            <w:tcW w:w="2376" w:type="dxa"/>
          </w:tcPr>
          <w:p w14:paraId="208609AE"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Descripción</w:t>
            </w:r>
          </w:p>
        </w:tc>
        <w:tc>
          <w:tcPr>
            <w:tcW w:w="6804" w:type="dxa"/>
          </w:tcPr>
          <w:p w14:paraId="512E1C8B" w14:textId="6C0EA524"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Secuencia de imágenes que presenta los conceptos básicos de Geometría</w:t>
            </w:r>
            <w:bookmarkStart w:id="2" w:name="_GoBack"/>
            <w:bookmarkEnd w:id="2"/>
          </w:p>
        </w:tc>
      </w:tr>
    </w:tbl>
    <w:p w14:paraId="25CFBB76" w14:textId="77777777" w:rsidR="005166B8" w:rsidRPr="00D07FE4" w:rsidRDefault="005166B8" w:rsidP="005166B8">
      <w:pPr>
        <w:tabs>
          <w:tab w:val="right" w:pos="8498"/>
        </w:tabs>
        <w:spacing w:after="0"/>
        <w:rPr>
          <w:rFonts w:ascii="Times New Roman" w:hAnsi="Times New Roman" w:cs="Times New Roman"/>
        </w:rPr>
      </w:pPr>
    </w:p>
    <w:p w14:paraId="2D5773D0" w14:textId="77777777" w:rsidR="005166B8" w:rsidRPr="00D07FE4" w:rsidRDefault="005166B8" w:rsidP="005166B8">
      <w:pPr>
        <w:tabs>
          <w:tab w:val="right" w:pos="8498"/>
        </w:tabs>
        <w:spacing w:after="0"/>
        <w:rPr>
          <w:rStyle w:val="un"/>
          <w:rFonts w:ascii="Times New Roman" w:hAnsi="Times New Roman" w:cs="Times New Roman"/>
          <w:shd w:val="clear" w:color="auto" w:fill="FFFFFF"/>
        </w:rPr>
      </w:pPr>
      <w:r w:rsidRPr="00D07FE4">
        <w:rPr>
          <w:rStyle w:val="un"/>
          <w:rFonts w:ascii="Times New Roman" w:hAnsi="Times New Roman" w:cs="Times New Roman"/>
          <w:shd w:val="clear" w:color="auto" w:fill="FFFFFF"/>
        </w:rPr>
        <w:t>Un</w:t>
      </w:r>
      <w:r w:rsidRPr="00D07FE4">
        <w:rPr>
          <w:rStyle w:val="apple-converted-space"/>
          <w:rFonts w:ascii="Times New Roman" w:hAnsi="Times New Roman" w:cs="Times New Roman"/>
          <w:shd w:val="clear" w:color="auto" w:fill="FFFFFF"/>
        </w:rPr>
        <w:t> </w:t>
      </w:r>
      <w:r w:rsidRPr="00D07FE4">
        <w:rPr>
          <w:rStyle w:val="Textoennegrita"/>
          <w:rFonts w:ascii="Times New Roman" w:hAnsi="Times New Roman" w:cs="Times New Roman"/>
          <w:shd w:val="clear" w:color="auto" w:fill="FFFFFF"/>
        </w:rPr>
        <w:t>polígono</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shd w:val="clear" w:color="auto" w:fill="FFFFFF"/>
        </w:rPr>
        <w:t>es una figura plana</w:t>
      </w:r>
      <w:r>
        <w:rPr>
          <w:rStyle w:val="un"/>
          <w:rFonts w:ascii="Times New Roman" w:hAnsi="Times New Roman" w:cs="Times New Roman"/>
          <w:shd w:val="clear" w:color="auto" w:fill="FFFFFF"/>
        </w:rPr>
        <w:t xml:space="preserve">, </w:t>
      </w:r>
      <w:r w:rsidRPr="00D07FE4">
        <w:rPr>
          <w:rStyle w:val="un"/>
          <w:rFonts w:ascii="Times New Roman" w:hAnsi="Times New Roman" w:cs="Times New Roman"/>
          <w:shd w:val="clear" w:color="auto" w:fill="FFFFFF"/>
        </w:rPr>
        <w:t>cerrada y limitada por segmentos.</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shd w:val="clear" w:color="auto" w:fill="FFFFFF"/>
        </w:rPr>
        <w:t>La palabra</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iCs/>
          <w:shd w:val="clear" w:color="auto" w:fill="FFFFFF"/>
        </w:rPr>
        <w:t>polígono</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shd w:val="clear" w:color="auto" w:fill="FFFFFF"/>
        </w:rPr>
        <w:t>es de origen griego y está formada por</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i/>
          <w:iCs/>
          <w:shd w:val="clear" w:color="auto" w:fill="FFFFFF"/>
        </w:rPr>
        <w:t>polys</w:t>
      </w:r>
      <w:r w:rsidRPr="00D07FE4">
        <w:rPr>
          <w:rStyle w:val="un"/>
          <w:rFonts w:ascii="Times New Roman" w:hAnsi="Times New Roman" w:cs="Times New Roman"/>
          <w:shd w:val="clear" w:color="auto" w:fill="FFFFFF"/>
        </w:rPr>
        <w:t>, que significa muchos, y</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i/>
          <w:iCs/>
          <w:shd w:val="clear" w:color="auto" w:fill="FFFFFF"/>
        </w:rPr>
        <w:t>gonía</w:t>
      </w:r>
      <w:r w:rsidRPr="00D07FE4">
        <w:rPr>
          <w:rStyle w:val="un"/>
          <w:rFonts w:ascii="Times New Roman" w:hAnsi="Times New Roman" w:cs="Times New Roman"/>
          <w:shd w:val="clear" w:color="auto" w:fill="FFFFFF"/>
        </w:rPr>
        <w:t>, que significa ángulos.</w:t>
      </w:r>
    </w:p>
    <w:p w14:paraId="0F02B327" w14:textId="77777777" w:rsidR="005166B8" w:rsidRPr="00D07FE4" w:rsidRDefault="005166B8" w:rsidP="005166B8">
      <w:pPr>
        <w:tabs>
          <w:tab w:val="right" w:pos="8498"/>
        </w:tabs>
        <w:spacing w:after="0"/>
        <w:rPr>
          <w:rStyle w:val="un"/>
          <w:rFonts w:ascii="Times New Roman" w:hAnsi="Times New Roman" w:cs="Times New Roman"/>
          <w:shd w:val="clear" w:color="auto" w:fill="FFFFFF"/>
        </w:rPr>
      </w:pPr>
      <w:r w:rsidRPr="00D07FE4">
        <w:rPr>
          <w:rStyle w:val="un"/>
          <w:rFonts w:ascii="Times New Roman" w:hAnsi="Times New Roman" w:cs="Times New Roman"/>
          <w:shd w:val="clear" w:color="auto" w:fill="FFFFFF"/>
        </w:rPr>
        <w:t xml:space="preserve"> </w:t>
      </w:r>
    </w:p>
    <w:p w14:paraId="759FA8AB" w14:textId="77777777" w:rsidR="005166B8" w:rsidRPr="00D07FE4" w:rsidRDefault="005166B8" w:rsidP="005166B8">
      <w:pPr>
        <w:tabs>
          <w:tab w:val="right" w:pos="8498"/>
        </w:tabs>
        <w:spacing w:after="0"/>
        <w:rPr>
          <w:rStyle w:val="un"/>
          <w:rFonts w:ascii="Times New Roman" w:hAnsi="Times New Roman" w:cs="Times New Roman"/>
          <w:shd w:val="clear" w:color="auto" w:fill="FFFFFF"/>
        </w:rPr>
      </w:pPr>
      <w:r w:rsidRPr="00D07FE4">
        <w:rPr>
          <w:rStyle w:val="un"/>
          <w:rFonts w:ascii="Times New Roman" w:hAnsi="Times New Roman" w:cs="Times New Roman"/>
          <w:shd w:val="clear" w:color="auto" w:fill="FFFFFF"/>
        </w:rPr>
        <w:t>Para que una figura sea un polígono se deben cumplir las siguientes condiciones:</w:t>
      </w:r>
    </w:p>
    <w:p w14:paraId="0916AF98" w14:textId="77777777" w:rsidR="005166B8" w:rsidRPr="00D07FE4" w:rsidRDefault="005166B8" w:rsidP="005166B8">
      <w:pPr>
        <w:tabs>
          <w:tab w:val="right" w:pos="8498"/>
        </w:tabs>
        <w:spacing w:after="0"/>
        <w:rPr>
          <w:rStyle w:val="un"/>
          <w:rFonts w:ascii="Times New Roman" w:hAnsi="Times New Roman" w:cs="Times New Roman"/>
          <w:shd w:val="clear" w:color="auto" w:fill="FFFFFF"/>
        </w:rPr>
      </w:pPr>
    </w:p>
    <w:p w14:paraId="465B1D48" w14:textId="77777777" w:rsidR="005166B8" w:rsidRPr="00D07FE4" w:rsidRDefault="005166B8" w:rsidP="005166B8">
      <w:pPr>
        <w:rPr>
          <w:rFonts w:ascii="Times New Roman" w:hAnsi="Times New Roman" w:cs="Times New Roman"/>
        </w:rPr>
      </w:pPr>
      <w:r w:rsidRPr="00D07FE4">
        <w:rPr>
          <w:rStyle w:val="un"/>
          <w:rFonts w:ascii="Times New Roman" w:hAnsi="Times New Roman" w:cs="Times New Roman"/>
          <w:b/>
          <w:shd w:val="clear" w:color="auto" w:fill="FFFFFF"/>
        </w:rPr>
        <w:t>Primera</w:t>
      </w:r>
      <w:r w:rsidRPr="00D07FE4">
        <w:rPr>
          <w:rStyle w:val="un"/>
          <w:rFonts w:ascii="Times New Roman" w:hAnsi="Times New Roman" w:cs="Times New Roman"/>
          <w:shd w:val="clear" w:color="auto" w:fill="FFFFFF"/>
        </w:rPr>
        <w:t xml:space="preserve">. </w:t>
      </w:r>
      <w:r w:rsidRPr="00D07FE4">
        <w:rPr>
          <w:rFonts w:ascii="Times New Roman" w:hAnsi="Times New Roman" w:cs="Times New Roman"/>
        </w:rPr>
        <w:t>En un punto se unen exactamente dos segmentos.</w:t>
      </w:r>
    </w:p>
    <w:p w14:paraId="307F1C70" w14:textId="77777777" w:rsidR="005166B8" w:rsidRPr="00D07FE4" w:rsidRDefault="005166B8" w:rsidP="005166B8">
      <w:pPr>
        <w:rPr>
          <w:rFonts w:ascii="Times New Roman" w:hAnsi="Times New Roman" w:cs="Times New Roman"/>
        </w:rPr>
      </w:pPr>
      <w:r w:rsidRPr="00D07FE4">
        <w:rPr>
          <w:rFonts w:ascii="Times New Roman" w:hAnsi="Times New Roman" w:cs="Times New Roman"/>
          <w:b/>
        </w:rPr>
        <w:t>Segunda</w:t>
      </w:r>
      <w:r w:rsidRPr="00D07FE4">
        <w:rPr>
          <w:rFonts w:ascii="Times New Roman" w:hAnsi="Times New Roman" w:cs="Times New Roman"/>
        </w:rPr>
        <w:t>. Cada segmento está unido con otros dos segmentos.</w:t>
      </w:r>
    </w:p>
    <w:p w14:paraId="1772C0E4" w14:textId="77777777" w:rsidR="005166B8" w:rsidRPr="00D07FE4" w:rsidRDefault="005166B8" w:rsidP="005166B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551C17C5" w14:textId="77777777" w:rsidTr="00D32ACA">
        <w:tc>
          <w:tcPr>
            <w:tcW w:w="9033" w:type="dxa"/>
            <w:gridSpan w:val="2"/>
            <w:shd w:val="clear" w:color="auto" w:fill="0D0D0D" w:themeFill="text1" w:themeFillTint="F2"/>
          </w:tcPr>
          <w:p w14:paraId="285EBA41"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05EBB04" w14:textId="77777777" w:rsidTr="00D32ACA">
        <w:tc>
          <w:tcPr>
            <w:tcW w:w="2518" w:type="dxa"/>
          </w:tcPr>
          <w:p w14:paraId="31C8B756"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C2E1EC1"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IMG02</w:t>
            </w:r>
          </w:p>
        </w:tc>
      </w:tr>
      <w:tr w:rsidR="005166B8" w:rsidRPr="00D07FE4" w14:paraId="5F64301F" w14:textId="77777777" w:rsidTr="00D32ACA">
        <w:tc>
          <w:tcPr>
            <w:tcW w:w="2518" w:type="dxa"/>
          </w:tcPr>
          <w:p w14:paraId="1D394752"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971D77A" w14:textId="58FC8F34" w:rsidR="005166B8" w:rsidRPr="00D07FE4" w:rsidRDefault="005166B8" w:rsidP="00D32ACA">
            <w:pPr>
              <w:rPr>
                <w:rFonts w:ascii="Times New Roman" w:hAnsi="Times New Roman" w:cs="Times New Roman"/>
                <w:color w:val="000000"/>
                <w:sz w:val="24"/>
                <w:szCs w:val="24"/>
              </w:rPr>
            </w:pPr>
            <w:r w:rsidRPr="00D07FE4">
              <w:rPr>
                <w:rFonts w:ascii="Times New Roman" w:hAnsi="Times New Roman" w:cs="Times New Roman"/>
                <w:color w:val="000000"/>
              </w:rPr>
              <w:t xml:space="preserve">Definición de un </w:t>
            </w:r>
            <w:r w:rsidR="00823A78">
              <w:rPr>
                <w:rFonts w:ascii="Times New Roman" w:hAnsi="Times New Roman" w:cs="Times New Roman"/>
                <w:color w:val="000000"/>
              </w:rPr>
              <w:t>p</w:t>
            </w:r>
            <w:r w:rsidRPr="00D07FE4">
              <w:rPr>
                <w:rFonts w:ascii="Times New Roman" w:hAnsi="Times New Roman" w:cs="Times New Roman"/>
                <w:color w:val="000000"/>
              </w:rPr>
              <w:t>olígono</w:t>
            </w:r>
          </w:p>
        </w:tc>
      </w:tr>
      <w:tr w:rsidR="005166B8" w:rsidRPr="00D07FE4" w14:paraId="19D6F21F" w14:textId="77777777" w:rsidTr="00D32ACA">
        <w:tc>
          <w:tcPr>
            <w:tcW w:w="2518" w:type="dxa"/>
          </w:tcPr>
          <w:p w14:paraId="2196F612"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376ADE17"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E3E13A6" wp14:editId="2E84CEDA">
                  <wp:extent cx="3096996" cy="124777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664" t="23641" r="23740" b="38587"/>
                          <a:stretch/>
                        </pic:blipFill>
                        <pic:spPr bwMode="auto">
                          <a:xfrm>
                            <a:off x="0" y="0"/>
                            <a:ext cx="3101200" cy="1249469"/>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3880B660" w14:textId="77777777" w:rsidTr="00D32ACA">
        <w:tc>
          <w:tcPr>
            <w:tcW w:w="2518" w:type="dxa"/>
          </w:tcPr>
          <w:p w14:paraId="661359F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F6F363F"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Condiciones para afirmar que una figura es un polígono</w:t>
            </w:r>
            <w:ins w:id="3" w:author="mercyranjel" w:date="2016-01-02T17:02:00Z">
              <w:r>
                <w:rPr>
                  <w:rFonts w:ascii="Times New Roman" w:hAnsi="Times New Roman" w:cs="Times New Roman"/>
                  <w:color w:val="000000"/>
                </w:rPr>
                <w:t>.</w:t>
              </w:r>
            </w:ins>
          </w:p>
        </w:tc>
      </w:tr>
    </w:tbl>
    <w:p w14:paraId="3CE15026" w14:textId="77777777" w:rsidR="005166B8" w:rsidRPr="00D07FE4" w:rsidRDefault="005166B8" w:rsidP="005166B8">
      <w:pPr>
        <w:tabs>
          <w:tab w:val="right" w:pos="8498"/>
        </w:tabs>
        <w:spacing w:after="0"/>
        <w:rPr>
          <w:rFonts w:ascii="Times New Roman" w:hAnsi="Times New Roman" w:cs="Times New Roman"/>
        </w:rPr>
      </w:pPr>
    </w:p>
    <w:p w14:paraId="2ACCA264" w14:textId="77777777" w:rsidR="005166B8" w:rsidRPr="00D07FE4" w:rsidRDefault="005166B8" w:rsidP="005166B8">
      <w:pPr>
        <w:tabs>
          <w:tab w:val="right" w:pos="8498"/>
        </w:tabs>
        <w:spacing w:after="0"/>
        <w:rPr>
          <w:rFonts w:ascii="Times New Roman" w:hAnsi="Times New Roman" w:cs="Times New Roman"/>
        </w:rPr>
      </w:pPr>
    </w:p>
    <w:p w14:paraId="077E8EFA" w14:textId="77777777" w:rsidR="005166B8" w:rsidRPr="00D07FE4" w:rsidRDefault="005166B8" w:rsidP="005166B8">
      <w:pPr>
        <w:spacing w:after="0"/>
        <w:rPr>
          <w:rFonts w:ascii="Times New Roman" w:hAnsi="Times New Roman" w:cs="Times New Roman"/>
          <w:b/>
          <w:color w:val="000000"/>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1.1 Los elementos de un polígono </w:t>
      </w:r>
    </w:p>
    <w:p w14:paraId="1D3FCC96" w14:textId="77777777" w:rsidR="005166B8" w:rsidRPr="00D07FE4" w:rsidRDefault="005166B8" w:rsidP="005166B8">
      <w:pPr>
        <w:spacing w:after="0"/>
        <w:rPr>
          <w:rFonts w:ascii="Times New Roman" w:hAnsi="Times New Roman" w:cs="Times New Roman"/>
          <w:b/>
          <w:highlight w:val="yellow"/>
        </w:rPr>
      </w:pPr>
    </w:p>
    <w:p w14:paraId="33986013"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En todo polígono se identifican los siguientes elementos:</w:t>
      </w:r>
    </w:p>
    <w:p w14:paraId="77AA7A9D" w14:textId="77777777" w:rsidR="005166B8" w:rsidRPr="00972DE7" w:rsidRDefault="005166B8" w:rsidP="005166B8">
      <w:pPr>
        <w:numPr>
          <w:ilvl w:val="0"/>
          <w:numId w:val="1"/>
        </w:numPr>
        <w:shd w:val="clear" w:color="auto" w:fill="FFFFFF"/>
        <w:spacing w:after="0"/>
        <w:ind w:left="360"/>
        <w:rPr>
          <w:rFonts w:ascii="Times New Roman" w:eastAsia="Times New Roman" w:hAnsi="Times New Roman" w:cs="Times New Roman"/>
          <w:b/>
          <w:lang w:val="es-CO" w:eastAsia="es-CO"/>
        </w:rPr>
      </w:pPr>
      <w:r w:rsidRPr="00D07FE4">
        <w:rPr>
          <w:rFonts w:ascii="Times New Roman" w:eastAsia="Times New Roman" w:hAnsi="Times New Roman" w:cs="Times New Roman"/>
          <w:b/>
          <w:lang w:val="es-CO" w:eastAsia="es-CO"/>
        </w:rPr>
        <w:t>L</w:t>
      </w:r>
      <w:r w:rsidRPr="00D07FE4">
        <w:rPr>
          <w:rFonts w:ascii="Times New Roman" w:eastAsia="Times New Roman" w:hAnsi="Times New Roman" w:cs="Times New Roman"/>
          <w:b/>
          <w:bCs/>
          <w:lang w:val="es-CO" w:eastAsia="es-CO"/>
        </w:rPr>
        <w:t>ados</w:t>
      </w:r>
      <w:r w:rsidRPr="00D07FE4">
        <w:rPr>
          <w:rFonts w:ascii="Times New Roman" w:eastAsia="Times New Roman" w:hAnsi="Times New Roman" w:cs="Times New Roman"/>
          <w:lang w:val="es-CO" w:eastAsia="es-CO"/>
        </w:rPr>
        <w:t>. Son los segmentos que delimitan la figura. En la imagen</w:t>
      </w:r>
      <w:r>
        <w:rPr>
          <w:rFonts w:ascii="Times New Roman" w:eastAsia="Times New Roman" w:hAnsi="Times New Roman" w:cs="Times New Roman"/>
          <w:lang w:val="es-CO" w:eastAsia="es-CO"/>
        </w:rPr>
        <w:t>,</w:t>
      </w:r>
      <w:r w:rsidRPr="00D07FE4">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i/>
          <w:lang w:val="es-CO" w:eastAsia="es-CO"/>
        </w:rPr>
        <w:t xml:space="preserve">AB, BC, CD, DE, EF, FG </w:t>
      </w:r>
      <w:r w:rsidRPr="00D07FE4">
        <w:rPr>
          <w:rFonts w:ascii="Times New Roman" w:eastAsia="Times New Roman" w:hAnsi="Times New Roman" w:cs="Times New Roman"/>
          <w:lang w:val="es-CO" w:eastAsia="es-CO"/>
        </w:rPr>
        <w:t>y</w:t>
      </w:r>
      <w:r w:rsidRPr="00D07FE4">
        <w:rPr>
          <w:rFonts w:ascii="Times New Roman" w:eastAsia="Times New Roman" w:hAnsi="Times New Roman" w:cs="Times New Roman"/>
          <w:i/>
          <w:lang w:val="es-CO" w:eastAsia="es-CO"/>
        </w:rPr>
        <w:t xml:space="preserve"> GA</w:t>
      </w:r>
      <w:ins w:id="4" w:author="mercyranjel" w:date="2016-01-02T17:03:00Z">
        <w:r w:rsidRPr="001233A5">
          <w:rPr>
            <w:rFonts w:ascii="Times New Roman" w:eastAsia="Times New Roman" w:hAnsi="Times New Roman" w:cs="Times New Roman"/>
            <w:lang w:val="es-CO" w:eastAsia="es-CO"/>
          </w:rPr>
          <w:t>.</w:t>
        </w:r>
      </w:ins>
    </w:p>
    <w:p w14:paraId="622EBE56" w14:textId="77777777" w:rsidR="005166B8" w:rsidRPr="00D07FE4" w:rsidRDefault="005166B8" w:rsidP="005166B8">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V</w:t>
      </w:r>
      <w:r w:rsidRPr="00D07FE4">
        <w:rPr>
          <w:rFonts w:ascii="Times New Roman" w:eastAsia="Times New Roman" w:hAnsi="Times New Roman" w:cs="Times New Roman"/>
          <w:b/>
          <w:bCs/>
          <w:lang w:val="es-CO" w:eastAsia="es-CO"/>
        </w:rPr>
        <w:t>értices</w:t>
      </w:r>
      <w:r w:rsidRPr="00D07FE4">
        <w:rPr>
          <w:rFonts w:ascii="Times New Roman" w:eastAsia="Times New Roman" w:hAnsi="Times New Roman" w:cs="Times New Roman"/>
          <w:lang w:val="es-CO" w:eastAsia="es-CO"/>
        </w:rPr>
        <w:t>. Son los puntos donde se unen dos lados. En la imagen</w:t>
      </w:r>
      <w:r>
        <w:rPr>
          <w:rFonts w:ascii="Times New Roman" w:eastAsia="Times New Roman" w:hAnsi="Times New Roman" w:cs="Times New Roman"/>
          <w:lang w:val="es-CO" w:eastAsia="es-CO"/>
        </w:rPr>
        <w:t>,</w:t>
      </w:r>
      <w:r w:rsidRPr="00D07FE4">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i/>
          <w:lang w:val="es-CO" w:eastAsia="es-CO"/>
        </w:rPr>
        <w:t xml:space="preserve">A, B, C, D, E, F </w:t>
      </w:r>
      <w:r w:rsidRPr="00D07FE4">
        <w:rPr>
          <w:rFonts w:ascii="Times New Roman" w:eastAsia="Times New Roman" w:hAnsi="Times New Roman" w:cs="Times New Roman"/>
          <w:lang w:val="es-CO" w:eastAsia="es-CO"/>
        </w:rPr>
        <w:t>y</w:t>
      </w:r>
      <w:r w:rsidRPr="00D07FE4">
        <w:rPr>
          <w:rFonts w:ascii="Times New Roman" w:eastAsia="Times New Roman" w:hAnsi="Times New Roman" w:cs="Times New Roman"/>
          <w:i/>
          <w:lang w:val="es-CO" w:eastAsia="es-CO"/>
        </w:rPr>
        <w:t xml:space="preserve"> G</w:t>
      </w:r>
      <w:r w:rsidRPr="00D07FE4">
        <w:rPr>
          <w:rFonts w:ascii="Times New Roman" w:eastAsia="Times New Roman" w:hAnsi="Times New Roman" w:cs="Times New Roman"/>
          <w:lang w:val="es-CO" w:eastAsia="es-CO"/>
        </w:rPr>
        <w:t>.</w:t>
      </w:r>
    </w:p>
    <w:p w14:paraId="3648D943" w14:textId="77777777" w:rsidR="005166B8" w:rsidRPr="00D07FE4" w:rsidRDefault="005166B8" w:rsidP="005166B8">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Á</w:t>
      </w:r>
      <w:r w:rsidRPr="00D07FE4">
        <w:rPr>
          <w:rFonts w:ascii="Times New Roman" w:eastAsia="Times New Roman" w:hAnsi="Times New Roman" w:cs="Times New Roman"/>
          <w:b/>
          <w:bCs/>
          <w:lang w:val="es-CO" w:eastAsia="es-CO"/>
        </w:rPr>
        <w:t>ngulos interiores</w:t>
      </w:r>
      <w:r w:rsidRPr="00D07FE4">
        <w:rPr>
          <w:rFonts w:ascii="Times New Roman" w:eastAsia="Times New Roman" w:hAnsi="Times New Roman" w:cs="Times New Roman"/>
          <w:lang w:val="es-CO" w:eastAsia="es-CO"/>
        </w:rPr>
        <w:t>. Se forman por la amplitud determinada por dos lados; tienen origen en cada vértice. En la imagen</w:t>
      </w:r>
      <w:r>
        <w:rPr>
          <w:rFonts w:ascii="Times New Roman" w:eastAsia="Times New Roman" w:hAnsi="Times New Roman" w:cs="Times New Roman"/>
          <w:lang w:val="es-CO" w:eastAsia="es-CO"/>
        </w:rPr>
        <w:t>,</w:t>
      </w:r>
      <w:r w:rsidRPr="00D07FE4">
        <w:rPr>
          <w:rFonts w:ascii="Times New Roman" w:eastAsia="Times New Roman" w:hAnsi="Times New Roman" w:cs="Times New Roman"/>
          <w:lang w:val="es-CO" w:eastAsia="es-CO"/>
        </w:rPr>
        <w:t xml:space="preserve"> &lt;</w:t>
      </w:r>
      <w:r w:rsidRPr="00D07FE4">
        <w:rPr>
          <w:rFonts w:ascii="Times New Roman" w:eastAsia="Times New Roman" w:hAnsi="Times New Roman" w:cs="Times New Roman"/>
          <w:i/>
          <w:lang w:val="es-CO" w:eastAsia="es-CO"/>
        </w:rPr>
        <w:t>A</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B</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C</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D</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E</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F</w:t>
      </w:r>
      <w:r w:rsidRPr="00D07FE4">
        <w:rPr>
          <w:rFonts w:ascii="Times New Roman" w:eastAsia="Times New Roman" w:hAnsi="Times New Roman" w:cs="Times New Roman"/>
          <w:lang w:val="es-CO" w:eastAsia="es-CO"/>
        </w:rPr>
        <w:t xml:space="preserve"> y &lt;</w:t>
      </w:r>
      <w:r w:rsidRPr="00D07FE4">
        <w:rPr>
          <w:rFonts w:ascii="Times New Roman" w:eastAsia="Times New Roman" w:hAnsi="Times New Roman" w:cs="Times New Roman"/>
          <w:i/>
          <w:lang w:val="es-CO" w:eastAsia="es-CO"/>
        </w:rPr>
        <w:t>G</w:t>
      </w:r>
      <w:r w:rsidRPr="00D07FE4">
        <w:rPr>
          <w:rFonts w:ascii="Times New Roman" w:eastAsia="Times New Roman" w:hAnsi="Times New Roman" w:cs="Times New Roman"/>
          <w:lang w:val="es-CO" w:eastAsia="es-CO"/>
        </w:rPr>
        <w:t>.</w:t>
      </w:r>
    </w:p>
    <w:p w14:paraId="23C3A806" w14:textId="77777777" w:rsidR="005166B8" w:rsidRPr="00D07FE4" w:rsidRDefault="005166B8" w:rsidP="005166B8">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D</w:t>
      </w:r>
      <w:r w:rsidRPr="00D07FE4">
        <w:rPr>
          <w:rFonts w:ascii="Times New Roman" w:eastAsia="Times New Roman" w:hAnsi="Times New Roman" w:cs="Times New Roman"/>
          <w:b/>
          <w:bCs/>
          <w:lang w:val="es-CO" w:eastAsia="es-CO"/>
        </w:rPr>
        <w:t>iagonales</w:t>
      </w:r>
      <w:r w:rsidRPr="00D07FE4">
        <w:rPr>
          <w:rFonts w:ascii="Times New Roman" w:eastAsia="Times New Roman" w:hAnsi="Times New Roman" w:cs="Times New Roman"/>
          <w:lang w:val="es-CO" w:eastAsia="es-CO"/>
        </w:rPr>
        <w:t xml:space="preserve">. Son segmentos que unen dos vértices no consecutivos; por ejemplo, en la imagen, desde el vértice </w:t>
      </w:r>
      <w:r w:rsidRPr="00D07FE4">
        <w:rPr>
          <w:rFonts w:ascii="Times New Roman" w:eastAsia="Times New Roman" w:hAnsi="Times New Roman" w:cs="Times New Roman"/>
          <w:i/>
          <w:lang w:val="es-CO" w:eastAsia="es-CO"/>
        </w:rPr>
        <w:t>A</w:t>
      </w:r>
      <w:r w:rsidRPr="00D07FE4">
        <w:rPr>
          <w:rFonts w:ascii="Times New Roman" w:eastAsia="Times New Roman" w:hAnsi="Times New Roman" w:cs="Times New Roman"/>
          <w:lang w:val="es-CO" w:eastAsia="es-CO"/>
        </w:rPr>
        <w:t xml:space="preserve"> se trazan las siguientes diagonales</w:t>
      </w:r>
      <w:ins w:id="5" w:author="mercyranjel" w:date="2016-01-02T17:04:00Z">
        <w:r>
          <w:rPr>
            <w:rFonts w:ascii="Times New Roman" w:eastAsia="Times New Roman" w:hAnsi="Times New Roman" w:cs="Times New Roman"/>
            <w:lang w:val="es-CO" w:eastAsia="es-CO"/>
          </w:rPr>
          <w:t>:</w:t>
        </w:r>
      </w:ins>
      <w:r w:rsidRPr="00D07FE4">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i/>
          <w:lang w:val="es-CO" w:eastAsia="es-CO"/>
        </w:rPr>
        <w:t xml:space="preserve">AC, AD, AE </w:t>
      </w:r>
      <w:r w:rsidRPr="00D07FE4">
        <w:rPr>
          <w:rFonts w:ascii="Times New Roman" w:eastAsia="Times New Roman" w:hAnsi="Times New Roman" w:cs="Times New Roman"/>
          <w:lang w:val="es-CO" w:eastAsia="es-CO"/>
        </w:rPr>
        <w:t>y</w:t>
      </w:r>
      <w:r w:rsidRPr="00D07FE4">
        <w:rPr>
          <w:rFonts w:ascii="Times New Roman" w:eastAsia="Times New Roman" w:hAnsi="Times New Roman" w:cs="Times New Roman"/>
          <w:i/>
          <w:lang w:val="es-CO" w:eastAsia="es-CO"/>
        </w:rPr>
        <w:t xml:space="preserve"> AF</w:t>
      </w:r>
      <w:r w:rsidRPr="00D07FE4">
        <w:rPr>
          <w:rFonts w:ascii="Times New Roman" w:eastAsia="Times New Roman" w:hAnsi="Times New Roman" w:cs="Times New Roman"/>
          <w:lang w:val="es-CO" w:eastAsia="es-CO"/>
        </w:rPr>
        <w:t>, y en forma similar desde cada uno de los vértices.</w:t>
      </w:r>
    </w:p>
    <w:p w14:paraId="2411A900"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47520B11" w14:textId="77777777" w:rsidTr="00D32ACA">
        <w:tc>
          <w:tcPr>
            <w:tcW w:w="9033" w:type="dxa"/>
            <w:gridSpan w:val="2"/>
            <w:shd w:val="clear" w:color="auto" w:fill="0D0D0D" w:themeFill="text1" w:themeFillTint="F2"/>
          </w:tcPr>
          <w:p w14:paraId="548D2F07"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73BB9A5D" w14:textId="77777777" w:rsidTr="00D32ACA">
        <w:tc>
          <w:tcPr>
            <w:tcW w:w="2518" w:type="dxa"/>
          </w:tcPr>
          <w:p w14:paraId="317F57C1"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D565303"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IMG03</w:t>
            </w:r>
          </w:p>
        </w:tc>
      </w:tr>
      <w:tr w:rsidR="005166B8" w:rsidRPr="00D07FE4" w14:paraId="5C820736" w14:textId="77777777" w:rsidTr="00D32ACA">
        <w:tc>
          <w:tcPr>
            <w:tcW w:w="2518" w:type="dxa"/>
          </w:tcPr>
          <w:p w14:paraId="7F1DE0C9"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8457AB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Elementos de los polígonos</w:t>
            </w:r>
            <w:ins w:id="6" w:author="mercyranjel" w:date="2016-01-02T17:04:00Z">
              <w:r>
                <w:rPr>
                  <w:rFonts w:ascii="Times New Roman" w:hAnsi="Times New Roman" w:cs="Times New Roman"/>
                  <w:color w:val="000000"/>
                </w:rPr>
                <w:t>.</w:t>
              </w:r>
            </w:ins>
          </w:p>
        </w:tc>
      </w:tr>
      <w:tr w:rsidR="005166B8" w:rsidRPr="00D07FE4" w14:paraId="587AF14B" w14:textId="77777777" w:rsidTr="00D32ACA">
        <w:tc>
          <w:tcPr>
            <w:tcW w:w="2518" w:type="dxa"/>
          </w:tcPr>
          <w:p w14:paraId="035B941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B4BDD70"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8004B4D" wp14:editId="7E559519">
                  <wp:extent cx="1666875" cy="161017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702" t="24185" r="55330" b="37228"/>
                          <a:stretch/>
                        </pic:blipFill>
                        <pic:spPr bwMode="auto">
                          <a:xfrm>
                            <a:off x="0" y="0"/>
                            <a:ext cx="1668083" cy="1611346"/>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0ACE6D01" w14:textId="77777777" w:rsidTr="00D32ACA">
        <w:tc>
          <w:tcPr>
            <w:tcW w:w="2518" w:type="dxa"/>
          </w:tcPr>
          <w:p w14:paraId="7F87C1C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620FE7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 xml:space="preserve">Lados, vértices, ángulos internos y diagonales del polígono </w:t>
            </w:r>
            <w:r w:rsidRPr="00D07FE4">
              <w:rPr>
                <w:rFonts w:ascii="Times New Roman" w:hAnsi="Times New Roman" w:cs="Times New Roman"/>
                <w:i/>
                <w:color w:val="000000"/>
              </w:rPr>
              <w:t>ABCDEFG</w:t>
            </w:r>
            <w:r w:rsidRPr="00D07FE4">
              <w:rPr>
                <w:rFonts w:ascii="Times New Roman" w:hAnsi="Times New Roman" w:cs="Times New Roman"/>
                <w:color w:val="000000"/>
              </w:rPr>
              <w:t>.</w:t>
            </w:r>
          </w:p>
        </w:tc>
      </w:tr>
    </w:tbl>
    <w:p w14:paraId="2C387011" w14:textId="77777777" w:rsidR="005166B8" w:rsidRPr="00D07FE4" w:rsidRDefault="005166B8" w:rsidP="005166B8">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Á</w:t>
      </w:r>
      <w:r w:rsidRPr="00D07FE4">
        <w:rPr>
          <w:rFonts w:ascii="Times New Roman" w:eastAsia="Times New Roman" w:hAnsi="Times New Roman" w:cs="Times New Roman"/>
          <w:b/>
          <w:bCs/>
          <w:lang w:val="es-CO" w:eastAsia="es-CO"/>
        </w:rPr>
        <w:t>ngulos exteriores</w:t>
      </w:r>
      <w:r w:rsidRPr="00D07FE4">
        <w:rPr>
          <w:rFonts w:ascii="Times New Roman" w:eastAsia="Times New Roman" w:hAnsi="Times New Roman" w:cs="Times New Roman"/>
          <w:lang w:val="es-CO" w:eastAsia="es-CO"/>
        </w:rPr>
        <w:t>. Se obtienen a partir de la prolongación de cada lado y forman 180º con el respectivo ángulo interior.</w:t>
      </w:r>
    </w:p>
    <w:p w14:paraId="0C301891" w14:textId="77777777" w:rsidR="005166B8" w:rsidRPr="00D07FE4" w:rsidRDefault="005166B8" w:rsidP="005166B8">
      <w:pPr>
        <w:shd w:val="clear" w:color="auto" w:fill="FFFFFF"/>
        <w:spacing w:after="0"/>
        <w:ind w:left="36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0E2CDA4D" w14:textId="77777777" w:rsidTr="00D32ACA">
        <w:tc>
          <w:tcPr>
            <w:tcW w:w="9033" w:type="dxa"/>
            <w:gridSpan w:val="2"/>
            <w:shd w:val="clear" w:color="auto" w:fill="0D0D0D" w:themeFill="text1" w:themeFillTint="F2"/>
          </w:tcPr>
          <w:p w14:paraId="2C2B24BB"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E582988" w14:textId="77777777" w:rsidTr="00D32ACA">
        <w:tc>
          <w:tcPr>
            <w:tcW w:w="2518" w:type="dxa"/>
          </w:tcPr>
          <w:p w14:paraId="69BF709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lastRenderedPageBreak/>
              <w:t>Código</w:t>
            </w:r>
          </w:p>
        </w:tc>
        <w:tc>
          <w:tcPr>
            <w:tcW w:w="6515" w:type="dxa"/>
          </w:tcPr>
          <w:p w14:paraId="704E7E8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IMG04</w:t>
            </w:r>
          </w:p>
        </w:tc>
      </w:tr>
      <w:tr w:rsidR="005166B8" w:rsidRPr="00D07FE4" w14:paraId="0A968212" w14:textId="77777777" w:rsidTr="00D32ACA">
        <w:tc>
          <w:tcPr>
            <w:tcW w:w="2518" w:type="dxa"/>
          </w:tcPr>
          <w:p w14:paraId="673DF3E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EC22F1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Ángulos exteriores de un polígono</w:t>
            </w:r>
            <w:ins w:id="7" w:author="mercyranjel" w:date="2016-01-02T17:05:00Z">
              <w:r>
                <w:rPr>
                  <w:rFonts w:ascii="Times New Roman" w:hAnsi="Times New Roman" w:cs="Times New Roman"/>
                  <w:color w:val="000000"/>
                </w:rPr>
                <w:t>.</w:t>
              </w:r>
            </w:ins>
          </w:p>
        </w:tc>
      </w:tr>
      <w:tr w:rsidR="005166B8" w:rsidRPr="00D07FE4" w14:paraId="0EE55AB8" w14:textId="77777777" w:rsidTr="00D32ACA">
        <w:tc>
          <w:tcPr>
            <w:tcW w:w="2518" w:type="dxa"/>
          </w:tcPr>
          <w:p w14:paraId="4B089CC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473F0B0"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445CEE7" wp14:editId="751F4044">
                  <wp:extent cx="1962150" cy="1533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344" t="19565" r="46668" b="36685"/>
                          <a:stretch/>
                        </pic:blipFill>
                        <pic:spPr bwMode="auto">
                          <a:xfrm>
                            <a:off x="0" y="0"/>
                            <a:ext cx="1963572" cy="1534636"/>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4765CBBB" w14:textId="77777777" w:rsidTr="00D32ACA">
        <w:tc>
          <w:tcPr>
            <w:tcW w:w="2518" w:type="dxa"/>
          </w:tcPr>
          <w:p w14:paraId="0FD602F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03C6119" w14:textId="77777777" w:rsidR="005166B8" w:rsidRPr="00D07FE4" w:rsidRDefault="005166B8" w:rsidP="00D32ACA">
            <w:pPr>
              <w:rPr>
                <w:rFonts w:ascii="Times New Roman" w:hAnsi="Times New Roman" w:cs="Times New Roman"/>
                <w:color w:val="000000"/>
                <w:sz w:val="24"/>
                <w:szCs w:val="24"/>
              </w:rPr>
            </w:pPr>
            <w:r w:rsidRPr="00D07FE4">
              <w:rPr>
                <w:rFonts w:ascii="Times New Roman" w:hAnsi="Times New Roman" w:cs="Times New Roman"/>
                <w:color w:val="000000"/>
              </w:rPr>
              <w:t>Los ángulos exteriores de un polígono se obtienen prolongando sus lados.</w:t>
            </w:r>
          </w:p>
        </w:tc>
      </w:tr>
    </w:tbl>
    <w:p w14:paraId="2745A1FF" w14:textId="77777777" w:rsidR="005166B8" w:rsidRPr="00D07FE4" w:rsidRDefault="005166B8" w:rsidP="005166B8">
      <w:pPr>
        <w:spacing w:after="0"/>
        <w:rPr>
          <w:rFonts w:ascii="Times New Roman" w:hAnsi="Times New Roman" w:cs="Times New Roman"/>
          <w:b/>
          <w:highlight w:val="yellow"/>
          <w:lang w:val="es-CO"/>
        </w:rPr>
      </w:pPr>
    </w:p>
    <w:p w14:paraId="35647E0B" w14:textId="77777777" w:rsidR="005166B8" w:rsidRPr="00D07FE4" w:rsidRDefault="005166B8" w:rsidP="005166B8">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A</w:t>
      </w:r>
      <w:r w:rsidRPr="00D07FE4">
        <w:rPr>
          <w:rFonts w:ascii="Times New Roman" w:eastAsia="Times New Roman" w:hAnsi="Times New Roman" w:cs="Times New Roman"/>
          <w:b/>
          <w:bCs/>
          <w:lang w:val="es-CO" w:eastAsia="es-CO"/>
        </w:rPr>
        <w:t>potema</w:t>
      </w:r>
      <w:r w:rsidRPr="00D07FE4">
        <w:rPr>
          <w:rFonts w:ascii="Times New Roman" w:eastAsia="Times New Roman" w:hAnsi="Times New Roman" w:cs="Times New Roman"/>
          <w:lang w:val="es-CO" w:eastAsia="es-CO"/>
        </w:rPr>
        <w:t xml:space="preserve">. Es la perpendicular que va desde el centro del polígono </w:t>
      </w:r>
      <w:r>
        <w:rPr>
          <w:rFonts w:ascii="Times New Roman" w:eastAsia="Times New Roman" w:hAnsi="Times New Roman" w:cs="Times New Roman"/>
          <w:lang w:val="es-CO" w:eastAsia="es-CO"/>
        </w:rPr>
        <w:t xml:space="preserve">regular </w:t>
      </w:r>
      <w:r w:rsidRPr="00D07FE4">
        <w:rPr>
          <w:rFonts w:ascii="Times New Roman" w:eastAsia="Times New Roman" w:hAnsi="Times New Roman" w:cs="Times New Roman"/>
          <w:lang w:val="es-CO" w:eastAsia="es-CO"/>
        </w:rPr>
        <w:t>hasta cualquiera de sus lados.</w:t>
      </w:r>
    </w:p>
    <w:p w14:paraId="6B442DA2" w14:textId="77777777" w:rsidR="005166B8" w:rsidRPr="00D07FE4" w:rsidRDefault="005166B8" w:rsidP="005166B8">
      <w:pPr>
        <w:spacing w:after="0"/>
        <w:rPr>
          <w:rFonts w:ascii="Times New Roman" w:hAnsi="Times New Roman" w:cs="Times New Roman"/>
          <w:b/>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1BD0C54A" w14:textId="77777777" w:rsidTr="00D32ACA">
        <w:tc>
          <w:tcPr>
            <w:tcW w:w="9033" w:type="dxa"/>
            <w:gridSpan w:val="2"/>
            <w:shd w:val="clear" w:color="auto" w:fill="0D0D0D" w:themeFill="text1" w:themeFillTint="F2"/>
          </w:tcPr>
          <w:p w14:paraId="31977E30"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693A98B" w14:textId="77777777" w:rsidTr="00D32ACA">
        <w:tc>
          <w:tcPr>
            <w:tcW w:w="2518" w:type="dxa"/>
          </w:tcPr>
          <w:p w14:paraId="332D7728"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2411A1C"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IMG05</w:t>
            </w:r>
          </w:p>
        </w:tc>
      </w:tr>
      <w:tr w:rsidR="005166B8" w:rsidRPr="00D07FE4" w14:paraId="6E2C0F77" w14:textId="77777777" w:rsidTr="00D32ACA">
        <w:tc>
          <w:tcPr>
            <w:tcW w:w="2518" w:type="dxa"/>
          </w:tcPr>
          <w:p w14:paraId="29DC1FA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CB606B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Apotema de un polígono</w:t>
            </w:r>
            <w:r>
              <w:rPr>
                <w:rFonts w:ascii="Times New Roman" w:hAnsi="Times New Roman" w:cs="Times New Roman"/>
                <w:color w:val="000000"/>
              </w:rPr>
              <w:t xml:space="preserve"> regular</w:t>
            </w:r>
            <w:ins w:id="8" w:author="mercyranjel" w:date="2016-01-02T17:05:00Z">
              <w:r>
                <w:rPr>
                  <w:rFonts w:ascii="Times New Roman" w:hAnsi="Times New Roman" w:cs="Times New Roman"/>
                  <w:color w:val="000000"/>
                </w:rPr>
                <w:t>.</w:t>
              </w:r>
            </w:ins>
          </w:p>
        </w:tc>
      </w:tr>
      <w:tr w:rsidR="005166B8" w:rsidRPr="00D07FE4" w14:paraId="068D2A0B" w14:textId="77777777" w:rsidTr="00D32ACA">
        <w:tc>
          <w:tcPr>
            <w:tcW w:w="2518" w:type="dxa"/>
          </w:tcPr>
          <w:p w14:paraId="2B5A2D9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D948A5F"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4AF1746D" wp14:editId="2C0C6007">
                  <wp:extent cx="1247775" cy="1276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2163" t="27718" r="15587" b="35869"/>
                          <a:stretch/>
                        </pic:blipFill>
                        <pic:spPr bwMode="auto">
                          <a:xfrm>
                            <a:off x="0" y="0"/>
                            <a:ext cx="1248679" cy="1277275"/>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7F33CEC7" w14:textId="77777777" w:rsidTr="00D32ACA">
        <w:tc>
          <w:tcPr>
            <w:tcW w:w="2518" w:type="dxa"/>
          </w:tcPr>
          <w:p w14:paraId="70929F1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3ED3C6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 xml:space="preserve">Apotema del polígono </w:t>
            </w:r>
            <w:r w:rsidRPr="00D07FE4">
              <w:rPr>
                <w:rFonts w:ascii="Times New Roman" w:hAnsi="Times New Roman" w:cs="Times New Roman"/>
                <w:i/>
                <w:color w:val="000000"/>
              </w:rPr>
              <w:t>ABCDEFG</w:t>
            </w:r>
            <w:r w:rsidRPr="00D07FE4">
              <w:rPr>
                <w:rFonts w:ascii="Times New Roman" w:hAnsi="Times New Roman" w:cs="Times New Roman"/>
                <w:color w:val="000000"/>
              </w:rPr>
              <w:t>.</w:t>
            </w:r>
          </w:p>
        </w:tc>
      </w:tr>
    </w:tbl>
    <w:p w14:paraId="01909671" w14:textId="77777777" w:rsidR="005166B8" w:rsidRPr="00D07FE4" w:rsidRDefault="005166B8" w:rsidP="005166B8">
      <w:pPr>
        <w:spacing w:after="0"/>
        <w:rPr>
          <w:rFonts w:ascii="Times New Roman" w:hAnsi="Times New Roman" w:cs="Times New Roman"/>
          <w:b/>
          <w:highlight w:val="yellow"/>
        </w:rPr>
      </w:pPr>
    </w:p>
    <w:p w14:paraId="22E82121" w14:textId="77777777" w:rsidR="005166B8" w:rsidRPr="00D07FE4" w:rsidRDefault="005166B8" w:rsidP="005166B8">
      <w:pPr>
        <w:spacing w:after="0"/>
        <w:rPr>
          <w:rFonts w:ascii="Times New Roman" w:hAnsi="Times New Roman" w:cs="Times New Roman"/>
          <w:b/>
          <w:highlight w:val="yellow"/>
        </w:rPr>
      </w:pPr>
    </w:p>
    <w:p w14:paraId="3E4BABAF" w14:textId="77777777" w:rsidR="005166B8" w:rsidRPr="00D07FE4" w:rsidRDefault="005166B8" w:rsidP="005166B8">
      <w:pPr>
        <w:spacing w:after="0"/>
        <w:rPr>
          <w:rFonts w:ascii="Times New Roman" w:hAnsi="Times New Roman" w:cs="Times New Roman"/>
          <w:b/>
          <w:highlight w:val="yellow"/>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1.2 La clasificación de los polígonos</w:t>
      </w:r>
    </w:p>
    <w:p w14:paraId="78061C7E" w14:textId="77777777" w:rsidR="005166B8" w:rsidRPr="00D07FE4" w:rsidRDefault="005166B8" w:rsidP="005166B8">
      <w:pPr>
        <w:spacing w:after="0"/>
        <w:rPr>
          <w:rFonts w:ascii="Times New Roman" w:hAnsi="Times New Roman" w:cs="Times New Roman"/>
          <w:color w:val="000000"/>
        </w:rPr>
      </w:pPr>
    </w:p>
    <w:p w14:paraId="1D80140C" w14:textId="77777777" w:rsidR="005166B8" w:rsidRPr="00D07FE4" w:rsidRDefault="005166B8" w:rsidP="005166B8">
      <w:pPr>
        <w:spacing w:after="0"/>
        <w:rPr>
          <w:rFonts w:ascii="Times New Roman" w:hAnsi="Times New Roman" w:cs="Times New Roman"/>
          <w:color w:val="000000"/>
        </w:rPr>
      </w:pPr>
      <w:r w:rsidRPr="00D07FE4">
        <w:rPr>
          <w:rFonts w:ascii="Times New Roman" w:hAnsi="Times New Roman" w:cs="Times New Roman"/>
          <w:color w:val="000000"/>
        </w:rPr>
        <w:t xml:space="preserve">Los polígonos se pueden clasificar según tres criterios: </w:t>
      </w:r>
    </w:p>
    <w:p w14:paraId="558DD704" w14:textId="77777777" w:rsidR="005166B8" w:rsidRPr="00D07FE4" w:rsidRDefault="005166B8" w:rsidP="005166B8">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Su número de lados.</w:t>
      </w:r>
    </w:p>
    <w:p w14:paraId="3D7E994F" w14:textId="77777777" w:rsidR="005166B8" w:rsidRPr="00D07FE4" w:rsidRDefault="005166B8" w:rsidP="005166B8">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Su forma.</w:t>
      </w:r>
    </w:p>
    <w:p w14:paraId="3CCC31E8" w14:textId="77777777" w:rsidR="005166B8" w:rsidRPr="00D07FE4" w:rsidRDefault="005166B8" w:rsidP="005166B8">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La medida de sus ángulos interiores y sus lados.</w:t>
      </w:r>
    </w:p>
    <w:p w14:paraId="00A372B1" w14:textId="77777777" w:rsidR="005166B8" w:rsidRPr="00D07FE4" w:rsidRDefault="005166B8" w:rsidP="005166B8">
      <w:pPr>
        <w:spacing w:after="0"/>
        <w:rPr>
          <w:rFonts w:ascii="Times New Roman" w:hAnsi="Times New Roman" w:cs="Times New Roman"/>
          <w:color w:val="000000"/>
        </w:rPr>
      </w:pPr>
      <w:r w:rsidRPr="00D07FE4">
        <w:rPr>
          <w:rFonts w:ascii="Times New Roman" w:hAnsi="Times New Roman" w:cs="Times New Roman"/>
          <w:color w:val="000000"/>
        </w:rPr>
        <w:t xml:space="preserve">  </w:t>
      </w:r>
    </w:p>
    <w:p w14:paraId="1973A8E0"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1.2.1 La clasificación según </w:t>
      </w:r>
      <w:r>
        <w:rPr>
          <w:rFonts w:ascii="Times New Roman" w:hAnsi="Times New Roman" w:cs="Times New Roman"/>
          <w:b/>
        </w:rPr>
        <w:t xml:space="preserve">el </w:t>
      </w:r>
      <w:r w:rsidRPr="00D07FE4">
        <w:rPr>
          <w:rFonts w:ascii="Times New Roman" w:hAnsi="Times New Roman" w:cs="Times New Roman"/>
          <w:b/>
        </w:rPr>
        <w:t>número de lados</w:t>
      </w:r>
    </w:p>
    <w:p w14:paraId="0522522D" w14:textId="77777777" w:rsidR="005166B8" w:rsidRPr="00D07FE4" w:rsidRDefault="005166B8" w:rsidP="005166B8">
      <w:pPr>
        <w:spacing w:after="0"/>
        <w:rPr>
          <w:rFonts w:ascii="Times New Roman" w:hAnsi="Times New Roman" w:cs="Times New Roman"/>
          <w:b/>
        </w:rPr>
      </w:pPr>
    </w:p>
    <w:p w14:paraId="10B73B31"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lastRenderedPageBreak/>
        <w:t xml:space="preserve">La siguiente tabla muestra la clasificación de los polígonos de acuerdo con su número de lados. Es importante anotar que </w:t>
      </w:r>
      <w:r>
        <w:rPr>
          <w:rFonts w:ascii="Times New Roman" w:hAnsi="Times New Roman" w:cs="Times New Roman"/>
        </w:rPr>
        <w:t xml:space="preserve">cuando </w:t>
      </w:r>
      <w:r w:rsidRPr="00D07FE4">
        <w:rPr>
          <w:rFonts w:ascii="Times New Roman" w:hAnsi="Times New Roman" w:cs="Times New Roman"/>
        </w:rPr>
        <w:t xml:space="preserve">los polígonos </w:t>
      </w:r>
      <w:r>
        <w:rPr>
          <w:rFonts w:ascii="Times New Roman" w:hAnsi="Times New Roman" w:cs="Times New Roman"/>
        </w:rPr>
        <w:t xml:space="preserve">tienen </w:t>
      </w:r>
      <w:r w:rsidRPr="00D07FE4">
        <w:rPr>
          <w:rFonts w:ascii="Times New Roman" w:hAnsi="Times New Roman" w:cs="Times New Roman"/>
        </w:rPr>
        <w:t xml:space="preserve">más de 10 lados se acostumbra nombrarlos con la expresión </w:t>
      </w:r>
      <w:r w:rsidRPr="001233A5">
        <w:rPr>
          <w:rFonts w:ascii="Times New Roman" w:hAnsi="Times New Roman" w:cs="Times New Roman"/>
        </w:rPr>
        <w:t>polígono de “n” lados</w:t>
      </w:r>
      <w:r w:rsidRPr="00D07FE4">
        <w:rPr>
          <w:rFonts w:ascii="Times New Roman" w:hAnsi="Times New Roman" w:cs="Times New Roman"/>
        </w:rPr>
        <w:t>.</w:t>
      </w:r>
    </w:p>
    <w:p w14:paraId="6066706C" w14:textId="77777777" w:rsidR="005166B8" w:rsidRPr="00D07FE4" w:rsidRDefault="005166B8" w:rsidP="005166B8">
      <w:pPr>
        <w:spacing w:after="0"/>
        <w:rPr>
          <w:rFonts w:ascii="Times New Roman" w:hAnsi="Times New Roman" w:cs="Times New Roman"/>
        </w:rPr>
      </w:pPr>
    </w:p>
    <w:p w14:paraId="54F3C878" w14:textId="77777777" w:rsidR="005166B8" w:rsidRPr="00D07FE4" w:rsidRDefault="005166B8" w:rsidP="005166B8">
      <w:pPr>
        <w:spacing w:after="0"/>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1414"/>
        <w:gridCol w:w="6794"/>
      </w:tblGrid>
      <w:tr w:rsidR="005166B8" w:rsidRPr="00D07FE4" w14:paraId="72885441" w14:textId="77777777" w:rsidTr="00D32ACA">
        <w:trPr>
          <w:jc w:val="center"/>
        </w:trPr>
        <w:tc>
          <w:tcPr>
            <w:tcW w:w="8178" w:type="dxa"/>
            <w:gridSpan w:val="2"/>
            <w:shd w:val="clear" w:color="auto" w:fill="0D0D0D" w:themeFill="text1" w:themeFillTint="F2"/>
          </w:tcPr>
          <w:p w14:paraId="275E9509"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3E3960A1" w14:textId="77777777" w:rsidTr="00D32ACA">
        <w:trPr>
          <w:jc w:val="center"/>
        </w:trPr>
        <w:tc>
          <w:tcPr>
            <w:tcW w:w="1384" w:type="dxa"/>
          </w:tcPr>
          <w:p w14:paraId="73154795"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794" w:type="dxa"/>
          </w:tcPr>
          <w:p w14:paraId="126816A5"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IMG06</w:t>
            </w:r>
          </w:p>
        </w:tc>
      </w:tr>
      <w:tr w:rsidR="005166B8" w:rsidRPr="00D07FE4" w14:paraId="1B7BCF7F" w14:textId="77777777" w:rsidTr="00D32ACA">
        <w:trPr>
          <w:jc w:val="center"/>
        </w:trPr>
        <w:tc>
          <w:tcPr>
            <w:tcW w:w="1384" w:type="dxa"/>
          </w:tcPr>
          <w:p w14:paraId="3A3CCC2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794" w:type="dxa"/>
          </w:tcPr>
          <w:p w14:paraId="497152A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Polígonos según el número de lados</w:t>
            </w:r>
            <w:ins w:id="9" w:author="mercyranjel" w:date="2016-01-02T17:07:00Z">
              <w:r>
                <w:rPr>
                  <w:rFonts w:ascii="Times New Roman" w:hAnsi="Times New Roman" w:cs="Times New Roman"/>
                  <w:color w:val="000000"/>
                </w:rPr>
                <w:t>.</w:t>
              </w:r>
            </w:ins>
          </w:p>
        </w:tc>
      </w:tr>
      <w:tr w:rsidR="005166B8" w:rsidRPr="00D07FE4" w14:paraId="534074B3" w14:textId="77777777" w:rsidTr="00D32ACA">
        <w:trPr>
          <w:jc w:val="center"/>
        </w:trPr>
        <w:tc>
          <w:tcPr>
            <w:tcW w:w="1384" w:type="dxa"/>
          </w:tcPr>
          <w:p w14:paraId="77D3E8E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w:t>
            </w:r>
            <w:r>
              <w:rPr>
                <w:rFonts w:ascii="Times New Roman" w:hAnsi="Times New Roman" w:cs="Times New Roman"/>
                <w:b/>
                <w:color w:val="000000"/>
              </w:rPr>
              <w:t xml:space="preserve"> </w:t>
            </w:r>
            <w:r w:rsidRPr="00D07FE4">
              <w:rPr>
                <w:rFonts w:ascii="Times New Roman" w:hAnsi="Times New Roman" w:cs="Times New Roman"/>
                <w:b/>
                <w:color w:val="000000"/>
              </w:rPr>
              <w:t>Planeta)</w:t>
            </w:r>
          </w:p>
        </w:tc>
        <w:tc>
          <w:tcPr>
            <w:tcW w:w="6794" w:type="dxa"/>
          </w:tcPr>
          <w:p w14:paraId="179B588A" w14:textId="77777777" w:rsidR="005166B8" w:rsidRPr="00D07FE4" w:rsidRDefault="005166B8" w:rsidP="00D32ACA">
            <w:pPr>
              <w:rPr>
                <w:rFonts w:ascii="Times New Roman" w:hAnsi="Times New Roman" w:cs="Times New Roman"/>
                <w:b/>
                <w:color w:val="000000"/>
              </w:rPr>
            </w:pPr>
          </w:p>
          <w:tbl>
            <w:tblPr>
              <w:tblStyle w:val="Tablaconcuadrcula"/>
              <w:tblW w:w="0" w:type="auto"/>
              <w:tblLook w:val="04A0" w:firstRow="1" w:lastRow="0" w:firstColumn="1" w:lastColumn="0" w:noHBand="0" w:noVBand="1"/>
            </w:tblPr>
            <w:tblGrid>
              <w:gridCol w:w="1305"/>
              <w:gridCol w:w="1842"/>
              <w:gridCol w:w="3137"/>
            </w:tblGrid>
            <w:tr w:rsidR="005166B8" w:rsidRPr="00D07FE4" w14:paraId="280E8894" w14:textId="77777777" w:rsidTr="00D32ACA">
              <w:tc>
                <w:tcPr>
                  <w:tcW w:w="1305" w:type="dxa"/>
                  <w:vAlign w:val="center"/>
                </w:tcPr>
                <w:p w14:paraId="3DA05F9A" w14:textId="77777777" w:rsidR="005166B8" w:rsidRPr="00D07FE4" w:rsidRDefault="005166B8" w:rsidP="00D32ACA">
                  <w:pPr>
                    <w:jc w:val="center"/>
                    <w:rPr>
                      <w:rFonts w:ascii="Times New Roman" w:hAnsi="Times New Roman" w:cs="Times New Roman"/>
                      <w:b/>
                      <w:color w:val="000000"/>
                    </w:rPr>
                  </w:pPr>
                  <w:r>
                    <w:rPr>
                      <w:rFonts w:ascii="Times New Roman" w:hAnsi="Times New Roman" w:cs="Times New Roman"/>
                      <w:b/>
                      <w:color w:val="000000"/>
                    </w:rPr>
                    <w:t>Nú</w:t>
                  </w:r>
                  <w:r w:rsidRPr="00D07FE4">
                    <w:rPr>
                      <w:rFonts w:ascii="Times New Roman" w:hAnsi="Times New Roman" w:cs="Times New Roman"/>
                      <w:b/>
                      <w:color w:val="000000"/>
                    </w:rPr>
                    <w:t>mero de lados</w:t>
                  </w:r>
                </w:p>
              </w:tc>
              <w:tc>
                <w:tcPr>
                  <w:tcW w:w="1842" w:type="dxa"/>
                  <w:vAlign w:val="center"/>
                </w:tcPr>
                <w:p w14:paraId="4C807CFF" w14:textId="77777777" w:rsidR="005166B8" w:rsidRPr="00D07FE4" w:rsidRDefault="005166B8" w:rsidP="00D32ACA">
                  <w:pPr>
                    <w:jc w:val="center"/>
                    <w:rPr>
                      <w:rFonts w:ascii="Times New Roman" w:hAnsi="Times New Roman" w:cs="Times New Roman"/>
                      <w:b/>
                      <w:color w:val="000000"/>
                    </w:rPr>
                  </w:pPr>
                  <w:r w:rsidRPr="00D07FE4">
                    <w:rPr>
                      <w:rFonts w:ascii="Times New Roman" w:hAnsi="Times New Roman" w:cs="Times New Roman"/>
                      <w:b/>
                      <w:color w:val="000000"/>
                    </w:rPr>
                    <w:t>Nombre</w:t>
                  </w:r>
                </w:p>
              </w:tc>
              <w:tc>
                <w:tcPr>
                  <w:tcW w:w="3137" w:type="dxa"/>
                </w:tcPr>
                <w:p w14:paraId="78482B9C" w14:textId="77777777" w:rsidR="005166B8" w:rsidRDefault="005166B8" w:rsidP="00D32ACA">
                  <w:pPr>
                    <w:jc w:val="center"/>
                    <w:rPr>
                      <w:rFonts w:ascii="Times New Roman" w:hAnsi="Times New Roman" w:cs="Times New Roman"/>
                      <w:b/>
                      <w:color w:val="000000"/>
                    </w:rPr>
                  </w:pPr>
                </w:p>
                <w:p w14:paraId="03BDEBDF" w14:textId="77777777" w:rsidR="005166B8" w:rsidRPr="00D07FE4" w:rsidRDefault="005166B8" w:rsidP="00D32ACA">
                  <w:pPr>
                    <w:jc w:val="center"/>
                    <w:rPr>
                      <w:rFonts w:ascii="Times New Roman" w:hAnsi="Times New Roman" w:cs="Times New Roman"/>
                      <w:b/>
                      <w:color w:val="000000"/>
                    </w:rPr>
                  </w:pPr>
                  <w:r w:rsidRPr="00D07FE4">
                    <w:rPr>
                      <w:rFonts w:ascii="Times New Roman" w:hAnsi="Times New Roman" w:cs="Times New Roman"/>
                      <w:b/>
                      <w:color w:val="000000"/>
                    </w:rPr>
                    <w:t>Figura</w:t>
                  </w:r>
                </w:p>
              </w:tc>
            </w:tr>
            <w:tr w:rsidR="005166B8" w:rsidRPr="00D07FE4" w14:paraId="23C28F5D" w14:textId="77777777" w:rsidTr="00D32ACA">
              <w:tc>
                <w:tcPr>
                  <w:tcW w:w="1305" w:type="dxa"/>
                  <w:vAlign w:val="center"/>
                </w:tcPr>
                <w:p w14:paraId="509A62F1"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3</w:t>
                  </w:r>
                </w:p>
              </w:tc>
              <w:tc>
                <w:tcPr>
                  <w:tcW w:w="1842" w:type="dxa"/>
                  <w:vAlign w:val="center"/>
                </w:tcPr>
                <w:p w14:paraId="4DD294D6"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Triángulo</w:t>
                  </w:r>
                </w:p>
              </w:tc>
              <w:tc>
                <w:tcPr>
                  <w:tcW w:w="3137" w:type="dxa"/>
                </w:tcPr>
                <w:p w14:paraId="22A4B50E"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1CCABA1" wp14:editId="53E13D71">
                        <wp:extent cx="748521" cy="648000"/>
                        <wp:effectExtent l="0" t="0" r="0" b="0"/>
                        <wp:docPr id="6" name="Imagen 6" descr="http://artisevolution.disegnolibre.org/files/2011/01/triangul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rtisevolution.disegnolibre.org/files/2011/01/triangulo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8521" cy="648000"/>
                                </a:xfrm>
                                <a:prstGeom prst="rect">
                                  <a:avLst/>
                                </a:prstGeom>
                                <a:noFill/>
                                <a:ln>
                                  <a:noFill/>
                                </a:ln>
                              </pic:spPr>
                            </pic:pic>
                          </a:graphicData>
                        </a:graphic>
                      </wp:inline>
                    </w:drawing>
                  </w:r>
                </w:p>
              </w:tc>
            </w:tr>
            <w:tr w:rsidR="005166B8" w:rsidRPr="00D07FE4" w14:paraId="3235E1FD" w14:textId="77777777" w:rsidTr="00D32ACA">
              <w:tc>
                <w:tcPr>
                  <w:tcW w:w="1305" w:type="dxa"/>
                  <w:vAlign w:val="center"/>
                </w:tcPr>
                <w:p w14:paraId="7A029BE1"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4</w:t>
                  </w:r>
                </w:p>
              </w:tc>
              <w:tc>
                <w:tcPr>
                  <w:tcW w:w="1842" w:type="dxa"/>
                  <w:vAlign w:val="center"/>
                </w:tcPr>
                <w:p w14:paraId="5122F050"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Cuadrilátero</w:t>
                  </w:r>
                </w:p>
              </w:tc>
              <w:tc>
                <w:tcPr>
                  <w:tcW w:w="3137" w:type="dxa"/>
                </w:tcPr>
                <w:p w14:paraId="446A045B"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02FEFEEE" wp14:editId="0B86B300">
                        <wp:extent cx="1149079" cy="752475"/>
                        <wp:effectExtent l="0" t="0" r="0" b="0"/>
                        <wp:docPr id="7" name="Imagen 7" descr="http://4.bp.blogspot.com/-yb41ntxMMHM/Uk3DxTxc6JI/AAAAAAAAIZs/0MUq0NObSkY/s1600/Cuadril%C3%A1tero+c%C3%B3nvexo+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yb41ntxMMHM/Uk3DxTxc6JI/AAAAAAAAIZs/0MUq0NObSkY/s1600/Cuadril%C3%A1tero+c%C3%B3nvexo+azu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222"/>
                                <a:stretch/>
                              </pic:blipFill>
                              <pic:spPr bwMode="auto">
                                <a:xfrm>
                                  <a:off x="0" y="0"/>
                                  <a:ext cx="1152000" cy="7543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166B8" w:rsidRPr="00D07FE4" w14:paraId="4B031A0A" w14:textId="77777777" w:rsidTr="00D32ACA">
              <w:tc>
                <w:tcPr>
                  <w:tcW w:w="1305" w:type="dxa"/>
                  <w:vAlign w:val="center"/>
                </w:tcPr>
                <w:p w14:paraId="582B72F6"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5</w:t>
                  </w:r>
                </w:p>
              </w:tc>
              <w:tc>
                <w:tcPr>
                  <w:tcW w:w="1842" w:type="dxa"/>
                  <w:vAlign w:val="center"/>
                </w:tcPr>
                <w:p w14:paraId="15E62F38"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Pentágono</w:t>
                  </w:r>
                </w:p>
              </w:tc>
              <w:tc>
                <w:tcPr>
                  <w:tcW w:w="3137" w:type="dxa"/>
                </w:tcPr>
                <w:p w14:paraId="3AAE47BE"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498DC5DE" wp14:editId="5EECAF54">
                        <wp:extent cx="910842" cy="864000"/>
                        <wp:effectExtent l="0" t="0" r="3810" b="0"/>
                        <wp:docPr id="8" name="Imagen 8" descr="http://mediateca.educa.madrid.org/imagen/miniatura.php?id_imagen=hzxpqqr5jk45x8oc&amp;t=3&amp;ra=1&amp;na=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teca.educa.madrid.org/imagen/miniatura.php?id_imagen=hzxpqqr5jk45x8oc&amp;t=3&amp;ra=1&amp;na=3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0842" cy="864000"/>
                                </a:xfrm>
                                <a:prstGeom prst="rect">
                                  <a:avLst/>
                                </a:prstGeom>
                                <a:noFill/>
                                <a:ln>
                                  <a:noFill/>
                                </a:ln>
                              </pic:spPr>
                            </pic:pic>
                          </a:graphicData>
                        </a:graphic>
                      </wp:inline>
                    </w:drawing>
                  </w:r>
                </w:p>
              </w:tc>
            </w:tr>
            <w:tr w:rsidR="005166B8" w:rsidRPr="00D07FE4" w14:paraId="2EF8B34E" w14:textId="77777777" w:rsidTr="00D32ACA">
              <w:tc>
                <w:tcPr>
                  <w:tcW w:w="1305" w:type="dxa"/>
                  <w:vAlign w:val="center"/>
                </w:tcPr>
                <w:p w14:paraId="510ADF8D"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6</w:t>
                  </w:r>
                </w:p>
              </w:tc>
              <w:tc>
                <w:tcPr>
                  <w:tcW w:w="1842" w:type="dxa"/>
                  <w:vAlign w:val="center"/>
                </w:tcPr>
                <w:p w14:paraId="292F0FF9"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Hexágono</w:t>
                  </w:r>
                </w:p>
              </w:tc>
              <w:tc>
                <w:tcPr>
                  <w:tcW w:w="3137" w:type="dxa"/>
                </w:tcPr>
                <w:p w14:paraId="0D847E94"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90F0454" wp14:editId="1025EA0D">
                        <wp:extent cx="892029" cy="720000"/>
                        <wp:effectExtent l="0" t="0" r="0" b="0"/>
                        <wp:docPr id="9" name="Imagen 9" descr="http://recursostic.educacion.es/eda/web/geogebra/materiales/gallardo_arrebola_joel_p3/semejanza/img/hexag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ecursostic.educacion.es/eda/web/geogebra/materiales/gallardo_arrebola_joel_p3/semejanza/img/hexagon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92029" cy="720000"/>
                                </a:xfrm>
                                <a:prstGeom prst="rect">
                                  <a:avLst/>
                                </a:prstGeom>
                                <a:noFill/>
                                <a:ln>
                                  <a:noFill/>
                                </a:ln>
                              </pic:spPr>
                            </pic:pic>
                          </a:graphicData>
                        </a:graphic>
                      </wp:inline>
                    </w:drawing>
                  </w:r>
                </w:p>
              </w:tc>
            </w:tr>
            <w:tr w:rsidR="005166B8" w:rsidRPr="00D07FE4" w14:paraId="06863CBA" w14:textId="77777777" w:rsidTr="00D32ACA">
              <w:tc>
                <w:tcPr>
                  <w:tcW w:w="1305" w:type="dxa"/>
                  <w:vAlign w:val="center"/>
                </w:tcPr>
                <w:p w14:paraId="16039260"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7</w:t>
                  </w:r>
                </w:p>
              </w:tc>
              <w:tc>
                <w:tcPr>
                  <w:tcW w:w="1842" w:type="dxa"/>
                  <w:vAlign w:val="center"/>
                </w:tcPr>
                <w:p w14:paraId="22133AF4"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Heptágono</w:t>
                  </w:r>
                </w:p>
              </w:tc>
              <w:tc>
                <w:tcPr>
                  <w:tcW w:w="3137" w:type="dxa"/>
                </w:tcPr>
                <w:p w14:paraId="56C96075"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1990BEE8" wp14:editId="60F87703">
                        <wp:extent cx="1027398" cy="900000"/>
                        <wp:effectExtent l="0" t="0" r="1905" b="0"/>
                        <wp:docPr id="10" name="Imagen 10" descr="http://web.educastur.princast.es/proyectos/formadultos/unidades/matematicas_2/ud2/photos/img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eb.educastur.princast.es/proyectos/formadultos/unidades/matematicas_2/ud2/photos/img_2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7398" cy="900000"/>
                                </a:xfrm>
                                <a:prstGeom prst="rect">
                                  <a:avLst/>
                                </a:prstGeom>
                                <a:noFill/>
                                <a:ln>
                                  <a:noFill/>
                                </a:ln>
                              </pic:spPr>
                            </pic:pic>
                          </a:graphicData>
                        </a:graphic>
                      </wp:inline>
                    </w:drawing>
                  </w:r>
                </w:p>
              </w:tc>
            </w:tr>
            <w:tr w:rsidR="005166B8" w:rsidRPr="00D07FE4" w14:paraId="3E82C7F1" w14:textId="77777777" w:rsidTr="00D32ACA">
              <w:tc>
                <w:tcPr>
                  <w:tcW w:w="1305" w:type="dxa"/>
                  <w:vAlign w:val="center"/>
                </w:tcPr>
                <w:p w14:paraId="66D46557"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8</w:t>
                  </w:r>
                </w:p>
              </w:tc>
              <w:tc>
                <w:tcPr>
                  <w:tcW w:w="1842" w:type="dxa"/>
                  <w:vAlign w:val="center"/>
                </w:tcPr>
                <w:p w14:paraId="7D40962A"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Octágono</w:t>
                  </w:r>
                </w:p>
              </w:tc>
              <w:tc>
                <w:tcPr>
                  <w:tcW w:w="3137" w:type="dxa"/>
                </w:tcPr>
                <w:p w14:paraId="31CDC81D"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6FA98CA" wp14:editId="46C44A09">
                        <wp:extent cx="720000" cy="720000"/>
                        <wp:effectExtent l="0" t="0" r="4445" b="4445"/>
                        <wp:docPr id="11" name="Imagen 11" descr="https://encrypted-tbn2.gstatic.com/images?q=tbn:ANd9GcSl-_ue3PaxVudFH0CR-KkYtv1trWdTcQHC6uxfuzQkwWefD8P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ncrypted-tbn2.gstatic.com/images?q=tbn:ANd9GcSl-_ue3PaxVudFH0CR-KkYtv1trWdTcQHC6uxfuzQkwWefD8PK7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5166B8" w:rsidRPr="00D07FE4" w14:paraId="6C76424C" w14:textId="77777777" w:rsidTr="00D32ACA">
              <w:tc>
                <w:tcPr>
                  <w:tcW w:w="1305" w:type="dxa"/>
                  <w:vAlign w:val="center"/>
                </w:tcPr>
                <w:p w14:paraId="3A3D465D"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lastRenderedPageBreak/>
                    <w:t>9</w:t>
                  </w:r>
                </w:p>
              </w:tc>
              <w:tc>
                <w:tcPr>
                  <w:tcW w:w="1842" w:type="dxa"/>
                  <w:vAlign w:val="center"/>
                </w:tcPr>
                <w:p w14:paraId="5BC12125"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Nonágono</w:t>
                  </w:r>
                </w:p>
              </w:tc>
              <w:tc>
                <w:tcPr>
                  <w:tcW w:w="3137" w:type="dxa"/>
                </w:tcPr>
                <w:p w14:paraId="1B216D99"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3590E23" wp14:editId="3A8050DF">
                        <wp:extent cx="809625" cy="723901"/>
                        <wp:effectExtent l="0" t="0" r="9525" b="0"/>
                        <wp:docPr id="12" name="Imagen 12" descr="http://www.infoymate.es/mate/PoliEI/images/e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infoymate.es/mate/PoliEI/images/ene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2413" cy="726393"/>
                                </a:xfrm>
                                <a:prstGeom prst="rect">
                                  <a:avLst/>
                                </a:prstGeom>
                                <a:noFill/>
                                <a:ln>
                                  <a:noFill/>
                                </a:ln>
                              </pic:spPr>
                            </pic:pic>
                          </a:graphicData>
                        </a:graphic>
                      </wp:inline>
                    </w:drawing>
                  </w:r>
                </w:p>
              </w:tc>
            </w:tr>
            <w:tr w:rsidR="005166B8" w:rsidRPr="00D07FE4" w14:paraId="48B24889" w14:textId="77777777" w:rsidTr="00D32ACA">
              <w:tc>
                <w:tcPr>
                  <w:tcW w:w="1305" w:type="dxa"/>
                  <w:vAlign w:val="center"/>
                </w:tcPr>
                <w:p w14:paraId="0FDA54E6"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10</w:t>
                  </w:r>
                </w:p>
              </w:tc>
              <w:tc>
                <w:tcPr>
                  <w:tcW w:w="1842" w:type="dxa"/>
                  <w:vAlign w:val="center"/>
                </w:tcPr>
                <w:p w14:paraId="45F7B5A0" w14:textId="77777777" w:rsidR="005166B8" w:rsidRPr="00D07FE4" w:rsidRDefault="005166B8" w:rsidP="00D32ACA">
                  <w:pPr>
                    <w:jc w:val="center"/>
                    <w:rPr>
                      <w:rFonts w:ascii="Times New Roman" w:hAnsi="Times New Roman" w:cs="Times New Roman"/>
                      <w:color w:val="000000"/>
                    </w:rPr>
                  </w:pPr>
                  <w:r w:rsidRPr="00D07FE4">
                    <w:rPr>
                      <w:rFonts w:ascii="Times New Roman" w:hAnsi="Times New Roman" w:cs="Times New Roman"/>
                      <w:color w:val="000000"/>
                    </w:rPr>
                    <w:t>Decágono</w:t>
                  </w:r>
                </w:p>
              </w:tc>
              <w:tc>
                <w:tcPr>
                  <w:tcW w:w="3137" w:type="dxa"/>
                </w:tcPr>
                <w:p w14:paraId="4AFF8C3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67AB5419" wp14:editId="32C64229">
                        <wp:extent cx="904875" cy="859631"/>
                        <wp:effectExtent l="0" t="0" r="0" b="0"/>
                        <wp:docPr id="13" name="Imagen 13" descr="https://ibiguri.files.wordpress.com/2013/09/decc3a1gono-b.png?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biguri.files.wordpress.com/2013/09/decc3a1gono-b.png?w=300"/>
                                <pic:cNvPicPr>
                                  <a:picLocks noChangeAspect="1" noChangeArrowheads="1"/>
                                </pic:cNvPicPr>
                              </pic:nvPicPr>
                              <pic:blipFill rotWithShape="1">
                                <a:blip r:embed="rId19">
                                  <a:extLst>
                                    <a:ext uri="{28A0092B-C50C-407E-A947-70E740481C1C}">
                                      <a14:useLocalDpi xmlns:a14="http://schemas.microsoft.com/office/drawing/2010/main" val="0"/>
                                    </a:ext>
                                  </a:extLst>
                                </a:blip>
                                <a:srcRect l="17000" t="14625" r="16333" b="10277"/>
                                <a:stretch/>
                              </pic:blipFill>
                              <pic:spPr bwMode="auto">
                                <a:xfrm>
                                  <a:off x="0" y="0"/>
                                  <a:ext cx="907965" cy="86256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957899" w14:textId="77777777" w:rsidR="005166B8" w:rsidRPr="00D07FE4" w:rsidRDefault="005166B8" w:rsidP="00D32ACA">
            <w:pPr>
              <w:rPr>
                <w:rFonts w:ascii="Times New Roman" w:hAnsi="Times New Roman" w:cs="Times New Roman"/>
                <w:b/>
                <w:color w:val="000000"/>
              </w:rPr>
            </w:pPr>
          </w:p>
        </w:tc>
      </w:tr>
      <w:tr w:rsidR="005166B8" w:rsidRPr="00D07FE4" w14:paraId="0DEEDC57" w14:textId="77777777" w:rsidTr="00D32ACA">
        <w:trPr>
          <w:jc w:val="center"/>
        </w:trPr>
        <w:tc>
          <w:tcPr>
            <w:tcW w:w="1384" w:type="dxa"/>
          </w:tcPr>
          <w:p w14:paraId="6AC9DF4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794" w:type="dxa"/>
          </w:tcPr>
          <w:p w14:paraId="5D868D7D"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Clasificación de polígonos según su número de lados.</w:t>
            </w:r>
          </w:p>
        </w:tc>
      </w:tr>
    </w:tbl>
    <w:p w14:paraId="1F87A69C"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7C428F9" w14:textId="77777777" w:rsidTr="00D32ACA">
        <w:tc>
          <w:tcPr>
            <w:tcW w:w="9033" w:type="dxa"/>
            <w:gridSpan w:val="2"/>
            <w:shd w:val="clear" w:color="auto" w:fill="000000" w:themeFill="text1"/>
          </w:tcPr>
          <w:p w14:paraId="320F8092"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Profundiza: recurso aprovechado</w:t>
            </w:r>
          </w:p>
        </w:tc>
      </w:tr>
      <w:tr w:rsidR="005166B8" w:rsidRPr="00D07FE4" w14:paraId="1A364989" w14:textId="77777777" w:rsidTr="00D32ACA">
        <w:tc>
          <w:tcPr>
            <w:tcW w:w="2518" w:type="dxa"/>
          </w:tcPr>
          <w:p w14:paraId="5B649A51"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D8108AA"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 xml:space="preserve">MA_06_11_REC20 </w:t>
            </w:r>
          </w:p>
        </w:tc>
      </w:tr>
      <w:tr w:rsidR="005166B8" w:rsidRPr="00D07FE4" w14:paraId="6859334D" w14:textId="77777777" w:rsidTr="00D32ACA">
        <w:tc>
          <w:tcPr>
            <w:tcW w:w="2518" w:type="dxa"/>
          </w:tcPr>
          <w:p w14:paraId="2FAFD63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7B93CA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La clasificación de los polígonos</w:t>
            </w:r>
          </w:p>
        </w:tc>
      </w:tr>
      <w:tr w:rsidR="005166B8" w:rsidRPr="00D07FE4" w14:paraId="1B1BC6EB" w14:textId="77777777" w:rsidTr="00D32ACA">
        <w:tc>
          <w:tcPr>
            <w:tcW w:w="2518" w:type="dxa"/>
          </w:tcPr>
          <w:p w14:paraId="4112003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AA01A3F" w14:textId="482F33AA" w:rsidR="005166B8" w:rsidRPr="00D07FE4" w:rsidRDefault="005166B8" w:rsidP="00D32ACA">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Interactivo que muestra diferentes clases de polígonos según sus lados</w:t>
            </w:r>
          </w:p>
        </w:tc>
      </w:tr>
    </w:tbl>
    <w:p w14:paraId="13AAEBA8" w14:textId="77777777" w:rsidR="005166B8" w:rsidRPr="00D07FE4" w:rsidRDefault="005166B8" w:rsidP="005166B8">
      <w:pPr>
        <w:spacing w:after="0"/>
        <w:rPr>
          <w:rFonts w:ascii="Times New Roman" w:hAnsi="Times New Roman" w:cs="Times New Roman"/>
          <w:b/>
          <w:highlight w:val="yellow"/>
        </w:rPr>
      </w:pPr>
    </w:p>
    <w:p w14:paraId="1F1F4E0C" w14:textId="77777777" w:rsidR="005166B8" w:rsidRPr="00D07FE4" w:rsidRDefault="005166B8" w:rsidP="005166B8">
      <w:pPr>
        <w:spacing w:after="0"/>
        <w:rPr>
          <w:rFonts w:ascii="Times New Roman" w:hAnsi="Times New Roman" w:cs="Times New Roman"/>
          <w:b/>
          <w:highlight w:val="yellow"/>
        </w:rPr>
      </w:pPr>
    </w:p>
    <w:p w14:paraId="0F01D6D0"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1.2.2 La clasificación según</w:t>
      </w:r>
      <w:r>
        <w:rPr>
          <w:rFonts w:ascii="Times New Roman" w:hAnsi="Times New Roman" w:cs="Times New Roman"/>
          <w:b/>
        </w:rPr>
        <w:t xml:space="preserve"> la </w:t>
      </w:r>
      <w:r w:rsidRPr="00D07FE4">
        <w:rPr>
          <w:rFonts w:ascii="Times New Roman" w:hAnsi="Times New Roman" w:cs="Times New Roman"/>
          <w:b/>
        </w:rPr>
        <w:t>forma</w:t>
      </w:r>
    </w:p>
    <w:p w14:paraId="549AA2BB" w14:textId="77777777" w:rsidR="005166B8" w:rsidRPr="00D07FE4" w:rsidRDefault="005166B8" w:rsidP="005166B8">
      <w:pPr>
        <w:spacing w:after="0"/>
        <w:rPr>
          <w:rFonts w:ascii="Times New Roman" w:hAnsi="Times New Roman" w:cs="Times New Roman"/>
          <w:b/>
        </w:rPr>
      </w:pPr>
    </w:p>
    <w:p w14:paraId="4B61D07A"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 xml:space="preserve">De acuerdo </w:t>
      </w:r>
      <w:r>
        <w:rPr>
          <w:rFonts w:ascii="Times New Roman" w:hAnsi="Times New Roman" w:cs="Times New Roman"/>
        </w:rPr>
        <w:t xml:space="preserve">con </w:t>
      </w:r>
      <w:r w:rsidRPr="00D07FE4">
        <w:rPr>
          <w:rFonts w:ascii="Times New Roman" w:hAnsi="Times New Roman" w:cs="Times New Roman"/>
        </w:rPr>
        <w:t>su forma</w:t>
      </w:r>
      <w:r>
        <w:rPr>
          <w:rFonts w:ascii="Times New Roman" w:hAnsi="Times New Roman" w:cs="Times New Roman"/>
        </w:rPr>
        <w:t>,</w:t>
      </w:r>
      <w:r w:rsidRPr="00D07FE4">
        <w:rPr>
          <w:rFonts w:ascii="Times New Roman" w:hAnsi="Times New Roman" w:cs="Times New Roman"/>
        </w:rPr>
        <w:t xml:space="preserve"> los polígonos se pueden clasificar en </w:t>
      </w:r>
      <w:r w:rsidRPr="00D07FE4">
        <w:rPr>
          <w:rFonts w:ascii="Times New Roman" w:hAnsi="Times New Roman" w:cs="Times New Roman"/>
          <w:b/>
        </w:rPr>
        <w:t xml:space="preserve">cóncavos </w:t>
      </w:r>
      <w:r w:rsidRPr="00D07FE4">
        <w:rPr>
          <w:rFonts w:ascii="Times New Roman" w:hAnsi="Times New Roman" w:cs="Times New Roman"/>
        </w:rPr>
        <w:t>y</w:t>
      </w:r>
      <w:r w:rsidRPr="00D07FE4">
        <w:rPr>
          <w:rFonts w:ascii="Times New Roman" w:hAnsi="Times New Roman" w:cs="Times New Roman"/>
          <w:b/>
        </w:rPr>
        <w:t xml:space="preserve"> convexos</w:t>
      </w:r>
      <w:r w:rsidRPr="00D07FE4">
        <w:rPr>
          <w:rFonts w:ascii="Times New Roman" w:hAnsi="Times New Roman" w:cs="Times New Roman"/>
        </w:rPr>
        <w:t>.</w:t>
      </w:r>
    </w:p>
    <w:p w14:paraId="0287AB6B"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 xml:space="preserve">Esta clasificación </w:t>
      </w:r>
      <w:r>
        <w:rPr>
          <w:rFonts w:ascii="Times New Roman" w:hAnsi="Times New Roman" w:cs="Times New Roman"/>
        </w:rPr>
        <w:t>tiene</w:t>
      </w:r>
      <w:r w:rsidRPr="00D07FE4">
        <w:rPr>
          <w:rFonts w:ascii="Times New Roman" w:hAnsi="Times New Roman" w:cs="Times New Roman"/>
        </w:rPr>
        <w:t xml:space="preserve"> en cuenta la medida de los ángulos interiores del polígono.</w:t>
      </w:r>
    </w:p>
    <w:p w14:paraId="29C7EC35" w14:textId="77777777" w:rsidR="005166B8" w:rsidRPr="00D07FE4" w:rsidRDefault="005166B8" w:rsidP="005166B8">
      <w:pPr>
        <w:numPr>
          <w:ilvl w:val="0"/>
          <w:numId w:val="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Un polígono es </w:t>
      </w:r>
      <w:r w:rsidRPr="00D07FE4">
        <w:rPr>
          <w:rFonts w:ascii="Times New Roman" w:eastAsia="Times New Roman" w:hAnsi="Times New Roman" w:cs="Times New Roman"/>
          <w:b/>
          <w:lang w:val="es-CO" w:eastAsia="es-CO"/>
        </w:rPr>
        <w:t>convexo</w:t>
      </w:r>
      <w:r w:rsidRPr="00D07FE4">
        <w:rPr>
          <w:rFonts w:ascii="Times New Roman" w:eastAsia="Times New Roman" w:hAnsi="Times New Roman" w:cs="Times New Roman"/>
          <w:lang w:val="es-CO" w:eastAsia="es-CO"/>
        </w:rPr>
        <w:t xml:space="preserve"> si todos sus ángulos interiores son </w:t>
      </w:r>
      <w:r>
        <w:rPr>
          <w:rFonts w:ascii="Times New Roman" w:eastAsia="Times New Roman" w:hAnsi="Times New Roman" w:cs="Times New Roman"/>
          <w:lang w:val="es-CO" w:eastAsia="es-CO"/>
        </w:rPr>
        <w:t xml:space="preserve">menores de </w:t>
      </w:r>
      <w:r w:rsidRPr="00D07FE4">
        <w:rPr>
          <w:rFonts w:ascii="Times New Roman" w:eastAsia="Times New Roman" w:hAnsi="Times New Roman" w:cs="Times New Roman"/>
          <w:lang w:val="es-CO" w:eastAsia="es-CO"/>
        </w:rPr>
        <w:t>180° y</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por lo tanto</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todas las diagonales están en su interior.</w:t>
      </w:r>
    </w:p>
    <w:p w14:paraId="75BD79E8" w14:textId="77777777" w:rsidR="005166B8" w:rsidRPr="00D07FE4" w:rsidRDefault="005166B8" w:rsidP="005166B8">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A520256" w14:textId="77777777" w:rsidTr="00D32ACA">
        <w:tc>
          <w:tcPr>
            <w:tcW w:w="9033" w:type="dxa"/>
            <w:gridSpan w:val="2"/>
            <w:shd w:val="clear" w:color="auto" w:fill="0D0D0D" w:themeFill="text1" w:themeFillTint="F2"/>
          </w:tcPr>
          <w:p w14:paraId="00FAA329"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8F17953" w14:textId="77777777" w:rsidTr="00D32ACA">
        <w:tc>
          <w:tcPr>
            <w:tcW w:w="2518" w:type="dxa"/>
          </w:tcPr>
          <w:p w14:paraId="273057B0"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4A0D3FE"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IMG07</w:t>
            </w:r>
          </w:p>
        </w:tc>
      </w:tr>
      <w:tr w:rsidR="005166B8" w:rsidRPr="00D07FE4" w14:paraId="7C0540BF" w14:textId="77777777" w:rsidTr="00D32ACA">
        <w:tc>
          <w:tcPr>
            <w:tcW w:w="2518" w:type="dxa"/>
          </w:tcPr>
          <w:p w14:paraId="52C8304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4F0915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Polígono convexo</w:t>
            </w:r>
            <w:r>
              <w:rPr>
                <w:rFonts w:ascii="Times New Roman" w:hAnsi="Times New Roman" w:cs="Times New Roman"/>
                <w:color w:val="000000"/>
              </w:rPr>
              <w:t>. Las diagonales deben ir en línea punteada.</w:t>
            </w:r>
          </w:p>
        </w:tc>
      </w:tr>
      <w:tr w:rsidR="005166B8" w:rsidRPr="00D07FE4" w14:paraId="09832AE3" w14:textId="77777777" w:rsidTr="00D32ACA">
        <w:tc>
          <w:tcPr>
            <w:tcW w:w="2518" w:type="dxa"/>
          </w:tcPr>
          <w:p w14:paraId="7091E6C8"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84F6930" w14:textId="77777777" w:rsidR="005166B8" w:rsidRPr="00E4394C" w:rsidRDefault="005166B8" w:rsidP="00D32ACA">
            <w:pPr>
              <w:rPr>
                <w:rFonts w:ascii="Times New Roman" w:hAnsi="Times New Roman" w:cs="Times New Roman"/>
                <w:b/>
                <w:color w:val="C00000"/>
              </w:rPr>
            </w:pPr>
            <w:r w:rsidRPr="00D07FE4">
              <w:rPr>
                <w:rFonts w:ascii="Times New Roman" w:hAnsi="Times New Roman" w:cs="Times New Roman"/>
                <w:noProof/>
                <w:lang w:val="es-ES" w:eastAsia="es-ES"/>
              </w:rPr>
              <w:drawing>
                <wp:inline distT="0" distB="0" distL="0" distR="0" wp14:anchorId="7AE4FB21" wp14:editId="3D8311D5">
                  <wp:extent cx="1828800" cy="189530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6389" t="28261" r="24928" b="40760"/>
                          <a:stretch/>
                        </pic:blipFill>
                        <pic:spPr bwMode="auto">
                          <a:xfrm>
                            <a:off x="0" y="0"/>
                            <a:ext cx="1830125" cy="1896676"/>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34831664" w14:textId="77777777" w:rsidTr="00D32ACA">
        <w:tc>
          <w:tcPr>
            <w:tcW w:w="2518" w:type="dxa"/>
          </w:tcPr>
          <w:p w14:paraId="0810EEC8"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0CA5177F"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Todos los ángulos del polígono son menores de 180° y las diagonales están en el interior.</w:t>
            </w:r>
          </w:p>
        </w:tc>
      </w:tr>
    </w:tbl>
    <w:p w14:paraId="23FEB719" w14:textId="77777777" w:rsidR="005166B8" w:rsidRPr="00D07FE4" w:rsidRDefault="005166B8" w:rsidP="005166B8">
      <w:pPr>
        <w:pStyle w:val="Prrafodelista"/>
        <w:numPr>
          <w:ilvl w:val="0"/>
          <w:numId w:val="15"/>
        </w:num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Un polígono es</w:t>
      </w:r>
      <w:r w:rsidRPr="00D07FE4">
        <w:rPr>
          <w:rFonts w:ascii="Times New Roman" w:eastAsia="Times New Roman" w:hAnsi="Times New Roman" w:cs="Times New Roman"/>
          <w:b/>
          <w:lang w:val="es-CO" w:eastAsia="es-CO"/>
        </w:rPr>
        <w:t xml:space="preserve"> </w:t>
      </w:r>
      <w:r w:rsidRPr="00D07FE4">
        <w:rPr>
          <w:rFonts w:ascii="Times New Roman" w:eastAsia="Times New Roman" w:hAnsi="Times New Roman" w:cs="Times New Roman"/>
          <w:b/>
          <w:bCs/>
          <w:lang w:val="es-CO" w:eastAsia="es-CO"/>
        </w:rPr>
        <w:t>cóncavo</w:t>
      </w:r>
      <w:r w:rsidRPr="00D07FE4">
        <w:rPr>
          <w:rFonts w:ascii="Times New Roman" w:eastAsia="Times New Roman" w:hAnsi="Times New Roman" w:cs="Times New Roman"/>
          <w:lang w:val="es-CO" w:eastAsia="es-CO"/>
        </w:rPr>
        <w:t xml:space="preserve"> si tiene al menos un ángulo interior mayor</w:t>
      </w:r>
      <w:r w:rsidR="00957087">
        <w:rPr>
          <w:rFonts w:ascii="Times New Roman" w:eastAsia="Times New Roman" w:hAnsi="Times New Roman" w:cs="Times New Roman"/>
          <w:lang w:val="es-CO" w:eastAsia="es-CO"/>
        </w:rPr>
        <w:t xml:space="preserve"> de 180° y </w:t>
      </w:r>
      <w:r w:rsidRPr="00D07FE4">
        <w:rPr>
          <w:rFonts w:ascii="Times New Roman" w:eastAsia="Times New Roman" w:hAnsi="Times New Roman" w:cs="Times New Roman"/>
          <w:lang w:val="es-CO" w:eastAsia="es-CO"/>
        </w:rPr>
        <w:t>por lo tanto alguna de sus diagonales es exterior.</w:t>
      </w:r>
    </w:p>
    <w:p w14:paraId="7DC2F978" w14:textId="77777777" w:rsidR="005166B8" w:rsidRPr="00D07FE4" w:rsidRDefault="005166B8" w:rsidP="005166B8">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03B069D8" w14:textId="77777777" w:rsidTr="00D32ACA">
        <w:tc>
          <w:tcPr>
            <w:tcW w:w="9033" w:type="dxa"/>
            <w:gridSpan w:val="2"/>
            <w:shd w:val="clear" w:color="auto" w:fill="0D0D0D" w:themeFill="text1" w:themeFillTint="F2"/>
          </w:tcPr>
          <w:p w14:paraId="3BE9640F"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3248C4B8" w14:textId="77777777" w:rsidTr="00D32ACA">
        <w:tc>
          <w:tcPr>
            <w:tcW w:w="2518" w:type="dxa"/>
          </w:tcPr>
          <w:p w14:paraId="21D94781"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798F70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MA_06_11_IMG08</w:t>
            </w:r>
          </w:p>
        </w:tc>
      </w:tr>
      <w:tr w:rsidR="005166B8" w:rsidRPr="00D07FE4" w14:paraId="02914D5F" w14:textId="77777777" w:rsidTr="00D32ACA">
        <w:tc>
          <w:tcPr>
            <w:tcW w:w="2518" w:type="dxa"/>
          </w:tcPr>
          <w:p w14:paraId="2CAF9B2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7DF74D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Polígono cóncavo</w:t>
            </w:r>
            <w:ins w:id="10" w:author="mercyranjel" w:date="2016-01-02T17:12:00Z">
              <w:r>
                <w:rPr>
                  <w:rFonts w:ascii="Times New Roman" w:hAnsi="Times New Roman" w:cs="Times New Roman"/>
                  <w:color w:val="000000"/>
                </w:rPr>
                <w:t>.</w:t>
              </w:r>
            </w:ins>
          </w:p>
        </w:tc>
      </w:tr>
      <w:tr w:rsidR="005166B8" w:rsidRPr="00D07FE4" w14:paraId="6E56FAF1" w14:textId="77777777" w:rsidTr="00D32ACA">
        <w:tc>
          <w:tcPr>
            <w:tcW w:w="2518" w:type="dxa"/>
          </w:tcPr>
          <w:p w14:paraId="1B51E80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03EA544"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684FE122" wp14:editId="5B7CBD80">
                  <wp:extent cx="1800225" cy="150631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097" t="34239" r="60936" b="32337"/>
                          <a:stretch/>
                        </pic:blipFill>
                        <pic:spPr bwMode="auto">
                          <a:xfrm>
                            <a:off x="0" y="0"/>
                            <a:ext cx="1801530" cy="1507403"/>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2F98FB6F" w14:textId="77777777" w:rsidTr="00D32ACA">
        <w:tc>
          <w:tcPr>
            <w:tcW w:w="2518" w:type="dxa"/>
          </w:tcPr>
          <w:p w14:paraId="19E5D635"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1575D0A" w14:textId="77777777" w:rsidR="005166B8" w:rsidRPr="00D07FE4" w:rsidRDefault="005166B8" w:rsidP="00D32ACA">
            <w:pPr>
              <w:rPr>
                <w:rFonts w:ascii="Times New Roman" w:hAnsi="Times New Roman" w:cs="Times New Roman"/>
                <w:color w:val="000000"/>
                <w:sz w:val="24"/>
                <w:szCs w:val="24"/>
              </w:rPr>
            </w:pPr>
            <w:r w:rsidRPr="00D07FE4">
              <w:rPr>
                <w:rFonts w:ascii="Times New Roman" w:hAnsi="Times New Roman" w:cs="Times New Roman"/>
                <w:color w:val="000000"/>
              </w:rPr>
              <w:t xml:space="preserve">Al menos uno de los ángulos es mayor </w:t>
            </w:r>
            <w:r w:rsidR="00957087">
              <w:rPr>
                <w:rFonts w:ascii="Times New Roman" w:hAnsi="Times New Roman" w:cs="Times New Roman"/>
                <w:color w:val="000000"/>
              </w:rPr>
              <w:t xml:space="preserve">de </w:t>
            </w:r>
            <w:r w:rsidRPr="00D07FE4">
              <w:rPr>
                <w:rFonts w:ascii="Times New Roman" w:hAnsi="Times New Roman" w:cs="Times New Roman"/>
                <w:color w:val="000000"/>
              </w:rPr>
              <w:t>180° y tiene</w:t>
            </w:r>
            <w:r w:rsidRPr="00D07FE4">
              <w:rPr>
                <w:rFonts w:ascii="Times New Roman" w:hAnsi="Times New Roman" w:cs="Times New Roman"/>
                <w:b/>
                <w:color w:val="000000"/>
              </w:rPr>
              <w:t xml:space="preserve"> </w:t>
            </w:r>
            <w:r w:rsidRPr="00D07FE4">
              <w:rPr>
                <w:rFonts w:ascii="Times New Roman" w:hAnsi="Times New Roman" w:cs="Times New Roman"/>
                <w:color w:val="000000"/>
              </w:rPr>
              <w:t>una diagonal exterior.</w:t>
            </w:r>
          </w:p>
        </w:tc>
      </w:tr>
    </w:tbl>
    <w:p w14:paraId="1AF2B103"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6B7D71D7"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1.2.3 La clasificación según la medida de </w:t>
      </w:r>
      <w:r w:rsidR="00957087">
        <w:rPr>
          <w:rFonts w:ascii="Times New Roman" w:hAnsi="Times New Roman" w:cs="Times New Roman"/>
          <w:b/>
        </w:rPr>
        <w:t xml:space="preserve">los </w:t>
      </w:r>
      <w:r w:rsidRPr="00D07FE4">
        <w:rPr>
          <w:rFonts w:ascii="Times New Roman" w:hAnsi="Times New Roman" w:cs="Times New Roman"/>
          <w:b/>
        </w:rPr>
        <w:t xml:space="preserve">ángulos y de </w:t>
      </w:r>
      <w:r w:rsidR="00957087">
        <w:rPr>
          <w:rFonts w:ascii="Times New Roman" w:hAnsi="Times New Roman" w:cs="Times New Roman"/>
          <w:b/>
        </w:rPr>
        <w:t xml:space="preserve">los </w:t>
      </w:r>
      <w:r w:rsidRPr="00D07FE4">
        <w:rPr>
          <w:rFonts w:ascii="Times New Roman" w:hAnsi="Times New Roman" w:cs="Times New Roman"/>
          <w:b/>
        </w:rPr>
        <w:t>lados</w:t>
      </w:r>
    </w:p>
    <w:p w14:paraId="46853652" w14:textId="77777777" w:rsidR="005166B8" w:rsidRPr="00D07FE4" w:rsidRDefault="005166B8" w:rsidP="005166B8">
      <w:pPr>
        <w:spacing w:after="0"/>
        <w:rPr>
          <w:rFonts w:ascii="Times New Roman" w:hAnsi="Times New Roman" w:cs="Times New Roman"/>
          <w:b/>
          <w:highlight w:val="yellow"/>
        </w:rPr>
      </w:pPr>
    </w:p>
    <w:p w14:paraId="7F81D34F"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 xml:space="preserve">De acuerdo con la medida de sus ángulos y sus lados, un polígono puede ser </w:t>
      </w:r>
      <w:r w:rsidR="00957087">
        <w:rPr>
          <w:rFonts w:ascii="Times New Roman" w:hAnsi="Times New Roman" w:cs="Times New Roman"/>
        </w:rPr>
        <w:t xml:space="preserve">equilátero, equiángulo, regular o </w:t>
      </w:r>
      <w:r w:rsidRPr="00D07FE4">
        <w:rPr>
          <w:rFonts w:ascii="Times New Roman" w:hAnsi="Times New Roman" w:cs="Times New Roman"/>
        </w:rPr>
        <w:t>irregular.</w:t>
      </w:r>
    </w:p>
    <w:p w14:paraId="329470A4" w14:textId="77777777" w:rsidR="005166B8" w:rsidRPr="00D07FE4" w:rsidRDefault="005166B8" w:rsidP="005166B8">
      <w:pPr>
        <w:spacing w:after="0"/>
        <w:rPr>
          <w:rFonts w:ascii="Times New Roman" w:hAnsi="Times New Roman" w:cs="Times New Roman"/>
        </w:rPr>
      </w:pPr>
    </w:p>
    <w:p w14:paraId="03B20FA2" w14:textId="77777777" w:rsidR="005166B8" w:rsidRPr="00D07FE4" w:rsidRDefault="005166B8" w:rsidP="005166B8">
      <w:pPr>
        <w:pStyle w:val="Prrafodelista"/>
        <w:numPr>
          <w:ilvl w:val="0"/>
          <w:numId w:val="13"/>
        </w:numPr>
        <w:spacing w:after="0"/>
        <w:ind w:left="360"/>
        <w:rPr>
          <w:rFonts w:ascii="Times New Roman" w:hAnsi="Times New Roman" w:cs="Times New Roman"/>
        </w:rPr>
      </w:pPr>
      <w:r w:rsidRPr="00D07FE4">
        <w:rPr>
          <w:rFonts w:ascii="Times New Roman" w:hAnsi="Times New Roman" w:cs="Times New Roman"/>
        </w:rPr>
        <w:t xml:space="preserve">Un polígono es </w:t>
      </w:r>
      <w:r w:rsidRPr="00D07FE4">
        <w:rPr>
          <w:rFonts w:ascii="Times New Roman" w:hAnsi="Times New Roman" w:cs="Times New Roman"/>
          <w:b/>
        </w:rPr>
        <w:t>equilátero</w:t>
      </w:r>
      <w:r w:rsidRPr="00D07FE4">
        <w:rPr>
          <w:rFonts w:ascii="Times New Roman" w:hAnsi="Times New Roman" w:cs="Times New Roman"/>
        </w:rPr>
        <w:t xml:space="preserve"> si todos sus lados son congruentes, es decir, iguales.</w:t>
      </w:r>
    </w:p>
    <w:p w14:paraId="610E7B56" w14:textId="77777777" w:rsidR="005166B8" w:rsidRPr="00D07FE4" w:rsidRDefault="005166B8" w:rsidP="005166B8">
      <w:pPr>
        <w:pStyle w:val="Prrafodelista"/>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73FAC161" w14:textId="77777777" w:rsidTr="00D32ACA">
        <w:tc>
          <w:tcPr>
            <w:tcW w:w="9033" w:type="dxa"/>
            <w:gridSpan w:val="2"/>
            <w:shd w:val="clear" w:color="auto" w:fill="0D0D0D" w:themeFill="text1" w:themeFillTint="F2"/>
          </w:tcPr>
          <w:p w14:paraId="039E8902"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55CE9B38" w14:textId="77777777" w:rsidTr="00D32ACA">
        <w:tc>
          <w:tcPr>
            <w:tcW w:w="2518" w:type="dxa"/>
          </w:tcPr>
          <w:p w14:paraId="75D99428"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715AE5B"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w:t>
            </w:r>
            <w:r>
              <w:rPr>
                <w:rFonts w:ascii="Times New Roman" w:hAnsi="Times New Roman" w:cs="Times New Roman"/>
                <w:color w:val="000000"/>
              </w:rPr>
              <w:t>9</w:t>
            </w:r>
          </w:p>
        </w:tc>
      </w:tr>
      <w:tr w:rsidR="005166B8" w:rsidRPr="00D07FE4" w14:paraId="28596A18" w14:textId="77777777" w:rsidTr="00D32ACA">
        <w:tc>
          <w:tcPr>
            <w:tcW w:w="2518" w:type="dxa"/>
          </w:tcPr>
          <w:p w14:paraId="72259C1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7E21C03" w14:textId="77777777" w:rsidR="005166B8" w:rsidRPr="00D07FE4" w:rsidRDefault="005166B8" w:rsidP="00D32ACA">
            <w:pPr>
              <w:rPr>
                <w:rFonts w:ascii="Times New Roman" w:hAnsi="Times New Roman" w:cs="Times New Roman"/>
                <w:color w:val="000000"/>
                <w:sz w:val="24"/>
                <w:szCs w:val="24"/>
              </w:rPr>
            </w:pPr>
            <w:r w:rsidRPr="00D07FE4">
              <w:rPr>
                <w:rFonts w:ascii="Times New Roman" w:hAnsi="Times New Roman" w:cs="Times New Roman"/>
                <w:color w:val="000000"/>
              </w:rPr>
              <w:t xml:space="preserve">Polígono </w:t>
            </w:r>
            <w:r w:rsidR="00957087">
              <w:rPr>
                <w:rFonts w:ascii="Times New Roman" w:hAnsi="Times New Roman" w:cs="Times New Roman"/>
                <w:color w:val="000000"/>
              </w:rPr>
              <w:t>e</w:t>
            </w:r>
            <w:r w:rsidRPr="00D07FE4">
              <w:rPr>
                <w:rFonts w:ascii="Times New Roman" w:hAnsi="Times New Roman" w:cs="Times New Roman"/>
                <w:color w:val="000000"/>
              </w:rPr>
              <w:t>quilátero</w:t>
            </w:r>
            <w:ins w:id="11" w:author="mercyranjel" w:date="2016-01-02T17:15:00Z">
              <w:r>
                <w:rPr>
                  <w:rFonts w:ascii="Times New Roman" w:hAnsi="Times New Roman" w:cs="Times New Roman"/>
                  <w:color w:val="000000"/>
                </w:rPr>
                <w:t>.</w:t>
              </w:r>
            </w:ins>
          </w:p>
        </w:tc>
      </w:tr>
      <w:tr w:rsidR="005166B8" w:rsidRPr="00D07FE4" w14:paraId="4D8A801A" w14:textId="77777777" w:rsidTr="00D32ACA">
        <w:tc>
          <w:tcPr>
            <w:tcW w:w="2518" w:type="dxa"/>
          </w:tcPr>
          <w:p w14:paraId="0947EDB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7784F64"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92032" behindDoc="0" locked="0" layoutInCell="1" allowOverlap="1" wp14:anchorId="5B7EC3C5" wp14:editId="29294877">
                      <wp:simplePos x="0" y="0"/>
                      <wp:positionH relativeFrom="column">
                        <wp:posOffset>458470</wp:posOffset>
                      </wp:positionH>
                      <wp:positionV relativeFrom="paragraph">
                        <wp:posOffset>701040</wp:posOffset>
                      </wp:positionV>
                      <wp:extent cx="114300" cy="114300"/>
                      <wp:effectExtent l="102235" t="97155" r="113665" b="144145"/>
                      <wp:wrapNone/>
                      <wp:docPr id="365"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pt,55.2pt" to="45.1pt,6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91008" behindDoc="0" locked="0" layoutInCell="1" allowOverlap="1" wp14:anchorId="2FCDC649" wp14:editId="043CBC2F">
                      <wp:simplePos x="0" y="0"/>
                      <wp:positionH relativeFrom="column">
                        <wp:posOffset>115570</wp:posOffset>
                      </wp:positionH>
                      <wp:positionV relativeFrom="paragraph">
                        <wp:posOffset>243840</wp:posOffset>
                      </wp:positionV>
                      <wp:extent cx="114300" cy="114300"/>
                      <wp:effectExtent l="102235" t="97155" r="113665" b="144145"/>
                      <wp:wrapNone/>
                      <wp:docPr id="363"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19.2pt" to="18.1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88960" behindDoc="0" locked="0" layoutInCell="1" allowOverlap="1" wp14:anchorId="290C0C80" wp14:editId="4E485188">
                      <wp:simplePos x="0" y="0"/>
                      <wp:positionH relativeFrom="column">
                        <wp:posOffset>115570</wp:posOffset>
                      </wp:positionH>
                      <wp:positionV relativeFrom="paragraph">
                        <wp:posOffset>701040</wp:posOffset>
                      </wp:positionV>
                      <wp:extent cx="114300" cy="114300"/>
                      <wp:effectExtent l="102235" t="97155" r="113665" b="144145"/>
                      <wp:wrapNone/>
                      <wp:docPr id="362"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4"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55.2pt" to="18.1pt,6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89984" behindDoc="0" locked="0" layoutInCell="1" allowOverlap="1" wp14:anchorId="476CAFBD" wp14:editId="2F9EBDA1">
                      <wp:simplePos x="0" y="0"/>
                      <wp:positionH relativeFrom="column">
                        <wp:posOffset>458470</wp:posOffset>
                      </wp:positionH>
                      <wp:positionV relativeFrom="paragraph">
                        <wp:posOffset>243840</wp:posOffset>
                      </wp:positionV>
                      <wp:extent cx="114300" cy="114300"/>
                      <wp:effectExtent l="102235" t="97155" r="113665" b="144145"/>
                      <wp:wrapNone/>
                      <wp:docPr id="361"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pt,19.2pt" to="45.1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" strokecolor="#4f81bd [3204]" strokeweight="2pt">
                      <v:shadow on="t" opacity="24903f" origin=",.5" offset="0,20000emu"/>
                    </v:line>
                  </w:pict>
                </mc:Fallback>
              </mc:AlternateContent>
            </w:r>
            <w:r w:rsidRPr="00D07FE4">
              <w:rPr>
                <w:rFonts w:ascii="Times New Roman" w:hAnsi="Times New Roman" w:cs="Times New Roman"/>
                <w:noProof/>
                <w:lang w:val="es-ES" w:eastAsia="es-ES"/>
              </w:rPr>
              <w:drawing>
                <wp:inline distT="0" distB="0" distL="0" distR="0" wp14:anchorId="77DD8667" wp14:editId="087A111C">
                  <wp:extent cx="647700" cy="1018854"/>
                  <wp:effectExtent l="0" t="0" r="0" b="0"/>
                  <wp:docPr id="27" name="Imagen 27" descr="http://cmapspublic.ihmc.us/rid=1LWYHY0NX-XCV65V-1Z81/r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mapspublic.ihmc.us/rid=1LWYHY0NX-XCV65V-1Z81/romb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700" cy="1018854"/>
                          </a:xfrm>
                          <a:prstGeom prst="rect">
                            <a:avLst/>
                          </a:prstGeom>
                          <a:noFill/>
                          <a:ln>
                            <a:noFill/>
                          </a:ln>
                        </pic:spPr>
                      </pic:pic>
                    </a:graphicData>
                  </a:graphic>
                </wp:inline>
              </w:drawing>
            </w:r>
          </w:p>
        </w:tc>
      </w:tr>
      <w:tr w:rsidR="005166B8" w:rsidRPr="00D07FE4" w14:paraId="186A98E8" w14:textId="77777777" w:rsidTr="00D32ACA">
        <w:tc>
          <w:tcPr>
            <w:tcW w:w="2518" w:type="dxa"/>
          </w:tcPr>
          <w:p w14:paraId="556137F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DABF1D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El rombo es un polígono equilátero</w:t>
            </w:r>
            <w:r>
              <w:rPr>
                <w:rFonts w:ascii="Times New Roman" w:hAnsi="Times New Roman" w:cs="Times New Roman"/>
                <w:color w:val="000000"/>
              </w:rPr>
              <w:t>. Las marcas sobre los lados indican que son congruentes.</w:t>
            </w:r>
          </w:p>
        </w:tc>
      </w:tr>
    </w:tbl>
    <w:p w14:paraId="4C78CC28" w14:textId="77777777" w:rsidR="005166B8" w:rsidRPr="00D07FE4" w:rsidRDefault="005166B8" w:rsidP="005166B8">
      <w:pPr>
        <w:pStyle w:val="Prrafodelista"/>
        <w:spacing w:after="0"/>
        <w:rPr>
          <w:rFonts w:ascii="Times New Roman" w:hAnsi="Times New Roman" w:cs="Times New Roman"/>
        </w:rPr>
      </w:pPr>
    </w:p>
    <w:p w14:paraId="513CE622" w14:textId="77777777" w:rsidR="005166B8" w:rsidRPr="00D07FE4" w:rsidRDefault="005166B8" w:rsidP="005166B8">
      <w:pPr>
        <w:pStyle w:val="Prrafodelista"/>
        <w:numPr>
          <w:ilvl w:val="0"/>
          <w:numId w:val="13"/>
        </w:numPr>
        <w:spacing w:after="0"/>
        <w:ind w:left="360"/>
        <w:rPr>
          <w:rFonts w:ascii="Times New Roman" w:hAnsi="Times New Roman" w:cs="Times New Roman"/>
        </w:rPr>
      </w:pPr>
      <w:r w:rsidRPr="00D07FE4">
        <w:rPr>
          <w:rFonts w:ascii="Times New Roman" w:hAnsi="Times New Roman" w:cs="Times New Roman"/>
        </w:rPr>
        <w:t>Un polígono es</w:t>
      </w:r>
      <w:r w:rsidRPr="00D07FE4">
        <w:rPr>
          <w:rFonts w:ascii="Times New Roman" w:hAnsi="Times New Roman" w:cs="Times New Roman"/>
          <w:b/>
        </w:rPr>
        <w:t xml:space="preserve"> equiángulo</w:t>
      </w:r>
      <w:r w:rsidRPr="00D07FE4">
        <w:rPr>
          <w:rFonts w:ascii="Times New Roman" w:hAnsi="Times New Roman" w:cs="Times New Roman"/>
        </w:rPr>
        <w:t xml:space="preserve"> si todos sus ángulos son congruentes.</w:t>
      </w:r>
    </w:p>
    <w:p w14:paraId="28558AC2" w14:textId="77777777" w:rsidR="005166B8" w:rsidRPr="00D07FE4" w:rsidRDefault="005166B8" w:rsidP="005166B8">
      <w:pPr>
        <w:pStyle w:val="Prrafodelista"/>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76F1B2ED" w14:textId="77777777" w:rsidTr="00D32ACA">
        <w:tc>
          <w:tcPr>
            <w:tcW w:w="9033" w:type="dxa"/>
            <w:gridSpan w:val="2"/>
            <w:shd w:val="clear" w:color="auto" w:fill="0D0D0D" w:themeFill="text1" w:themeFillTint="F2"/>
          </w:tcPr>
          <w:p w14:paraId="74B8F73C"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DD82BD4" w14:textId="77777777" w:rsidTr="00D32ACA">
        <w:tc>
          <w:tcPr>
            <w:tcW w:w="2518" w:type="dxa"/>
          </w:tcPr>
          <w:p w14:paraId="316A314C"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1F20C8C"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CO_IMG10</w:t>
            </w:r>
          </w:p>
        </w:tc>
      </w:tr>
      <w:tr w:rsidR="005166B8" w:rsidRPr="00D07FE4" w14:paraId="729AA9EA" w14:textId="77777777" w:rsidTr="00D32ACA">
        <w:tc>
          <w:tcPr>
            <w:tcW w:w="2518" w:type="dxa"/>
          </w:tcPr>
          <w:p w14:paraId="79163D1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5330D86" w14:textId="77777777" w:rsidR="005166B8" w:rsidRPr="00D07FE4" w:rsidRDefault="005166B8" w:rsidP="00D32ACA">
            <w:pPr>
              <w:rPr>
                <w:rFonts w:ascii="Times New Roman" w:hAnsi="Times New Roman" w:cs="Times New Roman"/>
                <w:color w:val="000000"/>
                <w:sz w:val="24"/>
                <w:szCs w:val="24"/>
              </w:rPr>
            </w:pPr>
            <w:r w:rsidRPr="00D07FE4">
              <w:rPr>
                <w:rFonts w:ascii="Times New Roman" w:hAnsi="Times New Roman" w:cs="Times New Roman"/>
                <w:color w:val="000000"/>
              </w:rPr>
              <w:t xml:space="preserve">Polígono </w:t>
            </w:r>
            <w:r w:rsidR="00957087">
              <w:rPr>
                <w:rFonts w:ascii="Times New Roman" w:hAnsi="Times New Roman" w:cs="Times New Roman"/>
                <w:color w:val="000000"/>
              </w:rPr>
              <w:t>e</w:t>
            </w:r>
            <w:r w:rsidRPr="00D07FE4">
              <w:rPr>
                <w:rFonts w:ascii="Times New Roman" w:hAnsi="Times New Roman" w:cs="Times New Roman"/>
                <w:color w:val="000000"/>
              </w:rPr>
              <w:t>quiángulo</w:t>
            </w:r>
            <w:ins w:id="12" w:author="mercyranjel" w:date="2016-01-02T17:15:00Z">
              <w:r>
                <w:rPr>
                  <w:rFonts w:ascii="Times New Roman" w:hAnsi="Times New Roman" w:cs="Times New Roman"/>
                  <w:color w:val="000000"/>
                </w:rPr>
                <w:t>.</w:t>
              </w:r>
            </w:ins>
          </w:p>
        </w:tc>
      </w:tr>
      <w:tr w:rsidR="005166B8" w:rsidRPr="00D07FE4" w14:paraId="45C554DE" w14:textId="77777777" w:rsidTr="00D32ACA">
        <w:tc>
          <w:tcPr>
            <w:tcW w:w="2518" w:type="dxa"/>
          </w:tcPr>
          <w:p w14:paraId="327566D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5CF781F3" w14:textId="77777777" w:rsidR="005166B8" w:rsidRPr="00D07FE4" w:rsidRDefault="005166B8" w:rsidP="00D32ACA">
            <w:pPr>
              <w:rPr>
                <w:rFonts w:ascii="Times New Roman" w:hAnsi="Times New Roman" w:cs="Times New Roman"/>
                <w:b/>
                <w:color w:val="000000"/>
              </w:rPr>
            </w:pPr>
          </w:p>
          <w:p w14:paraId="1E412F6E"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4DEF2408" wp14:editId="6A461DF8">
                  <wp:extent cx="1038225" cy="659273"/>
                  <wp:effectExtent l="0" t="0" r="0" b="7620"/>
                  <wp:docPr id="29" name="Imagen 29" descr="http://www.rasmus.is/Sp/imagenes/primaria1/gradosyangulos/gradosyangulos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asmus.is/Sp/imagenes/primaria1/gradosyangulos/gradosyangulos02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8225" cy="659273"/>
                          </a:xfrm>
                          <a:prstGeom prst="rect">
                            <a:avLst/>
                          </a:prstGeom>
                          <a:noFill/>
                          <a:ln>
                            <a:noFill/>
                          </a:ln>
                        </pic:spPr>
                      </pic:pic>
                    </a:graphicData>
                  </a:graphic>
                </wp:inline>
              </w:drawing>
            </w:r>
          </w:p>
        </w:tc>
      </w:tr>
      <w:tr w:rsidR="005166B8" w:rsidRPr="00D07FE4" w14:paraId="7C9419AA" w14:textId="77777777" w:rsidTr="00D32ACA">
        <w:tc>
          <w:tcPr>
            <w:tcW w:w="2518" w:type="dxa"/>
          </w:tcPr>
          <w:p w14:paraId="3E55B48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8FC27E9"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El rectángulo es un polígono equiángulo</w:t>
            </w:r>
            <w:ins w:id="13" w:author="mercyranjel" w:date="2016-01-02T17:15:00Z">
              <w:r>
                <w:rPr>
                  <w:rFonts w:ascii="Times New Roman" w:hAnsi="Times New Roman" w:cs="Times New Roman"/>
                  <w:color w:val="000000"/>
                </w:rPr>
                <w:t>.</w:t>
              </w:r>
            </w:ins>
          </w:p>
        </w:tc>
      </w:tr>
    </w:tbl>
    <w:p w14:paraId="58A9910F" w14:textId="77777777" w:rsidR="005166B8" w:rsidRPr="00D07FE4" w:rsidRDefault="005166B8" w:rsidP="005166B8">
      <w:pPr>
        <w:pStyle w:val="Prrafodelista"/>
        <w:spacing w:after="0"/>
        <w:rPr>
          <w:rFonts w:ascii="Times New Roman" w:hAnsi="Times New Roman" w:cs="Times New Roman"/>
        </w:rPr>
      </w:pPr>
    </w:p>
    <w:p w14:paraId="7C2EC17D" w14:textId="77777777" w:rsidR="005166B8" w:rsidRPr="00D07FE4" w:rsidRDefault="005166B8" w:rsidP="005166B8">
      <w:pPr>
        <w:pStyle w:val="Prrafodelista"/>
        <w:numPr>
          <w:ilvl w:val="0"/>
          <w:numId w:val="13"/>
        </w:numPr>
        <w:spacing w:after="0"/>
        <w:ind w:left="360"/>
        <w:rPr>
          <w:rFonts w:ascii="Times New Roman" w:hAnsi="Times New Roman" w:cs="Times New Roman"/>
        </w:rPr>
      </w:pPr>
      <w:r w:rsidRPr="00D07FE4">
        <w:rPr>
          <w:rFonts w:ascii="Times New Roman" w:hAnsi="Times New Roman" w:cs="Times New Roman"/>
        </w:rPr>
        <w:t>Un polígono es</w:t>
      </w:r>
      <w:r w:rsidRPr="00D07FE4">
        <w:rPr>
          <w:rFonts w:ascii="Times New Roman" w:hAnsi="Times New Roman" w:cs="Times New Roman"/>
          <w:b/>
        </w:rPr>
        <w:t xml:space="preserve"> regular</w:t>
      </w:r>
      <w:r w:rsidRPr="00D07FE4">
        <w:rPr>
          <w:rFonts w:ascii="Times New Roman" w:hAnsi="Times New Roman" w:cs="Times New Roman"/>
        </w:rPr>
        <w:t xml:space="preserve"> si es simultáneamente equilátero y equiángulo.</w:t>
      </w:r>
    </w:p>
    <w:p w14:paraId="28C1DED5" w14:textId="77777777" w:rsidR="005166B8" w:rsidRPr="00D07FE4" w:rsidRDefault="005166B8" w:rsidP="005166B8">
      <w:pPr>
        <w:pStyle w:val="Prrafodelista"/>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61F09DCF" w14:textId="77777777" w:rsidTr="00D32ACA">
        <w:tc>
          <w:tcPr>
            <w:tcW w:w="9033" w:type="dxa"/>
            <w:gridSpan w:val="2"/>
            <w:shd w:val="clear" w:color="auto" w:fill="0D0D0D" w:themeFill="text1" w:themeFillTint="F2"/>
          </w:tcPr>
          <w:p w14:paraId="308E6620"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2042A54" w14:textId="77777777" w:rsidTr="00D32ACA">
        <w:tc>
          <w:tcPr>
            <w:tcW w:w="2518" w:type="dxa"/>
          </w:tcPr>
          <w:p w14:paraId="66E2F347"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B9BC5E8"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IMG11</w:t>
            </w:r>
          </w:p>
        </w:tc>
      </w:tr>
      <w:tr w:rsidR="005166B8" w:rsidRPr="00D07FE4" w14:paraId="6C8B523A" w14:textId="77777777" w:rsidTr="00D32ACA">
        <w:tc>
          <w:tcPr>
            <w:tcW w:w="2518" w:type="dxa"/>
          </w:tcPr>
          <w:p w14:paraId="44D8923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36DF63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Polígono regular</w:t>
            </w:r>
            <w:ins w:id="14" w:author="mercyranjel" w:date="2016-01-02T17:15:00Z">
              <w:r>
                <w:rPr>
                  <w:rFonts w:ascii="Times New Roman" w:hAnsi="Times New Roman" w:cs="Times New Roman"/>
                  <w:color w:val="000000"/>
                </w:rPr>
                <w:t>.</w:t>
              </w:r>
            </w:ins>
          </w:p>
        </w:tc>
      </w:tr>
      <w:tr w:rsidR="005166B8" w:rsidRPr="00D07FE4" w14:paraId="59486C10" w14:textId="77777777" w:rsidTr="00D32ACA">
        <w:tc>
          <w:tcPr>
            <w:tcW w:w="2518" w:type="dxa"/>
          </w:tcPr>
          <w:p w14:paraId="37DE686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A579EC4" w14:textId="77777777" w:rsidR="005166B8" w:rsidRPr="00D07FE4" w:rsidRDefault="005166B8" w:rsidP="00D32ACA">
            <w:pPr>
              <w:rPr>
                <w:rFonts w:ascii="Times New Roman" w:hAnsi="Times New Roman" w:cs="Times New Roman"/>
                <w:b/>
                <w:color w:val="000000"/>
              </w:rPr>
            </w:pPr>
          </w:p>
          <w:p w14:paraId="3E72A842"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95104" behindDoc="0" locked="0" layoutInCell="1" allowOverlap="1" wp14:anchorId="1EF8B5D9" wp14:editId="4664F7E2">
                      <wp:simplePos x="0" y="0"/>
                      <wp:positionH relativeFrom="column">
                        <wp:posOffset>572770</wp:posOffset>
                      </wp:positionH>
                      <wp:positionV relativeFrom="paragraph">
                        <wp:posOffset>15240</wp:posOffset>
                      </wp:positionV>
                      <wp:extent cx="0" cy="228600"/>
                      <wp:effectExtent l="102235" t="106045" r="113665" b="135255"/>
                      <wp:wrapNone/>
                      <wp:docPr id="360" name="Conector recto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id="Conector recto 29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5.1pt,1.2pt" to="45.1pt,1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93056" behindDoc="0" locked="0" layoutInCell="1" allowOverlap="1" wp14:anchorId="2A867FD4" wp14:editId="04E2C2FC">
                      <wp:simplePos x="0" y="0"/>
                      <wp:positionH relativeFrom="column">
                        <wp:posOffset>915670</wp:posOffset>
                      </wp:positionH>
                      <wp:positionV relativeFrom="paragraph">
                        <wp:posOffset>586740</wp:posOffset>
                      </wp:positionV>
                      <wp:extent cx="228600" cy="0"/>
                      <wp:effectExtent l="102235" t="106045" r="113665" b="135255"/>
                      <wp:wrapNone/>
                      <wp:docPr id="359"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id="Conector recto 1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72.1pt,46.2pt" to="90.1pt,4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94080" behindDoc="0" locked="0" layoutInCell="1" allowOverlap="1" wp14:anchorId="0A5EDE4B" wp14:editId="7482A52E">
                      <wp:simplePos x="0" y="0"/>
                      <wp:positionH relativeFrom="column">
                        <wp:posOffset>1270</wp:posOffset>
                      </wp:positionH>
                      <wp:positionV relativeFrom="paragraph">
                        <wp:posOffset>586740</wp:posOffset>
                      </wp:positionV>
                      <wp:extent cx="228600" cy="0"/>
                      <wp:effectExtent l="102235" t="106045" r="113665" b="135255"/>
                      <wp:wrapNone/>
                      <wp:docPr id="358" name="Conector recto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id="Conector recto 29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pt,46.2pt" to="18.1pt,4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96128" behindDoc="0" locked="0" layoutInCell="1" allowOverlap="1" wp14:anchorId="5307CFEB" wp14:editId="6DC04E19">
                      <wp:simplePos x="0" y="0"/>
                      <wp:positionH relativeFrom="column">
                        <wp:posOffset>572770</wp:posOffset>
                      </wp:positionH>
                      <wp:positionV relativeFrom="paragraph">
                        <wp:posOffset>929640</wp:posOffset>
                      </wp:positionV>
                      <wp:extent cx="0" cy="228600"/>
                      <wp:effectExtent l="102235" t="106045" r="113665" b="135255"/>
                      <wp:wrapNone/>
                      <wp:docPr id="357" name="Conector recto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id="Conector recto 30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5.1pt,73.2pt" to="45.1pt,9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" strokecolor="#4f81bd [3204]" strokeweight="2pt">
                      <v:shadow on="t" opacity="24903f" origin=",.5" offset="0,20000emu"/>
                    </v:line>
                  </w:pict>
                </mc:Fallback>
              </mc:AlternateContent>
            </w:r>
            <w:r w:rsidRPr="00D07FE4">
              <w:rPr>
                <w:rFonts w:ascii="Times New Roman" w:hAnsi="Times New Roman" w:cs="Times New Roman"/>
                <w:noProof/>
                <w:lang w:val="es-ES" w:eastAsia="es-ES"/>
              </w:rPr>
              <w:drawing>
                <wp:inline distT="0" distB="0" distL="0" distR="0" wp14:anchorId="05810C39" wp14:editId="42BE92FD">
                  <wp:extent cx="1209675" cy="1131718"/>
                  <wp:effectExtent l="0" t="0" r="9525" b="11430"/>
                  <wp:docPr id="23" name="Imagen 23" descr="http://www.colegioglenndoman.edu.co/imagenes%20aula%202013/geometria-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legioglenndoman.edu.co/imagenes%20aula%202013/geometria-6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09675" cy="1131718"/>
                          </a:xfrm>
                          <a:prstGeom prst="rect">
                            <a:avLst/>
                          </a:prstGeom>
                          <a:noFill/>
                          <a:ln>
                            <a:noFill/>
                          </a:ln>
                        </pic:spPr>
                      </pic:pic>
                    </a:graphicData>
                  </a:graphic>
                </wp:inline>
              </w:drawing>
            </w:r>
          </w:p>
          <w:p w14:paraId="4FADCAC3" w14:textId="77777777" w:rsidR="005166B8" w:rsidRPr="00D07FE4" w:rsidRDefault="005166B8" w:rsidP="00D32ACA">
            <w:pPr>
              <w:rPr>
                <w:rFonts w:ascii="Times New Roman" w:hAnsi="Times New Roman" w:cs="Times New Roman"/>
                <w:b/>
                <w:color w:val="000000"/>
              </w:rPr>
            </w:pPr>
          </w:p>
        </w:tc>
      </w:tr>
      <w:tr w:rsidR="005166B8" w:rsidRPr="00D07FE4" w14:paraId="07E16BAF" w14:textId="77777777" w:rsidTr="00D32ACA">
        <w:tc>
          <w:tcPr>
            <w:tcW w:w="2518" w:type="dxa"/>
          </w:tcPr>
          <w:p w14:paraId="4A6677C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80D0E1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El cuadrado es un polígono regular.</w:t>
            </w:r>
          </w:p>
        </w:tc>
      </w:tr>
    </w:tbl>
    <w:p w14:paraId="6DECD351" w14:textId="77777777" w:rsidR="005166B8" w:rsidRPr="00D07FE4" w:rsidRDefault="005166B8" w:rsidP="005166B8">
      <w:pPr>
        <w:pStyle w:val="Prrafodelista"/>
        <w:spacing w:after="0"/>
        <w:rPr>
          <w:rFonts w:ascii="Times New Roman" w:hAnsi="Times New Roman" w:cs="Times New Roman"/>
        </w:rPr>
      </w:pPr>
    </w:p>
    <w:p w14:paraId="3173B3DA"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Un polígono es</w:t>
      </w:r>
      <w:r w:rsidRPr="00D07FE4">
        <w:rPr>
          <w:rFonts w:ascii="Times New Roman" w:hAnsi="Times New Roman" w:cs="Times New Roman"/>
          <w:b/>
        </w:rPr>
        <w:t xml:space="preserve"> irregular</w:t>
      </w:r>
      <w:r w:rsidRPr="00D07FE4">
        <w:rPr>
          <w:rFonts w:ascii="Times New Roman" w:hAnsi="Times New Roman" w:cs="Times New Roman"/>
        </w:rPr>
        <w:t xml:space="preserve"> si no es equilátero o no es equiángulo.</w:t>
      </w:r>
    </w:p>
    <w:p w14:paraId="3EC77B8D" w14:textId="77777777" w:rsidR="005166B8" w:rsidRPr="00D07FE4" w:rsidRDefault="005166B8" w:rsidP="005166B8">
      <w:pPr>
        <w:spacing w:after="0"/>
        <w:rPr>
          <w:rFonts w:ascii="Times New Roman" w:hAnsi="Times New Roman" w:cs="Times New Roman"/>
        </w:rPr>
      </w:pPr>
    </w:p>
    <w:p w14:paraId="05DBA366"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7750132A" w14:textId="77777777" w:rsidTr="00D32ACA">
        <w:tc>
          <w:tcPr>
            <w:tcW w:w="9033" w:type="dxa"/>
            <w:gridSpan w:val="2"/>
            <w:shd w:val="clear" w:color="auto" w:fill="0D0D0D" w:themeFill="text1" w:themeFillTint="F2"/>
          </w:tcPr>
          <w:p w14:paraId="561824FE"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5F1C304" w14:textId="77777777" w:rsidTr="00D32ACA">
        <w:tc>
          <w:tcPr>
            <w:tcW w:w="2518" w:type="dxa"/>
          </w:tcPr>
          <w:p w14:paraId="55FC2BDE"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62BB5FF"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IMG12</w:t>
            </w:r>
          </w:p>
        </w:tc>
      </w:tr>
      <w:tr w:rsidR="005166B8" w:rsidRPr="00D07FE4" w14:paraId="12932BDA" w14:textId="77777777" w:rsidTr="00D32ACA">
        <w:tc>
          <w:tcPr>
            <w:tcW w:w="2518" w:type="dxa"/>
          </w:tcPr>
          <w:p w14:paraId="76D33FF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14942C4" w14:textId="77777777" w:rsidR="005166B8" w:rsidRPr="00D07FE4" w:rsidRDefault="005166B8" w:rsidP="00D32ACA">
            <w:pPr>
              <w:rPr>
                <w:rFonts w:ascii="Times New Roman" w:hAnsi="Times New Roman" w:cs="Times New Roman"/>
                <w:color w:val="000000"/>
                <w:sz w:val="24"/>
                <w:szCs w:val="24"/>
              </w:rPr>
            </w:pPr>
            <w:r w:rsidRPr="00D07FE4">
              <w:rPr>
                <w:rFonts w:ascii="Times New Roman" w:hAnsi="Times New Roman" w:cs="Times New Roman"/>
                <w:color w:val="000000"/>
              </w:rPr>
              <w:t xml:space="preserve">Polígono </w:t>
            </w:r>
            <w:ins w:id="15" w:author="mercyranjel" w:date="2016-01-02T17:16:00Z">
              <w:r>
                <w:rPr>
                  <w:rFonts w:ascii="Times New Roman" w:hAnsi="Times New Roman" w:cs="Times New Roman"/>
                  <w:color w:val="000000"/>
                </w:rPr>
                <w:t>i</w:t>
              </w:r>
            </w:ins>
            <w:r w:rsidRPr="00D07FE4">
              <w:rPr>
                <w:rFonts w:ascii="Times New Roman" w:hAnsi="Times New Roman" w:cs="Times New Roman"/>
                <w:color w:val="000000"/>
              </w:rPr>
              <w:t>rregular</w:t>
            </w:r>
            <w:ins w:id="16" w:author="mercyranjel" w:date="2016-01-02T17:16:00Z">
              <w:r>
                <w:rPr>
                  <w:rFonts w:ascii="Times New Roman" w:hAnsi="Times New Roman" w:cs="Times New Roman"/>
                  <w:color w:val="000000"/>
                </w:rPr>
                <w:t>.</w:t>
              </w:r>
            </w:ins>
          </w:p>
        </w:tc>
      </w:tr>
      <w:tr w:rsidR="005166B8" w:rsidRPr="00D07FE4" w14:paraId="0C60BF5A" w14:textId="77777777" w:rsidTr="00D32ACA">
        <w:tc>
          <w:tcPr>
            <w:tcW w:w="2518" w:type="dxa"/>
          </w:tcPr>
          <w:p w14:paraId="33060B1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09E40A03"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2419DB2A" wp14:editId="0EF99947">
                  <wp:extent cx="1038225" cy="1038225"/>
                  <wp:effectExtent l="0" t="0" r="9525" b="9525"/>
                  <wp:docPr id="26" name="Imagen 26" descr="http://www.brasilescola.com/upload/e/poligono%20irre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rasilescola.com/upload/e/poligono%20irregular.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36197" r="36196"/>
                          <a:stretch/>
                        </pic:blipFill>
                        <pic:spPr bwMode="auto">
                          <a:xfrm>
                            <a:off x="0" y="0"/>
                            <a:ext cx="1038225" cy="10382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166B8" w:rsidRPr="00D07FE4" w14:paraId="369AE5A5" w14:textId="77777777" w:rsidTr="00D32ACA">
        <w:tc>
          <w:tcPr>
            <w:tcW w:w="2518" w:type="dxa"/>
          </w:tcPr>
          <w:p w14:paraId="7699A44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F3F332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El decágono de la figura es irregular.</w:t>
            </w:r>
          </w:p>
        </w:tc>
      </w:tr>
    </w:tbl>
    <w:p w14:paraId="6F68A981"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57825DB" w14:textId="77777777" w:rsidTr="00D32ACA">
        <w:tc>
          <w:tcPr>
            <w:tcW w:w="9033" w:type="dxa"/>
            <w:gridSpan w:val="2"/>
            <w:shd w:val="clear" w:color="auto" w:fill="000000" w:themeFill="text1"/>
          </w:tcPr>
          <w:p w14:paraId="1D3BAD68"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5166B8" w:rsidRPr="00D07FE4" w14:paraId="0EFE80A0" w14:textId="77777777" w:rsidTr="00D32ACA">
        <w:tc>
          <w:tcPr>
            <w:tcW w:w="2518" w:type="dxa"/>
          </w:tcPr>
          <w:p w14:paraId="3D510971"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8E4077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 xml:space="preserve">MA_06_11_CO_REC30 </w:t>
            </w:r>
          </w:p>
        </w:tc>
      </w:tr>
      <w:tr w:rsidR="005166B8" w:rsidRPr="00D07FE4" w14:paraId="5892081B" w14:textId="77777777" w:rsidTr="00D32ACA">
        <w:tc>
          <w:tcPr>
            <w:tcW w:w="2518" w:type="dxa"/>
          </w:tcPr>
          <w:p w14:paraId="5499364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4C4AF9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Conoce los elementos de los polígonos regulares</w:t>
            </w:r>
          </w:p>
        </w:tc>
      </w:tr>
      <w:tr w:rsidR="005166B8" w:rsidRPr="00D07FE4" w14:paraId="13AA95CD" w14:textId="77777777" w:rsidTr="00D32ACA">
        <w:tc>
          <w:tcPr>
            <w:tcW w:w="2518" w:type="dxa"/>
          </w:tcPr>
          <w:p w14:paraId="754DC72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3DD163A" w14:textId="4B3E4741" w:rsidR="005166B8" w:rsidRPr="00D07FE4" w:rsidRDefault="005166B8" w:rsidP="00D32ACA">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que propone clasificar los polígonos según la medida de sus lados</w:t>
            </w:r>
          </w:p>
        </w:tc>
      </w:tr>
    </w:tbl>
    <w:p w14:paraId="12418E13"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6EC8D306" w14:textId="77777777" w:rsidTr="00D32ACA">
        <w:tc>
          <w:tcPr>
            <w:tcW w:w="9033" w:type="dxa"/>
            <w:gridSpan w:val="2"/>
            <w:shd w:val="clear" w:color="auto" w:fill="000000" w:themeFill="text1"/>
          </w:tcPr>
          <w:p w14:paraId="77F43602"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25B8B170" w14:textId="77777777" w:rsidTr="00D32ACA">
        <w:tc>
          <w:tcPr>
            <w:tcW w:w="2518" w:type="dxa"/>
          </w:tcPr>
          <w:p w14:paraId="29548764"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ADAC4B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 xml:space="preserve">MA_06_11_CO_REC40 </w:t>
            </w:r>
          </w:p>
        </w:tc>
      </w:tr>
      <w:tr w:rsidR="005166B8" w:rsidRPr="00D07FE4" w14:paraId="19BEBF96" w14:textId="77777777" w:rsidTr="00D32ACA">
        <w:tc>
          <w:tcPr>
            <w:tcW w:w="2518" w:type="dxa"/>
          </w:tcPr>
          <w:p w14:paraId="397BE82F"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61872C6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Clasifica polígonos según su forma</w:t>
            </w:r>
          </w:p>
        </w:tc>
      </w:tr>
      <w:tr w:rsidR="005166B8" w:rsidRPr="00D07FE4" w14:paraId="769C3C27" w14:textId="77777777" w:rsidTr="00D32ACA">
        <w:tc>
          <w:tcPr>
            <w:tcW w:w="2518" w:type="dxa"/>
          </w:tcPr>
          <w:p w14:paraId="45C8AD5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EAFBAC0" w14:textId="254F4546" w:rsidR="005166B8" w:rsidRPr="00D07FE4" w:rsidRDefault="005166B8" w:rsidP="00D32ACA">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clasificar polígonos según su forma</w:t>
            </w:r>
          </w:p>
        </w:tc>
      </w:tr>
    </w:tbl>
    <w:p w14:paraId="62BC8D4A"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72783802" w14:textId="77777777" w:rsidTr="00D32ACA">
        <w:tc>
          <w:tcPr>
            <w:tcW w:w="9033" w:type="dxa"/>
            <w:gridSpan w:val="2"/>
            <w:shd w:val="clear" w:color="auto" w:fill="000000" w:themeFill="text1"/>
          </w:tcPr>
          <w:p w14:paraId="76854A16"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6E6FF0CA" w14:textId="77777777" w:rsidTr="00D32ACA">
        <w:tc>
          <w:tcPr>
            <w:tcW w:w="2518" w:type="dxa"/>
          </w:tcPr>
          <w:p w14:paraId="0909950C"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FA7ABA0"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 xml:space="preserve">MA_06_11_CO_REC50 </w:t>
            </w:r>
          </w:p>
        </w:tc>
      </w:tr>
      <w:tr w:rsidR="005166B8" w:rsidRPr="00D07FE4" w14:paraId="6A20BC6A" w14:textId="77777777" w:rsidTr="00D32ACA">
        <w:tc>
          <w:tcPr>
            <w:tcW w:w="2518" w:type="dxa"/>
          </w:tcPr>
          <w:p w14:paraId="5775632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4D69AD0D"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Clasifica polígonos según su número de lados</w:t>
            </w:r>
          </w:p>
        </w:tc>
      </w:tr>
      <w:tr w:rsidR="005166B8" w:rsidRPr="00D07FE4" w14:paraId="0DC48543" w14:textId="77777777" w:rsidTr="00D32ACA">
        <w:tc>
          <w:tcPr>
            <w:tcW w:w="2518" w:type="dxa"/>
          </w:tcPr>
          <w:p w14:paraId="04E90F8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C060396" w14:textId="497A1AE7" w:rsidR="005166B8" w:rsidRPr="00D07FE4" w:rsidRDefault="005166B8" w:rsidP="00D32ACA">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clasificar polígonos según su número de lados</w:t>
            </w:r>
          </w:p>
        </w:tc>
      </w:tr>
    </w:tbl>
    <w:p w14:paraId="473900E1"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65578C4E" w14:textId="77777777" w:rsidTr="00D32ACA">
        <w:tc>
          <w:tcPr>
            <w:tcW w:w="9033" w:type="dxa"/>
            <w:gridSpan w:val="2"/>
            <w:shd w:val="clear" w:color="auto" w:fill="000000" w:themeFill="text1"/>
          </w:tcPr>
          <w:p w14:paraId="70E391A6"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5166B8" w:rsidRPr="00D07FE4" w14:paraId="2B17F5CA" w14:textId="77777777" w:rsidTr="00D32ACA">
        <w:tc>
          <w:tcPr>
            <w:tcW w:w="2518" w:type="dxa"/>
          </w:tcPr>
          <w:p w14:paraId="6AAE880A"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4A5E390"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 xml:space="preserve">MA_06_11_CO_REC60 </w:t>
            </w:r>
          </w:p>
        </w:tc>
      </w:tr>
      <w:tr w:rsidR="005166B8" w:rsidRPr="00D07FE4" w14:paraId="67FDBA60" w14:textId="77777777" w:rsidTr="00D32ACA">
        <w:tc>
          <w:tcPr>
            <w:tcW w:w="2518" w:type="dxa"/>
          </w:tcPr>
          <w:p w14:paraId="513CFE2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2BEE1739"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Clasifica polígonos</w:t>
            </w:r>
          </w:p>
        </w:tc>
      </w:tr>
      <w:tr w:rsidR="005166B8" w:rsidRPr="00D07FE4" w14:paraId="2899BB58" w14:textId="77777777" w:rsidTr="00D32ACA">
        <w:tc>
          <w:tcPr>
            <w:tcW w:w="2518" w:type="dxa"/>
          </w:tcPr>
          <w:p w14:paraId="0BE3D875"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EF3C357" w14:textId="150705E7" w:rsidR="005166B8" w:rsidRPr="00D07FE4" w:rsidRDefault="005166B8" w:rsidP="00D32ACA">
            <w:pPr>
              <w:rPr>
                <w:rFonts w:ascii="Times New Roman" w:hAnsi="Times New Roman" w:cs="Times New Roman"/>
                <w:color w:val="000000"/>
                <w:sz w:val="24"/>
                <w:szCs w:val="24"/>
              </w:rPr>
            </w:pPr>
            <w:r w:rsidRPr="00D07FE4">
              <w:rPr>
                <w:rFonts w:ascii="Times New Roman" w:eastAsia="Times New Roman" w:hAnsi="Times New Roman" w:cs="Times New Roman"/>
                <w:color w:val="000000"/>
                <w:lang w:val="es-CO" w:eastAsia="es-CO"/>
              </w:rPr>
              <w:t>Actividad para clasificar polígo</w:t>
            </w:r>
            <w:r w:rsidR="00957087">
              <w:rPr>
                <w:rFonts w:ascii="Times New Roman" w:eastAsia="Times New Roman" w:hAnsi="Times New Roman" w:cs="Times New Roman"/>
                <w:color w:val="000000"/>
                <w:lang w:val="es-CO" w:eastAsia="es-CO"/>
              </w:rPr>
              <w:t>n</w:t>
            </w:r>
            <w:r w:rsidRPr="00D07FE4">
              <w:rPr>
                <w:rFonts w:ascii="Times New Roman" w:eastAsia="Times New Roman" w:hAnsi="Times New Roman" w:cs="Times New Roman"/>
                <w:color w:val="000000"/>
                <w:lang w:val="es-CO" w:eastAsia="es-CO"/>
              </w:rPr>
              <w:t>os según sus lados y ángulos</w:t>
            </w:r>
          </w:p>
        </w:tc>
      </w:tr>
    </w:tbl>
    <w:p w14:paraId="2CB4F789"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6660B242" w14:textId="77777777" w:rsidTr="00D32ACA">
        <w:tc>
          <w:tcPr>
            <w:tcW w:w="9033" w:type="dxa"/>
            <w:gridSpan w:val="2"/>
            <w:shd w:val="clear" w:color="auto" w:fill="000000" w:themeFill="text1"/>
          </w:tcPr>
          <w:p w14:paraId="35891112"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0485DF3C" w14:textId="77777777" w:rsidTr="00D32ACA">
        <w:tc>
          <w:tcPr>
            <w:tcW w:w="2518" w:type="dxa"/>
          </w:tcPr>
          <w:p w14:paraId="26A37C33"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8E06B6B"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 xml:space="preserve">MA_06_11_CO_REC70 </w:t>
            </w:r>
          </w:p>
        </w:tc>
      </w:tr>
      <w:tr w:rsidR="005166B8" w:rsidRPr="00D07FE4" w14:paraId="3095A40C" w14:textId="77777777" w:rsidTr="00D32ACA">
        <w:tc>
          <w:tcPr>
            <w:tcW w:w="2518" w:type="dxa"/>
          </w:tcPr>
          <w:p w14:paraId="1ED1C1D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005FBB1" w14:textId="77777777" w:rsidR="005166B8" w:rsidRPr="00D07FE4" w:rsidRDefault="005166B8" w:rsidP="00D32ACA">
            <w:pPr>
              <w:rPr>
                <w:rFonts w:ascii="Times New Roman" w:hAnsi="Times New Roman" w:cs="Times New Roman"/>
                <w:color w:val="000000"/>
                <w:sz w:val="24"/>
                <w:szCs w:val="24"/>
              </w:rPr>
            </w:pPr>
            <w:r w:rsidRPr="00D07FE4">
              <w:rPr>
                <w:rFonts w:ascii="Times New Roman" w:hAnsi="Times New Roman" w:cs="Times New Roman"/>
                <w:color w:val="000000"/>
              </w:rPr>
              <w:t xml:space="preserve">Afianza conceptos de </w:t>
            </w:r>
            <w:r w:rsidR="00957087">
              <w:rPr>
                <w:rFonts w:ascii="Times New Roman" w:hAnsi="Times New Roman" w:cs="Times New Roman"/>
                <w:color w:val="000000"/>
              </w:rPr>
              <w:t>G</w:t>
            </w:r>
            <w:r w:rsidRPr="00D07FE4">
              <w:rPr>
                <w:rFonts w:ascii="Times New Roman" w:hAnsi="Times New Roman" w:cs="Times New Roman"/>
                <w:color w:val="000000"/>
              </w:rPr>
              <w:t>eometría</w:t>
            </w:r>
          </w:p>
        </w:tc>
      </w:tr>
      <w:tr w:rsidR="005166B8" w:rsidRPr="00D07FE4" w14:paraId="405163CE" w14:textId="77777777" w:rsidTr="00D32ACA">
        <w:tc>
          <w:tcPr>
            <w:tcW w:w="2518" w:type="dxa"/>
          </w:tcPr>
          <w:p w14:paraId="77C325D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148EAB61" w14:textId="78C42327" w:rsidR="005166B8" w:rsidRPr="00D07FE4" w:rsidRDefault="005166B8" w:rsidP="00D32ACA">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retomar conceptos sobre polígonos</w:t>
            </w:r>
          </w:p>
        </w:tc>
      </w:tr>
    </w:tbl>
    <w:p w14:paraId="0D6EBF30" w14:textId="77777777" w:rsidR="005166B8" w:rsidRPr="00D07FE4" w:rsidRDefault="005166B8" w:rsidP="005166B8">
      <w:pPr>
        <w:spacing w:after="0"/>
        <w:rPr>
          <w:rFonts w:ascii="Times New Roman" w:hAnsi="Times New Roman" w:cs="Times New Roman"/>
          <w:b/>
        </w:rPr>
      </w:pPr>
    </w:p>
    <w:p w14:paraId="6CA956BF" w14:textId="77777777" w:rsidR="005166B8" w:rsidRPr="00CD40E3" w:rsidRDefault="005166B8" w:rsidP="005166B8">
      <w:pPr>
        <w:spacing w:after="0"/>
        <w:rPr>
          <w:rFonts w:ascii="Times New Roman" w:hAnsi="Times New Roman" w:cs="Times New Roman"/>
          <w:b/>
          <w:highlight w:val="yellow"/>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1.3 La construcción de polígonos regulares</w:t>
      </w:r>
    </w:p>
    <w:p w14:paraId="3771D413" w14:textId="77777777" w:rsidR="005166B8" w:rsidRDefault="005166B8" w:rsidP="005166B8">
      <w:pPr>
        <w:spacing w:after="0"/>
        <w:rPr>
          <w:rFonts w:ascii="Times New Roman" w:hAnsi="Times New Roman" w:cs="Times New Roman"/>
        </w:rPr>
      </w:pPr>
    </w:p>
    <w:p w14:paraId="24E1ABF4" w14:textId="77777777" w:rsidR="005166B8" w:rsidRPr="00CD40E3" w:rsidRDefault="005166B8" w:rsidP="005166B8">
      <w:pPr>
        <w:spacing w:after="0"/>
        <w:rPr>
          <w:rFonts w:ascii="Times New Roman" w:hAnsi="Times New Roman" w:cs="Times New Roman"/>
        </w:rPr>
      </w:pPr>
      <w:r w:rsidRPr="00CD40E3">
        <w:rPr>
          <w:rFonts w:ascii="Times New Roman" w:hAnsi="Times New Roman" w:cs="Times New Roman"/>
        </w:rPr>
        <w:t>Como se mencionó en la sección anterior</w:t>
      </w:r>
      <w:r w:rsidR="00957087">
        <w:rPr>
          <w:rFonts w:ascii="Times New Roman" w:hAnsi="Times New Roman" w:cs="Times New Roman"/>
        </w:rPr>
        <w:t>,</w:t>
      </w:r>
      <w:r w:rsidRPr="00CD40E3">
        <w:rPr>
          <w:rFonts w:ascii="Times New Roman" w:hAnsi="Times New Roman" w:cs="Times New Roman"/>
        </w:rPr>
        <w:t xml:space="preserve"> un polígono regular es equilátero y equiángulo. Estas características hacen que este tipo de polígono posea características importantes que permiten </w:t>
      </w:r>
      <w:r>
        <w:rPr>
          <w:rFonts w:ascii="Times New Roman" w:hAnsi="Times New Roman" w:cs="Times New Roman"/>
        </w:rPr>
        <w:t>tomar sus formas en diferentes objetos de tres dimensiones.</w:t>
      </w:r>
    </w:p>
    <w:p w14:paraId="008E7B53"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1107201E" w14:textId="77777777" w:rsidTr="00D32ACA">
        <w:tc>
          <w:tcPr>
            <w:tcW w:w="9033" w:type="dxa"/>
            <w:gridSpan w:val="2"/>
            <w:shd w:val="clear" w:color="auto" w:fill="000000" w:themeFill="text1"/>
          </w:tcPr>
          <w:p w14:paraId="751DBDCC"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5166B8" w:rsidRPr="00D07FE4" w14:paraId="1DBDDDB9" w14:textId="77777777" w:rsidTr="00D32ACA">
        <w:tc>
          <w:tcPr>
            <w:tcW w:w="2518" w:type="dxa"/>
          </w:tcPr>
          <w:p w14:paraId="5967D838"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FDEB475"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 xml:space="preserve">MA_06_11_CO_REC80 </w:t>
            </w:r>
          </w:p>
        </w:tc>
      </w:tr>
      <w:tr w:rsidR="005166B8" w:rsidRPr="00D07FE4" w14:paraId="3BA70479" w14:textId="77777777" w:rsidTr="00D32ACA">
        <w:tc>
          <w:tcPr>
            <w:tcW w:w="2518" w:type="dxa"/>
          </w:tcPr>
          <w:p w14:paraId="17EFC75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64C02DB9" w14:textId="77777777" w:rsidR="005166B8" w:rsidRPr="00D07FE4" w:rsidRDefault="005166B8" w:rsidP="00D32ACA">
            <w:pPr>
              <w:rPr>
                <w:rFonts w:ascii="Times New Roman" w:hAnsi="Times New Roman" w:cs="Times New Roman"/>
                <w:color w:val="000000"/>
                <w:sz w:val="24"/>
                <w:szCs w:val="24"/>
              </w:rPr>
            </w:pPr>
            <w:r w:rsidRPr="00D07FE4">
              <w:rPr>
                <w:rFonts w:ascii="Times New Roman" w:hAnsi="Times New Roman" w:cs="Times New Roman"/>
                <w:color w:val="000000"/>
              </w:rPr>
              <w:t>Relaciona los cuerpos geométricos y los polígonos regulares</w:t>
            </w:r>
          </w:p>
        </w:tc>
      </w:tr>
      <w:tr w:rsidR="005166B8" w:rsidRPr="00D07FE4" w14:paraId="39EB59F0" w14:textId="77777777" w:rsidTr="00D32ACA">
        <w:tc>
          <w:tcPr>
            <w:tcW w:w="2518" w:type="dxa"/>
          </w:tcPr>
          <w:p w14:paraId="11636FE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EC796A7" w14:textId="3FADC864" w:rsidR="005166B8" w:rsidRPr="00D07FE4" w:rsidRDefault="005166B8" w:rsidP="00D32ACA">
            <w:pPr>
              <w:rPr>
                <w:rFonts w:ascii="Times New Roman" w:hAnsi="Times New Roman" w:cs="Times New Roman"/>
                <w:color w:val="000000"/>
                <w:sz w:val="24"/>
                <w:szCs w:val="24"/>
              </w:rPr>
            </w:pPr>
            <w:r w:rsidRPr="00D07FE4">
              <w:rPr>
                <w:rFonts w:ascii="Times New Roman" w:eastAsia="Times New Roman" w:hAnsi="Times New Roman" w:cs="Times New Roman"/>
                <w:color w:val="000000"/>
                <w:lang w:val="es-CO" w:eastAsia="es-CO"/>
              </w:rPr>
              <w:t>Actividad para identificar polígonos en s</w:t>
            </w:r>
            <w:r w:rsidR="00957087">
              <w:rPr>
                <w:rFonts w:ascii="Times New Roman" w:eastAsia="Times New Roman" w:hAnsi="Times New Roman" w:cs="Times New Roman"/>
                <w:color w:val="000000"/>
                <w:lang w:val="es-CO" w:eastAsia="es-CO"/>
              </w:rPr>
              <w:t>ó</w:t>
            </w:r>
            <w:r w:rsidRPr="00D07FE4">
              <w:rPr>
                <w:rFonts w:ascii="Times New Roman" w:eastAsia="Times New Roman" w:hAnsi="Times New Roman" w:cs="Times New Roman"/>
                <w:color w:val="000000"/>
                <w:lang w:val="es-CO" w:eastAsia="es-CO"/>
              </w:rPr>
              <w:t>l</w:t>
            </w:r>
            <w:r w:rsidR="00957087">
              <w:rPr>
                <w:rFonts w:ascii="Times New Roman" w:eastAsia="Times New Roman" w:hAnsi="Times New Roman" w:cs="Times New Roman"/>
                <w:color w:val="000000"/>
                <w:lang w:val="es-CO" w:eastAsia="es-CO"/>
              </w:rPr>
              <w:t>i</w:t>
            </w:r>
            <w:r w:rsidRPr="00D07FE4">
              <w:rPr>
                <w:rFonts w:ascii="Times New Roman" w:eastAsia="Times New Roman" w:hAnsi="Times New Roman" w:cs="Times New Roman"/>
                <w:color w:val="000000"/>
                <w:lang w:val="es-CO" w:eastAsia="es-CO"/>
              </w:rPr>
              <w:t>dos geométricos</w:t>
            </w:r>
          </w:p>
        </w:tc>
      </w:tr>
    </w:tbl>
    <w:p w14:paraId="14E61ACA" w14:textId="77777777" w:rsidR="005166B8" w:rsidRPr="00D07FE4" w:rsidRDefault="005166B8" w:rsidP="005166B8">
      <w:pPr>
        <w:spacing w:after="0"/>
        <w:rPr>
          <w:rFonts w:ascii="Times New Roman" w:hAnsi="Times New Roman" w:cs="Times New Roman"/>
          <w:b/>
        </w:rPr>
      </w:pPr>
    </w:p>
    <w:p w14:paraId="5A9E7F9D" w14:textId="77777777" w:rsidR="005166B8" w:rsidRDefault="005166B8" w:rsidP="005166B8">
      <w:pPr>
        <w:spacing w:after="0"/>
        <w:rPr>
          <w:rFonts w:ascii="Times New Roman" w:hAnsi="Times New Roman" w:cs="Times New Roman"/>
        </w:rPr>
      </w:pPr>
      <w:r>
        <w:rPr>
          <w:rFonts w:ascii="Times New Roman" w:hAnsi="Times New Roman" w:cs="Times New Roman"/>
        </w:rPr>
        <w:t>El cuadrado es un polígono regular</w:t>
      </w:r>
      <w:r w:rsidR="00957087">
        <w:rPr>
          <w:rFonts w:ascii="Times New Roman" w:hAnsi="Times New Roman" w:cs="Times New Roman"/>
        </w:rPr>
        <w:t>,</w:t>
      </w:r>
      <w:r>
        <w:rPr>
          <w:rFonts w:ascii="Times New Roman" w:hAnsi="Times New Roman" w:cs="Times New Roman"/>
        </w:rPr>
        <w:t xml:space="preserve"> ya que los cuatro ángulos que lo forman son congruentes de 90º; además</w:t>
      </w:r>
      <w:r w:rsidR="00957087">
        <w:rPr>
          <w:rFonts w:ascii="Times New Roman" w:hAnsi="Times New Roman" w:cs="Times New Roman"/>
        </w:rPr>
        <w:t>,</w:t>
      </w:r>
      <w:r>
        <w:rPr>
          <w:rFonts w:ascii="Times New Roman" w:hAnsi="Times New Roman" w:cs="Times New Roman"/>
        </w:rPr>
        <w:t xml:space="preserve"> los cuatro lados de un cuadrado son congruentes. </w:t>
      </w:r>
    </w:p>
    <w:p w14:paraId="0D9287C6" w14:textId="77777777" w:rsidR="005166B8" w:rsidRDefault="005166B8" w:rsidP="005166B8">
      <w:pPr>
        <w:spacing w:after="0"/>
        <w:rPr>
          <w:rFonts w:ascii="Times New Roman" w:hAnsi="Times New Roman" w:cs="Times New Roman"/>
        </w:rPr>
      </w:pPr>
      <w:r>
        <w:rPr>
          <w:rFonts w:ascii="Times New Roman" w:hAnsi="Times New Roman" w:cs="Times New Roman"/>
        </w:rPr>
        <w:t>Para construir un cuadrado se procede de la siguiente manera</w:t>
      </w:r>
      <w:ins w:id="17" w:author="mercyranjel" w:date="2016-01-02T17:19:00Z">
        <w:r>
          <w:rPr>
            <w:rFonts w:ascii="Times New Roman" w:hAnsi="Times New Roman" w:cs="Times New Roman"/>
          </w:rPr>
          <w:t>.</w:t>
        </w:r>
      </w:ins>
    </w:p>
    <w:p w14:paraId="496F7352" w14:textId="77777777" w:rsidR="005166B8" w:rsidRDefault="005166B8" w:rsidP="005166B8">
      <w:pPr>
        <w:spacing w:after="0"/>
        <w:rPr>
          <w:rFonts w:ascii="Times New Roman" w:hAnsi="Times New Roman" w:cs="Times New Roman"/>
        </w:rPr>
      </w:pPr>
    </w:p>
    <w:p w14:paraId="53A7FA10"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Primero</w:t>
      </w:r>
      <w:r>
        <w:rPr>
          <w:rFonts w:ascii="Times New Roman" w:hAnsi="Times New Roman" w:cs="Times New Roman"/>
        </w:rPr>
        <w:t xml:space="preserve">. Se dibuja una circunferencia y en ella se traza un radio cualquiera. Se marca con la letra </w:t>
      </w:r>
      <w:r w:rsidRPr="006F0DF9">
        <w:rPr>
          <w:rFonts w:ascii="Times New Roman" w:hAnsi="Times New Roman" w:cs="Times New Roman"/>
          <w:i/>
        </w:rPr>
        <w:t>O</w:t>
      </w:r>
      <w:r>
        <w:rPr>
          <w:rFonts w:ascii="Times New Roman" w:hAnsi="Times New Roman" w:cs="Times New Roman"/>
        </w:rPr>
        <w:t xml:space="preserve"> el centro de la circunferencia y con la letra </w:t>
      </w:r>
      <w:r w:rsidRPr="006F0DF9">
        <w:rPr>
          <w:rFonts w:ascii="Times New Roman" w:hAnsi="Times New Roman" w:cs="Times New Roman"/>
          <w:i/>
        </w:rPr>
        <w:t>S</w:t>
      </w:r>
      <w:r>
        <w:rPr>
          <w:rFonts w:ascii="Times New Roman" w:hAnsi="Times New Roman" w:cs="Times New Roman"/>
        </w:rPr>
        <w:t xml:space="preserve"> el punto final del radio.</w:t>
      </w:r>
    </w:p>
    <w:p w14:paraId="6E311984"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3DDE2297" w14:textId="77777777" w:rsidTr="00D32ACA">
        <w:tc>
          <w:tcPr>
            <w:tcW w:w="9033" w:type="dxa"/>
            <w:gridSpan w:val="2"/>
            <w:shd w:val="clear" w:color="auto" w:fill="0D0D0D" w:themeFill="text1" w:themeFillTint="F2"/>
          </w:tcPr>
          <w:p w14:paraId="6CACD7C2"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73C61BE1" w14:textId="77777777" w:rsidTr="00D32ACA">
        <w:tc>
          <w:tcPr>
            <w:tcW w:w="2518" w:type="dxa"/>
          </w:tcPr>
          <w:p w14:paraId="0DE1D11A"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B1F888C"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13</w:t>
            </w:r>
          </w:p>
        </w:tc>
      </w:tr>
      <w:tr w:rsidR="005166B8" w:rsidRPr="00D07FE4" w14:paraId="3F700A49" w14:textId="77777777" w:rsidTr="00D32ACA">
        <w:tc>
          <w:tcPr>
            <w:tcW w:w="2518" w:type="dxa"/>
          </w:tcPr>
          <w:p w14:paraId="12286959"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35E304F"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Construcción</w:t>
            </w:r>
          </w:p>
        </w:tc>
      </w:tr>
      <w:tr w:rsidR="005166B8" w:rsidRPr="00D07FE4" w14:paraId="193AAD6C" w14:textId="77777777" w:rsidTr="00D32ACA">
        <w:tc>
          <w:tcPr>
            <w:tcW w:w="2518" w:type="dxa"/>
          </w:tcPr>
          <w:p w14:paraId="4847663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62921B2" w14:textId="77777777" w:rsidR="005166B8" w:rsidRDefault="005166B8" w:rsidP="00D32ACA">
            <w:pPr>
              <w:rPr>
                <w:rFonts w:ascii="Times New Roman" w:hAnsi="Times New Roman" w:cs="Times New Roman"/>
                <w:b/>
                <w:color w:val="000000"/>
              </w:rPr>
            </w:pPr>
          </w:p>
          <w:p w14:paraId="22FEA213" w14:textId="77777777" w:rsidR="005166B8" w:rsidRDefault="005166B8" w:rsidP="00D32ACA">
            <w:pPr>
              <w:rPr>
                <w:rFonts w:ascii="Times New Roman" w:hAnsi="Times New Roman" w:cs="Times New Roman"/>
                <w:b/>
                <w:color w:val="000000"/>
              </w:rPr>
            </w:pPr>
          </w:p>
          <w:p w14:paraId="1D9C88D9" w14:textId="77777777" w:rsidR="005166B8" w:rsidRPr="00D07FE4" w:rsidRDefault="005166B8" w:rsidP="00D32ACA">
            <w:pPr>
              <w:rPr>
                <w:rFonts w:ascii="Times New Roman" w:hAnsi="Times New Roman" w:cs="Times New Roman"/>
                <w:b/>
                <w:color w:val="000000"/>
              </w:rPr>
            </w:pPr>
          </w:p>
        </w:tc>
      </w:tr>
      <w:tr w:rsidR="005166B8" w:rsidRPr="00D07FE4" w14:paraId="37D7E8A1" w14:textId="77777777" w:rsidTr="00D32ACA">
        <w:tc>
          <w:tcPr>
            <w:tcW w:w="2518" w:type="dxa"/>
          </w:tcPr>
          <w:p w14:paraId="7B1BD1B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54A20C4" w14:textId="77777777"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 xml:space="preserve">Paso 1 </w:t>
            </w:r>
            <w:r w:rsidR="00957087">
              <w:rPr>
                <w:rFonts w:ascii="Times New Roman" w:hAnsi="Times New Roman" w:cs="Times New Roman"/>
                <w:color w:val="000000"/>
              </w:rPr>
              <w:t xml:space="preserve">de </w:t>
            </w:r>
            <w:r>
              <w:rPr>
                <w:rFonts w:ascii="Times New Roman" w:hAnsi="Times New Roman" w:cs="Times New Roman"/>
                <w:color w:val="000000"/>
              </w:rPr>
              <w:t>la construcción de un cuadrado.</w:t>
            </w:r>
          </w:p>
        </w:tc>
      </w:tr>
    </w:tbl>
    <w:p w14:paraId="710431D7" w14:textId="77777777" w:rsidR="005166B8" w:rsidRDefault="005166B8" w:rsidP="005166B8">
      <w:pPr>
        <w:spacing w:after="0"/>
        <w:rPr>
          <w:rFonts w:ascii="Times New Roman" w:hAnsi="Times New Roman" w:cs="Times New Roman"/>
          <w:b/>
        </w:rPr>
      </w:pPr>
    </w:p>
    <w:p w14:paraId="48F8FEA4"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Segundo</w:t>
      </w:r>
      <w:r>
        <w:rPr>
          <w:rFonts w:ascii="Times New Roman" w:hAnsi="Times New Roman" w:cs="Times New Roman"/>
        </w:rPr>
        <w:t xml:space="preserve">. Tomando como lado inicial el radio </w:t>
      </w:r>
      <w:r w:rsidRPr="006F0DF9">
        <w:rPr>
          <w:rFonts w:ascii="Times New Roman" w:hAnsi="Times New Roman" w:cs="Times New Roman"/>
          <w:i/>
        </w:rPr>
        <w:t>OS</w:t>
      </w:r>
      <w:r>
        <w:rPr>
          <w:rFonts w:ascii="Times New Roman" w:hAnsi="Times New Roman" w:cs="Times New Roman"/>
        </w:rPr>
        <w:t xml:space="preserve"> y con centro en </w:t>
      </w:r>
      <w:r w:rsidRPr="006F0DF9">
        <w:rPr>
          <w:rFonts w:ascii="Times New Roman" w:hAnsi="Times New Roman" w:cs="Times New Roman"/>
          <w:i/>
        </w:rPr>
        <w:t>O</w:t>
      </w:r>
      <w:ins w:id="18" w:author="mercyranjel" w:date="2016-01-02T17:20:00Z">
        <w:r>
          <w:rPr>
            <w:rFonts w:ascii="Times New Roman" w:hAnsi="Times New Roman" w:cs="Times New Roman"/>
          </w:rPr>
          <w:t>,</w:t>
        </w:r>
      </w:ins>
      <w:r>
        <w:rPr>
          <w:rFonts w:ascii="Times New Roman" w:hAnsi="Times New Roman" w:cs="Times New Roman"/>
        </w:rPr>
        <w:t xml:space="preserve"> se construye un ángulo de 90º. Se marca el punto de intersección entre el ángulo y la circunferencia</w:t>
      </w:r>
      <w:ins w:id="19" w:author="mercyranjel" w:date="2016-01-02T17:20:00Z">
        <w:r>
          <w:rPr>
            <w:rFonts w:ascii="Times New Roman" w:hAnsi="Times New Roman" w:cs="Times New Roman"/>
          </w:rPr>
          <w:t>,</w:t>
        </w:r>
      </w:ins>
      <w:r>
        <w:rPr>
          <w:rFonts w:ascii="Times New Roman" w:hAnsi="Times New Roman" w:cs="Times New Roman"/>
        </w:rPr>
        <w:t xml:space="preserve"> en este caso con la letra </w:t>
      </w:r>
      <w:r w:rsidRPr="006F0DF9">
        <w:rPr>
          <w:rFonts w:ascii="Times New Roman" w:hAnsi="Times New Roman" w:cs="Times New Roman"/>
          <w:i/>
        </w:rPr>
        <w:t>M</w:t>
      </w:r>
      <w:r>
        <w:rPr>
          <w:rFonts w:ascii="Times New Roman" w:hAnsi="Times New Roman" w:cs="Times New Roman"/>
        </w:rPr>
        <w:t>.</w:t>
      </w:r>
    </w:p>
    <w:p w14:paraId="134DA509" w14:textId="77777777" w:rsidR="005166B8" w:rsidRPr="00F51A0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A51FFE1" w14:textId="77777777" w:rsidTr="00D32ACA">
        <w:tc>
          <w:tcPr>
            <w:tcW w:w="9033" w:type="dxa"/>
            <w:gridSpan w:val="2"/>
            <w:shd w:val="clear" w:color="auto" w:fill="0D0D0D" w:themeFill="text1" w:themeFillTint="F2"/>
          </w:tcPr>
          <w:p w14:paraId="24C0FA60"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D157507" w14:textId="77777777" w:rsidTr="00D32ACA">
        <w:tc>
          <w:tcPr>
            <w:tcW w:w="2518" w:type="dxa"/>
          </w:tcPr>
          <w:p w14:paraId="56D22DC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8324F34"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14</w:t>
            </w:r>
          </w:p>
        </w:tc>
      </w:tr>
      <w:tr w:rsidR="005166B8" w:rsidRPr="00D07FE4" w14:paraId="30D18989" w14:textId="77777777" w:rsidTr="00D32ACA">
        <w:tc>
          <w:tcPr>
            <w:tcW w:w="2518" w:type="dxa"/>
          </w:tcPr>
          <w:p w14:paraId="5B37600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66C38F2"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Construcción</w:t>
            </w:r>
            <w:ins w:id="20" w:author="mercyranjel" w:date="2016-01-02T17:20:00Z">
              <w:r>
                <w:rPr>
                  <w:rFonts w:ascii="Times New Roman" w:hAnsi="Times New Roman" w:cs="Times New Roman"/>
                  <w:color w:val="000000"/>
                </w:rPr>
                <w:t>.</w:t>
              </w:r>
            </w:ins>
          </w:p>
        </w:tc>
      </w:tr>
      <w:tr w:rsidR="005166B8" w:rsidRPr="00D07FE4" w14:paraId="28B393E2" w14:textId="77777777" w:rsidTr="00D32ACA">
        <w:tc>
          <w:tcPr>
            <w:tcW w:w="2518" w:type="dxa"/>
          </w:tcPr>
          <w:p w14:paraId="71961CB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 xml:space="preserve">Código Shutterstock (o URL o la ruta en </w:t>
            </w:r>
            <w:r w:rsidRPr="00D07FE4">
              <w:rPr>
                <w:rFonts w:ascii="Times New Roman" w:hAnsi="Times New Roman" w:cs="Times New Roman"/>
                <w:b/>
                <w:color w:val="000000"/>
              </w:rPr>
              <w:lastRenderedPageBreak/>
              <w:t>AulaPlaneta)</w:t>
            </w:r>
          </w:p>
        </w:tc>
        <w:tc>
          <w:tcPr>
            <w:tcW w:w="6515" w:type="dxa"/>
          </w:tcPr>
          <w:p w14:paraId="26D8916B" w14:textId="77777777" w:rsidR="005166B8" w:rsidRDefault="005166B8" w:rsidP="00D32ACA">
            <w:pPr>
              <w:rPr>
                <w:rFonts w:ascii="Times New Roman" w:hAnsi="Times New Roman" w:cs="Times New Roman"/>
                <w:b/>
                <w:color w:val="000000"/>
              </w:rPr>
            </w:pPr>
          </w:p>
          <w:p w14:paraId="5D4F6FF0" w14:textId="77777777" w:rsidR="005166B8" w:rsidRPr="002401B5" w:rsidRDefault="005166B8" w:rsidP="00D32ACA">
            <w:pPr>
              <w:rPr>
                <w:rFonts w:ascii="Times New Roman" w:hAnsi="Times New Roman" w:cs="Times New Roman"/>
                <w:b/>
                <w:color w:val="C00000"/>
              </w:rPr>
            </w:pPr>
          </w:p>
          <w:p w14:paraId="4B86419F" w14:textId="77777777" w:rsidR="005166B8" w:rsidRDefault="005166B8" w:rsidP="00D32ACA">
            <w:pPr>
              <w:rPr>
                <w:rFonts w:ascii="Times New Roman" w:hAnsi="Times New Roman" w:cs="Times New Roman"/>
                <w:b/>
                <w:color w:val="000000"/>
              </w:rPr>
            </w:pPr>
          </w:p>
          <w:p w14:paraId="78905F21" w14:textId="77777777" w:rsidR="005166B8" w:rsidRDefault="005166B8" w:rsidP="00D32ACA">
            <w:pPr>
              <w:rPr>
                <w:rFonts w:ascii="Times New Roman" w:hAnsi="Times New Roman" w:cs="Times New Roman"/>
                <w:b/>
                <w:color w:val="000000"/>
              </w:rPr>
            </w:pPr>
          </w:p>
          <w:p w14:paraId="559E642E" w14:textId="77777777" w:rsidR="005166B8" w:rsidRDefault="005166B8" w:rsidP="00D32ACA">
            <w:pPr>
              <w:rPr>
                <w:rFonts w:ascii="Times New Roman" w:hAnsi="Times New Roman" w:cs="Times New Roman"/>
                <w:b/>
                <w:color w:val="000000"/>
              </w:rPr>
            </w:pPr>
          </w:p>
          <w:p w14:paraId="387627D5" w14:textId="77777777" w:rsidR="005166B8" w:rsidRDefault="005166B8" w:rsidP="00D32ACA">
            <w:pPr>
              <w:rPr>
                <w:rFonts w:ascii="Times New Roman" w:hAnsi="Times New Roman" w:cs="Times New Roman"/>
                <w:b/>
                <w:color w:val="000000"/>
              </w:rPr>
            </w:pPr>
          </w:p>
          <w:p w14:paraId="27E2D82B" w14:textId="77777777" w:rsidR="005166B8" w:rsidRDefault="005166B8" w:rsidP="00D32ACA">
            <w:pPr>
              <w:rPr>
                <w:rFonts w:ascii="Times New Roman" w:hAnsi="Times New Roman" w:cs="Times New Roman"/>
                <w:b/>
                <w:color w:val="000000"/>
              </w:rPr>
            </w:pPr>
          </w:p>
          <w:p w14:paraId="448BAF87" w14:textId="77777777" w:rsidR="005166B8" w:rsidRDefault="005166B8" w:rsidP="00D32ACA">
            <w:pPr>
              <w:rPr>
                <w:rFonts w:ascii="Times New Roman" w:hAnsi="Times New Roman" w:cs="Times New Roman"/>
                <w:b/>
                <w:color w:val="000000"/>
              </w:rPr>
            </w:pPr>
          </w:p>
          <w:p w14:paraId="3DD9B9F1" w14:textId="77777777" w:rsidR="005166B8" w:rsidRDefault="005166B8" w:rsidP="00D32ACA">
            <w:pPr>
              <w:rPr>
                <w:rFonts w:ascii="Times New Roman" w:hAnsi="Times New Roman" w:cs="Times New Roman"/>
                <w:b/>
                <w:color w:val="000000"/>
              </w:rPr>
            </w:pPr>
          </w:p>
          <w:p w14:paraId="64BF1B9B" w14:textId="77777777" w:rsidR="005166B8" w:rsidRDefault="005166B8" w:rsidP="00D32ACA">
            <w:pPr>
              <w:rPr>
                <w:rFonts w:ascii="Times New Roman" w:hAnsi="Times New Roman" w:cs="Times New Roman"/>
                <w:b/>
                <w:color w:val="000000"/>
              </w:rPr>
            </w:pPr>
          </w:p>
          <w:p w14:paraId="1292E6F9" w14:textId="77777777" w:rsidR="005166B8" w:rsidRPr="00D07FE4" w:rsidRDefault="005166B8" w:rsidP="00D32ACA">
            <w:pPr>
              <w:rPr>
                <w:rFonts w:ascii="Times New Roman" w:hAnsi="Times New Roman" w:cs="Times New Roman"/>
                <w:b/>
                <w:color w:val="000000"/>
              </w:rPr>
            </w:pPr>
          </w:p>
        </w:tc>
      </w:tr>
      <w:tr w:rsidR="005166B8" w:rsidRPr="00D07FE4" w14:paraId="3D6EF28A" w14:textId="77777777" w:rsidTr="00D32ACA">
        <w:tc>
          <w:tcPr>
            <w:tcW w:w="2518" w:type="dxa"/>
          </w:tcPr>
          <w:p w14:paraId="0C3D0C2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1D0755B0" w14:textId="77777777"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 xml:space="preserve">Paso 2 </w:t>
            </w:r>
            <w:r w:rsidR="00957087">
              <w:rPr>
                <w:rFonts w:ascii="Times New Roman" w:hAnsi="Times New Roman" w:cs="Times New Roman"/>
                <w:color w:val="000000"/>
              </w:rPr>
              <w:t xml:space="preserve">de </w:t>
            </w:r>
            <w:r>
              <w:rPr>
                <w:rFonts w:ascii="Times New Roman" w:hAnsi="Times New Roman" w:cs="Times New Roman"/>
                <w:color w:val="000000"/>
              </w:rPr>
              <w:t>la construcción de un cuadrado.</w:t>
            </w:r>
          </w:p>
        </w:tc>
      </w:tr>
    </w:tbl>
    <w:p w14:paraId="645B7B69" w14:textId="77777777" w:rsidR="005166B8" w:rsidRDefault="005166B8" w:rsidP="005166B8">
      <w:pPr>
        <w:spacing w:after="0"/>
        <w:rPr>
          <w:rFonts w:ascii="Times New Roman" w:hAnsi="Times New Roman" w:cs="Times New Roman"/>
          <w:b/>
        </w:rPr>
      </w:pPr>
    </w:p>
    <w:p w14:paraId="249A5ED6"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Tercero</w:t>
      </w:r>
      <w:r>
        <w:rPr>
          <w:rFonts w:ascii="Times New Roman" w:hAnsi="Times New Roman" w:cs="Times New Roman"/>
        </w:rPr>
        <w:t xml:space="preserve">. Tomando como lado inicial el segmento </w:t>
      </w:r>
      <w:r w:rsidRPr="006F0DF9">
        <w:rPr>
          <w:rFonts w:ascii="Times New Roman" w:hAnsi="Times New Roman" w:cs="Times New Roman"/>
          <w:i/>
        </w:rPr>
        <w:t>OM</w:t>
      </w:r>
      <w:r>
        <w:rPr>
          <w:rFonts w:ascii="Times New Roman" w:hAnsi="Times New Roman" w:cs="Times New Roman"/>
        </w:rPr>
        <w:t xml:space="preserve"> y con centro en </w:t>
      </w:r>
      <w:r w:rsidRPr="006F0DF9">
        <w:rPr>
          <w:rFonts w:ascii="Times New Roman" w:hAnsi="Times New Roman" w:cs="Times New Roman"/>
          <w:i/>
        </w:rPr>
        <w:t>O</w:t>
      </w:r>
      <w:ins w:id="21" w:author="mercyranjel" w:date="2016-01-02T17:21:00Z">
        <w:r>
          <w:rPr>
            <w:rFonts w:ascii="Times New Roman" w:hAnsi="Times New Roman" w:cs="Times New Roman"/>
          </w:rPr>
          <w:t>,</w:t>
        </w:r>
      </w:ins>
      <w:r>
        <w:rPr>
          <w:rFonts w:ascii="Times New Roman" w:hAnsi="Times New Roman" w:cs="Times New Roman"/>
        </w:rPr>
        <w:t xml:space="preserve"> se construye otro ángulo de 90º. Se marca el punto de intersección entre el ángulo y la circunferencia</w:t>
      </w:r>
      <w:ins w:id="22" w:author="mercyranjel" w:date="2016-01-02T17:21:00Z">
        <w:r>
          <w:rPr>
            <w:rFonts w:ascii="Times New Roman" w:hAnsi="Times New Roman" w:cs="Times New Roman"/>
          </w:rPr>
          <w:t>,</w:t>
        </w:r>
      </w:ins>
      <w:r>
        <w:rPr>
          <w:rFonts w:ascii="Times New Roman" w:hAnsi="Times New Roman" w:cs="Times New Roman"/>
        </w:rPr>
        <w:t xml:space="preserve"> en este caso con la letra </w:t>
      </w:r>
      <w:r w:rsidRPr="006F0DF9">
        <w:rPr>
          <w:rFonts w:ascii="Times New Roman" w:hAnsi="Times New Roman" w:cs="Times New Roman"/>
          <w:i/>
        </w:rPr>
        <w:t>N</w:t>
      </w:r>
      <w:r>
        <w:rPr>
          <w:rFonts w:ascii="Times New Roman" w:hAnsi="Times New Roman" w:cs="Times New Roman"/>
        </w:rPr>
        <w:t>.</w:t>
      </w:r>
    </w:p>
    <w:p w14:paraId="5134FC9A"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30A18A7A" w14:textId="77777777" w:rsidTr="00D32ACA">
        <w:tc>
          <w:tcPr>
            <w:tcW w:w="9033" w:type="dxa"/>
            <w:gridSpan w:val="2"/>
            <w:shd w:val="clear" w:color="auto" w:fill="0D0D0D" w:themeFill="text1" w:themeFillTint="F2"/>
          </w:tcPr>
          <w:p w14:paraId="78CB7702"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B19E409" w14:textId="77777777" w:rsidTr="00D32ACA">
        <w:tc>
          <w:tcPr>
            <w:tcW w:w="2518" w:type="dxa"/>
          </w:tcPr>
          <w:p w14:paraId="404A42D0"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BF1ECE4"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15</w:t>
            </w:r>
          </w:p>
        </w:tc>
      </w:tr>
      <w:tr w:rsidR="005166B8" w:rsidRPr="00D07FE4" w14:paraId="001EE0B1" w14:textId="77777777" w:rsidTr="00D32ACA">
        <w:tc>
          <w:tcPr>
            <w:tcW w:w="2518" w:type="dxa"/>
          </w:tcPr>
          <w:p w14:paraId="7B4DF4D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8B62E65"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Construcción</w:t>
            </w:r>
            <w:ins w:id="23" w:author="mercyranjel" w:date="2016-01-02T17:21:00Z">
              <w:r>
                <w:rPr>
                  <w:rFonts w:ascii="Times New Roman" w:hAnsi="Times New Roman" w:cs="Times New Roman"/>
                  <w:color w:val="000000"/>
                </w:rPr>
                <w:t>.</w:t>
              </w:r>
            </w:ins>
          </w:p>
        </w:tc>
      </w:tr>
      <w:tr w:rsidR="005166B8" w:rsidRPr="00D07FE4" w14:paraId="7D98AEC8" w14:textId="77777777" w:rsidTr="00D32ACA">
        <w:tc>
          <w:tcPr>
            <w:tcW w:w="2518" w:type="dxa"/>
          </w:tcPr>
          <w:p w14:paraId="3B9E8D7D"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CA6CE2D" w14:textId="77777777" w:rsidR="005166B8" w:rsidRDefault="005166B8" w:rsidP="00D32ACA">
            <w:pPr>
              <w:rPr>
                <w:rFonts w:ascii="Times New Roman" w:hAnsi="Times New Roman" w:cs="Times New Roman"/>
                <w:b/>
                <w:color w:val="000000"/>
              </w:rPr>
            </w:pPr>
          </w:p>
          <w:p w14:paraId="36406D70" w14:textId="77777777" w:rsidR="005166B8" w:rsidRDefault="005166B8" w:rsidP="00D32ACA">
            <w:pPr>
              <w:rPr>
                <w:rFonts w:ascii="Times New Roman" w:hAnsi="Times New Roman" w:cs="Times New Roman"/>
                <w:b/>
                <w:color w:val="000000"/>
              </w:rPr>
            </w:pPr>
          </w:p>
          <w:p w14:paraId="60B33A67" w14:textId="77777777" w:rsidR="005166B8" w:rsidRPr="002401B5" w:rsidRDefault="005166B8" w:rsidP="00D32ACA">
            <w:pPr>
              <w:rPr>
                <w:rFonts w:ascii="Times New Roman" w:hAnsi="Times New Roman" w:cs="Times New Roman"/>
                <w:b/>
                <w:color w:val="C00000"/>
              </w:rPr>
            </w:pPr>
          </w:p>
          <w:p w14:paraId="56D45DA7" w14:textId="77777777" w:rsidR="005166B8" w:rsidRDefault="005166B8" w:rsidP="00D32ACA">
            <w:pPr>
              <w:rPr>
                <w:rFonts w:ascii="Times New Roman" w:hAnsi="Times New Roman" w:cs="Times New Roman"/>
                <w:b/>
                <w:color w:val="000000"/>
              </w:rPr>
            </w:pPr>
          </w:p>
          <w:p w14:paraId="2C19C083" w14:textId="77777777" w:rsidR="005166B8" w:rsidRDefault="005166B8" w:rsidP="00D32ACA">
            <w:pPr>
              <w:rPr>
                <w:rFonts w:ascii="Times New Roman" w:hAnsi="Times New Roman" w:cs="Times New Roman"/>
                <w:b/>
                <w:color w:val="000000"/>
              </w:rPr>
            </w:pPr>
          </w:p>
          <w:p w14:paraId="72FB2A31" w14:textId="77777777" w:rsidR="005166B8" w:rsidRDefault="005166B8" w:rsidP="00D32ACA">
            <w:pPr>
              <w:rPr>
                <w:rFonts w:ascii="Times New Roman" w:hAnsi="Times New Roman" w:cs="Times New Roman"/>
                <w:b/>
                <w:color w:val="000000"/>
              </w:rPr>
            </w:pPr>
          </w:p>
          <w:p w14:paraId="288E9A61" w14:textId="77777777" w:rsidR="005166B8" w:rsidRDefault="005166B8" w:rsidP="00D32ACA">
            <w:pPr>
              <w:rPr>
                <w:rFonts w:ascii="Times New Roman" w:hAnsi="Times New Roman" w:cs="Times New Roman"/>
                <w:b/>
                <w:color w:val="000000"/>
              </w:rPr>
            </w:pPr>
          </w:p>
          <w:p w14:paraId="01C54965" w14:textId="77777777" w:rsidR="005166B8" w:rsidRDefault="005166B8" w:rsidP="00D32ACA">
            <w:pPr>
              <w:rPr>
                <w:rFonts w:ascii="Times New Roman" w:hAnsi="Times New Roman" w:cs="Times New Roman"/>
                <w:b/>
                <w:color w:val="000000"/>
              </w:rPr>
            </w:pPr>
          </w:p>
          <w:p w14:paraId="089D461E" w14:textId="77777777" w:rsidR="005166B8" w:rsidRDefault="005166B8" w:rsidP="00D32ACA">
            <w:pPr>
              <w:rPr>
                <w:rFonts w:ascii="Times New Roman" w:hAnsi="Times New Roman" w:cs="Times New Roman"/>
                <w:b/>
                <w:color w:val="000000"/>
              </w:rPr>
            </w:pPr>
          </w:p>
          <w:p w14:paraId="149796A4" w14:textId="77777777" w:rsidR="005166B8" w:rsidRDefault="005166B8" w:rsidP="00D32ACA">
            <w:pPr>
              <w:rPr>
                <w:rFonts w:ascii="Times New Roman" w:hAnsi="Times New Roman" w:cs="Times New Roman"/>
                <w:b/>
                <w:color w:val="000000"/>
              </w:rPr>
            </w:pPr>
          </w:p>
          <w:p w14:paraId="167ABC5B" w14:textId="77777777" w:rsidR="005166B8" w:rsidRPr="00D07FE4" w:rsidRDefault="005166B8" w:rsidP="00D32ACA">
            <w:pPr>
              <w:rPr>
                <w:rFonts w:ascii="Times New Roman" w:hAnsi="Times New Roman" w:cs="Times New Roman"/>
                <w:b/>
                <w:color w:val="000000"/>
              </w:rPr>
            </w:pPr>
          </w:p>
        </w:tc>
      </w:tr>
      <w:tr w:rsidR="005166B8" w:rsidRPr="00D07FE4" w14:paraId="474D195D" w14:textId="77777777" w:rsidTr="00D32ACA">
        <w:tc>
          <w:tcPr>
            <w:tcW w:w="2518" w:type="dxa"/>
          </w:tcPr>
          <w:p w14:paraId="65762E4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01DAF09B" w14:textId="77777777"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 xml:space="preserve">Paso 3 </w:t>
            </w:r>
            <w:r w:rsidR="00957087">
              <w:rPr>
                <w:rFonts w:ascii="Times New Roman" w:hAnsi="Times New Roman" w:cs="Times New Roman"/>
                <w:color w:val="000000"/>
              </w:rPr>
              <w:t xml:space="preserve">de </w:t>
            </w:r>
            <w:r>
              <w:rPr>
                <w:rFonts w:ascii="Times New Roman" w:hAnsi="Times New Roman" w:cs="Times New Roman"/>
                <w:color w:val="000000"/>
              </w:rPr>
              <w:t>la construcción de un cuadrado.</w:t>
            </w:r>
          </w:p>
        </w:tc>
      </w:tr>
    </w:tbl>
    <w:p w14:paraId="73D2E152" w14:textId="77777777" w:rsidR="005166B8" w:rsidRDefault="005166B8" w:rsidP="005166B8">
      <w:pPr>
        <w:spacing w:after="0"/>
        <w:rPr>
          <w:rFonts w:ascii="Times New Roman" w:hAnsi="Times New Roman" w:cs="Times New Roman"/>
          <w:b/>
        </w:rPr>
      </w:pPr>
    </w:p>
    <w:p w14:paraId="7C1B0424"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Cuarto</w:t>
      </w:r>
      <w:r>
        <w:rPr>
          <w:rFonts w:ascii="Times New Roman" w:hAnsi="Times New Roman" w:cs="Times New Roman"/>
        </w:rPr>
        <w:t xml:space="preserve">. Tomando como lado inicial el segmento </w:t>
      </w:r>
      <w:r w:rsidRPr="006F0DF9">
        <w:rPr>
          <w:rFonts w:ascii="Times New Roman" w:hAnsi="Times New Roman" w:cs="Times New Roman"/>
          <w:i/>
        </w:rPr>
        <w:t>O</w:t>
      </w:r>
      <w:r>
        <w:rPr>
          <w:rFonts w:ascii="Times New Roman" w:hAnsi="Times New Roman" w:cs="Times New Roman"/>
          <w:i/>
        </w:rPr>
        <w:t>N</w:t>
      </w:r>
      <w:r>
        <w:rPr>
          <w:rFonts w:ascii="Times New Roman" w:hAnsi="Times New Roman" w:cs="Times New Roman"/>
        </w:rPr>
        <w:t xml:space="preserve"> y con centro en </w:t>
      </w:r>
      <w:r w:rsidRPr="006F0DF9">
        <w:rPr>
          <w:rFonts w:ascii="Times New Roman" w:hAnsi="Times New Roman" w:cs="Times New Roman"/>
          <w:i/>
        </w:rPr>
        <w:t>O</w:t>
      </w:r>
      <w:ins w:id="24" w:author="mercyranjel" w:date="2016-01-02T17:23:00Z">
        <w:r>
          <w:rPr>
            <w:rFonts w:ascii="Times New Roman" w:hAnsi="Times New Roman" w:cs="Times New Roman"/>
          </w:rPr>
          <w:t>,</w:t>
        </w:r>
      </w:ins>
      <w:r>
        <w:rPr>
          <w:rFonts w:ascii="Times New Roman" w:hAnsi="Times New Roman" w:cs="Times New Roman"/>
        </w:rPr>
        <w:t xml:space="preserve"> se construye otro ángulo de 90º. Se marca el punto de intersección entre el ángulo y la circunferencia</w:t>
      </w:r>
      <w:ins w:id="25" w:author="mercyranjel" w:date="2016-01-02T17:23:00Z">
        <w:r>
          <w:rPr>
            <w:rFonts w:ascii="Times New Roman" w:hAnsi="Times New Roman" w:cs="Times New Roman"/>
          </w:rPr>
          <w:t>,</w:t>
        </w:r>
      </w:ins>
      <w:r>
        <w:rPr>
          <w:rFonts w:ascii="Times New Roman" w:hAnsi="Times New Roman" w:cs="Times New Roman"/>
        </w:rPr>
        <w:t xml:space="preserve"> en este caso con la letra </w:t>
      </w:r>
      <w:r>
        <w:rPr>
          <w:rFonts w:ascii="Times New Roman" w:hAnsi="Times New Roman" w:cs="Times New Roman"/>
          <w:i/>
        </w:rPr>
        <w:t>L</w:t>
      </w:r>
      <w:r>
        <w:rPr>
          <w:rFonts w:ascii="Times New Roman" w:hAnsi="Times New Roman" w:cs="Times New Roman"/>
        </w:rPr>
        <w:t>.</w:t>
      </w:r>
    </w:p>
    <w:p w14:paraId="337AD4F0"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7C7A309D" w14:textId="77777777" w:rsidTr="00D32ACA">
        <w:tc>
          <w:tcPr>
            <w:tcW w:w="9033" w:type="dxa"/>
            <w:gridSpan w:val="2"/>
            <w:shd w:val="clear" w:color="auto" w:fill="0D0D0D" w:themeFill="text1" w:themeFillTint="F2"/>
          </w:tcPr>
          <w:p w14:paraId="0A47B868"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54108B67" w14:textId="77777777" w:rsidTr="00D32ACA">
        <w:tc>
          <w:tcPr>
            <w:tcW w:w="2518" w:type="dxa"/>
          </w:tcPr>
          <w:p w14:paraId="76A7F82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4E72F5B"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16</w:t>
            </w:r>
          </w:p>
        </w:tc>
      </w:tr>
      <w:tr w:rsidR="005166B8" w:rsidRPr="00D07FE4" w14:paraId="079AEEEE" w14:textId="77777777" w:rsidTr="00D32ACA">
        <w:tc>
          <w:tcPr>
            <w:tcW w:w="2518" w:type="dxa"/>
          </w:tcPr>
          <w:p w14:paraId="19C0C3FD"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32B8506"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Construcción</w:t>
            </w:r>
            <w:ins w:id="26" w:author="mercyranjel" w:date="2016-01-02T17:24:00Z">
              <w:r>
                <w:rPr>
                  <w:rFonts w:ascii="Times New Roman" w:hAnsi="Times New Roman" w:cs="Times New Roman"/>
                  <w:color w:val="000000"/>
                </w:rPr>
                <w:t>.</w:t>
              </w:r>
            </w:ins>
          </w:p>
        </w:tc>
      </w:tr>
      <w:tr w:rsidR="005166B8" w:rsidRPr="00D07FE4" w14:paraId="64772544" w14:textId="77777777" w:rsidTr="00D32ACA">
        <w:tc>
          <w:tcPr>
            <w:tcW w:w="2518" w:type="dxa"/>
          </w:tcPr>
          <w:p w14:paraId="5DCCD95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6BA668D" w14:textId="77777777" w:rsidR="005166B8" w:rsidRDefault="005166B8" w:rsidP="00D32ACA">
            <w:pPr>
              <w:rPr>
                <w:rFonts w:ascii="Times New Roman" w:hAnsi="Times New Roman" w:cs="Times New Roman"/>
                <w:b/>
                <w:color w:val="000000"/>
              </w:rPr>
            </w:pPr>
          </w:p>
          <w:p w14:paraId="07FCEC71" w14:textId="77777777" w:rsidR="005166B8" w:rsidRDefault="005166B8" w:rsidP="00D32ACA">
            <w:pPr>
              <w:rPr>
                <w:rFonts w:ascii="Times New Roman" w:hAnsi="Times New Roman" w:cs="Times New Roman"/>
                <w:b/>
                <w:color w:val="000000"/>
              </w:rPr>
            </w:pPr>
          </w:p>
          <w:p w14:paraId="0D076DE4" w14:textId="77777777" w:rsidR="005166B8" w:rsidRDefault="005166B8" w:rsidP="00D32ACA">
            <w:pPr>
              <w:rPr>
                <w:rFonts w:ascii="Times New Roman" w:hAnsi="Times New Roman" w:cs="Times New Roman"/>
                <w:b/>
                <w:color w:val="000000"/>
              </w:rPr>
            </w:pPr>
          </w:p>
          <w:p w14:paraId="710F7833" w14:textId="77777777" w:rsidR="005166B8" w:rsidRPr="002401B5" w:rsidRDefault="005166B8" w:rsidP="00D32ACA">
            <w:pPr>
              <w:rPr>
                <w:rFonts w:ascii="Times New Roman" w:hAnsi="Times New Roman" w:cs="Times New Roman"/>
                <w:b/>
                <w:color w:val="C00000"/>
              </w:rPr>
            </w:pPr>
          </w:p>
          <w:p w14:paraId="79833B74" w14:textId="77777777" w:rsidR="005166B8" w:rsidRDefault="005166B8" w:rsidP="00D32ACA">
            <w:pPr>
              <w:rPr>
                <w:rFonts w:ascii="Times New Roman" w:hAnsi="Times New Roman" w:cs="Times New Roman"/>
                <w:b/>
                <w:color w:val="000000"/>
              </w:rPr>
            </w:pPr>
          </w:p>
          <w:p w14:paraId="3A8CC5F4" w14:textId="77777777" w:rsidR="005166B8" w:rsidRDefault="005166B8" w:rsidP="00D32ACA">
            <w:pPr>
              <w:rPr>
                <w:rFonts w:ascii="Times New Roman" w:hAnsi="Times New Roman" w:cs="Times New Roman"/>
                <w:b/>
                <w:color w:val="000000"/>
              </w:rPr>
            </w:pPr>
          </w:p>
          <w:p w14:paraId="4593025F" w14:textId="77777777" w:rsidR="005166B8" w:rsidRDefault="005166B8" w:rsidP="00D32ACA">
            <w:pPr>
              <w:rPr>
                <w:rFonts w:ascii="Times New Roman" w:hAnsi="Times New Roman" w:cs="Times New Roman"/>
                <w:b/>
                <w:color w:val="000000"/>
              </w:rPr>
            </w:pPr>
          </w:p>
          <w:p w14:paraId="33CEE375" w14:textId="77777777" w:rsidR="005166B8" w:rsidRDefault="005166B8" w:rsidP="00D32ACA">
            <w:pPr>
              <w:rPr>
                <w:rFonts w:ascii="Times New Roman" w:hAnsi="Times New Roman" w:cs="Times New Roman"/>
                <w:b/>
                <w:color w:val="000000"/>
              </w:rPr>
            </w:pPr>
          </w:p>
          <w:p w14:paraId="22F8DD64" w14:textId="77777777" w:rsidR="005166B8" w:rsidRDefault="005166B8" w:rsidP="00D32ACA">
            <w:pPr>
              <w:rPr>
                <w:rFonts w:ascii="Times New Roman" w:hAnsi="Times New Roman" w:cs="Times New Roman"/>
                <w:b/>
                <w:color w:val="000000"/>
              </w:rPr>
            </w:pPr>
          </w:p>
          <w:p w14:paraId="40520FA8" w14:textId="77777777" w:rsidR="005166B8" w:rsidRDefault="005166B8" w:rsidP="00D32ACA">
            <w:pPr>
              <w:rPr>
                <w:rFonts w:ascii="Times New Roman" w:hAnsi="Times New Roman" w:cs="Times New Roman"/>
                <w:b/>
                <w:color w:val="000000"/>
              </w:rPr>
            </w:pPr>
          </w:p>
          <w:p w14:paraId="272F8111" w14:textId="77777777" w:rsidR="005166B8" w:rsidRPr="00D07FE4" w:rsidRDefault="005166B8" w:rsidP="00D32ACA">
            <w:pPr>
              <w:rPr>
                <w:rFonts w:ascii="Times New Roman" w:hAnsi="Times New Roman" w:cs="Times New Roman"/>
                <w:b/>
                <w:color w:val="000000"/>
              </w:rPr>
            </w:pPr>
          </w:p>
        </w:tc>
      </w:tr>
      <w:tr w:rsidR="005166B8" w:rsidRPr="00D07FE4" w14:paraId="47D04A2E" w14:textId="77777777" w:rsidTr="00D32ACA">
        <w:tc>
          <w:tcPr>
            <w:tcW w:w="2518" w:type="dxa"/>
          </w:tcPr>
          <w:p w14:paraId="49DD9578"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4BBE86C" w14:textId="77777777"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 xml:space="preserve">Paso 4 </w:t>
            </w:r>
            <w:r w:rsidR="00957087">
              <w:rPr>
                <w:rFonts w:ascii="Times New Roman" w:hAnsi="Times New Roman" w:cs="Times New Roman"/>
                <w:color w:val="000000"/>
              </w:rPr>
              <w:t xml:space="preserve">de </w:t>
            </w:r>
            <w:r>
              <w:rPr>
                <w:rFonts w:ascii="Times New Roman" w:hAnsi="Times New Roman" w:cs="Times New Roman"/>
                <w:color w:val="000000"/>
              </w:rPr>
              <w:t>la construcción de un cuadrado.</w:t>
            </w:r>
          </w:p>
        </w:tc>
      </w:tr>
    </w:tbl>
    <w:p w14:paraId="1CBAA37A" w14:textId="77777777" w:rsidR="005166B8" w:rsidRDefault="005166B8" w:rsidP="005166B8">
      <w:pPr>
        <w:spacing w:after="0"/>
        <w:rPr>
          <w:rFonts w:ascii="Times New Roman" w:hAnsi="Times New Roman" w:cs="Times New Roman"/>
          <w:b/>
        </w:rPr>
      </w:pPr>
    </w:p>
    <w:p w14:paraId="3F1E2DDA"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Quinto</w:t>
      </w:r>
      <w:r>
        <w:rPr>
          <w:rFonts w:ascii="Times New Roman" w:hAnsi="Times New Roman" w:cs="Times New Roman"/>
        </w:rPr>
        <w:t xml:space="preserve">. Finalmente, se unen con segmentos los puntos </w:t>
      </w:r>
      <w:r w:rsidRPr="006F0DF9">
        <w:rPr>
          <w:rFonts w:ascii="Times New Roman" w:hAnsi="Times New Roman" w:cs="Times New Roman"/>
          <w:i/>
        </w:rPr>
        <w:t>L</w:t>
      </w:r>
      <w:r>
        <w:rPr>
          <w:rFonts w:ascii="Times New Roman" w:hAnsi="Times New Roman" w:cs="Times New Roman"/>
        </w:rPr>
        <w:t xml:space="preserve"> y </w:t>
      </w:r>
      <w:r w:rsidRPr="006F0DF9">
        <w:rPr>
          <w:rFonts w:ascii="Times New Roman" w:hAnsi="Times New Roman" w:cs="Times New Roman"/>
          <w:i/>
        </w:rPr>
        <w:t>S</w:t>
      </w:r>
      <w:r>
        <w:rPr>
          <w:rFonts w:ascii="Times New Roman" w:hAnsi="Times New Roman" w:cs="Times New Roman"/>
        </w:rPr>
        <w:t xml:space="preserve">, </w:t>
      </w:r>
      <w:r w:rsidRPr="006F0DF9">
        <w:rPr>
          <w:rFonts w:ascii="Times New Roman" w:hAnsi="Times New Roman" w:cs="Times New Roman"/>
          <w:i/>
        </w:rPr>
        <w:t>S</w:t>
      </w:r>
      <w:r>
        <w:rPr>
          <w:rFonts w:ascii="Times New Roman" w:hAnsi="Times New Roman" w:cs="Times New Roman"/>
        </w:rPr>
        <w:t xml:space="preserve"> y </w:t>
      </w:r>
      <w:r w:rsidRPr="006F0DF9">
        <w:rPr>
          <w:rFonts w:ascii="Times New Roman" w:hAnsi="Times New Roman" w:cs="Times New Roman"/>
          <w:i/>
        </w:rPr>
        <w:t>M</w:t>
      </w:r>
      <w:r>
        <w:rPr>
          <w:rFonts w:ascii="Times New Roman" w:hAnsi="Times New Roman" w:cs="Times New Roman"/>
        </w:rPr>
        <w:t xml:space="preserve">, </w:t>
      </w:r>
      <w:r w:rsidRPr="006F0DF9">
        <w:rPr>
          <w:rFonts w:ascii="Times New Roman" w:hAnsi="Times New Roman" w:cs="Times New Roman"/>
          <w:i/>
        </w:rPr>
        <w:t>M</w:t>
      </w:r>
      <w:r>
        <w:rPr>
          <w:rFonts w:ascii="Times New Roman" w:hAnsi="Times New Roman" w:cs="Times New Roman"/>
        </w:rPr>
        <w:t xml:space="preserve"> y </w:t>
      </w:r>
      <w:r w:rsidRPr="006F0DF9">
        <w:rPr>
          <w:rFonts w:ascii="Times New Roman" w:hAnsi="Times New Roman" w:cs="Times New Roman"/>
          <w:i/>
        </w:rPr>
        <w:t>N</w:t>
      </w:r>
      <w:r>
        <w:rPr>
          <w:rFonts w:ascii="Times New Roman" w:hAnsi="Times New Roman" w:cs="Times New Roman"/>
        </w:rPr>
        <w:t xml:space="preserve">, </w:t>
      </w:r>
      <w:r w:rsidRPr="006F0DF9">
        <w:rPr>
          <w:rFonts w:ascii="Times New Roman" w:hAnsi="Times New Roman" w:cs="Times New Roman"/>
          <w:i/>
        </w:rPr>
        <w:t>N</w:t>
      </w:r>
      <w:r>
        <w:rPr>
          <w:rFonts w:ascii="Times New Roman" w:hAnsi="Times New Roman" w:cs="Times New Roman"/>
        </w:rPr>
        <w:t xml:space="preserve"> y </w:t>
      </w:r>
      <w:r w:rsidRPr="006F0DF9">
        <w:rPr>
          <w:rFonts w:ascii="Times New Roman" w:hAnsi="Times New Roman" w:cs="Times New Roman"/>
          <w:i/>
        </w:rPr>
        <w:t>L</w:t>
      </w:r>
      <w:r>
        <w:rPr>
          <w:rFonts w:ascii="Times New Roman" w:hAnsi="Times New Roman" w:cs="Times New Roman"/>
        </w:rPr>
        <w:t>.</w:t>
      </w:r>
    </w:p>
    <w:p w14:paraId="03D1D652"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3DEAEC34" w14:textId="77777777" w:rsidTr="00D32ACA">
        <w:tc>
          <w:tcPr>
            <w:tcW w:w="9033" w:type="dxa"/>
            <w:gridSpan w:val="2"/>
            <w:shd w:val="clear" w:color="auto" w:fill="0D0D0D" w:themeFill="text1" w:themeFillTint="F2"/>
          </w:tcPr>
          <w:p w14:paraId="2417BE44"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7AE33FA" w14:textId="77777777" w:rsidTr="00D32ACA">
        <w:tc>
          <w:tcPr>
            <w:tcW w:w="2518" w:type="dxa"/>
          </w:tcPr>
          <w:p w14:paraId="787454E3"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1E98C0B"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17</w:t>
            </w:r>
          </w:p>
        </w:tc>
      </w:tr>
      <w:tr w:rsidR="005166B8" w:rsidRPr="00D07FE4" w14:paraId="631F8AE8" w14:textId="77777777" w:rsidTr="00D32ACA">
        <w:tc>
          <w:tcPr>
            <w:tcW w:w="2518" w:type="dxa"/>
          </w:tcPr>
          <w:p w14:paraId="110CB738"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FDD9811"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Construcción</w:t>
            </w:r>
            <w:ins w:id="27" w:author="mercyranjel" w:date="2016-01-02T17:24:00Z">
              <w:r>
                <w:rPr>
                  <w:rFonts w:ascii="Times New Roman" w:hAnsi="Times New Roman" w:cs="Times New Roman"/>
                  <w:color w:val="000000"/>
                </w:rPr>
                <w:t>.</w:t>
              </w:r>
            </w:ins>
          </w:p>
        </w:tc>
      </w:tr>
      <w:tr w:rsidR="005166B8" w:rsidRPr="00D07FE4" w14:paraId="2CCC7624" w14:textId="77777777" w:rsidTr="00D32ACA">
        <w:tc>
          <w:tcPr>
            <w:tcW w:w="2518" w:type="dxa"/>
          </w:tcPr>
          <w:p w14:paraId="4C20D21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22917E6" w14:textId="77777777" w:rsidR="005166B8" w:rsidRPr="002401B5" w:rsidRDefault="005166B8" w:rsidP="00D32ACA">
            <w:pPr>
              <w:rPr>
                <w:rFonts w:ascii="Times New Roman" w:hAnsi="Times New Roman" w:cs="Times New Roman"/>
                <w:b/>
                <w:color w:val="C00000"/>
              </w:rPr>
            </w:pPr>
          </w:p>
          <w:p w14:paraId="1D868DFA" w14:textId="77777777" w:rsidR="005166B8" w:rsidRDefault="005166B8" w:rsidP="00D32ACA">
            <w:pPr>
              <w:rPr>
                <w:rFonts w:ascii="Times New Roman" w:hAnsi="Times New Roman" w:cs="Times New Roman"/>
                <w:b/>
                <w:color w:val="000000"/>
              </w:rPr>
            </w:pPr>
          </w:p>
          <w:p w14:paraId="4E0164DE" w14:textId="77777777" w:rsidR="005166B8" w:rsidRDefault="005166B8" w:rsidP="00D32ACA">
            <w:pPr>
              <w:rPr>
                <w:rFonts w:ascii="Times New Roman" w:hAnsi="Times New Roman" w:cs="Times New Roman"/>
                <w:b/>
                <w:color w:val="000000"/>
              </w:rPr>
            </w:pPr>
          </w:p>
          <w:p w14:paraId="26878991" w14:textId="77777777" w:rsidR="005166B8" w:rsidRDefault="005166B8" w:rsidP="00D32ACA">
            <w:pPr>
              <w:rPr>
                <w:rFonts w:ascii="Times New Roman" w:hAnsi="Times New Roman" w:cs="Times New Roman"/>
                <w:b/>
                <w:color w:val="000000"/>
              </w:rPr>
            </w:pPr>
          </w:p>
          <w:p w14:paraId="38B54F40" w14:textId="77777777" w:rsidR="005166B8" w:rsidRDefault="005166B8" w:rsidP="00D32ACA">
            <w:pPr>
              <w:rPr>
                <w:rFonts w:ascii="Times New Roman" w:hAnsi="Times New Roman" w:cs="Times New Roman"/>
                <w:b/>
                <w:color w:val="000000"/>
              </w:rPr>
            </w:pPr>
          </w:p>
          <w:p w14:paraId="1EAE2058" w14:textId="77777777" w:rsidR="005166B8" w:rsidRDefault="005166B8" w:rsidP="00D32ACA">
            <w:pPr>
              <w:rPr>
                <w:rFonts w:ascii="Times New Roman" w:hAnsi="Times New Roman" w:cs="Times New Roman"/>
                <w:b/>
                <w:color w:val="000000"/>
              </w:rPr>
            </w:pPr>
          </w:p>
          <w:p w14:paraId="191B9E7F" w14:textId="77777777" w:rsidR="005166B8" w:rsidRDefault="005166B8" w:rsidP="00D32ACA">
            <w:pPr>
              <w:rPr>
                <w:rFonts w:ascii="Times New Roman" w:hAnsi="Times New Roman" w:cs="Times New Roman"/>
                <w:b/>
                <w:color w:val="000000"/>
              </w:rPr>
            </w:pPr>
          </w:p>
          <w:p w14:paraId="539C2F66" w14:textId="77777777" w:rsidR="005166B8" w:rsidRDefault="005166B8" w:rsidP="00D32ACA">
            <w:pPr>
              <w:rPr>
                <w:rFonts w:ascii="Times New Roman" w:hAnsi="Times New Roman" w:cs="Times New Roman"/>
                <w:b/>
                <w:color w:val="000000"/>
              </w:rPr>
            </w:pPr>
          </w:p>
          <w:p w14:paraId="29D33DEA" w14:textId="77777777" w:rsidR="005166B8" w:rsidRDefault="005166B8" w:rsidP="00D32ACA">
            <w:pPr>
              <w:rPr>
                <w:rFonts w:ascii="Times New Roman" w:hAnsi="Times New Roman" w:cs="Times New Roman"/>
                <w:b/>
                <w:color w:val="000000"/>
              </w:rPr>
            </w:pPr>
          </w:p>
          <w:p w14:paraId="27FAF607" w14:textId="77777777" w:rsidR="005166B8" w:rsidRDefault="005166B8" w:rsidP="00D32ACA">
            <w:pPr>
              <w:rPr>
                <w:rFonts w:ascii="Times New Roman" w:hAnsi="Times New Roman" w:cs="Times New Roman"/>
                <w:b/>
                <w:color w:val="000000"/>
              </w:rPr>
            </w:pPr>
          </w:p>
          <w:p w14:paraId="61BD30F9" w14:textId="77777777" w:rsidR="005166B8" w:rsidRDefault="005166B8" w:rsidP="00D32ACA">
            <w:pPr>
              <w:rPr>
                <w:rFonts w:ascii="Times New Roman" w:hAnsi="Times New Roman" w:cs="Times New Roman"/>
                <w:b/>
                <w:color w:val="000000"/>
              </w:rPr>
            </w:pPr>
          </w:p>
          <w:p w14:paraId="320CB6C5" w14:textId="77777777" w:rsidR="005166B8" w:rsidRPr="00D07FE4" w:rsidRDefault="005166B8" w:rsidP="00D32ACA">
            <w:pPr>
              <w:rPr>
                <w:rFonts w:ascii="Times New Roman" w:hAnsi="Times New Roman" w:cs="Times New Roman"/>
                <w:b/>
                <w:color w:val="000000"/>
              </w:rPr>
            </w:pPr>
          </w:p>
        </w:tc>
      </w:tr>
      <w:tr w:rsidR="005166B8" w:rsidRPr="00D07FE4" w14:paraId="74F28AF6" w14:textId="77777777" w:rsidTr="00D32ACA">
        <w:tc>
          <w:tcPr>
            <w:tcW w:w="2518" w:type="dxa"/>
          </w:tcPr>
          <w:p w14:paraId="3ADCFD0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4AE2AC23" w14:textId="77777777"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Paso 5 de la construcción de un cuadrado.</w:t>
            </w:r>
          </w:p>
        </w:tc>
      </w:tr>
    </w:tbl>
    <w:p w14:paraId="17C9EDD0" w14:textId="77777777" w:rsidR="005166B8" w:rsidRDefault="005166B8" w:rsidP="005166B8">
      <w:pPr>
        <w:spacing w:after="0"/>
        <w:rPr>
          <w:rFonts w:ascii="Times New Roman" w:hAnsi="Times New Roman" w:cs="Times New Roman"/>
          <w:b/>
        </w:rPr>
      </w:pPr>
    </w:p>
    <w:p w14:paraId="38B51483" w14:textId="77777777" w:rsidR="005166B8" w:rsidRDefault="005166B8" w:rsidP="005166B8">
      <w:pPr>
        <w:spacing w:after="0"/>
        <w:rPr>
          <w:rFonts w:ascii="Times New Roman" w:hAnsi="Times New Roman" w:cs="Times New Roman"/>
        </w:rPr>
      </w:pPr>
      <w:r>
        <w:rPr>
          <w:rFonts w:ascii="Times New Roman" w:hAnsi="Times New Roman" w:cs="Times New Roman"/>
        </w:rPr>
        <w:t>La construcción de otros pol</w:t>
      </w:r>
      <w:r>
        <w:rPr>
          <w:rFonts w:ascii="Times New Roman" w:hAnsi="Times New Roman" w:cs="Times New Roman"/>
          <w:vanish/>
        </w:rPr>
        <w:t xml:space="preserve"> onos regulares en los pol</w:t>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rPr>
        <w:t>ígonos regulares se plantea con un proceso similar, pero es importante tener en cuenta que hay que dividir los 360º de la circunferencia entre el número de lados del polígono que se va a construir</w:t>
      </w:r>
      <w:ins w:id="28" w:author="mercyranjel" w:date="2016-01-02T17:25:00Z">
        <w:r>
          <w:rPr>
            <w:rFonts w:ascii="Times New Roman" w:hAnsi="Times New Roman" w:cs="Times New Roman"/>
          </w:rPr>
          <w:t>.</w:t>
        </w:r>
      </w:ins>
    </w:p>
    <w:p w14:paraId="15E0B82A" w14:textId="77777777" w:rsidR="005166B8" w:rsidRDefault="005166B8" w:rsidP="005166B8">
      <w:pPr>
        <w:spacing w:after="0"/>
        <w:rPr>
          <w:rFonts w:ascii="Times New Roman" w:hAnsi="Times New Roman" w:cs="Times New Roman"/>
        </w:rPr>
      </w:pPr>
    </w:p>
    <w:p w14:paraId="6905DD2D" w14:textId="77777777" w:rsidR="005166B8" w:rsidRDefault="005166B8" w:rsidP="005166B8">
      <w:pPr>
        <w:spacing w:after="0"/>
        <w:rPr>
          <w:rFonts w:ascii="Times New Roman" w:hAnsi="Times New Roman" w:cs="Times New Roman"/>
        </w:rPr>
      </w:pPr>
      <w:r>
        <w:rPr>
          <w:rFonts w:ascii="Times New Roman" w:hAnsi="Times New Roman" w:cs="Times New Roman"/>
        </w:rPr>
        <w:t>Por ejemplo, si el polígono es un pentágono regular, los ángulos que se deben construir son de 72º cada uno; si el polígono es un hexágono regular los ángulos que se van a construir son de 60º cada uno, y así con todos los otros polígonos regulares.</w:t>
      </w:r>
    </w:p>
    <w:p w14:paraId="2102F0D9" w14:textId="77777777" w:rsidR="005166B8" w:rsidRDefault="005166B8" w:rsidP="005166B8">
      <w:pPr>
        <w:spacing w:after="0"/>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1668"/>
        <w:gridCol w:w="2126"/>
        <w:gridCol w:w="3118"/>
      </w:tblGrid>
      <w:tr w:rsidR="005166B8" w14:paraId="63984B01" w14:textId="77777777" w:rsidTr="00D32ACA">
        <w:trPr>
          <w:jc w:val="center"/>
        </w:trPr>
        <w:tc>
          <w:tcPr>
            <w:tcW w:w="1668" w:type="dxa"/>
          </w:tcPr>
          <w:p w14:paraId="08DE8515" w14:textId="77777777" w:rsidR="005166B8" w:rsidRPr="002E3972" w:rsidRDefault="005166B8" w:rsidP="00D32ACA">
            <w:pPr>
              <w:jc w:val="center"/>
              <w:rPr>
                <w:rFonts w:ascii="Times New Roman" w:hAnsi="Times New Roman" w:cs="Times New Roman"/>
                <w:b/>
              </w:rPr>
            </w:pPr>
            <w:r w:rsidRPr="002E3972">
              <w:rPr>
                <w:rFonts w:ascii="Times New Roman" w:hAnsi="Times New Roman" w:cs="Times New Roman"/>
                <w:b/>
              </w:rPr>
              <w:t>Polígono</w:t>
            </w:r>
          </w:p>
        </w:tc>
        <w:tc>
          <w:tcPr>
            <w:tcW w:w="2126" w:type="dxa"/>
          </w:tcPr>
          <w:p w14:paraId="5BA43EB5" w14:textId="77777777" w:rsidR="005166B8" w:rsidRPr="002E3972" w:rsidRDefault="005166B8" w:rsidP="00D32ACA">
            <w:pPr>
              <w:jc w:val="center"/>
              <w:rPr>
                <w:rFonts w:ascii="Times New Roman" w:hAnsi="Times New Roman" w:cs="Times New Roman"/>
                <w:b/>
              </w:rPr>
            </w:pPr>
            <w:r w:rsidRPr="002E3972">
              <w:rPr>
                <w:rFonts w:ascii="Times New Roman" w:hAnsi="Times New Roman" w:cs="Times New Roman"/>
                <w:b/>
              </w:rPr>
              <w:t>División</w:t>
            </w:r>
          </w:p>
        </w:tc>
        <w:tc>
          <w:tcPr>
            <w:tcW w:w="3118" w:type="dxa"/>
          </w:tcPr>
          <w:p w14:paraId="47069BEA" w14:textId="77777777" w:rsidR="005166B8" w:rsidRPr="002E3972" w:rsidRDefault="005166B8" w:rsidP="00D32ACA">
            <w:pPr>
              <w:jc w:val="center"/>
              <w:rPr>
                <w:rFonts w:ascii="Times New Roman" w:hAnsi="Times New Roman" w:cs="Times New Roman"/>
                <w:b/>
              </w:rPr>
            </w:pPr>
            <w:r w:rsidRPr="002E3972">
              <w:rPr>
                <w:rFonts w:ascii="Times New Roman" w:hAnsi="Times New Roman" w:cs="Times New Roman"/>
                <w:b/>
              </w:rPr>
              <w:t>Ángulos para la construcción</w:t>
            </w:r>
          </w:p>
        </w:tc>
      </w:tr>
      <w:tr w:rsidR="005166B8" w14:paraId="1C627F6F" w14:textId="77777777" w:rsidTr="00D32ACA">
        <w:trPr>
          <w:jc w:val="center"/>
        </w:trPr>
        <w:tc>
          <w:tcPr>
            <w:tcW w:w="1668" w:type="dxa"/>
          </w:tcPr>
          <w:p w14:paraId="64824DE3" w14:textId="77777777" w:rsidR="005166B8" w:rsidRDefault="005166B8" w:rsidP="00D32ACA">
            <w:pPr>
              <w:rPr>
                <w:rFonts w:ascii="Times New Roman" w:hAnsi="Times New Roman" w:cs="Times New Roman"/>
              </w:rPr>
            </w:pPr>
            <w:r>
              <w:rPr>
                <w:rFonts w:ascii="Times New Roman" w:hAnsi="Times New Roman" w:cs="Times New Roman"/>
              </w:rPr>
              <w:t>Pentágono</w:t>
            </w:r>
          </w:p>
        </w:tc>
        <w:tc>
          <w:tcPr>
            <w:tcW w:w="2126" w:type="dxa"/>
          </w:tcPr>
          <w:p w14:paraId="75F2E636" w14:textId="77777777" w:rsidR="005166B8" w:rsidRDefault="005166B8" w:rsidP="00D32ACA">
            <w:pPr>
              <w:rPr>
                <w:rFonts w:ascii="Times New Roman" w:hAnsi="Times New Roman" w:cs="Times New Roman"/>
              </w:rPr>
            </w:pPr>
            <w:r>
              <w:rPr>
                <w:rFonts w:ascii="Times New Roman" w:hAnsi="Times New Roman" w:cs="Times New Roman"/>
              </w:rPr>
              <w:t>360º entre 5 es 72º</w:t>
            </w:r>
          </w:p>
        </w:tc>
        <w:tc>
          <w:tcPr>
            <w:tcW w:w="3118" w:type="dxa"/>
          </w:tcPr>
          <w:p w14:paraId="0276A347" w14:textId="77777777" w:rsidR="005166B8" w:rsidRDefault="005166B8" w:rsidP="00D32ACA">
            <w:pPr>
              <w:rPr>
                <w:rFonts w:ascii="Times New Roman" w:hAnsi="Times New Roman" w:cs="Times New Roman"/>
              </w:rPr>
            </w:pPr>
            <w:r>
              <w:rPr>
                <w:rFonts w:ascii="Times New Roman" w:hAnsi="Times New Roman" w:cs="Times New Roman"/>
              </w:rPr>
              <w:t>Cinco de 72º cada uno</w:t>
            </w:r>
          </w:p>
        </w:tc>
      </w:tr>
      <w:tr w:rsidR="005166B8" w14:paraId="7532A166" w14:textId="77777777" w:rsidTr="00D32ACA">
        <w:trPr>
          <w:jc w:val="center"/>
        </w:trPr>
        <w:tc>
          <w:tcPr>
            <w:tcW w:w="1668" w:type="dxa"/>
          </w:tcPr>
          <w:p w14:paraId="09BF985A" w14:textId="77777777" w:rsidR="005166B8" w:rsidRDefault="005166B8" w:rsidP="00D32ACA">
            <w:pPr>
              <w:rPr>
                <w:rFonts w:ascii="Times New Roman" w:hAnsi="Times New Roman" w:cs="Times New Roman"/>
              </w:rPr>
            </w:pPr>
            <w:r>
              <w:rPr>
                <w:rFonts w:ascii="Times New Roman" w:hAnsi="Times New Roman" w:cs="Times New Roman"/>
              </w:rPr>
              <w:t>Hexágono</w:t>
            </w:r>
          </w:p>
        </w:tc>
        <w:tc>
          <w:tcPr>
            <w:tcW w:w="2126" w:type="dxa"/>
          </w:tcPr>
          <w:p w14:paraId="164462B4" w14:textId="77777777" w:rsidR="005166B8" w:rsidRDefault="005166B8" w:rsidP="00D32ACA">
            <w:pPr>
              <w:rPr>
                <w:rFonts w:ascii="Times New Roman" w:hAnsi="Times New Roman" w:cs="Times New Roman"/>
              </w:rPr>
            </w:pPr>
            <w:r>
              <w:rPr>
                <w:rFonts w:ascii="Times New Roman" w:hAnsi="Times New Roman" w:cs="Times New Roman"/>
              </w:rPr>
              <w:t>360º entre 6 es 60º</w:t>
            </w:r>
          </w:p>
        </w:tc>
        <w:tc>
          <w:tcPr>
            <w:tcW w:w="3118" w:type="dxa"/>
          </w:tcPr>
          <w:p w14:paraId="588B5B19" w14:textId="77777777" w:rsidR="005166B8" w:rsidRDefault="005166B8" w:rsidP="00D32ACA">
            <w:pPr>
              <w:rPr>
                <w:rFonts w:ascii="Times New Roman" w:hAnsi="Times New Roman" w:cs="Times New Roman"/>
              </w:rPr>
            </w:pPr>
            <w:r>
              <w:rPr>
                <w:rFonts w:ascii="Times New Roman" w:hAnsi="Times New Roman" w:cs="Times New Roman"/>
              </w:rPr>
              <w:t>Seis de 60º cada uno</w:t>
            </w:r>
          </w:p>
        </w:tc>
      </w:tr>
      <w:tr w:rsidR="005166B8" w14:paraId="715C9328" w14:textId="77777777" w:rsidTr="00D32ACA">
        <w:trPr>
          <w:jc w:val="center"/>
        </w:trPr>
        <w:tc>
          <w:tcPr>
            <w:tcW w:w="1668" w:type="dxa"/>
          </w:tcPr>
          <w:p w14:paraId="3266C5A9" w14:textId="77777777" w:rsidR="005166B8" w:rsidRDefault="005166B8" w:rsidP="00D32ACA">
            <w:pPr>
              <w:rPr>
                <w:rFonts w:ascii="Times New Roman" w:hAnsi="Times New Roman" w:cs="Times New Roman"/>
              </w:rPr>
            </w:pPr>
            <w:r>
              <w:rPr>
                <w:rFonts w:ascii="Times New Roman" w:hAnsi="Times New Roman" w:cs="Times New Roman"/>
              </w:rPr>
              <w:t>Heptágono</w:t>
            </w:r>
          </w:p>
        </w:tc>
        <w:tc>
          <w:tcPr>
            <w:tcW w:w="2126" w:type="dxa"/>
          </w:tcPr>
          <w:p w14:paraId="2BB9A4C2" w14:textId="77777777" w:rsidR="005166B8" w:rsidRDefault="005166B8" w:rsidP="00D32ACA">
            <w:pPr>
              <w:rPr>
                <w:rFonts w:ascii="Times New Roman" w:hAnsi="Times New Roman" w:cs="Times New Roman"/>
              </w:rPr>
            </w:pPr>
            <w:r>
              <w:rPr>
                <w:rFonts w:ascii="Times New Roman" w:hAnsi="Times New Roman" w:cs="Times New Roman"/>
              </w:rPr>
              <w:t>360º entre 7 es 51,4º</w:t>
            </w:r>
          </w:p>
        </w:tc>
        <w:tc>
          <w:tcPr>
            <w:tcW w:w="3118" w:type="dxa"/>
          </w:tcPr>
          <w:p w14:paraId="0BF28171" w14:textId="77777777" w:rsidR="005166B8" w:rsidRDefault="005166B8" w:rsidP="00D32ACA">
            <w:pPr>
              <w:rPr>
                <w:rFonts w:ascii="Times New Roman" w:hAnsi="Times New Roman" w:cs="Times New Roman"/>
              </w:rPr>
            </w:pPr>
            <w:r>
              <w:rPr>
                <w:rFonts w:ascii="Times New Roman" w:hAnsi="Times New Roman" w:cs="Times New Roman"/>
              </w:rPr>
              <w:t>Siete de 51,4º aproximadamente</w:t>
            </w:r>
          </w:p>
        </w:tc>
      </w:tr>
      <w:tr w:rsidR="005166B8" w14:paraId="09242798" w14:textId="77777777" w:rsidTr="00D32ACA">
        <w:trPr>
          <w:jc w:val="center"/>
        </w:trPr>
        <w:tc>
          <w:tcPr>
            <w:tcW w:w="1668" w:type="dxa"/>
          </w:tcPr>
          <w:p w14:paraId="07864DD6" w14:textId="77777777" w:rsidR="005166B8" w:rsidRDefault="005166B8" w:rsidP="00D32ACA">
            <w:pPr>
              <w:rPr>
                <w:rFonts w:ascii="Times New Roman" w:hAnsi="Times New Roman" w:cs="Times New Roman"/>
              </w:rPr>
            </w:pPr>
            <w:r>
              <w:rPr>
                <w:rFonts w:ascii="Times New Roman" w:hAnsi="Times New Roman" w:cs="Times New Roman"/>
              </w:rPr>
              <w:t>Octágono</w:t>
            </w:r>
          </w:p>
        </w:tc>
        <w:tc>
          <w:tcPr>
            <w:tcW w:w="2126" w:type="dxa"/>
          </w:tcPr>
          <w:p w14:paraId="4664B839" w14:textId="77777777" w:rsidR="005166B8" w:rsidRDefault="005166B8" w:rsidP="00D32ACA">
            <w:pPr>
              <w:rPr>
                <w:rFonts w:ascii="Times New Roman" w:hAnsi="Times New Roman" w:cs="Times New Roman"/>
              </w:rPr>
            </w:pPr>
            <w:r>
              <w:rPr>
                <w:rFonts w:ascii="Times New Roman" w:hAnsi="Times New Roman" w:cs="Times New Roman"/>
              </w:rPr>
              <w:t>360º entre 8 es 45º</w:t>
            </w:r>
          </w:p>
        </w:tc>
        <w:tc>
          <w:tcPr>
            <w:tcW w:w="3118" w:type="dxa"/>
          </w:tcPr>
          <w:p w14:paraId="20FC465D" w14:textId="77777777" w:rsidR="005166B8" w:rsidRDefault="005166B8" w:rsidP="00D32ACA">
            <w:pPr>
              <w:rPr>
                <w:rFonts w:ascii="Times New Roman" w:hAnsi="Times New Roman" w:cs="Times New Roman"/>
              </w:rPr>
            </w:pPr>
            <w:r>
              <w:rPr>
                <w:rFonts w:ascii="Times New Roman" w:hAnsi="Times New Roman" w:cs="Times New Roman"/>
              </w:rPr>
              <w:t>Ocho de 45º cada uno</w:t>
            </w:r>
          </w:p>
        </w:tc>
      </w:tr>
    </w:tbl>
    <w:p w14:paraId="4B0FA279" w14:textId="77777777" w:rsidR="005166B8" w:rsidRDefault="005166B8" w:rsidP="005166B8">
      <w:pPr>
        <w:spacing w:after="0"/>
        <w:rPr>
          <w:rFonts w:ascii="Times New Roman" w:hAnsi="Times New Roman" w:cs="Times New Roman"/>
        </w:rPr>
      </w:pPr>
    </w:p>
    <w:p w14:paraId="31D8D4E6" w14:textId="77777777" w:rsidR="005166B8" w:rsidRPr="00CD40E3" w:rsidRDefault="005166B8" w:rsidP="005166B8">
      <w:pPr>
        <w:spacing w:after="0"/>
        <w:rPr>
          <w:rFonts w:ascii="Times New Roman" w:hAnsi="Times New Roman" w:cs="Times New Roman"/>
          <w:b/>
          <w:color w:val="FFFFFF" w:themeColor="background1"/>
        </w:rPr>
      </w:pPr>
    </w:p>
    <w:tbl>
      <w:tblPr>
        <w:tblStyle w:val="Tablaconcuadrcula"/>
        <w:tblW w:w="0" w:type="auto"/>
        <w:tblLook w:val="04A0" w:firstRow="1" w:lastRow="0" w:firstColumn="1" w:lastColumn="0" w:noHBand="0" w:noVBand="1"/>
      </w:tblPr>
      <w:tblGrid>
        <w:gridCol w:w="2518"/>
        <w:gridCol w:w="6515"/>
      </w:tblGrid>
      <w:tr w:rsidR="005166B8" w:rsidRPr="00D07FE4" w14:paraId="62D30F5B" w14:textId="77777777" w:rsidTr="00D32ACA">
        <w:tc>
          <w:tcPr>
            <w:tcW w:w="9033" w:type="dxa"/>
            <w:gridSpan w:val="2"/>
            <w:shd w:val="clear" w:color="auto" w:fill="000000" w:themeFill="text1"/>
          </w:tcPr>
          <w:p w14:paraId="666C4655" w14:textId="77777777" w:rsidR="005166B8" w:rsidRPr="00D07FE4" w:rsidRDefault="005166B8" w:rsidP="00D32AC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recurso nuevo</w:t>
            </w:r>
          </w:p>
        </w:tc>
      </w:tr>
      <w:tr w:rsidR="005166B8" w:rsidRPr="00D07FE4" w14:paraId="77F88FFC" w14:textId="77777777" w:rsidTr="00D32ACA">
        <w:tc>
          <w:tcPr>
            <w:tcW w:w="2518" w:type="dxa"/>
          </w:tcPr>
          <w:p w14:paraId="56010626"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055D5D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 xml:space="preserve">MA_06_11_CO_REC90 </w:t>
            </w:r>
          </w:p>
        </w:tc>
      </w:tr>
      <w:tr w:rsidR="005166B8" w:rsidRPr="00D07FE4" w14:paraId="21895B31" w14:textId="77777777" w:rsidTr="00D32ACA">
        <w:tc>
          <w:tcPr>
            <w:tcW w:w="2518" w:type="dxa"/>
          </w:tcPr>
          <w:p w14:paraId="15B8A75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67F79E8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La construcción de polígonos regulares</w:t>
            </w:r>
          </w:p>
        </w:tc>
      </w:tr>
      <w:tr w:rsidR="005166B8" w:rsidRPr="00D07FE4" w14:paraId="530AAC3E" w14:textId="77777777" w:rsidTr="00D32ACA">
        <w:tc>
          <w:tcPr>
            <w:tcW w:w="2518" w:type="dxa"/>
          </w:tcPr>
          <w:p w14:paraId="2D7C187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CC3EA92" w14:textId="64BDB525" w:rsidR="005166B8" w:rsidRPr="00D07FE4" w:rsidRDefault="005166B8" w:rsidP="00D32ACA">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Interactivo que muestra construcciones de polígonos regulares</w:t>
            </w:r>
          </w:p>
        </w:tc>
      </w:tr>
    </w:tbl>
    <w:p w14:paraId="5B7EB21E" w14:textId="77777777" w:rsidR="005166B8" w:rsidRPr="00D07FE4" w:rsidRDefault="005166B8" w:rsidP="005166B8">
      <w:pPr>
        <w:spacing w:after="0"/>
        <w:rPr>
          <w:rFonts w:ascii="Times New Roman" w:hAnsi="Times New Roman" w:cs="Times New Roman"/>
          <w:highlight w:val="yellow"/>
        </w:rPr>
      </w:pPr>
    </w:p>
    <w:p w14:paraId="268422CF"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1.4 Consolidación</w:t>
      </w:r>
    </w:p>
    <w:p w14:paraId="363826FB"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 xml:space="preserve">Actividades para </w:t>
      </w:r>
      <w:r w:rsidR="00957087">
        <w:rPr>
          <w:rFonts w:ascii="Times New Roman" w:hAnsi="Times New Roman" w:cs="Times New Roman"/>
        </w:rPr>
        <w:t xml:space="preserve">afianzar </w:t>
      </w:r>
      <w:r w:rsidRPr="00D07FE4">
        <w:rPr>
          <w:rFonts w:ascii="Times New Roman" w:hAnsi="Times New Roman" w:cs="Times New Roman"/>
        </w:rPr>
        <w:t>lo que has aprendido en esta sección.</w:t>
      </w:r>
    </w:p>
    <w:p w14:paraId="233C4579"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323CA7EE" w14:textId="77777777" w:rsidTr="00D32ACA">
        <w:tc>
          <w:tcPr>
            <w:tcW w:w="9033" w:type="dxa"/>
            <w:gridSpan w:val="2"/>
            <w:shd w:val="clear" w:color="auto" w:fill="000000" w:themeFill="text1"/>
          </w:tcPr>
          <w:p w14:paraId="5A420813"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5166B8" w:rsidRPr="00D07FE4" w14:paraId="6151D4FF" w14:textId="77777777" w:rsidTr="00D32ACA">
        <w:tc>
          <w:tcPr>
            <w:tcW w:w="2518" w:type="dxa"/>
          </w:tcPr>
          <w:p w14:paraId="5C0325EF"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lastRenderedPageBreak/>
              <w:t>Código</w:t>
            </w:r>
          </w:p>
        </w:tc>
        <w:tc>
          <w:tcPr>
            <w:tcW w:w="6515" w:type="dxa"/>
          </w:tcPr>
          <w:p w14:paraId="7FD31ECF"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MA_06_10_REC100</w:t>
            </w:r>
          </w:p>
        </w:tc>
      </w:tr>
      <w:tr w:rsidR="005166B8" w:rsidRPr="00D07FE4" w14:paraId="3C729FFC" w14:textId="77777777" w:rsidTr="00D32ACA">
        <w:tc>
          <w:tcPr>
            <w:tcW w:w="2518" w:type="dxa"/>
          </w:tcPr>
          <w:p w14:paraId="1B6526C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28CBE7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Refuerza tu aprendizaje: Los polígonos</w:t>
            </w:r>
          </w:p>
        </w:tc>
      </w:tr>
      <w:tr w:rsidR="005166B8" w:rsidRPr="00D07FE4" w14:paraId="5B5D471F" w14:textId="77777777" w:rsidTr="00D32ACA">
        <w:tc>
          <w:tcPr>
            <w:tcW w:w="2518" w:type="dxa"/>
          </w:tcPr>
          <w:p w14:paraId="1470637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6A46256" w14:textId="5BBF7039"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Actividades sobre Los polígonos</w:t>
            </w:r>
          </w:p>
        </w:tc>
      </w:tr>
    </w:tbl>
    <w:p w14:paraId="247E4DD9" w14:textId="77777777" w:rsidR="005166B8" w:rsidRPr="00D07FE4" w:rsidRDefault="005166B8" w:rsidP="005166B8">
      <w:pPr>
        <w:spacing w:after="0"/>
        <w:rPr>
          <w:rFonts w:ascii="Times New Roman" w:hAnsi="Times New Roman" w:cs="Times New Roman"/>
          <w:highlight w:val="yellow"/>
        </w:rPr>
      </w:pPr>
    </w:p>
    <w:p w14:paraId="1C7D52A7" w14:textId="77777777" w:rsidR="005166B8"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Pr="00D07FE4">
        <w:rPr>
          <w:rFonts w:ascii="Times New Roman" w:hAnsi="Times New Roman" w:cs="Times New Roman"/>
          <w:b/>
        </w:rPr>
        <w:t>2 Los triángulos</w:t>
      </w:r>
    </w:p>
    <w:p w14:paraId="0ED89BD3" w14:textId="77777777" w:rsidR="005166B8" w:rsidRPr="002E3823" w:rsidRDefault="005166B8" w:rsidP="005166B8">
      <w:pPr>
        <w:spacing w:after="0"/>
        <w:rPr>
          <w:rFonts w:ascii="Times New Roman" w:hAnsi="Times New Roman" w:cs="Times New Roman"/>
          <w:b/>
        </w:rPr>
      </w:pPr>
    </w:p>
    <w:p w14:paraId="26DEA840"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En los contextos cotidianos se encu</w:t>
      </w:r>
      <w:r w:rsidR="00957087">
        <w:rPr>
          <w:rFonts w:ascii="Times New Roman" w:eastAsia="Times New Roman" w:hAnsi="Times New Roman" w:cs="Times New Roman"/>
          <w:lang w:val="es-CO" w:eastAsia="es-CO"/>
        </w:rPr>
        <w:t>e</w:t>
      </w:r>
      <w:r w:rsidRPr="00D07FE4">
        <w:rPr>
          <w:rFonts w:ascii="Times New Roman" w:eastAsia="Times New Roman" w:hAnsi="Times New Roman" w:cs="Times New Roman"/>
          <w:lang w:val="es-CO" w:eastAsia="es-CO"/>
        </w:rPr>
        <w:t>ntran objetos que tienen forma de triángulo: la señal</w:t>
      </w:r>
      <w:ins w:id="29" w:author="mercyranjel" w:date="2016-01-02T17:26:00Z">
        <w:r>
          <w:rPr>
            <w:rFonts w:ascii="Times New Roman" w:eastAsia="Times New Roman" w:hAnsi="Times New Roman" w:cs="Times New Roman"/>
            <w:lang w:val="es-CO" w:eastAsia="es-CO"/>
          </w:rPr>
          <w:t xml:space="preserve"> </w:t>
        </w:r>
      </w:ins>
      <w:r w:rsidRPr="00D07FE4">
        <w:rPr>
          <w:rFonts w:ascii="Times New Roman" w:eastAsia="Times New Roman" w:hAnsi="Times New Roman" w:cs="Times New Roman"/>
          <w:lang w:val="es-CO" w:eastAsia="es-CO"/>
        </w:rPr>
        <w:t>de tr</w:t>
      </w:r>
      <w:r w:rsidR="00957087">
        <w:rPr>
          <w:rFonts w:ascii="Times New Roman" w:eastAsia="Times New Roman" w:hAnsi="Times New Roman" w:cs="Times New Roman"/>
          <w:lang w:val="es-CO" w:eastAsia="es-CO"/>
        </w:rPr>
        <w:t>á</w:t>
      </w:r>
      <w:r w:rsidRPr="00D07FE4">
        <w:rPr>
          <w:rFonts w:ascii="Times New Roman" w:eastAsia="Times New Roman" w:hAnsi="Times New Roman" w:cs="Times New Roman"/>
          <w:lang w:val="es-CO" w:eastAsia="es-CO"/>
        </w:rPr>
        <w:t xml:space="preserve">nsito que indica ceda el paso, las velas de un velero </w:t>
      </w:r>
      <w:r w:rsidR="00957087">
        <w:rPr>
          <w:rFonts w:ascii="Times New Roman" w:eastAsia="Times New Roman" w:hAnsi="Times New Roman" w:cs="Times New Roman"/>
          <w:lang w:val="es-CO" w:eastAsia="es-CO"/>
        </w:rPr>
        <w:t xml:space="preserve">y </w:t>
      </w:r>
      <w:r w:rsidRPr="00D07FE4">
        <w:rPr>
          <w:rFonts w:ascii="Times New Roman" w:eastAsia="Times New Roman" w:hAnsi="Times New Roman" w:cs="Times New Roman"/>
          <w:lang w:val="es-CO" w:eastAsia="es-CO"/>
        </w:rPr>
        <w:t>el diseño de un reloj, entre otros.</w:t>
      </w:r>
    </w:p>
    <w:p w14:paraId="46E95460"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19ECEC83" w14:textId="77777777" w:rsidTr="00D32ACA">
        <w:tc>
          <w:tcPr>
            <w:tcW w:w="9033" w:type="dxa"/>
            <w:gridSpan w:val="2"/>
            <w:shd w:val="clear" w:color="auto" w:fill="0D0D0D" w:themeFill="text1" w:themeFillTint="F2"/>
          </w:tcPr>
          <w:p w14:paraId="0056B867"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B7B125E" w14:textId="77777777" w:rsidTr="00D32ACA">
        <w:tc>
          <w:tcPr>
            <w:tcW w:w="2518" w:type="dxa"/>
          </w:tcPr>
          <w:p w14:paraId="313A0DB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B2C3F0A"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IMG1</w:t>
            </w:r>
            <w:r>
              <w:rPr>
                <w:rFonts w:ascii="Times New Roman" w:hAnsi="Times New Roman" w:cs="Times New Roman"/>
                <w:color w:val="000000"/>
              </w:rPr>
              <w:t>8</w:t>
            </w:r>
          </w:p>
        </w:tc>
      </w:tr>
      <w:tr w:rsidR="005166B8" w:rsidRPr="00D07FE4" w14:paraId="1D06E003" w14:textId="77777777" w:rsidTr="00D32ACA">
        <w:tc>
          <w:tcPr>
            <w:tcW w:w="2518" w:type="dxa"/>
          </w:tcPr>
          <w:p w14:paraId="0B7C485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9EEE65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Triángulos en nuestro medio</w:t>
            </w:r>
            <w:ins w:id="30" w:author="mercyranjel" w:date="2016-01-02T17:26:00Z">
              <w:r>
                <w:rPr>
                  <w:rFonts w:ascii="Times New Roman" w:hAnsi="Times New Roman" w:cs="Times New Roman"/>
                  <w:color w:val="000000"/>
                </w:rPr>
                <w:t>.</w:t>
              </w:r>
            </w:ins>
          </w:p>
        </w:tc>
      </w:tr>
      <w:tr w:rsidR="005166B8" w:rsidRPr="00D07FE4" w14:paraId="0F4D6943" w14:textId="77777777" w:rsidTr="00D32ACA">
        <w:tc>
          <w:tcPr>
            <w:tcW w:w="2518" w:type="dxa"/>
          </w:tcPr>
          <w:p w14:paraId="2BCC8F1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19AEB9A" w14:textId="77777777" w:rsidR="005166B8" w:rsidRPr="008E773B" w:rsidRDefault="005166B8" w:rsidP="00D32ACA">
            <w:pPr>
              <w:rPr>
                <w:rFonts w:ascii="Times New Roman" w:hAnsi="Times New Roman" w:cs="Times New Roman"/>
                <w:b/>
              </w:rPr>
            </w:pPr>
            <w:r w:rsidRPr="00D07FE4">
              <w:rPr>
                <w:rStyle w:val="apple-converted-space"/>
                <w:rFonts w:ascii="Times New Roman" w:hAnsi="Times New Roman" w:cs="Times New Roman"/>
                <w:color w:val="B2B2B2"/>
                <w:shd w:val="clear" w:color="auto" w:fill="222222"/>
              </w:rPr>
              <w:t> </w:t>
            </w:r>
            <w:hyperlink r:id="rId25" w:history="1">
              <w:r w:rsidRPr="008E773B">
                <w:rPr>
                  <w:rStyle w:val="Hipervnculo"/>
                  <w:rFonts w:ascii="Times New Roman" w:hAnsi="Times New Roman" w:cs="Times New Roman"/>
                  <w:color w:val="auto"/>
                  <w:shd w:val="clear" w:color="auto" w:fill="222222"/>
                </w:rPr>
                <w:t>210836200</w:t>
              </w:r>
            </w:hyperlink>
            <w:r w:rsidRPr="008E773B">
              <w:rPr>
                <w:rFonts w:ascii="Times New Roman" w:hAnsi="Times New Roman" w:cs="Times New Roman"/>
                <w:shd w:val="clear" w:color="auto" w:fill="222222"/>
              </w:rPr>
              <w:t xml:space="preserve"> ,  </w:t>
            </w:r>
            <w:hyperlink r:id="rId26" w:history="1">
              <w:r w:rsidRPr="008E773B">
                <w:rPr>
                  <w:rStyle w:val="Hipervnculo"/>
                  <w:rFonts w:ascii="Times New Roman" w:hAnsi="Times New Roman" w:cs="Times New Roman"/>
                  <w:color w:val="auto"/>
                  <w:shd w:val="clear" w:color="auto" w:fill="222222"/>
                </w:rPr>
                <w:t>135882398</w:t>
              </w:r>
            </w:hyperlink>
            <w:r w:rsidRPr="008E773B">
              <w:rPr>
                <w:rFonts w:ascii="Times New Roman" w:hAnsi="Times New Roman" w:cs="Times New Roman"/>
              </w:rPr>
              <w:t xml:space="preserve">, </w:t>
            </w:r>
            <w:hyperlink r:id="rId27" w:history="1">
              <w:r w:rsidRPr="008E773B">
                <w:rPr>
                  <w:rStyle w:val="Hipervnculo"/>
                  <w:rFonts w:ascii="Times New Roman" w:hAnsi="Times New Roman" w:cs="Times New Roman"/>
                  <w:color w:val="auto"/>
                  <w:shd w:val="clear" w:color="auto" w:fill="222222"/>
                </w:rPr>
                <w:t>35136910</w:t>
              </w:r>
            </w:hyperlink>
          </w:p>
        </w:tc>
      </w:tr>
      <w:tr w:rsidR="005166B8" w:rsidRPr="00D07FE4" w14:paraId="219ED094" w14:textId="77777777" w:rsidTr="00D32ACA">
        <w:tc>
          <w:tcPr>
            <w:tcW w:w="2518" w:type="dxa"/>
          </w:tcPr>
          <w:p w14:paraId="27CBDB8D"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2B26A24" w14:textId="3B6DF258" w:rsidR="005166B8" w:rsidRPr="00D07FE4" w:rsidRDefault="005166B8" w:rsidP="00D32ACA">
            <w:pPr>
              <w:rPr>
                <w:rFonts w:ascii="Times New Roman" w:hAnsi="Times New Roman" w:cs="Times New Roman"/>
                <w:color w:val="000000"/>
                <w:sz w:val="24"/>
                <w:szCs w:val="24"/>
              </w:rPr>
            </w:pPr>
            <w:r w:rsidRPr="00D07FE4">
              <w:rPr>
                <w:rFonts w:ascii="Times New Roman" w:hAnsi="Times New Roman" w:cs="Times New Roman"/>
                <w:color w:val="000000"/>
              </w:rPr>
              <w:t xml:space="preserve">Las señales de tránsito, un velero </w:t>
            </w:r>
            <w:r w:rsidR="00543095">
              <w:rPr>
                <w:rFonts w:ascii="Times New Roman" w:hAnsi="Times New Roman" w:cs="Times New Roman"/>
                <w:color w:val="000000"/>
              </w:rPr>
              <w:t xml:space="preserve">y </w:t>
            </w:r>
            <w:r w:rsidRPr="00D07FE4">
              <w:rPr>
                <w:rFonts w:ascii="Times New Roman" w:hAnsi="Times New Roman" w:cs="Times New Roman"/>
                <w:color w:val="000000"/>
              </w:rPr>
              <w:t>un reloj representan un triángulo.</w:t>
            </w:r>
          </w:p>
        </w:tc>
      </w:tr>
    </w:tbl>
    <w:p w14:paraId="64B48E03" w14:textId="77777777" w:rsidR="005166B8" w:rsidRDefault="005166B8" w:rsidP="005166B8">
      <w:pPr>
        <w:shd w:val="clear" w:color="auto" w:fill="FFFFFF"/>
        <w:spacing w:after="0"/>
        <w:rPr>
          <w:rFonts w:ascii="Times New Roman" w:eastAsia="Times New Roman" w:hAnsi="Times New Roman" w:cs="Times New Roman"/>
          <w:color w:val="333333"/>
          <w:lang w:eastAsia="es-CO"/>
        </w:rPr>
      </w:pPr>
    </w:p>
    <w:p w14:paraId="7DB8F788" w14:textId="77777777" w:rsidR="005166B8"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color w:val="333333"/>
          <w:lang w:eastAsia="es-CO"/>
        </w:rPr>
        <w:t>Un</w:t>
      </w:r>
      <w:r w:rsidRPr="00D07FE4">
        <w:rPr>
          <w:rFonts w:ascii="Times New Roman" w:eastAsia="Times New Roman" w:hAnsi="Times New Roman" w:cs="Times New Roman"/>
          <w:lang w:val="es-CO" w:eastAsia="es-CO"/>
        </w:rPr>
        <w:t> </w:t>
      </w:r>
      <w:r>
        <w:rPr>
          <w:rFonts w:ascii="Times New Roman" w:eastAsia="Times New Roman" w:hAnsi="Times New Roman" w:cs="Times New Roman"/>
          <w:b/>
          <w:bCs/>
          <w:lang w:val="es-CO" w:eastAsia="es-CO"/>
        </w:rPr>
        <w:t xml:space="preserve">triángulo </w:t>
      </w:r>
      <w:r>
        <w:rPr>
          <w:rFonts w:ascii="Times New Roman" w:eastAsia="Times New Roman" w:hAnsi="Times New Roman" w:cs="Times New Roman"/>
          <w:lang w:val="es-CO" w:eastAsia="es-CO"/>
        </w:rPr>
        <w:t>es un polígono</w:t>
      </w:r>
      <w:r w:rsidRPr="00D07FE4">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que tiene tres lados y tres ángulos; s</w:t>
      </w:r>
      <w:r w:rsidRPr="00D07FE4">
        <w:rPr>
          <w:rFonts w:ascii="Times New Roman" w:eastAsia="Times New Roman" w:hAnsi="Times New Roman" w:cs="Times New Roman"/>
          <w:lang w:val="es-CO" w:eastAsia="es-CO"/>
        </w:rPr>
        <w:t xml:space="preserve">on los únicos polígonos que no tienen diagonales, pues todos sus vértices son consecutivos. </w:t>
      </w:r>
    </w:p>
    <w:p w14:paraId="3BFD1292"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Para nombrarlos se escribe el símbolo triángulo</w:t>
      </w:r>
      <w:r w:rsidRPr="00D07FE4">
        <w:rPr>
          <w:rFonts w:ascii="Times New Roman" w:eastAsia="Times New Roman" w:hAnsi="Times New Roman" w:cs="Times New Roman"/>
          <w:b/>
          <w:lang w:val="es-CO" w:eastAsia="es-CO"/>
        </w:rPr>
        <w:t xml:space="preserve"> </w:t>
      </w:r>
      <w:r w:rsidRPr="00D07FE4">
        <w:rPr>
          <w:rFonts w:ascii="Times New Roman" w:eastAsia="Times New Roman" w:hAnsi="Times New Roman" w:cs="Times New Roman"/>
          <w:lang w:val="es-CO" w:eastAsia="es-CO"/>
        </w:rPr>
        <w:t>seguido de las letras mayúsculas que indican los vértices.</w:t>
      </w:r>
    </w:p>
    <w:p w14:paraId="76BE2FBF"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5961195E" w14:textId="77777777" w:rsidTr="00D32ACA">
        <w:tc>
          <w:tcPr>
            <w:tcW w:w="9033" w:type="dxa"/>
            <w:gridSpan w:val="2"/>
            <w:shd w:val="clear" w:color="auto" w:fill="0D0D0D" w:themeFill="text1" w:themeFillTint="F2"/>
          </w:tcPr>
          <w:p w14:paraId="793AA1E0"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5A5ABBB" w14:textId="77777777" w:rsidTr="00D32ACA">
        <w:tc>
          <w:tcPr>
            <w:tcW w:w="2518" w:type="dxa"/>
          </w:tcPr>
          <w:p w14:paraId="7D1702E3"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6D6B333"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_CO_</w:t>
            </w:r>
            <w:r w:rsidRPr="00D07FE4">
              <w:rPr>
                <w:rFonts w:ascii="Times New Roman" w:hAnsi="Times New Roman" w:cs="Times New Roman"/>
                <w:color w:val="000000"/>
              </w:rPr>
              <w:t>IMG1</w:t>
            </w:r>
            <w:r>
              <w:rPr>
                <w:rFonts w:ascii="Times New Roman" w:hAnsi="Times New Roman" w:cs="Times New Roman"/>
                <w:color w:val="000000"/>
              </w:rPr>
              <w:t>9</w:t>
            </w:r>
          </w:p>
        </w:tc>
      </w:tr>
      <w:tr w:rsidR="005166B8" w:rsidRPr="00D07FE4" w14:paraId="3DFB1825" w14:textId="77777777" w:rsidTr="00D32ACA">
        <w:tc>
          <w:tcPr>
            <w:tcW w:w="2518" w:type="dxa"/>
          </w:tcPr>
          <w:p w14:paraId="5FB9F6A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C39519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Nombrar los triángulos</w:t>
            </w:r>
            <w:ins w:id="31" w:author="mercyranjel" w:date="2016-01-02T17:27:00Z">
              <w:r>
                <w:rPr>
                  <w:rFonts w:ascii="Times New Roman" w:hAnsi="Times New Roman" w:cs="Times New Roman"/>
                  <w:color w:val="000000"/>
                </w:rPr>
                <w:t>.</w:t>
              </w:r>
            </w:ins>
          </w:p>
        </w:tc>
      </w:tr>
      <w:tr w:rsidR="005166B8" w:rsidRPr="00D07FE4" w14:paraId="675C6A4D" w14:textId="77777777" w:rsidTr="00D32ACA">
        <w:tc>
          <w:tcPr>
            <w:tcW w:w="2518" w:type="dxa"/>
          </w:tcPr>
          <w:p w14:paraId="64DA0FA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C96FC5E"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1879E30E" wp14:editId="170854A6">
                  <wp:extent cx="3429000" cy="120632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6305" t="27989" r="22380" b="37500"/>
                          <a:stretch/>
                        </pic:blipFill>
                        <pic:spPr bwMode="auto">
                          <a:xfrm>
                            <a:off x="0" y="0"/>
                            <a:ext cx="3433250" cy="1207819"/>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1F065FB1" w14:textId="77777777" w:rsidTr="00D32ACA">
        <w:tc>
          <w:tcPr>
            <w:tcW w:w="2518" w:type="dxa"/>
          </w:tcPr>
          <w:p w14:paraId="5F67091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ED5115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 xml:space="preserve">Los triángulos </w:t>
            </w:r>
            <w:r>
              <w:rPr>
                <w:rFonts w:ascii="Times New Roman" w:hAnsi="Times New Roman" w:cs="Times New Roman"/>
                <w:color w:val="000000"/>
              </w:rPr>
              <w:t xml:space="preserve">de la imagen </w:t>
            </w:r>
            <w:r w:rsidRPr="00D07FE4">
              <w:rPr>
                <w:rFonts w:ascii="Times New Roman" w:hAnsi="Times New Roman" w:cs="Times New Roman"/>
                <w:color w:val="000000"/>
              </w:rPr>
              <w:t xml:space="preserve">se nombran </w:t>
            </w:r>
            <w:r w:rsidRPr="00D07FE4">
              <w:rPr>
                <w:rFonts w:ascii="Times New Roman" w:eastAsia="Times New Roman" w:hAnsi="Times New Roman" w:cs="Times New Roman"/>
                <w:lang w:val="es-CO" w:eastAsia="es-CO"/>
              </w:rPr>
              <w:t>Δ</w:t>
            </w:r>
            <w:r w:rsidRPr="00D07FE4">
              <w:rPr>
                <w:rFonts w:ascii="Times New Roman" w:eastAsia="Times New Roman" w:hAnsi="Times New Roman" w:cs="Times New Roman"/>
                <w:i/>
                <w:lang w:val="es-CO" w:eastAsia="es-CO"/>
              </w:rPr>
              <w:t>ABC</w:t>
            </w:r>
            <w:r w:rsidRPr="00D07FE4">
              <w:rPr>
                <w:rFonts w:ascii="Times New Roman" w:eastAsia="Times New Roman" w:hAnsi="Times New Roman" w:cs="Times New Roman"/>
                <w:lang w:val="es-CO" w:eastAsia="es-CO"/>
              </w:rPr>
              <w:t xml:space="preserve"> y Δ</w:t>
            </w:r>
            <w:r w:rsidRPr="00D07FE4">
              <w:rPr>
                <w:rFonts w:ascii="Times New Roman" w:eastAsia="Times New Roman" w:hAnsi="Times New Roman" w:cs="Times New Roman"/>
                <w:i/>
                <w:lang w:val="es-CO" w:eastAsia="es-CO"/>
              </w:rPr>
              <w:t>XYZ</w:t>
            </w:r>
            <w:r w:rsidRPr="00D07FE4">
              <w:rPr>
                <w:rFonts w:ascii="Times New Roman" w:eastAsia="Times New Roman" w:hAnsi="Times New Roman" w:cs="Times New Roman"/>
                <w:lang w:val="es-CO" w:eastAsia="es-CO"/>
              </w:rPr>
              <w:t>, respectivamente.</w:t>
            </w:r>
          </w:p>
        </w:tc>
      </w:tr>
    </w:tbl>
    <w:p w14:paraId="5291C82A" w14:textId="77777777" w:rsidR="005166B8" w:rsidRDefault="005166B8" w:rsidP="005166B8">
      <w:pPr>
        <w:shd w:val="clear" w:color="auto" w:fill="FFFFFF"/>
        <w:spacing w:after="0"/>
        <w:rPr>
          <w:rFonts w:ascii="Times New Roman" w:eastAsia="Times New Roman" w:hAnsi="Times New Roman" w:cs="Times New Roman"/>
          <w:lang w:eastAsia="es-CO"/>
        </w:rPr>
      </w:pPr>
      <w:r>
        <w:rPr>
          <w:rFonts w:ascii="Times New Roman" w:eastAsia="Times New Roman" w:hAnsi="Times New Roman" w:cs="Times New Roman"/>
          <w:lang w:eastAsia="es-CO"/>
        </w:rPr>
        <w:t>En todo triángulo, cada lado se nombra usando la letra minúscula correspondiente a la letra de su vértice opuesto. Por ejemplo</w:t>
      </w:r>
      <w:ins w:id="32" w:author="mercyranjel" w:date="2016-01-02T17:27:00Z">
        <w:r>
          <w:rPr>
            <w:rFonts w:ascii="Times New Roman" w:eastAsia="Times New Roman" w:hAnsi="Times New Roman" w:cs="Times New Roman"/>
            <w:lang w:eastAsia="es-CO"/>
          </w:rPr>
          <w:t>,</w:t>
        </w:r>
      </w:ins>
      <w:r>
        <w:rPr>
          <w:rFonts w:ascii="Times New Roman" w:eastAsia="Times New Roman" w:hAnsi="Times New Roman" w:cs="Times New Roman"/>
          <w:lang w:eastAsia="es-CO"/>
        </w:rPr>
        <w:t xml:space="preserve"> el lado opuesto al vértice </w:t>
      </w:r>
      <w:r w:rsidRPr="00845ECF">
        <w:rPr>
          <w:rFonts w:ascii="Times New Roman" w:eastAsia="Times New Roman" w:hAnsi="Times New Roman" w:cs="Times New Roman"/>
          <w:i/>
          <w:lang w:eastAsia="es-CO"/>
        </w:rPr>
        <w:t>A</w:t>
      </w:r>
      <w:r>
        <w:rPr>
          <w:rFonts w:ascii="Times New Roman" w:eastAsia="Times New Roman" w:hAnsi="Times New Roman" w:cs="Times New Roman"/>
          <w:lang w:eastAsia="es-CO"/>
        </w:rPr>
        <w:t xml:space="preserve"> se nombra con la letra </w:t>
      </w:r>
      <w:r w:rsidRPr="00845ECF">
        <w:rPr>
          <w:rFonts w:ascii="Times New Roman" w:eastAsia="Times New Roman" w:hAnsi="Times New Roman" w:cs="Times New Roman"/>
          <w:i/>
          <w:lang w:eastAsia="es-CO"/>
        </w:rPr>
        <w:t>a</w:t>
      </w:r>
      <w:r>
        <w:rPr>
          <w:rFonts w:ascii="Times New Roman" w:eastAsia="Times New Roman" w:hAnsi="Times New Roman" w:cs="Times New Roman"/>
          <w:lang w:eastAsia="es-CO"/>
        </w:rPr>
        <w:t>.</w:t>
      </w:r>
    </w:p>
    <w:p w14:paraId="3DB8DC4F" w14:textId="77777777" w:rsidR="005166B8" w:rsidRDefault="005166B8" w:rsidP="005166B8">
      <w:pPr>
        <w:shd w:val="clear" w:color="auto" w:fill="FFFFFF"/>
        <w:spacing w:after="0"/>
        <w:rPr>
          <w:rFonts w:ascii="Times New Roman" w:eastAsia="Times New Roman" w:hAnsi="Times New Roman" w:cs="Times New Roman"/>
          <w:lang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FD6024F" w14:textId="77777777" w:rsidTr="00D32ACA">
        <w:tc>
          <w:tcPr>
            <w:tcW w:w="9033" w:type="dxa"/>
            <w:gridSpan w:val="2"/>
            <w:shd w:val="clear" w:color="auto" w:fill="0D0D0D" w:themeFill="text1" w:themeFillTint="F2"/>
          </w:tcPr>
          <w:p w14:paraId="77E88F7F"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Imagen (fotografía, gráfica o ilustración)</w:t>
            </w:r>
          </w:p>
        </w:tc>
      </w:tr>
      <w:tr w:rsidR="005166B8" w:rsidRPr="00D07FE4" w14:paraId="61253F28" w14:textId="77777777" w:rsidTr="00D32ACA">
        <w:tc>
          <w:tcPr>
            <w:tcW w:w="2518" w:type="dxa"/>
          </w:tcPr>
          <w:p w14:paraId="40235E40"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7E39704"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CO_IMG20</w:t>
            </w:r>
          </w:p>
        </w:tc>
      </w:tr>
      <w:tr w:rsidR="005166B8" w:rsidRPr="00D07FE4" w14:paraId="52AC122E" w14:textId="77777777" w:rsidTr="00D32ACA">
        <w:tc>
          <w:tcPr>
            <w:tcW w:w="2518" w:type="dxa"/>
          </w:tcPr>
          <w:p w14:paraId="6CF4BF0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451D6DA"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Ángulos y lados en un triángulo</w:t>
            </w:r>
            <w:ins w:id="33" w:author="mercyranjel" w:date="2016-01-02T17:28:00Z">
              <w:r>
                <w:rPr>
                  <w:rFonts w:ascii="Times New Roman" w:hAnsi="Times New Roman" w:cs="Times New Roman"/>
                  <w:color w:val="000000"/>
                </w:rPr>
                <w:t>.</w:t>
              </w:r>
            </w:ins>
          </w:p>
        </w:tc>
      </w:tr>
      <w:tr w:rsidR="005166B8" w:rsidRPr="00D07FE4" w14:paraId="2E7DA486" w14:textId="77777777" w:rsidTr="00D32ACA">
        <w:tc>
          <w:tcPr>
            <w:tcW w:w="2518" w:type="dxa"/>
          </w:tcPr>
          <w:p w14:paraId="2E42564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1F4233A" w14:textId="77777777" w:rsidR="005166B8" w:rsidRDefault="005166B8" w:rsidP="00D32ACA">
            <w:pPr>
              <w:rPr>
                <w:rFonts w:ascii="Times New Roman" w:hAnsi="Times New Roman" w:cs="Times New Roman"/>
                <w:b/>
                <w:color w:val="000000"/>
              </w:rPr>
            </w:pPr>
          </w:p>
          <w:p w14:paraId="4DF84E92" w14:textId="182D4CF2" w:rsidR="005166B8" w:rsidRDefault="005166B8" w:rsidP="00D32ACA">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59264" behindDoc="0" locked="0" layoutInCell="1" allowOverlap="1" wp14:anchorId="1DC67BA5" wp14:editId="1CED8C0D">
                      <wp:simplePos x="0" y="0"/>
                      <wp:positionH relativeFrom="column">
                        <wp:posOffset>915670</wp:posOffset>
                      </wp:positionH>
                      <wp:positionV relativeFrom="paragraph">
                        <wp:posOffset>-1097280</wp:posOffset>
                      </wp:positionV>
                      <wp:extent cx="266065" cy="228600"/>
                      <wp:effectExtent l="0" t="0" r="0" b="0"/>
                      <wp:wrapSquare wrapText="bothSides"/>
                      <wp:docPr id="355" name="Cuadro de texto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AB44FA" w14:textId="77777777" w:rsidR="005166B8" w:rsidRPr="003E38FB" w:rsidRDefault="005166B8" w:rsidP="005166B8">
                                  <w:pPr>
                                    <w:rPr>
                                      <w:i/>
                                    </w:rPr>
                                  </w:pPr>
                                  <w:r w:rsidRPr="003E38FB">
                                    <w:rPr>
                                      <w:i/>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uadro de texto 291" o:spid="_x0000_s1026" type="#_x0000_t202" style="position:absolute;margin-left:72.1pt;margin-top:-86.35pt;width:20.95pt;height:18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" filled="f" stroked="f">
                      <v:path arrowok="t"/>
                      <v:textbox>
                        <w:txbxContent>
                          <w:p w14:paraId="11AB44FA" w14:textId="77777777" w:rsidR="005166B8" w:rsidRPr="003E38FB" w:rsidRDefault="005166B8" w:rsidP="005166B8">
                            <w:pPr>
                              <w:rPr>
                                <w:i/>
                              </w:rPr>
                            </w:pPr>
                            <w:r w:rsidRPr="003E38FB">
                              <w:rPr>
                                <w:i/>
                              </w:rPr>
                              <w:t>a</w:t>
                            </w:r>
                          </w:p>
                        </w:txbxContent>
                      </v:textbox>
                      <w10:wrap type="square"/>
                    </v:shape>
                  </w:pict>
                </mc:Fallback>
              </mc:AlternateContent>
            </w:r>
          </w:p>
          <w:p w14:paraId="49EB2376" w14:textId="77777777" w:rsidR="005166B8" w:rsidRDefault="005166B8" w:rsidP="00D32ACA">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62336" behindDoc="0" locked="0" layoutInCell="1" allowOverlap="1" wp14:anchorId="3893D7FD" wp14:editId="1AD1C487">
                      <wp:simplePos x="0" y="0"/>
                      <wp:positionH relativeFrom="column">
                        <wp:posOffset>1715770</wp:posOffset>
                      </wp:positionH>
                      <wp:positionV relativeFrom="paragraph">
                        <wp:posOffset>-215265</wp:posOffset>
                      </wp:positionV>
                      <wp:extent cx="342900" cy="228600"/>
                      <wp:effectExtent l="0" t="0" r="0" b="0"/>
                      <wp:wrapSquare wrapText="bothSides"/>
                      <wp:docPr id="354"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7301AC" w14:textId="77777777" w:rsidR="005166B8" w:rsidRPr="003E38FB" w:rsidRDefault="005166B8" w:rsidP="005166B8">
                                  <w:pPr>
                                    <w:rPr>
                                      <w:i/>
                                    </w:rPr>
                                  </w:pPr>
                                  <w:r w:rsidRPr="003E38FB">
                                    <w:rPr>
                                      <w:i/>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07" o:spid="_x0000_s1027" type="#_x0000_t202" style="position:absolute;margin-left:135.1pt;margin-top:-16.9pt;width:27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" filled="f" stroked="f">
                      <v:path arrowok="t"/>
                      <v:textbox>
                        <w:txbxContent>
                          <w:p w14:paraId="7D7301AC" w14:textId="77777777" w:rsidR="005166B8" w:rsidRPr="003E38FB" w:rsidRDefault="005166B8" w:rsidP="005166B8">
                            <w:pPr>
                              <w:rPr>
                                <w:i/>
                              </w:rPr>
                            </w:pPr>
                            <w:r w:rsidRPr="003E38FB">
                              <w:rPr>
                                <w:i/>
                              </w:rPr>
                              <w:t>a</w:t>
                            </w:r>
                          </w:p>
                        </w:txbxContent>
                      </v:textbox>
                      <w10:wrap type="square"/>
                    </v:shape>
                  </w:pict>
                </mc:Fallback>
              </mc:AlternateContent>
            </w:r>
            <w:r w:rsidRPr="00D07FE4">
              <w:rPr>
                <w:rFonts w:ascii="Times New Roman" w:hAnsi="Times New Roman" w:cs="Times New Roman"/>
                <w:noProof/>
                <w:lang w:val="es-ES" w:eastAsia="es-ES"/>
              </w:rPr>
              <w:drawing>
                <wp:anchor distT="0" distB="0" distL="114300" distR="114300" simplePos="0" relativeHeight="251661312" behindDoc="0" locked="0" layoutInCell="1" allowOverlap="1" wp14:anchorId="7C6D2AAF" wp14:editId="030B6BE5">
                  <wp:simplePos x="0" y="0"/>
                  <wp:positionH relativeFrom="column">
                    <wp:posOffset>801370</wp:posOffset>
                  </wp:positionH>
                  <wp:positionV relativeFrom="paragraph">
                    <wp:posOffset>-330200</wp:posOffset>
                  </wp:positionV>
                  <wp:extent cx="1710055" cy="1205865"/>
                  <wp:effectExtent l="0" t="0" r="0" b="0"/>
                  <wp:wrapNone/>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5422" t="28382" r="53631" b="37508"/>
                          <a:stretch/>
                        </pic:blipFill>
                        <pic:spPr bwMode="auto">
                          <a:xfrm>
                            <a:off x="0" y="0"/>
                            <a:ext cx="1710055" cy="120586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p>
          <w:p w14:paraId="5CBC3956" w14:textId="77777777" w:rsidR="005166B8" w:rsidRDefault="005166B8" w:rsidP="00D32ACA">
            <w:pPr>
              <w:rPr>
                <w:rFonts w:ascii="Times New Roman" w:hAnsi="Times New Roman" w:cs="Times New Roman"/>
                <w:b/>
                <w:color w:val="000000"/>
              </w:rPr>
            </w:pPr>
          </w:p>
          <w:p w14:paraId="3BF07F6B" w14:textId="77777777" w:rsidR="005166B8" w:rsidRDefault="005166B8" w:rsidP="00D32ACA">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58240" behindDoc="0" locked="0" layoutInCell="1" allowOverlap="1" wp14:anchorId="6836EE74" wp14:editId="1E66D62D">
                      <wp:simplePos x="0" y="0"/>
                      <wp:positionH relativeFrom="column">
                        <wp:posOffset>1601470</wp:posOffset>
                      </wp:positionH>
                      <wp:positionV relativeFrom="paragraph">
                        <wp:posOffset>119380</wp:posOffset>
                      </wp:positionV>
                      <wp:extent cx="342900" cy="228600"/>
                      <wp:effectExtent l="0" t="0" r="0" b="0"/>
                      <wp:wrapSquare wrapText="bothSides"/>
                      <wp:docPr id="353" name="Cuadro de texto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0BFB4E" w14:textId="77777777" w:rsidR="005166B8" w:rsidRPr="003E38FB" w:rsidRDefault="005166B8" w:rsidP="005166B8">
                                  <w:pPr>
                                    <w:rPr>
                                      <w:i/>
                                    </w:rPr>
                                  </w:pPr>
                                  <w:r>
                                    <w:rPr>
                                      <w:i/>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08" o:spid="_x0000_s1028" type="#_x0000_t202" style="position:absolute;margin-left:126.1pt;margin-top:9.4pt;width:27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" filled="f" stroked="f">
                      <v:path arrowok="t"/>
                      <v:textbox>
                        <w:txbxContent>
                          <w:p w14:paraId="5E0BFB4E" w14:textId="77777777" w:rsidR="005166B8" w:rsidRPr="003E38FB" w:rsidRDefault="005166B8" w:rsidP="005166B8">
                            <w:pPr>
                              <w:rPr>
                                <w:i/>
                              </w:rPr>
                            </w:pPr>
                            <w:r>
                              <w:rPr>
                                <w:i/>
                              </w:rPr>
                              <w:t>b</w:t>
                            </w:r>
                          </w:p>
                        </w:txbxContent>
                      </v:textbox>
                      <w10:wrap type="square"/>
                    </v:shape>
                  </w:pict>
                </mc:Fallback>
              </mc:AlternateContent>
            </w:r>
          </w:p>
          <w:p w14:paraId="14550A49" w14:textId="77777777" w:rsidR="005166B8" w:rsidRDefault="005166B8" w:rsidP="00D32ACA">
            <w:pPr>
              <w:rPr>
                <w:rFonts w:ascii="Times New Roman" w:hAnsi="Times New Roman" w:cs="Times New Roman"/>
                <w:b/>
                <w:color w:val="000000"/>
              </w:rPr>
            </w:pPr>
          </w:p>
          <w:p w14:paraId="1D7840E7" w14:textId="77777777" w:rsidR="005166B8" w:rsidRDefault="005166B8" w:rsidP="00D32ACA">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64384" behindDoc="0" locked="0" layoutInCell="1" allowOverlap="1" wp14:anchorId="6A333464" wp14:editId="496DDB6F">
                      <wp:simplePos x="0" y="0"/>
                      <wp:positionH relativeFrom="column">
                        <wp:posOffset>687070</wp:posOffset>
                      </wp:positionH>
                      <wp:positionV relativeFrom="paragraph">
                        <wp:posOffset>-459105</wp:posOffset>
                      </wp:positionV>
                      <wp:extent cx="342900" cy="228600"/>
                      <wp:effectExtent l="0" t="0" r="0" b="0"/>
                      <wp:wrapSquare wrapText="bothSides"/>
                      <wp:docPr id="351" name="Cuadro de texto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DCBABC" w14:textId="77777777" w:rsidR="005166B8" w:rsidRPr="003E38FB" w:rsidRDefault="005166B8" w:rsidP="005166B8">
                                  <w:pPr>
                                    <w:rPr>
                                      <w:i/>
                                    </w:rPr>
                                  </w:pPr>
                                  <w:r>
                                    <w:rPr>
                                      <w:i/>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09" o:spid="_x0000_s1029" type="#_x0000_t202" style="position:absolute;margin-left:54.1pt;margin-top:-36.1pt;width:27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" filled="f" stroked="f">
                      <v:path arrowok="t"/>
                      <v:textbox>
                        <w:txbxContent>
                          <w:p w14:paraId="0FDCBABC" w14:textId="77777777" w:rsidR="005166B8" w:rsidRPr="003E38FB" w:rsidRDefault="005166B8" w:rsidP="005166B8">
                            <w:pPr>
                              <w:rPr>
                                <w:i/>
                              </w:rPr>
                            </w:pPr>
                            <w:r>
                              <w:rPr>
                                <w:i/>
                              </w:rPr>
                              <w:t>c</w:t>
                            </w:r>
                          </w:p>
                        </w:txbxContent>
                      </v:textbox>
                      <w10:wrap type="square"/>
                    </v:shape>
                  </w:pict>
                </mc:Fallback>
              </mc:AlternateContent>
            </w:r>
          </w:p>
          <w:p w14:paraId="295EA21B" w14:textId="77777777" w:rsidR="005166B8" w:rsidRPr="00D07FE4" w:rsidRDefault="005166B8" w:rsidP="00D32ACA">
            <w:pPr>
              <w:rPr>
                <w:rFonts w:ascii="Times New Roman" w:hAnsi="Times New Roman" w:cs="Times New Roman"/>
                <w:b/>
                <w:color w:val="000000"/>
              </w:rPr>
            </w:pPr>
          </w:p>
        </w:tc>
      </w:tr>
      <w:tr w:rsidR="005166B8" w:rsidRPr="00D07FE4" w14:paraId="10444072" w14:textId="77777777" w:rsidTr="00D32ACA">
        <w:tc>
          <w:tcPr>
            <w:tcW w:w="2518" w:type="dxa"/>
          </w:tcPr>
          <w:p w14:paraId="251D83C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855D7C9" w14:textId="26D5911B"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Los lados de un triángulo se nota</w:t>
            </w:r>
            <w:r w:rsidR="00E65E12">
              <w:rPr>
                <w:rFonts w:ascii="Times New Roman" w:hAnsi="Times New Roman" w:cs="Times New Roman"/>
                <w:color w:val="000000"/>
              </w:rPr>
              <w:t>n</w:t>
            </w:r>
            <w:r>
              <w:rPr>
                <w:rFonts w:ascii="Times New Roman" w:hAnsi="Times New Roman" w:cs="Times New Roman"/>
                <w:color w:val="000000"/>
              </w:rPr>
              <w:t xml:space="preserve"> con la letra minúscula correspondiente al vértice opuesto.</w:t>
            </w:r>
          </w:p>
        </w:tc>
      </w:tr>
    </w:tbl>
    <w:p w14:paraId="256903CC"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460"/>
      </w:tblGrid>
      <w:tr w:rsidR="005166B8" w:rsidRPr="00D07FE4" w14:paraId="0C44BB54" w14:textId="77777777" w:rsidTr="00D32ACA">
        <w:tc>
          <w:tcPr>
            <w:tcW w:w="8978" w:type="dxa"/>
            <w:gridSpan w:val="2"/>
            <w:shd w:val="clear" w:color="auto" w:fill="000000" w:themeFill="text1"/>
          </w:tcPr>
          <w:p w14:paraId="48C36D4B"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5166B8" w:rsidRPr="00D07FE4" w14:paraId="55EEDA72" w14:textId="77777777" w:rsidTr="00D32ACA">
        <w:tc>
          <w:tcPr>
            <w:tcW w:w="2518" w:type="dxa"/>
          </w:tcPr>
          <w:p w14:paraId="43D33A44" w14:textId="77777777" w:rsidR="005166B8" w:rsidRPr="00D07FE4" w:rsidRDefault="005166B8" w:rsidP="00D32ACA">
            <w:pPr>
              <w:rPr>
                <w:rFonts w:ascii="Times New Roman" w:hAnsi="Times New Roman" w:cs="Times New Roman"/>
                <w:b/>
              </w:rPr>
            </w:pPr>
            <w:r w:rsidRPr="00D07FE4">
              <w:rPr>
                <w:rFonts w:ascii="Times New Roman" w:hAnsi="Times New Roman" w:cs="Times New Roman"/>
                <w:b/>
              </w:rPr>
              <w:t>Título</w:t>
            </w:r>
          </w:p>
        </w:tc>
        <w:tc>
          <w:tcPr>
            <w:tcW w:w="6460" w:type="dxa"/>
          </w:tcPr>
          <w:p w14:paraId="196F17C0" w14:textId="77777777" w:rsidR="005166B8" w:rsidRPr="00EB299F" w:rsidRDefault="005166B8" w:rsidP="00D32ACA">
            <w:pPr>
              <w:rPr>
                <w:rFonts w:ascii="Times New Roman" w:hAnsi="Times New Roman" w:cs="Times New Roman"/>
              </w:rPr>
            </w:pPr>
            <w:r w:rsidRPr="00EB299F">
              <w:rPr>
                <w:rFonts w:ascii="Times New Roman" w:hAnsi="Times New Roman" w:cs="Times New Roman"/>
              </w:rPr>
              <w:t>Propiedad fundamental de los triángulos</w:t>
            </w:r>
          </w:p>
        </w:tc>
      </w:tr>
      <w:tr w:rsidR="005166B8" w:rsidRPr="00D07FE4" w14:paraId="1A18BBAE" w14:textId="77777777" w:rsidTr="00D32ACA">
        <w:tc>
          <w:tcPr>
            <w:tcW w:w="2518" w:type="dxa"/>
          </w:tcPr>
          <w:p w14:paraId="473F1C02" w14:textId="77777777" w:rsidR="005166B8" w:rsidRPr="00D07FE4" w:rsidRDefault="005166B8" w:rsidP="00D32ACA">
            <w:pPr>
              <w:rPr>
                <w:rFonts w:ascii="Times New Roman" w:hAnsi="Times New Roman" w:cs="Times New Roman"/>
              </w:rPr>
            </w:pPr>
            <w:r w:rsidRPr="00D07FE4">
              <w:rPr>
                <w:rFonts w:ascii="Times New Roman" w:hAnsi="Times New Roman" w:cs="Times New Roman"/>
                <w:b/>
              </w:rPr>
              <w:t>Contenido</w:t>
            </w:r>
          </w:p>
        </w:tc>
        <w:tc>
          <w:tcPr>
            <w:tcW w:w="6460" w:type="dxa"/>
          </w:tcPr>
          <w:p w14:paraId="5B225556" w14:textId="77777777" w:rsidR="005166B8" w:rsidRPr="00D07FE4" w:rsidRDefault="005166B8" w:rsidP="00D32ACA">
            <w:pPr>
              <w:rPr>
                <w:rFonts w:ascii="Times New Roman" w:hAnsi="Times New Roman" w:cs="Times New Roman"/>
                <w:b/>
              </w:rPr>
            </w:pPr>
            <w:r w:rsidRPr="00D07FE4">
              <w:rPr>
                <w:rFonts w:ascii="Times New Roman" w:hAnsi="Times New Roman" w:cs="Times New Roman"/>
              </w:rPr>
              <w:t xml:space="preserve">En todo triángulo se cumple que la suma de las medidas de los tres ángulos interiores es igual a </w:t>
            </w:r>
            <w:r w:rsidRPr="00EB299F">
              <w:rPr>
                <w:rFonts w:ascii="Times New Roman" w:hAnsi="Times New Roman" w:cs="Times New Roman"/>
              </w:rPr>
              <w:t>180°</w:t>
            </w:r>
            <w:r>
              <w:rPr>
                <w:rFonts w:ascii="Times New Roman" w:hAnsi="Times New Roman" w:cs="Times New Roman"/>
              </w:rPr>
              <w:t>.</w:t>
            </w:r>
          </w:p>
          <w:p w14:paraId="4F30B190" w14:textId="77777777" w:rsidR="005166B8" w:rsidRPr="00D07FE4" w:rsidRDefault="005166B8" w:rsidP="00D32ACA">
            <w:pPr>
              <w:rPr>
                <w:rFonts w:ascii="Times New Roman" w:hAnsi="Times New Roman" w:cs="Times New Roman"/>
              </w:rPr>
            </w:pPr>
          </w:p>
        </w:tc>
      </w:tr>
    </w:tbl>
    <w:p w14:paraId="41E4B7EF" w14:textId="77777777" w:rsidR="005166B8" w:rsidRPr="00D07FE4" w:rsidRDefault="005166B8" w:rsidP="005166B8">
      <w:pPr>
        <w:spacing w:after="0"/>
        <w:rPr>
          <w:rFonts w:ascii="Times New Roman" w:hAnsi="Times New Roman" w:cs="Times New Roman"/>
          <w:highlight w:val="yellow"/>
        </w:rPr>
      </w:pPr>
    </w:p>
    <w:p w14:paraId="7E712EBA" w14:textId="77777777" w:rsidR="005166B8" w:rsidRPr="00D07FE4" w:rsidRDefault="005166B8" w:rsidP="005166B8">
      <w:pPr>
        <w:spacing w:after="0"/>
        <w:rPr>
          <w:rFonts w:ascii="Times New Roman" w:hAnsi="Times New Roman" w:cs="Times New Roman"/>
          <w:highlight w:val="yellow"/>
        </w:rPr>
      </w:pPr>
    </w:p>
    <w:p w14:paraId="571A8CC8" w14:textId="03E8EE39"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2.1</w:t>
      </w:r>
      <w:r>
        <w:rPr>
          <w:rFonts w:ascii="Times New Roman" w:hAnsi="Times New Roman" w:cs="Times New Roman"/>
          <w:b/>
        </w:rPr>
        <w:t xml:space="preserve"> La c</w:t>
      </w:r>
      <w:r w:rsidRPr="00D07FE4">
        <w:rPr>
          <w:rFonts w:ascii="Times New Roman" w:hAnsi="Times New Roman" w:cs="Times New Roman"/>
          <w:b/>
        </w:rPr>
        <w:t xml:space="preserve">lasificación de </w:t>
      </w:r>
      <w:r w:rsidR="00E65E12">
        <w:rPr>
          <w:rFonts w:ascii="Times New Roman" w:hAnsi="Times New Roman" w:cs="Times New Roman"/>
          <w:b/>
        </w:rPr>
        <w:t xml:space="preserve">los </w:t>
      </w:r>
      <w:r w:rsidRPr="00D07FE4">
        <w:rPr>
          <w:rFonts w:ascii="Times New Roman" w:hAnsi="Times New Roman" w:cs="Times New Roman"/>
          <w:b/>
        </w:rPr>
        <w:t>triángulos</w:t>
      </w:r>
    </w:p>
    <w:p w14:paraId="3097AE32" w14:textId="77777777" w:rsidR="005166B8" w:rsidRPr="00D07FE4" w:rsidRDefault="005166B8" w:rsidP="005166B8">
      <w:pPr>
        <w:spacing w:after="0"/>
        <w:rPr>
          <w:rFonts w:ascii="Times New Roman" w:hAnsi="Times New Roman" w:cs="Times New Roman"/>
          <w:color w:val="000000"/>
        </w:rPr>
      </w:pPr>
    </w:p>
    <w:p w14:paraId="46029053" w14:textId="77777777" w:rsidR="005166B8" w:rsidRPr="00AB3434"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Los triángulos se clasifican teniendo en cuenta dos criterios: s</w:t>
      </w:r>
      <w:r w:rsidRPr="00AB3434">
        <w:rPr>
          <w:rFonts w:ascii="Times New Roman" w:eastAsia="Times New Roman" w:hAnsi="Times New Roman" w:cs="Times New Roman"/>
          <w:lang w:val="es-CO" w:eastAsia="es-CO"/>
        </w:rPr>
        <w:t xml:space="preserve">egún la </w:t>
      </w:r>
      <w:r w:rsidRPr="005D1978">
        <w:rPr>
          <w:rFonts w:ascii="Times New Roman" w:eastAsia="Times New Roman" w:hAnsi="Times New Roman" w:cs="Times New Roman"/>
          <w:b/>
          <w:lang w:val="es-CO" w:eastAsia="es-CO"/>
        </w:rPr>
        <w:t>medida de sus</w:t>
      </w:r>
      <w:r w:rsidRPr="00AB3434">
        <w:rPr>
          <w:rFonts w:ascii="Times New Roman" w:eastAsia="Times New Roman" w:hAnsi="Times New Roman" w:cs="Times New Roman"/>
          <w:lang w:val="es-CO" w:eastAsia="es-CO"/>
        </w:rPr>
        <w:t> </w:t>
      </w:r>
      <w:r w:rsidRPr="00AB3434">
        <w:rPr>
          <w:rFonts w:ascii="Times New Roman" w:eastAsia="Times New Roman" w:hAnsi="Times New Roman" w:cs="Times New Roman"/>
          <w:b/>
          <w:bCs/>
          <w:lang w:val="es-CO" w:eastAsia="es-CO"/>
        </w:rPr>
        <w:t>lados</w:t>
      </w:r>
      <w:r>
        <w:rPr>
          <w:rFonts w:ascii="Times New Roman" w:eastAsia="Times New Roman" w:hAnsi="Times New Roman" w:cs="Times New Roman"/>
          <w:b/>
          <w:bCs/>
          <w:lang w:val="es-CO" w:eastAsia="es-CO"/>
        </w:rPr>
        <w:t xml:space="preserve"> </w:t>
      </w:r>
      <w:r w:rsidRPr="005D1978">
        <w:rPr>
          <w:rFonts w:ascii="Times New Roman" w:eastAsia="Times New Roman" w:hAnsi="Times New Roman" w:cs="Times New Roman"/>
          <w:bCs/>
          <w:lang w:val="es-CO" w:eastAsia="es-CO"/>
        </w:rPr>
        <w:t xml:space="preserve">y </w:t>
      </w:r>
      <w:r>
        <w:rPr>
          <w:rFonts w:ascii="Times New Roman" w:eastAsia="Times New Roman" w:hAnsi="Times New Roman" w:cs="Times New Roman"/>
          <w:lang w:val="es-CO" w:eastAsia="es-CO"/>
        </w:rPr>
        <w:t>s</w:t>
      </w:r>
      <w:r w:rsidRPr="00AB3434">
        <w:rPr>
          <w:rFonts w:ascii="Times New Roman" w:eastAsia="Times New Roman" w:hAnsi="Times New Roman" w:cs="Times New Roman"/>
          <w:lang w:val="es-CO" w:eastAsia="es-CO"/>
        </w:rPr>
        <w:t xml:space="preserve">egún la </w:t>
      </w:r>
      <w:r w:rsidRPr="005D1978">
        <w:rPr>
          <w:rFonts w:ascii="Times New Roman" w:eastAsia="Times New Roman" w:hAnsi="Times New Roman" w:cs="Times New Roman"/>
          <w:b/>
          <w:lang w:val="es-CO" w:eastAsia="es-CO"/>
        </w:rPr>
        <w:t>medida de sus</w:t>
      </w:r>
      <w:r w:rsidRPr="00AB3434">
        <w:rPr>
          <w:rFonts w:ascii="Times New Roman" w:eastAsia="Times New Roman" w:hAnsi="Times New Roman" w:cs="Times New Roman"/>
          <w:lang w:val="es-CO" w:eastAsia="es-CO"/>
        </w:rPr>
        <w:t> </w:t>
      </w:r>
      <w:r w:rsidRPr="00AB3434">
        <w:rPr>
          <w:rFonts w:ascii="Times New Roman" w:eastAsia="Times New Roman" w:hAnsi="Times New Roman" w:cs="Times New Roman"/>
          <w:b/>
          <w:bCs/>
          <w:lang w:val="es-CO" w:eastAsia="es-CO"/>
        </w:rPr>
        <w:t>ángulos interiores</w:t>
      </w:r>
      <w:r w:rsidRPr="005D1978">
        <w:rPr>
          <w:rFonts w:ascii="Times New Roman" w:eastAsia="Times New Roman" w:hAnsi="Times New Roman" w:cs="Times New Roman"/>
          <w:bCs/>
          <w:lang w:val="es-CO" w:eastAsia="es-CO"/>
        </w:rPr>
        <w:t>.</w:t>
      </w:r>
    </w:p>
    <w:p w14:paraId="6B67AA06" w14:textId="77777777" w:rsidR="005166B8" w:rsidRPr="00D07FE4" w:rsidRDefault="005166B8" w:rsidP="005166B8">
      <w:pPr>
        <w:shd w:val="clear" w:color="auto" w:fill="FFFFFF"/>
        <w:spacing w:after="0"/>
        <w:rPr>
          <w:rFonts w:ascii="Times New Roman" w:eastAsia="Times New Roman" w:hAnsi="Times New Roman" w:cs="Times New Roman"/>
          <w:color w:val="333333"/>
          <w:lang w:eastAsia="es-CO"/>
        </w:rPr>
      </w:pPr>
    </w:p>
    <w:p w14:paraId="02F29B46" w14:textId="3E00E874" w:rsidR="005166B8"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Según </w:t>
      </w:r>
      <w:r>
        <w:rPr>
          <w:rFonts w:ascii="Times New Roman" w:eastAsia="Times New Roman" w:hAnsi="Times New Roman" w:cs="Times New Roman"/>
          <w:lang w:val="es-CO" w:eastAsia="es-CO"/>
        </w:rPr>
        <w:t xml:space="preserve">la medida de </w:t>
      </w:r>
      <w:r w:rsidRPr="00D07FE4">
        <w:rPr>
          <w:rFonts w:ascii="Times New Roman" w:eastAsia="Times New Roman" w:hAnsi="Times New Roman" w:cs="Times New Roman"/>
          <w:lang w:val="es-CO" w:eastAsia="es-CO"/>
        </w:rPr>
        <w:t>sus </w:t>
      </w:r>
      <w:r w:rsidRPr="00D07FE4">
        <w:rPr>
          <w:rFonts w:ascii="Times New Roman" w:eastAsia="Times New Roman" w:hAnsi="Times New Roman" w:cs="Times New Roman"/>
          <w:b/>
          <w:bCs/>
          <w:lang w:val="es-CO" w:eastAsia="es-CO"/>
        </w:rPr>
        <w:t>lados</w:t>
      </w:r>
      <w:r w:rsidRPr="00D07FE4">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tri</w:t>
      </w:r>
      <w:r>
        <w:rPr>
          <w:rFonts w:ascii="Times New Roman" w:eastAsia="Times New Roman" w:hAnsi="Times New Roman" w:cs="Times New Roman"/>
          <w:lang w:val="es-CO" w:eastAsia="es-CO"/>
        </w:rPr>
        <w:t xml:space="preserve">ángulo puede ser equilátero, isósceles </w:t>
      </w:r>
      <w:r w:rsidR="00E65E12">
        <w:rPr>
          <w:rFonts w:ascii="Times New Roman" w:eastAsia="Times New Roman" w:hAnsi="Times New Roman" w:cs="Times New Roman"/>
          <w:lang w:val="es-CO" w:eastAsia="es-CO"/>
        </w:rPr>
        <w:t xml:space="preserve">o </w:t>
      </w:r>
      <w:r>
        <w:rPr>
          <w:rFonts w:ascii="Times New Roman" w:eastAsia="Times New Roman" w:hAnsi="Times New Roman" w:cs="Times New Roman"/>
          <w:lang w:val="es-CO" w:eastAsia="es-CO"/>
        </w:rPr>
        <w:t>escaleno.</w:t>
      </w:r>
    </w:p>
    <w:p w14:paraId="303B7FE8" w14:textId="77777777" w:rsidR="005166B8" w:rsidRDefault="005166B8" w:rsidP="005166B8">
      <w:pPr>
        <w:shd w:val="clear" w:color="auto" w:fill="FFFFFF"/>
        <w:spacing w:after="0"/>
        <w:rPr>
          <w:rFonts w:ascii="Times New Roman" w:eastAsia="Times New Roman" w:hAnsi="Times New Roman" w:cs="Times New Roman"/>
          <w:lang w:val="es-CO" w:eastAsia="es-CO"/>
        </w:rPr>
      </w:pPr>
    </w:p>
    <w:p w14:paraId="75A6B8F4" w14:textId="77777777" w:rsidR="005166B8" w:rsidRPr="00AB3434" w:rsidRDefault="005166B8" w:rsidP="005166B8">
      <w:pPr>
        <w:pStyle w:val="Prrafodelista"/>
        <w:numPr>
          <w:ilvl w:val="0"/>
          <w:numId w:val="18"/>
        </w:num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 xml:space="preserve">Triángulo </w:t>
      </w:r>
      <w:r w:rsidRPr="00AB3434">
        <w:rPr>
          <w:rFonts w:ascii="Times New Roman" w:eastAsia="Times New Roman" w:hAnsi="Times New Roman" w:cs="Times New Roman"/>
          <w:b/>
          <w:lang w:val="es-CO" w:eastAsia="es-CO"/>
        </w:rPr>
        <w:t>e</w:t>
      </w:r>
      <w:r w:rsidRPr="00AB3434">
        <w:rPr>
          <w:rFonts w:ascii="Times New Roman" w:eastAsia="Times New Roman" w:hAnsi="Times New Roman" w:cs="Times New Roman"/>
          <w:b/>
          <w:bCs/>
          <w:lang w:val="es-CO" w:eastAsia="es-CO"/>
        </w:rPr>
        <w:t>quilátero</w:t>
      </w:r>
      <w:r w:rsidRPr="001A6674">
        <w:rPr>
          <w:rFonts w:ascii="Times New Roman" w:eastAsia="Times New Roman" w:hAnsi="Times New Roman" w:cs="Times New Roman"/>
          <w:lang w:val="es-CO" w:eastAsia="es-CO"/>
        </w:rPr>
        <w:t>.</w:t>
      </w:r>
      <w:ins w:id="34" w:author="mercyranjel" w:date="2016-01-02T18:16:00Z">
        <w:r>
          <w:rPr>
            <w:rFonts w:ascii="Times New Roman" w:eastAsia="Times New Roman" w:hAnsi="Times New Roman" w:cs="Times New Roman"/>
            <w:lang w:val="es-CO" w:eastAsia="es-CO"/>
          </w:rPr>
          <w:t xml:space="preserve"> </w:t>
        </w:r>
      </w:ins>
      <w:r w:rsidRPr="001A6674">
        <w:rPr>
          <w:rFonts w:ascii="Times New Roman" w:eastAsia="Times New Roman" w:hAnsi="Times New Roman" w:cs="Times New Roman"/>
          <w:lang w:val="es-CO" w:eastAsia="es-CO"/>
        </w:rPr>
        <w:t>T</w:t>
      </w:r>
      <w:r w:rsidRPr="00D07FE4">
        <w:rPr>
          <w:rFonts w:ascii="Times New Roman" w:eastAsia="Times New Roman" w:hAnsi="Times New Roman" w:cs="Times New Roman"/>
          <w:lang w:val="es-CO" w:eastAsia="es-CO"/>
        </w:rPr>
        <w:t>iene los tres lados de igual medida.</w:t>
      </w:r>
    </w:p>
    <w:p w14:paraId="18125909" w14:textId="77777777" w:rsidR="005166B8" w:rsidRDefault="005166B8" w:rsidP="005166B8">
      <w:pPr>
        <w:pStyle w:val="Prrafodelista"/>
        <w:numPr>
          <w:ilvl w:val="0"/>
          <w:numId w:val="18"/>
        </w:numPr>
        <w:shd w:val="clear" w:color="auto" w:fill="FFFFFF"/>
        <w:spacing w:after="0"/>
        <w:rPr>
          <w:rFonts w:ascii="Times New Roman" w:eastAsia="Times New Roman" w:hAnsi="Times New Roman" w:cs="Times New Roman"/>
          <w:lang w:val="es-CO" w:eastAsia="es-CO"/>
        </w:rPr>
      </w:pPr>
      <w:r w:rsidRPr="00AB3434">
        <w:rPr>
          <w:rFonts w:ascii="Times New Roman" w:eastAsia="Times New Roman" w:hAnsi="Times New Roman" w:cs="Times New Roman"/>
          <w:lang w:val="es-CO" w:eastAsia="es-CO"/>
        </w:rPr>
        <w:t>Triángulo </w:t>
      </w:r>
      <w:r w:rsidRPr="00AB3434">
        <w:rPr>
          <w:rFonts w:ascii="Times New Roman" w:eastAsia="Times New Roman" w:hAnsi="Times New Roman" w:cs="Times New Roman"/>
          <w:b/>
          <w:bCs/>
          <w:lang w:val="es-CO" w:eastAsia="es-CO"/>
        </w:rPr>
        <w:t>isósceles</w:t>
      </w:r>
      <w:r w:rsidRPr="00AB3434">
        <w:rPr>
          <w:rFonts w:ascii="Times New Roman" w:eastAsia="Times New Roman" w:hAnsi="Times New Roman" w:cs="Times New Roman"/>
          <w:lang w:val="es-CO" w:eastAsia="es-CO"/>
        </w:rPr>
        <w:t>. Tiene dos lados de la misma medida</w:t>
      </w:r>
      <w:r>
        <w:rPr>
          <w:rFonts w:ascii="Times New Roman" w:eastAsia="Times New Roman" w:hAnsi="Times New Roman" w:cs="Times New Roman"/>
          <w:lang w:val="es-CO" w:eastAsia="es-CO"/>
        </w:rPr>
        <w:t>.</w:t>
      </w:r>
    </w:p>
    <w:p w14:paraId="12EE736E" w14:textId="77777777" w:rsidR="005166B8" w:rsidRPr="002E3823" w:rsidRDefault="005166B8" w:rsidP="005166B8">
      <w:pPr>
        <w:pStyle w:val="Prrafodelista"/>
        <w:numPr>
          <w:ilvl w:val="0"/>
          <w:numId w:val="18"/>
        </w:numPr>
        <w:rPr>
          <w:rFonts w:ascii="Times New Roman" w:eastAsia="Times New Roman" w:hAnsi="Times New Roman" w:cs="Times New Roman"/>
          <w:lang w:val="es-CO" w:eastAsia="es-CO"/>
        </w:rPr>
      </w:pPr>
      <w:r w:rsidRPr="00AB3434">
        <w:rPr>
          <w:rFonts w:ascii="Times New Roman" w:eastAsia="Times New Roman" w:hAnsi="Times New Roman" w:cs="Times New Roman"/>
          <w:lang w:val="es-CO" w:eastAsia="es-CO"/>
        </w:rPr>
        <w:t xml:space="preserve">Triángulo </w:t>
      </w:r>
      <w:r w:rsidRPr="00AB3434">
        <w:rPr>
          <w:rFonts w:ascii="Times New Roman" w:eastAsia="Times New Roman" w:hAnsi="Times New Roman" w:cs="Times New Roman"/>
          <w:b/>
          <w:bCs/>
          <w:lang w:val="es-CO" w:eastAsia="es-CO"/>
        </w:rPr>
        <w:t>escaleno</w:t>
      </w:r>
      <w:r w:rsidRPr="00AB3434">
        <w:rPr>
          <w:rFonts w:ascii="Times New Roman" w:eastAsia="Times New Roman" w:hAnsi="Times New Roman" w:cs="Times New Roman"/>
          <w:lang w:val="es-CO" w:eastAsia="es-CO"/>
        </w:rPr>
        <w:t>. Tiene los tres lados de diferente medida</w:t>
      </w:r>
      <w:r>
        <w:rPr>
          <w:rFonts w:ascii="Times New Roman" w:eastAsia="Times New Roman" w:hAnsi="Times New Roman" w:cs="Times New Roman"/>
          <w:lang w:val="es-CO" w:eastAsia="es-CO"/>
        </w:rPr>
        <w:t>.</w:t>
      </w:r>
    </w:p>
    <w:p w14:paraId="60CF0F89"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7FF94C2E" w14:textId="77777777" w:rsidTr="00D32ACA">
        <w:tc>
          <w:tcPr>
            <w:tcW w:w="9033" w:type="dxa"/>
            <w:gridSpan w:val="2"/>
            <w:shd w:val="clear" w:color="auto" w:fill="0D0D0D" w:themeFill="text1" w:themeFillTint="F2"/>
          </w:tcPr>
          <w:p w14:paraId="0293ED0A"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B5460A6" w14:textId="77777777" w:rsidTr="00D32ACA">
        <w:tc>
          <w:tcPr>
            <w:tcW w:w="2518" w:type="dxa"/>
          </w:tcPr>
          <w:p w14:paraId="19EC7FB8"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0EC7BC1"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CO_IMG21</w:t>
            </w:r>
          </w:p>
        </w:tc>
      </w:tr>
      <w:tr w:rsidR="005166B8" w:rsidRPr="00D07FE4" w14:paraId="01853D6C" w14:textId="77777777" w:rsidTr="00D32ACA">
        <w:tc>
          <w:tcPr>
            <w:tcW w:w="2518" w:type="dxa"/>
          </w:tcPr>
          <w:p w14:paraId="5F0C895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7EFE6C1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Clasificación de los triángulos</w:t>
            </w:r>
            <w:ins w:id="35" w:author="mercyranjel" w:date="2016-01-02T17:30:00Z">
              <w:r>
                <w:rPr>
                  <w:rFonts w:ascii="Times New Roman" w:hAnsi="Times New Roman" w:cs="Times New Roman"/>
                  <w:color w:val="000000"/>
                </w:rPr>
                <w:t>.</w:t>
              </w:r>
            </w:ins>
          </w:p>
        </w:tc>
      </w:tr>
      <w:tr w:rsidR="005166B8" w:rsidRPr="00D07FE4" w14:paraId="4D0B9F29" w14:textId="77777777" w:rsidTr="00D32ACA">
        <w:tc>
          <w:tcPr>
            <w:tcW w:w="2518" w:type="dxa"/>
          </w:tcPr>
          <w:p w14:paraId="6F91F8F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E09771F" w14:textId="77777777" w:rsidR="005166B8" w:rsidRDefault="005166B8" w:rsidP="00D32ACA">
            <w:pPr>
              <w:rPr>
                <w:rFonts w:ascii="Times New Roman" w:hAnsi="Times New Roman" w:cs="Times New Roman"/>
                <w:b/>
                <w:color w:val="000000"/>
              </w:rPr>
            </w:pPr>
          </w:p>
          <w:p w14:paraId="5C2BBFA5" w14:textId="77777777" w:rsidR="005166B8" w:rsidRDefault="005166B8" w:rsidP="00D32ACA">
            <w:pPr>
              <w:rPr>
                <w:rFonts w:ascii="Times New Roman" w:hAnsi="Times New Roman" w:cs="Times New Roman"/>
                <w:b/>
                <w:color w:val="000000"/>
              </w:rPr>
            </w:pPr>
          </w:p>
          <w:p w14:paraId="1563FF8D" w14:textId="77777777" w:rsidR="005166B8" w:rsidRDefault="005166B8" w:rsidP="00D32ACA">
            <w:pPr>
              <w:rPr>
                <w:rFonts w:ascii="Times New Roman" w:hAnsi="Times New Roman" w:cs="Times New Roman"/>
                <w:b/>
                <w:color w:val="000000"/>
              </w:rPr>
            </w:pPr>
          </w:p>
          <w:p w14:paraId="384F7933" w14:textId="77777777" w:rsidR="005166B8" w:rsidRDefault="005166B8" w:rsidP="00D32ACA">
            <w:pPr>
              <w:rPr>
                <w:rFonts w:ascii="Times New Roman" w:hAnsi="Times New Roman" w:cs="Times New Roman"/>
                <w:b/>
                <w:color w:val="000000"/>
              </w:rPr>
            </w:pPr>
          </w:p>
          <w:p w14:paraId="5BE95D1C" w14:textId="77777777" w:rsidR="005166B8" w:rsidRDefault="005166B8" w:rsidP="00D32ACA">
            <w:pPr>
              <w:rPr>
                <w:rFonts w:ascii="Times New Roman" w:hAnsi="Times New Roman" w:cs="Times New Roman"/>
                <w:b/>
                <w:color w:val="000000"/>
              </w:rPr>
            </w:pPr>
          </w:p>
          <w:p w14:paraId="22A5F53B" w14:textId="77777777" w:rsidR="005166B8" w:rsidRDefault="005166B8" w:rsidP="00D32ACA">
            <w:pPr>
              <w:rPr>
                <w:rFonts w:ascii="Times New Roman" w:hAnsi="Times New Roman" w:cs="Times New Roman"/>
                <w:b/>
                <w:color w:val="000000"/>
              </w:rPr>
            </w:pPr>
          </w:p>
          <w:p w14:paraId="53BDAE27" w14:textId="77777777" w:rsidR="005166B8" w:rsidRDefault="005166B8" w:rsidP="00D32ACA">
            <w:pPr>
              <w:rPr>
                <w:rFonts w:ascii="Times New Roman" w:hAnsi="Times New Roman" w:cs="Times New Roman"/>
                <w:b/>
                <w:color w:val="000000"/>
              </w:rPr>
            </w:pPr>
          </w:p>
          <w:p w14:paraId="2ECEE037" w14:textId="77777777" w:rsidR="005166B8" w:rsidRDefault="005166B8" w:rsidP="00D32ACA">
            <w:pPr>
              <w:rPr>
                <w:rFonts w:ascii="Times New Roman" w:hAnsi="Times New Roman" w:cs="Times New Roman"/>
                <w:b/>
                <w:color w:val="000000"/>
              </w:rPr>
            </w:pPr>
          </w:p>
          <w:p w14:paraId="517C73D9" w14:textId="77777777" w:rsidR="005166B8" w:rsidRDefault="005166B8" w:rsidP="00D32ACA">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4624" behindDoc="0" locked="0" layoutInCell="1" allowOverlap="1" wp14:anchorId="16881BE0" wp14:editId="7EA21F16">
                      <wp:simplePos x="0" y="0"/>
                      <wp:positionH relativeFrom="column">
                        <wp:posOffset>801370</wp:posOffset>
                      </wp:positionH>
                      <wp:positionV relativeFrom="paragraph">
                        <wp:posOffset>75565</wp:posOffset>
                      </wp:positionV>
                      <wp:extent cx="1600200" cy="342900"/>
                      <wp:effectExtent l="0" t="0" r="0" b="12700"/>
                      <wp:wrapSquare wrapText="bothSides"/>
                      <wp:docPr id="349" name="Cuadro de texto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F173C9" w14:textId="77777777" w:rsidR="005166B8" w:rsidRDefault="005166B8" w:rsidP="005166B8">
                                  <w:r>
                                    <w:t>Triángulo escaleno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39" o:spid="_x0000_s1030" type="#_x0000_t202" style="position:absolute;margin-left:63.1pt;margin-top:5.95pt;width:126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" filled="f" stroked="f">
                      <v:path arrowok="t"/>
                      <v:textbox>
                        <w:txbxContent>
                          <w:p w14:paraId="38F173C9" w14:textId="77777777" w:rsidR="005166B8" w:rsidRDefault="005166B8" w:rsidP="005166B8">
                            <w:r>
                              <w:t>Triángulo escaleno</w:t>
                            </w:r>
                          </w:p>
                        </w:txbxContent>
                      </v:textbox>
                      <w10:wrap type="square"/>
                    </v:shape>
                  </w:pict>
                </mc:Fallback>
              </mc:AlternateContent>
            </w:r>
          </w:p>
          <w:p w14:paraId="2E752BD1" w14:textId="77777777" w:rsidR="005166B8" w:rsidRDefault="005166B8" w:rsidP="00D32ACA">
            <w:pPr>
              <w:rPr>
                <w:rFonts w:ascii="Times New Roman" w:hAnsi="Times New Roman" w:cs="Times New Roman"/>
                <w:b/>
                <w:color w:val="000000"/>
              </w:rPr>
            </w:pPr>
          </w:p>
          <w:p w14:paraId="601EBE8D" w14:textId="77777777" w:rsidR="005166B8" w:rsidRDefault="005166B8" w:rsidP="00D32ACA">
            <w:pPr>
              <w:rPr>
                <w:rFonts w:ascii="Times New Roman" w:hAnsi="Times New Roman" w:cs="Times New Roman"/>
                <w:b/>
                <w:color w:val="000000"/>
              </w:rPr>
            </w:pPr>
          </w:p>
          <w:p w14:paraId="168107F5" w14:textId="77777777" w:rsidR="005166B8" w:rsidRDefault="005166B8" w:rsidP="00D32ACA">
            <w:pPr>
              <w:rPr>
                <w:rFonts w:ascii="Times New Roman" w:hAnsi="Times New Roman" w:cs="Times New Roman"/>
                <w:b/>
                <w:color w:val="000000"/>
              </w:rPr>
            </w:pPr>
            <w:ins w:id="36" w:author="mercyranjel" w:date="2016-01-02T17:32:00Z">
              <w:r w:rsidRPr="005D1978">
                <w:rPr>
                  <w:rFonts w:ascii="Times New Roman" w:hAnsi="Times New Roman" w:cs="Times New Roman"/>
                  <w:noProof/>
                  <w:lang w:val="es-ES" w:eastAsia="es-ES"/>
                  <w:rPrChange w:id="37">
                    <w:rPr>
                      <w:noProof/>
                      <w:lang w:val="es-ES" w:eastAsia="es-ES"/>
                    </w:rPr>
                  </w:rPrChange>
                </w:rPr>
                <w:drawing>
                  <wp:anchor distT="0" distB="0" distL="114300" distR="114300" simplePos="0" relativeHeight="251675648" behindDoc="0" locked="0" layoutInCell="1" allowOverlap="1" wp14:anchorId="2C8F9078" wp14:editId="1AA620A4">
                    <wp:simplePos x="0" y="0"/>
                    <wp:positionH relativeFrom="column">
                      <wp:posOffset>394335</wp:posOffset>
                    </wp:positionH>
                    <wp:positionV relativeFrom="paragraph">
                      <wp:posOffset>-1582420</wp:posOffset>
                    </wp:positionV>
                    <wp:extent cx="1295400" cy="1231900"/>
                    <wp:effectExtent l="19050" t="0" r="0" b="0"/>
                    <wp:wrapNone/>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29723" t="18478" r="53632" b="56250"/>
                            <a:stretch/>
                          </pic:blipFill>
                          <pic:spPr bwMode="auto">
                            <a:xfrm>
                              <a:off x="0" y="0"/>
                              <a:ext cx="1295400" cy="12319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ins>
            <w:ins w:id="38" w:author="mercyranjel" w:date="2016-01-02T17:30:00Z">
              <w:r w:rsidRPr="005D1978">
                <w:rPr>
                  <w:rFonts w:ascii="Times New Roman" w:hAnsi="Times New Roman" w:cs="Times New Roman"/>
                  <w:noProof/>
                  <w:lang w:val="es-ES" w:eastAsia="es-ES"/>
                  <w:rPrChange w:id="39">
                    <w:rPr>
                      <w:noProof/>
                      <w:lang w:val="es-ES" w:eastAsia="es-ES"/>
                    </w:rPr>
                  </w:rPrChange>
                </w:rPr>
                <w:drawing>
                  <wp:anchor distT="0" distB="0" distL="114300" distR="114300" simplePos="0" relativeHeight="251677696" behindDoc="0" locked="0" layoutInCell="1" allowOverlap="1" wp14:anchorId="723EED45" wp14:editId="73216B05">
                    <wp:simplePos x="0" y="0"/>
                    <wp:positionH relativeFrom="column">
                      <wp:posOffset>805180</wp:posOffset>
                    </wp:positionH>
                    <wp:positionV relativeFrom="paragraph">
                      <wp:posOffset>-153670</wp:posOffset>
                    </wp:positionV>
                    <wp:extent cx="1612900" cy="1454150"/>
                    <wp:effectExtent l="19050" t="0" r="635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37197" t="49457" r="46838" b="27446"/>
                            <a:stretch/>
                          </pic:blipFill>
                          <pic:spPr bwMode="auto">
                            <a:xfrm>
                              <a:off x="0" y="0"/>
                              <a:ext cx="1612900" cy="14541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sidRPr="005D1978">
                <w:rPr>
                  <w:rFonts w:ascii="Times New Roman" w:hAnsi="Times New Roman" w:cs="Times New Roman"/>
                  <w:noProof/>
                  <w:lang w:val="es-ES" w:eastAsia="es-ES"/>
                  <w:rPrChange w:id="40">
                    <w:rPr>
                      <w:noProof/>
                      <w:lang w:val="es-ES" w:eastAsia="es-ES"/>
                    </w:rPr>
                  </w:rPrChange>
                </w:rPr>
                <w:drawing>
                  <wp:anchor distT="0" distB="0" distL="114300" distR="114300" simplePos="0" relativeHeight="251676672" behindDoc="0" locked="0" layoutInCell="1" allowOverlap="1" wp14:anchorId="6413A1DD" wp14:editId="60358FA6">
                    <wp:simplePos x="0" y="0"/>
                    <wp:positionH relativeFrom="column">
                      <wp:posOffset>2185035</wp:posOffset>
                    </wp:positionH>
                    <wp:positionV relativeFrom="paragraph">
                      <wp:posOffset>-1341120</wp:posOffset>
                    </wp:positionV>
                    <wp:extent cx="917575" cy="1037590"/>
                    <wp:effectExtent l="209550" t="152400" r="225425" b="14351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rotWithShape="1">
                            <a:blip r:embed="rId29">
                              <a:extLst>
                                <a:ext uri="{28A0092B-C50C-407E-A947-70E740481C1C}">
                                  <a14:useLocalDpi xmlns:a14="http://schemas.microsoft.com/office/drawing/2010/main" val="0"/>
                                </a:ext>
                              </a:extLst>
                            </a:blip>
                            <a:srcRect l="62333" t="30435" r="26287" b="40761"/>
                            <a:stretch/>
                          </pic:blipFill>
                          <pic:spPr bwMode="auto">
                            <a:xfrm rot="3222878">
                              <a:off x="0" y="0"/>
                              <a:ext cx="917575" cy="103759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ins>
          </w:p>
          <w:p w14:paraId="6F1B0895" w14:textId="77777777" w:rsidR="005166B8" w:rsidRDefault="005166B8" w:rsidP="00D32ACA">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2576" behindDoc="0" locked="0" layoutInCell="1" allowOverlap="1" wp14:anchorId="01D4B085" wp14:editId="5784904B">
                      <wp:simplePos x="0" y="0"/>
                      <wp:positionH relativeFrom="column">
                        <wp:posOffset>229870</wp:posOffset>
                      </wp:positionH>
                      <wp:positionV relativeFrom="paragraph">
                        <wp:posOffset>-2110740</wp:posOffset>
                      </wp:positionV>
                      <wp:extent cx="1600200" cy="342900"/>
                      <wp:effectExtent l="0" t="0" r="0" b="12700"/>
                      <wp:wrapSquare wrapText="bothSides"/>
                      <wp:docPr id="348" name="Cuadro de texto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DDE613" w14:textId="77777777" w:rsidR="005166B8" w:rsidRDefault="005166B8" w:rsidP="005166B8">
                                  <w:r>
                                    <w:t>Triángulo equilátero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32" o:spid="_x0000_s1031" type="#_x0000_t202" style="position:absolute;margin-left:18.1pt;margin-top:-166.15pt;width:126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" filled="f" stroked="f">
                      <v:path arrowok="t"/>
                      <v:textbox>
                        <w:txbxContent>
                          <w:p w14:paraId="1CDDE613" w14:textId="77777777" w:rsidR="005166B8" w:rsidRDefault="005166B8" w:rsidP="005166B8">
                            <w:r>
                              <w:t>Triángulo equilátero</w:t>
                            </w:r>
                          </w:p>
                        </w:txbxContent>
                      </v:textbox>
                      <w10:wrap type="square"/>
                    </v:shape>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673600" behindDoc="0" locked="0" layoutInCell="1" allowOverlap="1" wp14:anchorId="13A06D03" wp14:editId="0C82B574">
                      <wp:simplePos x="0" y="0"/>
                      <wp:positionH relativeFrom="column">
                        <wp:posOffset>1944370</wp:posOffset>
                      </wp:positionH>
                      <wp:positionV relativeFrom="paragraph">
                        <wp:posOffset>-2110740</wp:posOffset>
                      </wp:positionV>
                      <wp:extent cx="1600200" cy="342900"/>
                      <wp:effectExtent l="0" t="0" r="0" b="12700"/>
                      <wp:wrapSquare wrapText="bothSides"/>
                      <wp:docPr id="347" name="Cuadro de texto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6E22F3" w14:textId="77777777" w:rsidR="005166B8" w:rsidRDefault="005166B8" w:rsidP="005166B8">
                                  <w:r>
                                    <w:t>Triángulo isósceles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37" o:spid="_x0000_s1032" type="#_x0000_t202" style="position:absolute;margin-left:153.1pt;margin-top:-166.15pt;width:126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" filled="f" stroked="f">
                      <v:path arrowok="t"/>
                      <v:textbox>
                        <w:txbxContent>
                          <w:p w14:paraId="566E22F3" w14:textId="77777777" w:rsidR="005166B8" w:rsidRDefault="005166B8" w:rsidP="005166B8">
                            <w:r>
                              <w:t>Triángulo isósceles</w:t>
                            </w:r>
                          </w:p>
                        </w:txbxContent>
                      </v:textbox>
                      <w10:wrap type="square"/>
                    </v:shape>
                  </w:pict>
                </mc:Fallback>
              </mc:AlternateContent>
            </w:r>
          </w:p>
          <w:p w14:paraId="7B254060" w14:textId="77777777" w:rsidR="005166B8" w:rsidRDefault="005166B8" w:rsidP="00D32ACA">
            <w:pPr>
              <w:rPr>
                <w:rFonts w:ascii="Times New Roman" w:hAnsi="Times New Roman" w:cs="Times New Roman"/>
                <w:b/>
                <w:color w:val="000000"/>
              </w:rPr>
            </w:pPr>
          </w:p>
          <w:p w14:paraId="5F2393A4" w14:textId="77777777" w:rsidR="005166B8" w:rsidRDefault="005166B8" w:rsidP="00D32ACA">
            <w:pPr>
              <w:rPr>
                <w:rFonts w:ascii="Times New Roman" w:hAnsi="Times New Roman" w:cs="Times New Roman"/>
                <w:b/>
                <w:color w:val="000000"/>
              </w:rPr>
            </w:pPr>
          </w:p>
          <w:p w14:paraId="72E3E2A7" w14:textId="77777777" w:rsidR="005166B8" w:rsidRDefault="005166B8" w:rsidP="00D32ACA">
            <w:pPr>
              <w:rPr>
                <w:rFonts w:ascii="Times New Roman" w:hAnsi="Times New Roman" w:cs="Times New Roman"/>
                <w:b/>
                <w:color w:val="000000"/>
              </w:rPr>
            </w:pPr>
          </w:p>
          <w:p w14:paraId="2B7B05F9" w14:textId="77777777" w:rsidR="005166B8" w:rsidRDefault="005166B8" w:rsidP="00D32ACA">
            <w:pPr>
              <w:rPr>
                <w:rFonts w:ascii="Times New Roman" w:hAnsi="Times New Roman" w:cs="Times New Roman"/>
                <w:b/>
                <w:color w:val="000000"/>
              </w:rPr>
            </w:pPr>
          </w:p>
          <w:p w14:paraId="29A0EB1D" w14:textId="77777777" w:rsidR="005166B8" w:rsidRDefault="005166B8" w:rsidP="00D32ACA">
            <w:pPr>
              <w:rPr>
                <w:rFonts w:ascii="Times New Roman" w:hAnsi="Times New Roman" w:cs="Times New Roman"/>
                <w:b/>
                <w:color w:val="000000"/>
              </w:rPr>
            </w:pPr>
          </w:p>
          <w:p w14:paraId="1D688038" w14:textId="77777777" w:rsidR="005166B8" w:rsidRPr="00D07FE4" w:rsidRDefault="005166B8" w:rsidP="00D32ACA">
            <w:pPr>
              <w:rPr>
                <w:rFonts w:ascii="Times New Roman" w:hAnsi="Times New Roman" w:cs="Times New Roman"/>
                <w:b/>
                <w:color w:val="000000"/>
              </w:rPr>
            </w:pPr>
          </w:p>
        </w:tc>
      </w:tr>
      <w:tr w:rsidR="005166B8" w:rsidRPr="00D07FE4" w14:paraId="234FF693" w14:textId="77777777" w:rsidTr="00D32ACA">
        <w:tc>
          <w:tcPr>
            <w:tcW w:w="2518" w:type="dxa"/>
          </w:tcPr>
          <w:p w14:paraId="51E5D849"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9A7540A" w14:textId="7E035AEA"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 xml:space="preserve">Clasificación de </w:t>
            </w:r>
            <w:r w:rsidR="00E65E12">
              <w:rPr>
                <w:rFonts w:ascii="Times New Roman" w:hAnsi="Times New Roman" w:cs="Times New Roman"/>
                <w:color w:val="000000"/>
              </w:rPr>
              <w:t xml:space="preserve">los </w:t>
            </w:r>
            <w:r>
              <w:rPr>
                <w:rFonts w:ascii="Times New Roman" w:hAnsi="Times New Roman" w:cs="Times New Roman"/>
                <w:color w:val="000000"/>
              </w:rPr>
              <w:t>triángulo</w:t>
            </w:r>
            <w:r w:rsidR="00E65E12">
              <w:rPr>
                <w:rFonts w:ascii="Times New Roman" w:hAnsi="Times New Roman" w:cs="Times New Roman"/>
                <w:color w:val="000000"/>
              </w:rPr>
              <w:t xml:space="preserve">s </w:t>
            </w:r>
            <w:r>
              <w:rPr>
                <w:rFonts w:ascii="Times New Roman" w:hAnsi="Times New Roman" w:cs="Times New Roman"/>
                <w:color w:val="000000"/>
              </w:rPr>
              <w:t>según la medida de sus lados.</w:t>
            </w:r>
          </w:p>
        </w:tc>
      </w:tr>
    </w:tbl>
    <w:p w14:paraId="4DB33174" w14:textId="77777777" w:rsidR="005166B8" w:rsidRPr="00D07FE4" w:rsidRDefault="005166B8" w:rsidP="005166B8">
      <w:pPr>
        <w:spacing w:after="0"/>
        <w:rPr>
          <w:rFonts w:ascii="Times New Roman" w:hAnsi="Times New Roman" w:cs="Times New Roman"/>
          <w:color w:val="000000"/>
        </w:rPr>
      </w:pPr>
    </w:p>
    <w:p w14:paraId="6E7D16FD" w14:textId="2B756196" w:rsidR="005166B8"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 xml:space="preserve">Según la medida de sus </w:t>
      </w:r>
      <w:r w:rsidRPr="00456AAB">
        <w:rPr>
          <w:rFonts w:ascii="Times New Roman" w:eastAsia="Times New Roman" w:hAnsi="Times New Roman" w:cs="Times New Roman"/>
          <w:b/>
          <w:lang w:val="es-CO" w:eastAsia="es-CO"/>
        </w:rPr>
        <w:t>ángulos</w:t>
      </w:r>
      <w:ins w:id="41" w:author="mercyranjel" w:date="2016-01-02T17:32:00Z">
        <w:r>
          <w:rPr>
            <w:rFonts w:ascii="Times New Roman" w:eastAsia="Times New Roman" w:hAnsi="Times New Roman" w:cs="Times New Roman"/>
            <w:lang w:val="es-CO" w:eastAsia="es-CO"/>
          </w:rPr>
          <w:t>,</w:t>
        </w:r>
      </w:ins>
      <w:r>
        <w:rPr>
          <w:rFonts w:ascii="Times New Roman" w:eastAsia="Times New Roman" w:hAnsi="Times New Roman" w:cs="Times New Roman"/>
          <w:lang w:val="es-CO" w:eastAsia="es-CO"/>
        </w:rPr>
        <w:t xml:space="preserve"> un triángulo puede ser acutángulo, rectángulo </w:t>
      </w:r>
      <w:r w:rsidR="00E65E12">
        <w:rPr>
          <w:rFonts w:ascii="Times New Roman" w:eastAsia="Times New Roman" w:hAnsi="Times New Roman" w:cs="Times New Roman"/>
          <w:lang w:val="es-CO" w:eastAsia="es-CO"/>
        </w:rPr>
        <w:t xml:space="preserve">u </w:t>
      </w:r>
      <w:r>
        <w:rPr>
          <w:rFonts w:ascii="Times New Roman" w:eastAsia="Times New Roman" w:hAnsi="Times New Roman" w:cs="Times New Roman"/>
          <w:lang w:val="es-CO" w:eastAsia="es-CO"/>
        </w:rPr>
        <w:t>obtusángulo.</w:t>
      </w:r>
    </w:p>
    <w:p w14:paraId="4FE7DEAC" w14:textId="77777777" w:rsidR="005166B8" w:rsidRDefault="005166B8" w:rsidP="005166B8">
      <w:pPr>
        <w:pStyle w:val="Prrafodelista"/>
        <w:numPr>
          <w:ilvl w:val="0"/>
          <w:numId w:val="17"/>
        </w:numPr>
        <w:shd w:val="clear" w:color="auto" w:fill="FFFFFF"/>
        <w:spacing w:after="0"/>
        <w:rPr>
          <w:rFonts w:ascii="Times New Roman" w:eastAsia="Times New Roman" w:hAnsi="Times New Roman" w:cs="Times New Roman"/>
          <w:lang w:val="es-CO" w:eastAsia="es-CO"/>
        </w:rPr>
      </w:pPr>
      <w:r w:rsidRPr="00456AAB">
        <w:rPr>
          <w:rFonts w:ascii="Times New Roman" w:eastAsia="Times New Roman" w:hAnsi="Times New Roman" w:cs="Times New Roman"/>
          <w:lang w:val="es-CO" w:eastAsia="es-CO"/>
        </w:rPr>
        <w:t xml:space="preserve">Triángulo </w:t>
      </w:r>
      <w:r w:rsidRPr="00E14468">
        <w:rPr>
          <w:rFonts w:ascii="Times New Roman" w:eastAsia="Times New Roman" w:hAnsi="Times New Roman" w:cs="Times New Roman"/>
          <w:b/>
          <w:lang w:val="es-CO" w:eastAsia="es-CO"/>
        </w:rPr>
        <w:t>acutángulo</w:t>
      </w:r>
      <w:r>
        <w:rPr>
          <w:rFonts w:ascii="Times New Roman" w:eastAsia="Times New Roman" w:hAnsi="Times New Roman" w:cs="Times New Roman"/>
          <w:lang w:val="es-CO" w:eastAsia="es-CO"/>
        </w:rPr>
        <w:t>. T</w:t>
      </w:r>
      <w:r w:rsidRPr="00D07FE4">
        <w:rPr>
          <w:rFonts w:ascii="Times New Roman" w:eastAsia="Times New Roman" w:hAnsi="Times New Roman" w:cs="Times New Roman"/>
          <w:lang w:val="es-CO" w:eastAsia="es-CO"/>
        </w:rPr>
        <w:t>iene los tres ángulos interiores agudos.</w:t>
      </w:r>
    </w:p>
    <w:p w14:paraId="0D564295" w14:textId="77777777" w:rsidR="005166B8" w:rsidRDefault="005166B8" w:rsidP="005166B8">
      <w:pPr>
        <w:pStyle w:val="Prrafodelista"/>
        <w:numPr>
          <w:ilvl w:val="0"/>
          <w:numId w:val="17"/>
        </w:numPr>
        <w:shd w:val="clear" w:color="auto" w:fill="FFFFFF"/>
        <w:spacing w:after="0"/>
        <w:rPr>
          <w:rFonts w:ascii="Times New Roman" w:eastAsia="Times New Roman" w:hAnsi="Times New Roman" w:cs="Times New Roman"/>
          <w:lang w:val="es-CO" w:eastAsia="es-CO"/>
        </w:rPr>
      </w:pPr>
      <w:r w:rsidRPr="00456AAB">
        <w:rPr>
          <w:rFonts w:ascii="Times New Roman" w:eastAsia="Times New Roman" w:hAnsi="Times New Roman" w:cs="Times New Roman"/>
          <w:lang w:val="es-CO" w:eastAsia="es-CO"/>
        </w:rPr>
        <w:t>Triángulo </w:t>
      </w:r>
      <w:r w:rsidRPr="00E14468">
        <w:rPr>
          <w:rFonts w:ascii="Times New Roman" w:eastAsia="Times New Roman" w:hAnsi="Times New Roman" w:cs="Times New Roman"/>
          <w:b/>
          <w:bCs/>
          <w:lang w:val="es-CO" w:eastAsia="es-CO"/>
        </w:rPr>
        <w:t>rectángulo</w:t>
      </w:r>
      <w:r>
        <w:rPr>
          <w:rFonts w:ascii="Times New Roman" w:eastAsia="Times New Roman" w:hAnsi="Times New Roman" w:cs="Times New Roman"/>
          <w:lang w:val="es-CO" w:eastAsia="es-CO"/>
        </w:rPr>
        <w:t>. U</w:t>
      </w:r>
      <w:r w:rsidRPr="00D07FE4">
        <w:rPr>
          <w:rFonts w:ascii="Times New Roman" w:eastAsia="Times New Roman" w:hAnsi="Times New Roman" w:cs="Times New Roman"/>
          <w:lang w:val="es-CO" w:eastAsia="es-CO"/>
        </w:rPr>
        <w:t>no de sus ángulos interiores mide 90°, es decir</w:t>
      </w:r>
      <w:ins w:id="42" w:author="mercyranjel" w:date="2016-01-02T17:33:00Z">
        <w:r>
          <w:rPr>
            <w:rFonts w:ascii="Times New Roman" w:eastAsia="Times New Roman" w:hAnsi="Times New Roman" w:cs="Times New Roman"/>
            <w:lang w:val="es-CO" w:eastAsia="es-CO"/>
          </w:rPr>
          <w:t>,</w:t>
        </w:r>
      </w:ins>
      <w:r w:rsidRPr="00D07FE4">
        <w:rPr>
          <w:rFonts w:ascii="Times New Roman" w:eastAsia="Times New Roman" w:hAnsi="Times New Roman" w:cs="Times New Roman"/>
          <w:lang w:val="es-CO" w:eastAsia="es-CO"/>
        </w:rPr>
        <w:t xml:space="preserve"> es </w:t>
      </w:r>
      <w:r>
        <w:rPr>
          <w:rFonts w:ascii="Times New Roman" w:eastAsia="Times New Roman" w:hAnsi="Times New Roman" w:cs="Times New Roman"/>
          <w:lang w:val="es-CO" w:eastAsia="es-CO"/>
        </w:rPr>
        <w:t xml:space="preserve">un ángulo </w:t>
      </w:r>
      <w:r w:rsidRPr="00D07FE4">
        <w:rPr>
          <w:rFonts w:ascii="Times New Roman" w:eastAsia="Times New Roman" w:hAnsi="Times New Roman" w:cs="Times New Roman"/>
          <w:lang w:val="es-CO" w:eastAsia="es-CO"/>
        </w:rPr>
        <w:t>recto</w:t>
      </w:r>
      <w:r>
        <w:rPr>
          <w:rFonts w:ascii="Times New Roman" w:eastAsia="Times New Roman" w:hAnsi="Times New Roman" w:cs="Times New Roman"/>
          <w:lang w:val="es-CO" w:eastAsia="es-CO"/>
        </w:rPr>
        <w:t>.</w:t>
      </w:r>
    </w:p>
    <w:p w14:paraId="4144F64A" w14:textId="77777777" w:rsidR="005166B8" w:rsidRPr="00FA569C" w:rsidRDefault="005166B8" w:rsidP="005166B8">
      <w:pPr>
        <w:pStyle w:val="Prrafodelista"/>
        <w:numPr>
          <w:ilvl w:val="0"/>
          <w:numId w:val="17"/>
        </w:numPr>
        <w:rPr>
          <w:rFonts w:ascii="Times New Roman" w:eastAsia="Times New Roman" w:hAnsi="Times New Roman" w:cs="Times New Roman"/>
          <w:b/>
          <w:bCs/>
          <w:lang w:val="es-CO" w:eastAsia="es-CO"/>
        </w:rPr>
      </w:pPr>
      <w:r w:rsidRPr="00FA569C">
        <w:rPr>
          <w:rFonts w:ascii="Times New Roman" w:eastAsia="Times New Roman" w:hAnsi="Times New Roman" w:cs="Times New Roman"/>
          <w:lang w:val="es-CO" w:eastAsia="es-CO"/>
        </w:rPr>
        <w:t xml:space="preserve">Triángulo </w:t>
      </w:r>
      <w:r w:rsidRPr="00E14468">
        <w:rPr>
          <w:rFonts w:ascii="Times New Roman" w:eastAsia="Times New Roman" w:hAnsi="Times New Roman" w:cs="Times New Roman"/>
          <w:b/>
          <w:bCs/>
          <w:lang w:val="es-CO" w:eastAsia="es-CO"/>
        </w:rPr>
        <w:t>obtusángulo</w:t>
      </w:r>
      <w:r w:rsidRPr="00FA569C">
        <w:rPr>
          <w:rFonts w:ascii="Times New Roman" w:eastAsia="Times New Roman" w:hAnsi="Times New Roman" w:cs="Times New Roman"/>
          <w:lang w:val="es-CO" w:eastAsia="es-CO"/>
        </w:rPr>
        <w:t>. Uno de los ángulos interiores es mayor de 90°, es decir</w:t>
      </w:r>
      <w:ins w:id="43" w:author="mercyranjel" w:date="2016-01-02T17:33:00Z">
        <w:r>
          <w:rPr>
            <w:rFonts w:ascii="Times New Roman" w:eastAsia="Times New Roman" w:hAnsi="Times New Roman" w:cs="Times New Roman"/>
            <w:lang w:val="es-CO" w:eastAsia="es-CO"/>
          </w:rPr>
          <w:t>,</w:t>
        </w:r>
      </w:ins>
      <w:r w:rsidRPr="00FA569C">
        <w:rPr>
          <w:rFonts w:ascii="Times New Roman" w:eastAsia="Times New Roman" w:hAnsi="Times New Roman" w:cs="Times New Roman"/>
          <w:lang w:val="es-CO" w:eastAsia="es-CO"/>
        </w:rPr>
        <w:t xml:space="preserve"> es un ángulo </w:t>
      </w:r>
      <w:r>
        <w:rPr>
          <w:rFonts w:ascii="Times New Roman" w:eastAsia="Times New Roman" w:hAnsi="Times New Roman" w:cs="Times New Roman"/>
          <w:lang w:val="es-CO" w:eastAsia="es-CO"/>
        </w:rPr>
        <w:t>obtuso.</w:t>
      </w:r>
    </w:p>
    <w:tbl>
      <w:tblPr>
        <w:tblStyle w:val="Tablaconcuadrcula"/>
        <w:tblW w:w="0" w:type="auto"/>
        <w:tblLook w:val="04A0" w:firstRow="1" w:lastRow="0" w:firstColumn="1" w:lastColumn="0" w:noHBand="0" w:noVBand="1"/>
      </w:tblPr>
      <w:tblGrid>
        <w:gridCol w:w="2518"/>
        <w:gridCol w:w="6515"/>
      </w:tblGrid>
      <w:tr w:rsidR="005166B8" w:rsidRPr="00D07FE4" w14:paraId="354EC915" w14:textId="77777777" w:rsidTr="00D32ACA">
        <w:tc>
          <w:tcPr>
            <w:tcW w:w="9033" w:type="dxa"/>
            <w:gridSpan w:val="2"/>
            <w:shd w:val="clear" w:color="auto" w:fill="0D0D0D" w:themeFill="text1" w:themeFillTint="F2"/>
          </w:tcPr>
          <w:p w14:paraId="0DA95C83"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3574CEA1" w14:textId="77777777" w:rsidTr="00D32ACA">
        <w:tc>
          <w:tcPr>
            <w:tcW w:w="2518" w:type="dxa"/>
          </w:tcPr>
          <w:p w14:paraId="2A850D03"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D50F286"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CO_IMG22</w:t>
            </w:r>
          </w:p>
        </w:tc>
      </w:tr>
      <w:tr w:rsidR="005166B8" w:rsidRPr="00D07FE4" w14:paraId="28E3036F" w14:textId="77777777" w:rsidTr="00D32ACA">
        <w:tc>
          <w:tcPr>
            <w:tcW w:w="2518" w:type="dxa"/>
          </w:tcPr>
          <w:p w14:paraId="5D27C90F"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5A5924B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Clasificación de los triángulos</w:t>
            </w:r>
            <w:ins w:id="44" w:author="mercyranjel" w:date="2016-01-02T17:33:00Z">
              <w:r>
                <w:rPr>
                  <w:rFonts w:ascii="Times New Roman" w:hAnsi="Times New Roman" w:cs="Times New Roman"/>
                  <w:color w:val="000000"/>
                </w:rPr>
                <w:t>.</w:t>
              </w:r>
            </w:ins>
          </w:p>
        </w:tc>
      </w:tr>
      <w:tr w:rsidR="005166B8" w:rsidRPr="00D07FE4" w14:paraId="2447D976" w14:textId="77777777" w:rsidTr="00D32ACA">
        <w:tc>
          <w:tcPr>
            <w:tcW w:w="2518" w:type="dxa"/>
          </w:tcPr>
          <w:p w14:paraId="2807899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435947C" w14:textId="77777777" w:rsidR="005166B8" w:rsidRDefault="005166B8" w:rsidP="00D32ACA">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69504" behindDoc="0" locked="0" layoutInCell="1" allowOverlap="1" wp14:anchorId="0D77E0CF" wp14:editId="4AF82B7B">
                      <wp:simplePos x="0" y="0"/>
                      <wp:positionH relativeFrom="column">
                        <wp:posOffset>115570</wp:posOffset>
                      </wp:positionH>
                      <wp:positionV relativeFrom="paragraph">
                        <wp:posOffset>57785</wp:posOffset>
                      </wp:positionV>
                      <wp:extent cx="1600200" cy="342900"/>
                      <wp:effectExtent l="0" t="0" r="0" b="12700"/>
                      <wp:wrapSquare wrapText="bothSides"/>
                      <wp:docPr id="345" name="Cuadro de texto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C0A71B" w14:textId="77777777" w:rsidR="005166B8" w:rsidRDefault="005166B8" w:rsidP="005166B8">
                                  <w:r>
                                    <w:t>Triángulo acutángulo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12" o:spid="_x0000_s1033" type="#_x0000_t202" style="position:absolute;margin-left:9.1pt;margin-top:4.55pt;width:126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" filled="f" stroked="f">
                      <v:path arrowok="t"/>
                      <v:textbox>
                        <w:txbxContent>
                          <w:p w14:paraId="59C0A71B" w14:textId="77777777" w:rsidR="005166B8" w:rsidRDefault="005166B8" w:rsidP="005166B8">
                            <w:r>
                              <w:t>Triángulo acutángulo</w:t>
                            </w:r>
                          </w:p>
                        </w:txbxContent>
                      </v:textbox>
                      <w10:wrap type="square"/>
                    </v:shape>
                  </w:pict>
                </mc:Fallback>
              </mc:AlternateContent>
            </w:r>
          </w:p>
          <w:p w14:paraId="568E28D8" w14:textId="77777777" w:rsidR="005166B8" w:rsidRDefault="005166B8" w:rsidP="00D32ACA">
            <w:pPr>
              <w:rPr>
                <w:rFonts w:ascii="Times New Roman" w:hAnsi="Times New Roman" w:cs="Times New Roman"/>
                <w:b/>
                <w:color w:val="000000"/>
              </w:rPr>
            </w:pPr>
          </w:p>
          <w:p w14:paraId="26C1D178" w14:textId="77777777" w:rsidR="005166B8" w:rsidRDefault="005166B8" w:rsidP="00D32ACA">
            <w:pPr>
              <w:rPr>
                <w:rFonts w:ascii="Times New Roman" w:hAnsi="Times New Roman" w:cs="Times New Roman"/>
                <w:b/>
                <w:color w:val="000000"/>
              </w:rPr>
            </w:pPr>
          </w:p>
          <w:p w14:paraId="748DAAC1" w14:textId="77777777" w:rsidR="005166B8"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anchor distT="0" distB="0" distL="114300" distR="114300" simplePos="0" relativeHeight="251666432" behindDoc="0" locked="0" layoutInCell="1" allowOverlap="1" wp14:anchorId="2DA8F60F" wp14:editId="45F47843">
                  <wp:simplePos x="0" y="0"/>
                  <wp:positionH relativeFrom="column">
                    <wp:posOffset>344170</wp:posOffset>
                  </wp:positionH>
                  <wp:positionV relativeFrom="paragraph">
                    <wp:posOffset>-353695</wp:posOffset>
                  </wp:positionV>
                  <wp:extent cx="1200150" cy="1057275"/>
                  <wp:effectExtent l="0" t="0" r="0" b="9525"/>
                  <wp:wrapNone/>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11210" t="25000" r="67389" b="44837"/>
                          <a:stretch/>
                        </pic:blipFill>
                        <pic:spPr bwMode="auto">
                          <a:xfrm>
                            <a:off x="0" y="0"/>
                            <a:ext cx="1200150" cy="105727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sidRPr="00D07FE4">
              <w:rPr>
                <w:rFonts w:ascii="Times New Roman" w:hAnsi="Times New Roman" w:cs="Times New Roman"/>
                <w:noProof/>
                <w:lang w:val="es-ES" w:eastAsia="es-ES"/>
              </w:rPr>
              <w:drawing>
                <wp:anchor distT="0" distB="0" distL="114300" distR="114300" simplePos="0" relativeHeight="251667456" behindDoc="0" locked="0" layoutInCell="1" allowOverlap="1" wp14:anchorId="4EB681DF" wp14:editId="4AA1388E">
                  <wp:simplePos x="0" y="0"/>
                  <wp:positionH relativeFrom="column">
                    <wp:posOffset>2287270</wp:posOffset>
                  </wp:positionH>
                  <wp:positionV relativeFrom="paragraph">
                    <wp:posOffset>-382270</wp:posOffset>
                  </wp:positionV>
                  <wp:extent cx="1219200" cy="1171575"/>
                  <wp:effectExtent l="0" t="0" r="0" b="0"/>
                  <wp:wrapNone/>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34139" t="23641" r="44121" b="42935"/>
                          <a:stretch/>
                        </pic:blipFill>
                        <pic:spPr bwMode="auto">
                          <a:xfrm>
                            <a:off x="0" y="0"/>
                            <a:ext cx="1219200" cy="117157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p>
          <w:p w14:paraId="79DC96DC" w14:textId="77777777" w:rsidR="005166B8" w:rsidRDefault="005166B8" w:rsidP="00D32ACA">
            <w:pPr>
              <w:rPr>
                <w:rFonts w:ascii="Times New Roman" w:hAnsi="Times New Roman" w:cs="Times New Roman"/>
                <w:b/>
                <w:color w:val="000000"/>
              </w:rPr>
            </w:pPr>
          </w:p>
          <w:p w14:paraId="1E9473BB" w14:textId="77777777" w:rsidR="005166B8"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anchor distT="0" distB="0" distL="114300" distR="114300" simplePos="0" relativeHeight="251668480" behindDoc="0" locked="0" layoutInCell="1" allowOverlap="1" wp14:anchorId="260372AF" wp14:editId="6D5367E8">
                  <wp:simplePos x="0" y="0"/>
                  <wp:positionH relativeFrom="column">
                    <wp:posOffset>1601470</wp:posOffset>
                  </wp:positionH>
                  <wp:positionV relativeFrom="paragraph">
                    <wp:posOffset>95885</wp:posOffset>
                  </wp:positionV>
                  <wp:extent cx="1409700" cy="990600"/>
                  <wp:effectExtent l="0" t="0" r="12700" b="0"/>
                  <wp:wrapNone/>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60634" t="23913" r="14229" b="47826"/>
                          <a:stretch/>
                        </pic:blipFill>
                        <pic:spPr bwMode="auto">
                          <a:xfrm>
                            <a:off x="0" y="0"/>
                            <a:ext cx="1409700" cy="9906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p>
          <w:p w14:paraId="40287F83" w14:textId="77777777" w:rsidR="005166B8" w:rsidRDefault="005166B8" w:rsidP="00D32ACA">
            <w:pPr>
              <w:rPr>
                <w:rFonts w:ascii="Times New Roman" w:hAnsi="Times New Roman" w:cs="Times New Roman"/>
                <w:b/>
                <w:color w:val="000000"/>
              </w:rPr>
            </w:pPr>
          </w:p>
          <w:p w14:paraId="6CB08F5E" w14:textId="77777777" w:rsidR="005166B8" w:rsidRDefault="005166B8" w:rsidP="00D32ACA">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0528" behindDoc="0" locked="0" layoutInCell="1" allowOverlap="1" wp14:anchorId="33C6224C" wp14:editId="531E908E">
                      <wp:simplePos x="0" y="0"/>
                      <wp:positionH relativeFrom="column">
                        <wp:posOffset>2172970</wp:posOffset>
                      </wp:positionH>
                      <wp:positionV relativeFrom="paragraph">
                        <wp:posOffset>-1168400</wp:posOffset>
                      </wp:positionV>
                      <wp:extent cx="1600200" cy="342900"/>
                      <wp:effectExtent l="0" t="0" r="0" b="12700"/>
                      <wp:wrapSquare wrapText="bothSides"/>
                      <wp:docPr id="344" name="Cuadro de texto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13BC9A" w14:textId="77777777" w:rsidR="005166B8" w:rsidRDefault="005166B8" w:rsidP="005166B8">
                                  <w:r>
                                    <w:t>Triángulo rectángulo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13" o:spid="_x0000_s1034" type="#_x0000_t202" style="position:absolute;margin-left:171.1pt;margin-top:-91.95pt;width:126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" filled="f" stroked="f">
                      <v:path arrowok="t"/>
                      <v:textbox>
                        <w:txbxContent>
                          <w:p w14:paraId="4213BC9A" w14:textId="77777777" w:rsidR="005166B8" w:rsidRDefault="005166B8" w:rsidP="005166B8">
                            <w:r>
                              <w:t>Triángulo rectángulo</w:t>
                            </w:r>
                          </w:p>
                        </w:txbxContent>
                      </v:textbox>
                      <w10:wrap type="square"/>
                    </v:shape>
                  </w:pict>
                </mc:Fallback>
              </mc:AlternateContent>
            </w:r>
          </w:p>
          <w:p w14:paraId="4C78EDA0" w14:textId="77777777" w:rsidR="005166B8" w:rsidRDefault="005166B8" w:rsidP="00D32ACA">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1552" behindDoc="0" locked="0" layoutInCell="1" allowOverlap="1" wp14:anchorId="569C7459" wp14:editId="4B284F3A">
                      <wp:simplePos x="0" y="0"/>
                      <wp:positionH relativeFrom="column">
                        <wp:posOffset>344170</wp:posOffset>
                      </wp:positionH>
                      <wp:positionV relativeFrom="paragraph">
                        <wp:posOffset>27305</wp:posOffset>
                      </wp:positionV>
                      <wp:extent cx="1600200" cy="342900"/>
                      <wp:effectExtent l="0" t="0" r="0" b="12700"/>
                      <wp:wrapSquare wrapText="bothSides"/>
                      <wp:docPr id="343" name="Cuadro de texto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5D4972" w14:textId="77777777" w:rsidR="005166B8" w:rsidRDefault="005166B8" w:rsidP="005166B8">
                                  <w:r>
                                    <w:t>Triángulo obtusángulo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20" o:spid="_x0000_s1035" type="#_x0000_t202" style="position:absolute;margin-left:27.1pt;margin-top:2.15pt;width:126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" filled="f" stroked="f">
                      <v:path arrowok="t"/>
                      <v:textbox>
                        <w:txbxContent>
                          <w:p w14:paraId="035D4972" w14:textId="77777777" w:rsidR="005166B8" w:rsidRDefault="005166B8" w:rsidP="005166B8">
                            <w:r>
                              <w:t>Triángulo obtusángulo</w:t>
                            </w:r>
                          </w:p>
                        </w:txbxContent>
                      </v:textbox>
                      <w10:wrap type="square"/>
                    </v:shape>
                  </w:pict>
                </mc:Fallback>
              </mc:AlternateContent>
            </w:r>
          </w:p>
          <w:p w14:paraId="5641034B" w14:textId="77777777" w:rsidR="005166B8" w:rsidRDefault="005166B8" w:rsidP="00D32ACA">
            <w:pPr>
              <w:rPr>
                <w:rFonts w:ascii="Times New Roman" w:hAnsi="Times New Roman" w:cs="Times New Roman"/>
                <w:b/>
                <w:color w:val="000000"/>
              </w:rPr>
            </w:pPr>
          </w:p>
          <w:p w14:paraId="17282ADE" w14:textId="77777777" w:rsidR="005166B8" w:rsidRDefault="005166B8" w:rsidP="00D32ACA">
            <w:pPr>
              <w:rPr>
                <w:rFonts w:ascii="Times New Roman" w:hAnsi="Times New Roman" w:cs="Times New Roman"/>
                <w:b/>
                <w:color w:val="000000"/>
              </w:rPr>
            </w:pPr>
          </w:p>
          <w:p w14:paraId="7B013939" w14:textId="77777777" w:rsidR="005166B8" w:rsidRDefault="005166B8" w:rsidP="00D32ACA">
            <w:pPr>
              <w:rPr>
                <w:rFonts w:ascii="Times New Roman" w:hAnsi="Times New Roman" w:cs="Times New Roman"/>
                <w:b/>
                <w:color w:val="000000"/>
              </w:rPr>
            </w:pPr>
          </w:p>
          <w:p w14:paraId="78FD30D8" w14:textId="77777777" w:rsidR="005166B8" w:rsidRPr="00D07FE4" w:rsidRDefault="005166B8" w:rsidP="00D32ACA">
            <w:pPr>
              <w:rPr>
                <w:rFonts w:ascii="Times New Roman" w:hAnsi="Times New Roman" w:cs="Times New Roman"/>
                <w:b/>
                <w:color w:val="000000"/>
              </w:rPr>
            </w:pPr>
          </w:p>
        </w:tc>
      </w:tr>
      <w:tr w:rsidR="005166B8" w:rsidRPr="00D07FE4" w14:paraId="56022C33" w14:textId="77777777" w:rsidTr="00D32ACA">
        <w:tc>
          <w:tcPr>
            <w:tcW w:w="2518" w:type="dxa"/>
          </w:tcPr>
          <w:p w14:paraId="736E5B9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BBD3E0B" w14:textId="1E2F46E8"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 xml:space="preserve">Clasificación de </w:t>
            </w:r>
            <w:r w:rsidR="00E65E12">
              <w:rPr>
                <w:rFonts w:ascii="Times New Roman" w:hAnsi="Times New Roman" w:cs="Times New Roman"/>
                <w:color w:val="000000"/>
              </w:rPr>
              <w:t xml:space="preserve">los </w:t>
            </w:r>
            <w:r>
              <w:rPr>
                <w:rFonts w:ascii="Times New Roman" w:hAnsi="Times New Roman" w:cs="Times New Roman"/>
                <w:color w:val="000000"/>
              </w:rPr>
              <w:t>triángulo</w:t>
            </w:r>
            <w:r w:rsidR="00E65E12">
              <w:rPr>
                <w:rFonts w:ascii="Times New Roman" w:hAnsi="Times New Roman" w:cs="Times New Roman"/>
                <w:color w:val="000000"/>
              </w:rPr>
              <w:t xml:space="preserve">s </w:t>
            </w:r>
            <w:r>
              <w:rPr>
                <w:rFonts w:ascii="Times New Roman" w:hAnsi="Times New Roman" w:cs="Times New Roman"/>
                <w:color w:val="000000"/>
              </w:rPr>
              <w:t>según la medida de sus ángulos.</w:t>
            </w:r>
          </w:p>
        </w:tc>
      </w:tr>
    </w:tbl>
    <w:p w14:paraId="2C667247" w14:textId="77777777" w:rsidR="005166B8" w:rsidRPr="00D07FE4" w:rsidRDefault="005166B8" w:rsidP="005166B8">
      <w:pPr>
        <w:shd w:val="clear" w:color="auto" w:fill="FFFFFF"/>
        <w:spacing w:after="0"/>
        <w:rPr>
          <w:rFonts w:ascii="Times New Roman" w:eastAsia="Times New Roman" w:hAnsi="Times New Roman" w:cs="Times New Roman"/>
          <w:lang w:eastAsia="es-CO"/>
        </w:rPr>
      </w:pPr>
    </w:p>
    <w:p w14:paraId="713AC7C9" w14:textId="77777777" w:rsidR="005166B8" w:rsidRPr="00D07FE4" w:rsidRDefault="005166B8" w:rsidP="005166B8">
      <w:pPr>
        <w:spacing w:after="0"/>
        <w:rPr>
          <w:rFonts w:ascii="Times New Roman" w:hAnsi="Times New Roman" w:cs="Times New Roman"/>
          <w:color w:val="000000"/>
        </w:rPr>
      </w:pPr>
    </w:p>
    <w:p w14:paraId="770F5A7C" w14:textId="77777777" w:rsidR="005166B8" w:rsidRPr="00D07FE4" w:rsidRDefault="005166B8" w:rsidP="005166B8">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5166B8" w:rsidRPr="00D07FE4" w14:paraId="1A220B89" w14:textId="77777777" w:rsidTr="00D32ACA">
        <w:tc>
          <w:tcPr>
            <w:tcW w:w="9033" w:type="dxa"/>
            <w:gridSpan w:val="2"/>
            <w:shd w:val="clear" w:color="auto" w:fill="000000" w:themeFill="text1"/>
          </w:tcPr>
          <w:p w14:paraId="230F399D"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5166B8" w:rsidRPr="00D07FE4" w14:paraId="3A6B6CFE" w14:textId="77777777" w:rsidTr="00D32ACA">
        <w:tc>
          <w:tcPr>
            <w:tcW w:w="2518" w:type="dxa"/>
          </w:tcPr>
          <w:p w14:paraId="272155E5"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4E904D6"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MA_06_11_CO_REC</w:t>
            </w:r>
            <w:r>
              <w:rPr>
                <w:rFonts w:ascii="Times New Roman" w:hAnsi="Times New Roman" w:cs="Times New Roman"/>
                <w:color w:val="000000"/>
              </w:rPr>
              <w:t>110</w:t>
            </w:r>
          </w:p>
        </w:tc>
      </w:tr>
      <w:tr w:rsidR="005166B8" w:rsidRPr="00D07FE4" w14:paraId="6F1D95CE" w14:textId="77777777" w:rsidTr="00D32ACA">
        <w:tc>
          <w:tcPr>
            <w:tcW w:w="2518" w:type="dxa"/>
          </w:tcPr>
          <w:p w14:paraId="464131A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4E1AA44A" w14:textId="77777777" w:rsidR="005166B8" w:rsidRPr="00D07FE4" w:rsidRDefault="005166B8" w:rsidP="00D32ACA">
            <w:pPr>
              <w:rPr>
                <w:rFonts w:ascii="Times New Roman" w:hAnsi="Times New Roman" w:cs="Times New Roman"/>
                <w:color w:val="000000"/>
              </w:rPr>
            </w:pPr>
            <w:r w:rsidRPr="00865AFB">
              <w:rPr>
                <w:rFonts w:ascii="Times New Roman" w:hAnsi="Times New Roman" w:cs="Times New Roman"/>
                <w:color w:val="000000"/>
              </w:rPr>
              <w:t>Identifica los triángulos</w:t>
            </w:r>
          </w:p>
        </w:tc>
      </w:tr>
      <w:tr w:rsidR="005166B8" w:rsidRPr="00D07FE4" w14:paraId="11E98930" w14:textId="77777777" w:rsidTr="00D32ACA">
        <w:tc>
          <w:tcPr>
            <w:tcW w:w="2518" w:type="dxa"/>
          </w:tcPr>
          <w:p w14:paraId="5D08E16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8BBA659" w14:textId="0729AC25" w:rsidR="005166B8" w:rsidRPr="00D07FE4" w:rsidRDefault="005166B8" w:rsidP="00D32ACA">
            <w:pPr>
              <w:rPr>
                <w:rFonts w:ascii="Times New Roman" w:hAnsi="Times New Roman" w:cs="Times New Roman"/>
                <w:color w:val="000000"/>
              </w:rPr>
            </w:pPr>
            <w:r w:rsidRPr="00865AFB">
              <w:rPr>
                <w:rFonts w:ascii="Times New Roman" w:eastAsia="Times New Roman" w:hAnsi="Times New Roman" w:cs="Times New Roman"/>
                <w:color w:val="000000"/>
                <w:lang w:val="es-CO" w:eastAsia="es-CO"/>
              </w:rPr>
              <w:t>Actividad para clasificar triángulos según sus características</w:t>
            </w:r>
          </w:p>
        </w:tc>
      </w:tr>
    </w:tbl>
    <w:p w14:paraId="4740BCA5" w14:textId="77777777" w:rsidR="005166B8" w:rsidRPr="00D07FE4" w:rsidRDefault="005166B8" w:rsidP="005166B8">
      <w:pPr>
        <w:spacing w:after="0"/>
        <w:rPr>
          <w:rFonts w:ascii="Times New Roman" w:hAnsi="Times New Roman" w:cs="Times New Roman"/>
          <w:color w:val="000000"/>
        </w:rPr>
      </w:pPr>
    </w:p>
    <w:p w14:paraId="1991E75A"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 xml:space="preserve">2.2 </w:t>
      </w:r>
      <w:r>
        <w:rPr>
          <w:rFonts w:ascii="Times New Roman" w:hAnsi="Times New Roman" w:cs="Times New Roman"/>
          <w:b/>
        </w:rPr>
        <w:t>La c</w:t>
      </w:r>
      <w:r w:rsidRPr="00D07FE4">
        <w:rPr>
          <w:rFonts w:ascii="Times New Roman" w:hAnsi="Times New Roman" w:cs="Times New Roman"/>
          <w:b/>
        </w:rPr>
        <w:t>onstrucción</w:t>
      </w:r>
      <w:r>
        <w:rPr>
          <w:rFonts w:ascii="Times New Roman" w:hAnsi="Times New Roman" w:cs="Times New Roman"/>
          <w:b/>
        </w:rPr>
        <w:t xml:space="preserve"> de un triángulo</w:t>
      </w:r>
    </w:p>
    <w:p w14:paraId="0D652045" w14:textId="77777777" w:rsidR="005166B8" w:rsidRPr="00D07FE4" w:rsidRDefault="005166B8" w:rsidP="005166B8">
      <w:pPr>
        <w:spacing w:after="0"/>
        <w:rPr>
          <w:rFonts w:ascii="Times New Roman" w:hAnsi="Times New Roman" w:cs="Times New Roman"/>
          <w:highlight w:val="yellow"/>
        </w:rPr>
      </w:pPr>
    </w:p>
    <w:p w14:paraId="7B93AFDC" w14:textId="77777777" w:rsidR="005166B8" w:rsidRDefault="005166B8" w:rsidP="005166B8">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Para construir un triángulo es importante tener en cuenta la forma en que se presenta la información de sus lados y de sus ángulos. Por ejemplo:</w:t>
      </w:r>
    </w:p>
    <w:p w14:paraId="6BCE7EFC" w14:textId="77777777" w:rsidR="005166B8" w:rsidRDefault="005166B8" w:rsidP="005166B8">
      <w:pPr>
        <w:spacing w:after="0"/>
        <w:rPr>
          <w:rFonts w:ascii="Times New Roman" w:eastAsia="Times New Roman" w:hAnsi="Times New Roman" w:cs="Times New Roman"/>
          <w:lang w:val="es-CO" w:eastAsia="es-CO"/>
        </w:rPr>
      </w:pPr>
    </w:p>
    <w:p w14:paraId="6BEA7152" w14:textId="77777777" w:rsidR="005166B8" w:rsidRPr="0095782B" w:rsidRDefault="005166B8" w:rsidP="005166B8">
      <w:pPr>
        <w:pStyle w:val="Prrafodelista"/>
        <w:numPr>
          <w:ilvl w:val="0"/>
          <w:numId w:val="16"/>
        </w:num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P</w:t>
      </w:r>
      <w:r w:rsidRPr="0095782B">
        <w:rPr>
          <w:rFonts w:ascii="Times New Roman" w:eastAsia="Times New Roman" w:hAnsi="Times New Roman" w:cs="Times New Roman"/>
          <w:lang w:val="es-CO" w:eastAsia="es-CO"/>
        </w:rPr>
        <w:t xml:space="preserve">ara el triángulo </w:t>
      </w:r>
      <w:r w:rsidRPr="0095782B">
        <w:rPr>
          <w:rFonts w:ascii="Times New Roman" w:eastAsia="Times New Roman" w:hAnsi="Times New Roman" w:cs="Times New Roman"/>
          <w:i/>
          <w:lang w:val="es-CO" w:eastAsia="es-CO"/>
        </w:rPr>
        <w:t xml:space="preserve">PQR </w:t>
      </w:r>
      <w:r w:rsidRPr="0095782B">
        <w:rPr>
          <w:rFonts w:ascii="Times New Roman" w:eastAsia="Times New Roman" w:hAnsi="Times New Roman" w:cs="Times New Roman"/>
          <w:lang w:val="es-CO" w:eastAsia="es-CO"/>
        </w:rPr>
        <w:t>se tiene lo siguiente:</w:t>
      </w:r>
    </w:p>
    <w:p w14:paraId="1C0A46A9" w14:textId="77777777" w:rsidR="005166B8" w:rsidRDefault="005166B8" w:rsidP="005166B8">
      <w:pPr>
        <w:spacing w:after="0"/>
        <w:jc w:val="center"/>
        <w:rPr>
          <w:rFonts w:ascii="Times New Roman" w:eastAsia="Times New Roman" w:hAnsi="Times New Roman" w:cs="Times New Roman"/>
          <w:lang w:val="es-CO" w:eastAsia="es-CO"/>
        </w:rPr>
      </w:pPr>
      <w:r w:rsidRPr="00FC54FC">
        <w:rPr>
          <w:rFonts w:ascii="Times New Roman" w:eastAsia="Times New Roman" w:hAnsi="Times New Roman" w:cs="Times New Roman"/>
          <w:i/>
          <w:lang w:val="es-CO" w:eastAsia="es-CO"/>
        </w:rPr>
        <w:t>p</w:t>
      </w:r>
      <w:r>
        <w:rPr>
          <w:rFonts w:ascii="Times New Roman" w:eastAsia="Times New Roman" w:hAnsi="Times New Roman" w:cs="Times New Roman"/>
          <w:lang w:val="es-CO" w:eastAsia="es-CO"/>
        </w:rPr>
        <w:t xml:space="preserve"> = 5 cm, </w:t>
      </w:r>
      <w:r w:rsidRPr="00FC54FC">
        <w:rPr>
          <w:rFonts w:ascii="Times New Roman" w:eastAsia="Times New Roman" w:hAnsi="Times New Roman" w:cs="Times New Roman"/>
          <w:i/>
          <w:lang w:val="es-CO" w:eastAsia="es-CO"/>
        </w:rPr>
        <w:t>q</w:t>
      </w:r>
      <w:r>
        <w:rPr>
          <w:rFonts w:ascii="Times New Roman" w:eastAsia="Times New Roman" w:hAnsi="Times New Roman" w:cs="Times New Roman"/>
          <w:lang w:val="es-CO" w:eastAsia="es-CO"/>
        </w:rPr>
        <w:t xml:space="preserve"> = 4 cm, </w:t>
      </w:r>
      <w:r w:rsidRPr="00FC54FC">
        <w:rPr>
          <w:rFonts w:ascii="Times New Roman" w:eastAsia="Times New Roman" w:hAnsi="Times New Roman" w:cs="Times New Roman"/>
          <w:i/>
          <w:lang w:val="es-CO" w:eastAsia="es-CO"/>
        </w:rPr>
        <w:t>r</w:t>
      </w:r>
      <w:r>
        <w:rPr>
          <w:rFonts w:ascii="Times New Roman" w:eastAsia="Times New Roman" w:hAnsi="Times New Roman" w:cs="Times New Roman"/>
          <w:lang w:val="es-CO" w:eastAsia="es-CO"/>
        </w:rPr>
        <w:t xml:space="preserve"> = 3 cm</w:t>
      </w:r>
    </w:p>
    <w:p w14:paraId="51457C36" w14:textId="77777777" w:rsidR="005166B8" w:rsidRDefault="005166B8" w:rsidP="005166B8">
      <w:pPr>
        <w:spacing w:after="0"/>
        <w:rPr>
          <w:rFonts w:ascii="Times New Roman" w:eastAsia="Times New Roman" w:hAnsi="Times New Roman" w:cs="Times New Roman"/>
          <w:lang w:val="es-CO" w:eastAsia="es-CO"/>
        </w:rPr>
      </w:pPr>
    </w:p>
    <w:p w14:paraId="71BB1402" w14:textId="77777777" w:rsidR="005166B8" w:rsidRDefault="005166B8" w:rsidP="005166B8">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este caso están dadas las medidas de sus tres lados.</w:t>
      </w:r>
    </w:p>
    <w:p w14:paraId="30FB7C40" w14:textId="77777777" w:rsidR="005166B8" w:rsidRDefault="005166B8" w:rsidP="005166B8">
      <w:pPr>
        <w:spacing w:after="0"/>
        <w:rPr>
          <w:rFonts w:ascii="Times New Roman" w:eastAsia="Times New Roman" w:hAnsi="Times New Roman" w:cs="Times New Roman"/>
          <w:lang w:val="es-CO" w:eastAsia="es-CO"/>
        </w:rPr>
      </w:pPr>
    </w:p>
    <w:p w14:paraId="3ADA6FE7" w14:textId="77777777" w:rsidR="005166B8" w:rsidRDefault="005166B8" w:rsidP="005166B8">
      <w:pPr>
        <w:pStyle w:val="Prrafodelista"/>
        <w:numPr>
          <w:ilvl w:val="0"/>
          <w:numId w:val="16"/>
        </w:numPr>
        <w:spacing w:after="0"/>
        <w:rPr>
          <w:rFonts w:ascii="Times New Roman" w:eastAsia="Times New Roman" w:hAnsi="Times New Roman" w:cs="Times New Roman"/>
          <w:lang w:val="es-CO" w:eastAsia="es-CO"/>
        </w:rPr>
      </w:pPr>
      <w:r w:rsidRPr="0095782B">
        <w:rPr>
          <w:rFonts w:ascii="Times New Roman" w:eastAsia="Times New Roman" w:hAnsi="Times New Roman" w:cs="Times New Roman"/>
          <w:lang w:val="es-CO" w:eastAsia="es-CO"/>
        </w:rPr>
        <w:t>Par</w:t>
      </w:r>
      <w:r>
        <w:rPr>
          <w:rFonts w:ascii="Times New Roman" w:eastAsia="Times New Roman" w:hAnsi="Times New Roman" w:cs="Times New Roman"/>
          <w:lang w:val="es-CO" w:eastAsia="es-CO"/>
        </w:rPr>
        <w:t>a</w:t>
      </w:r>
      <w:r w:rsidRPr="0095782B">
        <w:rPr>
          <w:rFonts w:ascii="Times New Roman" w:eastAsia="Times New Roman" w:hAnsi="Times New Roman" w:cs="Times New Roman"/>
          <w:lang w:val="es-CO" w:eastAsia="es-CO"/>
        </w:rPr>
        <w:t xml:space="preserve"> el </w:t>
      </w:r>
      <w:r>
        <w:rPr>
          <w:rFonts w:ascii="Times New Roman" w:eastAsia="Times New Roman" w:hAnsi="Times New Roman" w:cs="Times New Roman"/>
          <w:lang w:val="es-CO" w:eastAsia="es-CO"/>
        </w:rPr>
        <w:t xml:space="preserve">mismo triángulo </w:t>
      </w:r>
      <w:r w:rsidRPr="00F70B4A">
        <w:rPr>
          <w:rFonts w:ascii="Times New Roman" w:eastAsia="Times New Roman" w:hAnsi="Times New Roman" w:cs="Times New Roman"/>
          <w:i/>
          <w:lang w:val="es-CO" w:eastAsia="es-CO"/>
        </w:rPr>
        <w:t>PQR</w:t>
      </w:r>
      <w:r>
        <w:rPr>
          <w:rFonts w:ascii="Times New Roman" w:eastAsia="Times New Roman" w:hAnsi="Times New Roman" w:cs="Times New Roman"/>
          <w:lang w:val="es-CO" w:eastAsia="es-CO"/>
        </w:rPr>
        <w:t xml:space="preserve"> se puede plantear la información así:</w:t>
      </w:r>
    </w:p>
    <w:p w14:paraId="6903C3C9" w14:textId="77777777" w:rsidR="005166B8" w:rsidRDefault="005166B8" w:rsidP="005166B8">
      <w:pPr>
        <w:pStyle w:val="Prrafodelista"/>
        <w:spacing w:after="0"/>
        <w:ind w:left="427"/>
        <w:jc w:val="center"/>
        <w:rPr>
          <w:rFonts w:ascii="Times New Roman" w:eastAsia="Times New Roman" w:hAnsi="Times New Roman" w:cs="Times New Roman"/>
          <w:lang w:val="es-CO" w:eastAsia="es-CO"/>
        </w:rPr>
      </w:pPr>
      <w:r w:rsidRPr="009D6662">
        <w:rPr>
          <w:rFonts w:ascii="Times New Roman" w:eastAsia="Times New Roman" w:hAnsi="Times New Roman" w:cs="Times New Roman"/>
          <w:i/>
          <w:lang w:val="es-CO" w:eastAsia="es-CO"/>
        </w:rPr>
        <w:lastRenderedPageBreak/>
        <w:t>P</w:t>
      </w:r>
      <w:r>
        <w:rPr>
          <w:rFonts w:ascii="Times New Roman" w:eastAsia="Times New Roman" w:hAnsi="Times New Roman" w:cs="Times New Roman"/>
          <w:lang w:val="es-CO" w:eastAsia="es-CO"/>
        </w:rPr>
        <w:t xml:space="preserve"> = 90º, </w:t>
      </w:r>
      <w:r w:rsidRPr="009D6662">
        <w:rPr>
          <w:rFonts w:ascii="Times New Roman" w:eastAsia="Times New Roman" w:hAnsi="Times New Roman" w:cs="Times New Roman"/>
          <w:i/>
          <w:lang w:val="es-CO" w:eastAsia="es-CO"/>
        </w:rPr>
        <w:t>q</w:t>
      </w:r>
      <w:r>
        <w:rPr>
          <w:rFonts w:ascii="Times New Roman" w:eastAsia="Times New Roman" w:hAnsi="Times New Roman" w:cs="Times New Roman"/>
          <w:lang w:val="es-CO" w:eastAsia="es-CO"/>
        </w:rPr>
        <w:t xml:space="preserve"> = 4 cm, </w:t>
      </w:r>
      <w:r w:rsidRPr="009D6662">
        <w:rPr>
          <w:rFonts w:ascii="Times New Roman" w:eastAsia="Times New Roman" w:hAnsi="Times New Roman" w:cs="Times New Roman"/>
          <w:i/>
          <w:lang w:val="es-CO" w:eastAsia="es-CO"/>
        </w:rPr>
        <w:t>r</w:t>
      </w:r>
      <w:r>
        <w:rPr>
          <w:rFonts w:ascii="Times New Roman" w:eastAsia="Times New Roman" w:hAnsi="Times New Roman" w:cs="Times New Roman"/>
          <w:lang w:val="es-CO" w:eastAsia="es-CO"/>
        </w:rPr>
        <w:t xml:space="preserve"> = 3 cm</w:t>
      </w:r>
    </w:p>
    <w:p w14:paraId="507AF22D" w14:textId="77777777" w:rsidR="005166B8" w:rsidRDefault="005166B8" w:rsidP="005166B8">
      <w:pPr>
        <w:spacing w:after="0"/>
        <w:rPr>
          <w:rFonts w:ascii="Times New Roman" w:eastAsia="Times New Roman" w:hAnsi="Times New Roman" w:cs="Times New Roman"/>
          <w:lang w:val="es-CO" w:eastAsia="es-CO"/>
        </w:rPr>
      </w:pPr>
    </w:p>
    <w:p w14:paraId="17A9815E" w14:textId="77777777" w:rsidR="005166B8" w:rsidRPr="0095782B" w:rsidRDefault="005166B8" w:rsidP="005166B8">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este</w:t>
      </w:r>
      <w:r w:rsidRPr="0095782B">
        <w:rPr>
          <w:rFonts w:ascii="Times New Roman" w:eastAsia="Times New Roman" w:hAnsi="Times New Roman" w:cs="Times New Roman"/>
          <w:lang w:val="es-CO" w:eastAsia="es-CO"/>
        </w:rPr>
        <w:t xml:space="preserve"> caso está dada la medida de dos de sus lados y del ángulo comprendido entre ellos.</w:t>
      </w:r>
    </w:p>
    <w:p w14:paraId="5CD49E88"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237AD44F" w14:textId="77777777" w:rsidTr="00D32ACA">
        <w:tc>
          <w:tcPr>
            <w:tcW w:w="9033" w:type="dxa"/>
            <w:gridSpan w:val="2"/>
            <w:shd w:val="clear" w:color="auto" w:fill="0D0D0D" w:themeFill="text1" w:themeFillTint="F2"/>
          </w:tcPr>
          <w:p w14:paraId="63D2A7C3"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E337D3C" w14:textId="77777777" w:rsidTr="00D32ACA">
        <w:tc>
          <w:tcPr>
            <w:tcW w:w="2518" w:type="dxa"/>
          </w:tcPr>
          <w:p w14:paraId="3A2FA6D4"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11FDB78"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CO_IMG23</w:t>
            </w:r>
          </w:p>
        </w:tc>
      </w:tr>
      <w:tr w:rsidR="005166B8" w:rsidRPr="00D07FE4" w14:paraId="42CD9CE2" w14:textId="77777777" w:rsidTr="00D32ACA">
        <w:tc>
          <w:tcPr>
            <w:tcW w:w="2518" w:type="dxa"/>
          </w:tcPr>
          <w:p w14:paraId="28583D3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C3044D6" w14:textId="16BFF425"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5166B8" w:rsidRPr="00D07FE4" w14:paraId="485A2F7A" w14:textId="77777777" w:rsidTr="00D32ACA">
        <w:tc>
          <w:tcPr>
            <w:tcW w:w="2518" w:type="dxa"/>
          </w:tcPr>
          <w:p w14:paraId="65086D7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F5BF5CD" w14:textId="77777777" w:rsidR="005166B8" w:rsidRDefault="005166B8" w:rsidP="00D32ACA">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665408" behindDoc="0" locked="0" layoutInCell="1" allowOverlap="1" wp14:anchorId="64743631" wp14:editId="594FD2A3">
                      <wp:simplePos x="0" y="0"/>
                      <wp:positionH relativeFrom="column">
                        <wp:posOffset>668655</wp:posOffset>
                      </wp:positionH>
                      <wp:positionV relativeFrom="paragraph">
                        <wp:posOffset>102870</wp:posOffset>
                      </wp:positionV>
                      <wp:extent cx="1770380" cy="1714500"/>
                      <wp:effectExtent l="0" t="0" r="0" b="12700"/>
                      <wp:wrapThrough wrapText="bothSides">
                        <wp:wrapPolygon edited="0">
                          <wp:start x="6198" y="0"/>
                          <wp:lineTo x="6198" y="1600"/>
                          <wp:lineTo x="7128" y="5440"/>
                          <wp:lineTo x="620" y="6400"/>
                          <wp:lineTo x="620" y="10240"/>
                          <wp:lineTo x="7438" y="10560"/>
                          <wp:lineTo x="7438" y="15680"/>
                          <wp:lineTo x="4958" y="16000"/>
                          <wp:lineTo x="4958" y="19840"/>
                          <wp:lineTo x="10227" y="21440"/>
                          <wp:lineTo x="17664" y="21440"/>
                          <wp:lineTo x="17664" y="20800"/>
                          <wp:lineTo x="19524" y="19520"/>
                          <wp:lineTo x="19524" y="16000"/>
                          <wp:lineTo x="17354" y="15680"/>
                          <wp:lineTo x="14255" y="10560"/>
                          <wp:lineTo x="21073" y="9280"/>
                          <wp:lineTo x="20763" y="5760"/>
                          <wp:lineTo x="11466" y="5440"/>
                          <wp:lineTo x="8367" y="0"/>
                          <wp:lineTo x="6198" y="0"/>
                        </wp:wrapPolygon>
                      </wp:wrapThrough>
                      <wp:docPr id="330" name="Agrupar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0380" cy="1714500"/>
                                <a:chOff x="0" y="0"/>
                                <a:chExt cx="1770380" cy="1714500"/>
                              </a:xfrm>
                            </wpg:grpSpPr>
                            <wps:wsp>
                              <wps:cNvPr id="331" name="Triángulo rectángulo 314"/>
                              <wps:cNvSpPr>
                                <a:spLocks noChangeArrowheads="1"/>
                              </wps:cNvSpPr>
                              <wps:spPr bwMode="auto">
                                <a:xfrm>
                                  <a:off x="704215" y="228600"/>
                                  <a:ext cx="685800" cy="1143000"/>
                                </a:xfrm>
                                <a:prstGeom prst="rtTriangle">
                                  <a:avLst/>
                                </a:prstGeom>
                                <a:gradFill rotWithShape="1">
                                  <a:gsLst>
                                    <a:gs pos="0">
                                      <a:srgbClr val="3A7CCB"/>
                                    </a:gs>
                                    <a:gs pos="20000">
                                      <a:srgbClr val="3C7BC7"/>
                                    </a:gs>
                                    <a:gs pos="100000">
                                      <a:srgbClr val="2C5D98"/>
                                    </a:gs>
                                  </a:gsLst>
                                  <a:lin ang="5400000"/>
                                </a:gradFill>
                                <a:ln w="9525">
                                  <a:solidFill>
                                    <a:schemeClr val="accent1">
                                      <a:lumMod val="95000"/>
                                      <a:lumOff val="0"/>
                                    </a:schemeClr>
                                  </a:solidFill>
                                  <a:miter lim="800000"/>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wps:wsp>
                              <wps:cNvPr id="332" name="Cuadro de texto 315"/>
                              <wps:cNvSpPr txBox="1">
                                <a:spLocks noChangeArrowheads="1"/>
                              </wps:cNvSpPr>
                              <wps:spPr bwMode="auto">
                                <a:xfrm>
                                  <a:off x="475615" y="0"/>
                                  <a:ext cx="27368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C4EA5" w14:textId="77777777" w:rsidR="005166B8" w:rsidRPr="009D6662" w:rsidRDefault="005166B8" w:rsidP="005166B8">
                                    <w:pPr>
                                      <w:rPr>
                                        <w:i/>
                                      </w:rPr>
                                    </w:pPr>
                                    <w:r w:rsidRPr="009D6662">
                                      <w:rPr>
                                        <w:i/>
                                      </w:rPr>
                                      <w:t>R</w:t>
                                    </w:r>
                                  </w:p>
                                </w:txbxContent>
                              </wps:txbx>
                              <wps:bodyPr rot="0" vert="horz" wrap="none" lIns="91440" tIns="45720" rIns="91440" bIns="45720" anchor="t" anchorCtr="0" upright="1">
                                <a:noAutofit/>
                              </wps:bodyPr>
                            </wps:wsp>
                            <wps:wsp>
                              <wps:cNvPr id="336" name="Cuadro de texto 316"/>
                              <wps:cNvSpPr txBox="1">
                                <a:spLocks noChangeArrowheads="1"/>
                              </wps:cNvSpPr>
                              <wps:spPr bwMode="auto">
                                <a:xfrm>
                                  <a:off x="1390015" y="1257300"/>
                                  <a:ext cx="2781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47BCC" w14:textId="77777777" w:rsidR="005166B8" w:rsidRPr="009D6662" w:rsidRDefault="005166B8" w:rsidP="005166B8">
                                    <w:pPr>
                                      <w:rPr>
                                        <w:i/>
                                      </w:rPr>
                                    </w:pPr>
                                    <w:r>
                                      <w:rPr>
                                        <w:i/>
                                      </w:rPr>
                                      <w:t>Q</w:t>
                                    </w:r>
                                  </w:p>
                                </w:txbxContent>
                              </wps:txbx>
                              <wps:bodyPr rot="0" vert="horz" wrap="none" lIns="91440" tIns="45720" rIns="91440" bIns="45720" anchor="t" anchorCtr="0" upright="1">
                                <a:noAutofit/>
                              </wps:bodyPr>
                            </wps:wsp>
                            <wps:wsp>
                              <wps:cNvPr id="337" name="Cuadro de texto 318"/>
                              <wps:cNvSpPr txBox="1">
                                <a:spLocks noChangeArrowheads="1"/>
                              </wps:cNvSpPr>
                              <wps:spPr bwMode="auto">
                                <a:xfrm>
                                  <a:off x="361315" y="1257300"/>
                                  <a:ext cx="26797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65B20" w14:textId="77777777" w:rsidR="005166B8" w:rsidRPr="009D6662" w:rsidRDefault="005166B8" w:rsidP="005166B8">
                                    <w:pPr>
                                      <w:rPr>
                                        <w:i/>
                                      </w:rPr>
                                    </w:pPr>
                                    <w:r>
                                      <w:rPr>
                                        <w:i/>
                                      </w:rPr>
                                      <w:t>P</w:t>
                                    </w:r>
                                  </w:p>
                                </w:txbxContent>
                              </wps:txbx>
                              <wps:bodyPr rot="0" vert="horz" wrap="none" lIns="91440" tIns="45720" rIns="91440" bIns="45720" anchor="t" anchorCtr="0" upright="1">
                                <a:noAutofit/>
                              </wps:bodyPr>
                            </wps:wsp>
                            <wps:wsp>
                              <wps:cNvPr id="339" name="Cuadro de texto 322"/>
                              <wps:cNvSpPr txBox="1">
                                <a:spLocks noChangeArrowheads="1"/>
                              </wps:cNvSpPr>
                              <wps:spPr bwMode="auto">
                                <a:xfrm>
                                  <a:off x="0" y="511810"/>
                                  <a:ext cx="7219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1BA08" w14:textId="77777777" w:rsidR="005166B8" w:rsidRPr="009D6662" w:rsidRDefault="005166B8" w:rsidP="005166B8">
                                    <w:pPr>
                                      <w:rPr>
                                        <w:i/>
                                      </w:rPr>
                                    </w:pPr>
                                    <w:r>
                                      <w:rPr>
                                        <w:i/>
                                      </w:rPr>
                                      <w:t xml:space="preserve">q = </w:t>
                                    </w:r>
                                    <w:r w:rsidRPr="009D6662">
                                      <w:t>4 cm</w:t>
                                    </w:r>
                                  </w:p>
                                </w:txbxContent>
                              </wps:txbx>
                              <wps:bodyPr rot="0" vert="horz" wrap="none" lIns="91440" tIns="45720" rIns="91440" bIns="45720" anchor="t" anchorCtr="0" upright="1">
                                <a:noAutofit/>
                              </wps:bodyPr>
                            </wps:wsp>
                            <wps:wsp>
                              <wps:cNvPr id="341" name="Cuadro de texto 324"/>
                              <wps:cNvSpPr txBox="1">
                                <a:spLocks noChangeArrowheads="1"/>
                              </wps:cNvSpPr>
                              <wps:spPr bwMode="auto">
                                <a:xfrm>
                                  <a:off x="800100" y="1371600"/>
                                  <a:ext cx="704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C1233" w14:textId="77777777" w:rsidR="005166B8" w:rsidRPr="009D6662" w:rsidRDefault="005166B8" w:rsidP="005166B8">
                                    <w:pPr>
                                      <w:rPr>
                                        <w:i/>
                                      </w:rPr>
                                    </w:pPr>
                                    <w:r>
                                      <w:rPr>
                                        <w:i/>
                                      </w:rPr>
                                      <w:t xml:space="preserve">r = </w:t>
                                    </w:r>
                                    <w:r>
                                      <w:t>3</w:t>
                                    </w:r>
                                    <w:r w:rsidRPr="009D6662">
                                      <w:t xml:space="preserve"> cm</w:t>
                                    </w:r>
                                  </w:p>
                                </w:txbxContent>
                              </wps:txbx>
                              <wps:bodyPr rot="0" vert="horz" wrap="none" lIns="91440" tIns="45720" rIns="91440" bIns="45720" anchor="t" anchorCtr="0" upright="1">
                                <a:noAutofit/>
                              </wps:bodyPr>
                            </wps:wsp>
                            <wps:wsp>
                              <wps:cNvPr id="342" name="Cuadro de texto 328"/>
                              <wps:cNvSpPr txBox="1">
                                <a:spLocks noChangeArrowheads="1"/>
                              </wps:cNvSpPr>
                              <wps:spPr bwMode="auto">
                                <a:xfrm>
                                  <a:off x="1047115" y="457200"/>
                                  <a:ext cx="72326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D71F" w14:textId="77777777" w:rsidR="005166B8" w:rsidRPr="009D6662" w:rsidRDefault="005166B8" w:rsidP="005166B8">
                                    <w:pPr>
                                      <w:rPr>
                                        <w:i/>
                                      </w:rPr>
                                    </w:pPr>
                                    <w:r>
                                      <w:rPr>
                                        <w:i/>
                                      </w:rPr>
                                      <w:t xml:space="preserve">p = </w:t>
                                    </w:r>
                                    <w:r>
                                      <w:t>5</w:t>
                                    </w:r>
                                    <w:r w:rsidRPr="009D6662">
                                      <w:t xml:space="preserve"> cm</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Agrupar 330" o:spid="_x0000_s1036" style="position:absolute;margin-left:52.65pt;margin-top:8.1pt;width:139.4pt;height:135pt;z-index:251665408" coordsize="1770380,1714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">
                      <v:shapetype id="_x0000_t6" coordsize="21600,21600" o:spt="6" path="m0,0l0,21600,21600,21600xe">
                        <v:stroke joinstyle="miter"/>
                        <v:path gradientshapeok="t" o:connecttype="custom" o:connectlocs="0,0;0,10800;0,21600;10800,21600;21600,21600;10800,10800" textboxrect="1800,12600,12600,19800"/>
                      </v:shapetype>
                      <v:shape id="Triángulo rectángulo 314" o:spid="_x0000_s1037" type="#_x0000_t6" style="position:absolute;left:704215;top:228600;width:6858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7+4owwAA&#10;ANwAAAAPAAAAZHJzL2Rvd25yZXYueG1sRI9BawIxFITvBf9DeEJvNauiLVujiCAUeuqq98fmmU3d&#10;vKyb6G799aYgeBxm5htmsepdLa7UButZwXiUgSAuvbZsFOx327cPECEia6w9k4I/CrBaDl4WmGvf&#10;8Q9di2hEgnDIUUEVY5NLGcqKHIaRb4iTd/Stw5hka6RusUtwV8tJls2lQ8tpocKGNhWVp+LiFMwK&#10;e/g+ztZyfjYmduF3V9r3m1Kvw379CSJSH5/hR/tLK5hOx/B/Jh0Bub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7+4owwAAANwAAAAPAAAAAAAAAAAAAAAAAJcCAABkcnMvZG93&#10;bnJldi54bWxQSwUGAAAAAAQABAD1AAAAhwMAAAAA&#10;" fillcolor="#3a7ccb" strokecolor="#4579b8 [3044]">
                        <v:fill color2="#2c5d98" rotate="t" colors="0 #3a7ccb;13107f #3c7bc7;1 #2c5d98" focus="100%" type="gradient">
                          <o:fill v:ext="view" type="gradientUnscaled"/>
                        </v:fill>
                        <v:shadow on="t" opacity="22936f" origin=",.5" offset="0,23000emu"/>
                      </v:shape>
                      <v:shape id="Cuadro de texto 315" o:spid="_x0000_s1038" type="#_x0000_t202" style="position:absolute;left:475615;width:27368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jSCxwAA&#10;ANwAAAAPAAAAZHJzL2Rvd25yZXYueG1sRI9Ba8JAFITvBf/D8gQvUjcmUCS6SrFUChVLtQePz+wz&#10;Sc2+DbvbmPbXdwtCj8PMfMMsVr1pREfO15YVTCcJCOLC6ppLBR+H5/sZCB+QNTaWScE3eVgtB3cL&#10;zLW98jt1+1CKCGGfo4IqhDaX0hcVGfQT2xJH72ydwRClK6V2eI1w08g0SR6kwZrjQoUtrSsqLvsv&#10;o+DnzW1tmm4309Mxq7vwNP7cve6UGg37xzmIQH34D9/aL1pBlqXwdyYeAbn8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JLo0gscAAADcAAAADwAAAAAAAAAAAAAAAACXAgAAZHJz&#10;L2Rvd25yZXYueG1sUEsFBgAAAAAEAAQA9QAAAIsDAAAAAA==&#10;" filled="f" stroked="f">
                        <v:textbox>
                          <w:txbxContent>
                            <w:p w14:paraId="5B6C4EA5" w14:textId="77777777" w:rsidR="005166B8" w:rsidRPr="009D6662" w:rsidRDefault="005166B8" w:rsidP="005166B8">
                              <w:pPr>
                                <w:rPr>
                                  <w:i/>
                                </w:rPr>
                              </w:pPr>
                              <w:r w:rsidRPr="009D6662">
                                <w:rPr>
                                  <w:i/>
                                </w:rPr>
                                <w:t>R</w:t>
                              </w:r>
                            </w:p>
                          </w:txbxContent>
                        </v:textbox>
                      </v:shape>
                      <v:shape id="Cuadro de texto 316" o:spid="_x0000_s1039" type="#_x0000_t202" style="position:absolute;left:1390015;top:1257300;width:27813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gTKBxwAA&#10;ANwAAAAPAAAAZHJzL2Rvd25yZXYueG1sRI9Ba8JAFITvBf/D8gQvRTcmIJK6irS0FCqK2kOPr9ln&#10;Es2+DbtrTPvru4VCj8PMfMMsVr1pREfO15YVTCcJCOLC6ppLBe/H5/EchA/IGhvLpOCLPKyWg7sF&#10;5treeE/dIZQiQtjnqKAKoc2l9EVFBv3EtsTRO1lnMETpSqkd3iLcNDJNkpk0WHNcqLClx4qKy+Fq&#10;FHzv3Mam6eZl+vmR1V14uj9v37ZKjYb9+gFEoD78h//ar1pBls3g90w8AnL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W4EygccAAADcAAAADwAAAAAAAAAAAAAAAACXAgAAZHJz&#10;L2Rvd25yZXYueG1sUEsFBgAAAAAEAAQA9QAAAIsDAAAAAA==&#10;" filled="f" stroked="f">
                        <v:textbox>
                          <w:txbxContent>
                            <w:p w14:paraId="7CF47BCC" w14:textId="77777777" w:rsidR="005166B8" w:rsidRPr="009D6662" w:rsidRDefault="005166B8" w:rsidP="005166B8">
                              <w:pPr>
                                <w:rPr>
                                  <w:i/>
                                </w:rPr>
                              </w:pPr>
                              <w:r>
                                <w:rPr>
                                  <w:i/>
                                </w:rPr>
                                <w:t>Q</w:t>
                              </w:r>
                            </w:p>
                          </w:txbxContent>
                        </v:textbox>
                      </v:shape>
                      <v:shape id="Cuadro de texto 318" o:spid="_x0000_s1040" type="#_x0000_t202" style="position:absolute;left:361315;top:1257300;width:26797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zZcayAAA&#10;ANwAAAAPAAAAZHJzL2Rvd25yZXYueG1sRI9Ba8JAFITvgv9heYVeSt2YQFuiq5SWiqBYanvo8Zl9&#10;TWKzb8PuGqO/3i0UPA4z8w0znfemER05X1tWMB4lIIgLq2suFXx9vt0/gfABWWNjmRScyMN8NhxM&#10;Mdf2yB/UbUMpIoR9jgqqENpcSl9UZNCPbEscvR/rDIYoXSm1w2OEm0amSfIgDdYcFyps6aWi4nd7&#10;MArO725t03S9GO++s7oLr3f7zWqj1O1N/zwBEagP1/B/e6kVZNkj/J2JR0DOL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DTNlxrIAAAA3AAAAA8AAAAAAAAAAAAAAAAAlwIAAGRy&#10;cy9kb3ducmV2LnhtbFBLBQYAAAAABAAEAPUAAACMAwAAAAA=&#10;" filled="f" stroked="f">
                        <v:textbox>
                          <w:txbxContent>
                            <w:p w14:paraId="50065B20" w14:textId="77777777" w:rsidR="005166B8" w:rsidRPr="009D6662" w:rsidRDefault="005166B8" w:rsidP="005166B8">
                              <w:pPr>
                                <w:rPr>
                                  <w:i/>
                                </w:rPr>
                              </w:pPr>
                              <w:r>
                                <w:rPr>
                                  <w:i/>
                                </w:rPr>
                                <w:t>P</w:t>
                              </w:r>
                            </w:p>
                          </w:txbxContent>
                        </v:textbox>
                      </v:shape>
                      <v:shape id="Cuadro de texto 322" o:spid="_x0000_s1041" type="#_x0000_t202" style="position:absolute;top:511810;width:72199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HqbzyAAA&#10;ANwAAAAPAAAAZHJzL2Rvd25yZXYueG1sRI9Ba8JAFITvgv9heYVeSt2YQGmjq5SWiqBYanvo8Zl9&#10;TWKzb8PuGqO/3i0UPA4z8w0znfemER05X1tWMB4lIIgLq2suFXx9vt0/gvABWWNjmRScyMN8NhxM&#10;Mdf2yB/UbUMpIoR9jgqqENpcSl9UZNCPbEscvR/rDIYoXSm1w2OEm0amSfIgDdYcFyps6aWi4nd7&#10;MArO725t03S9GO++s7oLr3f7zWqj1O1N/zwBEagP1/B/e6kVZNkT/J2JR0DOL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oepvPIAAAA3AAAAA8AAAAAAAAAAAAAAAAAlwIAAGRy&#10;cy9kb3ducmV2LnhtbFBLBQYAAAAABAAEAPUAAACMAwAAAAA=&#10;" filled="f" stroked="f">
                        <v:textbox>
                          <w:txbxContent>
                            <w:p w14:paraId="78E1BA08" w14:textId="77777777" w:rsidR="005166B8" w:rsidRPr="009D6662" w:rsidRDefault="005166B8" w:rsidP="005166B8">
                              <w:pPr>
                                <w:rPr>
                                  <w:i/>
                                </w:rPr>
                              </w:pPr>
                              <w:r>
                                <w:rPr>
                                  <w:i/>
                                </w:rPr>
                                <w:t xml:space="preserve">q = </w:t>
                              </w:r>
                              <w:r w:rsidRPr="009D6662">
                                <w:t>4 cm</w:t>
                              </w:r>
                            </w:p>
                          </w:txbxContent>
                        </v:textbox>
                      </v:shape>
                      <v:shape id="Cuadro de texto 324" o:spid="_x0000_s1042" type="#_x0000_t202" style="position:absolute;left:800100;top:1371600;width:70485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btmIyAAA&#10;ANwAAAAPAAAAZHJzL2Rvd25yZXYueG1sRI9Ba8JAFITvBf/D8gq9iG4SSynRVUpLpVCxVD14fGZf&#10;k9js27C7xrS/3i0IPQ4z8w0zW/SmER05X1tWkI4TEMSF1TWXCnbb19EjCB+QNTaWScEPeVjMBzcz&#10;zLU98yd1m1CKCGGfo4IqhDaX0hcVGfRj2xJH78s6gyFKV0rt8BzhppFZkjxIgzXHhQpbeq6o+N6c&#10;jILfD7eyWbZapof9pO7Cy/C4fl8rdXfbP01BBOrDf/jaftMKJvcp/J2JR0DO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u2YjIAAAA3AAAAA8AAAAAAAAAAAAAAAAAlwIAAGRy&#10;cy9kb3ducmV2LnhtbFBLBQYAAAAABAAEAPUAAACMAwAAAAA=&#10;" filled="f" stroked="f">
                        <v:textbox>
                          <w:txbxContent>
                            <w:p w14:paraId="5DCC1233" w14:textId="77777777" w:rsidR="005166B8" w:rsidRPr="009D6662" w:rsidRDefault="005166B8" w:rsidP="005166B8">
                              <w:pPr>
                                <w:rPr>
                                  <w:i/>
                                </w:rPr>
                              </w:pPr>
                              <w:r>
                                <w:rPr>
                                  <w:i/>
                                </w:rPr>
                                <w:t xml:space="preserve">r = </w:t>
                              </w:r>
                              <w:r>
                                <w:t>3</w:t>
                              </w:r>
                              <w:r w:rsidRPr="009D6662">
                                <w:t xml:space="preserve"> cm</w:t>
                              </w:r>
                            </w:p>
                          </w:txbxContent>
                        </v:textbox>
                      </v:shape>
                      <v:shape id="Cuadro de texto 328" o:spid="_x0000_s1043" type="#_x0000_t202" style="position:absolute;left:1047115;top:457200;width:72326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vEf/yAAA&#10;ANwAAAAPAAAAZHJzL2Rvd25yZXYueG1sRI9Pa8JAFMTvhX6H5Qm9FN0YS5HoKqWlUqhY/HPw+Mw+&#10;k7TZt2F3jdFP7xYKPQ4z8xtmOu9MLVpyvrKsYDhIQBDnVldcKNht3/tjED4ga6wtk4ILeZjP7u+m&#10;mGl75jW1m1CICGGfoYIyhCaT0uclGfQD2xBH72idwRClK6R2eI5wU8s0SZ6lwYrjQokNvZaU/2xO&#10;RsH1yy1tmi4Xw8N+VLXh7fF79blS6qHXvUxABOrCf/iv/aEVjJ5S+D0Tj4Cc3Q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y8R//IAAAA3AAAAA8AAAAAAAAAAAAAAAAAlwIAAGRy&#10;cy9kb3ducmV2LnhtbFBLBQYAAAAABAAEAPUAAACMAwAAAAA=&#10;" filled="f" stroked="f">
                        <v:textbox>
                          <w:txbxContent>
                            <w:p w14:paraId="3AE9D71F" w14:textId="77777777" w:rsidR="005166B8" w:rsidRPr="009D6662" w:rsidRDefault="005166B8" w:rsidP="005166B8">
                              <w:pPr>
                                <w:rPr>
                                  <w:i/>
                                </w:rPr>
                              </w:pPr>
                              <w:r>
                                <w:rPr>
                                  <w:i/>
                                </w:rPr>
                                <w:t xml:space="preserve">p = </w:t>
                              </w:r>
                              <w:r>
                                <w:t>5</w:t>
                              </w:r>
                              <w:r w:rsidRPr="009D6662">
                                <w:t xml:space="preserve"> cm</w:t>
                              </w:r>
                            </w:p>
                          </w:txbxContent>
                        </v:textbox>
                      </v:shape>
                      <w10:wrap type="through"/>
                    </v:group>
                  </w:pict>
                </mc:Fallback>
              </mc:AlternateContent>
            </w:r>
          </w:p>
          <w:p w14:paraId="55F17A36" w14:textId="77777777" w:rsidR="005166B8" w:rsidRDefault="005166B8" w:rsidP="00D32ACA">
            <w:pPr>
              <w:rPr>
                <w:rFonts w:ascii="Times New Roman" w:hAnsi="Times New Roman" w:cs="Times New Roman"/>
                <w:b/>
                <w:color w:val="000000"/>
              </w:rPr>
            </w:pPr>
          </w:p>
          <w:p w14:paraId="2BEA410F" w14:textId="77777777" w:rsidR="005166B8" w:rsidRDefault="005166B8" w:rsidP="00D32ACA">
            <w:pPr>
              <w:rPr>
                <w:rFonts w:ascii="Times New Roman" w:hAnsi="Times New Roman" w:cs="Times New Roman"/>
                <w:b/>
                <w:color w:val="000000"/>
              </w:rPr>
            </w:pPr>
          </w:p>
          <w:p w14:paraId="54CEB550" w14:textId="77777777" w:rsidR="005166B8" w:rsidRDefault="005166B8" w:rsidP="00D32ACA">
            <w:pPr>
              <w:rPr>
                <w:rFonts w:ascii="Times New Roman" w:hAnsi="Times New Roman" w:cs="Times New Roman"/>
                <w:b/>
                <w:color w:val="000000"/>
              </w:rPr>
            </w:pPr>
          </w:p>
          <w:p w14:paraId="190EA83D" w14:textId="77777777" w:rsidR="005166B8" w:rsidRDefault="005166B8" w:rsidP="00D32ACA">
            <w:pPr>
              <w:rPr>
                <w:rFonts w:ascii="Times New Roman" w:hAnsi="Times New Roman" w:cs="Times New Roman"/>
                <w:b/>
                <w:color w:val="000000"/>
              </w:rPr>
            </w:pPr>
          </w:p>
          <w:p w14:paraId="6258EE65" w14:textId="77777777" w:rsidR="005166B8" w:rsidRDefault="005166B8" w:rsidP="00D32ACA">
            <w:pPr>
              <w:rPr>
                <w:rFonts w:ascii="Times New Roman" w:hAnsi="Times New Roman" w:cs="Times New Roman"/>
                <w:b/>
                <w:color w:val="000000"/>
              </w:rPr>
            </w:pPr>
          </w:p>
          <w:p w14:paraId="08BE886A" w14:textId="77777777" w:rsidR="005166B8" w:rsidRDefault="005166B8" w:rsidP="00D32ACA">
            <w:pPr>
              <w:rPr>
                <w:rFonts w:ascii="Times New Roman" w:hAnsi="Times New Roman" w:cs="Times New Roman"/>
                <w:b/>
                <w:color w:val="000000"/>
              </w:rPr>
            </w:pPr>
          </w:p>
          <w:p w14:paraId="1083F751" w14:textId="77777777" w:rsidR="005166B8" w:rsidRDefault="005166B8" w:rsidP="00D32ACA">
            <w:pPr>
              <w:rPr>
                <w:rFonts w:ascii="Times New Roman" w:hAnsi="Times New Roman" w:cs="Times New Roman"/>
                <w:b/>
                <w:color w:val="000000"/>
              </w:rPr>
            </w:pPr>
          </w:p>
          <w:p w14:paraId="31B3A9BB" w14:textId="77777777" w:rsidR="005166B8" w:rsidRDefault="005166B8" w:rsidP="00D32ACA">
            <w:pPr>
              <w:rPr>
                <w:rFonts w:ascii="Times New Roman" w:hAnsi="Times New Roman" w:cs="Times New Roman"/>
                <w:b/>
                <w:color w:val="000000"/>
              </w:rPr>
            </w:pPr>
          </w:p>
          <w:p w14:paraId="54833377" w14:textId="77777777" w:rsidR="005166B8" w:rsidRPr="00D07FE4" w:rsidRDefault="005166B8" w:rsidP="00D32ACA">
            <w:pPr>
              <w:rPr>
                <w:rFonts w:ascii="Times New Roman" w:hAnsi="Times New Roman" w:cs="Times New Roman"/>
                <w:b/>
                <w:color w:val="000000"/>
              </w:rPr>
            </w:pPr>
          </w:p>
        </w:tc>
      </w:tr>
      <w:tr w:rsidR="005166B8" w:rsidRPr="00D07FE4" w14:paraId="00C8C81D" w14:textId="77777777" w:rsidTr="00D32ACA">
        <w:tc>
          <w:tcPr>
            <w:tcW w:w="2518" w:type="dxa"/>
          </w:tcPr>
          <w:p w14:paraId="46DC2D9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7CDE4A2"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 xml:space="preserve">Notación del triángulo </w:t>
            </w:r>
            <w:r w:rsidRPr="006531DB">
              <w:rPr>
                <w:rFonts w:ascii="Times New Roman" w:hAnsi="Times New Roman" w:cs="Times New Roman"/>
                <w:i/>
                <w:color w:val="000000"/>
              </w:rPr>
              <w:t>PQR</w:t>
            </w:r>
            <w:r>
              <w:rPr>
                <w:rFonts w:ascii="Times New Roman" w:hAnsi="Times New Roman" w:cs="Times New Roman"/>
                <w:color w:val="000000"/>
              </w:rPr>
              <w:t>, rectángulo y escaleno, teniendo en cuenta la medida de sus lados.</w:t>
            </w:r>
          </w:p>
        </w:tc>
      </w:tr>
    </w:tbl>
    <w:p w14:paraId="31B1A8EC" w14:textId="77777777" w:rsidR="005166B8" w:rsidRDefault="005166B8" w:rsidP="005166B8">
      <w:pPr>
        <w:spacing w:after="0"/>
        <w:rPr>
          <w:rFonts w:ascii="Times New Roman" w:hAnsi="Times New Roman" w:cs="Times New Roman"/>
          <w:highlight w:val="yellow"/>
        </w:rPr>
      </w:pPr>
    </w:p>
    <w:p w14:paraId="07AA3BE8" w14:textId="77777777" w:rsidR="005166B8" w:rsidRDefault="005166B8" w:rsidP="005166B8">
      <w:pPr>
        <w:spacing w:after="0"/>
        <w:rPr>
          <w:rFonts w:ascii="Times New Roman" w:hAnsi="Times New Roman" w:cs="Times New Roman"/>
        </w:rPr>
      </w:pPr>
      <w:r w:rsidRPr="00F70B4A">
        <w:rPr>
          <w:rFonts w:ascii="Times New Roman" w:hAnsi="Times New Roman" w:cs="Times New Roman"/>
        </w:rPr>
        <w:t xml:space="preserve">A continuación </w:t>
      </w:r>
      <w:r>
        <w:rPr>
          <w:rFonts w:ascii="Times New Roman" w:hAnsi="Times New Roman" w:cs="Times New Roman"/>
        </w:rPr>
        <w:t xml:space="preserve">se presentan los pasos para </w:t>
      </w:r>
      <w:r w:rsidRPr="00F70B4A">
        <w:rPr>
          <w:rFonts w:ascii="Times New Roman" w:hAnsi="Times New Roman" w:cs="Times New Roman"/>
        </w:rPr>
        <w:t xml:space="preserve">la construcción del triángulo </w:t>
      </w:r>
      <w:r w:rsidRPr="00FB6783">
        <w:rPr>
          <w:rFonts w:ascii="Times New Roman" w:hAnsi="Times New Roman" w:cs="Times New Roman"/>
          <w:i/>
        </w:rPr>
        <w:t>MNT</w:t>
      </w:r>
      <w:r w:rsidRPr="00F70B4A">
        <w:rPr>
          <w:rFonts w:ascii="Times New Roman" w:hAnsi="Times New Roman" w:cs="Times New Roman"/>
        </w:rPr>
        <w:t xml:space="preserve"> para el cual se tiene la siguiente información:</w:t>
      </w:r>
      <w:r>
        <w:rPr>
          <w:rFonts w:ascii="Times New Roman" w:hAnsi="Times New Roman" w:cs="Times New Roman"/>
        </w:rPr>
        <w:t xml:space="preserve"> </w:t>
      </w:r>
      <w:r w:rsidRPr="00AA2D16">
        <w:rPr>
          <w:rFonts w:ascii="Times New Roman" w:hAnsi="Times New Roman" w:cs="Times New Roman"/>
          <w:i/>
        </w:rPr>
        <w:t>t</w:t>
      </w:r>
      <w:r>
        <w:rPr>
          <w:rFonts w:ascii="Times New Roman" w:hAnsi="Times New Roman" w:cs="Times New Roman"/>
        </w:rPr>
        <w:t xml:space="preserve"> = 8 cm, </w:t>
      </w:r>
      <w:r w:rsidRPr="00AA2D16">
        <w:rPr>
          <w:rFonts w:ascii="Times New Roman" w:hAnsi="Times New Roman" w:cs="Times New Roman"/>
          <w:i/>
        </w:rPr>
        <w:t>M</w:t>
      </w:r>
      <w:r>
        <w:rPr>
          <w:rFonts w:ascii="Times New Roman" w:hAnsi="Times New Roman" w:cs="Times New Roman"/>
        </w:rPr>
        <w:t xml:space="preserve"> = 120º, </w:t>
      </w:r>
      <w:r w:rsidRPr="00AA2D16">
        <w:rPr>
          <w:rFonts w:ascii="Times New Roman" w:hAnsi="Times New Roman" w:cs="Times New Roman"/>
          <w:i/>
        </w:rPr>
        <w:t>n</w:t>
      </w:r>
      <w:r>
        <w:rPr>
          <w:rFonts w:ascii="Times New Roman" w:hAnsi="Times New Roman" w:cs="Times New Roman"/>
        </w:rPr>
        <w:t xml:space="preserve"> = 8 cm.</w:t>
      </w:r>
    </w:p>
    <w:p w14:paraId="28C8EDEA" w14:textId="77777777" w:rsidR="005166B8" w:rsidRDefault="005166B8" w:rsidP="005166B8">
      <w:pPr>
        <w:spacing w:after="0"/>
        <w:rPr>
          <w:rFonts w:ascii="Times New Roman" w:hAnsi="Times New Roman" w:cs="Times New Roman"/>
        </w:rPr>
      </w:pPr>
    </w:p>
    <w:p w14:paraId="3F5BF5CC" w14:textId="77777777" w:rsidR="005166B8" w:rsidRDefault="005166B8" w:rsidP="005166B8">
      <w:pPr>
        <w:rPr>
          <w:rFonts w:ascii="Times New Roman" w:hAnsi="Times New Roman" w:cs="Times New Roman"/>
          <w:color w:val="000000"/>
        </w:rPr>
      </w:pPr>
      <w:r>
        <w:rPr>
          <w:rFonts w:ascii="Times New Roman" w:hAnsi="Times New Roman" w:cs="Times New Roman"/>
          <w:b/>
          <w:color w:val="000000"/>
        </w:rPr>
        <w:t xml:space="preserve">Paso 1. </w:t>
      </w:r>
      <w:r w:rsidRPr="00FB6783">
        <w:rPr>
          <w:rFonts w:ascii="Times New Roman" w:hAnsi="Times New Roman" w:cs="Times New Roman"/>
          <w:color w:val="000000"/>
        </w:rPr>
        <w:t xml:space="preserve">Se dibuja el lado </w:t>
      </w:r>
      <w:r w:rsidRPr="00FB6783">
        <w:rPr>
          <w:rFonts w:ascii="Times New Roman" w:hAnsi="Times New Roman" w:cs="Times New Roman"/>
          <w:i/>
          <w:color w:val="000000"/>
        </w:rPr>
        <w:t>t</w:t>
      </w:r>
      <w:r w:rsidRPr="00FB6783">
        <w:rPr>
          <w:rFonts w:ascii="Times New Roman" w:hAnsi="Times New Roman" w:cs="Times New Roman"/>
          <w:color w:val="000000"/>
        </w:rPr>
        <w:t xml:space="preserve"> con la medida indicada.</w:t>
      </w:r>
    </w:p>
    <w:tbl>
      <w:tblPr>
        <w:tblStyle w:val="Tablaconcuadrcula"/>
        <w:tblW w:w="0" w:type="auto"/>
        <w:tblLook w:val="04A0" w:firstRow="1" w:lastRow="0" w:firstColumn="1" w:lastColumn="0" w:noHBand="0" w:noVBand="1"/>
      </w:tblPr>
      <w:tblGrid>
        <w:gridCol w:w="2518"/>
        <w:gridCol w:w="6515"/>
      </w:tblGrid>
      <w:tr w:rsidR="005166B8" w:rsidRPr="00D07FE4" w14:paraId="5B3F38CA" w14:textId="77777777" w:rsidTr="00D32ACA">
        <w:tc>
          <w:tcPr>
            <w:tcW w:w="9033" w:type="dxa"/>
            <w:gridSpan w:val="2"/>
            <w:shd w:val="clear" w:color="auto" w:fill="0D0D0D" w:themeFill="text1" w:themeFillTint="F2"/>
          </w:tcPr>
          <w:p w14:paraId="45F175C1"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99D080C" w14:textId="77777777" w:rsidTr="00D32ACA">
        <w:tc>
          <w:tcPr>
            <w:tcW w:w="2518" w:type="dxa"/>
          </w:tcPr>
          <w:p w14:paraId="237288C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BF5391D"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24</w:t>
            </w:r>
          </w:p>
        </w:tc>
      </w:tr>
      <w:tr w:rsidR="005166B8" w:rsidRPr="00D07FE4" w14:paraId="5B5FC2C5" w14:textId="77777777" w:rsidTr="00D32ACA">
        <w:tc>
          <w:tcPr>
            <w:tcW w:w="2518" w:type="dxa"/>
          </w:tcPr>
          <w:p w14:paraId="684A673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9674F74"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5166B8" w:rsidRPr="00D07FE4" w14:paraId="2C8C1483" w14:textId="77777777" w:rsidTr="00D32ACA">
        <w:tc>
          <w:tcPr>
            <w:tcW w:w="2518" w:type="dxa"/>
          </w:tcPr>
          <w:p w14:paraId="03BFF129"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5937374" w14:textId="77777777" w:rsidR="005166B8" w:rsidRDefault="005166B8" w:rsidP="00D32ACA">
            <w:pPr>
              <w:rPr>
                <w:rFonts w:ascii="Times New Roman" w:hAnsi="Times New Roman" w:cs="Times New Roman"/>
                <w:b/>
                <w:color w:val="000000"/>
              </w:rPr>
            </w:pPr>
          </w:p>
          <w:p w14:paraId="34C126DF" w14:textId="77777777" w:rsidR="005166B8" w:rsidRDefault="005166B8" w:rsidP="00D32ACA">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9744" behindDoc="0" locked="0" layoutInCell="1" allowOverlap="1" wp14:anchorId="66509313" wp14:editId="3C273444">
                      <wp:simplePos x="0" y="0"/>
                      <wp:positionH relativeFrom="column">
                        <wp:posOffset>1372870</wp:posOffset>
                      </wp:positionH>
                      <wp:positionV relativeFrom="paragraph">
                        <wp:posOffset>142240</wp:posOffset>
                      </wp:positionV>
                      <wp:extent cx="699135" cy="342900"/>
                      <wp:effectExtent l="0" t="0" r="0" b="12700"/>
                      <wp:wrapSquare wrapText="bothSides"/>
                      <wp:docPr id="346" name="Cuadro de texto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13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28C09" w14:textId="77777777" w:rsidR="005166B8" w:rsidRDefault="005166B8" w:rsidP="005166B8">
                                  <w:r w:rsidRPr="00FB6783">
                                    <w:rPr>
                                      <w:i/>
                                    </w:rPr>
                                    <w:t>t</w:t>
                                  </w:r>
                                  <w: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46" o:spid="_x0000_s1044" type="#_x0000_t202" style="position:absolute;margin-left:108.1pt;margin-top:11.2pt;width:55.05pt;height:27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" filled="f" stroked="f">
                      <v:path arrowok="t"/>
                      <v:textbox>
                        <w:txbxContent>
                          <w:p w14:paraId="54928C09" w14:textId="77777777" w:rsidR="005166B8" w:rsidRDefault="005166B8" w:rsidP="005166B8">
                            <w:r w:rsidRPr="00FB6783">
                              <w:rPr>
                                <w:i/>
                              </w:rPr>
                              <w:t>t</w:t>
                            </w:r>
                            <w:r>
                              <w:t xml:space="preserve"> = 8 cm</w:t>
                            </w:r>
                          </w:p>
                        </w:txbxContent>
                      </v:textbox>
                      <w10:wrap type="square"/>
                    </v:shape>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678720" behindDoc="0" locked="0" layoutInCell="1" allowOverlap="1" wp14:anchorId="470CF1EA" wp14:editId="56A97659">
                      <wp:simplePos x="0" y="0"/>
                      <wp:positionH relativeFrom="column">
                        <wp:posOffset>572770</wp:posOffset>
                      </wp:positionH>
                      <wp:positionV relativeFrom="paragraph">
                        <wp:posOffset>142240</wp:posOffset>
                      </wp:positionV>
                      <wp:extent cx="2057400" cy="0"/>
                      <wp:effectExtent l="102870" t="104140" r="113030" b="137160"/>
                      <wp:wrapNone/>
                      <wp:docPr id="329" name="Conector recto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4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pt,11.2pt" to="207.1pt,1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" strokecolor="#4f81bd [3204]" strokeweight="2pt">
                      <v:shadow on="t" opacity="24903f" origin=",.5" offset="0,20000emu"/>
                    </v:line>
                  </w:pict>
                </mc:Fallback>
              </mc:AlternateContent>
            </w:r>
          </w:p>
          <w:p w14:paraId="70FD0B0E" w14:textId="77777777" w:rsidR="005166B8" w:rsidRDefault="005166B8" w:rsidP="00D32ACA">
            <w:pPr>
              <w:rPr>
                <w:rFonts w:ascii="Times New Roman" w:hAnsi="Times New Roman" w:cs="Times New Roman"/>
                <w:b/>
                <w:color w:val="000000"/>
              </w:rPr>
            </w:pPr>
          </w:p>
          <w:p w14:paraId="369E1451" w14:textId="77777777" w:rsidR="005166B8" w:rsidRDefault="005166B8" w:rsidP="00D32ACA">
            <w:pPr>
              <w:rPr>
                <w:rFonts w:ascii="Times New Roman" w:hAnsi="Times New Roman" w:cs="Times New Roman"/>
                <w:b/>
                <w:color w:val="000000"/>
              </w:rPr>
            </w:pPr>
          </w:p>
          <w:p w14:paraId="697E478E" w14:textId="77777777" w:rsidR="005166B8" w:rsidRPr="00D07FE4" w:rsidRDefault="005166B8" w:rsidP="00D32ACA">
            <w:pPr>
              <w:rPr>
                <w:rFonts w:ascii="Times New Roman" w:hAnsi="Times New Roman" w:cs="Times New Roman"/>
                <w:b/>
                <w:color w:val="000000"/>
              </w:rPr>
            </w:pPr>
          </w:p>
        </w:tc>
      </w:tr>
      <w:tr w:rsidR="005166B8" w:rsidRPr="00D07FE4" w14:paraId="63F09E35" w14:textId="77777777" w:rsidTr="00D32ACA">
        <w:tc>
          <w:tcPr>
            <w:tcW w:w="2518" w:type="dxa"/>
          </w:tcPr>
          <w:p w14:paraId="14FBBE15"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18B7F2F7" w14:textId="2A5176EE" w:rsidR="005166B8" w:rsidRPr="005D1978" w:rsidRDefault="005166B8" w:rsidP="00D32ACA">
            <w:pPr>
              <w:rPr>
                <w:rFonts w:ascii="Times New Roman" w:hAnsi="Times New Roman" w:cs="Times New Roman"/>
                <w:color w:val="000000"/>
              </w:rPr>
            </w:pPr>
            <w:r>
              <w:rPr>
                <w:rFonts w:ascii="Times New Roman" w:hAnsi="Times New Roman" w:cs="Times New Roman"/>
                <w:color w:val="000000"/>
              </w:rPr>
              <w:t xml:space="preserve">Paso 1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sidRPr="00FB6783">
              <w:rPr>
                <w:rFonts w:ascii="Times New Roman" w:hAnsi="Times New Roman" w:cs="Times New Roman"/>
                <w:i/>
              </w:rPr>
              <w:t>MNT</w:t>
            </w:r>
            <w:ins w:id="45" w:author="mercyranjel" w:date="2016-01-02T17:36:00Z">
              <w:r>
                <w:rPr>
                  <w:rFonts w:ascii="Times New Roman" w:hAnsi="Times New Roman" w:cs="Times New Roman"/>
                </w:rPr>
                <w:t>.</w:t>
              </w:r>
            </w:ins>
          </w:p>
        </w:tc>
      </w:tr>
    </w:tbl>
    <w:p w14:paraId="20F2451A" w14:textId="77777777" w:rsidR="005166B8" w:rsidRDefault="005166B8" w:rsidP="005166B8">
      <w:pPr>
        <w:rPr>
          <w:rFonts w:ascii="Times New Roman" w:hAnsi="Times New Roman" w:cs="Times New Roman"/>
          <w:color w:val="000000"/>
        </w:rPr>
      </w:pPr>
    </w:p>
    <w:p w14:paraId="0951B4DD" w14:textId="77777777" w:rsidR="005166B8" w:rsidRDefault="005166B8" w:rsidP="005166B8">
      <w:pPr>
        <w:rPr>
          <w:rFonts w:ascii="Times New Roman" w:hAnsi="Times New Roman" w:cs="Times New Roman"/>
          <w:color w:val="000000"/>
        </w:rPr>
      </w:pPr>
      <w:r>
        <w:rPr>
          <w:rFonts w:ascii="Times New Roman" w:hAnsi="Times New Roman" w:cs="Times New Roman"/>
          <w:b/>
          <w:color w:val="000000"/>
        </w:rPr>
        <w:t xml:space="preserve">Paso 2. </w:t>
      </w:r>
      <w:r w:rsidRPr="00FB6783">
        <w:rPr>
          <w:rFonts w:ascii="Times New Roman" w:hAnsi="Times New Roman" w:cs="Times New Roman"/>
          <w:color w:val="000000"/>
        </w:rPr>
        <w:t xml:space="preserve">Tomando a </w:t>
      </w:r>
      <w:r w:rsidRPr="00FB6783">
        <w:rPr>
          <w:rFonts w:ascii="Times New Roman" w:hAnsi="Times New Roman" w:cs="Times New Roman"/>
          <w:i/>
          <w:color w:val="000000"/>
        </w:rPr>
        <w:t>t</w:t>
      </w:r>
      <w:r w:rsidRPr="00FB6783">
        <w:rPr>
          <w:rFonts w:ascii="Times New Roman" w:hAnsi="Times New Roman" w:cs="Times New Roman"/>
          <w:color w:val="000000"/>
        </w:rPr>
        <w:t xml:space="preserve"> como lado inicial se construye el ángulo </w:t>
      </w:r>
      <w:r w:rsidRPr="00005EBF">
        <w:rPr>
          <w:rFonts w:ascii="Times New Roman" w:hAnsi="Times New Roman" w:cs="Times New Roman"/>
          <w:i/>
          <w:color w:val="000000"/>
        </w:rPr>
        <w:t>M</w:t>
      </w:r>
      <w:r>
        <w:rPr>
          <w:rFonts w:ascii="Times New Roman" w:hAnsi="Times New Roman" w:cs="Times New Roman"/>
          <w:i/>
          <w:color w:val="000000"/>
        </w:rPr>
        <w:t>,</w:t>
      </w:r>
      <w:r>
        <w:rPr>
          <w:rFonts w:ascii="Times New Roman" w:hAnsi="Times New Roman" w:cs="Times New Roman"/>
          <w:color w:val="000000"/>
        </w:rPr>
        <w:t xml:space="preserve"> teniendo en cuenta que mide 120º.</w:t>
      </w:r>
    </w:p>
    <w:tbl>
      <w:tblPr>
        <w:tblStyle w:val="Tablaconcuadrcula"/>
        <w:tblW w:w="0" w:type="auto"/>
        <w:tblLook w:val="04A0" w:firstRow="1" w:lastRow="0" w:firstColumn="1" w:lastColumn="0" w:noHBand="0" w:noVBand="1"/>
      </w:tblPr>
      <w:tblGrid>
        <w:gridCol w:w="2518"/>
        <w:gridCol w:w="6515"/>
      </w:tblGrid>
      <w:tr w:rsidR="005166B8" w:rsidRPr="00D07FE4" w14:paraId="38A29735" w14:textId="77777777" w:rsidTr="00D32ACA">
        <w:tc>
          <w:tcPr>
            <w:tcW w:w="9033" w:type="dxa"/>
            <w:gridSpan w:val="2"/>
            <w:shd w:val="clear" w:color="auto" w:fill="0D0D0D" w:themeFill="text1" w:themeFillTint="F2"/>
          </w:tcPr>
          <w:p w14:paraId="1E944187"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B79BCD5" w14:textId="77777777" w:rsidTr="00D32ACA">
        <w:tc>
          <w:tcPr>
            <w:tcW w:w="2518" w:type="dxa"/>
          </w:tcPr>
          <w:p w14:paraId="508FAAD0"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298D03F"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25</w:t>
            </w:r>
          </w:p>
        </w:tc>
      </w:tr>
      <w:tr w:rsidR="005166B8" w:rsidRPr="00D07FE4" w14:paraId="3DCCD07B" w14:textId="77777777" w:rsidTr="00D32ACA">
        <w:tc>
          <w:tcPr>
            <w:tcW w:w="2518" w:type="dxa"/>
          </w:tcPr>
          <w:p w14:paraId="784DF6D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2039089"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46" w:author="mercyranjel" w:date="2016-01-02T17:36:00Z">
              <w:r>
                <w:rPr>
                  <w:rFonts w:ascii="Times New Roman" w:hAnsi="Times New Roman" w:cs="Times New Roman"/>
                  <w:color w:val="000000"/>
                </w:rPr>
                <w:t>.</w:t>
              </w:r>
            </w:ins>
          </w:p>
        </w:tc>
      </w:tr>
      <w:tr w:rsidR="005166B8" w:rsidRPr="00D07FE4" w14:paraId="280B81DF" w14:textId="77777777" w:rsidTr="00D32ACA">
        <w:tc>
          <w:tcPr>
            <w:tcW w:w="2518" w:type="dxa"/>
          </w:tcPr>
          <w:p w14:paraId="7566CA0F"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3629751" w14:textId="77777777" w:rsidR="005166B8" w:rsidRDefault="005166B8" w:rsidP="00D32ACA">
            <w:pPr>
              <w:rPr>
                <w:rFonts w:ascii="Times New Roman" w:hAnsi="Times New Roman" w:cs="Times New Roman"/>
                <w:b/>
                <w:color w:val="000000"/>
              </w:rPr>
            </w:pPr>
          </w:p>
          <w:p w14:paraId="7853A742" w14:textId="77777777" w:rsidR="005166B8" w:rsidRDefault="005166B8" w:rsidP="00D32ACA">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680768" behindDoc="0" locked="0" layoutInCell="1" allowOverlap="1" wp14:anchorId="3E2E1417" wp14:editId="08C59571">
                      <wp:simplePos x="0" y="0"/>
                      <wp:positionH relativeFrom="column">
                        <wp:posOffset>344170</wp:posOffset>
                      </wp:positionH>
                      <wp:positionV relativeFrom="paragraph">
                        <wp:posOffset>373380</wp:posOffset>
                      </wp:positionV>
                      <wp:extent cx="3200400" cy="1814195"/>
                      <wp:effectExtent l="50800" t="50800" r="101600" b="0"/>
                      <wp:wrapThrough wrapText="bothSides">
                        <wp:wrapPolygon edited="0">
                          <wp:start x="20914" y="-605"/>
                          <wp:lineTo x="18857" y="0"/>
                          <wp:lineTo x="18857" y="4839"/>
                          <wp:lineTo x="16800" y="4839"/>
                          <wp:lineTo x="16800" y="9677"/>
                          <wp:lineTo x="14571" y="9677"/>
                          <wp:lineTo x="14571" y="14516"/>
                          <wp:lineTo x="-343" y="14516"/>
                          <wp:lineTo x="-343" y="18145"/>
                          <wp:lineTo x="4800" y="19355"/>
                          <wp:lineTo x="4800" y="21169"/>
                          <wp:lineTo x="8914" y="21169"/>
                          <wp:lineTo x="8914" y="19355"/>
                          <wp:lineTo x="11657" y="19355"/>
                          <wp:lineTo x="16286" y="16330"/>
                          <wp:lineTo x="16286" y="14516"/>
                          <wp:lineTo x="20571" y="4839"/>
                          <wp:lineTo x="22114" y="302"/>
                          <wp:lineTo x="22114" y="-605"/>
                          <wp:lineTo x="20914" y="-605"/>
                        </wp:wrapPolygon>
                      </wp:wrapThrough>
                      <wp:docPr id="324" name="Agrupar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814195"/>
                                <a:chOff x="0" y="0"/>
                                <a:chExt cx="3200400" cy="1814195"/>
                              </a:xfrm>
                            </wpg:grpSpPr>
                            <wps:wsp>
                              <wps:cNvPr id="326" name="Cuadro de texto 348"/>
                              <wps:cNvSpPr txBox="1">
                                <a:spLocks noChangeArrowheads="1"/>
                              </wps:cNvSpPr>
                              <wps:spPr bwMode="auto">
                                <a:xfrm>
                                  <a:off x="685800" y="1471295"/>
                                  <a:ext cx="6991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BF75D" w14:textId="77777777" w:rsidR="005166B8" w:rsidRDefault="005166B8" w:rsidP="005166B8">
                                    <w:r w:rsidRPr="00FB6783">
                                      <w:rPr>
                                        <w:i/>
                                      </w:rPr>
                                      <w:t>t</w:t>
                                    </w:r>
                                    <w:r>
                                      <w:t xml:space="preserve"> = 8 cm</w:t>
                                    </w:r>
                                  </w:p>
                                </w:txbxContent>
                              </wps:txbx>
                              <wps:bodyPr rot="0" vert="horz" wrap="none" lIns="91440" tIns="45720" rIns="91440" bIns="45720" anchor="t" anchorCtr="0" upright="1">
                                <a:noAutofit/>
                              </wps:bodyPr>
                            </wps:wsp>
                            <wps:wsp>
                              <wps:cNvPr id="327" name="Conector recto 347"/>
                              <wps:cNvCnPr/>
                              <wps:spPr bwMode="auto">
                                <a:xfrm>
                                  <a:off x="0" y="1484630"/>
                                  <a:ext cx="2057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28" name="Conector recto 349"/>
                              <wps:cNvCnPr/>
                              <wps:spPr bwMode="auto">
                                <a:xfrm flipH="1">
                                  <a:off x="2057400" y="0"/>
                                  <a:ext cx="1143000" cy="148463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margin">
                        <wp14:pctHeight>0</wp14:pctHeight>
                      </wp14:sizeRelV>
                    </wp:anchor>
                  </w:drawing>
                </mc:Choice>
                <mc:Fallback>
                  <w:pict>
                    <v:group id="Agrupar 351" o:spid="_x0000_s1045" style="position:absolute;margin-left:27.1pt;margin-top:29.4pt;width:252pt;height:142.85pt;z-index:251680768;mso-height-relative:margin" coordsize="3200400,18141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">
                      <v:shape id="Cuadro de texto 348" o:spid="_x0000_s1046" type="#_x0000_t202" style="position:absolute;left:685800;top:1471295;width:69913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" filled="f" stroked="f">
                        <v:textbox>
                          <w:txbxContent>
                            <w:p w14:paraId="172BF75D" w14:textId="77777777" w:rsidR="005166B8" w:rsidRDefault="005166B8" w:rsidP="005166B8">
                              <w:r w:rsidRPr="00FB6783">
                                <w:rPr>
                                  <w:i/>
                                </w:rPr>
                                <w:t>t</w:t>
                              </w:r>
                              <w:r>
                                <w:t xml:space="preserve"> = 8 cm</w:t>
                              </w:r>
                            </w:p>
                          </w:txbxContent>
                        </v:textbox>
                      </v:shape>
                      <v:line id="Conector recto 347" o:spid="_x0000_s1047" style="position:absolute;visibility:visible;mso-wrap-style:square" from="0,1484630" to="2057400,14846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IavEcQAAADcAAAADwAAAGRycy9kb3ducmV2LnhtbESP22rDMBBE3wv5B7GBvjVyLjitY9mY&#10;QOjlKUn7AYu18SXWyliK4/59VSj0cZiZM0yaT6YTIw2usaxguYhAEJdWN1wp+Po8PD2DcB5ZY2eZ&#10;FHyTgzybPaSYaHvnE41nX4kAYZeggtr7PpHSlTUZdAvbEwfvYgeDPsihknrAe4CbTq6iKJYGGw4L&#10;Nfa0r6m8nm9GwcvHJio62xdH+9q+U1yOcbuRSj3Op2IHwtPk/8N/7TetYL3awu+ZcARk9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ghq8RxAAAANwAAAAPAAAAAAAAAAAA&#10;AAAAAKECAABkcnMvZG93bnJldi54bWxQSwUGAAAAAAQABAD5AAAAkgMAAAAA&#10;" strokecolor="#4f81bd [3204]" strokeweight="2pt">
                        <v:shadow on="t" opacity="24903f" origin=",.5" offset="0,20000emu"/>
                      </v:line>
                      <v:line id="Conector recto 349" o:spid="_x0000_s1048" style="position:absolute;flip:x;visibility:visible;mso-wrap-style:square" from="2057400,0" to="3200400,14846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Aq5mbwAAADcAAAADwAAAGRycy9kb3ducmV2LnhtbERPSwrCMBDdC94hjOBOU/9ajSKC4NLf&#10;AcZmbIvNpDax1tubheDy8f6rTWMKUVPlcssKBv0IBHFidc6pgutl35uDcB5ZY2GZFHzIwWbdbq0w&#10;1vbNJ6rPPhUhhF2MCjLvy1hKl2Rk0PVtSRy4u60M+gCrVOoK3yHcFHIYRVNpMOfQkGFJu4ySx/ll&#10;FKSz/aEc17vP8bmVk9tr5Bf3iVaq22m2SxCeGv8X/9wHrWA0DGvDmXAE5PoL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wAq5mbwAAADcAAAADwAAAAAAAAAAAAAAAAChAgAA&#10;ZHJzL2Rvd25yZXYueG1sUEsFBgAAAAAEAAQA+QAAAIoDAAAAAA==&#10;" strokecolor="#4f81bd [3204]" strokeweight="2pt">
                        <v:shadow on="t" opacity="24903f" origin=",.5" offset="0,20000emu"/>
                      </v:line>
                      <w10:wrap type="through"/>
                    </v:group>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681792" behindDoc="0" locked="0" layoutInCell="1" allowOverlap="1" wp14:anchorId="1F02D6C9" wp14:editId="4AF6A27A">
                      <wp:simplePos x="0" y="0"/>
                      <wp:positionH relativeFrom="column">
                        <wp:posOffset>2216150</wp:posOffset>
                      </wp:positionH>
                      <wp:positionV relativeFrom="paragraph">
                        <wp:posOffset>1858645</wp:posOffset>
                      </wp:positionV>
                      <wp:extent cx="748030" cy="342900"/>
                      <wp:effectExtent l="0" t="0" r="0" b="12700"/>
                      <wp:wrapSquare wrapText="bothSides"/>
                      <wp:docPr id="352" name="Cuadro de texto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80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3D2656" w14:textId="77777777" w:rsidR="005166B8" w:rsidRPr="006D4A10" w:rsidRDefault="005166B8"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52" o:spid="_x0000_s1049" type="#_x0000_t202" style="position:absolute;margin-left:174.5pt;margin-top:146.35pt;width:58.9pt;height:27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" filled="f" stroked="f">
                      <v:path arrowok="t"/>
                      <v:textbox>
                        <w:txbxContent>
                          <w:p w14:paraId="5A3D2656" w14:textId="77777777" w:rsidR="005166B8" w:rsidRPr="006D4A10" w:rsidRDefault="005166B8"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w10:wrap type="square"/>
                    </v:shape>
                  </w:pict>
                </mc:Fallback>
              </mc:AlternateContent>
            </w:r>
          </w:p>
          <w:p w14:paraId="3C448EF4" w14:textId="77777777" w:rsidR="005166B8" w:rsidRDefault="005166B8" w:rsidP="00D32ACA">
            <w:pPr>
              <w:rPr>
                <w:rFonts w:ascii="Times New Roman" w:hAnsi="Times New Roman" w:cs="Times New Roman"/>
                <w:b/>
                <w:color w:val="000000"/>
              </w:rPr>
            </w:pPr>
          </w:p>
          <w:p w14:paraId="2D2D09C6" w14:textId="77777777" w:rsidR="005166B8" w:rsidRDefault="005166B8" w:rsidP="00D32ACA">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82816" behindDoc="0" locked="0" layoutInCell="1" allowOverlap="1" wp14:anchorId="72C40AC4" wp14:editId="65DE0959">
                      <wp:simplePos x="0" y="0"/>
                      <wp:positionH relativeFrom="column">
                        <wp:posOffset>1830070</wp:posOffset>
                      </wp:positionH>
                      <wp:positionV relativeFrom="paragraph">
                        <wp:posOffset>1099820</wp:posOffset>
                      </wp:positionV>
                      <wp:extent cx="571500" cy="254000"/>
                      <wp:effectExtent l="0" t="0" r="0" b="0"/>
                      <wp:wrapSquare wrapText="bothSides"/>
                      <wp:docPr id="350" name="Cuadro de texto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254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88764E" w14:textId="77777777" w:rsidR="005166B8" w:rsidRPr="006D4A10" w:rsidRDefault="005166B8" w:rsidP="005166B8">
                                  <w:pPr>
                                    <w:rPr>
                                      <w:rFonts w:ascii="Times New Roman" w:hAnsi="Times New Roman" w:cs="Times New Roman"/>
                                      <w:color w:val="FF0000"/>
                                    </w:rPr>
                                  </w:pPr>
                                  <w:r w:rsidRPr="006D4A10">
                                    <w:rPr>
                                      <w:rFonts w:ascii="Times New Roman" w:hAnsi="Times New Roman" w:cs="Times New Roman"/>
                                      <w:color w:val="FF0000"/>
                                    </w:rPr>
                                    <w:t>120º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50" o:spid="_x0000_s1050" type="#_x0000_t202" style="position:absolute;margin-left:144.1pt;margin-top:86.6pt;width:45pt;height:2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" filled="f" stroked="f">
                      <v:path arrowok="t"/>
                      <v:textbox>
                        <w:txbxContent>
                          <w:p w14:paraId="1E88764E" w14:textId="77777777" w:rsidR="005166B8" w:rsidRPr="006D4A10" w:rsidRDefault="005166B8" w:rsidP="005166B8">
                            <w:pPr>
                              <w:rPr>
                                <w:rFonts w:ascii="Times New Roman" w:hAnsi="Times New Roman" w:cs="Times New Roman"/>
                                <w:color w:val="FF0000"/>
                              </w:rPr>
                            </w:pPr>
                            <w:r w:rsidRPr="006D4A10">
                              <w:rPr>
                                <w:rFonts w:ascii="Times New Roman" w:hAnsi="Times New Roman" w:cs="Times New Roman"/>
                                <w:color w:val="FF0000"/>
                              </w:rPr>
                              <w:t>120º</w:t>
                            </w:r>
                          </w:p>
                        </w:txbxContent>
                      </v:textbox>
                      <w10:wrap type="square"/>
                    </v:shape>
                  </w:pict>
                </mc:Fallback>
              </mc:AlternateContent>
            </w:r>
          </w:p>
          <w:p w14:paraId="33DCB052" w14:textId="77777777" w:rsidR="005166B8" w:rsidRDefault="005166B8" w:rsidP="00D32ACA">
            <w:pPr>
              <w:rPr>
                <w:rFonts w:ascii="Times New Roman" w:hAnsi="Times New Roman" w:cs="Times New Roman"/>
                <w:b/>
                <w:color w:val="000000"/>
              </w:rPr>
            </w:pPr>
          </w:p>
          <w:p w14:paraId="346506E4" w14:textId="77777777" w:rsidR="005166B8" w:rsidRDefault="005166B8" w:rsidP="00D32ACA">
            <w:pPr>
              <w:rPr>
                <w:rFonts w:ascii="Times New Roman" w:hAnsi="Times New Roman" w:cs="Times New Roman"/>
                <w:b/>
                <w:color w:val="000000"/>
              </w:rPr>
            </w:pPr>
          </w:p>
          <w:p w14:paraId="22C62F26" w14:textId="77777777" w:rsidR="005166B8" w:rsidRPr="00D07FE4" w:rsidRDefault="005166B8" w:rsidP="00D32ACA">
            <w:pPr>
              <w:rPr>
                <w:rFonts w:ascii="Times New Roman" w:hAnsi="Times New Roman" w:cs="Times New Roman"/>
                <w:b/>
                <w:color w:val="000000"/>
              </w:rPr>
            </w:pPr>
          </w:p>
        </w:tc>
      </w:tr>
      <w:tr w:rsidR="005166B8" w:rsidRPr="00D07FE4" w14:paraId="3DDEEEF6" w14:textId="77777777" w:rsidTr="00D32ACA">
        <w:tc>
          <w:tcPr>
            <w:tcW w:w="2518" w:type="dxa"/>
          </w:tcPr>
          <w:p w14:paraId="5C82234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790176A" w14:textId="58226E96" w:rsidR="005166B8" w:rsidRPr="005D1978" w:rsidRDefault="005166B8" w:rsidP="00D32ACA">
            <w:pPr>
              <w:rPr>
                <w:rFonts w:ascii="Times New Roman" w:hAnsi="Times New Roman" w:cs="Times New Roman"/>
                <w:color w:val="000000"/>
              </w:rPr>
            </w:pPr>
            <w:r>
              <w:rPr>
                <w:rFonts w:ascii="Times New Roman" w:hAnsi="Times New Roman" w:cs="Times New Roman"/>
                <w:color w:val="000000"/>
              </w:rPr>
              <w:t xml:space="preserve">Paso 2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sidRPr="00FB6783">
              <w:rPr>
                <w:rFonts w:ascii="Times New Roman" w:hAnsi="Times New Roman" w:cs="Times New Roman"/>
                <w:i/>
              </w:rPr>
              <w:t>MNT</w:t>
            </w:r>
            <w:r w:rsidR="00E65E12">
              <w:rPr>
                <w:rFonts w:ascii="Times New Roman" w:hAnsi="Times New Roman" w:cs="Times New Roman"/>
              </w:rPr>
              <w:t>.</w:t>
            </w:r>
          </w:p>
        </w:tc>
      </w:tr>
    </w:tbl>
    <w:p w14:paraId="2C8228B6" w14:textId="77777777" w:rsidR="005166B8" w:rsidRDefault="005166B8" w:rsidP="005166B8">
      <w:pPr>
        <w:rPr>
          <w:rFonts w:ascii="Times New Roman" w:hAnsi="Times New Roman" w:cs="Times New Roman"/>
          <w:color w:val="000000"/>
        </w:rPr>
      </w:pPr>
    </w:p>
    <w:p w14:paraId="1860A3B0" w14:textId="6D7E2654" w:rsidR="005166B8" w:rsidRDefault="005166B8" w:rsidP="005166B8">
      <w:pPr>
        <w:rPr>
          <w:rFonts w:ascii="Times New Roman" w:hAnsi="Times New Roman" w:cs="Times New Roman"/>
          <w:color w:val="000000"/>
        </w:rPr>
      </w:pPr>
      <w:r>
        <w:rPr>
          <w:rFonts w:ascii="Times New Roman" w:hAnsi="Times New Roman" w:cs="Times New Roman"/>
          <w:b/>
          <w:color w:val="000000"/>
        </w:rPr>
        <w:t xml:space="preserve">Paso 3. </w:t>
      </w:r>
      <w:r w:rsidRPr="00313394">
        <w:rPr>
          <w:rFonts w:ascii="Times New Roman" w:hAnsi="Times New Roman" w:cs="Times New Roman"/>
          <w:color w:val="000000"/>
        </w:rPr>
        <w:t xml:space="preserve">Con el compás, se toma la medida del lado </w:t>
      </w:r>
      <w:r w:rsidRPr="00313394">
        <w:rPr>
          <w:rFonts w:ascii="Times New Roman" w:hAnsi="Times New Roman" w:cs="Times New Roman"/>
          <w:i/>
          <w:color w:val="000000"/>
        </w:rPr>
        <w:t>t</w:t>
      </w:r>
      <w:r w:rsidRPr="00313394">
        <w:rPr>
          <w:rFonts w:ascii="Times New Roman" w:hAnsi="Times New Roman" w:cs="Times New Roman"/>
          <w:color w:val="000000"/>
        </w:rPr>
        <w:t xml:space="preserve"> y </w:t>
      </w:r>
      <w:r>
        <w:rPr>
          <w:rFonts w:ascii="Times New Roman" w:hAnsi="Times New Roman" w:cs="Times New Roman"/>
          <w:color w:val="000000"/>
        </w:rPr>
        <w:t xml:space="preserve">esta </w:t>
      </w:r>
      <w:r w:rsidRPr="00313394">
        <w:rPr>
          <w:rFonts w:ascii="Times New Roman" w:hAnsi="Times New Roman" w:cs="Times New Roman"/>
          <w:color w:val="000000"/>
        </w:rPr>
        <w:t>se marca sobre el lado final del ángulo que se construyó</w:t>
      </w:r>
      <w:r w:rsidR="00E65E12">
        <w:rPr>
          <w:rFonts w:ascii="Times New Roman" w:hAnsi="Times New Roman" w:cs="Times New Roman"/>
          <w:color w:val="000000"/>
        </w:rPr>
        <w:t>; e</w:t>
      </w:r>
      <w:r w:rsidRPr="00313394">
        <w:rPr>
          <w:rFonts w:ascii="Times New Roman" w:hAnsi="Times New Roman" w:cs="Times New Roman"/>
          <w:color w:val="000000"/>
        </w:rPr>
        <w:t xml:space="preserve">n este caso es el lado </w:t>
      </w:r>
      <w:r w:rsidRPr="00313394">
        <w:rPr>
          <w:rFonts w:ascii="Times New Roman" w:hAnsi="Times New Roman" w:cs="Times New Roman"/>
          <w:i/>
          <w:color w:val="000000"/>
        </w:rPr>
        <w:t>n</w:t>
      </w:r>
      <w:r w:rsidRPr="00313394">
        <w:rPr>
          <w:rFonts w:ascii="Times New Roman" w:hAnsi="Times New Roman" w:cs="Times New Roman"/>
          <w:color w:val="000000"/>
        </w:rPr>
        <w:t>.</w:t>
      </w:r>
      <w:r>
        <w:rPr>
          <w:rFonts w:ascii="Times New Roman" w:hAnsi="Times New Roman" w:cs="Times New Roman"/>
          <w:color w:val="000000"/>
        </w:rPr>
        <w:t xml:space="preserve"> </w:t>
      </w:r>
    </w:p>
    <w:tbl>
      <w:tblPr>
        <w:tblStyle w:val="Tablaconcuadrcula"/>
        <w:tblW w:w="0" w:type="auto"/>
        <w:tblLook w:val="04A0" w:firstRow="1" w:lastRow="0" w:firstColumn="1" w:lastColumn="0" w:noHBand="0" w:noVBand="1"/>
      </w:tblPr>
      <w:tblGrid>
        <w:gridCol w:w="2518"/>
        <w:gridCol w:w="6515"/>
      </w:tblGrid>
      <w:tr w:rsidR="005166B8" w:rsidRPr="00D07FE4" w14:paraId="60D5B978" w14:textId="77777777" w:rsidTr="00D32ACA">
        <w:tc>
          <w:tcPr>
            <w:tcW w:w="9033" w:type="dxa"/>
            <w:gridSpan w:val="2"/>
            <w:shd w:val="clear" w:color="auto" w:fill="0D0D0D" w:themeFill="text1" w:themeFillTint="F2"/>
          </w:tcPr>
          <w:p w14:paraId="4E745B0C"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8F07928" w14:textId="77777777" w:rsidTr="00D32ACA">
        <w:tc>
          <w:tcPr>
            <w:tcW w:w="2518" w:type="dxa"/>
          </w:tcPr>
          <w:p w14:paraId="02390FD5"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2210CAF"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26</w:t>
            </w:r>
          </w:p>
        </w:tc>
      </w:tr>
      <w:tr w:rsidR="005166B8" w:rsidRPr="00D07FE4" w14:paraId="3179EF77" w14:textId="77777777" w:rsidTr="00D32ACA">
        <w:tc>
          <w:tcPr>
            <w:tcW w:w="2518" w:type="dxa"/>
          </w:tcPr>
          <w:p w14:paraId="2C64CD5F"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227872F"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5166B8" w:rsidRPr="00D07FE4" w14:paraId="408DC78B" w14:textId="77777777" w:rsidTr="00D32ACA">
        <w:tc>
          <w:tcPr>
            <w:tcW w:w="2518" w:type="dxa"/>
          </w:tcPr>
          <w:p w14:paraId="2DE47675"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30A13242" w14:textId="77777777" w:rsidR="005166B8" w:rsidRDefault="005166B8" w:rsidP="00D32ACA">
            <w:pPr>
              <w:rPr>
                <w:rFonts w:ascii="Times New Roman" w:hAnsi="Times New Roman" w:cs="Times New Roman"/>
                <w:b/>
                <w:color w:val="000000"/>
              </w:rPr>
            </w:pPr>
          </w:p>
          <w:p w14:paraId="3311D9F4" w14:textId="77777777" w:rsidR="005166B8" w:rsidRDefault="005166B8" w:rsidP="00D32ACA">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86912" behindDoc="0" locked="0" layoutInCell="1" allowOverlap="1" wp14:anchorId="121976D3" wp14:editId="75F027CF">
                      <wp:simplePos x="0" y="0"/>
                      <wp:positionH relativeFrom="column">
                        <wp:posOffset>687070</wp:posOffset>
                      </wp:positionH>
                      <wp:positionV relativeFrom="paragraph">
                        <wp:posOffset>272415</wp:posOffset>
                      </wp:positionV>
                      <wp:extent cx="1714500" cy="1257300"/>
                      <wp:effectExtent l="0" t="0" r="0" b="12700"/>
                      <wp:wrapSquare wrapText="bothSides"/>
                      <wp:docPr id="366" name="Cuadro de texto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F11AC0" w14:textId="77777777" w:rsidR="005166B8" w:rsidRPr="006D4A10" w:rsidRDefault="005166B8" w:rsidP="005166B8">
                                  <w:pPr>
                                    <w:rPr>
                                      <w:rFonts w:ascii="Times New Roman" w:hAnsi="Times New Roman" w:cs="Times New Roman"/>
                                      <w:color w:val="FF0000"/>
                                    </w:rPr>
                                  </w:pPr>
                                  <w:r w:rsidRPr="006D4A10">
                                    <w:rPr>
                                      <w:rFonts w:ascii="Times New Roman" w:hAnsi="Times New Roman" w:cs="Times New Roman"/>
                                      <w:color w:val="FF0000"/>
                                    </w:rPr>
                                    <w:t xml:space="preserve">Ilustrador, por favor </w:t>
                                  </w:r>
                                  <w:r>
                                    <w:rPr>
                                      <w:rFonts w:ascii="Times New Roman" w:hAnsi="Times New Roman" w:cs="Times New Roman"/>
                                      <w:color w:val="FF0000"/>
                                    </w:rPr>
                                    <w:t>dibujar</w:t>
                                  </w:r>
                                  <w:r w:rsidRPr="006D4A10">
                                    <w:rPr>
                                      <w:rFonts w:ascii="Times New Roman" w:hAnsi="Times New Roman" w:cs="Times New Roman"/>
                                      <w:color w:val="FF0000"/>
                                    </w:rPr>
                                    <w:t xml:space="preserve"> el </w:t>
                                  </w:r>
                                  <w:r>
                                    <w:rPr>
                                      <w:rFonts w:ascii="Times New Roman" w:hAnsi="Times New Roman" w:cs="Times New Roman"/>
                                      <w:color w:val="FF0000"/>
                                    </w:rPr>
                                    <w:t xml:space="preserve">compás mostrando la punta sobre M, la abertura de 8 cm y moviéndose hacia el lado n = 8 cm.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66" o:spid="_x0000_s1051" type="#_x0000_t202" style="position:absolute;margin-left:54.1pt;margin-top:21.45pt;width:135pt;height: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" filled="f" stroked="f">
                      <v:path arrowok="t"/>
                      <v:textbox>
                        <w:txbxContent>
                          <w:p w14:paraId="53F11AC0" w14:textId="77777777" w:rsidR="005166B8" w:rsidRPr="006D4A10" w:rsidRDefault="005166B8" w:rsidP="005166B8">
                            <w:pPr>
                              <w:rPr>
                                <w:rFonts w:ascii="Times New Roman" w:hAnsi="Times New Roman" w:cs="Times New Roman"/>
                                <w:color w:val="FF0000"/>
                              </w:rPr>
                            </w:pPr>
                            <w:r w:rsidRPr="006D4A10">
                              <w:rPr>
                                <w:rFonts w:ascii="Times New Roman" w:hAnsi="Times New Roman" w:cs="Times New Roman"/>
                                <w:color w:val="FF0000"/>
                              </w:rPr>
                              <w:t xml:space="preserve">Ilustrador, por favor </w:t>
                            </w:r>
                            <w:r>
                              <w:rPr>
                                <w:rFonts w:ascii="Times New Roman" w:hAnsi="Times New Roman" w:cs="Times New Roman"/>
                                <w:color w:val="FF0000"/>
                              </w:rPr>
                              <w:t>dibujar</w:t>
                            </w:r>
                            <w:r w:rsidRPr="006D4A10">
                              <w:rPr>
                                <w:rFonts w:ascii="Times New Roman" w:hAnsi="Times New Roman" w:cs="Times New Roman"/>
                                <w:color w:val="FF0000"/>
                              </w:rPr>
                              <w:t xml:space="preserve"> el </w:t>
                            </w:r>
                            <w:r>
                              <w:rPr>
                                <w:rFonts w:ascii="Times New Roman" w:hAnsi="Times New Roman" w:cs="Times New Roman"/>
                                <w:color w:val="FF0000"/>
                              </w:rPr>
                              <w:t xml:space="preserve">compás mostrando la punta sobre M, la abertura de 8 cm y moviéndose hacia el lado n = 8 cm. </w:t>
                            </w:r>
                          </w:p>
                        </w:txbxContent>
                      </v:textbox>
                      <w10:wrap type="square"/>
                    </v:shape>
                  </w:pict>
                </mc:Fallback>
              </mc:AlternateContent>
            </w:r>
            <w:r>
              <w:rPr>
                <w:rFonts w:ascii="Times New Roman" w:hAnsi="Times New Roman" w:cs="Times New Roman"/>
                <w:b/>
                <w:noProof/>
                <w:color w:val="000000"/>
                <w:lang w:val="es-ES" w:eastAsia="es-ES"/>
              </w:rPr>
              <mc:AlternateContent>
                <mc:Choice Requires="wpg">
                  <w:drawing>
                    <wp:anchor distT="0" distB="0" distL="114300" distR="114300" simplePos="0" relativeHeight="251683840" behindDoc="0" locked="0" layoutInCell="1" allowOverlap="1" wp14:anchorId="19342205" wp14:editId="0009CA00">
                      <wp:simplePos x="0" y="0"/>
                      <wp:positionH relativeFrom="column">
                        <wp:posOffset>344170</wp:posOffset>
                      </wp:positionH>
                      <wp:positionV relativeFrom="paragraph">
                        <wp:posOffset>373380</wp:posOffset>
                      </wp:positionV>
                      <wp:extent cx="3200400" cy="1814195"/>
                      <wp:effectExtent l="50800" t="50800" r="101600" b="0"/>
                      <wp:wrapThrough wrapText="bothSides">
                        <wp:wrapPolygon edited="0">
                          <wp:start x="20914" y="-605"/>
                          <wp:lineTo x="18857" y="0"/>
                          <wp:lineTo x="18857" y="4839"/>
                          <wp:lineTo x="16800" y="4839"/>
                          <wp:lineTo x="16800" y="9677"/>
                          <wp:lineTo x="14571" y="9677"/>
                          <wp:lineTo x="14571" y="14516"/>
                          <wp:lineTo x="-343" y="14516"/>
                          <wp:lineTo x="-343" y="18145"/>
                          <wp:lineTo x="4800" y="19355"/>
                          <wp:lineTo x="4800" y="21169"/>
                          <wp:lineTo x="8914" y="21169"/>
                          <wp:lineTo x="8914" y="19355"/>
                          <wp:lineTo x="11657" y="19355"/>
                          <wp:lineTo x="16286" y="16330"/>
                          <wp:lineTo x="16286" y="14516"/>
                          <wp:lineTo x="20571" y="4839"/>
                          <wp:lineTo x="22114" y="302"/>
                          <wp:lineTo x="22114" y="-605"/>
                          <wp:lineTo x="20914" y="-605"/>
                        </wp:wrapPolygon>
                      </wp:wrapThrough>
                      <wp:docPr id="319" name="Agrupar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814195"/>
                                <a:chOff x="0" y="0"/>
                                <a:chExt cx="3200400" cy="1814195"/>
                              </a:xfrm>
                            </wpg:grpSpPr>
                            <wps:wsp>
                              <wps:cNvPr id="320" name="Cuadro de texto 361"/>
                              <wps:cNvSpPr txBox="1">
                                <a:spLocks noChangeArrowheads="1"/>
                              </wps:cNvSpPr>
                              <wps:spPr bwMode="auto">
                                <a:xfrm>
                                  <a:off x="685800" y="1471295"/>
                                  <a:ext cx="6991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88397" w14:textId="77777777" w:rsidR="005166B8" w:rsidRDefault="005166B8" w:rsidP="005166B8">
                                    <w:r w:rsidRPr="00FB6783">
                                      <w:rPr>
                                        <w:i/>
                                      </w:rPr>
                                      <w:t>t</w:t>
                                    </w:r>
                                    <w:r>
                                      <w:t xml:space="preserve"> = 8 cm</w:t>
                                    </w:r>
                                  </w:p>
                                </w:txbxContent>
                              </wps:txbx>
                              <wps:bodyPr rot="0" vert="horz" wrap="none" lIns="91440" tIns="45720" rIns="91440" bIns="45720" anchor="t" anchorCtr="0" upright="1">
                                <a:noAutofit/>
                              </wps:bodyPr>
                            </wps:wsp>
                            <wps:wsp>
                              <wps:cNvPr id="321" name="Conector recto 362"/>
                              <wps:cNvCnPr/>
                              <wps:spPr bwMode="auto">
                                <a:xfrm>
                                  <a:off x="0" y="1484630"/>
                                  <a:ext cx="2057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22" name="Conector recto 363"/>
                              <wps:cNvCnPr/>
                              <wps:spPr bwMode="auto">
                                <a:xfrm flipH="1">
                                  <a:off x="2057400" y="0"/>
                                  <a:ext cx="1143000" cy="148463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margin">
                        <wp14:pctHeight>0</wp14:pctHeight>
                      </wp14:sizeRelV>
                    </wp:anchor>
                  </w:drawing>
                </mc:Choice>
                <mc:Fallback>
                  <w:pict>
                    <v:group id="Agrupar 360" o:spid="_x0000_s1052" style="position:absolute;margin-left:27.1pt;margin-top:29.4pt;width:252pt;height:142.85pt;z-index:251683840;mso-height-relative:margin" coordsize="3200400,18141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">
                      <v:shape id="Cuadro de texto 361" o:spid="_x0000_s1053" type="#_x0000_t202" style="position:absolute;left:685800;top:1471295;width:69913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mzxAAA&#10;ANwAAAAPAAAAZHJzL2Rvd25yZXYueG1sRE/Pa8IwFL4P/B/CG+wyNLXCkM4oQ1EGE8W6w45vzbOt&#10;Ni8lyWr1r18Ogx0/vt+zRW8a0ZHztWUF41ECgriwuuZSwedxPZyC8AFZY2OZFNzIw2I+eJhhpu2V&#10;D9TloRQxhH2GCqoQ2kxKX1Rk0I9sSxy5k3UGQ4SulNrhNYabRqZJ8iIN1hwbKmxpWVFxyX+Mgvve&#10;bW2abjfj769J3YXV83n3sVPq6bF/ewURqA//4j/3u1YwSeP8eCYeAT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v2Zs8QAAADcAAAADwAAAAAAAAAAAAAAAACXAgAAZHJzL2Rv&#10;d25yZXYueG1sUEsFBgAAAAAEAAQA9QAAAIgDAAAAAA==&#10;" filled="f" stroked="f">
                        <v:textbox>
                          <w:txbxContent>
                            <w:p w14:paraId="77C88397" w14:textId="77777777" w:rsidR="005166B8" w:rsidRDefault="005166B8" w:rsidP="005166B8">
                              <w:r w:rsidRPr="00FB6783">
                                <w:rPr>
                                  <w:i/>
                                </w:rPr>
                                <w:t>t</w:t>
                              </w:r>
                              <w:r>
                                <w:t xml:space="preserve"> = 8 cm</w:t>
                              </w:r>
                            </w:p>
                          </w:txbxContent>
                        </v:textbox>
                      </v:shape>
                      <v:line id="Conector recto 362" o:spid="_x0000_s1054" style="position:absolute;visibility:visible;mso-wrap-style:square" from="0,1484630" to="2057400,14846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OS/sMAAADcAAAADwAAAGRycy9kb3ducmV2LnhtbESPW4vCMBSE3wX/QzgLvmnqhaJdoxRB&#10;vDytlx9waM62dZuT0sRa/70RhH0cZuYbZrnuTCVaalxpWcF4FIEgzqwuOVdwvWyHcxDOI2usLJOC&#10;JzlYr/q9JSbaPvhE7dnnIkDYJaig8L5OpHRZQQbdyNbEwfu1jUEfZJNL3eAjwE0lJ1EUS4Mlh4UC&#10;a9oUlP2d70bB4jiL0srW6Y/d3Q4UZ218m0mlBl9d+g3CU+f/w5/2XiuYTsbwPhOOgFy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Ajkv7DAAAA3AAAAA8AAAAAAAAAAAAA&#10;AAAAoQIAAGRycy9kb3ducmV2LnhtbFBLBQYAAAAABAAEAPkAAACRAwAAAAA=&#10;" strokecolor="#4f81bd [3204]" strokeweight="2pt">
                        <v:shadow on="t" opacity="24903f" origin=",.5" offset="0,20000emu"/>
                      </v:line>
                      <v:line id="Conector recto 363" o:spid="_x0000_s1055" style="position:absolute;flip:x;visibility:visible;mso-wrap-style:square" from="2057400,0" to="3200400,14846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KOc8MAAADcAAAADwAAAGRycy9kb3ducmV2LnhtbESP0YrCMBRE3wX/IVzBN02tuqvdpiKC&#10;4OOq+wF3m2tbtrmpTaz1742w4OMwM2eYdNObWnTUusqygtk0AkGcW11xoeDnvJ+sQDiPrLG2TAoe&#10;5GCTDQcpJtre+UjdyRciQNglqKD0vkmkdHlJBt3UNsTBu9jWoA+yLaRu8R7gppZxFH1IgxWHhRIb&#10;2pWU/51uRkHxuT80i273+L5u5fL3Nvfry1IrNR712y8Qnnr/Dv+3D1rBPI7hdSYcAZk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HijnPDAAAA3AAAAA8AAAAAAAAAAAAA&#10;AAAAoQIAAGRycy9kb3ducmV2LnhtbFBLBQYAAAAABAAEAPkAAACRAwAAAAA=&#10;" strokecolor="#4f81bd [3204]" strokeweight="2pt">
                        <v:shadow on="t" opacity="24903f" origin=",.5" offset="0,20000emu"/>
                      </v:line>
                      <w10:wrap type="through"/>
                    </v:group>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684864" behindDoc="0" locked="0" layoutInCell="1" allowOverlap="1" wp14:anchorId="12970D9D" wp14:editId="47F1E893">
                      <wp:simplePos x="0" y="0"/>
                      <wp:positionH relativeFrom="column">
                        <wp:posOffset>2216150</wp:posOffset>
                      </wp:positionH>
                      <wp:positionV relativeFrom="paragraph">
                        <wp:posOffset>1858645</wp:posOffset>
                      </wp:positionV>
                      <wp:extent cx="748030" cy="342900"/>
                      <wp:effectExtent l="0" t="0" r="0" b="12700"/>
                      <wp:wrapSquare wrapText="bothSides"/>
                      <wp:docPr id="364" name="Cuadro de texto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80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0376D" w14:textId="77777777" w:rsidR="005166B8" w:rsidRPr="006D4A10" w:rsidRDefault="005166B8"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64" o:spid="_x0000_s1056" type="#_x0000_t202" style="position:absolute;margin-left:174.5pt;margin-top:146.35pt;width:58.9pt;height:27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" filled="f" stroked="f">
                      <v:path arrowok="t"/>
                      <v:textbox>
                        <w:txbxContent>
                          <w:p w14:paraId="11D0376D" w14:textId="77777777" w:rsidR="005166B8" w:rsidRPr="006D4A10" w:rsidRDefault="005166B8"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w10:wrap type="square"/>
                    </v:shape>
                  </w:pict>
                </mc:Fallback>
              </mc:AlternateContent>
            </w:r>
          </w:p>
          <w:p w14:paraId="4EE34686" w14:textId="77777777" w:rsidR="005166B8" w:rsidRDefault="005166B8" w:rsidP="00D32ACA">
            <w:pPr>
              <w:rPr>
                <w:rFonts w:ascii="Times New Roman" w:hAnsi="Times New Roman" w:cs="Times New Roman"/>
                <w:b/>
                <w:color w:val="000000"/>
              </w:rPr>
            </w:pPr>
          </w:p>
          <w:p w14:paraId="00155734" w14:textId="77777777" w:rsidR="005166B8" w:rsidRDefault="005166B8" w:rsidP="00D32ACA">
            <w:pPr>
              <w:rPr>
                <w:rFonts w:ascii="Times New Roman" w:hAnsi="Times New Roman" w:cs="Times New Roman"/>
                <w:b/>
                <w:color w:val="000000"/>
              </w:rPr>
            </w:pPr>
          </w:p>
          <w:p w14:paraId="4DBF152B" w14:textId="77777777" w:rsidR="005166B8" w:rsidRDefault="005166B8" w:rsidP="00D32ACA">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85888" behindDoc="0" locked="0" layoutInCell="1" allowOverlap="1" wp14:anchorId="26741ACD" wp14:editId="4F34F21A">
                      <wp:simplePos x="0" y="0"/>
                      <wp:positionH relativeFrom="column">
                        <wp:posOffset>2973070</wp:posOffset>
                      </wp:positionH>
                      <wp:positionV relativeFrom="paragraph">
                        <wp:posOffset>661035</wp:posOffset>
                      </wp:positionV>
                      <wp:extent cx="721995" cy="342900"/>
                      <wp:effectExtent l="0" t="0" r="0" b="12700"/>
                      <wp:wrapSquare wrapText="bothSides"/>
                      <wp:docPr id="3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99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F3FF7C" w14:textId="77777777" w:rsidR="005166B8" w:rsidRPr="006D4A10" w:rsidRDefault="005166B8" w:rsidP="005166B8">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18" o:spid="_x0000_s1057" type="#_x0000_t202" style="position:absolute;margin-left:234.1pt;margin-top:52.05pt;width:56.85pt;height:27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" filled="f" stroked="f">
                      <v:path arrowok="t"/>
                      <v:textbox>
                        <w:txbxContent>
                          <w:p w14:paraId="01F3FF7C" w14:textId="77777777" w:rsidR="005166B8" w:rsidRPr="006D4A10" w:rsidRDefault="005166B8" w:rsidP="005166B8">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v:textbox>
                      <w10:wrap type="square"/>
                    </v:shape>
                  </w:pict>
                </mc:Fallback>
              </mc:AlternateContent>
            </w:r>
          </w:p>
          <w:p w14:paraId="369C0411" w14:textId="77777777" w:rsidR="005166B8" w:rsidRDefault="005166B8" w:rsidP="00D32ACA">
            <w:pPr>
              <w:rPr>
                <w:rFonts w:ascii="Times New Roman" w:hAnsi="Times New Roman" w:cs="Times New Roman"/>
                <w:b/>
                <w:color w:val="000000"/>
              </w:rPr>
            </w:pPr>
          </w:p>
          <w:p w14:paraId="1A54C171" w14:textId="77777777" w:rsidR="005166B8" w:rsidRPr="00D07FE4" w:rsidRDefault="005166B8" w:rsidP="00D32ACA">
            <w:pPr>
              <w:rPr>
                <w:rFonts w:ascii="Times New Roman" w:hAnsi="Times New Roman" w:cs="Times New Roman"/>
                <w:b/>
                <w:color w:val="000000"/>
              </w:rPr>
            </w:pPr>
          </w:p>
        </w:tc>
      </w:tr>
      <w:tr w:rsidR="005166B8" w:rsidRPr="00D07FE4" w14:paraId="67BDF6EE" w14:textId="77777777" w:rsidTr="00D32ACA">
        <w:tc>
          <w:tcPr>
            <w:tcW w:w="2518" w:type="dxa"/>
          </w:tcPr>
          <w:p w14:paraId="1A2D01E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BADDB2C" w14:textId="0B0CDA91" w:rsidR="005166B8" w:rsidRPr="005D1978" w:rsidRDefault="005166B8" w:rsidP="00D32ACA">
            <w:pPr>
              <w:rPr>
                <w:rFonts w:ascii="Times New Roman" w:hAnsi="Times New Roman" w:cs="Times New Roman"/>
                <w:color w:val="000000"/>
              </w:rPr>
            </w:pPr>
            <w:r>
              <w:rPr>
                <w:rFonts w:ascii="Times New Roman" w:hAnsi="Times New Roman" w:cs="Times New Roman"/>
                <w:color w:val="000000"/>
              </w:rPr>
              <w:t xml:space="preserve">Paso 3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sidRPr="00FB6783">
              <w:rPr>
                <w:rFonts w:ascii="Times New Roman" w:hAnsi="Times New Roman" w:cs="Times New Roman"/>
                <w:i/>
              </w:rPr>
              <w:t>MNT</w:t>
            </w:r>
            <w:r w:rsidR="00C20153">
              <w:rPr>
                <w:rFonts w:ascii="Times New Roman" w:hAnsi="Times New Roman" w:cs="Times New Roman"/>
              </w:rPr>
              <w:t>.</w:t>
            </w:r>
          </w:p>
        </w:tc>
      </w:tr>
    </w:tbl>
    <w:p w14:paraId="7DB70164" w14:textId="77777777" w:rsidR="005166B8" w:rsidRDefault="005166B8" w:rsidP="005166B8">
      <w:pPr>
        <w:rPr>
          <w:rFonts w:ascii="Times New Roman" w:hAnsi="Times New Roman" w:cs="Times New Roman"/>
          <w:color w:val="000000"/>
        </w:rPr>
      </w:pPr>
    </w:p>
    <w:p w14:paraId="70BD5FF9" w14:textId="77777777" w:rsidR="005166B8" w:rsidRDefault="005166B8" w:rsidP="005166B8">
      <w:pPr>
        <w:rPr>
          <w:rFonts w:ascii="Times New Roman" w:hAnsi="Times New Roman" w:cs="Times New Roman"/>
          <w:color w:val="000000"/>
        </w:rPr>
      </w:pPr>
      <w:r>
        <w:rPr>
          <w:rFonts w:ascii="Times New Roman" w:hAnsi="Times New Roman" w:cs="Times New Roman"/>
          <w:b/>
          <w:color w:val="000000"/>
        </w:rPr>
        <w:t xml:space="preserve">Paso 4. </w:t>
      </w:r>
      <w:r>
        <w:rPr>
          <w:rFonts w:ascii="Times New Roman" w:hAnsi="Times New Roman" w:cs="Times New Roman"/>
          <w:color w:val="000000"/>
        </w:rPr>
        <w:t>Finalmente, se traza</w:t>
      </w:r>
      <w:r w:rsidRPr="00907490">
        <w:rPr>
          <w:rFonts w:ascii="Times New Roman" w:hAnsi="Times New Roman" w:cs="Times New Roman"/>
          <w:color w:val="000000"/>
        </w:rPr>
        <w:t xml:space="preserve"> el lado </w:t>
      </w:r>
      <w:r w:rsidRPr="00907490">
        <w:rPr>
          <w:rFonts w:ascii="Times New Roman" w:hAnsi="Times New Roman" w:cs="Times New Roman"/>
          <w:i/>
          <w:color w:val="000000"/>
        </w:rPr>
        <w:t>m</w:t>
      </w:r>
      <w:r w:rsidRPr="00907490">
        <w:rPr>
          <w:rFonts w:ascii="Times New Roman" w:hAnsi="Times New Roman" w:cs="Times New Roman"/>
          <w:color w:val="000000"/>
        </w:rPr>
        <w:t xml:space="preserve"> frente al ángulo </w:t>
      </w:r>
      <w:r w:rsidRPr="00907490">
        <w:rPr>
          <w:rFonts w:ascii="Times New Roman" w:hAnsi="Times New Roman" w:cs="Times New Roman"/>
          <w:i/>
          <w:color w:val="000000"/>
        </w:rPr>
        <w:t>M</w:t>
      </w:r>
      <w:r>
        <w:rPr>
          <w:rFonts w:ascii="Times New Roman" w:hAnsi="Times New Roman" w:cs="Times New Roman"/>
          <w:color w:val="000000"/>
        </w:rPr>
        <w:t>; luego se escribe la notación correspondiente de los otros dos ángulos.</w:t>
      </w:r>
    </w:p>
    <w:tbl>
      <w:tblPr>
        <w:tblStyle w:val="Tablaconcuadrcula"/>
        <w:tblW w:w="0" w:type="auto"/>
        <w:tblLook w:val="04A0" w:firstRow="1" w:lastRow="0" w:firstColumn="1" w:lastColumn="0" w:noHBand="0" w:noVBand="1"/>
      </w:tblPr>
      <w:tblGrid>
        <w:gridCol w:w="2518"/>
        <w:gridCol w:w="6515"/>
      </w:tblGrid>
      <w:tr w:rsidR="005166B8" w:rsidRPr="00D07FE4" w14:paraId="25BBB333" w14:textId="77777777" w:rsidTr="00D32ACA">
        <w:tc>
          <w:tcPr>
            <w:tcW w:w="9033" w:type="dxa"/>
            <w:gridSpan w:val="2"/>
            <w:shd w:val="clear" w:color="auto" w:fill="0D0D0D" w:themeFill="text1" w:themeFillTint="F2"/>
          </w:tcPr>
          <w:p w14:paraId="2C17BD08"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91F5971" w14:textId="77777777" w:rsidTr="00D32ACA">
        <w:tc>
          <w:tcPr>
            <w:tcW w:w="2518" w:type="dxa"/>
          </w:tcPr>
          <w:p w14:paraId="2CD67675"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A8B328F"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27</w:t>
            </w:r>
          </w:p>
        </w:tc>
      </w:tr>
      <w:tr w:rsidR="005166B8" w:rsidRPr="00D07FE4" w14:paraId="264C72A6" w14:textId="77777777" w:rsidTr="00D32ACA">
        <w:tc>
          <w:tcPr>
            <w:tcW w:w="2518" w:type="dxa"/>
          </w:tcPr>
          <w:p w14:paraId="12B6EE1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ED89803"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47" w:author="mercyranjel" w:date="2016-01-02T17:38:00Z">
              <w:r>
                <w:rPr>
                  <w:rFonts w:ascii="Times New Roman" w:hAnsi="Times New Roman" w:cs="Times New Roman"/>
                  <w:color w:val="000000"/>
                </w:rPr>
                <w:t>.</w:t>
              </w:r>
            </w:ins>
          </w:p>
        </w:tc>
      </w:tr>
      <w:tr w:rsidR="005166B8" w:rsidRPr="00D07FE4" w14:paraId="3AE0A08F" w14:textId="77777777" w:rsidTr="00D32ACA">
        <w:tc>
          <w:tcPr>
            <w:tcW w:w="2518" w:type="dxa"/>
          </w:tcPr>
          <w:p w14:paraId="5DD70FB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E81B46C" w14:textId="77777777" w:rsidR="005166B8" w:rsidRDefault="005166B8" w:rsidP="00D32ACA">
            <w:pPr>
              <w:rPr>
                <w:rFonts w:ascii="Times New Roman" w:hAnsi="Times New Roman" w:cs="Times New Roman"/>
                <w:b/>
                <w:color w:val="000000"/>
              </w:rPr>
            </w:pPr>
          </w:p>
          <w:p w14:paraId="70F352C5" w14:textId="77777777" w:rsidR="005166B8" w:rsidRDefault="005166B8" w:rsidP="00D32ACA">
            <w:pPr>
              <w:rPr>
                <w:rFonts w:ascii="Times New Roman" w:hAnsi="Times New Roman" w:cs="Times New Roman"/>
                <w:b/>
                <w:color w:val="000000"/>
              </w:rPr>
            </w:pPr>
          </w:p>
          <w:p w14:paraId="41BB50F8" w14:textId="77777777" w:rsidR="005166B8" w:rsidRDefault="005166B8" w:rsidP="00D32ACA">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687936" behindDoc="0" locked="0" layoutInCell="1" allowOverlap="1" wp14:anchorId="3D38C229" wp14:editId="457D7C41">
                      <wp:simplePos x="0" y="0"/>
                      <wp:positionH relativeFrom="column">
                        <wp:posOffset>229870</wp:posOffset>
                      </wp:positionH>
                      <wp:positionV relativeFrom="paragraph">
                        <wp:posOffset>101600</wp:posOffset>
                      </wp:positionV>
                      <wp:extent cx="3771900" cy="2082800"/>
                      <wp:effectExtent l="0" t="0" r="0" b="0"/>
                      <wp:wrapThrough wrapText="bothSides">
                        <wp:wrapPolygon edited="0">
                          <wp:start x="19782" y="0"/>
                          <wp:lineTo x="15418" y="4478"/>
                          <wp:lineTo x="10182" y="6059"/>
                          <wp:lineTo x="9309" y="6585"/>
                          <wp:lineTo x="9309" y="8693"/>
                          <wp:lineTo x="5382" y="12907"/>
                          <wp:lineTo x="145" y="17122"/>
                          <wp:lineTo x="145" y="19756"/>
                          <wp:lineTo x="2327" y="21073"/>
                          <wp:lineTo x="6109" y="21337"/>
                          <wp:lineTo x="9600" y="21337"/>
                          <wp:lineTo x="16873" y="21073"/>
                          <wp:lineTo x="17164" y="18176"/>
                          <wp:lineTo x="13818" y="17122"/>
                          <wp:lineTo x="14982" y="17122"/>
                          <wp:lineTo x="20218" y="13698"/>
                          <wp:lineTo x="20509" y="11590"/>
                          <wp:lineTo x="19927" y="10800"/>
                          <wp:lineTo x="17455" y="8693"/>
                          <wp:lineTo x="19200" y="4478"/>
                          <wp:lineTo x="20364" y="4478"/>
                          <wp:lineTo x="21382" y="2371"/>
                          <wp:lineTo x="21236" y="0"/>
                          <wp:lineTo x="19782" y="0"/>
                        </wp:wrapPolygon>
                      </wp:wrapThrough>
                      <wp:docPr id="306" name="Agrupar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2082800"/>
                                <a:chOff x="0" y="0"/>
                                <a:chExt cx="3771900" cy="2082800"/>
                              </a:xfrm>
                            </wpg:grpSpPr>
                            <wpg:grpSp>
                              <wpg:cNvPr id="307" name="Agrupar 374"/>
                              <wpg:cNvGrpSpPr>
                                <a:grpSpLocks/>
                              </wpg:cNvGrpSpPr>
                              <wpg:grpSpPr bwMode="auto">
                                <a:xfrm>
                                  <a:off x="228600" y="139700"/>
                                  <a:ext cx="3200400" cy="1485900"/>
                                  <a:chOff x="0" y="0"/>
                                  <a:chExt cx="3200400" cy="1485900"/>
                                </a:xfrm>
                              </wpg:grpSpPr>
                              <wps:wsp>
                                <wps:cNvPr id="308" name="Conector recto 297"/>
                                <wps:cNvCnPr/>
                                <wps:spPr bwMode="auto">
                                  <a:xfrm flipH="1">
                                    <a:off x="0" y="0"/>
                                    <a:ext cx="3200400" cy="14859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09" name="Conector recto 21"/>
                                <wps:cNvCnPr/>
                                <wps:spPr bwMode="auto">
                                  <a:xfrm>
                                    <a:off x="0" y="1485900"/>
                                    <a:ext cx="2057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11" name="Conector recto 22"/>
                                <wps:cNvCnPr/>
                                <wps:spPr bwMode="auto">
                                  <a:xfrm flipH="1">
                                    <a:off x="2057400" y="0"/>
                                    <a:ext cx="1143000" cy="148463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grpSp>
                            <wps:wsp>
                              <wps:cNvPr id="312" name="Cuadro de texto 295"/>
                              <wps:cNvSpPr txBox="1">
                                <a:spLocks noChangeArrowheads="1"/>
                              </wps:cNvSpPr>
                              <wps:spPr bwMode="auto">
                                <a:xfrm>
                                  <a:off x="2286000" y="1714500"/>
                                  <a:ext cx="7480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8D66E" w14:textId="77777777" w:rsidR="005166B8" w:rsidRPr="006D4A10" w:rsidRDefault="005166B8"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vert="horz" wrap="none" lIns="91440" tIns="45720" rIns="91440" bIns="45720" anchor="t" anchorCtr="0" upright="1">
                                <a:noAutofit/>
                              </wps:bodyPr>
                            </wps:wsp>
                            <wps:wsp>
                              <wps:cNvPr id="313" name="Cuadro de texto 296"/>
                              <wps:cNvSpPr txBox="1">
                                <a:spLocks noChangeArrowheads="1"/>
                              </wps:cNvSpPr>
                              <wps:spPr bwMode="auto">
                                <a:xfrm>
                                  <a:off x="2857500" y="1028700"/>
                                  <a:ext cx="7219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946C4" w14:textId="77777777" w:rsidR="005166B8" w:rsidRPr="006D4A10" w:rsidRDefault="005166B8" w:rsidP="005166B8">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wps:txbx>
                              <wps:bodyPr rot="0" vert="horz" wrap="none" lIns="91440" tIns="45720" rIns="91440" bIns="45720" anchor="t" anchorCtr="0" upright="1">
                                <a:noAutofit/>
                              </wps:bodyPr>
                            </wps:wsp>
                            <wps:wsp>
                              <wps:cNvPr id="314" name="Cuadro de texto 304"/>
                              <wps:cNvSpPr txBox="1">
                                <a:spLocks noChangeArrowheads="1"/>
                              </wps:cNvSpPr>
                              <wps:spPr bwMode="auto">
                                <a:xfrm>
                                  <a:off x="1600200" y="596900"/>
                                  <a:ext cx="2971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CE89D" w14:textId="77777777" w:rsidR="005166B8" w:rsidRPr="006D4A10" w:rsidRDefault="005166B8" w:rsidP="005166B8">
                                    <w:pPr>
                                      <w:rPr>
                                        <w:rFonts w:ascii="Times New Roman" w:hAnsi="Times New Roman" w:cs="Times New Roman"/>
                                      </w:rPr>
                                    </w:pPr>
                                    <w:r>
                                      <w:rPr>
                                        <w:rFonts w:ascii="Times New Roman" w:hAnsi="Times New Roman" w:cs="Times New Roman"/>
                                        <w:i/>
                                      </w:rPr>
                                      <w:t>m</w:t>
                                    </w:r>
                                  </w:p>
                                </w:txbxContent>
                              </wps:txbx>
                              <wps:bodyPr rot="0" vert="horz" wrap="none" lIns="91440" tIns="45720" rIns="91440" bIns="45720" anchor="t" anchorCtr="0" upright="1">
                                <a:noAutofit/>
                              </wps:bodyPr>
                            </wps:wsp>
                            <wps:wsp>
                              <wps:cNvPr id="315" name="Cuadro de texto 311"/>
                              <wps:cNvSpPr txBox="1">
                                <a:spLocks noChangeArrowheads="1"/>
                              </wps:cNvSpPr>
                              <wps:spPr bwMode="auto">
                                <a:xfrm>
                                  <a:off x="0" y="162560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7AD8F" w14:textId="77777777" w:rsidR="005166B8" w:rsidRPr="008C743E" w:rsidRDefault="005166B8" w:rsidP="005166B8">
                                    <w:pPr>
                                      <w:rPr>
                                        <w:i/>
                                      </w:rPr>
                                    </w:pPr>
                                    <w:r>
                                      <w:rPr>
                                        <w:i/>
                                      </w:rPr>
                                      <w:t>N</w:t>
                                    </w:r>
                                  </w:p>
                                </w:txbxContent>
                              </wps:txbx>
                              <wps:bodyPr rot="0" vert="horz" wrap="square" lIns="91440" tIns="45720" rIns="91440" bIns="45720" anchor="t" anchorCtr="0" upright="1">
                                <a:noAutofit/>
                              </wps:bodyPr>
                            </wps:wsp>
                            <wps:wsp>
                              <wps:cNvPr id="316" name="Cuadro de texto 305"/>
                              <wps:cNvSpPr txBox="1">
                                <a:spLocks noChangeArrowheads="1"/>
                              </wps:cNvSpPr>
                              <wps:spPr bwMode="auto">
                                <a:xfrm>
                                  <a:off x="342900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F1288" w14:textId="77777777" w:rsidR="005166B8" w:rsidRPr="008C743E" w:rsidRDefault="005166B8" w:rsidP="005166B8">
                                    <w:pPr>
                                      <w:rPr>
                                        <w:i/>
                                      </w:rPr>
                                    </w:pPr>
                                    <w:r w:rsidRPr="008C743E">
                                      <w:rPr>
                                        <w:i/>
                                      </w:rPr>
                                      <w:t>T</w:t>
                                    </w:r>
                                  </w:p>
                                </w:txbxContent>
                              </wps:txbx>
                              <wps:bodyPr rot="0" vert="horz" wrap="square" lIns="91440" tIns="45720" rIns="91440" bIns="45720" anchor="t" anchorCtr="0" upright="1">
                                <a:noAutofit/>
                              </wps:bodyPr>
                            </wps:wsp>
                            <wps:wsp>
                              <wps:cNvPr id="317" name="Cuadro de texto 20"/>
                              <wps:cNvSpPr txBox="1">
                                <a:spLocks noChangeArrowheads="1"/>
                              </wps:cNvSpPr>
                              <wps:spPr bwMode="auto">
                                <a:xfrm>
                                  <a:off x="1028700" y="1739900"/>
                                  <a:ext cx="6991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5BEDE" w14:textId="77777777" w:rsidR="005166B8" w:rsidRDefault="005166B8" w:rsidP="005166B8">
                                    <w:r w:rsidRPr="00FB6783">
                                      <w:rPr>
                                        <w:i/>
                                      </w:rPr>
                                      <w:t>t</w:t>
                                    </w:r>
                                    <w:r>
                                      <w:t xml:space="preserve"> = 8 cm</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Agrupar 375" o:spid="_x0000_s1058" style="position:absolute;margin-left:18.1pt;margin-top:8pt;width:297pt;height:164pt;z-index:251687936" coordsize="3771900,208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">
                      <v:group id="Agrupar 374" o:spid="_x0000_s1059" style="position:absolute;left:228600;top:139700;width:3200400;height:1485900" coordsize="32004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p6WzJxQAAANwAAAAPAAAAZHJzL2Rvd25yZXYueG1sRI9Pi8IwFMTvC36H8ARv&#10;a1rFVapRRFzxIIJ/QLw9mmdbbF5Kk23rt98sCHscZuY3zGLVmVI0VLvCsoJ4GIEgTq0uOFNwvXx/&#10;zkA4j6yxtEwKXuRgtex9LDDRtuUTNWefiQBhl6CC3PsqkdKlORl0Q1sRB+9ha4M+yDqTusY2wE0p&#10;R1H0JQ0WHBZyrGiTU/o8/xgFuxbb9TjeNofnY/O6XybH2yEmpQb9bj0H4anz/+F3e68VjKMp/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aelsycUAAADcAAAA&#10;DwAAAAAAAAAAAAAAAACpAgAAZHJzL2Rvd25yZXYueG1sUEsFBgAAAAAEAAQA+gAAAJsDAAAAAA==&#10;">
                        <v:line id="Conector recto 297" o:spid="_x0000_s1060" style="position:absolute;flip:x;visibility:visible;mso-wrap-style:square" from="0,0" to="3200400,1485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7/l+bwAAADcAAAADwAAAGRycy9kb3ducmV2LnhtbERPSwrCMBDdC94hjOBOU/9ajSKC4NLf&#10;AcZmbIvNpDax1tubheDy8f6rTWMKUVPlcssKBv0IBHFidc6pgutl35uDcB5ZY2GZFHzIwWbdbq0w&#10;1vbNJ6rPPhUhhF2MCjLvy1hKl2Rk0PVtSRy4u60M+gCrVOoK3yHcFHIYRVNpMOfQkGFJu4ySx/ll&#10;FKSz/aEc17vP8bmVk9tr5Bf3iVaq22m2SxCeGv8X/9wHrWAUhbXhTDgCcv0F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i7/l+bwAAADcAAAADwAAAAAAAAAAAAAAAAChAgAA&#10;ZHJzL2Rvd25yZXYueG1sUEsFBgAAAAAEAAQA+QAAAIoDAAAAAA==&#10;" strokecolor="#4f81bd [3204]" strokeweight="2pt">
                          <v:shadow on="t" opacity="24903f" origin=",.5" offset="0,20000emu"/>
                        </v:line>
                        <v:line id="Conector recto 21" o:spid="_x0000_s1061" style="position:absolute;visibility:visible;mso-wrap-style:square" from="0,1485900" to="2057400,1485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DCmMMAAADcAAAADwAAAGRycy9kb3ducmV2LnhtbESP0WrCQBRE3wv+w3IF3+puVYJGVwmC&#10;aPtU037AJXtNYrN3Q3aN8e/dQqGPw8ycYTa7wTaip87XjjW8TRUI4sKZmksN31+H1yUIH5ANNo5J&#10;w4M87Lajlw2mxt35TH0eShEh7FPUUIXQplL6oiKLfupa4uhdXGcxRNmV0nR4j3DbyJlSibRYc1yo&#10;sKV9RcVPfrMaVh8LlTWuzT7d8fpOSdEn14XUejIesjWIQEP4D/+1T0bDXK3g90w8AnL7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XgwpjDAAAA3AAAAA8AAAAAAAAAAAAA&#10;AAAAoQIAAGRycy9kb3ducmV2LnhtbFBLBQYAAAAABAAEAPkAAACRAwAAAAA=&#10;" strokecolor="#4f81bd [3204]" strokeweight="2pt">
                          <v:shadow on="t" opacity="24903f" origin=",.5" offset="0,20000emu"/>
                        </v:line>
                        <v:line id="Conector recto 22" o:spid="_x0000_s1062" style="position:absolute;flip:x;visibility:visible;mso-wrap-style:square" from="2057400,0" to="3200400,14846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1zaucQAAADcAAAADwAAAGRycy9kb3ducmV2LnhtbESP3WrCQBSE7wu+w3IE7+omWm0bXUUC&#10;gpet+gCn2ZMfzJ6N2c2Pb+8WCr0cZuYbZrsfTS16al1lWUE8j0AQZ1ZXXCi4Xo6vHyCcR9ZYWyYF&#10;D3Kw301etphoO/A39WdfiABhl6CC0vsmkdJlJRl0c9sQBy+3rUEfZFtI3eIQ4KaWiyhaS4MVh4US&#10;G0pLym7nzigo3o+n5q1PH1/3g1z9dEv/ma+0UrPpeNiA8DT6//Bf+6QVLOMYfs+EIyB3T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fXNq5xAAAANwAAAAPAAAAAAAAAAAA&#10;AAAAAKECAABkcnMvZG93bnJldi54bWxQSwUGAAAAAAQABAD5AAAAkgMAAAAA&#10;" strokecolor="#4f81bd [3204]" strokeweight="2pt">
                          <v:shadow on="t" opacity="24903f" origin=",.5" offset="0,20000emu"/>
                        </v:line>
                      </v:group>
                      <v:shape id="Cuadro de texto 295" o:spid="_x0000_s1063" type="#_x0000_t202" style="position:absolute;left:2286000;top:1714500;width:74803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2jixwAA&#10;ANwAAAAPAAAAZHJzL2Rvd25yZXYueG1sRI9Ba8JAFITvBf/D8gQvUjeJUCS6SrFUChVLtQePz+wz&#10;Sc2+DbvbmPbXdwtCj8PMfMMsVr1pREfO15YVpJMEBHFhdc2lgo/D8/0MhA/IGhvLpOCbPKyWg7sF&#10;5tpe+Z26fShFhLDPUUEVQptL6YuKDPqJbYmjd7bOYIjSlVI7vEa4aWSWJA/SYM1xocKW1hUVl/2X&#10;UfDz5rY2y7ab9HSc1l14Gn/uXndKjYb94xxEoD78h2/tF61gmmbwdyYeAbn8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bw9o4scAAADcAAAADwAAAAAAAAAAAAAAAACXAgAAZHJz&#10;L2Rvd25yZXYueG1sUEsFBgAAAAAEAAQA9QAAAIsDAAAAAA==&#10;" filled="f" stroked="f">
                        <v:textbox>
                          <w:txbxContent>
                            <w:p w14:paraId="0588D66E" w14:textId="77777777" w:rsidR="005166B8" w:rsidRPr="006D4A10" w:rsidRDefault="005166B8"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v:shape>
                      <v:shape id="Cuadro de texto 296" o:spid="_x0000_s1064" type="#_x0000_t202" style="position:absolute;left:2857500;top:1028700;width:72199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Q815yAAA&#10;ANwAAAAPAAAAZHJzL2Rvd25yZXYueG1sRI9PSwMxFMTvQr9DeAUv0mb/gJRt0yKWimCp2PbQ43Pz&#10;3F3dvCxJ3K799I0geBxm5jfMYjWYVvTkfGNZQTpNQBCXVjdcKTgeNpMZCB+QNbaWScEPeVgtRzcL&#10;LLQ98xv1+1CJCGFfoII6hK6Q0pc1GfRT2xFH78M6gyFKV0nt8BzhppVZktxLgw3HhRo7eqyp/Np/&#10;GwWXV7e1WbZ9St9PedOH9d3n7mWn1O14eJiDCDSE//Bf+1kryNMcfs/EIyCXV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BDzXnIAAAA3AAAAA8AAAAAAAAAAAAAAAAAlwIAAGRy&#10;cy9kb3ducmV2LnhtbFBLBQYAAAAABAAEAPUAAACMAwAAAAA=&#10;" filled="f" stroked="f">
                        <v:textbox>
                          <w:txbxContent>
                            <w:p w14:paraId="50C946C4" w14:textId="77777777" w:rsidR="005166B8" w:rsidRPr="006D4A10" w:rsidRDefault="005166B8" w:rsidP="005166B8">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v:textbox>
                      </v:shape>
                      <v:shape id="Cuadro de texto 304" o:spid="_x0000_s1065" type="#_x0000_t202" style="position:absolute;left:1600200;top:596900;width:29718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qlUNyAAA&#10;ANwAAAAPAAAAZHJzL2Rvd25yZXYueG1sRI9Ba8JAFITvBf/D8gq9iG4SSynRVUpLpVCxVD14fGZf&#10;k9js27C7xrS/3i0IPQ4z8w0zW/SmER05X1tWkI4TEMSF1TWXCnbb19EjCB+QNTaWScEPeVjMBzcz&#10;zLU98yd1m1CKCGGfo4IqhDaX0hcVGfRj2xJH78s6gyFKV0rt8BzhppFZkjxIgzXHhQpbeq6o+N6c&#10;jILfD7eyWbZapof9pO7Cy/C4fl8rdXfbP01BBOrDf/jaftMKJuk9/J2JR0DO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qVQ3IAAAA3AAAAA8AAAAAAAAAAAAAAAAAlwIAAGRy&#10;cy9kb3ducmV2LnhtbFBLBQYAAAAABAAEAPUAAACMAwAAAAA=&#10;" filled="f" stroked="f">
                        <v:textbox>
                          <w:txbxContent>
                            <w:p w14:paraId="7E0CE89D" w14:textId="77777777" w:rsidR="005166B8" w:rsidRPr="006D4A10" w:rsidRDefault="005166B8" w:rsidP="005166B8">
                              <w:pPr>
                                <w:rPr>
                                  <w:rFonts w:ascii="Times New Roman" w:hAnsi="Times New Roman" w:cs="Times New Roman"/>
                                </w:rPr>
                              </w:pPr>
                              <w:r>
                                <w:rPr>
                                  <w:rFonts w:ascii="Times New Roman" w:hAnsi="Times New Roman" w:cs="Times New Roman"/>
                                  <w:i/>
                                </w:rPr>
                                <w:t>m</w:t>
                              </w:r>
                            </w:p>
                          </w:txbxContent>
                        </v:textbox>
                      </v:shape>
                      <v:shape id="Cuadro de texto 311" o:spid="_x0000_s1066" type="#_x0000_t202" style="position:absolute;top:16256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kRExAAA&#10;ANwAAAAPAAAAZHJzL2Rvd25yZXYueG1sRI9Ba8JAFITvgv9heYK3uqvVYmM2IpZCT5baWvD2yD6T&#10;YPZtyK4m/nu3UPA4zMw3TLrubS2u1PrKsYbpRIEgzp2puNDw8/3+tAThA7LB2jFpuJGHdTYcpJgY&#10;1/EXXfehEBHCPkENZQhNIqXPS7LoJ64hjt7JtRZDlG0hTYtdhNtazpR6kRYrjgslNrQtKT/vL1bD&#10;YXc6/s7VZ/FmF03neiXZvkqtx6N+swIRqA+P8H/7w2h4ni7g70w8AjK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DpERMQAAADcAAAADwAAAAAAAAAAAAAAAACXAgAAZHJzL2Rv&#10;d25yZXYueG1sUEsFBgAAAAAEAAQA9QAAAIgDAAAAAA==&#10;" filled="f" stroked="f">
                        <v:textbox>
                          <w:txbxContent>
                            <w:p w14:paraId="7A67AD8F" w14:textId="77777777" w:rsidR="005166B8" w:rsidRPr="008C743E" w:rsidRDefault="005166B8" w:rsidP="005166B8">
                              <w:pPr>
                                <w:rPr>
                                  <w:i/>
                                </w:rPr>
                              </w:pPr>
                              <w:r>
                                <w:rPr>
                                  <w:i/>
                                </w:rPr>
                                <w:t>N</w:t>
                              </w:r>
                            </w:p>
                          </w:txbxContent>
                        </v:textbox>
                      </v:shape>
                      <v:shape id="Cuadro de texto 305" o:spid="_x0000_s1067" type="#_x0000_t202" style="position:absolute;left:34290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6NozxAAA&#10;ANwAAAAPAAAAZHJzL2Rvd25yZXYueG1sRI9Ba8JAFITvgv9heYI33dVasTEbEUuhJ0ttLXh7ZJ9J&#10;MPs2ZFcT/71bKPQ4zMw3TLrpbS1u1PrKsYbZVIEgzp2puNDw/fU2WYHwAdlg7Zg03MnDJhsOUkyM&#10;6/iTbodQiAhhn6CGMoQmkdLnJVn0U9cQR+/sWoshyraQpsUuwm0t50otpcWK40KJDe1Kyi+Hq9Vw&#10;3J9PPwv1Ubza56ZzvZJsX6TW41G/XYMI1If/8F/73Wh4mi3h90w8AjJ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OjaM8QAAADcAAAADwAAAAAAAAAAAAAAAACXAgAAZHJzL2Rv&#10;d25yZXYueG1sUEsFBgAAAAAEAAQA9QAAAIgDAAAAAA==&#10;" filled="f" stroked="f">
                        <v:textbox>
                          <w:txbxContent>
                            <w:p w14:paraId="4C3F1288" w14:textId="77777777" w:rsidR="005166B8" w:rsidRPr="008C743E" w:rsidRDefault="005166B8" w:rsidP="005166B8">
                              <w:pPr>
                                <w:rPr>
                                  <w:i/>
                                </w:rPr>
                              </w:pPr>
                              <w:r w:rsidRPr="008C743E">
                                <w:rPr>
                                  <w:i/>
                                </w:rPr>
                                <w:t>T</w:t>
                              </w:r>
                            </w:p>
                          </w:txbxContent>
                        </v:textbox>
                      </v:shape>
                      <v:shape id="Cuadro de texto 20" o:spid="_x0000_s1068" type="#_x0000_t202" style="position:absolute;left:1028700;top:1739900;width:69913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Mt6yAAA&#10;ANwAAAAPAAAAZHJzL2Rvd25yZXYueG1sRI9Ba8JAFITvBf/D8gq9iG4SoS3RVUpLpVCxVD14fGZf&#10;k9js27C7xrS/3i0IPQ4z8w0zW/SmER05X1tWkI4TEMSF1TWXCnbb19EjCB+QNTaWScEPeVjMBzcz&#10;zLU98yd1m1CKCGGfo4IqhDaX0hcVGfRj2xJH78s6gyFKV0rt8BzhppFZktxLgzXHhQpbeq6o+N6c&#10;jILfD7eyWbZapof9pO7Cy/C4fl8rdXfbP01BBOrDf/jaftMKJukD/J2JR0DO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94y3rIAAAA3AAAAA8AAAAAAAAAAAAAAAAAlwIAAGRy&#10;cy9kb3ducmV2LnhtbFBLBQYAAAAABAAEAPUAAACMAwAAAAA=&#10;" filled="f" stroked="f">
                        <v:textbox>
                          <w:txbxContent>
                            <w:p w14:paraId="4285BEDE" w14:textId="77777777" w:rsidR="005166B8" w:rsidRDefault="005166B8" w:rsidP="005166B8">
                              <w:r w:rsidRPr="00FB6783">
                                <w:rPr>
                                  <w:i/>
                                </w:rPr>
                                <w:t>t</w:t>
                              </w:r>
                              <w:r>
                                <w:t xml:space="preserve"> = 8 cm</w:t>
                              </w:r>
                            </w:p>
                          </w:txbxContent>
                        </v:textbox>
                      </v:shape>
                      <w10:wrap type="through"/>
                    </v:group>
                  </w:pict>
                </mc:Fallback>
              </mc:AlternateContent>
            </w:r>
          </w:p>
          <w:p w14:paraId="4A1E083E" w14:textId="77777777" w:rsidR="005166B8" w:rsidRDefault="005166B8" w:rsidP="00D32ACA">
            <w:pPr>
              <w:rPr>
                <w:rFonts w:ascii="Times New Roman" w:hAnsi="Times New Roman" w:cs="Times New Roman"/>
                <w:b/>
                <w:color w:val="000000"/>
              </w:rPr>
            </w:pPr>
          </w:p>
          <w:p w14:paraId="7D2F1DAB" w14:textId="77777777" w:rsidR="005166B8" w:rsidRDefault="005166B8" w:rsidP="00D32ACA">
            <w:pPr>
              <w:rPr>
                <w:rFonts w:ascii="Times New Roman" w:hAnsi="Times New Roman" w:cs="Times New Roman"/>
                <w:b/>
                <w:color w:val="000000"/>
              </w:rPr>
            </w:pPr>
          </w:p>
          <w:p w14:paraId="13921F96" w14:textId="77777777" w:rsidR="005166B8" w:rsidRDefault="005166B8" w:rsidP="00D32ACA">
            <w:pPr>
              <w:rPr>
                <w:rFonts w:ascii="Times New Roman" w:hAnsi="Times New Roman" w:cs="Times New Roman"/>
                <w:b/>
                <w:color w:val="000000"/>
              </w:rPr>
            </w:pPr>
          </w:p>
          <w:p w14:paraId="67D277B6" w14:textId="77777777" w:rsidR="005166B8" w:rsidRDefault="005166B8" w:rsidP="00D32ACA">
            <w:pPr>
              <w:rPr>
                <w:rFonts w:ascii="Times New Roman" w:hAnsi="Times New Roman" w:cs="Times New Roman"/>
                <w:b/>
                <w:color w:val="000000"/>
              </w:rPr>
            </w:pPr>
          </w:p>
          <w:p w14:paraId="10476021" w14:textId="77777777" w:rsidR="005166B8" w:rsidRDefault="005166B8" w:rsidP="00D32ACA">
            <w:pPr>
              <w:rPr>
                <w:rFonts w:ascii="Times New Roman" w:hAnsi="Times New Roman" w:cs="Times New Roman"/>
                <w:b/>
                <w:color w:val="000000"/>
              </w:rPr>
            </w:pPr>
          </w:p>
          <w:p w14:paraId="1D3F91C1" w14:textId="77777777" w:rsidR="005166B8" w:rsidRDefault="005166B8" w:rsidP="00D32ACA">
            <w:pPr>
              <w:rPr>
                <w:rFonts w:ascii="Times New Roman" w:hAnsi="Times New Roman" w:cs="Times New Roman"/>
                <w:b/>
                <w:color w:val="000000"/>
              </w:rPr>
            </w:pPr>
          </w:p>
          <w:p w14:paraId="2AC762B2" w14:textId="77777777" w:rsidR="005166B8" w:rsidRDefault="005166B8" w:rsidP="00D32ACA">
            <w:pPr>
              <w:rPr>
                <w:rFonts w:ascii="Times New Roman" w:hAnsi="Times New Roman" w:cs="Times New Roman"/>
                <w:b/>
                <w:color w:val="000000"/>
              </w:rPr>
            </w:pPr>
          </w:p>
          <w:p w14:paraId="3E220860" w14:textId="77777777" w:rsidR="005166B8" w:rsidRDefault="005166B8" w:rsidP="00D32ACA">
            <w:pPr>
              <w:rPr>
                <w:rFonts w:ascii="Times New Roman" w:hAnsi="Times New Roman" w:cs="Times New Roman"/>
                <w:b/>
                <w:color w:val="000000"/>
              </w:rPr>
            </w:pPr>
          </w:p>
          <w:p w14:paraId="3AA8302E" w14:textId="77777777" w:rsidR="005166B8" w:rsidRDefault="005166B8" w:rsidP="00D32ACA">
            <w:pPr>
              <w:rPr>
                <w:rFonts w:ascii="Times New Roman" w:hAnsi="Times New Roman" w:cs="Times New Roman"/>
                <w:b/>
                <w:color w:val="000000"/>
              </w:rPr>
            </w:pPr>
          </w:p>
          <w:p w14:paraId="614D1E5D" w14:textId="77777777" w:rsidR="005166B8" w:rsidRDefault="005166B8" w:rsidP="00D32ACA">
            <w:pPr>
              <w:rPr>
                <w:rFonts w:ascii="Times New Roman" w:hAnsi="Times New Roman" w:cs="Times New Roman"/>
                <w:b/>
                <w:color w:val="000000"/>
              </w:rPr>
            </w:pPr>
          </w:p>
          <w:p w14:paraId="6692C4D4" w14:textId="77777777" w:rsidR="005166B8" w:rsidRDefault="005166B8" w:rsidP="00D32ACA">
            <w:pPr>
              <w:rPr>
                <w:rFonts w:ascii="Times New Roman" w:hAnsi="Times New Roman" w:cs="Times New Roman"/>
                <w:b/>
                <w:color w:val="000000"/>
              </w:rPr>
            </w:pPr>
          </w:p>
          <w:p w14:paraId="2795DA33" w14:textId="77777777" w:rsidR="005166B8" w:rsidRPr="00D07FE4" w:rsidRDefault="005166B8" w:rsidP="00D32ACA">
            <w:pPr>
              <w:rPr>
                <w:rFonts w:ascii="Times New Roman" w:hAnsi="Times New Roman" w:cs="Times New Roman"/>
                <w:b/>
                <w:color w:val="000000"/>
              </w:rPr>
            </w:pPr>
          </w:p>
        </w:tc>
      </w:tr>
      <w:tr w:rsidR="005166B8" w:rsidRPr="00D07FE4" w14:paraId="13EE02A8" w14:textId="77777777" w:rsidTr="00D32ACA">
        <w:tc>
          <w:tcPr>
            <w:tcW w:w="2518" w:type="dxa"/>
          </w:tcPr>
          <w:p w14:paraId="567C531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7A8D25BF" w14:textId="4079B812" w:rsidR="005166B8" w:rsidRPr="005D1978" w:rsidRDefault="005166B8" w:rsidP="00D32ACA">
            <w:pPr>
              <w:rPr>
                <w:rFonts w:ascii="Times New Roman" w:hAnsi="Times New Roman" w:cs="Times New Roman"/>
                <w:color w:val="000000"/>
              </w:rPr>
            </w:pPr>
            <w:r>
              <w:rPr>
                <w:rFonts w:ascii="Times New Roman" w:hAnsi="Times New Roman" w:cs="Times New Roman"/>
                <w:color w:val="000000"/>
              </w:rPr>
              <w:t xml:space="preserve">Paso 4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sidRPr="00FB6783">
              <w:rPr>
                <w:rFonts w:ascii="Times New Roman" w:hAnsi="Times New Roman" w:cs="Times New Roman"/>
                <w:i/>
              </w:rPr>
              <w:t>MNT</w:t>
            </w:r>
            <w:ins w:id="48" w:author="mercyranjel" w:date="2016-01-02T17:39:00Z">
              <w:r>
                <w:rPr>
                  <w:rFonts w:ascii="Times New Roman" w:hAnsi="Times New Roman" w:cs="Times New Roman"/>
                </w:rPr>
                <w:t>.</w:t>
              </w:r>
            </w:ins>
          </w:p>
        </w:tc>
      </w:tr>
    </w:tbl>
    <w:p w14:paraId="2CE89AA9" w14:textId="77777777" w:rsidR="005166B8" w:rsidRDefault="005166B8" w:rsidP="005166B8">
      <w:pPr>
        <w:spacing w:after="0"/>
        <w:rPr>
          <w:rFonts w:ascii="Times New Roman" w:hAnsi="Times New Roman" w:cs="Times New Roman"/>
          <w:color w:val="000000"/>
        </w:rPr>
      </w:pPr>
    </w:p>
    <w:p w14:paraId="7281FEA3" w14:textId="6F7708B1" w:rsidR="005166B8" w:rsidRDefault="005166B8" w:rsidP="005166B8">
      <w:pPr>
        <w:spacing w:after="0"/>
        <w:rPr>
          <w:rFonts w:ascii="Times New Roman" w:hAnsi="Times New Roman" w:cs="Times New Roman"/>
        </w:rPr>
      </w:pPr>
      <w:r w:rsidRPr="008C743E">
        <w:rPr>
          <w:rFonts w:ascii="Times New Roman" w:hAnsi="Times New Roman" w:cs="Times New Roman"/>
        </w:rPr>
        <w:t xml:space="preserve">El triángulo </w:t>
      </w:r>
      <w:r w:rsidRPr="008C743E">
        <w:rPr>
          <w:rFonts w:ascii="Times New Roman" w:hAnsi="Times New Roman" w:cs="Times New Roman"/>
          <w:i/>
        </w:rPr>
        <w:t>MNT</w:t>
      </w:r>
      <w:r w:rsidRPr="008C743E">
        <w:rPr>
          <w:rFonts w:ascii="Times New Roman" w:hAnsi="Times New Roman" w:cs="Times New Roman"/>
        </w:rPr>
        <w:t xml:space="preserve"> es obtusángulo e isósceles</w:t>
      </w:r>
      <w:r w:rsidR="00E65E12">
        <w:rPr>
          <w:rFonts w:ascii="Times New Roman" w:hAnsi="Times New Roman" w:cs="Times New Roman"/>
        </w:rPr>
        <w:t>;</w:t>
      </w:r>
      <w:r w:rsidRPr="008C743E">
        <w:rPr>
          <w:rFonts w:ascii="Times New Roman" w:hAnsi="Times New Roman" w:cs="Times New Roman"/>
        </w:rPr>
        <w:t xml:space="preserve"> por lo tanto</w:t>
      </w:r>
      <w:r w:rsidR="00E65E12">
        <w:rPr>
          <w:rFonts w:ascii="Times New Roman" w:hAnsi="Times New Roman" w:cs="Times New Roman"/>
        </w:rPr>
        <w:t>,</w:t>
      </w:r>
      <w:r w:rsidRPr="008C743E">
        <w:rPr>
          <w:rFonts w:ascii="Times New Roman" w:hAnsi="Times New Roman" w:cs="Times New Roman"/>
        </w:rPr>
        <w:t xml:space="preserve"> la medida de los ángulos </w:t>
      </w:r>
      <w:r w:rsidRPr="00740D4D">
        <w:rPr>
          <w:rFonts w:ascii="Times New Roman" w:hAnsi="Times New Roman" w:cs="Times New Roman"/>
          <w:i/>
        </w:rPr>
        <w:t>T</w:t>
      </w:r>
      <w:r w:rsidRPr="008C743E">
        <w:rPr>
          <w:rFonts w:ascii="Times New Roman" w:hAnsi="Times New Roman" w:cs="Times New Roman"/>
        </w:rPr>
        <w:t xml:space="preserve"> y </w:t>
      </w:r>
      <w:r w:rsidRPr="00740D4D">
        <w:rPr>
          <w:rFonts w:ascii="Times New Roman" w:hAnsi="Times New Roman" w:cs="Times New Roman"/>
          <w:i/>
        </w:rPr>
        <w:t>N</w:t>
      </w:r>
      <w:r w:rsidRPr="008C743E">
        <w:rPr>
          <w:rFonts w:ascii="Times New Roman" w:hAnsi="Times New Roman" w:cs="Times New Roman"/>
        </w:rPr>
        <w:t xml:space="preserve"> es la misma</w:t>
      </w:r>
      <w:r w:rsidR="00E65E12">
        <w:rPr>
          <w:rFonts w:ascii="Times New Roman" w:hAnsi="Times New Roman" w:cs="Times New Roman"/>
        </w:rPr>
        <w:t xml:space="preserve">, </w:t>
      </w:r>
      <w:r w:rsidRPr="008C743E">
        <w:rPr>
          <w:rFonts w:ascii="Times New Roman" w:hAnsi="Times New Roman" w:cs="Times New Roman"/>
        </w:rPr>
        <w:t>es decir</w:t>
      </w:r>
      <w:r w:rsidR="00E65E12">
        <w:rPr>
          <w:rFonts w:ascii="Times New Roman" w:hAnsi="Times New Roman" w:cs="Times New Roman"/>
        </w:rPr>
        <w:t>,</w:t>
      </w:r>
      <w:r w:rsidRPr="008C743E">
        <w:rPr>
          <w:rFonts w:ascii="Times New Roman" w:hAnsi="Times New Roman" w:cs="Times New Roman"/>
        </w:rPr>
        <w:t xml:space="preserve"> 30º</w:t>
      </w:r>
      <w:r>
        <w:rPr>
          <w:rFonts w:ascii="Times New Roman" w:hAnsi="Times New Roman" w:cs="Times New Roman"/>
        </w:rPr>
        <w:t>. En forma similar se puede deducir que si un triángulo tiene dos ángulos congruentes</w:t>
      </w:r>
      <w:r w:rsidR="00E65E12">
        <w:rPr>
          <w:rFonts w:ascii="Times New Roman" w:hAnsi="Times New Roman" w:cs="Times New Roman"/>
        </w:rPr>
        <w:t>,</w:t>
      </w:r>
      <w:r>
        <w:rPr>
          <w:rFonts w:ascii="Times New Roman" w:hAnsi="Times New Roman" w:cs="Times New Roman"/>
        </w:rPr>
        <w:t xml:space="preserve"> entonces dicho triángulo es isósceles.</w:t>
      </w:r>
    </w:p>
    <w:p w14:paraId="0012AABB"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5166B8" w:rsidRPr="00D07FE4" w14:paraId="2EE94F71" w14:textId="77777777" w:rsidTr="00D32ACA">
        <w:tc>
          <w:tcPr>
            <w:tcW w:w="8978" w:type="dxa"/>
            <w:gridSpan w:val="2"/>
            <w:shd w:val="clear" w:color="auto" w:fill="000000" w:themeFill="text1"/>
          </w:tcPr>
          <w:p w14:paraId="672C709E"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5166B8" w:rsidRPr="00D07FE4" w14:paraId="66827162" w14:textId="77777777" w:rsidTr="00D32ACA">
        <w:tc>
          <w:tcPr>
            <w:tcW w:w="2518" w:type="dxa"/>
          </w:tcPr>
          <w:p w14:paraId="479974B2" w14:textId="77777777" w:rsidR="005166B8" w:rsidRPr="00D07FE4" w:rsidRDefault="005166B8" w:rsidP="00D32ACA">
            <w:pPr>
              <w:rPr>
                <w:rFonts w:ascii="Times New Roman" w:hAnsi="Times New Roman" w:cs="Times New Roman"/>
                <w:b/>
              </w:rPr>
            </w:pPr>
            <w:r w:rsidRPr="00D07FE4">
              <w:rPr>
                <w:rFonts w:ascii="Times New Roman" w:hAnsi="Times New Roman" w:cs="Times New Roman"/>
                <w:b/>
              </w:rPr>
              <w:t>Título</w:t>
            </w:r>
          </w:p>
        </w:tc>
        <w:tc>
          <w:tcPr>
            <w:tcW w:w="6460" w:type="dxa"/>
          </w:tcPr>
          <w:p w14:paraId="651EB7EA" w14:textId="77777777" w:rsidR="005166B8" w:rsidRPr="00EB299F" w:rsidRDefault="005166B8" w:rsidP="00D32ACA">
            <w:pPr>
              <w:rPr>
                <w:rFonts w:ascii="Times New Roman" w:hAnsi="Times New Roman" w:cs="Times New Roman"/>
              </w:rPr>
            </w:pPr>
            <w:r w:rsidRPr="00EB299F">
              <w:rPr>
                <w:rFonts w:ascii="Times New Roman" w:hAnsi="Times New Roman" w:cs="Times New Roman"/>
              </w:rPr>
              <w:t>Propiedad fundamental de los triángulos</w:t>
            </w:r>
            <w:r>
              <w:rPr>
                <w:rFonts w:ascii="Times New Roman" w:hAnsi="Times New Roman" w:cs="Times New Roman"/>
              </w:rPr>
              <w:t xml:space="preserve"> isósceles</w:t>
            </w:r>
          </w:p>
        </w:tc>
      </w:tr>
      <w:tr w:rsidR="005166B8" w:rsidRPr="00D07FE4" w14:paraId="442552AF" w14:textId="77777777" w:rsidTr="00D32ACA">
        <w:tc>
          <w:tcPr>
            <w:tcW w:w="2518" w:type="dxa"/>
          </w:tcPr>
          <w:p w14:paraId="3544B397" w14:textId="77777777" w:rsidR="005166B8" w:rsidRPr="00D07FE4" w:rsidRDefault="005166B8" w:rsidP="00D32ACA">
            <w:pPr>
              <w:rPr>
                <w:rFonts w:ascii="Times New Roman" w:hAnsi="Times New Roman" w:cs="Times New Roman"/>
              </w:rPr>
            </w:pPr>
            <w:r w:rsidRPr="00D07FE4">
              <w:rPr>
                <w:rFonts w:ascii="Times New Roman" w:hAnsi="Times New Roman" w:cs="Times New Roman"/>
                <w:b/>
              </w:rPr>
              <w:t>Contenido</w:t>
            </w:r>
          </w:p>
        </w:tc>
        <w:tc>
          <w:tcPr>
            <w:tcW w:w="6460" w:type="dxa"/>
          </w:tcPr>
          <w:p w14:paraId="27AA6C6B" w14:textId="77777777" w:rsidR="005166B8" w:rsidRPr="00D07FE4" w:rsidRDefault="005166B8" w:rsidP="00D32ACA">
            <w:pPr>
              <w:rPr>
                <w:rFonts w:ascii="Times New Roman" w:hAnsi="Times New Roman" w:cs="Times New Roman"/>
                <w:b/>
              </w:rPr>
            </w:pPr>
            <w:r w:rsidRPr="00D07FE4">
              <w:rPr>
                <w:rFonts w:ascii="Times New Roman" w:hAnsi="Times New Roman" w:cs="Times New Roman"/>
              </w:rPr>
              <w:t xml:space="preserve">En todo triángulo </w:t>
            </w:r>
            <w:r>
              <w:rPr>
                <w:rFonts w:ascii="Times New Roman" w:hAnsi="Times New Roman" w:cs="Times New Roman"/>
              </w:rPr>
              <w:t>isósceles</w:t>
            </w:r>
            <w:ins w:id="49" w:author="mercyranjel" w:date="2016-01-02T17:39:00Z">
              <w:r>
                <w:rPr>
                  <w:rFonts w:ascii="Times New Roman" w:hAnsi="Times New Roman" w:cs="Times New Roman"/>
                </w:rPr>
                <w:t>,</w:t>
              </w:r>
            </w:ins>
            <w:r>
              <w:rPr>
                <w:rFonts w:ascii="Times New Roman" w:hAnsi="Times New Roman" w:cs="Times New Roman"/>
              </w:rPr>
              <w:t xml:space="preserve"> los ángulos que están sobre el lado de diferente medida son congruentes.</w:t>
            </w:r>
          </w:p>
          <w:p w14:paraId="500E0010" w14:textId="77777777" w:rsidR="005166B8" w:rsidRPr="00D07FE4" w:rsidRDefault="005166B8" w:rsidP="00D32ACA">
            <w:pPr>
              <w:rPr>
                <w:rFonts w:ascii="Times New Roman" w:hAnsi="Times New Roman" w:cs="Times New Roman"/>
              </w:rPr>
            </w:pPr>
          </w:p>
        </w:tc>
      </w:tr>
    </w:tbl>
    <w:p w14:paraId="66E1DA7D" w14:textId="77777777" w:rsidR="005166B8" w:rsidRDefault="005166B8" w:rsidP="005166B8">
      <w:pPr>
        <w:spacing w:after="0"/>
        <w:rPr>
          <w:rFonts w:ascii="Times New Roman" w:hAnsi="Times New Roman" w:cs="Times New Roman"/>
        </w:rPr>
      </w:pPr>
    </w:p>
    <w:p w14:paraId="0187E23A" w14:textId="16D71DA0" w:rsidR="005166B8" w:rsidRPr="00D07FE4" w:rsidRDefault="005166B8" w:rsidP="005166B8">
      <w:pPr>
        <w:spacing w:after="0"/>
        <w:rPr>
          <w:rFonts w:ascii="Times New Roman" w:hAnsi="Times New Roman" w:cs="Times New Roman"/>
          <w:b/>
        </w:rPr>
      </w:pPr>
      <w:r>
        <w:rPr>
          <w:rFonts w:ascii="Times New Roman" w:hAnsi="Times New Roman" w:cs="Times New Roman"/>
          <w:highlight w:val="yellow"/>
        </w:rPr>
        <w:t xml:space="preserve"> [SECCIÓN 2</w:t>
      </w:r>
      <w:r w:rsidRPr="00D07FE4">
        <w:rPr>
          <w:rFonts w:ascii="Times New Roman" w:hAnsi="Times New Roman" w:cs="Times New Roman"/>
          <w:highlight w:val="yellow"/>
        </w:rPr>
        <w:t>]</w:t>
      </w:r>
      <w:r w:rsidRPr="00D07FE4">
        <w:rPr>
          <w:rFonts w:ascii="Times New Roman" w:hAnsi="Times New Roman" w:cs="Times New Roman"/>
        </w:rPr>
        <w:t xml:space="preserve"> </w:t>
      </w:r>
      <w:r>
        <w:rPr>
          <w:rFonts w:ascii="Times New Roman" w:hAnsi="Times New Roman" w:cs="Times New Roman"/>
          <w:b/>
        </w:rPr>
        <w:t>2.3</w:t>
      </w:r>
      <w:r w:rsidRPr="00D07FE4">
        <w:rPr>
          <w:rFonts w:ascii="Times New Roman" w:hAnsi="Times New Roman" w:cs="Times New Roman"/>
          <w:b/>
        </w:rPr>
        <w:t xml:space="preserve"> </w:t>
      </w:r>
      <w:r w:rsidR="00E65E12">
        <w:rPr>
          <w:rFonts w:ascii="Times New Roman" w:hAnsi="Times New Roman" w:cs="Times New Roman"/>
          <w:b/>
        </w:rPr>
        <w:t>La c</w:t>
      </w:r>
      <w:r w:rsidRPr="00D07FE4">
        <w:rPr>
          <w:rFonts w:ascii="Times New Roman" w:hAnsi="Times New Roman" w:cs="Times New Roman"/>
          <w:b/>
        </w:rPr>
        <w:t>onstrucción de</w:t>
      </w:r>
      <w:r>
        <w:rPr>
          <w:rFonts w:ascii="Times New Roman" w:hAnsi="Times New Roman" w:cs="Times New Roman"/>
          <w:b/>
        </w:rPr>
        <w:t xml:space="preserve"> un triángulo equilátero</w:t>
      </w:r>
    </w:p>
    <w:p w14:paraId="54FE855D" w14:textId="77777777" w:rsidR="005166B8" w:rsidRPr="00D07FE4" w:rsidRDefault="005166B8" w:rsidP="005166B8">
      <w:pPr>
        <w:spacing w:after="0"/>
        <w:rPr>
          <w:rFonts w:ascii="Times New Roman" w:hAnsi="Times New Roman" w:cs="Times New Roman"/>
          <w:b/>
        </w:rPr>
      </w:pPr>
    </w:p>
    <w:p w14:paraId="434F26C4" w14:textId="4DF766A6"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 xml:space="preserve">Para construir </w:t>
      </w:r>
      <w:r>
        <w:rPr>
          <w:rFonts w:ascii="Times New Roman" w:hAnsi="Times New Roman" w:cs="Times New Roman"/>
        </w:rPr>
        <w:t xml:space="preserve">el triángulo </w:t>
      </w:r>
      <w:r w:rsidRPr="00D43E40">
        <w:rPr>
          <w:rFonts w:ascii="Times New Roman" w:hAnsi="Times New Roman" w:cs="Times New Roman"/>
          <w:i/>
        </w:rPr>
        <w:t>XYZ</w:t>
      </w:r>
      <w:r>
        <w:rPr>
          <w:rFonts w:ascii="Times New Roman" w:hAnsi="Times New Roman" w:cs="Times New Roman"/>
        </w:rPr>
        <w:t xml:space="preserve"> para el cual </w:t>
      </w:r>
      <w:r w:rsidRPr="00D43E40">
        <w:rPr>
          <w:rFonts w:ascii="Times New Roman" w:hAnsi="Times New Roman" w:cs="Times New Roman"/>
          <w:i/>
        </w:rPr>
        <w:t>x</w:t>
      </w:r>
      <w:r>
        <w:rPr>
          <w:rFonts w:ascii="Times New Roman" w:hAnsi="Times New Roman" w:cs="Times New Roman"/>
        </w:rPr>
        <w:t xml:space="preserve"> = 4 cm, </w:t>
      </w:r>
      <w:r w:rsidRPr="00D43E40">
        <w:rPr>
          <w:rFonts w:ascii="Times New Roman" w:hAnsi="Times New Roman" w:cs="Times New Roman"/>
          <w:i/>
        </w:rPr>
        <w:t>y</w:t>
      </w:r>
      <w:r>
        <w:rPr>
          <w:rFonts w:ascii="Times New Roman" w:hAnsi="Times New Roman" w:cs="Times New Roman"/>
        </w:rPr>
        <w:t xml:space="preserve"> = 4 cm, </w:t>
      </w:r>
      <w:r w:rsidRPr="00D43E40">
        <w:rPr>
          <w:rFonts w:ascii="Times New Roman" w:hAnsi="Times New Roman" w:cs="Times New Roman"/>
          <w:i/>
        </w:rPr>
        <w:t>z</w:t>
      </w:r>
      <w:r>
        <w:rPr>
          <w:rFonts w:ascii="Times New Roman" w:hAnsi="Times New Roman" w:cs="Times New Roman"/>
        </w:rPr>
        <w:t xml:space="preserve"> = 4 cm, se procede de la siguiente manera</w:t>
      </w:r>
      <w:r w:rsidR="00E65E12">
        <w:rPr>
          <w:rFonts w:ascii="Times New Roman" w:hAnsi="Times New Roman" w:cs="Times New Roman"/>
        </w:rPr>
        <w:t>.</w:t>
      </w:r>
    </w:p>
    <w:p w14:paraId="4E8EF44F" w14:textId="77777777" w:rsidR="005166B8" w:rsidRPr="00D07FE4" w:rsidRDefault="005166B8" w:rsidP="005166B8">
      <w:pPr>
        <w:spacing w:after="0"/>
        <w:rPr>
          <w:rFonts w:ascii="Times New Roman" w:hAnsi="Times New Roman" w:cs="Times New Roman"/>
          <w:b/>
        </w:rPr>
      </w:pPr>
    </w:p>
    <w:p w14:paraId="5D3F62FF" w14:textId="77777777" w:rsidR="005166B8" w:rsidRDefault="005166B8" w:rsidP="005166B8">
      <w:pPr>
        <w:spacing w:after="0"/>
        <w:rPr>
          <w:rFonts w:ascii="Times New Roman" w:hAnsi="Times New Roman" w:cs="Times New Roman"/>
        </w:rPr>
      </w:pPr>
      <w:r w:rsidRPr="00655805">
        <w:rPr>
          <w:rFonts w:ascii="Times New Roman" w:hAnsi="Times New Roman" w:cs="Times New Roman"/>
          <w:b/>
        </w:rPr>
        <w:t>Paso 1</w:t>
      </w:r>
      <w:r>
        <w:rPr>
          <w:rFonts w:ascii="Times New Roman" w:hAnsi="Times New Roman" w:cs="Times New Roman"/>
        </w:rPr>
        <w:t xml:space="preserve">. </w:t>
      </w:r>
      <w:r w:rsidRPr="00655805">
        <w:rPr>
          <w:rFonts w:ascii="Times New Roman" w:hAnsi="Times New Roman" w:cs="Times New Roman"/>
        </w:rPr>
        <w:t xml:space="preserve">Se traza el lado </w:t>
      </w:r>
      <w:r w:rsidRPr="00655805">
        <w:rPr>
          <w:rFonts w:ascii="Times New Roman" w:hAnsi="Times New Roman" w:cs="Times New Roman"/>
          <w:i/>
        </w:rPr>
        <w:t>y</w:t>
      </w:r>
      <w:r w:rsidRPr="00655805">
        <w:rPr>
          <w:rFonts w:ascii="Times New Roman" w:hAnsi="Times New Roman" w:cs="Times New Roman"/>
        </w:rPr>
        <w:t xml:space="preserve"> = 4 cm y sobre él se marcan los vértices correspondientes, en este caso </w:t>
      </w:r>
      <w:r w:rsidRPr="00655805">
        <w:rPr>
          <w:rFonts w:ascii="Times New Roman" w:hAnsi="Times New Roman" w:cs="Times New Roman"/>
          <w:i/>
        </w:rPr>
        <w:t>X</w:t>
      </w:r>
      <w:r w:rsidRPr="00655805">
        <w:rPr>
          <w:rFonts w:ascii="Times New Roman" w:hAnsi="Times New Roman" w:cs="Times New Roman"/>
        </w:rPr>
        <w:t xml:space="preserve"> y </w:t>
      </w:r>
      <w:r w:rsidRPr="00655805">
        <w:rPr>
          <w:rFonts w:ascii="Times New Roman" w:hAnsi="Times New Roman" w:cs="Times New Roman"/>
          <w:i/>
        </w:rPr>
        <w:t>Z</w:t>
      </w:r>
      <w:r w:rsidRPr="00655805">
        <w:rPr>
          <w:rFonts w:ascii="Times New Roman" w:hAnsi="Times New Roman" w:cs="Times New Roman"/>
        </w:rPr>
        <w:t>.</w:t>
      </w:r>
    </w:p>
    <w:p w14:paraId="63C5CAD8"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44BC296E" w14:textId="77777777" w:rsidTr="00D32ACA">
        <w:tc>
          <w:tcPr>
            <w:tcW w:w="9033" w:type="dxa"/>
            <w:gridSpan w:val="2"/>
            <w:shd w:val="clear" w:color="auto" w:fill="0D0D0D" w:themeFill="text1" w:themeFillTint="F2"/>
          </w:tcPr>
          <w:p w14:paraId="3603A420"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6A094788" w14:textId="77777777" w:rsidTr="00D32ACA">
        <w:tc>
          <w:tcPr>
            <w:tcW w:w="2518" w:type="dxa"/>
          </w:tcPr>
          <w:p w14:paraId="018E3795"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7F701B5"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28</w:t>
            </w:r>
          </w:p>
        </w:tc>
      </w:tr>
      <w:tr w:rsidR="005166B8" w:rsidRPr="00D07FE4" w14:paraId="0474FD17" w14:textId="77777777" w:rsidTr="00D32ACA">
        <w:tc>
          <w:tcPr>
            <w:tcW w:w="2518" w:type="dxa"/>
          </w:tcPr>
          <w:p w14:paraId="010A1C5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BEE6A67"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50" w:author="mercyranjel" w:date="2016-01-02T17:44:00Z">
              <w:r>
                <w:rPr>
                  <w:rFonts w:ascii="Times New Roman" w:hAnsi="Times New Roman" w:cs="Times New Roman"/>
                  <w:color w:val="000000"/>
                </w:rPr>
                <w:t>.</w:t>
              </w:r>
            </w:ins>
          </w:p>
        </w:tc>
      </w:tr>
      <w:tr w:rsidR="005166B8" w:rsidRPr="00D07FE4" w14:paraId="66501603" w14:textId="77777777" w:rsidTr="00D32ACA">
        <w:tc>
          <w:tcPr>
            <w:tcW w:w="2518" w:type="dxa"/>
          </w:tcPr>
          <w:p w14:paraId="171E0A3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6799B11" w14:textId="77777777" w:rsidR="005166B8" w:rsidRDefault="005166B8" w:rsidP="00D32ACA">
            <w:pPr>
              <w:rPr>
                <w:rFonts w:ascii="Times New Roman" w:hAnsi="Times New Roman" w:cs="Times New Roman"/>
                <w:b/>
                <w:color w:val="000000"/>
              </w:rPr>
            </w:pPr>
          </w:p>
          <w:p w14:paraId="323ECDE4" w14:textId="77777777" w:rsidR="005166B8" w:rsidRPr="002401B5" w:rsidRDefault="005166B8" w:rsidP="00D32ACA">
            <w:pPr>
              <w:rPr>
                <w:rFonts w:ascii="Times New Roman" w:hAnsi="Times New Roman" w:cs="Times New Roman"/>
                <w:b/>
                <w:color w:val="C00000"/>
              </w:rPr>
            </w:pPr>
          </w:p>
          <w:p w14:paraId="2E6D8144" w14:textId="77777777" w:rsidR="005166B8" w:rsidRDefault="005166B8" w:rsidP="00D32ACA">
            <w:pPr>
              <w:rPr>
                <w:rFonts w:ascii="Times New Roman" w:hAnsi="Times New Roman" w:cs="Times New Roman"/>
                <w:b/>
                <w:color w:val="000000"/>
              </w:rPr>
            </w:pPr>
          </w:p>
          <w:p w14:paraId="3A04D496" w14:textId="77777777" w:rsidR="005166B8" w:rsidRDefault="005166B8" w:rsidP="00D32ACA">
            <w:pPr>
              <w:rPr>
                <w:rFonts w:ascii="Times New Roman" w:hAnsi="Times New Roman" w:cs="Times New Roman"/>
                <w:b/>
                <w:color w:val="000000"/>
              </w:rPr>
            </w:pPr>
          </w:p>
          <w:p w14:paraId="665C51E3" w14:textId="77777777" w:rsidR="005166B8" w:rsidRDefault="005166B8" w:rsidP="00D32ACA">
            <w:pPr>
              <w:rPr>
                <w:rFonts w:ascii="Times New Roman" w:hAnsi="Times New Roman" w:cs="Times New Roman"/>
                <w:b/>
                <w:color w:val="000000"/>
              </w:rPr>
            </w:pPr>
          </w:p>
          <w:p w14:paraId="7EBE51AB" w14:textId="77777777" w:rsidR="005166B8" w:rsidRPr="00D07FE4" w:rsidRDefault="005166B8" w:rsidP="00D32ACA">
            <w:pPr>
              <w:rPr>
                <w:rFonts w:ascii="Times New Roman" w:hAnsi="Times New Roman" w:cs="Times New Roman"/>
                <w:b/>
                <w:color w:val="000000"/>
              </w:rPr>
            </w:pPr>
          </w:p>
        </w:tc>
      </w:tr>
      <w:tr w:rsidR="005166B8" w:rsidRPr="00D07FE4" w14:paraId="2C6A17A2" w14:textId="77777777" w:rsidTr="00D32ACA">
        <w:tc>
          <w:tcPr>
            <w:tcW w:w="2518" w:type="dxa"/>
          </w:tcPr>
          <w:p w14:paraId="29696BE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C5D253B" w14:textId="7386249D"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 xml:space="preserve">Paso 1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Pr>
                <w:rFonts w:ascii="Times New Roman" w:hAnsi="Times New Roman" w:cs="Times New Roman"/>
                <w:i/>
              </w:rPr>
              <w:t>XYZ</w:t>
            </w:r>
            <w:r w:rsidRPr="00236102">
              <w:rPr>
                <w:rFonts w:ascii="Times New Roman" w:hAnsi="Times New Roman" w:cs="Times New Roman"/>
              </w:rPr>
              <w:t>.</w:t>
            </w:r>
          </w:p>
        </w:tc>
      </w:tr>
    </w:tbl>
    <w:p w14:paraId="7D197B76" w14:textId="77777777" w:rsidR="005166B8" w:rsidRPr="00655805" w:rsidRDefault="005166B8" w:rsidP="005166B8">
      <w:pPr>
        <w:spacing w:after="0"/>
        <w:rPr>
          <w:rFonts w:ascii="Times New Roman" w:hAnsi="Times New Roman" w:cs="Times New Roman"/>
        </w:rPr>
      </w:pPr>
    </w:p>
    <w:p w14:paraId="55A2675C" w14:textId="5F6DB541" w:rsidR="005166B8" w:rsidRPr="00655805" w:rsidRDefault="005166B8" w:rsidP="005166B8">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2. </w:t>
      </w:r>
      <w:r w:rsidRPr="00655805">
        <w:rPr>
          <w:rFonts w:ascii="Times New Roman" w:eastAsiaTheme="minorEastAsia" w:hAnsi="Times New Roman" w:cs="Times New Roman"/>
        </w:rPr>
        <w:t xml:space="preserve">Con el compás, se </w:t>
      </w:r>
      <w:r w:rsidR="00E65E12">
        <w:rPr>
          <w:rFonts w:ascii="Times New Roman" w:eastAsiaTheme="minorEastAsia" w:hAnsi="Times New Roman" w:cs="Times New Roman"/>
        </w:rPr>
        <w:t xml:space="preserve">elige </w:t>
      </w:r>
      <w:r w:rsidRPr="00655805">
        <w:rPr>
          <w:rFonts w:ascii="Times New Roman" w:eastAsiaTheme="minorEastAsia" w:hAnsi="Times New Roman" w:cs="Times New Roman"/>
        </w:rPr>
        <w:t xml:space="preserve">como centro el vértice </w:t>
      </w:r>
      <w:r w:rsidRPr="00655805">
        <w:rPr>
          <w:rFonts w:ascii="Times New Roman" w:eastAsiaTheme="minorEastAsia" w:hAnsi="Times New Roman" w:cs="Times New Roman"/>
          <w:i/>
        </w:rPr>
        <w:t>X</w:t>
      </w:r>
      <w:r w:rsidRPr="00655805">
        <w:rPr>
          <w:rFonts w:ascii="Times New Roman" w:eastAsiaTheme="minorEastAsia" w:hAnsi="Times New Roman" w:cs="Times New Roman"/>
        </w:rPr>
        <w:t xml:space="preserve"> y se toma la distancia entre </w:t>
      </w:r>
      <w:r w:rsidRPr="00655805">
        <w:rPr>
          <w:rFonts w:ascii="Times New Roman" w:eastAsiaTheme="minorEastAsia" w:hAnsi="Times New Roman" w:cs="Times New Roman"/>
          <w:i/>
        </w:rPr>
        <w:t>X</w:t>
      </w:r>
      <w:r w:rsidRPr="00655805">
        <w:rPr>
          <w:rFonts w:ascii="Times New Roman" w:eastAsiaTheme="minorEastAsia" w:hAnsi="Times New Roman" w:cs="Times New Roman"/>
        </w:rPr>
        <w:t xml:space="preserve"> y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luego, se traza un arco.</w:t>
      </w:r>
    </w:p>
    <w:tbl>
      <w:tblPr>
        <w:tblStyle w:val="Tablaconcuadrcula"/>
        <w:tblW w:w="0" w:type="auto"/>
        <w:tblLook w:val="04A0" w:firstRow="1" w:lastRow="0" w:firstColumn="1" w:lastColumn="0" w:noHBand="0" w:noVBand="1"/>
      </w:tblPr>
      <w:tblGrid>
        <w:gridCol w:w="2518"/>
        <w:gridCol w:w="6515"/>
      </w:tblGrid>
      <w:tr w:rsidR="005166B8" w:rsidRPr="00D07FE4" w14:paraId="654FDD51" w14:textId="77777777" w:rsidTr="00D32ACA">
        <w:tc>
          <w:tcPr>
            <w:tcW w:w="9033" w:type="dxa"/>
            <w:gridSpan w:val="2"/>
            <w:shd w:val="clear" w:color="auto" w:fill="0D0D0D" w:themeFill="text1" w:themeFillTint="F2"/>
          </w:tcPr>
          <w:p w14:paraId="52641A40"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Imagen (fotografía, gráfica o ilustración)</w:t>
            </w:r>
          </w:p>
        </w:tc>
      </w:tr>
      <w:tr w:rsidR="005166B8" w:rsidRPr="00D07FE4" w14:paraId="7C27836F" w14:textId="77777777" w:rsidTr="00D32ACA">
        <w:tc>
          <w:tcPr>
            <w:tcW w:w="2518" w:type="dxa"/>
          </w:tcPr>
          <w:p w14:paraId="43EA64FC"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230FB5B"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29</w:t>
            </w:r>
          </w:p>
        </w:tc>
      </w:tr>
      <w:tr w:rsidR="005166B8" w:rsidRPr="00D07FE4" w14:paraId="42DDD957" w14:textId="77777777" w:rsidTr="00D32ACA">
        <w:tc>
          <w:tcPr>
            <w:tcW w:w="2518" w:type="dxa"/>
          </w:tcPr>
          <w:p w14:paraId="12EA2E1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CF5F5A7"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51" w:author="mercyranjel" w:date="2016-01-02T17:47:00Z">
              <w:r>
                <w:rPr>
                  <w:rFonts w:ascii="Times New Roman" w:hAnsi="Times New Roman" w:cs="Times New Roman"/>
                  <w:color w:val="000000"/>
                </w:rPr>
                <w:t>.</w:t>
              </w:r>
            </w:ins>
          </w:p>
        </w:tc>
      </w:tr>
      <w:tr w:rsidR="005166B8" w:rsidRPr="00D07FE4" w14:paraId="6F5A7AA7" w14:textId="77777777" w:rsidTr="00D32ACA">
        <w:tc>
          <w:tcPr>
            <w:tcW w:w="2518" w:type="dxa"/>
          </w:tcPr>
          <w:p w14:paraId="53E7B7F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B8A7FDC" w14:textId="77777777" w:rsidR="005166B8" w:rsidRPr="002401B5" w:rsidRDefault="005166B8" w:rsidP="00D32ACA">
            <w:pPr>
              <w:rPr>
                <w:rFonts w:ascii="Times New Roman" w:hAnsi="Times New Roman" w:cs="Times New Roman"/>
                <w:b/>
                <w:color w:val="C00000"/>
              </w:rPr>
            </w:pPr>
          </w:p>
          <w:p w14:paraId="0B580D0B" w14:textId="77777777" w:rsidR="005166B8" w:rsidRDefault="005166B8" w:rsidP="00D32ACA">
            <w:pPr>
              <w:rPr>
                <w:rFonts w:ascii="Times New Roman" w:hAnsi="Times New Roman" w:cs="Times New Roman"/>
                <w:b/>
                <w:color w:val="000000"/>
              </w:rPr>
            </w:pPr>
          </w:p>
          <w:p w14:paraId="4BF904AF" w14:textId="77777777" w:rsidR="005166B8" w:rsidRDefault="005166B8" w:rsidP="00D32ACA">
            <w:pPr>
              <w:rPr>
                <w:rFonts w:ascii="Times New Roman" w:hAnsi="Times New Roman" w:cs="Times New Roman"/>
                <w:b/>
                <w:color w:val="000000"/>
              </w:rPr>
            </w:pPr>
          </w:p>
          <w:p w14:paraId="2B35956D" w14:textId="77777777" w:rsidR="005166B8" w:rsidRDefault="005166B8" w:rsidP="00D32ACA">
            <w:pPr>
              <w:rPr>
                <w:rFonts w:ascii="Times New Roman" w:hAnsi="Times New Roman" w:cs="Times New Roman"/>
                <w:b/>
                <w:color w:val="000000"/>
              </w:rPr>
            </w:pPr>
          </w:p>
          <w:p w14:paraId="41B246FF" w14:textId="77777777" w:rsidR="005166B8" w:rsidRPr="00D07FE4" w:rsidRDefault="005166B8" w:rsidP="00D32ACA">
            <w:pPr>
              <w:rPr>
                <w:rFonts w:ascii="Times New Roman" w:hAnsi="Times New Roman" w:cs="Times New Roman"/>
                <w:b/>
                <w:color w:val="000000"/>
              </w:rPr>
            </w:pPr>
          </w:p>
        </w:tc>
      </w:tr>
      <w:tr w:rsidR="005166B8" w:rsidRPr="00D07FE4" w14:paraId="041DE997" w14:textId="77777777" w:rsidTr="00D32ACA">
        <w:tc>
          <w:tcPr>
            <w:tcW w:w="2518" w:type="dxa"/>
          </w:tcPr>
          <w:p w14:paraId="7D20469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A40D450" w14:textId="64BCCB6E"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 xml:space="preserve">Paso 2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Pr>
                <w:rFonts w:ascii="Times New Roman" w:hAnsi="Times New Roman" w:cs="Times New Roman"/>
                <w:i/>
              </w:rPr>
              <w:t>XYZ</w:t>
            </w:r>
            <w:r w:rsidRPr="00236102">
              <w:rPr>
                <w:rFonts w:ascii="Times New Roman" w:hAnsi="Times New Roman" w:cs="Times New Roman"/>
              </w:rPr>
              <w:t>.</w:t>
            </w:r>
          </w:p>
        </w:tc>
      </w:tr>
    </w:tbl>
    <w:p w14:paraId="0A97083F" w14:textId="77777777" w:rsidR="005166B8" w:rsidRDefault="005166B8" w:rsidP="005166B8">
      <w:pPr>
        <w:spacing w:after="0"/>
        <w:rPr>
          <w:rFonts w:ascii="Times New Roman" w:hAnsi="Times New Roman" w:cs="Times New Roman"/>
          <w:b/>
        </w:rPr>
      </w:pPr>
    </w:p>
    <w:p w14:paraId="5F2409D0" w14:textId="77777777" w:rsidR="005166B8" w:rsidRPr="00655805" w:rsidRDefault="005166B8" w:rsidP="005166B8">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3. </w:t>
      </w:r>
      <w:r w:rsidRPr="00655805">
        <w:rPr>
          <w:rFonts w:ascii="Times New Roman" w:eastAsiaTheme="minorEastAsia" w:hAnsi="Times New Roman" w:cs="Times New Roman"/>
        </w:rPr>
        <w:t xml:space="preserve">Haciendo centro en el vértice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xml:space="preserve">, y con la misma distancia entre </w:t>
      </w:r>
      <w:r w:rsidRPr="00655805">
        <w:rPr>
          <w:rFonts w:ascii="Times New Roman" w:eastAsiaTheme="minorEastAsia" w:hAnsi="Times New Roman" w:cs="Times New Roman"/>
          <w:i/>
        </w:rPr>
        <w:t>X</w:t>
      </w:r>
      <w:r w:rsidRPr="00655805">
        <w:rPr>
          <w:rFonts w:ascii="Times New Roman" w:eastAsiaTheme="minorEastAsia" w:hAnsi="Times New Roman" w:cs="Times New Roman"/>
        </w:rPr>
        <w:t xml:space="preserve"> y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se traza otro arco que corte el anterior</w:t>
      </w:r>
      <w:ins w:id="52" w:author="mercyranjel" w:date="2016-01-02T17:47:00Z">
        <w:r>
          <w:rPr>
            <w:rFonts w:ascii="Times New Roman" w:eastAsiaTheme="minorEastAsia" w:hAnsi="Times New Roman" w:cs="Times New Roman"/>
          </w:rPr>
          <w:t>;</w:t>
        </w:r>
      </w:ins>
      <w:r w:rsidRPr="00655805">
        <w:rPr>
          <w:rFonts w:ascii="Times New Roman" w:eastAsiaTheme="minorEastAsia" w:hAnsi="Times New Roman" w:cs="Times New Roman"/>
        </w:rPr>
        <w:t xml:space="preserve"> </w:t>
      </w:r>
      <w:ins w:id="53" w:author="mercyranjel" w:date="2016-01-02T17:47:00Z">
        <w:r>
          <w:rPr>
            <w:rFonts w:ascii="Times New Roman" w:eastAsiaTheme="minorEastAsia" w:hAnsi="Times New Roman" w:cs="Times New Roman"/>
          </w:rPr>
          <w:t>e</w:t>
        </w:r>
      </w:ins>
      <w:r w:rsidRPr="00655805">
        <w:rPr>
          <w:rFonts w:ascii="Times New Roman" w:eastAsiaTheme="minorEastAsia" w:hAnsi="Times New Roman" w:cs="Times New Roman"/>
        </w:rPr>
        <w:t xml:space="preserve">ste será el vértice </w:t>
      </w:r>
      <w:r w:rsidRPr="00655805">
        <w:rPr>
          <w:rFonts w:ascii="Times New Roman" w:eastAsiaTheme="minorEastAsia" w:hAnsi="Times New Roman" w:cs="Times New Roman"/>
          <w:i/>
        </w:rPr>
        <w:t>Y</w:t>
      </w:r>
      <w:r w:rsidRPr="00655805">
        <w:rPr>
          <w:rFonts w:ascii="Times New Roman" w:eastAsiaTheme="minorEastAsia" w:hAnsi="Times New Roman" w:cs="Times New Roman"/>
        </w:rPr>
        <w:t>.</w:t>
      </w:r>
    </w:p>
    <w:tbl>
      <w:tblPr>
        <w:tblStyle w:val="Tablaconcuadrcula"/>
        <w:tblW w:w="0" w:type="auto"/>
        <w:tblLook w:val="04A0" w:firstRow="1" w:lastRow="0" w:firstColumn="1" w:lastColumn="0" w:noHBand="0" w:noVBand="1"/>
      </w:tblPr>
      <w:tblGrid>
        <w:gridCol w:w="2518"/>
        <w:gridCol w:w="6515"/>
      </w:tblGrid>
      <w:tr w:rsidR="005166B8" w:rsidRPr="00D07FE4" w14:paraId="0B4BDA9D" w14:textId="77777777" w:rsidTr="00D32ACA">
        <w:tc>
          <w:tcPr>
            <w:tcW w:w="9033" w:type="dxa"/>
            <w:gridSpan w:val="2"/>
            <w:shd w:val="clear" w:color="auto" w:fill="0D0D0D" w:themeFill="text1" w:themeFillTint="F2"/>
          </w:tcPr>
          <w:p w14:paraId="049961DC"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5170D05C" w14:textId="77777777" w:rsidTr="00D32ACA">
        <w:tc>
          <w:tcPr>
            <w:tcW w:w="2518" w:type="dxa"/>
          </w:tcPr>
          <w:p w14:paraId="780E7A85"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E7F3714"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30</w:t>
            </w:r>
          </w:p>
        </w:tc>
      </w:tr>
      <w:tr w:rsidR="005166B8" w:rsidRPr="00D07FE4" w14:paraId="046FCE11" w14:textId="77777777" w:rsidTr="00D32ACA">
        <w:tc>
          <w:tcPr>
            <w:tcW w:w="2518" w:type="dxa"/>
          </w:tcPr>
          <w:p w14:paraId="6FF627F2"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167568A"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54" w:author="mercyranjel" w:date="2016-01-02T17:47:00Z">
              <w:r>
                <w:rPr>
                  <w:rFonts w:ascii="Times New Roman" w:hAnsi="Times New Roman" w:cs="Times New Roman"/>
                  <w:color w:val="000000"/>
                </w:rPr>
                <w:t>.</w:t>
              </w:r>
            </w:ins>
          </w:p>
        </w:tc>
      </w:tr>
      <w:tr w:rsidR="005166B8" w:rsidRPr="00D07FE4" w14:paraId="244EA88A" w14:textId="77777777" w:rsidTr="00D32ACA">
        <w:tc>
          <w:tcPr>
            <w:tcW w:w="2518" w:type="dxa"/>
          </w:tcPr>
          <w:p w14:paraId="50412529"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E3B7E91" w14:textId="77777777" w:rsidR="005166B8" w:rsidRDefault="005166B8" w:rsidP="00D32ACA">
            <w:pPr>
              <w:rPr>
                <w:rFonts w:ascii="Times New Roman" w:hAnsi="Times New Roman" w:cs="Times New Roman"/>
                <w:b/>
                <w:color w:val="000000"/>
              </w:rPr>
            </w:pPr>
          </w:p>
          <w:p w14:paraId="7B73775C" w14:textId="77777777" w:rsidR="005166B8" w:rsidRPr="002401B5" w:rsidRDefault="005166B8" w:rsidP="00D32ACA">
            <w:pPr>
              <w:rPr>
                <w:rFonts w:ascii="Times New Roman" w:hAnsi="Times New Roman" w:cs="Times New Roman"/>
                <w:b/>
                <w:color w:val="C00000"/>
              </w:rPr>
            </w:pPr>
          </w:p>
          <w:p w14:paraId="17B6F9D6" w14:textId="77777777" w:rsidR="005166B8" w:rsidRDefault="005166B8" w:rsidP="00D32ACA">
            <w:pPr>
              <w:rPr>
                <w:rFonts w:ascii="Times New Roman" w:hAnsi="Times New Roman" w:cs="Times New Roman"/>
                <w:b/>
                <w:color w:val="000000"/>
              </w:rPr>
            </w:pPr>
          </w:p>
          <w:p w14:paraId="619B527E" w14:textId="77777777" w:rsidR="005166B8" w:rsidRDefault="005166B8" w:rsidP="00D32ACA">
            <w:pPr>
              <w:rPr>
                <w:rFonts w:ascii="Times New Roman" w:hAnsi="Times New Roman" w:cs="Times New Roman"/>
                <w:b/>
                <w:color w:val="000000"/>
              </w:rPr>
            </w:pPr>
          </w:p>
          <w:p w14:paraId="1EB89E1E" w14:textId="77777777" w:rsidR="005166B8" w:rsidRDefault="005166B8" w:rsidP="00D32ACA">
            <w:pPr>
              <w:rPr>
                <w:rFonts w:ascii="Times New Roman" w:hAnsi="Times New Roman" w:cs="Times New Roman"/>
                <w:b/>
                <w:color w:val="000000"/>
              </w:rPr>
            </w:pPr>
          </w:p>
          <w:p w14:paraId="2B969F6B" w14:textId="77777777" w:rsidR="005166B8" w:rsidRDefault="005166B8" w:rsidP="00D32ACA">
            <w:pPr>
              <w:rPr>
                <w:rFonts w:ascii="Times New Roman" w:hAnsi="Times New Roman" w:cs="Times New Roman"/>
                <w:b/>
                <w:color w:val="000000"/>
              </w:rPr>
            </w:pPr>
          </w:p>
          <w:p w14:paraId="4C6EA064" w14:textId="77777777" w:rsidR="005166B8" w:rsidRDefault="005166B8" w:rsidP="00D32ACA">
            <w:pPr>
              <w:rPr>
                <w:rFonts w:ascii="Times New Roman" w:hAnsi="Times New Roman" w:cs="Times New Roman"/>
                <w:b/>
                <w:color w:val="000000"/>
              </w:rPr>
            </w:pPr>
          </w:p>
          <w:p w14:paraId="4B0BF1F9" w14:textId="77777777" w:rsidR="005166B8" w:rsidRPr="00D07FE4" w:rsidRDefault="005166B8" w:rsidP="00D32ACA">
            <w:pPr>
              <w:rPr>
                <w:rFonts w:ascii="Times New Roman" w:hAnsi="Times New Roman" w:cs="Times New Roman"/>
                <w:b/>
                <w:color w:val="000000"/>
              </w:rPr>
            </w:pPr>
          </w:p>
        </w:tc>
      </w:tr>
      <w:tr w:rsidR="005166B8" w:rsidRPr="00D07FE4" w14:paraId="24D47824" w14:textId="77777777" w:rsidTr="00D32ACA">
        <w:tc>
          <w:tcPr>
            <w:tcW w:w="2518" w:type="dxa"/>
          </w:tcPr>
          <w:p w14:paraId="78A469C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67A1716" w14:textId="17154879"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 xml:space="preserve">Paso 3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Pr>
                <w:rFonts w:ascii="Times New Roman" w:hAnsi="Times New Roman" w:cs="Times New Roman"/>
                <w:i/>
              </w:rPr>
              <w:t>XYZ</w:t>
            </w:r>
            <w:r w:rsidRPr="00236102">
              <w:rPr>
                <w:rFonts w:ascii="Times New Roman" w:hAnsi="Times New Roman" w:cs="Times New Roman"/>
              </w:rPr>
              <w:t>.</w:t>
            </w:r>
          </w:p>
        </w:tc>
      </w:tr>
    </w:tbl>
    <w:p w14:paraId="0611CC0E" w14:textId="77777777" w:rsidR="005166B8" w:rsidRDefault="005166B8" w:rsidP="005166B8">
      <w:pPr>
        <w:spacing w:after="0"/>
        <w:rPr>
          <w:rFonts w:ascii="Times New Roman" w:hAnsi="Times New Roman" w:cs="Times New Roman"/>
          <w:b/>
        </w:rPr>
      </w:pPr>
    </w:p>
    <w:p w14:paraId="73CDF9CB" w14:textId="77777777" w:rsidR="005166B8" w:rsidRDefault="005166B8" w:rsidP="005166B8">
      <w:pPr>
        <w:spacing w:after="0"/>
        <w:rPr>
          <w:rFonts w:ascii="Times New Roman" w:hAnsi="Times New Roman" w:cs="Times New Roman"/>
          <w:b/>
        </w:rPr>
      </w:pPr>
    </w:p>
    <w:p w14:paraId="3FF4D03D" w14:textId="77777777" w:rsidR="005166B8" w:rsidRPr="00655805" w:rsidRDefault="005166B8" w:rsidP="005166B8">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4. </w:t>
      </w:r>
      <w:r w:rsidRPr="00655805">
        <w:rPr>
          <w:rFonts w:ascii="Times New Roman" w:hAnsi="Times New Roman" w:cs="Times New Roman"/>
        </w:rPr>
        <w:t>Finalmente</w:t>
      </w:r>
      <w:r>
        <w:rPr>
          <w:rFonts w:ascii="Times New Roman" w:hAnsi="Times New Roman" w:cs="Times New Roman"/>
        </w:rPr>
        <w:t>,</w:t>
      </w:r>
      <w:r w:rsidRPr="00655805">
        <w:rPr>
          <w:rFonts w:ascii="Times New Roman" w:hAnsi="Times New Roman" w:cs="Times New Roman"/>
        </w:rPr>
        <w:t xml:space="preserve"> se trazan los segmentos que unen los tres vértices</w:t>
      </w:r>
      <w:ins w:id="55" w:author="mercyranjel" w:date="2016-01-02T17:48:00Z">
        <w:r>
          <w:rPr>
            <w:rFonts w:ascii="Times New Roman" w:hAnsi="Times New Roman" w:cs="Times New Roman"/>
          </w:rPr>
          <w:t>,</w:t>
        </w:r>
      </w:ins>
      <w:r w:rsidRPr="00655805">
        <w:rPr>
          <w:rFonts w:ascii="Times New Roman" w:hAnsi="Times New Roman" w:cs="Times New Roman"/>
        </w:rPr>
        <w:t xml:space="preserve"> para </w:t>
      </w:r>
      <w:r>
        <w:rPr>
          <w:rFonts w:ascii="Times New Roman" w:hAnsi="Times New Roman" w:cs="Times New Roman"/>
        </w:rPr>
        <w:t>generar</w:t>
      </w:r>
      <w:r w:rsidRPr="00655805">
        <w:rPr>
          <w:rFonts w:ascii="Times New Roman" w:hAnsi="Times New Roman" w:cs="Times New Roman"/>
        </w:rPr>
        <w:t xml:space="preserve"> el triángulo. </w:t>
      </w:r>
    </w:p>
    <w:p w14:paraId="2DE598CA"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52829B21" w14:textId="77777777" w:rsidTr="00D32ACA">
        <w:tc>
          <w:tcPr>
            <w:tcW w:w="9033" w:type="dxa"/>
            <w:gridSpan w:val="2"/>
            <w:shd w:val="clear" w:color="auto" w:fill="0D0D0D" w:themeFill="text1" w:themeFillTint="F2"/>
          </w:tcPr>
          <w:p w14:paraId="5C23550C"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CAE0D9C" w14:textId="77777777" w:rsidTr="00D32ACA">
        <w:tc>
          <w:tcPr>
            <w:tcW w:w="2518" w:type="dxa"/>
          </w:tcPr>
          <w:p w14:paraId="77861ECC"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F5861D5"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31</w:t>
            </w:r>
          </w:p>
        </w:tc>
      </w:tr>
      <w:tr w:rsidR="005166B8" w:rsidRPr="00D07FE4" w14:paraId="7F0D0F67" w14:textId="77777777" w:rsidTr="00D32ACA">
        <w:tc>
          <w:tcPr>
            <w:tcW w:w="2518" w:type="dxa"/>
          </w:tcPr>
          <w:p w14:paraId="2C4CDC6F"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1BB16219"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56" w:author="mercyranjel" w:date="2016-01-02T17:48:00Z">
              <w:r>
                <w:rPr>
                  <w:rFonts w:ascii="Times New Roman" w:hAnsi="Times New Roman" w:cs="Times New Roman"/>
                  <w:color w:val="000000"/>
                </w:rPr>
                <w:t>.</w:t>
              </w:r>
            </w:ins>
          </w:p>
        </w:tc>
      </w:tr>
      <w:tr w:rsidR="005166B8" w:rsidRPr="00D07FE4" w14:paraId="37FD3881" w14:textId="77777777" w:rsidTr="00D32ACA">
        <w:tc>
          <w:tcPr>
            <w:tcW w:w="2518" w:type="dxa"/>
          </w:tcPr>
          <w:p w14:paraId="3314D6B5"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17DB3FF" w14:textId="77777777" w:rsidR="005166B8" w:rsidRDefault="005166B8" w:rsidP="00D32ACA">
            <w:pPr>
              <w:rPr>
                <w:rFonts w:ascii="Times New Roman" w:hAnsi="Times New Roman" w:cs="Times New Roman"/>
                <w:b/>
                <w:color w:val="000000"/>
              </w:rPr>
            </w:pPr>
          </w:p>
          <w:p w14:paraId="0E6F1A1A" w14:textId="77777777" w:rsidR="005166B8" w:rsidRDefault="005166B8" w:rsidP="00D32ACA">
            <w:pPr>
              <w:rPr>
                <w:rFonts w:ascii="Times New Roman" w:hAnsi="Times New Roman" w:cs="Times New Roman"/>
                <w:b/>
                <w:color w:val="000000"/>
              </w:rPr>
            </w:pPr>
          </w:p>
          <w:p w14:paraId="57491077" w14:textId="77777777" w:rsidR="005166B8" w:rsidRDefault="005166B8" w:rsidP="00D32ACA">
            <w:pPr>
              <w:rPr>
                <w:rFonts w:ascii="Times New Roman" w:hAnsi="Times New Roman" w:cs="Times New Roman"/>
                <w:b/>
                <w:color w:val="000000"/>
              </w:rPr>
            </w:pPr>
          </w:p>
          <w:p w14:paraId="290987D6" w14:textId="77777777" w:rsidR="005166B8" w:rsidRDefault="005166B8" w:rsidP="00D32ACA">
            <w:pPr>
              <w:rPr>
                <w:rFonts w:ascii="Times New Roman" w:hAnsi="Times New Roman" w:cs="Times New Roman"/>
                <w:b/>
                <w:color w:val="000000"/>
              </w:rPr>
            </w:pPr>
          </w:p>
          <w:p w14:paraId="6DACF814" w14:textId="77777777" w:rsidR="005166B8" w:rsidRDefault="005166B8" w:rsidP="00D32ACA">
            <w:pPr>
              <w:rPr>
                <w:rFonts w:ascii="Times New Roman" w:hAnsi="Times New Roman" w:cs="Times New Roman"/>
                <w:b/>
                <w:color w:val="000000"/>
              </w:rPr>
            </w:pPr>
          </w:p>
          <w:p w14:paraId="1FB60137" w14:textId="77777777" w:rsidR="005166B8" w:rsidRDefault="005166B8" w:rsidP="00D32ACA">
            <w:pPr>
              <w:rPr>
                <w:rFonts w:ascii="Times New Roman" w:hAnsi="Times New Roman" w:cs="Times New Roman"/>
                <w:b/>
                <w:color w:val="000000"/>
              </w:rPr>
            </w:pPr>
          </w:p>
          <w:p w14:paraId="24596ED4" w14:textId="77777777" w:rsidR="005166B8" w:rsidRDefault="005166B8" w:rsidP="00D32ACA">
            <w:pPr>
              <w:rPr>
                <w:rFonts w:ascii="Times New Roman" w:hAnsi="Times New Roman" w:cs="Times New Roman"/>
                <w:b/>
                <w:color w:val="000000"/>
              </w:rPr>
            </w:pPr>
          </w:p>
          <w:p w14:paraId="15FD784F" w14:textId="77777777" w:rsidR="005166B8" w:rsidRPr="00D07FE4" w:rsidRDefault="005166B8" w:rsidP="00D32ACA">
            <w:pPr>
              <w:rPr>
                <w:rFonts w:ascii="Times New Roman" w:hAnsi="Times New Roman" w:cs="Times New Roman"/>
                <w:b/>
                <w:color w:val="000000"/>
              </w:rPr>
            </w:pPr>
          </w:p>
        </w:tc>
      </w:tr>
      <w:tr w:rsidR="005166B8" w:rsidRPr="00D07FE4" w14:paraId="4EBE6AE7" w14:textId="77777777" w:rsidTr="00D32ACA">
        <w:tc>
          <w:tcPr>
            <w:tcW w:w="2518" w:type="dxa"/>
          </w:tcPr>
          <w:p w14:paraId="086D837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C59DE9F" w14:textId="5F618401"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 xml:space="preserve">Paso 4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Pr>
                <w:rFonts w:ascii="Times New Roman" w:hAnsi="Times New Roman" w:cs="Times New Roman"/>
                <w:i/>
              </w:rPr>
              <w:t>XYZ</w:t>
            </w:r>
            <w:r w:rsidRPr="00A55BA1">
              <w:rPr>
                <w:rFonts w:ascii="Times New Roman" w:hAnsi="Times New Roman" w:cs="Times New Roman"/>
              </w:rPr>
              <w:t>.</w:t>
            </w:r>
          </w:p>
        </w:tc>
      </w:tr>
    </w:tbl>
    <w:p w14:paraId="7A18048B" w14:textId="77777777" w:rsidR="005166B8" w:rsidRPr="00D07FE4" w:rsidRDefault="005166B8" w:rsidP="005166B8">
      <w:pPr>
        <w:spacing w:after="0"/>
        <w:rPr>
          <w:rFonts w:ascii="Times New Roman" w:hAnsi="Times New Roman" w:cs="Times New Roman"/>
          <w:b/>
        </w:rPr>
      </w:pPr>
    </w:p>
    <w:p w14:paraId="06734688" w14:textId="77777777" w:rsidR="005166B8" w:rsidRPr="00D07FE4" w:rsidRDefault="005166B8" w:rsidP="005166B8">
      <w:pPr>
        <w:spacing w:after="0"/>
        <w:rPr>
          <w:rFonts w:ascii="Times New Roman" w:hAnsi="Times New Roman" w:cs="Times New Roman"/>
          <w:b/>
        </w:rPr>
      </w:pPr>
    </w:p>
    <w:p w14:paraId="0F65709A" w14:textId="77777777" w:rsidR="005166B8" w:rsidRDefault="005166B8" w:rsidP="005166B8">
      <w:pPr>
        <w:spacing w:after="0"/>
        <w:rPr>
          <w:rFonts w:ascii="Times New Roman" w:hAnsi="Times New Roman" w:cs="Times New Roman"/>
          <w:b/>
        </w:rPr>
      </w:pPr>
      <w:r w:rsidRPr="00D07FE4">
        <w:rPr>
          <w:rFonts w:ascii="Times New Roman" w:hAnsi="Times New Roman" w:cs="Times New Roman"/>
          <w:b/>
        </w:rPr>
        <w:tab/>
      </w:r>
    </w:p>
    <w:tbl>
      <w:tblPr>
        <w:tblStyle w:val="Tablaconcuadrcula"/>
        <w:tblW w:w="0" w:type="auto"/>
        <w:tblLook w:val="04A0" w:firstRow="1" w:lastRow="0" w:firstColumn="1" w:lastColumn="0" w:noHBand="0" w:noVBand="1"/>
      </w:tblPr>
      <w:tblGrid>
        <w:gridCol w:w="2518"/>
        <w:gridCol w:w="6460"/>
      </w:tblGrid>
      <w:tr w:rsidR="005166B8" w:rsidRPr="00D07FE4" w14:paraId="53AA3CFF" w14:textId="77777777" w:rsidTr="00D32ACA">
        <w:tc>
          <w:tcPr>
            <w:tcW w:w="8978" w:type="dxa"/>
            <w:gridSpan w:val="2"/>
            <w:shd w:val="clear" w:color="auto" w:fill="000000" w:themeFill="text1"/>
          </w:tcPr>
          <w:p w14:paraId="419D8954"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5166B8" w:rsidRPr="00D07FE4" w14:paraId="00985310" w14:textId="77777777" w:rsidTr="00D32ACA">
        <w:tc>
          <w:tcPr>
            <w:tcW w:w="2518" w:type="dxa"/>
          </w:tcPr>
          <w:p w14:paraId="44F2E88A" w14:textId="77777777" w:rsidR="005166B8" w:rsidRPr="00D07FE4" w:rsidRDefault="005166B8" w:rsidP="00D32ACA">
            <w:pPr>
              <w:rPr>
                <w:rFonts w:ascii="Times New Roman" w:hAnsi="Times New Roman" w:cs="Times New Roman"/>
                <w:b/>
              </w:rPr>
            </w:pPr>
            <w:r w:rsidRPr="00D07FE4">
              <w:rPr>
                <w:rFonts w:ascii="Times New Roman" w:hAnsi="Times New Roman" w:cs="Times New Roman"/>
                <w:b/>
              </w:rPr>
              <w:t>Título</w:t>
            </w:r>
          </w:p>
        </w:tc>
        <w:tc>
          <w:tcPr>
            <w:tcW w:w="6460" w:type="dxa"/>
          </w:tcPr>
          <w:p w14:paraId="35CFD12C" w14:textId="77777777" w:rsidR="005166B8" w:rsidRPr="00EB299F" w:rsidRDefault="005166B8" w:rsidP="00D32ACA">
            <w:pPr>
              <w:rPr>
                <w:rFonts w:ascii="Times New Roman" w:hAnsi="Times New Roman" w:cs="Times New Roman"/>
              </w:rPr>
            </w:pPr>
            <w:r w:rsidRPr="00EB299F">
              <w:rPr>
                <w:rFonts w:ascii="Times New Roman" w:hAnsi="Times New Roman" w:cs="Times New Roman"/>
              </w:rPr>
              <w:t>Propiedad fundamental de los triángulos</w:t>
            </w:r>
            <w:r>
              <w:rPr>
                <w:rFonts w:ascii="Times New Roman" w:hAnsi="Times New Roman" w:cs="Times New Roman"/>
              </w:rPr>
              <w:t xml:space="preserve"> equiláteros</w:t>
            </w:r>
          </w:p>
        </w:tc>
      </w:tr>
      <w:tr w:rsidR="005166B8" w:rsidRPr="00D07FE4" w14:paraId="67D7351C" w14:textId="77777777" w:rsidTr="00D32ACA">
        <w:tc>
          <w:tcPr>
            <w:tcW w:w="2518" w:type="dxa"/>
          </w:tcPr>
          <w:p w14:paraId="6EB74AA0" w14:textId="77777777" w:rsidR="005166B8" w:rsidRPr="00D07FE4" w:rsidRDefault="005166B8" w:rsidP="00D32ACA">
            <w:pPr>
              <w:rPr>
                <w:rFonts w:ascii="Times New Roman" w:hAnsi="Times New Roman" w:cs="Times New Roman"/>
              </w:rPr>
            </w:pPr>
            <w:r w:rsidRPr="00D07FE4">
              <w:rPr>
                <w:rFonts w:ascii="Times New Roman" w:hAnsi="Times New Roman" w:cs="Times New Roman"/>
                <w:b/>
              </w:rPr>
              <w:t>Contenido</w:t>
            </w:r>
          </w:p>
        </w:tc>
        <w:tc>
          <w:tcPr>
            <w:tcW w:w="6460" w:type="dxa"/>
          </w:tcPr>
          <w:p w14:paraId="08B6D6B6" w14:textId="2375374A" w:rsidR="005166B8" w:rsidRPr="00D07FE4" w:rsidRDefault="005166B8" w:rsidP="00D32ACA">
            <w:pPr>
              <w:rPr>
                <w:rFonts w:ascii="Times New Roman" w:hAnsi="Times New Roman" w:cs="Times New Roman"/>
                <w:b/>
              </w:rPr>
            </w:pPr>
            <w:r w:rsidRPr="00D07FE4">
              <w:rPr>
                <w:rFonts w:ascii="Times New Roman" w:hAnsi="Times New Roman" w:cs="Times New Roman"/>
              </w:rPr>
              <w:t xml:space="preserve">En todo triángulo </w:t>
            </w:r>
            <w:r>
              <w:rPr>
                <w:rFonts w:ascii="Times New Roman" w:hAnsi="Times New Roman" w:cs="Times New Roman"/>
              </w:rPr>
              <w:t>equilátero</w:t>
            </w:r>
            <w:r w:rsidR="00E65E12">
              <w:rPr>
                <w:rFonts w:ascii="Times New Roman" w:hAnsi="Times New Roman" w:cs="Times New Roman"/>
              </w:rPr>
              <w:t>,</w:t>
            </w:r>
            <w:r>
              <w:rPr>
                <w:rFonts w:ascii="Times New Roman" w:hAnsi="Times New Roman" w:cs="Times New Roman"/>
              </w:rPr>
              <w:t xml:space="preserve"> los ángulos interiores son congruentes </w:t>
            </w:r>
            <w:r w:rsidR="00E65E12">
              <w:rPr>
                <w:rFonts w:ascii="Times New Roman" w:hAnsi="Times New Roman" w:cs="Times New Roman"/>
              </w:rPr>
              <w:t>y</w:t>
            </w:r>
            <w:ins w:id="57" w:author="mercyranjel" w:date="2016-01-02T17:48:00Z">
              <w:r>
                <w:rPr>
                  <w:rFonts w:ascii="Times New Roman" w:hAnsi="Times New Roman" w:cs="Times New Roman"/>
                </w:rPr>
                <w:t xml:space="preserve"> </w:t>
              </w:r>
            </w:ins>
            <w:r>
              <w:rPr>
                <w:rFonts w:ascii="Times New Roman" w:hAnsi="Times New Roman" w:cs="Times New Roman"/>
              </w:rPr>
              <w:t>de 60º.</w:t>
            </w:r>
          </w:p>
          <w:p w14:paraId="6957C96C" w14:textId="77777777" w:rsidR="005166B8" w:rsidRPr="00D07FE4" w:rsidRDefault="005166B8" w:rsidP="00D32ACA">
            <w:pPr>
              <w:rPr>
                <w:rFonts w:ascii="Times New Roman" w:hAnsi="Times New Roman" w:cs="Times New Roman"/>
              </w:rPr>
            </w:pPr>
          </w:p>
        </w:tc>
      </w:tr>
    </w:tbl>
    <w:p w14:paraId="461D5D32"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1457939E" w14:textId="77777777" w:rsidTr="00D32ACA">
        <w:tc>
          <w:tcPr>
            <w:tcW w:w="9033" w:type="dxa"/>
            <w:gridSpan w:val="2"/>
            <w:shd w:val="clear" w:color="auto" w:fill="000000" w:themeFill="text1"/>
          </w:tcPr>
          <w:p w14:paraId="6F8D21D3"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5166B8" w:rsidRPr="00D07FE4" w14:paraId="6AA35276" w14:textId="77777777" w:rsidTr="00D32ACA">
        <w:tc>
          <w:tcPr>
            <w:tcW w:w="2518" w:type="dxa"/>
          </w:tcPr>
          <w:p w14:paraId="7EC6C087"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9D4FAB9"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MA_06_11_CO_REC</w:t>
            </w:r>
            <w:r>
              <w:rPr>
                <w:rFonts w:ascii="Times New Roman" w:hAnsi="Times New Roman" w:cs="Times New Roman"/>
                <w:color w:val="000000"/>
              </w:rPr>
              <w:t>120</w:t>
            </w:r>
          </w:p>
        </w:tc>
      </w:tr>
      <w:tr w:rsidR="005166B8" w:rsidRPr="00D07FE4" w14:paraId="3945E28D" w14:textId="77777777" w:rsidTr="00D32ACA">
        <w:tc>
          <w:tcPr>
            <w:tcW w:w="2518" w:type="dxa"/>
          </w:tcPr>
          <w:p w14:paraId="169F6F1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D762A68" w14:textId="77777777" w:rsidR="005166B8" w:rsidRPr="00D07FE4" w:rsidRDefault="005166B8" w:rsidP="00D32ACA">
            <w:pPr>
              <w:rPr>
                <w:rFonts w:ascii="Times New Roman" w:hAnsi="Times New Roman" w:cs="Times New Roman"/>
                <w:color w:val="000000"/>
              </w:rPr>
            </w:pPr>
            <w:r w:rsidRPr="00C74E8E">
              <w:rPr>
                <w:rFonts w:ascii="Times New Roman" w:hAnsi="Times New Roman" w:cs="Times New Roman"/>
                <w:color w:val="000000"/>
              </w:rPr>
              <w:t>Organiza los pasos para construir un triángulo</w:t>
            </w:r>
          </w:p>
        </w:tc>
      </w:tr>
      <w:tr w:rsidR="005166B8" w:rsidRPr="00D07FE4" w14:paraId="2B03801D" w14:textId="77777777" w:rsidTr="00D32ACA">
        <w:tc>
          <w:tcPr>
            <w:tcW w:w="2518" w:type="dxa"/>
          </w:tcPr>
          <w:p w14:paraId="4910FDF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BEC8051" w14:textId="0BC3EE6E" w:rsidR="005166B8" w:rsidRPr="00D07FE4" w:rsidRDefault="005166B8" w:rsidP="00D32ACA">
            <w:pPr>
              <w:rPr>
                <w:rFonts w:ascii="Times New Roman" w:hAnsi="Times New Roman" w:cs="Times New Roman"/>
                <w:color w:val="000000"/>
                <w:sz w:val="24"/>
                <w:szCs w:val="24"/>
              </w:rPr>
            </w:pPr>
            <w:r w:rsidRPr="00C74E8E">
              <w:rPr>
                <w:rFonts w:ascii="Times New Roman" w:eastAsia="Times New Roman" w:hAnsi="Times New Roman" w:cs="Times New Roman"/>
                <w:color w:val="000000"/>
                <w:lang w:val="es-CO" w:eastAsia="es-CO"/>
              </w:rPr>
              <w:t xml:space="preserve">Actividad para organizar los pasos </w:t>
            </w:r>
            <w:r w:rsidR="00E65E12">
              <w:rPr>
                <w:rFonts w:ascii="Times New Roman" w:eastAsia="Times New Roman" w:hAnsi="Times New Roman" w:cs="Times New Roman"/>
                <w:color w:val="000000"/>
                <w:lang w:val="es-CO" w:eastAsia="es-CO"/>
              </w:rPr>
              <w:t xml:space="preserve">de </w:t>
            </w:r>
            <w:r w:rsidRPr="00C74E8E">
              <w:rPr>
                <w:rFonts w:ascii="Times New Roman" w:eastAsia="Times New Roman" w:hAnsi="Times New Roman" w:cs="Times New Roman"/>
                <w:color w:val="000000"/>
                <w:lang w:val="es-CO" w:eastAsia="es-CO"/>
              </w:rPr>
              <w:t>la construcción de un triángulo</w:t>
            </w:r>
          </w:p>
        </w:tc>
      </w:tr>
    </w:tbl>
    <w:p w14:paraId="4056A676" w14:textId="77777777" w:rsidR="005166B8" w:rsidRDefault="005166B8" w:rsidP="005166B8">
      <w:pPr>
        <w:spacing w:after="0"/>
        <w:rPr>
          <w:rFonts w:ascii="Times New Roman" w:hAnsi="Times New Roman" w:cs="Times New Roman"/>
          <w:b/>
        </w:rPr>
      </w:pPr>
    </w:p>
    <w:p w14:paraId="573CD31C" w14:textId="77777777" w:rsidR="005166B8" w:rsidRDefault="005166B8" w:rsidP="005166B8">
      <w:pPr>
        <w:spacing w:after="0"/>
        <w:rPr>
          <w:rFonts w:ascii="Times New Roman" w:hAnsi="Times New Roman" w:cs="Times New Roman"/>
          <w:b/>
        </w:rPr>
      </w:pPr>
    </w:p>
    <w:p w14:paraId="537BB5A2" w14:textId="77777777" w:rsidR="005166B8" w:rsidRDefault="005166B8" w:rsidP="005166B8">
      <w:pPr>
        <w:spacing w:after="0"/>
        <w:rPr>
          <w:rFonts w:ascii="Times New Roman" w:hAnsi="Times New Roman" w:cs="Times New Roman"/>
          <w:b/>
        </w:rPr>
      </w:pPr>
      <w:r>
        <w:rPr>
          <w:rFonts w:ascii="Times New Roman" w:hAnsi="Times New Roman" w:cs="Times New Roman"/>
          <w:highlight w:val="yellow"/>
        </w:rPr>
        <w:t>[SECCIÓN 2</w:t>
      </w:r>
      <w:r w:rsidRPr="00D07FE4">
        <w:rPr>
          <w:rFonts w:ascii="Times New Roman" w:hAnsi="Times New Roman" w:cs="Times New Roman"/>
          <w:highlight w:val="yellow"/>
        </w:rPr>
        <w:t>]</w:t>
      </w:r>
      <w:r w:rsidRPr="00D07FE4">
        <w:rPr>
          <w:rFonts w:ascii="Times New Roman" w:hAnsi="Times New Roman" w:cs="Times New Roman"/>
        </w:rPr>
        <w:t xml:space="preserve"> </w:t>
      </w:r>
      <w:r>
        <w:rPr>
          <w:rFonts w:ascii="Times New Roman" w:hAnsi="Times New Roman" w:cs="Times New Roman"/>
          <w:b/>
        </w:rPr>
        <w:t>2.4</w:t>
      </w:r>
      <w:r w:rsidRPr="00D07FE4">
        <w:rPr>
          <w:rFonts w:ascii="Times New Roman" w:hAnsi="Times New Roman" w:cs="Times New Roman"/>
          <w:b/>
        </w:rPr>
        <w:t xml:space="preserve"> </w:t>
      </w:r>
      <w:r>
        <w:rPr>
          <w:rFonts w:ascii="Times New Roman" w:hAnsi="Times New Roman" w:cs="Times New Roman"/>
          <w:b/>
        </w:rPr>
        <w:t>Las líneas notables en un triángulo</w:t>
      </w:r>
    </w:p>
    <w:p w14:paraId="4BF3E73C" w14:textId="77777777" w:rsidR="005166B8" w:rsidRDefault="005166B8" w:rsidP="005166B8">
      <w:pPr>
        <w:spacing w:after="0"/>
        <w:rPr>
          <w:rFonts w:ascii="Times New Roman" w:hAnsi="Times New Roman" w:cs="Times New Roman"/>
        </w:rPr>
      </w:pPr>
      <w:r w:rsidRPr="00C06B9D">
        <w:rPr>
          <w:rFonts w:ascii="Times New Roman" w:hAnsi="Times New Roman" w:cs="Times New Roman"/>
        </w:rPr>
        <w:t xml:space="preserve">En un triángulo se pueden construir cuatro tipos diferentes de líneas que reciben el nombre de </w:t>
      </w:r>
      <w:r w:rsidRPr="00C06B9D">
        <w:rPr>
          <w:rFonts w:ascii="Times New Roman" w:hAnsi="Times New Roman" w:cs="Times New Roman"/>
          <w:b/>
        </w:rPr>
        <w:t>notables</w:t>
      </w:r>
      <w:r w:rsidRPr="00C06B9D">
        <w:rPr>
          <w:rFonts w:ascii="Times New Roman" w:hAnsi="Times New Roman" w:cs="Times New Roman"/>
        </w:rPr>
        <w:t>.</w:t>
      </w:r>
      <w:r>
        <w:rPr>
          <w:rFonts w:ascii="Times New Roman" w:hAnsi="Times New Roman" w:cs="Times New Roman"/>
        </w:rPr>
        <w:t xml:space="preserve"> </w:t>
      </w:r>
      <w:r w:rsidRPr="00C06B9D">
        <w:rPr>
          <w:rFonts w:ascii="Times New Roman" w:hAnsi="Times New Roman" w:cs="Times New Roman"/>
        </w:rPr>
        <w:t xml:space="preserve">La intersección entre cada grupo de estas líneas genera los </w:t>
      </w:r>
      <w:r w:rsidRPr="00C06B9D">
        <w:rPr>
          <w:rFonts w:ascii="Times New Roman" w:hAnsi="Times New Roman" w:cs="Times New Roman"/>
          <w:b/>
        </w:rPr>
        <w:t>puntos notables</w:t>
      </w:r>
      <w:r w:rsidRPr="00C06B9D">
        <w:rPr>
          <w:rFonts w:ascii="Times New Roman" w:hAnsi="Times New Roman" w:cs="Times New Roman"/>
        </w:rPr>
        <w:t>.</w:t>
      </w:r>
    </w:p>
    <w:p w14:paraId="66FACB67" w14:textId="2F72399F" w:rsidR="005166B8" w:rsidRDefault="005166B8" w:rsidP="005166B8">
      <w:pPr>
        <w:spacing w:after="0"/>
        <w:rPr>
          <w:rFonts w:ascii="Times New Roman" w:hAnsi="Times New Roman" w:cs="Times New Roman"/>
        </w:rPr>
      </w:pPr>
      <w:r>
        <w:rPr>
          <w:rFonts w:ascii="Times New Roman" w:hAnsi="Times New Roman" w:cs="Times New Roman"/>
        </w:rPr>
        <w:t xml:space="preserve">Las líneas notables </w:t>
      </w:r>
      <w:r w:rsidR="002F5E30">
        <w:rPr>
          <w:rFonts w:ascii="Times New Roman" w:hAnsi="Times New Roman" w:cs="Times New Roman"/>
        </w:rPr>
        <w:t xml:space="preserve">de </w:t>
      </w:r>
      <w:r>
        <w:rPr>
          <w:rFonts w:ascii="Times New Roman" w:hAnsi="Times New Roman" w:cs="Times New Roman"/>
        </w:rPr>
        <w:t>un triángulo son las alturas, las medianas, las mediatrices y las bisectrices.</w:t>
      </w:r>
    </w:p>
    <w:p w14:paraId="3E5A09C2" w14:textId="77777777" w:rsidR="005166B8" w:rsidRDefault="005166B8" w:rsidP="005166B8">
      <w:pPr>
        <w:spacing w:after="0"/>
        <w:rPr>
          <w:rFonts w:ascii="Times New Roman" w:hAnsi="Times New Roman" w:cs="Times New Roman"/>
        </w:rPr>
      </w:pPr>
    </w:p>
    <w:p w14:paraId="1F351B10" w14:textId="27EEC8D0" w:rsidR="005166B8" w:rsidRDefault="005166B8" w:rsidP="005166B8">
      <w:pPr>
        <w:spacing w:after="0"/>
        <w:rPr>
          <w:rFonts w:ascii="Times New Roman" w:hAnsi="Times New Roman" w:cs="Times New Roman"/>
        </w:rPr>
      </w:pPr>
      <w:r w:rsidRPr="00C06B9D">
        <w:rPr>
          <w:rFonts w:ascii="Times New Roman" w:hAnsi="Times New Roman" w:cs="Times New Roman"/>
          <w:b/>
        </w:rPr>
        <w:t>Alturas</w:t>
      </w:r>
      <w:r>
        <w:rPr>
          <w:rFonts w:ascii="Times New Roman" w:hAnsi="Times New Roman" w:cs="Times New Roman"/>
        </w:rPr>
        <w:t xml:space="preserve">. </w:t>
      </w:r>
      <w:r w:rsidR="002F5E30">
        <w:rPr>
          <w:rFonts w:ascii="Times New Roman" w:hAnsi="Times New Roman" w:cs="Times New Roman"/>
        </w:rPr>
        <w:t>L</w:t>
      </w:r>
      <w:r>
        <w:rPr>
          <w:rFonts w:ascii="Times New Roman" w:hAnsi="Times New Roman" w:cs="Times New Roman"/>
        </w:rPr>
        <w:t>a altura es un</w:t>
      </w:r>
      <w:r w:rsidR="002F5E30">
        <w:rPr>
          <w:rFonts w:ascii="Times New Roman" w:hAnsi="Times New Roman" w:cs="Times New Roman"/>
        </w:rPr>
        <w:t>a</w:t>
      </w:r>
      <w:r>
        <w:rPr>
          <w:rFonts w:ascii="Times New Roman" w:hAnsi="Times New Roman" w:cs="Times New Roman"/>
        </w:rPr>
        <w:t xml:space="preserve"> recta perpendicular a un lado y que pasa por el vértice opuesto a este lado. El punto de intersección entre las tres alturas de un triángulo recibe el nombre de </w:t>
      </w:r>
      <w:r w:rsidRPr="00C06B9D">
        <w:rPr>
          <w:rFonts w:ascii="Times New Roman" w:hAnsi="Times New Roman" w:cs="Times New Roman"/>
          <w:b/>
        </w:rPr>
        <w:t>ortocentro</w:t>
      </w:r>
      <w:r>
        <w:rPr>
          <w:rFonts w:ascii="Times New Roman" w:hAnsi="Times New Roman" w:cs="Times New Roman"/>
        </w:rPr>
        <w:t>.</w:t>
      </w:r>
    </w:p>
    <w:p w14:paraId="535C0882"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EF86DF6" w14:textId="77777777" w:rsidTr="00D32ACA">
        <w:tc>
          <w:tcPr>
            <w:tcW w:w="9033" w:type="dxa"/>
            <w:gridSpan w:val="2"/>
            <w:shd w:val="clear" w:color="auto" w:fill="0D0D0D" w:themeFill="text1" w:themeFillTint="F2"/>
          </w:tcPr>
          <w:p w14:paraId="0CBF38F3"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Imagen (fotografía, gráfica o ilustración)</w:t>
            </w:r>
          </w:p>
        </w:tc>
      </w:tr>
      <w:tr w:rsidR="005166B8" w:rsidRPr="00D07FE4" w14:paraId="5018BB48" w14:textId="77777777" w:rsidTr="00D32ACA">
        <w:tc>
          <w:tcPr>
            <w:tcW w:w="2518" w:type="dxa"/>
          </w:tcPr>
          <w:p w14:paraId="3B9F4C3C"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93C79C7"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32</w:t>
            </w:r>
          </w:p>
        </w:tc>
      </w:tr>
      <w:tr w:rsidR="005166B8" w:rsidRPr="00D07FE4" w14:paraId="0A9A4809" w14:textId="77777777" w:rsidTr="00D32ACA">
        <w:tc>
          <w:tcPr>
            <w:tcW w:w="2518" w:type="dxa"/>
          </w:tcPr>
          <w:p w14:paraId="5FD599E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07D866A" w14:textId="2F8276F7"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 xml:space="preserve">Líneas notables </w:t>
            </w:r>
            <w:r w:rsidR="002F5E30">
              <w:rPr>
                <w:rFonts w:ascii="Times New Roman" w:hAnsi="Times New Roman" w:cs="Times New Roman"/>
                <w:color w:val="000000"/>
              </w:rPr>
              <w:t xml:space="preserve">de </w:t>
            </w:r>
            <w:r>
              <w:rPr>
                <w:rFonts w:ascii="Times New Roman" w:hAnsi="Times New Roman" w:cs="Times New Roman"/>
                <w:color w:val="000000"/>
              </w:rPr>
              <w:t>un triángulo</w:t>
            </w:r>
            <w:ins w:id="58" w:author="mercyranjel" w:date="2016-01-02T17:50:00Z">
              <w:r>
                <w:rPr>
                  <w:rFonts w:ascii="Times New Roman" w:hAnsi="Times New Roman" w:cs="Times New Roman"/>
                  <w:color w:val="000000"/>
                </w:rPr>
                <w:t>.</w:t>
              </w:r>
            </w:ins>
          </w:p>
        </w:tc>
      </w:tr>
      <w:tr w:rsidR="005166B8" w:rsidRPr="00D07FE4" w14:paraId="567FF156" w14:textId="77777777" w:rsidTr="00D32ACA">
        <w:tc>
          <w:tcPr>
            <w:tcW w:w="2518" w:type="dxa"/>
          </w:tcPr>
          <w:p w14:paraId="5BCA253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5034FD3" w14:textId="77777777" w:rsidR="005166B8" w:rsidRDefault="005166B8" w:rsidP="00D32ACA">
            <w:pPr>
              <w:rPr>
                <w:rFonts w:ascii="Times New Roman" w:hAnsi="Times New Roman" w:cs="Times New Roman"/>
                <w:b/>
                <w:color w:val="000000"/>
              </w:rPr>
            </w:pPr>
          </w:p>
          <w:p w14:paraId="1B1A5A79" w14:textId="77777777" w:rsidR="005166B8" w:rsidRDefault="005166B8" w:rsidP="00D32ACA">
            <w:pPr>
              <w:rPr>
                <w:rFonts w:ascii="Times New Roman" w:hAnsi="Times New Roman" w:cs="Times New Roman"/>
                <w:b/>
                <w:color w:val="000000"/>
              </w:rPr>
            </w:pPr>
          </w:p>
          <w:p w14:paraId="5D0DA182" w14:textId="77777777" w:rsidR="005166B8" w:rsidRPr="002401B5" w:rsidRDefault="005166B8" w:rsidP="00D32ACA">
            <w:pPr>
              <w:rPr>
                <w:rFonts w:ascii="Times New Roman" w:hAnsi="Times New Roman" w:cs="Times New Roman"/>
                <w:b/>
                <w:color w:val="C00000"/>
              </w:rPr>
            </w:pPr>
          </w:p>
          <w:p w14:paraId="6EF9D1FD" w14:textId="77777777" w:rsidR="005166B8" w:rsidRDefault="005166B8" w:rsidP="00D32ACA">
            <w:pPr>
              <w:rPr>
                <w:rFonts w:ascii="Times New Roman" w:hAnsi="Times New Roman" w:cs="Times New Roman"/>
                <w:b/>
                <w:color w:val="000000"/>
              </w:rPr>
            </w:pPr>
          </w:p>
          <w:p w14:paraId="00F9C7FB" w14:textId="77777777" w:rsidR="005166B8" w:rsidRDefault="005166B8" w:rsidP="00D32ACA">
            <w:pPr>
              <w:rPr>
                <w:rFonts w:ascii="Times New Roman" w:hAnsi="Times New Roman" w:cs="Times New Roman"/>
                <w:b/>
                <w:color w:val="000000"/>
              </w:rPr>
            </w:pPr>
          </w:p>
          <w:p w14:paraId="09799F69" w14:textId="77777777" w:rsidR="005166B8" w:rsidRDefault="005166B8" w:rsidP="00D32ACA">
            <w:pPr>
              <w:rPr>
                <w:rFonts w:ascii="Times New Roman" w:hAnsi="Times New Roman" w:cs="Times New Roman"/>
                <w:b/>
                <w:color w:val="000000"/>
              </w:rPr>
            </w:pPr>
          </w:p>
          <w:p w14:paraId="19E52D9B" w14:textId="77777777" w:rsidR="005166B8" w:rsidRDefault="005166B8" w:rsidP="00D32ACA">
            <w:pPr>
              <w:rPr>
                <w:rFonts w:ascii="Times New Roman" w:hAnsi="Times New Roman" w:cs="Times New Roman"/>
                <w:b/>
                <w:color w:val="000000"/>
              </w:rPr>
            </w:pPr>
          </w:p>
          <w:p w14:paraId="0813439B" w14:textId="77777777" w:rsidR="005166B8" w:rsidRDefault="005166B8" w:rsidP="00D32ACA">
            <w:pPr>
              <w:rPr>
                <w:rFonts w:ascii="Times New Roman" w:hAnsi="Times New Roman" w:cs="Times New Roman"/>
                <w:b/>
                <w:color w:val="000000"/>
              </w:rPr>
            </w:pPr>
          </w:p>
          <w:p w14:paraId="66153430" w14:textId="77777777" w:rsidR="005166B8" w:rsidRPr="00D07FE4" w:rsidRDefault="005166B8" w:rsidP="00D32ACA">
            <w:pPr>
              <w:rPr>
                <w:rFonts w:ascii="Times New Roman" w:hAnsi="Times New Roman" w:cs="Times New Roman"/>
                <w:b/>
                <w:color w:val="000000"/>
              </w:rPr>
            </w:pPr>
          </w:p>
        </w:tc>
      </w:tr>
      <w:tr w:rsidR="005166B8" w:rsidRPr="00D07FE4" w14:paraId="56F73282" w14:textId="77777777" w:rsidTr="00D32ACA">
        <w:tc>
          <w:tcPr>
            <w:tcW w:w="2518" w:type="dxa"/>
          </w:tcPr>
          <w:p w14:paraId="055A54F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579A68C"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 xml:space="preserve">Alturas del triángulo acutángulo </w:t>
            </w:r>
            <w:r w:rsidRPr="00925758">
              <w:rPr>
                <w:rFonts w:ascii="Times New Roman" w:hAnsi="Times New Roman" w:cs="Times New Roman"/>
                <w:i/>
                <w:color w:val="000000"/>
              </w:rPr>
              <w:t>DEF</w:t>
            </w:r>
            <w:r>
              <w:rPr>
                <w:rFonts w:ascii="Times New Roman" w:hAnsi="Times New Roman" w:cs="Times New Roman"/>
                <w:color w:val="000000"/>
              </w:rPr>
              <w:t xml:space="preserve"> y su respectivo ortocentro.</w:t>
            </w:r>
          </w:p>
        </w:tc>
      </w:tr>
    </w:tbl>
    <w:p w14:paraId="6459838F" w14:textId="77777777" w:rsidR="005166B8" w:rsidRDefault="005166B8" w:rsidP="005166B8">
      <w:pPr>
        <w:spacing w:after="0"/>
        <w:rPr>
          <w:rFonts w:ascii="Times New Roman" w:hAnsi="Times New Roman" w:cs="Times New Roman"/>
        </w:rPr>
      </w:pPr>
    </w:p>
    <w:p w14:paraId="5918F916" w14:textId="133F72EE" w:rsidR="005166B8" w:rsidRDefault="005166B8" w:rsidP="005166B8">
      <w:pPr>
        <w:spacing w:after="0"/>
        <w:rPr>
          <w:rFonts w:ascii="Times New Roman" w:hAnsi="Times New Roman" w:cs="Times New Roman"/>
        </w:rPr>
      </w:pPr>
      <w:r w:rsidRPr="00925758">
        <w:rPr>
          <w:rFonts w:ascii="Times New Roman" w:hAnsi="Times New Roman" w:cs="Times New Roman"/>
          <w:b/>
        </w:rPr>
        <w:t>Medianas</w:t>
      </w:r>
      <w:r>
        <w:rPr>
          <w:rFonts w:ascii="Times New Roman" w:hAnsi="Times New Roman" w:cs="Times New Roman"/>
        </w:rPr>
        <w:t xml:space="preserve">. </w:t>
      </w:r>
      <w:r w:rsidR="002F5E30">
        <w:rPr>
          <w:rFonts w:ascii="Times New Roman" w:hAnsi="Times New Roman" w:cs="Times New Roman"/>
        </w:rPr>
        <w:t xml:space="preserve">La </w:t>
      </w:r>
      <w:r>
        <w:rPr>
          <w:rFonts w:ascii="Times New Roman" w:hAnsi="Times New Roman" w:cs="Times New Roman"/>
        </w:rPr>
        <w:t xml:space="preserve">mediana es una recta que pasa por el punto medio del lado de un triángulo y por su respectivo vértice opuesto. El punto de intersección entre las tres medianas de un triángulo recibe el nombre de </w:t>
      </w:r>
      <w:r w:rsidRPr="00925758">
        <w:rPr>
          <w:rFonts w:ascii="Times New Roman" w:hAnsi="Times New Roman" w:cs="Times New Roman"/>
          <w:b/>
        </w:rPr>
        <w:t>baricentro</w:t>
      </w:r>
      <w:r>
        <w:rPr>
          <w:rFonts w:ascii="Times New Roman" w:hAnsi="Times New Roman" w:cs="Times New Roman"/>
        </w:rPr>
        <w:t>.</w:t>
      </w:r>
    </w:p>
    <w:p w14:paraId="2E18AFAA"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FD75CB8" w14:textId="77777777" w:rsidTr="00D32ACA">
        <w:tc>
          <w:tcPr>
            <w:tcW w:w="9033" w:type="dxa"/>
            <w:gridSpan w:val="2"/>
            <w:shd w:val="clear" w:color="auto" w:fill="0D0D0D" w:themeFill="text1" w:themeFillTint="F2"/>
          </w:tcPr>
          <w:p w14:paraId="0417CB1A"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CAA6031" w14:textId="77777777" w:rsidTr="00D32ACA">
        <w:tc>
          <w:tcPr>
            <w:tcW w:w="2518" w:type="dxa"/>
          </w:tcPr>
          <w:p w14:paraId="240CC22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8804A2D"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33</w:t>
            </w:r>
          </w:p>
        </w:tc>
      </w:tr>
      <w:tr w:rsidR="005166B8" w:rsidRPr="00D07FE4" w14:paraId="42166854" w14:textId="77777777" w:rsidTr="00D32ACA">
        <w:tc>
          <w:tcPr>
            <w:tcW w:w="2518" w:type="dxa"/>
          </w:tcPr>
          <w:p w14:paraId="7F38E1F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4426480" w14:textId="6E44C860"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 xml:space="preserve">Líneas notables </w:t>
            </w:r>
            <w:r w:rsidR="002F5E30">
              <w:rPr>
                <w:rFonts w:ascii="Times New Roman" w:hAnsi="Times New Roman" w:cs="Times New Roman"/>
                <w:color w:val="000000"/>
              </w:rPr>
              <w:t xml:space="preserve">de </w:t>
            </w:r>
            <w:r>
              <w:rPr>
                <w:rFonts w:ascii="Times New Roman" w:hAnsi="Times New Roman" w:cs="Times New Roman"/>
                <w:color w:val="000000"/>
              </w:rPr>
              <w:t>un triángulo</w:t>
            </w:r>
            <w:r w:rsidR="002F5E30">
              <w:rPr>
                <w:rFonts w:ascii="Times New Roman" w:hAnsi="Times New Roman" w:cs="Times New Roman"/>
                <w:color w:val="000000"/>
              </w:rPr>
              <w:t>.</w:t>
            </w:r>
          </w:p>
        </w:tc>
      </w:tr>
      <w:tr w:rsidR="005166B8" w:rsidRPr="00D07FE4" w14:paraId="509935AF" w14:textId="77777777" w:rsidTr="00D32ACA">
        <w:tc>
          <w:tcPr>
            <w:tcW w:w="2518" w:type="dxa"/>
          </w:tcPr>
          <w:p w14:paraId="70AD3295"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F7A76B0" w14:textId="77777777" w:rsidR="005166B8" w:rsidRDefault="005166B8" w:rsidP="00D32ACA">
            <w:pPr>
              <w:rPr>
                <w:rFonts w:ascii="Times New Roman" w:hAnsi="Times New Roman" w:cs="Times New Roman"/>
                <w:b/>
                <w:color w:val="000000"/>
              </w:rPr>
            </w:pPr>
          </w:p>
          <w:p w14:paraId="582821D1" w14:textId="77777777" w:rsidR="005166B8" w:rsidRDefault="005166B8" w:rsidP="00D32ACA">
            <w:pPr>
              <w:rPr>
                <w:rFonts w:ascii="Times New Roman" w:hAnsi="Times New Roman" w:cs="Times New Roman"/>
                <w:b/>
                <w:color w:val="000000"/>
              </w:rPr>
            </w:pPr>
          </w:p>
          <w:p w14:paraId="16A62DA3" w14:textId="77777777" w:rsidR="005166B8" w:rsidRDefault="005166B8" w:rsidP="00D32ACA">
            <w:pPr>
              <w:rPr>
                <w:rFonts w:ascii="Times New Roman" w:hAnsi="Times New Roman" w:cs="Times New Roman"/>
                <w:b/>
                <w:color w:val="000000"/>
              </w:rPr>
            </w:pPr>
          </w:p>
          <w:p w14:paraId="00319079" w14:textId="77777777" w:rsidR="005166B8" w:rsidRPr="002401B5" w:rsidRDefault="005166B8" w:rsidP="00D32ACA">
            <w:pPr>
              <w:rPr>
                <w:rFonts w:ascii="Times New Roman" w:hAnsi="Times New Roman" w:cs="Times New Roman"/>
                <w:b/>
                <w:color w:val="C00000"/>
              </w:rPr>
            </w:pPr>
          </w:p>
          <w:p w14:paraId="088025A9" w14:textId="77777777" w:rsidR="005166B8" w:rsidRDefault="005166B8" w:rsidP="00D32ACA">
            <w:pPr>
              <w:rPr>
                <w:rFonts w:ascii="Times New Roman" w:hAnsi="Times New Roman" w:cs="Times New Roman"/>
                <w:b/>
                <w:color w:val="000000"/>
              </w:rPr>
            </w:pPr>
          </w:p>
          <w:p w14:paraId="3731849C" w14:textId="77777777" w:rsidR="005166B8" w:rsidRDefault="005166B8" w:rsidP="00D32ACA">
            <w:pPr>
              <w:rPr>
                <w:rFonts w:ascii="Times New Roman" w:hAnsi="Times New Roman" w:cs="Times New Roman"/>
                <w:b/>
                <w:color w:val="000000"/>
              </w:rPr>
            </w:pPr>
          </w:p>
          <w:p w14:paraId="01B93014" w14:textId="77777777" w:rsidR="005166B8" w:rsidRDefault="005166B8" w:rsidP="00D32ACA">
            <w:pPr>
              <w:rPr>
                <w:rFonts w:ascii="Times New Roman" w:hAnsi="Times New Roman" w:cs="Times New Roman"/>
                <w:b/>
                <w:color w:val="000000"/>
              </w:rPr>
            </w:pPr>
          </w:p>
          <w:p w14:paraId="38762A89" w14:textId="77777777" w:rsidR="005166B8" w:rsidRDefault="005166B8" w:rsidP="00D32ACA">
            <w:pPr>
              <w:rPr>
                <w:rFonts w:ascii="Times New Roman" w:hAnsi="Times New Roman" w:cs="Times New Roman"/>
                <w:b/>
                <w:color w:val="000000"/>
              </w:rPr>
            </w:pPr>
          </w:p>
          <w:p w14:paraId="284A9740" w14:textId="77777777" w:rsidR="005166B8" w:rsidRPr="00D07FE4" w:rsidRDefault="005166B8" w:rsidP="00D32ACA">
            <w:pPr>
              <w:rPr>
                <w:rFonts w:ascii="Times New Roman" w:hAnsi="Times New Roman" w:cs="Times New Roman"/>
                <w:b/>
                <w:color w:val="000000"/>
              </w:rPr>
            </w:pPr>
          </w:p>
        </w:tc>
      </w:tr>
      <w:tr w:rsidR="005166B8" w:rsidRPr="00D07FE4" w14:paraId="1D71036D" w14:textId="77777777" w:rsidTr="00D32ACA">
        <w:tc>
          <w:tcPr>
            <w:tcW w:w="2518" w:type="dxa"/>
          </w:tcPr>
          <w:p w14:paraId="20AD66B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374998A0"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 xml:space="preserve">Medianas del triángulo obtusángulo </w:t>
            </w:r>
            <w:r>
              <w:rPr>
                <w:rFonts w:ascii="Times New Roman" w:hAnsi="Times New Roman" w:cs="Times New Roman"/>
                <w:i/>
                <w:color w:val="000000"/>
              </w:rPr>
              <w:t>MPT</w:t>
            </w:r>
            <w:r>
              <w:rPr>
                <w:rFonts w:ascii="Times New Roman" w:hAnsi="Times New Roman" w:cs="Times New Roman"/>
                <w:color w:val="000000"/>
              </w:rPr>
              <w:t xml:space="preserve"> y su respectivo baricentro.</w:t>
            </w:r>
          </w:p>
        </w:tc>
      </w:tr>
    </w:tbl>
    <w:p w14:paraId="139D2326" w14:textId="77777777" w:rsidR="005166B8" w:rsidRDefault="005166B8" w:rsidP="005166B8">
      <w:pPr>
        <w:spacing w:after="0"/>
        <w:rPr>
          <w:rFonts w:ascii="Times New Roman" w:hAnsi="Times New Roman" w:cs="Times New Roman"/>
        </w:rPr>
      </w:pPr>
    </w:p>
    <w:p w14:paraId="0E5A2546" w14:textId="30B7A6E7" w:rsidR="005166B8" w:rsidRPr="00C06B9D" w:rsidRDefault="005166B8" w:rsidP="005166B8">
      <w:pPr>
        <w:spacing w:after="0"/>
        <w:rPr>
          <w:rFonts w:ascii="Times New Roman" w:hAnsi="Times New Roman" w:cs="Times New Roman"/>
        </w:rPr>
      </w:pPr>
      <w:r w:rsidRPr="00D2417C">
        <w:rPr>
          <w:rFonts w:ascii="Times New Roman" w:hAnsi="Times New Roman" w:cs="Times New Roman"/>
          <w:b/>
        </w:rPr>
        <w:t>Mediatrices</w:t>
      </w:r>
      <w:r w:rsidR="002F5E30">
        <w:rPr>
          <w:rFonts w:ascii="Times New Roman" w:hAnsi="Times New Roman" w:cs="Times New Roman"/>
        </w:rPr>
        <w:t xml:space="preserve">. La </w:t>
      </w:r>
      <w:r>
        <w:rPr>
          <w:rFonts w:ascii="Times New Roman" w:hAnsi="Times New Roman" w:cs="Times New Roman"/>
        </w:rPr>
        <w:t>mediatriz es un</w:t>
      </w:r>
      <w:r w:rsidR="002F5E30">
        <w:rPr>
          <w:rFonts w:ascii="Times New Roman" w:hAnsi="Times New Roman" w:cs="Times New Roman"/>
        </w:rPr>
        <w:t>a</w:t>
      </w:r>
      <w:r>
        <w:rPr>
          <w:rFonts w:ascii="Times New Roman" w:hAnsi="Times New Roman" w:cs="Times New Roman"/>
        </w:rPr>
        <w:t xml:space="preserve"> recta perpendicular que pasa por el punto medio del lado de un  triángulo. El punto de intersección entre las tres mediatrices de un triángulo recibe el nombre de </w:t>
      </w:r>
      <w:r w:rsidRPr="00925758">
        <w:rPr>
          <w:rFonts w:ascii="Times New Roman" w:hAnsi="Times New Roman" w:cs="Times New Roman"/>
          <w:b/>
        </w:rPr>
        <w:t>circuncentro</w:t>
      </w:r>
      <w:r>
        <w:rPr>
          <w:rFonts w:ascii="Times New Roman" w:hAnsi="Times New Roman" w:cs="Times New Roman"/>
        </w:rPr>
        <w:t xml:space="preserve">. </w:t>
      </w:r>
    </w:p>
    <w:p w14:paraId="3354B84F"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3F25A157" w14:textId="77777777" w:rsidTr="00D32ACA">
        <w:tc>
          <w:tcPr>
            <w:tcW w:w="9033" w:type="dxa"/>
            <w:gridSpan w:val="2"/>
            <w:shd w:val="clear" w:color="auto" w:fill="0D0D0D" w:themeFill="text1" w:themeFillTint="F2"/>
          </w:tcPr>
          <w:p w14:paraId="542F8C49"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CBC5DD1" w14:textId="77777777" w:rsidTr="00D32ACA">
        <w:tc>
          <w:tcPr>
            <w:tcW w:w="2518" w:type="dxa"/>
          </w:tcPr>
          <w:p w14:paraId="21AB51C3"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46C606F"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34</w:t>
            </w:r>
          </w:p>
        </w:tc>
      </w:tr>
      <w:tr w:rsidR="005166B8" w:rsidRPr="00D07FE4" w14:paraId="7508BCE1" w14:textId="77777777" w:rsidTr="00D32ACA">
        <w:tc>
          <w:tcPr>
            <w:tcW w:w="2518" w:type="dxa"/>
          </w:tcPr>
          <w:p w14:paraId="3167C61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5270571"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Líneas notables en un triángulo</w:t>
            </w:r>
            <w:ins w:id="59" w:author="mercyranjel" w:date="2016-01-02T17:54:00Z">
              <w:r>
                <w:rPr>
                  <w:rFonts w:ascii="Times New Roman" w:hAnsi="Times New Roman" w:cs="Times New Roman"/>
                  <w:color w:val="000000"/>
                </w:rPr>
                <w:t>.</w:t>
              </w:r>
            </w:ins>
          </w:p>
        </w:tc>
      </w:tr>
      <w:tr w:rsidR="005166B8" w:rsidRPr="00D07FE4" w14:paraId="630FB22C" w14:textId="77777777" w:rsidTr="00D32ACA">
        <w:tc>
          <w:tcPr>
            <w:tcW w:w="2518" w:type="dxa"/>
          </w:tcPr>
          <w:p w14:paraId="6B42F54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2C79FA6" w14:textId="77777777" w:rsidR="005166B8" w:rsidRDefault="005166B8" w:rsidP="00D32ACA">
            <w:pPr>
              <w:rPr>
                <w:rFonts w:ascii="Times New Roman" w:hAnsi="Times New Roman" w:cs="Times New Roman"/>
                <w:b/>
                <w:color w:val="000000"/>
              </w:rPr>
            </w:pPr>
          </w:p>
          <w:p w14:paraId="3F445F79" w14:textId="77777777" w:rsidR="005166B8" w:rsidRPr="002401B5" w:rsidRDefault="005166B8" w:rsidP="00D32ACA">
            <w:pPr>
              <w:rPr>
                <w:rFonts w:ascii="Times New Roman" w:hAnsi="Times New Roman" w:cs="Times New Roman"/>
                <w:b/>
                <w:color w:val="C00000"/>
              </w:rPr>
            </w:pPr>
          </w:p>
          <w:p w14:paraId="3D0F7954" w14:textId="77777777" w:rsidR="005166B8" w:rsidRDefault="005166B8" w:rsidP="00D32ACA">
            <w:pPr>
              <w:rPr>
                <w:rFonts w:ascii="Times New Roman" w:hAnsi="Times New Roman" w:cs="Times New Roman"/>
                <w:b/>
                <w:color w:val="000000"/>
              </w:rPr>
            </w:pPr>
          </w:p>
          <w:p w14:paraId="15AE6A3A" w14:textId="77777777" w:rsidR="005166B8" w:rsidRDefault="005166B8" w:rsidP="00D32ACA">
            <w:pPr>
              <w:rPr>
                <w:rFonts w:ascii="Times New Roman" w:hAnsi="Times New Roman" w:cs="Times New Roman"/>
                <w:b/>
                <w:color w:val="000000"/>
              </w:rPr>
            </w:pPr>
          </w:p>
          <w:p w14:paraId="5F2DFD53" w14:textId="77777777" w:rsidR="005166B8" w:rsidRDefault="005166B8" w:rsidP="00D32ACA">
            <w:pPr>
              <w:rPr>
                <w:rFonts w:ascii="Times New Roman" w:hAnsi="Times New Roman" w:cs="Times New Roman"/>
                <w:b/>
                <w:color w:val="000000"/>
              </w:rPr>
            </w:pPr>
          </w:p>
          <w:p w14:paraId="025C3338" w14:textId="77777777" w:rsidR="005166B8" w:rsidRDefault="005166B8" w:rsidP="00D32ACA">
            <w:pPr>
              <w:rPr>
                <w:rFonts w:ascii="Times New Roman" w:hAnsi="Times New Roman" w:cs="Times New Roman"/>
                <w:b/>
                <w:color w:val="000000"/>
              </w:rPr>
            </w:pPr>
          </w:p>
          <w:p w14:paraId="2625AB8F" w14:textId="77777777" w:rsidR="005166B8" w:rsidRDefault="005166B8" w:rsidP="00D32ACA">
            <w:pPr>
              <w:rPr>
                <w:rFonts w:ascii="Times New Roman" w:hAnsi="Times New Roman" w:cs="Times New Roman"/>
                <w:b/>
                <w:color w:val="000000"/>
              </w:rPr>
            </w:pPr>
          </w:p>
          <w:p w14:paraId="0E3359FB" w14:textId="77777777" w:rsidR="005166B8" w:rsidRPr="00D07FE4" w:rsidRDefault="005166B8" w:rsidP="00D32ACA">
            <w:pPr>
              <w:rPr>
                <w:rFonts w:ascii="Times New Roman" w:hAnsi="Times New Roman" w:cs="Times New Roman"/>
                <w:b/>
                <w:color w:val="000000"/>
              </w:rPr>
            </w:pPr>
          </w:p>
        </w:tc>
      </w:tr>
      <w:tr w:rsidR="005166B8" w:rsidRPr="00D07FE4" w14:paraId="1BFAD1C4" w14:textId="77777777" w:rsidTr="00D32ACA">
        <w:tc>
          <w:tcPr>
            <w:tcW w:w="2518" w:type="dxa"/>
          </w:tcPr>
          <w:p w14:paraId="6C33207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071774F"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 xml:space="preserve">Mediatrices del triángulo rectángulo </w:t>
            </w:r>
            <w:r>
              <w:rPr>
                <w:rFonts w:ascii="Times New Roman" w:hAnsi="Times New Roman" w:cs="Times New Roman"/>
                <w:i/>
                <w:color w:val="000000"/>
              </w:rPr>
              <w:t>PQR</w:t>
            </w:r>
            <w:r>
              <w:rPr>
                <w:rFonts w:ascii="Times New Roman" w:hAnsi="Times New Roman" w:cs="Times New Roman"/>
                <w:color w:val="000000"/>
              </w:rPr>
              <w:t xml:space="preserve"> y su respectivo circuncentro.</w:t>
            </w:r>
          </w:p>
        </w:tc>
      </w:tr>
    </w:tbl>
    <w:p w14:paraId="004E0B4C" w14:textId="77777777" w:rsidR="005166B8" w:rsidRPr="00D07FE4" w:rsidRDefault="005166B8" w:rsidP="005166B8">
      <w:pPr>
        <w:spacing w:after="0"/>
        <w:rPr>
          <w:rFonts w:ascii="Times New Roman" w:hAnsi="Times New Roman" w:cs="Times New Roman"/>
          <w:highlight w:val="yellow"/>
        </w:rPr>
      </w:pPr>
    </w:p>
    <w:p w14:paraId="4D141F57" w14:textId="78995943" w:rsidR="005166B8" w:rsidRPr="00D2417C" w:rsidRDefault="005166B8" w:rsidP="005166B8">
      <w:pPr>
        <w:spacing w:after="0"/>
        <w:rPr>
          <w:rFonts w:ascii="Times New Roman" w:hAnsi="Times New Roman" w:cs="Times New Roman"/>
        </w:rPr>
      </w:pPr>
      <w:r w:rsidRPr="005279B0">
        <w:rPr>
          <w:rFonts w:ascii="Times New Roman" w:hAnsi="Times New Roman" w:cs="Times New Roman"/>
          <w:b/>
        </w:rPr>
        <w:t>Bisectrices</w:t>
      </w:r>
      <w:r w:rsidR="002F5E30">
        <w:rPr>
          <w:rFonts w:ascii="Times New Roman" w:hAnsi="Times New Roman" w:cs="Times New Roman"/>
        </w:rPr>
        <w:t>. La</w:t>
      </w:r>
      <w:ins w:id="60" w:author="mercyranjel" w:date="2016-01-02T17:54:00Z">
        <w:r>
          <w:rPr>
            <w:rFonts w:ascii="Times New Roman" w:hAnsi="Times New Roman" w:cs="Times New Roman"/>
          </w:rPr>
          <w:t xml:space="preserve"> </w:t>
        </w:r>
      </w:ins>
      <w:r>
        <w:rPr>
          <w:rFonts w:ascii="Times New Roman" w:hAnsi="Times New Roman" w:cs="Times New Roman"/>
        </w:rPr>
        <w:t>bisectriz es una recta que divide un ángulo en dos congruentes. El punto de corte entre las tres bisectr</w:t>
      </w:r>
      <w:r w:rsidR="002F5E30">
        <w:rPr>
          <w:rFonts w:ascii="Times New Roman" w:hAnsi="Times New Roman" w:cs="Times New Roman"/>
        </w:rPr>
        <w:t>i</w:t>
      </w:r>
      <w:r>
        <w:rPr>
          <w:rFonts w:ascii="Times New Roman" w:hAnsi="Times New Roman" w:cs="Times New Roman"/>
        </w:rPr>
        <w:t xml:space="preserve">ces de un triángulo recibe el nombre de </w:t>
      </w:r>
      <w:r w:rsidRPr="00D2417C">
        <w:rPr>
          <w:rFonts w:ascii="Times New Roman" w:hAnsi="Times New Roman" w:cs="Times New Roman"/>
          <w:b/>
        </w:rPr>
        <w:t>incentro</w:t>
      </w:r>
      <w:r>
        <w:rPr>
          <w:rFonts w:ascii="Times New Roman" w:hAnsi="Times New Roman" w:cs="Times New Roman"/>
        </w:rPr>
        <w:t>.</w:t>
      </w:r>
    </w:p>
    <w:p w14:paraId="18031BB2"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1E6C024F" w14:textId="77777777" w:rsidTr="00D32ACA">
        <w:tc>
          <w:tcPr>
            <w:tcW w:w="9033" w:type="dxa"/>
            <w:gridSpan w:val="2"/>
            <w:shd w:val="clear" w:color="auto" w:fill="0D0D0D" w:themeFill="text1" w:themeFillTint="F2"/>
          </w:tcPr>
          <w:p w14:paraId="4A4A45FE"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5BFCDEA1" w14:textId="77777777" w:rsidTr="00D32ACA">
        <w:tc>
          <w:tcPr>
            <w:tcW w:w="2518" w:type="dxa"/>
          </w:tcPr>
          <w:p w14:paraId="30A14CCB"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70BD526"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35</w:t>
            </w:r>
          </w:p>
        </w:tc>
      </w:tr>
      <w:tr w:rsidR="005166B8" w:rsidRPr="00D07FE4" w14:paraId="1A3F2CE8" w14:textId="77777777" w:rsidTr="00D32ACA">
        <w:tc>
          <w:tcPr>
            <w:tcW w:w="2518" w:type="dxa"/>
          </w:tcPr>
          <w:p w14:paraId="0EF5BFCD"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4CBD1E0"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Líneas notables en un triángulo</w:t>
            </w:r>
            <w:ins w:id="61" w:author="mercyranjel" w:date="2016-01-02T17:55:00Z">
              <w:r>
                <w:rPr>
                  <w:rFonts w:ascii="Times New Roman" w:hAnsi="Times New Roman" w:cs="Times New Roman"/>
                  <w:color w:val="000000"/>
                </w:rPr>
                <w:t>.</w:t>
              </w:r>
            </w:ins>
          </w:p>
        </w:tc>
      </w:tr>
      <w:tr w:rsidR="005166B8" w:rsidRPr="00D07FE4" w14:paraId="11862938" w14:textId="77777777" w:rsidTr="00D32ACA">
        <w:tc>
          <w:tcPr>
            <w:tcW w:w="2518" w:type="dxa"/>
          </w:tcPr>
          <w:p w14:paraId="04AA9268"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EBF5642" w14:textId="77777777" w:rsidR="005166B8" w:rsidRDefault="005166B8" w:rsidP="00D32ACA">
            <w:pPr>
              <w:rPr>
                <w:rFonts w:ascii="Times New Roman" w:hAnsi="Times New Roman" w:cs="Times New Roman"/>
                <w:b/>
                <w:color w:val="000000"/>
              </w:rPr>
            </w:pPr>
          </w:p>
          <w:p w14:paraId="2D5CD77A" w14:textId="77777777" w:rsidR="005166B8" w:rsidRDefault="005166B8" w:rsidP="00D32ACA">
            <w:pPr>
              <w:rPr>
                <w:rFonts w:ascii="Times New Roman" w:hAnsi="Times New Roman" w:cs="Times New Roman"/>
                <w:b/>
                <w:color w:val="000000"/>
              </w:rPr>
            </w:pPr>
          </w:p>
          <w:p w14:paraId="5DC33152" w14:textId="77777777" w:rsidR="005166B8" w:rsidRPr="002401B5" w:rsidRDefault="005166B8" w:rsidP="00D32ACA">
            <w:pPr>
              <w:rPr>
                <w:rFonts w:ascii="Times New Roman" w:hAnsi="Times New Roman" w:cs="Times New Roman"/>
                <w:b/>
                <w:color w:val="C00000"/>
              </w:rPr>
            </w:pPr>
          </w:p>
          <w:p w14:paraId="2447F400" w14:textId="77777777" w:rsidR="005166B8" w:rsidRDefault="005166B8" w:rsidP="00D32ACA">
            <w:pPr>
              <w:rPr>
                <w:rFonts w:ascii="Times New Roman" w:hAnsi="Times New Roman" w:cs="Times New Roman"/>
                <w:b/>
                <w:color w:val="000000"/>
              </w:rPr>
            </w:pPr>
          </w:p>
          <w:p w14:paraId="77687C56" w14:textId="77777777" w:rsidR="005166B8" w:rsidRDefault="005166B8" w:rsidP="00D32ACA">
            <w:pPr>
              <w:rPr>
                <w:rFonts w:ascii="Times New Roman" w:hAnsi="Times New Roman" w:cs="Times New Roman"/>
                <w:b/>
                <w:color w:val="000000"/>
              </w:rPr>
            </w:pPr>
          </w:p>
          <w:p w14:paraId="7E76F55C" w14:textId="77777777" w:rsidR="005166B8" w:rsidRDefault="005166B8" w:rsidP="00D32ACA">
            <w:pPr>
              <w:rPr>
                <w:rFonts w:ascii="Times New Roman" w:hAnsi="Times New Roman" w:cs="Times New Roman"/>
                <w:b/>
                <w:color w:val="000000"/>
              </w:rPr>
            </w:pPr>
          </w:p>
          <w:p w14:paraId="34AFD005" w14:textId="77777777" w:rsidR="005166B8" w:rsidRDefault="005166B8" w:rsidP="00D32ACA">
            <w:pPr>
              <w:rPr>
                <w:rFonts w:ascii="Times New Roman" w:hAnsi="Times New Roman" w:cs="Times New Roman"/>
                <w:b/>
                <w:color w:val="000000"/>
              </w:rPr>
            </w:pPr>
          </w:p>
          <w:p w14:paraId="57CC248F" w14:textId="77777777" w:rsidR="005166B8" w:rsidRDefault="005166B8" w:rsidP="00D32ACA">
            <w:pPr>
              <w:rPr>
                <w:rFonts w:ascii="Times New Roman" w:hAnsi="Times New Roman" w:cs="Times New Roman"/>
                <w:b/>
                <w:color w:val="000000"/>
              </w:rPr>
            </w:pPr>
          </w:p>
          <w:p w14:paraId="4DA36C7F" w14:textId="77777777" w:rsidR="005166B8" w:rsidRPr="00D07FE4" w:rsidRDefault="005166B8" w:rsidP="00D32ACA">
            <w:pPr>
              <w:rPr>
                <w:rFonts w:ascii="Times New Roman" w:hAnsi="Times New Roman" w:cs="Times New Roman"/>
                <w:b/>
                <w:color w:val="000000"/>
              </w:rPr>
            </w:pPr>
          </w:p>
        </w:tc>
      </w:tr>
      <w:tr w:rsidR="005166B8" w:rsidRPr="00D07FE4" w14:paraId="50FC1FE6" w14:textId="77777777" w:rsidTr="00D32ACA">
        <w:tc>
          <w:tcPr>
            <w:tcW w:w="2518" w:type="dxa"/>
          </w:tcPr>
          <w:p w14:paraId="62E7FE1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790BB3C2"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 xml:space="preserve">Bisectrices del triángulo equilátero </w:t>
            </w:r>
            <w:r>
              <w:rPr>
                <w:rFonts w:ascii="Times New Roman" w:hAnsi="Times New Roman" w:cs="Times New Roman"/>
                <w:i/>
                <w:color w:val="000000"/>
              </w:rPr>
              <w:t>LBA</w:t>
            </w:r>
            <w:r>
              <w:rPr>
                <w:rFonts w:ascii="Times New Roman" w:hAnsi="Times New Roman" w:cs="Times New Roman"/>
                <w:color w:val="000000"/>
              </w:rPr>
              <w:t xml:space="preserve"> y su respectivo incentro.</w:t>
            </w:r>
          </w:p>
        </w:tc>
      </w:tr>
    </w:tbl>
    <w:p w14:paraId="73608F4C"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1FDE80C3" w14:textId="77777777" w:rsidTr="00D32ACA">
        <w:tc>
          <w:tcPr>
            <w:tcW w:w="9033" w:type="dxa"/>
            <w:gridSpan w:val="2"/>
            <w:shd w:val="clear" w:color="auto" w:fill="000000" w:themeFill="text1"/>
          </w:tcPr>
          <w:p w14:paraId="5A664128" w14:textId="77777777" w:rsidR="005166B8" w:rsidRPr="00D07FE4" w:rsidRDefault="005166B8" w:rsidP="00D32AC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recurso nuevo</w:t>
            </w:r>
          </w:p>
        </w:tc>
      </w:tr>
      <w:tr w:rsidR="005166B8" w:rsidRPr="00D07FE4" w14:paraId="67D45D46" w14:textId="77777777" w:rsidTr="00D32ACA">
        <w:tc>
          <w:tcPr>
            <w:tcW w:w="2518" w:type="dxa"/>
          </w:tcPr>
          <w:p w14:paraId="35FE7B87"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ED5B6D7"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MA_06_11_CO_REC13</w:t>
            </w:r>
            <w:r w:rsidRPr="00D07FE4">
              <w:rPr>
                <w:rFonts w:ascii="Times New Roman" w:hAnsi="Times New Roman" w:cs="Times New Roman"/>
                <w:color w:val="000000"/>
              </w:rPr>
              <w:t xml:space="preserve">0 </w:t>
            </w:r>
          </w:p>
        </w:tc>
      </w:tr>
      <w:tr w:rsidR="005166B8" w:rsidRPr="00D07FE4" w14:paraId="4A96C600" w14:textId="77777777" w:rsidTr="00D32ACA">
        <w:tc>
          <w:tcPr>
            <w:tcW w:w="2518" w:type="dxa"/>
          </w:tcPr>
          <w:p w14:paraId="590B3A58"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ECA1BB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La</w:t>
            </w:r>
            <w:r>
              <w:rPr>
                <w:rFonts w:ascii="Times New Roman" w:hAnsi="Times New Roman" w:cs="Times New Roman"/>
                <w:color w:val="000000"/>
              </w:rPr>
              <w:t>s líneas notables</w:t>
            </w:r>
          </w:p>
        </w:tc>
      </w:tr>
      <w:tr w:rsidR="005166B8" w:rsidRPr="00D07FE4" w14:paraId="57447453" w14:textId="77777777" w:rsidTr="00D32ACA">
        <w:tc>
          <w:tcPr>
            <w:tcW w:w="2518" w:type="dxa"/>
          </w:tcPr>
          <w:p w14:paraId="1536CB8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22A2E70" w14:textId="77777777" w:rsidR="005166B8" w:rsidRPr="00D07FE4" w:rsidRDefault="005166B8" w:rsidP="00D32ACA">
            <w:pPr>
              <w:rPr>
                <w:rFonts w:ascii="Times New Roman" w:hAnsi="Times New Roman" w:cs="Times New Roman"/>
                <w:color w:val="000000"/>
                <w:sz w:val="24"/>
                <w:szCs w:val="24"/>
              </w:rPr>
            </w:pPr>
            <w:r w:rsidRPr="002F482B">
              <w:rPr>
                <w:rFonts w:ascii="Times New Roman" w:eastAsia="Times New Roman" w:hAnsi="Times New Roman" w:cs="Times New Roman"/>
                <w:color w:val="000000"/>
                <w:lang w:val="es-CO" w:eastAsia="es-CO"/>
              </w:rPr>
              <w:t xml:space="preserve">Interactivo para explicar las líneas notables </w:t>
            </w:r>
            <w:r>
              <w:rPr>
                <w:rFonts w:ascii="Times New Roman" w:eastAsia="Times New Roman" w:hAnsi="Times New Roman" w:cs="Times New Roman"/>
                <w:color w:val="000000"/>
                <w:lang w:val="es-CO" w:eastAsia="es-CO"/>
              </w:rPr>
              <w:t>de</w:t>
            </w:r>
            <w:r w:rsidRPr="002F482B">
              <w:rPr>
                <w:rFonts w:ascii="Times New Roman" w:eastAsia="Times New Roman" w:hAnsi="Times New Roman" w:cs="Times New Roman"/>
                <w:color w:val="000000"/>
                <w:lang w:val="es-CO" w:eastAsia="es-CO"/>
              </w:rPr>
              <w:t xml:space="preserve"> los triángulos</w:t>
            </w:r>
          </w:p>
        </w:tc>
      </w:tr>
    </w:tbl>
    <w:p w14:paraId="782F74E2" w14:textId="77777777" w:rsidR="005166B8" w:rsidRPr="00D07FE4" w:rsidRDefault="005166B8" w:rsidP="005166B8">
      <w:pPr>
        <w:spacing w:after="0"/>
        <w:rPr>
          <w:rFonts w:ascii="Times New Roman" w:hAnsi="Times New Roman" w:cs="Times New Roman"/>
          <w:highlight w:val="yellow"/>
        </w:rPr>
      </w:pPr>
    </w:p>
    <w:p w14:paraId="4FA3EF0C" w14:textId="77777777" w:rsidR="005166B8" w:rsidRPr="00D07FE4" w:rsidRDefault="005166B8" w:rsidP="005166B8">
      <w:pPr>
        <w:spacing w:after="0"/>
        <w:rPr>
          <w:rFonts w:ascii="Times New Roman" w:hAnsi="Times New Roman" w:cs="Times New Roman"/>
          <w:highlight w:val="yellow"/>
        </w:rPr>
      </w:pPr>
    </w:p>
    <w:p w14:paraId="5F167D65" w14:textId="77777777" w:rsidR="005166B8" w:rsidRPr="00D07FE4" w:rsidRDefault="005166B8" w:rsidP="005166B8">
      <w:pPr>
        <w:spacing w:after="0"/>
        <w:rPr>
          <w:rFonts w:ascii="Times New Roman" w:hAnsi="Times New Roman" w:cs="Times New Roman"/>
          <w:color w:val="000000"/>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2.</w:t>
      </w:r>
      <w:r>
        <w:rPr>
          <w:rFonts w:ascii="Times New Roman" w:hAnsi="Times New Roman" w:cs="Times New Roman"/>
          <w:b/>
        </w:rPr>
        <w:t>5</w:t>
      </w:r>
      <w:r w:rsidRPr="00D07FE4">
        <w:rPr>
          <w:rFonts w:ascii="Times New Roman" w:hAnsi="Times New Roman" w:cs="Times New Roman"/>
          <w:b/>
        </w:rPr>
        <w:t xml:space="preserve"> Consolidación</w:t>
      </w:r>
    </w:p>
    <w:p w14:paraId="7CD563F4" w14:textId="77777777" w:rsidR="005166B8" w:rsidRPr="00D07FE4" w:rsidRDefault="005166B8" w:rsidP="005166B8">
      <w:pPr>
        <w:spacing w:after="0"/>
        <w:rPr>
          <w:rFonts w:ascii="Times New Roman" w:hAnsi="Times New Roman" w:cs="Times New Roman"/>
          <w:color w:val="333333"/>
          <w:shd w:val="clear" w:color="auto" w:fill="FFFFFF"/>
        </w:rPr>
      </w:pPr>
      <w:r w:rsidRPr="00D07FE4">
        <w:rPr>
          <w:rFonts w:ascii="Times New Roman" w:hAnsi="Times New Roman" w:cs="Times New Roman"/>
        </w:rPr>
        <w:br/>
      </w:r>
      <w:r w:rsidRPr="00D07FE4">
        <w:rPr>
          <w:rFonts w:ascii="Times New Roman" w:hAnsi="Times New Roman" w:cs="Times New Roman"/>
          <w:color w:val="333333"/>
          <w:shd w:val="clear" w:color="auto" w:fill="FFFFFF"/>
        </w:rPr>
        <w:t xml:space="preserve">Actividades para </w:t>
      </w:r>
      <w:r>
        <w:rPr>
          <w:rFonts w:ascii="Times New Roman" w:hAnsi="Times New Roman" w:cs="Times New Roman"/>
          <w:color w:val="333333"/>
          <w:shd w:val="clear" w:color="auto" w:fill="FFFFFF"/>
        </w:rPr>
        <w:t>afianza</w:t>
      </w:r>
      <w:r w:rsidRPr="00D07FE4">
        <w:rPr>
          <w:rFonts w:ascii="Times New Roman" w:hAnsi="Times New Roman" w:cs="Times New Roman"/>
          <w:color w:val="333333"/>
          <w:shd w:val="clear" w:color="auto" w:fill="FFFFFF"/>
        </w:rPr>
        <w:t>r lo que has aprendido en esta sección.</w:t>
      </w:r>
    </w:p>
    <w:p w14:paraId="216886CC" w14:textId="77777777" w:rsidR="005166B8" w:rsidRPr="00D07FE4" w:rsidRDefault="005166B8" w:rsidP="005166B8">
      <w:pPr>
        <w:spacing w:after="0"/>
        <w:rPr>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2518"/>
        <w:gridCol w:w="6515"/>
      </w:tblGrid>
      <w:tr w:rsidR="005166B8" w:rsidRPr="00D07FE4" w14:paraId="4782C2DE" w14:textId="77777777" w:rsidTr="00D32ACA">
        <w:tc>
          <w:tcPr>
            <w:tcW w:w="9033" w:type="dxa"/>
            <w:gridSpan w:val="2"/>
            <w:shd w:val="clear" w:color="auto" w:fill="000000" w:themeFill="text1"/>
          </w:tcPr>
          <w:p w14:paraId="4207FD07"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4CBD86CD" w14:textId="77777777" w:rsidTr="00D32ACA">
        <w:tc>
          <w:tcPr>
            <w:tcW w:w="2518" w:type="dxa"/>
          </w:tcPr>
          <w:p w14:paraId="7E7AA9DE"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2D3A714"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MA_06_11_CO_REC14</w:t>
            </w:r>
            <w:r w:rsidRPr="00D07FE4">
              <w:rPr>
                <w:rFonts w:ascii="Times New Roman" w:hAnsi="Times New Roman" w:cs="Times New Roman"/>
                <w:color w:val="000000"/>
              </w:rPr>
              <w:t>0</w:t>
            </w:r>
          </w:p>
        </w:tc>
      </w:tr>
      <w:tr w:rsidR="005166B8" w:rsidRPr="00D07FE4" w14:paraId="02122F6E" w14:textId="77777777" w:rsidTr="00D32ACA">
        <w:tc>
          <w:tcPr>
            <w:tcW w:w="2518" w:type="dxa"/>
          </w:tcPr>
          <w:p w14:paraId="1DE94CD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A35192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Refuerza tu aprendizaje: Los triángulos</w:t>
            </w:r>
          </w:p>
        </w:tc>
      </w:tr>
      <w:tr w:rsidR="005166B8" w:rsidRPr="00D07FE4" w14:paraId="1A9CFB73" w14:textId="77777777" w:rsidTr="00D32ACA">
        <w:tc>
          <w:tcPr>
            <w:tcW w:w="2518" w:type="dxa"/>
          </w:tcPr>
          <w:p w14:paraId="0EB24F0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98E7EA2"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rPr>
              <w:t xml:space="preserve">Actividad sobre </w:t>
            </w:r>
            <w:r>
              <w:rPr>
                <w:rFonts w:ascii="Times New Roman" w:hAnsi="Times New Roman" w:cs="Times New Roman"/>
              </w:rPr>
              <w:t xml:space="preserve">Los </w:t>
            </w:r>
            <w:r w:rsidRPr="00D07FE4">
              <w:rPr>
                <w:rFonts w:ascii="Times New Roman" w:hAnsi="Times New Roman" w:cs="Times New Roman"/>
              </w:rPr>
              <w:t>triángulos</w:t>
            </w:r>
          </w:p>
        </w:tc>
      </w:tr>
    </w:tbl>
    <w:p w14:paraId="13672227" w14:textId="77777777" w:rsidR="005166B8" w:rsidRPr="00D07FE4" w:rsidRDefault="005166B8" w:rsidP="005166B8">
      <w:pPr>
        <w:spacing w:after="0"/>
        <w:rPr>
          <w:rFonts w:ascii="Times New Roman" w:hAnsi="Times New Roman" w:cs="Times New Roman"/>
          <w:color w:val="000000"/>
        </w:rPr>
      </w:pPr>
    </w:p>
    <w:p w14:paraId="7695EE8F" w14:textId="77777777" w:rsidR="005166B8" w:rsidRPr="00D07FE4" w:rsidRDefault="005166B8" w:rsidP="005166B8">
      <w:pPr>
        <w:spacing w:after="0"/>
        <w:rPr>
          <w:rFonts w:ascii="Times New Roman" w:hAnsi="Times New Roman" w:cs="Times New Roman"/>
          <w:color w:val="000000"/>
        </w:rPr>
      </w:pPr>
    </w:p>
    <w:p w14:paraId="70EDCD39"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Pr="00D07FE4">
        <w:rPr>
          <w:rFonts w:ascii="Times New Roman" w:hAnsi="Times New Roman" w:cs="Times New Roman"/>
          <w:b/>
        </w:rPr>
        <w:t>3. Los cuadriláteros</w:t>
      </w:r>
    </w:p>
    <w:p w14:paraId="6DE6E57C"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r w:rsidRPr="00D07FE4">
        <w:rPr>
          <w:rFonts w:ascii="Times New Roman" w:eastAsia="Times New Roman" w:hAnsi="Times New Roman" w:cs="Times New Roman"/>
          <w:color w:val="333333"/>
          <w:lang w:val="es-CO" w:eastAsia="es-CO"/>
        </w:rPr>
        <w:br/>
      </w:r>
      <w:r>
        <w:rPr>
          <w:rFonts w:ascii="Times New Roman" w:eastAsia="Times New Roman" w:hAnsi="Times New Roman" w:cs="Times New Roman"/>
          <w:color w:val="333333"/>
          <w:lang w:val="es-CO" w:eastAsia="es-CO"/>
        </w:rPr>
        <w:t>Muchos de los</w:t>
      </w:r>
      <w:r w:rsidRPr="00D07FE4">
        <w:rPr>
          <w:rFonts w:ascii="Times New Roman" w:eastAsia="Times New Roman" w:hAnsi="Times New Roman" w:cs="Times New Roman"/>
          <w:color w:val="333333"/>
          <w:lang w:val="es-CO" w:eastAsia="es-CO"/>
        </w:rPr>
        <w:t xml:space="preserve"> objetos </w:t>
      </w:r>
      <w:r>
        <w:rPr>
          <w:rFonts w:ascii="Times New Roman" w:eastAsia="Times New Roman" w:hAnsi="Times New Roman" w:cs="Times New Roman"/>
          <w:color w:val="333333"/>
          <w:lang w:val="es-CO" w:eastAsia="es-CO"/>
        </w:rPr>
        <w:t>que se observan en lo cotidiano tienen forma de cuadrilátero: un cuaderno</w:t>
      </w:r>
      <w:r w:rsidRPr="00D07FE4">
        <w:rPr>
          <w:rFonts w:ascii="Times New Roman" w:eastAsia="Times New Roman" w:hAnsi="Times New Roman" w:cs="Times New Roman"/>
          <w:color w:val="333333"/>
          <w:lang w:val="es-CO" w:eastAsia="es-CO"/>
        </w:rPr>
        <w:t xml:space="preserve">, </w:t>
      </w:r>
      <w:r>
        <w:rPr>
          <w:rFonts w:ascii="Times New Roman" w:eastAsia="Times New Roman" w:hAnsi="Times New Roman" w:cs="Times New Roman"/>
          <w:color w:val="333333"/>
          <w:lang w:val="es-CO" w:eastAsia="es-CO"/>
        </w:rPr>
        <w:t>una ventana</w:t>
      </w:r>
      <w:r w:rsidRPr="00D07FE4">
        <w:rPr>
          <w:rFonts w:ascii="Times New Roman" w:eastAsia="Times New Roman" w:hAnsi="Times New Roman" w:cs="Times New Roman"/>
          <w:color w:val="333333"/>
          <w:lang w:val="es-CO" w:eastAsia="es-CO"/>
        </w:rPr>
        <w:t xml:space="preserve">, </w:t>
      </w:r>
      <w:r>
        <w:rPr>
          <w:rFonts w:ascii="Times New Roman" w:eastAsia="Times New Roman" w:hAnsi="Times New Roman" w:cs="Times New Roman"/>
          <w:color w:val="333333"/>
          <w:lang w:val="es-CO" w:eastAsia="es-CO"/>
        </w:rPr>
        <w:t>una puerta</w:t>
      </w:r>
      <w:r w:rsidRPr="00D07FE4">
        <w:rPr>
          <w:rFonts w:ascii="Times New Roman" w:eastAsia="Times New Roman" w:hAnsi="Times New Roman" w:cs="Times New Roman"/>
          <w:color w:val="333333"/>
          <w:lang w:val="es-CO" w:eastAsia="es-CO"/>
        </w:rPr>
        <w:t xml:space="preserve">, </w:t>
      </w:r>
      <w:r>
        <w:rPr>
          <w:rFonts w:ascii="Times New Roman" w:eastAsia="Times New Roman" w:hAnsi="Times New Roman" w:cs="Times New Roman"/>
          <w:color w:val="333333"/>
          <w:lang w:val="es-CO" w:eastAsia="es-CO"/>
        </w:rPr>
        <w:t>un tablero</w:t>
      </w:r>
      <w:r w:rsidRPr="00D07FE4">
        <w:rPr>
          <w:rFonts w:ascii="Times New Roman" w:eastAsia="Times New Roman" w:hAnsi="Times New Roman" w:cs="Times New Roman"/>
          <w:color w:val="333333"/>
          <w:lang w:val="es-CO" w:eastAsia="es-CO"/>
        </w:rPr>
        <w:t>, la baldosa del piso, la pantalla de un t</w:t>
      </w:r>
      <w:r>
        <w:rPr>
          <w:rFonts w:ascii="Times New Roman" w:eastAsia="Times New Roman" w:hAnsi="Times New Roman" w:cs="Times New Roman"/>
          <w:color w:val="333333"/>
          <w:lang w:val="es-CO" w:eastAsia="es-CO"/>
        </w:rPr>
        <w:t>elevisor, entre otros.</w:t>
      </w:r>
    </w:p>
    <w:p w14:paraId="4DFEC7E6"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4F0B6E97" w14:textId="77777777" w:rsidTr="00D32ACA">
        <w:tc>
          <w:tcPr>
            <w:tcW w:w="9033" w:type="dxa"/>
            <w:gridSpan w:val="2"/>
            <w:shd w:val="clear" w:color="auto" w:fill="0D0D0D" w:themeFill="text1" w:themeFillTint="F2"/>
          </w:tcPr>
          <w:p w14:paraId="42479427"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6ABB1590" w14:textId="77777777" w:rsidTr="00D32ACA">
        <w:tc>
          <w:tcPr>
            <w:tcW w:w="2518" w:type="dxa"/>
          </w:tcPr>
          <w:p w14:paraId="049E6935"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C36BB45"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COIMG36</w:t>
            </w:r>
          </w:p>
        </w:tc>
      </w:tr>
      <w:tr w:rsidR="005166B8" w:rsidRPr="00D07FE4" w14:paraId="01D6DF27" w14:textId="77777777" w:rsidTr="00D32ACA">
        <w:tc>
          <w:tcPr>
            <w:tcW w:w="2518" w:type="dxa"/>
          </w:tcPr>
          <w:p w14:paraId="26372ACD"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D71CD1F"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Cuadriláteros en nuestro medio</w:t>
            </w:r>
            <w:ins w:id="62" w:author="mercyranjel" w:date="2016-01-02T17:56:00Z">
              <w:r>
                <w:rPr>
                  <w:rFonts w:ascii="Times New Roman" w:hAnsi="Times New Roman" w:cs="Times New Roman"/>
                  <w:color w:val="000000"/>
                </w:rPr>
                <w:t>.</w:t>
              </w:r>
            </w:ins>
            <w:r>
              <w:rPr>
                <w:rFonts w:ascii="Times New Roman" w:hAnsi="Times New Roman" w:cs="Times New Roman"/>
                <w:color w:val="000000"/>
              </w:rPr>
              <w:t xml:space="preserve"> </w:t>
            </w:r>
          </w:p>
        </w:tc>
      </w:tr>
      <w:tr w:rsidR="005166B8" w:rsidRPr="00D07FE4" w14:paraId="7B6E9D99" w14:textId="77777777" w:rsidTr="00D32ACA">
        <w:tc>
          <w:tcPr>
            <w:tcW w:w="2518" w:type="dxa"/>
          </w:tcPr>
          <w:p w14:paraId="2B3B9A2F"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896CDB3" w14:textId="77777777" w:rsidR="005166B8" w:rsidRDefault="005166B8" w:rsidP="00D32ACA">
            <w:pPr>
              <w:rPr>
                <w:rStyle w:val="Hipervnculo"/>
                <w:rFonts w:ascii="Times New Roman" w:hAnsi="Times New Roman" w:cs="Times New Roman"/>
                <w:color w:val="C2E1ED"/>
                <w:shd w:val="clear" w:color="auto" w:fill="222222"/>
              </w:rPr>
            </w:pPr>
            <w:hyperlink r:id="rId31" w:history="1">
              <w:r w:rsidRPr="00D07FE4">
                <w:rPr>
                  <w:rStyle w:val="Hipervnculo"/>
                  <w:rFonts w:ascii="Times New Roman" w:hAnsi="Times New Roman" w:cs="Times New Roman"/>
                  <w:color w:val="C2E1ED"/>
                  <w:shd w:val="clear" w:color="auto" w:fill="222222"/>
                </w:rPr>
                <w:t>229276498</w:t>
              </w:r>
            </w:hyperlink>
            <w:r w:rsidRPr="00D07FE4">
              <w:rPr>
                <w:rFonts w:ascii="Times New Roman" w:hAnsi="Times New Roman" w:cs="Times New Roman"/>
              </w:rPr>
              <w:t xml:space="preserve">     </w:t>
            </w:r>
            <w:hyperlink r:id="rId32" w:history="1">
              <w:r w:rsidRPr="00D07FE4">
                <w:rPr>
                  <w:rStyle w:val="Hipervnculo"/>
                  <w:rFonts w:ascii="Times New Roman" w:hAnsi="Times New Roman" w:cs="Times New Roman"/>
                  <w:color w:val="C2E1ED"/>
                  <w:shd w:val="clear" w:color="auto" w:fill="222222"/>
                </w:rPr>
                <w:t>138284609</w:t>
              </w:r>
            </w:hyperlink>
            <w:r w:rsidRPr="00D07FE4">
              <w:rPr>
                <w:rFonts w:ascii="Times New Roman" w:hAnsi="Times New Roman" w:cs="Times New Roman"/>
              </w:rPr>
              <w:t xml:space="preserve">    </w:t>
            </w:r>
            <w:r w:rsidRPr="00D07FE4">
              <w:rPr>
                <w:rFonts w:ascii="Times New Roman" w:hAnsi="Times New Roman" w:cs="Times New Roman"/>
                <w:color w:val="333333"/>
                <w:shd w:val="clear" w:color="auto" w:fill="FFFFFF"/>
              </w:rPr>
              <w:t xml:space="preserve">154257524   </w:t>
            </w:r>
            <w:hyperlink r:id="rId33" w:history="1">
              <w:r w:rsidRPr="00D07FE4">
                <w:rPr>
                  <w:rStyle w:val="Hipervnculo"/>
                  <w:rFonts w:ascii="Times New Roman" w:hAnsi="Times New Roman" w:cs="Times New Roman"/>
                  <w:color w:val="C2E1ED"/>
                  <w:shd w:val="clear" w:color="auto" w:fill="222222"/>
                </w:rPr>
                <w:t>205673824</w:t>
              </w:r>
            </w:hyperlink>
          </w:p>
          <w:p w14:paraId="3C5E2797" w14:textId="77777777" w:rsidR="005166B8" w:rsidRDefault="005166B8" w:rsidP="00D32ACA">
            <w:pPr>
              <w:rPr>
                <w:rStyle w:val="Hipervnculo"/>
                <w:rFonts w:ascii="Times New Roman" w:hAnsi="Times New Roman" w:cs="Times New Roman"/>
                <w:color w:val="C2E1ED"/>
                <w:shd w:val="clear" w:color="auto" w:fill="222222"/>
              </w:rPr>
            </w:pPr>
          </w:p>
          <w:p w14:paraId="0321A45A" w14:textId="77777777" w:rsidR="005166B8" w:rsidRPr="00D07FE4" w:rsidRDefault="005166B8" w:rsidP="00D32ACA">
            <w:pPr>
              <w:rPr>
                <w:rFonts w:ascii="Times New Roman" w:hAnsi="Times New Roman" w:cs="Times New Roman"/>
                <w:noProof/>
                <w:lang w:eastAsia="es-CO"/>
              </w:rPr>
            </w:pPr>
          </w:p>
          <w:p w14:paraId="3CAAB1AA" w14:textId="77777777" w:rsidR="005166B8" w:rsidRPr="00D07FE4" w:rsidRDefault="005166B8" w:rsidP="00D32ACA">
            <w:pPr>
              <w:rPr>
                <w:rFonts w:ascii="Times New Roman" w:hAnsi="Times New Roman" w:cs="Times New Roman"/>
                <w:b/>
                <w:color w:val="000000"/>
              </w:rPr>
            </w:pPr>
          </w:p>
        </w:tc>
      </w:tr>
      <w:tr w:rsidR="005166B8" w:rsidRPr="00D07FE4" w14:paraId="71703AC8" w14:textId="77777777" w:rsidTr="00D32ACA">
        <w:tc>
          <w:tcPr>
            <w:tcW w:w="2518" w:type="dxa"/>
          </w:tcPr>
          <w:p w14:paraId="5DA0FB6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03DA86C1"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Objetos del entorno que tienen forma de cuadrilátero.</w:t>
            </w:r>
          </w:p>
        </w:tc>
      </w:tr>
    </w:tbl>
    <w:p w14:paraId="798BEBFC"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p>
    <w:p w14:paraId="07E920F4" w14:textId="77777777" w:rsidR="005166B8" w:rsidRPr="00D07FE4" w:rsidRDefault="005166B8" w:rsidP="005166B8">
      <w:pPr>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Los cuadriláteros s</w:t>
      </w:r>
      <w:r w:rsidRPr="00D07FE4">
        <w:rPr>
          <w:rFonts w:ascii="Times New Roman" w:eastAsia="Times New Roman" w:hAnsi="Times New Roman" w:cs="Times New Roman"/>
          <w:color w:val="333333"/>
          <w:lang w:val="es-CO" w:eastAsia="es-CO"/>
        </w:rPr>
        <w:t xml:space="preserve">on polígonos </w:t>
      </w:r>
      <w:r>
        <w:rPr>
          <w:rFonts w:ascii="Times New Roman" w:eastAsia="Times New Roman" w:hAnsi="Times New Roman" w:cs="Times New Roman"/>
          <w:color w:val="333333"/>
          <w:lang w:val="es-CO" w:eastAsia="es-CO"/>
        </w:rPr>
        <w:t xml:space="preserve">que tienen </w:t>
      </w:r>
      <w:r w:rsidRPr="00D07FE4">
        <w:rPr>
          <w:rFonts w:ascii="Times New Roman" w:eastAsia="Times New Roman" w:hAnsi="Times New Roman" w:cs="Times New Roman"/>
          <w:bCs/>
          <w:color w:val="333333"/>
          <w:lang w:val="es-CO" w:eastAsia="es-CO"/>
        </w:rPr>
        <w:t>cuatro lados</w:t>
      </w:r>
      <w:r w:rsidRPr="00D07FE4">
        <w:rPr>
          <w:rFonts w:ascii="Times New Roman" w:eastAsia="Times New Roman" w:hAnsi="Times New Roman" w:cs="Times New Roman"/>
          <w:color w:val="333333"/>
          <w:lang w:val="es-CO" w:eastAsia="es-CO"/>
        </w:rPr>
        <w:t>, cuatro ángulos y cuatro vértices. </w:t>
      </w:r>
      <w:r>
        <w:rPr>
          <w:rFonts w:ascii="Times New Roman" w:eastAsia="Times New Roman" w:hAnsi="Times New Roman" w:cs="Times New Roman"/>
          <w:color w:val="333333"/>
          <w:lang w:val="es-CO" w:eastAsia="es-CO"/>
        </w:rPr>
        <w:t>Poseen</w:t>
      </w:r>
      <w:r w:rsidRPr="00D07FE4">
        <w:rPr>
          <w:rFonts w:ascii="Times New Roman" w:eastAsia="Times New Roman" w:hAnsi="Times New Roman" w:cs="Times New Roman"/>
          <w:color w:val="333333"/>
          <w:lang w:val="es-CO" w:eastAsia="es-CO"/>
        </w:rPr>
        <w:t xml:space="preserve"> dos diagonales y la suma de sus ángulos interiores es 360°.</w:t>
      </w:r>
    </w:p>
    <w:p w14:paraId="15A1F49A"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643FCE5F" w14:textId="77777777" w:rsidTr="00D32ACA">
        <w:tc>
          <w:tcPr>
            <w:tcW w:w="9033" w:type="dxa"/>
            <w:gridSpan w:val="2"/>
            <w:shd w:val="clear" w:color="auto" w:fill="0D0D0D" w:themeFill="text1" w:themeFillTint="F2"/>
          </w:tcPr>
          <w:p w14:paraId="0131881F"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BBF7869" w14:textId="77777777" w:rsidTr="00D32ACA">
        <w:tc>
          <w:tcPr>
            <w:tcW w:w="2518" w:type="dxa"/>
          </w:tcPr>
          <w:p w14:paraId="7EDD0CCB"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140BDD6"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CO_IMG37</w:t>
            </w:r>
          </w:p>
        </w:tc>
      </w:tr>
      <w:tr w:rsidR="005166B8" w:rsidRPr="00D07FE4" w14:paraId="7971FA87" w14:textId="77777777" w:rsidTr="00D32ACA">
        <w:tc>
          <w:tcPr>
            <w:tcW w:w="2518" w:type="dxa"/>
          </w:tcPr>
          <w:p w14:paraId="6B7B1A6D"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CB1BB79"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Cuadriláteros</w:t>
            </w:r>
            <w:ins w:id="63" w:author="mercyranjel" w:date="2016-01-02T17:56:00Z">
              <w:r>
                <w:rPr>
                  <w:rFonts w:ascii="Times New Roman" w:hAnsi="Times New Roman" w:cs="Times New Roman"/>
                  <w:color w:val="000000"/>
                </w:rPr>
                <w:t>.</w:t>
              </w:r>
            </w:ins>
            <w:r w:rsidRPr="00D07FE4">
              <w:rPr>
                <w:rFonts w:ascii="Times New Roman" w:hAnsi="Times New Roman" w:cs="Times New Roman"/>
                <w:color w:val="000000"/>
              </w:rPr>
              <w:t xml:space="preserve"> </w:t>
            </w:r>
          </w:p>
        </w:tc>
      </w:tr>
      <w:tr w:rsidR="005166B8" w:rsidRPr="00D07FE4" w14:paraId="6DDD45ED" w14:textId="77777777" w:rsidTr="00D32ACA">
        <w:tc>
          <w:tcPr>
            <w:tcW w:w="2518" w:type="dxa"/>
          </w:tcPr>
          <w:p w14:paraId="24A50AB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A984007"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A14AFE3" wp14:editId="06AC9559">
                  <wp:extent cx="3209925" cy="2190774"/>
                  <wp:effectExtent l="0" t="0" r="0" b="0"/>
                  <wp:docPr id="323" name="Imagen 323" descr="http://wikipoligon.wikispaces.com/file/view/cuadrilateros.jpg/253736620/408x281/cuadrilat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poligon.wikispaces.com/file/view/cuadrilateros.jpg/253736620/408x281/cuadrilatero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9925" cy="2190774"/>
                          </a:xfrm>
                          <a:prstGeom prst="rect">
                            <a:avLst/>
                          </a:prstGeom>
                          <a:noFill/>
                          <a:ln>
                            <a:noFill/>
                          </a:ln>
                        </pic:spPr>
                      </pic:pic>
                    </a:graphicData>
                  </a:graphic>
                </wp:inline>
              </w:drawing>
            </w:r>
          </w:p>
        </w:tc>
      </w:tr>
      <w:tr w:rsidR="005166B8" w:rsidRPr="00D07FE4" w14:paraId="68C450BF" w14:textId="77777777" w:rsidTr="00D32ACA">
        <w:tc>
          <w:tcPr>
            <w:tcW w:w="2518" w:type="dxa"/>
          </w:tcPr>
          <w:p w14:paraId="5CD078D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4B82DDD" w14:textId="77777777" w:rsidR="005166B8" w:rsidRPr="004C1DA2" w:rsidRDefault="005166B8" w:rsidP="00D32ACA">
            <w:pPr>
              <w:rPr>
                <w:rFonts w:ascii="Times New Roman" w:hAnsi="Times New Roman" w:cs="Times New Roman"/>
                <w:b/>
                <w:color w:val="C00000"/>
              </w:rPr>
            </w:pPr>
            <w:r w:rsidRPr="00D07FE4">
              <w:rPr>
                <w:rFonts w:ascii="Times New Roman" w:hAnsi="Times New Roman" w:cs="Times New Roman"/>
                <w:color w:val="000000"/>
              </w:rPr>
              <w:t xml:space="preserve">Los cuadriláteros. </w:t>
            </w:r>
            <w:ins w:id="64" w:author="mercyranjel" w:date="2016-01-02T17:56:00Z">
              <w:r>
                <w:rPr>
                  <w:rFonts w:ascii="Times New Roman" w:hAnsi="Times New Roman" w:cs="Times New Roman"/>
                  <w:color w:val="000000"/>
                </w:rPr>
                <w:t xml:space="preserve"> </w:t>
              </w:r>
            </w:ins>
          </w:p>
        </w:tc>
      </w:tr>
    </w:tbl>
    <w:p w14:paraId="4E5AAAF1" w14:textId="77777777" w:rsidR="005166B8" w:rsidRPr="00D07FE4" w:rsidRDefault="005166B8" w:rsidP="005166B8">
      <w:pPr>
        <w:pStyle w:val="u"/>
        <w:shd w:val="clear" w:color="auto" w:fill="FFFFFF"/>
        <w:spacing w:before="0" w:beforeAutospacing="0" w:after="0" w:afterAutospacing="0"/>
        <w:rPr>
          <w:highlight w:val="yellow"/>
        </w:rPr>
      </w:pPr>
      <w:r w:rsidRPr="00D07FE4">
        <w:rPr>
          <w:color w:val="333333"/>
        </w:rPr>
        <w:br/>
      </w:r>
      <w:r w:rsidRPr="00D07FE4">
        <w:rPr>
          <w:highlight w:val="yellow"/>
        </w:rPr>
        <w:t>[SECCIÓN 2]</w:t>
      </w:r>
      <w:r w:rsidRPr="00D07FE4">
        <w:t xml:space="preserve"> </w:t>
      </w:r>
      <w:r w:rsidRPr="00D07FE4">
        <w:rPr>
          <w:b/>
        </w:rPr>
        <w:t xml:space="preserve">3.1 </w:t>
      </w:r>
      <w:r>
        <w:rPr>
          <w:b/>
        </w:rPr>
        <w:t>La c</w:t>
      </w:r>
      <w:r w:rsidRPr="00D07FE4">
        <w:rPr>
          <w:b/>
        </w:rPr>
        <w:t>lasificación de los cuadriláteros</w:t>
      </w:r>
    </w:p>
    <w:p w14:paraId="075CCD8D"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0E464037" w14:textId="77777777" w:rsidR="005166B8"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Según la disposición de sus lados, los cuadriláteros se pueden clasificar </w:t>
      </w:r>
      <w:r>
        <w:rPr>
          <w:rFonts w:ascii="Times New Roman" w:eastAsia="Times New Roman" w:hAnsi="Times New Roman" w:cs="Times New Roman"/>
          <w:lang w:val="es-CO" w:eastAsia="es-CO"/>
        </w:rPr>
        <w:t>en paralelogramos, trapecios y trapezoides.</w:t>
      </w:r>
    </w:p>
    <w:p w14:paraId="381A34FB" w14:textId="77777777" w:rsidR="005166B8" w:rsidRDefault="005166B8" w:rsidP="005166B8">
      <w:pPr>
        <w:shd w:val="clear" w:color="auto" w:fill="FFFFFF"/>
        <w:spacing w:after="0"/>
        <w:rPr>
          <w:rFonts w:ascii="Times New Roman" w:eastAsia="Times New Roman" w:hAnsi="Times New Roman" w:cs="Times New Roman"/>
          <w:lang w:val="es-CO" w:eastAsia="es-CO"/>
        </w:rPr>
      </w:pPr>
    </w:p>
    <w:p w14:paraId="606F4119" w14:textId="77777777" w:rsidR="005166B8"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Los </w:t>
      </w:r>
      <w:r w:rsidRPr="00D07FE4">
        <w:rPr>
          <w:rFonts w:ascii="Times New Roman" w:eastAsia="Times New Roman" w:hAnsi="Times New Roman" w:cs="Times New Roman"/>
          <w:b/>
          <w:bCs/>
          <w:lang w:val="es-CO" w:eastAsia="es-CO"/>
        </w:rPr>
        <w:t>paralelogramos</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son cuadriláteros que tienen dos pares de lados opuestos paralelos.</w:t>
      </w:r>
    </w:p>
    <w:p w14:paraId="2721339A" w14:textId="2C68A5A0" w:rsidR="005166B8" w:rsidRPr="00D07FE4"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Son paralelogramos el cuadrado, el rectángulo, el rombo y el rombo</w:t>
      </w:r>
      <w:r w:rsidR="002F5E30">
        <w:rPr>
          <w:rFonts w:ascii="Times New Roman" w:eastAsia="Times New Roman" w:hAnsi="Times New Roman" w:cs="Times New Roman"/>
          <w:lang w:val="es-CO" w:eastAsia="es-CO"/>
        </w:rPr>
        <w:t>i</w:t>
      </w:r>
      <w:r>
        <w:rPr>
          <w:rFonts w:ascii="Times New Roman" w:eastAsia="Times New Roman" w:hAnsi="Times New Roman" w:cs="Times New Roman"/>
          <w:lang w:val="es-CO" w:eastAsia="es-CO"/>
        </w:rPr>
        <w:t>de.</w:t>
      </w:r>
    </w:p>
    <w:p w14:paraId="3FC5546A" w14:textId="77777777" w:rsidR="005166B8" w:rsidRPr="00D07FE4" w:rsidRDefault="005166B8" w:rsidP="005166B8">
      <w:pPr>
        <w:pStyle w:val="Prrafodelista"/>
        <w:shd w:val="clear" w:color="auto" w:fill="FFFFFF"/>
        <w:spacing w:after="0"/>
        <w:ind w:left="36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739F2ED" w14:textId="77777777" w:rsidTr="00D32ACA">
        <w:tc>
          <w:tcPr>
            <w:tcW w:w="9033" w:type="dxa"/>
            <w:gridSpan w:val="2"/>
            <w:shd w:val="clear" w:color="auto" w:fill="0D0D0D" w:themeFill="text1" w:themeFillTint="F2"/>
          </w:tcPr>
          <w:p w14:paraId="10444C90"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5F9C795" w14:textId="77777777" w:rsidTr="00D32ACA">
        <w:tc>
          <w:tcPr>
            <w:tcW w:w="2518" w:type="dxa"/>
          </w:tcPr>
          <w:p w14:paraId="752933EE"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8BA1664"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CO_IMG38</w:t>
            </w:r>
          </w:p>
        </w:tc>
      </w:tr>
      <w:tr w:rsidR="005166B8" w:rsidRPr="00D07FE4" w14:paraId="7B2C5672" w14:textId="77777777" w:rsidTr="00D32ACA">
        <w:tc>
          <w:tcPr>
            <w:tcW w:w="2518" w:type="dxa"/>
          </w:tcPr>
          <w:p w14:paraId="7A6A5D0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D7F640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Paralelogramos</w:t>
            </w:r>
            <w:ins w:id="65" w:author="mercyranjel" w:date="2016-01-02T17:58:00Z">
              <w:r>
                <w:rPr>
                  <w:rFonts w:ascii="Times New Roman" w:hAnsi="Times New Roman" w:cs="Times New Roman"/>
                  <w:color w:val="000000"/>
                </w:rPr>
                <w:t>.</w:t>
              </w:r>
            </w:ins>
          </w:p>
        </w:tc>
      </w:tr>
      <w:tr w:rsidR="005166B8" w:rsidRPr="00D07FE4" w14:paraId="19A0E6C7" w14:textId="77777777" w:rsidTr="00D32ACA">
        <w:tc>
          <w:tcPr>
            <w:tcW w:w="2518" w:type="dxa"/>
          </w:tcPr>
          <w:p w14:paraId="6EFD5CA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08D9766D"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25EA30CE" wp14:editId="245F0E87">
                  <wp:extent cx="3390900" cy="1424178"/>
                  <wp:effectExtent l="0" t="0" r="0" b="5080"/>
                  <wp:docPr id="325" name="Imagen 325" descr="http://profesores.aulaplaneta.com/DNNPlayerPackages/Package14602/InfoGuion/cuadernoestudio/images_xml/MT_07_13_img1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02/InfoGuion/cuadernoestudio/images_xml/MT_07_13_img14_zoom.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3226" t="15632" r="3394" b="4125"/>
                          <a:stretch/>
                        </pic:blipFill>
                        <pic:spPr bwMode="auto">
                          <a:xfrm>
                            <a:off x="0" y="0"/>
                            <a:ext cx="3392051" cy="142466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166B8" w:rsidRPr="00D07FE4" w14:paraId="56505629" w14:textId="77777777" w:rsidTr="00D32ACA">
        <w:tc>
          <w:tcPr>
            <w:tcW w:w="2518" w:type="dxa"/>
          </w:tcPr>
          <w:p w14:paraId="4CC2161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CD65A3B" w14:textId="250DE0E3"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En los</w:t>
            </w:r>
            <w:r w:rsidRPr="00D07FE4">
              <w:rPr>
                <w:rFonts w:ascii="Times New Roman" w:hAnsi="Times New Roman" w:cs="Times New Roman"/>
                <w:color w:val="000000"/>
              </w:rPr>
              <w:t xml:space="preserve"> paralelogramos</w:t>
            </w:r>
            <w:r w:rsidR="002F5E30">
              <w:rPr>
                <w:rFonts w:ascii="Times New Roman" w:hAnsi="Times New Roman" w:cs="Times New Roman"/>
                <w:color w:val="000000"/>
              </w:rPr>
              <w:t>,</w:t>
            </w:r>
            <w:r w:rsidRPr="00D07FE4">
              <w:rPr>
                <w:rFonts w:ascii="Times New Roman" w:hAnsi="Times New Roman" w:cs="Times New Roman"/>
                <w:color w:val="000000"/>
              </w:rPr>
              <w:t xml:space="preserve"> los lados opuestos tienen la misma medida y los ángulos opuestos tienen la misma amplitud.</w:t>
            </w:r>
          </w:p>
        </w:tc>
      </w:tr>
    </w:tbl>
    <w:p w14:paraId="63063CBB"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0154C9F9" w14:textId="77777777" w:rsidR="005166B8" w:rsidRPr="00603ECD" w:rsidRDefault="005166B8" w:rsidP="005166B8">
      <w:pPr>
        <w:shd w:val="clear" w:color="auto" w:fill="FFFFFF"/>
        <w:spacing w:after="0"/>
        <w:rPr>
          <w:rFonts w:ascii="Times New Roman" w:eastAsia="Times New Roman" w:hAnsi="Times New Roman" w:cs="Times New Roman"/>
          <w:lang w:val="es-CO" w:eastAsia="es-CO"/>
        </w:rPr>
      </w:pPr>
      <w:r w:rsidRPr="00603ECD">
        <w:rPr>
          <w:rFonts w:ascii="Times New Roman" w:eastAsia="Times New Roman" w:hAnsi="Times New Roman" w:cs="Times New Roman"/>
          <w:lang w:val="es-CO" w:eastAsia="es-CO"/>
        </w:rPr>
        <w:t>Los </w:t>
      </w:r>
      <w:r w:rsidRPr="00603ECD">
        <w:rPr>
          <w:rFonts w:ascii="Times New Roman" w:eastAsia="Times New Roman" w:hAnsi="Times New Roman" w:cs="Times New Roman"/>
          <w:b/>
          <w:bCs/>
          <w:lang w:val="es-CO" w:eastAsia="es-CO"/>
        </w:rPr>
        <w:t>trapecios</w:t>
      </w:r>
      <w:r>
        <w:rPr>
          <w:rFonts w:ascii="Times New Roman" w:eastAsia="Times New Roman" w:hAnsi="Times New Roman" w:cs="Times New Roman"/>
          <w:lang w:val="es-CO" w:eastAsia="es-CO"/>
        </w:rPr>
        <w:t xml:space="preserve"> </w:t>
      </w:r>
      <w:r w:rsidRPr="00603ECD">
        <w:rPr>
          <w:rFonts w:ascii="Times New Roman" w:eastAsia="Times New Roman" w:hAnsi="Times New Roman" w:cs="Times New Roman"/>
          <w:lang w:val="es-CO" w:eastAsia="es-CO"/>
        </w:rPr>
        <w:t>son cuadriláteros que tienen un solo par de lados opuestos paralelos.</w:t>
      </w:r>
      <w:r>
        <w:rPr>
          <w:rFonts w:ascii="Times New Roman" w:eastAsia="Times New Roman" w:hAnsi="Times New Roman" w:cs="Times New Roman"/>
          <w:lang w:val="es-CO" w:eastAsia="es-CO"/>
        </w:rPr>
        <w:t xml:space="preserve"> Los trapecios pueden ser isósceles, escalenos o rectángulos</w:t>
      </w:r>
      <w:ins w:id="66" w:author="mercyranjel" w:date="2016-01-02T17:58:00Z">
        <w:r>
          <w:rPr>
            <w:rFonts w:ascii="Times New Roman" w:eastAsia="Times New Roman" w:hAnsi="Times New Roman" w:cs="Times New Roman"/>
            <w:lang w:val="es-CO" w:eastAsia="es-CO"/>
          </w:rPr>
          <w:t>.</w:t>
        </w:r>
      </w:ins>
    </w:p>
    <w:p w14:paraId="2CD5087C" w14:textId="77777777" w:rsidR="005166B8" w:rsidRPr="00D07FE4" w:rsidRDefault="005166B8" w:rsidP="005166B8">
      <w:pPr>
        <w:pStyle w:val="Prrafodelista"/>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436"/>
        <w:gridCol w:w="6618"/>
      </w:tblGrid>
      <w:tr w:rsidR="005166B8" w:rsidRPr="00D07FE4" w14:paraId="105B93B0" w14:textId="77777777" w:rsidTr="00D32ACA">
        <w:tc>
          <w:tcPr>
            <w:tcW w:w="9033" w:type="dxa"/>
            <w:gridSpan w:val="2"/>
            <w:shd w:val="clear" w:color="auto" w:fill="0D0D0D" w:themeFill="text1" w:themeFillTint="F2"/>
          </w:tcPr>
          <w:p w14:paraId="03B34B47"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A7343F4" w14:textId="77777777" w:rsidTr="00D32ACA">
        <w:tc>
          <w:tcPr>
            <w:tcW w:w="2518" w:type="dxa"/>
          </w:tcPr>
          <w:p w14:paraId="243D7B34"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5AC34D2"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MA_06_11_CO_IMG39</w:t>
            </w:r>
          </w:p>
        </w:tc>
      </w:tr>
      <w:tr w:rsidR="005166B8" w:rsidRPr="00D07FE4" w14:paraId="6F46AAB5" w14:textId="77777777" w:rsidTr="00D32ACA">
        <w:tc>
          <w:tcPr>
            <w:tcW w:w="2518" w:type="dxa"/>
          </w:tcPr>
          <w:p w14:paraId="5302B9C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A9D4AAD"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Trapecios</w:t>
            </w:r>
            <w:r>
              <w:rPr>
                <w:rFonts w:ascii="Times New Roman" w:hAnsi="Times New Roman" w:cs="Times New Roman"/>
                <w:color w:val="000000"/>
              </w:rPr>
              <w:t>. Por favor dejarlos todos del mismo color.</w:t>
            </w:r>
          </w:p>
        </w:tc>
      </w:tr>
      <w:tr w:rsidR="005166B8" w:rsidRPr="00D07FE4" w14:paraId="435CBE9E" w14:textId="77777777" w:rsidTr="00D32ACA">
        <w:tc>
          <w:tcPr>
            <w:tcW w:w="2518" w:type="dxa"/>
          </w:tcPr>
          <w:p w14:paraId="050FD61F"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B961A2F" w14:textId="77777777" w:rsidR="005166B8" w:rsidRDefault="005166B8" w:rsidP="00D32ACA">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698176" behindDoc="0" locked="0" layoutInCell="1" allowOverlap="1" wp14:anchorId="6DBD13A7" wp14:editId="09A7D9DE">
                      <wp:simplePos x="0" y="0"/>
                      <wp:positionH relativeFrom="column">
                        <wp:posOffset>1270</wp:posOffset>
                      </wp:positionH>
                      <wp:positionV relativeFrom="paragraph">
                        <wp:posOffset>20320</wp:posOffset>
                      </wp:positionV>
                      <wp:extent cx="4064000" cy="1303020"/>
                      <wp:effectExtent l="1270" t="0" r="0" b="0"/>
                      <wp:wrapThrough wrapText="bothSides">
                        <wp:wrapPolygon edited="0">
                          <wp:start x="15073" y="5516"/>
                          <wp:lineTo x="-51" y="5516"/>
                          <wp:lineTo x="-51" y="21442"/>
                          <wp:lineTo x="14114" y="21442"/>
                          <wp:lineTo x="14114" y="18126"/>
                          <wp:lineTo x="16592" y="18126"/>
                          <wp:lineTo x="19275" y="16874"/>
                          <wp:lineTo x="19275" y="15611"/>
                          <wp:lineTo x="21296" y="5832"/>
                          <wp:lineTo x="21296" y="5516"/>
                          <wp:lineTo x="15073" y="5516"/>
                        </wp:wrapPolygon>
                      </wp:wrapThrough>
                      <wp:docPr id="291" name="Agrupar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00" cy="1303020"/>
                                <a:chOff x="0" y="0"/>
                                <a:chExt cx="4064000" cy="1303020"/>
                              </a:xfrm>
                            </wpg:grpSpPr>
                            <wps:wsp>
                              <wps:cNvPr id="295" name="Imagen 326" descr="http://profesores.aulaplaneta.com/DNNPlayerPackages/Package14602/InfoGuion/cuadernoestudio/images_xml/MT_07_13_img15_small.jpg"/>
                              <wps:cNvSpPr>
                                <a:spLocks noChangeAspect="1"/>
                              </wps:cNvSpPr>
                              <wps:spPr bwMode="auto">
                                <a:xfrm>
                                  <a:off x="0" y="342900"/>
                                  <a:ext cx="2647950" cy="96012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96" name="Agrupar 353"/>
                              <wpg:cNvGrpSpPr>
                                <a:grpSpLocks/>
                              </wpg:cNvGrpSpPr>
                              <wpg:grpSpPr bwMode="auto">
                                <a:xfrm>
                                  <a:off x="2857500" y="342900"/>
                                  <a:ext cx="1143000" cy="685800"/>
                                  <a:chOff x="0" y="0"/>
                                  <a:chExt cx="1143000" cy="685800"/>
                                </a:xfrm>
                              </wpg:grpSpPr>
                              <wps:wsp>
                                <wps:cNvPr id="297" name="Conector recto 319"/>
                                <wps:cNvCnPr/>
                                <wps:spPr bwMode="auto">
                                  <a:xfrm>
                                    <a:off x="0" y="0"/>
                                    <a:ext cx="11430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98" name="Conector recto 321"/>
                                <wps:cNvCnPr/>
                                <wps:spPr bwMode="auto">
                                  <a:xfrm>
                                    <a:off x="114300" y="685800"/>
                                    <a:ext cx="5715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99" name="Conector recto 336"/>
                                <wps:cNvCnPr/>
                                <wps:spPr bwMode="auto">
                                  <a:xfrm>
                                    <a:off x="0" y="0"/>
                                    <a:ext cx="114300" cy="6858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00" name="Conector recto 341"/>
                                <wps:cNvCnPr/>
                                <wps:spPr bwMode="auto">
                                  <a:xfrm flipH="1">
                                    <a:off x="685800" y="0"/>
                                    <a:ext cx="457200" cy="6858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grpSp>
                            <wps:wsp>
                              <wps:cNvPr id="301" name="Conector recto 343"/>
                              <wps:cNvCnPr/>
                              <wps:spPr bwMode="auto">
                                <a:xfrm>
                                  <a:off x="1485900" y="91440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02" name="Conector recto 344"/>
                              <wps:cNvCnPr/>
                              <wps:spPr bwMode="auto">
                                <a:xfrm flipV="1">
                                  <a:off x="2286000" y="91440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03" name="Cuadro de texto 354"/>
                              <wps:cNvSpPr txBox="1">
                                <a:spLocks noChangeArrowheads="1"/>
                              </wps:cNvSpPr>
                              <wps:spPr bwMode="auto">
                                <a:xfrm>
                                  <a:off x="280670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76E47" w14:textId="77777777" w:rsidR="005166B8" w:rsidRPr="00032BE5" w:rsidRDefault="005166B8" w:rsidP="005166B8">
                                    <w:pPr>
                                      <w:rPr>
                                        <w:sz w:val="18"/>
                                        <w:szCs w:val="18"/>
                                      </w:rPr>
                                    </w:pPr>
                                    <w:r w:rsidRPr="00032BE5">
                                      <w:rPr>
                                        <w:sz w:val="18"/>
                                        <w:szCs w:val="18"/>
                                      </w:rPr>
                                      <w:t>Trapecio escaleno</w:t>
                                    </w:r>
                                  </w:p>
                                </w:txbxContent>
                              </wps:txbx>
                              <wps:bodyPr rot="0" vert="horz" wrap="square" lIns="91440" tIns="45720" rIns="91440" bIns="45720" anchor="t" anchorCtr="0" upright="1">
                                <a:noAutofit/>
                              </wps:bodyPr>
                            </wps:wsp>
                            <wps:wsp>
                              <wps:cNvPr id="304" name="Cuadro de texto 355"/>
                              <wps:cNvSpPr txBox="1">
                                <a:spLocks noChangeArrowheads="1"/>
                              </wps:cNvSpPr>
                              <wps:spPr bwMode="auto">
                                <a:xfrm>
                                  <a:off x="137160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6A55B" w14:textId="77777777" w:rsidR="005166B8" w:rsidRPr="00032BE5" w:rsidRDefault="005166B8" w:rsidP="005166B8">
                                    <w:pPr>
                                      <w:rPr>
                                        <w:sz w:val="18"/>
                                        <w:szCs w:val="18"/>
                                      </w:rPr>
                                    </w:pPr>
                                    <w:r w:rsidRPr="00032BE5">
                                      <w:rPr>
                                        <w:sz w:val="18"/>
                                        <w:szCs w:val="18"/>
                                      </w:rPr>
                                      <w:t xml:space="preserve">Trapecio </w:t>
                                    </w:r>
                                    <w:r>
                                      <w:rPr>
                                        <w:sz w:val="18"/>
                                        <w:szCs w:val="18"/>
                                      </w:rPr>
                                      <w:t>isósceles</w:t>
                                    </w:r>
                                  </w:p>
                                </w:txbxContent>
                              </wps:txbx>
                              <wps:bodyPr rot="0" vert="horz" wrap="square" lIns="91440" tIns="45720" rIns="91440" bIns="45720" anchor="t" anchorCtr="0" upright="1">
                                <a:noAutofit/>
                              </wps:bodyPr>
                            </wps:wsp>
                            <wps:wsp>
                              <wps:cNvPr id="305" name="Cuadro de texto 356"/>
                              <wps:cNvSpPr txBox="1">
                                <a:spLocks noChangeArrowheads="1"/>
                              </wps:cNvSpPr>
                              <wps:spPr bwMode="auto">
                                <a:xfrm>
                                  <a:off x="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8E058" w14:textId="77777777" w:rsidR="005166B8" w:rsidRPr="00032BE5" w:rsidRDefault="005166B8" w:rsidP="005166B8">
                                    <w:pPr>
                                      <w:rPr>
                                        <w:sz w:val="18"/>
                                        <w:szCs w:val="18"/>
                                      </w:rPr>
                                    </w:pPr>
                                    <w:r w:rsidRPr="00032BE5">
                                      <w:rPr>
                                        <w:sz w:val="18"/>
                                        <w:szCs w:val="18"/>
                                      </w:rPr>
                                      <w:t xml:space="preserve">Trapecio </w:t>
                                    </w:r>
                                    <w:r>
                                      <w:rPr>
                                        <w:sz w:val="18"/>
                                        <w:szCs w:val="18"/>
                                      </w:rPr>
                                      <w:t>rectángulo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Agrupar 357" o:spid="_x0000_s1069" style="position:absolute;margin-left:.1pt;margin-top:1.6pt;width:320pt;height:102.6pt;z-index:251698176" coordsize="4064000,1303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">
                      <v:rect id="Imagen 326" o:spid="_x0000_s1070" alt="http://profesores.aulaplaneta.com/DNNPlayerPackages/Package14602/InfoGuion/cuadernoestudio/images_xml/MT_07_13_img15_small.jpg" style="position:absolute;top:342900;width:2647950;height:9601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pd3oxgAA&#10;ANwAAAAPAAAAZHJzL2Rvd25yZXYueG1sRI9bawIxFITfC/6HcIS+1Wwt9bIaRVoKfWgFb/h63Jxu&#10;FjcnS5LV7b9vCoKPw8x8w8yXna3FhXyoHCt4HmQgiAunKy4V7HcfTxMQISJrrB2Tgl8KsFz0HuaY&#10;a3flDV22sRQJwiFHBSbGJpcyFIYshoFriJP347zFmKQvpfZ4TXBby2GWjaTFitOCwYbeDBXnbWsV&#10;jE/v+/YlfLU6C6v1QfvN+fhtlHrsd6sZiEhdvIdv7U+tYDh9hf8z6QjIx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pd3oxgAAANwAAAAPAAAAAAAAAAAAAAAAAJcCAABkcnMv&#10;ZG93bnJldi54bWxQSwUGAAAAAAQABAD1AAAAigMAAAAA&#10;" filled="f" stroked="f">
                        <v:path arrowok="t"/>
                        <o:lock v:ext="edit" aspectratio="t"/>
                      </v:rect>
                      <v:group id="Agrupar 353" o:spid="_x0000_s1071" style="position:absolute;left:2857500;top:342900;width:1143000;height:685800" coordsize="1143000,685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TlNIxgAAANwAAAAPAAAAZHJzL2Rvd25yZXYueG1sRI9Ba8JAFITvBf/D8oTe&#10;mk0sDTVmFRErHkKhKpTeHtlnEsy+DdltEv99t1DocZiZb5h8M5lWDNS7xrKCJIpBEJdWN1wpuJzf&#10;nl5BOI+ssbVMCu7kYLOePeSYaTvyBw0nX4kAYZehgtr7LpPSlTUZdJHtiIN3tb1BH2RfSd3jGOCm&#10;lYs4TqXBhsNCjR3taipvp2+j4DDiuH1O9kNxu+7uX+eX988iIaUe59N2BcLT5P/Df+2jVrBY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hOU0jGAAAA3AAA&#10;AA8AAAAAAAAAAAAAAAAAqQIAAGRycy9kb3ducmV2LnhtbFBLBQYAAAAABAAEAPoAAACcAwAAAAA=&#10;">
                        <v:line id="Conector recto 319" o:spid="_x0000_s1072" style="position:absolute;visibility:visible;mso-wrap-style:square" from="0,0" to="1143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dhpa8QAAADcAAAADwAAAGRycy9kb3ducmV2LnhtbESPzWrDMBCE74W+g9hAb7WcENzYiWxM&#10;oTTNqfl5gMXa2E6slbFUx3n7KlDocZiZb5hNMZlOjDS41rKCeRSDIK6sbrlWcDp+vK5AOI+ssbNM&#10;Cu7koMifnzaYaXvjPY0HX4sAYZehgsb7PpPSVQ0ZdJHtiYN3toNBH+RQSz3gLcBNJxdxnEiDLYeF&#10;Bnt6b6i6Hn6MgnS3jMvO9uW3/bx8UVKNyWUplXqZTeUahKfJ/4f/2lutYJG+weNMOAIy/w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12GlrxAAAANwAAAAPAAAAAAAAAAAA&#10;AAAAAKECAABkcnMvZG93bnJldi54bWxQSwUGAAAAAAQABAD5AAAAkgMAAAAA&#10;" strokecolor="#4f81bd [3204]" strokeweight="2pt">
                          <v:shadow on="t" opacity="24903f" origin=",.5" offset="0,20000emu"/>
                        </v:line>
                        <v:line id="Conector recto 321" o:spid="_x0000_s1073" style="position:absolute;visibility:visible;mso-wrap-style:square" from="114300,685800" to="685800,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Ef9Gb8AAADcAAAADwAAAGRycy9kb3ducmV2LnhtbERPy4rCMBTdD/gP4QruxlSRMlbTUgRR&#10;Z+XrAy7Nta02N6WJtf69WQzM8nDe62wwjeipc7VlBbNpBIK4sLrmUsH1sv3+AeE8ssbGMil4k4Ms&#10;HX2tMdH2xSfqz74UIYRdggoq79tESldUZNBNbUscuJvtDPoAu1LqDl8h3DRyHkWxNFhzaKiwpU1F&#10;xeP8NAqWv4sob2ybH+3ufqC46OP7Qio1GQ/5CoSnwf+L/9x7rWC+DGvDmXAEZPo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hEf9Gb8AAADcAAAADwAAAAAAAAAAAAAAAACh&#10;AgAAZHJzL2Rvd25yZXYueG1sUEsFBgAAAAAEAAQA+QAAAI0DAAAAAA==&#10;" strokecolor="#4f81bd [3204]" strokeweight="2pt">
                          <v:shadow on="t" opacity="24903f" origin=",.5" offset="0,20000emu"/>
                        </v:line>
                        <v:line id="Conector recto 336" o:spid="_x0000_s1074" style="position:absolute;visibility:visible;mso-wrap-style:square" from="0,0" to="114300,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tYgsIAAADcAAAADwAAAGRycy9kb3ducmV2LnhtbESP0YrCMBRE3wX/IVzBN01XpNiuUYog&#10;6/qk1Q+4NHfbus1NabK1+/dGEHwcZuYMs94OphE9da62rOBjHoEgLqyuuVRwvexnKxDOI2tsLJOC&#10;f3Kw3YxHa0y1vfOZ+tyXIkDYpaig8r5NpXRFRQbd3LbEwfuxnUEfZFdK3eE9wE0jF1EUS4M1h4UK&#10;W9pVVPzmf0ZBclxGWWPb7GS/bt8UF318W0qlppMh+wThafDv8Kt90AoWSQLPM+EIyM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wtYgsIAAADcAAAADwAAAAAAAAAAAAAA&#10;AAChAgAAZHJzL2Rvd25yZXYueG1sUEsFBgAAAAAEAAQA+QAAAJADAAAAAA==&#10;" strokecolor="#4f81bd [3204]" strokeweight="2pt">
                          <v:shadow on="t" opacity="24903f" origin=",.5" offset="0,20000emu"/>
                        </v:line>
                        <v:line id="Conector recto 341" o:spid="_x0000_s1075" style="position:absolute;flip:x;visibility:visible;mso-wrap-style:square" from="685800,0" to="1143000,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cnp/7wAAADcAAAADwAAAGRycy9kb3ducmV2LnhtbERPSwrCMBDdC94hjOBOU/9ajSKC4NLf&#10;AcZmbIvNpDax1tubheDy8f6rTWMKUVPlcssKBv0IBHFidc6pgutl35uDcB5ZY2GZFHzIwWbdbq0w&#10;1vbNJ6rPPhUhhF2MCjLvy1hKl2Rk0PVtSRy4u60M+gCrVOoK3yHcFHIYRVNpMOfQkGFJu4ySx/ll&#10;FKSz/aEc17vP8bmVk9tr5Bf3iVaq22m2SxCeGv8X/9wHrWAUhfnhTDgCcv0F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dcnp/7wAAADcAAAADwAAAAAAAAAAAAAAAAChAgAA&#10;ZHJzL2Rvd25yZXYueG1sUEsFBgAAAAAEAAQA+QAAAIoDAAAAAA==&#10;" strokecolor="#4f81bd [3204]" strokeweight="2pt">
                          <v:shadow on="t" opacity="24903f" origin=",.5" offset="0,20000emu"/>
                        </v:line>
                      </v:group>
                      <v:line id="Conector recto 343" o:spid="_x0000_s1076" style="position:absolute;visibility:visible;mso-wrap-style:square" from="1485900,914400" to="16002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5bOnsQAAADcAAAADwAAAGRycy9kb3ducmV2LnhtbESP3WrCQBSE74W+w3IKvdNdWwk1upFQ&#10;KK1eWfUBDtljfsyeDdltTN++KwheDjPzDbPejLYVA/W+dqxhPlMgiAtnai41nI6f03cQPiAbbB2T&#10;hj/ysMmeJmtMjbvyDw2HUIoIYZ+ihiqELpXSFxVZ9DPXEUfv7HqLIcq+lKbHa4TbVr4qlUiLNceF&#10;Cjv6qKi4HH6thuVuofLWdfnefTVbSoohaRZS65fnMV+BCDSGR/je/jYa3tQcbmfiEZ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ls6exAAAANwAAAAPAAAAAAAAAAAA&#10;AAAAAKECAABkcnMvZG93bnJldi54bWxQSwUGAAAAAAQABAD5AAAAkgMAAAAA&#10;" strokecolor="#4f81bd [3204]" strokeweight="2pt">
                        <v:shadow on="t" opacity="24903f" origin=",.5" offset="0,20000emu"/>
                      </v:line>
                      <v:line id="Conector recto 344" o:spid="_x0000_s1077" style="position:absolute;flip:y;visibility:visible;mso-wrap-style:square" from="2286000,914400" to="24003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lfSE8EAAADcAAAADwAAAGRycy9kb3ducmV2LnhtbESP3YrCMBSE7xd8h3CEvVtT/7UaRQTB&#10;S60+wLE5tsXmpDax1rffCIKXw8x8wyzXrSlFQ7UrLCvo9yIQxKnVBWcKzqfd3wyE88gaS8uk4EUO&#10;1qvOzxJjbZ98pCbxmQgQdjEqyL2vYildmpNB17MVcfCutjbog6wzqWt8Brgp5SCKJtJgwWEhx4q2&#10;OaW35GEUZNPdvho129fhvpHjy2Po59exVuq3224WIDy1/hv+tPdawTAawPtMOAJy9Q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qV9ITwQAAANwAAAAPAAAAAAAAAAAAAAAA&#10;AKECAABkcnMvZG93bnJldi54bWxQSwUGAAAAAAQABAD5AAAAjwMAAAAA&#10;" strokecolor="#4f81bd [3204]" strokeweight="2pt">
                        <v:shadow on="t" opacity="24903f" origin=",.5" offset="0,20000emu"/>
                      </v:line>
                      <v:shape id="Cuadro de texto 354" o:spid="_x0000_s1078" type="#_x0000_t202" style="position:absolute;left:2806700;width:1257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u92xAAA&#10;ANwAAAAPAAAAZHJzL2Rvd25yZXYueG1sRI9Ba8JAFITvBf/D8gRvuqu2RdNsRJRCTy2mKnh7ZJ9J&#10;aPZtyG5N+u+7BaHHYWa+YdLNYBtxo87XjjXMZwoEceFMzaWG4+frdAXCB2SDjWPS8EMeNtnoIcXE&#10;uJ4PdMtDKSKEfYIaqhDaREpfVGTRz1xLHL2r6yyGKLtSmg77CLeNXCj1LC3WHBcqbGlXUfGVf1sN&#10;p/fr5fyoPsq9fWp7NyjJdi21noyH7QuIQEP4D9/bb0bDUi3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UbvdsQAAADcAAAADwAAAAAAAAAAAAAAAACXAgAAZHJzL2Rv&#10;d25yZXYueG1sUEsFBgAAAAAEAAQA9QAAAIgDAAAAAA==&#10;" filled="f" stroked="f">
                        <v:textbox>
                          <w:txbxContent>
                            <w:p w14:paraId="0C776E47" w14:textId="77777777" w:rsidR="005166B8" w:rsidRPr="00032BE5" w:rsidRDefault="005166B8" w:rsidP="005166B8">
                              <w:pPr>
                                <w:rPr>
                                  <w:sz w:val="18"/>
                                  <w:szCs w:val="18"/>
                                </w:rPr>
                              </w:pPr>
                              <w:r w:rsidRPr="00032BE5">
                                <w:rPr>
                                  <w:sz w:val="18"/>
                                  <w:szCs w:val="18"/>
                                </w:rPr>
                                <w:t>Trapecio escaleno</w:t>
                              </w:r>
                            </w:p>
                          </w:txbxContent>
                        </v:textbox>
                      </v:shape>
                      <v:shape id="Cuadro de texto 355" o:spid="_x0000_s1079" type="#_x0000_t202" style="position:absolute;left:1371600;width:1257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3cCxAAA&#10;ANwAAAAPAAAAZHJzL2Rvd25yZXYueG1sRI9Pa8JAFMTvgt9heUJvdddqRaOrSKXQk8X4B7w9ss8k&#10;mH0bsluTfvuuUPA4zMxvmOW6s5W4U+NLxxpGQwWCOHOm5FzD8fD5OgPhA7LByjFp+CUP61W/t8TE&#10;uJb3dE9DLiKEfYIaihDqREqfFWTRD11NHL2rayyGKJtcmgbbCLeVfFNqKi2WHBcKrOmjoOyW/lgN&#10;p931cp6o73xr3+vWdUqynUutXwbdZgEiUBee4f/2l9EwVhN4nIlH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q93AsQAAADcAAAADwAAAAAAAAAAAAAAAACXAgAAZHJzL2Rv&#10;d25yZXYueG1sUEsFBgAAAAAEAAQA9QAAAIgDAAAAAA==&#10;" filled="f" stroked="f">
                        <v:textbox>
                          <w:txbxContent>
                            <w:p w14:paraId="7126A55B" w14:textId="77777777" w:rsidR="005166B8" w:rsidRPr="00032BE5" w:rsidRDefault="005166B8" w:rsidP="005166B8">
                              <w:pPr>
                                <w:rPr>
                                  <w:sz w:val="18"/>
                                  <w:szCs w:val="18"/>
                                </w:rPr>
                              </w:pPr>
                              <w:r w:rsidRPr="00032BE5">
                                <w:rPr>
                                  <w:sz w:val="18"/>
                                  <w:szCs w:val="18"/>
                                </w:rPr>
                                <w:t xml:space="preserve">Trapecio </w:t>
                              </w:r>
                              <w:r>
                                <w:rPr>
                                  <w:sz w:val="18"/>
                                  <w:szCs w:val="18"/>
                                </w:rPr>
                                <w:t>isósceles</w:t>
                              </w:r>
                            </w:p>
                          </w:txbxContent>
                        </v:textbox>
                      </v:shape>
                      <v:shape id="Cuadro de texto 356" o:spid="_x0000_s1080" type="#_x0000_t202" style="position:absolute;width:1257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49KZwwAA&#10;ANwAAAAPAAAAZHJzL2Rvd25yZXYueG1sRI9Ba8JAFITvgv9heUJvumutRVNXkUqhJ8VUBW+P7DMJ&#10;zb4N2a1J/70rCB6HmfmGWaw6W4krNb50rGE8UiCIM2dKzjUcfr6GMxA+IBusHJOGf/KwWvZ7C0yM&#10;a3lP1zTkIkLYJ6ihCKFOpPRZQRb9yNXE0bu4xmKIssmlabCNcFvJV6XepcWS40KBNX0WlP2mf1bD&#10;cXs5n97ULt/Yad26Tkm2c6n1y6Bbf4AI1IVn+NH+Nhomagr3M/EIyO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49KZwwAAANwAAAAPAAAAAAAAAAAAAAAAAJcCAABkcnMvZG93&#10;bnJldi54bWxQSwUGAAAAAAQABAD1AAAAhwMAAAAA&#10;" filled="f" stroked="f">
                        <v:textbox>
                          <w:txbxContent>
                            <w:p w14:paraId="6218E058" w14:textId="77777777" w:rsidR="005166B8" w:rsidRPr="00032BE5" w:rsidRDefault="005166B8" w:rsidP="005166B8">
                              <w:pPr>
                                <w:rPr>
                                  <w:sz w:val="18"/>
                                  <w:szCs w:val="18"/>
                                </w:rPr>
                              </w:pPr>
                              <w:r w:rsidRPr="00032BE5">
                                <w:rPr>
                                  <w:sz w:val="18"/>
                                  <w:szCs w:val="18"/>
                                </w:rPr>
                                <w:t xml:space="preserve">Trapecio </w:t>
                              </w:r>
                              <w:r>
                                <w:rPr>
                                  <w:sz w:val="18"/>
                                  <w:szCs w:val="18"/>
                                </w:rPr>
                                <w:t>rectángulo</w:t>
                              </w:r>
                            </w:p>
                          </w:txbxContent>
                        </v:textbox>
                      </v:shape>
                      <w10:wrap type="through"/>
                    </v:group>
                  </w:pict>
                </mc:Fallback>
              </mc:AlternateContent>
            </w:r>
          </w:p>
          <w:p w14:paraId="761FF73C" w14:textId="77777777" w:rsidR="005166B8" w:rsidRPr="00D07FE4" w:rsidRDefault="005166B8" w:rsidP="002F5E30">
            <w:pPr>
              <w:rPr>
                <w:rFonts w:ascii="Times New Roman" w:hAnsi="Times New Roman" w:cs="Times New Roman"/>
                <w:b/>
                <w:color w:val="000000"/>
              </w:rPr>
            </w:pPr>
          </w:p>
        </w:tc>
      </w:tr>
      <w:tr w:rsidR="005166B8" w:rsidRPr="00D07FE4" w14:paraId="666D2B96" w14:textId="77777777" w:rsidTr="00D32ACA">
        <w:tc>
          <w:tcPr>
            <w:tcW w:w="2518" w:type="dxa"/>
          </w:tcPr>
          <w:p w14:paraId="58099D1F"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3DD936B"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Diferentes clases de trapecios.</w:t>
            </w:r>
            <w:r w:rsidRPr="00D07FE4">
              <w:rPr>
                <w:rFonts w:ascii="Times New Roman" w:hAnsi="Times New Roman" w:cs="Times New Roman"/>
                <w:color w:val="000000"/>
              </w:rPr>
              <w:t xml:space="preserve"> </w:t>
            </w:r>
          </w:p>
        </w:tc>
      </w:tr>
    </w:tbl>
    <w:p w14:paraId="052E10C8" w14:textId="77777777" w:rsidR="005166B8" w:rsidRPr="00D07FE4" w:rsidRDefault="005166B8" w:rsidP="005166B8">
      <w:pPr>
        <w:pStyle w:val="Prrafodelista"/>
        <w:rPr>
          <w:rFonts w:ascii="Times New Roman" w:eastAsia="Times New Roman" w:hAnsi="Times New Roman" w:cs="Times New Roman"/>
          <w:lang w:eastAsia="es-CO"/>
        </w:rPr>
      </w:pPr>
    </w:p>
    <w:p w14:paraId="534682BA"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Los </w:t>
      </w:r>
      <w:r w:rsidRPr="00D07FE4">
        <w:rPr>
          <w:rFonts w:ascii="Times New Roman" w:eastAsia="Times New Roman" w:hAnsi="Times New Roman" w:cs="Times New Roman"/>
          <w:b/>
          <w:bCs/>
          <w:lang w:val="es-CO" w:eastAsia="es-CO"/>
        </w:rPr>
        <w:t>trapezoides</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 xml:space="preserve">son cuadriláteros que no tienen ningún </w:t>
      </w:r>
      <w:r>
        <w:rPr>
          <w:rFonts w:ascii="Times New Roman" w:eastAsia="Times New Roman" w:hAnsi="Times New Roman" w:cs="Times New Roman"/>
          <w:lang w:val="es-CO" w:eastAsia="es-CO"/>
        </w:rPr>
        <w:t xml:space="preserve">par de </w:t>
      </w:r>
      <w:r w:rsidRPr="00D07FE4">
        <w:rPr>
          <w:rFonts w:ascii="Times New Roman" w:eastAsia="Times New Roman" w:hAnsi="Times New Roman" w:cs="Times New Roman"/>
          <w:lang w:val="es-CO" w:eastAsia="es-CO"/>
        </w:rPr>
        <w:t>lado</w:t>
      </w:r>
      <w:r>
        <w:rPr>
          <w:rFonts w:ascii="Times New Roman" w:eastAsia="Times New Roman" w:hAnsi="Times New Roman" w:cs="Times New Roman"/>
          <w:lang w:val="es-CO" w:eastAsia="es-CO"/>
        </w:rPr>
        <w:t>s</w:t>
      </w:r>
      <w:r w:rsidRPr="00D07FE4">
        <w:rPr>
          <w:rFonts w:ascii="Times New Roman" w:eastAsia="Times New Roman" w:hAnsi="Times New Roman" w:cs="Times New Roman"/>
          <w:lang w:val="es-CO" w:eastAsia="es-CO"/>
        </w:rPr>
        <w:t xml:space="preserve"> paralelo</w:t>
      </w:r>
      <w:r>
        <w:rPr>
          <w:rFonts w:ascii="Times New Roman" w:eastAsia="Times New Roman" w:hAnsi="Times New Roman" w:cs="Times New Roman"/>
          <w:lang w:val="es-CO" w:eastAsia="es-CO"/>
        </w:rPr>
        <w:t>s</w:t>
      </w:r>
      <w:r w:rsidRPr="00D07FE4">
        <w:rPr>
          <w:rFonts w:ascii="Times New Roman" w:eastAsia="Times New Roman" w:hAnsi="Times New Roman" w:cs="Times New Roman"/>
          <w:lang w:val="es-CO" w:eastAsia="es-CO"/>
        </w:rPr>
        <w:t>.</w:t>
      </w:r>
      <w:r>
        <w:rPr>
          <w:rFonts w:ascii="Times New Roman" w:eastAsia="Times New Roman" w:hAnsi="Times New Roman" w:cs="Times New Roman"/>
          <w:lang w:val="es-CO" w:eastAsia="es-CO"/>
        </w:rPr>
        <w:t xml:space="preserve"> Se clasifica</w:t>
      </w:r>
      <w:ins w:id="67" w:author="mercyranjel" w:date="2016-01-02T18:00:00Z">
        <w:r>
          <w:rPr>
            <w:rFonts w:ascii="Times New Roman" w:eastAsia="Times New Roman" w:hAnsi="Times New Roman" w:cs="Times New Roman"/>
            <w:lang w:val="es-CO" w:eastAsia="es-CO"/>
          </w:rPr>
          <w:t>n</w:t>
        </w:r>
      </w:ins>
      <w:r>
        <w:rPr>
          <w:rFonts w:ascii="Times New Roman" w:eastAsia="Times New Roman" w:hAnsi="Times New Roman" w:cs="Times New Roman"/>
          <w:lang w:val="es-CO" w:eastAsia="es-CO"/>
        </w:rPr>
        <w:t xml:space="preserve"> en simétricos y asimétricos.</w:t>
      </w:r>
      <w:r>
        <w:rPr>
          <w:rFonts w:ascii="Times New Roman" w:hAnsi="Times New Roman" w:cs="Times New Roman"/>
          <w:noProof/>
          <w:vanish/>
          <w:lang w:val="es-ES" w:eastAsia="es-ES"/>
        </w:rPr>
        <w:cr/>
        <w:t>ricos.</w:t>
      </w:r>
      <w:r>
        <w:rPr>
          <w:rFonts w:ascii="Times New Roman" w:hAnsi="Times New Roman" w:cs="Times New Roman"/>
          <w:noProof/>
          <w:vanish/>
          <w:lang w:val="es-ES" w:eastAsia="es-ES"/>
        </w:rPr>
        <w:cr/>
        <w:t xml:space="preserve">﷽﷽simun </w:t>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t xml:space="preserve">ismo color.dril cuadrils.ma de los M y N, N y L. circunferencia se construye un </w:t>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p>
    <w:p w14:paraId="5311EAA4" w14:textId="77777777" w:rsidR="005166B8" w:rsidRPr="00D07FE4" w:rsidRDefault="005166B8" w:rsidP="005166B8">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5166B8" w:rsidRPr="00D07FE4" w14:paraId="11C9CA1C" w14:textId="77777777" w:rsidTr="00D32ACA">
        <w:tc>
          <w:tcPr>
            <w:tcW w:w="9033" w:type="dxa"/>
            <w:gridSpan w:val="2"/>
            <w:shd w:val="clear" w:color="auto" w:fill="0D0D0D" w:themeFill="text1" w:themeFillTint="F2"/>
          </w:tcPr>
          <w:p w14:paraId="716383F2"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775CD528" w14:textId="77777777" w:rsidTr="00D32ACA">
        <w:tc>
          <w:tcPr>
            <w:tcW w:w="2518" w:type="dxa"/>
          </w:tcPr>
          <w:p w14:paraId="055B5CEE"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D08D840"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CO_IMG40</w:t>
            </w:r>
          </w:p>
        </w:tc>
      </w:tr>
      <w:tr w:rsidR="005166B8" w:rsidRPr="00D07FE4" w14:paraId="05C16B1E" w14:textId="77777777" w:rsidTr="00D32ACA">
        <w:tc>
          <w:tcPr>
            <w:tcW w:w="2518" w:type="dxa"/>
          </w:tcPr>
          <w:p w14:paraId="3F6A4B6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BDC840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Trapezoides</w:t>
            </w:r>
            <w:ins w:id="68" w:author="mercyranjel" w:date="2016-01-02T18:00:00Z">
              <w:r>
                <w:rPr>
                  <w:rFonts w:ascii="Times New Roman" w:hAnsi="Times New Roman" w:cs="Times New Roman"/>
                  <w:color w:val="000000"/>
                </w:rPr>
                <w:t>.</w:t>
              </w:r>
            </w:ins>
          </w:p>
        </w:tc>
      </w:tr>
      <w:tr w:rsidR="005166B8" w:rsidRPr="00D07FE4" w14:paraId="2896F620" w14:textId="77777777" w:rsidTr="00D32ACA">
        <w:tc>
          <w:tcPr>
            <w:tcW w:w="2518" w:type="dxa"/>
          </w:tcPr>
          <w:p w14:paraId="68371378"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3F2DDEE" w14:textId="77777777" w:rsidR="005166B8" w:rsidRDefault="005166B8" w:rsidP="00D32ACA">
            <w:pPr>
              <w:rPr>
                <w:rFonts w:ascii="Times New Roman" w:hAnsi="Times New Roman" w:cs="Times New Roman"/>
                <w:noProof/>
                <w:lang w:val="es-ES" w:eastAsia="es-ES"/>
              </w:rPr>
            </w:pPr>
            <w:r>
              <w:rPr>
                <w:rFonts w:ascii="Times New Roman" w:hAnsi="Times New Roman" w:cs="Times New Roman"/>
                <w:noProof/>
                <w:lang w:val="es-ES" w:eastAsia="es-ES"/>
              </w:rPr>
              <mc:AlternateContent>
                <mc:Choice Requires="wps">
                  <w:drawing>
                    <wp:anchor distT="0" distB="0" distL="114300" distR="114300" simplePos="0" relativeHeight="251702272" behindDoc="0" locked="0" layoutInCell="1" allowOverlap="1" wp14:anchorId="075DD838" wp14:editId="363C8328">
                      <wp:simplePos x="0" y="0"/>
                      <wp:positionH relativeFrom="column">
                        <wp:posOffset>2172970</wp:posOffset>
                      </wp:positionH>
                      <wp:positionV relativeFrom="paragraph">
                        <wp:posOffset>22860</wp:posOffset>
                      </wp:positionV>
                      <wp:extent cx="1257300" cy="342900"/>
                      <wp:effectExtent l="0" t="0" r="0" b="12700"/>
                      <wp:wrapSquare wrapText="bothSides"/>
                      <wp:docPr id="377" name="Cuadro de texto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82243" w14:textId="77777777" w:rsidR="005166B8" w:rsidRPr="00481176" w:rsidRDefault="005166B8" w:rsidP="005166B8">
                                  <w:pPr>
                                    <w:rPr>
                                      <w:sz w:val="18"/>
                                      <w:szCs w:val="18"/>
                                    </w:rPr>
                                  </w:pPr>
                                  <w:r w:rsidRPr="00481176">
                                    <w:rPr>
                                      <w:sz w:val="18"/>
                                      <w:szCs w:val="18"/>
                                    </w:rPr>
                                    <w:t xml:space="preserve">Trapezoide </w:t>
                                  </w:r>
                                  <w:r>
                                    <w:rPr>
                                      <w:sz w:val="18"/>
                                      <w:szCs w:val="18"/>
                                    </w:rPr>
                                    <w:t>a</w:t>
                                  </w:r>
                                  <w:r w:rsidRPr="00481176">
                                    <w:rPr>
                                      <w:sz w:val="18"/>
                                      <w:szCs w:val="18"/>
                                    </w:rPr>
                                    <w:t>simétrico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77" o:spid="_x0000_s1081" type="#_x0000_t202" style="position:absolute;margin-left:171.1pt;margin-top:1.8pt;width:99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" filled="f" stroked="f">
                      <v:path arrowok="t"/>
                      <v:textbox>
                        <w:txbxContent>
                          <w:p w14:paraId="56182243" w14:textId="77777777" w:rsidR="005166B8" w:rsidRPr="00481176" w:rsidRDefault="005166B8" w:rsidP="005166B8">
                            <w:pPr>
                              <w:rPr>
                                <w:sz w:val="18"/>
                                <w:szCs w:val="18"/>
                              </w:rPr>
                            </w:pPr>
                            <w:r w:rsidRPr="00481176">
                              <w:rPr>
                                <w:sz w:val="18"/>
                                <w:szCs w:val="18"/>
                              </w:rPr>
                              <w:t xml:space="preserve">Trapezoide </w:t>
                            </w:r>
                            <w:r>
                              <w:rPr>
                                <w:sz w:val="18"/>
                                <w:szCs w:val="18"/>
                              </w:rPr>
                              <w:t>a</w:t>
                            </w:r>
                            <w:r w:rsidRPr="00481176">
                              <w:rPr>
                                <w:sz w:val="18"/>
                                <w:szCs w:val="18"/>
                              </w:rPr>
                              <w:t>simétrico</w:t>
                            </w:r>
                          </w:p>
                        </w:txbxContent>
                      </v:textbox>
                      <w10:wrap type="square"/>
                    </v:shap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701248" behindDoc="0" locked="0" layoutInCell="1" allowOverlap="1" wp14:anchorId="4A8072D1" wp14:editId="3CC19B3C">
                      <wp:simplePos x="0" y="0"/>
                      <wp:positionH relativeFrom="column">
                        <wp:posOffset>115570</wp:posOffset>
                      </wp:positionH>
                      <wp:positionV relativeFrom="paragraph">
                        <wp:posOffset>22860</wp:posOffset>
                      </wp:positionV>
                      <wp:extent cx="1257300" cy="342900"/>
                      <wp:effectExtent l="0" t="0" r="0" b="12700"/>
                      <wp:wrapSquare wrapText="bothSides"/>
                      <wp:docPr id="376" name="Cuadro de texto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6B0CCB" w14:textId="77777777" w:rsidR="005166B8" w:rsidRPr="00481176" w:rsidRDefault="005166B8" w:rsidP="005166B8">
                                  <w:pPr>
                                    <w:rPr>
                                      <w:sz w:val="18"/>
                                      <w:szCs w:val="18"/>
                                    </w:rPr>
                                  </w:pPr>
                                  <w:r w:rsidRPr="00481176">
                                    <w:rPr>
                                      <w:sz w:val="18"/>
                                      <w:szCs w:val="18"/>
                                    </w:rPr>
                                    <w:t>Trapezoide simétrico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76" o:spid="_x0000_s1082" type="#_x0000_t202" style="position:absolute;margin-left:9.1pt;margin-top:1.8pt;width:99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" filled="f" stroked="f">
                      <v:path arrowok="t"/>
                      <v:textbox>
                        <w:txbxContent>
                          <w:p w14:paraId="246B0CCB" w14:textId="77777777" w:rsidR="005166B8" w:rsidRPr="00481176" w:rsidRDefault="005166B8" w:rsidP="005166B8">
                            <w:pPr>
                              <w:rPr>
                                <w:sz w:val="18"/>
                                <w:szCs w:val="18"/>
                              </w:rPr>
                            </w:pPr>
                            <w:r w:rsidRPr="00481176">
                              <w:rPr>
                                <w:sz w:val="18"/>
                                <w:szCs w:val="18"/>
                              </w:rPr>
                              <w:t>Trapezoide simétrico</w:t>
                            </w:r>
                          </w:p>
                        </w:txbxContent>
                      </v:textbox>
                      <w10:wrap type="square"/>
                    </v:shape>
                  </w:pict>
                </mc:Fallback>
              </mc:AlternateContent>
            </w:r>
          </w:p>
          <w:p w14:paraId="3738A630" w14:textId="77777777" w:rsidR="005166B8" w:rsidRDefault="005166B8" w:rsidP="00D32ACA">
            <w:pPr>
              <w:rPr>
                <w:rFonts w:ascii="Times New Roman" w:hAnsi="Times New Roman" w:cs="Times New Roman"/>
                <w:noProof/>
                <w:lang w:val="es-ES" w:eastAsia="es-ES"/>
              </w:rPr>
            </w:pPr>
          </w:p>
          <w:p w14:paraId="134C5828" w14:textId="77777777" w:rsidR="005166B8" w:rsidRDefault="005166B8" w:rsidP="00D32ACA">
            <w:pPr>
              <w:rPr>
                <w:rFonts w:ascii="Times New Roman" w:hAnsi="Times New Roman" w:cs="Times New Roman"/>
                <w:noProof/>
                <w:lang w:val="es-ES" w:eastAsia="es-ES"/>
              </w:rPr>
            </w:pPr>
          </w:p>
          <w:p w14:paraId="72DEAC67" w14:textId="77777777" w:rsidR="005166B8" w:rsidRDefault="005166B8" w:rsidP="00D32ACA">
            <w:pPr>
              <w:rPr>
                <w:rFonts w:ascii="Times New Roman" w:hAnsi="Times New Roman" w:cs="Times New Roman"/>
                <w:noProof/>
                <w:lang w:val="es-ES" w:eastAsia="es-ES"/>
              </w:rPr>
            </w:pPr>
            <w:r>
              <w:rPr>
                <w:rFonts w:ascii="Times New Roman" w:hAnsi="Times New Roman" w:cs="Times New Roman"/>
                <w:noProof/>
                <w:lang w:val="es-ES" w:eastAsia="es-ES"/>
              </w:rPr>
              <mc:AlternateContent>
                <mc:Choice Requires="wpg">
                  <w:drawing>
                    <wp:anchor distT="0" distB="0" distL="114300" distR="114300" simplePos="0" relativeHeight="251700224" behindDoc="0" locked="0" layoutInCell="1" allowOverlap="1" wp14:anchorId="6A6D286F" wp14:editId="78B509C8">
                      <wp:simplePos x="0" y="0"/>
                      <wp:positionH relativeFrom="column">
                        <wp:posOffset>2287270</wp:posOffset>
                      </wp:positionH>
                      <wp:positionV relativeFrom="paragraph">
                        <wp:posOffset>-159385</wp:posOffset>
                      </wp:positionV>
                      <wp:extent cx="914400" cy="914400"/>
                      <wp:effectExtent l="13970" t="18415" r="11430" b="6985"/>
                      <wp:wrapNone/>
                      <wp:docPr id="18" name="Agrupar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0" y="0"/>
                                <a:chExt cx="914400" cy="914400"/>
                              </a:xfrm>
                            </wpg:grpSpPr>
                            <wps:wsp>
                              <wps:cNvPr id="19" name="Conector recto 369"/>
                              <wps:cNvCnPr/>
                              <wps:spPr bwMode="auto">
                                <a:xfrm flipV="1">
                                  <a:off x="0" y="0"/>
                                  <a:ext cx="9144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0" name="Conector recto 370"/>
                              <wps:cNvCnPr/>
                              <wps:spPr bwMode="auto">
                                <a:xfrm>
                                  <a:off x="914400" y="0"/>
                                  <a:ext cx="0" cy="9144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1" name="Conector recto 371"/>
                              <wps:cNvCnPr/>
                              <wps:spPr bwMode="auto">
                                <a:xfrm flipH="1" flipV="1">
                                  <a:off x="342900" y="799465"/>
                                  <a:ext cx="5715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2" name="Conector recto 372"/>
                              <wps:cNvCnPr/>
                              <wps:spPr bwMode="auto">
                                <a:xfrm>
                                  <a:off x="0" y="114300"/>
                                  <a:ext cx="342900" cy="6858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Agrupar 373" o:spid="_x0000_s1026" style="position:absolute;margin-left:180.1pt;margin-top:-12.5pt;width:1in;height:1in;z-index:251700224" coordsize="9144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">
                      <v:line id="Conector recto 369" o:spid="_x0000_s1027" style="position:absolute;flip:y;visibility:visible;mso-wrap-style:square" from="0,0" to="914400,114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g6KMAAAADbAAAADwAAAGRycy9kb3ducmV2LnhtbERPzWrCQBC+F3yHZQRvdWOrVWM2IgHB&#10;Y2t9gDE7JsHsbMxuYnx7Vyj0Nh/f7yTbwdSip9ZVlhXMphEI4tzqigsFp9/9+wqE88gaa8uk4EEO&#10;tunoLcFY2zv/UH/0hQgh7GJUUHrfxFK6vCSDbmob4sBdbGvQB9gWUrd4D+Gmlh9R9CUNVhwaSmwo&#10;Kym/HjujoFjuD828zx7ft51cnLtPv74stFKT8bDbgPA0+H/xn/ugw/w1vH4JB8j0C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X4OijAAAAA2wAAAA8AAAAAAAAAAAAAAAAA&#10;oQIAAGRycy9kb3ducmV2LnhtbFBLBQYAAAAABAAEAPkAAACOAwAAAAA=&#10;" strokecolor="#4f81bd [3204]" strokeweight="2pt">
                        <v:shadow on="t" opacity="24903f" origin=",.5" offset="0,20000emu"/>
                      </v:line>
                      <v:line id="Conector recto 370" o:spid="_x0000_s1028" style="position:absolute;visibility:visible;mso-wrap-style:square" from="914400,0" to="914400,914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x3hb8AAADbAAAADwAAAGRycy9kb3ducmV2LnhtbERPy4rCMBTdD/gP4QruNFWkONVUiiA6&#10;s9KOH3Bprn3Y3JQm1vr3k8XALA/nvduPphUD9a62rGC5iEAQF1bXXCq4/RznGxDOI2tsLZOCNznY&#10;p5OPHSbavvhKQ+5LEULYJaig8r5LpHRFRQbdwnbEgbvb3qAPsC+l7vEVwk0rV1EUS4M1h4YKOzpU&#10;VDzyp1Hw+b2OstZ22cWemi+KiyFu1lKp2XTMtiA8jf5f/Oc+awWrsD58CT9Apr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Fx3hb8AAADbAAAADwAAAAAAAAAAAAAAAACh&#10;AgAAZHJzL2Rvd25yZXYueG1sUEsFBgAAAAAEAAQA+QAAAI0DAAAAAA==&#10;" strokecolor="#4f81bd [3204]" strokeweight="2pt">
                        <v:shadow on="t" opacity="24903f" origin=",.5" offset="0,20000emu"/>
                      </v:line>
                      <v:line id="Conector recto 371" o:spid="_x0000_s1029" style="position:absolute;flip:x y;visibility:visible;mso-wrap-style:square" from="342900,799465" to="914400,9137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L4Z8IAAADbAAAADwAAAGRycy9kb3ducmV2LnhtbESPQYvCMBSE7wv+h/AEb2uqgizVKCII&#10;XfaU6kFvz+bZFpuX0kSt/94Iwh6HmfmGWa5724g7db52rGAyTkAQF87UXCo47HffPyB8QDbYOCYF&#10;T/KwXg2+lpga92BN9zyUIkLYp6igCqFNpfRFRRb92LXE0bu4zmKIsiul6fAR4baR0ySZS4s1x4UK&#10;W9pWVFzzm1WQFeH5dzzPcr0766zcXn+1Pp2UGg37zQJEoD78hz/tzCiYTuD9Jf4AuXo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ZL4Z8IAAADbAAAADwAAAAAAAAAAAAAA&#10;AAChAgAAZHJzL2Rvd25yZXYueG1sUEsFBgAAAAAEAAQA+QAAAJADAAAAAA==&#10;" strokecolor="#4f81bd [3204]" strokeweight="2pt">
                        <v:shadow on="t" opacity="24903f" origin=",.5" offset="0,20000emu"/>
                      </v:line>
                      <v:line id="Conector recto 372" o:spid="_x0000_s1030" style="position:absolute;visibility:visible;mso-wrap-style:square" from="0,114300" to="342900,800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8JMacIAAADbAAAADwAAAGRycy9kb3ducmV2LnhtbESP0YrCMBRE34X9h3AX9k3TLVK0a5Qi&#10;iKtPWv2AS3O3rdvclCbW+vdGEHwcZuYMs1gNphE9da62rOB7EoEgLqyuuVRwPm3GMxDOI2tsLJOC&#10;OzlYLT9GC0y1vfGR+tyXIkDYpaig8r5NpXRFRQbdxLbEwfuznUEfZFdK3eEtwE0j4yhKpMGaw0KF&#10;La0rKv7zq1Ew30+jrLFtdrDby46Sok8uU6nU1+eQ/YDwNPh3+NX+1QriGJ5fwg+Qy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8JMacIAAADbAAAADwAAAAAAAAAAAAAA&#10;AAChAgAAZHJzL2Rvd25yZXYueG1sUEsFBgAAAAAEAAQA+QAAAJADAAAAAA==&#10;" strokecolor="#4f81bd [3204]" strokeweight="2pt">
                        <v:shadow on="t" opacity="24903f" origin=",.5" offset="0,20000emu"/>
                      </v:line>
                    </v:group>
                  </w:pict>
                </mc:Fallback>
              </mc:AlternateContent>
            </w:r>
            <w:r>
              <w:rPr>
                <w:rFonts w:ascii="Times New Roman" w:hAnsi="Times New Roman" w:cs="Times New Roman"/>
                <w:noProof/>
                <w:lang w:val="es-ES" w:eastAsia="es-ES"/>
              </w:rPr>
              <mc:AlternateContent>
                <mc:Choice Requires="wpg">
                  <w:drawing>
                    <wp:anchor distT="0" distB="0" distL="114300" distR="114300" simplePos="0" relativeHeight="251699200" behindDoc="0" locked="0" layoutInCell="1" allowOverlap="1" wp14:anchorId="5445273B" wp14:editId="7BFED9B9">
                      <wp:simplePos x="0" y="0"/>
                      <wp:positionH relativeFrom="column">
                        <wp:posOffset>229870</wp:posOffset>
                      </wp:positionH>
                      <wp:positionV relativeFrom="paragraph">
                        <wp:posOffset>-273685</wp:posOffset>
                      </wp:positionV>
                      <wp:extent cx="914400" cy="1028700"/>
                      <wp:effectExtent l="13970" t="18415" r="11430" b="6985"/>
                      <wp:wrapNone/>
                      <wp:docPr id="4" name="Agrupar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1028700"/>
                                <a:chOff x="0" y="0"/>
                                <a:chExt cx="914400" cy="1028700"/>
                              </a:xfrm>
                            </wpg:grpSpPr>
                            <wps:wsp>
                              <wps:cNvPr id="14" name="Conector recto 358"/>
                              <wps:cNvCnPr/>
                              <wps:spPr bwMode="auto">
                                <a:xfrm flipH="1">
                                  <a:off x="0" y="0"/>
                                  <a:ext cx="457200" cy="10287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5" name="Conector recto 359"/>
                              <wps:cNvCnPr/>
                              <wps:spPr bwMode="auto">
                                <a:xfrm>
                                  <a:off x="457200" y="0"/>
                                  <a:ext cx="457200" cy="10287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6" name="Conector recto 365"/>
                              <wps:cNvCnPr/>
                              <wps:spPr bwMode="auto">
                                <a:xfrm flipH="1">
                                  <a:off x="0" y="685165"/>
                                  <a:ext cx="457200" cy="3429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7" name="Conector recto 367"/>
                              <wps:cNvCnPr/>
                              <wps:spPr bwMode="auto">
                                <a:xfrm>
                                  <a:off x="457200" y="685165"/>
                                  <a:ext cx="457200" cy="3429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Agrupar 368" o:spid="_x0000_s1026" style="position:absolute;margin-left:18.1pt;margin-top:-21.5pt;width:1in;height:81pt;z-index:251699200" coordsize="914400,1028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">
                      <v:line id="Conector recto 358" o:spid="_x0000_s1027" style="position:absolute;flip:x;visibility:visible;mso-wrap-style:square" from="0,0" to="4572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mVtsAAAADbAAAADwAAAGRycy9kb3ducmV2LnhtbERPzWrCQBC+F3yHZYTe6karVWNWkUDA&#10;Y2t9gDE7JsHsbMyuSXx7Vyj0Nh/f7yS7wdSio9ZVlhVMJxEI4tzqigsFp9/sYwXCeWSNtWVS8CAH&#10;u+3oLcFY255/qDv6QoQQdjEqKL1vYildXpJBN7ENceAutjXoA2wLqVvsQ7ip5SyKvqTBikNDiQ2l&#10;JeXX490oKJbZoZl36eP7tpeL8/3Try8LrdT7eNhvQHga/L/4z33QYf4cXr+EA+T2C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v5lbbAAAAA2wAAAA8AAAAAAAAAAAAAAAAA&#10;oQIAAGRycy9kb3ducmV2LnhtbFBLBQYAAAAABAAEAPkAAACOAwAAAAA=&#10;" strokecolor="#4f81bd [3204]" strokeweight="2pt">
                        <v:shadow on="t" opacity="24903f" origin=",.5" offset="0,20000emu"/>
                      </v:line>
                      <v:line id="Conector recto 359" o:spid="_x0000_s1028" style="position:absolute;visibility:visible;mso-wrap-style:square" from="457200,0" to="9144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ceoMEAAADbAAAADwAAAGRycy9kb3ducmV2LnhtbERP22rCQBB9L/gPywi+NRvFBo1ZJQjF&#10;tk/18gFDdkyi2dklu43p33cLhb7N4Vyn2I2mEwP1vrWsYJ6kIIgrq1uuFVzOr88rED4ga+wsk4Jv&#10;8rDbTp4KzLV98JGGU6hFDGGfo4ImBJdL6auGDPrEOuLIXW1vMETY11L3+IjhppOLNM2kwZZjQ4OO&#10;9g1V99OXUbD+WKZlZ135aQ+3d8qqIbstpVKz6VhuQAQaw7/4z/2m4/wX+P0lHiC3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KRx6gwQAAANsAAAAPAAAAAAAAAAAAAAAA&#10;AKECAABkcnMvZG93bnJldi54bWxQSwUGAAAAAAQABAD5AAAAjwMAAAAA&#10;" strokecolor="#4f81bd [3204]" strokeweight="2pt">
                        <v:shadow on="t" opacity="24903f" origin=",.5" offset="0,20000emu"/>
                      </v:line>
                      <v:line id="Conector recto 365" o:spid="_x0000_s1029" style="position:absolute;flip:x;visibility:visible;mso-wrap-style:square" from="0,685165" to="457200,10280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GeuWsAAAADbAAAADwAAAGRycy9kb3ducmV2LnhtbERP22rCQBB9L/gPywi+1Y2t15iNSEDw&#10;sbX9gDE7JsHsbMxuYvx7Vyj0bQ7nOsluMLXoqXWVZQWzaQSCOLe64kLB78/hfQ3CeWSNtWVS8CAH&#10;u3T0lmCs7Z2/qT/5QoQQdjEqKL1vYildXpJBN7UNceAutjXoA2wLqVu8h3BTy48oWkqDFYeGEhvK&#10;Ssqvp84oKFaHYzPvs8fXbS8X5+7Tby4LrdRkPOy3IDwN/l/85z7qMH8Jr1/CATJ9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RnrlrAAAAA2wAAAA8AAAAAAAAAAAAAAAAA&#10;oQIAAGRycy9kb3ducmV2LnhtbFBLBQYAAAAABAAEAPkAAACOAwAAAAA=&#10;" strokecolor="#4f81bd [3204]" strokeweight="2pt">
                        <v:shadow on="t" opacity="24903f" origin=",.5" offset="0,20000emu"/>
                      </v:line>
                      <v:line id="Conector recto 367" o:spid="_x0000_s1030" style="position:absolute;visibility:visible;mso-wrap-style:square" from="457200,685165" to="914400,10280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dklTMEAAADbAAAADwAAAGRycy9kb3ducmV2LnhtbERP22rCQBB9L/Qflin41mxaJNqYVUJB&#10;1D556QcM2TGJzc4u2TXGv3cLhb7N4VynWI2mEwP1vrWs4C1JQRBXVrdcK/g+rV/nIHxA1thZJgV3&#10;8rBaPj8VmGt74wMNx1CLGMI+RwVNCC6X0lcNGfSJdcSRO9veYIiwr6Xu8RbDTSff0zSTBluODQ06&#10;+myo+jlejYKPr2ladtaVe7u57CirhuwylUpNXsZyASLQGP7Ff+6tjvNn8PtLPEAu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V2SVMwQAAANsAAAAPAAAAAAAAAAAAAAAA&#10;AKECAABkcnMvZG93bnJldi54bWxQSwUGAAAAAAQABAD5AAAAjwMAAAAA&#10;" strokecolor="#4f81bd [3204]" strokeweight="2pt">
                        <v:shadow on="t" opacity="24903f" origin=",.5" offset="0,20000emu"/>
                      </v:line>
                    </v:group>
                  </w:pict>
                </mc:Fallback>
              </mc:AlternateContent>
            </w:r>
          </w:p>
          <w:p w14:paraId="6388DC42" w14:textId="77777777" w:rsidR="005166B8" w:rsidRDefault="005166B8" w:rsidP="00D32ACA">
            <w:pPr>
              <w:rPr>
                <w:rFonts w:ascii="Times New Roman" w:hAnsi="Times New Roman" w:cs="Times New Roman"/>
                <w:noProof/>
                <w:lang w:val="es-ES" w:eastAsia="es-ES"/>
              </w:rPr>
            </w:pPr>
          </w:p>
          <w:p w14:paraId="1476BF19" w14:textId="77777777" w:rsidR="005166B8" w:rsidRDefault="005166B8" w:rsidP="00D32ACA">
            <w:pPr>
              <w:rPr>
                <w:rFonts w:ascii="Times New Roman" w:hAnsi="Times New Roman" w:cs="Times New Roman"/>
                <w:noProof/>
                <w:lang w:val="es-ES" w:eastAsia="es-ES"/>
              </w:rPr>
            </w:pPr>
          </w:p>
          <w:p w14:paraId="2A8DE3DF" w14:textId="77777777" w:rsidR="005166B8" w:rsidRDefault="005166B8" w:rsidP="00D32ACA">
            <w:pPr>
              <w:rPr>
                <w:rFonts w:ascii="Times New Roman" w:hAnsi="Times New Roman" w:cs="Times New Roman"/>
                <w:noProof/>
                <w:lang w:val="es-ES" w:eastAsia="es-ES"/>
              </w:rPr>
            </w:pPr>
          </w:p>
          <w:p w14:paraId="206BA7EC" w14:textId="77777777" w:rsidR="005166B8" w:rsidRDefault="005166B8" w:rsidP="00D32ACA">
            <w:pPr>
              <w:rPr>
                <w:rFonts w:ascii="Times New Roman" w:hAnsi="Times New Roman" w:cs="Times New Roman"/>
                <w:noProof/>
                <w:lang w:val="es-ES" w:eastAsia="es-ES"/>
              </w:rPr>
            </w:pPr>
          </w:p>
          <w:p w14:paraId="5D15CE44" w14:textId="77777777" w:rsidR="005166B8" w:rsidRPr="00D07FE4" w:rsidRDefault="005166B8" w:rsidP="00D32ACA">
            <w:pPr>
              <w:rPr>
                <w:rFonts w:ascii="Times New Roman" w:hAnsi="Times New Roman" w:cs="Times New Roman"/>
                <w:b/>
                <w:color w:val="000000"/>
              </w:rPr>
            </w:pPr>
          </w:p>
        </w:tc>
      </w:tr>
      <w:tr w:rsidR="005166B8" w:rsidRPr="00D07FE4" w14:paraId="4CF770B6" w14:textId="77777777" w:rsidTr="00D32ACA">
        <w:tc>
          <w:tcPr>
            <w:tcW w:w="2518" w:type="dxa"/>
          </w:tcPr>
          <w:p w14:paraId="426CE0E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65FD9985"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Diferentes clases de trapezoides.</w:t>
            </w:r>
          </w:p>
        </w:tc>
      </w:tr>
    </w:tbl>
    <w:p w14:paraId="4BABD773" w14:textId="77777777" w:rsidR="005166B8" w:rsidRPr="00D07FE4" w:rsidRDefault="005166B8" w:rsidP="005166B8">
      <w:pPr>
        <w:spacing w:after="0"/>
        <w:rPr>
          <w:rFonts w:ascii="Times New Roman" w:hAnsi="Times New Roman" w:cs="Times New Roman"/>
          <w:color w:val="000000"/>
        </w:rPr>
      </w:pPr>
    </w:p>
    <w:p w14:paraId="1A752EBF"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37BE07AA" w14:textId="77777777" w:rsidTr="00D32ACA">
        <w:tc>
          <w:tcPr>
            <w:tcW w:w="9033" w:type="dxa"/>
            <w:gridSpan w:val="2"/>
            <w:shd w:val="clear" w:color="auto" w:fill="000000" w:themeFill="text1"/>
          </w:tcPr>
          <w:p w14:paraId="1C8F124E"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02F5769F" w14:textId="77777777" w:rsidTr="00D32ACA">
        <w:tc>
          <w:tcPr>
            <w:tcW w:w="2518" w:type="dxa"/>
          </w:tcPr>
          <w:p w14:paraId="1038C99F"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D9B8976"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MA_06_11_CO_REC150</w:t>
            </w:r>
          </w:p>
        </w:tc>
      </w:tr>
      <w:tr w:rsidR="005166B8" w:rsidRPr="00D07FE4" w14:paraId="08E5B7BE" w14:textId="77777777" w:rsidTr="00D32ACA">
        <w:tc>
          <w:tcPr>
            <w:tcW w:w="2518" w:type="dxa"/>
          </w:tcPr>
          <w:p w14:paraId="1DD463E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808E929" w14:textId="77777777" w:rsidR="005166B8" w:rsidRPr="00D07FE4" w:rsidRDefault="005166B8" w:rsidP="00D32ACA">
            <w:pPr>
              <w:rPr>
                <w:rFonts w:ascii="Times New Roman" w:hAnsi="Times New Roman" w:cs="Times New Roman"/>
                <w:color w:val="000000"/>
              </w:rPr>
            </w:pPr>
            <w:r w:rsidRPr="00DA5399">
              <w:rPr>
                <w:rFonts w:ascii="Times New Roman" w:hAnsi="Times New Roman" w:cs="Times New Roman"/>
                <w:color w:val="000000"/>
              </w:rPr>
              <w:t>Reconoce información sobre los cuadriláteros</w:t>
            </w:r>
          </w:p>
        </w:tc>
      </w:tr>
      <w:tr w:rsidR="005166B8" w:rsidRPr="00D07FE4" w14:paraId="7BACC857" w14:textId="77777777" w:rsidTr="00D32ACA">
        <w:tc>
          <w:tcPr>
            <w:tcW w:w="2518" w:type="dxa"/>
          </w:tcPr>
          <w:p w14:paraId="6FC6B29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4BE1808" w14:textId="20791AB7" w:rsidR="005166B8" w:rsidRPr="00D07FE4" w:rsidRDefault="005166B8" w:rsidP="00D32ACA">
            <w:pPr>
              <w:rPr>
                <w:rFonts w:ascii="Times New Roman" w:hAnsi="Times New Roman" w:cs="Times New Roman"/>
                <w:color w:val="000000"/>
              </w:rPr>
            </w:pPr>
            <w:r w:rsidRPr="00DA5399">
              <w:rPr>
                <w:rFonts w:ascii="Times New Roman" w:hAnsi="Times New Roman" w:cs="Times New Roman"/>
              </w:rPr>
              <w:t>Actividad de razonamiento sobre los cuadriláteros</w:t>
            </w:r>
          </w:p>
        </w:tc>
      </w:tr>
    </w:tbl>
    <w:p w14:paraId="2E8E9EDA"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760414CD" w14:textId="77777777" w:rsidTr="00D32ACA">
        <w:tc>
          <w:tcPr>
            <w:tcW w:w="9033" w:type="dxa"/>
            <w:gridSpan w:val="2"/>
            <w:shd w:val="clear" w:color="auto" w:fill="000000" w:themeFill="text1"/>
          </w:tcPr>
          <w:p w14:paraId="3070E4BE"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2BF104EC" w14:textId="77777777" w:rsidTr="00D32ACA">
        <w:tc>
          <w:tcPr>
            <w:tcW w:w="2518" w:type="dxa"/>
          </w:tcPr>
          <w:p w14:paraId="159EFD21"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F6189D2"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MA_06_11_CO_REC160</w:t>
            </w:r>
          </w:p>
        </w:tc>
      </w:tr>
      <w:tr w:rsidR="005166B8" w:rsidRPr="00D07FE4" w14:paraId="06B755FA" w14:textId="77777777" w:rsidTr="00D32ACA">
        <w:tc>
          <w:tcPr>
            <w:tcW w:w="2518" w:type="dxa"/>
          </w:tcPr>
          <w:p w14:paraId="58569E1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DFB8F5B" w14:textId="77777777" w:rsidR="005166B8" w:rsidRPr="00D07FE4" w:rsidRDefault="005166B8" w:rsidP="00D32ACA">
            <w:pPr>
              <w:rPr>
                <w:rFonts w:ascii="Times New Roman" w:hAnsi="Times New Roman" w:cs="Times New Roman"/>
                <w:color w:val="000000"/>
              </w:rPr>
            </w:pPr>
            <w:r w:rsidRPr="00000FEB">
              <w:rPr>
                <w:rFonts w:ascii="Times New Roman" w:hAnsi="Times New Roman" w:cs="Times New Roman"/>
                <w:color w:val="000000"/>
              </w:rPr>
              <w:t>Identifica cuadriláteros</w:t>
            </w:r>
          </w:p>
        </w:tc>
      </w:tr>
      <w:tr w:rsidR="005166B8" w:rsidRPr="00D07FE4" w14:paraId="549BB4EF" w14:textId="77777777" w:rsidTr="00D32ACA">
        <w:tc>
          <w:tcPr>
            <w:tcW w:w="2518" w:type="dxa"/>
          </w:tcPr>
          <w:p w14:paraId="426A08F9"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8E7184A" w14:textId="11F051CA" w:rsidR="005166B8" w:rsidRPr="00D07FE4" w:rsidRDefault="005166B8" w:rsidP="00D32ACA">
            <w:pPr>
              <w:rPr>
                <w:rFonts w:ascii="Times New Roman" w:hAnsi="Times New Roman" w:cs="Times New Roman"/>
                <w:color w:val="000000"/>
              </w:rPr>
            </w:pPr>
            <w:r w:rsidRPr="00000FEB">
              <w:rPr>
                <w:rFonts w:ascii="Times New Roman" w:hAnsi="Times New Roman" w:cs="Times New Roman"/>
              </w:rPr>
              <w:t>Actividad para caracterizar cuadriláteros</w:t>
            </w:r>
          </w:p>
        </w:tc>
      </w:tr>
    </w:tbl>
    <w:p w14:paraId="74791DF2"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4BA6F432" w14:textId="77777777" w:rsidTr="00D32ACA">
        <w:tc>
          <w:tcPr>
            <w:tcW w:w="9033" w:type="dxa"/>
            <w:gridSpan w:val="2"/>
            <w:shd w:val="clear" w:color="auto" w:fill="000000" w:themeFill="text1"/>
          </w:tcPr>
          <w:p w14:paraId="657EC70C"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71D551B4" w14:textId="77777777" w:rsidTr="00D32ACA">
        <w:tc>
          <w:tcPr>
            <w:tcW w:w="2518" w:type="dxa"/>
          </w:tcPr>
          <w:p w14:paraId="5EF2FE06"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B08208C"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MA_06_11_CO_REC170</w:t>
            </w:r>
          </w:p>
        </w:tc>
      </w:tr>
      <w:tr w:rsidR="005166B8" w:rsidRPr="00D07FE4" w14:paraId="61D9EC46" w14:textId="77777777" w:rsidTr="00D32ACA">
        <w:tc>
          <w:tcPr>
            <w:tcW w:w="2518" w:type="dxa"/>
          </w:tcPr>
          <w:p w14:paraId="1FAC6519"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3AF298E" w14:textId="77777777" w:rsidR="005166B8" w:rsidRPr="00D07FE4" w:rsidRDefault="005166B8" w:rsidP="00D32ACA">
            <w:pPr>
              <w:rPr>
                <w:rFonts w:ascii="Times New Roman" w:hAnsi="Times New Roman" w:cs="Times New Roman"/>
                <w:color w:val="000000"/>
              </w:rPr>
            </w:pPr>
            <w:r w:rsidRPr="00000FEB">
              <w:rPr>
                <w:rFonts w:ascii="Times New Roman" w:hAnsi="Times New Roman" w:cs="Times New Roman"/>
                <w:color w:val="000000"/>
              </w:rPr>
              <w:t>Clasifica cuadriláteros</w:t>
            </w:r>
          </w:p>
        </w:tc>
      </w:tr>
      <w:tr w:rsidR="005166B8" w:rsidRPr="00D07FE4" w14:paraId="7D422CF6" w14:textId="77777777" w:rsidTr="00D32ACA">
        <w:tc>
          <w:tcPr>
            <w:tcW w:w="2518" w:type="dxa"/>
          </w:tcPr>
          <w:p w14:paraId="004A2269"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716B59E" w14:textId="01B0BC64" w:rsidR="005166B8" w:rsidRPr="00D07FE4" w:rsidRDefault="005166B8" w:rsidP="00D32ACA">
            <w:pPr>
              <w:rPr>
                <w:rFonts w:ascii="Times New Roman" w:hAnsi="Times New Roman" w:cs="Times New Roman"/>
                <w:color w:val="000000"/>
              </w:rPr>
            </w:pPr>
            <w:r w:rsidRPr="00000FEB">
              <w:rPr>
                <w:rFonts w:ascii="Times New Roman" w:hAnsi="Times New Roman" w:cs="Times New Roman"/>
              </w:rPr>
              <w:t>Ac</w:t>
            </w:r>
            <w:r>
              <w:rPr>
                <w:rFonts w:ascii="Times New Roman" w:hAnsi="Times New Roman" w:cs="Times New Roman"/>
              </w:rPr>
              <w:t>tividad para clasificar cuadrilá</w:t>
            </w:r>
            <w:r w:rsidRPr="00000FEB">
              <w:rPr>
                <w:rFonts w:ascii="Times New Roman" w:hAnsi="Times New Roman" w:cs="Times New Roman"/>
              </w:rPr>
              <w:t>teros</w:t>
            </w:r>
          </w:p>
        </w:tc>
      </w:tr>
    </w:tbl>
    <w:p w14:paraId="6EC3DB4A"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Pr>
          <w:rFonts w:ascii="Times New Roman" w:hAnsi="Times New Roman" w:cs="Times New Roman"/>
          <w:b/>
        </w:rPr>
        <w:t>3.2</w:t>
      </w:r>
      <w:r w:rsidRPr="00D07FE4">
        <w:rPr>
          <w:rFonts w:ascii="Times New Roman" w:hAnsi="Times New Roman" w:cs="Times New Roman"/>
          <w:b/>
        </w:rPr>
        <w:t xml:space="preserve"> Consolidación</w:t>
      </w:r>
    </w:p>
    <w:p w14:paraId="6AC0A4E2" w14:textId="77777777" w:rsidR="005166B8" w:rsidRPr="00D07FE4" w:rsidRDefault="005166B8" w:rsidP="005166B8">
      <w:pPr>
        <w:spacing w:after="0"/>
        <w:rPr>
          <w:rFonts w:ascii="Times New Roman" w:hAnsi="Times New Roman" w:cs="Times New Roman"/>
        </w:rPr>
      </w:pPr>
    </w:p>
    <w:p w14:paraId="7B826DCE" w14:textId="77777777" w:rsidR="005166B8" w:rsidRDefault="005166B8" w:rsidP="005166B8">
      <w:pPr>
        <w:spacing w:after="0"/>
        <w:rPr>
          <w:rFonts w:ascii="Times New Roman" w:hAnsi="Times New Roman" w:cs="Times New Roman"/>
          <w:shd w:val="clear" w:color="auto" w:fill="FFFFFF"/>
        </w:rPr>
      </w:pPr>
      <w:r w:rsidRPr="00D07FE4">
        <w:rPr>
          <w:rFonts w:ascii="Times New Roman" w:hAnsi="Times New Roman" w:cs="Times New Roman"/>
          <w:shd w:val="clear" w:color="auto" w:fill="FFFFFF"/>
        </w:rPr>
        <w:t xml:space="preserve">Actividades para </w:t>
      </w:r>
      <w:r>
        <w:rPr>
          <w:rFonts w:ascii="Times New Roman" w:hAnsi="Times New Roman" w:cs="Times New Roman"/>
          <w:shd w:val="clear" w:color="auto" w:fill="FFFFFF"/>
        </w:rPr>
        <w:t>afianz</w:t>
      </w:r>
      <w:r w:rsidRPr="00D07FE4">
        <w:rPr>
          <w:rFonts w:ascii="Times New Roman" w:hAnsi="Times New Roman" w:cs="Times New Roman"/>
          <w:shd w:val="clear" w:color="auto" w:fill="FFFFFF"/>
        </w:rPr>
        <w:t>ar lo que has aprendido en esta sección.</w:t>
      </w:r>
    </w:p>
    <w:p w14:paraId="55BB73C4"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41735AB3" w14:textId="77777777" w:rsidTr="00D32ACA">
        <w:tc>
          <w:tcPr>
            <w:tcW w:w="9033" w:type="dxa"/>
            <w:gridSpan w:val="2"/>
            <w:shd w:val="clear" w:color="auto" w:fill="000000" w:themeFill="text1"/>
          </w:tcPr>
          <w:p w14:paraId="135510D4"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5166B8" w:rsidRPr="00D07FE4" w14:paraId="775A3755" w14:textId="77777777" w:rsidTr="00D32ACA">
        <w:tc>
          <w:tcPr>
            <w:tcW w:w="2518" w:type="dxa"/>
          </w:tcPr>
          <w:p w14:paraId="016B5C06"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EB6013D"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MA_06_11_CO_REC180</w:t>
            </w:r>
          </w:p>
        </w:tc>
      </w:tr>
      <w:tr w:rsidR="005166B8" w:rsidRPr="00D07FE4" w14:paraId="405DD03C" w14:textId="77777777" w:rsidTr="00D32ACA">
        <w:tc>
          <w:tcPr>
            <w:tcW w:w="2518" w:type="dxa"/>
          </w:tcPr>
          <w:p w14:paraId="5B09A9B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CC1581B" w14:textId="77777777" w:rsidR="005166B8" w:rsidRPr="00D07FE4" w:rsidRDefault="005166B8" w:rsidP="00D32ACA">
            <w:pPr>
              <w:rPr>
                <w:rFonts w:ascii="Times New Roman" w:hAnsi="Times New Roman" w:cs="Times New Roman"/>
                <w:color w:val="000000"/>
              </w:rPr>
            </w:pPr>
            <w:r w:rsidRPr="00A43292">
              <w:rPr>
                <w:rFonts w:ascii="Times New Roman" w:hAnsi="Times New Roman" w:cs="Times New Roman"/>
                <w:color w:val="000000"/>
              </w:rPr>
              <w:t>Refuerza tu aprendizaje: Los cuadriláteros</w:t>
            </w:r>
          </w:p>
        </w:tc>
      </w:tr>
      <w:tr w:rsidR="005166B8" w:rsidRPr="00D07FE4" w14:paraId="16A22B8D" w14:textId="77777777" w:rsidTr="00D32ACA">
        <w:tc>
          <w:tcPr>
            <w:tcW w:w="2518" w:type="dxa"/>
          </w:tcPr>
          <w:p w14:paraId="6A0A722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DC917C8" w14:textId="7F2F9197" w:rsidR="005166B8" w:rsidRPr="00D07FE4" w:rsidRDefault="005166B8" w:rsidP="00D32ACA">
            <w:pPr>
              <w:rPr>
                <w:rFonts w:ascii="Times New Roman" w:hAnsi="Times New Roman" w:cs="Times New Roman"/>
                <w:color w:val="000000"/>
              </w:rPr>
            </w:pPr>
            <w:r w:rsidRPr="00A43292">
              <w:rPr>
                <w:rFonts w:ascii="Times New Roman" w:hAnsi="Times New Roman" w:cs="Times New Roman"/>
              </w:rPr>
              <w:t>Actividades sobre Los cuadriláteros</w:t>
            </w:r>
          </w:p>
        </w:tc>
      </w:tr>
    </w:tbl>
    <w:p w14:paraId="666D762B" w14:textId="77777777" w:rsidR="005166B8" w:rsidRPr="00D07FE4" w:rsidRDefault="005166B8" w:rsidP="005166B8">
      <w:pPr>
        <w:spacing w:after="0"/>
        <w:rPr>
          <w:rFonts w:ascii="Times New Roman" w:hAnsi="Times New Roman" w:cs="Times New Roman"/>
          <w:highlight w:val="yellow"/>
        </w:rPr>
      </w:pPr>
    </w:p>
    <w:p w14:paraId="105B476F"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 xml:space="preserve"> [SECCIÓN 1]</w:t>
      </w:r>
      <w:r w:rsidRPr="00D07FE4">
        <w:rPr>
          <w:rFonts w:ascii="Times New Roman" w:hAnsi="Times New Roman" w:cs="Times New Roman"/>
        </w:rPr>
        <w:t xml:space="preserve"> </w:t>
      </w:r>
      <w:r w:rsidRPr="00D07FE4">
        <w:rPr>
          <w:rFonts w:ascii="Times New Roman" w:hAnsi="Times New Roman" w:cs="Times New Roman"/>
          <w:b/>
        </w:rPr>
        <w:t>4 La circunferencia</w:t>
      </w:r>
    </w:p>
    <w:p w14:paraId="18D031D0" w14:textId="77777777" w:rsidR="005166B8" w:rsidRPr="00D07FE4" w:rsidRDefault="005166B8" w:rsidP="005166B8">
      <w:pPr>
        <w:spacing w:after="0"/>
        <w:rPr>
          <w:rFonts w:ascii="Times New Roman" w:hAnsi="Times New Roman" w:cs="Times New Roman"/>
          <w:b/>
        </w:rPr>
      </w:pPr>
    </w:p>
    <w:p w14:paraId="0613ACCB" w14:textId="4C7684A3"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La circunferencia es el conjunto de todos los puntos del plano que est</w:t>
      </w:r>
      <w:r>
        <w:rPr>
          <w:rFonts w:ascii="Times New Roman" w:hAnsi="Times New Roman" w:cs="Times New Roman"/>
        </w:rPr>
        <w:t xml:space="preserve">án a la misma distancia de un punto </w:t>
      </w:r>
      <w:r w:rsidRPr="00D07FE4">
        <w:rPr>
          <w:rFonts w:ascii="Times New Roman" w:hAnsi="Times New Roman" w:cs="Times New Roman"/>
        </w:rPr>
        <w:t xml:space="preserve">llamado </w:t>
      </w:r>
      <w:r w:rsidR="005358C3">
        <w:rPr>
          <w:rFonts w:ascii="Times New Roman" w:hAnsi="Times New Roman" w:cs="Times New Roman"/>
          <w:b/>
        </w:rPr>
        <w:t>c</w:t>
      </w:r>
      <w:r w:rsidRPr="00D07FE4">
        <w:rPr>
          <w:rFonts w:ascii="Times New Roman" w:hAnsi="Times New Roman" w:cs="Times New Roman"/>
          <w:b/>
        </w:rPr>
        <w:t>entro</w:t>
      </w:r>
      <w:r w:rsidRPr="00D07FE4">
        <w:rPr>
          <w:rFonts w:ascii="Times New Roman" w:hAnsi="Times New Roman" w:cs="Times New Roman"/>
        </w:rPr>
        <w:t>.</w:t>
      </w:r>
    </w:p>
    <w:p w14:paraId="3BD88C03"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383089D3" w14:textId="77777777" w:rsidTr="00D32ACA">
        <w:tc>
          <w:tcPr>
            <w:tcW w:w="9033" w:type="dxa"/>
            <w:gridSpan w:val="2"/>
            <w:shd w:val="clear" w:color="auto" w:fill="0D0D0D" w:themeFill="text1" w:themeFillTint="F2"/>
          </w:tcPr>
          <w:p w14:paraId="7D8025A1"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4154A8C" w14:textId="77777777" w:rsidTr="00D32ACA">
        <w:tc>
          <w:tcPr>
            <w:tcW w:w="2518" w:type="dxa"/>
          </w:tcPr>
          <w:p w14:paraId="392432B4"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CB9EF1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CO_IMG41</w:t>
            </w:r>
          </w:p>
        </w:tc>
      </w:tr>
      <w:tr w:rsidR="005166B8" w:rsidRPr="00D07FE4" w14:paraId="712FC833" w14:textId="77777777" w:rsidTr="00D32ACA">
        <w:tc>
          <w:tcPr>
            <w:tcW w:w="2518" w:type="dxa"/>
          </w:tcPr>
          <w:p w14:paraId="7FD9C1D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FEF0F6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La circunferencia</w:t>
            </w:r>
            <w:ins w:id="69" w:author="mercyranjel" w:date="2016-01-02T18:01:00Z">
              <w:r>
                <w:rPr>
                  <w:rFonts w:ascii="Times New Roman" w:hAnsi="Times New Roman" w:cs="Times New Roman"/>
                  <w:color w:val="000000"/>
                </w:rPr>
                <w:t>.</w:t>
              </w:r>
            </w:ins>
          </w:p>
        </w:tc>
      </w:tr>
      <w:tr w:rsidR="005166B8" w:rsidRPr="00D07FE4" w14:paraId="63968DB9" w14:textId="77777777" w:rsidTr="00D32ACA">
        <w:tc>
          <w:tcPr>
            <w:tcW w:w="2518" w:type="dxa"/>
          </w:tcPr>
          <w:p w14:paraId="5120332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5B583FDB" w14:textId="77777777" w:rsidR="005166B8" w:rsidRPr="004B1F80" w:rsidRDefault="005166B8" w:rsidP="00D32ACA">
            <w:pPr>
              <w:rPr>
                <w:rFonts w:ascii="Times New Roman" w:hAnsi="Times New Roman" w:cs="Times New Roman"/>
                <w:b/>
              </w:rPr>
            </w:pPr>
            <w:r w:rsidRPr="004B1F80">
              <w:rPr>
                <w:rFonts w:ascii="Arial" w:hAnsi="Arial" w:cs="Arial"/>
                <w:lang w:val="es-ES"/>
              </w:rPr>
              <w:t xml:space="preserve">314803037 </w:t>
            </w:r>
          </w:p>
        </w:tc>
      </w:tr>
      <w:tr w:rsidR="005166B8" w:rsidRPr="00D07FE4" w14:paraId="6FC0E1C4" w14:textId="77777777" w:rsidTr="00D32ACA">
        <w:tc>
          <w:tcPr>
            <w:tcW w:w="2518" w:type="dxa"/>
          </w:tcPr>
          <w:p w14:paraId="21C7D1E5"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9CBEFF3" w14:textId="249980EB"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shd w:val="clear" w:color="auto" w:fill="F9F9F9"/>
              </w:rPr>
              <w:t>La rueda de una bicicleta es una circunferencia</w:t>
            </w:r>
            <w:r w:rsidR="00470BD6">
              <w:rPr>
                <w:rFonts w:ascii="Times New Roman" w:hAnsi="Times New Roman" w:cs="Times New Roman"/>
                <w:shd w:val="clear" w:color="auto" w:fill="F9F9F9"/>
              </w:rPr>
              <w:t>;</w:t>
            </w:r>
            <w:r>
              <w:rPr>
                <w:rFonts w:ascii="Times New Roman" w:hAnsi="Times New Roman" w:cs="Times New Roman"/>
                <w:shd w:val="clear" w:color="auto" w:fill="F9F9F9"/>
              </w:rPr>
              <w:t xml:space="preserve"> los nombres de dos de sus componentes</w:t>
            </w:r>
            <w:r w:rsidRPr="00D07FE4">
              <w:rPr>
                <w:rFonts w:ascii="Times New Roman" w:hAnsi="Times New Roman" w:cs="Times New Roman"/>
                <w:shd w:val="clear" w:color="auto" w:fill="F9F9F9"/>
              </w:rPr>
              <w:t xml:space="preserve"> coinciden con elementos de la </w:t>
            </w:r>
            <w:r>
              <w:rPr>
                <w:rFonts w:ascii="Times New Roman" w:hAnsi="Times New Roman" w:cs="Times New Roman"/>
                <w:shd w:val="clear" w:color="auto" w:fill="F9F9F9"/>
              </w:rPr>
              <w:t>circunferencia:</w:t>
            </w:r>
            <w:r w:rsidRPr="00D07FE4">
              <w:rPr>
                <w:rFonts w:ascii="Times New Roman" w:hAnsi="Times New Roman" w:cs="Times New Roman"/>
                <w:shd w:val="clear" w:color="auto" w:fill="F9F9F9"/>
              </w:rPr>
              <w:t xml:space="preserve"> centro y radios.</w:t>
            </w:r>
          </w:p>
        </w:tc>
      </w:tr>
    </w:tbl>
    <w:p w14:paraId="55A207A6" w14:textId="77777777" w:rsidR="005166B8" w:rsidRPr="00D07FE4" w:rsidRDefault="005166B8" w:rsidP="005166B8">
      <w:pPr>
        <w:spacing w:after="0"/>
        <w:rPr>
          <w:rFonts w:ascii="Times New Roman" w:hAnsi="Times New Roman" w:cs="Times New Roman"/>
          <w:highlight w:val="yellow"/>
        </w:rPr>
      </w:pPr>
    </w:p>
    <w:p w14:paraId="440C576D" w14:textId="77777777" w:rsidR="005166B8" w:rsidRPr="00D07FE4" w:rsidRDefault="005166B8" w:rsidP="005166B8">
      <w:pPr>
        <w:spacing w:after="0"/>
        <w:rPr>
          <w:rFonts w:ascii="Times New Roman" w:hAnsi="Times New Roman" w:cs="Times New Roman"/>
          <w:highlight w:val="yellow"/>
        </w:rPr>
      </w:pPr>
    </w:p>
    <w:p w14:paraId="2882CE8F"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4.1 Los elementos de la circunferencia</w:t>
      </w:r>
    </w:p>
    <w:p w14:paraId="3D3B153F" w14:textId="77777777" w:rsidR="005166B8" w:rsidRPr="00D07FE4" w:rsidRDefault="005166B8" w:rsidP="005166B8">
      <w:pPr>
        <w:spacing w:after="0"/>
        <w:rPr>
          <w:rFonts w:ascii="Times New Roman" w:hAnsi="Times New Roman" w:cs="Times New Roman"/>
          <w:highlight w:val="yellow"/>
        </w:rPr>
      </w:pPr>
    </w:p>
    <w:p w14:paraId="1EAAEECD"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una circunferencia se pueden distinguir los siguientes elementos: centro, radio, diámetro, cuerda, arco y semicircunferencia.</w:t>
      </w:r>
    </w:p>
    <w:p w14:paraId="1E97EAF1"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451CE96E" w14:textId="77777777" w:rsidR="005166B8" w:rsidRPr="00D07FE4" w:rsidRDefault="005166B8" w:rsidP="005166B8">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centro</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es el punto equidistante a todos los puntos de la circunferencia.</w:t>
      </w:r>
    </w:p>
    <w:p w14:paraId="0133FE8D" w14:textId="77777777" w:rsidR="005166B8" w:rsidRPr="00D07FE4" w:rsidRDefault="005166B8" w:rsidP="005166B8">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radio</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es el segmento que une el centro con un punto cualquiera de la circunferencia.</w:t>
      </w:r>
    </w:p>
    <w:p w14:paraId="42B915AE" w14:textId="77777777" w:rsidR="005166B8" w:rsidRPr="00D07FE4" w:rsidRDefault="005166B8" w:rsidP="005166B8">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6FFFFF34" w14:textId="77777777" w:rsidTr="00D32ACA">
        <w:tc>
          <w:tcPr>
            <w:tcW w:w="9033" w:type="dxa"/>
            <w:gridSpan w:val="2"/>
            <w:shd w:val="clear" w:color="auto" w:fill="0D0D0D" w:themeFill="text1" w:themeFillTint="F2"/>
          </w:tcPr>
          <w:p w14:paraId="51817F5D"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30DD4CC1" w14:textId="77777777" w:rsidTr="00D32ACA">
        <w:tc>
          <w:tcPr>
            <w:tcW w:w="2518" w:type="dxa"/>
          </w:tcPr>
          <w:p w14:paraId="4AEE67B9"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70E0B89"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MA_06_11_CO_IMG42</w:t>
            </w:r>
          </w:p>
        </w:tc>
      </w:tr>
      <w:tr w:rsidR="005166B8" w:rsidRPr="00D07FE4" w14:paraId="448EF8EA" w14:textId="77777777" w:rsidTr="00D32ACA">
        <w:tc>
          <w:tcPr>
            <w:tcW w:w="2518" w:type="dxa"/>
          </w:tcPr>
          <w:p w14:paraId="34D6549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D78F65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La circunferencia</w:t>
            </w:r>
            <w:r>
              <w:rPr>
                <w:rFonts w:ascii="Times New Roman" w:hAnsi="Times New Roman" w:cs="Times New Roman"/>
                <w:color w:val="000000"/>
              </w:rPr>
              <w:t>. Por favor poner los radios con líneas punteadas.</w:t>
            </w:r>
          </w:p>
        </w:tc>
      </w:tr>
      <w:tr w:rsidR="005166B8" w:rsidRPr="00D07FE4" w14:paraId="68814E8C" w14:textId="77777777" w:rsidTr="00D32ACA">
        <w:tc>
          <w:tcPr>
            <w:tcW w:w="2518" w:type="dxa"/>
          </w:tcPr>
          <w:p w14:paraId="3BF0014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16DB339" w14:textId="4108FFE3" w:rsidR="005166B8" w:rsidRPr="003821BB" w:rsidRDefault="005166B8" w:rsidP="00D32ACA">
            <w:pPr>
              <w:rPr>
                <w:rFonts w:ascii="Times New Roman" w:hAnsi="Times New Roman" w:cs="Times New Roman"/>
                <w:b/>
                <w:color w:val="C00000"/>
              </w:rPr>
            </w:pPr>
            <w:r w:rsidRPr="00D07FE4">
              <w:rPr>
                <w:rFonts w:ascii="Times New Roman" w:hAnsi="Times New Roman" w:cs="Times New Roman"/>
                <w:noProof/>
                <w:lang w:val="es-ES" w:eastAsia="es-ES"/>
              </w:rPr>
              <w:drawing>
                <wp:inline distT="0" distB="0" distL="0" distR="0" wp14:anchorId="7AF37F7F" wp14:editId="6A6F1D8D">
                  <wp:extent cx="1419225" cy="1676400"/>
                  <wp:effectExtent l="0" t="0" r="9525"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1230" t="27446" r="53463" b="24728"/>
                          <a:stretch/>
                        </pic:blipFill>
                        <pic:spPr bwMode="auto">
                          <a:xfrm>
                            <a:off x="0" y="0"/>
                            <a:ext cx="1420254" cy="1677615"/>
                          </a:xfrm>
                          <a:prstGeom prst="rect">
                            <a:avLst/>
                          </a:prstGeom>
                          <a:ln>
                            <a:noFill/>
                          </a:ln>
                          <a:extLst>
                            <a:ext uri="{53640926-AAD7-44d8-BBD7-CCE9431645EC}">
                              <a14:shadowObscured xmlns:a14="http://schemas.microsoft.com/office/drawing/2010/main"/>
                            </a:ext>
                          </a:extLst>
                        </pic:spPr>
                      </pic:pic>
                    </a:graphicData>
                  </a:graphic>
                </wp:inline>
              </w:drawing>
            </w:r>
            <w:ins w:id="70" w:author="mercyranjel" w:date="2016-01-02T18:02:00Z">
              <w:r>
                <w:rPr>
                  <w:rFonts w:ascii="Times New Roman" w:hAnsi="Times New Roman" w:cs="Times New Roman"/>
                  <w:b/>
                  <w:color w:val="000000"/>
                </w:rPr>
                <w:t xml:space="preserve"> </w:t>
              </w:r>
            </w:ins>
          </w:p>
        </w:tc>
      </w:tr>
      <w:tr w:rsidR="005166B8" w:rsidRPr="00D07FE4" w14:paraId="36784314" w14:textId="77777777" w:rsidTr="00D32ACA">
        <w:tc>
          <w:tcPr>
            <w:tcW w:w="2518" w:type="dxa"/>
          </w:tcPr>
          <w:p w14:paraId="43AF3D95"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4DA5193" w14:textId="77777777" w:rsidR="005166B8" w:rsidRPr="00D07FE4" w:rsidRDefault="005166B8" w:rsidP="00D32ACA">
            <w:pPr>
              <w:rPr>
                <w:rFonts w:ascii="Times New Roman" w:hAnsi="Times New Roman" w:cs="Times New Roman"/>
                <w:color w:val="000000"/>
              </w:rPr>
            </w:pPr>
            <w:r>
              <w:rPr>
                <w:rFonts w:ascii="Times New Roman" w:hAnsi="Times New Roman" w:cs="Times New Roman"/>
                <w:color w:val="000000"/>
              </w:rPr>
              <w:t>En esta circunferencia se han señalado el centro y varios de sus radios.</w:t>
            </w:r>
          </w:p>
        </w:tc>
      </w:tr>
    </w:tbl>
    <w:p w14:paraId="3EB22577" w14:textId="77777777" w:rsidR="005166B8" w:rsidRDefault="005166B8" w:rsidP="005166B8">
      <w:pPr>
        <w:shd w:val="clear" w:color="auto" w:fill="FFFFFF"/>
        <w:spacing w:after="0"/>
        <w:ind w:left="360"/>
        <w:rPr>
          <w:rFonts w:ascii="Times New Roman" w:eastAsia="Times New Roman" w:hAnsi="Times New Roman" w:cs="Times New Roman"/>
          <w:lang w:val="es-CO" w:eastAsia="es-CO"/>
        </w:rPr>
      </w:pPr>
    </w:p>
    <w:p w14:paraId="53541FD8" w14:textId="177B6DC4" w:rsidR="005166B8" w:rsidRPr="00D07FE4" w:rsidRDefault="005166B8" w:rsidP="005166B8">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diámetro</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 xml:space="preserve">es </w:t>
      </w:r>
      <w:r>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segmento que une dos puntos</w:t>
      </w:r>
      <w:r>
        <w:rPr>
          <w:rFonts w:ascii="Times New Roman" w:eastAsia="Times New Roman" w:hAnsi="Times New Roman" w:cs="Times New Roman"/>
          <w:lang w:val="es-CO" w:eastAsia="es-CO"/>
        </w:rPr>
        <w:t xml:space="preserve"> opuestos de la circunferencia y pasa</w:t>
      </w:r>
      <w:r w:rsidRPr="00D07FE4">
        <w:rPr>
          <w:rFonts w:ascii="Times New Roman" w:eastAsia="Times New Roman" w:hAnsi="Times New Roman" w:cs="Times New Roman"/>
          <w:lang w:val="es-CO" w:eastAsia="es-CO"/>
        </w:rPr>
        <w:t xml:space="preserve"> por el centro</w:t>
      </w:r>
      <w:r>
        <w:rPr>
          <w:rFonts w:ascii="Times New Roman" w:eastAsia="Times New Roman" w:hAnsi="Times New Roman" w:cs="Times New Roman"/>
          <w:lang w:val="es-CO" w:eastAsia="es-CO"/>
        </w:rPr>
        <w:t xml:space="preserve"> de </w:t>
      </w:r>
      <w:r w:rsidR="00785823">
        <w:rPr>
          <w:rFonts w:ascii="Times New Roman" w:eastAsia="Times New Roman" w:hAnsi="Times New Roman" w:cs="Times New Roman"/>
          <w:lang w:val="es-CO" w:eastAsia="es-CO"/>
        </w:rPr>
        <w:t>el</w:t>
      </w:r>
      <w:r>
        <w:rPr>
          <w:rFonts w:ascii="Times New Roman" w:eastAsia="Times New Roman" w:hAnsi="Times New Roman" w:cs="Times New Roman"/>
          <w:lang w:val="es-CO" w:eastAsia="es-CO"/>
        </w:rPr>
        <w:t>la</w:t>
      </w:r>
      <w:r w:rsidRPr="00D07FE4">
        <w:rPr>
          <w:rFonts w:ascii="Times New Roman" w:eastAsia="Times New Roman" w:hAnsi="Times New Roman" w:cs="Times New Roman"/>
          <w:lang w:val="es-CO" w:eastAsia="es-CO"/>
        </w:rPr>
        <w:t>.</w:t>
      </w:r>
    </w:p>
    <w:p w14:paraId="5D568499" w14:textId="174E7CF9" w:rsidR="005166B8" w:rsidRPr="00D07FE4" w:rsidRDefault="005166B8" w:rsidP="005166B8">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lastRenderedPageBreak/>
        <w:t>La </w:t>
      </w:r>
      <w:r w:rsidRPr="00D07FE4">
        <w:rPr>
          <w:rFonts w:ascii="Times New Roman" w:eastAsia="Times New Roman" w:hAnsi="Times New Roman" w:cs="Times New Roman"/>
          <w:b/>
          <w:bCs/>
          <w:lang w:val="es-CO" w:eastAsia="es-CO"/>
        </w:rPr>
        <w:t>cuerda</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 xml:space="preserve">es </w:t>
      </w:r>
      <w:r>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se</w:t>
      </w:r>
      <w:r>
        <w:rPr>
          <w:rFonts w:ascii="Times New Roman" w:eastAsia="Times New Roman" w:hAnsi="Times New Roman" w:cs="Times New Roman"/>
          <w:lang w:val="es-CO" w:eastAsia="es-CO"/>
        </w:rPr>
        <w:t>gmento que une dos puntos de la circunferencia y que no pasa</w:t>
      </w:r>
      <w:r w:rsidRPr="00D07FE4">
        <w:rPr>
          <w:rFonts w:ascii="Times New Roman" w:eastAsia="Times New Roman" w:hAnsi="Times New Roman" w:cs="Times New Roman"/>
          <w:lang w:val="es-CO" w:eastAsia="es-CO"/>
        </w:rPr>
        <w:t xml:space="preserve"> por el centro</w:t>
      </w:r>
      <w:r>
        <w:rPr>
          <w:rFonts w:ascii="Times New Roman" w:eastAsia="Times New Roman" w:hAnsi="Times New Roman" w:cs="Times New Roman"/>
          <w:lang w:val="es-CO" w:eastAsia="es-CO"/>
        </w:rPr>
        <w:t xml:space="preserve"> de </w:t>
      </w:r>
      <w:r w:rsidR="00785823">
        <w:rPr>
          <w:rFonts w:ascii="Times New Roman" w:eastAsia="Times New Roman" w:hAnsi="Times New Roman" w:cs="Times New Roman"/>
          <w:lang w:val="es-CO" w:eastAsia="es-CO"/>
        </w:rPr>
        <w:t>el</w:t>
      </w:r>
      <w:r>
        <w:rPr>
          <w:rFonts w:ascii="Times New Roman" w:eastAsia="Times New Roman" w:hAnsi="Times New Roman" w:cs="Times New Roman"/>
          <w:lang w:val="es-CO" w:eastAsia="es-CO"/>
        </w:rPr>
        <w:t>la</w:t>
      </w:r>
      <w:r w:rsidRPr="00D07FE4">
        <w:rPr>
          <w:rFonts w:ascii="Times New Roman" w:eastAsia="Times New Roman" w:hAnsi="Times New Roman" w:cs="Times New Roman"/>
          <w:lang w:val="es-CO" w:eastAsia="es-CO"/>
        </w:rPr>
        <w:t>.</w:t>
      </w:r>
    </w:p>
    <w:p w14:paraId="5B29C755" w14:textId="77777777" w:rsidR="005166B8" w:rsidRPr="00D07FE4" w:rsidRDefault="005166B8" w:rsidP="005166B8">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847354A" w14:textId="77777777" w:rsidTr="00D32ACA">
        <w:tc>
          <w:tcPr>
            <w:tcW w:w="9033" w:type="dxa"/>
            <w:gridSpan w:val="2"/>
            <w:shd w:val="clear" w:color="auto" w:fill="0D0D0D" w:themeFill="text1" w:themeFillTint="F2"/>
          </w:tcPr>
          <w:p w14:paraId="6CD0FB57"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F8D561D" w14:textId="77777777" w:rsidTr="00D32ACA">
        <w:tc>
          <w:tcPr>
            <w:tcW w:w="2518" w:type="dxa"/>
          </w:tcPr>
          <w:p w14:paraId="4ED414F3"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934898A"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MA_06_11_IMG43</w:t>
            </w:r>
          </w:p>
        </w:tc>
      </w:tr>
      <w:tr w:rsidR="005166B8" w:rsidRPr="00D07FE4" w14:paraId="57AB7D33" w14:textId="77777777" w:rsidTr="00D32ACA">
        <w:tc>
          <w:tcPr>
            <w:tcW w:w="2518" w:type="dxa"/>
          </w:tcPr>
          <w:p w14:paraId="5C2D6E5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5EF480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La circunferencia</w:t>
            </w:r>
            <w:ins w:id="71" w:author="mercyranjel" w:date="2016-01-02T18:03:00Z">
              <w:r>
                <w:rPr>
                  <w:rFonts w:ascii="Times New Roman" w:hAnsi="Times New Roman" w:cs="Times New Roman"/>
                  <w:color w:val="000000"/>
                </w:rPr>
                <w:t>.</w:t>
              </w:r>
            </w:ins>
          </w:p>
        </w:tc>
      </w:tr>
      <w:tr w:rsidR="005166B8" w:rsidRPr="00D07FE4" w14:paraId="306A6F68" w14:textId="77777777" w:rsidTr="00D32ACA">
        <w:tc>
          <w:tcPr>
            <w:tcW w:w="2518" w:type="dxa"/>
          </w:tcPr>
          <w:p w14:paraId="68EEF800"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2ACF61C"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43CD9226" wp14:editId="406C932C">
                  <wp:extent cx="1447800" cy="142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53161" t="34512" r="21022" b="24727"/>
                          <a:stretch/>
                        </pic:blipFill>
                        <pic:spPr bwMode="auto">
                          <a:xfrm>
                            <a:off x="0" y="0"/>
                            <a:ext cx="1448849" cy="1429786"/>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5D033455" w14:textId="77777777" w:rsidTr="00D32ACA">
        <w:tc>
          <w:tcPr>
            <w:tcW w:w="2518" w:type="dxa"/>
          </w:tcPr>
          <w:p w14:paraId="7E40BD72"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4B0C85C" w14:textId="2CE49F62"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En esta circunferencia se ha</w:t>
            </w:r>
            <w:r w:rsidR="00785823">
              <w:rPr>
                <w:rFonts w:ascii="Times New Roman" w:hAnsi="Times New Roman" w:cs="Times New Roman"/>
                <w:color w:val="000000"/>
              </w:rPr>
              <w:t>n</w:t>
            </w:r>
            <w:r>
              <w:rPr>
                <w:rFonts w:ascii="Times New Roman" w:hAnsi="Times New Roman" w:cs="Times New Roman"/>
                <w:color w:val="000000"/>
              </w:rPr>
              <w:t xml:space="preserve"> señalado un</w:t>
            </w:r>
            <w:r w:rsidRPr="00D07FE4">
              <w:rPr>
                <w:rFonts w:ascii="Times New Roman" w:hAnsi="Times New Roman" w:cs="Times New Roman"/>
                <w:color w:val="000000"/>
              </w:rPr>
              <w:t xml:space="preserve"> diámetro y </w:t>
            </w:r>
            <w:r>
              <w:rPr>
                <w:rFonts w:ascii="Times New Roman" w:hAnsi="Times New Roman" w:cs="Times New Roman"/>
                <w:color w:val="000000"/>
              </w:rPr>
              <w:t>dos</w:t>
            </w:r>
            <w:r w:rsidRPr="00D07FE4">
              <w:rPr>
                <w:rFonts w:ascii="Times New Roman" w:hAnsi="Times New Roman" w:cs="Times New Roman"/>
                <w:color w:val="000000"/>
              </w:rPr>
              <w:t xml:space="preserve"> cuerda</w:t>
            </w:r>
            <w:r>
              <w:rPr>
                <w:rFonts w:ascii="Times New Roman" w:hAnsi="Times New Roman" w:cs="Times New Roman"/>
                <w:color w:val="000000"/>
              </w:rPr>
              <w:t>s</w:t>
            </w:r>
            <w:r w:rsidRPr="00D07FE4">
              <w:rPr>
                <w:rFonts w:ascii="Times New Roman" w:hAnsi="Times New Roman" w:cs="Times New Roman"/>
                <w:color w:val="000000"/>
              </w:rPr>
              <w:t>.</w:t>
            </w:r>
          </w:p>
        </w:tc>
      </w:tr>
    </w:tbl>
    <w:p w14:paraId="5EFB8295" w14:textId="77777777" w:rsidR="005166B8" w:rsidRPr="00EC064C" w:rsidRDefault="005166B8" w:rsidP="005166B8">
      <w:pPr>
        <w:pStyle w:val="Prrafodelista"/>
        <w:shd w:val="clear" w:color="auto" w:fill="FFFFFF"/>
        <w:spacing w:after="0"/>
        <w:rPr>
          <w:rFonts w:ascii="Times New Roman" w:eastAsia="Times New Roman" w:hAnsi="Times New Roman" w:cs="Times New Roman"/>
          <w:color w:val="333333"/>
          <w:lang w:val="es-CO" w:eastAsia="es-CO"/>
        </w:rPr>
      </w:pPr>
    </w:p>
    <w:p w14:paraId="71CD88EF" w14:textId="77777777" w:rsidR="005166B8" w:rsidRPr="00EC064C" w:rsidRDefault="005166B8" w:rsidP="005166B8">
      <w:pPr>
        <w:pStyle w:val="Prrafodelista"/>
        <w:numPr>
          <w:ilvl w:val="0"/>
          <w:numId w:val="20"/>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lang w:val="es-CO" w:eastAsia="es-CO"/>
        </w:rPr>
        <w:t>Un</w:t>
      </w:r>
      <w:r w:rsidRPr="00EC064C">
        <w:rPr>
          <w:rFonts w:ascii="Times New Roman" w:eastAsia="Times New Roman" w:hAnsi="Times New Roman" w:cs="Times New Roman"/>
          <w:lang w:val="es-CO" w:eastAsia="es-CO"/>
        </w:rPr>
        <w:t> </w:t>
      </w:r>
      <w:r w:rsidRPr="00EC064C">
        <w:rPr>
          <w:rFonts w:ascii="Times New Roman" w:eastAsia="Times New Roman" w:hAnsi="Times New Roman" w:cs="Times New Roman"/>
          <w:b/>
          <w:bCs/>
          <w:lang w:val="es-CO" w:eastAsia="es-CO"/>
        </w:rPr>
        <w:t>arco</w:t>
      </w:r>
      <w:r w:rsidRPr="00EC064C">
        <w:rPr>
          <w:rFonts w:ascii="Times New Roman" w:eastAsia="Times New Roman" w:hAnsi="Times New Roman" w:cs="Times New Roman"/>
          <w:lang w:val="es-CO" w:eastAsia="es-CO"/>
        </w:rPr>
        <w:t xml:space="preserve"> es la parte de la circunferencia comprendida entre dos de sus puntos. </w:t>
      </w:r>
    </w:p>
    <w:p w14:paraId="750B2DDC" w14:textId="77777777" w:rsidR="005166B8" w:rsidRPr="00EC064C" w:rsidRDefault="005166B8" w:rsidP="005166B8">
      <w:pPr>
        <w:pStyle w:val="Prrafodelista"/>
        <w:numPr>
          <w:ilvl w:val="0"/>
          <w:numId w:val="20"/>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lang w:val="es-CO" w:eastAsia="es-CO"/>
        </w:rPr>
        <w:t>Una</w:t>
      </w:r>
      <w:r w:rsidRPr="00EC064C">
        <w:rPr>
          <w:rFonts w:ascii="Times New Roman" w:eastAsia="Times New Roman" w:hAnsi="Times New Roman" w:cs="Times New Roman"/>
          <w:lang w:val="es-CO" w:eastAsia="es-CO"/>
        </w:rPr>
        <w:t xml:space="preserve"> </w:t>
      </w:r>
      <w:r w:rsidRPr="00EC064C">
        <w:rPr>
          <w:rFonts w:ascii="Times New Roman" w:eastAsia="Times New Roman" w:hAnsi="Times New Roman" w:cs="Times New Roman"/>
          <w:b/>
          <w:bCs/>
          <w:lang w:val="es-CO" w:eastAsia="es-CO"/>
        </w:rPr>
        <w:t>semicircunferencia</w:t>
      </w:r>
      <w:r w:rsidRPr="00EC064C">
        <w:rPr>
          <w:rFonts w:ascii="Times New Roman" w:eastAsia="Times New Roman" w:hAnsi="Times New Roman" w:cs="Times New Roman"/>
          <w:lang w:val="es-CO" w:eastAsia="es-CO"/>
        </w:rPr>
        <w:t xml:space="preserve"> es un arco </w:t>
      </w:r>
      <w:r>
        <w:rPr>
          <w:rFonts w:ascii="Times New Roman" w:eastAsia="Times New Roman" w:hAnsi="Times New Roman" w:cs="Times New Roman"/>
          <w:lang w:val="es-CO" w:eastAsia="es-CO"/>
        </w:rPr>
        <w:t>para el cual sus dos puntos son los extremos de un diámetro.</w:t>
      </w:r>
    </w:p>
    <w:p w14:paraId="48EB46A2" w14:textId="77777777" w:rsidR="005166B8" w:rsidRPr="00D07FE4" w:rsidRDefault="005166B8" w:rsidP="005166B8">
      <w:pPr>
        <w:shd w:val="clear" w:color="auto" w:fill="FFFFFF"/>
        <w:spacing w:after="0"/>
        <w:ind w:left="30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9DCD62E" w14:textId="77777777" w:rsidTr="00D32ACA">
        <w:tc>
          <w:tcPr>
            <w:tcW w:w="9033" w:type="dxa"/>
            <w:gridSpan w:val="2"/>
            <w:shd w:val="clear" w:color="auto" w:fill="0D0D0D" w:themeFill="text1" w:themeFillTint="F2"/>
          </w:tcPr>
          <w:p w14:paraId="05019C7B"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613DD018" w14:textId="77777777" w:rsidTr="00D32ACA">
        <w:tc>
          <w:tcPr>
            <w:tcW w:w="2518" w:type="dxa"/>
          </w:tcPr>
          <w:p w14:paraId="18115EBB"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D6BF25D"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MA_06_11_CO_IMG44</w:t>
            </w:r>
          </w:p>
        </w:tc>
      </w:tr>
      <w:tr w:rsidR="005166B8" w:rsidRPr="00D07FE4" w14:paraId="512434AB" w14:textId="77777777" w:rsidTr="00D32ACA">
        <w:tc>
          <w:tcPr>
            <w:tcW w:w="2518" w:type="dxa"/>
          </w:tcPr>
          <w:p w14:paraId="1B6521BB"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1CBC3D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La circunferencia</w:t>
            </w:r>
            <w:ins w:id="72" w:author="mercyranjel" w:date="2016-01-02T18:04:00Z">
              <w:r>
                <w:rPr>
                  <w:rFonts w:ascii="Times New Roman" w:hAnsi="Times New Roman" w:cs="Times New Roman"/>
                  <w:color w:val="000000"/>
                </w:rPr>
                <w:t>.</w:t>
              </w:r>
            </w:ins>
          </w:p>
        </w:tc>
      </w:tr>
      <w:tr w:rsidR="005166B8" w:rsidRPr="00D07FE4" w14:paraId="1A1F108C" w14:textId="77777777" w:rsidTr="00D32ACA">
        <w:tc>
          <w:tcPr>
            <w:tcW w:w="2518" w:type="dxa"/>
          </w:tcPr>
          <w:p w14:paraId="750554B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890E7F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2056D0E2" wp14:editId="3D983608">
                  <wp:extent cx="1809750" cy="1787946"/>
                  <wp:effectExtent l="0" t="0" r="0" b="3175"/>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59106" t="32609" r="12699" b="22827"/>
                          <a:stretch/>
                        </pic:blipFill>
                        <pic:spPr bwMode="auto">
                          <a:xfrm>
                            <a:off x="0" y="0"/>
                            <a:ext cx="1811062" cy="1789242"/>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31B2C475" w14:textId="77777777" w:rsidTr="00D32ACA">
        <w:tc>
          <w:tcPr>
            <w:tcW w:w="2518" w:type="dxa"/>
          </w:tcPr>
          <w:p w14:paraId="34CA9856"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B42EE09" w14:textId="08AC7855" w:rsidR="005166B8" w:rsidRPr="00D07FE4" w:rsidRDefault="005166B8" w:rsidP="00D32ACA">
            <w:pPr>
              <w:rPr>
                <w:rFonts w:ascii="Times New Roman" w:hAnsi="Times New Roman" w:cs="Times New Roman"/>
                <w:color w:val="000000"/>
                <w:sz w:val="24"/>
                <w:szCs w:val="24"/>
              </w:rPr>
            </w:pPr>
            <w:r>
              <w:rPr>
                <w:rFonts w:ascii="Times New Roman" w:hAnsi="Times New Roman" w:cs="Times New Roman"/>
                <w:color w:val="000000"/>
              </w:rPr>
              <w:t>En esta circunferencia se ha</w:t>
            </w:r>
            <w:r w:rsidR="009A5039">
              <w:rPr>
                <w:rFonts w:ascii="Times New Roman" w:hAnsi="Times New Roman" w:cs="Times New Roman"/>
                <w:color w:val="000000"/>
              </w:rPr>
              <w:t>n</w:t>
            </w:r>
            <w:r>
              <w:rPr>
                <w:rFonts w:ascii="Times New Roman" w:hAnsi="Times New Roman" w:cs="Times New Roman"/>
                <w:color w:val="000000"/>
              </w:rPr>
              <w:t xml:space="preserve"> señalado un arco y una</w:t>
            </w:r>
            <w:r w:rsidRPr="00D07FE4">
              <w:rPr>
                <w:rFonts w:ascii="Times New Roman" w:hAnsi="Times New Roman" w:cs="Times New Roman"/>
                <w:color w:val="000000"/>
              </w:rPr>
              <w:t xml:space="preserve"> semicircunferencia.</w:t>
            </w:r>
          </w:p>
        </w:tc>
      </w:tr>
    </w:tbl>
    <w:p w14:paraId="322799A4" w14:textId="77777777" w:rsidR="005166B8" w:rsidRPr="00D07FE4" w:rsidRDefault="005166B8" w:rsidP="005166B8">
      <w:pPr>
        <w:spacing w:after="0"/>
        <w:rPr>
          <w:rFonts w:ascii="Times New Roman" w:hAnsi="Times New Roman" w:cs="Times New Roman"/>
          <w:highlight w:val="yellow"/>
        </w:rPr>
      </w:pPr>
    </w:p>
    <w:p w14:paraId="343DF9F4" w14:textId="77777777" w:rsidR="005166B8" w:rsidRPr="00D07FE4" w:rsidRDefault="005166B8" w:rsidP="005166B8">
      <w:pPr>
        <w:spacing w:after="0"/>
        <w:rPr>
          <w:rFonts w:ascii="Times New Roman" w:hAnsi="Times New Roman" w:cs="Times New Roman"/>
          <w:highlight w:val="yellow"/>
          <w:lang w:val="es-CO"/>
        </w:rPr>
      </w:pPr>
    </w:p>
    <w:p w14:paraId="48AAC328" w14:textId="77777777" w:rsidR="005166B8" w:rsidRPr="00D07FE4" w:rsidRDefault="005166B8" w:rsidP="005166B8">
      <w:pPr>
        <w:spacing w:after="0"/>
        <w:rPr>
          <w:rFonts w:ascii="Times New Roman" w:hAnsi="Times New Roman" w:cs="Times New Roman"/>
          <w:highlight w:val="yellow"/>
        </w:rPr>
      </w:pPr>
    </w:p>
    <w:p w14:paraId="5A0DB43D" w14:textId="77777777" w:rsidR="005166B8" w:rsidRPr="00D07FE4" w:rsidRDefault="005166B8" w:rsidP="005166B8">
      <w:pPr>
        <w:spacing w:after="0"/>
        <w:rPr>
          <w:rFonts w:ascii="Times New Roman" w:hAnsi="Times New Roman" w:cs="Times New Roman"/>
          <w:b/>
        </w:rPr>
      </w:pPr>
      <w:r>
        <w:rPr>
          <w:rFonts w:ascii="Times New Roman" w:hAnsi="Times New Roman" w:cs="Times New Roman"/>
          <w:highlight w:val="yellow"/>
        </w:rPr>
        <w:t>[SECCIÓN 2</w:t>
      </w:r>
      <w:r w:rsidRPr="00D07FE4">
        <w:rPr>
          <w:rFonts w:ascii="Times New Roman" w:hAnsi="Times New Roman" w:cs="Times New Roman"/>
          <w:highlight w:val="yellow"/>
        </w:rPr>
        <w:t>]</w:t>
      </w:r>
      <w:r w:rsidRPr="00D07FE4">
        <w:rPr>
          <w:rFonts w:ascii="Times New Roman" w:hAnsi="Times New Roman" w:cs="Times New Roman"/>
        </w:rPr>
        <w:t xml:space="preserve"> </w:t>
      </w:r>
      <w:r>
        <w:rPr>
          <w:rFonts w:ascii="Times New Roman" w:hAnsi="Times New Roman" w:cs="Times New Roman"/>
          <w:b/>
        </w:rPr>
        <w:t xml:space="preserve">4.2 </w:t>
      </w:r>
      <w:r w:rsidRPr="00D07FE4">
        <w:rPr>
          <w:rFonts w:ascii="Times New Roman" w:hAnsi="Times New Roman" w:cs="Times New Roman"/>
          <w:b/>
        </w:rPr>
        <w:t xml:space="preserve">Las posiciones relativas de una recta y </w:t>
      </w:r>
      <w:r>
        <w:rPr>
          <w:rFonts w:ascii="Times New Roman" w:hAnsi="Times New Roman" w:cs="Times New Roman"/>
          <w:b/>
        </w:rPr>
        <w:t xml:space="preserve">de </w:t>
      </w:r>
      <w:r w:rsidRPr="00D07FE4">
        <w:rPr>
          <w:rFonts w:ascii="Times New Roman" w:hAnsi="Times New Roman" w:cs="Times New Roman"/>
          <w:b/>
        </w:rPr>
        <w:t>una circunferencia</w:t>
      </w:r>
    </w:p>
    <w:p w14:paraId="5AC878C7" w14:textId="6550C45C" w:rsidR="005166B8" w:rsidRPr="00D07FE4"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color w:val="333333"/>
          <w:lang w:val="es-CO" w:eastAsia="es-CO"/>
        </w:rPr>
        <w:lastRenderedPageBreak/>
        <w:br/>
      </w:r>
      <w:r w:rsidRPr="00D07FE4">
        <w:rPr>
          <w:rFonts w:ascii="Times New Roman" w:eastAsia="Times New Roman" w:hAnsi="Times New Roman" w:cs="Times New Roman"/>
          <w:lang w:val="es-CO" w:eastAsia="es-CO"/>
        </w:rPr>
        <w:t xml:space="preserve">Respecto </w:t>
      </w:r>
      <w:r w:rsidR="009A5039">
        <w:rPr>
          <w:rFonts w:ascii="Times New Roman" w:eastAsia="Times New Roman" w:hAnsi="Times New Roman" w:cs="Times New Roman"/>
          <w:lang w:val="es-CO" w:eastAsia="es-CO"/>
        </w:rPr>
        <w:t>a</w:t>
      </w:r>
      <w:ins w:id="73" w:author="mercyranjel" w:date="2016-01-02T18:06:00Z">
        <w:r w:rsidRPr="00D07FE4">
          <w:rPr>
            <w:rFonts w:ascii="Times New Roman" w:eastAsia="Times New Roman" w:hAnsi="Times New Roman" w:cs="Times New Roman"/>
            <w:lang w:val="es-CO" w:eastAsia="es-CO"/>
          </w:rPr>
          <w:t xml:space="preserve"> </w:t>
        </w:r>
      </w:ins>
      <w:r w:rsidRPr="00D07FE4">
        <w:rPr>
          <w:rFonts w:ascii="Times New Roman" w:eastAsia="Times New Roman" w:hAnsi="Times New Roman" w:cs="Times New Roman"/>
          <w:lang w:val="es-CO" w:eastAsia="es-CO"/>
        </w:rPr>
        <w:t>una circunferencia, una recta puede ser</w:t>
      </w:r>
      <w:r>
        <w:rPr>
          <w:rFonts w:ascii="Times New Roman" w:eastAsia="Times New Roman" w:hAnsi="Times New Roman" w:cs="Times New Roman"/>
          <w:lang w:val="es-CO" w:eastAsia="es-CO"/>
        </w:rPr>
        <w:t xml:space="preserve"> exterior, tangente o secante.</w:t>
      </w:r>
    </w:p>
    <w:p w14:paraId="57CE445B"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1F213DA3" w14:textId="77777777" w:rsidR="005166B8" w:rsidRPr="00D07FE4" w:rsidRDefault="005166B8" w:rsidP="005166B8">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Exterior</w:t>
      </w:r>
      <w:r>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a recta y la circunferencia no tienen puntos en común.</w:t>
      </w:r>
    </w:p>
    <w:p w14:paraId="5946633D" w14:textId="77777777" w:rsidR="005166B8" w:rsidRPr="00D07FE4" w:rsidRDefault="005166B8" w:rsidP="005166B8">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w:t>
      </w:r>
      <w:r>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a recta y la circunferencia tienen un solo punto en común.</w:t>
      </w:r>
    </w:p>
    <w:p w14:paraId="7C5A10DF" w14:textId="77777777" w:rsidR="005166B8" w:rsidRPr="00D07FE4" w:rsidRDefault="005166B8" w:rsidP="005166B8">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Secante</w:t>
      </w:r>
      <w:r>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 xml:space="preserve">a recta y la circunferencia tienen dos puntos en común, es decir, se </w:t>
      </w:r>
      <w:r>
        <w:rPr>
          <w:rFonts w:ascii="Times New Roman" w:eastAsia="Times New Roman" w:hAnsi="Times New Roman" w:cs="Times New Roman"/>
          <w:lang w:val="es-CO" w:eastAsia="es-CO"/>
        </w:rPr>
        <w:t>intersectan</w:t>
      </w:r>
      <w:r w:rsidRPr="00D07FE4">
        <w:rPr>
          <w:rFonts w:ascii="Times New Roman" w:eastAsia="Times New Roman" w:hAnsi="Times New Roman" w:cs="Times New Roman"/>
          <w:lang w:val="es-CO" w:eastAsia="es-CO"/>
        </w:rPr>
        <w:t xml:space="preserve"> en dos puntos.</w:t>
      </w:r>
    </w:p>
    <w:p w14:paraId="26462291" w14:textId="77777777" w:rsidR="005166B8" w:rsidRPr="00D07FE4" w:rsidRDefault="005166B8" w:rsidP="005166B8">
      <w:pPr>
        <w:spacing w:after="0"/>
        <w:rPr>
          <w:rFonts w:ascii="Times New Roman" w:hAnsi="Times New Roman" w:cs="Times New Roman"/>
          <w:highlight w:val="yellow"/>
          <w:lang w:val="es-CO"/>
        </w:rPr>
      </w:pPr>
    </w:p>
    <w:tbl>
      <w:tblPr>
        <w:tblStyle w:val="Tablaconcuadrcula"/>
        <w:tblW w:w="0" w:type="auto"/>
        <w:tblLook w:val="04A0" w:firstRow="1" w:lastRow="0" w:firstColumn="1" w:lastColumn="0" w:noHBand="0" w:noVBand="1"/>
      </w:tblPr>
      <w:tblGrid>
        <w:gridCol w:w="2518"/>
        <w:gridCol w:w="6515"/>
      </w:tblGrid>
      <w:tr w:rsidR="005166B8" w:rsidRPr="00D07FE4" w14:paraId="45414FC5" w14:textId="77777777" w:rsidTr="00D32ACA">
        <w:tc>
          <w:tcPr>
            <w:tcW w:w="9033" w:type="dxa"/>
            <w:gridSpan w:val="2"/>
            <w:shd w:val="clear" w:color="auto" w:fill="0D0D0D" w:themeFill="text1" w:themeFillTint="F2"/>
          </w:tcPr>
          <w:p w14:paraId="6BA8C959"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74A1B15F" w14:textId="77777777" w:rsidTr="00D32ACA">
        <w:tc>
          <w:tcPr>
            <w:tcW w:w="2518" w:type="dxa"/>
          </w:tcPr>
          <w:p w14:paraId="759E1CE4"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DC75F59"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MA_06_11_CO_IMG45</w:t>
            </w:r>
          </w:p>
        </w:tc>
      </w:tr>
      <w:tr w:rsidR="005166B8" w:rsidRPr="00D07FE4" w14:paraId="5F725668" w14:textId="77777777" w:rsidTr="00D32ACA">
        <w:tc>
          <w:tcPr>
            <w:tcW w:w="2518" w:type="dxa"/>
          </w:tcPr>
          <w:p w14:paraId="7A1E73C2"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D4BC93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Posiciones relativas de una recta y una circunferencia</w:t>
            </w:r>
            <w:ins w:id="74" w:author="mercyranjel" w:date="2016-01-02T18:08:00Z">
              <w:r>
                <w:rPr>
                  <w:rFonts w:ascii="Times New Roman" w:hAnsi="Times New Roman" w:cs="Times New Roman"/>
                  <w:color w:val="000000"/>
                </w:rPr>
                <w:t>.</w:t>
              </w:r>
            </w:ins>
          </w:p>
        </w:tc>
      </w:tr>
      <w:tr w:rsidR="005166B8" w:rsidRPr="00D07FE4" w14:paraId="04BFEB40" w14:textId="77777777" w:rsidTr="00D32ACA">
        <w:tc>
          <w:tcPr>
            <w:tcW w:w="2518" w:type="dxa"/>
          </w:tcPr>
          <w:p w14:paraId="4069CC7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5D6C927" w14:textId="77777777" w:rsidR="005166B8" w:rsidRDefault="005166B8" w:rsidP="00D32ACA">
            <w:pPr>
              <w:rPr>
                <w:ins w:id="75" w:author="Ancopepe pepe" w:date="2016-01-04T10:07:00Z"/>
                <w:rFonts w:ascii="Times New Roman" w:hAnsi="Times New Roman" w:cs="Times New Roman"/>
                <w:b/>
                <w:color w:val="C00000"/>
              </w:rPr>
            </w:pPr>
            <w:r w:rsidRPr="00D07FE4">
              <w:rPr>
                <w:rFonts w:ascii="Times New Roman" w:hAnsi="Times New Roman" w:cs="Times New Roman"/>
                <w:noProof/>
                <w:lang w:val="es-ES" w:eastAsia="es-ES"/>
              </w:rPr>
              <w:drawing>
                <wp:inline distT="0" distB="0" distL="0" distR="0" wp14:anchorId="135DB922" wp14:editId="0D941A3B">
                  <wp:extent cx="2733675" cy="956786"/>
                  <wp:effectExtent l="0" t="0" r="0" b="0"/>
                  <wp:docPr id="338" name="Imagen 338" descr="http://profesores.aulaplaneta.com/DNNPlayerPackages/Package14602/InfoGuion/cuadernoestudio/images_xml/MT_07_13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602/InfoGuion/cuadernoestudio/images_xml/MT_07_13_img22_zoo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3675" cy="956786"/>
                          </a:xfrm>
                          <a:prstGeom prst="rect">
                            <a:avLst/>
                          </a:prstGeom>
                          <a:noFill/>
                          <a:ln>
                            <a:noFill/>
                          </a:ln>
                        </pic:spPr>
                      </pic:pic>
                    </a:graphicData>
                  </a:graphic>
                </wp:inline>
              </w:drawing>
            </w:r>
          </w:p>
          <w:p w14:paraId="0BEFACAC" w14:textId="77777777" w:rsidR="005166B8" w:rsidRPr="004B70CA" w:rsidRDefault="005166B8" w:rsidP="00D32ACA">
            <w:pPr>
              <w:rPr>
                <w:rFonts w:ascii="Times New Roman" w:hAnsi="Times New Roman" w:cs="Times New Roman"/>
                <w:b/>
                <w:color w:val="C00000"/>
              </w:rPr>
            </w:pPr>
          </w:p>
        </w:tc>
      </w:tr>
      <w:tr w:rsidR="005166B8" w:rsidRPr="00D07FE4" w14:paraId="50366C69" w14:textId="77777777" w:rsidTr="00D32ACA">
        <w:tc>
          <w:tcPr>
            <w:tcW w:w="2518" w:type="dxa"/>
          </w:tcPr>
          <w:p w14:paraId="51B0A288"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05822A9" w14:textId="77777777" w:rsidR="005166B8" w:rsidRPr="00D07FE4" w:rsidRDefault="005166B8" w:rsidP="00D32ACA">
            <w:pPr>
              <w:rPr>
                <w:rFonts w:ascii="Times New Roman" w:hAnsi="Times New Roman" w:cs="Times New Roman"/>
                <w:color w:val="000000"/>
                <w:sz w:val="24"/>
                <w:szCs w:val="24"/>
              </w:rPr>
            </w:pPr>
            <w:r w:rsidRPr="00D07FE4">
              <w:rPr>
                <w:rFonts w:ascii="Times New Roman" w:hAnsi="Times New Roman" w:cs="Times New Roman"/>
                <w:color w:val="000000"/>
              </w:rPr>
              <w:t>Rectas exterior, tangente y secante</w:t>
            </w:r>
            <w:r>
              <w:rPr>
                <w:rFonts w:ascii="Times New Roman" w:hAnsi="Times New Roman" w:cs="Times New Roman"/>
                <w:color w:val="000000"/>
              </w:rPr>
              <w:t>.</w:t>
            </w:r>
          </w:p>
        </w:tc>
      </w:tr>
    </w:tbl>
    <w:p w14:paraId="52E9C8C5"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2CC87E5A" w14:textId="77777777" w:rsidTr="00D32ACA">
        <w:tc>
          <w:tcPr>
            <w:tcW w:w="9033" w:type="dxa"/>
            <w:gridSpan w:val="2"/>
            <w:shd w:val="clear" w:color="auto" w:fill="000000" w:themeFill="text1"/>
          </w:tcPr>
          <w:p w14:paraId="6DC80082" w14:textId="77777777" w:rsidR="005166B8" w:rsidRPr="00D07FE4" w:rsidRDefault="005166B8" w:rsidP="00D32AC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xml:space="preserve">: recurso </w:t>
            </w:r>
            <w:r>
              <w:rPr>
                <w:rFonts w:ascii="Times New Roman" w:hAnsi="Times New Roman" w:cs="Times New Roman"/>
                <w:b/>
                <w:color w:val="FFFFFF" w:themeColor="background1"/>
              </w:rPr>
              <w:t>aprovechado</w:t>
            </w:r>
          </w:p>
        </w:tc>
      </w:tr>
      <w:tr w:rsidR="005166B8" w:rsidRPr="00D07FE4" w14:paraId="175CA071" w14:textId="77777777" w:rsidTr="00D32ACA">
        <w:tc>
          <w:tcPr>
            <w:tcW w:w="2518" w:type="dxa"/>
          </w:tcPr>
          <w:p w14:paraId="22A417BE"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C2F8DB9"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MA_06_11_CO_REC190</w:t>
            </w:r>
          </w:p>
        </w:tc>
      </w:tr>
      <w:tr w:rsidR="005166B8" w:rsidRPr="00D07FE4" w14:paraId="08CC41D4" w14:textId="77777777" w:rsidTr="00D32ACA">
        <w:tc>
          <w:tcPr>
            <w:tcW w:w="2518" w:type="dxa"/>
          </w:tcPr>
          <w:p w14:paraId="5783C54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534E1ED" w14:textId="77777777" w:rsidR="005166B8" w:rsidRPr="00D07FE4" w:rsidRDefault="005166B8" w:rsidP="00D32ACA">
            <w:pPr>
              <w:rPr>
                <w:rFonts w:ascii="Times New Roman" w:hAnsi="Times New Roman" w:cs="Times New Roman"/>
                <w:color w:val="000000"/>
              </w:rPr>
            </w:pPr>
            <w:r w:rsidRPr="006F670B">
              <w:rPr>
                <w:rFonts w:ascii="Times New Roman" w:hAnsi="Times New Roman" w:cs="Times New Roman"/>
                <w:color w:val="000000"/>
              </w:rPr>
              <w:t>La circunferencia: elementos, posiciones relativas con las rectas</w:t>
            </w:r>
          </w:p>
        </w:tc>
      </w:tr>
      <w:tr w:rsidR="005166B8" w:rsidRPr="00D07FE4" w14:paraId="7748AF4D" w14:textId="77777777" w:rsidTr="00D32ACA">
        <w:tc>
          <w:tcPr>
            <w:tcW w:w="2518" w:type="dxa"/>
          </w:tcPr>
          <w:p w14:paraId="1F0617E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7CF504F" w14:textId="302FA41C" w:rsidR="005166B8" w:rsidRPr="00D07FE4" w:rsidRDefault="005166B8" w:rsidP="00D32ACA">
            <w:pPr>
              <w:rPr>
                <w:rFonts w:ascii="Times New Roman" w:hAnsi="Times New Roman" w:cs="Times New Roman"/>
                <w:color w:val="000000"/>
              </w:rPr>
            </w:pPr>
            <w:r w:rsidRPr="006F670B">
              <w:rPr>
                <w:rFonts w:ascii="Times New Roman" w:hAnsi="Times New Roman" w:cs="Times New Roman"/>
              </w:rPr>
              <w:t>Interactivo sobre diferentes conceptos de la circunferencia</w:t>
            </w:r>
          </w:p>
        </w:tc>
      </w:tr>
    </w:tbl>
    <w:p w14:paraId="3A7A1D8D" w14:textId="77777777" w:rsidR="005166B8" w:rsidRPr="00D07FE4" w:rsidRDefault="005166B8" w:rsidP="005166B8">
      <w:pPr>
        <w:spacing w:after="0"/>
        <w:rPr>
          <w:rFonts w:ascii="Times New Roman" w:hAnsi="Times New Roman" w:cs="Times New Roman"/>
          <w:highlight w:val="yellow"/>
        </w:rPr>
      </w:pPr>
    </w:p>
    <w:p w14:paraId="79CC785F" w14:textId="77777777" w:rsidR="005166B8" w:rsidRPr="00D07FE4" w:rsidRDefault="005166B8" w:rsidP="005166B8">
      <w:pPr>
        <w:spacing w:after="0"/>
        <w:rPr>
          <w:rFonts w:ascii="Times New Roman" w:hAnsi="Times New Roman" w:cs="Times New Roman"/>
          <w:highlight w:val="yellow"/>
        </w:rPr>
      </w:pPr>
    </w:p>
    <w:p w14:paraId="3432BFA9" w14:textId="77777777" w:rsidR="005166B8" w:rsidRPr="00D07FE4" w:rsidRDefault="005166B8" w:rsidP="005166B8">
      <w:pPr>
        <w:spacing w:after="0"/>
        <w:rPr>
          <w:rFonts w:ascii="Times New Roman" w:hAnsi="Times New Roman" w:cs="Times New Roman"/>
          <w:b/>
        </w:rPr>
      </w:pPr>
      <w:r>
        <w:rPr>
          <w:rFonts w:ascii="Times New Roman" w:hAnsi="Times New Roman" w:cs="Times New Roman"/>
          <w:highlight w:val="yellow"/>
        </w:rPr>
        <w:t>[SECCIÓN 2</w:t>
      </w:r>
      <w:r w:rsidRPr="00D07FE4">
        <w:rPr>
          <w:rFonts w:ascii="Times New Roman" w:hAnsi="Times New Roman" w:cs="Times New Roman"/>
          <w:highlight w:val="yellow"/>
        </w:rPr>
        <w:t>]</w:t>
      </w:r>
      <w:r w:rsidRPr="00D07FE4">
        <w:rPr>
          <w:rFonts w:ascii="Times New Roman" w:hAnsi="Times New Roman" w:cs="Times New Roman"/>
        </w:rPr>
        <w:t xml:space="preserve"> </w:t>
      </w:r>
      <w:r>
        <w:rPr>
          <w:rFonts w:ascii="Times New Roman" w:hAnsi="Times New Roman" w:cs="Times New Roman"/>
          <w:b/>
        </w:rPr>
        <w:t>4.3</w:t>
      </w:r>
      <w:r w:rsidRPr="00D07FE4">
        <w:rPr>
          <w:rFonts w:ascii="Times New Roman" w:hAnsi="Times New Roman" w:cs="Times New Roman"/>
          <w:b/>
        </w:rPr>
        <w:t xml:space="preserve"> Las posiciones relativas de dos circunferencias</w:t>
      </w:r>
    </w:p>
    <w:p w14:paraId="19EF86A5" w14:textId="77777777" w:rsidR="005166B8" w:rsidRPr="00D07FE4" w:rsidRDefault="005166B8" w:rsidP="005166B8">
      <w:pPr>
        <w:spacing w:after="0"/>
        <w:rPr>
          <w:rFonts w:ascii="Times New Roman" w:hAnsi="Times New Roman" w:cs="Times New Roman"/>
          <w:b/>
        </w:rPr>
      </w:pPr>
    </w:p>
    <w:p w14:paraId="150D3006"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Entre dos circunferencias se pueden presentar las siguientes posiciones</w:t>
      </w:r>
      <w:ins w:id="76" w:author="mercyranjel" w:date="2016-01-02T18:10:00Z">
        <w:r>
          <w:rPr>
            <w:rFonts w:ascii="Times New Roman" w:eastAsia="Times New Roman" w:hAnsi="Times New Roman" w:cs="Times New Roman"/>
            <w:lang w:val="es-CO" w:eastAsia="es-CO"/>
          </w:rPr>
          <w:t>.</w:t>
        </w:r>
      </w:ins>
    </w:p>
    <w:p w14:paraId="35F825FB"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0BD5D2D2"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Interior</w:t>
      </w:r>
      <w:r w:rsidRPr="00D07FE4">
        <w:rPr>
          <w:rFonts w:ascii="Times New Roman" w:eastAsia="Times New Roman" w:hAnsi="Times New Roman" w:cs="Times New Roman"/>
          <w:lang w:val="es-CO" w:eastAsia="es-CO"/>
        </w:rPr>
        <w:t>: una circunferencia está en el interior de la otra.</w:t>
      </w:r>
    </w:p>
    <w:p w14:paraId="25058474"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Concéntricas</w:t>
      </w:r>
      <w:r w:rsidRPr="00D07FE4">
        <w:rPr>
          <w:rFonts w:ascii="Times New Roman" w:eastAsia="Times New Roman" w:hAnsi="Times New Roman" w:cs="Times New Roman"/>
          <w:lang w:val="es-CO" w:eastAsia="es-CO"/>
        </w:rPr>
        <w:t>: comparten el mismo centro.</w:t>
      </w:r>
    </w:p>
    <w:p w14:paraId="5FB71887"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Tangentes interiores</w:t>
      </w:r>
      <w:r w:rsidRPr="00D07FE4">
        <w:rPr>
          <w:rFonts w:ascii="Times New Roman" w:eastAsia="Times New Roman" w:hAnsi="Times New Roman" w:cs="Times New Roman"/>
          <w:lang w:val="es-CO" w:eastAsia="es-CO"/>
        </w:rPr>
        <w:t>: circunferencias interiores con un solo punto en común.</w:t>
      </w:r>
    </w:p>
    <w:p w14:paraId="0E34CA56" w14:textId="52F4016A"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Exteriores</w:t>
      </w:r>
      <w:r w:rsidRPr="00D07FE4">
        <w:rPr>
          <w:rFonts w:ascii="Times New Roman" w:eastAsia="Times New Roman" w:hAnsi="Times New Roman" w:cs="Times New Roman"/>
          <w:lang w:val="es-CO" w:eastAsia="es-CO"/>
        </w:rPr>
        <w:t xml:space="preserve">: una circunferencia se encuentra </w:t>
      </w:r>
      <w:r w:rsidR="009A5039">
        <w:rPr>
          <w:rFonts w:ascii="Times New Roman" w:eastAsia="Times New Roman" w:hAnsi="Times New Roman" w:cs="Times New Roman"/>
          <w:lang w:val="es-CO" w:eastAsia="es-CO"/>
        </w:rPr>
        <w:t>a</w:t>
      </w:r>
      <w:r w:rsidRPr="00D07FE4">
        <w:rPr>
          <w:rFonts w:ascii="Times New Roman" w:eastAsia="Times New Roman" w:hAnsi="Times New Roman" w:cs="Times New Roman"/>
          <w:lang w:val="es-CO" w:eastAsia="es-CO"/>
        </w:rPr>
        <w:t>l exterior de otra.</w:t>
      </w:r>
    </w:p>
    <w:p w14:paraId="1A43102C"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Tangentes exteriores</w:t>
      </w:r>
      <w:r w:rsidRPr="00D07FE4">
        <w:rPr>
          <w:rFonts w:ascii="Times New Roman" w:eastAsia="Times New Roman" w:hAnsi="Times New Roman" w:cs="Times New Roman"/>
          <w:lang w:val="es-CO" w:eastAsia="es-CO"/>
        </w:rPr>
        <w:t>: circunferencias exteriores que tienen un solo punto en común.</w:t>
      </w:r>
    </w:p>
    <w:p w14:paraId="19D0340A"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Secantes</w:t>
      </w:r>
      <w:r w:rsidRPr="00D07FE4">
        <w:rPr>
          <w:rFonts w:ascii="Times New Roman" w:eastAsia="Times New Roman" w:hAnsi="Times New Roman" w:cs="Times New Roman"/>
          <w:lang w:val="es-CO" w:eastAsia="es-CO"/>
        </w:rPr>
        <w:t>: circunferencias que tienen dos puntos en común.</w:t>
      </w:r>
    </w:p>
    <w:p w14:paraId="6369251E" w14:textId="77777777" w:rsidR="005166B8" w:rsidRPr="00D07FE4" w:rsidRDefault="005166B8" w:rsidP="005166B8">
      <w:pPr>
        <w:spacing w:after="0"/>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5166B8" w:rsidRPr="00D07FE4" w14:paraId="50BAB769" w14:textId="77777777" w:rsidTr="00D32ACA">
        <w:tc>
          <w:tcPr>
            <w:tcW w:w="9033" w:type="dxa"/>
            <w:gridSpan w:val="2"/>
            <w:shd w:val="clear" w:color="auto" w:fill="0D0D0D" w:themeFill="text1" w:themeFillTint="F2"/>
          </w:tcPr>
          <w:p w14:paraId="53C1E6A9" w14:textId="77777777" w:rsidR="005166B8" w:rsidRPr="00D07FE4" w:rsidRDefault="005166B8" w:rsidP="00D32ACA">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659C96E" w14:textId="77777777" w:rsidTr="00D32ACA">
        <w:tc>
          <w:tcPr>
            <w:tcW w:w="2518" w:type="dxa"/>
          </w:tcPr>
          <w:p w14:paraId="261B2511"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A69C28E"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MA_06_11_CO_IMG46</w:t>
            </w:r>
          </w:p>
        </w:tc>
      </w:tr>
      <w:tr w:rsidR="005166B8" w:rsidRPr="00D07FE4" w14:paraId="4580331E" w14:textId="77777777" w:rsidTr="00D32ACA">
        <w:tc>
          <w:tcPr>
            <w:tcW w:w="2518" w:type="dxa"/>
          </w:tcPr>
          <w:p w14:paraId="7D9166EF"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4E26E731"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Circunferencias</w:t>
            </w:r>
            <w:ins w:id="77" w:author="mercyranjel" w:date="2016-01-02T18:12:00Z">
              <w:r>
                <w:rPr>
                  <w:rFonts w:ascii="Times New Roman" w:hAnsi="Times New Roman" w:cs="Times New Roman"/>
                  <w:color w:val="000000"/>
                </w:rPr>
                <w:t>.</w:t>
              </w:r>
            </w:ins>
          </w:p>
        </w:tc>
      </w:tr>
      <w:tr w:rsidR="005166B8" w:rsidRPr="00D07FE4" w14:paraId="746E0F49" w14:textId="77777777" w:rsidTr="00D32ACA">
        <w:tc>
          <w:tcPr>
            <w:tcW w:w="2518" w:type="dxa"/>
          </w:tcPr>
          <w:p w14:paraId="6235EA73"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97034D7" w14:textId="77777777" w:rsidR="005166B8" w:rsidRDefault="005166B8" w:rsidP="00D32ACA">
            <w:pPr>
              <w:rPr>
                <w:rFonts w:ascii="Times New Roman" w:hAnsi="Times New Roman" w:cs="Times New Roman"/>
                <w:b/>
                <w:color w:val="C00000"/>
                <w:sz w:val="24"/>
                <w:szCs w:val="24"/>
              </w:rPr>
            </w:pPr>
            <w:r w:rsidRPr="00D07FE4">
              <w:rPr>
                <w:rFonts w:ascii="Times New Roman" w:hAnsi="Times New Roman" w:cs="Times New Roman"/>
                <w:noProof/>
                <w:lang w:val="es-ES" w:eastAsia="es-ES"/>
              </w:rPr>
              <w:drawing>
                <wp:inline distT="0" distB="0" distL="0" distR="0" wp14:anchorId="05BF0ADA" wp14:editId="0D0FF044">
                  <wp:extent cx="2114550" cy="1490758"/>
                  <wp:effectExtent l="0" t="0" r="0" b="0"/>
                  <wp:docPr id="340" name="Imagen 340" descr="http://profesores.aulaplaneta.com/DNNPlayerPackages/Package14602/InfoGuion/cuadernoestudio/images_xml/MT_07_13_img2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602/InfoGuion/cuadernoestudio/images_xml/MT_07_13_img23_zoo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6517" cy="1492145"/>
                          </a:xfrm>
                          <a:prstGeom prst="rect">
                            <a:avLst/>
                          </a:prstGeom>
                          <a:noFill/>
                          <a:ln>
                            <a:noFill/>
                          </a:ln>
                        </pic:spPr>
                      </pic:pic>
                    </a:graphicData>
                  </a:graphic>
                </wp:inline>
              </w:drawing>
            </w:r>
          </w:p>
          <w:p w14:paraId="70A7E7A1" w14:textId="77777777" w:rsidR="005166B8" w:rsidRPr="00D07FE4" w:rsidRDefault="005166B8" w:rsidP="00D32ACA">
            <w:pPr>
              <w:rPr>
                <w:rFonts w:ascii="Times New Roman" w:hAnsi="Times New Roman" w:cs="Times New Roman"/>
                <w:b/>
                <w:color w:val="000000"/>
              </w:rPr>
            </w:pPr>
          </w:p>
        </w:tc>
      </w:tr>
      <w:tr w:rsidR="005166B8" w:rsidRPr="00D07FE4" w14:paraId="10F1118E" w14:textId="77777777" w:rsidTr="00D32ACA">
        <w:tc>
          <w:tcPr>
            <w:tcW w:w="2518" w:type="dxa"/>
          </w:tcPr>
          <w:p w14:paraId="3D4D50D7"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A23228B" w14:textId="7F566362"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Posiciones relativas de dos circunferencias</w:t>
            </w:r>
            <w:r w:rsidR="00AC44B3">
              <w:rPr>
                <w:rFonts w:ascii="Times New Roman" w:hAnsi="Times New Roman" w:cs="Times New Roman"/>
                <w:color w:val="000000"/>
              </w:rPr>
              <w:t>.</w:t>
            </w:r>
          </w:p>
        </w:tc>
      </w:tr>
    </w:tbl>
    <w:p w14:paraId="0B3B2D03"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75F21E38" w14:textId="77777777" w:rsidTr="00D32ACA">
        <w:tc>
          <w:tcPr>
            <w:tcW w:w="9033" w:type="dxa"/>
            <w:gridSpan w:val="2"/>
            <w:shd w:val="clear" w:color="auto" w:fill="000000" w:themeFill="text1"/>
          </w:tcPr>
          <w:p w14:paraId="783A76F2" w14:textId="77777777" w:rsidR="005166B8" w:rsidRPr="00D07FE4" w:rsidRDefault="005166B8" w:rsidP="00D32AC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xml:space="preserve">: recurso </w:t>
            </w:r>
            <w:r>
              <w:rPr>
                <w:rFonts w:ascii="Times New Roman" w:hAnsi="Times New Roman" w:cs="Times New Roman"/>
                <w:b/>
                <w:color w:val="FFFFFF" w:themeColor="background1"/>
              </w:rPr>
              <w:t>aprovechado</w:t>
            </w:r>
          </w:p>
        </w:tc>
      </w:tr>
      <w:tr w:rsidR="005166B8" w:rsidRPr="00D07FE4" w14:paraId="18125568" w14:textId="77777777" w:rsidTr="00D32ACA">
        <w:tc>
          <w:tcPr>
            <w:tcW w:w="2518" w:type="dxa"/>
          </w:tcPr>
          <w:p w14:paraId="647E315E"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838DA0F"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MA_06_11_CO_REC200</w:t>
            </w:r>
          </w:p>
        </w:tc>
      </w:tr>
      <w:tr w:rsidR="005166B8" w:rsidRPr="00D07FE4" w14:paraId="5C96CF6B" w14:textId="77777777" w:rsidTr="00D32ACA">
        <w:tc>
          <w:tcPr>
            <w:tcW w:w="2518" w:type="dxa"/>
          </w:tcPr>
          <w:p w14:paraId="12633619"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31F2338" w14:textId="77777777" w:rsidR="005166B8" w:rsidRPr="00D07FE4" w:rsidRDefault="005166B8" w:rsidP="00D32ACA">
            <w:pPr>
              <w:rPr>
                <w:rFonts w:ascii="Times New Roman" w:hAnsi="Times New Roman" w:cs="Times New Roman"/>
                <w:color w:val="000000"/>
              </w:rPr>
            </w:pPr>
            <w:r w:rsidRPr="00A03072">
              <w:rPr>
                <w:rFonts w:ascii="Times New Roman" w:hAnsi="Times New Roman" w:cs="Times New Roman"/>
                <w:color w:val="000000"/>
              </w:rPr>
              <w:t>Conoce las posiciones relativas de una circunferencia</w:t>
            </w:r>
          </w:p>
        </w:tc>
      </w:tr>
      <w:tr w:rsidR="005166B8" w:rsidRPr="00D07FE4" w14:paraId="639E4F9E" w14:textId="77777777" w:rsidTr="00D32ACA">
        <w:tc>
          <w:tcPr>
            <w:tcW w:w="2518" w:type="dxa"/>
          </w:tcPr>
          <w:p w14:paraId="20A01EEE"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9CF5FE3" w14:textId="76E54336" w:rsidR="005166B8" w:rsidRPr="00D07FE4" w:rsidRDefault="005166B8" w:rsidP="00D32ACA">
            <w:pPr>
              <w:rPr>
                <w:rFonts w:ascii="Times New Roman" w:hAnsi="Times New Roman" w:cs="Times New Roman"/>
                <w:color w:val="000000"/>
              </w:rPr>
            </w:pPr>
            <w:r w:rsidRPr="00A03072">
              <w:rPr>
                <w:rFonts w:ascii="Times New Roman" w:hAnsi="Times New Roman" w:cs="Times New Roman"/>
              </w:rPr>
              <w:t>Actividad sobre las posiciones relativas de una circunferencia y una recta</w:t>
            </w:r>
          </w:p>
        </w:tc>
      </w:tr>
    </w:tbl>
    <w:p w14:paraId="4B615D87" w14:textId="77777777" w:rsidR="005166B8" w:rsidRPr="00D07FE4" w:rsidRDefault="005166B8" w:rsidP="005166B8">
      <w:pPr>
        <w:spacing w:after="0"/>
        <w:rPr>
          <w:rFonts w:ascii="Times New Roman" w:hAnsi="Times New Roman" w:cs="Times New Roman"/>
          <w:b/>
        </w:rPr>
      </w:pPr>
    </w:p>
    <w:p w14:paraId="714DEAEB" w14:textId="77777777" w:rsidR="005166B8" w:rsidRPr="00D07FE4" w:rsidRDefault="005166B8" w:rsidP="005166B8">
      <w:pPr>
        <w:spacing w:after="0"/>
        <w:rPr>
          <w:rFonts w:ascii="Times New Roman" w:hAnsi="Times New Roman" w:cs="Times New Roman"/>
          <w:b/>
        </w:rPr>
      </w:pPr>
    </w:p>
    <w:p w14:paraId="553A2245"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Pr>
          <w:rFonts w:ascii="Times New Roman" w:hAnsi="Times New Roman" w:cs="Times New Roman"/>
          <w:b/>
        </w:rPr>
        <w:t>4.3</w:t>
      </w:r>
      <w:r w:rsidRPr="00D07FE4">
        <w:rPr>
          <w:rFonts w:ascii="Times New Roman" w:hAnsi="Times New Roman" w:cs="Times New Roman"/>
          <w:b/>
        </w:rPr>
        <w:t xml:space="preserve"> Consolidación</w:t>
      </w:r>
    </w:p>
    <w:p w14:paraId="3241964C" w14:textId="77777777" w:rsidR="005166B8" w:rsidRPr="00D07FE4" w:rsidRDefault="005166B8" w:rsidP="005166B8">
      <w:pPr>
        <w:spacing w:after="0"/>
        <w:rPr>
          <w:rFonts w:ascii="Times New Roman" w:hAnsi="Times New Roman" w:cs="Times New Roman"/>
          <w:b/>
        </w:rPr>
      </w:pPr>
    </w:p>
    <w:p w14:paraId="192FA44C" w14:textId="124FF748" w:rsidR="005166B8" w:rsidRPr="00D07FE4" w:rsidRDefault="005166B8" w:rsidP="005166B8">
      <w:pPr>
        <w:spacing w:after="0"/>
        <w:rPr>
          <w:rFonts w:ascii="Times New Roman" w:hAnsi="Times New Roman" w:cs="Times New Roman"/>
          <w:highlight w:val="yellow"/>
        </w:rPr>
      </w:pPr>
      <w:r w:rsidRPr="00D07FE4">
        <w:rPr>
          <w:rFonts w:ascii="Times New Roman" w:hAnsi="Times New Roman" w:cs="Times New Roman"/>
          <w:shd w:val="clear" w:color="auto" w:fill="FFFFFF"/>
        </w:rPr>
        <w:t xml:space="preserve">Actividades para </w:t>
      </w:r>
      <w:r w:rsidR="009A5039">
        <w:rPr>
          <w:rFonts w:ascii="Times New Roman" w:hAnsi="Times New Roman" w:cs="Times New Roman"/>
          <w:shd w:val="clear" w:color="auto" w:fill="FFFFFF"/>
        </w:rPr>
        <w:t xml:space="preserve">afianzar </w:t>
      </w:r>
      <w:r w:rsidRPr="00D07FE4">
        <w:rPr>
          <w:rFonts w:ascii="Times New Roman" w:hAnsi="Times New Roman" w:cs="Times New Roman"/>
          <w:shd w:val="clear" w:color="auto" w:fill="FFFFFF"/>
        </w:rPr>
        <w:t>lo que has aprendido en esta sección.</w:t>
      </w:r>
    </w:p>
    <w:p w14:paraId="53BEC469"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0739EE32" w14:textId="77777777" w:rsidTr="00D32ACA">
        <w:tc>
          <w:tcPr>
            <w:tcW w:w="9033" w:type="dxa"/>
            <w:gridSpan w:val="2"/>
            <w:shd w:val="clear" w:color="auto" w:fill="000000" w:themeFill="text1"/>
          </w:tcPr>
          <w:p w14:paraId="5881D0F3"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607CD6BF" w14:textId="77777777" w:rsidTr="00D32ACA">
        <w:tc>
          <w:tcPr>
            <w:tcW w:w="2518" w:type="dxa"/>
          </w:tcPr>
          <w:p w14:paraId="5473A790"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3F03060"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MA_06_11_CO_REC210</w:t>
            </w:r>
          </w:p>
        </w:tc>
      </w:tr>
      <w:tr w:rsidR="005166B8" w:rsidRPr="00D07FE4" w14:paraId="489C54ED" w14:textId="77777777" w:rsidTr="00D32ACA">
        <w:tc>
          <w:tcPr>
            <w:tcW w:w="2518" w:type="dxa"/>
          </w:tcPr>
          <w:p w14:paraId="3047519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B125038"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Refuerza tu aprendizaje: La circunferencia</w:t>
            </w:r>
          </w:p>
        </w:tc>
      </w:tr>
      <w:tr w:rsidR="005166B8" w:rsidRPr="00D07FE4" w14:paraId="2BE0ACC5" w14:textId="77777777" w:rsidTr="00D32ACA">
        <w:tc>
          <w:tcPr>
            <w:tcW w:w="2518" w:type="dxa"/>
          </w:tcPr>
          <w:p w14:paraId="3072E71C"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318DCF0" w14:textId="1D12BA48" w:rsidR="005166B8" w:rsidRPr="00D07FE4" w:rsidRDefault="005166B8" w:rsidP="00D32ACA">
            <w:pPr>
              <w:rPr>
                <w:rFonts w:ascii="Times New Roman" w:hAnsi="Times New Roman" w:cs="Times New Roman"/>
                <w:color w:val="000000"/>
              </w:rPr>
            </w:pPr>
            <w:r w:rsidRPr="00E954FE">
              <w:rPr>
                <w:rFonts w:ascii="Times New Roman" w:hAnsi="Times New Roman" w:cs="Times New Roman"/>
              </w:rPr>
              <w:t>Actividades sobre La circunferencia</w:t>
            </w:r>
          </w:p>
        </w:tc>
      </w:tr>
    </w:tbl>
    <w:p w14:paraId="6550C347" w14:textId="77777777" w:rsidR="005166B8" w:rsidRPr="00D07FE4" w:rsidRDefault="005166B8" w:rsidP="005166B8">
      <w:pPr>
        <w:spacing w:after="0"/>
        <w:rPr>
          <w:rFonts w:ascii="Times New Roman" w:hAnsi="Times New Roman" w:cs="Times New Roman"/>
          <w:highlight w:val="yellow"/>
        </w:rPr>
      </w:pPr>
    </w:p>
    <w:p w14:paraId="66606018" w14:textId="77777777" w:rsidR="005166B8"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Pr="00D07FE4">
        <w:rPr>
          <w:rFonts w:ascii="Times New Roman" w:hAnsi="Times New Roman" w:cs="Times New Roman"/>
          <w:b/>
        </w:rPr>
        <w:t>5 Ejercitación y competencias</w:t>
      </w:r>
    </w:p>
    <w:p w14:paraId="1A5368BD"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6A4F61C9" w14:textId="77777777" w:rsidTr="00D32ACA">
        <w:tc>
          <w:tcPr>
            <w:tcW w:w="9033" w:type="dxa"/>
            <w:gridSpan w:val="2"/>
            <w:shd w:val="clear" w:color="auto" w:fill="000000" w:themeFill="text1"/>
          </w:tcPr>
          <w:p w14:paraId="0CE5E358"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5166B8" w:rsidRPr="00D07FE4" w14:paraId="0F8FC3B4" w14:textId="77777777" w:rsidTr="00D32ACA">
        <w:tc>
          <w:tcPr>
            <w:tcW w:w="2518" w:type="dxa"/>
          </w:tcPr>
          <w:p w14:paraId="02674C6B"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FEB43AA"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MA_06_11_CO_REC220</w:t>
            </w:r>
          </w:p>
        </w:tc>
      </w:tr>
      <w:tr w:rsidR="005166B8" w:rsidRPr="00D07FE4" w14:paraId="38AC08F3" w14:textId="77777777" w:rsidTr="00D32ACA">
        <w:tc>
          <w:tcPr>
            <w:tcW w:w="2518" w:type="dxa"/>
          </w:tcPr>
          <w:p w14:paraId="19538CEF"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5527DAC" w14:textId="77777777" w:rsidR="005166B8" w:rsidRPr="00D07FE4" w:rsidRDefault="005166B8" w:rsidP="00D32ACA">
            <w:pPr>
              <w:rPr>
                <w:rFonts w:ascii="Times New Roman" w:hAnsi="Times New Roman" w:cs="Times New Roman"/>
                <w:color w:val="000000"/>
              </w:rPr>
            </w:pPr>
            <w:r w:rsidRPr="00DD48E6">
              <w:rPr>
                <w:rFonts w:ascii="Times New Roman" w:hAnsi="Times New Roman" w:cs="Times New Roman"/>
                <w:color w:val="000000"/>
              </w:rPr>
              <w:t>Competencias: estudio de los elementos de la circunferencia</w:t>
            </w:r>
          </w:p>
        </w:tc>
      </w:tr>
      <w:tr w:rsidR="005166B8" w:rsidRPr="00D07FE4" w14:paraId="5BBDB135" w14:textId="77777777" w:rsidTr="00D32ACA">
        <w:tc>
          <w:tcPr>
            <w:tcW w:w="2518" w:type="dxa"/>
          </w:tcPr>
          <w:p w14:paraId="3AE02779"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4571497" w14:textId="0474F71C" w:rsidR="005166B8" w:rsidRPr="00D07FE4" w:rsidRDefault="005166B8" w:rsidP="00D32ACA">
            <w:pPr>
              <w:rPr>
                <w:rFonts w:ascii="Times New Roman" w:hAnsi="Times New Roman" w:cs="Times New Roman"/>
                <w:color w:val="000000"/>
              </w:rPr>
            </w:pPr>
            <w:r w:rsidRPr="00DD48E6">
              <w:rPr>
                <w:rFonts w:ascii="Times New Roman" w:hAnsi="Times New Roman" w:cs="Times New Roman"/>
              </w:rPr>
              <w:t>Actividad relacionada con los conceptos de circunferencia</w:t>
            </w:r>
          </w:p>
        </w:tc>
      </w:tr>
    </w:tbl>
    <w:p w14:paraId="17441B9E"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10EAA095" w14:textId="77777777" w:rsidTr="00D32ACA">
        <w:tc>
          <w:tcPr>
            <w:tcW w:w="9033" w:type="dxa"/>
            <w:gridSpan w:val="2"/>
            <w:shd w:val="clear" w:color="auto" w:fill="000000" w:themeFill="text1"/>
          </w:tcPr>
          <w:p w14:paraId="2AE43C50"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 xml:space="preserve">Practica: recurso </w:t>
            </w:r>
            <w:r>
              <w:rPr>
                <w:rFonts w:ascii="Times New Roman" w:hAnsi="Times New Roman" w:cs="Times New Roman"/>
                <w:b/>
                <w:color w:val="FFFFFF" w:themeColor="background1"/>
              </w:rPr>
              <w:t>aprovechado No APARECE EN CUADERNO DE ESTUDIO</w:t>
            </w:r>
          </w:p>
        </w:tc>
      </w:tr>
      <w:tr w:rsidR="005166B8" w:rsidRPr="00D07FE4" w14:paraId="2C2E2BD4" w14:textId="77777777" w:rsidTr="00D32ACA">
        <w:tc>
          <w:tcPr>
            <w:tcW w:w="2518" w:type="dxa"/>
          </w:tcPr>
          <w:p w14:paraId="141F2D9A"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B252CA3"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MA_06_11_CO_REC230</w:t>
            </w:r>
          </w:p>
        </w:tc>
      </w:tr>
      <w:tr w:rsidR="005166B8" w:rsidRPr="00D07FE4" w14:paraId="45985C05" w14:textId="77777777" w:rsidTr="00D32ACA">
        <w:tc>
          <w:tcPr>
            <w:tcW w:w="2518" w:type="dxa"/>
          </w:tcPr>
          <w:p w14:paraId="025429DA"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1D64EC2" w14:textId="77777777" w:rsidR="005166B8" w:rsidRPr="00D07FE4" w:rsidRDefault="005166B8" w:rsidP="00D32ACA">
            <w:pPr>
              <w:rPr>
                <w:rFonts w:ascii="Times New Roman" w:hAnsi="Times New Roman" w:cs="Times New Roman"/>
                <w:color w:val="000000"/>
              </w:rPr>
            </w:pPr>
            <w:r w:rsidRPr="00DD48E6">
              <w:rPr>
                <w:rFonts w:ascii="Times New Roman" w:hAnsi="Times New Roman" w:cs="Times New Roman"/>
                <w:color w:val="000000"/>
              </w:rPr>
              <w:t>Com</w:t>
            </w:r>
            <w:r>
              <w:rPr>
                <w:rFonts w:ascii="Times New Roman" w:hAnsi="Times New Roman" w:cs="Times New Roman"/>
                <w:color w:val="000000"/>
              </w:rPr>
              <w:t>petencias: el tangram y los polí</w:t>
            </w:r>
            <w:r w:rsidRPr="00DD48E6">
              <w:rPr>
                <w:rFonts w:ascii="Times New Roman" w:hAnsi="Times New Roman" w:cs="Times New Roman"/>
                <w:color w:val="000000"/>
              </w:rPr>
              <w:t>gonos</w:t>
            </w:r>
          </w:p>
        </w:tc>
      </w:tr>
      <w:tr w:rsidR="005166B8" w:rsidRPr="00D07FE4" w14:paraId="32AFAB0F" w14:textId="77777777" w:rsidTr="00D32ACA">
        <w:tc>
          <w:tcPr>
            <w:tcW w:w="2518" w:type="dxa"/>
          </w:tcPr>
          <w:p w14:paraId="010EF9D2"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692A423" w14:textId="5B2DD8D3" w:rsidR="005166B8" w:rsidRPr="00D07FE4" w:rsidRDefault="005166B8" w:rsidP="00D32ACA">
            <w:pPr>
              <w:rPr>
                <w:rFonts w:ascii="Times New Roman" w:hAnsi="Times New Roman" w:cs="Times New Roman"/>
                <w:color w:val="000000"/>
              </w:rPr>
            </w:pPr>
            <w:r w:rsidRPr="00DD48E6">
              <w:rPr>
                <w:rFonts w:ascii="Times New Roman" w:hAnsi="Times New Roman" w:cs="Times New Roman"/>
              </w:rPr>
              <w:t>Actividad sobre los polígonos utilizando el tangram</w:t>
            </w:r>
          </w:p>
        </w:tc>
      </w:tr>
    </w:tbl>
    <w:p w14:paraId="18422350" w14:textId="77777777" w:rsidR="005166B8" w:rsidRPr="00D07FE4" w:rsidRDefault="005166B8" w:rsidP="005166B8">
      <w:pPr>
        <w:spacing w:after="0"/>
        <w:rPr>
          <w:rFonts w:ascii="Times New Roman" w:hAnsi="Times New Roman" w:cs="Times New Roman"/>
          <w:b/>
        </w:rPr>
      </w:pPr>
    </w:p>
    <w:p w14:paraId="3C5164C4" w14:textId="77777777" w:rsidR="005166B8" w:rsidRPr="00D07FE4" w:rsidRDefault="005166B8" w:rsidP="005166B8">
      <w:pPr>
        <w:tabs>
          <w:tab w:val="right" w:pos="8498"/>
        </w:tabs>
        <w:spacing w:after="0"/>
        <w:rPr>
          <w:rFonts w:ascii="Times New Roman" w:hAnsi="Times New Roman" w:cs="Times New Roman"/>
          <w:highlight w:val="yellow"/>
        </w:rPr>
      </w:pPr>
    </w:p>
    <w:p w14:paraId="19938F98" w14:textId="24AC964F" w:rsidR="005166B8" w:rsidRPr="00D07FE4" w:rsidRDefault="005166B8" w:rsidP="005166B8">
      <w:pPr>
        <w:tabs>
          <w:tab w:val="right" w:pos="8498"/>
        </w:tabs>
        <w:spacing w:after="0"/>
        <w:rPr>
          <w:rFonts w:ascii="Times New Roman" w:hAnsi="Times New Roman" w:cs="Times New Roman"/>
          <w:b/>
        </w:rPr>
      </w:pPr>
      <w:r w:rsidRPr="00D07FE4">
        <w:rPr>
          <w:rFonts w:ascii="Times New Roman" w:hAnsi="Times New Roman" w:cs="Times New Roman"/>
          <w:highlight w:val="yellow"/>
        </w:rPr>
        <w:t xml:space="preserve"> [SECCIÓN 1]</w:t>
      </w:r>
      <w:r w:rsidRPr="00D07FE4">
        <w:rPr>
          <w:rFonts w:ascii="Times New Roman" w:hAnsi="Times New Roman" w:cs="Times New Roman"/>
        </w:rPr>
        <w:t xml:space="preserve"> </w:t>
      </w:r>
      <w:r w:rsidRPr="00D07FE4">
        <w:rPr>
          <w:rFonts w:ascii="Times New Roman" w:hAnsi="Times New Roman" w:cs="Times New Roman"/>
          <w:b/>
        </w:rPr>
        <w:t xml:space="preserve">Fin de la </w:t>
      </w:r>
      <w:r w:rsidR="003441F8">
        <w:rPr>
          <w:rFonts w:ascii="Times New Roman" w:hAnsi="Times New Roman" w:cs="Times New Roman"/>
          <w:b/>
        </w:rPr>
        <w:t>u</w:t>
      </w:r>
      <w:r w:rsidRPr="00D07FE4">
        <w:rPr>
          <w:rFonts w:ascii="Times New Roman" w:hAnsi="Times New Roman" w:cs="Times New Roman"/>
          <w:b/>
        </w:rPr>
        <w:t>nidad</w:t>
      </w:r>
    </w:p>
    <w:p w14:paraId="4CF86C45" w14:textId="77777777" w:rsidR="005166B8" w:rsidRPr="00D07FE4" w:rsidRDefault="005166B8" w:rsidP="005166B8">
      <w:pPr>
        <w:tabs>
          <w:tab w:val="right" w:pos="8498"/>
        </w:tabs>
        <w:spacing w:after="0"/>
        <w:rPr>
          <w:rFonts w:ascii="Times New Roman" w:hAnsi="Times New Roman" w:cs="Times New Roman"/>
          <w:b/>
        </w:rPr>
      </w:pPr>
    </w:p>
    <w:p w14:paraId="715E79CA" w14:textId="77777777" w:rsidR="005166B8" w:rsidRPr="00D07FE4" w:rsidRDefault="005166B8" w:rsidP="005166B8">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5166B8" w:rsidRPr="00D07FE4" w14:paraId="6FC67C5F" w14:textId="77777777" w:rsidTr="00D32ACA">
        <w:tc>
          <w:tcPr>
            <w:tcW w:w="9033" w:type="dxa"/>
            <w:gridSpan w:val="2"/>
            <w:shd w:val="clear" w:color="auto" w:fill="000000" w:themeFill="text1"/>
          </w:tcPr>
          <w:p w14:paraId="50733BB5" w14:textId="77777777" w:rsidR="005166B8" w:rsidRPr="00D07FE4" w:rsidRDefault="005166B8" w:rsidP="00D32ACA">
            <w:pPr>
              <w:jc w:val="center"/>
              <w:rPr>
                <w:rFonts w:ascii="Times New Roman" w:hAnsi="Times New Roman" w:cs="Times New Roman"/>
                <w:b/>
              </w:rPr>
            </w:pPr>
            <w:r w:rsidRPr="00D07FE4">
              <w:rPr>
                <w:rFonts w:ascii="Times New Roman" w:hAnsi="Times New Roman" w:cs="Times New Roman"/>
                <w:b/>
              </w:rPr>
              <w:t>Mapa conceptual</w:t>
            </w:r>
          </w:p>
        </w:tc>
      </w:tr>
      <w:tr w:rsidR="005166B8" w:rsidRPr="00D07FE4" w14:paraId="42C47BD7" w14:textId="77777777" w:rsidTr="00D32ACA">
        <w:tc>
          <w:tcPr>
            <w:tcW w:w="2518" w:type="dxa"/>
          </w:tcPr>
          <w:p w14:paraId="2C9E3EC0" w14:textId="77777777" w:rsidR="005166B8" w:rsidRPr="00D07FE4" w:rsidRDefault="005166B8" w:rsidP="00D32ACA">
            <w:pPr>
              <w:rPr>
                <w:rFonts w:ascii="Times New Roman" w:hAnsi="Times New Roman" w:cs="Times New Roman"/>
                <w:b/>
              </w:rPr>
            </w:pPr>
            <w:r w:rsidRPr="00D07FE4">
              <w:rPr>
                <w:rFonts w:ascii="Times New Roman" w:hAnsi="Times New Roman" w:cs="Times New Roman"/>
                <w:b/>
              </w:rPr>
              <w:t>Código</w:t>
            </w:r>
          </w:p>
        </w:tc>
        <w:tc>
          <w:tcPr>
            <w:tcW w:w="6515" w:type="dxa"/>
          </w:tcPr>
          <w:p w14:paraId="4DDA1781" w14:textId="77777777" w:rsidR="005166B8" w:rsidRPr="00D07FE4" w:rsidRDefault="005166B8" w:rsidP="00D32ACA">
            <w:pPr>
              <w:rPr>
                <w:rFonts w:ascii="Times New Roman" w:hAnsi="Times New Roman" w:cs="Times New Roman"/>
                <w:b/>
              </w:rPr>
            </w:pPr>
            <w:r w:rsidRPr="00D07FE4">
              <w:rPr>
                <w:rFonts w:ascii="Times New Roman" w:hAnsi="Times New Roman" w:cs="Times New Roman"/>
              </w:rPr>
              <w:t>MA_06_11_</w:t>
            </w:r>
            <w:r>
              <w:rPr>
                <w:rFonts w:ascii="Times New Roman" w:hAnsi="Times New Roman" w:cs="Times New Roman"/>
              </w:rPr>
              <w:t>CO_</w:t>
            </w:r>
            <w:r w:rsidRPr="00D07FE4">
              <w:rPr>
                <w:rFonts w:ascii="Times New Roman" w:hAnsi="Times New Roman" w:cs="Times New Roman"/>
              </w:rPr>
              <w:t>REC</w:t>
            </w:r>
            <w:r>
              <w:rPr>
                <w:rFonts w:ascii="Times New Roman" w:hAnsi="Times New Roman" w:cs="Times New Roman"/>
              </w:rPr>
              <w:t>240</w:t>
            </w:r>
          </w:p>
        </w:tc>
      </w:tr>
      <w:tr w:rsidR="005166B8" w:rsidRPr="00D07FE4" w14:paraId="3CCE969B" w14:textId="77777777" w:rsidTr="00D32ACA">
        <w:tc>
          <w:tcPr>
            <w:tcW w:w="2518" w:type="dxa"/>
          </w:tcPr>
          <w:p w14:paraId="06CFC7FE" w14:textId="77777777" w:rsidR="005166B8" w:rsidRPr="00D07FE4" w:rsidRDefault="005166B8" w:rsidP="00D32ACA">
            <w:pPr>
              <w:rPr>
                <w:rFonts w:ascii="Times New Roman" w:hAnsi="Times New Roman" w:cs="Times New Roman"/>
              </w:rPr>
            </w:pPr>
            <w:r w:rsidRPr="00D07FE4">
              <w:rPr>
                <w:rFonts w:ascii="Times New Roman" w:hAnsi="Times New Roman" w:cs="Times New Roman"/>
                <w:b/>
              </w:rPr>
              <w:t>Título</w:t>
            </w:r>
          </w:p>
        </w:tc>
        <w:tc>
          <w:tcPr>
            <w:tcW w:w="6515" w:type="dxa"/>
          </w:tcPr>
          <w:p w14:paraId="6C38096D" w14:textId="77777777" w:rsidR="005166B8" w:rsidRPr="00D07FE4" w:rsidRDefault="005166B8" w:rsidP="00D32ACA">
            <w:pPr>
              <w:rPr>
                <w:rFonts w:ascii="Times New Roman" w:hAnsi="Times New Roman" w:cs="Times New Roman"/>
              </w:rPr>
            </w:pPr>
            <w:r w:rsidRPr="00D07FE4">
              <w:rPr>
                <w:rFonts w:ascii="Times New Roman" w:hAnsi="Times New Roman" w:cs="Times New Roman"/>
              </w:rPr>
              <w:t>Mapa conceptual</w:t>
            </w:r>
          </w:p>
        </w:tc>
      </w:tr>
      <w:tr w:rsidR="005166B8" w:rsidRPr="00D07FE4" w14:paraId="57B24824" w14:textId="77777777" w:rsidTr="00D32ACA">
        <w:tc>
          <w:tcPr>
            <w:tcW w:w="2518" w:type="dxa"/>
          </w:tcPr>
          <w:p w14:paraId="5C748376" w14:textId="77777777" w:rsidR="005166B8" w:rsidRPr="00D07FE4" w:rsidRDefault="005166B8" w:rsidP="00D32ACA">
            <w:pPr>
              <w:rPr>
                <w:rFonts w:ascii="Times New Roman" w:hAnsi="Times New Roman" w:cs="Times New Roman"/>
              </w:rPr>
            </w:pPr>
            <w:r w:rsidRPr="00D07FE4">
              <w:rPr>
                <w:rFonts w:ascii="Times New Roman" w:hAnsi="Times New Roman" w:cs="Times New Roman"/>
                <w:b/>
              </w:rPr>
              <w:t>Descripción</w:t>
            </w:r>
          </w:p>
        </w:tc>
        <w:tc>
          <w:tcPr>
            <w:tcW w:w="6515" w:type="dxa"/>
          </w:tcPr>
          <w:p w14:paraId="7CE426D2" w14:textId="77777777" w:rsidR="005166B8" w:rsidRPr="00D07FE4" w:rsidRDefault="005166B8" w:rsidP="00D32ACA">
            <w:pPr>
              <w:rPr>
                <w:rFonts w:ascii="Times New Roman" w:hAnsi="Times New Roman" w:cs="Times New Roman"/>
              </w:rPr>
            </w:pPr>
            <w:r w:rsidRPr="00D07FE4">
              <w:rPr>
                <w:rFonts w:ascii="Times New Roman" w:hAnsi="Times New Roman" w:cs="Times New Roman"/>
              </w:rPr>
              <w:t xml:space="preserve">Mapa conceptual </w:t>
            </w:r>
            <w:r>
              <w:rPr>
                <w:rFonts w:ascii="Times New Roman" w:hAnsi="Times New Roman" w:cs="Times New Roman"/>
              </w:rPr>
              <w:t>sobre Los p</w:t>
            </w:r>
            <w:r w:rsidRPr="00D07FE4">
              <w:rPr>
                <w:rFonts w:ascii="Times New Roman" w:hAnsi="Times New Roman" w:cs="Times New Roman"/>
              </w:rPr>
              <w:t xml:space="preserve">olígonos y </w:t>
            </w:r>
            <w:r>
              <w:rPr>
                <w:rFonts w:ascii="Times New Roman" w:hAnsi="Times New Roman" w:cs="Times New Roman"/>
              </w:rPr>
              <w:t xml:space="preserve">la </w:t>
            </w:r>
            <w:r w:rsidRPr="00D07FE4">
              <w:rPr>
                <w:rFonts w:ascii="Times New Roman" w:hAnsi="Times New Roman" w:cs="Times New Roman"/>
              </w:rPr>
              <w:t>circunferencia</w:t>
            </w:r>
            <w:ins w:id="78" w:author="mercyranjel" w:date="2016-01-02T18:15:00Z">
              <w:r>
                <w:rPr>
                  <w:rFonts w:ascii="Times New Roman" w:hAnsi="Times New Roman" w:cs="Times New Roman"/>
                </w:rPr>
                <w:t>.</w:t>
              </w:r>
            </w:ins>
          </w:p>
        </w:tc>
      </w:tr>
    </w:tbl>
    <w:p w14:paraId="6D865EAC" w14:textId="77777777" w:rsidR="005166B8" w:rsidRPr="00D07FE4" w:rsidRDefault="005166B8" w:rsidP="005166B8">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5166B8" w:rsidRPr="00D07FE4" w14:paraId="0C6A5A6B" w14:textId="77777777" w:rsidTr="00D32ACA">
        <w:tc>
          <w:tcPr>
            <w:tcW w:w="9033" w:type="dxa"/>
            <w:gridSpan w:val="2"/>
            <w:shd w:val="clear" w:color="auto" w:fill="000000" w:themeFill="text1"/>
          </w:tcPr>
          <w:p w14:paraId="56EAE545" w14:textId="77777777" w:rsidR="005166B8" w:rsidRPr="00D07FE4" w:rsidRDefault="005166B8" w:rsidP="00D32AC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Evaluación: recurso nuevo</w:t>
            </w:r>
          </w:p>
        </w:tc>
      </w:tr>
      <w:tr w:rsidR="005166B8" w:rsidRPr="00D07FE4" w14:paraId="792710DA" w14:textId="77777777" w:rsidTr="00D32ACA">
        <w:tc>
          <w:tcPr>
            <w:tcW w:w="2518" w:type="dxa"/>
          </w:tcPr>
          <w:p w14:paraId="671B5FE2" w14:textId="77777777" w:rsidR="005166B8" w:rsidRPr="00D07FE4" w:rsidRDefault="005166B8" w:rsidP="00D32AC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03A56F7" w14:textId="77777777" w:rsidR="005166B8" w:rsidRPr="00D07FE4" w:rsidRDefault="005166B8" w:rsidP="00D32ACA">
            <w:pPr>
              <w:rPr>
                <w:rFonts w:ascii="Times New Roman" w:hAnsi="Times New Roman" w:cs="Times New Roman"/>
                <w:b/>
                <w:color w:val="000000"/>
              </w:rPr>
            </w:pPr>
            <w:r>
              <w:rPr>
                <w:rFonts w:ascii="Times New Roman" w:hAnsi="Times New Roman" w:cs="Times New Roman"/>
                <w:color w:val="000000"/>
              </w:rPr>
              <w:t>MA_</w:t>
            </w:r>
            <w:r w:rsidRPr="00D07FE4">
              <w:rPr>
                <w:rFonts w:ascii="Times New Roman" w:hAnsi="Times New Roman" w:cs="Times New Roman"/>
                <w:color w:val="000000"/>
              </w:rPr>
              <w:t>06_11_REC</w:t>
            </w:r>
            <w:r>
              <w:rPr>
                <w:rFonts w:ascii="Times New Roman" w:hAnsi="Times New Roman" w:cs="Times New Roman"/>
                <w:color w:val="000000"/>
              </w:rPr>
              <w:t>260</w:t>
            </w:r>
          </w:p>
        </w:tc>
      </w:tr>
      <w:tr w:rsidR="005166B8" w:rsidRPr="00D07FE4" w14:paraId="7B32E853" w14:textId="77777777" w:rsidTr="00D32ACA">
        <w:tc>
          <w:tcPr>
            <w:tcW w:w="2518" w:type="dxa"/>
          </w:tcPr>
          <w:p w14:paraId="6ABE743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277CD638"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Evaluación</w:t>
            </w:r>
          </w:p>
        </w:tc>
      </w:tr>
      <w:tr w:rsidR="005166B8" w:rsidRPr="00D07FE4" w14:paraId="37F1BABB" w14:textId="77777777" w:rsidTr="00D32ACA">
        <w:tc>
          <w:tcPr>
            <w:tcW w:w="2518" w:type="dxa"/>
          </w:tcPr>
          <w:p w14:paraId="6B07AB0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038A3D4" w14:textId="77777777" w:rsidR="005166B8" w:rsidRPr="00D07FE4" w:rsidRDefault="005166B8" w:rsidP="00D32ACA">
            <w:pPr>
              <w:rPr>
                <w:rFonts w:ascii="Times New Roman" w:hAnsi="Times New Roman" w:cs="Times New Roman"/>
                <w:color w:val="000000"/>
              </w:rPr>
            </w:pPr>
            <w:r w:rsidRPr="00D07FE4">
              <w:rPr>
                <w:rFonts w:ascii="Times New Roman" w:hAnsi="Times New Roman" w:cs="Times New Roman"/>
                <w:color w:val="000000"/>
              </w:rPr>
              <w:t xml:space="preserve">Evaluación </w:t>
            </w:r>
            <w:r>
              <w:rPr>
                <w:rFonts w:ascii="Times New Roman" w:hAnsi="Times New Roman" w:cs="Times New Roman"/>
                <w:color w:val="000000"/>
              </w:rPr>
              <w:t>sobre L</w:t>
            </w:r>
            <w:r w:rsidRPr="00D07FE4">
              <w:rPr>
                <w:rFonts w:ascii="Times New Roman" w:hAnsi="Times New Roman" w:cs="Times New Roman"/>
              </w:rPr>
              <w:t>o</w:t>
            </w:r>
            <w:r>
              <w:rPr>
                <w:rFonts w:ascii="Times New Roman" w:hAnsi="Times New Roman" w:cs="Times New Roman"/>
              </w:rPr>
              <w:t>s po</w:t>
            </w:r>
            <w:r w:rsidRPr="00D07FE4">
              <w:rPr>
                <w:rFonts w:ascii="Times New Roman" w:hAnsi="Times New Roman" w:cs="Times New Roman"/>
              </w:rPr>
              <w:t xml:space="preserve">lígonos y </w:t>
            </w:r>
            <w:r>
              <w:rPr>
                <w:rFonts w:ascii="Times New Roman" w:hAnsi="Times New Roman" w:cs="Times New Roman"/>
              </w:rPr>
              <w:t xml:space="preserve">la </w:t>
            </w:r>
            <w:r w:rsidRPr="00D07FE4">
              <w:rPr>
                <w:rFonts w:ascii="Times New Roman" w:hAnsi="Times New Roman" w:cs="Times New Roman"/>
              </w:rPr>
              <w:t>circunferencia</w:t>
            </w:r>
            <w:ins w:id="79" w:author="mercyranjel" w:date="2016-01-02T18:15:00Z">
              <w:r>
                <w:rPr>
                  <w:rFonts w:ascii="Times New Roman" w:hAnsi="Times New Roman" w:cs="Times New Roman"/>
                </w:rPr>
                <w:t>.</w:t>
              </w:r>
            </w:ins>
          </w:p>
        </w:tc>
      </w:tr>
    </w:tbl>
    <w:p w14:paraId="4F95730C" w14:textId="77777777" w:rsidR="005166B8" w:rsidRPr="00D07FE4" w:rsidRDefault="005166B8" w:rsidP="005166B8">
      <w:pPr>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846"/>
        <w:gridCol w:w="2551"/>
        <w:gridCol w:w="5431"/>
      </w:tblGrid>
      <w:tr w:rsidR="005166B8" w:rsidRPr="00D07FE4" w14:paraId="3A91177A" w14:textId="77777777" w:rsidTr="00D32ACA">
        <w:tc>
          <w:tcPr>
            <w:tcW w:w="8828" w:type="dxa"/>
            <w:gridSpan w:val="3"/>
            <w:shd w:val="clear" w:color="auto" w:fill="000000" w:themeFill="text1"/>
          </w:tcPr>
          <w:p w14:paraId="336B6867" w14:textId="77777777" w:rsidR="005166B8" w:rsidRPr="00D07FE4" w:rsidRDefault="005166B8" w:rsidP="00D32ACA">
            <w:pPr>
              <w:rPr>
                <w:rFonts w:ascii="Times New Roman" w:hAnsi="Times New Roman" w:cs="Times New Roman"/>
                <w:b/>
              </w:rPr>
            </w:pPr>
            <w:r w:rsidRPr="00D07FE4">
              <w:rPr>
                <w:rFonts w:ascii="Times New Roman" w:hAnsi="Times New Roman" w:cs="Times New Roman"/>
                <w:b/>
              </w:rPr>
              <w:t>Webs de referencia</w:t>
            </w:r>
          </w:p>
        </w:tc>
      </w:tr>
      <w:tr w:rsidR="005166B8" w:rsidRPr="00D07FE4" w14:paraId="33A222B8" w14:textId="77777777" w:rsidTr="00D32ACA">
        <w:tc>
          <w:tcPr>
            <w:tcW w:w="846" w:type="dxa"/>
          </w:tcPr>
          <w:p w14:paraId="6B3E77E9" w14:textId="77777777" w:rsidR="005166B8" w:rsidRPr="00D07FE4" w:rsidRDefault="005166B8" w:rsidP="00D32ACA">
            <w:pPr>
              <w:rPr>
                <w:rFonts w:ascii="Times New Roman" w:hAnsi="Times New Roman" w:cs="Times New Roman"/>
                <w:b/>
              </w:rPr>
            </w:pPr>
            <w:r w:rsidRPr="00D07FE4">
              <w:rPr>
                <w:rFonts w:ascii="Times New Roman" w:hAnsi="Times New Roman" w:cs="Times New Roman"/>
                <w:b/>
              </w:rPr>
              <w:t>Código</w:t>
            </w:r>
          </w:p>
        </w:tc>
        <w:tc>
          <w:tcPr>
            <w:tcW w:w="7982" w:type="dxa"/>
            <w:gridSpan w:val="2"/>
          </w:tcPr>
          <w:p w14:paraId="568B289E" w14:textId="77777777" w:rsidR="005166B8" w:rsidRPr="00D07FE4" w:rsidRDefault="005166B8" w:rsidP="00D32ACA">
            <w:pPr>
              <w:rPr>
                <w:rFonts w:ascii="Times New Roman" w:hAnsi="Times New Roman" w:cs="Times New Roman"/>
                <w:b/>
              </w:rPr>
            </w:pPr>
            <w:r w:rsidRPr="00D07FE4">
              <w:rPr>
                <w:rFonts w:ascii="Times New Roman" w:hAnsi="Times New Roman" w:cs="Times New Roman"/>
              </w:rPr>
              <w:t>MA_06_11_REC200</w:t>
            </w:r>
          </w:p>
        </w:tc>
      </w:tr>
      <w:tr w:rsidR="005166B8" w:rsidRPr="00D07FE4" w14:paraId="7541E64E" w14:textId="77777777" w:rsidTr="00D32ACA">
        <w:tc>
          <w:tcPr>
            <w:tcW w:w="846" w:type="dxa"/>
          </w:tcPr>
          <w:p w14:paraId="6E1AC734" w14:textId="77777777" w:rsidR="005166B8" w:rsidRPr="00D07FE4" w:rsidRDefault="005166B8" w:rsidP="00D32ACA">
            <w:pPr>
              <w:rPr>
                <w:rFonts w:ascii="Times New Roman" w:hAnsi="Times New Roman" w:cs="Times New Roman"/>
              </w:rPr>
            </w:pPr>
            <w:r w:rsidRPr="00D07FE4">
              <w:rPr>
                <w:rFonts w:ascii="Times New Roman" w:hAnsi="Times New Roman" w:cs="Times New Roman"/>
                <w:b/>
              </w:rPr>
              <w:t>Web 01</w:t>
            </w:r>
          </w:p>
        </w:tc>
        <w:tc>
          <w:tcPr>
            <w:tcW w:w="2551" w:type="dxa"/>
          </w:tcPr>
          <w:p w14:paraId="14591858" w14:textId="77777777" w:rsidR="005166B8" w:rsidRPr="00D07FE4" w:rsidRDefault="005166B8" w:rsidP="00D32ACA">
            <w:pPr>
              <w:rPr>
                <w:rFonts w:ascii="Times New Roman" w:hAnsi="Times New Roman" w:cs="Times New Roman"/>
              </w:rPr>
            </w:pPr>
            <w:r w:rsidRPr="00D07FE4">
              <w:rPr>
                <w:rFonts w:ascii="Times New Roman" w:hAnsi="Times New Roman" w:cs="Times New Roman"/>
              </w:rPr>
              <w:t>Vitutor</w:t>
            </w:r>
          </w:p>
        </w:tc>
        <w:tc>
          <w:tcPr>
            <w:tcW w:w="5431" w:type="dxa"/>
          </w:tcPr>
          <w:p w14:paraId="3907A496" w14:textId="77777777" w:rsidR="005166B8" w:rsidRPr="00D07FE4" w:rsidRDefault="005166B8" w:rsidP="00D32ACA">
            <w:pPr>
              <w:rPr>
                <w:rFonts w:ascii="Times New Roman" w:hAnsi="Times New Roman" w:cs="Times New Roman"/>
              </w:rPr>
            </w:pPr>
            <w:r w:rsidRPr="00D07FE4">
              <w:rPr>
                <w:rFonts w:ascii="Times New Roman" w:hAnsi="Times New Roman" w:cs="Times New Roman"/>
              </w:rPr>
              <w:t>http://www.vitutor.com/geo/eso/s_2.html</w:t>
            </w:r>
          </w:p>
        </w:tc>
      </w:tr>
      <w:tr w:rsidR="005166B8" w:rsidRPr="00D07FE4" w14:paraId="480FC1F7" w14:textId="77777777" w:rsidTr="00D32ACA">
        <w:tc>
          <w:tcPr>
            <w:tcW w:w="846" w:type="dxa"/>
          </w:tcPr>
          <w:p w14:paraId="7C2D3A0A" w14:textId="77777777" w:rsidR="005166B8" w:rsidRPr="00D07FE4" w:rsidRDefault="005166B8" w:rsidP="00D32ACA">
            <w:pPr>
              <w:rPr>
                <w:rFonts w:ascii="Times New Roman" w:hAnsi="Times New Roman" w:cs="Times New Roman"/>
              </w:rPr>
            </w:pPr>
            <w:r w:rsidRPr="00D07FE4">
              <w:rPr>
                <w:rFonts w:ascii="Times New Roman" w:hAnsi="Times New Roman" w:cs="Times New Roman"/>
                <w:b/>
              </w:rPr>
              <w:t>Web 02</w:t>
            </w:r>
          </w:p>
        </w:tc>
        <w:tc>
          <w:tcPr>
            <w:tcW w:w="2551" w:type="dxa"/>
          </w:tcPr>
          <w:p w14:paraId="6E188DA3" w14:textId="77777777" w:rsidR="005166B8" w:rsidRPr="00D07FE4" w:rsidRDefault="005166B8" w:rsidP="00D32ACA">
            <w:pPr>
              <w:rPr>
                <w:rFonts w:ascii="Times New Roman" w:hAnsi="Times New Roman" w:cs="Times New Roman"/>
              </w:rPr>
            </w:pPr>
            <w:r w:rsidRPr="00D07FE4">
              <w:rPr>
                <w:rFonts w:ascii="Times New Roman" w:hAnsi="Times New Roman" w:cs="Times New Roman"/>
              </w:rPr>
              <w:t xml:space="preserve">Educaplus </w:t>
            </w:r>
          </w:p>
        </w:tc>
        <w:tc>
          <w:tcPr>
            <w:tcW w:w="5431" w:type="dxa"/>
          </w:tcPr>
          <w:p w14:paraId="3EFE97BB" w14:textId="77777777" w:rsidR="005166B8" w:rsidRPr="00D07FE4" w:rsidRDefault="005166B8" w:rsidP="00D32ACA">
            <w:pPr>
              <w:rPr>
                <w:rFonts w:ascii="Times New Roman" w:hAnsi="Times New Roman" w:cs="Times New Roman"/>
              </w:rPr>
            </w:pPr>
            <w:r w:rsidRPr="00D07FE4">
              <w:rPr>
                <w:rFonts w:ascii="Times New Roman" w:hAnsi="Times New Roman" w:cs="Times New Roman"/>
              </w:rPr>
              <w:t>http://www.educaplus.org/play-178-%C3%81ngulos-externos.html</w:t>
            </w:r>
          </w:p>
        </w:tc>
      </w:tr>
      <w:tr w:rsidR="005166B8" w:rsidRPr="00D07FE4" w14:paraId="00025D68" w14:textId="77777777" w:rsidTr="00D32ACA">
        <w:tc>
          <w:tcPr>
            <w:tcW w:w="846" w:type="dxa"/>
          </w:tcPr>
          <w:p w14:paraId="1F910330" w14:textId="77777777" w:rsidR="005166B8" w:rsidRPr="00D07FE4" w:rsidRDefault="005166B8" w:rsidP="00D32ACA">
            <w:pPr>
              <w:rPr>
                <w:rFonts w:ascii="Times New Roman" w:hAnsi="Times New Roman" w:cs="Times New Roman"/>
                <w:b/>
              </w:rPr>
            </w:pPr>
            <w:r w:rsidRPr="00D07FE4">
              <w:rPr>
                <w:rFonts w:ascii="Times New Roman" w:hAnsi="Times New Roman" w:cs="Times New Roman"/>
                <w:b/>
              </w:rPr>
              <w:t>Web</w:t>
            </w:r>
          </w:p>
          <w:p w14:paraId="193415D7" w14:textId="77777777" w:rsidR="005166B8" w:rsidRPr="00D07FE4" w:rsidRDefault="005166B8" w:rsidP="00D32ACA">
            <w:pPr>
              <w:rPr>
                <w:rFonts w:ascii="Times New Roman" w:hAnsi="Times New Roman" w:cs="Times New Roman"/>
                <w:b/>
              </w:rPr>
            </w:pPr>
            <w:r w:rsidRPr="00D07FE4">
              <w:rPr>
                <w:rFonts w:ascii="Times New Roman" w:hAnsi="Times New Roman" w:cs="Times New Roman"/>
                <w:b/>
              </w:rPr>
              <w:t>03</w:t>
            </w:r>
          </w:p>
        </w:tc>
        <w:tc>
          <w:tcPr>
            <w:tcW w:w="2551" w:type="dxa"/>
          </w:tcPr>
          <w:p w14:paraId="7E36A4EE" w14:textId="77777777" w:rsidR="005166B8" w:rsidRPr="00D07FE4" w:rsidRDefault="005166B8" w:rsidP="00D32ACA">
            <w:pPr>
              <w:rPr>
                <w:rFonts w:ascii="Times New Roman" w:hAnsi="Times New Roman" w:cs="Times New Roman"/>
              </w:rPr>
            </w:pPr>
            <w:r w:rsidRPr="00D07FE4">
              <w:rPr>
                <w:rFonts w:ascii="Times New Roman" w:hAnsi="Times New Roman" w:cs="Times New Roman"/>
              </w:rPr>
              <w:t>Genmagic</w:t>
            </w:r>
          </w:p>
        </w:tc>
        <w:tc>
          <w:tcPr>
            <w:tcW w:w="5431" w:type="dxa"/>
          </w:tcPr>
          <w:p w14:paraId="116237C6" w14:textId="77777777" w:rsidR="005166B8" w:rsidRPr="00D07FE4" w:rsidRDefault="005166B8" w:rsidP="00D32ACA">
            <w:pPr>
              <w:rPr>
                <w:rFonts w:ascii="Times New Roman" w:hAnsi="Times New Roman" w:cs="Times New Roman"/>
              </w:rPr>
            </w:pPr>
            <w:r w:rsidRPr="00D07FE4">
              <w:rPr>
                <w:rFonts w:ascii="Times New Roman" w:hAnsi="Times New Roman" w:cs="Times New Roman"/>
              </w:rPr>
              <w:t>http://genmagic.ning.com/profiles/blog/list?tag=pol%C3%ADgonos</w:t>
            </w:r>
          </w:p>
        </w:tc>
      </w:tr>
    </w:tbl>
    <w:p w14:paraId="75C61447" w14:textId="77777777" w:rsidR="005166B8" w:rsidRPr="00D07FE4" w:rsidRDefault="005166B8" w:rsidP="005166B8">
      <w:pPr>
        <w:spacing w:after="0"/>
        <w:rPr>
          <w:rFonts w:ascii="Times New Roman" w:hAnsi="Times New Roman" w:cs="Times New Roman"/>
          <w:color w:val="000000"/>
          <w:lang w:val="es-CO"/>
        </w:rPr>
      </w:pPr>
    </w:p>
    <w:p w14:paraId="4B04DC28" w14:textId="77777777" w:rsidR="005166B8" w:rsidRPr="00D07FE4" w:rsidRDefault="005166B8" w:rsidP="005166B8">
      <w:pPr>
        <w:spacing w:after="0"/>
        <w:rPr>
          <w:rFonts w:ascii="Times New Roman" w:hAnsi="Times New Roman" w:cs="Times New Roman"/>
          <w:color w:val="000000"/>
          <w:lang w:val="es-CO"/>
        </w:rPr>
      </w:pPr>
    </w:p>
    <w:p w14:paraId="147ED59B" w14:textId="77777777" w:rsidR="005166B8" w:rsidRPr="00D07FE4" w:rsidRDefault="005166B8" w:rsidP="005166B8">
      <w:pPr>
        <w:spacing w:after="0"/>
        <w:rPr>
          <w:rFonts w:ascii="Times New Roman" w:hAnsi="Times New Roman" w:cs="Times New Roman"/>
          <w:color w:val="000000"/>
          <w:lang w:val="es-CO"/>
        </w:rPr>
      </w:pPr>
    </w:p>
    <w:p w14:paraId="60D56470" w14:textId="77777777" w:rsidR="005166B8" w:rsidRPr="00D07FE4" w:rsidRDefault="005166B8" w:rsidP="005166B8">
      <w:pPr>
        <w:spacing w:after="0"/>
        <w:rPr>
          <w:rFonts w:ascii="Times New Roman" w:hAnsi="Times New Roman" w:cs="Times New Roman"/>
          <w:color w:val="000000"/>
          <w:lang w:val="es-CO"/>
        </w:rPr>
      </w:pPr>
    </w:p>
    <w:p w14:paraId="757B0150" w14:textId="77777777" w:rsidR="005166B8" w:rsidRPr="00D07FE4" w:rsidRDefault="005166B8" w:rsidP="005166B8">
      <w:pPr>
        <w:spacing w:after="0"/>
        <w:rPr>
          <w:rFonts w:ascii="Times New Roman" w:hAnsi="Times New Roman" w:cs="Times New Roman"/>
          <w:color w:val="000000"/>
          <w:lang w:val="es-CO"/>
        </w:rPr>
      </w:pPr>
    </w:p>
    <w:p w14:paraId="0AEE5818" w14:textId="77777777" w:rsidR="005166B8" w:rsidRPr="00D07FE4" w:rsidRDefault="005166B8" w:rsidP="005166B8">
      <w:pPr>
        <w:spacing w:after="0"/>
        <w:rPr>
          <w:rFonts w:ascii="Times New Roman" w:hAnsi="Times New Roman" w:cs="Times New Roman"/>
          <w:color w:val="000000"/>
          <w:lang w:val="es-CO"/>
        </w:rPr>
      </w:pPr>
    </w:p>
    <w:p w14:paraId="74B65846" w14:textId="77777777" w:rsidR="005166B8" w:rsidRPr="00D07FE4" w:rsidRDefault="005166B8" w:rsidP="005166B8">
      <w:pPr>
        <w:spacing w:after="0"/>
        <w:rPr>
          <w:rFonts w:ascii="Times New Roman" w:hAnsi="Times New Roman" w:cs="Times New Roman"/>
          <w:color w:val="000000"/>
          <w:lang w:val="es-CO"/>
        </w:rPr>
      </w:pPr>
    </w:p>
    <w:p w14:paraId="1265612E" w14:textId="77777777" w:rsidR="005166B8" w:rsidRPr="00D07FE4" w:rsidRDefault="005166B8" w:rsidP="005166B8">
      <w:pPr>
        <w:spacing w:after="0"/>
        <w:rPr>
          <w:rFonts w:ascii="Times New Roman" w:hAnsi="Times New Roman" w:cs="Times New Roman"/>
          <w:color w:val="000000"/>
          <w:lang w:val="es-CO"/>
        </w:rPr>
      </w:pPr>
    </w:p>
    <w:p w14:paraId="564DDCFA" w14:textId="77777777" w:rsidR="005166B8" w:rsidRPr="00D07FE4" w:rsidRDefault="005166B8" w:rsidP="005166B8">
      <w:pPr>
        <w:spacing w:after="0"/>
        <w:rPr>
          <w:rFonts w:ascii="Times New Roman" w:hAnsi="Times New Roman" w:cs="Times New Roman"/>
          <w:color w:val="000000"/>
          <w:lang w:val="es-CO"/>
        </w:rPr>
      </w:pPr>
    </w:p>
    <w:p w14:paraId="042356AA" w14:textId="77777777" w:rsidR="005166B8" w:rsidRPr="00D07FE4" w:rsidRDefault="005166B8" w:rsidP="005166B8">
      <w:pPr>
        <w:spacing w:after="0"/>
        <w:rPr>
          <w:rFonts w:ascii="Times New Roman" w:hAnsi="Times New Roman" w:cs="Times New Roman"/>
          <w:color w:val="000000"/>
          <w:lang w:val="es-CO"/>
        </w:rPr>
      </w:pPr>
    </w:p>
    <w:p w14:paraId="5AC06430" w14:textId="77777777" w:rsidR="005166B8" w:rsidRPr="00D07FE4" w:rsidRDefault="005166B8" w:rsidP="005166B8">
      <w:pPr>
        <w:spacing w:after="0"/>
        <w:rPr>
          <w:rFonts w:ascii="Times New Roman" w:hAnsi="Times New Roman" w:cs="Times New Roman"/>
          <w:color w:val="000000"/>
          <w:lang w:val="es-CO"/>
        </w:rPr>
      </w:pPr>
    </w:p>
    <w:p w14:paraId="21D07AA1" w14:textId="77777777" w:rsidR="005166B8" w:rsidRPr="00D07FE4" w:rsidRDefault="005166B8" w:rsidP="005166B8">
      <w:pPr>
        <w:spacing w:after="0"/>
        <w:rPr>
          <w:rFonts w:ascii="Times New Roman" w:hAnsi="Times New Roman" w:cs="Times New Roman"/>
          <w:color w:val="000000"/>
          <w:lang w:val="es-CO"/>
        </w:rPr>
      </w:pPr>
    </w:p>
    <w:p w14:paraId="55FD2943" w14:textId="77777777" w:rsidR="005166B8" w:rsidRPr="00D07FE4" w:rsidRDefault="005166B8" w:rsidP="005166B8">
      <w:pPr>
        <w:spacing w:after="0"/>
        <w:rPr>
          <w:rFonts w:ascii="Times New Roman" w:hAnsi="Times New Roman" w:cs="Times New Roman"/>
          <w:color w:val="000000"/>
          <w:lang w:val="es-CO"/>
        </w:rPr>
      </w:pPr>
    </w:p>
    <w:p w14:paraId="6C24C0B6" w14:textId="77777777" w:rsidR="005166B8" w:rsidRPr="00D07FE4" w:rsidRDefault="005166B8" w:rsidP="005166B8">
      <w:pPr>
        <w:spacing w:after="0"/>
        <w:rPr>
          <w:rFonts w:ascii="Times New Roman" w:hAnsi="Times New Roman" w:cs="Times New Roman"/>
        </w:rPr>
      </w:pPr>
    </w:p>
    <w:p w14:paraId="5901E9FF" w14:textId="77777777" w:rsidR="00A643B3" w:rsidRDefault="00A643B3"/>
    <w:sectPr w:rsidR="00A643B3" w:rsidSect="00EA090C">
      <w:headerReference w:type="even" r:id="rId40"/>
      <w:headerReference w:type="default" r:id="rId41"/>
      <w:pgSz w:w="12240" w:h="15840"/>
      <w:pgMar w:top="1417" w:right="1701" w:bottom="1417" w:left="1701"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1147B" w14:textId="77777777" w:rsidR="00287FA3" w:rsidRDefault="00823A78" w:rsidP="00EA090C">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DFB79DD" w14:textId="77777777" w:rsidR="00287FA3" w:rsidRDefault="00823A78" w:rsidP="00EA090C">
    <w:pPr>
      <w:pStyle w:val="Encabezad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1D163" w14:textId="77777777" w:rsidR="00287FA3" w:rsidRDefault="00823A78" w:rsidP="00EA090C">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671A8799" w14:textId="77777777" w:rsidR="00287FA3" w:rsidRPr="002523E8" w:rsidRDefault="00823A78" w:rsidP="00EA090C">
    <w:pPr>
      <w:pStyle w:val="Encabezado"/>
      <w:ind w:right="360"/>
      <w:rPr>
        <w:b/>
        <w:sz w:val="22"/>
        <w:szCs w:val="22"/>
      </w:rPr>
    </w:pPr>
    <w:r w:rsidRPr="00FE4049">
      <w:rPr>
        <w:rFonts w:ascii="Times" w:hAnsi="Times"/>
        <w:sz w:val="20"/>
        <w:szCs w:val="20"/>
        <w:highlight w:val="yellow"/>
        <w:lang w:val="es-ES"/>
      </w:rPr>
      <w:t xml:space="preserve">[GUION </w:t>
    </w:r>
    <w:r>
      <w:rPr>
        <w:rFonts w:ascii="Times" w:hAnsi="Times"/>
        <w:sz w:val="20"/>
        <w:szCs w:val="20"/>
        <w:highlight w:val="yellow"/>
        <w:lang w:val="es-ES"/>
      </w:rPr>
      <w:t>MA</w:t>
    </w:r>
    <w:r w:rsidRPr="00FE4049">
      <w:rPr>
        <w:rFonts w:ascii="Times" w:hAnsi="Times"/>
        <w:sz w:val="20"/>
        <w:szCs w:val="20"/>
        <w:highlight w:val="yellow"/>
        <w:lang w:val="es-ES"/>
      </w:rPr>
      <w:t>_0</w:t>
    </w:r>
    <w:r>
      <w:rPr>
        <w:rFonts w:ascii="Times" w:hAnsi="Times"/>
        <w:sz w:val="20"/>
        <w:szCs w:val="20"/>
        <w:highlight w:val="yellow"/>
        <w:lang w:val="es-ES"/>
      </w:rPr>
      <w:t>6_11</w:t>
    </w:r>
    <w:r w:rsidRPr="00FE4049">
      <w:rPr>
        <w:rFonts w:ascii="Times" w:hAnsi="Times"/>
        <w:sz w:val="20"/>
        <w:szCs w:val="20"/>
        <w:highlight w:val="yellow"/>
        <w:lang w:val="es-ES"/>
      </w:rPr>
      <w:t>_CO]</w:t>
    </w:r>
    <w:r w:rsidRPr="00FE4049">
      <w:rPr>
        <w:rFonts w:ascii="Times" w:hAnsi="Times"/>
        <w:sz w:val="20"/>
        <w:szCs w:val="20"/>
        <w:lang w:val="es-ES"/>
      </w:rPr>
      <w:t xml:space="preserve"> Guion 0. </w:t>
    </w:r>
    <w:r>
      <w:rPr>
        <w:b/>
        <w:sz w:val="22"/>
        <w:szCs w:val="22"/>
      </w:rPr>
      <w:t>Polígonos y circunferencia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65F7"/>
    <w:multiLevelType w:val="multilevel"/>
    <w:tmpl w:val="EBBA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C0135D"/>
    <w:multiLevelType w:val="hybridMultilevel"/>
    <w:tmpl w:val="28F0D868"/>
    <w:lvl w:ilvl="0" w:tplc="240A0001">
      <w:start w:val="1"/>
      <w:numFmt w:val="bullet"/>
      <w:lvlText w:val=""/>
      <w:lvlJc w:val="left"/>
      <w:pPr>
        <w:ind w:left="427" w:hanging="360"/>
      </w:pPr>
      <w:rPr>
        <w:rFonts w:ascii="Symbol" w:hAnsi="Symbol" w:hint="default"/>
      </w:rPr>
    </w:lvl>
    <w:lvl w:ilvl="1" w:tplc="0C0A0003" w:tentative="1">
      <w:start w:val="1"/>
      <w:numFmt w:val="bullet"/>
      <w:lvlText w:val="o"/>
      <w:lvlJc w:val="left"/>
      <w:pPr>
        <w:ind w:left="1507" w:hanging="360"/>
      </w:pPr>
      <w:rPr>
        <w:rFonts w:ascii="Courier New" w:hAnsi="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2">
    <w:nsid w:val="0F7D57AF"/>
    <w:multiLevelType w:val="hybridMultilevel"/>
    <w:tmpl w:val="1696F0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0E254D2"/>
    <w:multiLevelType w:val="multilevel"/>
    <w:tmpl w:val="9D764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0F0891"/>
    <w:multiLevelType w:val="hybridMultilevel"/>
    <w:tmpl w:val="F85C67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D8B2405"/>
    <w:multiLevelType w:val="multilevel"/>
    <w:tmpl w:val="07D2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1B4F40"/>
    <w:multiLevelType w:val="hybridMultilevel"/>
    <w:tmpl w:val="2676CD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5BC2DC0"/>
    <w:multiLevelType w:val="hybridMultilevel"/>
    <w:tmpl w:val="A18C080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A5876DE"/>
    <w:multiLevelType w:val="multilevel"/>
    <w:tmpl w:val="F042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CD0EE9"/>
    <w:multiLevelType w:val="hybridMultilevel"/>
    <w:tmpl w:val="894EF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B586D48"/>
    <w:multiLevelType w:val="hybridMultilevel"/>
    <w:tmpl w:val="75D62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DB170A6"/>
    <w:multiLevelType w:val="hybridMultilevel"/>
    <w:tmpl w:val="9C062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95F7388"/>
    <w:multiLevelType w:val="hybridMultilevel"/>
    <w:tmpl w:val="D2C676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AB9502A"/>
    <w:multiLevelType w:val="hybridMultilevel"/>
    <w:tmpl w:val="51B63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7D9784F"/>
    <w:multiLevelType w:val="multilevel"/>
    <w:tmpl w:val="8194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84A65A3"/>
    <w:multiLevelType w:val="multilevel"/>
    <w:tmpl w:val="DD58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38071D4"/>
    <w:multiLevelType w:val="multilevel"/>
    <w:tmpl w:val="36AE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B295EBD"/>
    <w:multiLevelType w:val="hybridMultilevel"/>
    <w:tmpl w:val="9D7AEF3A"/>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E8E08C1"/>
    <w:multiLevelType w:val="multilevel"/>
    <w:tmpl w:val="2302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7A965B1"/>
    <w:multiLevelType w:val="multilevel"/>
    <w:tmpl w:val="19A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4"/>
  </w:num>
  <w:num w:numId="3">
    <w:abstractNumId w:val="6"/>
  </w:num>
  <w:num w:numId="4">
    <w:abstractNumId w:val="12"/>
  </w:num>
  <w:num w:numId="5">
    <w:abstractNumId w:val="5"/>
  </w:num>
  <w:num w:numId="6">
    <w:abstractNumId w:val="3"/>
  </w:num>
  <w:num w:numId="7">
    <w:abstractNumId w:val="8"/>
  </w:num>
  <w:num w:numId="8">
    <w:abstractNumId w:val="4"/>
  </w:num>
  <w:num w:numId="9">
    <w:abstractNumId w:val="15"/>
  </w:num>
  <w:num w:numId="10">
    <w:abstractNumId w:val="0"/>
  </w:num>
  <w:num w:numId="11">
    <w:abstractNumId w:val="18"/>
  </w:num>
  <w:num w:numId="12">
    <w:abstractNumId w:val="19"/>
  </w:num>
  <w:num w:numId="13">
    <w:abstractNumId w:val="2"/>
  </w:num>
  <w:num w:numId="14">
    <w:abstractNumId w:val="7"/>
  </w:num>
  <w:num w:numId="15">
    <w:abstractNumId w:val="17"/>
  </w:num>
  <w:num w:numId="16">
    <w:abstractNumId w:val="1"/>
  </w:num>
  <w:num w:numId="17">
    <w:abstractNumId w:val="11"/>
  </w:num>
  <w:num w:numId="18">
    <w:abstractNumId w:val="13"/>
  </w:num>
  <w:num w:numId="19">
    <w:abstractNumId w:val="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6B8"/>
    <w:rsid w:val="00077A3D"/>
    <w:rsid w:val="000E3E98"/>
    <w:rsid w:val="002F5E30"/>
    <w:rsid w:val="003441F8"/>
    <w:rsid w:val="003B7438"/>
    <w:rsid w:val="003E03C4"/>
    <w:rsid w:val="00470BD6"/>
    <w:rsid w:val="005166B8"/>
    <w:rsid w:val="005358C3"/>
    <w:rsid w:val="00543095"/>
    <w:rsid w:val="005715F3"/>
    <w:rsid w:val="00686933"/>
    <w:rsid w:val="006B071D"/>
    <w:rsid w:val="007255EA"/>
    <w:rsid w:val="00785823"/>
    <w:rsid w:val="00823A78"/>
    <w:rsid w:val="008D5B9A"/>
    <w:rsid w:val="00957087"/>
    <w:rsid w:val="009A5039"/>
    <w:rsid w:val="00A53A30"/>
    <w:rsid w:val="00A643B3"/>
    <w:rsid w:val="00AC44B3"/>
    <w:rsid w:val="00B4467A"/>
    <w:rsid w:val="00C20153"/>
    <w:rsid w:val="00E65E12"/>
    <w:rsid w:val="00EC3670"/>
    <w:rsid w:val="00FE630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3"/>
    <o:shapelayout v:ext="edit">
      <o:idmap v:ext="edit" data="1"/>
    </o:shapelayout>
  </w:shapeDefaults>
  <w:decimalSymbol w:val=","/>
  <w:listSeparator w:val=";"/>
  <w14:docId w14:val="4DF71BA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66B8"/>
    <w:pPr>
      <w:spacing w:after="200"/>
    </w:pPr>
    <w:rPr>
      <w:rFonts w:eastAsiaTheme="minorHAnsi"/>
      <w:lang w:eastAsia="en-US"/>
    </w:rPr>
  </w:style>
  <w:style w:type="paragraph" w:styleId="Ttulo3">
    <w:name w:val="heading 3"/>
    <w:basedOn w:val="Normal"/>
    <w:link w:val="Ttulo3Car"/>
    <w:uiPriority w:val="9"/>
    <w:qFormat/>
    <w:rsid w:val="005166B8"/>
    <w:pPr>
      <w:spacing w:before="100" w:beforeAutospacing="1" w:after="100" w:afterAutospacing="1"/>
      <w:outlineLvl w:val="2"/>
    </w:pPr>
    <w:rPr>
      <w:rFonts w:ascii="Times New Roman" w:eastAsia="Times New Roman" w:hAnsi="Times New Roman" w:cs="Times New Roman"/>
      <w:b/>
      <w:bCs/>
      <w:sz w:val="27"/>
      <w:szCs w:val="27"/>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166B8"/>
    <w:rPr>
      <w:rFonts w:ascii="Times New Roman" w:eastAsia="Times New Roman" w:hAnsi="Times New Roman" w:cs="Times New Roman"/>
      <w:b/>
      <w:bCs/>
      <w:sz w:val="27"/>
      <w:szCs w:val="27"/>
      <w:lang w:val="es-CO" w:eastAsia="es-CO"/>
    </w:rPr>
  </w:style>
  <w:style w:type="paragraph" w:styleId="Encabezado">
    <w:name w:val="header"/>
    <w:basedOn w:val="Normal"/>
    <w:link w:val="EncabezadoCar"/>
    <w:uiPriority w:val="99"/>
    <w:unhideWhenUsed/>
    <w:rsid w:val="005166B8"/>
    <w:pPr>
      <w:tabs>
        <w:tab w:val="center" w:pos="4252"/>
        <w:tab w:val="right" w:pos="8504"/>
      </w:tabs>
      <w:spacing w:after="0"/>
    </w:pPr>
  </w:style>
  <w:style w:type="character" w:customStyle="1" w:styleId="EncabezadoCar">
    <w:name w:val="Encabezado Car"/>
    <w:basedOn w:val="Fuentedeprrafopredeter"/>
    <w:link w:val="Encabezado"/>
    <w:uiPriority w:val="99"/>
    <w:rsid w:val="005166B8"/>
    <w:rPr>
      <w:rFonts w:eastAsiaTheme="minorHAnsi"/>
      <w:lang w:eastAsia="en-US"/>
    </w:rPr>
  </w:style>
  <w:style w:type="character" w:styleId="Hipervnculo">
    <w:name w:val="Hyperlink"/>
    <w:basedOn w:val="Fuentedeprrafopredeter"/>
    <w:uiPriority w:val="99"/>
    <w:rsid w:val="005166B8"/>
    <w:rPr>
      <w:color w:val="0000FF"/>
      <w:u w:val="single"/>
    </w:rPr>
  </w:style>
  <w:style w:type="table" w:styleId="Tablaconcuadrcula">
    <w:name w:val="Table Grid"/>
    <w:basedOn w:val="Tablanormal"/>
    <w:rsid w:val="005166B8"/>
    <w:rPr>
      <w:rFonts w:eastAsiaTheme="minorHAnsi"/>
      <w:sz w:val="22"/>
      <w:szCs w:val="22"/>
      <w:lang w:val="es-MX"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5166B8"/>
    <w:pPr>
      <w:ind w:left="720"/>
      <w:contextualSpacing/>
    </w:pPr>
  </w:style>
  <w:style w:type="character" w:styleId="Nmerodepgina">
    <w:name w:val="page number"/>
    <w:basedOn w:val="Fuentedeprrafopredeter"/>
    <w:rsid w:val="005166B8"/>
  </w:style>
  <w:style w:type="paragraph" w:styleId="Piedepgina">
    <w:name w:val="footer"/>
    <w:basedOn w:val="Normal"/>
    <w:link w:val="PiedepginaCar"/>
    <w:uiPriority w:val="99"/>
    <w:unhideWhenUsed/>
    <w:rsid w:val="005166B8"/>
    <w:pPr>
      <w:tabs>
        <w:tab w:val="center" w:pos="4419"/>
        <w:tab w:val="right" w:pos="8838"/>
      </w:tabs>
      <w:spacing w:after="0"/>
    </w:pPr>
  </w:style>
  <w:style w:type="character" w:customStyle="1" w:styleId="PiedepginaCar">
    <w:name w:val="Pie de página Car"/>
    <w:basedOn w:val="Fuentedeprrafopredeter"/>
    <w:link w:val="Piedepgina"/>
    <w:uiPriority w:val="99"/>
    <w:rsid w:val="005166B8"/>
    <w:rPr>
      <w:rFonts w:eastAsiaTheme="minorHAnsi"/>
      <w:lang w:eastAsia="en-US"/>
    </w:rPr>
  </w:style>
  <w:style w:type="paragraph" w:styleId="Textodeglobo">
    <w:name w:val="Balloon Text"/>
    <w:basedOn w:val="Normal"/>
    <w:link w:val="TextodegloboCar"/>
    <w:uiPriority w:val="99"/>
    <w:semiHidden/>
    <w:unhideWhenUsed/>
    <w:rsid w:val="005166B8"/>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66B8"/>
    <w:rPr>
      <w:rFonts w:ascii="Tahoma" w:eastAsiaTheme="minorHAnsi" w:hAnsi="Tahoma" w:cs="Tahoma"/>
      <w:sz w:val="16"/>
      <w:szCs w:val="16"/>
      <w:lang w:eastAsia="en-US"/>
    </w:rPr>
  </w:style>
  <w:style w:type="character" w:styleId="Textodelmarcadordeposicin">
    <w:name w:val="Placeholder Text"/>
    <w:basedOn w:val="Fuentedeprrafopredeter"/>
    <w:uiPriority w:val="99"/>
    <w:semiHidden/>
    <w:rsid w:val="005166B8"/>
    <w:rPr>
      <w:color w:val="808080"/>
    </w:rPr>
  </w:style>
  <w:style w:type="character" w:customStyle="1" w:styleId="apple-converted-space">
    <w:name w:val="apple-converted-space"/>
    <w:basedOn w:val="Fuentedeprrafopredeter"/>
    <w:rsid w:val="005166B8"/>
  </w:style>
  <w:style w:type="paragraph" w:customStyle="1" w:styleId="u">
    <w:name w:val="u"/>
    <w:basedOn w:val="Normal"/>
    <w:rsid w:val="005166B8"/>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5166B8"/>
  </w:style>
  <w:style w:type="character" w:styleId="Textoennegrita">
    <w:name w:val="Strong"/>
    <w:basedOn w:val="Fuentedeprrafopredeter"/>
    <w:uiPriority w:val="22"/>
    <w:qFormat/>
    <w:rsid w:val="005166B8"/>
    <w:rPr>
      <w:b/>
      <w:bCs/>
    </w:rPr>
  </w:style>
  <w:style w:type="paragraph" w:styleId="NormalWeb">
    <w:name w:val="Normal (Web)"/>
    <w:basedOn w:val="Normal"/>
    <w:uiPriority w:val="99"/>
    <w:semiHidden/>
    <w:unhideWhenUsed/>
    <w:rsid w:val="005166B8"/>
    <w:pPr>
      <w:spacing w:before="100" w:beforeAutospacing="1" w:after="100" w:afterAutospacing="1"/>
    </w:pPr>
    <w:rPr>
      <w:rFonts w:ascii="Times New Roman" w:eastAsia="Times New Roman" w:hAnsi="Times New Roman" w:cs="Times New Roman"/>
      <w:lang w:val="es-CO" w:eastAsia="es-CO"/>
    </w:rPr>
  </w:style>
  <w:style w:type="character" w:customStyle="1" w:styleId="ircho">
    <w:name w:val="irc_ho"/>
    <w:basedOn w:val="Fuentedeprrafopredeter"/>
    <w:rsid w:val="005166B8"/>
  </w:style>
  <w:style w:type="character" w:styleId="Refdecomentario">
    <w:name w:val="annotation reference"/>
    <w:basedOn w:val="Fuentedeprrafopredeter"/>
    <w:uiPriority w:val="99"/>
    <w:semiHidden/>
    <w:unhideWhenUsed/>
    <w:rsid w:val="005166B8"/>
    <w:rPr>
      <w:sz w:val="16"/>
      <w:szCs w:val="16"/>
    </w:rPr>
  </w:style>
  <w:style w:type="paragraph" w:styleId="Textocomentario">
    <w:name w:val="annotation text"/>
    <w:basedOn w:val="Normal"/>
    <w:link w:val="TextocomentarioCar"/>
    <w:uiPriority w:val="99"/>
    <w:semiHidden/>
    <w:unhideWhenUsed/>
    <w:rsid w:val="005166B8"/>
    <w:rPr>
      <w:sz w:val="20"/>
      <w:szCs w:val="20"/>
    </w:rPr>
  </w:style>
  <w:style w:type="character" w:customStyle="1" w:styleId="TextocomentarioCar">
    <w:name w:val="Texto comentario Car"/>
    <w:basedOn w:val="Fuentedeprrafopredeter"/>
    <w:link w:val="Textocomentario"/>
    <w:uiPriority w:val="99"/>
    <w:semiHidden/>
    <w:rsid w:val="005166B8"/>
    <w:rPr>
      <w:rFonts w:eastAsiaTheme="minorHAnsi"/>
      <w:sz w:val="20"/>
      <w:szCs w:val="20"/>
      <w:lang w:eastAsia="en-US"/>
    </w:rPr>
  </w:style>
  <w:style w:type="paragraph" w:styleId="Asuntodelcomentario">
    <w:name w:val="annotation subject"/>
    <w:basedOn w:val="Textocomentario"/>
    <w:next w:val="Textocomentario"/>
    <w:link w:val="AsuntodelcomentarioCar"/>
    <w:uiPriority w:val="99"/>
    <w:semiHidden/>
    <w:unhideWhenUsed/>
    <w:rsid w:val="005166B8"/>
    <w:rPr>
      <w:b/>
      <w:bCs/>
    </w:rPr>
  </w:style>
  <w:style w:type="character" w:customStyle="1" w:styleId="AsuntodelcomentarioCar">
    <w:name w:val="Asunto del comentario Car"/>
    <w:basedOn w:val="TextocomentarioCar"/>
    <w:link w:val="Asuntodelcomentario"/>
    <w:uiPriority w:val="99"/>
    <w:semiHidden/>
    <w:rsid w:val="005166B8"/>
    <w:rPr>
      <w:rFonts w:eastAsiaTheme="minorHAnsi"/>
      <w:b/>
      <w:bCs/>
      <w:sz w:val="20"/>
      <w:szCs w:val="20"/>
      <w:lang w:eastAsia="en-US"/>
    </w:rPr>
  </w:style>
  <w:style w:type="character" w:styleId="Hipervnculovisitado">
    <w:name w:val="FollowedHyperlink"/>
    <w:basedOn w:val="Fuentedeprrafopredeter"/>
    <w:uiPriority w:val="99"/>
    <w:semiHidden/>
    <w:unhideWhenUsed/>
    <w:rsid w:val="005166B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66B8"/>
    <w:pPr>
      <w:spacing w:after="200"/>
    </w:pPr>
    <w:rPr>
      <w:rFonts w:eastAsiaTheme="minorHAnsi"/>
      <w:lang w:eastAsia="en-US"/>
    </w:rPr>
  </w:style>
  <w:style w:type="paragraph" w:styleId="Ttulo3">
    <w:name w:val="heading 3"/>
    <w:basedOn w:val="Normal"/>
    <w:link w:val="Ttulo3Car"/>
    <w:uiPriority w:val="9"/>
    <w:qFormat/>
    <w:rsid w:val="005166B8"/>
    <w:pPr>
      <w:spacing w:before="100" w:beforeAutospacing="1" w:after="100" w:afterAutospacing="1"/>
      <w:outlineLvl w:val="2"/>
    </w:pPr>
    <w:rPr>
      <w:rFonts w:ascii="Times New Roman" w:eastAsia="Times New Roman" w:hAnsi="Times New Roman" w:cs="Times New Roman"/>
      <w:b/>
      <w:bCs/>
      <w:sz w:val="27"/>
      <w:szCs w:val="27"/>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166B8"/>
    <w:rPr>
      <w:rFonts w:ascii="Times New Roman" w:eastAsia="Times New Roman" w:hAnsi="Times New Roman" w:cs="Times New Roman"/>
      <w:b/>
      <w:bCs/>
      <w:sz w:val="27"/>
      <w:szCs w:val="27"/>
      <w:lang w:val="es-CO" w:eastAsia="es-CO"/>
    </w:rPr>
  </w:style>
  <w:style w:type="paragraph" w:styleId="Encabezado">
    <w:name w:val="header"/>
    <w:basedOn w:val="Normal"/>
    <w:link w:val="EncabezadoCar"/>
    <w:uiPriority w:val="99"/>
    <w:unhideWhenUsed/>
    <w:rsid w:val="005166B8"/>
    <w:pPr>
      <w:tabs>
        <w:tab w:val="center" w:pos="4252"/>
        <w:tab w:val="right" w:pos="8504"/>
      </w:tabs>
      <w:spacing w:after="0"/>
    </w:pPr>
  </w:style>
  <w:style w:type="character" w:customStyle="1" w:styleId="EncabezadoCar">
    <w:name w:val="Encabezado Car"/>
    <w:basedOn w:val="Fuentedeprrafopredeter"/>
    <w:link w:val="Encabezado"/>
    <w:uiPriority w:val="99"/>
    <w:rsid w:val="005166B8"/>
    <w:rPr>
      <w:rFonts w:eastAsiaTheme="minorHAnsi"/>
      <w:lang w:eastAsia="en-US"/>
    </w:rPr>
  </w:style>
  <w:style w:type="character" w:styleId="Hipervnculo">
    <w:name w:val="Hyperlink"/>
    <w:basedOn w:val="Fuentedeprrafopredeter"/>
    <w:uiPriority w:val="99"/>
    <w:rsid w:val="005166B8"/>
    <w:rPr>
      <w:color w:val="0000FF"/>
      <w:u w:val="single"/>
    </w:rPr>
  </w:style>
  <w:style w:type="table" w:styleId="Tablaconcuadrcula">
    <w:name w:val="Table Grid"/>
    <w:basedOn w:val="Tablanormal"/>
    <w:rsid w:val="005166B8"/>
    <w:rPr>
      <w:rFonts w:eastAsiaTheme="minorHAnsi"/>
      <w:sz w:val="22"/>
      <w:szCs w:val="22"/>
      <w:lang w:val="es-MX"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5166B8"/>
    <w:pPr>
      <w:ind w:left="720"/>
      <w:contextualSpacing/>
    </w:pPr>
  </w:style>
  <w:style w:type="character" w:styleId="Nmerodepgina">
    <w:name w:val="page number"/>
    <w:basedOn w:val="Fuentedeprrafopredeter"/>
    <w:rsid w:val="005166B8"/>
  </w:style>
  <w:style w:type="paragraph" w:styleId="Piedepgina">
    <w:name w:val="footer"/>
    <w:basedOn w:val="Normal"/>
    <w:link w:val="PiedepginaCar"/>
    <w:uiPriority w:val="99"/>
    <w:unhideWhenUsed/>
    <w:rsid w:val="005166B8"/>
    <w:pPr>
      <w:tabs>
        <w:tab w:val="center" w:pos="4419"/>
        <w:tab w:val="right" w:pos="8838"/>
      </w:tabs>
      <w:spacing w:after="0"/>
    </w:pPr>
  </w:style>
  <w:style w:type="character" w:customStyle="1" w:styleId="PiedepginaCar">
    <w:name w:val="Pie de página Car"/>
    <w:basedOn w:val="Fuentedeprrafopredeter"/>
    <w:link w:val="Piedepgina"/>
    <w:uiPriority w:val="99"/>
    <w:rsid w:val="005166B8"/>
    <w:rPr>
      <w:rFonts w:eastAsiaTheme="minorHAnsi"/>
      <w:lang w:eastAsia="en-US"/>
    </w:rPr>
  </w:style>
  <w:style w:type="paragraph" w:styleId="Textodeglobo">
    <w:name w:val="Balloon Text"/>
    <w:basedOn w:val="Normal"/>
    <w:link w:val="TextodegloboCar"/>
    <w:uiPriority w:val="99"/>
    <w:semiHidden/>
    <w:unhideWhenUsed/>
    <w:rsid w:val="005166B8"/>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66B8"/>
    <w:rPr>
      <w:rFonts w:ascii="Tahoma" w:eastAsiaTheme="minorHAnsi" w:hAnsi="Tahoma" w:cs="Tahoma"/>
      <w:sz w:val="16"/>
      <w:szCs w:val="16"/>
      <w:lang w:eastAsia="en-US"/>
    </w:rPr>
  </w:style>
  <w:style w:type="character" w:styleId="Textodelmarcadordeposicin">
    <w:name w:val="Placeholder Text"/>
    <w:basedOn w:val="Fuentedeprrafopredeter"/>
    <w:uiPriority w:val="99"/>
    <w:semiHidden/>
    <w:rsid w:val="005166B8"/>
    <w:rPr>
      <w:color w:val="808080"/>
    </w:rPr>
  </w:style>
  <w:style w:type="character" w:customStyle="1" w:styleId="apple-converted-space">
    <w:name w:val="apple-converted-space"/>
    <w:basedOn w:val="Fuentedeprrafopredeter"/>
    <w:rsid w:val="005166B8"/>
  </w:style>
  <w:style w:type="paragraph" w:customStyle="1" w:styleId="u">
    <w:name w:val="u"/>
    <w:basedOn w:val="Normal"/>
    <w:rsid w:val="005166B8"/>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5166B8"/>
  </w:style>
  <w:style w:type="character" w:styleId="Textoennegrita">
    <w:name w:val="Strong"/>
    <w:basedOn w:val="Fuentedeprrafopredeter"/>
    <w:uiPriority w:val="22"/>
    <w:qFormat/>
    <w:rsid w:val="005166B8"/>
    <w:rPr>
      <w:b/>
      <w:bCs/>
    </w:rPr>
  </w:style>
  <w:style w:type="paragraph" w:styleId="NormalWeb">
    <w:name w:val="Normal (Web)"/>
    <w:basedOn w:val="Normal"/>
    <w:uiPriority w:val="99"/>
    <w:semiHidden/>
    <w:unhideWhenUsed/>
    <w:rsid w:val="005166B8"/>
    <w:pPr>
      <w:spacing w:before="100" w:beforeAutospacing="1" w:after="100" w:afterAutospacing="1"/>
    </w:pPr>
    <w:rPr>
      <w:rFonts w:ascii="Times New Roman" w:eastAsia="Times New Roman" w:hAnsi="Times New Roman" w:cs="Times New Roman"/>
      <w:lang w:val="es-CO" w:eastAsia="es-CO"/>
    </w:rPr>
  </w:style>
  <w:style w:type="character" w:customStyle="1" w:styleId="ircho">
    <w:name w:val="irc_ho"/>
    <w:basedOn w:val="Fuentedeprrafopredeter"/>
    <w:rsid w:val="005166B8"/>
  </w:style>
  <w:style w:type="character" w:styleId="Refdecomentario">
    <w:name w:val="annotation reference"/>
    <w:basedOn w:val="Fuentedeprrafopredeter"/>
    <w:uiPriority w:val="99"/>
    <w:semiHidden/>
    <w:unhideWhenUsed/>
    <w:rsid w:val="005166B8"/>
    <w:rPr>
      <w:sz w:val="16"/>
      <w:szCs w:val="16"/>
    </w:rPr>
  </w:style>
  <w:style w:type="paragraph" w:styleId="Textocomentario">
    <w:name w:val="annotation text"/>
    <w:basedOn w:val="Normal"/>
    <w:link w:val="TextocomentarioCar"/>
    <w:uiPriority w:val="99"/>
    <w:semiHidden/>
    <w:unhideWhenUsed/>
    <w:rsid w:val="005166B8"/>
    <w:rPr>
      <w:sz w:val="20"/>
      <w:szCs w:val="20"/>
    </w:rPr>
  </w:style>
  <w:style w:type="character" w:customStyle="1" w:styleId="TextocomentarioCar">
    <w:name w:val="Texto comentario Car"/>
    <w:basedOn w:val="Fuentedeprrafopredeter"/>
    <w:link w:val="Textocomentario"/>
    <w:uiPriority w:val="99"/>
    <w:semiHidden/>
    <w:rsid w:val="005166B8"/>
    <w:rPr>
      <w:rFonts w:eastAsiaTheme="minorHAnsi"/>
      <w:sz w:val="20"/>
      <w:szCs w:val="20"/>
      <w:lang w:eastAsia="en-US"/>
    </w:rPr>
  </w:style>
  <w:style w:type="paragraph" w:styleId="Asuntodelcomentario">
    <w:name w:val="annotation subject"/>
    <w:basedOn w:val="Textocomentario"/>
    <w:next w:val="Textocomentario"/>
    <w:link w:val="AsuntodelcomentarioCar"/>
    <w:uiPriority w:val="99"/>
    <w:semiHidden/>
    <w:unhideWhenUsed/>
    <w:rsid w:val="005166B8"/>
    <w:rPr>
      <w:b/>
      <w:bCs/>
    </w:rPr>
  </w:style>
  <w:style w:type="character" w:customStyle="1" w:styleId="AsuntodelcomentarioCar">
    <w:name w:val="Asunto del comentario Car"/>
    <w:basedOn w:val="TextocomentarioCar"/>
    <w:link w:val="Asuntodelcomentario"/>
    <w:uiPriority w:val="99"/>
    <w:semiHidden/>
    <w:rsid w:val="005166B8"/>
    <w:rPr>
      <w:rFonts w:eastAsiaTheme="minorHAnsi"/>
      <w:b/>
      <w:bCs/>
      <w:sz w:val="20"/>
      <w:szCs w:val="20"/>
      <w:lang w:eastAsia="en-US"/>
    </w:rPr>
  </w:style>
  <w:style w:type="character" w:styleId="Hipervnculovisitado">
    <w:name w:val="FollowedHyperlink"/>
    <w:basedOn w:val="Fuentedeprrafopredeter"/>
    <w:uiPriority w:val="99"/>
    <w:semiHidden/>
    <w:unhideWhenUsed/>
    <w:rsid w:val="005166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hyperlink" Target="http://www.shutterstock.com/pic-210836200/stock-photo-yield-give-a-way-sign-against-blue-sky.html?src=h4uIqYVhHlmdhJRnDH_uZg-1-8" TargetMode="External"/><Relationship Id="rId26" Type="http://schemas.openxmlformats.org/officeDocument/2006/relationships/hyperlink" Target="http://www.shutterstock.com/pic-135882398/stock-photo-racing-yacht-in-the-mediterranean-sea-on-blue-sky-background.html?src=TXZohInEn7KVFMuj6weaBw-1-8" TargetMode="External"/><Relationship Id="rId27" Type="http://schemas.openxmlformats.org/officeDocument/2006/relationships/hyperlink" Target="http://www.shutterstock.com/pic-35136910/stock-photo-triangular-clock.html?src=XldjbMtnGR5CjiMJkMavLA-1-2" TargetMode="External"/><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yperlink" Target="http://www.shutterstock.com/pic-229276498/stock-vector-set-covers-for-magazine-of-colored-stripes-for-book-brochure-flyer-poster-booklet-leaflet.html?src=f-cgNkLfJJTCfi-Egrt6EA-1-35" TargetMode="External"/><Relationship Id="rId32" Type="http://schemas.openxmlformats.org/officeDocument/2006/relationships/hyperlink" Target="http://www.shutterstock.com/pic-138284609/stock-vector-photo-frames-on-wall-vector-vintage-picture-frames.html?src=WjScMvcH5LSuKHkQNvu8mA-1-2"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www.shutterstock.com/pic-205673824/stock-photo-handyman-doing-renovation-works-floor-tiling.html?src=uMAvKJDzRfRLwPeTESoB0w-1-10" TargetMode="External"/><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26.pn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35</Pages>
  <Words>4841</Words>
  <Characters>26628</Characters>
  <Application>Microsoft Macintosh Word</Application>
  <DocSecurity>0</DocSecurity>
  <Lines>221</Lines>
  <Paragraphs>62</Paragraphs>
  <ScaleCrop>false</ScaleCrop>
  <Company>anco</Company>
  <LinksUpToDate>false</LinksUpToDate>
  <CharactersWithSpaces>31407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Ancopepe pepe</dc:creator>
  <cp:keywords/>
  <dc:description/>
  <cp:lastModifiedBy>Ancopepe pepe</cp:lastModifiedBy>
  <cp:revision>26</cp:revision>
  <dcterms:created xsi:type="dcterms:W3CDTF">2016-01-04T16:37:00Z</dcterms:created>
  <dcterms:modified xsi:type="dcterms:W3CDTF">2016-01-04T16:51:00Z</dcterms:modified>
</cp:coreProperties>
</file>