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A7192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A7192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229" w:type="dxa"/>
          </w:tcPr>
          <w:p w14:paraId="6710764B" w14:textId="03999637" w:rsidR="00E92066" w:rsidRPr="009A7192" w:rsidRDefault="008C432C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Funciones trigonométricas</w:t>
            </w:r>
          </w:p>
        </w:tc>
      </w:tr>
      <w:tr w:rsidR="00E92066" w:rsidRPr="009A7192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9A7192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229" w:type="dxa"/>
          </w:tcPr>
          <w:p w14:paraId="21923220" w14:textId="39AC7B99" w:rsidR="00E92066" w:rsidRPr="009A7192" w:rsidRDefault="008C432C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MA_10_04_CO</w:t>
            </w:r>
          </w:p>
        </w:tc>
      </w:tr>
      <w:tr w:rsidR="00E92066" w:rsidRPr="009A7192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A7192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229" w:type="dxa"/>
          </w:tcPr>
          <w:p w14:paraId="5D9015A4" w14:textId="130EDDEF" w:rsidR="00E92066" w:rsidRPr="009A7192" w:rsidRDefault="004F059B" w:rsidP="004F059B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Aprende a utilizar las razones trigonométricas y sus relaciones </w:t>
            </w:r>
            <w:r w:rsidR="00BD6018" w:rsidRPr="009A7192">
              <w:rPr>
                <w:rFonts w:ascii="Times New Roman" w:hAnsi="Times New Roman" w:cs="Times New Roman"/>
                <w:sz w:val="24"/>
                <w:szCs w:val="24"/>
              </w:rPr>
              <w:t>para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6018" w:rsidRPr="009A7192">
              <w:rPr>
                <w:rFonts w:ascii="Times New Roman" w:hAnsi="Times New Roman" w:cs="Times New Roman"/>
                <w:sz w:val="24"/>
                <w:szCs w:val="24"/>
              </w:rPr>
              <w:t>todos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6018" w:rsidRPr="009A7192">
              <w:rPr>
                <w:rFonts w:ascii="Times New Roman" w:hAnsi="Times New Roman" w:cs="Times New Roman"/>
                <w:sz w:val="24"/>
                <w:szCs w:val="24"/>
              </w:rPr>
              <w:t>aquellos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ángulos</w:t>
            </w:r>
            <w:r w:rsidR="00BD6018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cuya medida sea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6018" w:rsidRPr="009A7192">
              <w:rPr>
                <w:rFonts w:ascii="Times New Roman" w:hAnsi="Times New Roman" w:cs="Times New Roman"/>
                <w:sz w:val="24"/>
                <w:szCs w:val="24"/>
              </w:rPr>
              <w:t>mayor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6018" w:rsidRPr="009A719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90°</w:t>
            </w:r>
            <w:r w:rsidR="00293919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433B6D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>o</w:t>
            </w:r>
            <w:r w:rsidR="00293919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433B6D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>a</w:t>
            </w:r>
            <w:r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π/2</w:t>
            </w:r>
            <w:r w:rsidR="004A590D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</w:tr>
    </w:tbl>
    <w:p w14:paraId="1587798A" w14:textId="77777777" w:rsidR="00E92066" w:rsidRPr="009A7192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3A67C2E4" w:rsidR="002973CB" w:rsidRPr="009A7192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1]</w:t>
      </w:r>
      <w:r w:rsidR="00616DBC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1</w:t>
      </w:r>
      <w:r w:rsidR="002973CB" w:rsidRPr="009A7192">
        <w:rPr>
          <w:rFonts w:ascii="Times New Roman" w:hAnsi="Times New Roman" w:cs="Times New Roman"/>
          <w:b/>
        </w:rPr>
        <w:t xml:space="preserve"> </w:t>
      </w:r>
      <w:r w:rsidR="008C432C" w:rsidRPr="009A7192">
        <w:rPr>
          <w:rFonts w:ascii="Times New Roman" w:hAnsi="Times New Roman" w:cs="Times New Roman"/>
          <w:b/>
        </w:rPr>
        <w:t>Funciones trigonométricas: seno, coseno y tangente</w:t>
      </w:r>
    </w:p>
    <w:p w14:paraId="668A8233" w14:textId="77777777" w:rsidR="00321FC1" w:rsidRPr="009A7192" w:rsidRDefault="00321FC1" w:rsidP="0008174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E4224E5" w14:textId="44F52C7A" w:rsidR="00C77986" w:rsidRPr="009A7192" w:rsidRDefault="00321FC1" w:rsidP="00BC3B2C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A7192">
        <w:rPr>
          <w:rFonts w:ascii="Times New Roman" w:hAnsi="Times New Roman" w:cs="Times New Roman"/>
        </w:rPr>
        <w:t>L</w:t>
      </w:r>
      <w:r w:rsidR="006F4EB4" w:rsidRPr="009A7192">
        <w:rPr>
          <w:rFonts w:ascii="Times New Roman" w:hAnsi="Times New Roman" w:cs="Times New Roman"/>
        </w:rPr>
        <w:t>as razones</w:t>
      </w:r>
      <w:r w:rsidR="00293919" w:rsidRPr="009A7192">
        <w:rPr>
          <w:rFonts w:ascii="Times New Roman" w:hAnsi="Times New Roman" w:cs="Times New Roman"/>
        </w:rPr>
        <w:t xml:space="preserve"> </w:t>
      </w:r>
      <w:r w:rsidR="006F4EB4" w:rsidRPr="009A7192">
        <w:rPr>
          <w:rFonts w:ascii="Times New Roman" w:hAnsi="Times New Roman" w:cs="Times New Roman"/>
        </w:rPr>
        <w:t>trigonométricas</w:t>
      </w:r>
      <w:r w:rsidR="00293919" w:rsidRPr="009A7192">
        <w:rPr>
          <w:rFonts w:ascii="Times New Roman" w:hAnsi="Times New Roman" w:cs="Times New Roman"/>
        </w:rPr>
        <w:t xml:space="preserve"> </w:t>
      </w:r>
      <w:r w:rsidR="001310C6" w:rsidRPr="009A7192">
        <w:rPr>
          <w:rFonts w:ascii="Times New Roman" w:hAnsi="Times New Roman" w:cs="Times New Roman"/>
        </w:rPr>
        <w:t>se han definido</w:t>
      </w:r>
      <w:r w:rsidR="00293919" w:rsidRPr="009A7192">
        <w:rPr>
          <w:rFonts w:ascii="Times New Roman" w:hAnsi="Times New Roman" w:cs="Times New Roman"/>
        </w:rPr>
        <w:t xml:space="preserve"> </w:t>
      </w:r>
      <w:r w:rsidR="0048579E" w:rsidRPr="009A7192">
        <w:rPr>
          <w:rFonts w:ascii="Times New Roman" w:hAnsi="Times New Roman" w:cs="Times New Roman"/>
        </w:rPr>
        <w:t>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1310C6" w:rsidRPr="009A7192">
        <w:rPr>
          <w:rFonts w:ascii="Times New Roman" w:hAnsi="Times New Roman" w:cs="Times New Roman"/>
        </w:rPr>
        <w:t>partir</w:t>
      </w:r>
      <w:r w:rsidR="00293919" w:rsidRPr="009A7192">
        <w:rPr>
          <w:rFonts w:ascii="Times New Roman" w:hAnsi="Times New Roman" w:cs="Times New Roman"/>
        </w:rPr>
        <w:t xml:space="preserve"> </w:t>
      </w:r>
      <w:r w:rsidR="001310C6" w:rsidRPr="009A7192">
        <w:rPr>
          <w:rFonts w:ascii="Times New Roman" w:hAnsi="Times New Roman" w:cs="Times New Roman"/>
        </w:rPr>
        <w:t>del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triángulo</w:t>
      </w:r>
      <w:r w:rsidR="00293919" w:rsidRPr="009A7192">
        <w:rPr>
          <w:rFonts w:ascii="Times New Roman" w:hAnsi="Times New Roman" w:cs="Times New Roman"/>
        </w:rPr>
        <w:t xml:space="preserve"> </w:t>
      </w:r>
      <w:r w:rsidR="002C3084" w:rsidRPr="009A7192">
        <w:rPr>
          <w:rFonts w:ascii="Times New Roman" w:hAnsi="Times New Roman" w:cs="Times New Roman"/>
        </w:rPr>
        <w:t>rectángulo</w:t>
      </w:r>
      <w:r w:rsidR="00293919" w:rsidRPr="009A7192">
        <w:rPr>
          <w:rFonts w:ascii="Times New Roman" w:hAnsi="Times New Roman" w:cs="Times New Roman"/>
        </w:rPr>
        <w:t xml:space="preserve"> </w:t>
      </w:r>
      <w:r w:rsidR="002C3084" w:rsidRPr="009A7192">
        <w:rPr>
          <w:rFonts w:ascii="Times New Roman" w:hAnsi="Times New Roman" w:cs="Times New Roman"/>
        </w:rPr>
        <w:t>por</w:t>
      </w:r>
      <w:r w:rsidR="00293919" w:rsidRPr="009A7192">
        <w:rPr>
          <w:rFonts w:ascii="Times New Roman" w:hAnsi="Times New Roman" w:cs="Times New Roman"/>
        </w:rPr>
        <w:t xml:space="preserve"> </w:t>
      </w:r>
      <w:r w:rsidR="002C3084" w:rsidRPr="009A7192">
        <w:rPr>
          <w:rFonts w:ascii="Times New Roman" w:hAnsi="Times New Roman" w:cs="Times New Roman"/>
        </w:rPr>
        <w:t>ello</w:t>
      </w:r>
      <w:r w:rsidR="00293919" w:rsidRPr="009A7192">
        <w:rPr>
          <w:rFonts w:ascii="Times New Roman" w:hAnsi="Times New Roman" w:cs="Times New Roman"/>
        </w:rPr>
        <w:t xml:space="preserve"> </w:t>
      </w:r>
      <w:r w:rsidR="009355FF" w:rsidRPr="009A7192">
        <w:rPr>
          <w:rFonts w:ascii="Times New Roman" w:hAnsi="Times New Roman" w:cs="Times New Roman"/>
        </w:rPr>
        <w:t>su estudio inicial suele limitarse</w:t>
      </w:r>
      <w:r w:rsidR="001310C6" w:rsidRPr="009A7192">
        <w:rPr>
          <w:rFonts w:ascii="Times New Roman" w:hAnsi="Times New Roman" w:cs="Times New Roman"/>
        </w:rPr>
        <w:t xml:space="preserve"> 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1310C6" w:rsidRPr="009A7192">
        <w:rPr>
          <w:rFonts w:ascii="Times New Roman" w:hAnsi="Times New Roman" w:cs="Times New Roman"/>
        </w:rPr>
        <w:t xml:space="preserve">los </w:t>
      </w:r>
      <w:r w:rsidRPr="009A7192">
        <w:rPr>
          <w:rFonts w:ascii="Times New Roman" w:hAnsi="Times New Roman" w:cs="Times New Roman"/>
        </w:rPr>
        <w:t>ángulos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agudos,</w:t>
      </w:r>
      <w:r w:rsidR="00293919" w:rsidRPr="009A7192">
        <w:rPr>
          <w:rFonts w:ascii="Times New Roman" w:hAnsi="Times New Roman" w:cs="Times New Roman"/>
        </w:rPr>
        <w:t xml:space="preserve"> </w:t>
      </w:r>
      <w:r w:rsidR="00BC3B2C" w:rsidRPr="009A7192">
        <w:rPr>
          <w:rFonts w:ascii="Times New Roman" w:hAnsi="Times New Roman" w:cs="Times New Roman"/>
        </w:rPr>
        <w:t>sin embargo</w:t>
      </w:r>
      <w:r w:rsidR="00293919" w:rsidRPr="009A7192">
        <w:rPr>
          <w:rFonts w:ascii="Times New Roman" w:hAnsi="Times New Roman" w:cs="Times New Roman"/>
        </w:rPr>
        <w:t xml:space="preserve"> </w:t>
      </w:r>
      <w:r w:rsidR="009C7398" w:rsidRPr="009A7192">
        <w:rPr>
          <w:rFonts w:ascii="Times New Roman" w:hAnsi="Times New Roman" w:cs="Times New Roman"/>
        </w:rPr>
        <w:t xml:space="preserve">existen </w:t>
      </w:r>
      <w:r w:rsidRPr="009A7192">
        <w:rPr>
          <w:rFonts w:ascii="Times New Roman" w:hAnsi="Times New Roman" w:cs="Times New Roman"/>
        </w:rPr>
        <w:t>múltiples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problemas</w:t>
      </w:r>
      <w:r w:rsidR="009C7398" w:rsidRPr="009A7192">
        <w:rPr>
          <w:rFonts w:ascii="Times New Roman" w:hAnsi="Times New Roman" w:cs="Times New Roman"/>
        </w:rPr>
        <w:t xml:space="preserve"> que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requieren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el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uso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de la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trigonometría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9C7398" w:rsidRPr="009A7192">
        <w:rPr>
          <w:rFonts w:ascii="Times New Roman" w:hAnsi="Times New Roman" w:cs="Times New Roman"/>
        </w:rPr>
        <w:t>donde</w:t>
      </w:r>
      <w:r w:rsidR="00293919" w:rsidRPr="009A7192">
        <w:rPr>
          <w:rFonts w:ascii="Times New Roman" w:hAnsi="Times New Roman" w:cs="Times New Roman"/>
        </w:rPr>
        <w:t xml:space="preserve"> </w:t>
      </w:r>
      <w:r w:rsidR="006154EC" w:rsidRPr="009A7192">
        <w:rPr>
          <w:rFonts w:ascii="Times New Roman" w:hAnsi="Times New Roman" w:cs="Times New Roman"/>
        </w:rPr>
        <w:t>están</w:t>
      </w:r>
      <w:r w:rsidRPr="009A7192">
        <w:rPr>
          <w:rFonts w:ascii="Times New Roman" w:hAnsi="Times New Roman" w:cs="Times New Roman"/>
        </w:rPr>
        <w:t xml:space="preserve"> presentes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ángulos</w:t>
      </w:r>
      <w:r w:rsidRPr="009A7192">
        <w:rPr>
          <w:rFonts w:ascii="Times New Roman" w:hAnsi="Times New Roman" w:cs="Times New Roman"/>
        </w:rPr>
        <w:t xml:space="preserve"> que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no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son agudos. En consecuenci</w:t>
      </w:r>
      <w:r w:rsidR="00C77986" w:rsidRPr="009A7192">
        <w:rPr>
          <w:rFonts w:ascii="Times New Roman" w:hAnsi="Times New Roman" w:cs="Times New Roman"/>
        </w:rPr>
        <w:t>a</w:t>
      </w:r>
      <w:r w:rsidRPr="009A7192">
        <w:rPr>
          <w:rFonts w:ascii="Times New Roman" w:hAnsi="Times New Roman" w:cs="Times New Roman"/>
        </w:rPr>
        <w:t>,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se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amplía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la</w:t>
      </w:r>
      <w:r w:rsidR="009C7398" w:rsidRPr="009A7192">
        <w:rPr>
          <w:rFonts w:ascii="Times New Roman" w:hAnsi="Times New Roman" w:cs="Times New Roman"/>
        </w:rPr>
        <w:t xml:space="preserve"> aplicación de</w:t>
      </w:r>
      <w:r w:rsidR="00293919" w:rsidRPr="009A7192">
        <w:rPr>
          <w:rFonts w:ascii="Times New Roman" w:hAnsi="Times New Roman" w:cs="Times New Roman"/>
        </w:rPr>
        <w:t xml:space="preserve"> </w:t>
      </w:r>
      <w:r w:rsidR="009C7398" w:rsidRPr="009A7192">
        <w:rPr>
          <w:rFonts w:ascii="Times New Roman" w:hAnsi="Times New Roman" w:cs="Times New Roman"/>
        </w:rPr>
        <w:t>la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trigon</w:t>
      </w:r>
      <w:r w:rsidR="006154EC" w:rsidRPr="009A7192">
        <w:rPr>
          <w:rFonts w:ascii="Times New Roman" w:hAnsi="Times New Roman" w:cs="Times New Roman"/>
        </w:rPr>
        <w:t>ometría</w:t>
      </w:r>
      <w:r w:rsidR="00C77986" w:rsidRPr="009A7192">
        <w:rPr>
          <w:rFonts w:ascii="Times New Roman" w:hAnsi="Times New Roman" w:cs="Times New Roman"/>
        </w:rPr>
        <w:t xml:space="preserve"> a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ángulos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de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mayor</w:t>
      </w:r>
      <w:r w:rsidR="00293919" w:rsidRPr="009A7192">
        <w:rPr>
          <w:rFonts w:ascii="Times New Roman" w:hAnsi="Times New Roman" w:cs="Times New Roman"/>
        </w:rPr>
        <w:t xml:space="preserve"> </w:t>
      </w:r>
      <w:r w:rsidR="00C77986" w:rsidRPr="009A7192">
        <w:rPr>
          <w:rFonts w:ascii="Times New Roman" w:hAnsi="Times New Roman" w:cs="Times New Roman"/>
        </w:rPr>
        <w:t>tamaño.</w:t>
      </w:r>
    </w:p>
    <w:p w14:paraId="5C6B07AB" w14:textId="77777777" w:rsidR="006154EC" w:rsidRPr="009A7192" w:rsidRDefault="006154EC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4B026EE" w14:textId="555960C7" w:rsidR="0048579E" w:rsidRPr="009A7192" w:rsidRDefault="00C77986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A7192">
        <w:rPr>
          <w:rFonts w:ascii="Times New Roman" w:hAnsi="Times New Roman" w:cs="Times New Roman"/>
        </w:rPr>
        <w:t>Inicialmente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se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considera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un</w:t>
      </w:r>
      <w:r w:rsidR="00293919" w:rsidRPr="009A7192">
        <w:rPr>
          <w:rFonts w:ascii="Times New Roman" w:hAnsi="Times New Roman" w:cs="Times New Roman"/>
        </w:rPr>
        <w:t xml:space="preserve"> </w:t>
      </w:r>
      <w:r w:rsidR="009C7398" w:rsidRPr="009A7192">
        <w:rPr>
          <w:rFonts w:ascii="Times New Roman" w:hAnsi="Times New Roman" w:cs="Times New Roman"/>
        </w:rPr>
        <w:t>triángulo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rectángulo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ubicado en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el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plano</w:t>
      </w:r>
      <w:r w:rsidR="00293919"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</w:rPr>
        <w:t>cartes</w:t>
      </w:r>
      <w:r w:rsidR="00BC3B2C" w:rsidRPr="009A7192">
        <w:rPr>
          <w:rFonts w:ascii="Times New Roman" w:hAnsi="Times New Roman" w:cs="Times New Roman"/>
        </w:rPr>
        <w:t>iano</w:t>
      </w:r>
      <w:r w:rsidR="00606197" w:rsidRPr="009A7192">
        <w:rPr>
          <w:rFonts w:ascii="Times New Roman" w:hAnsi="Times New Roman" w:cs="Times New Roman"/>
        </w:rPr>
        <w:t>,</w:t>
      </w:r>
      <w:r w:rsidR="00293919" w:rsidRPr="009A7192">
        <w:rPr>
          <w:rFonts w:ascii="Times New Roman" w:hAnsi="Times New Roman" w:cs="Times New Roman"/>
        </w:rPr>
        <w:t xml:space="preserve"> </w:t>
      </w:r>
      <w:r w:rsidR="00606197" w:rsidRPr="009A7192">
        <w:rPr>
          <w:rFonts w:ascii="Times New Roman" w:hAnsi="Times New Roman" w:cs="Times New Roman"/>
        </w:rPr>
        <w:t>donde</w:t>
      </w:r>
      <w:r w:rsidR="00293919" w:rsidRPr="009A7192">
        <w:rPr>
          <w:rFonts w:ascii="Times New Roman" w:hAnsi="Times New Roman" w:cs="Times New Roman"/>
        </w:rPr>
        <w:t xml:space="preserve"> </w:t>
      </w:r>
      <w:r w:rsidR="00606197" w:rsidRPr="009A7192">
        <w:rPr>
          <w:rFonts w:ascii="Times New Roman" w:hAnsi="Times New Roman" w:cs="Times New Roman"/>
        </w:rPr>
        <w:t>los puntos</w:t>
      </w:r>
      <w:r w:rsidR="00BC3B2C" w:rsidRPr="009A7192">
        <w:rPr>
          <w:rFonts w:ascii="Times New Roman" w:hAnsi="Times New Roman" w:cs="Times New Roman"/>
        </w:rPr>
        <w:t xml:space="preserve"> </w:t>
      </w:r>
      <w:r w:rsidR="00BC3B2C" w:rsidRPr="009A7192">
        <w:rPr>
          <w:rFonts w:ascii="Times New Roman" w:hAnsi="Times New Roman" w:cs="Times New Roman"/>
          <w:i/>
        </w:rPr>
        <w:t>P(x, y), A(</w:t>
      </w:r>
      <w:r w:rsidR="00BC3B2C" w:rsidRPr="009A7192">
        <w:rPr>
          <w:rFonts w:ascii="Times New Roman" w:hAnsi="Times New Roman" w:cs="Times New Roman"/>
        </w:rPr>
        <w:t>0</w:t>
      </w:r>
      <w:r w:rsidR="00BC3B2C" w:rsidRPr="009A7192">
        <w:rPr>
          <w:rFonts w:ascii="Times New Roman" w:hAnsi="Times New Roman" w:cs="Times New Roman"/>
          <w:i/>
        </w:rPr>
        <w:t xml:space="preserve">, </w:t>
      </w:r>
      <w:r w:rsidR="00BC3B2C" w:rsidRPr="009A7192">
        <w:rPr>
          <w:rFonts w:ascii="Times New Roman" w:hAnsi="Times New Roman" w:cs="Times New Roman"/>
        </w:rPr>
        <w:t>0</w:t>
      </w:r>
      <w:r w:rsidR="00BC3B2C" w:rsidRPr="009A7192">
        <w:rPr>
          <w:rFonts w:ascii="Times New Roman" w:hAnsi="Times New Roman" w:cs="Times New Roman"/>
          <w:i/>
        </w:rPr>
        <w:t>)</w:t>
      </w:r>
      <w:r w:rsidR="00BC3B2C" w:rsidRPr="009A7192">
        <w:rPr>
          <w:rFonts w:ascii="Times New Roman" w:hAnsi="Times New Roman" w:cs="Times New Roman"/>
        </w:rPr>
        <w:t xml:space="preserve"> y </w:t>
      </w:r>
      <w:r w:rsidR="00BC3B2C" w:rsidRPr="009A7192">
        <w:rPr>
          <w:rFonts w:ascii="Times New Roman" w:hAnsi="Times New Roman" w:cs="Times New Roman"/>
          <w:i/>
        </w:rPr>
        <w:t xml:space="preserve">C(x, </w:t>
      </w:r>
      <w:r w:rsidR="00BC3B2C" w:rsidRPr="009A7192">
        <w:rPr>
          <w:rFonts w:ascii="Times New Roman" w:hAnsi="Times New Roman" w:cs="Times New Roman"/>
        </w:rPr>
        <w:t>0)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2A0B55" w:rsidRPr="009A7192">
        <w:rPr>
          <w:rFonts w:ascii="Times New Roman" w:eastAsiaTheme="minorEastAsia" w:hAnsi="Times New Roman" w:cs="Times New Roman"/>
        </w:rPr>
        <w:t>son vértices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2A0B55" w:rsidRPr="009A7192">
        <w:rPr>
          <w:rFonts w:ascii="Times New Roman" w:eastAsiaTheme="minorEastAsia" w:hAnsi="Times New Roman" w:cs="Times New Roman"/>
        </w:rPr>
        <w:t>del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BC0B55" w:rsidRPr="009A7192">
        <w:rPr>
          <w:rFonts w:ascii="Times New Roman" w:eastAsiaTheme="minorEastAsia" w:hAnsi="Times New Roman" w:cs="Times New Roman"/>
        </w:rPr>
        <w:t>triángulo</w:t>
      </w:r>
      <w:r w:rsidR="002A0B55" w:rsidRPr="009A7192">
        <w:rPr>
          <w:rFonts w:ascii="Times New Roman" w:eastAsiaTheme="minorEastAsia" w:hAnsi="Times New Roman" w:cs="Times New Roman"/>
        </w:rPr>
        <w:t xml:space="preserve">, </w:t>
      </w:r>
      <w:r w:rsidR="00BC0B55" w:rsidRPr="009A7192">
        <w:rPr>
          <w:rFonts w:ascii="Times New Roman" w:eastAsiaTheme="minorEastAsia" w:hAnsi="Times New Roman" w:cs="Times New Roman"/>
        </w:rPr>
        <w:t>así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DA6D03" w:rsidRPr="009A7192">
        <w:rPr>
          <w:rFonts w:ascii="Times New Roman" w:eastAsiaTheme="minorEastAsia" w:hAnsi="Times New Roman" w:cs="Times New Roman"/>
        </w:rPr>
        <w:t>mismo</w:t>
      </w:r>
      <w:r w:rsidR="00BC3B2C" w:rsidRPr="009A7192">
        <w:rPr>
          <w:rFonts w:ascii="Times New Roman" w:eastAsiaTheme="minorEastAsia" w:hAnsi="Times New Roman" w:cs="Times New Roman"/>
        </w:rPr>
        <w:t xml:space="preserve"> </w:t>
      </w:r>
      <w:r w:rsidR="00BC3B2C" w:rsidRPr="009A7192">
        <w:rPr>
          <w:rFonts w:ascii="Times New Roman" w:eastAsiaTheme="minorEastAsia" w:hAnsi="Times New Roman" w:cs="Times New Roman"/>
          <w:i/>
        </w:rPr>
        <w:t>AC = x, PC = x</w:t>
      </w:r>
      <w:r w:rsidR="00BC3B2C" w:rsidRPr="009A7192">
        <w:rPr>
          <w:rFonts w:ascii="Times New Roman" w:eastAsiaTheme="minorEastAsia" w:hAnsi="Times New Roman" w:cs="Times New Roman"/>
        </w:rPr>
        <w:t xml:space="preserve"> y </w:t>
      </w:r>
      <w:r w:rsidR="00BC3B2C" w:rsidRPr="009A7192">
        <w:rPr>
          <w:rFonts w:ascii="Times New Roman" w:eastAsiaTheme="minorEastAsia" w:hAnsi="Times New Roman" w:cs="Times New Roman"/>
          <w:i/>
        </w:rPr>
        <w:t>PC = y.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BC3B2C" w:rsidRPr="009A7192">
        <w:rPr>
          <w:rFonts w:ascii="Times New Roman" w:eastAsiaTheme="minorEastAsia" w:hAnsi="Times New Roman" w:cs="Times New Roman"/>
        </w:rPr>
        <w:t>A</w:t>
      </w:r>
      <w:r w:rsidR="00A73EFA" w:rsidRPr="009A7192">
        <w:rPr>
          <w:rFonts w:ascii="Times New Roman" w:eastAsiaTheme="minorEastAsia" w:hAnsi="Times New Roman" w:cs="Times New Roman"/>
        </w:rPr>
        <w:t>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>mismo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 xml:space="preserve">tiempo </w:t>
      </w:r>
      <w:r w:rsidR="00BC0B55" w:rsidRPr="009A7192">
        <w:rPr>
          <w:rFonts w:ascii="Times New Roman" w:eastAsiaTheme="minorEastAsia" w:hAnsi="Times New Roman" w:cs="Times New Roman"/>
        </w:rPr>
        <w:t xml:space="preserve">la hipotenusa </w:t>
      </w:r>
      <w:r w:rsidR="00BC3B2C" w:rsidRPr="009A7192">
        <w:rPr>
          <w:rFonts w:ascii="Times New Roman" w:eastAsiaTheme="minorEastAsia" w:hAnsi="Times New Roman" w:cs="Times New Roman"/>
          <w:i/>
        </w:rPr>
        <w:t>AP = r</w:t>
      </w:r>
      <w:r w:rsidR="00BC0B55" w:rsidRPr="009A7192">
        <w:rPr>
          <w:rFonts w:ascii="Times New Roman" w:eastAsiaTheme="minorEastAsia" w:hAnsi="Times New Roman" w:cs="Times New Roman"/>
        </w:rPr>
        <w:t>,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BC0B55" w:rsidRPr="009A7192">
        <w:rPr>
          <w:rFonts w:ascii="Times New Roman" w:eastAsiaTheme="minorEastAsia" w:hAnsi="Times New Roman" w:cs="Times New Roman"/>
        </w:rPr>
        <w:t>dado que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BC3B2C" w:rsidRPr="009A7192">
        <w:rPr>
          <w:rFonts w:ascii="Times New Roman" w:eastAsiaTheme="minorEastAsia" w:hAnsi="Times New Roman" w:cs="Times New Roman"/>
          <w:i/>
        </w:rPr>
        <w:t>r</w:t>
      </w:r>
      <w:r w:rsidR="00BC0B55" w:rsidRPr="009A7192">
        <w:rPr>
          <w:rFonts w:ascii="Times New Roman" w:eastAsiaTheme="minorEastAsia" w:hAnsi="Times New Roman" w:cs="Times New Roman"/>
        </w:rPr>
        <w:t xml:space="preserve"> es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BC0B55" w:rsidRPr="009A7192">
        <w:rPr>
          <w:rFonts w:ascii="Times New Roman" w:eastAsiaTheme="minorEastAsia" w:hAnsi="Times New Roman" w:cs="Times New Roman"/>
        </w:rPr>
        <w:t>el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BC0B55" w:rsidRPr="009A7192">
        <w:rPr>
          <w:rFonts w:ascii="Times New Roman" w:eastAsiaTheme="minorEastAsia" w:hAnsi="Times New Roman" w:cs="Times New Roman"/>
        </w:rPr>
        <w:t>radio d</w:t>
      </w:r>
      <w:r w:rsidR="00AC5781" w:rsidRPr="009A7192">
        <w:rPr>
          <w:rFonts w:ascii="Times New Roman" w:eastAsiaTheme="minorEastAsia" w:hAnsi="Times New Roman" w:cs="Times New Roman"/>
        </w:rPr>
        <w:t>e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C5781" w:rsidRPr="009A7192">
        <w:rPr>
          <w:rFonts w:ascii="Times New Roman" w:eastAsiaTheme="minorEastAsia" w:hAnsi="Times New Roman" w:cs="Times New Roman"/>
        </w:rPr>
        <w:t>la circunferencia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C5781" w:rsidRPr="009A7192">
        <w:rPr>
          <w:rFonts w:ascii="Times New Roman" w:eastAsiaTheme="minorEastAsia" w:hAnsi="Times New Roman" w:cs="Times New Roman"/>
        </w:rPr>
        <w:t>unitaria</w:t>
      </w:r>
      <w:r w:rsidR="007A7524" w:rsidRPr="009A7192">
        <w:rPr>
          <w:rFonts w:ascii="Times New Roman" w:eastAsiaTheme="minorEastAsia" w:hAnsi="Times New Roman" w:cs="Times New Roman"/>
        </w:rPr>
        <w:t>,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2E4AF5" w:rsidRPr="009A7192">
        <w:rPr>
          <w:rFonts w:ascii="Times New Roman" w:eastAsiaTheme="minorEastAsia" w:hAnsi="Times New Roman" w:cs="Times New Roman"/>
        </w:rPr>
        <w:t xml:space="preserve">su </w:t>
      </w:r>
      <w:r w:rsidR="00A73EFA" w:rsidRPr="009A7192">
        <w:rPr>
          <w:rFonts w:ascii="Times New Roman" w:eastAsiaTheme="minorEastAsia" w:hAnsi="Times New Roman" w:cs="Times New Roman"/>
        </w:rPr>
        <w:t>medida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C5781" w:rsidRPr="009A7192">
        <w:rPr>
          <w:rFonts w:ascii="Times New Roman" w:eastAsiaTheme="minorEastAsia" w:hAnsi="Times New Roman" w:cs="Times New Roman"/>
        </w:rPr>
        <w:t>es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C5781" w:rsidRPr="009A7192">
        <w:rPr>
          <w:rFonts w:ascii="Times New Roman" w:eastAsiaTheme="minorEastAsia" w:hAnsi="Times New Roman" w:cs="Times New Roman"/>
        </w:rPr>
        <w:t>igual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C5781" w:rsidRPr="009A7192">
        <w:rPr>
          <w:rFonts w:ascii="Times New Roman" w:eastAsiaTheme="minorEastAsia" w:hAnsi="Times New Roman" w:cs="Times New Roman"/>
        </w:rPr>
        <w:t>a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48579E" w:rsidRPr="009A7192">
        <w:rPr>
          <w:rFonts w:ascii="Times New Roman" w:eastAsiaTheme="minorEastAsia" w:hAnsi="Times New Roman" w:cs="Times New Roman"/>
        </w:rPr>
        <w:t>1.</w:t>
      </w:r>
    </w:p>
    <w:p w14:paraId="79A11B00" w14:textId="77777777" w:rsidR="00A41398" w:rsidRPr="009A7192" w:rsidRDefault="00A41398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4"/>
        <w:gridCol w:w="6394"/>
      </w:tblGrid>
      <w:tr w:rsidR="00BC3B2C" w:rsidRPr="009A7192" w14:paraId="36FC5ADE" w14:textId="77777777" w:rsidTr="009A7192">
        <w:tc>
          <w:tcPr>
            <w:tcW w:w="9033" w:type="dxa"/>
            <w:gridSpan w:val="2"/>
            <w:shd w:val="clear" w:color="auto" w:fill="0D0D0D" w:themeFill="text1" w:themeFillTint="F2"/>
          </w:tcPr>
          <w:p w14:paraId="22411CD8" w14:textId="77777777" w:rsidR="00BC3B2C" w:rsidRPr="009A7192" w:rsidRDefault="00BC3B2C" w:rsidP="009A719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BC3B2C" w:rsidRPr="009A7192" w14:paraId="59066F98" w14:textId="77777777" w:rsidTr="009A7192">
        <w:tc>
          <w:tcPr>
            <w:tcW w:w="2518" w:type="dxa"/>
          </w:tcPr>
          <w:p w14:paraId="0A36CCAB" w14:textId="77777777" w:rsidR="00BC3B2C" w:rsidRPr="009A7192" w:rsidRDefault="00BC3B2C" w:rsidP="009A719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5683AD" w14:textId="44C3BEB4" w:rsidR="00BC3B2C" w:rsidRPr="009A7192" w:rsidRDefault="00BC3B2C" w:rsidP="009A719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MA_10_04_CO_IMG01</w:t>
            </w:r>
          </w:p>
        </w:tc>
      </w:tr>
      <w:tr w:rsidR="00BC3B2C" w:rsidRPr="009A7192" w14:paraId="755A4447" w14:textId="77777777" w:rsidTr="009A7192">
        <w:tc>
          <w:tcPr>
            <w:tcW w:w="2518" w:type="dxa"/>
          </w:tcPr>
          <w:p w14:paraId="66F3FBD9" w14:textId="77777777" w:rsidR="00BC3B2C" w:rsidRPr="009A7192" w:rsidRDefault="00BC3B2C" w:rsidP="009A71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911A7AC" w14:textId="77777777" w:rsidR="00BC3B2C" w:rsidRPr="009A7192" w:rsidRDefault="00BC3B2C" w:rsidP="009A71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3B2C" w:rsidRPr="009A7192" w14:paraId="6F2D1929" w14:textId="77777777" w:rsidTr="009A7192">
        <w:tc>
          <w:tcPr>
            <w:tcW w:w="2518" w:type="dxa"/>
          </w:tcPr>
          <w:p w14:paraId="22FA4CFC" w14:textId="77777777" w:rsidR="00BC3B2C" w:rsidRPr="009A7192" w:rsidRDefault="00BC3B2C" w:rsidP="009A71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7681651" w14:textId="77777777" w:rsidR="00BC3B2C" w:rsidRPr="009A7192" w:rsidRDefault="00BC3B2C" w:rsidP="009A71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anchor distT="0" distB="0" distL="114300" distR="114300" simplePos="0" relativeHeight="251676160" behindDoc="0" locked="0" layoutInCell="1" allowOverlap="1" wp14:anchorId="313483BE" wp14:editId="7A9F62B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-6026785</wp:posOffset>
                  </wp:positionV>
                  <wp:extent cx="3124200" cy="3095625"/>
                  <wp:effectExtent l="0" t="0" r="0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49" t="32500" r="51613" b="13821"/>
                          <a:stretch/>
                        </pic:blipFill>
                        <pic:spPr bwMode="auto">
                          <a:xfrm>
                            <a:off x="0" y="0"/>
                            <a:ext cx="3124200" cy="309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3B2C" w:rsidRPr="009A7192" w14:paraId="6FE7F87B" w14:textId="77777777" w:rsidTr="009A7192">
        <w:tc>
          <w:tcPr>
            <w:tcW w:w="2518" w:type="dxa"/>
          </w:tcPr>
          <w:p w14:paraId="302B1DED" w14:textId="77777777" w:rsidR="00BC3B2C" w:rsidRPr="009A7192" w:rsidRDefault="00BC3B2C" w:rsidP="009A71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127D376" w14:textId="77777777" w:rsidR="00BC3B2C" w:rsidRPr="009A7192" w:rsidRDefault="00BC3B2C" w:rsidP="009A71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Circunferencia unitaria.</w:t>
            </w:r>
          </w:p>
        </w:tc>
      </w:tr>
    </w:tbl>
    <w:p w14:paraId="02E00ED5" w14:textId="77777777" w:rsidR="0048579E" w:rsidRPr="009A7192" w:rsidRDefault="0048579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48579E" w:rsidRPr="009A7192" w14:paraId="5AD53258" w14:textId="77777777" w:rsidTr="002E4AF5">
        <w:tc>
          <w:tcPr>
            <w:tcW w:w="8978" w:type="dxa"/>
            <w:gridSpan w:val="2"/>
            <w:shd w:val="clear" w:color="auto" w:fill="000000" w:themeFill="text1"/>
          </w:tcPr>
          <w:p w14:paraId="2C552E12" w14:textId="77777777" w:rsidR="0048579E" w:rsidRPr="009A7192" w:rsidRDefault="0048579E" w:rsidP="002E4AF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48579E" w:rsidRPr="009A7192" w14:paraId="385B441A" w14:textId="77777777" w:rsidTr="002E4AF5">
        <w:tc>
          <w:tcPr>
            <w:tcW w:w="2518" w:type="dxa"/>
          </w:tcPr>
          <w:p w14:paraId="3FF93096" w14:textId="77777777" w:rsidR="0048579E" w:rsidRPr="009A7192" w:rsidRDefault="0048579E" w:rsidP="002E4A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5C9C36E" w14:textId="352B472B" w:rsidR="0048579E" w:rsidRPr="009A7192" w:rsidRDefault="0048579E" w:rsidP="000D0F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Se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define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circunferencia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unitaria</w:t>
            </w:r>
            <w:r w:rsidR="000D0F14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o goniométrica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aquella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D0F14" w:rsidRPr="009A7192">
              <w:rPr>
                <w:rFonts w:ascii="Times New Roman" w:hAnsi="Times New Roman" w:cs="Times New Roman"/>
                <w:sz w:val="24"/>
                <w:szCs w:val="24"/>
              </w:rPr>
              <w:t>cuya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medida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radio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igual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a 1 y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su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ecuaci</w:t>
            </w:r>
            <w:r w:rsidR="0093582E" w:rsidRPr="009A7192">
              <w:rPr>
                <w:rFonts w:ascii="Times New Roman" w:hAnsi="Times New Roman" w:cs="Times New Roman"/>
                <w:sz w:val="24"/>
                <w:szCs w:val="24"/>
              </w:rPr>
              <w:t>ón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582E" w:rsidRPr="009A719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  <w:r w:rsidR="00293919"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D0F14" w:rsidRPr="009A7192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x</w:t>
            </w:r>
            <w:r w:rsidR="000D0F14" w:rsidRPr="009A7192">
              <w:rPr>
                <w:rFonts w:ascii="Times New Roman" w:eastAsiaTheme="minorEastAsia" w:hAnsi="Times New Roman" w:cs="Times New Roman"/>
                <w:i/>
                <w:sz w:val="24"/>
                <w:szCs w:val="24"/>
                <w:vertAlign w:val="superscript"/>
              </w:rPr>
              <w:t>2</w:t>
            </w:r>
            <w:r w:rsidR="000D0F14" w:rsidRPr="009A7192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+ y</w:t>
            </w:r>
            <w:r w:rsidR="000D0F14" w:rsidRPr="009A7192">
              <w:rPr>
                <w:rFonts w:ascii="Times New Roman" w:eastAsiaTheme="minorEastAsia" w:hAnsi="Times New Roman" w:cs="Times New Roman"/>
                <w:i/>
                <w:sz w:val="24"/>
                <w:szCs w:val="24"/>
                <w:vertAlign w:val="superscript"/>
              </w:rPr>
              <w:t>2</w:t>
            </w:r>
            <w:r w:rsidR="000D0F14" w:rsidRPr="009A7192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= </w:t>
            </w:r>
            <w:r w:rsidR="000D0F14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1. </w:t>
            </w:r>
          </w:p>
        </w:tc>
      </w:tr>
    </w:tbl>
    <w:p w14:paraId="68A5A617" w14:textId="77777777" w:rsidR="0048579E" w:rsidRPr="009A7192" w:rsidRDefault="0048579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76B2DF" w14:textId="7108DC2B" w:rsidR="00C77986" w:rsidRPr="009A7192" w:rsidRDefault="00AE34AE" w:rsidP="006154EC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192">
        <w:rPr>
          <w:rFonts w:ascii="Times New Roman" w:eastAsiaTheme="minorEastAsia" w:hAnsi="Times New Roman" w:cs="Times New Roman"/>
        </w:rPr>
        <w:t xml:space="preserve">Se debe resaltar que en la imagen </w:t>
      </w:r>
      <w:r w:rsidR="00354B9F" w:rsidRPr="009A7192">
        <w:rPr>
          <w:rFonts w:ascii="Times New Roman" w:eastAsiaTheme="minorEastAsia" w:hAnsi="Times New Roman" w:cs="Times New Roman"/>
        </w:rPr>
        <w:t xml:space="preserve">el ángulo </w:t>
      </w:r>
      <w:r w:rsidRPr="009A7192">
        <w:rPr>
          <w:rFonts w:ascii="Times New Roman" w:eastAsiaTheme="minorEastAsia" w:hAnsi="Times New Roman" w:cs="Times New Roman"/>
        </w:rPr>
        <w:t>θ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354B9F" w:rsidRPr="009A7192">
        <w:rPr>
          <w:rFonts w:ascii="Times New Roman" w:eastAsiaTheme="minorEastAsia" w:hAnsi="Times New Roman" w:cs="Times New Roman"/>
        </w:rPr>
        <w:t>es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354B9F" w:rsidRPr="009A7192">
        <w:rPr>
          <w:rFonts w:ascii="Times New Roman" w:eastAsiaTheme="minorEastAsia" w:hAnsi="Times New Roman" w:cs="Times New Roman"/>
        </w:rPr>
        <w:t>un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354B9F" w:rsidRPr="009A7192">
        <w:rPr>
          <w:rFonts w:ascii="Times New Roman" w:eastAsiaTheme="minorEastAsia" w:hAnsi="Times New Roman" w:cs="Times New Roman"/>
        </w:rPr>
        <w:t>ángulo en posición estándar,</w:t>
      </w:r>
      <w:r w:rsidR="00C30B31" w:rsidRPr="009A7192">
        <w:rPr>
          <w:rFonts w:ascii="Times New Roman" w:eastAsiaTheme="minorEastAsia" w:hAnsi="Times New Roman" w:cs="Times New Roman"/>
        </w:rPr>
        <w:t xml:space="preserve"> donde el punto </w:t>
      </w:r>
      <w:r w:rsidRPr="009A7192">
        <w:rPr>
          <w:rFonts w:ascii="Times New Roman" w:eastAsiaTheme="minorEastAsia" w:hAnsi="Times New Roman" w:cs="Times New Roman"/>
          <w:i/>
        </w:rPr>
        <w:t>P(x, y)</w:t>
      </w:r>
      <w:r w:rsidR="00C30B31" w:rsidRPr="009A7192">
        <w:rPr>
          <w:rFonts w:ascii="Times New Roman" w:eastAsiaTheme="minorEastAsia" w:hAnsi="Times New Roman" w:cs="Times New Roman"/>
        </w:rPr>
        <w:t xml:space="preserve"> esta en el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E229CD" w:rsidRPr="009A7192">
        <w:rPr>
          <w:rFonts w:ascii="Times New Roman" w:eastAsiaTheme="minorEastAsia" w:hAnsi="Times New Roman" w:cs="Times New Roman"/>
        </w:rPr>
        <w:t xml:space="preserve">lado terminal </w:t>
      </w:r>
      <w:r w:rsidR="00354B9F" w:rsidRPr="009A7192">
        <w:rPr>
          <w:rFonts w:ascii="Times New Roman" w:eastAsiaTheme="minorEastAsia" w:hAnsi="Times New Roman" w:cs="Times New Roman"/>
        </w:rPr>
        <w:t>que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354B9F" w:rsidRPr="009A7192">
        <w:rPr>
          <w:rFonts w:ascii="Times New Roman" w:eastAsiaTheme="minorEastAsia" w:hAnsi="Times New Roman" w:cs="Times New Roman"/>
        </w:rPr>
        <w:t>a su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354B9F" w:rsidRPr="009A7192">
        <w:rPr>
          <w:rFonts w:ascii="Times New Roman" w:eastAsiaTheme="minorEastAsia" w:hAnsi="Times New Roman" w:cs="Times New Roman"/>
        </w:rPr>
        <w:t>vez pertenece al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354B9F" w:rsidRPr="009A7192">
        <w:rPr>
          <w:rFonts w:ascii="Times New Roman" w:eastAsiaTheme="minorEastAsia" w:hAnsi="Times New Roman" w:cs="Times New Roman"/>
        </w:rPr>
        <w:t xml:space="preserve">triangulo </w:t>
      </w:r>
      <w:r w:rsidR="00E229CD" w:rsidRPr="009A7192">
        <w:rPr>
          <w:rFonts w:ascii="Times New Roman" w:eastAsiaTheme="minorEastAsia" w:hAnsi="Times New Roman" w:cs="Times New Roman"/>
          <w:i/>
        </w:rPr>
        <w:t>PAC</w:t>
      </w:r>
      <w:r w:rsidR="00A73EFA" w:rsidRPr="009A7192">
        <w:rPr>
          <w:rFonts w:ascii="Times New Roman" w:eastAsiaTheme="minorEastAsia" w:hAnsi="Times New Roman" w:cs="Times New Roman"/>
        </w:rPr>
        <w:t xml:space="preserve">; </w:t>
      </w:r>
      <w:r w:rsidR="00E229CD" w:rsidRPr="009A7192">
        <w:rPr>
          <w:rFonts w:ascii="Times New Roman" w:eastAsiaTheme="minorEastAsia" w:hAnsi="Times New Roman" w:cs="Times New Roman"/>
        </w:rPr>
        <w:t>en este punto</w:t>
      </w:r>
      <w:r w:rsidR="00F626AE" w:rsidRPr="009A7192">
        <w:rPr>
          <w:rFonts w:ascii="Times New Roman" w:eastAsiaTheme="minorEastAsia" w:hAnsi="Times New Roman" w:cs="Times New Roman"/>
        </w:rPr>
        <w:t xml:space="preserve"> </w:t>
      </w:r>
      <w:r w:rsidR="00F626AE" w:rsidRPr="009A7192">
        <w:rPr>
          <w:rFonts w:ascii="Times New Roman" w:eastAsiaTheme="minorEastAsia" w:hAnsi="Times New Roman" w:cs="Times New Roman"/>
        </w:rPr>
        <w:lastRenderedPageBreak/>
        <w:t>conviene detenerse un momento con el fin de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F626AE" w:rsidRPr="009A7192">
        <w:rPr>
          <w:rFonts w:ascii="Times New Roman" w:eastAsiaTheme="minorEastAsia" w:hAnsi="Times New Roman" w:cs="Times New Roman"/>
        </w:rPr>
        <w:t>reconocer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F626AE" w:rsidRPr="009A7192">
        <w:rPr>
          <w:rFonts w:ascii="Times New Roman" w:eastAsiaTheme="minorEastAsia" w:hAnsi="Times New Roman" w:cs="Times New Roman"/>
        </w:rPr>
        <w:t>que</w:t>
      </w:r>
      <w:r w:rsidR="00A73EFA" w:rsidRPr="009A7192">
        <w:rPr>
          <w:rFonts w:ascii="Times New Roman" w:eastAsiaTheme="minorEastAsia" w:hAnsi="Times New Roman" w:cs="Times New Roman"/>
        </w:rPr>
        <w:t xml:space="preserve"> el cateto adyacente </w:t>
      </w:r>
      <w:r w:rsidR="00E229CD" w:rsidRPr="009A7192">
        <w:rPr>
          <w:rFonts w:ascii="Times New Roman" w:eastAsiaTheme="minorEastAsia" w:hAnsi="Times New Roman" w:cs="Times New Roman"/>
        </w:rPr>
        <w:t>d</w:t>
      </w:r>
      <w:r w:rsidR="00A73EFA" w:rsidRPr="009A7192">
        <w:rPr>
          <w:rFonts w:ascii="Times New Roman" w:eastAsiaTheme="minorEastAsia" w:hAnsi="Times New Roman" w:cs="Times New Roman"/>
        </w:rPr>
        <w:t>el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 xml:space="preserve">ángulo </w:t>
      </w:r>
      <w:r w:rsidR="00E229CD" w:rsidRPr="009A7192">
        <w:rPr>
          <w:rFonts w:ascii="Times New Roman" w:eastAsiaTheme="minorEastAsia" w:hAnsi="Times New Roman" w:cs="Times New Roman"/>
        </w:rPr>
        <w:t>θ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>es</w:t>
      </w:r>
      <w:r w:rsidR="00E229CD" w:rsidRPr="009A7192">
        <w:rPr>
          <w:rFonts w:ascii="Times New Roman" w:eastAsiaTheme="minorEastAsia" w:hAnsi="Times New Roman" w:cs="Times New Roman"/>
        </w:rPr>
        <w:t xml:space="preserve"> </w:t>
      </w:r>
      <w:r w:rsidR="00E229CD" w:rsidRPr="009A7192">
        <w:rPr>
          <w:rFonts w:ascii="Times New Roman" w:eastAsiaTheme="minorEastAsia" w:hAnsi="Times New Roman" w:cs="Times New Roman"/>
          <w:i/>
        </w:rPr>
        <w:t>x</w:t>
      </w:r>
      <w:r w:rsidR="00A73EFA" w:rsidRPr="009A7192">
        <w:rPr>
          <w:rFonts w:ascii="Times New Roman" w:eastAsiaTheme="minorEastAsia" w:hAnsi="Times New Roman" w:cs="Times New Roman"/>
        </w:rPr>
        <w:t xml:space="preserve"> y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>el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>cateto opuesto al ángulo</w:t>
      </w:r>
      <w:r w:rsidR="00E229CD" w:rsidRPr="009A7192">
        <w:rPr>
          <w:rFonts w:ascii="Times New Roman" w:eastAsiaTheme="minorEastAsia" w:hAnsi="Times New Roman" w:cs="Times New Roman"/>
        </w:rPr>
        <w:t xml:space="preserve"> θ</w:t>
      </w:r>
      <w:r w:rsidR="00293919" w:rsidRPr="009A7192">
        <w:rPr>
          <w:rFonts w:ascii="Times New Roman" w:eastAsiaTheme="minorEastAsia" w:hAnsi="Times New Roman" w:cs="Times New Roman"/>
        </w:rPr>
        <w:t xml:space="preserve"> </w:t>
      </w:r>
      <w:r w:rsidR="00A73EFA" w:rsidRPr="009A7192">
        <w:rPr>
          <w:rFonts w:ascii="Times New Roman" w:eastAsiaTheme="minorEastAsia" w:hAnsi="Times New Roman" w:cs="Times New Roman"/>
        </w:rPr>
        <w:t>es</w:t>
      </w:r>
      <w:r w:rsidR="00E229CD" w:rsidRPr="009A7192">
        <w:rPr>
          <w:rFonts w:ascii="Times New Roman" w:eastAsiaTheme="minorEastAsia" w:hAnsi="Times New Roman" w:cs="Times New Roman"/>
        </w:rPr>
        <w:t xml:space="preserve"> </w:t>
      </w:r>
      <w:r w:rsidR="00E229CD" w:rsidRPr="009A7192">
        <w:rPr>
          <w:rFonts w:ascii="Times New Roman" w:eastAsiaTheme="minorEastAsia" w:hAnsi="Times New Roman" w:cs="Times New Roman"/>
          <w:i/>
        </w:rPr>
        <w:t>y.</w:t>
      </w:r>
    </w:p>
    <w:p w14:paraId="5102A0BB" w14:textId="77777777" w:rsidR="00293919" w:rsidRPr="009A7192" w:rsidRDefault="00293919" w:rsidP="0008174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E7846DC" w14:textId="62BC977E" w:rsidR="006E5252" w:rsidRPr="009A7192" w:rsidRDefault="006E525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E229CD" w:rsidRPr="009A7192" w14:paraId="107824B4" w14:textId="77777777" w:rsidTr="009A7192">
        <w:tc>
          <w:tcPr>
            <w:tcW w:w="8978" w:type="dxa"/>
            <w:gridSpan w:val="2"/>
            <w:shd w:val="clear" w:color="auto" w:fill="000000" w:themeFill="text1"/>
          </w:tcPr>
          <w:p w14:paraId="6FEDCA55" w14:textId="77777777" w:rsidR="00E229CD" w:rsidRPr="009A7192" w:rsidRDefault="00E229CD" w:rsidP="009A719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E229CD" w:rsidRPr="009A7192" w14:paraId="6F059225" w14:textId="77777777" w:rsidTr="009A7192">
        <w:tc>
          <w:tcPr>
            <w:tcW w:w="2518" w:type="dxa"/>
          </w:tcPr>
          <w:p w14:paraId="6C24D0C0" w14:textId="77777777" w:rsidR="00E229CD" w:rsidRPr="009A7192" w:rsidRDefault="00E229CD" w:rsidP="009A71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58F8586" w14:textId="77777777" w:rsidR="00E229CD" w:rsidRPr="009A7192" w:rsidRDefault="00E229CD" w:rsidP="009A71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Las razones trigonométricas se definen de la siguiente manera:</w:t>
            </w:r>
          </w:p>
          <w:p w14:paraId="6E022118" w14:textId="77777777" w:rsidR="00E229CD" w:rsidRPr="009A7192" w:rsidRDefault="00E229CD" w:rsidP="009A71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0547FD" w14:textId="64B4FEBF" w:rsidR="00E229CD" w:rsidRPr="009A7192" w:rsidRDefault="00086586" w:rsidP="00E229C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cateto adyacente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hipotenusa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</m:oMath>
            </m:oMathPara>
          </w:p>
          <w:p w14:paraId="2EA79EDC" w14:textId="77777777" w:rsidR="00E229CD" w:rsidRPr="009A7192" w:rsidRDefault="00E229CD" w:rsidP="00E229C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86319D" w14:textId="7701A292" w:rsidR="00E229CD" w:rsidRPr="009A7192" w:rsidRDefault="00086586" w:rsidP="00E229C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cateto opuesto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hipotenusa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</m:oMath>
            </m:oMathPara>
          </w:p>
          <w:p w14:paraId="0A2A501F" w14:textId="77777777" w:rsidR="00E229CD" w:rsidRPr="009A7192" w:rsidRDefault="00E229CD" w:rsidP="00E229CD">
            <w:pPr>
              <w:tabs>
                <w:tab w:val="right" w:pos="8498"/>
              </w:tabs>
              <w:rPr>
                <w:rFonts w:ascii="Cambria Math" w:hAnsi="Cambria Math" w:cs="Times New Roman"/>
                <w:sz w:val="24"/>
                <w:szCs w:val="24"/>
                <w:oMath/>
              </w:rPr>
            </w:pPr>
          </w:p>
          <w:p w14:paraId="145060F3" w14:textId="6B98CA9A" w:rsidR="00E229CD" w:rsidRPr="009A7192" w:rsidRDefault="00E229CD" w:rsidP="00E229CD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tan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cateto opuesto 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cateto adyacente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oMath>
            </m:oMathPara>
          </w:p>
          <w:p w14:paraId="6AA3F9C8" w14:textId="77777777" w:rsidR="00E229CD" w:rsidRPr="009A7192" w:rsidRDefault="00E229CD" w:rsidP="00E229CD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2FB24DA4" w14:textId="06AC3307" w:rsidR="00E229CD" w:rsidRPr="009A7192" w:rsidRDefault="00E229CD" w:rsidP="00E229CD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ctg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cateto adyacente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cateto opuesto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</m:oMath>
            </m:oMathPara>
          </w:p>
          <w:p w14:paraId="66595A34" w14:textId="79E63A91" w:rsidR="00E229CD" w:rsidRPr="009A7192" w:rsidRDefault="00086586" w:rsidP="00E229CD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hipotenusa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cateto adyacente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</m:oMath>
            </m:oMathPara>
          </w:p>
          <w:p w14:paraId="0CE65DA0" w14:textId="373C932E" w:rsidR="00E229CD" w:rsidRPr="009A7192" w:rsidRDefault="00E229CD" w:rsidP="00E229CD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hipotenusa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cateto opuesto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</m:oMath>
            </m:oMathPara>
          </w:p>
          <w:p w14:paraId="3C5326D3" w14:textId="77777777" w:rsidR="00E229CD" w:rsidRPr="009A7192" w:rsidRDefault="00E229CD" w:rsidP="009A71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693AE7" w14:textId="136ADC3B" w:rsidR="00E229CD" w:rsidRPr="009A7192" w:rsidRDefault="00E229CD" w:rsidP="009A71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61AA08" w14:textId="77777777" w:rsidR="004F059B" w:rsidRPr="009A7192" w:rsidRDefault="004F059B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9519AA6" w14:textId="77777777" w:rsidR="00293919" w:rsidRPr="009A7192" w:rsidRDefault="00293919" w:rsidP="00293919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</w:p>
    <w:p w14:paraId="37CAE469" w14:textId="7FCFF481" w:rsidR="004A590D" w:rsidRPr="009A7192" w:rsidRDefault="00A17B8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A7192">
        <w:rPr>
          <w:rFonts w:ascii="Times New Roman" w:hAnsi="Times New Roman" w:cs="Times New Roman"/>
        </w:rPr>
        <w:t xml:space="preserve">Teniendo en cuenta que la </w:t>
      </w:r>
      <w:r w:rsidR="00493D91" w:rsidRPr="009A7192">
        <w:rPr>
          <w:rFonts w:ascii="Times New Roman" w:hAnsi="Times New Roman" w:cs="Times New Roman"/>
        </w:rPr>
        <w:t xml:space="preserve">longitud de la </w:t>
      </w:r>
      <w:r w:rsidR="00E229CD" w:rsidRPr="009A7192">
        <w:rPr>
          <w:rFonts w:ascii="Times New Roman" w:hAnsi="Times New Roman" w:cs="Times New Roman"/>
        </w:rPr>
        <w:t xml:space="preserve">hipotenusa </w:t>
      </w:r>
      <w:r w:rsidR="00493D91" w:rsidRPr="009A7192">
        <w:rPr>
          <w:rFonts w:ascii="Times New Roman" w:hAnsi="Times New Roman" w:cs="Times New Roman"/>
        </w:rPr>
        <w:t>es igu</w:t>
      </w:r>
      <w:r w:rsidR="00C330D9" w:rsidRPr="009A7192">
        <w:rPr>
          <w:rFonts w:ascii="Times New Roman" w:hAnsi="Times New Roman" w:cs="Times New Roman"/>
        </w:rPr>
        <w:t>al a</w:t>
      </w:r>
      <w:r w:rsidR="009A7192" w:rsidRPr="009A7192">
        <w:rPr>
          <w:rFonts w:ascii="Times New Roman" w:hAnsi="Times New Roman" w:cs="Times New Roman"/>
        </w:rPr>
        <w:t xml:space="preserve"> la</w:t>
      </w:r>
      <w:r w:rsidR="00C330D9" w:rsidRPr="009A7192">
        <w:rPr>
          <w:rFonts w:ascii="Times New Roman" w:hAnsi="Times New Roman" w:cs="Times New Roman"/>
        </w:rPr>
        <w:t xml:space="preserve"> del</w:t>
      </w:r>
      <w:r w:rsidR="006742FA" w:rsidRPr="009A7192">
        <w:rPr>
          <w:rFonts w:ascii="Times New Roman" w:hAnsi="Times New Roman" w:cs="Times New Roman"/>
        </w:rPr>
        <w:t xml:space="preserve"> </w:t>
      </w:r>
      <w:r w:rsidR="00493D91" w:rsidRPr="009A7192">
        <w:rPr>
          <w:rFonts w:ascii="Times New Roman" w:hAnsi="Times New Roman" w:cs="Times New Roman"/>
        </w:rPr>
        <w:t xml:space="preserve">radio, </w:t>
      </w:r>
      <w:r w:rsidR="00493D91" w:rsidRPr="009A7192">
        <w:rPr>
          <w:rFonts w:ascii="Times New Roman" w:eastAsiaTheme="minorEastAsia" w:hAnsi="Times New Roman" w:cs="Times New Roman"/>
        </w:rPr>
        <w:t>también se  pueden definir las funciones</w:t>
      </w:r>
      <w:r w:rsidR="00C330D9" w:rsidRPr="009A7192">
        <w:rPr>
          <w:rFonts w:ascii="Times New Roman" w:eastAsiaTheme="minorEastAsia" w:hAnsi="Times New Roman" w:cs="Times New Roman"/>
        </w:rPr>
        <w:t xml:space="preserve"> trigonométricas </w:t>
      </w:r>
      <w:r w:rsidR="00493D91" w:rsidRPr="009A7192">
        <w:rPr>
          <w:rFonts w:ascii="Times New Roman" w:eastAsiaTheme="minorEastAsia" w:hAnsi="Times New Roman" w:cs="Times New Roman"/>
        </w:rPr>
        <w:t>de la siguiente manera:</w:t>
      </w:r>
    </w:p>
    <w:p w14:paraId="1BCBC1E8" w14:textId="77777777" w:rsidR="006742FA" w:rsidRPr="009A7192" w:rsidRDefault="006742F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72DAB067" w14:textId="77AACA22" w:rsidR="006742FA" w:rsidRPr="009A7192" w:rsidRDefault="009A719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 xml:space="preserve">coordenada en </m:t>
              </m:r>
              <m:r>
                <w:rPr>
                  <w:rFonts w:ascii="Cambria Math" w:eastAsiaTheme="minorEastAsia" w:hAnsi="Cambria Math" w:cs="Times New Roman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radio</m:t>
              </m:r>
            </m:den>
          </m:f>
        </m:oMath>
      </m:oMathPara>
    </w:p>
    <w:p w14:paraId="5369C588" w14:textId="77777777" w:rsidR="006742FA" w:rsidRPr="009A7192" w:rsidRDefault="006742F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36361253" w14:textId="77777777" w:rsidR="006742FA" w:rsidRPr="009A7192" w:rsidRDefault="006742F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14719A12" w14:textId="608861E3" w:rsidR="00493D91" w:rsidRPr="009A7192" w:rsidRDefault="00086586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coordenada en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radio</m:t>
              </m:r>
            </m:den>
          </m:f>
        </m:oMath>
      </m:oMathPara>
    </w:p>
    <w:p w14:paraId="0C717611" w14:textId="77777777" w:rsidR="006742FA" w:rsidRPr="009A7192" w:rsidRDefault="006742F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05487CEB" w14:textId="60E105C8" w:rsidR="006742FA" w:rsidRPr="009A7192" w:rsidRDefault="009A719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tan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coordenada en </m:t>
              </m:r>
              <m:r>
                <w:rPr>
                  <w:rFonts w:ascii="Cambria Math" w:hAnsi="Cambria Math" w:cs="Times New Roman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coordenada en </m:t>
              </m:r>
              <m:r>
                <w:rPr>
                  <w:rFonts w:ascii="Cambria Math" w:hAnsi="Cambria Math" w:cs="Times New Roman"/>
                </w:rPr>
                <m:t>x</m:t>
              </m:r>
            </m:den>
          </m:f>
        </m:oMath>
      </m:oMathPara>
    </w:p>
    <w:p w14:paraId="757CCC6B" w14:textId="516453EE" w:rsidR="006742FA" w:rsidRPr="009A7192" w:rsidRDefault="006742F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1BF6AB87" w14:textId="2CB75A82" w:rsidR="00C330D9" w:rsidRPr="009A7192" w:rsidRDefault="00C330D9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A7192">
        <w:rPr>
          <w:rFonts w:ascii="Times New Roman" w:eastAsiaTheme="minorEastAsia" w:hAnsi="Times New Roman" w:cs="Times New Roman"/>
        </w:rPr>
        <w:t>Precisa advertir que estas definic</w:t>
      </w:r>
      <w:r w:rsidR="003A7274" w:rsidRPr="009A7192">
        <w:rPr>
          <w:rFonts w:ascii="Times New Roman" w:eastAsiaTheme="minorEastAsia" w:hAnsi="Times New Roman" w:cs="Times New Roman"/>
        </w:rPr>
        <w:t xml:space="preserve">iones pueden ser </w:t>
      </w:r>
      <w:r w:rsidR="009A7192" w:rsidRPr="009A7192">
        <w:rPr>
          <w:rFonts w:ascii="Times New Roman" w:eastAsiaTheme="minorEastAsia" w:hAnsi="Times New Roman" w:cs="Times New Roman"/>
        </w:rPr>
        <w:t xml:space="preserve">usadas </w:t>
      </w:r>
      <w:r w:rsidR="003A7274" w:rsidRPr="009A7192">
        <w:rPr>
          <w:rFonts w:ascii="Times New Roman" w:eastAsiaTheme="minorEastAsia" w:hAnsi="Times New Roman" w:cs="Times New Roman"/>
        </w:rPr>
        <w:t xml:space="preserve">con </w:t>
      </w:r>
      <w:r w:rsidRPr="009A7192">
        <w:rPr>
          <w:rFonts w:ascii="Times New Roman" w:eastAsiaTheme="minorEastAsia" w:hAnsi="Times New Roman" w:cs="Times New Roman"/>
        </w:rPr>
        <w:t xml:space="preserve">la medida de </w:t>
      </w:r>
      <w:r w:rsidR="003A7274" w:rsidRPr="009A7192">
        <w:rPr>
          <w:rFonts w:ascii="Times New Roman" w:eastAsiaTheme="minorEastAsia" w:hAnsi="Times New Roman" w:cs="Times New Roman"/>
        </w:rPr>
        <w:t>un</w:t>
      </w:r>
      <w:r w:rsidRPr="009A7192">
        <w:rPr>
          <w:rFonts w:ascii="Times New Roman" w:eastAsiaTheme="minorEastAsia" w:hAnsi="Times New Roman" w:cs="Times New Roman"/>
        </w:rPr>
        <w:t xml:space="preserve"> ángulo </w:t>
      </w:r>
      <w:r w:rsidR="003A7274" w:rsidRPr="009A7192">
        <w:rPr>
          <w:rFonts w:ascii="Times New Roman" w:eastAsiaTheme="minorEastAsia" w:hAnsi="Times New Roman" w:cs="Times New Roman"/>
        </w:rPr>
        <w:t>cualquiera.</w:t>
      </w:r>
    </w:p>
    <w:p w14:paraId="10F4C574" w14:textId="77777777" w:rsidR="006742FA" w:rsidRPr="009A7192" w:rsidRDefault="006742FA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433B6D" w:rsidRPr="009A7192" w14:paraId="24595897" w14:textId="77777777" w:rsidTr="00B92F2F">
        <w:tc>
          <w:tcPr>
            <w:tcW w:w="8978" w:type="dxa"/>
            <w:gridSpan w:val="2"/>
            <w:shd w:val="clear" w:color="auto" w:fill="000000" w:themeFill="text1"/>
          </w:tcPr>
          <w:p w14:paraId="59D03A4C" w14:textId="77777777" w:rsidR="00433B6D" w:rsidRPr="009A7192" w:rsidRDefault="00433B6D" w:rsidP="00B92F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433B6D" w:rsidRPr="009A7192" w14:paraId="4424D995" w14:textId="77777777" w:rsidTr="00B92F2F">
        <w:tc>
          <w:tcPr>
            <w:tcW w:w="2518" w:type="dxa"/>
          </w:tcPr>
          <w:p w14:paraId="12A870AD" w14:textId="77777777" w:rsidR="00433B6D" w:rsidRPr="009A7192" w:rsidRDefault="00433B6D" w:rsidP="00B92F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2F74BD3" w14:textId="2EBD3021" w:rsidR="00433B6D" w:rsidRPr="009A7192" w:rsidRDefault="009A7192" w:rsidP="00B92F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Función trigonométrica</w:t>
            </w:r>
          </w:p>
        </w:tc>
      </w:tr>
      <w:tr w:rsidR="00433B6D" w:rsidRPr="009A7192" w14:paraId="5BBBCD52" w14:textId="77777777" w:rsidTr="00B92F2F">
        <w:tc>
          <w:tcPr>
            <w:tcW w:w="2518" w:type="dxa"/>
          </w:tcPr>
          <w:p w14:paraId="54BC139A" w14:textId="77777777" w:rsidR="00433B6D" w:rsidRPr="009A7192" w:rsidRDefault="00433B6D" w:rsidP="00B92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CCE674" w14:textId="2FEA4844" w:rsidR="009140D6" w:rsidRPr="009A7192" w:rsidRDefault="009A7192" w:rsidP="009140D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 se c</w:t>
            </w:r>
            <w:r w:rsidR="009140D6" w:rsidRPr="009A7192">
              <w:rPr>
                <w:rFonts w:ascii="Times New Roman" w:hAnsi="Times New Roman" w:cs="Times New Roman"/>
                <w:sz w:val="24"/>
                <w:szCs w:val="24"/>
              </w:rPr>
              <w:t>onsider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θ</w:t>
            </w:r>
            <w:r w:rsidR="003A7274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un ángulo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posición estándar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A7274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P(x, y)</w:t>
            </w:r>
            <w:r w:rsidR="003A7274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un punto 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sobre </w:t>
            </w:r>
            <w:r w:rsidR="003A7274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>el lado  terminal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diferente al vértice</w:t>
            </w:r>
            <w:r w:rsidR="00CB10EA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CB10EA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r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es el radio o 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la distancia del origen al punto</w:t>
            </w:r>
            <w:r w:rsidR="00CB10EA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9140D6" w:rsidRPr="009A719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entonces se definen las siguientes funciones:</w:t>
            </w:r>
          </w:p>
          <w:p w14:paraId="69C9E8EF" w14:textId="77777777" w:rsidR="009140D6" w:rsidRPr="009A7192" w:rsidRDefault="009140D6" w:rsidP="009140D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53239A7" w14:textId="1B864095" w:rsidR="009140D6" w:rsidRPr="009A7192" w:rsidRDefault="00086586" w:rsidP="009140D6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</m:oMath>
            </m:oMathPara>
          </w:p>
          <w:p w14:paraId="52DAB128" w14:textId="77777777" w:rsidR="009140D6" w:rsidRPr="009A7192" w:rsidRDefault="009140D6" w:rsidP="009140D6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CB1E2E" w14:textId="2C224FA7" w:rsidR="009140D6" w:rsidRPr="009A7192" w:rsidRDefault="00086586" w:rsidP="009140D6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ES_tradnl"/>
                      </w:rPr>
                      <m:t>sen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den>
                </m:f>
              </m:oMath>
            </m:oMathPara>
          </w:p>
          <w:p w14:paraId="4D518B99" w14:textId="77777777" w:rsidR="009140D6" w:rsidRPr="009A7192" w:rsidRDefault="009140D6" w:rsidP="009140D6">
            <w:pPr>
              <w:tabs>
                <w:tab w:val="right" w:pos="8498"/>
              </w:tabs>
              <w:rPr>
                <w:rFonts w:ascii="Cambria Math" w:hAnsi="Cambria Math" w:cs="Times New Roman"/>
                <w:sz w:val="24"/>
                <w:szCs w:val="24"/>
                <w:oMath/>
              </w:rPr>
            </w:pPr>
          </w:p>
          <w:p w14:paraId="66061AFD" w14:textId="7DBE9436" w:rsidR="009140D6" w:rsidRPr="009A7192" w:rsidRDefault="00CB10EA" w:rsidP="009140D6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tan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s-ES_tradnl"/>
                  </w:rPr>
                  <m:t>con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s-ES_tradnl"/>
                  </w:rPr>
                  <m:t xml:space="preserve"> x≠0</m:t>
                </m:r>
              </m:oMath>
            </m:oMathPara>
          </w:p>
          <w:p w14:paraId="134646D6" w14:textId="1AFEABAC" w:rsidR="009140D6" w:rsidRPr="009A7192" w:rsidRDefault="00CB10EA" w:rsidP="009140D6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s-ES_tradnl"/>
                  </w:rPr>
                  <m:t>con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s-ES_tradnl"/>
                  </w:rPr>
                  <m:t xml:space="preserve"> y≠0</m:t>
                </m:r>
              </m:oMath>
            </m:oMathPara>
          </w:p>
          <w:p w14:paraId="0A183AF0" w14:textId="1DE8EE29" w:rsidR="009140D6" w:rsidRPr="009A7192" w:rsidRDefault="00086586" w:rsidP="009140D6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 ,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s-ES_tradnl"/>
                  </w:rPr>
                  <m:t>con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 x≠0</m:t>
                </m:r>
              </m:oMath>
            </m:oMathPara>
          </w:p>
          <w:p w14:paraId="5E99CFB2" w14:textId="2804830D" w:rsidR="009140D6" w:rsidRPr="009A7192" w:rsidRDefault="00CB10EA" w:rsidP="009140D6">
            <w:pPr>
              <w:tabs>
                <w:tab w:val="right" w:pos="849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s-ES_tradnl"/>
                  </w:rPr>
                  <m:t>con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ES_tradnl"/>
                  </w:rPr>
                  <m:t xml:space="preserve"> y≠0</m:t>
                </m:r>
              </m:oMath>
            </m:oMathPara>
          </w:p>
          <w:p w14:paraId="01FA05C6" w14:textId="77777777" w:rsidR="009140D6" w:rsidRPr="009A7192" w:rsidRDefault="009140D6" w:rsidP="009140D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E48D90E" w14:textId="3C926AAC" w:rsidR="00433B6D" w:rsidRPr="009A7192" w:rsidRDefault="00433B6D" w:rsidP="009140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0D3438" w14:textId="77777777" w:rsidR="00433B6D" w:rsidRPr="009A7192" w:rsidRDefault="00433B6D" w:rsidP="0008174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FFD8723" w14:textId="77777777" w:rsidR="00DF35B8" w:rsidRPr="009A7192" w:rsidRDefault="00DF35B8" w:rsidP="00FA7C11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FA7C11" w:rsidRPr="009A7192" w14:paraId="091A3B33" w14:textId="77777777" w:rsidTr="00A04CCD">
        <w:tc>
          <w:tcPr>
            <w:tcW w:w="8978" w:type="dxa"/>
            <w:gridSpan w:val="2"/>
            <w:shd w:val="clear" w:color="auto" w:fill="000000" w:themeFill="text1"/>
          </w:tcPr>
          <w:p w14:paraId="43756115" w14:textId="77777777" w:rsidR="00FA7C11" w:rsidRPr="009A7192" w:rsidRDefault="00FA7C11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FA7C11" w:rsidRPr="009A7192" w14:paraId="41C4D67F" w14:textId="77777777" w:rsidTr="00A04CCD">
        <w:tc>
          <w:tcPr>
            <w:tcW w:w="2518" w:type="dxa"/>
          </w:tcPr>
          <w:p w14:paraId="4E5DBB77" w14:textId="77777777" w:rsidR="00FA7C11" w:rsidRPr="009A7192" w:rsidRDefault="00FA7C11" w:rsidP="00A04C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CED96F3" w14:textId="514161C7" w:rsidR="00FA7C11" w:rsidRPr="00DF35B8" w:rsidRDefault="00FA7C11" w:rsidP="00A470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35B8">
              <w:rPr>
                <w:rFonts w:ascii="Times New Roman" w:hAnsi="Times New Roman" w:cs="Times New Roman"/>
                <w:sz w:val="24"/>
                <w:szCs w:val="24"/>
              </w:rPr>
              <w:t xml:space="preserve">El seno y el coseno de un ángulo </w:t>
            </w:r>
            <w:r w:rsidR="00A47067">
              <w:rPr>
                <w:rFonts w:ascii="Times New Roman" w:hAnsi="Times New Roman" w:cs="Times New Roman"/>
                <w:sz w:val="24"/>
                <w:szCs w:val="24"/>
              </w:rPr>
              <w:t>θ</w:t>
            </w:r>
            <w:r w:rsidRPr="00DF35B8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DF35B8">
              <w:rPr>
                <w:rFonts w:ascii="Times New Roman" w:hAnsi="Times New Roman" w:cs="Times New Roman"/>
                <w:sz w:val="24"/>
                <w:szCs w:val="24"/>
              </w:rPr>
              <w:t xml:space="preserve">cualquiera coinciden con la ordenada y la abscisa de un punto </w:t>
            </w:r>
            <w:r w:rsidRPr="00A4706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DF35B8">
              <w:rPr>
                <w:rFonts w:ascii="Times New Roman" w:hAnsi="Times New Roman" w:cs="Times New Roman"/>
                <w:sz w:val="24"/>
                <w:szCs w:val="24"/>
              </w:rPr>
              <w:t xml:space="preserve"> de la circunferencia de radio igual a la unidad. La tangente de α es el cociente entre el </w:t>
            </w:r>
            <w:r w:rsidR="00A4706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sen </w:t>
            </w:r>
            <w:r w:rsidR="00A47067">
              <w:rPr>
                <w:rFonts w:ascii="Cambria Math" w:eastAsiaTheme="minorEastAsia" w:hAnsi="Cambria Math" w:cs="Times New Roman"/>
                <w:sz w:val="24"/>
                <w:szCs w:val="24"/>
              </w:rPr>
              <w:t>θ</w:t>
            </w:r>
            <w:r w:rsidRPr="00DF35B8">
              <w:rPr>
                <w:rFonts w:ascii="Times New Roman" w:hAnsi="Times New Roman" w:cs="Times New Roman"/>
                <w:sz w:val="24"/>
                <w:szCs w:val="24"/>
              </w:rPr>
              <w:t xml:space="preserve"> y </w:t>
            </w:r>
            <w:r w:rsidR="00A47067">
              <w:rPr>
                <w:rFonts w:ascii="Times New Roman" w:hAnsi="Times New Roman" w:cs="Times New Roman"/>
                <w:sz w:val="24"/>
                <w:szCs w:val="24"/>
              </w:rPr>
              <w:t xml:space="preserve">cos </w:t>
            </w:r>
            <w:r w:rsidR="00A47067">
              <w:rPr>
                <w:rFonts w:ascii="Cambria Math" w:hAnsi="Cambria Math" w:cs="Times New Roman"/>
                <w:sz w:val="24"/>
                <w:szCs w:val="24"/>
              </w:rPr>
              <w:t>θ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oMath>
          </w:p>
        </w:tc>
      </w:tr>
    </w:tbl>
    <w:p w14:paraId="2CF0ED76" w14:textId="77777777" w:rsidR="00114C4A" w:rsidRDefault="00114C4A" w:rsidP="00081745">
      <w:pPr>
        <w:spacing w:after="0"/>
        <w:rPr>
          <w:rFonts w:ascii="Times New Roman" w:hAnsi="Times New Roman" w:cs="Times New Roman"/>
        </w:rPr>
      </w:pPr>
    </w:p>
    <w:p w14:paraId="7841F20B" w14:textId="48A6E177" w:rsidR="00114C4A" w:rsidRPr="009A7192" w:rsidRDefault="00A47067" w:rsidP="00A47067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9A7192">
        <w:rPr>
          <w:rFonts w:ascii="Times New Roman" w:hAnsi="Times New Roman" w:cs="Times New Roman"/>
        </w:rPr>
        <w:t>os signos de las funciones trigon</w:t>
      </w:r>
      <w:r>
        <w:rPr>
          <w:rFonts w:ascii="Times New Roman" w:hAnsi="Times New Roman" w:cs="Times New Roman"/>
        </w:rPr>
        <w:t>ométricas de un ángulo varían</w:t>
      </w:r>
      <w:r w:rsidRPr="009A7192">
        <w:rPr>
          <w:rFonts w:ascii="Times New Roman" w:hAnsi="Times New Roman" w:cs="Times New Roman"/>
        </w:rPr>
        <w:t xml:space="preserve"> dependiendo del cuadrante en que se encuentre.</w:t>
      </w:r>
      <w:r>
        <w:rPr>
          <w:rFonts w:ascii="Times New Roman" w:hAnsi="Times New Roman" w:cs="Times New Roman"/>
        </w:rPr>
        <w:t xml:space="preserve"> </w:t>
      </w:r>
      <w:r w:rsidR="00FA7C11" w:rsidRPr="009A7192">
        <w:rPr>
          <w:rFonts w:ascii="Times New Roman" w:hAnsi="Times New Roman" w:cs="Times New Roman"/>
        </w:rPr>
        <w:t xml:space="preserve">Según el cuadrante en el que se encuentre el ángulo, cambia el signo de la ordenada y de la abscisa del punto </w:t>
      </w:r>
      <m:oMath>
        <m:r>
          <w:rPr>
            <w:rFonts w:ascii="Cambria Math" w:hAnsi="Cambria Math" w:cs="Times New Roman"/>
          </w:rPr>
          <m:t>P</m:t>
        </m:r>
      </m:oMath>
      <w:r w:rsidR="00FA7C11" w:rsidRPr="009A7192">
        <w:rPr>
          <w:rFonts w:ascii="Times New Roman" w:hAnsi="Times New Roman" w:cs="Times New Roman"/>
        </w:rPr>
        <w:t xml:space="preserve">. Por tanto, también cambia el signo de las funciones trigonométricas del ángulo asociado a dicho punto. Conociendo el signo del </w:t>
      </w:r>
      <w:r>
        <w:rPr>
          <w:rFonts w:ascii="Times New Roman" w:hAnsi="Times New Roman" w:cs="Times New Roman"/>
        </w:rPr>
        <w:t xml:space="preserve">sen </w:t>
      </w:r>
      <w:r>
        <w:rPr>
          <w:rFonts w:ascii="Cambria Math" w:hAnsi="Cambria Math" w:cs="Times New Roman"/>
        </w:rPr>
        <w:t>θ</w:t>
      </w:r>
      <w:r>
        <w:rPr>
          <w:rFonts w:ascii="Times New Roman" w:hAnsi="Times New Roman" w:cs="Times New Roman"/>
        </w:rPr>
        <w:t xml:space="preserve"> y del cos </w:t>
      </w:r>
      <w:r>
        <w:rPr>
          <w:rFonts w:ascii="Cambria Math" w:hAnsi="Cambria Math" w:cs="Times New Roman"/>
        </w:rPr>
        <w:t>θ</w:t>
      </w:r>
      <w:r w:rsidR="00FA7C11" w:rsidRPr="009A719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se puede</w:t>
      </w:r>
      <w:r w:rsidR="00FA7C11" w:rsidRPr="009A7192">
        <w:rPr>
          <w:rFonts w:ascii="Times New Roman" w:hAnsi="Times New Roman" w:cs="Times New Roman"/>
        </w:rPr>
        <w:t xml:space="preserve"> hallar el </w:t>
      </w:r>
      <w:r>
        <w:rPr>
          <w:rFonts w:ascii="Times New Roman" w:hAnsi="Times New Roman" w:cs="Times New Roman"/>
        </w:rPr>
        <w:t xml:space="preserve">valor </w:t>
      </w:r>
      <w:r w:rsidR="00FA7C11" w:rsidRPr="009A7192">
        <w:rPr>
          <w:rFonts w:ascii="Times New Roman" w:hAnsi="Times New Roman" w:cs="Times New Roman"/>
        </w:rPr>
        <w:t xml:space="preserve">de la </w:t>
      </w:r>
      <w:r>
        <w:rPr>
          <w:rFonts w:ascii="Times New Roman" w:hAnsi="Times New Roman" w:cs="Times New Roman"/>
        </w:rPr>
        <w:t xml:space="preserve">tan </w:t>
      </w:r>
      <w:r>
        <w:rPr>
          <w:rFonts w:ascii="Cambria Math" w:hAnsi="Cambria Math" w:cs="Times New Roman"/>
        </w:rPr>
        <w:t>θ</w:t>
      </w:r>
      <w:r w:rsidR="00FA7C11" w:rsidRPr="009A7192">
        <w:rPr>
          <w:rFonts w:ascii="Times New Roman" w:hAnsi="Times New Roman" w:cs="Times New Roman"/>
        </w:rPr>
        <w:t>.</w:t>
      </w:r>
    </w:p>
    <w:p w14:paraId="14EF900D" w14:textId="77777777" w:rsidR="00114C4A" w:rsidRPr="009A7192" w:rsidRDefault="00114C4A" w:rsidP="00081745">
      <w:pPr>
        <w:spacing w:after="0"/>
        <w:rPr>
          <w:rFonts w:ascii="Times New Roman" w:hAnsi="Times New Roman" w:cs="Times New Roman"/>
        </w:rPr>
      </w:pPr>
    </w:p>
    <w:p w14:paraId="3A56FC19" w14:textId="54E54707" w:rsidR="00FA7C11" w:rsidRPr="009A7192" w:rsidRDefault="00FA7C11" w:rsidP="00081745">
      <w:pPr>
        <w:spacing w:after="0"/>
        <w:rPr>
          <w:rFonts w:ascii="Times New Roman" w:hAnsi="Times New Roman" w:cs="Times New Roman"/>
        </w:rPr>
      </w:pPr>
      <w:del w:id="0" w:author="Josué" w:date="2015-06-19T11:39:00Z">
        <w:r w:rsidRPr="009A7192" w:rsidDel="00F53E98">
          <w:rPr>
            <w:rFonts w:ascii="Times New Roman" w:hAnsi="Times New Roman" w:cs="Times New Roman"/>
            <w:noProof/>
            <w:lang w:val="es-CO" w:eastAsia="ko-KR"/>
            <w:rPrChange w:id="1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306D16D8" wp14:editId="4F9A76BF">
              <wp:extent cx="5972175" cy="1619250"/>
              <wp:effectExtent l="0" t="0" r="9525" b="0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9"/>
                      <a:srcRect l="43144" t="39577" r="21865" b="46224"/>
                      <a:stretch/>
                    </pic:blipFill>
                    <pic:spPr bwMode="auto">
                      <a:xfrm>
                        <a:off x="0" y="0"/>
                        <a:ext cx="5976992" cy="162055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C8D6C59" w14:textId="77777777" w:rsidR="00A41398" w:rsidRPr="009A7192" w:rsidRDefault="00A41398" w:rsidP="00081745">
      <w:pPr>
        <w:spacing w:after="0"/>
        <w:rPr>
          <w:rFonts w:ascii="Times New Roman" w:hAnsi="Times New Roman" w:cs="Times New Roman"/>
        </w:rPr>
      </w:pPr>
    </w:p>
    <w:p w14:paraId="45760688" w14:textId="77777777" w:rsidR="00114C4A" w:rsidRPr="009A7192" w:rsidRDefault="00114C4A" w:rsidP="0008174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6"/>
        <w:gridCol w:w="7562"/>
      </w:tblGrid>
      <w:tr w:rsidR="00A41398" w:rsidRPr="009A7192" w14:paraId="3AA591E3" w14:textId="77777777" w:rsidTr="00A04CCD">
        <w:tc>
          <w:tcPr>
            <w:tcW w:w="9033" w:type="dxa"/>
            <w:gridSpan w:val="2"/>
            <w:shd w:val="clear" w:color="auto" w:fill="0D0D0D" w:themeFill="text1" w:themeFillTint="F2"/>
          </w:tcPr>
          <w:p w14:paraId="7882528B" w14:textId="77777777" w:rsidR="00A41398" w:rsidRPr="009A7192" w:rsidRDefault="00A41398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41398" w:rsidRPr="009A7192" w14:paraId="5CF49A6C" w14:textId="77777777" w:rsidTr="00A04CCD">
        <w:tc>
          <w:tcPr>
            <w:tcW w:w="2518" w:type="dxa"/>
          </w:tcPr>
          <w:p w14:paraId="7CDA80CF" w14:textId="77777777" w:rsidR="00A41398" w:rsidRPr="009A7192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58C931D" w14:textId="45247E6D" w:rsidR="00A41398" w:rsidRPr="009A7192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r w:rsidR="00A470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IMG02</w:t>
            </w:r>
          </w:p>
        </w:tc>
      </w:tr>
      <w:tr w:rsidR="00A41398" w:rsidRPr="009A7192" w14:paraId="57139D50" w14:textId="77777777" w:rsidTr="00A04CCD">
        <w:tc>
          <w:tcPr>
            <w:tcW w:w="2518" w:type="dxa"/>
          </w:tcPr>
          <w:p w14:paraId="2ED507BD" w14:textId="77777777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D96A3B8" w14:textId="04471732" w:rsidR="00A41398" w:rsidRPr="009A7192" w:rsidRDefault="00A41398" w:rsidP="00A4139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41398" w:rsidRPr="009A7192" w14:paraId="665684C8" w14:textId="77777777" w:rsidTr="00A04CCD">
        <w:tc>
          <w:tcPr>
            <w:tcW w:w="2518" w:type="dxa"/>
          </w:tcPr>
          <w:p w14:paraId="2686ED3E" w14:textId="77777777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65197F4" w14:textId="4FEC2D21" w:rsidR="00A41398" w:rsidRDefault="00086586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10" w:anchor="/cuaderno-estudio?UnidadID=644" w:history="1">
              <w:r w:rsidR="00A47067" w:rsidRPr="00DD28A2">
                <w:rPr>
                  <w:rStyle w:val="Hipervnculo"/>
                  <w:rFonts w:ascii="Times New Roman" w:hAnsi="Times New Roman" w:cs="Times New Roman"/>
                </w:rPr>
                <w:t>http://profesores.aulaplaneta.com/#/cuaderno-estudio?UnidadID=644</w:t>
              </w:r>
            </w:hyperlink>
          </w:p>
          <w:p w14:paraId="328C255A" w14:textId="66DE2136" w:rsidR="00A47067" w:rsidRDefault="00F53E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" w:author="Josué" w:date="2015-06-19T11:39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3" w:author="Unknown">
                    <w:rPr>
                      <w:noProof/>
                      <w:lang w:val="es-CO" w:eastAsia="ko-KR"/>
                    </w:rPr>
                  </w:rPrChange>
                </w:rPr>
                <w:lastRenderedPageBreak/>
                <w:drawing>
                  <wp:inline distT="0" distB="0" distL="0" distR="0" wp14:anchorId="72ACF3D9" wp14:editId="73CA51D4">
                    <wp:extent cx="5972175" cy="1619250"/>
                    <wp:effectExtent l="0" t="0" r="9525" b="0"/>
                    <wp:docPr id="64" name="Imagen 6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9"/>
                            <a:srcRect l="43144" t="39577" r="21865" b="46224"/>
                            <a:stretch/>
                          </pic:blipFill>
                          <pic:spPr bwMode="auto">
                            <a:xfrm>
                              <a:off x="0" y="0"/>
                              <a:ext cx="5976992" cy="162055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1481B92" w14:textId="4581C9C8" w:rsidR="00A47067" w:rsidRPr="009A7192" w:rsidRDefault="00A47067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47067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Cambiar </w:t>
            </w:r>
            <m:oMath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highlight w:val="yellow"/>
                </w:rPr>
                <m:t>α</m:t>
              </m:r>
            </m:oMath>
            <w:r w:rsidRPr="00A4706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  <w:highlight w:val="yellow"/>
              </w:rPr>
              <w:t xml:space="preserve">  por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highlight w:val="yellow"/>
                </w:rPr>
                <m:t>θ</m:t>
              </m:r>
            </m:oMath>
          </w:p>
        </w:tc>
      </w:tr>
      <w:tr w:rsidR="00A41398" w:rsidRPr="009A7192" w14:paraId="41C36735" w14:textId="77777777" w:rsidTr="00A04CCD">
        <w:tc>
          <w:tcPr>
            <w:tcW w:w="2518" w:type="dxa"/>
          </w:tcPr>
          <w:p w14:paraId="2030D735" w14:textId="77777777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CBCCAF9" w14:textId="0DA928CA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 signo del seno de α se corresponde con el de la ordenada, y el signo del coseno de α, con el de la abscisa.</w:t>
            </w:r>
          </w:p>
        </w:tc>
      </w:tr>
    </w:tbl>
    <w:p w14:paraId="5BE57801" w14:textId="77777777" w:rsidR="00114C4A" w:rsidRPr="009A7192" w:rsidRDefault="00114C4A" w:rsidP="00081745">
      <w:pPr>
        <w:spacing w:after="0"/>
        <w:rPr>
          <w:rFonts w:ascii="Times New Roman" w:hAnsi="Times New Roman" w:cs="Times New Roman"/>
        </w:rPr>
      </w:pPr>
    </w:p>
    <w:p w14:paraId="2D8E96AA" w14:textId="4B3C76AC" w:rsidR="00A41398" w:rsidRPr="00A47067" w:rsidDel="00A47067" w:rsidRDefault="00A47067" w:rsidP="00081745">
      <w:pPr>
        <w:spacing w:after="0"/>
        <w:rPr>
          <w:del w:id="4" w:author="Josué" w:date="2015-06-18T15:23:00Z"/>
          <w:rFonts w:ascii="Times New Roman" w:hAnsi="Times New Roman" w:cs="Times New Roman"/>
          <w:rPrChange w:id="5" w:author="Josué" w:date="2015-06-18T15:23:00Z">
            <w:rPr>
              <w:del w:id="6" w:author="Josué" w:date="2015-06-18T15:23:00Z"/>
              <w:rFonts w:ascii="Times New Roman" w:hAnsi="Times New Roman" w:cs="Times New Roman"/>
              <w:b/>
            </w:rPr>
          </w:rPrChange>
        </w:rPr>
      </w:pPr>
      <w:ins w:id="7" w:author="Josué" w:date="2015-06-18T15:23:00Z">
        <w:r w:rsidRPr="00A47067">
          <w:rPr>
            <w:rFonts w:ascii="Times New Roman" w:hAnsi="Times New Roman" w:cs="Times New Roman"/>
            <w:rPrChange w:id="8" w:author="Josué" w:date="2015-06-18T15:23:00Z">
              <w:rPr>
                <w:rFonts w:ascii="Times New Roman" w:hAnsi="Times New Roman" w:cs="Times New Roman"/>
                <w:b/>
              </w:rPr>
            </w:rPrChange>
          </w:rPr>
          <w:t>Por ejemplo</w:t>
        </w:r>
      </w:ins>
      <w:ins w:id="9" w:author="Josué" w:date="2015-06-18T15:24:00Z">
        <w:r>
          <w:rPr>
            <w:rFonts w:ascii="Times New Roman" w:hAnsi="Times New Roman" w:cs="Times New Roman"/>
          </w:rPr>
          <w:t xml:space="preserve"> si se quiere </w:t>
        </w:r>
      </w:ins>
      <w:del w:id="10" w:author="Josué" w:date="2015-06-18T15:23:00Z">
        <w:r w:rsidR="00A41398" w:rsidRPr="00A47067" w:rsidDel="00A47067">
          <w:rPr>
            <w:rFonts w:ascii="Times New Roman" w:hAnsi="Times New Roman" w:cs="Times New Roman"/>
            <w:rPrChange w:id="11" w:author="Josué" w:date="2015-06-18T15:23:00Z">
              <w:rPr>
                <w:rFonts w:ascii="Times New Roman" w:hAnsi="Times New Roman" w:cs="Times New Roman"/>
                <w:b/>
              </w:rPr>
            </w:rPrChange>
          </w:rPr>
          <w:delText>EJEMPLO 1</w:delText>
        </w:r>
      </w:del>
    </w:p>
    <w:p w14:paraId="0D39AE16" w14:textId="146F0CBC" w:rsidR="00114C4A" w:rsidRPr="00A47067" w:rsidRDefault="00A41398" w:rsidP="00081745">
      <w:pPr>
        <w:spacing w:after="0"/>
        <w:rPr>
          <w:rFonts w:ascii="Times New Roman" w:hAnsi="Times New Roman" w:cs="Times New Roman"/>
        </w:rPr>
      </w:pPr>
      <w:del w:id="12" w:author="Josué" w:date="2015-06-18T15:24:00Z">
        <w:r w:rsidRPr="00A47067" w:rsidDel="00A47067">
          <w:rPr>
            <w:rFonts w:ascii="Times New Roman" w:hAnsi="Times New Roman" w:cs="Times New Roman"/>
          </w:rPr>
          <w:delText>D</w:delText>
        </w:r>
      </w:del>
      <w:ins w:id="13" w:author="Josué" w:date="2015-06-18T15:24:00Z">
        <w:r w:rsidR="00A47067">
          <w:rPr>
            <w:rFonts w:ascii="Times New Roman" w:hAnsi="Times New Roman" w:cs="Times New Roman"/>
          </w:rPr>
          <w:t>d</w:t>
        </w:r>
      </w:ins>
      <w:r w:rsidRPr="00A47067">
        <w:rPr>
          <w:rFonts w:ascii="Times New Roman" w:hAnsi="Times New Roman" w:cs="Times New Roman"/>
        </w:rPr>
        <w:t xml:space="preserve">eterminar el signo del seno de 120°, el coseno de 230° y la tangente de 330°, </w:t>
      </w:r>
      <w:ins w:id="14" w:author="Josué" w:date="2015-06-18T15:24:00Z">
        <w:r w:rsidR="00A47067">
          <w:rPr>
            <w:rFonts w:ascii="Times New Roman" w:hAnsi="Times New Roman" w:cs="Times New Roman"/>
          </w:rPr>
          <w:t xml:space="preserve">se </w:t>
        </w:r>
      </w:ins>
      <w:r w:rsidRPr="00A47067">
        <w:rPr>
          <w:rFonts w:ascii="Times New Roman" w:hAnsi="Times New Roman" w:cs="Times New Roman"/>
        </w:rPr>
        <w:t>procede</w:t>
      </w:r>
      <w:del w:id="15" w:author="Josué" w:date="2015-06-18T15:24:00Z">
        <w:r w:rsidRPr="00A47067" w:rsidDel="00A47067">
          <w:rPr>
            <w:rFonts w:ascii="Times New Roman" w:hAnsi="Times New Roman" w:cs="Times New Roman"/>
          </w:rPr>
          <w:delText>mos</w:delText>
        </w:r>
      </w:del>
      <w:r w:rsidRPr="00A47067">
        <w:rPr>
          <w:rFonts w:ascii="Times New Roman" w:hAnsi="Times New Roman" w:cs="Times New Roman"/>
        </w:rPr>
        <w:t xml:space="preserve"> de la siguiente </w:t>
      </w:r>
      <w:ins w:id="16" w:author="Josué" w:date="2015-06-18T15:24:00Z">
        <w:r w:rsidR="00A47067">
          <w:rPr>
            <w:rFonts w:ascii="Times New Roman" w:hAnsi="Times New Roman" w:cs="Times New Roman"/>
          </w:rPr>
          <w:t>forma</w:t>
        </w:r>
      </w:ins>
      <w:del w:id="17" w:author="Josué" w:date="2015-06-18T15:24:00Z">
        <w:r w:rsidRPr="00A47067" w:rsidDel="00A47067">
          <w:rPr>
            <w:rFonts w:ascii="Times New Roman" w:hAnsi="Times New Roman" w:cs="Times New Roman"/>
          </w:rPr>
          <w:delText>manera</w:delText>
        </w:r>
      </w:del>
      <w:r w:rsidRPr="00A47067">
        <w:rPr>
          <w:rFonts w:ascii="Times New Roman" w:hAnsi="Times New Roman" w:cs="Times New Roman"/>
        </w:rPr>
        <w:t>:</w:t>
      </w:r>
    </w:p>
    <w:p w14:paraId="4033AAC1" w14:textId="77777777" w:rsidR="0015239D" w:rsidRPr="009A7192" w:rsidRDefault="0015239D" w:rsidP="00081745">
      <w:pPr>
        <w:spacing w:after="0"/>
        <w:rPr>
          <w:rFonts w:ascii="Times New Roman" w:hAnsi="Times New Roman" w:cs="Times New Roman"/>
        </w:rPr>
      </w:pPr>
    </w:p>
    <w:p w14:paraId="192A899A" w14:textId="28D68136" w:rsidR="0015239D" w:rsidRPr="009A7192" w:rsidRDefault="00A47067" w:rsidP="0015239D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</w:rPr>
      </w:pPr>
      <w:ins w:id="18" w:author="Josué" w:date="2015-06-18T15:24:00Z">
        <w:r>
          <w:rPr>
            <w:rFonts w:ascii="Times New Roman" w:hAnsi="Times New Roman" w:cs="Times New Roman"/>
          </w:rPr>
          <w:t>Se representan</w:t>
        </w:r>
      </w:ins>
      <w:del w:id="19" w:author="Josué" w:date="2015-06-18T15:24:00Z">
        <w:r w:rsidR="0015239D" w:rsidRPr="009A7192" w:rsidDel="00A47067">
          <w:rPr>
            <w:rFonts w:ascii="Times New Roman" w:hAnsi="Times New Roman" w:cs="Times New Roman"/>
          </w:rPr>
          <w:delText>Representa</w:delText>
        </w:r>
      </w:del>
      <w:r w:rsidR="0015239D" w:rsidRPr="009A7192">
        <w:rPr>
          <w:rFonts w:ascii="Times New Roman" w:hAnsi="Times New Roman" w:cs="Times New Roman"/>
        </w:rPr>
        <w:t xml:space="preserve"> los ángulos en la circunferencia unitaria:</w:t>
      </w:r>
    </w:p>
    <w:p w14:paraId="16F71765" w14:textId="77777777" w:rsidR="00A41398" w:rsidRPr="009A7192" w:rsidRDefault="00A41398" w:rsidP="00081745">
      <w:pPr>
        <w:spacing w:after="0"/>
        <w:rPr>
          <w:rFonts w:ascii="Times New Roman" w:hAnsi="Times New Roman" w:cs="Times New Roman"/>
        </w:rPr>
      </w:pPr>
    </w:p>
    <w:p w14:paraId="20494912" w14:textId="77777777" w:rsidR="00A41398" w:rsidRPr="009A7192" w:rsidRDefault="00A41398" w:rsidP="00081745">
      <w:pPr>
        <w:spacing w:after="0"/>
        <w:rPr>
          <w:rFonts w:ascii="Times New Roman" w:hAnsi="Times New Roman" w:cs="Times New Roman"/>
        </w:rPr>
      </w:pPr>
    </w:p>
    <w:p w14:paraId="436DF839" w14:textId="1D5426F2" w:rsidR="00A41398" w:rsidRPr="009A7192" w:rsidRDefault="00A41398" w:rsidP="00081745">
      <w:pPr>
        <w:spacing w:after="0"/>
        <w:rPr>
          <w:rFonts w:ascii="Times New Roman" w:hAnsi="Times New Roman" w:cs="Times New Roman"/>
        </w:rPr>
      </w:pPr>
      <w:del w:id="20" w:author="Josué" w:date="2015-06-18T15:24:00Z">
        <w:r w:rsidRPr="009A7192" w:rsidDel="00A47067">
          <w:rPr>
            <w:rFonts w:ascii="Times New Roman" w:hAnsi="Times New Roman" w:cs="Times New Roman"/>
            <w:noProof/>
            <w:lang w:val="es-CO" w:eastAsia="ko-KR"/>
            <w:rPrChange w:id="21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7F87F31F" wp14:editId="33B2270E">
              <wp:extent cx="5534025" cy="2438400"/>
              <wp:effectExtent l="0" t="0" r="9525" b="0"/>
              <wp:docPr id="3" name="Imagen 3" descr="http://profesores.aulaplaneta.com/DNNPlayerPackages/Package12548/InfoGuion/cuadernoestudio/images_xml/MT_10_04_img24_smal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profesores.aulaplaneta.com/DNNPlayerPackages/Package12548/InfoGuion/cuadernoestudio/images_xml/MT_10_04_img24_small.jp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34025" cy="243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2"/>
        <w:gridCol w:w="6756"/>
      </w:tblGrid>
      <w:tr w:rsidR="00A41398" w:rsidRPr="009A7192" w14:paraId="7D858D56" w14:textId="77777777" w:rsidTr="00A04CCD">
        <w:tc>
          <w:tcPr>
            <w:tcW w:w="9033" w:type="dxa"/>
            <w:gridSpan w:val="2"/>
            <w:shd w:val="clear" w:color="auto" w:fill="0D0D0D" w:themeFill="text1" w:themeFillTint="F2"/>
          </w:tcPr>
          <w:p w14:paraId="15551EA6" w14:textId="77777777" w:rsidR="00A41398" w:rsidRPr="009A7192" w:rsidRDefault="00A41398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41398" w:rsidRPr="009A7192" w14:paraId="46D129EE" w14:textId="77777777" w:rsidTr="00A04CCD">
        <w:tc>
          <w:tcPr>
            <w:tcW w:w="2518" w:type="dxa"/>
          </w:tcPr>
          <w:p w14:paraId="078C0BF2" w14:textId="77777777" w:rsidR="00A41398" w:rsidRPr="009A7192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2B2F797" w14:textId="7D3A8D43" w:rsidR="00A41398" w:rsidRPr="009A7192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MA_10_04_IMG03</w:t>
            </w:r>
          </w:p>
        </w:tc>
      </w:tr>
      <w:tr w:rsidR="00A41398" w:rsidRPr="009A7192" w14:paraId="3E1F283E" w14:textId="77777777" w:rsidTr="00A04CCD">
        <w:tc>
          <w:tcPr>
            <w:tcW w:w="2518" w:type="dxa"/>
          </w:tcPr>
          <w:p w14:paraId="614273A3" w14:textId="77777777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D5B2ECC" w14:textId="223C8F9F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22" w:author="Josué" w:date="2015-06-18T15:25:00Z">
              <w:r w:rsidRPr="009A7192" w:rsidDel="00A4706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Solicito cambiar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α</m:t>
                </m:r>
              </m:oMath>
              <w:r w:rsidRPr="009A7192" w:rsidDel="00A47067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 xml:space="preserve">  por </w:delText>
              </w:r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θ</m:t>
                </m:r>
              </m:oMath>
            </w:del>
          </w:p>
        </w:tc>
      </w:tr>
      <w:tr w:rsidR="00A41398" w:rsidRPr="009A7192" w14:paraId="53A20E61" w14:textId="77777777" w:rsidTr="00A04CCD">
        <w:tc>
          <w:tcPr>
            <w:tcW w:w="2518" w:type="dxa"/>
          </w:tcPr>
          <w:p w14:paraId="4C57AE16" w14:textId="77777777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6892722" w14:textId="28B11F95" w:rsidR="00A41398" w:rsidRDefault="00A47067" w:rsidP="00A04CCD">
            <w:pPr>
              <w:rPr>
                <w:ins w:id="23" w:author="Josué" w:date="2015-06-18T15:2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4" w:author="Josué" w:date="2015-06-18T15:24:00Z">
              <w:r>
                <w:rPr>
                  <w:rFonts w:ascii="Times New Roman" w:hAnsi="Times New Roman" w:cs="Times New Roman"/>
                  <w:color w:val="000000"/>
                </w:rPr>
                <w:fldChar w:fldCharType="begin"/>
              </w:r>
              <w:r>
                <w:rPr>
                  <w:rFonts w:ascii="Times New Roman" w:hAnsi="Times New Roman" w:cs="Times New Roman"/>
                  <w:color w:val="000000"/>
                </w:rPr>
                <w:instrText xml:space="preserve"> HYPERLINK "</w:instrTex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instrText>http://profesores.aulaplaneta.com/#/cuaderno-estudio?UnidadID=644</w:instrText>
            </w:r>
            <w:ins w:id="25" w:author="Josué" w:date="2015-06-18T15:24:00Z">
              <w:r>
                <w:rPr>
                  <w:rFonts w:ascii="Times New Roman" w:hAnsi="Times New Roman" w:cs="Times New Roman"/>
                  <w:color w:val="000000"/>
                </w:rPr>
                <w:instrText xml:space="preserve">" </w:instrText>
              </w:r>
              <w:r>
                <w:rPr>
                  <w:rFonts w:ascii="Times New Roman" w:hAnsi="Times New Roman" w:cs="Times New Roman"/>
                  <w:color w:val="000000"/>
                </w:rPr>
                <w:fldChar w:fldCharType="separate"/>
              </w:r>
            </w:ins>
            <w:r w:rsidRPr="00DD28A2">
              <w:rPr>
                <w:rStyle w:val="Hipervnculo"/>
                <w:rFonts w:ascii="Times New Roman" w:hAnsi="Times New Roman" w:cs="Times New Roman"/>
              </w:rPr>
              <w:t>http://profesores.aulaplaneta.com/#/cuaderno-estudio?UnidadID=644</w:t>
            </w:r>
            <w:ins w:id="26" w:author="Josué" w:date="2015-06-18T15:24:00Z">
              <w:r>
                <w:rPr>
                  <w:rFonts w:ascii="Times New Roman" w:hAnsi="Times New Roman" w:cs="Times New Roman"/>
                  <w:color w:val="000000"/>
                </w:rPr>
                <w:fldChar w:fldCharType="end"/>
              </w:r>
            </w:ins>
          </w:p>
          <w:p w14:paraId="085E967D" w14:textId="77777777" w:rsidR="00A47067" w:rsidRDefault="00A47067" w:rsidP="00A04CCD">
            <w:pPr>
              <w:rPr>
                <w:ins w:id="27" w:author="Josué" w:date="2015-06-18T15:25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8" w:author="Josué" w:date="2015-06-18T15:24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9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06FAB303" wp14:editId="5491136F">
                    <wp:extent cx="4152900" cy="1829849"/>
                    <wp:effectExtent l="0" t="0" r="0" b="0"/>
                    <wp:docPr id="59" name="Imagen 59" descr="http://profesores.aulaplaneta.com/DNNPlayerPackages/Package12548/InfoGuion/cuadernoestudio/images_xml/MT_10_04_img24_small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http://profesores.aulaplaneta.com/DNNPlayerPackages/Package12548/InfoGuion/cuadernoestudio/images_xml/MT_10_04_img24_small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56058" cy="1831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FBFF714" w14:textId="0DE4EC54" w:rsidR="00A47067" w:rsidRDefault="00A47067" w:rsidP="00A04CCD">
            <w:pPr>
              <w:rPr>
                <w:ins w:id="30" w:author="Josué" w:date="2015-06-18T15:25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1" w:author="Josué" w:date="2015-06-18T15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</w:t>
              </w:r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ambiar </w: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α</m:t>
                </m:r>
              </m:oMath>
              <w:r w:rsidRPr="009A7192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 xml:space="preserve">  por </w:t>
              </w:r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θ</m:t>
                </m:r>
              </m:oMath>
              <w:r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 xml:space="preserve"> y tg por tan.</w:t>
              </w:r>
            </w:ins>
          </w:p>
          <w:p w14:paraId="5ABE5A7B" w14:textId="2E156CC6" w:rsidR="00A47067" w:rsidRPr="009A7192" w:rsidRDefault="00A47067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41398" w:rsidRPr="009A7192" w14:paraId="3280D5F4" w14:textId="77777777" w:rsidTr="00A04CCD">
        <w:tc>
          <w:tcPr>
            <w:tcW w:w="2518" w:type="dxa"/>
          </w:tcPr>
          <w:p w14:paraId="0B0E7615" w14:textId="77777777" w:rsidR="00A41398" w:rsidRPr="009A7192" w:rsidRDefault="00A41398" w:rsidP="00A04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4D4CB1C" w14:textId="5E562853" w:rsidR="00A41398" w:rsidRPr="009A7192" w:rsidRDefault="00A4139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ángulos e</w:t>
            </w:r>
            <w:r w:rsidR="0015239D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 la circunferencia unitaria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del w:id="32" w:author="Josué" w:date="2015-06-18T15:25:00Z">
              <w:r w:rsidRPr="009A7192" w:rsidDel="00A4706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nos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indica en qué cuadrante se halla cada uno de ellos.</w:t>
            </w:r>
          </w:p>
        </w:tc>
      </w:tr>
    </w:tbl>
    <w:p w14:paraId="6CD8811D" w14:textId="77777777" w:rsidR="00A41398" w:rsidRPr="009A7192" w:rsidRDefault="00A41398" w:rsidP="00A41398">
      <w:pPr>
        <w:spacing w:after="0"/>
        <w:ind w:firstLine="708"/>
        <w:rPr>
          <w:rFonts w:ascii="Times New Roman" w:hAnsi="Times New Roman" w:cs="Times New Roman"/>
        </w:rPr>
      </w:pPr>
    </w:p>
    <w:p w14:paraId="697DEFBF" w14:textId="77777777" w:rsidR="00A41398" w:rsidRPr="009A7192" w:rsidRDefault="00A41398" w:rsidP="00081745">
      <w:pPr>
        <w:spacing w:after="0"/>
        <w:rPr>
          <w:rFonts w:ascii="Times New Roman" w:hAnsi="Times New Roman" w:cs="Times New Roman"/>
        </w:rPr>
      </w:pPr>
    </w:p>
    <w:p w14:paraId="05F406D3" w14:textId="3BF10CA6" w:rsidR="0015239D" w:rsidRPr="009A7192" w:rsidRDefault="00A47067" w:rsidP="0015239D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</w:rPr>
      </w:pPr>
      <w:ins w:id="33" w:author="Josué" w:date="2015-06-18T15:25:00Z">
        <w:r>
          <w:rPr>
            <w:rFonts w:ascii="Times New Roman" w:hAnsi="Times New Roman" w:cs="Times New Roman"/>
          </w:rPr>
          <w:t xml:space="preserve">Se </w:t>
        </w:r>
      </w:ins>
      <w:del w:id="34" w:author="Josué" w:date="2015-06-18T15:25:00Z">
        <w:r w:rsidR="0015239D" w:rsidRPr="009A7192" w:rsidDel="00A47067">
          <w:rPr>
            <w:rFonts w:ascii="Times New Roman" w:hAnsi="Times New Roman" w:cs="Times New Roman"/>
          </w:rPr>
          <w:delText>O</w:delText>
        </w:r>
      </w:del>
      <w:ins w:id="35" w:author="Josué" w:date="2015-06-18T15:25:00Z">
        <w:r>
          <w:rPr>
            <w:rFonts w:ascii="Times New Roman" w:hAnsi="Times New Roman" w:cs="Times New Roman"/>
          </w:rPr>
          <w:t>o</w:t>
        </w:r>
      </w:ins>
      <w:r w:rsidR="0015239D" w:rsidRPr="009A7192">
        <w:rPr>
          <w:rFonts w:ascii="Times New Roman" w:hAnsi="Times New Roman" w:cs="Times New Roman"/>
        </w:rPr>
        <w:t>bserva</w:t>
      </w:r>
      <w:del w:id="36" w:author="Josué" w:date="2015-06-18T15:25:00Z">
        <w:r w:rsidR="0015239D" w:rsidRPr="009A7192" w:rsidDel="00A47067">
          <w:rPr>
            <w:rFonts w:ascii="Times New Roman" w:hAnsi="Times New Roman" w:cs="Times New Roman"/>
          </w:rPr>
          <w:delText>mos</w:delText>
        </w:r>
      </w:del>
      <w:ins w:id="37" w:author="Josué" w:date="2015-06-18T15:25:00Z">
        <w:r>
          <w:rPr>
            <w:rFonts w:ascii="Times New Roman" w:hAnsi="Times New Roman" w:cs="Times New Roman"/>
          </w:rPr>
          <w:t>n</w:t>
        </w:r>
      </w:ins>
      <w:r w:rsidR="0015239D" w:rsidRPr="009A7192">
        <w:rPr>
          <w:rFonts w:ascii="Times New Roman" w:hAnsi="Times New Roman" w:cs="Times New Roman"/>
        </w:rPr>
        <w:t xml:space="preserve"> los signos de la ordenada para 120°, de la abscisa para 230° y de la ordenada y la abscisa para 330°.</w:t>
      </w:r>
    </w:p>
    <w:p w14:paraId="5D33135C" w14:textId="77777777" w:rsidR="0015239D" w:rsidRPr="009A7192" w:rsidRDefault="0015239D">
      <w:pPr>
        <w:pStyle w:val="Prrafodelista"/>
        <w:numPr>
          <w:ilvl w:val="0"/>
          <w:numId w:val="51"/>
        </w:numPr>
        <w:spacing w:after="0"/>
        <w:rPr>
          <w:rFonts w:ascii="Times New Roman" w:hAnsi="Times New Roman" w:cs="Times New Roman"/>
        </w:rPr>
        <w:pPrChange w:id="38" w:author="Josué" w:date="2015-06-18T15:25:00Z">
          <w:pPr>
            <w:pStyle w:val="Prrafodelista"/>
            <w:numPr>
              <w:numId w:val="37"/>
            </w:numPr>
            <w:spacing w:after="0"/>
            <w:ind w:hanging="360"/>
          </w:pPr>
        </w:pPrChange>
      </w:pPr>
      <w:r w:rsidRPr="009A7192">
        <w:rPr>
          <w:rFonts w:ascii="Times New Roman" w:hAnsi="Times New Roman" w:cs="Times New Roman"/>
        </w:rPr>
        <w:t>El ángulo de 120° se encuentra en el segundo cuadrante, por tanto el seno es positivo.</w:t>
      </w:r>
    </w:p>
    <w:p w14:paraId="786A2EC0" w14:textId="77777777" w:rsidR="0015239D" w:rsidRPr="009A7192" w:rsidRDefault="0015239D">
      <w:pPr>
        <w:pStyle w:val="Prrafodelista"/>
        <w:numPr>
          <w:ilvl w:val="0"/>
          <w:numId w:val="51"/>
        </w:numPr>
        <w:spacing w:after="0"/>
        <w:rPr>
          <w:rFonts w:ascii="Times New Roman" w:hAnsi="Times New Roman" w:cs="Times New Roman"/>
        </w:rPr>
        <w:pPrChange w:id="39" w:author="Josué" w:date="2015-06-18T15:25:00Z">
          <w:pPr>
            <w:pStyle w:val="Prrafodelista"/>
            <w:numPr>
              <w:numId w:val="37"/>
            </w:numPr>
            <w:spacing w:after="0"/>
            <w:ind w:hanging="360"/>
          </w:pPr>
        </w:pPrChange>
      </w:pPr>
      <w:r w:rsidRPr="009A7192">
        <w:rPr>
          <w:rFonts w:ascii="Times New Roman" w:hAnsi="Times New Roman" w:cs="Times New Roman"/>
        </w:rPr>
        <w:t>El ángulo de 230° se encuentra en el tercer cuadrante, por tanto el coseno es negativo</w:t>
      </w:r>
    </w:p>
    <w:p w14:paraId="074D3A3F" w14:textId="1B289BC1" w:rsidR="0015239D" w:rsidRPr="009A7192" w:rsidRDefault="0015239D">
      <w:pPr>
        <w:pStyle w:val="Prrafodelista"/>
        <w:numPr>
          <w:ilvl w:val="0"/>
          <w:numId w:val="51"/>
        </w:numPr>
        <w:spacing w:after="0"/>
        <w:rPr>
          <w:rFonts w:ascii="Times New Roman" w:hAnsi="Times New Roman" w:cs="Times New Roman"/>
        </w:rPr>
        <w:pPrChange w:id="40" w:author="Josué" w:date="2015-06-18T15:25:00Z">
          <w:pPr>
            <w:pStyle w:val="Prrafodelista"/>
            <w:numPr>
              <w:numId w:val="37"/>
            </w:numPr>
            <w:spacing w:after="0"/>
            <w:ind w:hanging="360"/>
          </w:pPr>
        </w:pPrChange>
      </w:pPr>
      <w:r w:rsidRPr="009A7192">
        <w:rPr>
          <w:rFonts w:ascii="Times New Roman" w:hAnsi="Times New Roman" w:cs="Times New Roman"/>
        </w:rPr>
        <w:lastRenderedPageBreak/>
        <w:t>El ángulo de 330° se encuentra en el cuarto cuadrante, por tanto la tangente es negativa.</w:t>
      </w:r>
    </w:p>
    <w:p w14:paraId="38C03FA8" w14:textId="77777777" w:rsidR="0015239D" w:rsidRPr="009A7192" w:rsidRDefault="0015239D" w:rsidP="00081745">
      <w:pPr>
        <w:spacing w:after="0"/>
        <w:rPr>
          <w:rFonts w:ascii="Times New Roman" w:hAnsi="Times New Roman" w:cs="Times New Roman"/>
        </w:rPr>
      </w:pPr>
    </w:p>
    <w:p w14:paraId="0D0649D0" w14:textId="5C68F398" w:rsidR="0015239D" w:rsidRPr="009A7192" w:rsidDel="00045C68" w:rsidRDefault="0015239D" w:rsidP="00081745">
      <w:pPr>
        <w:spacing w:after="0"/>
        <w:rPr>
          <w:del w:id="41" w:author="Josué" w:date="2015-06-18T15:27:00Z"/>
          <w:rFonts w:ascii="Times New Roman" w:hAnsi="Times New Roman" w:cs="Times New Roman"/>
          <w:b/>
        </w:rPr>
      </w:pPr>
      <w:del w:id="42" w:author="Josué" w:date="2015-06-18T15:27:00Z">
        <w:r w:rsidRPr="009A7192" w:rsidDel="00045C68">
          <w:rPr>
            <w:rFonts w:ascii="Times New Roman" w:hAnsi="Times New Roman" w:cs="Times New Roman"/>
            <w:b/>
          </w:rPr>
          <w:delText>EJEMPLO 2</w:delText>
        </w:r>
      </w:del>
    </w:p>
    <w:p w14:paraId="454A69E2" w14:textId="2861BD52" w:rsidR="0015239D" w:rsidRPr="009A7192" w:rsidRDefault="00045C68" w:rsidP="00081745">
      <w:pPr>
        <w:spacing w:after="0"/>
        <w:rPr>
          <w:rFonts w:ascii="Times New Roman" w:hAnsi="Times New Roman" w:cs="Times New Roman"/>
        </w:rPr>
      </w:pPr>
      <w:ins w:id="43" w:author="Josué" w:date="2015-06-18T15:28:00Z">
        <w:r>
          <w:rPr>
            <w:rFonts w:ascii="Times New Roman" w:hAnsi="Times New Roman" w:cs="Times New Roman"/>
          </w:rPr>
          <w:t xml:space="preserve">Si se desea identificar </w:t>
        </w:r>
      </w:ins>
      <w:del w:id="44" w:author="Josué" w:date="2015-06-18T15:28:00Z">
        <w:r w:rsidR="00450885" w:rsidRPr="009A7192" w:rsidDel="00045C68">
          <w:rPr>
            <w:rFonts w:ascii="Times New Roman" w:hAnsi="Times New Roman" w:cs="Times New Roman"/>
          </w:rPr>
          <w:delText>Halla</w:delText>
        </w:r>
        <w:r w:rsidR="0015239D" w:rsidRPr="009A7192" w:rsidDel="00045C68">
          <w:rPr>
            <w:rFonts w:ascii="Times New Roman" w:hAnsi="Times New Roman" w:cs="Times New Roman"/>
          </w:rPr>
          <w:delText xml:space="preserve">  </w:delText>
        </w:r>
      </w:del>
      <w:r w:rsidR="0015239D" w:rsidRPr="009A7192">
        <w:rPr>
          <w:rFonts w:ascii="Times New Roman" w:hAnsi="Times New Roman" w:cs="Times New Roman"/>
        </w:rPr>
        <w:t xml:space="preserve">las </w:t>
      </w:r>
      <w:del w:id="45" w:author="Josué" w:date="2015-06-18T15:28:00Z">
        <w:r w:rsidR="0015239D" w:rsidRPr="009A7192" w:rsidDel="00045C68">
          <w:rPr>
            <w:rFonts w:ascii="Times New Roman" w:hAnsi="Times New Roman" w:cs="Times New Roman"/>
          </w:rPr>
          <w:delText xml:space="preserve"> </w:delText>
        </w:r>
      </w:del>
      <w:r w:rsidR="0015239D" w:rsidRPr="009A7192">
        <w:rPr>
          <w:rFonts w:ascii="Times New Roman" w:hAnsi="Times New Roman" w:cs="Times New Roman"/>
        </w:rPr>
        <w:t xml:space="preserve">seis </w:t>
      </w:r>
      <w:del w:id="46" w:author="Josué" w:date="2015-06-18T15:28:00Z">
        <w:r w:rsidR="0015239D" w:rsidRPr="009A7192" w:rsidDel="00045C68">
          <w:rPr>
            <w:rFonts w:ascii="Times New Roman" w:hAnsi="Times New Roman" w:cs="Times New Roman"/>
          </w:rPr>
          <w:delText xml:space="preserve"> </w:delText>
        </w:r>
      </w:del>
      <w:r w:rsidR="0015239D" w:rsidRPr="009A7192">
        <w:rPr>
          <w:rFonts w:ascii="Times New Roman" w:hAnsi="Times New Roman" w:cs="Times New Roman"/>
        </w:rPr>
        <w:t xml:space="preserve">funciones </w:t>
      </w:r>
      <w:del w:id="47" w:author="Josué" w:date="2015-06-18T15:28:00Z">
        <w:r w:rsidR="0015239D" w:rsidRPr="009A7192" w:rsidDel="00045C68">
          <w:rPr>
            <w:rFonts w:ascii="Times New Roman" w:hAnsi="Times New Roman" w:cs="Times New Roman"/>
          </w:rPr>
          <w:delText xml:space="preserve"> </w:delText>
        </w:r>
      </w:del>
      <w:r w:rsidR="0015239D" w:rsidRPr="009A7192">
        <w:rPr>
          <w:rFonts w:ascii="Times New Roman" w:hAnsi="Times New Roman" w:cs="Times New Roman"/>
        </w:rPr>
        <w:t xml:space="preserve">trigonométricas </w:t>
      </w:r>
      <w:del w:id="48" w:author="Josué" w:date="2015-06-18T15:28:00Z">
        <w:r w:rsidR="0015239D" w:rsidRPr="009A7192" w:rsidDel="00045C68">
          <w:rPr>
            <w:rFonts w:ascii="Times New Roman" w:hAnsi="Times New Roman" w:cs="Times New Roman"/>
          </w:rPr>
          <w:delText xml:space="preserve"> </w:delText>
        </w:r>
      </w:del>
      <w:r w:rsidR="0015239D" w:rsidRPr="009A7192">
        <w:rPr>
          <w:rFonts w:ascii="Times New Roman" w:hAnsi="Times New Roman" w:cs="Times New Roman"/>
        </w:rPr>
        <w:t xml:space="preserve">para </w:t>
      </w:r>
      <w:del w:id="49" w:author="Josué" w:date="2015-06-18T15:28:00Z">
        <w:r w:rsidR="0015239D" w:rsidRPr="009A7192" w:rsidDel="00045C68">
          <w:rPr>
            <w:rFonts w:ascii="Times New Roman" w:hAnsi="Times New Roman" w:cs="Times New Roman"/>
          </w:rPr>
          <w:delText xml:space="preserve"> </w:delText>
        </w:r>
      </w:del>
      <w:r w:rsidR="0015239D" w:rsidRPr="009A7192">
        <w:rPr>
          <w:rFonts w:ascii="Times New Roman" w:hAnsi="Times New Roman" w:cs="Times New Roman"/>
        </w:rPr>
        <w:t>cada ángulo mostrado</w:t>
      </w:r>
      <w:ins w:id="50" w:author="Josué" w:date="2015-06-18T15:29:00Z">
        <w:r w:rsidR="00AA1CA2">
          <w:rPr>
            <w:rFonts w:ascii="Times New Roman" w:hAnsi="Times New Roman" w:cs="Times New Roman"/>
          </w:rPr>
          <w:t xml:space="preserve"> a continuación</w:t>
        </w:r>
      </w:ins>
      <w:r w:rsidR="0015239D" w:rsidRPr="009A7192">
        <w:rPr>
          <w:rFonts w:ascii="Times New Roman" w:hAnsi="Times New Roman" w:cs="Times New Roman"/>
        </w:rPr>
        <w:t>.</w:t>
      </w:r>
    </w:p>
    <w:p w14:paraId="2AF83F3B" w14:textId="6FF34443" w:rsidR="00583649" w:rsidRPr="009A7192" w:rsidDel="00AA1CA2" w:rsidRDefault="00583649" w:rsidP="00081745">
      <w:pPr>
        <w:spacing w:after="0"/>
        <w:rPr>
          <w:del w:id="51" w:author="Josué" w:date="2015-06-18T15:30:00Z"/>
          <w:rFonts w:ascii="Times New Roman" w:hAnsi="Times New Roman" w:cs="Times New Roman"/>
        </w:rPr>
      </w:pPr>
    </w:p>
    <w:p w14:paraId="109E7D7F" w14:textId="628EBBD8" w:rsidR="00583649" w:rsidRPr="009A7192" w:rsidDel="00AA1CA2" w:rsidRDefault="00583649" w:rsidP="00081745">
      <w:pPr>
        <w:spacing w:after="0"/>
        <w:rPr>
          <w:del w:id="52" w:author="Josué" w:date="2015-06-18T15:30:00Z"/>
          <w:rFonts w:ascii="Times New Roman" w:hAnsi="Times New Roman" w:cs="Times New Roman"/>
        </w:rPr>
      </w:pPr>
    </w:p>
    <w:p w14:paraId="52CCDB37" w14:textId="18C930E7" w:rsidR="0015239D" w:rsidRPr="009A7192" w:rsidDel="00AA1CA2" w:rsidRDefault="0015239D" w:rsidP="00081745">
      <w:pPr>
        <w:spacing w:after="0"/>
        <w:rPr>
          <w:del w:id="53" w:author="Josué" w:date="2015-06-18T15:30:00Z"/>
          <w:rFonts w:ascii="Times New Roman" w:hAnsi="Times New Roman" w:cs="Times New Roman"/>
        </w:rPr>
      </w:pPr>
    </w:p>
    <w:p w14:paraId="6004CC8F" w14:textId="7965C2D0" w:rsidR="0015239D" w:rsidRPr="009A7192" w:rsidDel="00AA1CA2" w:rsidRDefault="0015239D" w:rsidP="00081745">
      <w:pPr>
        <w:spacing w:after="0"/>
        <w:rPr>
          <w:del w:id="54" w:author="Josué" w:date="2015-06-18T15:30:00Z"/>
          <w:rFonts w:ascii="Times New Roman" w:hAnsi="Times New Roman" w:cs="Times New Roman"/>
        </w:rPr>
      </w:pPr>
    </w:p>
    <w:p w14:paraId="33286D61" w14:textId="4FEFAEE8" w:rsidR="0015239D" w:rsidRPr="009A7192" w:rsidDel="00AA1CA2" w:rsidRDefault="0015239D" w:rsidP="00081745">
      <w:pPr>
        <w:spacing w:after="0"/>
        <w:rPr>
          <w:del w:id="55" w:author="Josué" w:date="2015-06-18T15:30:00Z"/>
          <w:rFonts w:ascii="Times New Roman" w:hAnsi="Times New Roman" w:cs="Times New Roman"/>
        </w:rPr>
      </w:pPr>
    </w:p>
    <w:p w14:paraId="30F8FD81" w14:textId="152CBE4D" w:rsidR="0015239D" w:rsidRPr="009A7192" w:rsidDel="00AA1CA2" w:rsidRDefault="00583649" w:rsidP="00081745">
      <w:pPr>
        <w:spacing w:after="0"/>
        <w:rPr>
          <w:del w:id="56" w:author="Josué" w:date="2015-06-18T15:30:00Z"/>
          <w:rFonts w:ascii="Times New Roman" w:hAnsi="Times New Roman" w:cs="Times New Roman"/>
        </w:rPr>
      </w:pPr>
      <w:del w:id="57" w:author="Josué" w:date="2015-06-18T15:30:00Z">
        <w:r w:rsidRPr="009A7192" w:rsidDel="00AA1CA2">
          <w:rPr>
            <w:rFonts w:ascii="Times New Roman" w:hAnsi="Times New Roman" w:cs="Times New Roman"/>
          </w:rPr>
          <w:delText>1.</w:delText>
        </w:r>
      </w:del>
    </w:p>
    <w:p w14:paraId="1F6362DB" w14:textId="708D3B0E" w:rsidR="00A41398" w:rsidRPr="009A7192" w:rsidDel="00AA1CA2" w:rsidRDefault="00C77888" w:rsidP="00C77888">
      <w:pPr>
        <w:spacing w:after="0"/>
        <w:jc w:val="center"/>
        <w:rPr>
          <w:del w:id="58" w:author="Josué" w:date="2015-06-18T15:30:00Z"/>
          <w:rFonts w:ascii="Times New Roman" w:hAnsi="Times New Roman" w:cs="Times New Roman"/>
        </w:rPr>
      </w:pPr>
      <w:del w:id="59" w:author="Josué" w:date="2015-06-18T15:29:00Z">
        <w:r w:rsidRPr="009A7192" w:rsidDel="00AA1CA2">
          <w:rPr>
            <w:rFonts w:ascii="Times New Roman" w:hAnsi="Times New Roman" w:cs="Times New Roman"/>
            <w:noProof/>
            <w:lang w:val="es-CO" w:eastAsia="ko-KR"/>
            <w:rPrChange w:id="60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56215BA1" wp14:editId="5CA370E0">
              <wp:extent cx="3476625" cy="3448050"/>
              <wp:effectExtent l="0" t="0" r="9525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2"/>
                      <a:srcRect l="26837" t="25983" r="40040" b="15105"/>
                      <a:stretch/>
                    </pic:blipFill>
                    <pic:spPr bwMode="auto">
                      <a:xfrm>
                        <a:off x="0" y="0"/>
                        <a:ext cx="3479427" cy="345082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67102CC" w14:textId="751F72EE" w:rsidR="00583649" w:rsidRPr="009A7192" w:rsidDel="00AA1CA2" w:rsidRDefault="00583649" w:rsidP="00C77888">
      <w:pPr>
        <w:spacing w:after="0"/>
        <w:jc w:val="center"/>
        <w:rPr>
          <w:del w:id="61" w:author="Josué" w:date="2015-06-18T15:30:00Z"/>
          <w:rFonts w:ascii="Times New Roman" w:hAnsi="Times New Roman" w:cs="Times New Roman"/>
        </w:rPr>
      </w:pPr>
    </w:p>
    <w:p w14:paraId="208042A6" w14:textId="52891590" w:rsidR="00583649" w:rsidRPr="009A7192" w:rsidDel="00AA1CA2" w:rsidRDefault="00583649" w:rsidP="00583649">
      <w:pPr>
        <w:spacing w:after="0"/>
        <w:rPr>
          <w:del w:id="62" w:author="Josué" w:date="2015-06-18T15:30:00Z"/>
          <w:rFonts w:ascii="Times New Roman" w:hAnsi="Times New Roman" w:cs="Times New Roman"/>
          <w:noProof/>
          <w:lang w:val="es-ES" w:eastAsia="es-ES"/>
        </w:rPr>
      </w:pPr>
      <w:del w:id="63" w:author="Josué" w:date="2015-06-18T15:30:00Z">
        <w:r w:rsidRPr="009A7192" w:rsidDel="00AA1CA2">
          <w:rPr>
            <w:rFonts w:ascii="Times New Roman" w:hAnsi="Times New Roman" w:cs="Times New Roman"/>
            <w:noProof/>
            <w:lang w:val="es-ES" w:eastAsia="es-ES"/>
          </w:rPr>
          <w:delText>2.</w:delText>
        </w:r>
      </w:del>
    </w:p>
    <w:p w14:paraId="7389A6A7" w14:textId="700D0DF3" w:rsidR="00583649" w:rsidRPr="009A7192" w:rsidDel="00AA1CA2" w:rsidRDefault="00583649" w:rsidP="00C77888">
      <w:pPr>
        <w:spacing w:after="0"/>
        <w:jc w:val="center"/>
        <w:rPr>
          <w:del w:id="64" w:author="Josué" w:date="2015-06-18T15:30:00Z"/>
          <w:rFonts w:ascii="Times New Roman" w:hAnsi="Times New Roman" w:cs="Times New Roman"/>
          <w:noProof/>
          <w:lang w:val="es-ES" w:eastAsia="es-ES"/>
        </w:rPr>
      </w:pPr>
    </w:p>
    <w:p w14:paraId="088518C4" w14:textId="3FDD1EE9" w:rsidR="00583649" w:rsidRPr="009A7192" w:rsidDel="00AA1CA2" w:rsidRDefault="00583649" w:rsidP="00C77888">
      <w:pPr>
        <w:spacing w:after="0"/>
        <w:jc w:val="center"/>
        <w:rPr>
          <w:del w:id="65" w:author="Josué" w:date="2015-06-18T15:30:00Z"/>
          <w:rFonts w:ascii="Times New Roman" w:hAnsi="Times New Roman" w:cs="Times New Roman"/>
        </w:rPr>
      </w:pPr>
    </w:p>
    <w:p w14:paraId="483009E6" w14:textId="20F79F65" w:rsidR="001955D6" w:rsidRPr="009A7192" w:rsidDel="00AA1CA2" w:rsidRDefault="00D60E89" w:rsidP="00C77888">
      <w:pPr>
        <w:spacing w:after="0"/>
        <w:jc w:val="center"/>
        <w:rPr>
          <w:del w:id="66" w:author="Josué" w:date="2015-06-18T15:30:00Z"/>
          <w:rFonts w:ascii="Times New Roman" w:hAnsi="Times New Roman" w:cs="Times New Roman"/>
        </w:rPr>
      </w:pPr>
      <w:del w:id="67" w:author="Josué" w:date="2015-06-18T15:29:00Z">
        <w:r w:rsidRPr="009A7192" w:rsidDel="00AA1CA2">
          <w:rPr>
            <w:rFonts w:ascii="Times New Roman" w:hAnsi="Times New Roman" w:cs="Times New Roman"/>
            <w:noProof/>
            <w:lang w:val="es-CO" w:eastAsia="ko-KR"/>
            <w:rPrChange w:id="68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7B9DA4E5" wp14:editId="052E1C44">
              <wp:extent cx="2857500" cy="3124200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3"/>
                      <a:srcRect l="20560" t="35414" r="58176" b="19335"/>
                      <a:stretch/>
                    </pic:blipFill>
                    <pic:spPr bwMode="auto">
                      <a:xfrm>
                        <a:off x="0" y="0"/>
                        <a:ext cx="2859803" cy="312671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75F8A467" w14:textId="56AABBDC" w:rsidR="001955D6" w:rsidRPr="009A7192" w:rsidDel="00AA1CA2" w:rsidRDefault="001955D6" w:rsidP="00C77888">
      <w:pPr>
        <w:spacing w:after="0"/>
        <w:jc w:val="center"/>
        <w:rPr>
          <w:del w:id="69" w:author="Josué" w:date="2015-06-18T15:30:00Z"/>
          <w:rFonts w:ascii="Times New Roman" w:hAnsi="Times New Roman" w:cs="Times New Roman"/>
        </w:rPr>
      </w:pPr>
    </w:p>
    <w:p w14:paraId="5EC7FA2E" w14:textId="5C5E0C82" w:rsidR="001955D6" w:rsidRPr="009A7192" w:rsidDel="00E84E40" w:rsidRDefault="001955D6" w:rsidP="00C77888">
      <w:pPr>
        <w:spacing w:after="0"/>
        <w:jc w:val="center"/>
        <w:rPr>
          <w:del w:id="70" w:author="Josué" w:date="2015-06-19T11:14:00Z"/>
          <w:rFonts w:ascii="Times New Roman" w:hAnsi="Times New Roman" w:cs="Times New Roman"/>
        </w:rPr>
      </w:pPr>
    </w:p>
    <w:p w14:paraId="38D58CCE" w14:textId="1F12B3FD" w:rsidR="001955D6" w:rsidRPr="009A7192" w:rsidDel="00E84E40" w:rsidRDefault="001955D6" w:rsidP="00C77888">
      <w:pPr>
        <w:spacing w:after="0"/>
        <w:jc w:val="center"/>
        <w:rPr>
          <w:del w:id="71" w:author="Josué" w:date="2015-06-19T11:14:00Z"/>
          <w:rFonts w:ascii="Times New Roman" w:hAnsi="Times New Roman" w:cs="Times New Roman"/>
        </w:rPr>
      </w:pPr>
    </w:p>
    <w:p w14:paraId="66968C4A" w14:textId="2B8FC5CE" w:rsidR="001955D6" w:rsidRPr="009A7192" w:rsidDel="00E84E40" w:rsidRDefault="001955D6" w:rsidP="00C77888">
      <w:pPr>
        <w:spacing w:after="0"/>
        <w:jc w:val="center"/>
        <w:rPr>
          <w:del w:id="72" w:author="Josué" w:date="2015-06-19T11:14:00Z"/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955D6" w:rsidRPr="009A7192" w:rsidDel="00E1181A" w14:paraId="2490F8CA" w14:textId="30E84BE9" w:rsidTr="00A04CCD">
        <w:trPr>
          <w:del w:id="73" w:author="Josué" w:date="2015-06-19T10:53:00Z"/>
        </w:trPr>
        <w:tc>
          <w:tcPr>
            <w:tcW w:w="9033" w:type="dxa"/>
            <w:gridSpan w:val="2"/>
            <w:shd w:val="clear" w:color="auto" w:fill="0D0D0D" w:themeFill="text1" w:themeFillTint="F2"/>
          </w:tcPr>
          <w:p w14:paraId="5DF895A0" w14:textId="23F2B3CC" w:rsidR="001955D6" w:rsidRPr="009A7192" w:rsidDel="00E1181A" w:rsidRDefault="001955D6" w:rsidP="00A04CCD">
            <w:pPr>
              <w:jc w:val="center"/>
              <w:rPr>
                <w:del w:id="74" w:author="Josué" w:date="2015-06-19T10:53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del w:id="75" w:author="Josué" w:date="2015-06-19T10:53:00Z">
              <w:r w:rsidRPr="009A7192" w:rsidDel="00E1181A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delText>Imagen (fotografía, gráfica o ilustración)</w:delText>
              </w:r>
            </w:del>
          </w:p>
        </w:tc>
      </w:tr>
      <w:tr w:rsidR="001955D6" w:rsidRPr="009A7192" w:rsidDel="00E1181A" w14:paraId="702BF6C3" w14:textId="264441F3" w:rsidTr="00A04CCD">
        <w:trPr>
          <w:del w:id="76" w:author="Josué" w:date="2015-06-19T10:53:00Z"/>
        </w:trPr>
        <w:tc>
          <w:tcPr>
            <w:tcW w:w="2518" w:type="dxa"/>
          </w:tcPr>
          <w:p w14:paraId="68A512CE" w14:textId="6E33B3A1" w:rsidR="001955D6" w:rsidRPr="009A7192" w:rsidDel="00E1181A" w:rsidRDefault="001955D6" w:rsidP="00A04CCD">
            <w:pPr>
              <w:rPr>
                <w:del w:id="77" w:author="Josué" w:date="2015-06-19T10:53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78" w:author="Josué" w:date="2015-06-19T10:53:00Z">
              <w:r w:rsidRPr="009A7192" w:rsidDel="00E118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Código</w:delText>
              </w:r>
            </w:del>
          </w:p>
        </w:tc>
        <w:tc>
          <w:tcPr>
            <w:tcW w:w="6515" w:type="dxa"/>
          </w:tcPr>
          <w:p w14:paraId="1FCF563C" w14:textId="3D5FFB9B" w:rsidR="001955D6" w:rsidRPr="009A7192" w:rsidDel="00E1181A" w:rsidRDefault="001955D6" w:rsidP="00F53E98">
            <w:pPr>
              <w:rPr>
                <w:del w:id="79" w:author="Josué" w:date="2015-06-19T10:53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80" w:author="Josué" w:date="2015-06-19T10:53:00Z">
              <w:r w:rsidRPr="009A7192" w:rsidDel="00E1181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MA_10_04_IMG04</w:delText>
              </w:r>
            </w:del>
          </w:p>
        </w:tc>
      </w:tr>
      <w:tr w:rsidR="001955D6" w:rsidRPr="009A7192" w:rsidDel="00E1181A" w14:paraId="2278EC3F" w14:textId="72C5F4D1" w:rsidTr="00A04CCD">
        <w:trPr>
          <w:del w:id="81" w:author="Josué" w:date="2015-06-19T10:53:00Z"/>
        </w:trPr>
        <w:tc>
          <w:tcPr>
            <w:tcW w:w="2518" w:type="dxa"/>
          </w:tcPr>
          <w:p w14:paraId="61A6952B" w14:textId="39F3B576" w:rsidR="001955D6" w:rsidRPr="009A7192" w:rsidDel="00E1181A" w:rsidRDefault="001955D6" w:rsidP="00A04CCD">
            <w:pPr>
              <w:rPr>
                <w:del w:id="82" w:author="Josué" w:date="2015-06-19T10:53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83" w:author="Josué" w:date="2015-06-19T10:53:00Z">
              <w:r w:rsidRPr="009A7192" w:rsidDel="00E118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Descripción</w:delText>
              </w:r>
            </w:del>
          </w:p>
        </w:tc>
        <w:tc>
          <w:tcPr>
            <w:tcW w:w="6515" w:type="dxa"/>
          </w:tcPr>
          <w:p w14:paraId="4EB575E7" w14:textId="55853819" w:rsidR="001955D6" w:rsidRPr="009A7192" w:rsidDel="00E1181A" w:rsidRDefault="001955D6" w:rsidP="00A04CCD">
            <w:pPr>
              <w:rPr>
                <w:del w:id="84" w:author="Josué" w:date="2015-06-19T10:53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55D6" w:rsidRPr="009A7192" w:rsidDel="00E1181A" w14:paraId="7DFF5586" w14:textId="5EE296CA" w:rsidTr="00A04CCD">
        <w:trPr>
          <w:del w:id="85" w:author="Josué" w:date="2015-06-19T10:53:00Z"/>
        </w:trPr>
        <w:tc>
          <w:tcPr>
            <w:tcW w:w="2518" w:type="dxa"/>
          </w:tcPr>
          <w:p w14:paraId="140BF1C0" w14:textId="587E74A2" w:rsidR="001955D6" w:rsidRPr="009A7192" w:rsidDel="00E1181A" w:rsidRDefault="001955D6" w:rsidP="00A04CCD">
            <w:pPr>
              <w:rPr>
                <w:del w:id="86" w:author="Josué" w:date="2015-06-19T10:53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87" w:author="Josué" w:date="2015-06-19T10:53:00Z">
              <w:r w:rsidRPr="009A7192" w:rsidDel="00E118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Código Shutterstock (o URL o la ruta en AulaPlaneta)</w:delText>
              </w:r>
            </w:del>
          </w:p>
        </w:tc>
        <w:tc>
          <w:tcPr>
            <w:tcW w:w="6515" w:type="dxa"/>
          </w:tcPr>
          <w:p w14:paraId="29460375" w14:textId="60958656" w:rsidR="00AA1CA2" w:rsidRPr="009A7192" w:rsidDel="00E1181A" w:rsidRDefault="00AA1CA2" w:rsidP="00A04CCD">
            <w:pPr>
              <w:rPr>
                <w:del w:id="88" w:author="Josué" w:date="2015-06-19T10:53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55D6" w:rsidRPr="009A7192" w:rsidDel="00E1181A" w14:paraId="5E019965" w14:textId="656EC03E" w:rsidTr="00A04CCD">
        <w:trPr>
          <w:del w:id="89" w:author="Josué" w:date="2015-06-19T10:53:00Z"/>
        </w:trPr>
        <w:tc>
          <w:tcPr>
            <w:tcW w:w="2518" w:type="dxa"/>
          </w:tcPr>
          <w:p w14:paraId="4780F475" w14:textId="175AB334" w:rsidR="001955D6" w:rsidRPr="009A7192" w:rsidDel="00E1181A" w:rsidRDefault="001955D6" w:rsidP="00A04CCD">
            <w:pPr>
              <w:rPr>
                <w:del w:id="90" w:author="Josué" w:date="2015-06-19T10:53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91" w:author="Josué" w:date="2015-06-19T10:53:00Z">
              <w:r w:rsidRPr="009A7192" w:rsidDel="00E118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Pie de imagen</w:delText>
              </w:r>
            </w:del>
          </w:p>
        </w:tc>
        <w:tc>
          <w:tcPr>
            <w:tcW w:w="6515" w:type="dxa"/>
          </w:tcPr>
          <w:p w14:paraId="392F133B" w14:textId="4157EEBE" w:rsidR="001955D6" w:rsidRPr="009A7192" w:rsidDel="00E1181A" w:rsidRDefault="001955D6">
            <w:pPr>
              <w:rPr>
                <w:del w:id="92" w:author="Josué" w:date="2015-06-19T10:53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93" w:author="Josué" w:date="2015-06-19T10:53:00Z">
              <w:r w:rsidRPr="009A7192" w:rsidDel="00E1181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Ángulo </w:delText>
              </w:r>
            </w:del>
            <w:del w:id="94" w:author="Josué" w:date="2015-06-18T15:30:00Z">
              <w:r w:rsidRPr="009A7192" w:rsidDel="00AA1CA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del w:id="95" w:author="Josué" w:date="2015-06-19T10:53:00Z">
              <w:r w:rsidRPr="009A7192" w:rsidDel="00E1181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definidos en la circunferencia unitaria.</w:delText>
              </w:r>
            </w:del>
          </w:p>
        </w:tc>
      </w:tr>
    </w:tbl>
    <w:p w14:paraId="3890DC3C" w14:textId="3950F79C" w:rsidR="001955D6" w:rsidRPr="009A7192" w:rsidDel="00E84E40" w:rsidRDefault="001955D6" w:rsidP="00C77888">
      <w:pPr>
        <w:spacing w:after="0"/>
        <w:jc w:val="center"/>
        <w:rPr>
          <w:del w:id="96" w:author="Josué" w:date="2015-06-19T11:09:00Z"/>
          <w:rFonts w:ascii="Times New Roman" w:hAnsi="Times New Roman" w:cs="Times New Roman"/>
        </w:rPr>
      </w:pPr>
    </w:p>
    <w:p w14:paraId="2EF2ED14" w14:textId="68FD66CF" w:rsidR="009C28B2" w:rsidRPr="009A7192" w:rsidDel="00E84E40" w:rsidRDefault="00583649" w:rsidP="009C28B2">
      <w:pPr>
        <w:spacing w:after="0"/>
        <w:rPr>
          <w:del w:id="97" w:author="Josué" w:date="2015-06-19T11:09:00Z"/>
          <w:rFonts w:ascii="Times New Roman" w:hAnsi="Times New Roman" w:cs="Times New Roman"/>
        </w:rPr>
      </w:pPr>
      <w:del w:id="98" w:author="Josué" w:date="2015-06-19T11:09:00Z">
        <w:r w:rsidRPr="009A7192" w:rsidDel="00E84E40">
          <w:rPr>
            <w:rFonts w:ascii="Times New Roman" w:hAnsi="Times New Roman" w:cs="Times New Roman"/>
            <w:b/>
          </w:rPr>
          <w:delText>SOLUCIÓN</w:delText>
        </w:r>
      </w:del>
    </w:p>
    <w:p w14:paraId="214D9465" w14:textId="3E92C72E" w:rsidR="00583649" w:rsidRDefault="00E1181A">
      <w:pPr>
        <w:spacing w:after="0"/>
        <w:rPr>
          <w:ins w:id="99" w:author="Josué" w:date="2015-06-19T10:52:00Z"/>
          <w:rFonts w:ascii="Times New Roman" w:hAnsi="Times New Roman" w:cs="Times New Roman"/>
        </w:rPr>
        <w:pPrChange w:id="100" w:author="Josué" w:date="2015-06-19T10:49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ins w:id="101" w:author="Josué" w:date="2015-06-19T10:49:00Z">
        <w:r>
          <w:rPr>
            <w:rFonts w:ascii="Times New Roman" w:hAnsi="Times New Roman" w:cs="Times New Roman"/>
          </w:rPr>
          <w:t>Si se desea</w:t>
        </w:r>
      </w:ins>
      <w:del w:id="102" w:author="Josué" w:date="2015-06-19T10:49:00Z">
        <w:r w:rsidR="009C28B2" w:rsidRPr="00E1181A" w:rsidDel="00E1181A">
          <w:rPr>
            <w:rFonts w:ascii="Times New Roman" w:hAnsi="Times New Roman" w:cs="Times New Roman"/>
            <w:rPrChange w:id="103" w:author="Josué" w:date="2015-06-19T10:49:00Z">
              <w:rPr/>
            </w:rPrChange>
          </w:rPr>
          <w:delText>Para</w:delText>
        </w:r>
      </w:del>
      <w:r w:rsidR="009C28B2" w:rsidRPr="00E1181A">
        <w:rPr>
          <w:rFonts w:ascii="Times New Roman" w:hAnsi="Times New Roman" w:cs="Times New Roman"/>
          <w:rPrChange w:id="104" w:author="Josué" w:date="2015-06-19T10:49:00Z">
            <w:rPr/>
          </w:rPrChange>
        </w:rPr>
        <w:t xml:space="preserve"> hallar la</w:t>
      </w:r>
      <w:del w:id="105" w:author="Josué" w:date="2015-06-19T10:49:00Z">
        <w:r w:rsidR="009C28B2" w:rsidRPr="00E1181A" w:rsidDel="00E1181A">
          <w:rPr>
            <w:rFonts w:ascii="Times New Roman" w:hAnsi="Times New Roman" w:cs="Times New Roman"/>
            <w:rPrChange w:id="106" w:author="Josué" w:date="2015-06-19T10:49:00Z">
              <w:rPr/>
            </w:rPrChange>
          </w:rPr>
          <w:delText>s</w:delText>
        </w:r>
      </w:del>
      <w:r w:rsidR="009C28B2" w:rsidRPr="00E1181A">
        <w:rPr>
          <w:rFonts w:ascii="Times New Roman" w:hAnsi="Times New Roman" w:cs="Times New Roman"/>
          <w:rPrChange w:id="107" w:author="Josué" w:date="2015-06-19T10:49:00Z">
            <w:rPr/>
          </w:rPrChange>
        </w:rPr>
        <w:t xml:space="preserve"> </w:t>
      </w:r>
      <w:ins w:id="108" w:author="Josué" w:date="2015-06-19T10:49:00Z">
        <w:r>
          <w:rPr>
            <w:rFonts w:ascii="Times New Roman" w:hAnsi="Times New Roman" w:cs="Times New Roman"/>
          </w:rPr>
          <w:t>f</w:t>
        </w:r>
      </w:ins>
      <w:del w:id="109" w:author="Josué" w:date="2015-06-19T10:49:00Z">
        <w:r w:rsidR="009C28B2" w:rsidRPr="00E1181A" w:rsidDel="00E1181A">
          <w:rPr>
            <w:rFonts w:ascii="Times New Roman" w:hAnsi="Times New Roman" w:cs="Times New Roman"/>
            <w:rPrChange w:id="110" w:author="Josué" w:date="2015-06-19T10:49:00Z">
              <w:rPr/>
            </w:rPrChange>
          </w:rPr>
          <w:delText xml:space="preserve"> f</w:delText>
        </w:r>
      </w:del>
      <w:r w:rsidR="009C28B2" w:rsidRPr="00E1181A">
        <w:rPr>
          <w:rFonts w:ascii="Times New Roman" w:hAnsi="Times New Roman" w:cs="Times New Roman"/>
          <w:rPrChange w:id="111" w:author="Josué" w:date="2015-06-19T10:49:00Z">
            <w:rPr/>
          </w:rPrChange>
        </w:rPr>
        <w:t xml:space="preserve">unciones </w:t>
      </w:r>
      <w:del w:id="112" w:author="Josué" w:date="2015-06-19T10:49:00Z">
        <w:r w:rsidR="009C28B2" w:rsidRPr="00E1181A" w:rsidDel="00E1181A">
          <w:rPr>
            <w:rFonts w:ascii="Times New Roman" w:hAnsi="Times New Roman" w:cs="Times New Roman"/>
            <w:rPrChange w:id="113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14" w:author="Josué" w:date="2015-06-19T10:49:00Z">
            <w:rPr/>
          </w:rPrChange>
        </w:rPr>
        <w:t xml:space="preserve">trigonométricas </w:t>
      </w:r>
      <w:del w:id="115" w:author="Josué" w:date="2015-06-19T10:49:00Z">
        <w:r w:rsidR="009C28B2" w:rsidRPr="00E1181A" w:rsidDel="00E1181A">
          <w:rPr>
            <w:rFonts w:ascii="Times New Roman" w:hAnsi="Times New Roman" w:cs="Times New Roman"/>
            <w:rPrChange w:id="116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17" w:author="Josué" w:date="2015-06-19T10:49:00Z">
            <w:rPr/>
          </w:rPrChange>
        </w:rPr>
        <w:t xml:space="preserve">del </w:t>
      </w:r>
      <w:ins w:id="118" w:author="Josué" w:date="2015-06-19T10:49:00Z">
        <w:r>
          <w:rPr>
            <w:rFonts w:ascii="Times New Roman" w:hAnsi="Times New Roman" w:cs="Times New Roman"/>
          </w:rPr>
          <w:t>siguiente</w:t>
        </w:r>
      </w:ins>
      <w:del w:id="119" w:author="Josué" w:date="2015-06-19T10:49:00Z">
        <w:r w:rsidR="00A04CCD" w:rsidRPr="00E1181A" w:rsidDel="00E1181A">
          <w:rPr>
            <w:rFonts w:ascii="Times New Roman" w:hAnsi="Times New Roman" w:cs="Times New Roman"/>
            <w:rPrChange w:id="120" w:author="Josué" w:date="2015-06-19T10:49:00Z">
              <w:rPr/>
            </w:rPrChange>
          </w:rPr>
          <w:delText xml:space="preserve"> primer </w:delText>
        </w:r>
      </w:del>
      <w:r w:rsidR="009C28B2" w:rsidRPr="00E1181A">
        <w:rPr>
          <w:rFonts w:ascii="Times New Roman" w:hAnsi="Times New Roman" w:cs="Times New Roman"/>
          <w:rPrChange w:id="121" w:author="Josué" w:date="2015-06-19T10:49:00Z">
            <w:rPr/>
          </w:rPrChange>
        </w:rPr>
        <w:t xml:space="preserve"> ángulo </w:t>
      </w:r>
      <w:del w:id="122" w:author="Josué" w:date="2015-06-19T10:49:00Z">
        <w:r w:rsidR="009C28B2" w:rsidRPr="00E1181A" w:rsidDel="00E1181A">
          <w:rPr>
            <w:rFonts w:ascii="Times New Roman" w:hAnsi="Times New Roman" w:cs="Times New Roman"/>
            <w:rPrChange w:id="123" w:author="Josué" w:date="2015-06-19T10:49:00Z">
              <w:rPr/>
            </w:rPrChange>
          </w:rPr>
          <w:delText xml:space="preserve"> mostrado </w:delText>
        </w:r>
      </w:del>
      <w:r w:rsidR="009C28B2" w:rsidRPr="00E1181A">
        <w:rPr>
          <w:rFonts w:ascii="Times New Roman" w:hAnsi="Times New Roman" w:cs="Times New Roman"/>
          <w:rPrChange w:id="124" w:author="Josué" w:date="2015-06-19T10:49:00Z">
            <w:rPr/>
          </w:rPrChange>
        </w:rPr>
        <w:t xml:space="preserve">es </w:t>
      </w:r>
      <w:del w:id="125" w:author="Josué" w:date="2015-06-19T10:49:00Z">
        <w:r w:rsidR="009C28B2" w:rsidRPr="00E1181A" w:rsidDel="00E1181A">
          <w:rPr>
            <w:rFonts w:ascii="Times New Roman" w:hAnsi="Times New Roman" w:cs="Times New Roman"/>
            <w:rPrChange w:id="126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27" w:author="Josué" w:date="2015-06-19T10:49:00Z">
            <w:rPr/>
          </w:rPrChange>
        </w:rPr>
        <w:t xml:space="preserve">necesario </w:t>
      </w:r>
      <w:del w:id="128" w:author="Josué" w:date="2015-06-19T10:49:00Z">
        <w:r w:rsidR="009C28B2" w:rsidRPr="00E1181A" w:rsidDel="00E1181A">
          <w:rPr>
            <w:rFonts w:ascii="Times New Roman" w:hAnsi="Times New Roman" w:cs="Times New Roman"/>
            <w:rPrChange w:id="129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30" w:author="Josué" w:date="2015-06-19T10:49:00Z">
            <w:rPr/>
          </w:rPrChange>
        </w:rPr>
        <w:t xml:space="preserve">hallar </w:t>
      </w:r>
      <w:del w:id="131" w:author="Josué" w:date="2015-06-19T10:49:00Z">
        <w:r w:rsidR="009C28B2" w:rsidRPr="00E1181A" w:rsidDel="00E1181A">
          <w:rPr>
            <w:rFonts w:ascii="Times New Roman" w:hAnsi="Times New Roman" w:cs="Times New Roman"/>
            <w:rPrChange w:id="132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33" w:author="Josué" w:date="2015-06-19T10:49:00Z">
            <w:rPr/>
          </w:rPrChange>
        </w:rPr>
        <w:t xml:space="preserve">el </w:t>
      </w:r>
      <w:del w:id="134" w:author="Josué" w:date="2015-06-19T10:49:00Z">
        <w:r w:rsidR="009C28B2" w:rsidRPr="00E1181A" w:rsidDel="00E1181A">
          <w:rPr>
            <w:rFonts w:ascii="Times New Roman" w:hAnsi="Times New Roman" w:cs="Times New Roman"/>
            <w:rPrChange w:id="135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36" w:author="Josué" w:date="2015-06-19T10:49:00Z">
            <w:rPr/>
          </w:rPrChange>
        </w:rPr>
        <w:t>valor de</w:t>
      </w:r>
      <w:del w:id="137" w:author="Josué" w:date="2015-06-19T10:49:00Z">
        <w:r w:rsidR="009C28B2" w:rsidRPr="00E1181A" w:rsidDel="00E1181A">
          <w:rPr>
            <w:rFonts w:ascii="Times New Roman" w:hAnsi="Times New Roman" w:cs="Times New Roman"/>
            <w:rPrChange w:id="138" w:author="Josué" w:date="2015-06-19T10:49:00Z">
              <w:rPr/>
            </w:rPrChange>
          </w:rPr>
          <w:delText xml:space="preserve"> </w:delText>
        </w:r>
        <m:oMath>
          <m:r>
            <w:rPr>
              <w:rFonts w:ascii="Cambria Math" w:hAnsi="Cambria Math" w:cs="Times New Roman"/>
            </w:rPr>
            <m:t>r</m:t>
          </m:r>
        </m:oMath>
        <w:r w:rsidR="009C28B2" w:rsidRPr="00E1181A" w:rsidDel="00E1181A">
          <w:rPr>
            <w:rFonts w:ascii="Times New Roman" w:hAnsi="Times New Roman" w:cs="Times New Roman"/>
            <w:rPrChange w:id="139" w:author="Josué" w:date="2015-06-19T10:49:00Z">
              <w:rPr/>
            </w:rPrChange>
          </w:rPr>
          <w:delText xml:space="preserve"> </w:delText>
        </w:r>
      </w:del>
      <w:ins w:id="140" w:author="Josué" w:date="2015-06-19T10:49:00Z">
        <w:r>
          <w:rPr>
            <w:rFonts w:ascii="Times New Roman" w:hAnsi="Times New Roman" w:cs="Times New Roman"/>
          </w:rPr>
          <w:t xml:space="preserve"> </w:t>
        </w:r>
        <w:r>
          <w:rPr>
            <w:rFonts w:ascii="Times New Roman" w:hAnsi="Times New Roman" w:cs="Times New Roman"/>
            <w:i/>
          </w:rPr>
          <w:t>r</w:t>
        </w:r>
      </w:ins>
      <w:r w:rsidR="009C28B2" w:rsidRPr="00E1181A">
        <w:rPr>
          <w:rFonts w:ascii="Times New Roman" w:hAnsi="Times New Roman" w:cs="Times New Roman"/>
          <w:rPrChange w:id="141" w:author="Josué" w:date="2015-06-19T10:49:00Z">
            <w:rPr/>
          </w:rPrChange>
        </w:rPr>
        <w:t xml:space="preserve">, </w:t>
      </w:r>
      <w:del w:id="142" w:author="Josué" w:date="2015-06-19T10:49:00Z">
        <w:r w:rsidR="009C28B2" w:rsidRPr="00E1181A" w:rsidDel="00E1181A">
          <w:rPr>
            <w:rFonts w:ascii="Times New Roman" w:hAnsi="Times New Roman" w:cs="Times New Roman"/>
            <w:rPrChange w:id="143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44" w:author="Josué" w:date="2015-06-19T10:49:00Z">
            <w:rPr/>
          </w:rPrChange>
        </w:rPr>
        <w:t xml:space="preserve">para </w:t>
      </w:r>
      <w:del w:id="145" w:author="Josué" w:date="2015-06-19T10:49:00Z">
        <w:r w:rsidR="009C28B2" w:rsidRPr="00E1181A" w:rsidDel="00E1181A">
          <w:rPr>
            <w:rFonts w:ascii="Times New Roman" w:hAnsi="Times New Roman" w:cs="Times New Roman"/>
            <w:rPrChange w:id="146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47" w:author="Josué" w:date="2015-06-19T10:49:00Z">
            <w:rPr/>
          </w:rPrChange>
        </w:rPr>
        <w:t xml:space="preserve">ello </w:t>
      </w:r>
      <w:ins w:id="148" w:author="Josué" w:date="2015-06-19T10:49:00Z">
        <w:r>
          <w:rPr>
            <w:rFonts w:ascii="Times New Roman" w:hAnsi="Times New Roman" w:cs="Times New Roman"/>
          </w:rPr>
          <w:t>se debe</w:t>
        </w:r>
      </w:ins>
      <w:r w:rsidR="009C28B2" w:rsidRPr="00E1181A">
        <w:rPr>
          <w:rFonts w:ascii="Times New Roman" w:hAnsi="Times New Roman" w:cs="Times New Roman"/>
          <w:rPrChange w:id="149" w:author="Josué" w:date="2015-06-19T10:49:00Z">
            <w:rPr/>
          </w:rPrChange>
        </w:rPr>
        <w:t xml:space="preserve"> usa</w:t>
      </w:r>
      <w:del w:id="150" w:author="Josué" w:date="2015-06-19T10:49:00Z">
        <w:r w:rsidR="009C28B2" w:rsidRPr="00E1181A" w:rsidDel="00E1181A">
          <w:rPr>
            <w:rFonts w:ascii="Times New Roman" w:hAnsi="Times New Roman" w:cs="Times New Roman"/>
            <w:rPrChange w:id="151" w:author="Josué" w:date="2015-06-19T10:49:00Z">
              <w:rPr/>
            </w:rPrChange>
          </w:rPr>
          <w:delText xml:space="preserve">mos </w:delText>
        </w:r>
      </w:del>
      <w:ins w:id="152" w:author="Josué" w:date="2015-06-19T10:49:00Z">
        <w:r>
          <w:rPr>
            <w:rFonts w:ascii="Times New Roman" w:hAnsi="Times New Roman" w:cs="Times New Roman"/>
          </w:rPr>
          <w:t>r</w:t>
        </w:r>
      </w:ins>
      <w:r w:rsidR="009C28B2" w:rsidRPr="00E1181A">
        <w:rPr>
          <w:rFonts w:ascii="Times New Roman" w:hAnsi="Times New Roman" w:cs="Times New Roman"/>
          <w:rPrChange w:id="153" w:author="Josué" w:date="2015-06-19T10:49:00Z">
            <w:rPr/>
          </w:rPrChange>
        </w:rPr>
        <w:t xml:space="preserve"> el </w:t>
      </w:r>
      <w:del w:id="154" w:author="Josué" w:date="2015-06-19T10:50:00Z">
        <w:r w:rsidR="009C28B2" w:rsidRPr="00E1181A" w:rsidDel="00E1181A">
          <w:rPr>
            <w:rFonts w:ascii="Times New Roman" w:hAnsi="Times New Roman" w:cs="Times New Roman"/>
            <w:rPrChange w:id="155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56" w:author="Josué" w:date="2015-06-19T10:49:00Z">
            <w:rPr/>
          </w:rPrChange>
        </w:rPr>
        <w:t xml:space="preserve">Teorema </w:t>
      </w:r>
      <w:del w:id="157" w:author="Josué" w:date="2015-06-19T10:50:00Z">
        <w:r w:rsidR="009C28B2" w:rsidRPr="00E1181A" w:rsidDel="00E1181A">
          <w:rPr>
            <w:rFonts w:ascii="Times New Roman" w:hAnsi="Times New Roman" w:cs="Times New Roman"/>
            <w:rPrChange w:id="158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59" w:author="Josué" w:date="2015-06-19T10:49:00Z">
            <w:rPr/>
          </w:rPrChange>
        </w:rPr>
        <w:t xml:space="preserve">de </w:t>
      </w:r>
      <w:del w:id="160" w:author="Josué" w:date="2015-06-19T10:50:00Z">
        <w:r w:rsidR="009C28B2" w:rsidRPr="00E1181A" w:rsidDel="00E1181A">
          <w:rPr>
            <w:rFonts w:ascii="Times New Roman" w:hAnsi="Times New Roman" w:cs="Times New Roman"/>
            <w:rPrChange w:id="161" w:author="Josué" w:date="2015-06-19T10:49:00Z">
              <w:rPr/>
            </w:rPrChange>
          </w:rPr>
          <w:delText xml:space="preserve"> </w:delText>
        </w:r>
      </w:del>
      <w:r w:rsidR="009C28B2" w:rsidRPr="00E1181A">
        <w:rPr>
          <w:rFonts w:ascii="Times New Roman" w:hAnsi="Times New Roman" w:cs="Times New Roman"/>
          <w:rPrChange w:id="162" w:author="Josué" w:date="2015-06-19T10:49:00Z">
            <w:rPr/>
          </w:rPrChange>
        </w:rPr>
        <w:t>Pitágoras.</w:t>
      </w:r>
    </w:p>
    <w:p w14:paraId="1FF013BE" w14:textId="77777777" w:rsidR="00E1181A" w:rsidRDefault="00E1181A">
      <w:pPr>
        <w:spacing w:after="0"/>
        <w:rPr>
          <w:ins w:id="163" w:author="Josué" w:date="2015-06-19T10:52:00Z"/>
          <w:rFonts w:ascii="Times New Roman" w:hAnsi="Times New Roman" w:cs="Times New Roman"/>
        </w:rPr>
        <w:pPrChange w:id="164" w:author="Josué" w:date="2015-06-19T10:49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7"/>
        <w:gridCol w:w="6421"/>
      </w:tblGrid>
      <w:tr w:rsidR="00E1181A" w:rsidRPr="009A7192" w14:paraId="4F9A0FFC" w14:textId="77777777" w:rsidTr="00E1181A">
        <w:trPr>
          <w:ins w:id="165" w:author="Josué" w:date="2015-06-19T10:52:00Z"/>
        </w:trPr>
        <w:tc>
          <w:tcPr>
            <w:tcW w:w="9033" w:type="dxa"/>
            <w:gridSpan w:val="2"/>
            <w:shd w:val="clear" w:color="auto" w:fill="0D0D0D" w:themeFill="text1" w:themeFillTint="F2"/>
          </w:tcPr>
          <w:p w14:paraId="2F00DFE5" w14:textId="77777777" w:rsidR="00E1181A" w:rsidRPr="009A7192" w:rsidRDefault="00E1181A" w:rsidP="00E1181A">
            <w:pPr>
              <w:jc w:val="center"/>
              <w:rPr>
                <w:ins w:id="166" w:author="Josué" w:date="2015-06-19T10:52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ins w:id="167" w:author="Josué" w:date="2015-06-19T10:52:00Z">
              <w:r w:rsidRPr="009A7192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Imagen (fotografía, gráfica o ilustración)</w:t>
              </w:r>
            </w:ins>
          </w:p>
        </w:tc>
      </w:tr>
      <w:tr w:rsidR="00E1181A" w:rsidRPr="009A7192" w14:paraId="3CA5BCE2" w14:textId="77777777" w:rsidTr="00E1181A">
        <w:trPr>
          <w:ins w:id="168" w:author="Josué" w:date="2015-06-19T10:52:00Z"/>
        </w:trPr>
        <w:tc>
          <w:tcPr>
            <w:tcW w:w="2518" w:type="dxa"/>
          </w:tcPr>
          <w:p w14:paraId="64642570" w14:textId="77777777" w:rsidR="00E1181A" w:rsidRPr="009A7192" w:rsidRDefault="00E1181A" w:rsidP="00E1181A">
            <w:pPr>
              <w:rPr>
                <w:ins w:id="169" w:author="Josué" w:date="2015-06-19T10:52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170" w:author="Josué" w:date="2015-06-19T10:52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Código</w:t>
              </w:r>
            </w:ins>
          </w:p>
        </w:tc>
        <w:tc>
          <w:tcPr>
            <w:tcW w:w="6515" w:type="dxa"/>
          </w:tcPr>
          <w:p w14:paraId="70FD334B" w14:textId="77777777" w:rsidR="00E1181A" w:rsidRPr="009A7192" w:rsidRDefault="00E1181A" w:rsidP="00E1181A">
            <w:pPr>
              <w:rPr>
                <w:ins w:id="171" w:author="Josué" w:date="2015-06-19T10:52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172" w:author="Josué" w:date="2015-06-19T10:52:00Z"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MA_10_04_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IMG04</w:t>
              </w:r>
            </w:ins>
          </w:p>
        </w:tc>
      </w:tr>
      <w:tr w:rsidR="00E1181A" w:rsidRPr="009A7192" w14:paraId="651E1925" w14:textId="77777777" w:rsidTr="00E1181A">
        <w:trPr>
          <w:ins w:id="173" w:author="Josué" w:date="2015-06-19T10:52:00Z"/>
        </w:trPr>
        <w:tc>
          <w:tcPr>
            <w:tcW w:w="2518" w:type="dxa"/>
          </w:tcPr>
          <w:p w14:paraId="3D4BEEA9" w14:textId="77777777" w:rsidR="00E1181A" w:rsidRPr="009A7192" w:rsidRDefault="00E1181A" w:rsidP="00E1181A">
            <w:pPr>
              <w:rPr>
                <w:ins w:id="174" w:author="Josué" w:date="2015-06-19T10:5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75" w:author="Josué" w:date="2015-06-19T10:52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Descripción</w:t>
              </w:r>
            </w:ins>
          </w:p>
        </w:tc>
        <w:tc>
          <w:tcPr>
            <w:tcW w:w="6515" w:type="dxa"/>
          </w:tcPr>
          <w:p w14:paraId="250FAAF4" w14:textId="77777777" w:rsidR="00E1181A" w:rsidRPr="009A7192" w:rsidRDefault="00E1181A" w:rsidP="00E1181A">
            <w:pPr>
              <w:rPr>
                <w:ins w:id="176" w:author="Josué" w:date="2015-06-19T10:5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1181A" w:rsidRPr="009A7192" w14:paraId="2285C8D5" w14:textId="77777777" w:rsidTr="00E1181A">
        <w:trPr>
          <w:ins w:id="177" w:author="Josué" w:date="2015-06-19T10:52:00Z"/>
        </w:trPr>
        <w:tc>
          <w:tcPr>
            <w:tcW w:w="2518" w:type="dxa"/>
          </w:tcPr>
          <w:p w14:paraId="4EB79DB9" w14:textId="77777777" w:rsidR="00E1181A" w:rsidRPr="009A7192" w:rsidRDefault="00E1181A" w:rsidP="00E1181A">
            <w:pPr>
              <w:rPr>
                <w:ins w:id="178" w:author="Josué" w:date="2015-06-19T10:5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79" w:author="Josué" w:date="2015-06-19T10:52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Código Shutterstock (o URL o la ruta en AulaPlaneta)</w:t>
              </w:r>
            </w:ins>
          </w:p>
        </w:tc>
        <w:tc>
          <w:tcPr>
            <w:tcW w:w="6515" w:type="dxa"/>
          </w:tcPr>
          <w:p w14:paraId="78A30F10" w14:textId="3968BD31" w:rsidR="00E1181A" w:rsidRPr="009A7192" w:rsidRDefault="00E1181A" w:rsidP="00E1181A">
            <w:pPr>
              <w:rPr>
                <w:ins w:id="180" w:author="Josué" w:date="2015-06-19T10:5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81" w:author="Josué" w:date="2015-06-19T10:52:00Z">
              <w:r w:rsidRPr="006C3EFE">
                <w:rPr>
                  <w:rFonts w:ascii="Times New Roman" w:hAnsi="Times New Roman" w:cs="Times New Roman"/>
                  <w:noProof/>
                  <w:lang w:val="es-CO" w:eastAsia="ko-KR"/>
                  <w:rPrChange w:id="182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1801BAF8" wp14:editId="54FF1CD7">
                    <wp:extent cx="3476625" cy="3448050"/>
                    <wp:effectExtent l="0" t="0" r="9525" b="0"/>
                    <wp:docPr id="62" name="Imagen 6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12"/>
                            <a:srcRect l="26837" t="25983" r="40040" b="15105"/>
                            <a:stretch/>
                          </pic:blipFill>
                          <pic:spPr bwMode="auto">
                            <a:xfrm>
                              <a:off x="0" y="0"/>
                              <a:ext cx="3479427" cy="34508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1181A" w:rsidRPr="009A7192" w14:paraId="488456C6" w14:textId="77777777" w:rsidTr="00E1181A">
        <w:trPr>
          <w:ins w:id="183" w:author="Josué" w:date="2015-06-19T10:52:00Z"/>
        </w:trPr>
        <w:tc>
          <w:tcPr>
            <w:tcW w:w="2518" w:type="dxa"/>
          </w:tcPr>
          <w:p w14:paraId="01765C23" w14:textId="77777777" w:rsidR="00E1181A" w:rsidRPr="009A7192" w:rsidRDefault="00E1181A" w:rsidP="00E1181A">
            <w:pPr>
              <w:rPr>
                <w:ins w:id="184" w:author="Josué" w:date="2015-06-19T10:5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85" w:author="Josué" w:date="2015-06-19T10:52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Pie de imagen</w:t>
              </w:r>
            </w:ins>
          </w:p>
        </w:tc>
        <w:tc>
          <w:tcPr>
            <w:tcW w:w="6515" w:type="dxa"/>
          </w:tcPr>
          <w:p w14:paraId="34B96C81" w14:textId="75F310C9" w:rsidR="00E1181A" w:rsidRPr="009A7192" w:rsidRDefault="00E1181A" w:rsidP="00F53E98">
            <w:pPr>
              <w:rPr>
                <w:ins w:id="186" w:author="Josué" w:date="2015-06-19T10:5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87" w:author="Josué" w:date="2015-06-19T10:53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Un á</w:t>
              </w:r>
            </w:ins>
            <w:ins w:id="188" w:author="Josué" w:date="2015-06-19T10:52:00Z"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ngulo definido en la circunferencia unitaria.</w:t>
              </w:r>
            </w:ins>
          </w:p>
        </w:tc>
      </w:tr>
    </w:tbl>
    <w:p w14:paraId="5832264E" w14:textId="77777777" w:rsidR="00E1181A" w:rsidRDefault="00E1181A">
      <w:pPr>
        <w:spacing w:after="0"/>
        <w:rPr>
          <w:ins w:id="189" w:author="Josué" w:date="2015-06-19T10:57:00Z"/>
          <w:rFonts w:ascii="Times New Roman" w:hAnsi="Times New Roman" w:cs="Times New Roman"/>
        </w:rPr>
        <w:pPrChange w:id="190" w:author="Josué" w:date="2015-06-19T10:49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</w:p>
    <w:p w14:paraId="14F229C8" w14:textId="02F6D425" w:rsidR="00E1181A" w:rsidRDefault="00E1181A">
      <w:pPr>
        <w:spacing w:after="0"/>
        <w:jc w:val="center"/>
        <w:rPr>
          <w:ins w:id="191" w:author="Josué" w:date="2015-06-19T10:57:00Z"/>
          <w:rFonts w:ascii="Times New Roman" w:hAnsi="Times New Roman" w:cs="Times New Roman"/>
          <w:i/>
        </w:rPr>
        <w:pPrChange w:id="192" w:author="Josué" w:date="2015-06-19T11:00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ins w:id="193" w:author="Josué" w:date="2015-06-19T10:57:00Z">
        <w:r>
          <w:rPr>
            <w:rFonts w:ascii="Times New Roman" w:hAnsi="Times New Roman" w:cs="Times New Roman"/>
            <w:i/>
          </w:rPr>
          <w:t>a</w:t>
        </w:r>
        <w:r w:rsidRPr="008210A9">
          <w:rPr>
            <w:rFonts w:ascii="Times New Roman" w:hAnsi="Times New Roman" w:cs="Times New Roman"/>
            <w:i/>
            <w:vertAlign w:val="superscript"/>
            <w:rPrChange w:id="194" w:author="Josué" w:date="2015-06-19T11:01:00Z">
              <w:rPr>
                <w:rFonts w:ascii="Times New Roman" w:hAnsi="Times New Roman" w:cs="Times New Roman"/>
                <w:i/>
              </w:rPr>
            </w:rPrChange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rPr>
            <w:rFonts w:ascii="Times New Roman" w:hAnsi="Times New Roman" w:cs="Times New Roman"/>
          </w:rPr>
          <w:t xml:space="preserve">+ </w:t>
        </w:r>
        <w:r>
          <w:rPr>
            <w:rFonts w:ascii="Times New Roman" w:hAnsi="Times New Roman" w:cs="Times New Roman"/>
            <w:i/>
          </w:rPr>
          <w:t>b</w:t>
        </w:r>
        <w:r w:rsidRPr="008210A9">
          <w:rPr>
            <w:rFonts w:ascii="Times New Roman" w:hAnsi="Times New Roman" w:cs="Times New Roman"/>
            <w:i/>
            <w:vertAlign w:val="superscript"/>
            <w:rPrChange w:id="195" w:author="Josué" w:date="2015-06-19T11:01:00Z">
              <w:rPr>
                <w:rFonts w:ascii="Times New Roman" w:hAnsi="Times New Roman" w:cs="Times New Roman"/>
                <w:i/>
              </w:rPr>
            </w:rPrChange>
          </w:rPr>
          <w:t>2</w:t>
        </w:r>
        <w:r>
          <w:rPr>
            <w:rFonts w:ascii="Times New Roman" w:hAnsi="Times New Roman" w:cs="Times New Roman"/>
          </w:rPr>
          <w:t xml:space="preserve"> = </w:t>
        </w:r>
        <w:r>
          <w:rPr>
            <w:rFonts w:ascii="Times New Roman" w:hAnsi="Times New Roman" w:cs="Times New Roman"/>
            <w:i/>
          </w:rPr>
          <w:t>r</w:t>
        </w:r>
        <w:r w:rsidRPr="008210A9">
          <w:rPr>
            <w:rFonts w:ascii="Times New Roman" w:hAnsi="Times New Roman" w:cs="Times New Roman"/>
            <w:i/>
            <w:vertAlign w:val="superscript"/>
            <w:rPrChange w:id="196" w:author="Josué" w:date="2015-06-19T11:01:00Z">
              <w:rPr>
                <w:rFonts w:ascii="Times New Roman" w:hAnsi="Times New Roman" w:cs="Times New Roman"/>
                <w:i/>
              </w:rPr>
            </w:rPrChange>
          </w:rPr>
          <w:t>2</w:t>
        </w:r>
      </w:ins>
    </w:p>
    <w:p w14:paraId="4422B7ED" w14:textId="4E609B51" w:rsidR="00E1181A" w:rsidRDefault="00E1181A">
      <w:pPr>
        <w:spacing w:after="0"/>
        <w:jc w:val="center"/>
        <w:rPr>
          <w:ins w:id="197" w:author="Josué" w:date="2015-06-19T10:58:00Z"/>
          <w:rFonts w:ascii="Times New Roman" w:hAnsi="Times New Roman" w:cs="Times New Roman"/>
        </w:rPr>
        <w:pPrChange w:id="198" w:author="Josué" w:date="2015-06-19T11:00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ins w:id="199" w:author="Josué" w:date="2015-06-19T10:57:00Z">
        <w:r>
          <w:rPr>
            <w:rFonts w:ascii="Times New Roman" w:hAnsi="Times New Roman" w:cs="Times New Roman"/>
          </w:rPr>
          <w:t>(-3)</w:t>
        </w:r>
        <w:r w:rsidRPr="008210A9">
          <w:rPr>
            <w:rFonts w:ascii="Times New Roman" w:hAnsi="Times New Roman" w:cs="Times New Roman"/>
            <w:vertAlign w:val="superscript"/>
            <w:rPrChange w:id="200" w:author="Josué" w:date="2015-06-19T11:01:00Z">
              <w:rPr>
                <w:rFonts w:ascii="Times New Roman" w:hAnsi="Times New Roman" w:cs="Times New Roman"/>
              </w:rPr>
            </w:rPrChange>
          </w:rPr>
          <w:t>2</w:t>
        </w:r>
        <w:r>
          <w:rPr>
            <w:rFonts w:ascii="Times New Roman" w:hAnsi="Times New Roman" w:cs="Times New Roman"/>
          </w:rPr>
          <w:t xml:space="preserve"> + (4)</w:t>
        </w:r>
        <w:r w:rsidRPr="008210A9">
          <w:rPr>
            <w:rFonts w:ascii="Times New Roman" w:hAnsi="Times New Roman" w:cs="Times New Roman"/>
            <w:vertAlign w:val="superscript"/>
            <w:rPrChange w:id="201" w:author="Josué" w:date="2015-06-19T11:01:00Z">
              <w:rPr>
                <w:rFonts w:ascii="Times New Roman" w:hAnsi="Times New Roman" w:cs="Times New Roman"/>
              </w:rPr>
            </w:rPrChange>
          </w:rPr>
          <w:t>2</w:t>
        </w:r>
        <w:r>
          <w:rPr>
            <w:rFonts w:ascii="Times New Roman" w:hAnsi="Times New Roman" w:cs="Times New Roman"/>
          </w:rPr>
          <w:t xml:space="preserve"> = </w:t>
        </w:r>
      </w:ins>
      <w:ins w:id="202" w:author="Josué" w:date="2015-06-19T10:58:00Z">
        <w:r>
          <w:rPr>
            <w:rFonts w:ascii="Times New Roman" w:hAnsi="Times New Roman" w:cs="Times New Roman"/>
            <w:i/>
          </w:rPr>
          <w:t>r</w:t>
        </w:r>
        <w:r w:rsidRPr="008210A9">
          <w:rPr>
            <w:rFonts w:ascii="Times New Roman" w:hAnsi="Times New Roman" w:cs="Times New Roman"/>
            <w:vertAlign w:val="superscript"/>
            <w:rPrChange w:id="203" w:author="Josué" w:date="2015-06-19T11:01:00Z">
              <w:rPr>
                <w:rFonts w:ascii="Times New Roman" w:hAnsi="Times New Roman" w:cs="Times New Roman"/>
              </w:rPr>
            </w:rPrChange>
          </w:rPr>
          <w:t>2</w:t>
        </w:r>
      </w:ins>
    </w:p>
    <w:p w14:paraId="7937024F" w14:textId="4FCADCB9" w:rsidR="00E1181A" w:rsidRDefault="00E1181A">
      <w:pPr>
        <w:spacing w:after="0"/>
        <w:jc w:val="center"/>
        <w:rPr>
          <w:ins w:id="204" w:author="Josué" w:date="2015-06-19T10:58:00Z"/>
          <w:rFonts w:ascii="Times New Roman" w:hAnsi="Times New Roman" w:cs="Times New Roman"/>
          <w:i/>
        </w:rPr>
        <w:pPrChange w:id="205" w:author="Josué" w:date="2015-06-19T11:00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ins w:id="206" w:author="Josué" w:date="2015-06-19T10:58:00Z">
        <w:r>
          <w:rPr>
            <w:rFonts w:ascii="Times New Roman" w:hAnsi="Times New Roman" w:cs="Times New Roman"/>
          </w:rPr>
          <w:t xml:space="preserve">9 + 16 = </w:t>
        </w:r>
        <w:r>
          <w:rPr>
            <w:rFonts w:ascii="Times New Roman" w:hAnsi="Times New Roman" w:cs="Times New Roman"/>
            <w:i/>
          </w:rPr>
          <w:t>r</w:t>
        </w:r>
        <w:r w:rsidRPr="008210A9">
          <w:rPr>
            <w:rFonts w:ascii="Times New Roman" w:hAnsi="Times New Roman" w:cs="Times New Roman"/>
            <w:i/>
            <w:vertAlign w:val="superscript"/>
            <w:rPrChange w:id="207" w:author="Josué" w:date="2015-06-19T11:01:00Z">
              <w:rPr>
                <w:rFonts w:ascii="Times New Roman" w:hAnsi="Times New Roman" w:cs="Times New Roman"/>
                <w:i/>
              </w:rPr>
            </w:rPrChange>
          </w:rPr>
          <w:t>2</w:t>
        </w:r>
      </w:ins>
    </w:p>
    <w:p w14:paraId="2A3B1BCA" w14:textId="2B31BE51" w:rsidR="00E1181A" w:rsidRDefault="008210A9">
      <w:pPr>
        <w:spacing w:after="0"/>
        <w:jc w:val="center"/>
        <w:rPr>
          <w:ins w:id="208" w:author="Josué" w:date="2015-06-19T10:59:00Z"/>
          <w:rFonts w:ascii="Times New Roman" w:hAnsi="Times New Roman" w:cs="Times New Roman"/>
          <w:i/>
        </w:rPr>
        <w:pPrChange w:id="209" w:author="Josué" w:date="2015-06-19T11:00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ins w:id="210" w:author="Josué" w:date="2015-06-19T10:59:00Z">
        <w:r>
          <w:rPr>
            <w:rFonts w:ascii="Times New Roman" w:hAnsi="Times New Roman" w:cs="Times New Roman"/>
            <w:i/>
          </w:rPr>
          <w:t>√</w:t>
        </w:r>
        <w:r>
          <w:rPr>
            <w:rFonts w:ascii="Times New Roman" w:hAnsi="Times New Roman" w:cs="Times New Roman"/>
          </w:rPr>
          <w:t>25 = √</w:t>
        </w:r>
        <w:r>
          <w:rPr>
            <w:rFonts w:ascii="Times New Roman" w:hAnsi="Times New Roman" w:cs="Times New Roman"/>
            <w:i/>
          </w:rPr>
          <w:t>r</w:t>
        </w:r>
        <w:r w:rsidRPr="008210A9">
          <w:rPr>
            <w:rFonts w:ascii="Times New Roman" w:hAnsi="Times New Roman" w:cs="Times New Roman"/>
            <w:i/>
            <w:vertAlign w:val="superscript"/>
            <w:rPrChange w:id="211" w:author="Josué" w:date="2015-06-19T11:01:00Z">
              <w:rPr>
                <w:rFonts w:ascii="Times New Roman" w:hAnsi="Times New Roman" w:cs="Times New Roman"/>
                <w:i/>
              </w:rPr>
            </w:rPrChange>
          </w:rPr>
          <w:t>2</w:t>
        </w:r>
      </w:ins>
    </w:p>
    <w:p w14:paraId="7CAA454E" w14:textId="031C9809" w:rsidR="008210A9" w:rsidRPr="00F53E98" w:rsidRDefault="008210A9">
      <w:pPr>
        <w:spacing w:after="0"/>
        <w:jc w:val="center"/>
        <w:rPr>
          <w:ins w:id="212" w:author="Josué" w:date="2015-06-19T10:57:00Z"/>
          <w:rFonts w:ascii="Times New Roman" w:hAnsi="Times New Roman" w:cs="Times New Roman"/>
        </w:rPr>
        <w:pPrChange w:id="213" w:author="Josué" w:date="2015-06-19T11:00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ins w:id="214" w:author="Josué" w:date="2015-06-19T11:00:00Z">
        <w:r>
          <w:rPr>
            <w:rFonts w:ascii="Times New Roman" w:hAnsi="Times New Roman" w:cs="Times New Roman"/>
            <w:i/>
          </w:rPr>
          <w:t xml:space="preserve">r </w:t>
        </w:r>
        <w:r>
          <w:rPr>
            <w:rFonts w:ascii="Times New Roman" w:hAnsi="Times New Roman" w:cs="Times New Roman"/>
          </w:rPr>
          <w:t>= 5</w:t>
        </w:r>
      </w:ins>
    </w:p>
    <w:p w14:paraId="293988F7" w14:textId="77777777" w:rsidR="00E1181A" w:rsidRDefault="00E1181A">
      <w:pPr>
        <w:spacing w:after="0"/>
        <w:rPr>
          <w:ins w:id="215" w:author="Josué" w:date="2015-06-19T10:52:00Z"/>
          <w:rFonts w:ascii="Times New Roman" w:hAnsi="Times New Roman" w:cs="Times New Roman"/>
        </w:rPr>
        <w:pPrChange w:id="216" w:author="Josué" w:date="2015-06-19T10:49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</w:p>
    <w:p w14:paraId="074D9C2D" w14:textId="08D7E1D0" w:rsidR="00E1181A" w:rsidRPr="00E1181A" w:rsidDel="00E1181A" w:rsidRDefault="00E1181A">
      <w:pPr>
        <w:spacing w:after="0"/>
        <w:rPr>
          <w:del w:id="217" w:author="Josué" w:date="2015-06-19T10:53:00Z"/>
          <w:rFonts w:ascii="Times New Roman" w:hAnsi="Times New Roman" w:cs="Times New Roman"/>
          <w:b/>
          <w:rPrChange w:id="218" w:author="Josué" w:date="2015-06-19T10:49:00Z">
            <w:rPr>
              <w:del w:id="219" w:author="Josué" w:date="2015-06-19T10:53:00Z"/>
              <w:b/>
            </w:rPr>
          </w:rPrChange>
        </w:rPr>
        <w:pPrChange w:id="220" w:author="Josué" w:date="2015-06-19T10:49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</w:p>
    <w:p w14:paraId="2F503537" w14:textId="0EC76CFC" w:rsidR="009C28B2" w:rsidRPr="009A7192" w:rsidDel="008210A9" w:rsidRDefault="00086586" w:rsidP="009C28B2">
      <w:pPr>
        <w:pStyle w:val="Prrafodelista"/>
        <w:spacing w:after="0"/>
        <w:rPr>
          <w:del w:id="221" w:author="Josué" w:date="2015-06-19T11:01:00Z"/>
          <w:rFonts w:ascii="Times New Roman" w:hAnsi="Times New Roman" w:cs="Times New Roman"/>
          <w:b/>
        </w:rPr>
      </w:pPr>
      <m:oMathPara>
        <m:oMath>
          <m:sSup>
            <m:sSupPr>
              <m:ctrlPr>
                <w:del w:id="222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223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w:del>
              </m:r>
            </m:e>
            <m:sup>
              <m:r>
                <w:del w:id="224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  <m:r>
            <w:del w:id="225" w:author="Josué" w:date="2015-06-19T11:01:00Z">
              <m:rPr>
                <m:sty m:val="bi"/>
              </m:rPr>
              <w:rPr>
                <w:rFonts w:ascii="Cambria Math" w:hAnsi="Cambria Math" w:cs="Times New Roman"/>
              </w:rPr>
              <m:t>+</m:t>
            </w:del>
          </m:r>
          <m:sSup>
            <m:sSupPr>
              <m:ctrlPr>
                <w:del w:id="226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227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b</m:t>
                </w:del>
              </m:r>
            </m:e>
            <m:sup>
              <m:r>
                <w:del w:id="228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  <m:r>
            <w:del w:id="229" w:author="Josué" w:date="2015-06-19T11:01:00Z">
              <m:rPr>
                <m:sty m:val="bi"/>
              </m:rPr>
              <w:rPr>
                <w:rFonts w:ascii="Cambria Math" w:hAnsi="Cambria Math" w:cs="Times New Roman"/>
              </w:rPr>
              <m:t>=</m:t>
            </w:del>
          </m:r>
          <m:sSup>
            <m:sSupPr>
              <m:ctrlPr>
                <w:del w:id="230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231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w:del>
              </m:r>
            </m:e>
            <m:sup>
              <m:r>
                <w:del w:id="232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</m:oMath>
      </m:oMathPara>
    </w:p>
    <w:p w14:paraId="373AC592" w14:textId="3F08E249" w:rsidR="009C28B2" w:rsidRPr="009A7192" w:rsidDel="008210A9" w:rsidRDefault="009C28B2" w:rsidP="009C28B2">
      <w:pPr>
        <w:pStyle w:val="Prrafodelista"/>
        <w:spacing w:after="0"/>
        <w:rPr>
          <w:del w:id="233" w:author="Josué" w:date="2015-06-19T11:01:00Z"/>
          <w:rFonts w:ascii="Times New Roman" w:eastAsiaTheme="minorEastAsia" w:hAnsi="Times New Roman" w:cs="Times New Roman"/>
          <w:b/>
        </w:rPr>
      </w:pPr>
      <m:oMathPara>
        <m:oMath>
          <m:r>
            <w:del w:id="234" w:author="Josué" w:date="2015-06-19T11:01:00Z">
              <m:rPr>
                <m:sty m:val="bi"/>
              </m:rPr>
              <w:rPr>
                <w:rFonts w:ascii="Cambria Math" w:hAnsi="Cambria Math" w:cs="Times New Roman"/>
              </w:rPr>
              <m:t>(</m:t>
            </w:del>
          </m:r>
          <m:sSup>
            <m:sSupPr>
              <m:ctrlPr>
                <w:del w:id="235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236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-3)</m:t>
                </w:del>
              </m:r>
            </m:e>
            <m:sup>
              <m:r>
                <w:del w:id="237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  <m:r>
            <w:del w:id="238" w:author="Josué" w:date="2015-06-19T11:01:00Z">
              <m:rPr>
                <m:sty m:val="bi"/>
              </m:rPr>
              <w:rPr>
                <w:rFonts w:ascii="Cambria Math" w:hAnsi="Cambria Math" w:cs="Times New Roman"/>
              </w:rPr>
              <m:t>+</m:t>
            </w:del>
          </m:r>
          <m:sSup>
            <m:sSupPr>
              <m:ctrlPr>
                <w:del w:id="239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d>
                <m:dPr>
                  <m:ctrlPr>
                    <w:del w:id="240" w:author="Josué" w:date="2015-06-19T11:01:00Z">
                      <w:rPr>
                        <w:rFonts w:ascii="Cambria Math" w:hAnsi="Cambria Math" w:cs="Times New Roman"/>
                        <w:b/>
                        <w:i/>
                      </w:rPr>
                    </w:del>
                  </m:ctrlPr>
                </m:dPr>
                <m:e>
                  <m:r>
                    <w:del w:id="241" w:author="Josué" w:date="2015-06-19T11:01:00Z"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4</m:t>
                    </w:del>
                  </m:r>
                </m:e>
              </m:d>
            </m:e>
            <m:sup>
              <m:r>
                <w:del w:id="242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  <m:r>
            <w:del w:id="243" w:author="Josué" w:date="2015-06-19T11:01:00Z">
              <m:rPr>
                <m:sty m:val="bi"/>
              </m:rPr>
              <w:rPr>
                <w:rFonts w:ascii="Cambria Math" w:hAnsi="Cambria Math" w:cs="Times New Roman"/>
              </w:rPr>
              <m:t>=</m:t>
            </w:del>
          </m:r>
          <m:sSup>
            <m:sSupPr>
              <m:ctrlPr>
                <w:del w:id="244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245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w:del>
              </m:r>
            </m:e>
            <m:sup>
              <m:r>
                <w:del w:id="246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</m:oMath>
      </m:oMathPara>
    </w:p>
    <w:p w14:paraId="0869921E" w14:textId="2C5BF858" w:rsidR="009C28B2" w:rsidRPr="009A7192" w:rsidDel="008210A9" w:rsidRDefault="009C28B2" w:rsidP="009C28B2">
      <w:pPr>
        <w:pStyle w:val="Prrafodelista"/>
        <w:spacing w:after="0"/>
        <w:rPr>
          <w:del w:id="247" w:author="Josué" w:date="2015-06-19T11:01:00Z"/>
          <w:rFonts w:ascii="Times New Roman" w:eastAsiaTheme="minorEastAsia" w:hAnsi="Times New Roman" w:cs="Times New Roman"/>
          <w:b/>
        </w:rPr>
      </w:pPr>
      <m:oMathPara>
        <m:oMath>
          <m:r>
            <w:del w:id="248" w:author="Josué" w:date="2015-06-19T11:01:00Z">
              <m:rPr>
                <m:sty m:val="bi"/>
              </m:rPr>
              <w:rPr>
                <w:rFonts w:ascii="Cambria Math" w:hAnsi="Cambria Math" w:cs="Times New Roman"/>
              </w:rPr>
              <m:t>9+16=</m:t>
            </w:del>
          </m:r>
          <m:sSup>
            <m:sSupPr>
              <m:ctrlPr>
                <w:del w:id="249" w:author="Josué" w:date="2015-06-19T11:01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250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w:del>
              </m:r>
            </m:e>
            <m:sup>
              <m:r>
                <w:del w:id="251" w:author="Josué" w:date="2015-06-19T11:01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</m:oMath>
      </m:oMathPara>
    </w:p>
    <w:p w14:paraId="2AD5953C" w14:textId="6157C7BE" w:rsidR="009C28B2" w:rsidRPr="009A7192" w:rsidDel="008210A9" w:rsidRDefault="00086586" w:rsidP="009C28B2">
      <w:pPr>
        <w:pStyle w:val="Prrafodelista"/>
        <w:spacing w:after="0"/>
        <w:rPr>
          <w:del w:id="252" w:author="Josué" w:date="2015-06-19T11:01:00Z"/>
          <w:rFonts w:ascii="Times New Roman" w:eastAsiaTheme="minorEastAsia" w:hAnsi="Times New Roman" w:cs="Times New Roman"/>
          <w:b/>
        </w:rPr>
      </w:pPr>
      <m:oMathPara>
        <m:oMath>
          <m:rad>
            <m:radPr>
              <m:degHide m:val="1"/>
              <m:ctrlPr>
                <w:del w:id="253" w:author="Josué" w:date="2015-06-19T11:01:00Z">
                  <w:rPr>
                    <w:rFonts w:ascii="Cambria Math" w:eastAsiaTheme="minorEastAsia" w:hAnsi="Cambria Math" w:cs="Times New Roman"/>
                    <w:b/>
                    <w:i/>
                  </w:rPr>
                </w:del>
              </m:ctrlPr>
            </m:radPr>
            <m:deg/>
            <m:e>
              <m:r>
                <w:del w:id="254" w:author="Josué" w:date="2015-06-19T11:01:00Z"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25</m:t>
                </w:del>
              </m:r>
            </m:e>
          </m:rad>
          <m:r>
            <w:del w:id="255" w:author="Josué" w:date="2015-06-19T11:01:00Z">
              <m:rPr>
                <m:sty m:val="bi"/>
              </m:rPr>
              <w:rPr>
                <w:rFonts w:ascii="Cambria Math" w:eastAsiaTheme="minorEastAsia" w:hAnsi="Cambria Math" w:cs="Times New Roman"/>
              </w:rPr>
              <m:t>=</m:t>
            </w:del>
          </m:r>
          <m:rad>
            <m:radPr>
              <m:degHide m:val="1"/>
              <m:ctrlPr>
                <w:del w:id="256" w:author="Josué" w:date="2015-06-19T11:01:00Z">
                  <w:rPr>
                    <w:rFonts w:ascii="Cambria Math" w:eastAsiaTheme="minorEastAsia" w:hAnsi="Cambria Math" w:cs="Times New Roman"/>
                    <w:b/>
                    <w:i/>
                  </w:rPr>
                </w:del>
              </m:ctrlPr>
            </m:radPr>
            <m:deg/>
            <m:e>
              <m:sSup>
                <m:sSupPr>
                  <m:ctrlPr>
                    <w:del w:id="257" w:author="Josué" w:date="2015-06-19T11:01:00Z"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w:del>
                  </m:ctrlPr>
                </m:sSupPr>
                <m:e>
                  <m:r>
                    <w:del w:id="258" w:author="Josué" w:date="2015-06-19T11:01:00Z"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r</m:t>
                    </w:del>
                  </m:r>
                </m:e>
                <m:sup>
                  <m:r>
                    <w:del w:id="259" w:author="Josué" w:date="2015-06-19T11:01:00Z"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2</m:t>
                    </w:del>
                  </m:r>
                </m:sup>
              </m:sSup>
            </m:e>
          </m:rad>
        </m:oMath>
      </m:oMathPara>
    </w:p>
    <w:p w14:paraId="559D50FA" w14:textId="3C488BE7" w:rsidR="009C28B2" w:rsidRPr="009A7192" w:rsidDel="008210A9" w:rsidRDefault="009C28B2" w:rsidP="009C28B2">
      <w:pPr>
        <w:pStyle w:val="Prrafodelista"/>
        <w:spacing w:after="0"/>
        <w:rPr>
          <w:del w:id="260" w:author="Josué" w:date="2015-06-19T11:01:00Z"/>
          <w:rFonts w:ascii="Times New Roman" w:eastAsiaTheme="minorEastAsia" w:hAnsi="Times New Roman" w:cs="Times New Roman"/>
          <w:b/>
        </w:rPr>
      </w:pPr>
      <m:oMathPara>
        <m:oMath>
          <m:r>
            <w:del w:id="261" w:author="Josué" w:date="2015-06-19T11:01:00Z">
              <m:rPr>
                <m:sty m:val="bi"/>
              </m:rPr>
              <w:rPr>
                <w:rFonts w:ascii="Cambria Math" w:eastAsiaTheme="minorEastAsia" w:hAnsi="Cambria Math" w:cs="Times New Roman"/>
              </w:rPr>
              <m:t>r=5</m:t>
            </w:del>
          </m:r>
        </m:oMath>
      </m:oMathPara>
    </w:p>
    <w:p w14:paraId="3B2F71E8" w14:textId="462BFC27" w:rsidR="001955D6" w:rsidRPr="009A7192" w:rsidDel="008210A9" w:rsidRDefault="001955D6" w:rsidP="00C77888">
      <w:pPr>
        <w:spacing w:after="0"/>
        <w:jc w:val="center"/>
        <w:rPr>
          <w:del w:id="262" w:author="Josué" w:date="2015-06-19T11:01:00Z"/>
          <w:rFonts w:ascii="Times New Roman" w:hAnsi="Times New Roman" w:cs="Times New Roman"/>
        </w:rPr>
      </w:pPr>
    </w:p>
    <w:p w14:paraId="13A01417" w14:textId="24ED5CCD" w:rsidR="009C28B2" w:rsidRPr="009A7192" w:rsidRDefault="009C28B2" w:rsidP="009C28B2">
      <w:pPr>
        <w:spacing w:after="0"/>
        <w:rPr>
          <w:rFonts w:ascii="Times New Roman" w:hAnsi="Times New Roman" w:cs="Times New Roman"/>
        </w:rPr>
      </w:pPr>
      <w:r w:rsidRPr="009A7192">
        <w:rPr>
          <w:rFonts w:ascii="Times New Roman" w:hAnsi="Times New Roman" w:cs="Times New Roman"/>
        </w:rPr>
        <w:t>Por tanto</w:t>
      </w:r>
    </w:p>
    <w:p w14:paraId="2631B649" w14:textId="131ABD38" w:rsidR="001955D6" w:rsidRPr="009A7192" w:rsidRDefault="00086586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ins w:id="263" w:author="Josué" w:date="2015-06-19T11:01:00Z">
                  <w:rPr>
                    <w:rFonts w:ascii="Cambria Math" w:hAnsi="Cambria Math" w:cs="Times New Roman"/>
                  </w:rPr>
                  <m:t>θ</m:t>
                </w:ins>
              </m:r>
            </m:e>
          </m:func>
          <m:r>
            <w:del w:id="264" w:author="Josué" w:date="2015-06-19T11:01:00Z">
              <w:rPr>
                <w:rFonts w:ascii="Cambria Math" w:hAnsi="Cambria Math" w:cs="Times New Roman"/>
              </w:rPr>
              <m:t>θ</m:t>
            </w:del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</m:oMath>
      </m:oMathPara>
    </w:p>
    <w:p w14:paraId="6A9053A1" w14:textId="77777777" w:rsidR="00CF4DA1" w:rsidRPr="009A7192" w:rsidRDefault="00CF4DA1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786CF5D" w14:textId="039FF139" w:rsidR="00D60E89" w:rsidRPr="009A7192" w:rsidRDefault="008210A9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sen</m:t>
          </m:r>
          <m:r>
            <w:ins w:id="265" w:author="Josué" w:date="2015-06-19T11:01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</m:oMath>
      </m:oMathPara>
    </w:p>
    <w:p w14:paraId="3DE52DB1" w14:textId="77777777" w:rsidR="00CF4DA1" w:rsidRPr="009A7192" w:rsidRDefault="00CF4DA1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4C5D9244" w14:textId="626681CD" w:rsidR="00D60E89" w:rsidRPr="009A7192" w:rsidRDefault="008210A9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w:lastRenderedPageBreak/>
            <m:t>t</m:t>
          </m:r>
          <m:r>
            <w:ins w:id="266" w:author="Josué" w:date="2015-06-19T11:02:00Z">
              <m:rPr>
                <m:sty m:val="p"/>
              </m:rPr>
              <w:rPr>
                <w:rFonts w:ascii="Cambria Math" w:hAnsi="Cambria Math" w:cs="Times New Roman"/>
              </w:rPr>
              <m:t>an</m:t>
            </w:ins>
          </m:r>
          <m:r>
            <w:del w:id="267" w:author="Josué" w:date="2015-06-19T11:02:00Z">
              <w:rPr>
                <w:rFonts w:ascii="Cambria Math" w:hAnsi="Cambria Math" w:cs="Times New Roman"/>
              </w:rPr>
              <m:t>g</m:t>
            </w:del>
          </m:r>
          <m:r>
            <w:ins w:id="268" w:author="Josué" w:date="2015-06-19T11:02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</m:t>
              </m:r>
            </m:num>
            <m:den>
              <m:r>
                <w:rPr>
                  <w:rFonts w:ascii="Cambria Math" w:hAnsi="Cambria Math" w:cs="Times New Roman"/>
                </w:rPr>
                <m:t>-3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</m:oMath>
      </m:oMathPara>
    </w:p>
    <w:p w14:paraId="1C16AFDA" w14:textId="77777777" w:rsidR="00CF4DA1" w:rsidRPr="009A7192" w:rsidRDefault="00CF4DA1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1373197" w14:textId="659EAADF" w:rsidR="00F15D97" w:rsidRPr="009A7192" w:rsidRDefault="00086586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cot</m:t>
              </m:r>
            </m:fName>
            <m:e>
              <m:r>
                <w:ins w:id="269" w:author="Josué" w:date="2015-06-19T11:02:00Z">
                  <w:rPr>
                    <w:rFonts w:ascii="Cambria Math" w:hAnsi="Cambria Math" w:cs="Times New Roman"/>
                  </w:rPr>
                  <m:t>θ</m:t>
                </w:ins>
              </m:r>
            </m:e>
          </m:func>
          <m:r>
            <w:del w:id="270" w:author="Josué" w:date="2015-06-19T11:02:00Z">
              <w:rPr>
                <w:rFonts w:ascii="Cambria Math" w:hAnsi="Cambria Math" w:cs="Times New Roman"/>
              </w:rPr>
              <m:t>gθ</m:t>
            </w:del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</m:oMath>
      </m:oMathPara>
    </w:p>
    <w:p w14:paraId="2D64FBCA" w14:textId="77777777" w:rsidR="00CF4DA1" w:rsidRPr="009A7192" w:rsidRDefault="00CF4DA1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B62E67" w14:textId="23BBF6FD" w:rsidR="00A92DFA" w:rsidRPr="009A7192" w:rsidRDefault="00086586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sec</m:t>
              </m:r>
            </m:fName>
            <m:e>
              <m:r>
                <w:ins w:id="271" w:author="Josué" w:date="2015-06-19T11:02:00Z">
                  <w:rPr>
                    <w:rFonts w:ascii="Cambria Math" w:hAnsi="Cambria Math" w:cs="Times New Roman"/>
                  </w:rPr>
                  <m:t>θ</m:t>
                </w:ins>
              </m:r>
            </m:e>
          </m:func>
          <m:r>
            <w:del w:id="272" w:author="Josué" w:date="2015-06-19T11:02:00Z">
              <w:rPr>
                <w:rFonts w:ascii="Cambria Math" w:hAnsi="Cambria Math" w:cs="Times New Roman"/>
              </w:rPr>
              <m:t>θ</m:t>
            </w:del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5</m:t>
              </m:r>
            </m:num>
            <m:den>
              <m:r>
                <w:rPr>
                  <w:rFonts w:ascii="Cambria Math" w:hAnsi="Cambria Math" w:cs="Times New Roman"/>
                </w:rPr>
                <m:t>-3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5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</m:oMath>
      </m:oMathPara>
    </w:p>
    <w:p w14:paraId="221F499C" w14:textId="77777777" w:rsidR="00CF4DA1" w:rsidRPr="009A7192" w:rsidRDefault="00CF4DA1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26988C7D" w14:textId="4BB675B9" w:rsidR="00CF4DA1" w:rsidRPr="009A7192" w:rsidRDefault="00E84E40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c</m:t>
          </m:r>
          <m:r>
            <w:del w:id="273" w:author="Josué" w:date="2015-06-19T11:02:00Z">
              <m:rPr>
                <m:sty m:val="p"/>
              </m:rPr>
              <w:rPr>
                <w:rFonts w:ascii="Cambria Math" w:hAnsi="Cambria Math" w:cs="Times New Roman"/>
              </w:rPr>
              <m:t>o</m:t>
            </w:del>
          </m:r>
          <m:r>
            <m:rPr>
              <m:sty m:val="p"/>
            </m:rPr>
            <w:rPr>
              <w:rFonts w:ascii="Cambria Math" w:hAnsi="Cambria Math" w:cs="Times New Roman"/>
            </w:rPr>
            <m:t>s</m:t>
          </m:r>
          <m:r>
            <w:del w:id="274" w:author="Josué" w:date="2015-06-19T11:02:00Z">
              <m:rPr>
                <m:sty m:val="p"/>
              </m:rPr>
              <w:rPr>
                <w:rFonts w:ascii="Cambria Math" w:hAnsi="Cambria Math" w:cs="Times New Roman"/>
              </w:rPr>
              <m:t>e</m:t>
            </w:del>
          </m:r>
          <m:r>
            <m:rPr>
              <m:sty m:val="p"/>
            </m:rPr>
            <w:rPr>
              <w:rFonts w:ascii="Cambria Math" w:hAnsi="Cambria Math" w:cs="Times New Roman"/>
            </w:rPr>
            <m:t>c</m:t>
          </m:r>
          <m:r>
            <w:ins w:id="275" w:author="Josué" w:date="2015-06-19T11:02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5</m:t>
              </m:r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</m:oMath>
      </m:oMathPara>
    </w:p>
    <w:p w14:paraId="5346E801" w14:textId="77777777" w:rsidR="00A04CCD" w:rsidRPr="009A7192" w:rsidRDefault="00A04CCD" w:rsidP="00C778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4D206D4" w14:textId="356B75D9" w:rsidR="00E1181A" w:rsidRPr="008210A9" w:rsidRDefault="00A04CCD">
      <w:pPr>
        <w:spacing w:after="0"/>
        <w:rPr>
          <w:ins w:id="276" w:author="Josué" w:date="2015-06-19T10:54:00Z"/>
          <w:rFonts w:ascii="Times New Roman" w:hAnsi="Times New Roman" w:cs="Times New Roman"/>
          <w:b/>
          <w:rPrChange w:id="277" w:author="Josué" w:date="2015-06-19T11:08:00Z">
            <w:rPr>
              <w:ins w:id="278" w:author="Josué" w:date="2015-06-19T10:54:00Z"/>
              <w:rFonts w:ascii="Times New Roman" w:eastAsiaTheme="minorEastAsia" w:hAnsi="Times New Roman" w:cs="Times New Roman"/>
            </w:rPr>
          </w:rPrChange>
        </w:rPr>
        <w:pPrChange w:id="279" w:author="Josué" w:date="2015-06-19T11:08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  <w:r w:rsidRPr="008210A9">
        <w:rPr>
          <w:rFonts w:ascii="Times New Roman" w:eastAsiaTheme="minorEastAsia" w:hAnsi="Times New Roman" w:cs="Times New Roman"/>
          <w:rPrChange w:id="280" w:author="Josué" w:date="2015-06-19T11:08:00Z">
            <w:rPr/>
          </w:rPrChange>
        </w:rPr>
        <w:t xml:space="preserve">De </w:t>
      </w:r>
      <w:ins w:id="281" w:author="Josué" w:date="2015-06-19T11:08:00Z">
        <w:r w:rsidR="008210A9">
          <w:rPr>
            <w:rFonts w:ascii="Times New Roman" w:eastAsiaTheme="minorEastAsia" w:hAnsi="Times New Roman" w:cs="Times New Roman"/>
          </w:rPr>
          <w:t>forma</w:t>
        </w:r>
      </w:ins>
      <w:del w:id="282" w:author="Josué" w:date="2015-06-19T11:08:00Z">
        <w:r w:rsidRPr="008210A9" w:rsidDel="008210A9">
          <w:rPr>
            <w:rFonts w:ascii="Times New Roman" w:eastAsiaTheme="minorEastAsia" w:hAnsi="Times New Roman" w:cs="Times New Roman"/>
            <w:rPrChange w:id="283" w:author="Josué" w:date="2015-06-19T11:08:00Z">
              <w:rPr/>
            </w:rPrChange>
          </w:rPr>
          <w:delText>manera</w:delText>
        </w:r>
      </w:del>
      <w:r w:rsidRPr="008210A9">
        <w:rPr>
          <w:rFonts w:ascii="Times New Roman" w:eastAsiaTheme="minorEastAsia" w:hAnsi="Times New Roman" w:cs="Times New Roman"/>
          <w:rPrChange w:id="284" w:author="Josué" w:date="2015-06-19T11:08:00Z">
            <w:rPr/>
          </w:rPrChange>
        </w:rPr>
        <w:t xml:space="preserve"> </w:t>
      </w:r>
      <w:del w:id="285" w:author="Josué" w:date="2015-06-19T11:09:00Z">
        <w:r w:rsidRPr="008210A9" w:rsidDel="008210A9">
          <w:rPr>
            <w:rFonts w:ascii="Times New Roman" w:eastAsiaTheme="minorEastAsia" w:hAnsi="Times New Roman" w:cs="Times New Roman"/>
            <w:rPrChange w:id="286" w:author="Josué" w:date="2015-06-19T11:08:00Z">
              <w:rPr/>
            </w:rPrChange>
          </w:rPr>
          <w:delText xml:space="preserve"> </w:delText>
        </w:r>
      </w:del>
      <w:r w:rsidRPr="008210A9">
        <w:rPr>
          <w:rFonts w:ascii="Times New Roman" w:eastAsiaTheme="minorEastAsia" w:hAnsi="Times New Roman" w:cs="Times New Roman"/>
          <w:rPrChange w:id="287" w:author="Josué" w:date="2015-06-19T11:08:00Z">
            <w:rPr/>
          </w:rPrChange>
        </w:rPr>
        <w:t xml:space="preserve">similar </w:t>
      </w:r>
      <w:del w:id="288" w:author="Josué" w:date="2015-06-19T11:09:00Z">
        <w:r w:rsidRPr="008210A9" w:rsidDel="00E84E40">
          <w:rPr>
            <w:rFonts w:ascii="Times New Roman" w:eastAsiaTheme="minorEastAsia" w:hAnsi="Times New Roman" w:cs="Times New Roman"/>
            <w:rPrChange w:id="289" w:author="Josué" w:date="2015-06-19T11:08:00Z">
              <w:rPr/>
            </w:rPrChange>
          </w:rPr>
          <w:delText xml:space="preserve"> </w:delText>
        </w:r>
      </w:del>
      <w:r w:rsidR="00CF4DA1" w:rsidRPr="008210A9">
        <w:rPr>
          <w:rFonts w:ascii="Times New Roman" w:eastAsiaTheme="minorEastAsia" w:hAnsi="Times New Roman" w:cs="Times New Roman"/>
          <w:rPrChange w:id="290" w:author="Josué" w:date="2015-06-19T11:08:00Z">
            <w:rPr/>
          </w:rPrChange>
        </w:rPr>
        <w:t xml:space="preserve">como se </w:t>
      </w:r>
      <w:del w:id="291" w:author="Josué" w:date="2015-06-19T11:09:00Z">
        <w:r w:rsidR="00CF4DA1" w:rsidRPr="008210A9" w:rsidDel="00E84E40">
          <w:rPr>
            <w:rFonts w:ascii="Times New Roman" w:eastAsiaTheme="minorEastAsia" w:hAnsi="Times New Roman" w:cs="Times New Roman"/>
            <w:rPrChange w:id="292" w:author="Josué" w:date="2015-06-19T11:08:00Z">
              <w:rPr/>
            </w:rPrChange>
          </w:rPr>
          <w:delText xml:space="preserve"> </w:delText>
        </w:r>
      </w:del>
      <w:r w:rsidR="00CF4DA1" w:rsidRPr="008210A9">
        <w:rPr>
          <w:rFonts w:ascii="Times New Roman" w:eastAsiaTheme="minorEastAsia" w:hAnsi="Times New Roman" w:cs="Times New Roman"/>
          <w:rPrChange w:id="293" w:author="Josué" w:date="2015-06-19T11:08:00Z">
            <w:rPr/>
          </w:rPrChange>
        </w:rPr>
        <w:t xml:space="preserve">realizó en el </w:t>
      </w:r>
      <w:del w:id="294" w:author="Josué" w:date="2015-06-19T11:09:00Z">
        <w:r w:rsidR="00CF4DA1" w:rsidRPr="008210A9" w:rsidDel="00E84E40">
          <w:rPr>
            <w:rFonts w:ascii="Times New Roman" w:eastAsiaTheme="minorEastAsia" w:hAnsi="Times New Roman" w:cs="Times New Roman"/>
            <w:rPrChange w:id="295" w:author="Josué" w:date="2015-06-19T11:08:00Z">
              <w:rPr/>
            </w:rPrChange>
          </w:rPr>
          <w:delText xml:space="preserve"> </w:delText>
        </w:r>
      </w:del>
      <w:r w:rsidR="00CF4DA1" w:rsidRPr="008210A9">
        <w:rPr>
          <w:rFonts w:ascii="Times New Roman" w:eastAsiaTheme="minorEastAsia" w:hAnsi="Times New Roman" w:cs="Times New Roman"/>
          <w:rPrChange w:id="296" w:author="Josué" w:date="2015-06-19T11:08:00Z">
            <w:rPr/>
          </w:rPrChange>
        </w:rPr>
        <w:t>anterio</w:t>
      </w:r>
      <w:ins w:id="297" w:author="Josué" w:date="2015-06-19T11:09:00Z">
        <w:r w:rsidR="00E84E40">
          <w:rPr>
            <w:rFonts w:ascii="Times New Roman" w:eastAsiaTheme="minorEastAsia" w:hAnsi="Times New Roman" w:cs="Times New Roman"/>
          </w:rPr>
          <w:t>r caso</w:t>
        </w:r>
      </w:ins>
      <w:del w:id="298" w:author="Josué" w:date="2015-06-19T11:09:00Z">
        <w:r w:rsidR="00CF4DA1" w:rsidRPr="008210A9" w:rsidDel="00E84E40">
          <w:rPr>
            <w:rFonts w:ascii="Times New Roman" w:eastAsiaTheme="minorEastAsia" w:hAnsi="Times New Roman" w:cs="Times New Roman"/>
            <w:rPrChange w:id="299" w:author="Josué" w:date="2015-06-19T11:08:00Z">
              <w:rPr/>
            </w:rPrChange>
          </w:rPr>
          <w:delText>r</w:delText>
        </w:r>
      </w:del>
      <w:r w:rsidRPr="008210A9">
        <w:rPr>
          <w:rFonts w:ascii="Times New Roman" w:eastAsiaTheme="minorEastAsia" w:hAnsi="Times New Roman" w:cs="Times New Roman"/>
          <w:rPrChange w:id="300" w:author="Josué" w:date="2015-06-19T11:08:00Z">
            <w:rPr/>
          </w:rPrChange>
        </w:rPr>
        <w:t xml:space="preserve"> se </w:t>
      </w:r>
      <w:ins w:id="301" w:author="Josué" w:date="2015-06-19T11:14:00Z">
        <w:r w:rsidR="00E84E40">
          <w:rPr>
            <w:rFonts w:ascii="Times New Roman" w:eastAsiaTheme="minorEastAsia" w:hAnsi="Times New Roman" w:cs="Times New Roman"/>
          </w:rPr>
          <w:t>pueden identificar las seis funciones trigonométricas</w:t>
        </w:r>
      </w:ins>
      <w:del w:id="302" w:author="Josué" w:date="2015-06-19T11:14:00Z">
        <w:r w:rsidRPr="008210A9" w:rsidDel="00E84E40">
          <w:rPr>
            <w:rFonts w:ascii="Times New Roman" w:eastAsiaTheme="minorEastAsia" w:hAnsi="Times New Roman" w:cs="Times New Roman"/>
            <w:rPrChange w:id="303" w:author="Josué" w:date="2015-06-19T11:08:00Z">
              <w:rPr/>
            </w:rPrChange>
          </w:rPr>
          <w:delText xml:space="preserve"> </w:delText>
        </w:r>
      </w:del>
      <w:ins w:id="304" w:author="Josué" w:date="2015-06-19T11:14:00Z">
        <w:r w:rsidR="00E84E40">
          <w:rPr>
            <w:rFonts w:ascii="Times New Roman" w:eastAsiaTheme="minorEastAsia" w:hAnsi="Times New Roman" w:cs="Times New Roman"/>
          </w:rPr>
          <w:t xml:space="preserve"> para el siguiente</w:t>
        </w:r>
      </w:ins>
      <w:del w:id="305" w:author="Josué" w:date="2015-06-19T11:14:00Z">
        <w:r w:rsidRPr="008210A9" w:rsidDel="00E84E40">
          <w:rPr>
            <w:rFonts w:ascii="Times New Roman" w:eastAsiaTheme="minorEastAsia" w:hAnsi="Times New Roman" w:cs="Times New Roman"/>
            <w:rPrChange w:id="306" w:author="Josué" w:date="2015-06-19T11:08:00Z">
              <w:rPr/>
            </w:rPrChange>
          </w:rPr>
          <w:delText xml:space="preserve"> aborda el segundo </w:delText>
        </w:r>
      </w:del>
      <w:r w:rsidRPr="008210A9">
        <w:rPr>
          <w:rFonts w:ascii="Times New Roman" w:eastAsiaTheme="minorEastAsia" w:hAnsi="Times New Roman" w:cs="Times New Roman"/>
          <w:rPrChange w:id="307" w:author="Josué" w:date="2015-06-19T11:08:00Z">
            <w:rPr/>
          </w:rPrChange>
        </w:rPr>
        <w:t xml:space="preserve"> ángulo</w:t>
      </w:r>
      <w:del w:id="308" w:author="Josué" w:date="2015-06-19T11:14:00Z">
        <w:r w:rsidRPr="008210A9" w:rsidDel="00E84E40">
          <w:rPr>
            <w:rFonts w:ascii="Times New Roman" w:eastAsiaTheme="minorEastAsia" w:hAnsi="Times New Roman" w:cs="Times New Roman"/>
            <w:rPrChange w:id="309" w:author="Josué" w:date="2015-06-19T11:08:00Z">
              <w:rPr/>
            </w:rPrChange>
          </w:rPr>
          <w:delText xml:space="preserve"> mostrado.</w:delText>
        </w:r>
      </w:del>
      <w:ins w:id="310" w:author="Josué" w:date="2015-06-19T11:14:00Z">
        <w:r w:rsidR="00E84E40">
          <w:rPr>
            <w:rFonts w:ascii="Times New Roman" w:eastAsiaTheme="minorEastAsia" w:hAnsi="Times New Roman" w:cs="Times New Roman"/>
          </w:rPr>
          <w:t>:</w:t>
        </w:r>
      </w:ins>
    </w:p>
    <w:p w14:paraId="3067B0B0" w14:textId="77777777" w:rsidR="00E1181A" w:rsidRPr="00E1181A" w:rsidRDefault="00E1181A">
      <w:pPr>
        <w:pStyle w:val="Prrafodelista"/>
        <w:spacing w:after="0"/>
        <w:rPr>
          <w:ins w:id="311" w:author="Josué" w:date="2015-06-19T10:53:00Z"/>
          <w:rFonts w:ascii="Times New Roman" w:hAnsi="Times New Roman" w:cs="Times New Roman"/>
          <w:b/>
          <w:rPrChange w:id="312" w:author="Josué" w:date="2015-06-19T10:53:00Z">
            <w:rPr>
              <w:ins w:id="313" w:author="Josué" w:date="2015-06-19T10:53:00Z"/>
              <w:rFonts w:ascii="Times New Roman" w:eastAsiaTheme="minorEastAsia" w:hAnsi="Times New Roman" w:cs="Times New Roman"/>
            </w:rPr>
          </w:rPrChange>
        </w:rPr>
        <w:pPrChange w:id="314" w:author="Josué" w:date="2015-06-19T10:54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E1181A" w:rsidRPr="009A7192" w14:paraId="4D2DAA1B" w14:textId="77777777" w:rsidTr="00E1181A">
        <w:trPr>
          <w:ins w:id="315" w:author="Josué" w:date="2015-06-19T10:54:00Z"/>
        </w:trPr>
        <w:tc>
          <w:tcPr>
            <w:tcW w:w="9033" w:type="dxa"/>
            <w:gridSpan w:val="2"/>
            <w:shd w:val="clear" w:color="auto" w:fill="0D0D0D" w:themeFill="text1" w:themeFillTint="F2"/>
          </w:tcPr>
          <w:p w14:paraId="56F341BC" w14:textId="77777777" w:rsidR="00E1181A" w:rsidRPr="009A7192" w:rsidRDefault="00E1181A" w:rsidP="00E1181A">
            <w:pPr>
              <w:jc w:val="center"/>
              <w:rPr>
                <w:ins w:id="316" w:author="Josué" w:date="2015-06-19T10:54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ins w:id="317" w:author="Josué" w:date="2015-06-19T10:54:00Z">
              <w:r w:rsidRPr="009A7192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Imagen (fotografía, gráfica o ilustración)</w:t>
              </w:r>
            </w:ins>
          </w:p>
        </w:tc>
      </w:tr>
      <w:tr w:rsidR="00E1181A" w:rsidRPr="009A7192" w14:paraId="4C16E64A" w14:textId="77777777" w:rsidTr="00E1181A">
        <w:trPr>
          <w:ins w:id="318" w:author="Josué" w:date="2015-06-19T10:54:00Z"/>
        </w:trPr>
        <w:tc>
          <w:tcPr>
            <w:tcW w:w="2518" w:type="dxa"/>
          </w:tcPr>
          <w:p w14:paraId="6BE39B5B" w14:textId="77777777" w:rsidR="00E1181A" w:rsidRPr="009A7192" w:rsidRDefault="00E1181A" w:rsidP="00E1181A">
            <w:pPr>
              <w:rPr>
                <w:ins w:id="319" w:author="Josué" w:date="2015-06-19T10:54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320" w:author="Josué" w:date="2015-06-19T10:54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Código</w:t>
              </w:r>
            </w:ins>
          </w:p>
        </w:tc>
        <w:tc>
          <w:tcPr>
            <w:tcW w:w="6515" w:type="dxa"/>
          </w:tcPr>
          <w:p w14:paraId="15CBF230" w14:textId="77777777" w:rsidR="00E1181A" w:rsidRPr="009A7192" w:rsidRDefault="00E1181A" w:rsidP="00E1181A">
            <w:pPr>
              <w:rPr>
                <w:ins w:id="321" w:author="Josué" w:date="2015-06-19T10:54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322" w:author="Josué" w:date="2015-06-19T10:54:00Z"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MA_10_04_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IMG0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</w:p>
        </w:tc>
      </w:tr>
      <w:tr w:rsidR="00E1181A" w:rsidRPr="009A7192" w14:paraId="2C25D56F" w14:textId="77777777" w:rsidTr="00E1181A">
        <w:trPr>
          <w:ins w:id="323" w:author="Josué" w:date="2015-06-19T10:54:00Z"/>
        </w:trPr>
        <w:tc>
          <w:tcPr>
            <w:tcW w:w="2518" w:type="dxa"/>
          </w:tcPr>
          <w:p w14:paraId="258D9055" w14:textId="77777777" w:rsidR="00E1181A" w:rsidRPr="009A7192" w:rsidRDefault="00E1181A" w:rsidP="00E1181A">
            <w:pPr>
              <w:rPr>
                <w:ins w:id="324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25" w:author="Josué" w:date="2015-06-19T10:54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Descripción</w:t>
              </w:r>
            </w:ins>
          </w:p>
        </w:tc>
        <w:tc>
          <w:tcPr>
            <w:tcW w:w="6515" w:type="dxa"/>
          </w:tcPr>
          <w:p w14:paraId="42E6D27D" w14:textId="77777777" w:rsidR="00E1181A" w:rsidRPr="009A7192" w:rsidRDefault="00E1181A" w:rsidP="00E1181A">
            <w:pPr>
              <w:rPr>
                <w:ins w:id="326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1181A" w:rsidRPr="009A7192" w14:paraId="0BC41C9D" w14:textId="77777777" w:rsidTr="00E1181A">
        <w:trPr>
          <w:ins w:id="327" w:author="Josué" w:date="2015-06-19T10:54:00Z"/>
        </w:trPr>
        <w:tc>
          <w:tcPr>
            <w:tcW w:w="2518" w:type="dxa"/>
          </w:tcPr>
          <w:p w14:paraId="4279DCDD" w14:textId="77777777" w:rsidR="00E1181A" w:rsidRPr="009A7192" w:rsidRDefault="00E1181A" w:rsidP="00E1181A">
            <w:pPr>
              <w:rPr>
                <w:ins w:id="328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29" w:author="Josué" w:date="2015-06-19T10:54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Código Shutterstock (o URL o la ruta en AulaPlaneta)</w:t>
              </w:r>
            </w:ins>
          </w:p>
        </w:tc>
        <w:tc>
          <w:tcPr>
            <w:tcW w:w="6515" w:type="dxa"/>
          </w:tcPr>
          <w:p w14:paraId="581AE672" w14:textId="77777777" w:rsidR="00E1181A" w:rsidRDefault="00E1181A" w:rsidP="00E1181A">
            <w:pPr>
              <w:rPr>
                <w:ins w:id="330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B078D4A" w14:textId="77777777" w:rsidR="00E1181A" w:rsidRPr="009A7192" w:rsidRDefault="00E1181A" w:rsidP="00E1181A">
            <w:pPr>
              <w:rPr>
                <w:ins w:id="331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32" w:author="Josué" w:date="2015-06-19T10:54:00Z">
              <w:r w:rsidRPr="006C3EFE">
                <w:rPr>
                  <w:rFonts w:ascii="Times New Roman" w:hAnsi="Times New Roman" w:cs="Times New Roman"/>
                  <w:noProof/>
                  <w:lang w:val="es-CO" w:eastAsia="ko-KR"/>
                  <w:rPrChange w:id="333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0BF653E7" wp14:editId="5A025087">
                    <wp:extent cx="2857500" cy="3124200"/>
                    <wp:effectExtent l="0" t="0" r="0" b="0"/>
                    <wp:docPr id="61" name="Imagen 6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13"/>
                            <a:srcRect l="20560" t="35414" r="58176" b="19335"/>
                            <a:stretch/>
                          </pic:blipFill>
                          <pic:spPr bwMode="auto">
                            <a:xfrm>
                              <a:off x="0" y="0"/>
                              <a:ext cx="2859803" cy="312671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1181A" w:rsidRPr="009A7192" w14:paraId="1FEAC0E2" w14:textId="77777777" w:rsidTr="00E1181A">
        <w:trPr>
          <w:ins w:id="334" w:author="Josué" w:date="2015-06-19T10:54:00Z"/>
        </w:trPr>
        <w:tc>
          <w:tcPr>
            <w:tcW w:w="2518" w:type="dxa"/>
          </w:tcPr>
          <w:p w14:paraId="7D8A6682" w14:textId="77777777" w:rsidR="00E1181A" w:rsidRPr="009A7192" w:rsidRDefault="00E1181A" w:rsidP="00E1181A">
            <w:pPr>
              <w:rPr>
                <w:ins w:id="335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36" w:author="Josué" w:date="2015-06-19T10:54:00Z">
              <w:r w:rsidRPr="009A719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Pie de imagen</w:t>
              </w:r>
            </w:ins>
          </w:p>
        </w:tc>
        <w:tc>
          <w:tcPr>
            <w:tcW w:w="6515" w:type="dxa"/>
          </w:tcPr>
          <w:p w14:paraId="418B8143" w14:textId="1A10DBDB" w:rsidR="00E1181A" w:rsidRPr="009A7192" w:rsidRDefault="00E1181A" w:rsidP="00F53E98">
            <w:pPr>
              <w:rPr>
                <w:ins w:id="337" w:author="Josué" w:date="2015-06-19T10:5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38" w:author="Josué" w:date="2015-06-19T10:54:00Z">
              <w:r w:rsidRPr="009A719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Ángulo definido en la circunferencia unitaria.</w:t>
              </w:r>
            </w:ins>
          </w:p>
        </w:tc>
      </w:tr>
    </w:tbl>
    <w:p w14:paraId="4A7676B0" w14:textId="77777777" w:rsidR="00E1181A" w:rsidRDefault="00E1181A">
      <w:pPr>
        <w:pStyle w:val="Prrafodelista"/>
        <w:spacing w:after="0"/>
        <w:rPr>
          <w:ins w:id="339" w:author="Josué" w:date="2015-06-19T11:15:00Z"/>
          <w:rFonts w:ascii="Times New Roman" w:hAnsi="Times New Roman" w:cs="Times New Roman"/>
          <w:b/>
        </w:rPr>
        <w:pPrChange w:id="340" w:author="Josué" w:date="2015-06-19T10:53:00Z">
          <w:pPr>
            <w:pStyle w:val="Prrafodelista"/>
            <w:numPr>
              <w:numId w:val="39"/>
            </w:numPr>
            <w:spacing w:after="0"/>
            <w:ind w:hanging="360"/>
          </w:pPr>
        </w:pPrChange>
      </w:pPr>
    </w:p>
    <w:p w14:paraId="4EAE9120" w14:textId="77777777" w:rsidR="002337E7" w:rsidRDefault="002337E7" w:rsidP="002337E7">
      <w:pPr>
        <w:spacing w:after="0"/>
        <w:jc w:val="center"/>
        <w:rPr>
          <w:ins w:id="341" w:author="Josué" w:date="2015-06-19T11:17:00Z"/>
          <w:rFonts w:ascii="Times New Roman" w:hAnsi="Times New Roman" w:cs="Times New Roman"/>
          <w:i/>
        </w:rPr>
      </w:pPr>
      <w:ins w:id="342" w:author="Josué" w:date="2015-06-19T11:17:00Z">
        <w:r>
          <w:rPr>
            <w:rFonts w:ascii="Times New Roman" w:hAnsi="Times New Roman" w:cs="Times New Roman"/>
            <w:i/>
          </w:rPr>
          <w:t>a</w:t>
        </w:r>
        <w:r w:rsidRPr="006C3EFE">
          <w:rPr>
            <w:rFonts w:ascii="Times New Roman" w:hAnsi="Times New Roman" w:cs="Times New Roman"/>
            <w:i/>
            <w:vertAlign w:val="superscript"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rPr>
            <w:rFonts w:ascii="Times New Roman" w:hAnsi="Times New Roman" w:cs="Times New Roman"/>
          </w:rPr>
          <w:t xml:space="preserve">+ </w:t>
        </w:r>
        <w:r>
          <w:rPr>
            <w:rFonts w:ascii="Times New Roman" w:hAnsi="Times New Roman" w:cs="Times New Roman"/>
            <w:i/>
          </w:rPr>
          <w:t>b</w:t>
        </w:r>
        <w:r w:rsidRPr="006C3EFE">
          <w:rPr>
            <w:rFonts w:ascii="Times New Roman" w:hAnsi="Times New Roman" w:cs="Times New Roman"/>
            <w:i/>
            <w:vertAlign w:val="superscript"/>
          </w:rPr>
          <w:t>2</w:t>
        </w:r>
        <w:r>
          <w:rPr>
            <w:rFonts w:ascii="Times New Roman" w:hAnsi="Times New Roman" w:cs="Times New Roman"/>
          </w:rPr>
          <w:t xml:space="preserve"> = </w:t>
        </w:r>
        <w:r>
          <w:rPr>
            <w:rFonts w:ascii="Times New Roman" w:hAnsi="Times New Roman" w:cs="Times New Roman"/>
            <w:i/>
          </w:rPr>
          <w:t>r</w:t>
        </w:r>
        <w:r w:rsidRPr="006C3EFE">
          <w:rPr>
            <w:rFonts w:ascii="Times New Roman" w:hAnsi="Times New Roman" w:cs="Times New Roman"/>
            <w:i/>
            <w:vertAlign w:val="superscript"/>
          </w:rPr>
          <w:t>2</w:t>
        </w:r>
      </w:ins>
    </w:p>
    <w:p w14:paraId="1A025E75" w14:textId="67DFBDDD" w:rsidR="002337E7" w:rsidRDefault="002337E7" w:rsidP="002337E7">
      <w:pPr>
        <w:spacing w:after="0"/>
        <w:jc w:val="center"/>
        <w:rPr>
          <w:ins w:id="343" w:author="Josué" w:date="2015-06-19T11:17:00Z"/>
          <w:rFonts w:ascii="Times New Roman" w:hAnsi="Times New Roman" w:cs="Times New Roman"/>
        </w:rPr>
      </w:pPr>
      <w:ins w:id="344" w:author="Josué" w:date="2015-06-19T11:17:00Z">
        <w:r>
          <w:rPr>
            <w:rFonts w:ascii="Times New Roman" w:hAnsi="Times New Roman" w:cs="Times New Roman"/>
          </w:rPr>
          <w:t>(1)</w:t>
        </w:r>
        <w:r w:rsidRPr="006C3EFE">
          <w:rPr>
            <w:rFonts w:ascii="Times New Roman" w:hAnsi="Times New Roman" w:cs="Times New Roman"/>
            <w:vertAlign w:val="superscript"/>
          </w:rPr>
          <w:t>2</w:t>
        </w:r>
        <w:r>
          <w:rPr>
            <w:rFonts w:ascii="Times New Roman" w:hAnsi="Times New Roman" w:cs="Times New Roman"/>
          </w:rPr>
          <w:t xml:space="preserve"> + (-2)</w:t>
        </w:r>
        <w:r w:rsidRPr="006C3EFE">
          <w:rPr>
            <w:rFonts w:ascii="Times New Roman" w:hAnsi="Times New Roman" w:cs="Times New Roman"/>
            <w:vertAlign w:val="superscript"/>
          </w:rPr>
          <w:t>2</w:t>
        </w:r>
        <w:r>
          <w:rPr>
            <w:rFonts w:ascii="Times New Roman" w:hAnsi="Times New Roman" w:cs="Times New Roman"/>
          </w:rPr>
          <w:t xml:space="preserve"> = </w:t>
        </w:r>
        <w:r>
          <w:rPr>
            <w:rFonts w:ascii="Times New Roman" w:hAnsi="Times New Roman" w:cs="Times New Roman"/>
            <w:i/>
          </w:rPr>
          <w:t>r</w:t>
        </w:r>
        <w:r w:rsidRPr="006C3EFE">
          <w:rPr>
            <w:rFonts w:ascii="Times New Roman" w:hAnsi="Times New Roman" w:cs="Times New Roman"/>
            <w:vertAlign w:val="superscript"/>
          </w:rPr>
          <w:t>2</w:t>
        </w:r>
      </w:ins>
    </w:p>
    <w:p w14:paraId="67EE5C35" w14:textId="03F63834" w:rsidR="002337E7" w:rsidRDefault="002337E7" w:rsidP="002337E7">
      <w:pPr>
        <w:spacing w:after="0"/>
        <w:jc w:val="center"/>
        <w:rPr>
          <w:ins w:id="345" w:author="Josué" w:date="2015-06-19T11:17:00Z"/>
          <w:rFonts w:ascii="Times New Roman" w:hAnsi="Times New Roman" w:cs="Times New Roman"/>
          <w:i/>
        </w:rPr>
      </w:pPr>
      <w:ins w:id="346" w:author="Josué" w:date="2015-06-19T11:17:00Z">
        <w:r>
          <w:rPr>
            <w:rFonts w:ascii="Times New Roman" w:hAnsi="Times New Roman" w:cs="Times New Roman"/>
          </w:rPr>
          <w:t xml:space="preserve">1 + 4 = </w:t>
        </w:r>
        <w:r>
          <w:rPr>
            <w:rFonts w:ascii="Times New Roman" w:hAnsi="Times New Roman" w:cs="Times New Roman"/>
            <w:i/>
          </w:rPr>
          <w:t>r</w:t>
        </w:r>
        <w:r w:rsidRPr="006C3EFE">
          <w:rPr>
            <w:rFonts w:ascii="Times New Roman" w:hAnsi="Times New Roman" w:cs="Times New Roman"/>
            <w:i/>
            <w:vertAlign w:val="superscript"/>
          </w:rPr>
          <w:t>2</w:t>
        </w:r>
      </w:ins>
    </w:p>
    <w:p w14:paraId="3E5455D0" w14:textId="17D6CDE7" w:rsidR="002337E7" w:rsidRDefault="002337E7" w:rsidP="002337E7">
      <w:pPr>
        <w:spacing w:after="0"/>
        <w:jc w:val="center"/>
        <w:rPr>
          <w:ins w:id="347" w:author="Josué" w:date="2015-06-19T11:17:00Z"/>
          <w:rFonts w:ascii="Times New Roman" w:hAnsi="Times New Roman" w:cs="Times New Roman"/>
          <w:i/>
        </w:rPr>
      </w:pPr>
      <w:ins w:id="348" w:author="Josué" w:date="2015-06-19T11:17:00Z">
        <w:r>
          <w:rPr>
            <w:rFonts w:ascii="Times New Roman" w:hAnsi="Times New Roman" w:cs="Times New Roman"/>
            <w:i/>
          </w:rPr>
          <w:t>√</w:t>
        </w:r>
        <w:r>
          <w:rPr>
            <w:rFonts w:ascii="Times New Roman" w:hAnsi="Times New Roman" w:cs="Times New Roman"/>
          </w:rPr>
          <w:t>5 = √</w:t>
        </w:r>
        <w:r>
          <w:rPr>
            <w:rFonts w:ascii="Times New Roman" w:hAnsi="Times New Roman" w:cs="Times New Roman"/>
            <w:i/>
          </w:rPr>
          <w:t>r</w:t>
        </w:r>
        <w:r w:rsidRPr="006C3EFE">
          <w:rPr>
            <w:rFonts w:ascii="Times New Roman" w:hAnsi="Times New Roman" w:cs="Times New Roman"/>
            <w:i/>
            <w:vertAlign w:val="superscript"/>
          </w:rPr>
          <w:t>2</w:t>
        </w:r>
      </w:ins>
    </w:p>
    <w:p w14:paraId="446CF05E" w14:textId="26A5D470" w:rsidR="002337E7" w:rsidRPr="006C3EFE" w:rsidRDefault="002337E7" w:rsidP="002337E7">
      <w:pPr>
        <w:spacing w:after="0"/>
        <w:jc w:val="center"/>
        <w:rPr>
          <w:ins w:id="349" w:author="Josué" w:date="2015-06-19T11:17:00Z"/>
          <w:rFonts w:ascii="Times New Roman" w:hAnsi="Times New Roman" w:cs="Times New Roman"/>
        </w:rPr>
      </w:pPr>
      <w:ins w:id="350" w:author="Josué" w:date="2015-06-19T11:17:00Z">
        <w:r>
          <w:rPr>
            <w:rFonts w:ascii="Times New Roman" w:hAnsi="Times New Roman" w:cs="Times New Roman"/>
            <w:i/>
          </w:rPr>
          <w:t xml:space="preserve">r </w:t>
        </w:r>
        <w:r>
          <w:rPr>
            <w:rFonts w:ascii="Times New Roman" w:hAnsi="Times New Roman" w:cs="Times New Roman"/>
          </w:rPr>
          <w:t>= √5</w:t>
        </w:r>
      </w:ins>
    </w:p>
    <w:p w14:paraId="06A6000F" w14:textId="17A182C3" w:rsidR="00A04CCD" w:rsidRPr="009A7192" w:rsidDel="002337E7" w:rsidRDefault="00A04CCD" w:rsidP="00F53E98">
      <w:pPr>
        <w:pStyle w:val="Prrafodelista"/>
        <w:numPr>
          <w:ilvl w:val="0"/>
          <w:numId w:val="39"/>
        </w:numPr>
        <w:spacing w:after="0"/>
        <w:rPr>
          <w:del w:id="351" w:author="Josué" w:date="2015-06-19T11:17:00Z"/>
          <w:rFonts w:ascii="Times New Roman" w:hAnsi="Times New Roman" w:cs="Times New Roman"/>
          <w:b/>
        </w:rPr>
      </w:pPr>
      <m:oMath>
        <m:r>
          <w:del w:id="352" w:author="Josué" w:date="2015-06-19T10:53:00Z">
            <m:rPr>
              <m:sty m:val="p"/>
            </m:rPr>
            <w:rPr>
              <w:rFonts w:ascii="Cambria Math" w:hAnsi="Cambria Math" w:cs="Times New Roman"/>
            </w:rPr>
            <w:br/>
          </w:del>
        </m:r>
      </m:oMath>
      <m:oMathPara>
        <m:oMath>
          <m:sSup>
            <m:sSupPr>
              <m:ctrlPr>
                <w:del w:id="353" w:author="Josué" w:date="2015-06-19T11:17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354" w:author="Josué" w:date="2015-06-19T11:17:00Z"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w:del>
              </m:r>
            </m:e>
            <m:sup>
              <m:r>
                <w:del w:id="355" w:author="Josué" w:date="2015-06-19T11:17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  <m:r>
            <w:del w:id="356" w:author="Josué" w:date="2015-06-19T11:17:00Z">
              <m:rPr>
                <m:sty m:val="bi"/>
              </m:rPr>
              <w:rPr>
                <w:rFonts w:ascii="Cambria Math" w:hAnsi="Cambria Math" w:cs="Times New Roman"/>
              </w:rPr>
              <m:t>+</m:t>
            </w:del>
          </m:r>
          <m:sSup>
            <m:sSupPr>
              <m:ctrlPr>
                <w:del w:id="357" w:author="Josué" w:date="2015-06-19T11:17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358" w:author="Josué" w:date="2015-06-19T11:17:00Z">
                  <m:rPr>
                    <m:sty m:val="bi"/>
                  </m:rPr>
                  <w:rPr>
                    <w:rFonts w:ascii="Cambria Math" w:hAnsi="Cambria Math" w:cs="Times New Roman"/>
                  </w:rPr>
                  <m:t>b</m:t>
                </w:del>
              </m:r>
            </m:e>
            <m:sup>
              <m:r>
                <w:del w:id="359" w:author="Josué" w:date="2015-06-19T11:17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  <m:r>
            <w:del w:id="360" w:author="Josué" w:date="2015-06-19T11:17:00Z">
              <m:rPr>
                <m:sty m:val="bi"/>
              </m:rPr>
              <w:rPr>
                <w:rFonts w:ascii="Cambria Math" w:hAnsi="Cambria Math" w:cs="Times New Roman"/>
              </w:rPr>
              <m:t>=</m:t>
            </w:del>
          </m:r>
          <m:sSup>
            <m:sSupPr>
              <m:ctrlPr>
                <w:del w:id="361" w:author="Josué" w:date="2015-06-19T11:17:00Z">
                  <w:rPr>
                    <w:rFonts w:ascii="Cambria Math" w:hAnsi="Cambria Math" w:cs="Times New Roman"/>
                    <w:b/>
                    <w:i/>
                  </w:rPr>
                </w:del>
              </m:ctrlPr>
            </m:sSupPr>
            <m:e>
              <m:r>
                <w:del w:id="362" w:author="Josué" w:date="2015-06-19T11:17:00Z">
                  <m:rPr>
                    <m:sty m:val="bi"/>
                  </m:rPr>
                  <w:rPr>
                    <w:rFonts w:ascii="Cambria Math" w:hAnsi="Cambria Math" w:cs="Times New Roman"/>
                  </w:rPr>
                  <m:t>r</m:t>
                </w:del>
              </m:r>
            </m:e>
            <m:sup>
              <m:r>
                <w:del w:id="363" w:author="Josué" w:date="2015-06-19T11:17:00Z"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w:del>
              </m:r>
            </m:sup>
          </m:sSup>
        </m:oMath>
      </m:oMathPara>
    </w:p>
    <w:p w14:paraId="295D056F" w14:textId="4AE106EF" w:rsidR="00A04CCD" w:rsidRPr="009A7192" w:rsidDel="002337E7" w:rsidRDefault="00A04CCD">
      <w:pPr>
        <w:pStyle w:val="Prrafodelista"/>
        <w:numPr>
          <w:ilvl w:val="0"/>
          <w:numId w:val="39"/>
        </w:numPr>
        <w:spacing w:after="0"/>
        <w:rPr>
          <w:del w:id="364" w:author="Josué" w:date="2015-06-19T11:17:00Z"/>
          <w:rFonts w:ascii="Times New Roman" w:eastAsiaTheme="minorEastAsia" w:hAnsi="Times New Roman" w:cs="Times New Roman"/>
          <w:b/>
        </w:rPr>
        <w:pPrChange w:id="365" w:author="Josué" w:date="2015-06-19T11:17:00Z">
          <w:pPr>
            <w:pStyle w:val="Prrafodelista"/>
            <w:spacing w:after="0"/>
          </w:pPr>
        </w:pPrChange>
      </w:pPr>
      <m:oMath>
        <m:r>
          <w:del w:id="366" w:author="Josué" w:date="2015-06-19T11:17:00Z">
            <m:rPr>
              <m:sty m:val="bi"/>
            </m:rPr>
            <w:rPr>
              <w:rFonts w:ascii="Cambria Math" w:hAnsi="Cambria Math" w:cs="Times New Roman"/>
            </w:rPr>
            <m:t>(</m:t>
          </w:del>
        </m:r>
        <m:sSup>
          <m:sSupPr>
            <m:ctrlPr>
              <w:del w:id="367" w:author="Josué" w:date="2015-06-19T11:17:00Z">
                <w:rPr>
                  <w:rFonts w:ascii="Cambria Math" w:hAnsi="Cambria Math" w:cs="Times New Roman"/>
                  <w:b/>
                  <w:i/>
                </w:rPr>
              </w:del>
            </m:ctrlPr>
          </m:sSupPr>
          <m:e>
            <m:r>
              <w:del w:id="368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1)</m:t>
              </w:del>
            </m:r>
          </m:e>
          <m:sup>
            <m:r>
              <w:del w:id="369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w:del>
            </m:r>
          </m:sup>
        </m:sSup>
        <m:r>
          <w:del w:id="370" w:author="Josué" w:date="2015-06-19T11:17:00Z">
            <m:rPr>
              <m:sty m:val="bi"/>
            </m:rPr>
            <w:rPr>
              <w:rFonts w:ascii="Cambria Math" w:hAnsi="Cambria Math" w:cs="Times New Roman"/>
            </w:rPr>
            <m:t>+</m:t>
          </w:del>
        </m:r>
        <m:sSup>
          <m:sSupPr>
            <m:ctrlPr>
              <w:del w:id="371" w:author="Josué" w:date="2015-06-19T11:17:00Z">
                <w:rPr>
                  <w:rFonts w:ascii="Cambria Math" w:hAnsi="Cambria Math" w:cs="Times New Roman"/>
                  <w:b/>
                  <w:i/>
                </w:rPr>
              </w:del>
            </m:ctrlPr>
          </m:sSupPr>
          <m:e>
            <m:d>
              <m:dPr>
                <m:ctrlPr>
                  <w:del w:id="372" w:author="Josué" w:date="2015-06-19T11:17:00Z">
                    <w:rPr>
                      <w:rFonts w:ascii="Cambria Math" w:hAnsi="Cambria Math" w:cs="Times New Roman"/>
                      <w:b/>
                      <w:i/>
                    </w:rPr>
                  </w:del>
                </m:ctrlPr>
              </m:dPr>
              <m:e>
                <m:r>
                  <w:del w:id="373" w:author="Josué" w:date="2015-06-19T11:17:00Z"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-2</m:t>
                  </w:del>
                </m:r>
              </m:e>
            </m:d>
          </m:e>
          <m:sup>
            <m:r>
              <w:del w:id="374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w:del>
            </m:r>
          </m:sup>
        </m:sSup>
        <m:r>
          <w:del w:id="375" w:author="Josué" w:date="2015-06-19T11:17:00Z">
            <m:rPr>
              <m:sty m:val="bi"/>
            </m:rPr>
            <w:rPr>
              <w:rFonts w:ascii="Cambria Math" w:hAnsi="Cambria Math" w:cs="Times New Roman"/>
            </w:rPr>
            <m:t>=</m:t>
          </w:del>
        </m:r>
        <m:sSup>
          <m:sSupPr>
            <m:ctrlPr>
              <w:del w:id="376" w:author="Josué" w:date="2015-06-19T11:17:00Z">
                <w:rPr>
                  <w:rFonts w:ascii="Cambria Math" w:hAnsi="Cambria Math" w:cs="Times New Roman"/>
                  <w:b/>
                  <w:i/>
                </w:rPr>
              </w:del>
            </m:ctrlPr>
          </m:sSupPr>
          <m:e>
            <m:r>
              <w:del w:id="377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r</m:t>
              </w:del>
            </m:r>
          </m:e>
          <m:sup>
            <m:r>
              <w:del w:id="378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w:del>
            </m:r>
          </m:sup>
        </m:sSup>
      </m:oMath>
    </w:p>
    <w:p w14:paraId="70A64B53" w14:textId="2B38F797" w:rsidR="00A04CCD" w:rsidRPr="009A7192" w:rsidDel="002337E7" w:rsidRDefault="00A04CCD">
      <w:pPr>
        <w:pStyle w:val="Prrafodelista"/>
        <w:numPr>
          <w:ilvl w:val="0"/>
          <w:numId w:val="39"/>
        </w:numPr>
        <w:spacing w:after="0"/>
        <w:rPr>
          <w:del w:id="379" w:author="Josué" w:date="2015-06-19T11:17:00Z"/>
          <w:rFonts w:ascii="Times New Roman" w:eastAsiaTheme="minorEastAsia" w:hAnsi="Times New Roman" w:cs="Times New Roman"/>
          <w:b/>
        </w:rPr>
        <w:pPrChange w:id="380" w:author="Josué" w:date="2015-06-19T11:17:00Z">
          <w:pPr>
            <w:pStyle w:val="Prrafodelista"/>
            <w:spacing w:after="0"/>
          </w:pPr>
        </w:pPrChange>
      </w:pPr>
      <m:oMath>
        <m:r>
          <w:del w:id="381" w:author="Josué" w:date="2015-06-19T11:17:00Z">
            <m:rPr>
              <m:sty m:val="bi"/>
            </m:rPr>
            <w:rPr>
              <w:rFonts w:ascii="Cambria Math" w:hAnsi="Cambria Math" w:cs="Times New Roman"/>
            </w:rPr>
            <m:t>1+4=</m:t>
          </w:del>
        </m:r>
        <m:sSup>
          <m:sSupPr>
            <m:ctrlPr>
              <w:del w:id="382" w:author="Josué" w:date="2015-06-19T11:17:00Z">
                <w:rPr>
                  <w:rFonts w:ascii="Cambria Math" w:hAnsi="Cambria Math" w:cs="Times New Roman"/>
                  <w:b/>
                  <w:i/>
                </w:rPr>
              </w:del>
            </m:ctrlPr>
          </m:sSupPr>
          <m:e>
            <m:r>
              <w:del w:id="383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r</m:t>
              </w:del>
            </m:r>
          </m:e>
          <m:sup>
            <m:r>
              <w:del w:id="384" w:author="Josué" w:date="2015-06-19T11:17:00Z"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w:del>
            </m:r>
          </m:sup>
        </m:sSup>
      </m:oMath>
    </w:p>
    <w:p w14:paraId="36A4A919" w14:textId="4DD86BD9" w:rsidR="00A04CCD" w:rsidRPr="009A7192" w:rsidDel="002337E7" w:rsidRDefault="00086586">
      <w:pPr>
        <w:pStyle w:val="Prrafodelista"/>
        <w:numPr>
          <w:ilvl w:val="0"/>
          <w:numId w:val="39"/>
        </w:numPr>
        <w:spacing w:after="0"/>
        <w:rPr>
          <w:del w:id="385" w:author="Josué" w:date="2015-06-19T11:17:00Z"/>
          <w:rFonts w:ascii="Times New Roman" w:eastAsiaTheme="minorEastAsia" w:hAnsi="Times New Roman" w:cs="Times New Roman"/>
          <w:b/>
        </w:rPr>
        <w:pPrChange w:id="386" w:author="Josué" w:date="2015-06-19T11:17:00Z">
          <w:pPr>
            <w:pStyle w:val="Prrafodelista"/>
            <w:spacing w:after="0"/>
          </w:pPr>
        </w:pPrChange>
      </w:pPr>
      <m:oMath>
        <m:rad>
          <m:radPr>
            <m:degHide m:val="1"/>
            <m:ctrlPr>
              <w:del w:id="387" w:author="Josué" w:date="2015-06-19T11:17:00Z">
                <w:rPr>
                  <w:rFonts w:ascii="Cambria Math" w:eastAsiaTheme="minorEastAsia" w:hAnsi="Cambria Math" w:cs="Times New Roman"/>
                  <w:b/>
                  <w:i/>
                </w:rPr>
              </w:del>
            </m:ctrlPr>
          </m:radPr>
          <m:deg/>
          <m:e>
            <m:r>
              <w:del w:id="388" w:author="Josué" w:date="2015-06-19T11:17:00Z"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5</m:t>
              </w:del>
            </m:r>
          </m:e>
        </m:rad>
        <m:r>
          <w:del w:id="389" w:author="Josué" w:date="2015-06-19T11:17:00Z"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w:del>
        </m:r>
        <m:rad>
          <m:radPr>
            <m:degHide m:val="1"/>
            <m:ctrlPr>
              <w:del w:id="390" w:author="Josué" w:date="2015-06-19T11:17:00Z">
                <w:rPr>
                  <w:rFonts w:ascii="Cambria Math" w:eastAsiaTheme="minorEastAsia" w:hAnsi="Cambria Math" w:cs="Times New Roman"/>
                  <w:b/>
                  <w:i/>
                </w:rPr>
              </w:del>
            </m:ctrlPr>
          </m:radPr>
          <m:deg/>
          <m:e>
            <m:sSup>
              <m:sSupPr>
                <m:ctrlPr>
                  <w:del w:id="391" w:author="Josué" w:date="2015-06-19T11:17:00Z">
                    <w:rPr>
                      <w:rFonts w:ascii="Cambria Math" w:eastAsiaTheme="minorEastAsia" w:hAnsi="Cambria Math" w:cs="Times New Roman"/>
                      <w:b/>
                      <w:i/>
                    </w:rPr>
                  </w:del>
                </m:ctrlPr>
              </m:sSupPr>
              <m:e>
                <m:r>
                  <w:del w:id="392" w:author="Josué" w:date="2015-06-19T11:17:00Z"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r</m:t>
                  </w:del>
                </m:r>
              </m:e>
              <m:sup>
                <m:r>
                  <w:del w:id="393" w:author="Josué" w:date="2015-06-19T11:17:00Z"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2</m:t>
                  </w:del>
                </m:r>
              </m:sup>
            </m:sSup>
          </m:e>
        </m:rad>
      </m:oMath>
    </w:p>
    <w:p w14:paraId="65F80291" w14:textId="671115EA" w:rsidR="00A04CCD" w:rsidRPr="009A7192" w:rsidDel="002337E7" w:rsidRDefault="00A04CCD">
      <w:pPr>
        <w:pStyle w:val="Prrafodelista"/>
        <w:numPr>
          <w:ilvl w:val="0"/>
          <w:numId w:val="39"/>
        </w:numPr>
        <w:spacing w:after="0"/>
        <w:rPr>
          <w:del w:id="394" w:author="Josué" w:date="2015-06-19T11:17:00Z"/>
          <w:rFonts w:ascii="Times New Roman" w:eastAsiaTheme="minorEastAsia" w:hAnsi="Times New Roman" w:cs="Times New Roman"/>
          <w:b/>
        </w:rPr>
        <w:pPrChange w:id="395" w:author="Josué" w:date="2015-06-19T11:17:00Z">
          <w:pPr>
            <w:pStyle w:val="Prrafodelista"/>
            <w:spacing w:after="0"/>
          </w:pPr>
        </w:pPrChange>
      </w:pPr>
      <m:oMath>
        <m:r>
          <w:del w:id="396" w:author="Josué" w:date="2015-06-19T11:17:00Z">
            <m:rPr>
              <m:sty m:val="bi"/>
            </m:rPr>
            <w:rPr>
              <w:rFonts w:ascii="Cambria Math" w:eastAsiaTheme="minorEastAsia" w:hAnsi="Cambria Math" w:cs="Times New Roman"/>
            </w:rPr>
            <m:t>r=</m:t>
          </w:del>
        </m:r>
        <m:rad>
          <m:radPr>
            <m:degHide m:val="1"/>
            <m:ctrlPr>
              <w:del w:id="397" w:author="Josué" w:date="2015-06-19T11:17:00Z">
                <w:rPr>
                  <w:rFonts w:ascii="Cambria Math" w:eastAsiaTheme="minorEastAsia" w:hAnsi="Cambria Math" w:cs="Times New Roman"/>
                  <w:b/>
                  <w:i/>
                </w:rPr>
              </w:del>
            </m:ctrlPr>
          </m:radPr>
          <m:deg/>
          <m:e>
            <m:r>
              <w:del w:id="398" w:author="Josué" w:date="2015-06-19T11:17:00Z"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5</m:t>
              </w:del>
            </m:r>
          </m:e>
        </m:rad>
      </m:oMath>
    </w:p>
    <w:p w14:paraId="76875063" w14:textId="1582A27A" w:rsidR="00A04CCD" w:rsidRPr="009A7192" w:rsidDel="002337E7" w:rsidRDefault="00A04CCD">
      <w:pPr>
        <w:pStyle w:val="Prrafodelista"/>
        <w:spacing w:after="0"/>
        <w:rPr>
          <w:del w:id="399" w:author="Josué" w:date="2015-06-19T11:17:00Z"/>
          <w:rFonts w:ascii="Times New Roman" w:hAnsi="Times New Roman" w:cs="Times New Roman"/>
        </w:rPr>
        <w:pPrChange w:id="400" w:author="Josué" w:date="2015-06-19T11:17:00Z">
          <w:pPr>
            <w:spacing w:after="0"/>
            <w:jc w:val="center"/>
          </w:pPr>
        </w:pPrChange>
      </w:pPr>
    </w:p>
    <w:p w14:paraId="4023CC64" w14:textId="0058A1B3" w:rsidR="00A04CCD" w:rsidRPr="009A7192" w:rsidRDefault="00A04CCD" w:rsidP="00A04CCD">
      <w:pPr>
        <w:spacing w:after="0"/>
        <w:rPr>
          <w:rFonts w:ascii="Times New Roman" w:hAnsi="Times New Roman" w:cs="Times New Roman"/>
        </w:rPr>
      </w:pPr>
      <w:del w:id="401" w:author="Josué" w:date="2015-06-19T11:17:00Z">
        <w:r w:rsidRPr="009A7192" w:rsidDel="002337E7">
          <w:rPr>
            <w:rFonts w:ascii="Times New Roman" w:hAnsi="Times New Roman" w:cs="Times New Roman"/>
          </w:rPr>
          <w:delText>Por tanto</w:delText>
        </w:r>
      </w:del>
      <w:ins w:id="402" w:author="Josué" w:date="2015-06-19T11:17:00Z">
        <w:r w:rsidR="002337E7">
          <w:rPr>
            <w:rFonts w:ascii="Times New Roman" w:hAnsi="Times New Roman" w:cs="Times New Roman"/>
          </w:rPr>
          <w:t>Entonces:</w:t>
        </w:r>
      </w:ins>
    </w:p>
    <w:p w14:paraId="3864FDDB" w14:textId="48FC5A8E" w:rsidR="00A04CCD" w:rsidRPr="009A7192" w:rsidRDefault="00086586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ins w:id="403" w:author="Josué" w:date="2015-06-19T11:19:00Z">
                  <w:rPr>
                    <w:rFonts w:ascii="Cambria Math" w:hAnsi="Cambria Math" w:cs="Times New Roman"/>
                  </w:rPr>
                  <m:t>α</m:t>
                </w:ins>
              </m:r>
            </m:e>
          </m:func>
          <m:r>
            <w:del w:id="404" w:author="Josué" w:date="2015-06-19T11:19:00Z">
              <w:rPr>
                <w:rFonts w:ascii="Cambria Math" w:hAnsi="Cambria Math" w:cs="Times New Roman"/>
              </w:rPr>
              <m:t>α</m:t>
            </w:del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rad>
            </m:den>
          </m:f>
          <m:r>
            <w:ins w:id="405" w:author="Josué" w:date="2015-06-19T11:19:00Z">
              <w:rPr>
                <w:rFonts w:ascii="Cambria Math" w:hAnsi="Cambria Math" w:cs="Times New Roman"/>
              </w:rPr>
              <m:t>,</m:t>
            </w:ins>
          </m:r>
          <m:r>
            <w:rPr>
              <w:rFonts w:ascii="Cambria Math" w:hAnsi="Cambria Math" w:cs="Times New Roman"/>
            </w:rPr>
            <m:t xml:space="preserve"> </m:t>
          </m:r>
          <m:r>
            <w:del w:id="406" w:author="Josué" w:date="2015-06-19T11:19:00Z">
              <w:rPr>
                <w:rFonts w:ascii="Cambria Math" w:hAnsi="Cambria Math" w:cs="Times New Roman"/>
              </w:rPr>
              <m:t xml:space="preserve">     </m:t>
            </w:del>
          </m:r>
          <m:r>
            <m:rPr>
              <m:sty m:val="p"/>
            </m:rPr>
            <w:rPr>
              <w:rFonts w:ascii="Cambria Math" w:hAnsi="Cambria Math" w:cs="Times New Roman"/>
            </w:rPr>
            <m:t>racionalizando</m:t>
          </m:r>
          <m:r>
            <w:ins w:id="407" w:author="Josué" w:date="2015-06-19T11:20:00Z">
              <m:rPr>
                <m:sty m:val="p"/>
              </m:rPr>
              <w:rPr>
                <w:rFonts w:ascii="Cambria Math" w:hAnsi="Cambria Math" w:cs="Times New Roman"/>
              </w:rPr>
              <m:t>:</m:t>
            </w:ins>
          </m:r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</m:oMath>
      </m:oMathPara>
    </w:p>
    <w:p w14:paraId="156B991F" w14:textId="77777777" w:rsidR="00A04CCD" w:rsidRPr="009A7192" w:rsidRDefault="00A04CCD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5BDDF694" w14:textId="124DFD0B" w:rsidR="00A04CCD" w:rsidRPr="009A7192" w:rsidRDefault="00D160E0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sen</m:t>
          </m:r>
          <m:r>
            <w:ins w:id="408" w:author="Josué" w:date="2015-06-19T11:20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rad>
            </m:den>
          </m:f>
          <m:r>
            <w:ins w:id="409" w:author="Josué" w:date="2015-06-19T11:20:00Z">
              <w:rPr>
                <w:rFonts w:ascii="Cambria Math" w:hAnsi="Cambria Math" w:cs="Times New Roman"/>
              </w:rPr>
              <m:t>,</m:t>
            </w:ins>
          </m:r>
          <m:r>
            <w:rPr>
              <w:rFonts w:ascii="Cambria Math" w:hAnsi="Cambria Math" w:cs="Times New Roman"/>
            </w:rPr>
            <m:t xml:space="preserve"> </m:t>
          </m:r>
          <m:r>
            <w:del w:id="410" w:author="Josué" w:date="2015-06-19T11:20:00Z">
              <w:rPr>
                <w:rFonts w:ascii="Cambria Math" w:hAnsi="Cambria Math" w:cs="Times New Roman"/>
              </w:rPr>
              <m:t xml:space="preserve">  </m:t>
            </w:del>
          </m:r>
          <m:r>
            <m:rPr>
              <m:sty m:val="p"/>
            </m:rPr>
            <w:rPr>
              <w:rFonts w:ascii="Cambria Math" w:hAnsi="Cambria Math" w:cs="Times New Roman"/>
            </w:rPr>
            <m:t>racionalizando</m:t>
          </m:r>
          <m:r>
            <w:ins w:id="411" w:author="Josué" w:date="2015-06-19T11:20:00Z">
              <w:rPr>
                <w:rFonts w:ascii="Cambria Math" w:hAnsi="Cambria Math" w:cs="Times New Roman"/>
              </w:rPr>
              <m:t>:</m:t>
            </w:ins>
          </m:r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</m:oMath>
      </m:oMathPara>
    </w:p>
    <w:p w14:paraId="6D496E12" w14:textId="77777777" w:rsidR="00A04CCD" w:rsidRPr="009A7192" w:rsidRDefault="00A04CCD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35108E5E" w14:textId="0AF435F5" w:rsidR="00A04CCD" w:rsidRPr="009A7192" w:rsidRDefault="007B13DA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t</m:t>
          </m:r>
          <m:r>
            <w:ins w:id="412" w:author="Josué" w:date="2015-06-19T11:20:00Z">
              <m:rPr>
                <m:sty m:val="p"/>
              </m:rPr>
              <w:rPr>
                <w:rFonts w:ascii="Cambria Math" w:hAnsi="Cambria Math" w:cs="Times New Roman"/>
              </w:rPr>
              <m:t>an</m:t>
            </w:ins>
          </m:r>
          <m:r>
            <w:del w:id="413" w:author="Josué" w:date="2015-06-19T11:20:00Z">
              <w:rPr>
                <w:rFonts w:ascii="Cambria Math" w:hAnsi="Cambria Math" w:cs="Times New Roman"/>
              </w:rPr>
              <m:t>g</m:t>
            </w:del>
          </m:r>
          <m:r>
            <w:ins w:id="414" w:author="Josué" w:date="2015-06-19T11:20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-1</m:t>
              </m:r>
            </m:den>
          </m:f>
          <m:r>
            <w:rPr>
              <w:rFonts w:ascii="Cambria Math" w:hAnsi="Cambria Math" w:cs="Times New Roman"/>
            </w:rPr>
            <m:t>=-2</m:t>
          </m:r>
        </m:oMath>
      </m:oMathPara>
    </w:p>
    <w:p w14:paraId="5732804B" w14:textId="77777777" w:rsidR="00A04CCD" w:rsidRPr="009A7192" w:rsidRDefault="00A04CCD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47709669" w14:textId="2F86AF67" w:rsidR="00A04CCD" w:rsidRPr="009A7192" w:rsidRDefault="007B13DA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cot</m:t>
          </m:r>
          <m:r>
            <w:del w:id="415" w:author="Josué" w:date="2015-06-19T11:21:00Z">
              <m:rPr>
                <m:sty m:val="p"/>
              </m:rPr>
              <w:rPr>
                <w:rFonts w:ascii="Cambria Math" w:hAnsi="Cambria Math" w:cs="Times New Roman"/>
              </w:rPr>
              <m:t>g</m:t>
            </w:del>
          </m:r>
          <m:r>
            <w:ins w:id="416" w:author="Josué" w:date="2015-06-19T11:21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54719D4" w14:textId="77777777" w:rsidR="00A04CCD" w:rsidRPr="009A7192" w:rsidRDefault="00A04CCD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53B6B221" w14:textId="4796C196" w:rsidR="00A04CCD" w:rsidRPr="009A7192" w:rsidRDefault="00086586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sec</m:t>
              </m:r>
            </m:fName>
            <m:e>
              <m:r>
                <w:ins w:id="417" w:author="Josué" w:date="2015-06-19T11:24:00Z">
                  <w:rPr>
                    <w:rFonts w:ascii="Cambria Math" w:hAnsi="Cambria Math" w:cs="Times New Roman"/>
                  </w:rPr>
                  <m:t>θ</m:t>
                </w:ins>
              </m:r>
            </m:e>
          </m:func>
          <m:r>
            <w:del w:id="418" w:author="Josué" w:date="2015-06-19T11:24:00Z">
              <w:rPr>
                <w:rFonts w:ascii="Cambria Math" w:hAnsi="Cambria Math" w:cs="Times New Roman"/>
              </w:rPr>
              <m:t>θ</m:t>
            </w:del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-1</m:t>
              </m:r>
            </m:den>
          </m:f>
          <m:r>
            <w:rPr>
              <w:rFonts w:ascii="Cambria Math" w:hAnsi="Cambria Math" w:cs="Times New Roman"/>
            </w:rPr>
            <m:t>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5</m:t>
              </m:r>
            </m:e>
          </m:rad>
        </m:oMath>
      </m:oMathPara>
    </w:p>
    <w:p w14:paraId="22DC8D35" w14:textId="77777777" w:rsidR="00A04CCD" w:rsidRPr="009A7192" w:rsidRDefault="00A04CCD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221EF58" w14:textId="24EF6F3C" w:rsidR="00A04CCD" w:rsidRPr="009A7192" w:rsidRDefault="007B13DA" w:rsidP="00A04CC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c</m:t>
          </m:r>
          <m:r>
            <w:del w:id="419" w:author="Josué" w:date="2015-06-19T11:24:00Z">
              <m:rPr>
                <m:sty m:val="p"/>
              </m:rPr>
              <w:rPr>
                <w:rFonts w:ascii="Cambria Math" w:hAnsi="Cambria Math" w:cs="Times New Roman"/>
              </w:rPr>
              <m:t>o</m:t>
            </w:del>
          </m:r>
          <m:r>
            <m:rPr>
              <m:sty m:val="p"/>
            </m:rPr>
            <w:rPr>
              <w:rFonts w:ascii="Cambria Math" w:hAnsi="Cambria Math" w:cs="Times New Roman"/>
            </w:rPr>
            <m:t>s</m:t>
          </m:r>
          <m:r>
            <w:del w:id="420" w:author="Josué" w:date="2015-06-19T11:24:00Z">
              <m:rPr>
                <m:sty m:val="p"/>
              </m:rPr>
              <w:rPr>
                <w:rFonts w:ascii="Cambria Math" w:hAnsi="Cambria Math" w:cs="Times New Roman"/>
              </w:rPr>
              <m:t>e</m:t>
            </w:del>
          </m:r>
          <m:r>
            <m:rPr>
              <m:sty m:val="p"/>
            </m:rPr>
            <w:rPr>
              <w:rFonts w:ascii="Cambria Math" w:hAnsi="Cambria Math" w:cs="Times New Roman"/>
            </w:rPr>
            <m:t>c</m:t>
          </m:r>
          <m:r>
            <w:ins w:id="421" w:author="Josué" w:date="2015-06-19T11:24:00Z">
              <w:rPr>
                <w:rFonts w:ascii="Cambria Math" w:hAnsi="Cambria Math" w:cs="Times New Roman"/>
              </w:rPr>
              <m:t xml:space="preserve"> </m:t>
            </w:ins>
          </m:r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2557B6F9" w14:textId="41A2CC36" w:rsidR="00CF4DA1" w:rsidRPr="009A7192" w:rsidRDefault="00CF4DA1" w:rsidP="00821347">
      <w:pPr>
        <w:spacing w:after="0"/>
        <w:rPr>
          <w:rFonts w:ascii="Times New Roman" w:eastAsiaTheme="minorEastAsia" w:hAnsi="Times New Roman" w:cs="Times New Roman"/>
          <w:b/>
        </w:rPr>
      </w:pPr>
    </w:p>
    <w:p w14:paraId="5961CD67" w14:textId="1974C51C" w:rsidR="00821347" w:rsidRPr="001B1DF1" w:rsidDel="009953B0" w:rsidRDefault="001B1DF1" w:rsidP="00821347">
      <w:pPr>
        <w:spacing w:after="0"/>
        <w:rPr>
          <w:del w:id="422" w:author="Josué" w:date="2015-06-19T11:27:00Z"/>
          <w:rFonts w:ascii="Times New Roman" w:eastAsiaTheme="minorEastAsia" w:hAnsi="Times New Roman" w:cs="Times New Roman"/>
          <w:rPrChange w:id="423" w:author="Josué" w:date="2015-06-19T11:27:00Z">
            <w:rPr>
              <w:del w:id="424" w:author="Josué" w:date="2015-06-19T11:27:00Z"/>
              <w:rFonts w:ascii="Times New Roman" w:eastAsiaTheme="minorEastAsia" w:hAnsi="Times New Roman" w:cs="Times New Roman"/>
              <w:b/>
            </w:rPr>
          </w:rPrChange>
        </w:rPr>
      </w:pPr>
      <w:ins w:id="425" w:author="Josué" w:date="2015-06-19T11:27:00Z">
        <w:r w:rsidRPr="001B1DF1">
          <w:rPr>
            <w:rFonts w:ascii="Times New Roman" w:eastAsiaTheme="minorEastAsia" w:hAnsi="Times New Roman" w:cs="Times New Roman"/>
            <w:rPrChange w:id="426" w:author="Josué" w:date="2015-06-19T11:27:00Z">
              <w:rPr>
                <w:rFonts w:ascii="Times New Roman" w:eastAsiaTheme="minorEastAsia" w:hAnsi="Times New Roman" w:cs="Times New Roman"/>
                <w:b/>
              </w:rPr>
            </w:rPrChange>
          </w:rPr>
          <w:t>Si se tiene</w:t>
        </w:r>
        <w:r>
          <w:rPr>
            <w:rFonts w:ascii="Times New Roman" w:eastAsiaTheme="minorEastAsia" w:hAnsi="Times New Roman" w:cs="Times New Roman"/>
          </w:rPr>
          <w:t xml:space="preserve"> sec</w:t>
        </w:r>
      </w:ins>
      <w:ins w:id="427" w:author="Josué" w:date="2015-06-19T11:28:00Z">
        <w:r>
          <w:rPr>
            <w:rFonts w:ascii="Times New Roman" w:eastAsiaTheme="minorEastAsia" w:hAnsi="Times New Roman" w:cs="Times New Roman"/>
          </w:rPr>
          <w:t xml:space="preserve"> θ = 7/5</w:t>
        </w:r>
      </w:ins>
      <w:ins w:id="428" w:author="Josué" w:date="2015-06-19T11:27:00Z">
        <w:r w:rsidRPr="001B1DF1">
          <w:rPr>
            <w:rFonts w:ascii="Times New Roman" w:eastAsiaTheme="minorEastAsia" w:hAnsi="Times New Roman" w:cs="Times New Roman"/>
            <w:rPrChange w:id="429" w:author="Josué" w:date="2015-06-19T11:27:00Z">
              <w:rPr>
                <w:rFonts w:ascii="Times New Roman" w:eastAsiaTheme="minorEastAsia" w:hAnsi="Times New Roman" w:cs="Times New Roman"/>
                <w:b/>
              </w:rPr>
            </w:rPrChange>
          </w:rPr>
          <w:t xml:space="preserve"> </w:t>
        </w:r>
      </w:ins>
      <w:del w:id="430" w:author="Josué" w:date="2015-06-19T11:27:00Z">
        <w:r w:rsidR="00821347" w:rsidRPr="001B1DF1" w:rsidDel="009953B0">
          <w:rPr>
            <w:rFonts w:ascii="Times New Roman" w:eastAsiaTheme="minorEastAsia" w:hAnsi="Times New Roman" w:cs="Times New Roman"/>
            <w:rPrChange w:id="431" w:author="Josué" w:date="2015-06-19T11:27:00Z">
              <w:rPr>
                <w:rFonts w:ascii="Times New Roman" w:eastAsiaTheme="minorEastAsia" w:hAnsi="Times New Roman" w:cs="Times New Roman"/>
                <w:b/>
              </w:rPr>
            </w:rPrChange>
          </w:rPr>
          <w:delText>EJEMPLO</w:delText>
        </w:r>
        <w:r w:rsidR="007A7524" w:rsidRPr="001B1DF1" w:rsidDel="009953B0">
          <w:rPr>
            <w:rFonts w:ascii="Times New Roman" w:eastAsiaTheme="minorEastAsia" w:hAnsi="Times New Roman" w:cs="Times New Roman"/>
            <w:rPrChange w:id="432" w:author="Josué" w:date="2015-06-19T11:27:00Z">
              <w:rPr>
                <w:rFonts w:ascii="Times New Roman" w:eastAsiaTheme="minorEastAsia" w:hAnsi="Times New Roman" w:cs="Times New Roman"/>
                <w:b/>
              </w:rPr>
            </w:rPrChange>
          </w:rPr>
          <w:delText xml:space="preserve"> 3</w:delText>
        </w:r>
      </w:del>
    </w:p>
    <w:p w14:paraId="67F687E0" w14:textId="64740CBD" w:rsidR="00B733D6" w:rsidRPr="009A7192" w:rsidRDefault="00B733D6" w:rsidP="00F53E98">
      <w:pPr>
        <w:spacing w:after="0"/>
        <w:rPr>
          <w:rFonts w:ascii="Times New Roman" w:eastAsiaTheme="minorEastAsia" w:hAnsi="Times New Roman" w:cs="Times New Roman"/>
        </w:rPr>
      </w:pPr>
      <w:del w:id="433" w:author="Josué" w:date="2015-06-19T11:27:00Z">
        <w:r w:rsidRPr="009A7192" w:rsidDel="001B1DF1">
          <w:rPr>
            <w:rFonts w:ascii="Times New Roman" w:eastAsiaTheme="minorEastAsia" w:hAnsi="Times New Roman" w:cs="Times New Roman"/>
          </w:rPr>
          <w:delText xml:space="preserve">Dado   </w:delText>
        </w:r>
      </w:del>
      <m:oMath>
        <m:func>
          <m:funcPr>
            <m:ctrlPr>
              <w:del w:id="434" w:author="Josué" w:date="2015-06-19T11:28:00Z">
                <w:rPr>
                  <w:rFonts w:ascii="Cambria Math" w:eastAsiaTheme="minorEastAsia" w:hAnsi="Cambria Math" w:cs="Times New Roman"/>
                  <w:i/>
                </w:rPr>
              </w:del>
            </m:ctrlPr>
          </m:funcPr>
          <m:fName>
            <m:r>
              <w:del w:id="435" w:author="Josué" w:date="2015-06-19T11:28:00Z"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sec</m:t>
              </w:del>
            </m:r>
          </m:fName>
          <m:e>
            <m:r>
              <w:del w:id="436" w:author="Josué" w:date="2015-06-19T11:28:00Z">
                <w:rPr>
                  <w:rFonts w:ascii="Cambria Math" w:eastAsiaTheme="minorEastAsia" w:hAnsi="Cambria Math" w:cs="Times New Roman"/>
                </w:rPr>
                <m:t>θ=</m:t>
              </w:del>
            </m:r>
            <m:f>
              <m:fPr>
                <m:ctrlPr>
                  <w:del w:id="437" w:author="Josué" w:date="2015-06-19T11:28:00Z">
                    <w:rPr>
                      <w:rFonts w:ascii="Cambria Math" w:eastAsiaTheme="minorEastAsia" w:hAnsi="Cambria Math" w:cs="Times New Roman"/>
                      <w:i/>
                    </w:rPr>
                  </w:del>
                </m:ctrlPr>
              </m:fPr>
              <m:num>
                <m:r>
                  <w:del w:id="438" w:author="Josué" w:date="2015-06-19T11:28:00Z">
                    <w:rPr>
                      <w:rFonts w:ascii="Cambria Math" w:eastAsiaTheme="minorEastAsia" w:hAnsi="Cambria Math" w:cs="Times New Roman"/>
                    </w:rPr>
                    <m:t>7</m:t>
                  </w:del>
                </m:r>
              </m:num>
              <m:den>
                <m:r>
                  <w:del w:id="439" w:author="Josué" w:date="2015-06-19T11:28:00Z">
                    <w:rPr>
                      <w:rFonts w:ascii="Cambria Math" w:eastAsiaTheme="minorEastAsia" w:hAnsi="Cambria Math" w:cs="Times New Roman"/>
                    </w:rPr>
                    <m:t>5</m:t>
                  </w:del>
                </m:r>
              </m:den>
            </m:f>
          </m:e>
        </m:func>
      </m:oMath>
      <w:del w:id="440" w:author="Josué" w:date="2015-06-19T11:28:00Z">
        <w:r w:rsidR="00A71544" w:rsidRPr="009A7192" w:rsidDel="001B1DF1">
          <w:rPr>
            <w:rFonts w:ascii="Times New Roman" w:eastAsiaTheme="minorEastAsia" w:hAnsi="Times New Roman" w:cs="Times New Roman"/>
          </w:rPr>
          <w:delText xml:space="preserve">  encuentra  </w:delText>
        </w:r>
      </w:del>
      <w:r w:rsidR="00A71544" w:rsidRPr="009A7192">
        <w:rPr>
          <w:rFonts w:ascii="Times New Roman" w:eastAsiaTheme="minorEastAsia" w:hAnsi="Times New Roman" w:cs="Times New Roman"/>
        </w:rPr>
        <w:t xml:space="preserve">las </w:t>
      </w:r>
      <w:r w:rsidRPr="009A7192">
        <w:rPr>
          <w:rFonts w:ascii="Times New Roman" w:eastAsiaTheme="minorEastAsia" w:hAnsi="Times New Roman" w:cs="Times New Roman"/>
        </w:rPr>
        <w:t xml:space="preserve">funciones </w:t>
      </w:r>
      <w:del w:id="441" w:author="Josué" w:date="2015-06-19T11:28:00Z">
        <w:r w:rsidRPr="009A7192" w:rsidDel="001B1DF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trigonométricas que </w:t>
      </w:r>
      <w:del w:id="442" w:author="Josué" w:date="2015-06-19T11:28:00Z">
        <w:r w:rsidRPr="009A7192" w:rsidDel="001B1DF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corresponden</w:t>
      </w:r>
      <w:ins w:id="443" w:author="Josué" w:date="2015-06-19T11:28:00Z">
        <w:r w:rsidR="001B1DF1">
          <w:rPr>
            <w:rFonts w:ascii="Times New Roman" w:eastAsiaTheme="minorEastAsia" w:hAnsi="Times New Roman" w:cs="Times New Roman"/>
          </w:rPr>
          <w:t xml:space="preserve"> serán</w:t>
        </w:r>
      </w:ins>
      <w:r w:rsidRPr="009A7192">
        <w:rPr>
          <w:rFonts w:ascii="Times New Roman" w:eastAsiaTheme="minorEastAsia" w:hAnsi="Times New Roman" w:cs="Times New Roman"/>
        </w:rPr>
        <w:t>:</w:t>
      </w:r>
    </w:p>
    <w:p w14:paraId="624F4D72" w14:textId="77777777" w:rsidR="001B1DF1" w:rsidRDefault="001B1DF1" w:rsidP="00821347">
      <w:pPr>
        <w:spacing w:after="0"/>
        <w:rPr>
          <w:ins w:id="444" w:author="Josué" w:date="2015-06-19T11:28:00Z"/>
          <w:rFonts w:ascii="Times New Roman" w:eastAsiaTheme="minorEastAsia" w:hAnsi="Times New Roman" w:cs="Times New Roman"/>
          <w:b/>
        </w:rPr>
      </w:pPr>
    </w:p>
    <w:p w14:paraId="10AC9E84" w14:textId="1A090AB2" w:rsidR="00B733D6" w:rsidRPr="009A7192" w:rsidDel="001B1DF1" w:rsidRDefault="00B733D6" w:rsidP="00821347">
      <w:pPr>
        <w:spacing w:after="0"/>
        <w:rPr>
          <w:del w:id="445" w:author="Josué" w:date="2015-06-19T11:28:00Z"/>
          <w:rFonts w:ascii="Times New Roman" w:eastAsiaTheme="minorEastAsia" w:hAnsi="Times New Roman" w:cs="Times New Roman"/>
          <w:b/>
        </w:rPr>
      </w:pPr>
      <w:del w:id="446" w:author="Josué" w:date="2015-06-19T11:28:00Z">
        <w:r w:rsidRPr="009A7192" w:rsidDel="001B1DF1">
          <w:rPr>
            <w:rFonts w:ascii="Times New Roman" w:eastAsiaTheme="minorEastAsia" w:hAnsi="Times New Roman" w:cs="Times New Roman"/>
            <w:b/>
          </w:rPr>
          <w:delText xml:space="preserve"> SOLUCIÓN:</w:delText>
        </w:r>
      </w:del>
    </w:p>
    <w:p w14:paraId="5319A1C0" w14:textId="6AEA9FF8" w:rsidR="001B1DF1" w:rsidRDefault="00B733D6" w:rsidP="00821347">
      <w:pPr>
        <w:spacing w:after="0"/>
        <w:rPr>
          <w:ins w:id="447" w:author="Josué" w:date="2015-06-19T11:28:00Z"/>
          <w:rFonts w:ascii="Times New Roman" w:eastAsiaTheme="minorEastAsia" w:hAnsi="Times New Roman" w:cs="Times New Roman"/>
        </w:rPr>
      </w:pPr>
      <w:del w:id="448" w:author="Josué" w:date="2015-06-19T11:28:00Z">
        <w:r w:rsidRPr="009A7192" w:rsidDel="001B1DF1">
          <w:rPr>
            <w:rFonts w:ascii="Times New Roman" w:eastAsiaTheme="minorEastAsia" w:hAnsi="Times New Roman" w:cs="Times New Roman"/>
          </w:rPr>
          <w:delText>Se  usa el  Teorema  de Pitágoras para  determinar el  valor  faltante.</w:delText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6"/>
        <w:gridCol w:w="4412"/>
      </w:tblGrid>
      <w:tr w:rsidR="001B1DF1" w14:paraId="49B0F629" w14:textId="77777777" w:rsidTr="001B1DF1">
        <w:trPr>
          <w:ins w:id="449" w:author="Josué" w:date="2015-06-19T11:28:00Z"/>
        </w:trPr>
        <w:tc>
          <w:tcPr>
            <w:tcW w:w="4489" w:type="dxa"/>
          </w:tcPr>
          <w:p w14:paraId="4607EDF8" w14:textId="34C31086" w:rsidR="001B1DF1" w:rsidRDefault="001B1DF1" w:rsidP="001B1DF1">
            <w:pPr>
              <w:rPr>
                <w:ins w:id="450" w:author="Josué" w:date="2015-06-19T11:29:00Z"/>
                <w:rFonts w:ascii="Times New Roman" w:eastAsiaTheme="minorEastAsia" w:hAnsi="Times New Roman" w:cs="Times New Roman"/>
              </w:rPr>
            </w:pPr>
            <w:ins w:id="451" w:author="Josué" w:date="2015-06-19T11:29:00Z">
              <w:r w:rsidRPr="009A7192">
                <w:rPr>
                  <w:rFonts w:ascii="Times New Roman" w:eastAsiaTheme="minorEastAsia" w:hAnsi="Times New Roman" w:cs="Times New Roman"/>
                </w:rPr>
                <w:t>Se usa el Teorema de Pitágoras para  determinar el valor faltante</w:t>
              </w:r>
              <w:r>
                <w:rPr>
                  <w:rFonts w:ascii="Times New Roman" w:eastAsiaTheme="minorEastAsia" w:hAnsi="Times New Roman" w:cs="Times New Roman"/>
                </w:rPr>
                <w:t>:</w:t>
              </w:r>
            </w:ins>
          </w:p>
          <w:p w14:paraId="0E8ED696" w14:textId="4B1B80CC" w:rsidR="001B1DF1" w:rsidRDefault="001B1DF1" w:rsidP="001B1DF1">
            <w:pPr>
              <w:jc w:val="center"/>
              <w:rPr>
                <w:ins w:id="452" w:author="Josué" w:date="2015-06-19T11:29:00Z"/>
                <w:rFonts w:ascii="Times New Roman" w:hAnsi="Times New Roman" w:cs="Times New Roman"/>
                <w:i/>
              </w:rPr>
            </w:pPr>
            <w:ins w:id="453" w:author="Josué" w:date="2015-06-19T11:29:00Z">
              <w:r>
                <w:rPr>
                  <w:rFonts w:ascii="Times New Roman" w:hAnsi="Times New Roman" w:cs="Times New Roman"/>
                  <w:i/>
                </w:rPr>
                <w:t>x</w:t>
              </w:r>
              <w:r w:rsidRPr="006C3EFE">
                <w:rPr>
                  <w:rFonts w:ascii="Times New Roman" w:hAnsi="Times New Roman" w:cs="Times New Roman"/>
                  <w:i/>
                  <w:vertAlign w:val="superscript"/>
                </w:rPr>
                <w:t>2</w:t>
              </w:r>
              <w:r>
                <w:rPr>
                  <w:rFonts w:ascii="Times New Roman" w:hAnsi="Times New Roman" w:cs="Times New Roman"/>
                  <w:i/>
                </w:rPr>
                <w:t xml:space="preserve"> </w:t>
              </w:r>
              <w:r>
                <w:rPr>
                  <w:rFonts w:ascii="Times New Roman" w:hAnsi="Times New Roman" w:cs="Times New Roman"/>
                </w:rPr>
                <w:t xml:space="preserve">+ </w:t>
              </w:r>
              <w:r>
                <w:rPr>
                  <w:rFonts w:ascii="Times New Roman" w:hAnsi="Times New Roman" w:cs="Times New Roman"/>
                  <w:i/>
                </w:rPr>
                <w:t>y</w:t>
              </w:r>
              <w:r w:rsidRPr="006C3EFE">
                <w:rPr>
                  <w:rFonts w:ascii="Times New Roman" w:hAnsi="Times New Roman" w:cs="Times New Roman"/>
                  <w:i/>
                  <w:vertAlign w:val="superscript"/>
                </w:rPr>
                <w:t>2</w:t>
              </w:r>
              <w:r>
                <w:rPr>
                  <w:rFonts w:ascii="Times New Roman" w:hAnsi="Times New Roman" w:cs="Times New Roman"/>
                </w:rPr>
                <w:t xml:space="preserve"> = </w:t>
              </w:r>
              <w:r>
                <w:rPr>
                  <w:rFonts w:ascii="Times New Roman" w:hAnsi="Times New Roman" w:cs="Times New Roman"/>
                  <w:i/>
                </w:rPr>
                <w:t>r</w:t>
              </w:r>
              <w:r w:rsidRPr="006C3EFE">
                <w:rPr>
                  <w:rFonts w:ascii="Times New Roman" w:hAnsi="Times New Roman" w:cs="Times New Roman"/>
                  <w:i/>
                  <w:vertAlign w:val="superscript"/>
                </w:rPr>
                <w:t>2</w:t>
              </w:r>
            </w:ins>
          </w:p>
          <w:p w14:paraId="18CAF782" w14:textId="5C1010C1" w:rsidR="001B1DF1" w:rsidRDefault="001B1DF1" w:rsidP="001B1DF1">
            <w:pPr>
              <w:jc w:val="center"/>
              <w:rPr>
                <w:ins w:id="454" w:author="Josué" w:date="2015-06-19T11:29:00Z"/>
                <w:rFonts w:ascii="Times New Roman" w:hAnsi="Times New Roman" w:cs="Times New Roman"/>
              </w:rPr>
            </w:pPr>
            <w:ins w:id="455" w:author="Josué" w:date="2015-06-19T11:29:00Z">
              <w:r>
                <w:rPr>
                  <w:rFonts w:ascii="Times New Roman" w:hAnsi="Times New Roman" w:cs="Times New Roman"/>
                </w:rPr>
                <w:t>(5)</w:t>
              </w:r>
              <w:r w:rsidRPr="006C3EFE">
                <w:rPr>
                  <w:rFonts w:ascii="Times New Roman" w:hAnsi="Times New Roman" w:cs="Times New Roman"/>
                  <w:vertAlign w:val="superscript"/>
                </w:rPr>
                <w:t>2</w:t>
              </w:r>
              <w:r>
                <w:rPr>
                  <w:rFonts w:ascii="Times New Roman" w:hAnsi="Times New Roman" w:cs="Times New Roman"/>
                </w:rPr>
                <w:t xml:space="preserve"> + </w:t>
              </w:r>
              <w:r>
                <w:rPr>
                  <w:rFonts w:ascii="Times New Roman" w:hAnsi="Times New Roman" w:cs="Times New Roman"/>
                  <w:i/>
                </w:rPr>
                <w:t>y</w:t>
              </w:r>
              <w:r w:rsidRPr="006C3EFE">
                <w:rPr>
                  <w:rFonts w:ascii="Times New Roman" w:hAnsi="Times New Roman" w:cs="Times New Roman"/>
                  <w:vertAlign w:val="superscript"/>
                </w:rPr>
                <w:t>2</w:t>
              </w:r>
              <w:r>
                <w:rPr>
                  <w:rFonts w:ascii="Times New Roman" w:hAnsi="Times New Roman" w:cs="Times New Roman"/>
                </w:rPr>
                <w:t xml:space="preserve"> = </w:t>
              </w:r>
              <w:r w:rsidR="004006D4" w:rsidRPr="004006D4">
                <w:rPr>
                  <w:rFonts w:ascii="Times New Roman" w:hAnsi="Times New Roman" w:cs="Times New Roman"/>
                  <w:rPrChange w:id="456" w:author="Josué" w:date="2015-06-19T11:30:00Z">
                    <w:rPr>
                      <w:rFonts w:ascii="Times New Roman" w:hAnsi="Times New Roman" w:cs="Times New Roman"/>
                      <w:i/>
                    </w:rPr>
                  </w:rPrChange>
                </w:rPr>
                <w:t>7</w:t>
              </w:r>
              <w:r w:rsidRPr="006C3EFE">
                <w:rPr>
                  <w:rFonts w:ascii="Times New Roman" w:hAnsi="Times New Roman" w:cs="Times New Roman"/>
                  <w:vertAlign w:val="superscript"/>
                </w:rPr>
                <w:t>2</w:t>
              </w:r>
            </w:ins>
          </w:p>
          <w:p w14:paraId="3D8606DA" w14:textId="6A09D64A" w:rsidR="001B1DF1" w:rsidRPr="004006D4" w:rsidRDefault="001B1DF1" w:rsidP="001B1DF1">
            <w:pPr>
              <w:jc w:val="center"/>
              <w:rPr>
                <w:ins w:id="457" w:author="Josué" w:date="2015-06-19T11:29:00Z"/>
                <w:rFonts w:ascii="Times New Roman" w:hAnsi="Times New Roman" w:cs="Times New Roman"/>
                <w:rPrChange w:id="458" w:author="Josué" w:date="2015-06-19T11:30:00Z">
                  <w:rPr>
                    <w:ins w:id="459" w:author="Josué" w:date="2015-06-19T11:29:00Z"/>
                    <w:rFonts w:ascii="Times New Roman" w:hAnsi="Times New Roman" w:cs="Times New Roman"/>
                    <w:i/>
                  </w:rPr>
                </w:rPrChange>
              </w:rPr>
            </w:pPr>
            <w:ins w:id="460" w:author="Josué" w:date="2015-06-19T11:29:00Z">
              <w:r>
                <w:rPr>
                  <w:rFonts w:ascii="Times New Roman" w:hAnsi="Times New Roman" w:cs="Times New Roman"/>
                  <w:i/>
                </w:rPr>
                <w:t>r</w:t>
              </w:r>
              <w:r w:rsidRPr="006C3EFE">
                <w:rPr>
                  <w:rFonts w:ascii="Times New Roman" w:hAnsi="Times New Roman" w:cs="Times New Roman"/>
                  <w:i/>
                  <w:vertAlign w:val="superscript"/>
                </w:rPr>
                <w:t>2</w:t>
              </w:r>
            </w:ins>
            <w:ins w:id="461" w:author="Josué" w:date="2015-06-19T11:30:00Z">
              <w:r w:rsidR="004006D4">
                <w:rPr>
                  <w:rFonts w:ascii="Times New Roman" w:hAnsi="Times New Roman" w:cs="Times New Roman"/>
                  <w:i/>
                </w:rPr>
                <w:t xml:space="preserve"> </w:t>
              </w:r>
              <w:r w:rsidR="004006D4">
                <w:rPr>
                  <w:rFonts w:ascii="Times New Roman" w:hAnsi="Times New Roman" w:cs="Times New Roman"/>
                </w:rPr>
                <w:t>= 49 - 25</w:t>
              </w:r>
            </w:ins>
          </w:p>
          <w:p w14:paraId="59C19DC1" w14:textId="027C5889" w:rsidR="001B1DF1" w:rsidRPr="004006D4" w:rsidRDefault="001B1DF1" w:rsidP="001B1DF1">
            <w:pPr>
              <w:jc w:val="center"/>
              <w:rPr>
                <w:ins w:id="462" w:author="Josué" w:date="2015-06-19T11:29:00Z"/>
                <w:rFonts w:ascii="Times New Roman" w:hAnsi="Times New Roman" w:cs="Times New Roman"/>
                <w:rPrChange w:id="463" w:author="Josué" w:date="2015-06-19T11:30:00Z">
                  <w:rPr>
                    <w:ins w:id="464" w:author="Josué" w:date="2015-06-19T11:29:00Z"/>
                    <w:rFonts w:ascii="Times New Roman" w:hAnsi="Times New Roman" w:cs="Times New Roman"/>
                    <w:i/>
                  </w:rPr>
                </w:rPrChange>
              </w:rPr>
            </w:pPr>
            <w:ins w:id="465" w:author="Josué" w:date="2015-06-19T11:29:00Z">
              <w:r>
                <w:rPr>
                  <w:rFonts w:ascii="Times New Roman" w:hAnsi="Times New Roman" w:cs="Times New Roman"/>
                </w:rPr>
                <w:t>√</w:t>
              </w:r>
            </w:ins>
            <w:ins w:id="466" w:author="Josué" w:date="2015-06-19T11:30:00Z">
              <w:r w:rsidR="004006D4" w:rsidRPr="004006D4">
                <w:rPr>
                  <w:rFonts w:ascii="Times New Roman" w:hAnsi="Times New Roman" w:cs="Times New Roman"/>
                  <w:i/>
                  <w:rPrChange w:id="467" w:author="Josué" w:date="2015-06-19T11:30:00Z">
                    <w:rPr>
                      <w:rFonts w:ascii="Times New Roman" w:hAnsi="Times New Roman" w:cs="Times New Roman"/>
                    </w:rPr>
                  </w:rPrChange>
                </w:rPr>
                <w:t>y</w:t>
              </w:r>
            </w:ins>
            <w:ins w:id="468" w:author="Josué" w:date="2015-06-19T11:29:00Z">
              <w:r w:rsidRPr="006C3EFE">
                <w:rPr>
                  <w:rFonts w:ascii="Times New Roman" w:hAnsi="Times New Roman" w:cs="Times New Roman"/>
                  <w:i/>
                  <w:vertAlign w:val="superscript"/>
                </w:rPr>
                <w:t>2</w:t>
              </w:r>
            </w:ins>
            <w:ins w:id="469" w:author="Josué" w:date="2015-06-19T11:30:00Z">
              <w:r w:rsidR="004006D4">
                <w:rPr>
                  <w:rFonts w:ascii="Times New Roman" w:hAnsi="Times New Roman" w:cs="Times New Roman"/>
                  <w:i/>
                </w:rPr>
                <w:t xml:space="preserve"> </w:t>
              </w:r>
              <w:r w:rsidR="004006D4">
                <w:rPr>
                  <w:rFonts w:ascii="Times New Roman" w:hAnsi="Times New Roman" w:cs="Times New Roman"/>
                </w:rPr>
                <w:t>= √24</w:t>
              </w:r>
            </w:ins>
          </w:p>
          <w:p w14:paraId="73CDD6AB" w14:textId="652E6AF8" w:rsidR="001B1DF1" w:rsidRDefault="004006D4" w:rsidP="001B1DF1">
            <w:pPr>
              <w:jc w:val="center"/>
              <w:rPr>
                <w:ins w:id="470" w:author="Josué" w:date="2015-06-19T11:31:00Z"/>
                <w:rFonts w:ascii="Times New Roman" w:hAnsi="Times New Roman" w:cs="Times New Roman"/>
              </w:rPr>
            </w:pPr>
            <w:ins w:id="471" w:author="Josué" w:date="2015-06-19T11:31:00Z">
              <w:r>
                <w:rPr>
                  <w:rFonts w:ascii="Times New Roman" w:hAnsi="Times New Roman" w:cs="Times New Roman"/>
                  <w:i/>
                </w:rPr>
                <w:t>y</w:t>
              </w:r>
            </w:ins>
            <w:ins w:id="472" w:author="Josué" w:date="2015-06-19T11:29:00Z">
              <w:r w:rsidR="001B1DF1">
                <w:rPr>
                  <w:rFonts w:ascii="Times New Roman" w:hAnsi="Times New Roman" w:cs="Times New Roman"/>
                  <w:i/>
                </w:rPr>
                <w:t xml:space="preserve"> </w:t>
              </w:r>
              <w:r w:rsidR="001B1DF1">
                <w:rPr>
                  <w:rFonts w:ascii="Times New Roman" w:hAnsi="Times New Roman" w:cs="Times New Roman"/>
                </w:rPr>
                <w:t>= √</w:t>
              </w:r>
            </w:ins>
            <w:ins w:id="473" w:author="Josué" w:date="2015-06-19T11:31:00Z">
              <w:r>
                <w:rPr>
                  <w:rFonts w:ascii="Times New Roman" w:hAnsi="Times New Roman" w:cs="Times New Roman"/>
                </w:rPr>
                <w:t>(</w:t>
              </w:r>
            </w:ins>
            <w:ins w:id="474" w:author="Josué" w:date="2015-06-19T11:29:00Z">
              <w:r>
                <w:rPr>
                  <w:rFonts w:ascii="Times New Roman" w:hAnsi="Times New Roman" w:cs="Times New Roman"/>
                </w:rPr>
                <w:t>4 x 6</w:t>
              </w:r>
            </w:ins>
            <w:ins w:id="475" w:author="Josué" w:date="2015-06-19T11:31:00Z">
              <w:r>
                <w:rPr>
                  <w:rFonts w:ascii="Times New Roman" w:hAnsi="Times New Roman" w:cs="Times New Roman"/>
                </w:rPr>
                <w:t>)</w:t>
              </w:r>
            </w:ins>
          </w:p>
          <w:p w14:paraId="40CA87A8" w14:textId="26CA743F" w:rsidR="004006D4" w:rsidRPr="00F53E98" w:rsidRDefault="004006D4" w:rsidP="001B1DF1">
            <w:pPr>
              <w:jc w:val="center"/>
              <w:rPr>
                <w:ins w:id="476" w:author="Josué" w:date="2015-06-19T11:29:00Z"/>
                <w:rFonts w:ascii="Times New Roman" w:hAnsi="Times New Roman" w:cs="Times New Roman"/>
              </w:rPr>
            </w:pPr>
            <w:ins w:id="477" w:author="Josué" w:date="2015-06-19T11:31:00Z">
              <w:r>
                <w:rPr>
                  <w:rFonts w:ascii="Times New Roman" w:hAnsi="Times New Roman" w:cs="Times New Roman"/>
                  <w:i/>
                </w:rPr>
                <w:t xml:space="preserve">y = </w:t>
              </w:r>
              <w:r>
                <w:rPr>
                  <w:rFonts w:ascii="Times New Roman" w:hAnsi="Times New Roman" w:cs="Times New Roman"/>
                </w:rPr>
                <w:t>2√6</w:t>
              </w:r>
            </w:ins>
          </w:p>
          <w:p w14:paraId="6FFDF3DE" w14:textId="77777777" w:rsidR="001B1DF1" w:rsidRDefault="001B1DF1" w:rsidP="00821347">
            <w:pPr>
              <w:rPr>
                <w:ins w:id="478" w:author="Josué" w:date="2015-06-19T11:29:00Z"/>
                <w:rFonts w:ascii="Times New Roman" w:eastAsiaTheme="minorEastAsia" w:hAnsi="Times New Roman" w:cs="Times New Roman"/>
              </w:rPr>
            </w:pPr>
          </w:p>
          <w:p w14:paraId="7C817C6A" w14:textId="77777777" w:rsidR="001B1DF1" w:rsidRDefault="001B1DF1" w:rsidP="00821347">
            <w:pPr>
              <w:rPr>
                <w:ins w:id="479" w:author="Josué" w:date="2015-06-19T11:29:00Z"/>
                <w:rFonts w:ascii="Times New Roman" w:eastAsiaTheme="minorEastAsia" w:hAnsi="Times New Roman" w:cs="Times New Roman"/>
              </w:rPr>
            </w:pPr>
          </w:p>
          <w:p w14:paraId="6750BAB0" w14:textId="77777777" w:rsidR="001B1DF1" w:rsidRDefault="001B1DF1" w:rsidP="00821347">
            <w:pPr>
              <w:rPr>
                <w:ins w:id="480" w:author="Josué" w:date="2015-06-19T11:28:00Z"/>
                <w:rFonts w:ascii="Times New Roman" w:eastAsiaTheme="minorEastAsia" w:hAnsi="Times New Roman" w:cs="Times New Roman"/>
              </w:rPr>
            </w:pPr>
          </w:p>
        </w:tc>
        <w:tc>
          <w:tcPr>
            <w:tcW w:w="4489" w:type="dxa"/>
          </w:tcPr>
          <w:p w14:paraId="3D8DDC1E" w14:textId="494FCBDB" w:rsidR="004006D4" w:rsidRPr="009A7192" w:rsidRDefault="00086586" w:rsidP="004006D4">
            <w:pPr>
              <w:jc w:val="center"/>
              <w:rPr>
                <w:ins w:id="481" w:author="Josué" w:date="2015-06-19T11:32:00Z"/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cos</m:t>
                    </m:r>
                  </m:fName>
                  <m:e>
                    <m:r>
                      <w:ins w:id="482" w:author="Josué" w:date="2015-06-19T11:32:00Z">
                        <w:rPr>
                          <w:rFonts w:ascii="Cambria Math" w:hAnsi="Cambria Math" w:cs="Times New Roman"/>
                        </w:rPr>
                        <m:t>θ</m:t>
                      </w:ins>
                    </m:r>
                  </m:e>
                </m:func>
                <m:r>
                  <w:ins w:id="483" w:author="Josué" w:date="2015-06-19T11:32:00Z">
                    <w:rPr>
                      <w:rFonts w:ascii="Cambria Math" w:hAnsi="Cambria Math" w:cs="Times New Roman"/>
                    </w:rPr>
                    <m:t>=</m:t>
                  </w:ins>
                </m:r>
                <m:f>
                  <m:fPr>
                    <m:ctrlPr>
                      <w:ins w:id="484" w:author="Josué" w:date="2015-06-19T11:32:00Z">
                        <w:rPr>
                          <w:rFonts w:ascii="Cambria Math" w:hAnsi="Cambria Math" w:cs="Times New Roman"/>
                          <w:i/>
                        </w:rPr>
                      </w:ins>
                    </m:ctrlPr>
                  </m:fPr>
                  <m:num>
                    <m:r>
                      <w:ins w:id="485" w:author="Josué" w:date="2015-06-19T11:32:00Z">
                        <w:rPr>
                          <w:rFonts w:ascii="Cambria Math" w:hAnsi="Cambria Math" w:cs="Times New Roman"/>
                        </w:rPr>
                        <m:t>5</m:t>
                      </w:ins>
                    </m:r>
                  </m:num>
                  <m:den>
                    <m:r>
                      <w:ins w:id="486" w:author="Josué" w:date="2015-06-19T11:32:00Z">
                        <w:rPr>
                          <w:rFonts w:ascii="Cambria Math" w:hAnsi="Cambria Math" w:cs="Times New Roman"/>
                        </w:rPr>
                        <m:t>7</m:t>
                      </w:ins>
                    </m:r>
                  </m:den>
                </m:f>
              </m:oMath>
            </m:oMathPara>
          </w:p>
          <w:p w14:paraId="06422FB0" w14:textId="77777777" w:rsidR="004006D4" w:rsidRPr="009A7192" w:rsidRDefault="004006D4" w:rsidP="004006D4">
            <w:pPr>
              <w:jc w:val="center"/>
              <w:rPr>
                <w:ins w:id="487" w:author="Josué" w:date="2015-06-19T11:32:00Z"/>
                <w:rFonts w:ascii="Times New Roman" w:hAnsi="Times New Roman" w:cs="Times New Roman"/>
              </w:rPr>
            </w:pPr>
          </w:p>
          <w:p w14:paraId="342C1CAC" w14:textId="30346F72" w:rsidR="004006D4" w:rsidRPr="009A7192" w:rsidRDefault="004006D4" w:rsidP="004006D4">
            <w:pPr>
              <w:jc w:val="center"/>
              <w:rPr>
                <w:ins w:id="488" w:author="Josué" w:date="2015-06-19T11:32:00Z"/>
                <w:rFonts w:ascii="Times New Roman" w:eastAsiaTheme="minorEastAsia" w:hAnsi="Times New Roman" w:cs="Times New Roman"/>
              </w:rPr>
            </w:pPr>
            <m:oMathPara>
              <m:oMath>
                <m:r>
                  <w:ins w:id="489" w:author="Josué" w:date="2015-06-19T11:32:00Z"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sen</m:t>
                  </w:ins>
                </m:r>
                <m:r>
                  <w:ins w:id="490" w:author="Josué" w:date="2015-06-19T11:32:00Z">
                    <w:rPr>
                      <w:rFonts w:ascii="Cambria Math" w:hAnsi="Cambria Math" w:cs="Times New Roman"/>
                    </w:rPr>
                    <m:t xml:space="preserve"> θ=</m:t>
                  </w:ins>
                </m:r>
                <m:f>
                  <m:fPr>
                    <m:ctrlPr>
                      <w:ins w:id="491" w:author="Josué" w:date="2015-06-19T11:32:00Z">
                        <w:rPr>
                          <w:rFonts w:ascii="Cambria Math" w:hAnsi="Cambria Math" w:cs="Times New Roman"/>
                          <w:i/>
                        </w:rPr>
                      </w:ins>
                    </m:ctrlPr>
                  </m:fPr>
                  <m:num>
                    <m:r>
                      <w:ins w:id="492" w:author="Josué" w:date="2015-06-19T11:32:00Z">
                        <w:rPr>
                          <w:rFonts w:ascii="Cambria Math" w:hAnsi="Cambria Math" w:cs="Times New Roman"/>
                        </w:rPr>
                        <m:t>2</m:t>
                      </w:ins>
                    </m:r>
                    <m:rad>
                      <m:radPr>
                        <m:degHide m:val="1"/>
                        <m:ctrlPr>
                          <w:ins w:id="493" w:author="Josué" w:date="2015-06-19T11:32:00Z">
                            <w:rPr>
                              <w:rFonts w:ascii="Cambria Math" w:hAnsi="Cambria Math" w:cs="Times New Roman"/>
                              <w:i/>
                            </w:rPr>
                          </w:ins>
                        </m:ctrlPr>
                      </m:radPr>
                      <m:deg/>
                      <m:e>
                        <m:r>
                          <w:ins w:id="494" w:author="Josué" w:date="2015-06-19T11:32:00Z">
                            <w:rPr>
                              <w:rFonts w:ascii="Cambria Math" w:hAnsi="Cambria Math" w:cs="Times New Roman"/>
                            </w:rPr>
                            <m:t>6</m:t>
                          </w:ins>
                        </m:r>
                      </m:e>
                    </m:rad>
                  </m:num>
                  <m:den>
                    <m:r>
                      <w:ins w:id="495" w:author="Josué" w:date="2015-06-19T11:32:00Z">
                        <w:rPr>
                          <w:rFonts w:ascii="Cambria Math" w:hAnsi="Cambria Math" w:cs="Times New Roman"/>
                        </w:rPr>
                        <m:t>7</m:t>
                      </w:ins>
                    </m:r>
                  </m:den>
                </m:f>
              </m:oMath>
            </m:oMathPara>
          </w:p>
          <w:p w14:paraId="1B54D2FF" w14:textId="77777777" w:rsidR="004006D4" w:rsidRPr="009A7192" w:rsidRDefault="004006D4" w:rsidP="004006D4">
            <w:pPr>
              <w:jc w:val="center"/>
              <w:rPr>
                <w:ins w:id="496" w:author="Josué" w:date="2015-06-19T11:32:00Z"/>
                <w:rFonts w:ascii="Times New Roman" w:eastAsiaTheme="minorEastAsia" w:hAnsi="Times New Roman" w:cs="Times New Roman"/>
              </w:rPr>
            </w:pPr>
          </w:p>
          <w:p w14:paraId="202F3251" w14:textId="71507F6B" w:rsidR="004006D4" w:rsidRPr="009A7192" w:rsidRDefault="004006D4" w:rsidP="004006D4">
            <w:pPr>
              <w:jc w:val="center"/>
              <w:rPr>
                <w:ins w:id="497" w:author="Josué" w:date="2015-06-19T11:32:00Z"/>
                <w:rFonts w:ascii="Times New Roman" w:eastAsiaTheme="minorEastAsia" w:hAnsi="Times New Roman" w:cs="Times New Roman"/>
              </w:rPr>
            </w:pPr>
            <m:oMathPara>
              <m:oMath>
                <m:r>
                  <w:ins w:id="498" w:author="Josué" w:date="2015-06-19T11:32:00Z"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tan</m:t>
                  </w:ins>
                </m:r>
                <m:r>
                  <w:ins w:id="499" w:author="Josué" w:date="2015-06-19T11:32:00Z">
                    <w:rPr>
                      <w:rFonts w:ascii="Cambria Math" w:eastAsiaTheme="minorEastAsia" w:hAnsi="Cambria Math" w:cs="Times New Roman"/>
                    </w:rPr>
                    <m:t xml:space="preserve"> θ=</m:t>
                  </w:ins>
                </m:r>
                <m:f>
                  <m:fPr>
                    <m:ctrlPr>
                      <w:ins w:id="500" w:author="Josué" w:date="2015-06-19T11:32:00Z">
                        <w:rPr>
                          <w:rFonts w:ascii="Cambria Math" w:eastAsiaTheme="minorEastAsia" w:hAnsi="Cambria Math" w:cs="Times New Roman"/>
                          <w:i/>
                        </w:rPr>
                      </w:ins>
                    </m:ctrlPr>
                  </m:fPr>
                  <m:num>
                    <m:r>
                      <w:ins w:id="501" w:author="Josué" w:date="2015-06-19T11:32:00Z">
                        <w:rPr>
                          <w:rFonts w:ascii="Cambria Math" w:eastAsiaTheme="minorEastAsia" w:hAnsi="Cambria Math" w:cs="Times New Roman"/>
                        </w:rPr>
                        <m:t>2</m:t>
                      </w:ins>
                    </m:r>
                    <m:rad>
                      <m:radPr>
                        <m:degHide m:val="1"/>
                        <m:ctrlPr>
                          <w:ins w:id="502" w:author="Josué" w:date="2015-06-19T11:32:00Z"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w:ins>
                        </m:ctrlPr>
                      </m:radPr>
                      <m:deg/>
                      <m:e>
                        <m:r>
                          <w:ins w:id="503" w:author="Josué" w:date="2015-06-19T11:32:00Z">
                            <w:rPr>
                              <w:rFonts w:ascii="Cambria Math" w:eastAsiaTheme="minorEastAsia" w:hAnsi="Cambria Math" w:cs="Times New Roman"/>
                            </w:rPr>
                            <m:t>6</m:t>
                          </w:ins>
                        </m:r>
                      </m:e>
                    </m:rad>
                  </m:num>
                  <m:den>
                    <m:r>
                      <w:ins w:id="504" w:author="Josué" w:date="2015-06-19T11:32:00Z">
                        <w:rPr>
                          <w:rFonts w:ascii="Cambria Math" w:eastAsiaTheme="minorEastAsia" w:hAnsi="Cambria Math" w:cs="Times New Roman"/>
                        </w:rPr>
                        <m:t>5</m:t>
                      </w:ins>
                    </m:r>
                  </m:den>
                </m:f>
              </m:oMath>
            </m:oMathPara>
          </w:p>
          <w:p w14:paraId="4DAA114F" w14:textId="77777777" w:rsidR="004006D4" w:rsidRPr="009A7192" w:rsidRDefault="004006D4" w:rsidP="004006D4">
            <w:pPr>
              <w:jc w:val="center"/>
              <w:rPr>
                <w:ins w:id="505" w:author="Josué" w:date="2015-06-19T11:32:00Z"/>
                <w:rFonts w:ascii="Times New Roman" w:eastAsiaTheme="minorEastAsia" w:hAnsi="Times New Roman" w:cs="Times New Roman"/>
              </w:rPr>
            </w:pPr>
          </w:p>
          <w:p w14:paraId="1066F345" w14:textId="110607E7" w:rsidR="004006D4" w:rsidRPr="009A7192" w:rsidRDefault="004006D4" w:rsidP="004006D4">
            <w:pPr>
              <w:jc w:val="center"/>
              <w:rPr>
                <w:ins w:id="506" w:author="Josué" w:date="2015-06-19T11:32:00Z"/>
                <w:rFonts w:ascii="Times New Roman" w:eastAsiaTheme="minorEastAsia" w:hAnsi="Times New Roman" w:cs="Times New Roman"/>
              </w:rPr>
            </w:pPr>
            <m:oMathPara>
              <m:oMath>
                <m:r>
                  <w:ins w:id="507" w:author="Josué" w:date="2015-06-19T11:32:00Z"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cot</m:t>
                  </w:ins>
                </m:r>
                <m:r>
                  <w:ins w:id="508" w:author="Josué" w:date="2015-06-19T11:32:00Z">
                    <w:rPr>
                      <w:rFonts w:ascii="Cambria Math" w:hAnsi="Cambria Math" w:cs="Times New Roman"/>
                    </w:rPr>
                    <m:t xml:space="preserve"> θ=</m:t>
                  </w:ins>
                </m:r>
                <m:f>
                  <m:fPr>
                    <m:ctrlPr>
                      <w:ins w:id="509" w:author="Josué" w:date="2015-06-19T11:32:00Z">
                        <w:rPr>
                          <w:rFonts w:ascii="Cambria Math" w:hAnsi="Cambria Math" w:cs="Times New Roman"/>
                          <w:i/>
                        </w:rPr>
                      </w:ins>
                    </m:ctrlPr>
                  </m:fPr>
                  <m:num>
                    <m:r>
                      <w:ins w:id="510" w:author="Josué" w:date="2015-06-19T11:32:00Z">
                        <w:rPr>
                          <w:rFonts w:ascii="Cambria Math" w:hAnsi="Cambria Math" w:cs="Times New Roman"/>
                        </w:rPr>
                        <m:t>5</m:t>
                      </w:ins>
                    </m:r>
                  </m:num>
                  <m:den>
                    <m:r>
                      <w:ins w:id="511" w:author="Josué" w:date="2015-06-19T11:32:00Z">
                        <w:rPr>
                          <w:rFonts w:ascii="Cambria Math" w:hAnsi="Cambria Math" w:cs="Times New Roman"/>
                        </w:rPr>
                        <m:t>2</m:t>
                      </w:ins>
                    </m:r>
                    <m:rad>
                      <m:radPr>
                        <m:degHide m:val="1"/>
                        <m:ctrlPr>
                          <w:ins w:id="512" w:author="Josué" w:date="2015-06-19T11:32:00Z">
                            <w:rPr>
                              <w:rFonts w:ascii="Cambria Math" w:hAnsi="Cambria Math" w:cs="Times New Roman"/>
                              <w:i/>
                            </w:rPr>
                          </w:ins>
                        </m:ctrlPr>
                      </m:radPr>
                      <m:deg/>
                      <m:e>
                        <m:r>
                          <w:ins w:id="513" w:author="Josué" w:date="2015-06-19T11:32:00Z">
                            <w:rPr>
                              <w:rFonts w:ascii="Cambria Math" w:hAnsi="Cambria Math" w:cs="Times New Roman"/>
                            </w:rPr>
                            <m:t>6</m:t>
                          </w:ins>
                        </m:r>
                      </m:e>
                    </m:rad>
                  </m:den>
                </m:f>
                <m:r>
                  <w:ins w:id="514" w:author="Josué" w:date="2015-06-19T11:32:00Z">
                    <w:rPr>
                      <w:rFonts w:ascii="Cambria Math" w:hAnsi="Cambria Math" w:cs="Times New Roman"/>
                    </w:rPr>
                    <m:t>=</m:t>
                  </w:ins>
                </m:r>
                <m:f>
                  <m:fPr>
                    <m:ctrlPr>
                      <w:ins w:id="515" w:author="Josué" w:date="2015-06-19T11:32:00Z">
                        <w:rPr>
                          <w:rFonts w:ascii="Cambria Math" w:hAnsi="Cambria Math" w:cs="Times New Roman"/>
                          <w:i/>
                        </w:rPr>
                      </w:ins>
                    </m:ctrlPr>
                  </m:fPr>
                  <m:num>
                    <m:r>
                      <w:ins w:id="516" w:author="Josué" w:date="2015-06-19T11:32:00Z">
                        <w:rPr>
                          <w:rFonts w:ascii="Cambria Math" w:hAnsi="Cambria Math" w:cs="Times New Roman"/>
                        </w:rPr>
                        <m:t>10</m:t>
                      </w:ins>
                    </m:r>
                    <m:rad>
                      <m:radPr>
                        <m:degHide m:val="1"/>
                        <m:ctrlPr>
                          <w:ins w:id="517" w:author="Josué" w:date="2015-06-19T11:32:00Z">
                            <w:rPr>
                              <w:rFonts w:ascii="Cambria Math" w:hAnsi="Cambria Math" w:cs="Times New Roman"/>
                              <w:i/>
                            </w:rPr>
                          </w:ins>
                        </m:ctrlPr>
                      </m:radPr>
                      <m:deg/>
                      <m:e>
                        <m:r>
                          <w:ins w:id="518" w:author="Josué" w:date="2015-06-19T11:32:00Z">
                            <w:rPr>
                              <w:rFonts w:ascii="Cambria Math" w:hAnsi="Cambria Math" w:cs="Times New Roman"/>
                            </w:rPr>
                            <m:t>6</m:t>
                          </w:ins>
                        </m:r>
                      </m:e>
                    </m:rad>
                  </m:num>
                  <m:den>
                    <m:r>
                      <w:ins w:id="519" w:author="Josué" w:date="2015-06-19T11:32:00Z">
                        <w:rPr>
                          <w:rFonts w:ascii="Cambria Math" w:hAnsi="Cambria Math" w:cs="Times New Roman"/>
                        </w:rPr>
                        <m:t>24</m:t>
                      </w:ins>
                    </m:r>
                  </m:den>
                </m:f>
                <m:r>
                  <w:ins w:id="520" w:author="Josué" w:date="2015-06-19T11:32:00Z">
                    <w:rPr>
                      <w:rFonts w:ascii="Cambria Math" w:hAnsi="Cambria Math" w:cs="Times New Roman"/>
                    </w:rPr>
                    <m:t>=</m:t>
                  </w:ins>
                </m:r>
                <m:f>
                  <m:fPr>
                    <m:ctrlPr>
                      <w:ins w:id="521" w:author="Josué" w:date="2015-06-19T11:32:00Z">
                        <w:rPr>
                          <w:rFonts w:ascii="Cambria Math" w:hAnsi="Cambria Math" w:cs="Times New Roman"/>
                          <w:i/>
                        </w:rPr>
                      </w:ins>
                    </m:ctrlPr>
                  </m:fPr>
                  <m:num>
                    <m:r>
                      <w:ins w:id="522" w:author="Josué" w:date="2015-06-19T11:32:00Z">
                        <w:rPr>
                          <w:rFonts w:ascii="Cambria Math" w:hAnsi="Cambria Math" w:cs="Times New Roman"/>
                        </w:rPr>
                        <m:t>5</m:t>
                      </w:ins>
                    </m:r>
                    <m:rad>
                      <m:radPr>
                        <m:degHide m:val="1"/>
                        <m:ctrlPr>
                          <w:ins w:id="523" w:author="Josué" w:date="2015-06-19T11:32:00Z">
                            <w:rPr>
                              <w:rFonts w:ascii="Cambria Math" w:hAnsi="Cambria Math" w:cs="Times New Roman"/>
                              <w:i/>
                            </w:rPr>
                          </w:ins>
                        </m:ctrlPr>
                      </m:radPr>
                      <m:deg/>
                      <m:e>
                        <m:r>
                          <w:ins w:id="524" w:author="Josué" w:date="2015-06-19T11:32:00Z">
                            <w:rPr>
                              <w:rFonts w:ascii="Cambria Math" w:hAnsi="Cambria Math" w:cs="Times New Roman"/>
                            </w:rPr>
                            <m:t>6</m:t>
                          </w:ins>
                        </m:r>
                      </m:e>
                    </m:rad>
                  </m:num>
                  <m:den>
                    <m:r>
                      <w:ins w:id="525" w:author="Josué" w:date="2015-06-19T11:32:00Z">
                        <w:rPr>
                          <w:rFonts w:ascii="Cambria Math" w:hAnsi="Cambria Math" w:cs="Times New Roman"/>
                        </w:rPr>
                        <m:t>12</m:t>
                      </w:ins>
                    </m:r>
                  </m:den>
                </m:f>
              </m:oMath>
            </m:oMathPara>
          </w:p>
          <w:p w14:paraId="588F634D" w14:textId="77777777" w:rsidR="004006D4" w:rsidRPr="009A7192" w:rsidRDefault="004006D4" w:rsidP="004006D4">
            <w:pPr>
              <w:jc w:val="center"/>
              <w:rPr>
                <w:ins w:id="526" w:author="Josué" w:date="2015-06-19T11:32:00Z"/>
                <w:rFonts w:ascii="Times New Roman" w:eastAsiaTheme="minorEastAsia" w:hAnsi="Times New Roman" w:cs="Times New Roman"/>
              </w:rPr>
            </w:pPr>
          </w:p>
          <w:p w14:paraId="38EC30A2" w14:textId="5F0853E2" w:rsidR="004006D4" w:rsidRPr="009A7192" w:rsidRDefault="004006D4" w:rsidP="004006D4">
            <w:pPr>
              <w:rPr>
                <w:ins w:id="527" w:author="Josué" w:date="2015-06-19T11:32:00Z"/>
                <w:rFonts w:ascii="Times New Roman" w:hAnsi="Times New Roman" w:cs="Times New Roman"/>
                <w:color w:val="000000"/>
                <w:lang w:val="es-ES"/>
              </w:rPr>
            </w:pPr>
            <m:oMathPara>
              <m:oMath>
                <m:r>
                  <w:ins w:id="528" w:author="Josué" w:date="2015-06-19T11:32:00Z"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csc</m:t>
                  </w:ins>
                </m:r>
                <m:r>
                  <w:ins w:id="529" w:author="Josué" w:date="2015-06-19T11:33:00Z"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 xml:space="preserve"> </m:t>
                  </w:ins>
                </m:r>
                <m:r>
                  <w:ins w:id="530" w:author="Josué" w:date="2015-06-19T11:32:00Z"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θ=</m:t>
                  </w:ins>
                </m:r>
                <m:f>
                  <m:fPr>
                    <m:ctrlPr>
                      <w:ins w:id="531" w:author="Josué" w:date="2015-06-19T11:32:00Z">
                        <w:rPr>
                          <w:rFonts w:ascii="Cambria Math" w:hAnsi="Cambria Math" w:cs="Times New Roman"/>
                          <w:i/>
                          <w:color w:val="000000"/>
                          <w:lang w:val="es-ES"/>
                        </w:rPr>
                      </w:ins>
                    </m:ctrlPr>
                  </m:fPr>
                  <m:num>
                    <m:r>
                      <w:ins w:id="532" w:author="Josué" w:date="2015-06-19T11:32:00Z">
                        <w:rPr>
                          <w:rFonts w:ascii="Cambria Math" w:hAnsi="Cambria Math" w:cs="Times New Roman"/>
                          <w:color w:val="000000"/>
                          <w:lang w:val="es-ES"/>
                        </w:rPr>
                        <m:t>7</m:t>
                      </w:ins>
                    </m:r>
                  </m:num>
                  <m:den>
                    <m:r>
                      <w:ins w:id="533" w:author="Josué" w:date="2015-06-19T11:32:00Z">
                        <w:rPr>
                          <w:rFonts w:ascii="Cambria Math" w:hAnsi="Cambria Math" w:cs="Times New Roman"/>
                          <w:color w:val="000000"/>
                          <w:lang w:val="es-ES"/>
                        </w:rPr>
                        <m:t>2</m:t>
                      </w:ins>
                    </m:r>
                    <m:rad>
                      <m:radPr>
                        <m:degHide m:val="1"/>
                        <m:ctrlPr>
                          <w:ins w:id="534" w:author="Josué" w:date="2015-06-19T11:32:00Z">
                            <w:rPr>
                              <w:rFonts w:ascii="Cambria Math" w:hAnsi="Cambria Math" w:cs="Times New Roman"/>
                              <w:i/>
                              <w:color w:val="000000"/>
                              <w:lang w:val="es-ES"/>
                            </w:rPr>
                          </w:ins>
                        </m:ctrlPr>
                      </m:radPr>
                      <m:deg/>
                      <m:e>
                        <m:r>
                          <w:ins w:id="535" w:author="Josué" w:date="2015-06-19T11:32:00Z">
                            <w:rPr>
                              <w:rFonts w:ascii="Cambria Math" w:hAnsi="Cambria Math" w:cs="Times New Roman"/>
                              <w:color w:val="000000"/>
                              <w:lang w:val="es-ES"/>
                            </w:rPr>
                            <m:t>6</m:t>
                          </w:ins>
                        </m:r>
                      </m:e>
                    </m:rad>
                  </m:den>
                </m:f>
                <m:r>
                  <w:ins w:id="536" w:author="Josué" w:date="2015-06-19T11:32:00Z"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=</m:t>
                  </w:ins>
                </m:r>
                <m:f>
                  <m:fPr>
                    <m:ctrlPr>
                      <w:ins w:id="537" w:author="Josué" w:date="2015-06-19T11:32:00Z">
                        <w:rPr>
                          <w:rFonts w:ascii="Cambria Math" w:hAnsi="Cambria Math" w:cs="Times New Roman"/>
                          <w:i/>
                          <w:color w:val="000000"/>
                          <w:lang w:val="es-ES"/>
                        </w:rPr>
                      </w:ins>
                    </m:ctrlPr>
                  </m:fPr>
                  <m:num>
                    <m:r>
                      <w:ins w:id="538" w:author="Josué" w:date="2015-06-19T11:32:00Z">
                        <w:rPr>
                          <w:rFonts w:ascii="Cambria Math" w:hAnsi="Cambria Math" w:cs="Times New Roman"/>
                          <w:color w:val="000000"/>
                          <w:lang w:val="es-ES"/>
                        </w:rPr>
                        <m:t>14</m:t>
                      </w:ins>
                    </m:r>
                    <m:rad>
                      <m:radPr>
                        <m:degHide m:val="1"/>
                        <m:ctrlPr>
                          <w:ins w:id="539" w:author="Josué" w:date="2015-06-19T11:32:00Z">
                            <w:rPr>
                              <w:rFonts w:ascii="Cambria Math" w:hAnsi="Cambria Math" w:cs="Times New Roman"/>
                              <w:i/>
                              <w:color w:val="000000"/>
                              <w:lang w:val="es-ES"/>
                            </w:rPr>
                          </w:ins>
                        </m:ctrlPr>
                      </m:radPr>
                      <m:deg/>
                      <m:e>
                        <m:r>
                          <w:ins w:id="540" w:author="Josué" w:date="2015-06-19T11:32:00Z">
                            <w:rPr>
                              <w:rFonts w:ascii="Cambria Math" w:hAnsi="Cambria Math" w:cs="Times New Roman"/>
                              <w:color w:val="000000"/>
                              <w:lang w:val="es-ES"/>
                            </w:rPr>
                            <m:t>6</m:t>
                          </w:ins>
                        </m:r>
                      </m:e>
                    </m:rad>
                  </m:num>
                  <m:den>
                    <m:r>
                      <w:ins w:id="541" w:author="Josué" w:date="2015-06-19T11:32:00Z">
                        <w:rPr>
                          <w:rFonts w:ascii="Cambria Math" w:hAnsi="Cambria Math" w:cs="Times New Roman"/>
                          <w:color w:val="000000"/>
                          <w:lang w:val="es-ES"/>
                        </w:rPr>
                        <m:t>24</m:t>
                      </w:ins>
                    </m:r>
                  </m:den>
                </m:f>
                <m:r>
                  <w:ins w:id="542" w:author="Josué" w:date="2015-06-19T11:32:00Z"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=</m:t>
                  </w:ins>
                </m:r>
                <m:f>
                  <m:fPr>
                    <m:ctrlPr>
                      <w:ins w:id="543" w:author="Josué" w:date="2015-06-19T11:32:00Z">
                        <w:rPr>
                          <w:rFonts w:ascii="Cambria Math" w:hAnsi="Cambria Math" w:cs="Times New Roman"/>
                          <w:i/>
                          <w:color w:val="000000"/>
                          <w:lang w:val="es-ES"/>
                        </w:rPr>
                      </w:ins>
                    </m:ctrlPr>
                  </m:fPr>
                  <m:num>
                    <m:r>
                      <w:ins w:id="544" w:author="Josué" w:date="2015-06-19T11:32:00Z">
                        <w:rPr>
                          <w:rFonts w:ascii="Cambria Math" w:hAnsi="Cambria Math" w:cs="Times New Roman"/>
                          <w:color w:val="000000"/>
                          <w:lang w:val="es-ES"/>
                        </w:rPr>
                        <m:t>7</m:t>
                      </w:ins>
                    </m:r>
                    <m:rad>
                      <m:radPr>
                        <m:degHide m:val="1"/>
                        <m:ctrlPr>
                          <w:ins w:id="545" w:author="Josué" w:date="2015-06-19T11:32:00Z">
                            <w:rPr>
                              <w:rFonts w:ascii="Cambria Math" w:hAnsi="Cambria Math" w:cs="Times New Roman"/>
                              <w:i/>
                              <w:color w:val="000000"/>
                              <w:lang w:val="es-ES"/>
                            </w:rPr>
                          </w:ins>
                        </m:ctrlPr>
                      </m:radPr>
                      <m:deg/>
                      <m:e>
                        <m:r>
                          <w:ins w:id="546" w:author="Josué" w:date="2015-06-19T11:32:00Z">
                            <w:rPr>
                              <w:rFonts w:ascii="Cambria Math" w:hAnsi="Cambria Math" w:cs="Times New Roman"/>
                              <w:color w:val="000000"/>
                              <w:lang w:val="es-ES"/>
                            </w:rPr>
                            <m:t>6</m:t>
                          </w:ins>
                        </m:r>
                      </m:e>
                    </m:rad>
                  </m:num>
                  <m:den>
                    <m:r>
                      <w:ins w:id="547" w:author="Josué" w:date="2015-06-19T11:32:00Z">
                        <w:rPr>
                          <w:rFonts w:ascii="Cambria Math" w:hAnsi="Cambria Math" w:cs="Times New Roman"/>
                          <w:color w:val="000000"/>
                          <w:lang w:val="es-ES"/>
                        </w:rPr>
                        <m:t>12</m:t>
                      </w:ins>
                    </m:r>
                  </m:den>
                </m:f>
              </m:oMath>
            </m:oMathPara>
          </w:p>
          <w:p w14:paraId="1F16D332" w14:textId="77777777" w:rsidR="001B1DF1" w:rsidRDefault="001B1DF1" w:rsidP="00821347">
            <w:pPr>
              <w:rPr>
                <w:ins w:id="548" w:author="Josué" w:date="2015-06-19T11:28:00Z"/>
                <w:rFonts w:ascii="Times New Roman" w:eastAsiaTheme="minorEastAsia" w:hAnsi="Times New Roman" w:cs="Times New Roman"/>
              </w:rPr>
            </w:pPr>
          </w:p>
        </w:tc>
      </w:tr>
    </w:tbl>
    <w:p w14:paraId="195F1C97" w14:textId="3FDA4D15" w:rsidR="001B1DF1" w:rsidRPr="009A7192" w:rsidDel="004006D4" w:rsidRDefault="001B1DF1" w:rsidP="00821347">
      <w:pPr>
        <w:spacing w:after="0"/>
        <w:rPr>
          <w:del w:id="549" w:author="Josué" w:date="2015-06-19T11:31:00Z"/>
          <w:rFonts w:ascii="Times New Roman" w:eastAsiaTheme="minorEastAsia" w:hAnsi="Times New Roman" w:cs="Times New Roman"/>
        </w:rPr>
      </w:pPr>
    </w:p>
    <w:p w14:paraId="39819FE0" w14:textId="588AAFF0" w:rsidR="00B733D6" w:rsidRPr="009A7192" w:rsidDel="004006D4" w:rsidRDefault="00086586" w:rsidP="00821347">
      <w:pPr>
        <w:spacing w:after="0"/>
        <w:rPr>
          <w:del w:id="550" w:author="Josué" w:date="2015-06-19T11:31:00Z"/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del w:id="551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52" w:author="Josué" w:date="2015-06-19T11:31:00Z">
                  <w:rPr>
                    <w:rFonts w:ascii="Cambria Math" w:eastAsiaTheme="minorEastAsia" w:hAnsi="Cambria Math" w:cs="Times New Roman"/>
                  </w:rPr>
                  <m:t>x</m:t>
                </w:del>
              </m:r>
            </m:e>
            <m:sup>
              <m:r>
                <w:del w:id="553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  <m:r>
            <w:del w:id="554" w:author="Josué" w:date="2015-06-19T11:31:00Z">
              <w:rPr>
                <w:rFonts w:ascii="Cambria Math" w:eastAsiaTheme="minorEastAsia" w:hAnsi="Cambria Math" w:cs="Times New Roman"/>
              </w:rPr>
              <m:t>+</m:t>
            </w:del>
          </m:r>
          <m:sSup>
            <m:sSupPr>
              <m:ctrlPr>
                <w:del w:id="555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56" w:author="Josué" w:date="2015-06-19T11:31:00Z">
                  <w:rPr>
                    <w:rFonts w:ascii="Cambria Math" w:eastAsiaTheme="minorEastAsia" w:hAnsi="Cambria Math" w:cs="Times New Roman"/>
                  </w:rPr>
                  <m:t>y</m:t>
                </w:del>
              </m:r>
            </m:e>
            <m:sup>
              <m:r>
                <w:del w:id="557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  <m:r>
            <w:del w:id="558" w:author="Josué" w:date="2015-06-19T11:31:00Z">
              <w:rPr>
                <w:rFonts w:ascii="Cambria Math" w:eastAsiaTheme="minorEastAsia" w:hAnsi="Cambria Math" w:cs="Times New Roman"/>
              </w:rPr>
              <m:t>=</m:t>
            </w:del>
          </m:r>
          <m:sSup>
            <m:sSupPr>
              <m:ctrlPr>
                <w:del w:id="559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60" w:author="Josué" w:date="2015-06-19T11:31:00Z">
                  <w:rPr>
                    <w:rFonts w:ascii="Cambria Math" w:eastAsiaTheme="minorEastAsia" w:hAnsi="Cambria Math" w:cs="Times New Roman"/>
                  </w:rPr>
                  <m:t>r</m:t>
                </w:del>
              </m:r>
            </m:e>
            <m:sup>
              <m:r>
                <w:del w:id="561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</m:oMath>
      </m:oMathPara>
    </w:p>
    <w:p w14:paraId="235A9138" w14:textId="4DDA18E5" w:rsidR="00B733D6" w:rsidRPr="009A7192" w:rsidDel="004006D4" w:rsidRDefault="00086586" w:rsidP="00821347">
      <w:pPr>
        <w:spacing w:after="0"/>
        <w:rPr>
          <w:del w:id="562" w:author="Josué" w:date="2015-06-19T11:31:00Z"/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del w:id="563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64" w:author="Josué" w:date="2015-06-19T11:31:00Z">
                  <w:rPr>
                    <w:rFonts w:ascii="Cambria Math" w:eastAsiaTheme="minorEastAsia" w:hAnsi="Cambria Math" w:cs="Times New Roman"/>
                  </w:rPr>
                  <m:t>5</m:t>
                </w:del>
              </m:r>
            </m:e>
            <m:sup>
              <m:r>
                <w:del w:id="565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  <m:r>
            <w:del w:id="566" w:author="Josué" w:date="2015-06-19T11:31:00Z">
              <w:rPr>
                <w:rFonts w:ascii="Cambria Math" w:eastAsiaTheme="minorEastAsia" w:hAnsi="Cambria Math" w:cs="Times New Roman"/>
              </w:rPr>
              <m:t>+</m:t>
            </w:del>
          </m:r>
          <m:sSup>
            <m:sSupPr>
              <m:ctrlPr>
                <w:del w:id="567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68" w:author="Josué" w:date="2015-06-19T11:31:00Z">
                  <w:rPr>
                    <w:rFonts w:ascii="Cambria Math" w:eastAsiaTheme="minorEastAsia" w:hAnsi="Cambria Math" w:cs="Times New Roman"/>
                  </w:rPr>
                  <m:t>y</m:t>
                </w:del>
              </m:r>
            </m:e>
            <m:sup>
              <m:r>
                <w:del w:id="569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  <m:r>
            <w:del w:id="570" w:author="Josué" w:date="2015-06-19T11:31:00Z">
              <w:rPr>
                <w:rFonts w:ascii="Cambria Math" w:eastAsiaTheme="minorEastAsia" w:hAnsi="Cambria Math" w:cs="Times New Roman"/>
              </w:rPr>
              <m:t>=</m:t>
            </w:del>
          </m:r>
          <m:sSup>
            <m:sSupPr>
              <m:ctrlPr>
                <w:del w:id="571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72" w:author="Josué" w:date="2015-06-19T11:31:00Z">
                  <w:rPr>
                    <w:rFonts w:ascii="Cambria Math" w:eastAsiaTheme="minorEastAsia" w:hAnsi="Cambria Math" w:cs="Times New Roman"/>
                  </w:rPr>
                  <m:t>7</m:t>
                </w:del>
              </m:r>
            </m:e>
            <m:sup>
              <m:r>
                <w:del w:id="573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</m:oMath>
      </m:oMathPara>
    </w:p>
    <w:p w14:paraId="04DA8ABC" w14:textId="573FC618" w:rsidR="007A7524" w:rsidRPr="009A7192" w:rsidDel="004006D4" w:rsidRDefault="00086586" w:rsidP="00821347">
      <w:pPr>
        <w:spacing w:after="0"/>
        <w:rPr>
          <w:del w:id="574" w:author="Josué" w:date="2015-06-19T11:31:00Z"/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del w:id="575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sSupPr>
            <m:e>
              <m:r>
                <w:del w:id="576" w:author="Josué" w:date="2015-06-19T11:31:00Z">
                  <w:rPr>
                    <w:rFonts w:ascii="Cambria Math" w:eastAsiaTheme="minorEastAsia" w:hAnsi="Cambria Math" w:cs="Times New Roman"/>
                  </w:rPr>
                  <m:t>y</m:t>
                </w:del>
              </m:r>
            </m:e>
            <m:sup>
              <m:r>
                <w:del w:id="577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</m:sup>
          </m:sSup>
          <m:r>
            <w:del w:id="578" w:author="Josué" w:date="2015-06-19T11:31:00Z">
              <w:rPr>
                <w:rFonts w:ascii="Cambria Math" w:eastAsiaTheme="minorEastAsia" w:hAnsi="Cambria Math" w:cs="Times New Roman"/>
              </w:rPr>
              <m:t>=49-25</m:t>
            </w:del>
          </m:r>
        </m:oMath>
      </m:oMathPara>
    </w:p>
    <w:p w14:paraId="172BCEF0" w14:textId="409870B9" w:rsidR="00B733D6" w:rsidRPr="009A7192" w:rsidDel="004006D4" w:rsidRDefault="00086586" w:rsidP="00821347">
      <w:pPr>
        <w:spacing w:after="0"/>
        <w:rPr>
          <w:del w:id="579" w:author="Josué" w:date="2015-06-19T11:31:00Z"/>
          <w:rFonts w:ascii="Times New Roman" w:eastAsiaTheme="minorEastAsia" w:hAnsi="Times New Roman" w:cs="Times New Roman"/>
        </w:rPr>
      </w:pPr>
      <m:oMathPara>
        <m:oMath>
          <m:rad>
            <m:radPr>
              <m:degHide m:val="1"/>
              <m:ctrlPr>
                <w:del w:id="580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radPr>
            <m:deg/>
            <m:e>
              <m:sSup>
                <m:sSupPr>
                  <m:ctrlPr>
                    <w:del w:id="581" w:author="Josué" w:date="2015-06-19T11:31:00Z">
                      <w:rPr>
                        <w:rFonts w:ascii="Cambria Math" w:eastAsiaTheme="minorEastAsia" w:hAnsi="Cambria Math" w:cs="Times New Roman"/>
                        <w:i/>
                      </w:rPr>
                    </w:del>
                  </m:ctrlPr>
                </m:sSupPr>
                <m:e>
                  <m:r>
                    <w:del w:id="582" w:author="Josué" w:date="2015-06-19T11:31:00Z">
                      <w:rPr>
                        <w:rFonts w:ascii="Cambria Math" w:eastAsiaTheme="minorEastAsia" w:hAnsi="Cambria Math" w:cs="Times New Roman"/>
                      </w:rPr>
                      <m:t>y</m:t>
                    </w:del>
                  </m:r>
                </m:e>
                <m:sup>
                  <m:r>
                    <w:del w:id="583" w:author="Josué" w:date="2015-06-19T11:31:00Z">
                      <w:rPr>
                        <w:rFonts w:ascii="Cambria Math" w:eastAsiaTheme="minorEastAsia" w:hAnsi="Cambria Math" w:cs="Times New Roman"/>
                      </w:rPr>
                      <m:t>2</m:t>
                    </w:del>
                  </m:r>
                </m:sup>
              </m:sSup>
            </m:e>
          </m:rad>
          <m:r>
            <w:del w:id="584" w:author="Josué" w:date="2015-06-19T11:31:00Z">
              <w:rPr>
                <w:rFonts w:ascii="Cambria Math" w:eastAsiaTheme="minorEastAsia" w:hAnsi="Cambria Math" w:cs="Times New Roman"/>
              </w:rPr>
              <m:t>=</m:t>
            </w:del>
          </m:r>
          <m:rad>
            <m:radPr>
              <m:degHide m:val="1"/>
              <m:ctrlPr>
                <w:del w:id="585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radPr>
            <m:deg/>
            <m:e>
              <m:r>
                <w:del w:id="586" w:author="Josué" w:date="2015-06-19T11:31:00Z">
                  <w:rPr>
                    <w:rFonts w:ascii="Cambria Math" w:eastAsiaTheme="minorEastAsia" w:hAnsi="Cambria Math" w:cs="Times New Roman"/>
                  </w:rPr>
                  <m:t>24</m:t>
                </w:del>
              </m:r>
            </m:e>
          </m:rad>
        </m:oMath>
      </m:oMathPara>
    </w:p>
    <w:p w14:paraId="0A4189F0" w14:textId="15B4344B" w:rsidR="00A71544" w:rsidRPr="009A7192" w:rsidDel="004006D4" w:rsidRDefault="00A71544" w:rsidP="00821347">
      <w:pPr>
        <w:spacing w:after="0"/>
        <w:rPr>
          <w:del w:id="587" w:author="Josué" w:date="2015-06-19T11:31:00Z"/>
          <w:rFonts w:ascii="Times New Roman" w:eastAsiaTheme="minorEastAsia" w:hAnsi="Times New Roman" w:cs="Times New Roman"/>
        </w:rPr>
      </w:pPr>
      <m:oMathPara>
        <m:oMath>
          <m:r>
            <w:del w:id="588" w:author="Josué" w:date="2015-06-19T11:31:00Z">
              <w:rPr>
                <w:rFonts w:ascii="Cambria Math" w:eastAsiaTheme="minorEastAsia" w:hAnsi="Cambria Math" w:cs="Times New Roman"/>
              </w:rPr>
              <m:t>y=</m:t>
            </w:del>
          </m:r>
          <m:rad>
            <m:radPr>
              <m:degHide m:val="1"/>
              <m:ctrlPr>
                <w:del w:id="589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radPr>
            <m:deg/>
            <m:e>
              <m:r>
                <w:del w:id="590" w:author="Josué" w:date="2015-06-19T11:31:00Z">
                  <w:rPr>
                    <w:rFonts w:ascii="Cambria Math" w:eastAsiaTheme="minorEastAsia" w:hAnsi="Cambria Math" w:cs="Times New Roman"/>
                  </w:rPr>
                  <m:t>4∙6</m:t>
                </w:del>
              </m:r>
            </m:e>
          </m:rad>
        </m:oMath>
      </m:oMathPara>
    </w:p>
    <w:p w14:paraId="6B32EA47" w14:textId="6563F86A" w:rsidR="00A71544" w:rsidRPr="009A7192" w:rsidDel="004006D4" w:rsidRDefault="00A71544" w:rsidP="00821347">
      <w:pPr>
        <w:spacing w:after="0"/>
        <w:rPr>
          <w:del w:id="591" w:author="Josué" w:date="2015-06-19T11:31:00Z"/>
          <w:rFonts w:ascii="Times New Roman" w:eastAsiaTheme="minorEastAsia" w:hAnsi="Times New Roman" w:cs="Times New Roman"/>
        </w:rPr>
      </w:pPr>
      <m:oMathPara>
        <m:oMath>
          <m:r>
            <w:del w:id="592" w:author="Josué" w:date="2015-06-19T11:31:00Z">
              <w:rPr>
                <w:rFonts w:ascii="Cambria Math" w:eastAsiaTheme="minorEastAsia" w:hAnsi="Cambria Math" w:cs="Times New Roman"/>
              </w:rPr>
              <m:t>y=2</m:t>
            </w:del>
          </m:r>
          <m:rad>
            <m:radPr>
              <m:degHide m:val="1"/>
              <m:ctrlPr>
                <w:del w:id="593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radPr>
            <m:deg/>
            <m:e>
              <m:r>
                <w:del w:id="594" w:author="Josué" w:date="2015-06-19T11:31:00Z">
                  <w:rPr>
                    <w:rFonts w:ascii="Cambria Math" w:eastAsiaTheme="minorEastAsia" w:hAnsi="Cambria Math" w:cs="Times New Roman"/>
                  </w:rPr>
                  <m:t>6</m:t>
                </w:del>
              </m:r>
            </m:e>
          </m:rad>
        </m:oMath>
      </m:oMathPara>
    </w:p>
    <w:p w14:paraId="302DAE97" w14:textId="77777777" w:rsidR="00B733D6" w:rsidRPr="009A7192" w:rsidRDefault="00B733D6" w:rsidP="00821347">
      <w:pPr>
        <w:spacing w:after="0"/>
        <w:rPr>
          <w:rFonts w:ascii="Times New Roman" w:eastAsiaTheme="minorEastAsia" w:hAnsi="Times New Roman" w:cs="Times New Roman"/>
        </w:rPr>
      </w:pPr>
    </w:p>
    <w:p w14:paraId="31132502" w14:textId="046BE70E" w:rsidR="00CF4DA1" w:rsidRPr="009A7192" w:rsidDel="00F53E98" w:rsidRDefault="00CF4DA1" w:rsidP="00C77888">
      <w:pPr>
        <w:spacing w:after="0"/>
        <w:jc w:val="center"/>
        <w:rPr>
          <w:del w:id="595" w:author="Josué" w:date="2015-06-19T11:37:00Z"/>
          <w:rFonts w:ascii="Times New Roman" w:hAnsi="Times New Roman" w:cs="Times New Roman"/>
        </w:rPr>
      </w:pPr>
    </w:p>
    <w:p w14:paraId="3EA88DDC" w14:textId="3EB52CB6" w:rsidR="00A71544" w:rsidRPr="009A7192" w:rsidDel="004006D4" w:rsidRDefault="00A71544" w:rsidP="00C77888">
      <w:pPr>
        <w:spacing w:after="0"/>
        <w:jc w:val="center"/>
        <w:rPr>
          <w:del w:id="596" w:author="Josué" w:date="2015-06-19T11:31:00Z"/>
          <w:rFonts w:ascii="Times New Roman" w:hAnsi="Times New Roman" w:cs="Times New Roman"/>
        </w:rPr>
      </w:pPr>
      <m:oMathPara>
        <m:oMath>
          <m:r>
            <w:del w:id="597" w:author="Josué" w:date="2015-06-19T11:31:00Z">
              <w:rPr>
                <w:rFonts w:ascii="Cambria Math" w:hAnsi="Cambria Math" w:cs="Times New Roman"/>
              </w:rPr>
              <m:t>cosθ=</m:t>
            </w:del>
          </m:r>
          <m:f>
            <m:fPr>
              <m:ctrlPr>
                <w:del w:id="598" w:author="Josué" w:date="2015-06-19T11:31:00Z">
                  <w:rPr>
                    <w:rFonts w:ascii="Cambria Math" w:hAnsi="Cambria Math" w:cs="Times New Roman"/>
                    <w:i/>
                  </w:rPr>
                </w:del>
              </m:ctrlPr>
            </m:fPr>
            <m:num>
              <m:r>
                <w:del w:id="599" w:author="Josué" w:date="2015-06-19T11:31:00Z">
                  <w:rPr>
                    <w:rFonts w:ascii="Cambria Math" w:hAnsi="Cambria Math" w:cs="Times New Roman"/>
                  </w:rPr>
                  <m:t>5</m:t>
                </w:del>
              </m:r>
            </m:num>
            <m:den>
              <m:r>
                <w:del w:id="600" w:author="Josué" w:date="2015-06-19T11:31:00Z">
                  <w:rPr>
                    <w:rFonts w:ascii="Cambria Math" w:hAnsi="Cambria Math" w:cs="Times New Roman"/>
                  </w:rPr>
                  <m:t>7</m:t>
                </w:del>
              </m:r>
            </m:den>
          </m:f>
        </m:oMath>
      </m:oMathPara>
    </w:p>
    <w:p w14:paraId="63571087" w14:textId="47811763" w:rsidR="00A71544" w:rsidRPr="009A7192" w:rsidDel="004006D4" w:rsidRDefault="00A71544" w:rsidP="00C77888">
      <w:pPr>
        <w:spacing w:after="0"/>
        <w:jc w:val="center"/>
        <w:rPr>
          <w:del w:id="601" w:author="Josué" w:date="2015-06-19T11:31:00Z"/>
          <w:rFonts w:ascii="Times New Roman" w:hAnsi="Times New Roman" w:cs="Times New Roman"/>
        </w:rPr>
      </w:pPr>
    </w:p>
    <w:p w14:paraId="7B0A0E69" w14:textId="56AD328E" w:rsidR="00A71544" w:rsidRPr="009A7192" w:rsidDel="004006D4" w:rsidRDefault="00A71544" w:rsidP="00C77888">
      <w:pPr>
        <w:spacing w:after="0"/>
        <w:jc w:val="center"/>
        <w:rPr>
          <w:del w:id="602" w:author="Josué" w:date="2015-06-19T11:31:00Z"/>
          <w:rFonts w:ascii="Times New Roman" w:eastAsiaTheme="minorEastAsia" w:hAnsi="Times New Roman" w:cs="Times New Roman"/>
        </w:rPr>
      </w:pPr>
      <m:oMathPara>
        <m:oMath>
          <m:r>
            <w:del w:id="603" w:author="Josué" w:date="2015-06-19T11:31:00Z">
              <w:rPr>
                <w:rFonts w:ascii="Cambria Math" w:hAnsi="Cambria Math" w:cs="Times New Roman"/>
              </w:rPr>
              <m:t>senθ=</m:t>
            </w:del>
          </m:r>
          <m:f>
            <m:fPr>
              <m:ctrlPr>
                <w:del w:id="604" w:author="Josué" w:date="2015-06-19T11:31:00Z">
                  <w:rPr>
                    <w:rFonts w:ascii="Cambria Math" w:hAnsi="Cambria Math" w:cs="Times New Roman"/>
                    <w:i/>
                  </w:rPr>
                </w:del>
              </m:ctrlPr>
            </m:fPr>
            <m:num>
              <m:r>
                <w:del w:id="605" w:author="Josué" w:date="2015-06-19T11:31:00Z">
                  <w:rPr>
                    <w:rFonts w:ascii="Cambria Math" w:hAnsi="Cambria Math" w:cs="Times New Roman"/>
                  </w:rPr>
                  <m:t>2</m:t>
                </w:del>
              </m:r>
              <m:rad>
                <m:radPr>
                  <m:degHide m:val="1"/>
                  <m:ctrlPr>
                    <w:del w:id="606" w:author="Josué" w:date="2015-06-19T11:31:00Z">
                      <w:rPr>
                        <w:rFonts w:ascii="Cambria Math" w:hAnsi="Cambria Math" w:cs="Times New Roman"/>
                        <w:i/>
                      </w:rPr>
                    </w:del>
                  </m:ctrlPr>
                </m:radPr>
                <m:deg/>
                <m:e>
                  <m:r>
                    <w:del w:id="607" w:author="Josué" w:date="2015-06-19T11:31:00Z">
                      <w:rPr>
                        <w:rFonts w:ascii="Cambria Math" w:hAnsi="Cambria Math" w:cs="Times New Roman"/>
                      </w:rPr>
                      <m:t>6</m:t>
                    </w:del>
                  </m:r>
                </m:e>
              </m:rad>
            </m:num>
            <m:den>
              <m:r>
                <w:del w:id="608" w:author="Josué" w:date="2015-06-19T11:31:00Z">
                  <w:rPr>
                    <w:rFonts w:ascii="Cambria Math" w:hAnsi="Cambria Math" w:cs="Times New Roman"/>
                  </w:rPr>
                  <m:t>7</m:t>
                </w:del>
              </m:r>
            </m:den>
          </m:f>
        </m:oMath>
      </m:oMathPara>
    </w:p>
    <w:p w14:paraId="19E7838B" w14:textId="4D794D13" w:rsidR="00A71544" w:rsidRPr="009A7192" w:rsidDel="004006D4" w:rsidRDefault="00A71544" w:rsidP="00C77888">
      <w:pPr>
        <w:spacing w:after="0"/>
        <w:jc w:val="center"/>
        <w:rPr>
          <w:del w:id="609" w:author="Josué" w:date="2015-06-19T11:31:00Z"/>
          <w:rFonts w:ascii="Times New Roman" w:eastAsiaTheme="minorEastAsia" w:hAnsi="Times New Roman" w:cs="Times New Roman"/>
        </w:rPr>
      </w:pPr>
    </w:p>
    <w:p w14:paraId="61AE24D1" w14:textId="029955E5" w:rsidR="00A71544" w:rsidRPr="009A7192" w:rsidDel="004006D4" w:rsidRDefault="00A71544" w:rsidP="00C77888">
      <w:pPr>
        <w:spacing w:after="0"/>
        <w:jc w:val="center"/>
        <w:rPr>
          <w:del w:id="610" w:author="Josué" w:date="2015-06-19T11:31:00Z"/>
          <w:rFonts w:ascii="Times New Roman" w:eastAsiaTheme="minorEastAsia" w:hAnsi="Times New Roman" w:cs="Times New Roman"/>
        </w:rPr>
      </w:pPr>
      <m:oMathPara>
        <m:oMath>
          <m:r>
            <w:del w:id="611" w:author="Josué" w:date="2015-06-19T11:31:00Z">
              <w:rPr>
                <w:rFonts w:ascii="Cambria Math" w:eastAsiaTheme="minorEastAsia" w:hAnsi="Cambria Math" w:cs="Times New Roman"/>
              </w:rPr>
              <m:t>tgθ=</m:t>
            </w:del>
          </m:r>
          <m:f>
            <m:fPr>
              <m:ctrlPr>
                <w:del w:id="612" w:author="Josué" w:date="2015-06-19T11:31:00Z">
                  <w:rPr>
                    <w:rFonts w:ascii="Cambria Math" w:eastAsiaTheme="minorEastAsia" w:hAnsi="Cambria Math" w:cs="Times New Roman"/>
                    <w:i/>
                  </w:rPr>
                </w:del>
              </m:ctrlPr>
            </m:fPr>
            <m:num>
              <m:r>
                <w:del w:id="613" w:author="Josué" w:date="2015-06-19T11:31:00Z">
                  <w:rPr>
                    <w:rFonts w:ascii="Cambria Math" w:eastAsiaTheme="minorEastAsia" w:hAnsi="Cambria Math" w:cs="Times New Roman"/>
                  </w:rPr>
                  <m:t>2</m:t>
                </w:del>
              </m:r>
              <m:rad>
                <m:radPr>
                  <m:degHide m:val="1"/>
                  <m:ctrlPr>
                    <w:del w:id="614" w:author="Josué" w:date="2015-06-19T11:31:00Z">
                      <w:rPr>
                        <w:rFonts w:ascii="Cambria Math" w:eastAsiaTheme="minorEastAsia" w:hAnsi="Cambria Math" w:cs="Times New Roman"/>
                        <w:i/>
                      </w:rPr>
                    </w:del>
                  </m:ctrlPr>
                </m:radPr>
                <m:deg/>
                <m:e>
                  <m:r>
                    <w:del w:id="615" w:author="Josué" w:date="2015-06-19T11:31:00Z">
                      <w:rPr>
                        <w:rFonts w:ascii="Cambria Math" w:eastAsiaTheme="minorEastAsia" w:hAnsi="Cambria Math" w:cs="Times New Roman"/>
                      </w:rPr>
                      <m:t>6</m:t>
                    </w:del>
                  </m:r>
                </m:e>
              </m:rad>
            </m:num>
            <m:den>
              <m:r>
                <w:del w:id="616" w:author="Josué" w:date="2015-06-19T11:31:00Z">
                  <w:rPr>
                    <w:rFonts w:ascii="Cambria Math" w:eastAsiaTheme="minorEastAsia" w:hAnsi="Cambria Math" w:cs="Times New Roman"/>
                  </w:rPr>
                  <m:t>5</m:t>
                </w:del>
              </m:r>
            </m:den>
          </m:f>
        </m:oMath>
      </m:oMathPara>
    </w:p>
    <w:p w14:paraId="47962CB8" w14:textId="4F80F10E" w:rsidR="00A71544" w:rsidRPr="009A7192" w:rsidDel="004006D4" w:rsidRDefault="00A71544" w:rsidP="00C77888">
      <w:pPr>
        <w:spacing w:after="0"/>
        <w:jc w:val="center"/>
        <w:rPr>
          <w:del w:id="617" w:author="Josué" w:date="2015-06-19T11:31:00Z"/>
          <w:rFonts w:ascii="Times New Roman" w:eastAsiaTheme="minorEastAsia" w:hAnsi="Times New Roman" w:cs="Times New Roman"/>
        </w:rPr>
      </w:pPr>
    </w:p>
    <w:p w14:paraId="22D3A2D6" w14:textId="4ECC2C9C" w:rsidR="00A71544" w:rsidRPr="009A7192" w:rsidDel="004006D4" w:rsidRDefault="00A71544" w:rsidP="00C77888">
      <w:pPr>
        <w:spacing w:after="0"/>
        <w:jc w:val="center"/>
        <w:rPr>
          <w:del w:id="618" w:author="Josué" w:date="2015-06-19T11:31:00Z"/>
          <w:rFonts w:ascii="Times New Roman" w:eastAsiaTheme="minorEastAsia" w:hAnsi="Times New Roman" w:cs="Times New Roman"/>
        </w:rPr>
      </w:pPr>
      <m:oMathPara>
        <m:oMath>
          <m:r>
            <w:del w:id="619" w:author="Josué" w:date="2015-06-19T11:31:00Z">
              <w:rPr>
                <w:rFonts w:ascii="Cambria Math" w:hAnsi="Cambria Math" w:cs="Times New Roman"/>
              </w:rPr>
              <m:t>cotgθ=</m:t>
            </w:del>
          </m:r>
          <m:f>
            <m:fPr>
              <m:ctrlPr>
                <w:del w:id="620" w:author="Josué" w:date="2015-06-19T11:31:00Z">
                  <w:rPr>
                    <w:rFonts w:ascii="Cambria Math" w:hAnsi="Cambria Math" w:cs="Times New Roman"/>
                    <w:i/>
                  </w:rPr>
                </w:del>
              </m:ctrlPr>
            </m:fPr>
            <m:num>
              <m:r>
                <w:del w:id="621" w:author="Josué" w:date="2015-06-19T11:31:00Z">
                  <w:rPr>
                    <w:rFonts w:ascii="Cambria Math" w:hAnsi="Cambria Math" w:cs="Times New Roman"/>
                  </w:rPr>
                  <m:t>5</m:t>
                </w:del>
              </m:r>
            </m:num>
            <m:den>
              <m:r>
                <w:del w:id="622" w:author="Josué" w:date="2015-06-19T11:31:00Z">
                  <w:rPr>
                    <w:rFonts w:ascii="Cambria Math" w:hAnsi="Cambria Math" w:cs="Times New Roman"/>
                  </w:rPr>
                  <m:t>2</m:t>
                </w:del>
              </m:r>
              <m:rad>
                <m:radPr>
                  <m:degHide m:val="1"/>
                  <m:ctrlPr>
                    <w:del w:id="623" w:author="Josué" w:date="2015-06-19T11:31:00Z">
                      <w:rPr>
                        <w:rFonts w:ascii="Cambria Math" w:hAnsi="Cambria Math" w:cs="Times New Roman"/>
                        <w:i/>
                      </w:rPr>
                    </w:del>
                  </m:ctrlPr>
                </m:radPr>
                <m:deg/>
                <m:e>
                  <m:r>
                    <w:del w:id="624" w:author="Josué" w:date="2015-06-19T11:31:00Z">
                      <w:rPr>
                        <w:rFonts w:ascii="Cambria Math" w:hAnsi="Cambria Math" w:cs="Times New Roman"/>
                      </w:rPr>
                      <m:t>6</m:t>
                    </w:del>
                  </m:r>
                </m:e>
              </m:rad>
            </m:den>
          </m:f>
          <m:r>
            <w:del w:id="625" w:author="Josué" w:date="2015-06-19T11:31:00Z">
              <w:rPr>
                <w:rFonts w:ascii="Cambria Math" w:hAnsi="Cambria Math" w:cs="Times New Roman"/>
              </w:rPr>
              <m:t>=</m:t>
            </w:del>
          </m:r>
          <m:f>
            <m:fPr>
              <m:ctrlPr>
                <w:del w:id="626" w:author="Josué" w:date="2015-06-19T11:31:00Z">
                  <w:rPr>
                    <w:rFonts w:ascii="Cambria Math" w:hAnsi="Cambria Math" w:cs="Times New Roman"/>
                    <w:i/>
                  </w:rPr>
                </w:del>
              </m:ctrlPr>
            </m:fPr>
            <m:num>
              <m:r>
                <w:del w:id="627" w:author="Josué" w:date="2015-06-19T11:31:00Z">
                  <w:rPr>
                    <w:rFonts w:ascii="Cambria Math" w:hAnsi="Cambria Math" w:cs="Times New Roman"/>
                  </w:rPr>
                  <m:t>10</m:t>
                </w:del>
              </m:r>
              <m:rad>
                <m:radPr>
                  <m:degHide m:val="1"/>
                  <m:ctrlPr>
                    <w:del w:id="628" w:author="Josué" w:date="2015-06-19T11:31:00Z">
                      <w:rPr>
                        <w:rFonts w:ascii="Cambria Math" w:hAnsi="Cambria Math" w:cs="Times New Roman"/>
                        <w:i/>
                      </w:rPr>
                    </w:del>
                  </m:ctrlPr>
                </m:radPr>
                <m:deg/>
                <m:e>
                  <m:r>
                    <w:del w:id="629" w:author="Josué" w:date="2015-06-19T11:31:00Z">
                      <w:rPr>
                        <w:rFonts w:ascii="Cambria Math" w:hAnsi="Cambria Math" w:cs="Times New Roman"/>
                      </w:rPr>
                      <m:t>6</m:t>
                    </w:del>
                  </m:r>
                </m:e>
              </m:rad>
            </m:num>
            <m:den>
              <m:r>
                <w:del w:id="630" w:author="Josué" w:date="2015-06-19T11:31:00Z">
                  <w:rPr>
                    <w:rFonts w:ascii="Cambria Math" w:hAnsi="Cambria Math" w:cs="Times New Roman"/>
                  </w:rPr>
                  <m:t>24</m:t>
                </w:del>
              </m:r>
            </m:den>
          </m:f>
          <m:r>
            <w:del w:id="631" w:author="Josué" w:date="2015-06-19T11:31:00Z">
              <w:rPr>
                <w:rFonts w:ascii="Cambria Math" w:hAnsi="Cambria Math" w:cs="Times New Roman"/>
              </w:rPr>
              <m:t>=</m:t>
            </w:del>
          </m:r>
          <m:f>
            <m:fPr>
              <m:ctrlPr>
                <w:del w:id="632" w:author="Josué" w:date="2015-06-19T11:31:00Z">
                  <w:rPr>
                    <w:rFonts w:ascii="Cambria Math" w:hAnsi="Cambria Math" w:cs="Times New Roman"/>
                    <w:i/>
                  </w:rPr>
                </w:del>
              </m:ctrlPr>
            </m:fPr>
            <m:num>
              <m:r>
                <w:del w:id="633" w:author="Josué" w:date="2015-06-19T11:31:00Z">
                  <w:rPr>
                    <w:rFonts w:ascii="Cambria Math" w:hAnsi="Cambria Math" w:cs="Times New Roman"/>
                  </w:rPr>
                  <m:t>5</m:t>
                </w:del>
              </m:r>
              <m:rad>
                <m:radPr>
                  <m:degHide m:val="1"/>
                  <m:ctrlPr>
                    <w:del w:id="634" w:author="Josué" w:date="2015-06-19T11:31:00Z">
                      <w:rPr>
                        <w:rFonts w:ascii="Cambria Math" w:hAnsi="Cambria Math" w:cs="Times New Roman"/>
                        <w:i/>
                      </w:rPr>
                    </w:del>
                  </m:ctrlPr>
                </m:radPr>
                <m:deg/>
                <m:e>
                  <m:r>
                    <w:del w:id="635" w:author="Josué" w:date="2015-06-19T11:31:00Z">
                      <w:rPr>
                        <w:rFonts w:ascii="Cambria Math" w:hAnsi="Cambria Math" w:cs="Times New Roman"/>
                      </w:rPr>
                      <m:t>6</m:t>
                    </w:del>
                  </m:r>
                </m:e>
              </m:rad>
            </m:num>
            <m:den>
              <m:r>
                <w:del w:id="636" w:author="Josué" w:date="2015-06-19T11:31:00Z">
                  <w:rPr>
                    <w:rFonts w:ascii="Cambria Math" w:hAnsi="Cambria Math" w:cs="Times New Roman"/>
                  </w:rPr>
                  <m:t>12</m:t>
                </w:del>
              </m:r>
            </m:den>
          </m:f>
        </m:oMath>
      </m:oMathPara>
    </w:p>
    <w:p w14:paraId="673E7B0A" w14:textId="09D83A43" w:rsidR="00A71544" w:rsidRPr="009A7192" w:rsidDel="004006D4" w:rsidRDefault="00A71544" w:rsidP="00C77888">
      <w:pPr>
        <w:spacing w:after="0"/>
        <w:jc w:val="center"/>
        <w:rPr>
          <w:del w:id="637" w:author="Josué" w:date="2015-06-19T11:31:00Z"/>
          <w:rFonts w:ascii="Times New Roman" w:eastAsiaTheme="minorEastAsia" w:hAnsi="Times New Roman" w:cs="Times New Roman"/>
        </w:rPr>
      </w:pPr>
    </w:p>
    <w:p w14:paraId="5C2AE2AA" w14:textId="473FCACC" w:rsidR="001955D6" w:rsidRPr="009A7192" w:rsidDel="004006D4" w:rsidRDefault="001955D6" w:rsidP="00C77888">
      <w:pPr>
        <w:spacing w:after="0"/>
        <w:jc w:val="center"/>
        <w:rPr>
          <w:del w:id="638" w:author="Josué" w:date="2015-06-19T11:31:00Z"/>
          <w:rFonts w:ascii="Times New Roman" w:hAnsi="Times New Roman" w:cs="Times New Roman"/>
        </w:rPr>
      </w:pPr>
    </w:p>
    <w:p w14:paraId="59457DC6" w14:textId="7553BF42" w:rsidR="00A71544" w:rsidRPr="009A7192" w:rsidDel="004006D4" w:rsidRDefault="00A71544" w:rsidP="00081745">
      <w:pPr>
        <w:spacing w:after="0"/>
        <w:rPr>
          <w:del w:id="639" w:author="Josué" w:date="2015-06-19T11:31:00Z"/>
          <w:rFonts w:ascii="Times New Roman" w:hAnsi="Times New Roman" w:cs="Times New Roman"/>
          <w:color w:val="000000"/>
          <w:lang w:val="es-ES"/>
        </w:rPr>
      </w:pPr>
    </w:p>
    <w:p w14:paraId="59F6F789" w14:textId="28DD4E4C" w:rsidR="00A71544" w:rsidRPr="009A7192" w:rsidDel="004006D4" w:rsidRDefault="00A71544" w:rsidP="00081745">
      <w:pPr>
        <w:spacing w:after="0"/>
        <w:rPr>
          <w:del w:id="640" w:author="Josué" w:date="2015-06-19T11:31:00Z"/>
          <w:rFonts w:ascii="Times New Roman" w:hAnsi="Times New Roman" w:cs="Times New Roman"/>
          <w:color w:val="000000"/>
          <w:lang w:val="es-ES"/>
        </w:rPr>
      </w:pPr>
    </w:p>
    <w:p w14:paraId="72831E1B" w14:textId="49A79863" w:rsidR="00A71544" w:rsidRPr="009A7192" w:rsidDel="004006D4" w:rsidRDefault="00A71544" w:rsidP="00081745">
      <w:pPr>
        <w:spacing w:after="0"/>
        <w:rPr>
          <w:del w:id="641" w:author="Josué" w:date="2015-06-19T11:31:00Z"/>
          <w:rFonts w:ascii="Times New Roman" w:hAnsi="Times New Roman" w:cs="Times New Roman"/>
          <w:color w:val="000000"/>
          <w:lang w:val="es-ES"/>
        </w:rPr>
      </w:pPr>
      <m:oMathPara>
        <m:oMath>
          <m:r>
            <w:del w:id="642" w:author="Josué" w:date="2015-06-19T11:31:00Z">
              <w:rPr>
                <w:rFonts w:ascii="Cambria Math" w:hAnsi="Cambria Math" w:cs="Times New Roman"/>
                <w:color w:val="000000"/>
                <w:lang w:val="es-ES"/>
              </w:rPr>
              <m:t>cosecθ=</m:t>
            </w:del>
          </m:r>
          <m:f>
            <m:fPr>
              <m:ctrlPr>
                <w:del w:id="643" w:author="Josué" w:date="2015-06-19T11:31:00Z"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w:del>
              </m:ctrlPr>
            </m:fPr>
            <m:num>
              <m:r>
                <w:del w:id="644" w:author="Josué" w:date="2015-06-19T11:31:00Z">
                  <w:rPr>
                    <w:rFonts w:ascii="Cambria Math" w:hAnsi="Cambria Math" w:cs="Times New Roman"/>
                    <w:color w:val="000000"/>
                    <w:lang w:val="es-ES"/>
                  </w:rPr>
                  <m:t>7</m:t>
                </w:del>
              </m:r>
            </m:num>
            <m:den>
              <m:r>
                <w:del w:id="645" w:author="Josué" w:date="2015-06-19T11:31:00Z">
                  <w:rPr>
                    <w:rFonts w:ascii="Cambria Math" w:hAnsi="Cambria Math" w:cs="Times New Roman"/>
                    <w:color w:val="000000"/>
                    <w:lang w:val="es-ES"/>
                  </w:rPr>
                  <m:t>2</m:t>
                </w:del>
              </m:r>
              <m:rad>
                <m:radPr>
                  <m:degHide m:val="1"/>
                  <m:ctrlPr>
                    <w:del w:id="646" w:author="Josué" w:date="2015-06-19T11:31:00Z">
                      <w:rPr>
                        <w:rFonts w:ascii="Cambria Math" w:hAnsi="Cambria Math" w:cs="Times New Roman"/>
                        <w:i/>
                        <w:color w:val="000000"/>
                        <w:lang w:val="es-ES"/>
                      </w:rPr>
                    </w:del>
                  </m:ctrlPr>
                </m:radPr>
                <m:deg/>
                <m:e>
                  <m:r>
                    <w:del w:id="647" w:author="Josué" w:date="2015-06-19T11:31:00Z">
                      <w:rPr>
                        <w:rFonts w:ascii="Cambria Math" w:hAnsi="Cambria Math" w:cs="Times New Roman"/>
                        <w:color w:val="000000"/>
                        <w:lang w:val="es-ES"/>
                      </w:rPr>
                      <m:t>6</m:t>
                    </w:del>
                  </m:r>
                </m:e>
              </m:rad>
            </m:den>
          </m:f>
          <m:r>
            <w:del w:id="648" w:author="Josué" w:date="2015-06-19T11:31:00Z">
              <w:rPr>
                <w:rFonts w:ascii="Cambria Math" w:hAnsi="Cambria Math" w:cs="Times New Roman"/>
                <w:color w:val="000000"/>
                <w:lang w:val="es-ES"/>
              </w:rPr>
              <m:t>=</m:t>
            </w:del>
          </m:r>
          <m:f>
            <m:fPr>
              <m:ctrlPr>
                <w:del w:id="649" w:author="Josué" w:date="2015-06-19T11:31:00Z"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w:del>
              </m:ctrlPr>
            </m:fPr>
            <m:num>
              <m:r>
                <w:del w:id="650" w:author="Josué" w:date="2015-06-19T11:31:00Z">
                  <w:rPr>
                    <w:rFonts w:ascii="Cambria Math" w:hAnsi="Cambria Math" w:cs="Times New Roman"/>
                    <w:color w:val="000000"/>
                    <w:lang w:val="es-ES"/>
                  </w:rPr>
                  <m:t>14</m:t>
                </w:del>
              </m:r>
              <m:rad>
                <m:radPr>
                  <m:degHide m:val="1"/>
                  <m:ctrlPr>
                    <w:del w:id="651" w:author="Josué" w:date="2015-06-19T11:31:00Z">
                      <w:rPr>
                        <w:rFonts w:ascii="Cambria Math" w:hAnsi="Cambria Math" w:cs="Times New Roman"/>
                        <w:i/>
                        <w:color w:val="000000"/>
                        <w:lang w:val="es-ES"/>
                      </w:rPr>
                    </w:del>
                  </m:ctrlPr>
                </m:radPr>
                <m:deg/>
                <m:e>
                  <m:r>
                    <w:del w:id="652" w:author="Josué" w:date="2015-06-19T11:31:00Z">
                      <w:rPr>
                        <w:rFonts w:ascii="Cambria Math" w:hAnsi="Cambria Math" w:cs="Times New Roman"/>
                        <w:color w:val="000000"/>
                        <w:lang w:val="es-ES"/>
                      </w:rPr>
                      <m:t>6</m:t>
                    </w:del>
                  </m:r>
                </m:e>
              </m:rad>
            </m:num>
            <m:den>
              <m:r>
                <w:del w:id="653" w:author="Josué" w:date="2015-06-19T11:31:00Z">
                  <w:rPr>
                    <w:rFonts w:ascii="Cambria Math" w:hAnsi="Cambria Math" w:cs="Times New Roman"/>
                    <w:color w:val="000000"/>
                    <w:lang w:val="es-ES"/>
                  </w:rPr>
                  <m:t>24</m:t>
                </w:del>
              </m:r>
            </m:den>
          </m:f>
          <m:r>
            <w:del w:id="654" w:author="Josué" w:date="2015-06-19T11:31:00Z">
              <w:rPr>
                <w:rFonts w:ascii="Cambria Math" w:hAnsi="Cambria Math" w:cs="Times New Roman"/>
                <w:color w:val="000000"/>
                <w:lang w:val="es-ES"/>
              </w:rPr>
              <m:t>=</m:t>
            </w:del>
          </m:r>
          <m:f>
            <m:fPr>
              <m:ctrlPr>
                <w:del w:id="655" w:author="Josué" w:date="2015-06-19T11:31:00Z"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w:del>
              </m:ctrlPr>
            </m:fPr>
            <m:num>
              <m:r>
                <w:del w:id="656" w:author="Josué" w:date="2015-06-19T11:31:00Z">
                  <w:rPr>
                    <w:rFonts w:ascii="Cambria Math" w:hAnsi="Cambria Math" w:cs="Times New Roman"/>
                    <w:color w:val="000000"/>
                    <w:lang w:val="es-ES"/>
                  </w:rPr>
                  <m:t>7</m:t>
                </w:del>
              </m:r>
              <m:rad>
                <m:radPr>
                  <m:degHide m:val="1"/>
                  <m:ctrlPr>
                    <w:del w:id="657" w:author="Josué" w:date="2015-06-19T11:31:00Z">
                      <w:rPr>
                        <w:rFonts w:ascii="Cambria Math" w:hAnsi="Cambria Math" w:cs="Times New Roman"/>
                        <w:i/>
                        <w:color w:val="000000"/>
                        <w:lang w:val="es-ES"/>
                      </w:rPr>
                    </w:del>
                  </m:ctrlPr>
                </m:radPr>
                <m:deg/>
                <m:e>
                  <m:r>
                    <w:del w:id="658" w:author="Josué" w:date="2015-06-19T11:31:00Z">
                      <w:rPr>
                        <w:rFonts w:ascii="Cambria Math" w:hAnsi="Cambria Math" w:cs="Times New Roman"/>
                        <w:color w:val="000000"/>
                        <w:lang w:val="es-ES"/>
                      </w:rPr>
                      <m:t>6</m:t>
                    </w:del>
                  </m:r>
                </m:e>
              </m:rad>
            </m:num>
            <m:den>
              <m:r>
                <w:del w:id="659" w:author="Josué" w:date="2015-06-19T11:31:00Z">
                  <w:rPr>
                    <w:rFonts w:ascii="Cambria Math" w:hAnsi="Cambria Math" w:cs="Times New Roman"/>
                    <w:color w:val="000000"/>
                    <w:lang w:val="es-ES"/>
                  </w:rPr>
                  <m:t>12</m:t>
                </w:del>
              </m:r>
            </m:den>
          </m:f>
        </m:oMath>
      </m:oMathPara>
    </w:p>
    <w:p w14:paraId="2B26DBC2" w14:textId="3A8BA86D" w:rsidR="00A71544" w:rsidRPr="009A7192" w:rsidDel="00F53E98" w:rsidRDefault="00A71544" w:rsidP="00081745">
      <w:pPr>
        <w:spacing w:after="0"/>
        <w:rPr>
          <w:del w:id="660" w:author="Josué" w:date="2015-06-19T11:37:00Z"/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A226B7" w:rsidRPr="009A7192" w14:paraId="2F443F90" w14:textId="77777777" w:rsidTr="00314B36">
        <w:tc>
          <w:tcPr>
            <w:tcW w:w="8978" w:type="dxa"/>
            <w:gridSpan w:val="2"/>
            <w:shd w:val="clear" w:color="auto" w:fill="000000" w:themeFill="text1"/>
          </w:tcPr>
          <w:p w14:paraId="19BAD32E" w14:textId="77777777" w:rsidR="00A226B7" w:rsidRPr="009A7192" w:rsidRDefault="00A226B7" w:rsidP="00314B3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A226B7" w:rsidRPr="009A7192" w14:paraId="78ED888C" w14:textId="77777777" w:rsidTr="00314B36">
        <w:tc>
          <w:tcPr>
            <w:tcW w:w="2518" w:type="dxa"/>
          </w:tcPr>
          <w:p w14:paraId="68474576" w14:textId="77777777" w:rsidR="00A226B7" w:rsidRPr="009A7192" w:rsidRDefault="00A226B7" w:rsidP="00314B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140AB05" w14:textId="55713917" w:rsidR="00A226B7" w:rsidRPr="00AF352F" w:rsidRDefault="00A226B7" w:rsidP="00F53E98">
            <w:pPr>
              <w:rPr>
                <w:rFonts w:ascii="Times New Roman" w:hAnsi="Times New Roman" w:cs="Times New Roman"/>
                <w:sz w:val="24"/>
                <w:szCs w:val="24"/>
                <w:rPrChange w:id="661" w:author="Josué" w:date="2015-06-19T11:37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AF352F">
              <w:rPr>
                <w:rFonts w:ascii="Times New Roman" w:hAnsi="Times New Roman" w:cs="Times New Roman"/>
                <w:rPrChange w:id="662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>En</w:t>
            </w:r>
            <w:del w:id="663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64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65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 radianes también se puede </w:t>
            </w:r>
            <w:del w:id="666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67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68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hallar la </w:t>
            </w:r>
            <w:del w:id="669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70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71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medida de un </w:t>
            </w:r>
            <w:del w:id="672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73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74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ángulo </w:t>
            </w:r>
            <w:del w:id="675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76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77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de la </w:t>
            </w:r>
            <w:del w:id="678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79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80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circunferencia </w:t>
            </w:r>
            <w:del w:id="681" w:author="Josué" w:date="2015-06-19T11:37:00Z">
              <w:r w:rsidRPr="00AF352F" w:rsidDel="00AF352F">
                <w:rPr>
                  <w:rFonts w:ascii="Times New Roman" w:hAnsi="Times New Roman" w:cs="Times New Roman"/>
                  <w:rPrChange w:id="682" w:author="Josué" w:date="2015-06-19T11:37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AF352F">
              <w:rPr>
                <w:rFonts w:ascii="Times New Roman" w:hAnsi="Times New Roman" w:cs="Times New Roman"/>
                <w:rPrChange w:id="683" w:author="Josué" w:date="2015-06-19T11:37:00Z">
                  <w:rPr>
                    <w:rFonts w:ascii="Times New Roman" w:hAnsi="Times New Roman" w:cs="Times New Roman"/>
                    <w:b/>
                  </w:rPr>
                </w:rPrChange>
              </w:rPr>
              <w:t>unitaria.</w:t>
            </w:r>
          </w:p>
        </w:tc>
      </w:tr>
    </w:tbl>
    <w:p w14:paraId="0CC9752D" w14:textId="1683E906" w:rsidR="00A71544" w:rsidRPr="009A7192" w:rsidRDefault="00A7154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077CCB22" w14:textId="525451F2" w:rsidR="00A226B7" w:rsidRPr="009A7192" w:rsidRDefault="00A226B7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Se </w:t>
      </w:r>
      <w:del w:id="684" w:author="Josué" w:date="2015-06-19T11:39:00Z">
        <w:r w:rsidRPr="009A7192" w:rsidDel="00F53E98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define </w:t>
      </w:r>
      <w:del w:id="685" w:author="Josué" w:date="2015-06-19T11:39:00Z">
        <w:r w:rsidRPr="009A7192" w:rsidDel="00F53E98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686" w:author="Josué" w:date="2015-06-19T11:39:00Z">
        <w:r w:rsidRPr="009A7192" w:rsidDel="00F53E98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medida de </w:t>
      </w:r>
      <w:ins w:id="687" w:author="Josué" w:date="2015-06-19T11:39:00Z">
        <w:r w:rsidR="00F53E98">
          <w:rPr>
            <w:rFonts w:ascii="Times New Roman" w:hAnsi="Times New Roman" w:cs="Times New Roman"/>
            <w:color w:val="000000"/>
            <w:lang w:val="es-ES"/>
          </w:rPr>
          <w:t>θ</w:t>
        </w:r>
      </w:ins>
      <w:r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688" w:author="Josué" w:date="2015-06-19T11:39:00Z">
        <w:r w:rsidRPr="009A7192" w:rsidDel="00F53E98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θ</m:t>
          </m:r>
        </m:oMath>
        <w:r w:rsidRPr="009A7192" w:rsidDel="00F53E9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del w:id="689" w:author="Josué" w:date="2015-06-19T11:40:00Z">
        <w:r w:rsidRPr="009A7192" w:rsidDel="00F53E9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A23D4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en radianes </w:t>
      </w: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como</w:t>
      </w:r>
      <w:r w:rsidR="006A23D4" w:rsidRPr="009A7192">
        <w:rPr>
          <w:rFonts w:ascii="Times New Roman" w:eastAsiaTheme="minorEastAsia" w:hAnsi="Times New Roman" w:cs="Times New Roman"/>
          <w:color w:val="000000"/>
          <w:lang w:val="es-ES"/>
        </w:rPr>
        <w:t>:</w:t>
      </w:r>
      <w:ins w:id="690" w:author="Josué" w:date="2015-06-19T11:41:00Z">
        <w:r w:rsidR="00546A71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</w:p>
    <w:p w14:paraId="3F8876D2" w14:textId="7AE2BEB0" w:rsidR="006A23D4" w:rsidRPr="009A7192" w:rsidRDefault="006A23D4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θ=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s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r</m:t>
              </m:r>
            </m:den>
          </m:f>
        </m:oMath>
      </m:oMathPara>
    </w:p>
    <w:p w14:paraId="3D658492" w14:textId="77777777" w:rsidR="006A23D4" w:rsidRPr="009A7192" w:rsidRDefault="006A23D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59899CE2" w14:textId="39D5CB2F" w:rsidR="00A226B7" w:rsidDel="0002625A" w:rsidRDefault="006A23D4">
      <w:pPr>
        <w:spacing w:before="240" w:after="0"/>
        <w:rPr>
          <w:del w:id="691" w:author="Josué" w:date="2015-06-19T11:49:00Z"/>
          <w:rFonts w:ascii="Times New Roman" w:eastAsiaTheme="minorEastAsia" w:hAnsi="Times New Roman" w:cs="Times New Roman"/>
          <w:color w:val="000000"/>
          <w:lang w:val="es-ES"/>
        </w:rPr>
        <w:pPrChange w:id="692" w:author="Josué" w:date="2015-06-19T11:50:00Z">
          <w:pPr>
            <w:spacing w:after="0"/>
          </w:pPr>
        </w:pPrChange>
      </w:pPr>
      <w:r w:rsidRPr="009A7192">
        <w:rPr>
          <w:rFonts w:ascii="Times New Roman" w:hAnsi="Times New Roman" w:cs="Times New Roman"/>
          <w:color w:val="000000"/>
          <w:lang w:val="es-ES"/>
        </w:rPr>
        <w:t>Donde</w:t>
      </w:r>
      <w:ins w:id="693" w:author="Josué" w:date="2015-06-19T11:42:00Z">
        <w:r w:rsidR="00546A71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546A71">
          <w:rPr>
            <w:rFonts w:ascii="Times New Roman" w:hAnsi="Times New Roman" w:cs="Times New Roman"/>
            <w:i/>
            <w:color w:val="000000"/>
            <w:lang w:val="es-ES"/>
          </w:rPr>
          <w:t>s</w:t>
        </w:r>
      </w:ins>
      <w:del w:id="694" w:author="Josué" w:date="2015-06-19T11:43:00Z">
        <w:r w:rsidRPr="009A7192" w:rsidDel="002E0AF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m:oMath>
        <m:r>
          <w:del w:id="695" w:author="Josué" w:date="2015-06-19T11:42:00Z">
            <w:rPr>
              <w:rFonts w:ascii="Cambria Math" w:hAnsi="Cambria Math" w:cs="Times New Roman"/>
              <w:color w:val="000000"/>
              <w:u w:val="single"/>
              <w:lang w:val="es-ES"/>
              <w:rPrChange w:id="696" w:author="Josué" w:date="2015-06-19T11:42:00Z">
                <w:rPr>
                  <w:rFonts w:ascii="Cambria Math" w:hAnsi="Cambria Math" w:cs="Times New Roman"/>
                  <w:color w:val="000000"/>
                  <w:lang w:val="es-ES"/>
                </w:rPr>
              </w:rPrChange>
            </w:rPr>
            <m:t>s</m:t>
          </w:del>
        </m:r>
      </m:oMath>
      <w:del w:id="697" w:author="Josué" w:date="2015-06-19T11:42:00Z">
        <w:r w:rsidRPr="00546A71" w:rsidDel="00546A71">
          <w:rPr>
            <w:rFonts w:ascii="Times New Roman" w:eastAsiaTheme="minorEastAsia" w:hAnsi="Times New Roman" w:cs="Times New Roman"/>
            <w:color w:val="000000"/>
            <w:u w:val="single"/>
            <w:lang w:val="es-ES"/>
            <w:rPrChange w:id="698" w:author="Josué" w:date="2015-06-19T11:42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  <w:r w:rsidRPr="009A7192" w:rsidDel="00546A71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es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ins w:id="699" w:author="Josué" w:date="2015-06-19T11:43:00Z">
        <w:r w:rsidR="002E0AFB">
          <w:rPr>
            <w:rFonts w:ascii="Times New Roman" w:eastAsiaTheme="minorEastAsia" w:hAnsi="Times New Roman" w:cs="Times New Roman"/>
            <w:color w:val="000000"/>
            <w:lang w:val="es-ES"/>
          </w:rPr>
          <w:t>es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 </w:t>
      </w:r>
      <w:del w:id="700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longitud </w:t>
      </w:r>
      <w:del w:id="701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del </w:t>
      </w:r>
      <w:del w:id="702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arco </w:t>
      </w:r>
      <w:del w:id="703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sobre la circunferencia</w:t>
      </w:r>
      <w:ins w:id="704" w:author="Josué" w:date="2015-06-19T11:43:00Z">
        <w:r w:rsidR="002E0AFB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705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y </w:t>
      </w:r>
      <m:oMath>
        <m:r>
          <w:del w:id="706" w:author="Josué" w:date="2015-06-19T11:43:00Z">
            <w:rPr>
              <w:rFonts w:ascii="Cambria Math" w:eastAsiaTheme="minorEastAsia" w:hAnsi="Cambria Math" w:cs="Times New Roman"/>
              <w:color w:val="000000"/>
              <w:lang w:val="es-ES"/>
            </w:rPr>
            <m:t>r</m:t>
          </w:del>
        </m:r>
      </m:oMath>
      <w:del w:id="707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708" w:author="Josué" w:date="2015-06-19T11:43:00Z">
        <w:r w:rsidR="002E0AFB">
          <w:rPr>
            <w:rFonts w:ascii="Times New Roman" w:eastAsiaTheme="minorEastAsia" w:hAnsi="Times New Roman" w:cs="Times New Roman"/>
            <w:i/>
            <w:color w:val="000000"/>
            <w:lang w:val="es-ES"/>
          </w:rPr>
          <w:t>r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 </w:t>
      </w:r>
      <w:del w:id="709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igual a</w:t>
      </w:r>
      <w:del w:id="710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del w:id="711" w:author="Josué" w:date="2015-06-19T11:43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del w:id="712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>e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 </w:t>
      </w:r>
      <w:del w:id="713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radio.</w:t>
      </w:r>
      <w:ins w:id="714" w:author="Josué" w:date="2015-06-19T11:49:00Z">
        <w:r w:rsidR="002E0AFB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</w:p>
    <w:p w14:paraId="67FF7AD0" w14:textId="77777777" w:rsidR="0002625A" w:rsidRPr="009A7192" w:rsidRDefault="0002625A" w:rsidP="00081745">
      <w:pPr>
        <w:spacing w:after="0"/>
        <w:rPr>
          <w:ins w:id="715" w:author="Josué" w:date="2015-06-19T13:34:00Z"/>
          <w:rFonts w:ascii="Times New Roman" w:eastAsiaTheme="minorEastAsia" w:hAnsi="Times New Roman" w:cs="Times New Roman"/>
          <w:color w:val="000000"/>
          <w:lang w:val="es-ES"/>
        </w:rPr>
      </w:pPr>
    </w:p>
    <w:p w14:paraId="6F6464EB" w14:textId="59E08ABC" w:rsidR="00377F3F" w:rsidRPr="009A7192" w:rsidDel="002E0AFB" w:rsidRDefault="00377F3F" w:rsidP="00081745">
      <w:pPr>
        <w:spacing w:after="0"/>
        <w:rPr>
          <w:del w:id="716" w:author="Josué" w:date="2015-06-19T11:49:00Z"/>
          <w:rFonts w:ascii="Times New Roman" w:eastAsiaTheme="minorEastAsia" w:hAnsi="Times New Roman" w:cs="Times New Roman"/>
          <w:color w:val="000000"/>
          <w:lang w:val="es-ES"/>
        </w:rPr>
      </w:pPr>
      <w:del w:id="717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lastRenderedPageBreak/>
          <w:delText xml:space="preserve"> </w:delText>
        </w:r>
      </w:del>
    </w:p>
    <w:p w14:paraId="08857E82" w14:textId="41B39036" w:rsidR="00377F3F" w:rsidRPr="002E0AFB" w:rsidRDefault="00377F3F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  <w:pPrChange w:id="718" w:author="Josué" w:date="2015-06-19T11:50:00Z">
          <w:pPr>
            <w:spacing w:after="0"/>
          </w:pPr>
        </w:pPrChange>
      </w:pPr>
      <w:del w:id="719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>E</w:delText>
        </w:r>
      </w:del>
      <w:ins w:id="720" w:author="Josué" w:date="2015-06-19T11:49:00Z">
        <w:r w:rsidR="002E0AFB">
          <w:rPr>
            <w:rFonts w:ascii="Times New Roman" w:eastAsiaTheme="minorEastAsia" w:hAnsi="Times New Roman" w:cs="Times New Roman"/>
            <w:color w:val="000000"/>
            <w:lang w:val="es-ES"/>
          </w:rPr>
          <w:t>E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 </w:t>
      </w:r>
      <w:del w:id="721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el </w:t>
      </w:r>
      <w:del w:id="722" w:author="Josué" w:date="2015-06-19T11:49:00Z">
        <w:r w:rsidRPr="009A7192" w:rsidDel="002E0AF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momento que </w:t>
      </w:r>
      <m:oMath>
        <m:r>
          <w:del w:id="723" w:author="Josué" w:date="2015-06-19T11:49:00Z">
            <w:rPr>
              <w:rFonts w:ascii="Cambria Math" w:eastAsiaTheme="minorEastAsia" w:hAnsi="Cambria Math" w:cs="Times New Roman"/>
              <w:color w:val="000000"/>
              <w:lang w:val="es-ES"/>
            </w:rPr>
            <m:t>r=1</m:t>
          </w:del>
        </m:r>
      </m:oMath>
      <w:ins w:id="724" w:author="Josué" w:date="2015-06-19T11:50:00Z">
        <w:r w:rsidR="002E0AFB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r </w:t>
        </w:r>
        <w:r w:rsidR="002E0AFB">
          <w:rPr>
            <w:rFonts w:ascii="Times New Roman" w:eastAsiaTheme="minorEastAsia" w:hAnsi="Times New Roman" w:cs="Times New Roman"/>
            <w:color w:val="000000"/>
            <w:lang w:val="es-ES"/>
          </w:rPr>
          <w:t>= 1:</w:t>
        </w:r>
      </w:ins>
    </w:p>
    <w:p w14:paraId="08DA2969" w14:textId="5879FE2C" w:rsidR="00377F3F" w:rsidRPr="009A7192" w:rsidRDefault="00377F3F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θ=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s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1</m:t>
              </m:r>
            </m:den>
          </m:f>
        </m:oMath>
      </m:oMathPara>
    </w:p>
    <w:p w14:paraId="5B18C42F" w14:textId="48D4D9C2" w:rsidR="00377F3F" w:rsidRPr="009A7192" w:rsidRDefault="00377F3F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θ=s</m:t>
          </m:r>
        </m:oMath>
      </m:oMathPara>
    </w:p>
    <w:p w14:paraId="62290B87" w14:textId="7AE111C9" w:rsidR="006A23D4" w:rsidRPr="009A7192" w:rsidRDefault="006A23D4" w:rsidP="006A23D4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27744209" w14:textId="36FEE43D" w:rsidR="00377F3F" w:rsidRPr="009A7192" w:rsidDel="0002625A" w:rsidRDefault="00377F3F" w:rsidP="006A23D4">
      <w:pPr>
        <w:spacing w:after="0"/>
        <w:jc w:val="center"/>
        <w:rPr>
          <w:del w:id="725" w:author="Josué" w:date="2015-06-19T13:37:00Z"/>
          <w:rFonts w:ascii="Times New Roman" w:hAnsi="Times New Roman" w:cs="Times New Roman"/>
          <w:noProof/>
          <w:lang w:val="es-ES" w:eastAsia="es-ES"/>
        </w:rPr>
      </w:pPr>
    </w:p>
    <w:p w14:paraId="32160A0B" w14:textId="6B86BDEB" w:rsidR="00377F3F" w:rsidRPr="009A7192" w:rsidDel="0002625A" w:rsidRDefault="00377F3F" w:rsidP="006A23D4">
      <w:pPr>
        <w:spacing w:after="0"/>
        <w:jc w:val="center"/>
        <w:rPr>
          <w:del w:id="726" w:author="Josué" w:date="2015-06-19T13:37:00Z"/>
          <w:rFonts w:ascii="Times New Roman" w:hAnsi="Times New Roman" w:cs="Times New Roman"/>
          <w:noProof/>
          <w:lang w:val="es-ES" w:eastAsia="es-ES"/>
        </w:rPr>
      </w:pPr>
      <w:del w:id="727" w:author="Josué" w:date="2015-06-19T13:36:00Z">
        <w:r w:rsidRPr="009A7192" w:rsidDel="0002625A">
          <w:rPr>
            <w:rFonts w:ascii="Times New Roman" w:hAnsi="Times New Roman" w:cs="Times New Roman"/>
            <w:noProof/>
            <w:lang w:val="es-CO" w:eastAsia="ko-KR"/>
            <w:rPrChange w:id="728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1A9AF8A7" wp14:editId="25D81E84">
              <wp:extent cx="2247900" cy="2466975"/>
              <wp:effectExtent l="0" t="0" r="0" b="0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4"/>
                      <a:srcRect l="43270" t="29616" r="40607" b="37613"/>
                      <a:stretch/>
                    </pic:blipFill>
                    <pic:spPr bwMode="auto">
                      <a:xfrm>
                        <a:off x="0" y="0"/>
                        <a:ext cx="2249712" cy="246896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A2737AD" w14:textId="77777777" w:rsidR="00377F3F" w:rsidRPr="009A7192" w:rsidRDefault="00377F3F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  <w:pPrChange w:id="729" w:author="Josué" w:date="2015-06-19T13:37:00Z">
          <w:pPr>
            <w:spacing w:after="0"/>
            <w:jc w:val="both"/>
          </w:pPr>
        </w:pPrChange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542FED" w:rsidRPr="009A7192" w14:paraId="5C5CB16F" w14:textId="77777777" w:rsidTr="00D106A8">
        <w:tc>
          <w:tcPr>
            <w:tcW w:w="9033" w:type="dxa"/>
            <w:gridSpan w:val="2"/>
            <w:shd w:val="clear" w:color="auto" w:fill="0D0D0D" w:themeFill="text1" w:themeFillTint="F2"/>
          </w:tcPr>
          <w:p w14:paraId="2BCC6C1F" w14:textId="77777777" w:rsidR="00542FED" w:rsidRPr="009A7192" w:rsidRDefault="00542FED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42FED" w:rsidRPr="009A7192" w14:paraId="5B22C8F3" w14:textId="77777777" w:rsidTr="00D106A8">
        <w:tc>
          <w:tcPr>
            <w:tcW w:w="2518" w:type="dxa"/>
          </w:tcPr>
          <w:p w14:paraId="6B0FD6CC" w14:textId="77777777" w:rsidR="00542FED" w:rsidRPr="009A7192" w:rsidRDefault="00542FED" w:rsidP="00D106A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B04A64" w14:textId="6D0D6C41" w:rsidR="00542FED" w:rsidRPr="009A7192" w:rsidRDefault="00542FED" w:rsidP="000E3B0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</w:t>
            </w:r>
            <w:ins w:id="730" w:author="Josué" w:date="2015-06-19T13:36:00Z">
              <w:r w:rsidR="0002625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731" w:author="Josué" w:date="2015-06-19T13:36:00Z">
              <w:r w:rsidRPr="009A7192" w:rsidDel="0002625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0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ins w:id="732" w:author="Josué" w:date="2015-06-19T13:37:00Z">
              <w:r w:rsidR="0002625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del w:id="733" w:author="Josué" w:date="2015-06-19T13:37:00Z">
              <w:r w:rsidRPr="009A7192" w:rsidDel="0002625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ins w:id="734" w:author="Josué" w:date="2015-06-19T13:37:00Z">
              <w:r w:rsidR="0002625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</w:p>
        </w:tc>
      </w:tr>
      <w:tr w:rsidR="00542FED" w:rsidRPr="009A7192" w14:paraId="6FF399DB" w14:textId="77777777" w:rsidTr="00D106A8">
        <w:tc>
          <w:tcPr>
            <w:tcW w:w="2518" w:type="dxa"/>
          </w:tcPr>
          <w:p w14:paraId="6083FE53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2C08D25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42FED" w:rsidRPr="009A7192" w14:paraId="6C5BF6FD" w14:textId="77777777" w:rsidTr="00D106A8">
        <w:tc>
          <w:tcPr>
            <w:tcW w:w="2518" w:type="dxa"/>
          </w:tcPr>
          <w:p w14:paraId="6F626975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D7493EF" w14:textId="372A2687" w:rsidR="00542FED" w:rsidRPr="009A7192" w:rsidRDefault="0002625A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735" w:author="Josué" w:date="2015-06-19T13:36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736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6714EC79" wp14:editId="6F176EC3">
                    <wp:extent cx="2247900" cy="2466975"/>
                    <wp:effectExtent l="0" t="0" r="0" b="0"/>
                    <wp:docPr id="65" name="Imagen 6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14"/>
                            <a:srcRect l="43270" t="29616" r="40607" b="37613"/>
                            <a:stretch/>
                          </pic:blipFill>
                          <pic:spPr bwMode="auto">
                            <a:xfrm>
                              <a:off x="0" y="0"/>
                              <a:ext cx="2249712" cy="246896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42FED" w:rsidRPr="009A7192" w14:paraId="52CA9B7A" w14:textId="77777777" w:rsidTr="00D106A8">
        <w:tc>
          <w:tcPr>
            <w:tcW w:w="2518" w:type="dxa"/>
          </w:tcPr>
          <w:p w14:paraId="1F1F2679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913AC6E" w14:textId="2B30BE55" w:rsidR="00542FED" w:rsidRPr="009A7192" w:rsidRDefault="00542FED" w:rsidP="000E3B0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Relación entre el arco de </w:t>
            </w:r>
            <w:del w:id="737" w:author="Josué" w:date="2015-06-19T13:37:00Z">
              <w:r w:rsidRPr="009A7192" w:rsidDel="0002625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circunferencia y el ángulo.</w:t>
            </w:r>
          </w:p>
        </w:tc>
      </w:tr>
    </w:tbl>
    <w:p w14:paraId="647F27C1" w14:textId="77777777" w:rsidR="00542FED" w:rsidRPr="009A7192" w:rsidRDefault="00542FED" w:rsidP="005426DA">
      <w:pPr>
        <w:spacing w:after="0"/>
        <w:jc w:val="both"/>
        <w:rPr>
          <w:rFonts w:ascii="Times New Roman" w:hAnsi="Times New Roman" w:cs="Times New Roman"/>
          <w:noProof/>
          <w:lang w:val="es-ES" w:eastAsia="es-ES"/>
        </w:rPr>
      </w:pPr>
    </w:p>
    <w:p w14:paraId="73D12F1A" w14:textId="7B4EB4D8" w:rsidR="00314B36" w:rsidRPr="009A7192" w:rsidRDefault="00314B36" w:rsidP="005426DA">
      <w:pPr>
        <w:spacing w:after="0"/>
        <w:jc w:val="both"/>
        <w:rPr>
          <w:rFonts w:ascii="Times New Roman" w:hAnsi="Times New Roman" w:cs="Times New Roman"/>
          <w:noProof/>
          <w:lang w:val="es-ES" w:eastAsia="es-ES"/>
        </w:rPr>
      </w:pPr>
      <w:r w:rsidRPr="009A7192">
        <w:rPr>
          <w:rFonts w:ascii="Times New Roman" w:hAnsi="Times New Roman" w:cs="Times New Roman"/>
          <w:noProof/>
          <w:lang w:val="es-ES" w:eastAsia="es-ES"/>
        </w:rPr>
        <w:t xml:space="preserve">Bajo </w:t>
      </w:r>
      <w:del w:id="738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estas </w:t>
      </w:r>
      <w:del w:id="739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condiciones es </w:t>
      </w:r>
      <w:del w:id="740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posible </w:t>
      </w:r>
      <w:del w:id="741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ampliar </w:t>
      </w:r>
      <w:del w:id="742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el </w:t>
      </w:r>
      <w:del w:id="743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campo </w:t>
      </w:r>
      <w:del w:id="744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de </w:t>
      </w:r>
      <w:del w:id="745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estudio </w:t>
      </w:r>
      <w:del w:id="746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de </w:t>
      </w:r>
      <w:del w:id="747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las </w:t>
      </w:r>
      <w:del w:id="748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funciones </w:t>
      </w:r>
      <w:del w:id="749" w:author="Josué" w:date="2015-06-19T13:37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>trigonometricas</w:t>
      </w:r>
      <w:ins w:id="750" w:author="Josué" w:date="2015-06-19T13:52:00Z">
        <w:r w:rsidR="007033C5">
          <w:rPr>
            <w:rFonts w:ascii="Times New Roman" w:hAnsi="Times New Roman" w:cs="Times New Roman"/>
            <w:noProof/>
            <w:lang w:val="es-ES" w:eastAsia="es-ES"/>
          </w:rPr>
          <w:t>,</w:t>
        </w:r>
      </w:ins>
      <w:r w:rsidRPr="009A7192">
        <w:rPr>
          <w:rFonts w:ascii="Times New Roman" w:hAnsi="Times New Roman" w:cs="Times New Roman"/>
          <w:noProof/>
          <w:lang w:val="es-ES" w:eastAsia="es-ES"/>
        </w:rPr>
        <w:t xml:space="preserve"> </w:t>
      </w:r>
      <w:ins w:id="751" w:author="Josué" w:date="2015-06-19T14:57:00Z">
        <w:r w:rsidR="00395E03">
          <w:rPr>
            <w:rFonts w:ascii="Times New Roman" w:hAnsi="Times New Roman" w:cs="Times New Roman"/>
            <w:noProof/>
            <w:lang w:val="es-ES" w:eastAsia="es-ES"/>
          </w:rPr>
          <w:t>por ejemplo la función seno en radianes y el sistema sexagesimal sera:</w:t>
        </w:r>
      </w:ins>
      <w:del w:id="752" w:author="Josué" w:date="2015-06-19T13:52:00Z">
        <w:r w:rsidRPr="009A7192" w:rsidDel="007033C5">
          <w:rPr>
            <w:rFonts w:ascii="Times New Roman" w:hAnsi="Times New Roman" w:cs="Times New Roman"/>
            <w:noProof/>
            <w:lang w:val="es-ES" w:eastAsia="es-ES"/>
          </w:rPr>
          <w:delText xml:space="preserve">la </w:delText>
        </w:r>
      </w:del>
      <w:del w:id="753" w:author="Josué" w:date="2015-06-19T13:50:00Z">
        <w:r w:rsidRPr="009A7192" w:rsidDel="007033C5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del w:id="754" w:author="Josué" w:date="2015-06-19T13:52:00Z">
        <w:r w:rsidRPr="009A7192" w:rsidDel="007033C5">
          <w:rPr>
            <w:rFonts w:ascii="Times New Roman" w:hAnsi="Times New Roman" w:cs="Times New Roman"/>
            <w:noProof/>
            <w:lang w:val="es-ES" w:eastAsia="es-ES"/>
          </w:rPr>
          <w:delText xml:space="preserve">primera </w:delText>
        </w:r>
      </w:del>
      <w:del w:id="755" w:author="Josué" w:date="2015-06-19T13:43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del w:id="756" w:author="Josué" w:date="2015-06-19T13:52:00Z">
        <w:r w:rsidRPr="009A7192" w:rsidDel="007033C5">
          <w:rPr>
            <w:rFonts w:ascii="Times New Roman" w:hAnsi="Times New Roman" w:cs="Times New Roman"/>
            <w:noProof/>
            <w:lang w:val="es-ES" w:eastAsia="es-ES"/>
          </w:rPr>
          <w:delText xml:space="preserve">de </w:delText>
        </w:r>
      </w:del>
      <w:del w:id="757" w:author="Josué" w:date="2015-06-19T13:43:00Z">
        <w:r w:rsidRPr="009A7192" w:rsidDel="0002625A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del w:id="758" w:author="Josué" w:date="2015-06-19T13:52:00Z">
        <w:r w:rsidRPr="009A7192" w:rsidDel="007033C5">
          <w:rPr>
            <w:rFonts w:ascii="Times New Roman" w:hAnsi="Times New Roman" w:cs="Times New Roman"/>
            <w:noProof/>
            <w:lang w:val="es-ES" w:eastAsia="es-ES"/>
          </w:rPr>
          <w:delText>ellas</w:delText>
        </w:r>
      </w:del>
    </w:p>
    <w:p w14:paraId="5671D1AC" w14:textId="0EDA71C0" w:rsidR="00DB11A8" w:rsidRPr="009A7192" w:rsidDel="00395E03" w:rsidRDefault="00DB11A8" w:rsidP="006A23D4">
      <w:pPr>
        <w:spacing w:after="0"/>
        <w:jc w:val="center"/>
        <w:rPr>
          <w:del w:id="759" w:author="Josué" w:date="2015-06-19T14:57:00Z"/>
          <w:rFonts w:ascii="Times New Roman" w:hAnsi="Times New Roman" w:cs="Times New Roman"/>
          <w:noProof/>
          <w:lang w:val="es-ES" w:eastAsia="es-ES"/>
        </w:rPr>
      </w:pPr>
    </w:p>
    <w:p w14:paraId="5BBF817C" w14:textId="45BD6BB9" w:rsidR="007033C5" w:rsidRDefault="00314B36" w:rsidP="00314B36">
      <w:pPr>
        <w:tabs>
          <w:tab w:val="center" w:pos="4419"/>
        </w:tabs>
        <w:spacing w:after="0"/>
        <w:rPr>
          <w:ins w:id="760" w:author="Josué" w:date="2015-06-19T13:54:00Z"/>
          <w:rFonts w:ascii="Times New Roman" w:hAnsi="Times New Roman" w:cs="Times New Roman"/>
          <w:noProof/>
          <w:lang w:val="es-ES" w:eastAsia="es-ES"/>
        </w:rPr>
      </w:pPr>
      <w:del w:id="761" w:author="Josué" w:date="2015-06-19T14:57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Se  reconoce la  equivalencia  de  los  sistemas  de medidas de ángulos, en radianes y sistema sexagesimal </w:delText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"/>
        <w:gridCol w:w="304"/>
        <w:gridCol w:w="440"/>
        <w:gridCol w:w="534"/>
        <w:gridCol w:w="534"/>
        <w:gridCol w:w="440"/>
        <w:gridCol w:w="564"/>
        <w:gridCol w:w="534"/>
        <w:gridCol w:w="527"/>
        <w:gridCol w:w="305"/>
        <w:gridCol w:w="527"/>
        <w:gridCol w:w="534"/>
        <w:gridCol w:w="534"/>
        <w:gridCol w:w="527"/>
        <w:gridCol w:w="534"/>
        <w:gridCol w:w="534"/>
        <w:gridCol w:w="614"/>
        <w:gridCol w:w="392"/>
      </w:tblGrid>
      <w:tr w:rsidR="00FA3EFB" w14:paraId="0D396D3E" w14:textId="77777777" w:rsidTr="00FA3EFB">
        <w:trPr>
          <w:ins w:id="762" w:author="Josué" w:date="2015-06-19T14:31:00Z"/>
        </w:trPr>
        <w:tc>
          <w:tcPr>
            <w:tcW w:w="467" w:type="dxa"/>
          </w:tcPr>
          <w:p w14:paraId="5861131B" w14:textId="15D31A65" w:rsidR="00FA3EFB" w:rsidRDefault="00FA3EFB" w:rsidP="00FA3EFB">
            <w:pPr>
              <w:tabs>
                <w:tab w:val="center" w:pos="4419"/>
              </w:tabs>
              <w:rPr>
                <w:ins w:id="763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64" w:author="Josué" w:date="2015-06-19T14:3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θ</w:t>
              </w:r>
            </w:ins>
          </w:p>
        </w:tc>
        <w:tc>
          <w:tcPr>
            <w:tcW w:w="309" w:type="dxa"/>
          </w:tcPr>
          <w:p w14:paraId="1F26DE1C" w14:textId="5DA2B2A4" w:rsidR="00FA3EFB" w:rsidRDefault="00FA3EFB" w:rsidP="00FA3EFB">
            <w:pPr>
              <w:tabs>
                <w:tab w:val="center" w:pos="4419"/>
              </w:tabs>
              <w:rPr>
                <w:ins w:id="765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66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457" w:type="dxa"/>
          </w:tcPr>
          <w:p w14:paraId="31238FD8" w14:textId="48720034" w:rsidR="00FA3EFB" w:rsidRDefault="00FA3EFB" w:rsidP="00FA3EFB">
            <w:pPr>
              <w:tabs>
                <w:tab w:val="center" w:pos="4419"/>
              </w:tabs>
              <w:rPr>
                <w:ins w:id="767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68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π/6</w:t>
              </w:r>
            </w:ins>
          </w:p>
        </w:tc>
        <w:tc>
          <w:tcPr>
            <w:tcW w:w="560" w:type="dxa"/>
          </w:tcPr>
          <w:p w14:paraId="3C5229BC" w14:textId="587EAAB9" w:rsidR="00FA3EFB" w:rsidRDefault="00FA3EFB" w:rsidP="00FA3EFB">
            <w:pPr>
              <w:tabs>
                <w:tab w:val="center" w:pos="4419"/>
              </w:tabs>
              <w:rPr>
                <w:ins w:id="769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70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π/4</w:t>
              </w:r>
            </w:ins>
          </w:p>
        </w:tc>
        <w:tc>
          <w:tcPr>
            <w:tcW w:w="561" w:type="dxa"/>
          </w:tcPr>
          <w:p w14:paraId="3717EA16" w14:textId="0E686143" w:rsidR="00FA3EFB" w:rsidRDefault="00FA3EFB" w:rsidP="00FA3EFB">
            <w:pPr>
              <w:tabs>
                <w:tab w:val="center" w:pos="4419"/>
              </w:tabs>
              <w:rPr>
                <w:ins w:id="771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72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π/3</w:t>
              </w:r>
            </w:ins>
          </w:p>
        </w:tc>
        <w:tc>
          <w:tcPr>
            <w:tcW w:w="310" w:type="dxa"/>
          </w:tcPr>
          <w:p w14:paraId="2B7C3133" w14:textId="556809F3" w:rsidR="00FA3EFB" w:rsidRDefault="00FA3EFB" w:rsidP="00FA3EFB">
            <w:pPr>
              <w:tabs>
                <w:tab w:val="center" w:pos="4419"/>
              </w:tabs>
              <w:rPr>
                <w:ins w:id="773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74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π/2</w:t>
              </w:r>
            </w:ins>
          </w:p>
        </w:tc>
        <w:tc>
          <w:tcPr>
            <w:tcW w:w="561" w:type="dxa"/>
          </w:tcPr>
          <w:p w14:paraId="567837E2" w14:textId="13529B7A" w:rsidR="00FA3EFB" w:rsidRDefault="00FA3EFB" w:rsidP="00FA3EFB">
            <w:pPr>
              <w:tabs>
                <w:tab w:val="center" w:pos="4419"/>
              </w:tabs>
              <w:rPr>
                <w:ins w:id="775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76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2Π/3</w:t>
              </w:r>
            </w:ins>
          </w:p>
        </w:tc>
        <w:tc>
          <w:tcPr>
            <w:tcW w:w="561" w:type="dxa"/>
          </w:tcPr>
          <w:p w14:paraId="5D04C872" w14:textId="632355E2" w:rsidR="00FA3EFB" w:rsidRDefault="00FA3EFB" w:rsidP="00FA3EFB">
            <w:pPr>
              <w:tabs>
                <w:tab w:val="center" w:pos="4419"/>
              </w:tabs>
              <w:rPr>
                <w:ins w:id="777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78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3π/4</w:t>
              </w:r>
            </w:ins>
          </w:p>
        </w:tc>
        <w:tc>
          <w:tcPr>
            <w:tcW w:w="553" w:type="dxa"/>
          </w:tcPr>
          <w:p w14:paraId="1B8A941C" w14:textId="57C39CAE" w:rsidR="00FA3EFB" w:rsidRDefault="00FA3EFB" w:rsidP="00FA3EFB">
            <w:pPr>
              <w:tabs>
                <w:tab w:val="center" w:pos="4419"/>
              </w:tabs>
              <w:rPr>
                <w:ins w:id="779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80" w:author="Josué" w:date="2015-06-19T14:48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5π/6</w:t>
              </w:r>
            </w:ins>
          </w:p>
        </w:tc>
        <w:tc>
          <w:tcPr>
            <w:tcW w:w="312" w:type="dxa"/>
          </w:tcPr>
          <w:p w14:paraId="2E60AFB8" w14:textId="0EFACFE4" w:rsidR="00FA3EFB" w:rsidRDefault="00FA3EFB" w:rsidP="00FA3EFB">
            <w:pPr>
              <w:tabs>
                <w:tab w:val="center" w:pos="4419"/>
              </w:tabs>
              <w:rPr>
                <w:ins w:id="781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82" w:author="Josué" w:date="2015-06-19T14:43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</w:t>
              </w:r>
            </w:ins>
          </w:p>
        </w:tc>
        <w:tc>
          <w:tcPr>
            <w:tcW w:w="553" w:type="dxa"/>
          </w:tcPr>
          <w:p w14:paraId="4E41EC80" w14:textId="573061E9" w:rsidR="00FA3EFB" w:rsidRDefault="00FA3EFB" w:rsidP="00FA3EFB">
            <w:pPr>
              <w:tabs>
                <w:tab w:val="center" w:pos="4419"/>
              </w:tabs>
              <w:rPr>
                <w:ins w:id="783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84" w:author="Josué" w:date="2015-06-19T14:43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7π/6</w:t>
              </w:r>
            </w:ins>
          </w:p>
        </w:tc>
        <w:tc>
          <w:tcPr>
            <w:tcW w:w="561" w:type="dxa"/>
          </w:tcPr>
          <w:p w14:paraId="521ACF5A" w14:textId="63990EBD" w:rsidR="00FA3EFB" w:rsidRDefault="00FA3EFB" w:rsidP="00FA3EFB">
            <w:pPr>
              <w:tabs>
                <w:tab w:val="center" w:pos="4419"/>
              </w:tabs>
              <w:rPr>
                <w:ins w:id="785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86" w:author="Josué" w:date="2015-06-19T14:4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5π/4</w:t>
              </w:r>
            </w:ins>
          </w:p>
        </w:tc>
        <w:tc>
          <w:tcPr>
            <w:tcW w:w="561" w:type="dxa"/>
          </w:tcPr>
          <w:p w14:paraId="69919C44" w14:textId="3D3FD8C6" w:rsidR="00FA3EFB" w:rsidRDefault="00FA3EFB" w:rsidP="00FA3EFB">
            <w:pPr>
              <w:tabs>
                <w:tab w:val="center" w:pos="4419"/>
              </w:tabs>
              <w:rPr>
                <w:ins w:id="787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88" w:author="Josué" w:date="2015-06-19T14:4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4π/3</w:t>
              </w:r>
            </w:ins>
          </w:p>
        </w:tc>
        <w:tc>
          <w:tcPr>
            <w:tcW w:w="553" w:type="dxa"/>
          </w:tcPr>
          <w:p w14:paraId="1224BE1D" w14:textId="66373397" w:rsidR="00FA3EFB" w:rsidRDefault="00FA3EFB" w:rsidP="00FA3EFB">
            <w:pPr>
              <w:tabs>
                <w:tab w:val="center" w:pos="4419"/>
              </w:tabs>
              <w:rPr>
                <w:ins w:id="789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90" w:author="Josué" w:date="2015-06-19T14:4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3π/2</w:t>
              </w:r>
            </w:ins>
          </w:p>
        </w:tc>
        <w:tc>
          <w:tcPr>
            <w:tcW w:w="561" w:type="dxa"/>
          </w:tcPr>
          <w:p w14:paraId="269E171C" w14:textId="530770F3" w:rsidR="00FA3EFB" w:rsidRDefault="00FA3EFB" w:rsidP="00FA3EFB">
            <w:pPr>
              <w:tabs>
                <w:tab w:val="center" w:pos="4419"/>
              </w:tabs>
              <w:rPr>
                <w:ins w:id="791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92" w:author="Josué" w:date="2015-06-19T14:4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5π/3</w:t>
              </w:r>
            </w:ins>
          </w:p>
        </w:tc>
        <w:tc>
          <w:tcPr>
            <w:tcW w:w="561" w:type="dxa"/>
          </w:tcPr>
          <w:p w14:paraId="19E945F8" w14:textId="3B6D1F9F" w:rsidR="00FA3EFB" w:rsidRDefault="00FA3EFB" w:rsidP="00FA3EFB">
            <w:pPr>
              <w:tabs>
                <w:tab w:val="center" w:pos="4419"/>
              </w:tabs>
              <w:rPr>
                <w:ins w:id="793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94" w:author="Josué" w:date="2015-06-19T14:4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7π/4</w:t>
              </w:r>
            </w:ins>
          </w:p>
        </w:tc>
        <w:tc>
          <w:tcPr>
            <w:tcW w:w="647" w:type="dxa"/>
          </w:tcPr>
          <w:p w14:paraId="252E08CC" w14:textId="53046AB7" w:rsidR="00FA3EFB" w:rsidRDefault="00FA3EFB" w:rsidP="00FA3EFB">
            <w:pPr>
              <w:tabs>
                <w:tab w:val="center" w:pos="4419"/>
              </w:tabs>
              <w:rPr>
                <w:ins w:id="795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96" w:author="Josué" w:date="2015-06-19T14:4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11π/6</w:t>
              </w:r>
            </w:ins>
          </w:p>
        </w:tc>
        <w:tc>
          <w:tcPr>
            <w:tcW w:w="406" w:type="dxa"/>
          </w:tcPr>
          <w:p w14:paraId="72143B72" w14:textId="0E90B19C" w:rsidR="00FA3EFB" w:rsidRDefault="00FA3EFB" w:rsidP="00FA3EFB">
            <w:pPr>
              <w:tabs>
                <w:tab w:val="center" w:pos="4419"/>
              </w:tabs>
              <w:rPr>
                <w:ins w:id="797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798" w:author="Josué" w:date="2015-06-19T14:4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2π</w:t>
              </w:r>
            </w:ins>
          </w:p>
        </w:tc>
      </w:tr>
      <w:tr w:rsidR="00FA3EFB" w14:paraId="46C1D9F3" w14:textId="77777777" w:rsidTr="00FA3EFB">
        <w:trPr>
          <w:ins w:id="799" w:author="Josué" w:date="2015-06-19T14:31:00Z"/>
        </w:trPr>
        <w:tc>
          <w:tcPr>
            <w:tcW w:w="467" w:type="dxa"/>
          </w:tcPr>
          <w:p w14:paraId="6F209B7E" w14:textId="2D68AB4C" w:rsidR="00E37194" w:rsidRDefault="00E37194" w:rsidP="00314B36">
            <w:pPr>
              <w:tabs>
                <w:tab w:val="center" w:pos="4419"/>
              </w:tabs>
              <w:rPr>
                <w:ins w:id="800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01" w:author="Josué" w:date="2015-06-19T14:3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sen θ</w:t>
              </w:r>
            </w:ins>
          </w:p>
        </w:tc>
        <w:tc>
          <w:tcPr>
            <w:tcW w:w="309" w:type="dxa"/>
          </w:tcPr>
          <w:p w14:paraId="50FA24E9" w14:textId="23804453" w:rsidR="00E37194" w:rsidRDefault="00E37194" w:rsidP="00314B36">
            <w:pPr>
              <w:tabs>
                <w:tab w:val="center" w:pos="4419"/>
              </w:tabs>
              <w:rPr>
                <w:ins w:id="802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03" w:author="Josué" w:date="2015-06-19T14:3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457" w:type="dxa"/>
          </w:tcPr>
          <w:p w14:paraId="2766ED77" w14:textId="0AC9E318" w:rsidR="00E37194" w:rsidRDefault="00E37194" w:rsidP="00314B36">
            <w:pPr>
              <w:tabs>
                <w:tab w:val="center" w:pos="4419"/>
              </w:tabs>
              <w:rPr>
                <w:ins w:id="804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05" w:author="Josué" w:date="2015-06-19T14:3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1/2</w:t>
              </w:r>
            </w:ins>
          </w:p>
        </w:tc>
        <w:tc>
          <w:tcPr>
            <w:tcW w:w="560" w:type="dxa"/>
          </w:tcPr>
          <w:p w14:paraId="32B0BA82" w14:textId="40B5008E" w:rsidR="00E37194" w:rsidRDefault="00E37194" w:rsidP="00314B36">
            <w:pPr>
              <w:tabs>
                <w:tab w:val="center" w:pos="4419"/>
              </w:tabs>
              <w:rPr>
                <w:ins w:id="806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07" w:author="Josué" w:date="2015-06-19T14:3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√2/2</w:t>
              </w:r>
            </w:ins>
          </w:p>
        </w:tc>
        <w:tc>
          <w:tcPr>
            <w:tcW w:w="561" w:type="dxa"/>
          </w:tcPr>
          <w:p w14:paraId="40EFE39F" w14:textId="77A59755" w:rsidR="00E37194" w:rsidRDefault="00E37194" w:rsidP="00314B36">
            <w:pPr>
              <w:tabs>
                <w:tab w:val="center" w:pos="4419"/>
              </w:tabs>
              <w:rPr>
                <w:ins w:id="808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09" w:author="Josué" w:date="2015-06-19T14:3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310" w:type="dxa"/>
          </w:tcPr>
          <w:p w14:paraId="4DFC0ECC" w14:textId="26ABA1AD" w:rsidR="00E37194" w:rsidRDefault="00E37194" w:rsidP="00314B36">
            <w:pPr>
              <w:tabs>
                <w:tab w:val="center" w:pos="4419"/>
              </w:tabs>
              <w:rPr>
                <w:ins w:id="810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11" w:author="Josué" w:date="2015-06-19T14:3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</w:t>
              </w:r>
            </w:ins>
          </w:p>
        </w:tc>
        <w:tc>
          <w:tcPr>
            <w:tcW w:w="561" w:type="dxa"/>
          </w:tcPr>
          <w:p w14:paraId="59D07F40" w14:textId="65B9483C" w:rsidR="00E37194" w:rsidRDefault="00E37194" w:rsidP="00314B36">
            <w:pPr>
              <w:tabs>
                <w:tab w:val="center" w:pos="4419"/>
              </w:tabs>
              <w:rPr>
                <w:ins w:id="812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13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561" w:type="dxa"/>
          </w:tcPr>
          <w:p w14:paraId="2EAE9D9B" w14:textId="1573EA48" w:rsidR="00E37194" w:rsidRDefault="00E37194" w:rsidP="00314B36">
            <w:pPr>
              <w:tabs>
                <w:tab w:val="center" w:pos="4419"/>
              </w:tabs>
              <w:rPr>
                <w:ins w:id="814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15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√2/2</w:t>
              </w:r>
            </w:ins>
          </w:p>
        </w:tc>
        <w:tc>
          <w:tcPr>
            <w:tcW w:w="553" w:type="dxa"/>
          </w:tcPr>
          <w:p w14:paraId="7BE11799" w14:textId="1AEF77D8" w:rsidR="00E37194" w:rsidRDefault="00E37194" w:rsidP="00314B36">
            <w:pPr>
              <w:tabs>
                <w:tab w:val="center" w:pos="4419"/>
              </w:tabs>
              <w:rPr>
                <w:ins w:id="816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17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1/2</w:t>
              </w:r>
            </w:ins>
          </w:p>
        </w:tc>
        <w:tc>
          <w:tcPr>
            <w:tcW w:w="312" w:type="dxa"/>
          </w:tcPr>
          <w:p w14:paraId="0553560D" w14:textId="6FD548F8" w:rsidR="00E37194" w:rsidRDefault="00E37194" w:rsidP="00314B36">
            <w:pPr>
              <w:tabs>
                <w:tab w:val="center" w:pos="4419"/>
              </w:tabs>
              <w:rPr>
                <w:ins w:id="818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19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553" w:type="dxa"/>
          </w:tcPr>
          <w:p w14:paraId="6918E1CC" w14:textId="645D5870" w:rsidR="00E37194" w:rsidRDefault="00E37194" w:rsidP="00314B36">
            <w:pPr>
              <w:tabs>
                <w:tab w:val="center" w:pos="4419"/>
              </w:tabs>
              <w:rPr>
                <w:ins w:id="820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21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-1/2</w:t>
              </w:r>
            </w:ins>
          </w:p>
        </w:tc>
        <w:tc>
          <w:tcPr>
            <w:tcW w:w="561" w:type="dxa"/>
          </w:tcPr>
          <w:p w14:paraId="7A9B4E56" w14:textId="15A7519B" w:rsidR="00E37194" w:rsidRDefault="00E37194" w:rsidP="00314B36">
            <w:pPr>
              <w:tabs>
                <w:tab w:val="center" w:pos="4419"/>
              </w:tabs>
              <w:rPr>
                <w:ins w:id="822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23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-√2/2</w:t>
              </w:r>
            </w:ins>
          </w:p>
        </w:tc>
        <w:tc>
          <w:tcPr>
            <w:tcW w:w="561" w:type="dxa"/>
          </w:tcPr>
          <w:p w14:paraId="3319236B" w14:textId="226A00D1" w:rsidR="00E37194" w:rsidRDefault="00E37194" w:rsidP="000E3B0A">
            <w:pPr>
              <w:tabs>
                <w:tab w:val="center" w:pos="4419"/>
              </w:tabs>
              <w:rPr>
                <w:ins w:id="824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25" w:author="Josué" w:date="2015-06-19T14:3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</w:t>
              </w:r>
            </w:ins>
            <w:ins w:id="826" w:author="Josué" w:date="2015-06-19T14:37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553" w:type="dxa"/>
          </w:tcPr>
          <w:p w14:paraId="6670822E" w14:textId="57AE1F67" w:rsidR="00E37194" w:rsidRDefault="00E37194" w:rsidP="00314B36">
            <w:pPr>
              <w:tabs>
                <w:tab w:val="center" w:pos="4419"/>
              </w:tabs>
              <w:rPr>
                <w:ins w:id="827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28" w:author="Josué" w:date="2015-06-19T14:40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</w:t>
              </w:r>
            </w:ins>
          </w:p>
        </w:tc>
        <w:tc>
          <w:tcPr>
            <w:tcW w:w="561" w:type="dxa"/>
          </w:tcPr>
          <w:p w14:paraId="053F1567" w14:textId="412184F9" w:rsidR="00E37194" w:rsidRDefault="00E37194" w:rsidP="00314B36">
            <w:pPr>
              <w:tabs>
                <w:tab w:val="center" w:pos="4419"/>
              </w:tabs>
              <w:rPr>
                <w:ins w:id="829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30" w:author="Josué" w:date="2015-06-19T14:40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-√3/2</w:t>
              </w:r>
            </w:ins>
          </w:p>
        </w:tc>
        <w:tc>
          <w:tcPr>
            <w:tcW w:w="561" w:type="dxa"/>
          </w:tcPr>
          <w:p w14:paraId="6024B91A" w14:textId="57D8B4E6" w:rsidR="00E37194" w:rsidRDefault="00E37194" w:rsidP="00314B36">
            <w:pPr>
              <w:tabs>
                <w:tab w:val="center" w:pos="4419"/>
              </w:tabs>
              <w:rPr>
                <w:ins w:id="831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32" w:author="Josué" w:date="2015-06-19T14:40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-√2/2</w:t>
              </w:r>
            </w:ins>
          </w:p>
        </w:tc>
        <w:tc>
          <w:tcPr>
            <w:tcW w:w="647" w:type="dxa"/>
          </w:tcPr>
          <w:p w14:paraId="7BDE0C7C" w14:textId="2FA0CC2C" w:rsidR="00E37194" w:rsidRDefault="00E37194" w:rsidP="00314B36">
            <w:pPr>
              <w:tabs>
                <w:tab w:val="center" w:pos="4419"/>
              </w:tabs>
              <w:rPr>
                <w:ins w:id="833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34" w:author="Josué" w:date="2015-06-19T14:40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-1/2</w:t>
              </w:r>
            </w:ins>
          </w:p>
        </w:tc>
        <w:tc>
          <w:tcPr>
            <w:tcW w:w="406" w:type="dxa"/>
          </w:tcPr>
          <w:p w14:paraId="1091DC6C" w14:textId="46C58E0C" w:rsidR="00E37194" w:rsidRDefault="00E37194" w:rsidP="00314B36">
            <w:pPr>
              <w:tabs>
                <w:tab w:val="center" w:pos="4419"/>
              </w:tabs>
              <w:rPr>
                <w:ins w:id="835" w:author="Josué" w:date="2015-06-19T14:31:00Z"/>
                <w:rFonts w:ascii="Times New Roman" w:hAnsi="Times New Roman" w:cs="Times New Roman"/>
                <w:noProof/>
                <w:lang w:val="es-ES" w:eastAsia="es-ES"/>
              </w:rPr>
            </w:pPr>
            <w:ins w:id="836" w:author="Josué" w:date="2015-06-19T14:40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</w:tr>
    </w:tbl>
    <w:p w14:paraId="5CD75B8B" w14:textId="77777777" w:rsidR="007033C5" w:rsidRDefault="007033C5" w:rsidP="00314B36">
      <w:pPr>
        <w:tabs>
          <w:tab w:val="center" w:pos="4419"/>
        </w:tabs>
        <w:spacing w:after="0"/>
        <w:rPr>
          <w:ins w:id="837" w:author="Josué" w:date="2015-06-19T13:55:00Z"/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5"/>
        <w:gridCol w:w="357"/>
        <w:gridCol w:w="436"/>
        <w:gridCol w:w="503"/>
        <w:gridCol w:w="503"/>
        <w:gridCol w:w="436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</w:tblGrid>
      <w:tr w:rsidR="002C5918" w14:paraId="71E1FDDA" w14:textId="77777777" w:rsidTr="00395E03">
        <w:trPr>
          <w:ins w:id="838" w:author="Josué" w:date="2015-06-19T14:49:00Z"/>
        </w:trPr>
        <w:tc>
          <w:tcPr>
            <w:tcW w:w="434" w:type="dxa"/>
          </w:tcPr>
          <w:p w14:paraId="25718F71" w14:textId="46031443" w:rsidR="00FF6109" w:rsidRDefault="00FF6109" w:rsidP="00314B36">
            <w:pPr>
              <w:tabs>
                <w:tab w:val="center" w:pos="4419"/>
              </w:tabs>
              <w:rPr>
                <w:ins w:id="839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40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θ</w:t>
              </w:r>
            </w:ins>
          </w:p>
        </w:tc>
        <w:tc>
          <w:tcPr>
            <w:tcW w:w="363" w:type="dxa"/>
          </w:tcPr>
          <w:p w14:paraId="1098ABEF" w14:textId="7F2D2CAC" w:rsidR="00FF6109" w:rsidRDefault="00FF6109" w:rsidP="00314B36">
            <w:pPr>
              <w:tabs>
                <w:tab w:val="center" w:pos="4419"/>
              </w:tabs>
              <w:rPr>
                <w:ins w:id="841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42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0°</w:t>
              </w:r>
            </w:ins>
          </w:p>
        </w:tc>
        <w:tc>
          <w:tcPr>
            <w:tcW w:w="445" w:type="dxa"/>
          </w:tcPr>
          <w:p w14:paraId="4C08A70C" w14:textId="0317B6A1" w:rsidR="00FF6109" w:rsidRDefault="00FF6109" w:rsidP="00314B36">
            <w:pPr>
              <w:tabs>
                <w:tab w:val="center" w:pos="4419"/>
              </w:tabs>
              <w:rPr>
                <w:ins w:id="843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44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30°</w:t>
              </w:r>
            </w:ins>
          </w:p>
        </w:tc>
        <w:tc>
          <w:tcPr>
            <w:tcW w:w="515" w:type="dxa"/>
          </w:tcPr>
          <w:p w14:paraId="02FD4C2F" w14:textId="3F579120" w:rsidR="00FF6109" w:rsidRDefault="002C5918" w:rsidP="00314B36">
            <w:pPr>
              <w:tabs>
                <w:tab w:val="center" w:pos="4419"/>
              </w:tabs>
              <w:rPr>
                <w:ins w:id="845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46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45°</w:t>
              </w:r>
            </w:ins>
          </w:p>
        </w:tc>
        <w:tc>
          <w:tcPr>
            <w:tcW w:w="515" w:type="dxa"/>
          </w:tcPr>
          <w:p w14:paraId="4A604BDD" w14:textId="1D675ADC" w:rsidR="00FF6109" w:rsidRDefault="002C5918" w:rsidP="00314B36">
            <w:pPr>
              <w:tabs>
                <w:tab w:val="center" w:pos="4419"/>
              </w:tabs>
              <w:rPr>
                <w:ins w:id="847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48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60°</w:t>
              </w:r>
            </w:ins>
          </w:p>
        </w:tc>
        <w:tc>
          <w:tcPr>
            <w:tcW w:w="446" w:type="dxa"/>
          </w:tcPr>
          <w:p w14:paraId="6B4B3E3E" w14:textId="2115626C" w:rsidR="00FF6109" w:rsidRDefault="002C5918" w:rsidP="00314B36">
            <w:pPr>
              <w:tabs>
                <w:tab w:val="center" w:pos="4419"/>
              </w:tabs>
              <w:rPr>
                <w:ins w:id="849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50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90°</w:t>
              </w:r>
            </w:ins>
          </w:p>
        </w:tc>
        <w:tc>
          <w:tcPr>
            <w:tcW w:w="528" w:type="dxa"/>
          </w:tcPr>
          <w:p w14:paraId="409FC304" w14:textId="4C6D7B10" w:rsidR="00FF6109" w:rsidRDefault="002C5918" w:rsidP="00314B36">
            <w:pPr>
              <w:tabs>
                <w:tab w:val="center" w:pos="4419"/>
              </w:tabs>
              <w:rPr>
                <w:ins w:id="851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52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120°</w:t>
              </w:r>
            </w:ins>
          </w:p>
        </w:tc>
        <w:tc>
          <w:tcPr>
            <w:tcW w:w="528" w:type="dxa"/>
          </w:tcPr>
          <w:p w14:paraId="4C0938E9" w14:textId="1F16E6A3" w:rsidR="00FF6109" w:rsidRDefault="002C5918" w:rsidP="00314B36">
            <w:pPr>
              <w:tabs>
                <w:tab w:val="center" w:pos="4419"/>
              </w:tabs>
              <w:rPr>
                <w:ins w:id="853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54" w:author="Josué" w:date="2015-06-19T14:51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135°</w:t>
              </w:r>
            </w:ins>
          </w:p>
        </w:tc>
        <w:tc>
          <w:tcPr>
            <w:tcW w:w="528" w:type="dxa"/>
          </w:tcPr>
          <w:p w14:paraId="18D90EED" w14:textId="4C9ABC2D" w:rsidR="00FF6109" w:rsidRDefault="002C5918" w:rsidP="00314B36">
            <w:pPr>
              <w:tabs>
                <w:tab w:val="center" w:pos="4419"/>
              </w:tabs>
              <w:rPr>
                <w:ins w:id="855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56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150°</w:t>
              </w:r>
            </w:ins>
          </w:p>
        </w:tc>
        <w:tc>
          <w:tcPr>
            <w:tcW w:w="528" w:type="dxa"/>
          </w:tcPr>
          <w:p w14:paraId="5A1E4A20" w14:textId="6731F6B1" w:rsidR="00FF6109" w:rsidRDefault="002C5918" w:rsidP="00314B36">
            <w:pPr>
              <w:tabs>
                <w:tab w:val="center" w:pos="4419"/>
              </w:tabs>
              <w:rPr>
                <w:ins w:id="857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58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180°</w:t>
              </w:r>
            </w:ins>
          </w:p>
        </w:tc>
        <w:tc>
          <w:tcPr>
            <w:tcW w:w="528" w:type="dxa"/>
          </w:tcPr>
          <w:p w14:paraId="570E9806" w14:textId="02D1D72B" w:rsidR="00FF6109" w:rsidRDefault="002C5918" w:rsidP="00314B36">
            <w:pPr>
              <w:tabs>
                <w:tab w:val="center" w:pos="4419"/>
              </w:tabs>
              <w:rPr>
                <w:ins w:id="859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60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210°</w:t>
              </w:r>
            </w:ins>
          </w:p>
        </w:tc>
        <w:tc>
          <w:tcPr>
            <w:tcW w:w="528" w:type="dxa"/>
          </w:tcPr>
          <w:p w14:paraId="65EAF552" w14:textId="4738518E" w:rsidR="00FF6109" w:rsidRDefault="002C5918" w:rsidP="00314B36">
            <w:pPr>
              <w:tabs>
                <w:tab w:val="center" w:pos="4419"/>
              </w:tabs>
              <w:rPr>
                <w:ins w:id="861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62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225°</w:t>
              </w:r>
            </w:ins>
          </w:p>
        </w:tc>
        <w:tc>
          <w:tcPr>
            <w:tcW w:w="528" w:type="dxa"/>
          </w:tcPr>
          <w:p w14:paraId="01D22E26" w14:textId="569D929F" w:rsidR="00FF6109" w:rsidRDefault="002C5918" w:rsidP="00314B36">
            <w:pPr>
              <w:tabs>
                <w:tab w:val="center" w:pos="4419"/>
              </w:tabs>
              <w:rPr>
                <w:ins w:id="863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64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240°</w:t>
              </w:r>
            </w:ins>
          </w:p>
        </w:tc>
        <w:tc>
          <w:tcPr>
            <w:tcW w:w="528" w:type="dxa"/>
          </w:tcPr>
          <w:p w14:paraId="774115BC" w14:textId="760ECD07" w:rsidR="00FF6109" w:rsidRDefault="002C5918" w:rsidP="00314B36">
            <w:pPr>
              <w:tabs>
                <w:tab w:val="center" w:pos="4419"/>
              </w:tabs>
              <w:rPr>
                <w:ins w:id="865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66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270°</w:t>
              </w:r>
            </w:ins>
          </w:p>
        </w:tc>
        <w:tc>
          <w:tcPr>
            <w:tcW w:w="528" w:type="dxa"/>
          </w:tcPr>
          <w:p w14:paraId="16EBB467" w14:textId="30DC7BA2" w:rsidR="00FF6109" w:rsidRDefault="002C5918" w:rsidP="00314B36">
            <w:pPr>
              <w:tabs>
                <w:tab w:val="center" w:pos="4419"/>
              </w:tabs>
              <w:rPr>
                <w:ins w:id="867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68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300°</w:t>
              </w:r>
            </w:ins>
          </w:p>
        </w:tc>
        <w:tc>
          <w:tcPr>
            <w:tcW w:w="528" w:type="dxa"/>
          </w:tcPr>
          <w:p w14:paraId="6B749B92" w14:textId="157FB385" w:rsidR="00FF6109" w:rsidRDefault="002C5918" w:rsidP="00314B36">
            <w:pPr>
              <w:tabs>
                <w:tab w:val="center" w:pos="4419"/>
              </w:tabs>
              <w:rPr>
                <w:ins w:id="869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70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315°</w:t>
              </w:r>
            </w:ins>
          </w:p>
        </w:tc>
        <w:tc>
          <w:tcPr>
            <w:tcW w:w="528" w:type="dxa"/>
          </w:tcPr>
          <w:p w14:paraId="73812D2B" w14:textId="5F16BB99" w:rsidR="00FF6109" w:rsidRDefault="002C5918" w:rsidP="00314B36">
            <w:pPr>
              <w:tabs>
                <w:tab w:val="center" w:pos="4419"/>
              </w:tabs>
              <w:rPr>
                <w:ins w:id="871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72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330°</w:t>
              </w:r>
            </w:ins>
          </w:p>
        </w:tc>
        <w:tc>
          <w:tcPr>
            <w:tcW w:w="528" w:type="dxa"/>
          </w:tcPr>
          <w:p w14:paraId="3DAEB1A6" w14:textId="0627C4F6" w:rsidR="00FF6109" w:rsidRDefault="002C5918" w:rsidP="00314B36">
            <w:pPr>
              <w:tabs>
                <w:tab w:val="center" w:pos="4419"/>
              </w:tabs>
              <w:rPr>
                <w:ins w:id="873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74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360°</w:t>
              </w:r>
            </w:ins>
          </w:p>
        </w:tc>
      </w:tr>
      <w:tr w:rsidR="00395E03" w14:paraId="41B1331F" w14:textId="77777777" w:rsidTr="00395E03">
        <w:trPr>
          <w:ins w:id="875" w:author="Josué" w:date="2015-06-19T14:49:00Z"/>
        </w:trPr>
        <w:tc>
          <w:tcPr>
            <w:tcW w:w="434" w:type="dxa"/>
          </w:tcPr>
          <w:p w14:paraId="05D47827" w14:textId="4A88E674" w:rsidR="00395E03" w:rsidRDefault="00395E03" w:rsidP="00395E03">
            <w:pPr>
              <w:tabs>
                <w:tab w:val="center" w:pos="4419"/>
              </w:tabs>
              <w:rPr>
                <w:ins w:id="876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77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 xml:space="preserve"> sen θ</w:t>
              </w:r>
            </w:ins>
          </w:p>
        </w:tc>
        <w:tc>
          <w:tcPr>
            <w:tcW w:w="363" w:type="dxa"/>
          </w:tcPr>
          <w:p w14:paraId="43122FA2" w14:textId="00FDDAD8" w:rsidR="00395E03" w:rsidRDefault="00395E03" w:rsidP="00395E03">
            <w:pPr>
              <w:tabs>
                <w:tab w:val="center" w:pos="4419"/>
              </w:tabs>
              <w:rPr>
                <w:ins w:id="878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79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445" w:type="dxa"/>
          </w:tcPr>
          <w:p w14:paraId="2BBA2DEC" w14:textId="25C136C2" w:rsidR="00395E03" w:rsidRDefault="00395E03" w:rsidP="00395E03">
            <w:pPr>
              <w:tabs>
                <w:tab w:val="center" w:pos="4419"/>
              </w:tabs>
              <w:rPr>
                <w:ins w:id="880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81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1/2</w:t>
              </w:r>
            </w:ins>
          </w:p>
        </w:tc>
        <w:tc>
          <w:tcPr>
            <w:tcW w:w="515" w:type="dxa"/>
          </w:tcPr>
          <w:p w14:paraId="208088EF" w14:textId="44E1CEA0" w:rsidR="00395E03" w:rsidRDefault="00395E03" w:rsidP="00395E03">
            <w:pPr>
              <w:tabs>
                <w:tab w:val="center" w:pos="4419"/>
              </w:tabs>
              <w:rPr>
                <w:ins w:id="882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83" w:author="Josué" w:date="2015-06-19T14:52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√2/2</w:t>
              </w:r>
            </w:ins>
          </w:p>
        </w:tc>
        <w:tc>
          <w:tcPr>
            <w:tcW w:w="515" w:type="dxa"/>
          </w:tcPr>
          <w:p w14:paraId="7E11F643" w14:textId="6D57A0E3" w:rsidR="00395E03" w:rsidRDefault="00395E03" w:rsidP="00395E03">
            <w:pPr>
              <w:tabs>
                <w:tab w:val="center" w:pos="4419"/>
              </w:tabs>
              <w:rPr>
                <w:ins w:id="884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85" w:author="Josué" w:date="2015-06-19T14:53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446" w:type="dxa"/>
          </w:tcPr>
          <w:p w14:paraId="12216673" w14:textId="55C422DE" w:rsidR="00395E03" w:rsidRDefault="00395E03" w:rsidP="00395E03">
            <w:pPr>
              <w:tabs>
                <w:tab w:val="center" w:pos="4419"/>
              </w:tabs>
              <w:rPr>
                <w:ins w:id="886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87" w:author="Josué" w:date="2015-06-19T14:53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</w:t>
              </w:r>
            </w:ins>
          </w:p>
        </w:tc>
        <w:tc>
          <w:tcPr>
            <w:tcW w:w="528" w:type="dxa"/>
          </w:tcPr>
          <w:p w14:paraId="2663F1DE" w14:textId="57E588A1" w:rsidR="00395E03" w:rsidRDefault="00395E03" w:rsidP="00395E03">
            <w:pPr>
              <w:tabs>
                <w:tab w:val="center" w:pos="4419"/>
              </w:tabs>
              <w:rPr>
                <w:ins w:id="888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89" w:author="Josué" w:date="2015-06-19T14:53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528" w:type="dxa"/>
          </w:tcPr>
          <w:p w14:paraId="63428BF1" w14:textId="3DD13832" w:rsidR="00395E03" w:rsidRDefault="00395E03" w:rsidP="00395E03">
            <w:pPr>
              <w:tabs>
                <w:tab w:val="center" w:pos="4419"/>
              </w:tabs>
              <w:rPr>
                <w:ins w:id="890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91" w:author="Josué" w:date="2015-06-19T14:55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√2/2</w:t>
              </w:r>
            </w:ins>
          </w:p>
        </w:tc>
        <w:tc>
          <w:tcPr>
            <w:tcW w:w="528" w:type="dxa"/>
          </w:tcPr>
          <w:p w14:paraId="0AFF8288" w14:textId="1E659AF3" w:rsidR="00395E03" w:rsidRDefault="00395E03" w:rsidP="00395E03">
            <w:pPr>
              <w:tabs>
                <w:tab w:val="center" w:pos="4419"/>
              </w:tabs>
              <w:rPr>
                <w:ins w:id="892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93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1/2</w:t>
              </w:r>
            </w:ins>
          </w:p>
        </w:tc>
        <w:tc>
          <w:tcPr>
            <w:tcW w:w="528" w:type="dxa"/>
          </w:tcPr>
          <w:p w14:paraId="073F570E" w14:textId="3AF62C60" w:rsidR="00395E03" w:rsidRDefault="00395E03" w:rsidP="00395E03">
            <w:pPr>
              <w:tabs>
                <w:tab w:val="center" w:pos="4419"/>
              </w:tabs>
              <w:rPr>
                <w:ins w:id="894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95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528" w:type="dxa"/>
          </w:tcPr>
          <w:p w14:paraId="23FB57AE" w14:textId="55A56051" w:rsidR="00395E03" w:rsidRDefault="00395E03" w:rsidP="00395E03">
            <w:pPr>
              <w:tabs>
                <w:tab w:val="center" w:pos="4419"/>
              </w:tabs>
              <w:rPr>
                <w:ins w:id="896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97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-1/2</w:t>
              </w:r>
            </w:ins>
          </w:p>
        </w:tc>
        <w:tc>
          <w:tcPr>
            <w:tcW w:w="528" w:type="dxa"/>
          </w:tcPr>
          <w:p w14:paraId="7C5F6C66" w14:textId="446CEE46" w:rsidR="00395E03" w:rsidRDefault="00395E03" w:rsidP="00395E03">
            <w:pPr>
              <w:tabs>
                <w:tab w:val="center" w:pos="4419"/>
              </w:tabs>
              <w:rPr>
                <w:ins w:id="898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899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-√2/2</w:t>
              </w:r>
            </w:ins>
          </w:p>
        </w:tc>
        <w:tc>
          <w:tcPr>
            <w:tcW w:w="528" w:type="dxa"/>
          </w:tcPr>
          <w:p w14:paraId="73CE7C1D" w14:textId="21FDCE05" w:rsidR="00395E03" w:rsidRDefault="00395E03" w:rsidP="00395E03">
            <w:pPr>
              <w:tabs>
                <w:tab w:val="center" w:pos="4419"/>
              </w:tabs>
              <w:rPr>
                <w:ins w:id="900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901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-√3/2</w:t>
              </w:r>
            </w:ins>
          </w:p>
        </w:tc>
        <w:tc>
          <w:tcPr>
            <w:tcW w:w="528" w:type="dxa"/>
          </w:tcPr>
          <w:p w14:paraId="537C5680" w14:textId="20D56072" w:rsidR="00395E03" w:rsidRDefault="00395E03" w:rsidP="00395E03">
            <w:pPr>
              <w:tabs>
                <w:tab w:val="center" w:pos="4419"/>
              </w:tabs>
              <w:rPr>
                <w:ins w:id="902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903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</w:t>
              </w:r>
            </w:ins>
          </w:p>
        </w:tc>
        <w:tc>
          <w:tcPr>
            <w:tcW w:w="528" w:type="dxa"/>
          </w:tcPr>
          <w:p w14:paraId="640F50FA" w14:textId="268B87C3" w:rsidR="00395E03" w:rsidRDefault="00395E03" w:rsidP="00395E03">
            <w:pPr>
              <w:tabs>
                <w:tab w:val="center" w:pos="4419"/>
              </w:tabs>
              <w:rPr>
                <w:ins w:id="904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905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-√3/2</w:t>
              </w:r>
            </w:ins>
          </w:p>
        </w:tc>
        <w:tc>
          <w:tcPr>
            <w:tcW w:w="528" w:type="dxa"/>
          </w:tcPr>
          <w:p w14:paraId="3AA276EA" w14:textId="51E40D92" w:rsidR="00395E03" w:rsidRDefault="00395E03" w:rsidP="00395E03">
            <w:pPr>
              <w:tabs>
                <w:tab w:val="center" w:pos="4419"/>
              </w:tabs>
              <w:rPr>
                <w:ins w:id="906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907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-√2/2</w:t>
              </w:r>
            </w:ins>
          </w:p>
        </w:tc>
        <w:tc>
          <w:tcPr>
            <w:tcW w:w="528" w:type="dxa"/>
          </w:tcPr>
          <w:p w14:paraId="05B8BEA9" w14:textId="34E969B0" w:rsidR="00395E03" w:rsidRDefault="00395E03" w:rsidP="00395E03">
            <w:pPr>
              <w:tabs>
                <w:tab w:val="center" w:pos="4419"/>
              </w:tabs>
              <w:rPr>
                <w:ins w:id="908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909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-1/2</w:t>
              </w:r>
            </w:ins>
          </w:p>
        </w:tc>
        <w:tc>
          <w:tcPr>
            <w:tcW w:w="528" w:type="dxa"/>
          </w:tcPr>
          <w:p w14:paraId="1B771018" w14:textId="2D6F6BE9" w:rsidR="00395E03" w:rsidRDefault="00395E03" w:rsidP="00395E03">
            <w:pPr>
              <w:tabs>
                <w:tab w:val="center" w:pos="4419"/>
              </w:tabs>
              <w:rPr>
                <w:ins w:id="910" w:author="Josué" w:date="2015-06-19T14:49:00Z"/>
                <w:rFonts w:ascii="Times New Roman" w:hAnsi="Times New Roman" w:cs="Times New Roman"/>
                <w:noProof/>
                <w:lang w:val="es-ES" w:eastAsia="es-ES"/>
              </w:rPr>
            </w:pPr>
            <w:ins w:id="911" w:author="Josué" w:date="2015-06-19T14:56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</w:tr>
    </w:tbl>
    <w:p w14:paraId="7B01A80E" w14:textId="77777777" w:rsidR="005F3B34" w:rsidRPr="009A7192" w:rsidRDefault="005F3B34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</w:p>
    <w:p w14:paraId="6AC307CA" w14:textId="6D4A888C" w:rsidR="00314B36" w:rsidRPr="009A7192" w:rsidDel="00395E03" w:rsidRDefault="00314B36" w:rsidP="00314B36">
      <w:pPr>
        <w:tabs>
          <w:tab w:val="center" w:pos="4419"/>
        </w:tabs>
        <w:spacing w:after="0"/>
        <w:rPr>
          <w:del w:id="912" w:author="Josué" w:date="2015-06-19T14:57:00Z"/>
          <w:rFonts w:ascii="Times New Roman" w:hAnsi="Times New Roman" w:cs="Times New Roman"/>
          <w:b/>
          <w:noProof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69"/>
        <w:gridCol w:w="354"/>
        <w:gridCol w:w="469"/>
        <w:gridCol w:w="469"/>
        <w:gridCol w:w="354"/>
        <w:gridCol w:w="475"/>
        <w:gridCol w:w="475"/>
        <w:gridCol w:w="475"/>
      </w:tblGrid>
      <w:tr w:rsidR="00FA3EFB" w:rsidRPr="009A7192" w:rsidDel="00FA3EFB" w14:paraId="5FE48BFE" w14:textId="28073ED8" w:rsidTr="007033C5">
        <w:trPr>
          <w:del w:id="913" w:author="Josué" w:date="2015-06-19T14:48:00Z"/>
        </w:trPr>
        <w:tc>
          <w:tcPr>
            <w:tcW w:w="675" w:type="dxa"/>
          </w:tcPr>
          <w:p w14:paraId="0EE3E31B" w14:textId="767CF49F" w:rsidR="00FA3EFB" w:rsidRPr="009A7192" w:rsidDel="00FA3EFB" w:rsidRDefault="00FA3EFB" w:rsidP="000E3B0A">
            <w:pPr>
              <w:tabs>
                <w:tab w:val="center" w:pos="4419"/>
              </w:tabs>
              <w:rPr>
                <w:del w:id="914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915" w:author="Josué" w:date="2015-06-19T13:53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θ</m:t>
                  </w:del>
                </m:r>
              </m:oMath>
            </m:oMathPara>
          </w:p>
        </w:tc>
        <w:tc>
          <w:tcPr>
            <w:tcW w:w="269" w:type="dxa"/>
            <w:tcBorders>
              <w:right w:val="single" w:sz="4" w:space="0" w:color="auto"/>
            </w:tcBorders>
          </w:tcPr>
          <w:p w14:paraId="578C4532" w14:textId="41A2E1CF" w:rsidR="00FA3EFB" w:rsidRPr="009A7192" w:rsidDel="00FA3EFB" w:rsidRDefault="00FA3EFB" w:rsidP="00BB3187">
            <w:pPr>
              <w:tabs>
                <w:tab w:val="center" w:pos="4419"/>
              </w:tabs>
              <w:rPr>
                <w:del w:id="916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917" w:author="Josué" w:date="2015-06-19T14:30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354" w:type="dxa"/>
            <w:tcBorders>
              <w:left w:val="single" w:sz="4" w:space="0" w:color="auto"/>
            </w:tcBorders>
          </w:tcPr>
          <w:p w14:paraId="64FAC576" w14:textId="73347A20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18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19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20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21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6</m:t>
                      </w:del>
                    </m:r>
                  </m:den>
                </m:f>
              </m:oMath>
            </m:oMathPara>
          </w:p>
        </w:tc>
        <w:tc>
          <w:tcPr>
            <w:tcW w:w="469" w:type="dxa"/>
            <w:tcBorders>
              <w:right w:val="single" w:sz="4" w:space="0" w:color="auto"/>
            </w:tcBorders>
          </w:tcPr>
          <w:p w14:paraId="3B476675" w14:textId="16EA97C9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22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23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24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25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</m:den>
                </m:f>
              </m:oMath>
            </m:oMathPara>
          </w:p>
        </w:tc>
        <w:tc>
          <w:tcPr>
            <w:tcW w:w="469" w:type="dxa"/>
            <w:tcBorders>
              <w:left w:val="single" w:sz="4" w:space="0" w:color="auto"/>
            </w:tcBorders>
          </w:tcPr>
          <w:p w14:paraId="699646FC" w14:textId="3591A874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26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27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28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29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354" w:type="dxa"/>
            <w:tcBorders>
              <w:right w:val="single" w:sz="4" w:space="0" w:color="auto"/>
            </w:tcBorders>
          </w:tcPr>
          <w:p w14:paraId="3D32616F" w14:textId="7444EA8A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30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31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32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33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5" w:type="dxa"/>
            <w:tcBorders>
              <w:left w:val="single" w:sz="4" w:space="0" w:color="auto"/>
            </w:tcBorders>
          </w:tcPr>
          <w:p w14:paraId="07E1E85B" w14:textId="08DCF3AC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34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35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36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  <m:r>
                      <w:del w:id="937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38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475" w:type="dxa"/>
            <w:tcBorders>
              <w:right w:val="single" w:sz="4" w:space="0" w:color="auto"/>
            </w:tcBorders>
          </w:tcPr>
          <w:p w14:paraId="50D0AB60" w14:textId="2FE2A05F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39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40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41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  <m:r>
                      <w:del w:id="942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43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</m:den>
                </m:f>
              </m:oMath>
            </m:oMathPara>
          </w:p>
        </w:tc>
        <w:tc>
          <w:tcPr>
            <w:tcW w:w="475" w:type="dxa"/>
            <w:tcBorders>
              <w:left w:val="single" w:sz="4" w:space="0" w:color="auto"/>
            </w:tcBorders>
          </w:tcPr>
          <w:p w14:paraId="3F7B4064" w14:textId="1198A539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44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45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46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5</m:t>
                      </w:del>
                    </m:r>
                    <m:r>
                      <w:del w:id="947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948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6</m:t>
                      </w:del>
                    </m:r>
                  </m:den>
                </m:f>
              </m:oMath>
            </m:oMathPara>
          </w:p>
        </w:tc>
      </w:tr>
      <w:tr w:rsidR="00FA3EFB" w:rsidRPr="009A7192" w:rsidDel="00FA3EFB" w14:paraId="3F03FA8D" w14:textId="79D310A7" w:rsidTr="007033C5">
        <w:trPr>
          <w:del w:id="949" w:author="Josué" w:date="2015-06-19T14:48:00Z"/>
        </w:trPr>
        <w:tc>
          <w:tcPr>
            <w:tcW w:w="675" w:type="dxa"/>
          </w:tcPr>
          <w:p w14:paraId="5DDB7134" w14:textId="4F17C6F6" w:rsidR="00FA3EFB" w:rsidRPr="0059651D" w:rsidDel="00FA3EFB" w:rsidRDefault="00FA3EFB" w:rsidP="000E3B0A">
            <w:pPr>
              <w:tabs>
                <w:tab w:val="center" w:pos="4419"/>
              </w:tabs>
              <w:rPr>
                <w:del w:id="950" w:author="Josué" w:date="2015-06-19T14:48:00Z"/>
                <w:rFonts w:ascii="Times New Roman" w:hAnsi="Times New Roman" w:cs="Times New Roman"/>
                <w:noProof/>
                <w:sz w:val="24"/>
                <w:szCs w:val="24"/>
                <w:lang w:val="es-ES" w:eastAsia="es-ES"/>
                <w:rPrChange w:id="951" w:author="Josué" w:date="2015-06-19T14:30:00Z">
                  <w:rPr>
                    <w:del w:id="952" w:author="Josué" w:date="2015-06-19T14:48:00Z"/>
                    <w:rFonts w:ascii="Times New Roman" w:hAnsi="Times New Roman" w:cs="Times New Roman"/>
                    <w:b/>
                    <w:noProof/>
                    <w:sz w:val="24"/>
                    <w:szCs w:val="24"/>
                    <w:lang w:val="es-ES" w:eastAsia="es-ES"/>
                  </w:rPr>
                </w:rPrChange>
              </w:rPr>
            </w:pPr>
            <w:del w:id="953" w:author="Josué" w:date="2015-06-19T13:54:00Z">
              <w:r w:rsidRPr="0059651D" w:rsidDel="007033C5">
                <w:rPr>
                  <w:rFonts w:ascii="Times New Roman" w:hAnsi="Times New Roman" w:cs="Times New Roman"/>
                  <w:noProof/>
                  <w:lang w:val="es-ES" w:eastAsia="es-ES"/>
                  <w:rPrChange w:id="954" w:author="Josué" w:date="2015-06-19T14:30:00Z">
                    <w:rPr>
                      <w:rFonts w:ascii="Times New Roman" w:hAnsi="Times New Roman" w:cs="Times New Roman"/>
                      <w:b/>
                      <w:noProof/>
                      <w:lang w:val="es-ES" w:eastAsia="es-ES"/>
                    </w:rPr>
                  </w:rPrChange>
                </w:rPr>
                <w:delText>S</w:delText>
              </w:r>
            </w:del>
            <w:del w:id="955" w:author="Josué" w:date="2015-06-19T14:48:00Z">
              <w:r w:rsidRPr="0059651D" w:rsidDel="00FA3EFB">
                <w:rPr>
                  <w:rFonts w:ascii="Times New Roman" w:hAnsi="Times New Roman" w:cs="Times New Roman"/>
                  <w:noProof/>
                  <w:lang w:val="es-ES" w:eastAsia="es-ES"/>
                  <w:rPrChange w:id="956" w:author="Josué" w:date="2015-06-19T14:30:00Z">
                    <w:rPr>
                      <w:rFonts w:ascii="Times New Roman" w:hAnsi="Times New Roman" w:cs="Times New Roman"/>
                      <w:b/>
                      <w:noProof/>
                      <w:lang w:val="es-ES" w:eastAsia="es-ES"/>
                    </w:rPr>
                  </w:rPrChange>
                </w:rPr>
                <w:delText>en</w:delText>
              </w:r>
            </w:del>
            <m:oMath>
              <m:r>
                <w:del w:id="957" w:author="Josué" w:date="2015-06-19T13:54:00Z">
                  <w:rPr>
                    <w:rFonts w:ascii="Cambria Math" w:hAnsi="Cambria Math" w:cs="Times New Roman"/>
                    <w:noProof/>
                    <w:lang w:val="es-ES" w:eastAsia="es-ES"/>
                  </w:rPr>
                  <m:t>θ</m:t>
                </w:del>
              </m:r>
            </m:oMath>
          </w:p>
        </w:tc>
        <w:tc>
          <w:tcPr>
            <w:tcW w:w="269" w:type="dxa"/>
            <w:tcBorders>
              <w:right w:val="single" w:sz="4" w:space="0" w:color="auto"/>
            </w:tcBorders>
          </w:tcPr>
          <w:p w14:paraId="4692C13D" w14:textId="4062C5A7" w:rsidR="00FA3EFB" w:rsidRPr="009A7192" w:rsidDel="00FA3EFB" w:rsidRDefault="00FA3EFB" w:rsidP="002D1E0F">
            <w:pPr>
              <w:tabs>
                <w:tab w:val="center" w:pos="4419"/>
              </w:tabs>
              <w:rPr>
                <w:del w:id="958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959" w:author="Josué" w:date="2015-06-19T14:48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354" w:type="dxa"/>
            <w:tcBorders>
              <w:left w:val="single" w:sz="4" w:space="0" w:color="auto"/>
            </w:tcBorders>
          </w:tcPr>
          <w:p w14:paraId="67CA135B" w14:textId="0FA75916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60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61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62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963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69" w:type="dxa"/>
            <w:tcBorders>
              <w:right w:val="single" w:sz="4" w:space="0" w:color="auto"/>
            </w:tcBorders>
          </w:tcPr>
          <w:p w14:paraId="070C29D7" w14:textId="2CED72D3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64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65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966" w:author="Josué" w:date="2015-06-19T14:48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967" w:author="Josué" w:date="2015-06-19T14:48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968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69" w:type="dxa"/>
            <w:tcBorders>
              <w:left w:val="single" w:sz="4" w:space="0" w:color="auto"/>
            </w:tcBorders>
          </w:tcPr>
          <w:p w14:paraId="509C728C" w14:textId="156C5B31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69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70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971" w:author="Josué" w:date="2015-06-19T14:48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972" w:author="Josué" w:date="2015-06-19T14:48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973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354" w:type="dxa"/>
            <w:tcBorders>
              <w:right w:val="single" w:sz="4" w:space="0" w:color="auto"/>
            </w:tcBorders>
          </w:tcPr>
          <w:p w14:paraId="78ADC710" w14:textId="78F33519" w:rsidR="00FA3EFB" w:rsidRPr="009A7192" w:rsidDel="00FA3EFB" w:rsidRDefault="00FA3EFB" w:rsidP="00314B36">
            <w:pPr>
              <w:tabs>
                <w:tab w:val="center" w:pos="4419"/>
              </w:tabs>
              <w:rPr>
                <w:del w:id="974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w:del w:id="975" w:author="Josué" w:date="2015-06-19T14:48:00Z">
              <w:r w:rsidRPr="009A7192" w:rsidDel="00FA3EFB">
                <w:rPr>
                  <w:rFonts w:ascii="Times New Roman" w:hAnsi="Times New Roman" w:cs="Times New Roman"/>
                  <w:b/>
                  <w:noProof/>
                  <w:sz w:val="24"/>
                  <w:szCs w:val="24"/>
                  <w:lang w:val="es-ES" w:eastAsia="es-ES"/>
                </w:rPr>
                <w:delText>1</w:delText>
              </w:r>
            </w:del>
          </w:p>
        </w:tc>
        <w:tc>
          <w:tcPr>
            <w:tcW w:w="475" w:type="dxa"/>
            <w:tcBorders>
              <w:left w:val="single" w:sz="4" w:space="0" w:color="auto"/>
            </w:tcBorders>
          </w:tcPr>
          <w:p w14:paraId="3331D901" w14:textId="71F6B18E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76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77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978" w:author="Josué" w:date="2015-06-19T14:48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979" w:author="Josué" w:date="2015-06-19T14:48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980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5" w:type="dxa"/>
            <w:tcBorders>
              <w:right w:val="single" w:sz="4" w:space="0" w:color="auto"/>
            </w:tcBorders>
          </w:tcPr>
          <w:p w14:paraId="3DBAA63A" w14:textId="4E032575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81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82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983" w:author="Josué" w:date="2015-06-19T14:48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984" w:author="Josué" w:date="2015-06-19T14:48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985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5" w:type="dxa"/>
            <w:tcBorders>
              <w:left w:val="single" w:sz="4" w:space="0" w:color="auto"/>
            </w:tcBorders>
          </w:tcPr>
          <w:p w14:paraId="2D11A041" w14:textId="17963DF1" w:rsidR="00FA3EFB" w:rsidRPr="009A7192" w:rsidDel="00FA3EFB" w:rsidRDefault="00086586" w:rsidP="00314B36">
            <w:pPr>
              <w:tabs>
                <w:tab w:val="center" w:pos="4419"/>
              </w:tabs>
              <w:rPr>
                <w:del w:id="986" w:author="Josué" w:date="2015-06-19T14:48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987" w:author="Josué" w:date="2015-06-19T14:48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988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989" w:author="Josué" w:date="2015-06-19T14:48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</w:tr>
    </w:tbl>
    <w:p w14:paraId="16F22FDB" w14:textId="5F654CBB" w:rsidR="00314B36" w:rsidRPr="009A7192" w:rsidDel="00395E03" w:rsidRDefault="00314B36" w:rsidP="00314B36">
      <w:pPr>
        <w:tabs>
          <w:tab w:val="center" w:pos="4419"/>
        </w:tabs>
        <w:spacing w:after="0"/>
        <w:rPr>
          <w:del w:id="990" w:author="Josué" w:date="2015-06-19T14:57:00Z"/>
          <w:rFonts w:ascii="Times New Roman" w:hAnsi="Times New Roman" w:cs="Times New Roman"/>
          <w:b/>
          <w:noProof/>
          <w:lang w:val="es-ES" w:eastAsia="es-ES"/>
        </w:rPr>
      </w:pPr>
    </w:p>
    <w:p w14:paraId="7D6A021D" w14:textId="4C3D9519" w:rsidR="00173847" w:rsidRPr="009A7192" w:rsidDel="00395E03" w:rsidRDefault="00173847" w:rsidP="00314B36">
      <w:pPr>
        <w:tabs>
          <w:tab w:val="center" w:pos="4419"/>
        </w:tabs>
        <w:spacing w:after="0"/>
        <w:rPr>
          <w:del w:id="991" w:author="Josué" w:date="2015-06-19T14:57:00Z"/>
          <w:rFonts w:ascii="Times New Roman" w:hAnsi="Times New Roman" w:cs="Times New Roman"/>
          <w:b/>
          <w:noProof/>
          <w:lang w:val="es-ES" w:eastAsia="es-ES"/>
        </w:rPr>
      </w:pPr>
    </w:p>
    <w:p w14:paraId="33ABD5FC" w14:textId="718DC0E3" w:rsidR="00173847" w:rsidRPr="009A7192" w:rsidDel="00395E03" w:rsidRDefault="00173847" w:rsidP="00314B36">
      <w:pPr>
        <w:tabs>
          <w:tab w:val="center" w:pos="4419"/>
        </w:tabs>
        <w:spacing w:after="0"/>
        <w:rPr>
          <w:del w:id="992" w:author="Josué" w:date="2015-06-19T14:57:00Z"/>
          <w:rFonts w:ascii="Times New Roman" w:hAnsi="Times New Roman" w:cs="Times New Roman"/>
          <w:b/>
          <w:noProof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XSpec="center" w:tblpY="-54"/>
        <w:tblW w:w="11071" w:type="dxa"/>
        <w:tblLook w:val="04A0" w:firstRow="1" w:lastRow="0" w:firstColumn="1" w:lastColumn="0" w:noHBand="0" w:noVBand="1"/>
      </w:tblPr>
      <w:tblGrid>
        <w:gridCol w:w="700"/>
        <w:gridCol w:w="450"/>
        <w:gridCol w:w="594"/>
        <w:gridCol w:w="594"/>
        <w:gridCol w:w="594"/>
        <w:gridCol w:w="594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173847" w:rsidRPr="009A7192" w:rsidDel="00395E03" w14:paraId="6E40AB91" w14:textId="11659E45" w:rsidTr="00173847">
        <w:trPr>
          <w:trHeight w:val="247"/>
          <w:del w:id="993" w:author="Josué" w:date="2015-06-19T14:56:00Z"/>
        </w:trPr>
        <w:tc>
          <w:tcPr>
            <w:tcW w:w="660" w:type="dxa"/>
          </w:tcPr>
          <w:p w14:paraId="7AC832FF" w14:textId="387EF083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994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995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θ</m:t>
                  </w:del>
                </m:r>
              </m:oMath>
            </m:oMathPara>
          </w:p>
        </w:tc>
        <w:tc>
          <w:tcPr>
            <w:tcW w:w="411" w:type="dxa"/>
            <w:tcBorders>
              <w:right w:val="single" w:sz="4" w:space="0" w:color="auto"/>
            </w:tcBorders>
          </w:tcPr>
          <w:p w14:paraId="6D5954B3" w14:textId="62968E55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996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997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0°</m:t>
                  </w:del>
                </m:r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17133ECE" w14:textId="15F8401B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998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999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30°</m:t>
                  </w:del>
                </m:r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585D2E57" w14:textId="1B4EEEFC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00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01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45°</m:t>
                  </w:del>
                </m:r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09C7A0B7" w14:textId="51B656E3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02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03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60°</m:t>
                  </w:del>
                </m:r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4A6D4F8A" w14:textId="3B63C28D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04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05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90°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E9150C6" w14:textId="53F8F1A4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06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07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120°</m:t>
                  </w:del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07D4AE80" w14:textId="1BB2345F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08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09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135°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5370D91" w14:textId="18D5A6E7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10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11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150°</m:t>
                  </w:del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2C101578" w14:textId="17DEBC02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12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13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180°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014735D" w14:textId="4E79FFCF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14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15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210°</m:t>
                  </w:del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2B9A774D" w14:textId="7138B624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16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17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225°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FDF8782" w14:textId="435AB653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18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19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240°</m:t>
                  </w:del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1D5E7918" w14:textId="5ABC4296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20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21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270°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4C5852A7" w14:textId="5BA15FFC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22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23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300°</m:t>
                  </w:del>
                </m:r>
              </m:oMath>
            </m:oMathPara>
          </w:p>
        </w:tc>
        <w:tc>
          <w:tcPr>
            <w:tcW w:w="726" w:type="dxa"/>
            <w:tcBorders>
              <w:right w:val="single" w:sz="4" w:space="0" w:color="auto"/>
            </w:tcBorders>
          </w:tcPr>
          <w:p w14:paraId="7367AEB3" w14:textId="6E0A6FC9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24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25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315°</m:t>
                  </w:del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6BA607A7" w14:textId="0A49924E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26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27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330°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B8090D2" w14:textId="0D83B93A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28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29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360°</m:t>
                  </w:del>
                </m:r>
              </m:oMath>
            </m:oMathPara>
          </w:p>
        </w:tc>
      </w:tr>
      <w:tr w:rsidR="00173847" w:rsidRPr="009A7192" w:rsidDel="00395E03" w14:paraId="20C9EBDB" w14:textId="74FF6EDF" w:rsidTr="00173847">
        <w:trPr>
          <w:trHeight w:val="561"/>
          <w:del w:id="1030" w:author="Josué" w:date="2015-06-19T14:56:00Z"/>
        </w:trPr>
        <w:tc>
          <w:tcPr>
            <w:tcW w:w="660" w:type="dxa"/>
          </w:tcPr>
          <w:p w14:paraId="4202CD5E" w14:textId="7B4A581C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31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w:del w:id="1032" w:author="Josué" w:date="2015-06-19T14:56:00Z">
              <w:r w:rsidRPr="009A7192" w:rsidDel="00395E03">
                <w:rPr>
                  <w:rFonts w:ascii="Times New Roman" w:hAnsi="Times New Roman" w:cs="Times New Roman"/>
                  <w:b/>
                  <w:noProof/>
                  <w:sz w:val="24"/>
                  <w:szCs w:val="24"/>
                  <w:lang w:val="es-ES" w:eastAsia="es-ES"/>
                </w:rPr>
                <w:delText>sen</w:delText>
              </w: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  <w:lang w:val="es-ES" w:eastAsia="es-ES"/>
                  </w:rPr>
                  <m:t>θ</m:t>
                </m:r>
              </m:oMath>
            </w:del>
          </w:p>
        </w:tc>
        <w:tc>
          <w:tcPr>
            <w:tcW w:w="411" w:type="dxa"/>
            <w:tcBorders>
              <w:right w:val="single" w:sz="4" w:space="0" w:color="auto"/>
            </w:tcBorders>
          </w:tcPr>
          <w:p w14:paraId="008D5403" w14:textId="52F2DB17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33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34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48DCA7CB" w14:textId="611CCE06" w:rsidR="00173847" w:rsidRPr="009A7192" w:rsidDel="00395E03" w:rsidRDefault="00086586" w:rsidP="00173847">
            <w:pPr>
              <w:tabs>
                <w:tab w:val="center" w:pos="4419"/>
              </w:tabs>
              <w:rPr>
                <w:del w:id="1035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036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037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038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541DF322" w14:textId="59E0FE0E" w:rsidR="00173847" w:rsidRPr="009A7192" w:rsidDel="00395E03" w:rsidRDefault="00086586" w:rsidP="00173847">
            <w:pPr>
              <w:tabs>
                <w:tab w:val="center" w:pos="4419"/>
              </w:tabs>
              <w:rPr>
                <w:del w:id="1039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040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41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42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043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1C05433C" w14:textId="046C9D1D" w:rsidR="00173847" w:rsidRPr="009A7192" w:rsidDel="00395E03" w:rsidRDefault="00086586" w:rsidP="00173847">
            <w:pPr>
              <w:tabs>
                <w:tab w:val="center" w:pos="4419"/>
              </w:tabs>
              <w:rPr>
                <w:del w:id="1044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045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46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47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048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10F10D25" w14:textId="55D4230F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49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w:del w:id="1050" w:author="Josué" w:date="2015-06-19T14:56:00Z">
              <w:r w:rsidRPr="009A7192" w:rsidDel="00395E03">
                <w:rPr>
                  <w:rFonts w:ascii="Times New Roman" w:hAnsi="Times New Roman" w:cs="Times New Roman"/>
                  <w:b/>
                  <w:noProof/>
                  <w:sz w:val="24"/>
                  <w:szCs w:val="24"/>
                  <w:lang w:val="es-ES" w:eastAsia="es-ES"/>
                </w:rPr>
                <w:delText>1</w:delText>
              </w:r>
            </w:del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A920EB3" w14:textId="757BCBD1" w:rsidR="00173847" w:rsidRPr="009A7192" w:rsidDel="00395E03" w:rsidRDefault="00086586" w:rsidP="00173847">
            <w:pPr>
              <w:tabs>
                <w:tab w:val="center" w:pos="4419"/>
              </w:tabs>
              <w:rPr>
                <w:del w:id="1051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052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53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54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055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204A9CBB" w14:textId="51DBC69F" w:rsidR="00173847" w:rsidRPr="009A7192" w:rsidDel="00395E03" w:rsidRDefault="00086586" w:rsidP="00173847">
            <w:pPr>
              <w:tabs>
                <w:tab w:val="center" w:pos="4419"/>
              </w:tabs>
              <w:rPr>
                <w:del w:id="1056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057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58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59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060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696B7225" w14:textId="049CA064" w:rsidR="00173847" w:rsidRPr="009A7192" w:rsidDel="00395E03" w:rsidRDefault="00086586" w:rsidP="00173847">
            <w:pPr>
              <w:tabs>
                <w:tab w:val="center" w:pos="4419"/>
              </w:tabs>
              <w:rPr>
                <w:del w:id="1061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062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063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064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5A06E8D4" w14:textId="32EBD0E3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65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66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61F02BA" w14:textId="3B2387DE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67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68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069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070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071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7EB8811E" w14:textId="171F5B17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72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73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074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75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76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077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73E5D27" w14:textId="3EB310C3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78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79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080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81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82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083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7E886161" w14:textId="41DF9BE4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84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85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-1</m:t>
                  </w:del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10CB9A1" w14:textId="7E9A3FCF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86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87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088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89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90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091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726" w:type="dxa"/>
            <w:tcBorders>
              <w:right w:val="single" w:sz="4" w:space="0" w:color="auto"/>
            </w:tcBorders>
          </w:tcPr>
          <w:p w14:paraId="703A24D6" w14:textId="341BA1B3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92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93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094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095" w:author="Josué" w:date="2015-06-19T14:56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096" w:author="Josué" w:date="2015-06-19T14:56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097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01A40D4C" w14:textId="5D393C9B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098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099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100" w:author="Josué" w:date="2015-06-19T14:56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101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102" w:author="Josué" w:date="2015-06-19T14:5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D9ED123" w14:textId="0DB1B1D2" w:rsidR="00173847" w:rsidRPr="009A7192" w:rsidDel="00395E03" w:rsidRDefault="00173847" w:rsidP="00173847">
            <w:pPr>
              <w:tabs>
                <w:tab w:val="center" w:pos="4419"/>
              </w:tabs>
              <w:rPr>
                <w:del w:id="1103" w:author="Josué" w:date="2015-06-19T14:56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104" w:author="Josué" w:date="2015-06-19T14:56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</w:tr>
    </w:tbl>
    <w:p w14:paraId="623CF83D" w14:textId="671B11F7" w:rsidR="00173847" w:rsidRPr="009A7192" w:rsidRDefault="005426DA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del w:id="1105" w:author="Josué" w:date="2015-06-19T14:57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>Sin embargo, a</w:delText>
        </w:r>
      </w:del>
      <w:ins w:id="1106" w:author="Josué" w:date="2015-06-19T14:57:00Z">
        <w:r w:rsidR="00395E03">
          <w:rPr>
            <w:rFonts w:ascii="Times New Roman" w:hAnsi="Times New Roman" w:cs="Times New Roman"/>
            <w:noProof/>
            <w:lang w:val="es-ES" w:eastAsia="es-ES"/>
          </w:rPr>
          <w:t>A</w:t>
        </w:r>
      </w:ins>
      <w:r w:rsidRPr="009A7192">
        <w:rPr>
          <w:rFonts w:ascii="Times New Roman" w:hAnsi="Times New Roman" w:cs="Times New Roman"/>
          <w:noProof/>
          <w:lang w:val="es-ES" w:eastAsia="es-ES"/>
        </w:rPr>
        <w:t xml:space="preserve"> </w:t>
      </w:r>
      <w:del w:id="1107" w:author="Josué" w:date="2015-06-19T14:57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partir </w:t>
      </w:r>
      <w:del w:id="1108" w:author="Josué" w:date="2015-06-19T14:57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de </w:t>
      </w:r>
      <w:del w:id="1109" w:author="Josué" w:date="2015-06-19T14:57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este </w:t>
      </w:r>
      <w:del w:id="1110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momento </w:t>
      </w:r>
      <w:del w:id="1111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se </w:t>
      </w:r>
      <w:del w:id="1112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definiran </w:t>
      </w:r>
      <w:del w:id="1113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las </w:t>
      </w:r>
      <w:del w:id="1114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funciones </w:t>
      </w:r>
      <w:del w:id="1115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trigonometricas </w:t>
      </w:r>
      <w:del w:id="1116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 c</w:delText>
        </w:r>
      </w:del>
      <w:ins w:id="1117" w:author="Josué" w:date="2015-06-19T14:58:00Z">
        <w:r w:rsidR="00395E03">
          <w:rPr>
            <w:rFonts w:ascii="Times New Roman" w:hAnsi="Times New Roman" w:cs="Times New Roman"/>
            <w:noProof/>
            <w:lang w:val="es-ES" w:eastAsia="es-ES"/>
          </w:rPr>
          <w:t>c</w:t>
        </w:r>
      </w:ins>
      <w:r w:rsidRPr="009A7192">
        <w:rPr>
          <w:rFonts w:ascii="Times New Roman" w:hAnsi="Times New Roman" w:cs="Times New Roman"/>
          <w:noProof/>
          <w:lang w:val="es-ES" w:eastAsia="es-ES"/>
        </w:rPr>
        <w:t xml:space="preserve">omo </w:t>
      </w:r>
      <w:del w:id="1118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funciones </w:t>
      </w:r>
      <w:del w:id="1119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de </w:t>
      </w:r>
      <w:del w:id="1120" w:author="Josué" w:date="2015-06-19T14:58:00Z">
        <w:r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>números reales</w:t>
      </w:r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, </w:t>
      </w:r>
      <w:del w:id="1121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esto </w:t>
      </w:r>
      <w:del w:id="1122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lo </w:t>
      </w:r>
      <w:del w:id="1123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permite </w:t>
      </w:r>
      <w:del w:id="1124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el </w:t>
      </w:r>
      <w:del w:id="1125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uso de </w:t>
      </w:r>
      <w:del w:id="1126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angulos </w:t>
      </w:r>
      <w:del w:id="1127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dados </w:t>
      </w:r>
      <w:del w:id="1128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 xml:space="preserve">en </w:t>
      </w:r>
      <w:del w:id="1129" w:author="Josué" w:date="2015-06-19T14:58:00Z">
        <w:r w:rsidR="009B0471" w:rsidRPr="009A7192" w:rsidDel="00395E03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9B0471" w:rsidRPr="009A7192">
        <w:rPr>
          <w:rFonts w:ascii="Times New Roman" w:hAnsi="Times New Roman" w:cs="Times New Roman"/>
          <w:noProof/>
          <w:lang w:val="es-ES" w:eastAsia="es-ES"/>
        </w:rPr>
        <w:t>radianes.</w:t>
      </w:r>
    </w:p>
    <w:p w14:paraId="0A16EC0F" w14:textId="77777777" w:rsidR="009B0471" w:rsidRPr="009A7192" w:rsidRDefault="009B0471" w:rsidP="009B0471">
      <w:pPr>
        <w:spacing w:after="0"/>
        <w:rPr>
          <w:rFonts w:ascii="Times New Roman" w:hAnsi="Times New Roman" w:cs="Times New Roman"/>
          <w:highlight w:val="yellow"/>
        </w:rPr>
      </w:pPr>
    </w:p>
    <w:p w14:paraId="2C6AB599" w14:textId="775991BD" w:rsidR="009B0471" w:rsidRPr="009A7192" w:rsidRDefault="009B0471" w:rsidP="009B0471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1.1 </w:t>
      </w:r>
      <w:r w:rsidR="00FA27F6" w:rsidRPr="009A7192">
        <w:rPr>
          <w:rFonts w:ascii="Times New Roman" w:hAnsi="Times New Roman" w:cs="Times New Roman"/>
          <w:b/>
        </w:rPr>
        <w:t>La f</w:t>
      </w:r>
      <w:r w:rsidRPr="009A7192">
        <w:rPr>
          <w:rFonts w:ascii="Times New Roman" w:hAnsi="Times New Roman" w:cs="Times New Roman"/>
          <w:b/>
        </w:rPr>
        <w:t>unción seno</w:t>
      </w:r>
    </w:p>
    <w:p w14:paraId="6074C334" w14:textId="486573C2" w:rsidR="009B0471" w:rsidRDefault="009B0471" w:rsidP="009B0471">
      <w:pPr>
        <w:spacing w:after="0"/>
        <w:rPr>
          <w:ins w:id="1130" w:author="Josué" w:date="2015-06-19T15:02:00Z"/>
          <w:rFonts w:ascii="Times New Roman" w:eastAsiaTheme="minorEastAsia" w:hAnsi="Times New Roman" w:cs="Times New Roman"/>
        </w:rPr>
      </w:pPr>
      <w:r w:rsidRPr="009A7192">
        <w:rPr>
          <w:rFonts w:ascii="Times New Roman" w:hAnsi="Times New Roman" w:cs="Times New Roman"/>
        </w:rPr>
        <w:t xml:space="preserve">Se </w:t>
      </w:r>
      <w:del w:id="1131" w:author="Josué" w:date="2015-06-19T14:58:00Z">
        <w:r w:rsidRPr="009A7192" w:rsidDel="00A6212B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define </w:t>
      </w:r>
      <w:del w:id="1132" w:author="Josué" w:date="2015-06-19T14:58:00Z">
        <w:r w:rsidRPr="009A7192" w:rsidDel="00A6212B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1133" w:author="Josué" w:date="2015-06-19T14:58:00Z">
        <w:r w:rsidRPr="009A7192" w:rsidDel="00A6212B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función seno </w:t>
      </w:r>
      <w:del w:id="1134" w:author="Josué" w:date="2015-06-19T14:58:00Z">
        <w:r w:rsidRPr="009A7192" w:rsidDel="00A6212B">
          <w:rPr>
            <w:rFonts w:ascii="Times New Roman" w:hAnsi="Times New Roman" w:cs="Times New Roman"/>
          </w:rPr>
          <w:delText xml:space="preserve">  </w:delText>
        </w:r>
      </w:del>
      <w:r w:rsidRPr="009A7192">
        <w:rPr>
          <w:rFonts w:ascii="Times New Roman" w:hAnsi="Times New Roman" w:cs="Times New Roman"/>
        </w:rPr>
        <w:t xml:space="preserve">con </w:t>
      </w:r>
      <w:del w:id="1135" w:author="Josué" w:date="2015-06-19T14:58:00Z">
        <w:r w:rsidRPr="009A7192" w:rsidDel="00A6212B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1136" w:author="Josué" w:date="2015-06-19T14:58:00Z">
        <w:r w:rsidRPr="009A7192" w:rsidDel="00A6212B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ecuación</w:t>
      </w:r>
      <w:ins w:id="1137" w:author="Josué" w:date="2015-06-19T14:58:00Z">
        <w:r w:rsidR="00A6212B">
          <w:rPr>
            <w:rFonts w:ascii="Times New Roman" w:hAnsi="Times New Roman" w:cs="Times New Roman"/>
          </w:rPr>
          <w:t xml:space="preserve"> </w:t>
        </w:r>
        <w:r w:rsidR="00A6212B">
          <w:rPr>
            <w:rFonts w:ascii="Times New Roman" w:hAnsi="Times New Roman" w:cs="Times New Roman"/>
            <w:i/>
          </w:rPr>
          <w:t>f(x)</w:t>
        </w:r>
      </w:ins>
      <w:ins w:id="1138" w:author="Josué" w:date="2015-06-19T14:59:00Z">
        <w:r w:rsidR="00A6212B">
          <w:rPr>
            <w:rFonts w:ascii="Times New Roman" w:hAnsi="Times New Roman" w:cs="Times New Roman"/>
            <w:i/>
          </w:rPr>
          <w:t xml:space="preserve"> = </w:t>
        </w:r>
        <w:r w:rsidR="00A6212B">
          <w:rPr>
            <w:rFonts w:ascii="Times New Roman" w:hAnsi="Times New Roman" w:cs="Times New Roman"/>
          </w:rPr>
          <w:t>sen</w:t>
        </w:r>
        <w:r w:rsidR="00A6212B">
          <w:rPr>
            <w:rFonts w:ascii="Times New Roman" w:hAnsi="Times New Roman" w:cs="Times New Roman"/>
            <w:i/>
          </w:rPr>
          <w:t xml:space="preserve"> (x)</w:t>
        </w:r>
      </w:ins>
      <w:r w:rsidRPr="009A7192">
        <w:rPr>
          <w:rFonts w:ascii="Times New Roman" w:hAnsi="Times New Roman" w:cs="Times New Roman"/>
        </w:rPr>
        <w:t xml:space="preserve"> </w:t>
      </w:r>
      <m:oMath>
        <m:r>
          <w:del w:id="1139" w:author="Josué" w:date="2015-06-19T14:59:00Z">
            <w:rPr>
              <w:rFonts w:ascii="Cambria Math" w:hAnsi="Cambria Math" w:cs="Times New Roman"/>
            </w:rPr>
            <m:t>f</m:t>
          </w:del>
        </m:r>
        <m:d>
          <m:dPr>
            <m:ctrlPr>
              <w:del w:id="1140" w:author="Josué" w:date="2015-06-19T14:59:00Z">
                <w:rPr>
                  <w:rFonts w:ascii="Cambria Math" w:hAnsi="Cambria Math" w:cs="Times New Roman"/>
                  <w:i/>
                </w:rPr>
              </w:del>
            </m:ctrlPr>
          </m:dPr>
          <m:e>
            <m:r>
              <w:del w:id="1141" w:author="Josué" w:date="2015-06-19T14:59:00Z">
                <w:rPr>
                  <w:rFonts w:ascii="Cambria Math" w:hAnsi="Cambria Math" w:cs="Times New Roman"/>
                </w:rPr>
                <m:t>x</m:t>
              </w:del>
            </m:r>
          </m:e>
        </m:d>
        <m:r>
          <w:del w:id="1142" w:author="Josué" w:date="2015-06-19T14:59:00Z">
            <w:rPr>
              <w:rFonts w:ascii="Cambria Math" w:hAnsi="Cambria Math" w:cs="Times New Roman"/>
            </w:rPr>
            <m:t>=sen(x)</m:t>
          </w:del>
        </m:r>
      </m:oMath>
      <w:del w:id="1143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donde </w:t>
      </w:r>
      <w:ins w:id="1144" w:author="Josué" w:date="2015-06-19T14:59:00Z">
        <w:r w:rsidR="00A6212B">
          <w:rPr>
            <w:rFonts w:ascii="Times New Roman" w:eastAsiaTheme="minorEastAsia" w:hAnsi="Times New Roman" w:cs="Times New Roman"/>
            <w:i/>
          </w:rPr>
          <w:t>x</w:t>
        </w:r>
      </w:ins>
      <w:del w:id="1145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</w:rPr>
            <m:t>x</m:t>
          </m:r>
        </m:oMath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 es </w:t>
      </w:r>
      <w:del w:id="1146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un </w:t>
      </w:r>
      <w:del w:id="1147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número </w:t>
      </w:r>
      <w:del w:id="1148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real. El </w:t>
      </w:r>
      <w:del w:id="1149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valor </w:t>
      </w:r>
      <w:del w:id="1150" w:author="Josué" w:date="2015-06-19T14:59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 </w:t>
      </w:r>
      <w:ins w:id="1151" w:author="Josué" w:date="2015-06-19T14:59:00Z">
        <w:r w:rsidR="00A6212B">
          <w:rPr>
            <w:rFonts w:ascii="Times New Roman" w:eastAsiaTheme="minorEastAsia" w:hAnsi="Times New Roman" w:cs="Times New Roman"/>
          </w:rPr>
          <w:t>sen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w:ins w:id="1152" w:author="Josué" w:date="2015-06-19T15:00:00Z">
        <w:r w:rsidR="00A6212B">
          <w:rPr>
            <w:rFonts w:ascii="Times New Roman" w:eastAsiaTheme="minorEastAsia" w:hAnsi="Times New Roman" w:cs="Times New Roman"/>
            <w:i/>
          </w:rPr>
          <w:t>x</w:t>
        </w:r>
      </w:ins>
      <m:oMath>
        <m:r>
          <w:del w:id="1153" w:author="Josué" w:date="2015-06-19T15:00:00Z">
            <w:rPr>
              <w:rFonts w:ascii="Cambria Math" w:eastAsiaTheme="minorEastAsia" w:hAnsi="Cambria Math" w:cs="Times New Roman"/>
            </w:rPr>
            <m:t>sen x</m:t>
          </w:del>
        </m:r>
      </m:oMath>
      <w:del w:id="1154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 corresponderá </w:t>
      </w:r>
      <w:del w:id="1155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al seno de </w:t>
      </w:r>
      <w:del w:id="1156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un </w:t>
      </w:r>
      <w:del w:id="1157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ángulo </w:t>
      </w:r>
      <w:del w:id="1158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de</w:t>
      </w:r>
      <w:ins w:id="1159" w:author="Josué" w:date="2015-06-19T15:00:00Z">
        <w:r w:rsidR="00A6212B">
          <w:rPr>
            <w:rFonts w:ascii="Times New Roman" w:eastAsiaTheme="minorEastAsia" w:hAnsi="Times New Roman" w:cs="Times New Roman"/>
          </w:rPr>
          <w:t xml:space="preserve"> </w:t>
        </w:r>
        <w:r w:rsidR="00A6212B">
          <w:rPr>
            <w:rFonts w:ascii="Times New Roman" w:eastAsiaTheme="minorEastAsia" w:hAnsi="Times New Roman" w:cs="Times New Roman"/>
            <w:i/>
          </w:rPr>
          <w:t>x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m:oMath>
        <m:r>
          <w:del w:id="1160" w:author="Josué" w:date="2015-06-19T15:00:00Z">
            <w:rPr>
              <w:rFonts w:ascii="Cambria Math" w:eastAsiaTheme="minorEastAsia" w:hAnsi="Cambria Math" w:cs="Times New Roman"/>
            </w:rPr>
            <m:t>x</m:t>
          </w:del>
        </m:r>
      </m:oMath>
      <w:del w:id="1161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</w:rPr>
        <w:t>radianes</w:t>
      </w:r>
      <w:ins w:id="1162" w:author="Josué" w:date="2015-06-19T15:00:00Z">
        <w:r w:rsidR="00A6212B">
          <w:rPr>
            <w:rFonts w:ascii="Times New Roman" w:eastAsiaTheme="minorEastAsia" w:hAnsi="Times New Roman" w:cs="Times New Roman"/>
          </w:rPr>
          <w:t>,</w:t>
        </w:r>
      </w:ins>
      <w:del w:id="1163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 así mismo </w:t>
      </w:r>
      <w:del w:id="1164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1165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gráfica </w:t>
      </w:r>
      <w:del w:id="1166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 </w:t>
      </w:r>
      <w:del w:id="1167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r w:rsidRPr="009A7192">
        <w:rPr>
          <w:rFonts w:ascii="Times New Roman" w:eastAsiaTheme="minorEastAsia" w:hAnsi="Times New Roman" w:cs="Times New Roman"/>
        </w:rPr>
        <w:lastRenderedPageBreak/>
        <w:t xml:space="preserve">función </w:t>
      </w:r>
      <w:del w:id="1168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seno </w:t>
      </w:r>
      <w:del w:id="1169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está dada por </w:t>
      </w:r>
      <w:del w:id="1170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todos </w:t>
      </w:r>
      <w:del w:id="1171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los </w:t>
      </w:r>
      <w:del w:id="1172" w:author="Josué" w:date="2015-06-19T15:00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puntos </w:t>
      </w:r>
      <w:ins w:id="1173" w:author="Josué" w:date="2015-06-19T15:00:00Z">
        <w:r w:rsidR="00A6212B">
          <w:rPr>
            <w:rFonts w:ascii="Times New Roman" w:eastAsiaTheme="minorEastAsia" w:hAnsi="Times New Roman" w:cs="Times New Roman"/>
          </w:rPr>
          <w:t>(</w:t>
        </w:r>
        <w:r w:rsidR="00A6212B">
          <w:rPr>
            <w:rFonts w:ascii="Times New Roman" w:eastAsiaTheme="minorEastAsia" w:hAnsi="Times New Roman" w:cs="Times New Roman"/>
            <w:i/>
          </w:rPr>
          <w:t>x, y)</w:t>
        </w:r>
      </w:ins>
      <m:oMath>
        <m:r>
          <w:del w:id="1174" w:author="Josué" w:date="2015-06-19T15:01:00Z">
            <w:rPr>
              <w:rFonts w:ascii="Cambria Math" w:eastAsiaTheme="minorEastAsia" w:hAnsi="Cambria Math" w:cs="Times New Roman"/>
            </w:rPr>
            <m:t>(x,y)</m:t>
          </w:del>
        </m:r>
      </m:oMath>
      <w:del w:id="1175" w:author="Josué" w:date="2015-06-19T15:01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ins w:id="1176" w:author="Josué" w:date="2015-06-19T15:01:00Z">
        <w:r w:rsidR="00A6212B">
          <w:rPr>
            <w:rFonts w:ascii="Times New Roman" w:eastAsiaTheme="minorEastAsia" w:hAnsi="Times New Roman" w:cs="Times New Roman"/>
          </w:rPr>
          <w:t xml:space="preserve"> </w:t>
        </w:r>
      </w:ins>
      <w:r w:rsidRPr="009A7192">
        <w:rPr>
          <w:rFonts w:ascii="Times New Roman" w:eastAsiaTheme="minorEastAsia" w:hAnsi="Times New Roman" w:cs="Times New Roman"/>
        </w:rPr>
        <w:t xml:space="preserve">que </w:t>
      </w:r>
      <w:del w:id="1177" w:author="Josué" w:date="2015-06-19T15:01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satisfacen </w:t>
      </w:r>
      <w:del w:id="1178" w:author="Josué" w:date="2015-06-19T15:01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1179" w:author="Josué" w:date="2015-06-19T15:01:00Z">
        <w:r w:rsidRPr="009A7192" w:rsidDel="00A6212B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ecuación</w:t>
      </w:r>
      <w:ins w:id="1180" w:author="Josué" w:date="2015-06-19T15:01:00Z">
        <w:r w:rsidR="00A6212B">
          <w:rPr>
            <w:rFonts w:ascii="Times New Roman" w:eastAsiaTheme="minorEastAsia" w:hAnsi="Times New Roman" w:cs="Times New Roman"/>
          </w:rPr>
          <w:t xml:space="preserve"> </w:t>
        </w:r>
        <w:r w:rsidR="00A6212B" w:rsidRPr="00A6212B">
          <w:rPr>
            <w:rFonts w:ascii="Times New Roman" w:eastAsiaTheme="minorEastAsia" w:hAnsi="Times New Roman" w:cs="Times New Roman"/>
            <w:i/>
            <w:rPrChange w:id="1181" w:author="Josué" w:date="2015-06-19T15:01:00Z">
              <w:rPr>
                <w:rFonts w:ascii="Times New Roman" w:eastAsiaTheme="minorEastAsia" w:hAnsi="Times New Roman" w:cs="Times New Roman"/>
              </w:rPr>
            </w:rPrChange>
          </w:rPr>
          <w:t>y</w:t>
        </w:r>
        <w:r w:rsidR="00A6212B">
          <w:rPr>
            <w:rFonts w:ascii="Times New Roman" w:eastAsiaTheme="minorEastAsia" w:hAnsi="Times New Roman" w:cs="Times New Roman"/>
          </w:rPr>
          <w:t xml:space="preserve"> = sen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w:ins w:id="1182" w:author="Josué" w:date="2015-06-19T15:01:00Z">
        <w:r w:rsidR="00A6212B">
          <w:rPr>
            <w:rFonts w:ascii="Times New Roman" w:eastAsiaTheme="minorEastAsia" w:hAnsi="Times New Roman" w:cs="Times New Roman"/>
            <w:i/>
          </w:rPr>
          <w:t>x</w:t>
        </w:r>
      </w:ins>
      <m:oMath>
        <m:r>
          <w:del w:id="1183" w:author="Josué" w:date="2015-06-19T15:01:00Z">
            <w:rPr>
              <w:rFonts w:ascii="Cambria Math" w:eastAsiaTheme="minorEastAsia" w:hAnsi="Cambria Math" w:cs="Times New Roman"/>
            </w:rPr>
            <m:t>y=senx</m:t>
          </w:del>
        </m:r>
      </m:oMath>
      <w:del w:id="1184" w:author="Josué" w:date="2015-06-19T15:01:00Z">
        <w:r w:rsidRPr="009A7192" w:rsidDel="00A6212B">
          <w:rPr>
            <w:rFonts w:ascii="Times New Roman" w:eastAsiaTheme="minorEastAsia" w:hAnsi="Times New Roman" w:cs="Times New Roman"/>
          </w:rPr>
          <w:delText>,</w:delText>
        </w:r>
      </w:del>
      <w:r w:rsidRPr="009A7192">
        <w:rPr>
          <w:rFonts w:ascii="Times New Roman" w:eastAsiaTheme="minorEastAsia" w:hAnsi="Times New Roman" w:cs="Times New Roman"/>
        </w:rPr>
        <w:t xml:space="preserve"> tal </w:t>
      </w:r>
      <w:del w:id="1185" w:author="Josué" w:date="2015-06-19T15:01:00Z">
        <w:r w:rsidRPr="009A7192" w:rsidDel="004A2A0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como se muestra en la siguiente tabla</w:t>
      </w:r>
      <w:del w:id="1186" w:author="Josué" w:date="2015-06-19T15:01:00Z">
        <w:r w:rsidRPr="009A7192" w:rsidDel="004A2A0C">
          <w:rPr>
            <w:rFonts w:ascii="Times New Roman" w:eastAsiaTheme="minorEastAsia" w:hAnsi="Times New Roman" w:cs="Times New Roman"/>
          </w:rPr>
          <w:delText>.</w:delText>
        </w:r>
      </w:del>
      <w:ins w:id="1187" w:author="Josué" w:date="2015-06-19T15:01:00Z">
        <w:r w:rsidR="004A2A0C">
          <w:rPr>
            <w:rFonts w:ascii="Times New Roman" w:eastAsiaTheme="minorEastAsia" w:hAnsi="Times New Roman" w:cs="Times New Roman"/>
          </w:rPr>
          <w:t>:</w:t>
        </w:r>
      </w:ins>
    </w:p>
    <w:p w14:paraId="1B361AD0" w14:textId="77777777" w:rsidR="00F1652C" w:rsidRDefault="00F1652C" w:rsidP="009B0471">
      <w:pPr>
        <w:spacing w:after="0"/>
        <w:rPr>
          <w:ins w:id="1188" w:author="Josué" w:date="2015-06-19T15:02:00Z"/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7"/>
        <w:gridCol w:w="307"/>
        <w:gridCol w:w="446"/>
        <w:gridCol w:w="543"/>
        <w:gridCol w:w="543"/>
        <w:gridCol w:w="446"/>
        <w:gridCol w:w="574"/>
        <w:gridCol w:w="543"/>
        <w:gridCol w:w="536"/>
        <w:gridCol w:w="307"/>
        <w:gridCol w:w="536"/>
        <w:gridCol w:w="543"/>
        <w:gridCol w:w="543"/>
        <w:gridCol w:w="536"/>
        <w:gridCol w:w="543"/>
        <w:gridCol w:w="543"/>
        <w:gridCol w:w="625"/>
        <w:gridCol w:w="397"/>
      </w:tblGrid>
      <w:tr w:rsidR="00C852FF" w14:paraId="0C714B17" w14:textId="77777777" w:rsidTr="0079656C">
        <w:trPr>
          <w:ins w:id="1189" w:author="Josué" w:date="2015-06-19T15:04:00Z"/>
        </w:trPr>
        <w:tc>
          <w:tcPr>
            <w:tcW w:w="467" w:type="dxa"/>
          </w:tcPr>
          <w:p w14:paraId="7BD9849B" w14:textId="1922065D" w:rsidR="00C852FF" w:rsidRPr="00C852FF" w:rsidRDefault="00C852FF" w:rsidP="0079656C">
            <w:pPr>
              <w:tabs>
                <w:tab w:val="center" w:pos="4419"/>
              </w:tabs>
              <w:rPr>
                <w:ins w:id="1190" w:author="Josué" w:date="2015-06-19T15:04:00Z"/>
                <w:rFonts w:ascii="Times New Roman" w:hAnsi="Times New Roman" w:cs="Times New Roman"/>
                <w:i/>
                <w:noProof/>
                <w:lang w:val="es-ES" w:eastAsia="es-ES"/>
                <w:rPrChange w:id="1191" w:author="Josué" w:date="2015-06-19T15:05:00Z">
                  <w:rPr>
                    <w:ins w:id="1192" w:author="Josué" w:date="2015-06-19T15:04:00Z"/>
                    <w:rFonts w:ascii="Times New Roman" w:hAnsi="Times New Roman" w:cs="Times New Roman"/>
                    <w:noProof/>
                    <w:lang w:val="es-ES" w:eastAsia="es-ES"/>
                  </w:rPr>
                </w:rPrChange>
              </w:rPr>
            </w:pPr>
            <w:ins w:id="1193" w:author="Josué" w:date="2015-06-19T15:05:00Z">
              <w:r>
                <w:rPr>
                  <w:rFonts w:ascii="Times New Roman" w:hAnsi="Times New Roman" w:cs="Times New Roman"/>
                  <w:i/>
                  <w:noProof/>
                  <w:lang w:val="es-ES" w:eastAsia="es-ES"/>
                </w:rPr>
                <w:t>x</w:t>
              </w:r>
            </w:ins>
          </w:p>
        </w:tc>
        <w:tc>
          <w:tcPr>
            <w:tcW w:w="309" w:type="dxa"/>
          </w:tcPr>
          <w:p w14:paraId="62C11BA1" w14:textId="77777777" w:rsidR="00C852FF" w:rsidRDefault="00C852FF" w:rsidP="0079656C">
            <w:pPr>
              <w:tabs>
                <w:tab w:val="center" w:pos="4419"/>
              </w:tabs>
              <w:rPr>
                <w:ins w:id="1194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195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457" w:type="dxa"/>
          </w:tcPr>
          <w:p w14:paraId="254DC9EE" w14:textId="77777777" w:rsidR="00C852FF" w:rsidRDefault="00C852FF" w:rsidP="0079656C">
            <w:pPr>
              <w:tabs>
                <w:tab w:val="center" w:pos="4419"/>
              </w:tabs>
              <w:rPr>
                <w:ins w:id="1196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197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π/6</w:t>
              </w:r>
            </w:ins>
          </w:p>
        </w:tc>
        <w:tc>
          <w:tcPr>
            <w:tcW w:w="560" w:type="dxa"/>
          </w:tcPr>
          <w:p w14:paraId="34486C27" w14:textId="77777777" w:rsidR="00C852FF" w:rsidRDefault="00C852FF" w:rsidP="0079656C">
            <w:pPr>
              <w:tabs>
                <w:tab w:val="center" w:pos="4419"/>
              </w:tabs>
              <w:rPr>
                <w:ins w:id="1198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199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π/4</w:t>
              </w:r>
            </w:ins>
          </w:p>
        </w:tc>
        <w:tc>
          <w:tcPr>
            <w:tcW w:w="561" w:type="dxa"/>
          </w:tcPr>
          <w:p w14:paraId="5969F2F3" w14:textId="77777777" w:rsidR="00C852FF" w:rsidRDefault="00C852FF" w:rsidP="0079656C">
            <w:pPr>
              <w:tabs>
                <w:tab w:val="center" w:pos="4419"/>
              </w:tabs>
              <w:rPr>
                <w:ins w:id="1200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01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π/3</w:t>
              </w:r>
            </w:ins>
          </w:p>
        </w:tc>
        <w:tc>
          <w:tcPr>
            <w:tcW w:w="310" w:type="dxa"/>
          </w:tcPr>
          <w:p w14:paraId="509A4BDD" w14:textId="77777777" w:rsidR="00C852FF" w:rsidRDefault="00C852FF" w:rsidP="0079656C">
            <w:pPr>
              <w:tabs>
                <w:tab w:val="center" w:pos="4419"/>
              </w:tabs>
              <w:rPr>
                <w:ins w:id="1202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03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π/2</w:t>
              </w:r>
            </w:ins>
          </w:p>
        </w:tc>
        <w:tc>
          <w:tcPr>
            <w:tcW w:w="561" w:type="dxa"/>
          </w:tcPr>
          <w:p w14:paraId="4A5D333A" w14:textId="77777777" w:rsidR="00C852FF" w:rsidRDefault="00C852FF" w:rsidP="0079656C">
            <w:pPr>
              <w:tabs>
                <w:tab w:val="center" w:pos="4419"/>
              </w:tabs>
              <w:rPr>
                <w:ins w:id="1204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05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2Π/3</w:t>
              </w:r>
            </w:ins>
          </w:p>
        </w:tc>
        <w:tc>
          <w:tcPr>
            <w:tcW w:w="561" w:type="dxa"/>
          </w:tcPr>
          <w:p w14:paraId="74831F05" w14:textId="77777777" w:rsidR="00C852FF" w:rsidRDefault="00C852FF" w:rsidP="0079656C">
            <w:pPr>
              <w:tabs>
                <w:tab w:val="center" w:pos="4419"/>
              </w:tabs>
              <w:rPr>
                <w:ins w:id="1206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07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3π/4</w:t>
              </w:r>
            </w:ins>
          </w:p>
        </w:tc>
        <w:tc>
          <w:tcPr>
            <w:tcW w:w="553" w:type="dxa"/>
          </w:tcPr>
          <w:p w14:paraId="6549F2AF" w14:textId="77777777" w:rsidR="00C852FF" w:rsidRDefault="00C852FF" w:rsidP="0079656C">
            <w:pPr>
              <w:tabs>
                <w:tab w:val="center" w:pos="4419"/>
              </w:tabs>
              <w:rPr>
                <w:ins w:id="1208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09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5π/6</w:t>
              </w:r>
            </w:ins>
          </w:p>
        </w:tc>
        <w:tc>
          <w:tcPr>
            <w:tcW w:w="312" w:type="dxa"/>
          </w:tcPr>
          <w:p w14:paraId="60F004C1" w14:textId="77777777" w:rsidR="00C852FF" w:rsidRDefault="00C852FF" w:rsidP="0079656C">
            <w:pPr>
              <w:tabs>
                <w:tab w:val="center" w:pos="4419"/>
              </w:tabs>
              <w:rPr>
                <w:ins w:id="1210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11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π</w:t>
              </w:r>
            </w:ins>
          </w:p>
        </w:tc>
        <w:tc>
          <w:tcPr>
            <w:tcW w:w="553" w:type="dxa"/>
          </w:tcPr>
          <w:p w14:paraId="72F35081" w14:textId="77777777" w:rsidR="00C852FF" w:rsidRDefault="00C852FF" w:rsidP="0079656C">
            <w:pPr>
              <w:tabs>
                <w:tab w:val="center" w:pos="4419"/>
              </w:tabs>
              <w:rPr>
                <w:ins w:id="1212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13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7π/6</w:t>
              </w:r>
            </w:ins>
          </w:p>
        </w:tc>
        <w:tc>
          <w:tcPr>
            <w:tcW w:w="561" w:type="dxa"/>
          </w:tcPr>
          <w:p w14:paraId="7B645062" w14:textId="77777777" w:rsidR="00C852FF" w:rsidRDefault="00C852FF" w:rsidP="0079656C">
            <w:pPr>
              <w:tabs>
                <w:tab w:val="center" w:pos="4419"/>
              </w:tabs>
              <w:rPr>
                <w:ins w:id="1214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15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5π/4</w:t>
              </w:r>
            </w:ins>
          </w:p>
        </w:tc>
        <w:tc>
          <w:tcPr>
            <w:tcW w:w="561" w:type="dxa"/>
          </w:tcPr>
          <w:p w14:paraId="526CB29E" w14:textId="77777777" w:rsidR="00C852FF" w:rsidRDefault="00C852FF" w:rsidP="0079656C">
            <w:pPr>
              <w:tabs>
                <w:tab w:val="center" w:pos="4419"/>
              </w:tabs>
              <w:rPr>
                <w:ins w:id="1216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17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4π/3</w:t>
              </w:r>
            </w:ins>
          </w:p>
        </w:tc>
        <w:tc>
          <w:tcPr>
            <w:tcW w:w="553" w:type="dxa"/>
          </w:tcPr>
          <w:p w14:paraId="2F0D2A58" w14:textId="77777777" w:rsidR="00C852FF" w:rsidRDefault="00C852FF" w:rsidP="0079656C">
            <w:pPr>
              <w:tabs>
                <w:tab w:val="center" w:pos="4419"/>
              </w:tabs>
              <w:rPr>
                <w:ins w:id="1218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19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3π/2</w:t>
              </w:r>
            </w:ins>
          </w:p>
        </w:tc>
        <w:tc>
          <w:tcPr>
            <w:tcW w:w="561" w:type="dxa"/>
          </w:tcPr>
          <w:p w14:paraId="271E4EBB" w14:textId="77777777" w:rsidR="00C852FF" w:rsidRDefault="00C852FF" w:rsidP="0079656C">
            <w:pPr>
              <w:tabs>
                <w:tab w:val="center" w:pos="4419"/>
              </w:tabs>
              <w:rPr>
                <w:ins w:id="1220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21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5π/3</w:t>
              </w:r>
            </w:ins>
          </w:p>
        </w:tc>
        <w:tc>
          <w:tcPr>
            <w:tcW w:w="561" w:type="dxa"/>
          </w:tcPr>
          <w:p w14:paraId="50BF30D4" w14:textId="77777777" w:rsidR="00C852FF" w:rsidRDefault="00C852FF" w:rsidP="0079656C">
            <w:pPr>
              <w:tabs>
                <w:tab w:val="center" w:pos="4419"/>
              </w:tabs>
              <w:rPr>
                <w:ins w:id="1222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23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7π/4</w:t>
              </w:r>
            </w:ins>
          </w:p>
        </w:tc>
        <w:tc>
          <w:tcPr>
            <w:tcW w:w="647" w:type="dxa"/>
          </w:tcPr>
          <w:p w14:paraId="51C10723" w14:textId="77777777" w:rsidR="00C852FF" w:rsidRDefault="00C852FF" w:rsidP="0079656C">
            <w:pPr>
              <w:tabs>
                <w:tab w:val="center" w:pos="4419"/>
              </w:tabs>
              <w:rPr>
                <w:ins w:id="1224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25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11π/6</w:t>
              </w:r>
            </w:ins>
          </w:p>
        </w:tc>
        <w:tc>
          <w:tcPr>
            <w:tcW w:w="406" w:type="dxa"/>
          </w:tcPr>
          <w:p w14:paraId="753BA68C" w14:textId="77777777" w:rsidR="00C852FF" w:rsidRDefault="00C852FF" w:rsidP="0079656C">
            <w:pPr>
              <w:tabs>
                <w:tab w:val="center" w:pos="4419"/>
              </w:tabs>
              <w:rPr>
                <w:ins w:id="1226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27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2π</w:t>
              </w:r>
            </w:ins>
          </w:p>
        </w:tc>
      </w:tr>
      <w:tr w:rsidR="00C852FF" w14:paraId="37E00F40" w14:textId="77777777" w:rsidTr="0079656C">
        <w:trPr>
          <w:ins w:id="1228" w:author="Josué" w:date="2015-06-19T15:04:00Z"/>
        </w:trPr>
        <w:tc>
          <w:tcPr>
            <w:tcW w:w="467" w:type="dxa"/>
          </w:tcPr>
          <w:p w14:paraId="715A5924" w14:textId="062BF9FE" w:rsidR="00C852FF" w:rsidRPr="00C852FF" w:rsidRDefault="00C852FF" w:rsidP="0079656C">
            <w:pPr>
              <w:tabs>
                <w:tab w:val="center" w:pos="4419"/>
              </w:tabs>
              <w:rPr>
                <w:ins w:id="1229" w:author="Josué" w:date="2015-06-19T15:04:00Z"/>
                <w:rFonts w:ascii="Times New Roman" w:hAnsi="Times New Roman" w:cs="Times New Roman"/>
                <w:i/>
                <w:noProof/>
                <w:lang w:val="es-ES" w:eastAsia="es-ES"/>
                <w:rPrChange w:id="1230" w:author="Josué" w:date="2015-06-19T15:05:00Z">
                  <w:rPr>
                    <w:ins w:id="1231" w:author="Josué" w:date="2015-06-19T15:04:00Z"/>
                    <w:rFonts w:ascii="Times New Roman" w:hAnsi="Times New Roman" w:cs="Times New Roman"/>
                    <w:noProof/>
                    <w:lang w:val="es-ES" w:eastAsia="es-ES"/>
                  </w:rPr>
                </w:rPrChange>
              </w:rPr>
            </w:pPr>
            <w:ins w:id="1232" w:author="Josué" w:date="2015-06-19T15:05:00Z">
              <w:r>
                <w:rPr>
                  <w:rFonts w:ascii="Times New Roman" w:hAnsi="Times New Roman" w:cs="Times New Roman"/>
                  <w:i/>
                  <w:noProof/>
                  <w:lang w:val="es-ES" w:eastAsia="es-ES"/>
                </w:rPr>
                <w:t>Y</w:t>
              </w:r>
            </w:ins>
          </w:p>
        </w:tc>
        <w:tc>
          <w:tcPr>
            <w:tcW w:w="309" w:type="dxa"/>
          </w:tcPr>
          <w:p w14:paraId="321AA53A" w14:textId="77777777" w:rsidR="00C852FF" w:rsidRDefault="00C852FF" w:rsidP="0079656C">
            <w:pPr>
              <w:tabs>
                <w:tab w:val="center" w:pos="4419"/>
              </w:tabs>
              <w:rPr>
                <w:ins w:id="1233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34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457" w:type="dxa"/>
          </w:tcPr>
          <w:p w14:paraId="43417252" w14:textId="77777777" w:rsidR="00C852FF" w:rsidRDefault="00C852FF" w:rsidP="0079656C">
            <w:pPr>
              <w:tabs>
                <w:tab w:val="center" w:pos="4419"/>
              </w:tabs>
              <w:rPr>
                <w:ins w:id="1235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36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1/2</w:t>
              </w:r>
            </w:ins>
          </w:p>
        </w:tc>
        <w:tc>
          <w:tcPr>
            <w:tcW w:w="560" w:type="dxa"/>
          </w:tcPr>
          <w:p w14:paraId="40CB7BDF" w14:textId="77777777" w:rsidR="00C852FF" w:rsidRDefault="00C852FF" w:rsidP="0079656C">
            <w:pPr>
              <w:tabs>
                <w:tab w:val="center" w:pos="4419"/>
              </w:tabs>
              <w:rPr>
                <w:ins w:id="1237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38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√2/2</w:t>
              </w:r>
            </w:ins>
          </w:p>
        </w:tc>
        <w:tc>
          <w:tcPr>
            <w:tcW w:w="561" w:type="dxa"/>
          </w:tcPr>
          <w:p w14:paraId="595BE9CF" w14:textId="77777777" w:rsidR="00C852FF" w:rsidRDefault="00C852FF" w:rsidP="0079656C">
            <w:pPr>
              <w:tabs>
                <w:tab w:val="center" w:pos="4419"/>
              </w:tabs>
              <w:rPr>
                <w:ins w:id="1239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40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310" w:type="dxa"/>
          </w:tcPr>
          <w:p w14:paraId="36259533" w14:textId="77777777" w:rsidR="00C852FF" w:rsidRDefault="00C852FF" w:rsidP="0079656C">
            <w:pPr>
              <w:tabs>
                <w:tab w:val="center" w:pos="4419"/>
              </w:tabs>
              <w:rPr>
                <w:ins w:id="1241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42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</w:t>
              </w:r>
            </w:ins>
          </w:p>
        </w:tc>
        <w:tc>
          <w:tcPr>
            <w:tcW w:w="561" w:type="dxa"/>
          </w:tcPr>
          <w:p w14:paraId="5AD987B0" w14:textId="77777777" w:rsidR="00C852FF" w:rsidRDefault="00C852FF" w:rsidP="0079656C">
            <w:pPr>
              <w:tabs>
                <w:tab w:val="center" w:pos="4419"/>
              </w:tabs>
              <w:rPr>
                <w:ins w:id="1243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44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√3/2</w:t>
              </w:r>
            </w:ins>
          </w:p>
        </w:tc>
        <w:tc>
          <w:tcPr>
            <w:tcW w:w="561" w:type="dxa"/>
          </w:tcPr>
          <w:p w14:paraId="663753AF" w14:textId="77777777" w:rsidR="00C852FF" w:rsidRDefault="00C852FF" w:rsidP="0079656C">
            <w:pPr>
              <w:tabs>
                <w:tab w:val="center" w:pos="4419"/>
              </w:tabs>
              <w:rPr>
                <w:ins w:id="1245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46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√2/2</w:t>
              </w:r>
            </w:ins>
          </w:p>
        </w:tc>
        <w:tc>
          <w:tcPr>
            <w:tcW w:w="553" w:type="dxa"/>
          </w:tcPr>
          <w:p w14:paraId="73925E3A" w14:textId="77777777" w:rsidR="00C852FF" w:rsidRDefault="00C852FF" w:rsidP="0079656C">
            <w:pPr>
              <w:tabs>
                <w:tab w:val="center" w:pos="4419"/>
              </w:tabs>
              <w:rPr>
                <w:ins w:id="1247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48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1/2</w:t>
              </w:r>
            </w:ins>
          </w:p>
        </w:tc>
        <w:tc>
          <w:tcPr>
            <w:tcW w:w="312" w:type="dxa"/>
          </w:tcPr>
          <w:p w14:paraId="5135C85C" w14:textId="77777777" w:rsidR="00C852FF" w:rsidRDefault="00C852FF" w:rsidP="0079656C">
            <w:pPr>
              <w:tabs>
                <w:tab w:val="center" w:pos="4419"/>
              </w:tabs>
              <w:rPr>
                <w:ins w:id="1249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50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  <w:tc>
          <w:tcPr>
            <w:tcW w:w="553" w:type="dxa"/>
          </w:tcPr>
          <w:p w14:paraId="175463D7" w14:textId="77777777" w:rsidR="00C852FF" w:rsidRDefault="00C852FF" w:rsidP="0079656C">
            <w:pPr>
              <w:tabs>
                <w:tab w:val="center" w:pos="4419"/>
              </w:tabs>
              <w:rPr>
                <w:ins w:id="1251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52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-1/2</w:t>
              </w:r>
            </w:ins>
          </w:p>
        </w:tc>
        <w:tc>
          <w:tcPr>
            <w:tcW w:w="561" w:type="dxa"/>
          </w:tcPr>
          <w:p w14:paraId="1B86F098" w14:textId="77777777" w:rsidR="00C852FF" w:rsidRDefault="00C852FF" w:rsidP="0079656C">
            <w:pPr>
              <w:tabs>
                <w:tab w:val="center" w:pos="4419"/>
              </w:tabs>
              <w:rPr>
                <w:ins w:id="1253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54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-√2/2</w:t>
              </w:r>
            </w:ins>
          </w:p>
        </w:tc>
        <w:tc>
          <w:tcPr>
            <w:tcW w:w="561" w:type="dxa"/>
          </w:tcPr>
          <w:p w14:paraId="22C8C79E" w14:textId="77777777" w:rsidR="00C852FF" w:rsidRDefault="00C852FF" w:rsidP="0079656C">
            <w:pPr>
              <w:tabs>
                <w:tab w:val="center" w:pos="4419"/>
              </w:tabs>
              <w:rPr>
                <w:ins w:id="1255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56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-√3/2</w:t>
              </w:r>
            </w:ins>
          </w:p>
        </w:tc>
        <w:tc>
          <w:tcPr>
            <w:tcW w:w="553" w:type="dxa"/>
          </w:tcPr>
          <w:p w14:paraId="0B9ECE6B" w14:textId="77777777" w:rsidR="00C852FF" w:rsidRDefault="00C852FF" w:rsidP="0079656C">
            <w:pPr>
              <w:tabs>
                <w:tab w:val="center" w:pos="4419"/>
              </w:tabs>
              <w:rPr>
                <w:ins w:id="1257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58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</w:t>
              </w:r>
            </w:ins>
          </w:p>
        </w:tc>
        <w:tc>
          <w:tcPr>
            <w:tcW w:w="561" w:type="dxa"/>
          </w:tcPr>
          <w:p w14:paraId="6661A66D" w14:textId="77777777" w:rsidR="00C852FF" w:rsidRDefault="00C852FF" w:rsidP="0079656C">
            <w:pPr>
              <w:tabs>
                <w:tab w:val="center" w:pos="4419"/>
              </w:tabs>
              <w:rPr>
                <w:ins w:id="1259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60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-√3/2</w:t>
              </w:r>
            </w:ins>
          </w:p>
        </w:tc>
        <w:tc>
          <w:tcPr>
            <w:tcW w:w="561" w:type="dxa"/>
          </w:tcPr>
          <w:p w14:paraId="4B3A8F58" w14:textId="77777777" w:rsidR="00C852FF" w:rsidRDefault="00C852FF" w:rsidP="0079656C">
            <w:pPr>
              <w:tabs>
                <w:tab w:val="center" w:pos="4419"/>
              </w:tabs>
              <w:rPr>
                <w:ins w:id="1261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62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-√2/2</w:t>
              </w:r>
            </w:ins>
          </w:p>
        </w:tc>
        <w:tc>
          <w:tcPr>
            <w:tcW w:w="647" w:type="dxa"/>
          </w:tcPr>
          <w:p w14:paraId="209A0474" w14:textId="77777777" w:rsidR="00C852FF" w:rsidRDefault="00C852FF" w:rsidP="0079656C">
            <w:pPr>
              <w:tabs>
                <w:tab w:val="center" w:pos="4419"/>
              </w:tabs>
              <w:rPr>
                <w:ins w:id="1263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64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-1/2</w:t>
              </w:r>
            </w:ins>
          </w:p>
        </w:tc>
        <w:tc>
          <w:tcPr>
            <w:tcW w:w="406" w:type="dxa"/>
          </w:tcPr>
          <w:p w14:paraId="4FA995AE" w14:textId="77777777" w:rsidR="00C852FF" w:rsidRDefault="00C852FF" w:rsidP="0079656C">
            <w:pPr>
              <w:tabs>
                <w:tab w:val="center" w:pos="4419"/>
              </w:tabs>
              <w:rPr>
                <w:ins w:id="1265" w:author="Josué" w:date="2015-06-19T15:04:00Z"/>
                <w:rFonts w:ascii="Times New Roman" w:hAnsi="Times New Roman" w:cs="Times New Roman"/>
                <w:noProof/>
                <w:lang w:val="es-ES" w:eastAsia="es-ES"/>
              </w:rPr>
            </w:pPr>
            <w:ins w:id="1266" w:author="Josué" w:date="2015-06-19T15:04:00Z">
              <w:r>
                <w:rPr>
                  <w:rFonts w:ascii="Times New Roman" w:hAnsi="Times New Roman" w:cs="Times New Roman"/>
                  <w:noProof/>
                  <w:lang w:val="es-ES" w:eastAsia="es-ES"/>
                </w:rPr>
                <w:t>0</w:t>
              </w:r>
            </w:ins>
          </w:p>
        </w:tc>
      </w:tr>
    </w:tbl>
    <w:p w14:paraId="05AF5F94" w14:textId="77777777" w:rsidR="00F1652C" w:rsidRDefault="00F1652C" w:rsidP="009B0471">
      <w:pPr>
        <w:spacing w:after="0"/>
        <w:rPr>
          <w:ins w:id="1267" w:author="Josué" w:date="2015-06-19T15:02:00Z"/>
          <w:rFonts w:ascii="Times New Roman" w:eastAsiaTheme="minorEastAsia" w:hAnsi="Times New Roman" w:cs="Times New Roman"/>
        </w:rPr>
      </w:pPr>
    </w:p>
    <w:p w14:paraId="72CD94B6" w14:textId="37351A84" w:rsidR="00F1652C" w:rsidRPr="009A7192" w:rsidDel="00C852FF" w:rsidRDefault="00F1652C" w:rsidP="009B0471">
      <w:pPr>
        <w:spacing w:after="0"/>
        <w:rPr>
          <w:del w:id="1268" w:author="Josué" w:date="2015-06-19T15:05:00Z"/>
          <w:rFonts w:ascii="Times New Roman" w:hAnsi="Times New Roman" w:cs="Times New Roman"/>
          <w:highlight w:val="yellow"/>
        </w:rPr>
      </w:pPr>
    </w:p>
    <w:p w14:paraId="1D2C34EF" w14:textId="0B470110" w:rsidR="009B0471" w:rsidRPr="009A7192" w:rsidDel="00C852FF" w:rsidRDefault="009B0471" w:rsidP="00314B36">
      <w:pPr>
        <w:tabs>
          <w:tab w:val="center" w:pos="4419"/>
        </w:tabs>
        <w:spacing w:after="0"/>
        <w:rPr>
          <w:del w:id="1269" w:author="Josué" w:date="2015-06-19T15:05:00Z"/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"/>
        <w:gridCol w:w="339"/>
        <w:gridCol w:w="356"/>
        <w:gridCol w:w="471"/>
        <w:gridCol w:w="471"/>
        <w:gridCol w:w="355"/>
        <w:gridCol w:w="477"/>
        <w:gridCol w:w="477"/>
        <w:gridCol w:w="477"/>
        <w:gridCol w:w="355"/>
        <w:gridCol w:w="523"/>
        <w:gridCol w:w="656"/>
        <w:gridCol w:w="656"/>
        <w:gridCol w:w="489"/>
        <w:gridCol w:w="656"/>
        <w:gridCol w:w="656"/>
        <w:gridCol w:w="598"/>
        <w:gridCol w:w="477"/>
      </w:tblGrid>
      <w:tr w:rsidR="009B0471" w:rsidRPr="009A7192" w:rsidDel="00C852FF" w14:paraId="1EC36B48" w14:textId="2B5322AA" w:rsidTr="006C342C">
        <w:trPr>
          <w:del w:id="1270" w:author="Josué" w:date="2015-06-19T15:05:00Z"/>
        </w:trPr>
        <w:tc>
          <w:tcPr>
            <w:tcW w:w="658" w:type="dxa"/>
          </w:tcPr>
          <w:p w14:paraId="2D787B7F" w14:textId="6EA34551" w:rsidR="009B0471" w:rsidRPr="009A7192" w:rsidDel="00C852FF" w:rsidRDefault="009B0471" w:rsidP="009B0471">
            <w:pPr>
              <w:tabs>
                <w:tab w:val="center" w:pos="4419"/>
              </w:tabs>
              <w:rPr>
                <w:del w:id="1271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272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x</m:t>
                  </w:del>
                </m:r>
              </m:oMath>
            </m:oMathPara>
          </w:p>
        </w:tc>
        <w:tc>
          <w:tcPr>
            <w:tcW w:w="336" w:type="dxa"/>
            <w:tcBorders>
              <w:right w:val="single" w:sz="4" w:space="0" w:color="auto"/>
            </w:tcBorders>
          </w:tcPr>
          <w:p w14:paraId="022678B4" w14:textId="10A9611A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27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274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352" w:type="dxa"/>
            <w:tcBorders>
              <w:left w:val="single" w:sz="4" w:space="0" w:color="auto"/>
            </w:tcBorders>
          </w:tcPr>
          <w:p w14:paraId="18F14265" w14:textId="1C55303B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275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276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27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278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6</m:t>
                      </w:del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right w:val="single" w:sz="4" w:space="0" w:color="auto"/>
            </w:tcBorders>
          </w:tcPr>
          <w:p w14:paraId="7A8CEE96" w14:textId="4C98B4DF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279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280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281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282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left w:val="single" w:sz="4" w:space="0" w:color="auto"/>
            </w:tcBorders>
          </w:tcPr>
          <w:p w14:paraId="0BA9F5CB" w14:textId="2401CDD4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28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284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285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286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1247259F" w14:textId="5342F7E8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287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288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289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29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4E7AF311" w14:textId="39E06383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291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292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293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  <m:r>
                      <w:del w:id="1294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295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right w:val="single" w:sz="4" w:space="0" w:color="auto"/>
            </w:tcBorders>
          </w:tcPr>
          <w:p w14:paraId="5DCBB6C1" w14:textId="5B43AAB8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296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297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298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  <m:r>
                      <w:del w:id="1299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0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6B2EF34F" w14:textId="1D28EC69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01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02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03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5</m:t>
                      </w:del>
                    </m:r>
                    <m:r>
                      <w:del w:id="1304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05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6</m:t>
                      </w:del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03391ECE" w14:textId="5C6183A8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06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07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π</m:t>
                  </w:del>
                </m:r>
              </m:oMath>
            </m:oMathPara>
          </w:p>
        </w:tc>
        <w:tc>
          <w:tcPr>
            <w:tcW w:w="517" w:type="dxa"/>
            <w:tcBorders>
              <w:left w:val="single" w:sz="4" w:space="0" w:color="auto"/>
            </w:tcBorders>
          </w:tcPr>
          <w:p w14:paraId="415F771D" w14:textId="4C71E010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08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09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1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7</m:t>
                      </w:del>
                    </m:r>
                    <m:r>
                      <w:del w:id="1311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12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6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066968CF" w14:textId="3475E993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1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14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15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5</m:t>
                      </w:del>
                    </m:r>
                    <m:r>
                      <w:del w:id="1316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1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4E68C71" w14:textId="5262EFD3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18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19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2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  <m:r>
                      <w:del w:id="1321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22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484" w:type="dxa"/>
            <w:tcBorders>
              <w:right w:val="single" w:sz="4" w:space="0" w:color="auto"/>
            </w:tcBorders>
          </w:tcPr>
          <w:p w14:paraId="6BA68A37" w14:textId="3EDDEF03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2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24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25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  <m:r>
                      <w:del w:id="1326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2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F113E8A" w14:textId="42DA37BE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28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29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3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5</m:t>
                      </w:del>
                    </m:r>
                    <m:r>
                      <w:del w:id="1331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32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039916D1" w14:textId="78E95666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3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34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35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7</m:t>
                      </w:del>
                    </m:r>
                    <m:r>
                      <w:del w:id="1336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3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4</m:t>
                      </w:del>
                    </m:r>
                  </m:den>
                </m:f>
              </m:oMath>
            </m:oMathPara>
          </w:p>
        </w:tc>
        <w:tc>
          <w:tcPr>
            <w:tcW w:w="591" w:type="dxa"/>
            <w:tcBorders>
              <w:right w:val="single" w:sz="4" w:space="0" w:color="auto"/>
            </w:tcBorders>
          </w:tcPr>
          <w:p w14:paraId="230D0BF2" w14:textId="1CEC5F88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38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39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4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11</m:t>
                      </w:del>
                    </m:r>
                    <m:r>
                      <w:del w:id="1341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π</m:t>
                      </w:del>
                    </m:r>
                  </m:num>
                  <m:den>
                    <m:r>
                      <w:del w:id="1342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6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46900959" w14:textId="77F5C9FF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4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44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2</m:t>
                  </w:del>
                </m:r>
                <m:r>
                  <w:del w:id="1345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π</m:t>
                  </w:del>
                </m:r>
              </m:oMath>
            </m:oMathPara>
          </w:p>
        </w:tc>
      </w:tr>
      <w:tr w:rsidR="009B0471" w:rsidRPr="009A7192" w:rsidDel="00C852FF" w14:paraId="6B5B96F2" w14:textId="434E8AF1" w:rsidTr="006C342C">
        <w:trPr>
          <w:del w:id="1346" w:author="Josué" w:date="2015-06-19T15:05:00Z"/>
        </w:trPr>
        <w:tc>
          <w:tcPr>
            <w:tcW w:w="658" w:type="dxa"/>
          </w:tcPr>
          <w:p w14:paraId="49F77BBA" w14:textId="695D284A" w:rsidR="009B0471" w:rsidRPr="009A7192" w:rsidDel="00C852FF" w:rsidRDefault="009B0471" w:rsidP="009B0471">
            <w:pPr>
              <w:tabs>
                <w:tab w:val="center" w:pos="4419"/>
              </w:tabs>
              <w:rPr>
                <w:del w:id="1347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48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y</m:t>
                  </w:del>
                </m:r>
              </m:oMath>
            </m:oMathPara>
          </w:p>
        </w:tc>
        <w:tc>
          <w:tcPr>
            <w:tcW w:w="336" w:type="dxa"/>
            <w:tcBorders>
              <w:right w:val="single" w:sz="4" w:space="0" w:color="auto"/>
            </w:tcBorders>
          </w:tcPr>
          <w:p w14:paraId="36526EDB" w14:textId="5AED4E72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49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50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352" w:type="dxa"/>
            <w:tcBorders>
              <w:left w:val="single" w:sz="4" w:space="0" w:color="auto"/>
            </w:tcBorders>
          </w:tcPr>
          <w:p w14:paraId="13738AB3" w14:textId="0CB2E56F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51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52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53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354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right w:val="single" w:sz="4" w:space="0" w:color="auto"/>
            </w:tcBorders>
          </w:tcPr>
          <w:p w14:paraId="529C9EE9" w14:textId="60296BE9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55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56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357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358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359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left w:val="single" w:sz="4" w:space="0" w:color="auto"/>
            </w:tcBorders>
          </w:tcPr>
          <w:p w14:paraId="5D893F16" w14:textId="451BDFD3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60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61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362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363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364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75462527" w14:textId="596680E3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65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w:del w:id="1366" w:author="Josué" w:date="2015-06-19T15:05:00Z">
              <w:r w:rsidRPr="009A7192" w:rsidDel="00C852FF">
                <w:rPr>
                  <w:rFonts w:ascii="Times New Roman" w:hAnsi="Times New Roman" w:cs="Times New Roman"/>
                  <w:b/>
                  <w:noProof/>
                  <w:sz w:val="24"/>
                  <w:szCs w:val="24"/>
                  <w:lang w:val="es-ES" w:eastAsia="es-ES"/>
                </w:rPr>
                <w:delText>1</w:delText>
              </w:r>
            </w:del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1F0C342B" w14:textId="3F36F36E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67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68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369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370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371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right w:val="single" w:sz="4" w:space="0" w:color="auto"/>
            </w:tcBorders>
          </w:tcPr>
          <w:p w14:paraId="323A17C9" w14:textId="64B41BF1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72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73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374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375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376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79AF3C67" w14:textId="3B3BCB98" w:rsidR="009B0471" w:rsidRPr="009A7192" w:rsidDel="00C852FF" w:rsidRDefault="00086586" w:rsidP="006C342C">
            <w:pPr>
              <w:tabs>
                <w:tab w:val="center" w:pos="4419"/>
              </w:tabs>
              <w:rPr>
                <w:del w:id="1377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f>
                  <m:fPr>
                    <m:ctrlPr>
                      <w:del w:id="1378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79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380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52AD3912" w14:textId="5956CF0D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81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82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  <w:tc>
          <w:tcPr>
            <w:tcW w:w="517" w:type="dxa"/>
            <w:tcBorders>
              <w:left w:val="single" w:sz="4" w:space="0" w:color="auto"/>
            </w:tcBorders>
          </w:tcPr>
          <w:p w14:paraId="5A7358E7" w14:textId="301CB2D8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83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84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385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386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38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16268F4E" w14:textId="6C8FCDE3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88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89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390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391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392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393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05460B3" w14:textId="41E50E2C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394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395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396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397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398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399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3</m:t>
                      </w:del>
                    </m:r>
                  </m:den>
                </m:f>
              </m:oMath>
            </m:oMathPara>
          </w:p>
        </w:tc>
        <w:tc>
          <w:tcPr>
            <w:tcW w:w="484" w:type="dxa"/>
            <w:tcBorders>
              <w:right w:val="single" w:sz="4" w:space="0" w:color="auto"/>
            </w:tcBorders>
          </w:tcPr>
          <w:p w14:paraId="200EAA2A" w14:textId="2B6497F7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400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401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-1</m:t>
                  </w:del>
                </m:r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DA2DFC0" w14:textId="647F6B5F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402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403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404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405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406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3</m:t>
                          </w:del>
                        </m:r>
                      </m:e>
                    </m:rad>
                  </m:num>
                  <m:den>
                    <m:r>
                      <w:del w:id="140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1C6EC86E" w14:textId="0DA1F134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408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409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410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ad>
                      <m:radPr>
                        <m:degHide m:val="1"/>
                        <m:ctrlPr>
                          <w:del w:id="1411" w:author="Josué" w:date="2015-06-19T15:05:00Z">
                            <w:rPr>
                              <w:rFonts w:ascii="Cambria Math" w:hAnsi="Cambria Math" w:cs="Times New Roman"/>
                              <w:b/>
                              <w:i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</w:del>
                        </m:ctrlPr>
                      </m:radPr>
                      <m:deg/>
                      <m:e>
                        <m:r>
                          <w:del w:id="1412" w:author="Josué" w:date="2015-06-19T15:05:00Z"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lang w:val="es-ES" w:eastAsia="es-ES"/>
                            </w:rPr>
                            <m:t>2</m:t>
                          </w:del>
                        </m:r>
                      </m:e>
                    </m:rad>
                  </m:num>
                  <m:den>
                    <m:r>
                      <w:del w:id="1413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591" w:type="dxa"/>
            <w:tcBorders>
              <w:right w:val="single" w:sz="4" w:space="0" w:color="auto"/>
            </w:tcBorders>
          </w:tcPr>
          <w:p w14:paraId="610BEB37" w14:textId="29563833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414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415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-</m:t>
                  </w:del>
                </m:r>
                <m:f>
                  <m:fPr>
                    <m:ctrlPr>
                      <w:del w:id="1416" w:author="Josué" w:date="2015-06-19T15:05:00Z">
                        <w:rPr>
                          <w:rFonts w:ascii="Cambria Math" w:hAnsi="Cambria Math" w:cs="Times New Roman"/>
                          <w:b/>
                          <w:i/>
                          <w:noProof/>
                          <w:sz w:val="24"/>
                          <w:szCs w:val="24"/>
                          <w:lang w:val="es-ES" w:eastAsia="es-ES"/>
                        </w:rPr>
                      </w:del>
                    </m:ctrlPr>
                  </m:fPr>
                  <m:num>
                    <m:r>
                      <w:del w:id="1417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1</m:t>
                      </w:del>
                    </m:r>
                  </m:num>
                  <m:den>
                    <m:r>
                      <w:del w:id="1418" w:author="Josué" w:date="2015-06-19T15:05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lang w:val="es-ES" w:eastAsia="es-ES"/>
                        </w:rPr>
                        <m:t>2</m:t>
                      </w:del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214B9338" w14:textId="5AECA3A3" w:rsidR="009B0471" w:rsidRPr="009A7192" w:rsidDel="00C852FF" w:rsidRDefault="009B0471" w:rsidP="006C342C">
            <w:pPr>
              <w:tabs>
                <w:tab w:val="center" w:pos="4419"/>
              </w:tabs>
              <w:rPr>
                <w:del w:id="1419" w:author="Josué" w:date="2015-06-19T15:05:00Z"/>
                <w:rFonts w:ascii="Times New Roman" w:hAnsi="Times New Roman" w:cs="Times New Roman"/>
                <w:b/>
                <w:noProof/>
                <w:sz w:val="24"/>
                <w:szCs w:val="24"/>
                <w:lang w:val="es-ES" w:eastAsia="es-ES"/>
              </w:rPr>
            </w:pPr>
            <m:oMathPara>
              <m:oMath>
                <m:r>
                  <w:del w:id="1420" w:author="Josué" w:date="2015-06-19T15:05:00Z"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s-ES" w:eastAsia="es-ES"/>
                    </w:rPr>
                    <m:t>0</m:t>
                  </w:del>
                </m:r>
              </m:oMath>
            </m:oMathPara>
          </w:p>
        </w:tc>
      </w:tr>
    </w:tbl>
    <w:p w14:paraId="67D67491" w14:textId="3E0084C0" w:rsidR="00173847" w:rsidRPr="009A7192" w:rsidDel="00C852FF" w:rsidRDefault="00173847" w:rsidP="00314B36">
      <w:pPr>
        <w:tabs>
          <w:tab w:val="center" w:pos="4419"/>
        </w:tabs>
        <w:spacing w:after="0"/>
        <w:rPr>
          <w:del w:id="1421" w:author="Josué" w:date="2015-06-19T15:06:00Z"/>
          <w:rFonts w:ascii="Times New Roman" w:hAnsi="Times New Roman" w:cs="Times New Roman"/>
          <w:b/>
          <w:noProof/>
          <w:lang w:val="es-ES" w:eastAsia="es-ES"/>
        </w:rPr>
      </w:pPr>
    </w:p>
    <w:p w14:paraId="53858AB3" w14:textId="4BCF0554" w:rsidR="00147AE6" w:rsidRPr="009A7192" w:rsidRDefault="009B0471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9A7192">
        <w:rPr>
          <w:rFonts w:ascii="Times New Roman" w:hAnsi="Times New Roman" w:cs="Times New Roman"/>
          <w:noProof/>
          <w:lang w:val="es-ES" w:eastAsia="es-ES"/>
        </w:rPr>
        <w:t xml:space="preserve">Dada </w:t>
      </w:r>
      <w:del w:id="1422" w:author="Josué" w:date="2015-06-19T15:06:00Z">
        <w:r w:rsidRPr="009A7192" w:rsidDel="00C852FF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la anterior </w:t>
      </w:r>
      <w:del w:id="1423" w:author="Josué" w:date="2015-06-19T15:06:00Z">
        <w:r w:rsidRPr="009A7192" w:rsidDel="00C852FF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tabla se obtiene </w:t>
      </w:r>
      <w:del w:id="1424" w:author="Josué" w:date="2015-06-19T15:06:00Z">
        <w:r w:rsidRPr="009A7192" w:rsidDel="00C852FF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la </w:t>
      </w:r>
      <w:del w:id="1425" w:author="Josué" w:date="2015-06-19T15:06:00Z">
        <w:r w:rsidRPr="009A7192" w:rsidDel="00C852FF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>siguiente grafica:</w:t>
      </w:r>
    </w:p>
    <w:p w14:paraId="10C1BA64" w14:textId="77777777" w:rsidR="009B0471" w:rsidRPr="009A7192" w:rsidRDefault="009B0471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</w:p>
    <w:p w14:paraId="4526D982" w14:textId="62BD39AD" w:rsidR="00147AE6" w:rsidRPr="009A7192" w:rsidRDefault="00865D68" w:rsidP="00865D68">
      <w:pPr>
        <w:tabs>
          <w:tab w:val="center" w:pos="4419"/>
        </w:tabs>
        <w:spacing w:after="0"/>
        <w:rPr>
          <w:rFonts w:ascii="Times New Roman" w:hAnsi="Times New Roman" w:cs="Times New Roman"/>
          <w:b/>
          <w:noProof/>
          <w:lang w:val="es-ES" w:eastAsia="es-ES"/>
        </w:rPr>
      </w:pPr>
      <w:del w:id="1426" w:author="Josué" w:date="2015-06-19T15:06:00Z">
        <w:r w:rsidRPr="009A7192" w:rsidDel="00C852FF">
          <w:rPr>
            <w:rFonts w:ascii="Times New Roman" w:hAnsi="Times New Roman" w:cs="Times New Roman"/>
            <w:noProof/>
            <w:lang w:val="es-CO" w:eastAsia="ko-KR"/>
            <w:rPrChange w:id="1427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 wp14:anchorId="3896E130" wp14:editId="7101339C">
                  <wp:simplePos x="0" y="0"/>
                  <wp:positionH relativeFrom="column">
                    <wp:posOffset>4187190</wp:posOffset>
                  </wp:positionH>
                  <wp:positionV relativeFrom="paragraph">
                    <wp:posOffset>1269365</wp:posOffset>
                  </wp:positionV>
                  <wp:extent cx="361950" cy="247650"/>
                  <wp:effectExtent l="0" t="0" r="19050" b="19050"/>
                  <wp:wrapNone/>
                  <wp:docPr id="8" name="8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19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4BC0B" w14:textId="6D759C00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896E130" id="_x0000_t202" coordsize="21600,21600" o:spt="202" path="m,l,21600r21600,l21600,xe">
                  <v:stroke joinstyle="miter"/>
                  <v:path gradientshapeok="t" o:connecttype="rect"/>
                </v:shapetype>
                <v:shape id="8 Cuadro de texto" o:spid="_x0000_s1026" type="#_x0000_t202" style="position:absolute;margin-left:329.7pt;margin-top:99.95pt;width:28.5pt;height:19.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" fillcolor="white [3201]" strokecolor="white [3212]" strokeweight=".5pt">
                  <v:textbox>
                    <w:txbxContent>
                      <w:p w14:paraId="1CB4BC0B" w14:textId="6D759C00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FD61CB" w:rsidRPr="009A7192" w:rsidDel="00C852FF">
          <w:rPr>
            <w:rFonts w:ascii="Times New Roman" w:hAnsi="Times New Roman" w:cs="Times New Roman"/>
            <w:noProof/>
            <w:lang w:val="es-CO" w:eastAsia="ko-KR"/>
            <w:rPrChange w:id="1428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7A6671C4" wp14:editId="5625E2C7">
              <wp:extent cx="5353050" cy="3019425"/>
              <wp:effectExtent l="0" t="0" r="0" b="9525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2932" t="32214" r="36274" b="20790"/>
                      <a:stretch/>
                    </pic:blipFill>
                    <pic:spPr bwMode="auto">
                      <a:xfrm>
                        <a:off x="0" y="0"/>
                        <a:ext cx="5357363" cy="302185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0B79BA8" w14:textId="70B91138" w:rsidR="00147AE6" w:rsidRPr="009A7192" w:rsidRDefault="00147AE6" w:rsidP="00314B36">
      <w:pPr>
        <w:tabs>
          <w:tab w:val="center" w:pos="4419"/>
        </w:tabs>
        <w:spacing w:after="0"/>
        <w:rPr>
          <w:rFonts w:ascii="Times New Roman" w:hAnsi="Times New Roman" w:cs="Times New Roman"/>
          <w:b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3"/>
        <w:gridCol w:w="7455"/>
      </w:tblGrid>
      <w:tr w:rsidR="00542FED" w:rsidRPr="009A7192" w14:paraId="646FB61A" w14:textId="77777777" w:rsidTr="00D106A8">
        <w:tc>
          <w:tcPr>
            <w:tcW w:w="9033" w:type="dxa"/>
            <w:gridSpan w:val="2"/>
            <w:shd w:val="clear" w:color="auto" w:fill="0D0D0D" w:themeFill="text1" w:themeFillTint="F2"/>
          </w:tcPr>
          <w:p w14:paraId="771464E6" w14:textId="77777777" w:rsidR="00542FED" w:rsidRPr="009A7192" w:rsidRDefault="00542FED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42FED" w:rsidRPr="009A7192" w14:paraId="4FD80F92" w14:textId="77777777" w:rsidTr="00D106A8">
        <w:tc>
          <w:tcPr>
            <w:tcW w:w="2518" w:type="dxa"/>
          </w:tcPr>
          <w:p w14:paraId="2CA9E8AD" w14:textId="77777777" w:rsidR="00542FED" w:rsidRPr="009A7192" w:rsidRDefault="00542FED" w:rsidP="00D106A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D4FF78A" w14:textId="4F3767CD" w:rsidR="00542FED" w:rsidRPr="009A7192" w:rsidRDefault="00542FED" w:rsidP="000E3B0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1429" w:author="Josué" w:date="2015-06-19T15:18:00Z">
              <w:r w:rsidR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del w:id="1430" w:author="Josué" w:date="2015-06-19T15:18:00Z">
              <w:r w:rsidRPr="009A7192" w:rsidDel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</w:delText>
              </w:r>
            </w:del>
            <w:ins w:id="1431" w:author="Josué" w:date="2015-06-19T15:18:00Z">
              <w:r w:rsidR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</w:t>
              </w:r>
            </w:ins>
          </w:p>
        </w:tc>
      </w:tr>
      <w:tr w:rsidR="00542FED" w:rsidRPr="009A7192" w14:paraId="6275275D" w14:textId="77777777" w:rsidTr="00D106A8">
        <w:tc>
          <w:tcPr>
            <w:tcW w:w="2518" w:type="dxa"/>
          </w:tcPr>
          <w:p w14:paraId="2EDA34D9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42A3663" w14:textId="30D1306F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42FED" w:rsidRPr="009A7192" w14:paraId="141DF89B" w14:textId="77777777" w:rsidTr="00D106A8">
        <w:tc>
          <w:tcPr>
            <w:tcW w:w="2518" w:type="dxa"/>
          </w:tcPr>
          <w:p w14:paraId="43740BDA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B44D53A" w14:textId="77777777" w:rsidR="00542FED" w:rsidRDefault="00C852FF" w:rsidP="00D106A8">
            <w:pPr>
              <w:rPr>
                <w:ins w:id="1432" w:author="Josué" w:date="2015-06-19T15:06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1433" w:author="Josué" w:date="2015-06-19T15:06:00Z">
              <w:r w:rsidRPr="009A7192" w:rsidDel="00C852FF">
                <w:rPr>
                  <w:rFonts w:ascii="Times New Roman" w:hAnsi="Times New Roman" w:cs="Times New Roman"/>
                  <w:noProof/>
                  <w:lang w:val="es-CO" w:eastAsia="ko-KR"/>
                  <w:rPrChange w:id="1434" w:author="Unknown">
                    <w:rPr>
                      <w:noProof/>
                      <w:lang w:val="es-CO" w:eastAsia="ko-KR"/>
                    </w:rPr>
                  </w:rPrChange>
                </w:rPr>
                <mc:AlternateContent>
                  <mc:Choice Requires="wps">
                    <w:drawing>
                      <wp:anchor distT="0" distB="0" distL="114300" distR="114300" simplePos="0" relativeHeight="251662848" behindDoc="0" locked="0" layoutInCell="1" allowOverlap="1" wp14:anchorId="532D80BA" wp14:editId="0679D6EB">
                        <wp:simplePos x="0" y="0"/>
                        <wp:positionH relativeFrom="column">
                          <wp:posOffset>647700</wp:posOffset>
                        </wp:positionH>
                        <wp:positionV relativeFrom="paragraph">
                          <wp:posOffset>135255</wp:posOffset>
                        </wp:positionV>
                        <wp:extent cx="266700" cy="295275"/>
                        <wp:effectExtent l="0" t="0" r="19050" b="28575"/>
                        <wp:wrapNone/>
                        <wp:docPr id="10" name="10 Cuadro de texto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66700" cy="295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56AD7C" w14:textId="054C53A3" w:rsidR="00086586" w:rsidRDefault="00086586"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532D80BA" id="10 Cuadro de texto" o:spid="_x0000_s1027" type="#_x0000_t202" style="position:absolute;margin-left:51pt;margin-top:10.65pt;width:21pt;height:23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" fillcolor="white [3201]" strokecolor="white [3212]" strokeweight=".5pt">
                        <v:textbox>
                          <w:txbxContent>
                            <w:p w14:paraId="3856AD7C" w14:textId="054C53A3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del>
            <w:ins w:id="1435" w:author="Josué" w:date="2015-06-19T15:06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1436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356D5848" wp14:editId="0B36BB0F">
                    <wp:extent cx="5353050" cy="3019425"/>
                    <wp:effectExtent l="0" t="0" r="0" b="9525"/>
                    <wp:docPr id="66" name="Imagen 6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15"/>
                            <a:srcRect l="22932" t="32214" r="36274" b="20790"/>
                            <a:stretch/>
                          </pic:blipFill>
                          <pic:spPr bwMode="auto">
                            <a:xfrm>
                              <a:off x="0" y="0"/>
                              <a:ext cx="5357363" cy="302185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55F787B4" w14:textId="0703209A" w:rsidR="00C852FF" w:rsidRPr="009A7192" w:rsidRDefault="00C852FF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437" w:author="Josué" w:date="2015-06-19T15:0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Colocar lso nombres de los ejes: </w:t>
              </w:r>
              <w:r w:rsidRPr="00C852FF">
                <w:rPr>
                  <w:rFonts w:ascii="Times New Roman" w:hAnsi="Times New Roman" w:cs="Times New Roman"/>
                  <w:i/>
                  <w:color w:val="000000"/>
                  <w:rPrChange w:id="1438" w:author="Josué" w:date="2015-06-19T15:06:00Z">
                    <w:rPr>
                      <w:rFonts w:ascii="Times New Roman" w:hAnsi="Times New Roman" w:cs="Times New Roman"/>
                      <w:color w:val="000000"/>
                    </w:rPr>
                  </w:rPrChange>
                </w:rPr>
                <w:t>X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y </w:t>
              </w:r>
              <w:r w:rsidRPr="00C852FF">
                <w:rPr>
                  <w:rFonts w:ascii="Times New Roman" w:hAnsi="Times New Roman" w:cs="Times New Roman"/>
                  <w:i/>
                  <w:color w:val="000000"/>
                  <w:rPrChange w:id="1439" w:author="Josué" w:date="2015-06-19T15:06:00Z">
                    <w:rPr>
                      <w:rFonts w:ascii="Times New Roman" w:hAnsi="Times New Roman" w:cs="Times New Roman"/>
                      <w:color w:val="000000"/>
                    </w:rPr>
                  </w:rPrChange>
                </w:rPr>
                <w:t>Y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respectivamente.</w:t>
              </w:r>
            </w:ins>
          </w:p>
        </w:tc>
      </w:tr>
      <w:tr w:rsidR="00542FED" w:rsidRPr="009A7192" w14:paraId="07EFF221" w14:textId="77777777" w:rsidTr="00D106A8">
        <w:tc>
          <w:tcPr>
            <w:tcW w:w="2518" w:type="dxa"/>
          </w:tcPr>
          <w:p w14:paraId="5CD72195" w14:textId="77777777" w:rsidR="00542FED" w:rsidRPr="009A7192" w:rsidRDefault="00542FED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43031B6" w14:textId="7A3C93E1" w:rsidR="00542FED" w:rsidRPr="009A7192" w:rsidRDefault="00C852FF" w:rsidP="000E3B0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440" w:author="Josué" w:date="2015-06-19T15:0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Gráfica de la </w:t>
              </w:r>
            </w:ins>
            <w:del w:id="1441" w:author="Josué" w:date="2015-06-19T15:06:00Z">
              <w:r w:rsidR="00542FED" w:rsidRPr="009A7192" w:rsidDel="00C852F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</w:delText>
              </w:r>
            </w:del>
            <w:ins w:id="1442" w:author="Josué" w:date="2015-06-19T15:0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f</w:t>
              </w:r>
            </w:ins>
            <w:r w:rsidR="00542FED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unción seno.</w:t>
            </w:r>
          </w:p>
        </w:tc>
      </w:tr>
    </w:tbl>
    <w:p w14:paraId="45D77E48" w14:textId="77777777" w:rsidR="00542FED" w:rsidRPr="009A7192" w:rsidRDefault="00542FED" w:rsidP="00314B36">
      <w:pPr>
        <w:tabs>
          <w:tab w:val="center" w:pos="4419"/>
        </w:tabs>
        <w:spacing w:after="0"/>
        <w:rPr>
          <w:rFonts w:ascii="Times New Roman" w:hAnsi="Times New Roman" w:cs="Times New Roman"/>
          <w:b/>
          <w:noProof/>
          <w:lang w:val="es-ES" w:eastAsia="es-ES"/>
        </w:rPr>
      </w:pPr>
    </w:p>
    <w:p w14:paraId="3064ED75" w14:textId="7C8E0F5D" w:rsidR="00865D68" w:rsidRPr="009A7192" w:rsidRDefault="00865D68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del w:id="1443" w:author="Josué" w:date="2015-06-19T15:07:00Z">
        <w:r w:rsidRPr="009A7192" w:rsidDel="0079656C">
          <w:rPr>
            <w:rFonts w:ascii="Times New Roman" w:hAnsi="Times New Roman" w:cs="Times New Roman"/>
            <w:b/>
            <w:noProof/>
            <w:lang w:val="es-ES" w:eastAsia="es-ES"/>
          </w:rPr>
          <w:delText xml:space="preserve"> </w:delText>
        </w:r>
      </w:del>
      <w:r w:rsidR="00502C0E" w:rsidRPr="009A7192">
        <w:rPr>
          <w:rFonts w:ascii="Times New Roman" w:hAnsi="Times New Roman" w:cs="Times New Roman"/>
          <w:noProof/>
          <w:lang w:val="es-ES" w:eastAsia="es-ES"/>
        </w:rPr>
        <w:t xml:space="preserve">Observando </w:t>
      </w:r>
      <w:del w:id="1444" w:author="Josué" w:date="2015-06-19T15:07:00Z">
        <w:r w:rsidR="00502C0E" w:rsidRPr="009A7192" w:rsidDel="0079656C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502C0E" w:rsidRPr="009A7192">
        <w:rPr>
          <w:rFonts w:ascii="Times New Roman" w:hAnsi="Times New Roman" w:cs="Times New Roman"/>
          <w:noProof/>
          <w:lang w:val="es-ES" w:eastAsia="es-ES"/>
        </w:rPr>
        <w:t xml:space="preserve">la </w:t>
      </w:r>
      <w:del w:id="1445" w:author="Josué" w:date="2015-06-19T15:07:00Z">
        <w:r w:rsidR="00502C0E" w:rsidRPr="009A7192" w:rsidDel="0079656C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502C0E" w:rsidRPr="009A7192">
        <w:rPr>
          <w:rFonts w:ascii="Times New Roman" w:hAnsi="Times New Roman" w:cs="Times New Roman"/>
          <w:noProof/>
          <w:lang w:val="es-ES" w:eastAsia="es-ES"/>
        </w:rPr>
        <w:t>gráfica se puede</w:t>
      </w:r>
      <w:ins w:id="1446" w:author="Josué" w:date="2015-06-19T15:07:00Z">
        <w:r w:rsidR="0079656C">
          <w:rPr>
            <w:rFonts w:ascii="Times New Roman" w:hAnsi="Times New Roman" w:cs="Times New Roman"/>
            <w:noProof/>
            <w:lang w:val="es-ES" w:eastAsia="es-ES"/>
          </w:rPr>
          <w:t>n</w:t>
        </w:r>
      </w:ins>
      <w:r w:rsidR="00502C0E" w:rsidRPr="009A7192">
        <w:rPr>
          <w:rFonts w:ascii="Times New Roman" w:hAnsi="Times New Roman" w:cs="Times New Roman"/>
          <w:noProof/>
          <w:lang w:val="es-ES" w:eastAsia="es-ES"/>
        </w:rPr>
        <w:t xml:space="preserve"> señalar las </w:t>
      </w:r>
      <w:del w:id="1447" w:author="Josué" w:date="2015-06-19T15:07:00Z">
        <w:r w:rsidR="00502C0E" w:rsidRPr="009A7192" w:rsidDel="0079656C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502C0E" w:rsidRPr="009A7192">
        <w:rPr>
          <w:rFonts w:ascii="Times New Roman" w:hAnsi="Times New Roman" w:cs="Times New Roman"/>
          <w:noProof/>
          <w:lang w:val="es-ES" w:eastAsia="es-ES"/>
        </w:rPr>
        <w:t xml:space="preserve">siguientes </w:t>
      </w:r>
      <w:del w:id="1448" w:author="Josué" w:date="2015-06-19T15:07:00Z">
        <w:r w:rsidR="00502C0E" w:rsidRPr="009A7192" w:rsidDel="0079656C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="00502C0E" w:rsidRPr="009A7192">
        <w:rPr>
          <w:rFonts w:ascii="Times New Roman" w:hAnsi="Times New Roman" w:cs="Times New Roman"/>
          <w:noProof/>
          <w:lang w:val="es-ES" w:eastAsia="es-ES"/>
        </w:rPr>
        <w:t>propiedades:</w:t>
      </w:r>
    </w:p>
    <w:p w14:paraId="244412C2" w14:textId="2A5B652F" w:rsidR="00502C0E" w:rsidRPr="009A7192" w:rsidRDefault="00502C0E" w:rsidP="00502C0E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9A7192">
        <w:rPr>
          <w:rFonts w:ascii="Times New Roman" w:hAnsi="Times New Roman" w:cs="Times New Roman"/>
          <w:noProof/>
          <w:lang w:val="es-ES" w:eastAsia="es-ES"/>
        </w:rPr>
        <w:t>Su dominio esta</w:t>
      </w:r>
      <w:del w:id="1449" w:author="Josué" w:date="2015-06-19T15:07:00Z">
        <w:r w:rsidRPr="009A7192" w:rsidDel="0079656C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 dado para </w:t>
      </w:r>
      <w:del w:id="1450" w:author="Josué" w:date="2015-06-19T15:07:00Z">
        <w:r w:rsidRPr="009A7192" w:rsidDel="0079656C">
          <w:rPr>
            <w:rFonts w:ascii="Times New Roman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hAnsi="Times New Roman" w:cs="Times New Roman"/>
          <w:noProof/>
          <w:lang w:val="es-ES" w:eastAsia="es-ES"/>
        </w:rPr>
        <w:t xml:space="preserve">todos los </w:t>
      </w:r>
      <w:ins w:id="1451" w:author="Josué" w:date="2015-06-19T15:09:00Z">
        <w:r w:rsidR="0079656C">
          <w:rPr>
            <w:rFonts w:ascii="Times New Roman" w:hAnsi="Times New Roman" w:cs="Times New Roman"/>
            <w:noProof/>
            <w:lang w:val="es-ES" w:eastAsia="es-ES"/>
          </w:rPr>
          <w:t>números reales,</w:t>
        </w:r>
      </w:ins>
      <w:ins w:id="1452" w:author="Josué" w:date="2015-06-19T15:07:00Z">
        <w:r w:rsidR="0079656C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</w:t>
        </w:r>
      </w:ins>
      <m:oMath>
        <m:r>
          <w:del w:id="1453" w:author="Josué" w:date="2015-06-19T15:09:00Z">
            <m:rPr>
              <m:scr m:val="double-struck"/>
            </m:rPr>
            <w:rPr>
              <w:rFonts w:ascii="Cambria Math" w:hAnsi="Cambria Math" w:cs="Times New Roman"/>
              <w:noProof/>
              <w:lang w:val="es-ES" w:eastAsia="es-ES"/>
            </w:rPr>
            <m:t>R</m:t>
          </w:del>
        </m:r>
      </m:oMath>
      <w:del w:id="1454" w:author="Josué" w:date="2015-06-19T15:09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, </w:delText>
        </w:r>
      </w:del>
      <w:del w:id="1455" w:author="Josué" w:date="2015-06-19T15:07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es </w:t>
      </w:r>
      <w:del w:id="1456" w:author="Josué" w:date="2015-06-19T15:09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decir </w:t>
      </w:r>
      <w:del w:id="1457" w:author="Josué" w:date="2015-06-19T15:09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en </w:t>
      </w:r>
      <w:del w:id="1458" w:author="Josué" w:date="2015-06-19T15:09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el </w:t>
      </w:r>
      <w:del w:id="1459" w:author="Josué" w:date="2015-06-19T15:09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intervalo </w:t>
      </w:r>
      <w:ins w:id="1460" w:author="Josué" w:date="2015-06-19T15:09:00Z">
        <w:r w:rsidR="0079656C">
          <w:rPr>
            <w:rFonts w:ascii="Times New Roman" w:eastAsiaTheme="minorEastAsia" w:hAnsi="Times New Roman" w:cs="Times New Roman"/>
            <w:noProof/>
            <w:lang w:val="es-ES" w:eastAsia="es-ES"/>
          </w:rPr>
          <w:t>(-∞, ∞</w:t>
        </w:r>
      </w:ins>
      <w:ins w:id="1461" w:author="Josué" w:date="2015-06-19T15:10:00Z">
        <w:r w:rsidR="0079656C">
          <w:rPr>
            <w:rFonts w:ascii="Times New Roman" w:eastAsiaTheme="minorEastAsia" w:hAnsi="Times New Roman" w:cs="Times New Roman"/>
            <w:noProof/>
            <w:lang w:val="es-ES" w:eastAsia="es-ES"/>
          </w:rPr>
          <w:t>)</w:t>
        </w:r>
      </w:ins>
      <m:oMath>
        <m:d>
          <m:dPr>
            <m:ctrlPr>
              <w:del w:id="1462" w:author="Josué" w:date="2015-06-19T15:10:00Z">
                <w:rPr>
                  <w:rFonts w:ascii="Cambria Math" w:eastAsiaTheme="minorEastAsia" w:hAnsi="Cambria Math" w:cs="Times New Roman"/>
                  <w:i/>
                  <w:noProof/>
                  <w:lang w:val="es-ES" w:eastAsia="es-ES"/>
                </w:rPr>
              </w:del>
            </m:ctrlPr>
          </m:dPr>
          <m:e>
            <m:r>
              <w:del w:id="1463" w:author="Josué" w:date="2015-06-19T15:10:00Z">
                <w:rPr>
                  <w:rFonts w:ascii="Cambria Math" w:eastAsiaTheme="minorEastAsia" w:hAnsi="Cambria Math" w:cs="Times New Roman"/>
                  <w:noProof/>
                  <w:lang w:val="es-ES" w:eastAsia="es-ES"/>
                </w:rPr>
                <m:t>-∞,∞</m:t>
              </w:del>
            </m:r>
          </m:e>
        </m:d>
      </m:oMath>
      <w:del w:id="1464" w:author="Josué" w:date="2015-06-19T15:10:00Z">
        <w:r w:rsidR="00FA27F6"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>.</w:delText>
        </w:r>
      </w:del>
      <w:ins w:id="1465" w:author="Josué" w:date="2015-06-19T15:10:00Z">
        <w:r w:rsidR="0079656C">
          <w:rPr>
            <w:rFonts w:ascii="Times New Roman" w:eastAsiaTheme="minorEastAsia" w:hAnsi="Times New Roman" w:cs="Times New Roman"/>
            <w:noProof/>
            <w:lang w:val="es-ES" w:eastAsia="es-ES"/>
          </w:rPr>
          <w:t>.</w:t>
        </w:r>
      </w:ins>
    </w:p>
    <w:p w14:paraId="50BC07F6" w14:textId="25D08973" w:rsidR="00502C0E" w:rsidRPr="009A7192" w:rsidRDefault="00502C0E" w:rsidP="00502C0E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El rango esta </w:t>
      </w:r>
      <w:del w:id="1466" w:author="Josué" w:date="2015-06-19T15:10:00Z">
        <w:r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dado en </w:t>
      </w:r>
      <w:del w:id="1467" w:author="Josué" w:date="2015-06-19T15:10:00Z">
        <w:r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el </w:t>
      </w:r>
      <w:del w:id="1468" w:author="Josué" w:date="2015-06-19T15:10:00Z">
        <w:r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>intervalo</w:t>
      </w:r>
      <w:ins w:id="1469" w:author="Josué" w:date="2015-06-19T15:10:00Z">
        <w:r w:rsidR="0079656C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[-1, 1]</w:t>
        </w:r>
      </w:ins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 </w:t>
      </w:r>
      <m:oMath>
        <m:d>
          <m:dPr>
            <m:begChr m:val="["/>
            <m:endChr m:val="]"/>
            <m:ctrlPr>
              <w:del w:id="1470" w:author="Josué" w:date="2015-06-19T15:10:00Z">
                <w:rPr>
                  <w:rFonts w:ascii="Cambria Math" w:eastAsiaTheme="minorEastAsia" w:hAnsi="Cambria Math" w:cs="Times New Roman"/>
                  <w:i/>
                  <w:noProof/>
                  <w:lang w:val="es-ES" w:eastAsia="es-ES"/>
                </w:rPr>
              </w:del>
            </m:ctrlPr>
          </m:dPr>
          <m:e>
            <m:r>
              <w:del w:id="1471" w:author="Josué" w:date="2015-06-19T15:10:00Z">
                <w:rPr>
                  <w:rFonts w:ascii="Cambria Math" w:eastAsiaTheme="minorEastAsia" w:hAnsi="Cambria Math" w:cs="Times New Roman"/>
                  <w:noProof/>
                  <w:lang w:val="es-ES" w:eastAsia="es-ES"/>
                </w:rPr>
                <m:t>-1,1</m:t>
              </w:del>
            </m:r>
          </m:e>
        </m:d>
      </m:oMath>
      <w:del w:id="1472" w:author="Josué" w:date="2015-06-19T15:10:00Z">
        <w:r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para  todo  valor </w:t>
      </w:r>
      <w:del w:id="1473" w:author="Josué" w:date="2015-06-19T15:10:00Z">
        <w:r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noProof/>
          <w:lang w:val="es-ES" w:eastAsia="es-ES"/>
        </w:rPr>
        <w:t xml:space="preserve">de </w:t>
      </w:r>
      <w:ins w:id="1474" w:author="Josué" w:date="2015-06-19T15:10:00Z">
        <w:r w:rsidR="0079656C">
          <w:rPr>
            <w:rFonts w:ascii="Times New Roman" w:eastAsiaTheme="minorEastAsia" w:hAnsi="Times New Roman" w:cs="Times New Roman"/>
            <w:i/>
            <w:noProof/>
            <w:lang w:val="es-ES" w:eastAsia="es-ES"/>
          </w:rPr>
          <w:t>x</w:t>
        </w:r>
      </w:ins>
      <m:oMath>
        <m:r>
          <w:del w:id="1475" w:author="Josué" w:date="2015-06-19T15:10:00Z">
            <w:rPr>
              <w:rFonts w:ascii="Cambria Math" w:eastAsiaTheme="minorEastAsia" w:hAnsi="Cambria Math" w:cs="Times New Roman"/>
              <w:noProof/>
              <w:lang w:val="es-ES" w:eastAsia="es-ES"/>
            </w:rPr>
            <m:t>x</m:t>
          </w:del>
        </m:r>
      </m:oMath>
      <w:del w:id="1476" w:author="Josué" w:date="2015-06-19T15:10:00Z">
        <w:r w:rsidRPr="009A7192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>.</w:delText>
        </w:r>
      </w:del>
      <w:ins w:id="1477" w:author="Josué" w:date="2015-06-19T15:10:00Z">
        <w:r w:rsidR="0079656C">
          <w:rPr>
            <w:rFonts w:ascii="Times New Roman" w:eastAsiaTheme="minorEastAsia" w:hAnsi="Times New Roman" w:cs="Times New Roman"/>
            <w:noProof/>
            <w:lang w:val="es-ES" w:eastAsia="es-ES"/>
          </w:rPr>
          <w:t>.</w:t>
        </w:r>
      </w:ins>
    </w:p>
    <w:p w14:paraId="1C263140" w14:textId="7E704B0F" w:rsidR="00502C0E" w:rsidRPr="009A7192" w:rsidDel="000E3B0A" w:rsidRDefault="00502C0E" w:rsidP="000E3B0A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del w:id="1478" w:author="Josué" w:date="2015-06-19T15:13:00Z"/>
          <w:rFonts w:ascii="Times New Roman" w:hAnsi="Times New Roman" w:cs="Times New Roman"/>
          <w:noProof/>
          <w:lang w:val="es-ES" w:eastAsia="es-ES"/>
        </w:rPr>
      </w:pPr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Los puntos </w:t>
      </w:r>
      <w:del w:id="1479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de </w:t>
      </w:r>
      <w:del w:id="1480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intersección </w:t>
      </w:r>
      <w:del w:id="1481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de la curva </w:t>
      </w:r>
      <w:del w:id="1482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>con el eje</w:t>
      </w:r>
      <w:ins w:id="1483" w:author="Josué" w:date="2015-06-19T15:11:00Z">
        <w:r w:rsidR="0079656C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</w:t>
        </w:r>
        <w:r w:rsidR="0079656C" w:rsidRPr="000E3B0A">
          <w:rPr>
            <w:rFonts w:ascii="Times New Roman" w:eastAsiaTheme="minorEastAsia" w:hAnsi="Times New Roman" w:cs="Times New Roman"/>
            <w:i/>
            <w:noProof/>
            <w:lang w:val="es-ES" w:eastAsia="es-ES"/>
          </w:rPr>
          <w:t>x</w:t>
        </w:r>
      </w:ins>
      <m:oMath>
        <m:r>
          <w:del w:id="1484" w:author="Josué" w:date="2015-06-19T15:11:00Z">
            <w:rPr>
              <w:rFonts w:ascii="Cambria Math" w:eastAsiaTheme="minorEastAsia" w:hAnsi="Cambria Math" w:cs="Times New Roman"/>
              <w:noProof/>
              <w:lang w:val="es-ES" w:eastAsia="es-ES"/>
            </w:rPr>
            <m:t xml:space="preserve"> x</m:t>
          </w:del>
        </m:r>
      </m:oMath>
      <w:del w:id="1485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 </w:delText>
        </w:r>
      </w:del>
      <w:ins w:id="1486" w:author="Josué" w:date="2015-06-19T15:11:00Z">
        <w:r w:rsidR="0079656C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</w:t>
        </w:r>
      </w:ins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>est</w:t>
      </w:r>
      <w:ins w:id="1487" w:author="Josué" w:date="2015-06-19T15:11:00Z">
        <w:r w:rsidR="0079656C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>á</w:t>
        </w:r>
      </w:ins>
      <w:del w:id="1488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>a</w:delText>
        </w:r>
      </w:del>
      <w:ins w:id="1489" w:author="Josué" w:date="2015-06-19T15:11:00Z">
        <w:r w:rsidR="0079656C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>n</w:t>
        </w:r>
      </w:ins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 </w:t>
      </w:r>
      <w:del w:id="1490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en </w:t>
      </w:r>
      <w:del w:id="1491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los </w:t>
      </w:r>
      <w:del w:id="1492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puntos </w:t>
      </w:r>
      <w:del w:id="1493" w:author="Josué" w:date="2015-06-19T15:11:00Z">
        <w:r w:rsidRPr="000E3B0A" w:rsidDel="0079656C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>de coordenadas</w:t>
      </w:r>
      <w:ins w:id="1494" w:author="Josué" w:date="2015-06-19T15:11:00Z">
        <w:r w:rsidR="0079656C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(0, 0), (π</w:t>
        </w:r>
        <w:r w:rsidR="000E3B0A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>, 0</w:t>
        </w:r>
      </w:ins>
      <w:ins w:id="1495" w:author="Josué" w:date="2015-06-19T15:12:00Z">
        <w:r w:rsidR="000E3B0A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>), (2</w:t>
        </w:r>
      </w:ins>
      <w:ins w:id="1496" w:author="Josué" w:date="2015-06-19T15:13:00Z">
        <w:r w:rsidR="000E3B0A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>π, 0), …</w:t>
        </w:r>
      </w:ins>
      <w:ins w:id="1497" w:author="Josué" w:date="2015-06-19T15:11:00Z">
        <w:r w:rsidR="0079656C" w:rsidRP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</w:t>
        </w:r>
      </w:ins>
      <w:del w:id="1498" w:author="Josué" w:date="2015-06-19T15:13:00Z"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ES" w:eastAsia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ES" w:eastAsia="es-ES"/>
                </w:rPr>
                <m:t>0,0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ES" w:eastAsia="es-ES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ES" w:eastAsia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ES" w:eastAsia="es-ES"/>
                </w:rPr>
                <m:t>π,0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ES" w:eastAsia="es-ES"/>
            </w:rPr>
            <m:t>, (2π,0)</m:t>
          </m:r>
        </m:oMath>
      </w:del>
    </w:p>
    <w:p w14:paraId="12894350" w14:textId="77777777" w:rsidR="000E3B0A" w:rsidRPr="000E3B0A" w:rsidRDefault="000E3B0A" w:rsidP="000E3B0A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ins w:id="1499" w:author="Josué" w:date="2015-06-19T15:13:00Z"/>
          <w:rFonts w:ascii="Times New Roman" w:hAnsi="Times New Roman" w:cs="Times New Roman"/>
          <w:noProof/>
          <w:lang w:val="es-ES" w:eastAsia="es-ES"/>
          <w:rPrChange w:id="1500" w:author="Josué" w:date="2015-06-19T15:13:00Z">
            <w:rPr>
              <w:ins w:id="1501" w:author="Josué" w:date="2015-06-19T15:13:00Z"/>
              <w:rFonts w:ascii="Times New Roman" w:eastAsiaTheme="minorEastAsia" w:hAnsi="Times New Roman" w:cs="Times New Roman"/>
              <w:noProof/>
              <w:lang w:val="es-ES" w:eastAsia="es-ES"/>
            </w:rPr>
          </w:rPrChange>
        </w:rPr>
      </w:pPr>
    </w:p>
    <w:p w14:paraId="38007B8B" w14:textId="4D84A1E8" w:rsidR="00502C0E" w:rsidRPr="000E3B0A" w:rsidRDefault="00502C0E" w:rsidP="000E3B0A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ins w:id="1502" w:author="Josué" w:date="2015-06-19T15:14:00Z"/>
          <w:rFonts w:ascii="Times New Roman" w:eastAsiaTheme="minorEastAsia" w:hAnsi="Times New Roman" w:cs="Times New Roman"/>
          <w:noProof/>
          <w:lang w:val="es-ES" w:eastAsia="es-ES"/>
          <w:rPrChange w:id="1503" w:author="Josué" w:date="2015-06-19T15:14:00Z">
            <w:rPr>
              <w:ins w:id="1504" w:author="Josué" w:date="2015-06-19T15:14:00Z"/>
              <w:rFonts w:ascii="Cambria Math" w:eastAsiaTheme="minorEastAsia" w:hAnsi="Cambria Math" w:cs="Times New Roman"/>
              <w:i/>
              <w:noProof/>
              <w:lang w:val="es-ES" w:eastAsia="es-ES"/>
            </w:rPr>
          </w:rPrChange>
        </w:rPr>
      </w:pPr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El punto  de  intersección de la  curva con el </w:t>
      </w:r>
      <w:del w:id="1505" w:author="Josué" w:date="2015-06-19T15:13:00Z"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>eje</w:t>
      </w:r>
      <w:ins w:id="1506" w:author="Josué" w:date="2015-06-19T15:13:00Z">
        <w:r w:rsid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</w:t>
        </w:r>
        <w:r w:rsidR="000E3B0A" w:rsidRPr="000E3B0A">
          <w:rPr>
            <w:rFonts w:ascii="Times New Roman" w:eastAsiaTheme="minorEastAsia" w:hAnsi="Times New Roman" w:cs="Times New Roman"/>
            <w:i/>
            <w:noProof/>
            <w:lang w:val="es-ES" w:eastAsia="es-ES"/>
            <w:rPrChange w:id="1507" w:author="Josué" w:date="2015-06-19T15:13:00Z">
              <w:rPr>
                <w:rFonts w:ascii="Times New Roman" w:eastAsiaTheme="minorEastAsia" w:hAnsi="Times New Roman" w:cs="Times New Roman"/>
                <w:noProof/>
                <w:lang w:val="es-ES" w:eastAsia="es-ES"/>
              </w:rPr>
            </w:rPrChange>
          </w:rPr>
          <w:t>y</w:t>
        </w:r>
      </w:ins>
      <w:del w:id="1508" w:author="Josué" w:date="2015-06-19T15:13:00Z"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noProof/>
              <w:lang w:val="es-ES" w:eastAsia="es-ES"/>
            </w:rPr>
            <m:t>y</m:t>
          </m:r>
        </m:oMath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ins w:id="1509" w:author="Josué" w:date="2015-06-19T15:13:00Z">
        <w:r w:rsid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</w:t>
        </w:r>
      </w:ins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es </w:t>
      </w:r>
      <w:del w:id="1510" w:author="Josué" w:date="2015-06-19T15:13:00Z"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el </w:t>
      </w:r>
      <w:del w:id="1511" w:author="Josué" w:date="2015-06-19T15:14:00Z"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punto de </w:t>
      </w:r>
      <w:del w:id="1512" w:author="Josué" w:date="2015-06-19T15:14:00Z">
        <w:r w:rsidRPr="000E3B0A" w:rsidDel="000E3B0A">
          <w:rPr>
            <w:rFonts w:ascii="Times New Roman" w:eastAsiaTheme="minorEastAsia" w:hAnsi="Times New Roman" w:cs="Times New Roman"/>
            <w:noProof/>
            <w:lang w:val="es-ES" w:eastAsia="es-ES"/>
          </w:rPr>
          <w:delText xml:space="preserve"> </w:delText>
        </w:r>
      </w:del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>coordenadas</w:t>
      </w:r>
      <w:ins w:id="1513" w:author="Josué" w:date="2015-06-19T15:14:00Z">
        <w:r w:rsidR="000E3B0A">
          <w:rPr>
            <w:rFonts w:ascii="Times New Roman" w:eastAsiaTheme="minorEastAsia" w:hAnsi="Times New Roman" w:cs="Times New Roman"/>
            <w:noProof/>
            <w:lang w:val="es-ES" w:eastAsia="es-ES"/>
          </w:rPr>
          <w:t xml:space="preserve"> (0, 0).</w:t>
        </w:r>
      </w:ins>
      <w:r w:rsidRPr="000E3B0A">
        <w:rPr>
          <w:rFonts w:ascii="Times New Roman" w:eastAsiaTheme="minorEastAsia" w:hAnsi="Times New Roman" w:cs="Times New Roman"/>
          <w:noProof/>
          <w:lang w:val="es-ES" w:eastAsia="es-ES"/>
        </w:rPr>
        <w:t xml:space="preserve"> </w:t>
      </w:r>
      <m:oMath>
        <m:d>
          <m:dPr>
            <m:ctrlPr>
              <w:del w:id="1514" w:author="Josué" w:date="2015-06-19T15:14:00Z">
                <w:rPr>
                  <w:rFonts w:ascii="Cambria Math" w:eastAsiaTheme="minorEastAsia" w:hAnsi="Cambria Math" w:cs="Times New Roman"/>
                  <w:i/>
                  <w:noProof/>
                  <w:lang w:val="es-ES" w:eastAsia="es-ES"/>
                </w:rPr>
              </w:del>
            </m:ctrlPr>
          </m:dPr>
          <m:e>
            <m:r>
              <w:del w:id="1515" w:author="Josué" w:date="2015-06-19T15:14:00Z">
                <w:rPr>
                  <w:rFonts w:ascii="Cambria Math" w:eastAsiaTheme="minorEastAsia" w:hAnsi="Cambria Math" w:cs="Times New Roman"/>
                  <w:noProof/>
                  <w:lang w:val="es-ES" w:eastAsia="es-ES"/>
                </w:rPr>
                <m:t>0,0</m:t>
              </w:del>
            </m:r>
          </m:e>
        </m:d>
      </m:oMath>
    </w:p>
    <w:p w14:paraId="72FF7DC2" w14:textId="77777777" w:rsidR="000E3B0A" w:rsidRPr="000E3B0A" w:rsidRDefault="000E3B0A">
      <w:pPr>
        <w:pStyle w:val="Prrafodelista"/>
        <w:tabs>
          <w:tab w:val="center" w:pos="4419"/>
        </w:tabs>
        <w:spacing w:after="0"/>
        <w:rPr>
          <w:rFonts w:ascii="Times New Roman" w:eastAsiaTheme="minorEastAsia" w:hAnsi="Times New Roman" w:cs="Times New Roman"/>
          <w:noProof/>
          <w:lang w:val="es-ES" w:eastAsia="es-ES"/>
          <w:rPrChange w:id="1516" w:author="Josué" w:date="2015-06-19T15:14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pPrChange w:id="1517" w:author="Josué" w:date="2015-06-19T15:14:00Z">
          <w:pPr>
            <w:pStyle w:val="Prrafodelista"/>
            <w:numPr>
              <w:numId w:val="40"/>
            </w:numPr>
            <w:tabs>
              <w:tab w:val="center" w:pos="4419"/>
            </w:tabs>
            <w:spacing w:after="0"/>
            <w:ind w:hanging="360"/>
          </w:pPr>
        </w:pPrChange>
      </w:pPr>
    </w:p>
    <w:p w14:paraId="2AF66A43" w14:textId="7B4A8580" w:rsidR="00865D68" w:rsidRPr="000E3B0A" w:rsidRDefault="006E1231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highlight w:val="yellow"/>
          <w:lang w:val="es-ES" w:eastAsia="es-ES"/>
          <w:rPrChange w:id="1518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</w:pPr>
      <w:commentRangeStart w:id="1519"/>
      <w:commentRangeStart w:id="1520"/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21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lastRenderedPageBreak/>
        <w:t xml:space="preserve">Asi </w:t>
      </w:r>
      <w:del w:id="1522" w:author="Josué" w:date="2015-06-19T15:14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23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24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mismo  es  posible  considerar </w:t>
      </w:r>
      <w:del w:id="1525" w:author="Josué" w:date="2015-06-19T15:15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26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27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en la </w:t>
      </w:r>
      <w:del w:id="1528" w:author="Josué" w:date="2015-06-19T15:15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29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30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función </w:t>
      </w:r>
      <w:del w:id="1531" w:author="Josué" w:date="2015-06-19T15:15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32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33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valores </w:t>
      </w:r>
      <w:del w:id="1534" w:author="Josué" w:date="2015-06-19T15:15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35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36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negativos o </w:t>
      </w:r>
      <w:del w:id="1537" w:author="Josué" w:date="2015-06-19T15:15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38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39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>superiores a</w:t>
      </w:r>
      <w:ins w:id="1540" w:author="Josué" w:date="2015-06-19T15:16:00Z">
        <w:r w:rsidR="000E3B0A" w:rsidRPr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41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t xml:space="preserve"> 2π</w:t>
        </w:r>
      </w:ins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42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 </w:t>
      </w:r>
      <m:oMath>
        <m:r>
          <w:del w:id="1543" w:author="Josué" w:date="2015-06-19T15:16:00Z">
            <w:rPr>
              <w:rFonts w:ascii="Cambria Math" w:hAnsi="Cambria Math" w:cs="Times New Roman"/>
              <w:noProof/>
              <w:highlight w:val="yellow"/>
              <w:lang w:val="es-ES" w:eastAsia="es-ES"/>
              <w:rPrChange w:id="1544" w:author="Josué" w:date="2015-06-19T15:18:00Z">
                <w:rPr>
                  <w:rFonts w:ascii="Cambria Math" w:hAnsi="Cambria Math" w:cs="Times New Roman"/>
                  <w:noProof/>
                  <w:lang w:val="es-ES" w:eastAsia="es-ES"/>
                </w:rPr>
              </w:rPrChange>
            </w:rPr>
            <m:t>2π</m:t>
          </w:del>
        </m:r>
      </m:oMath>
      <w:del w:id="1545" w:author="Josué" w:date="2015-06-19T15:16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46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47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como </w:t>
      </w:r>
      <w:del w:id="1548" w:author="Josué" w:date="2015-06-19T15:16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49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50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se puede </w:t>
      </w:r>
      <w:del w:id="1551" w:author="Josué" w:date="2015-06-19T15:16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52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53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observar </w:t>
      </w:r>
      <w:del w:id="1554" w:author="Josué" w:date="2015-06-19T15:16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55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56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en </w:t>
      </w:r>
      <w:r w:rsidR="00E1181A" w:rsidRPr="000E3B0A">
        <w:rPr>
          <w:highlight w:val="yellow"/>
          <w:rPrChange w:id="1557" w:author="Josué" w:date="2015-06-19T15:18:00Z">
            <w:rPr>
              <w:rStyle w:val="Hipervnculo"/>
              <w:rFonts w:ascii="Times New Roman" w:hAnsi="Times New Roman" w:cs="Times New Roman"/>
              <w:noProof/>
              <w:lang w:val="es-ES" w:eastAsia="es-ES"/>
            </w:rPr>
          </w:rPrChange>
        </w:rPr>
        <w:fldChar w:fldCharType="begin"/>
      </w:r>
      <w:r w:rsidR="00E1181A" w:rsidRPr="000E3B0A">
        <w:rPr>
          <w:highlight w:val="yellow"/>
          <w:rPrChange w:id="1558" w:author="Josué" w:date="2015-06-19T15:18:00Z">
            <w:rPr/>
          </w:rPrChange>
        </w:rPr>
        <w:instrText xml:space="preserve"> HYPERLINK "http://tube.geogebra.org/student/m15858" </w:instrText>
      </w:r>
      <w:r w:rsidR="00E1181A" w:rsidRPr="000E3B0A">
        <w:rPr>
          <w:highlight w:val="yellow"/>
          <w:rPrChange w:id="1559" w:author="Josué" w:date="2015-06-19T15:18:00Z">
            <w:rPr>
              <w:rStyle w:val="Hipervnculo"/>
              <w:rFonts w:ascii="Times New Roman" w:hAnsi="Times New Roman" w:cs="Times New Roman"/>
              <w:noProof/>
              <w:lang w:val="es-ES" w:eastAsia="es-ES"/>
            </w:rPr>
          </w:rPrChange>
        </w:rPr>
        <w:fldChar w:fldCharType="separate"/>
      </w:r>
      <w:r w:rsidRPr="000E3B0A">
        <w:rPr>
          <w:rStyle w:val="Hipervnculo"/>
          <w:rFonts w:ascii="Times New Roman" w:hAnsi="Times New Roman" w:cs="Times New Roman"/>
          <w:noProof/>
          <w:highlight w:val="yellow"/>
          <w:lang w:val="es-ES" w:eastAsia="es-ES"/>
          <w:rPrChange w:id="1560" w:author="Josué" w:date="2015-06-19T15:18:00Z">
            <w:rPr>
              <w:rStyle w:val="Hipervnculo"/>
              <w:rFonts w:ascii="Times New Roman" w:hAnsi="Times New Roman" w:cs="Times New Roman"/>
              <w:noProof/>
              <w:lang w:val="es-ES" w:eastAsia="es-ES"/>
            </w:rPr>
          </w:rPrChange>
        </w:rPr>
        <w:t>VER</w:t>
      </w:r>
      <w:r w:rsidR="00E1181A" w:rsidRPr="000E3B0A">
        <w:rPr>
          <w:rStyle w:val="Hipervnculo"/>
          <w:rFonts w:ascii="Times New Roman" w:hAnsi="Times New Roman" w:cs="Times New Roman"/>
          <w:noProof/>
          <w:highlight w:val="yellow"/>
          <w:lang w:val="es-ES" w:eastAsia="es-ES"/>
          <w:rPrChange w:id="1561" w:author="Josué" w:date="2015-06-19T15:18:00Z">
            <w:rPr>
              <w:rStyle w:val="Hipervnculo"/>
              <w:rFonts w:ascii="Times New Roman" w:hAnsi="Times New Roman" w:cs="Times New Roman"/>
              <w:noProof/>
              <w:lang w:val="es-ES" w:eastAsia="es-ES"/>
            </w:rPr>
          </w:rPrChange>
        </w:rPr>
        <w:fldChar w:fldCharType="end"/>
      </w:r>
    </w:p>
    <w:p w14:paraId="4A6B42A1" w14:textId="4AE9BC58" w:rsidR="006E1231" w:rsidRPr="000E3B0A" w:rsidRDefault="006E1231" w:rsidP="006E1231">
      <w:pPr>
        <w:pStyle w:val="Prrafodelista"/>
        <w:tabs>
          <w:tab w:val="center" w:pos="4419"/>
        </w:tabs>
        <w:spacing w:after="0"/>
        <w:rPr>
          <w:rFonts w:ascii="Times New Roman" w:hAnsi="Times New Roman" w:cs="Times New Roman"/>
          <w:noProof/>
          <w:highlight w:val="yellow"/>
          <w:lang w:val="es-ES" w:eastAsia="es-ES"/>
          <w:rPrChange w:id="1562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</w:pPr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63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 </w:t>
      </w:r>
      <w:del w:id="1564" w:author="Josué" w:date="2015-06-19T15:16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65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66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A partir la </w:t>
      </w:r>
      <w:del w:id="1567" w:author="Josué" w:date="2015-06-19T15:16:00Z">
        <w:r w:rsidRPr="000E3B0A" w:rsidDel="000E3B0A">
          <w:rPr>
            <w:rFonts w:ascii="Times New Roman" w:hAnsi="Times New Roman" w:cs="Times New Roman"/>
            <w:noProof/>
            <w:highlight w:val="yellow"/>
            <w:lang w:val="es-ES" w:eastAsia="es-ES"/>
            <w:rPrChange w:id="1568" w:author="Josué" w:date="2015-06-19T15:18:00Z">
              <w:rPr>
                <w:rFonts w:ascii="Times New Roman" w:hAnsi="Times New Roman" w:cs="Times New Roman"/>
                <w:noProof/>
                <w:lang w:val="es-ES" w:eastAsia="es-ES"/>
              </w:rPr>
            </w:rPrChange>
          </w:rPr>
          <w:delText xml:space="preserve"> </w:delText>
        </w:r>
      </w:del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69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>grafica  que  se  muestra en el  enlace  se  puede inferir  que</w:t>
      </w:r>
      <w:r w:rsidR="00FB3052"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0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>:</w:t>
      </w:r>
    </w:p>
    <w:p w14:paraId="77B11442" w14:textId="1FDFAD90" w:rsidR="00FB3052" w:rsidRPr="000E3B0A" w:rsidRDefault="00FB3052" w:rsidP="00FB3052">
      <w:pPr>
        <w:pStyle w:val="Prrafodelista"/>
        <w:numPr>
          <w:ilvl w:val="0"/>
          <w:numId w:val="43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highlight w:val="yellow"/>
          <w:lang w:val="es-ES" w:eastAsia="es-ES"/>
          <w:rPrChange w:id="1571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</w:pPr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2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El </w:t>
      </w:r>
      <w:r w:rsidR="0002307B"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3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 valor  má</w:t>
      </w:r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4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ximo  que  alcanza  la  función  seno  es </w:t>
      </w:r>
      <m:oMath>
        <m:r>
          <w:rPr>
            <w:rFonts w:ascii="Cambria Math" w:hAnsi="Cambria Math" w:cs="Times New Roman"/>
            <w:noProof/>
            <w:highlight w:val="yellow"/>
            <w:lang w:val="es-ES" w:eastAsia="es-ES"/>
            <w:rPrChange w:id="1575" w:author="Josué" w:date="2015-06-19T15:18:00Z">
              <w:rPr>
                <w:rFonts w:ascii="Cambria Math" w:hAnsi="Cambria Math" w:cs="Times New Roman"/>
                <w:noProof/>
                <w:lang w:val="es-ES" w:eastAsia="es-ES"/>
              </w:rPr>
            </w:rPrChange>
          </w:rPr>
          <m:t>1</m:t>
        </m:r>
      </m:oMath>
    </w:p>
    <w:p w14:paraId="2E56927A" w14:textId="578728B9" w:rsidR="00FB3052" w:rsidRPr="000E3B0A" w:rsidRDefault="00FB3052" w:rsidP="00FB3052">
      <w:pPr>
        <w:pStyle w:val="Prrafodelista"/>
        <w:numPr>
          <w:ilvl w:val="0"/>
          <w:numId w:val="43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highlight w:val="yellow"/>
          <w:lang w:val="es-ES" w:eastAsia="es-ES"/>
          <w:rPrChange w:id="1576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</w:pPr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7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>El  valor</w:t>
      </w:r>
      <w:r w:rsidR="0002307B"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8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  mí</w:t>
      </w:r>
      <w:r w:rsidRPr="000E3B0A">
        <w:rPr>
          <w:rFonts w:ascii="Times New Roman" w:hAnsi="Times New Roman" w:cs="Times New Roman"/>
          <w:noProof/>
          <w:highlight w:val="yellow"/>
          <w:lang w:val="es-ES" w:eastAsia="es-ES"/>
          <w:rPrChange w:id="1579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t xml:space="preserve">nimo que alcanza  la  función coseno es </w:t>
      </w:r>
      <m:oMath>
        <m:r>
          <w:rPr>
            <w:rFonts w:ascii="Cambria Math" w:hAnsi="Cambria Math" w:cs="Times New Roman"/>
            <w:noProof/>
            <w:highlight w:val="yellow"/>
            <w:lang w:val="es-ES" w:eastAsia="es-ES"/>
            <w:rPrChange w:id="1580" w:author="Josué" w:date="2015-06-19T15:18:00Z">
              <w:rPr>
                <w:rFonts w:ascii="Cambria Math" w:hAnsi="Cambria Math" w:cs="Times New Roman"/>
                <w:noProof/>
                <w:lang w:val="es-ES" w:eastAsia="es-ES"/>
              </w:rPr>
            </w:rPrChange>
          </w:rPr>
          <m:t>-1</m:t>
        </m:r>
      </m:oMath>
    </w:p>
    <w:p w14:paraId="5C271A47" w14:textId="77777777" w:rsidR="000E3B0A" w:rsidRPr="000E3B0A" w:rsidRDefault="0002307B" w:rsidP="00FB3052">
      <w:pPr>
        <w:pStyle w:val="Prrafodelista"/>
        <w:numPr>
          <w:ilvl w:val="0"/>
          <w:numId w:val="43"/>
        </w:numPr>
        <w:tabs>
          <w:tab w:val="center" w:pos="4419"/>
        </w:tabs>
        <w:spacing w:after="0"/>
        <w:rPr>
          <w:ins w:id="1581" w:author="Josué" w:date="2015-06-19T15:18:00Z"/>
          <w:rFonts w:ascii="Times New Roman" w:hAnsi="Times New Roman" w:cs="Times New Roman"/>
          <w:noProof/>
          <w:highlight w:val="yellow"/>
          <w:lang w:val="es-ES" w:eastAsia="es-ES"/>
          <w:rPrChange w:id="1582" w:author="Josué" w:date="2015-06-19T15:18:00Z">
            <w:rPr>
              <w:ins w:id="1583" w:author="Josué" w:date="2015-06-19T15:18:00Z"/>
              <w:rFonts w:ascii="Times New Roman" w:eastAsiaTheme="minorEastAsia" w:hAnsi="Times New Roman" w:cs="Times New Roman"/>
              <w:noProof/>
              <w:highlight w:val="yellow"/>
              <w:lang w:val="es-ES" w:eastAsia="es-ES"/>
            </w:rPr>
          </w:rPrChange>
        </w:rPr>
      </w:pPr>
      <w:r w:rsidRPr="000E3B0A">
        <w:rPr>
          <w:rFonts w:ascii="Times New Roman" w:eastAsiaTheme="minorEastAsia" w:hAnsi="Times New Roman" w:cs="Times New Roman"/>
          <w:noProof/>
          <w:highlight w:val="yellow"/>
          <w:lang w:val="es-ES" w:eastAsia="es-ES"/>
          <w:rPrChange w:id="1584" w:author="Josué" w:date="2015-06-19T15:18:00Z">
            <w:rPr>
              <w:rFonts w:ascii="Times New Roman" w:eastAsiaTheme="minorEastAsia" w:hAnsi="Times New Roman" w:cs="Times New Roman"/>
              <w:noProof/>
              <w:lang w:val="es-ES" w:eastAsia="es-ES"/>
            </w:rPr>
          </w:rPrChange>
        </w:rPr>
        <w:t xml:space="preserve">Sus   valores se  repiten  cada  </w:t>
      </w:r>
      <m:oMath>
        <m:r>
          <w:rPr>
            <w:rFonts w:ascii="Cambria Math" w:eastAsiaTheme="minorEastAsia" w:hAnsi="Cambria Math" w:cs="Times New Roman"/>
            <w:noProof/>
            <w:highlight w:val="yellow"/>
            <w:lang w:val="es-ES" w:eastAsia="es-ES"/>
            <w:rPrChange w:id="1585" w:author="Josué" w:date="2015-06-19T15:18:00Z">
              <w:rPr>
                <w:rFonts w:ascii="Cambria Math" w:eastAsiaTheme="minorEastAsia" w:hAnsi="Cambria Math" w:cs="Times New Roman"/>
                <w:noProof/>
                <w:lang w:val="es-ES" w:eastAsia="es-ES"/>
              </w:rPr>
            </w:rPrChange>
          </w:rPr>
          <m:t>2π</m:t>
        </m:r>
      </m:oMath>
      <w:r w:rsidRPr="000E3B0A">
        <w:rPr>
          <w:rFonts w:ascii="Times New Roman" w:eastAsiaTheme="minorEastAsia" w:hAnsi="Times New Roman" w:cs="Times New Roman"/>
          <w:noProof/>
          <w:highlight w:val="yellow"/>
          <w:lang w:val="es-ES" w:eastAsia="es-ES"/>
          <w:rPrChange w:id="1586" w:author="Josué" w:date="2015-06-19T15:18:00Z">
            <w:rPr>
              <w:rFonts w:ascii="Times New Roman" w:eastAsiaTheme="minorEastAsia" w:hAnsi="Times New Roman" w:cs="Times New Roman"/>
              <w:noProof/>
              <w:lang w:val="es-ES" w:eastAsia="es-ES"/>
            </w:rPr>
          </w:rPrChange>
        </w:rPr>
        <w:t>,  por  tanto se considera  su gráfica es perió</w:t>
      </w:r>
      <w:r w:rsidR="00FB3052" w:rsidRPr="000E3B0A">
        <w:rPr>
          <w:rFonts w:ascii="Times New Roman" w:eastAsiaTheme="minorEastAsia" w:hAnsi="Times New Roman" w:cs="Times New Roman"/>
          <w:noProof/>
          <w:highlight w:val="yellow"/>
          <w:lang w:val="es-ES" w:eastAsia="es-ES"/>
          <w:rPrChange w:id="1587" w:author="Josué" w:date="2015-06-19T15:18:00Z">
            <w:rPr>
              <w:rFonts w:ascii="Times New Roman" w:eastAsiaTheme="minorEastAsia" w:hAnsi="Times New Roman" w:cs="Times New Roman"/>
              <w:noProof/>
              <w:lang w:val="es-ES" w:eastAsia="es-ES"/>
            </w:rPr>
          </w:rPrChange>
        </w:rPr>
        <w:t xml:space="preserve">dica, </w:t>
      </w:r>
      <w:r w:rsidRPr="000E3B0A">
        <w:rPr>
          <w:rFonts w:ascii="Times New Roman" w:eastAsiaTheme="minorEastAsia" w:hAnsi="Times New Roman" w:cs="Times New Roman"/>
          <w:noProof/>
          <w:highlight w:val="yellow"/>
          <w:lang w:val="es-ES" w:eastAsia="es-ES"/>
          <w:rPrChange w:id="1588" w:author="Josué" w:date="2015-06-19T15:18:00Z">
            <w:rPr>
              <w:rFonts w:ascii="Times New Roman" w:eastAsiaTheme="minorEastAsia" w:hAnsi="Times New Roman" w:cs="Times New Roman"/>
              <w:noProof/>
              <w:lang w:val="es-ES" w:eastAsia="es-ES"/>
            </w:rPr>
          </w:rPrChange>
        </w:rPr>
        <w:t>tal como se  puede observar en la siguiente  figura.</w:t>
      </w:r>
      <w:commentRangeEnd w:id="1519"/>
      <w:r w:rsidR="000E3B0A" w:rsidRPr="000E3B0A">
        <w:rPr>
          <w:rStyle w:val="Refdecomentario"/>
          <w:rFonts w:ascii="Calibri" w:eastAsia="Calibri" w:hAnsi="Calibri" w:cs="Times New Roman"/>
          <w:highlight w:val="yellow"/>
          <w:lang w:val="es-MX"/>
          <w:rPrChange w:id="1589" w:author="Josué" w:date="2015-06-19T15:18:00Z">
            <w:rPr>
              <w:rStyle w:val="Refdecomentario"/>
              <w:rFonts w:ascii="Calibri" w:eastAsia="Calibri" w:hAnsi="Calibri" w:cs="Times New Roman"/>
              <w:lang w:val="es-MX"/>
            </w:rPr>
          </w:rPrChange>
        </w:rPr>
        <w:commentReference w:id="1519"/>
      </w:r>
      <w:commentRangeEnd w:id="1520"/>
    </w:p>
    <w:p w14:paraId="271C9B6A" w14:textId="4F6F60B5" w:rsidR="00FB3052" w:rsidRPr="000E3B0A" w:rsidRDefault="000E3B0A">
      <w:pPr>
        <w:pStyle w:val="Prrafodelista"/>
        <w:tabs>
          <w:tab w:val="center" w:pos="4419"/>
        </w:tabs>
        <w:spacing w:after="0"/>
        <w:ind w:left="1440"/>
        <w:rPr>
          <w:rFonts w:ascii="Times New Roman" w:hAnsi="Times New Roman" w:cs="Times New Roman"/>
          <w:noProof/>
          <w:highlight w:val="yellow"/>
          <w:lang w:val="es-ES" w:eastAsia="es-ES"/>
          <w:rPrChange w:id="1590" w:author="Josué" w:date="2015-06-19T15:18:00Z">
            <w:rPr>
              <w:rFonts w:ascii="Times New Roman" w:hAnsi="Times New Roman" w:cs="Times New Roman"/>
              <w:noProof/>
              <w:lang w:val="es-ES" w:eastAsia="es-ES"/>
            </w:rPr>
          </w:rPrChange>
        </w:rPr>
        <w:pPrChange w:id="1591" w:author="Josué" w:date="2015-06-19T15:18:00Z">
          <w:pPr>
            <w:pStyle w:val="Prrafodelista"/>
            <w:numPr>
              <w:numId w:val="43"/>
            </w:numPr>
            <w:tabs>
              <w:tab w:val="center" w:pos="4419"/>
            </w:tabs>
            <w:spacing w:after="0"/>
            <w:ind w:left="1440" w:hanging="360"/>
          </w:pPr>
        </w:pPrChange>
      </w:pPr>
      <w:ins w:id="1592" w:author="Josué" w:date="2015-06-19T15:18:00Z">
        <w:r>
          <w:rPr>
            <w:rFonts w:ascii="Times New Roman" w:eastAsiaTheme="minorEastAsia" w:hAnsi="Times New Roman" w:cs="Times New Roman"/>
            <w:noProof/>
            <w:highlight w:val="yellow"/>
            <w:lang w:val="es-ES" w:eastAsia="es-ES"/>
          </w:rPr>
          <w:t>DEJAR ESTO COMO UN RECURSO PROFUNDIZA</w:t>
        </w:r>
      </w:ins>
      <w:r w:rsidRPr="000E3B0A">
        <w:rPr>
          <w:rStyle w:val="Refdecomentario"/>
          <w:rFonts w:ascii="Calibri" w:eastAsia="Calibri" w:hAnsi="Calibri" w:cs="Times New Roman"/>
          <w:highlight w:val="yellow"/>
          <w:lang w:val="es-MX"/>
          <w:rPrChange w:id="1593" w:author="Josué" w:date="2015-06-19T15:18:00Z">
            <w:rPr>
              <w:rStyle w:val="Refdecomentario"/>
              <w:rFonts w:ascii="Calibri" w:eastAsia="Calibri" w:hAnsi="Calibri" w:cs="Times New Roman"/>
              <w:lang w:val="es-MX"/>
            </w:rPr>
          </w:rPrChange>
        </w:rPr>
        <w:commentReference w:id="1520"/>
      </w:r>
    </w:p>
    <w:p w14:paraId="26F29B30" w14:textId="77777777" w:rsidR="00FB3052" w:rsidRPr="009A7192" w:rsidRDefault="00FB3052" w:rsidP="00FB3052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</w:p>
    <w:p w14:paraId="5401A670" w14:textId="74E9A028" w:rsidR="006E1231" w:rsidRPr="009A7192" w:rsidDel="000E3B0A" w:rsidRDefault="006E1231" w:rsidP="006E1231">
      <w:pPr>
        <w:pStyle w:val="Prrafodelista"/>
        <w:tabs>
          <w:tab w:val="center" w:pos="4419"/>
        </w:tabs>
        <w:spacing w:after="0"/>
        <w:rPr>
          <w:del w:id="1594" w:author="Josué" w:date="2015-06-19T15:19:00Z"/>
          <w:rFonts w:ascii="Times New Roman" w:hAnsi="Times New Roman" w:cs="Times New Roman"/>
          <w:b/>
          <w:noProof/>
          <w:lang w:val="es-ES" w:eastAsia="es-ES"/>
        </w:rPr>
      </w:pPr>
    </w:p>
    <w:p w14:paraId="4D47AAC7" w14:textId="3794DC3B" w:rsidR="00FB3052" w:rsidRPr="009A7192" w:rsidDel="000E3B0A" w:rsidRDefault="00932837" w:rsidP="006E1231">
      <w:pPr>
        <w:pStyle w:val="Prrafodelista"/>
        <w:tabs>
          <w:tab w:val="center" w:pos="4419"/>
        </w:tabs>
        <w:spacing w:after="0"/>
        <w:rPr>
          <w:del w:id="1595" w:author="Josué" w:date="2015-06-19T15:20:00Z"/>
          <w:rFonts w:ascii="Times New Roman" w:hAnsi="Times New Roman" w:cs="Times New Roman"/>
          <w:b/>
          <w:noProof/>
          <w:lang w:val="es-ES" w:eastAsia="es-ES"/>
        </w:rPr>
      </w:pPr>
      <w:del w:id="1596" w:author="Josué" w:date="2015-06-19T15:19:00Z">
        <w:r w:rsidRPr="009A7192" w:rsidDel="000E3B0A">
          <w:rPr>
            <w:rFonts w:ascii="Times New Roman" w:hAnsi="Times New Roman" w:cs="Times New Roman"/>
            <w:noProof/>
            <w:lang w:val="es-CO" w:eastAsia="ko-KR"/>
            <w:rPrChange w:id="1597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33A1B20F" wp14:editId="4DB2DF14">
                  <wp:simplePos x="0" y="0"/>
                  <wp:positionH relativeFrom="column">
                    <wp:posOffset>4777740</wp:posOffset>
                  </wp:positionH>
                  <wp:positionV relativeFrom="paragraph">
                    <wp:posOffset>746125</wp:posOffset>
                  </wp:positionV>
                  <wp:extent cx="285750" cy="257175"/>
                  <wp:effectExtent l="0" t="0" r="19050" b="28575"/>
                  <wp:wrapNone/>
                  <wp:docPr id="22" name="22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35B03004" w14:textId="77777777" w:rsidR="00086586" w:rsidRDefault="00086586" w:rsidP="003A470F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3A1B20F" id="22 Cuadro de texto" o:spid="_x0000_s1028" type="#_x0000_t202" style="position:absolute;left:0;text-align:left;margin-left:376.2pt;margin-top:58.75pt;width:22.5pt;height:20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" fillcolor="window" strokecolor="window" strokeweight=".5pt">
                  <v:textbox>
                    <w:txbxContent>
                      <w:p w14:paraId="35B03004" w14:textId="77777777" w:rsidR="00086586" w:rsidRDefault="00086586" w:rsidP="003A470F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del w:id="1598" w:author="Josué" w:date="2015-06-19T15:18:00Z">
        <w:r w:rsidR="00FB3052" w:rsidRPr="009A7192" w:rsidDel="000E3B0A">
          <w:rPr>
            <w:rFonts w:ascii="Times New Roman" w:hAnsi="Times New Roman" w:cs="Times New Roman"/>
            <w:noProof/>
            <w:lang w:val="es-CO" w:eastAsia="ko-KR"/>
            <w:rPrChange w:id="1599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692B7433" wp14:editId="6224D7AF">
              <wp:extent cx="4695825" cy="2466975"/>
              <wp:effectExtent l="0" t="0" r="9525" b="9525"/>
              <wp:docPr id="12" name="Imagen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8"/>
                      <a:srcRect l="15967" t="21450" r="6408" b="12084"/>
                      <a:stretch/>
                    </pic:blipFill>
                    <pic:spPr bwMode="auto">
                      <a:xfrm>
                        <a:off x="0" y="0"/>
                        <a:ext cx="4699609" cy="246896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4883A31" w14:textId="64D19135" w:rsidR="000E3B0A" w:rsidRPr="009A7192" w:rsidRDefault="000E3B0A" w:rsidP="00314B36">
      <w:pPr>
        <w:tabs>
          <w:tab w:val="center" w:pos="4419"/>
        </w:tabs>
        <w:spacing w:after="0"/>
        <w:rPr>
          <w:rFonts w:ascii="Times New Roman" w:hAnsi="Times New Roman" w:cs="Times New Roman"/>
          <w:b/>
          <w:noProof/>
          <w:lang w:val="es-ES" w:eastAsia="es-ES"/>
        </w:rPr>
      </w:pPr>
      <w:del w:id="1600" w:author="Josué" w:date="2015-06-19T15:20:00Z">
        <w:r w:rsidRPr="009A7192" w:rsidDel="000E3B0A">
          <w:rPr>
            <w:rFonts w:ascii="Times New Roman" w:hAnsi="Times New Roman" w:cs="Times New Roman"/>
            <w:noProof/>
            <w:lang w:val="es-CO" w:eastAsia="ko-KR"/>
            <w:rPrChange w:id="1601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3632" behindDoc="0" locked="0" layoutInCell="1" allowOverlap="1" wp14:anchorId="771F3F24" wp14:editId="3A73311C">
                  <wp:simplePos x="0" y="0"/>
                  <wp:positionH relativeFrom="column">
                    <wp:posOffset>2815590</wp:posOffset>
                  </wp:positionH>
                  <wp:positionV relativeFrom="paragraph">
                    <wp:posOffset>12065</wp:posOffset>
                  </wp:positionV>
                  <wp:extent cx="1466850" cy="381000"/>
                  <wp:effectExtent l="0" t="0" r="19050" b="19050"/>
                  <wp:wrapNone/>
                  <wp:docPr id="13" name="13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668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E3A21" w14:textId="2B7E87CC" w:rsidR="00086586" w:rsidRDefault="00086586">
                              <m:oMath>
                                <m:r>
                                  <w:del w:id="1602" w:author="Josué" w:date="2015-06-19T15:20:00Z">
                                    <w:rPr>
                                      <w:rFonts w:ascii="Cambria Math" w:hAnsi="Cambria Math"/>
                                    </w:rPr>
                                    <m:t>y=sen(x</m:t>
                                  </w:del>
                                </m:r>
                              </m:oMath>
                              <w:del w:id="1603" w:author="Josué" w:date="2015-06-19T15:20:00Z">
                                <w:r w:rsidDel="000E3B0A">
                                  <w:rPr>
                                    <w:rFonts w:eastAsiaTheme="minorEastAsia"/>
                                  </w:rPr>
                                  <w:delText>)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71F3F24" id="13 Cuadro de texto" o:spid="_x0000_s1029" type="#_x0000_t202" style="position:absolute;margin-left:221.7pt;margin-top:.95pt;width:115.5pt;height:3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" fillcolor="white [3201]" strokecolor="white [3212]" strokeweight=".5pt">
                  <v:textbox>
                    <w:txbxContent>
                      <w:p w14:paraId="434E3A21" w14:textId="2B7E87CC" w:rsidR="00086586" w:rsidRDefault="00086586">
                        <m:oMath>
                          <m:r>
                            <w:del w:id="1604" w:author="Josué" w:date="2015-06-19T15:20:00Z">
                              <w:rPr>
                                <w:rFonts w:ascii="Cambria Math" w:hAnsi="Cambria Math"/>
                              </w:rPr>
                              <m:t>y=sen(x</m:t>
                            </w:del>
                          </m:r>
                        </m:oMath>
                        <w:del w:id="1605" w:author="Josué" w:date="2015-06-19T15:20:00Z">
                          <w:r w:rsidDel="000E3B0A">
                            <w:rPr>
                              <w:rFonts w:eastAsiaTheme="minorEastAsia"/>
                            </w:rPr>
                            <w:delText>)</w:delText>
                          </w:r>
                        </w:del>
                      </w:p>
                    </w:txbxContent>
                  </v:textbox>
                </v:shape>
              </w:pict>
            </mc:Fallback>
          </mc:AlternateContent>
        </w:r>
      </w:del>
    </w:p>
    <w:p w14:paraId="69A0FFE8" w14:textId="77777777" w:rsidR="0002307B" w:rsidRPr="009A7192" w:rsidRDefault="0002307B" w:rsidP="00314B36">
      <w:pPr>
        <w:tabs>
          <w:tab w:val="center" w:pos="4419"/>
        </w:tabs>
        <w:spacing w:after="0"/>
        <w:rPr>
          <w:rFonts w:ascii="Times New Roman" w:hAnsi="Times New Roman" w:cs="Times New Roman"/>
          <w:b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7"/>
        <w:gridCol w:w="7321"/>
      </w:tblGrid>
      <w:tr w:rsidR="0002307B" w:rsidRPr="009A7192" w14:paraId="61D215C2" w14:textId="77777777" w:rsidTr="00D106A8">
        <w:tc>
          <w:tcPr>
            <w:tcW w:w="9033" w:type="dxa"/>
            <w:gridSpan w:val="2"/>
            <w:shd w:val="clear" w:color="auto" w:fill="0D0D0D" w:themeFill="text1" w:themeFillTint="F2"/>
          </w:tcPr>
          <w:p w14:paraId="1E5C9BCF" w14:textId="77777777" w:rsidR="0002307B" w:rsidRPr="009A7192" w:rsidRDefault="0002307B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2307B" w:rsidRPr="009A7192" w14:paraId="30E8701A" w14:textId="77777777" w:rsidTr="00D106A8">
        <w:tc>
          <w:tcPr>
            <w:tcW w:w="2518" w:type="dxa"/>
          </w:tcPr>
          <w:p w14:paraId="5399B135" w14:textId="77777777" w:rsidR="0002307B" w:rsidRPr="009A7192" w:rsidRDefault="0002307B" w:rsidP="00D106A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A301026" w14:textId="1AA11CC6" w:rsidR="0002307B" w:rsidRPr="009A7192" w:rsidRDefault="0002307B" w:rsidP="00D106A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1606" w:author="Josué" w:date="2015-06-19T15:19:00Z">
              <w:r w:rsidR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ins w:id="1607" w:author="Josué" w:date="2015-06-19T15:19:00Z">
              <w:r w:rsidR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</w:t>
              </w:r>
            </w:ins>
            <w:del w:id="1608" w:author="Josué" w:date="2015-06-19T15:19:00Z">
              <w:r w:rsidRPr="009A7192" w:rsidDel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</w:p>
        </w:tc>
      </w:tr>
      <w:tr w:rsidR="0002307B" w:rsidRPr="009A7192" w14:paraId="1BB0752E" w14:textId="77777777" w:rsidTr="00D106A8">
        <w:tc>
          <w:tcPr>
            <w:tcW w:w="2518" w:type="dxa"/>
          </w:tcPr>
          <w:p w14:paraId="6021574E" w14:textId="77777777" w:rsidR="0002307B" w:rsidRPr="009A7192" w:rsidRDefault="0002307B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A1F3E93" w14:textId="77777777" w:rsidR="0002307B" w:rsidRPr="009A7192" w:rsidRDefault="0002307B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2307B" w:rsidRPr="009A7192" w14:paraId="051A5F6C" w14:textId="77777777" w:rsidTr="00D106A8">
        <w:tc>
          <w:tcPr>
            <w:tcW w:w="2518" w:type="dxa"/>
          </w:tcPr>
          <w:p w14:paraId="5B8C2F37" w14:textId="77777777" w:rsidR="0002307B" w:rsidRPr="009A7192" w:rsidRDefault="0002307B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6F25FC6" w14:textId="77777777" w:rsidR="0002307B" w:rsidRDefault="000E3B0A" w:rsidP="00D106A8">
            <w:pPr>
              <w:rPr>
                <w:ins w:id="1609" w:author="Josué" w:date="2015-06-19T15:2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610" w:author="Josué" w:date="2015-06-19T15:18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1611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6010AEEE" wp14:editId="702FE585">
                    <wp:extent cx="4695825" cy="2466975"/>
                    <wp:effectExtent l="0" t="0" r="9525" b="9525"/>
                    <wp:docPr id="67" name="Imagen 6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18"/>
                            <a:srcRect l="15967" t="21450" r="6408" b="12084"/>
                            <a:stretch/>
                          </pic:blipFill>
                          <pic:spPr bwMode="auto">
                            <a:xfrm>
                              <a:off x="0" y="0"/>
                              <a:ext cx="4699609" cy="246896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BFC3217" w14:textId="1455B7CF" w:rsidR="000E3B0A" w:rsidRPr="009A7192" w:rsidRDefault="000E3B0A" w:rsidP="000E3B0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612" w:author="Josué" w:date="2015-06-19T15:20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Colocar el nombre de los ejes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x </w:t>
              </w:r>
              <w:r w:rsidRPr="000E3B0A">
                <w:rPr>
                  <w:rFonts w:ascii="Times New Roman" w:hAnsi="Times New Roman" w:cs="Times New Roman"/>
                  <w:color w:val="000000"/>
                  <w:rPrChange w:id="1613" w:author="Josué" w:date="2015-06-19T15:20:00Z">
                    <w:rPr>
                      <w:rFonts w:ascii="Times New Roman" w:hAnsi="Times New Roman" w:cs="Times New Roman"/>
                      <w:i/>
                      <w:color w:val="000000"/>
                    </w:rPr>
                  </w:rPrChange>
                </w:rPr>
                <w:t>y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 (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x)</w:t>
              </w:r>
            </w:ins>
          </w:p>
        </w:tc>
      </w:tr>
      <w:tr w:rsidR="0002307B" w:rsidRPr="009A7192" w14:paraId="749F5CEF" w14:textId="77777777" w:rsidTr="00D106A8">
        <w:tc>
          <w:tcPr>
            <w:tcW w:w="2518" w:type="dxa"/>
          </w:tcPr>
          <w:p w14:paraId="5FCB5526" w14:textId="77777777" w:rsidR="0002307B" w:rsidRPr="009A7192" w:rsidRDefault="0002307B" w:rsidP="00D106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68E855F" w14:textId="15694E57" w:rsidR="0002307B" w:rsidRPr="009A7192" w:rsidRDefault="0002307B" w:rsidP="000E3B0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Periodicidad de la función </w:t>
            </w:r>
            <w:ins w:id="1614" w:author="Josué" w:date="2015-06-19T15:19:00Z">
              <w:r w:rsidR="000E3B0A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 (</w:t>
              </w:r>
              <w:r w:rsidR="000E3B0A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x)</w:t>
              </w:r>
            </w:ins>
            <w:del w:id="1615" w:author="Josué" w:date="2015-06-19T15:19:00Z">
              <w:r w:rsidRPr="009A7192" w:rsidDel="000E3B0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seno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608661A3" w14:textId="77777777" w:rsidR="0002307B" w:rsidRPr="009A7192" w:rsidRDefault="0002307B" w:rsidP="00314B36">
      <w:pPr>
        <w:tabs>
          <w:tab w:val="center" w:pos="4419"/>
        </w:tabs>
        <w:spacing w:after="0"/>
        <w:rPr>
          <w:rFonts w:ascii="Times New Roman" w:hAnsi="Times New Roman" w:cs="Times New Roman"/>
          <w:b/>
          <w:noProof/>
          <w:lang w:val="es-ES" w:eastAsia="es-ES"/>
        </w:rPr>
      </w:pPr>
    </w:p>
    <w:p w14:paraId="128C195F" w14:textId="77777777" w:rsidR="00377F3F" w:rsidRPr="009A7192" w:rsidRDefault="00377F3F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02307B" w:rsidRPr="009A7192" w14:paraId="3EEB2AF8" w14:textId="77777777" w:rsidTr="00D106A8">
        <w:tc>
          <w:tcPr>
            <w:tcW w:w="8978" w:type="dxa"/>
            <w:gridSpan w:val="2"/>
            <w:shd w:val="clear" w:color="auto" w:fill="000000" w:themeFill="text1"/>
          </w:tcPr>
          <w:p w14:paraId="2BD5AA18" w14:textId="77777777" w:rsidR="0002307B" w:rsidRPr="009A7192" w:rsidRDefault="0002307B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02307B" w:rsidRPr="009A7192" w14:paraId="3189E071" w14:textId="77777777" w:rsidTr="00D106A8">
        <w:tc>
          <w:tcPr>
            <w:tcW w:w="2518" w:type="dxa"/>
          </w:tcPr>
          <w:p w14:paraId="5EDC342C" w14:textId="77777777" w:rsidR="0002307B" w:rsidRPr="009A7192" w:rsidRDefault="0002307B" w:rsidP="00D106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0CA7226" w14:textId="199945DA" w:rsidR="0002307B" w:rsidRPr="000E3B0A" w:rsidRDefault="0002307B" w:rsidP="0002307B">
            <w:pPr>
              <w:jc w:val="center"/>
              <w:rPr>
                <w:rFonts w:ascii="Times New Roman" w:hAnsi="Times New Roman" w:cs="Times New Roman"/>
                <w:sz w:val="24"/>
                <w:szCs w:val="24"/>
                <w:rPrChange w:id="1616" w:author="Josué" w:date="2015-06-19T15:21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0E3B0A">
              <w:rPr>
                <w:rFonts w:ascii="Times New Roman" w:hAnsi="Times New Roman" w:cs="Times New Roman"/>
                <w:rPrChange w:id="1617" w:author="Josué" w:date="2015-06-19T15:21:00Z">
                  <w:rPr>
                    <w:rFonts w:ascii="Times New Roman" w:hAnsi="Times New Roman" w:cs="Times New Roman"/>
                    <w:b/>
                  </w:rPr>
                </w:rPrChange>
              </w:rPr>
              <w:t>Función</w:t>
            </w:r>
            <w:del w:id="1618" w:author="Josué" w:date="2015-06-19T15:21:00Z">
              <w:r w:rsidRPr="000E3B0A" w:rsidDel="000E3B0A">
                <w:rPr>
                  <w:rFonts w:ascii="Times New Roman" w:hAnsi="Times New Roman" w:cs="Times New Roman"/>
                  <w:rPrChange w:id="1619" w:author="Josué" w:date="2015-06-19T15:21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 xml:space="preserve"> </w:delText>
              </w:r>
            </w:del>
            <w:r w:rsidRPr="000E3B0A">
              <w:rPr>
                <w:rFonts w:ascii="Times New Roman" w:hAnsi="Times New Roman" w:cs="Times New Roman"/>
                <w:rPrChange w:id="1620" w:author="Josué" w:date="2015-06-19T15:21:00Z">
                  <w:rPr>
                    <w:rFonts w:ascii="Times New Roman" w:hAnsi="Times New Roman" w:cs="Times New Roman"/>
                    <w:b/>
                  </w:rPr>
                </w:rPrChange>
              </w:rPr>
              <w:t xml:space="preserve"> periódica</w:t>
            </w:r>
            <w:del w:id="1621" w:author="Josué" w:date="2015-06-19T15:21:00Z">
              <w:r w:rsidRPr="000E3B0A" w:rsidDel="000E3B0A">
                <w:rPr>
                  <w:rFonts w:ascii="Times New Roman" w:hAnsi="Times New Roman" w:cs="Times New Roman"/>
                  <w:rPrChange w:id="1622" w:author="Josué" w:date="2015-06-19T15:21:00Z">
                    <w:rPr>
                      <w:rFonts w:ascii="Times New Roman" w:hAnsi="Times New Roman" w:cs="Times New Roman"/>
                      <w:b/>
                    </w:rPr>
                  </w:rPrChange>
                </w:rPr>
                <w:delText>.</w:delText>
              </w:r>
            </w:del>
          </w:p>
        </w:tc>
      </w:tr>
      <w:tr w:rsidR="0002307B" w:rsidRPr="009A7192" w14:paraId="236A4671" w14:textId="77777777" w:rsidTr="00D106A8">
        <w:tc>
          <w:tcPr>
            <w:tcW w:w="2518" w:type="dxa"/>
          </w:tcPr>
          <w:p w14:paraId="11741137" w14:textId="24AAA9A6" w:rsidR="0002307B" w:rsidRPr="009A7192" w:rsidRDefault="0002307B" w:rsidP="00D106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CC52D5E" w14:textId="23F79CD0" w:rsidR="0002307B" w:rsidRPr="004C4192" w:rsidRDefault="00FA27F6" w:rsidP="004C4192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  <w:rPrChange w:id="1623" w:author="Josué" w:date="2015-06-19T15:35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Una </w:t>
            </w:r>
            <w:del w:id="1624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función es periódica </w:t>
            </w:r>
            <w:del w:id="1625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cuando su </w:t>
            </w:r>
            <w:del w:id="1626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comportamiento se </w:t>
            </w:r>
            <w:del w:id="1627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repite</w:t>
            </w:r>
            <w:del w:id="1628" w:author="Josué" w:date="2015-06-19T15:28:00Z">
              <w:r w:rsidR="0002307B"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en</w:t>
            </w:r>
            <w:del w:id="1629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intervalos </w:t>
            </w:r>
            <w:del w:id="1630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regulares, es </w:t>
            </w:r>
            <w:del w:id="1631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decir </w:t>
            </w:r>
            <w:ins w:id="1632" w:author="Josué" w:date="2015-06-19T15:28:00Z">
              <w:r w:rsidR="000E3B0A">
                <w:rPr>
                  <w:rFonts w:ascii="Times New Roman" w:hAnsi="Times New Roman" w:cs="Times New Roman"/>
                  <w:i/>
                  <w:sz w:val="24"/>
                  <w:szCs w:val="24"/>
                </w:rPr>
                <w:t>f(x)</w:t>
              </w:r>
            </w:ins>
            <w:del w:id="1633" w:author="Josué" w:date="2015-06-19T15:28:00Z">
              <w:r w:rsidRPr="009A7192" w:rsidDel="000E3B0A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del w:id="1634" w:author="Josué" w:date="2015-06-19T1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f(x)</m:t>
                </w:del>
              </m:r>
            </m:oMath>
            <w:del w:id="1635" w:author="Josué" w:date="2015-06-19T15:28:00Z">
              <w:r w:rsidRPr="009A7192" w:rsidDel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e</w:delText>
              </w:r>
            </w:del>
            <w:ins w:id="1636" w:author="Josué" w:date="2015-06-19T15:28:00Z">
              <w:r w:rsidR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e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>s una función periódica</w:t>
            </w:r>
            <w:del w:id="1637" w:author="Josué" w:date="2015-06-19T15:28:00Z">
              <w:r w:rsidRPr="009A7192" w:rsidDel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,</w:delText>
              </w:r>
            </w:del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 existe un número real </w:t>
            </w:r>
            <w:ins w:id="1638" w:author="Josué" w:date="2015-06-19T15:28:00Z">
              <w:r w:rsidR="000E3B0A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 xml:space="preserve">p &gt; </w:t>
              </w:r>
              <w:r w:rsidR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0</w:t>
              </w:r>
            </w:ins>
            <m:oMath>
              <m:r>
                <w:del w:id="1639" w:author="Josué" w:date="2015-06-19T15:2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 &gt; 0</m:t>
                </w:del>
              </m:r>
            </m:oMath>
            <w:del w:id="1640" w:author="Josué" w:date="2015-06-19T15:28:00Z">
              <w:r w:rsidRPr="009A7192" w:rsidDel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ins w:id="1641" w:author="Josué" w:date="2015-06-19T15:28:00Z">
              <w:r w:rsidR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>tal que</w:t>
            </w:r>
            <w:ins w:id="1642" w:author="Josué" w:date="2015-06-19T15:28:00Z">
              <w:r w:rsidR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</w:ins>
            <w:ins w:id="1643" w:author="Josué" w:date="2015-06-19T15:29:00Z">
              <w:r w:rsidR="000E3B0A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>f(x + p) = f(x),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del w:id="1644" w:author="Josué" w:date="2015-06-19T15:29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f(x+p) = f (x),</m:t>
                </w:del>
              </m:r>
            </m:oMath>
            <w:del w:id="1645" w:author="Josué" w:date="2015-06-19T15:29:00Z">
              <w:r w:rsidRPr="009A7192" w:rsidDel="000E3B0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>para todo</w:t>
            </w:r>
            <w:ins w:id="1646" w:author="Josué" w:date="2015-06-19T15:35:00Z">
              <w:r w:rsidR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  <w:r w:rsidR="004C4192" w:rsidRPr="004C4192">
                <w:rPr>
                  <w:rFonts w:ascii="Times New Roman" w:eastAsia="Times New Roman" w:hAnsi="Times New Roman" w:cs="Times New Roman"/>
                  <w:i/>
                  <w:rPrChange w:id="1647" w:author="Josué" w:date="2015-06-19T15:35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>x</w:t>
              </w:r>
              <w:r w:rsidR="004C4192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 xml:space="preserve"> </w:t>
              </w:r>
              <w:r w:rsidR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que pertenezca a lso números reales</w:t>
              </w:r>
            </w:ins>
            <m:oMath>
              <m:r>
                <w:del w:id="1648" w:author="Josué" w:date="2015-06-19T15:35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x</m:t>
                </w:del>
              </m:r>
              <m:r>
                <w:del w:id="1649" w:author="Josué" w:date="2015-06-19T15:35:00Z"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∈ R</m:t>
                </w:del>
              </m:r>
            </m:oMath>
            <w:del w:id="1650" w:author="Josué" w:date="2015-06-19T15:35:00Z">
              <w:r w:rsidRPr="009A7192" w:rsidDel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.</w:delText>
              </w:r>
            </w:del>
            <w:ins w:id="1651" w:author="Josué" w:date="2015-06-19T15:35:00Z">
              <w:r w:rsidR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,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menor número</w:t>
            </w:r>
            <w:ins w:id="1652" w:author="Josué" w:date="2015-06-19T15:35:00Z">
              <w:r w:rsidR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  <w:r w:rsidR="004C4192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>p</w:t>
              </w:r>
            </w:ins>
            <w:del w:id="1653" w:author="Josué" w:date="2015-06-19T15:35:00Z">
              <w:r w:rsidRPr="009A7192" w:rsidDel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oMath>
              <w:r w:rsidRPr="009A7192" w:rsidDel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ins w:id="1654" w:author="Josué" w:date="2015-06-19T15:35:00Z">
              <w:r w:rsidR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tiene la propiedad anterior se llama el período de </w:t>
            </w:r>
            <m:oMath>
              <m:r>
                <w:del w:id="1655" w:author="Josué" w:date="2015-06-19T15:35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</m:t>
                </w:del>
              </m:r>
            </m:oMath>
            <w:del w:id="1656" w:author="Josué" w:date="2015-06-19T15:35:00Z">
              <w:r w:rsidRPr="009A7192" w:rsidDel="004C419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.</w:delText>
              </w:r>
            </w:del>
            <w:ins w:id="1657" w:author="Josué" w:date="2015-06-19T15:35:00Z">
              <w:r w:rsidR="004C4192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>f.</w:t>
              </w:r>
            </w:ins>
          </w:p>
        </w:tc>
      </w:tr>
    </w:tbl>
    <w:p w14:paraId="3253E627" w14:textId="77777777" w:rsidR="0002307B" w:rsidRPr="009A7192" w:rsidRDefault="0002307B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57B1222F" w14:textId="77777777" w:rsidR="0002307B" w:rsidRPr="009A7192" w:rsidRDefault="0002307B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7490FB2E" w14:textId="36FFB1C9" w:rsidR="00FA27F6" w:rsidRPr="009A7192" w:rsidRDefault="00FA27F6" w:rsidP="00FA27F6">
      <w:pPr>
        <w:spacing w:after="0"/>
        <w:jc w:val="both"/>
        <w:rPr>
          <w:rFonts w:ascii="Times New Roman" w:hAnsi="Times New Roman" w:cs="Times New Roman"/>
          <w:color w:val="000000"/>
          <w:lang w:val="es-ES"/>
        </w:rPr>
      </w:pPr>
      <w:commentRangeStart w:id="1658"/>
      <w:r w:rsidRPr="00545F61">
        <w:rPr>
          <w:rFonts w:ascii="Times New Roman" w:hAnsi="Times New Roman" w:cs="Times New Roman"/>
          <w:color w:val="000000"/>
          <w:highlight w:val="yellow"/>
          <w:lang w:val="es-ES"/>
          <w:rPrChange w:id="1659" w:author="Edgar Josué Malagón Montaña" w:date="2015-06-20T11:13:00Z">
            <w:rPr>
              <w:rFonts w:ascii="Times New Roman" w:hAnsi="Times New Roman" w:cs="Times New Roman"/>
              <w:color w:val="000000"/>
              <w:lang w:val="es-ES"/>
            </w:rPr>
          </w:rPrChange>
        </w:rPr>
        <w:lastRenderedPageBreak/>
        <w:t xml:space="preserve">La  definición </w:t>
      </w:r>
      <w:del w:id="1660" w:author="Edgar Josué Malagón Montaña" w:date="2015-06-20T10:51:00Z">
        <w:r w:rsidRPr="00545F61" w:rsidDel="005D2903">
          <w:rPr>
            <w:rFonts w:ascii="Times New Roman" w:hAnsi="Times New Roman" w:cs="Times New Roman"/>
            <w:color w:val="000000"/>
            <w:highlight w:val="yellow"/>
            <w:lang w:val="es-ES"/>
            <w:rPrChange w:id="1661" w:author="Edgar Josué Malagón Montaña" w:date="2015-06-20T11:13:00Z">
              <w:rPr>
                <w:rFonts w:ascii="Times New Roman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</w:del>
      <w:r w:rsidRPr="00545F61">
        <w:rPr>
          <w:rFonts w:ascii="Times New Roman" w:hAnsi="Times New Roman" w:cs="Times New Roman"/>
          <w:color w:val="000000"/>
          <w:highlight w:val="yellow"/>
          <w:lang w:val="es-ES"/>
          <w:rPrChange w:id="1662" w:author="Edgar Josué Malagón Montaña" w:date="2015-06-20T11:13:00Z">
            <w:rPr>
              <w:rFonts w:ascii="Times New Roman" w:hAnsi="Times New Roman" w:cs="Times New Roman"/>
              <w:color w:val="000000"/>
              <w:lang w:val="es-ES"/>
            </w:rPr>
          </w:rPrChange>
        </w:rPr>
        <w:t xml:space="preserve">de  función periódica en las  funciones  trigonométricas  se  puede  ampliar siguiendo  el  enlace </w:t>
      </w:r>
      <w:r w:rsidR="005D2903" w:rsidRPr="00545F61">
        <w:rPr>
          <w:highlight w:val="yellow"/>
          <w:rPrChange w:id="1663" w:author="Edgar Josué Malagón Montaña" w:date="2015-06-20T11:13:00Z">
            <w:rPr>
              <w:rStyle w:val="Hipervnculo"/>
              <w:rFonts w:ascii="Times New Roman" w:hAnsi="Times New Roman" w:cs="Times New Roman"/>
              <w:lang w:val="es-ES"/>
            </w:rPr>
          </w:rPrChange>
        </w:rPr>
        <w:fldChar w:fldCharType="begin"/>
      </w:r>
      <w:r w:rsidR="005D2903" w:rsidRPr="00545F61">
        <w:rPr>
          <w:highlight w:val="yellow"/>
          <w:rPrChange w:id="1664" w:author="Edgar Josué Malagón Montaña" w:date="2015-06-20T11:13:00Z">
            <w:rPr/>
          </w:rPrChange>
        </w:rPr>
        <w:instrText xml:space="preserve"> HYPERLINK "http://tube.geogebra.org/student/m106334" </w:instrText>
      </w:r>
      <w:r w:rsidR="005D2903" w:rsidRPr="00545F61">
        <w:rPr>
          <w:highlight w:val="yellow"/>
          <w:rPrChange w:id="1665" w:author="Edgar Josué Malagón Montaña" w:date="2015-06-20T11:13:00Z">
            <w:rPr>
              <w:rStyle w:val="Hipervnculo"/>
              <w:rFonts w:ascii="Times New Roman" w:hAnsi="Times New Roman" w:cs="Times New Roman"/>
              <w:lang w:val="es-ES"/>
            </w:rPr>
          </w:rPrChange>
        </w:rPr>
        <w:fldChar w:fldCharType="separate"/>
      </w:r>
      <w:r w:rsidRPr="00545F61">
        <w:rPr>
          <w:rStyle w:val="Hipervnculo"/>
          <w:rFonts w:ascii="Times New Roman" w:hAnsi="Times New Roman" w:cs="Times New Roman"/>
          <w:highlight w:val="yellow"/>
          <w:lang w:val="es-ES"/>
          <w:rPrChange w:id="1666" w:author="Edgar Josué Malagón Montaña" w:date="2015-06-20T11:13:00Z">
            <w:rPr>
              <w:rStyle w:val="Hipervnculo"/>
              <w:rFonts w:ascii="Times New Roman" w:hAnsi="Times New Roman" w:cs="Times New Roman"/>
              <w:lang w:val="es-ES"/>
            </w:rPr>
          </w:rPrChange>
        </w:rPr>
        <w:t>VER</w:t>
      </w:r>
      <w:r w:rsidR="005D2903" w:rsidRPr="00545F61">
        <w:rPr>
          <w:rStyle w:val="Hipervnculo"/>
          <w:rFonts w:ascii="Times New Roman" w:hAnsi="Times New Roman" w:cs="Times New Roman"/>
          <w:highlight w:val="yellow"/>
          <w:lang w:val="es-ES"/>
          <w:rPrChange w:id="1667" w:author="Edgar Josué Malagón Montaña" w:date="2015-06-20T11:13:00Z">
            <w:rPr>
              <w:rStyle w:val="Hipervnculo"/>
              <w:rFonts w:ascii="Times New Roman" w:hAnsi="Times New Roman" w:cs="Times New Roman"/>
              <w:lang w:val="es-ES"/>
            </w:rPr>
          </w:rPrChange>
        </w:rPr>
        <w:fldChar w:fldCharType="end"/>
      </w:r>
      <w:commentRangeEnd w:id="1658"/>
      <w:r w:rsidR="00545F61">
        <w:rPr>
          <w:rStyle w:val="Refdecomentario"/>
          <w:rFonts w:ascii="Calibri" w:eastAsia="Calibri" w:hAnsi="Calibri" w:cs="Times New Roman"/>
          <w:lang w:val="es-MX"/>
        </w:rPr>
        <w:commentReference w:id="1658"/>
      </w:r>
    </w:p>
    <w:p w14:paraId="7900FB42" w14:textId="77777777" w:rsidR="00FA27F6" w:rsidRPr="009A7192" w:rsidRDefault="00FA27F6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4239081B" w14:textId="0EEB7A12" w:rsidR="00FA27F6" w:rsidRPr="009A7192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1.2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La función coseno</w:t>
      </w:r>
    </w:p>
    <w:p w14:paraId="7AB6C952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50AD3263" w14:textId="55C962CF" w:rsidR="00FA27F6" w:rsidRPr="009A7192" w:rsidRDefault="00FA27F6" w:rsidP="00FA27F6">
      <w:pPr>
        <w:spacing w:after="0"/>
        <w:rPr>
          <w:rFonts w:ascii="Times New Roman" w:eastAsiaTheme="minorEastAsia" w:hAnsi="Times New Roman" w:cs="Times New Roman"/>
        </w:rPr>
      </w:pPr>
      <w:r w:rsidRPr="009A7192">
        <w:rPr>
          <w:rFonts w:ascii="Times New Roman" w:hAnsi="Times New Roman" w:cs="Times New Roman"/>
        </w:rPr>
        <w:t>Se</w:t>
      </w:r>
      <w:del w:id="1668" w:author="Edgar Josué Malagón Montaña" w:date="2015-06-20T11:14:00Z">
        <w:r w:rsidRPr="009A7192" w:rsidDel="00545F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 define </w:t>
      </w:r>
      <w:del w:id="1669" w:author="Edgar Josué Malagón Montaña" w:date="2015-06-20T11:14:00Z">
        <w:r w:rsidRPr="009A7192" w:rsidDel="00545F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1670" w:author="Edgar Josué Malagón Montaña" w:date="2015-06-20T11:14:00Z">
        <w:r w:rsidRPr="009A7192" w:rsidDel="00545F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función coseno </w:t>
      </w:r>
      <w:del w:id="1671" w:author="Edgar Josué Malagón Montaña" w:date="2015-06-20T11:14:00Z">
        <w:r w:rsidRPr="009A7192" w:rsidDel="00545F61">
          <w:rPr>
            <w:rFonts w:ascii="Times New Roman" w:hAnsi="Times New Roman" w:cs="Times New Roman"/>
          </w:rPr>
          <w:delText xml:space="preserve">  </w:delText>
        </w:r>
      </w:del>
      <w:r w:rsidRPr="009A7192">
        <w:rPr>
          <w:rFonts w:ascii="Times New Roman" w:hAnsi="Times New Roman" w:cs="Times New Roman"/>
        </w:rPr>
        <w:t xml:space="preserve">con </w:t>
      </w:r>
      <w:del w:id="1672" w:author="Edgar Josué Malagón Montaña" w:date="2015-06-20T11:14:00Z">
        <w:r w:rsidRPr="009A7192" w:rsidDel="00545F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1673" w:author="Edgar Josué Malagón Montaña" w:date="2015-06-20T11:14:00Z">
        <w:r w:rsidRPr="009A7192" w:rsidDel="00545F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ecuación</w:t>
      </w:r>
      <w:ins w:id="1674" w:author="Edgar Josué Malagón Montaña" w:date="2015-06-20T11:14:00Z">
        <w:r w:rsidR="00545F61">
          <w:rPr>
            <w:rFonts w:ascii="Times New Roman" w:hAnsi="Times New Roman" w:cs="Times New Roman"/>
          </w:rPr>
          <w:t xml:space="preserve"> </w:t>
        </w:r>
        <w:r w:rsidR="00545F61">
          <w:rPr>
            <w:rFonts w:ascii="Times New Roman" w:hAnsi="Times New Roman" w:cs="Times New Roman"/>
            <w:i/>
          </w:rPr>
          <w:t xml:space="preserve">f(x) = </w:t>
        </w:r>
        <w:r w:rsidR="00545F61">
          <w:rPr>
            <w:rFonts w:ascii="Times New Roman" w:hAnsi="Times New Roman" w:cs="Times New Roman"/>
          </w:rPr>
          <w:t xml:space="preserve">cos </w:t>
        </w:r>
        <w:r w:rsidR="00545F61">
          <w:rPr>
            <w:rFonts w:ascii="Times New Roman" w:hAnsi="Times New Roman" w:cs="Times New Roman"/>
            <w:i/>
          </w:rPr>
          <w:t>(x)</w:t>
        </w:r>
      </w:ins>
      <w:r w:rsidRPr="009A7192">
        <w:rPr>
          <w:rFonts w:ascii="Times New Roman" w:hAnsi="Times New Roman" w:cs="Times New Roman"/>
        </w:rPr>
        <w:t xml:space="preserve"> </w:t>
      </w:r>
      <m:oMath>
        <m:r>
          <w:del w:id="1675" w:author="Edgar Josué Malagón Montaña" w:date="2015-06-20T11:15:00Z">
            <w:rPr>
              <w:rFonts w:ascii="Cambria Math" w:hAnsi="Cambria Math" w:cs="Times New Roman"/>
            </w:rPr>
            <m:t>f</m:t>
          </w:del>
        </m:r>
        <m:d>
          <m:dPr>
            <m:ctrlPr>
              <w:del w:id="1676" w:author="Edgar Josué Malagón Montaña" w:date="2015-06-20T11:15:00Z">
                <w:rPr>
                  <w:rFonts w:ascii="Cambria Math" w:hAnsi="Cambria Math" w:cs="Times New Roman"/>
                  <w:i/>
                </w:rPr>
              </w:del>
            </m:ctrlPr>
          </m:dPr>
          <m:e>
            <m:r>
              <w:del w:id="1677" w:author="Edgar Josué Malagón Montaña" w:date="2015-06-20T11:15:00Z">
                <w:rPr>
                  <w:rFonts w:ascii="Cambria Math" w:hAnsi="Cambria Math" w:cs="Times New Roman"/>
                </w:rPr>
                <m:t>x</m:t>
              </w:del>
            </m:r>
          </m:e>
        </m:d>
        <m:r>
          <w:del w:id="1678" w:author="Edgar Josué Malagón Montaña" w:date="2015-06-20T11:15:00Z">
            <w:rPr>
              <w:rFonts w:ascii="Cambria Math" w:hAnsi="Cambria Math" w:cs="Times New Roman"/>
            </w:rPr>
            <m:t>=cos(x)</m:t>
          </w:del>
        </m:r>
      </m:oMath>
      <w:del w:id="1679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donde </w:t>
      </w:r>
      <w:ins w:id="1680" w:author="Edgar Josué Malagón Montaña" w:date="2015-06-20T11:15:00Z">
        <w:r w:rsidR="00545F61">
          <w:rPr>
            <w:rFonts w:ascii="Times New Roman" w:eastAsiaTheme="minorEastAsia" w:hAnsi="Times New Roman" w:cs="Times New Roman"/>
            <w:i/>
          </w:rPr>
          <w:t>x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m:oMath>
        <m:r>
          <w:del w:id="1681" w:author="Edgar Josué Malagón Montaña" w:date="2015-06-20T11:15:00Z">
            <w:rPr>
              <w:rFonts w:ascii="Cambria Math" w:eastAsiaTheme="minorEastAsia" w:hAnsi="Cambria Math" w:cs="Times New Roman"/>
            </w:rPr>
            <m:t>x</m:t>
          </w:del>
        </m:r>
      </m:oMath>
      <w:del w:id="1682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 e</w:delText>
        </w:r>
      </w:del>
      <w:ins w:id="1683" w:author="Edgar Josué Malagón Montaña" w:date="2015-06-20T11:15:00Z">
        <w:r w:rsidR="00545F61">
          <w:rPr>
            <w:rFonts w:ascii="Times New Roman" w:eastAsiaTheme="minorEastAsia" w:hAnsi="Times New Roman" w:cs="Times New Roman"/>
          </w:rPr>
          <w:t>e</w:t>
        </w:r>
      </w:ins>
      <w:r w:rsidRPr="009A7192">
        <w:rPr>
          <w:rFonts w:ascii="Times New Roman" w:eastAsiaTheme="minorEastAsia" w:hAnsi="Times New Roman" w:cs="Times New Roman"/>
        </w:rPr>
        <w:t xml:space="preserve">s </w:t>
      </w:r>
      <w:del w:id="1684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un </w:t>
      </w:r>
      <w:del w:id="1685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número </w:t>
      </w:r>
      <w:del w:id="1686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real. El </w:t>
      </w:r>
      <w:del w:id="1687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valor </w:t>
      </w:r>
      <w:del w:id="1688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 </w:t>
      </w:r>
      <w:del w:id="1689" w:author="Edgar Josué Malagón Montaña" w:date="2015-06-20T11:15:00Z">
        <w:r w:rsidRPr="00545F61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ins w:id="1690" w:author="Edgar Josué Malagón Montaña" w:date="2015-06-20T11:15:00Z">
        <w:r w:rsidR="00545F61">
          <w:rPr>
            <w:rFonts w:ascii="Times New Roman" w:eastAsiaTheme="minorEastAsia" w:hAnsi="Times New Roman" w:cs="Times New Roman"/>
          </w:rPr>
          <w:t xml:space="preserve">cos </w:t>
        </w:r>
        <w:r w:rsidR="00545F61">
          <w:rPr>
            <w:rFonts w:ascii="Times New Roman" w:eastAsiaTheme="minorEastAsia" w:hAnsi="Times New Roman" w:cs="Times New Roman"/>
            <w:i/>
          </w:rPr>
          <w:t>x</w:t>
        </w:r>
      </w:ins>
      <m:oMath>
        <m:r>
          <w:del w:id="1691" w:author="Edgar Josué Malagón Montaña" w:date="2015-06-20T11:15:00Z">
            <w:rPr>
              <w:rFonts w:ascii="Cambria Math" w:eastAsiaTheme="minorEastAsia" w:hAnsi="Cambria Math" w:cs="Times New Roman" w:hint="eastAsia"/>
            </w:rPr>
            <m:t>cos</m:t>
          </w:del>
        </m:r>
        <m:r>
          <w:del w:id="1692" w:author="Edgar Josué Malagón Montaña" w:date="2015-06-20T11:15:00Z">
            <w:rPr>
              <w:rFonts w:ascii="Cambria Math" w:eastAsiaTheme="minorEastAsia" w:hAnsi="Cambria Math" w:cs="Times New Roman"/>
            </w:rPr>
            <m:t xml:space="preserve"> x</m:t>
          </w:del>
        </m:r>
      </m:oMath>
      <w:del w:id="1693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 corresponde</w:t>
      </w:r>
      <w:del w:id="1694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rá </w:delText>
        </w:r>
      </w:del>
      <w:r w:rsidRPr="009A7192">
        <w:rPr>
          <w:rFonts w:ascii="Times New Roman" w:eastAsiaTheme="minorEastAsia" w:hAnsi="Times New Roman" w:cs="Times New Roman"/>
        </w:rPr>
        <w:t xml:space="preserve"> al coseno de </w:t>
      </w:r>
      <w:del w:id="1695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un </w:t>
      </w:r>
      <w:del w:id="1696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ángulo </w:t>
      </w:r>
      <w:del w:id="1697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 </w:t>
      </w:r>
      <w:ins w:id="1698" w:author="Edgar Josué Malagón Montaña" w:date="2015-06-20T11:15:00Z">
        <w:r w:rsidR="00545F61">
          <w:rPr>
            <w:rFonts w:ascii="Times New Roman" w:eastAsiaTheme="minorEastAsia" w:hAnsi="Times New Roman" w:cs="Times New Roman"/>
            <w:i/>
          </w:rPr>
          <w:t>x</w:t>
        </w:r>
      </w:ins>
      <m:oMath>
        <m:r>
          <w:del w:id="1699" w:author="Edgar Josué Malagón Montaña" w:date="2015-06-20T11:15:00Z">
            <w:rPr>
              <w:rFonts w:ascii="Cambria Math" w:eastAsiaTheme="minorEastAsia" w:hAnsi="Cambria Math" w:cs="Times New Roman"/>
            </w:rPr>
            <m:t>x</m:t>
          </w:del>
        </m:r>
      </m:oMath>
      <w:del w:id="1700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 radianes</w:t>
      </w:r>
      <w:ins w:id="1701" w:author="Edgar Josué Malagón Montaña" w:date="2015-06-20T11:15:00Z">
        <w:r w:rsidR="00545F61">
          <w:rPr>
            <w:rFonts w:ascii="Times New Roman" w:eastAsiaTheme="minorEastAsia" w:hAnsi="Times New Roman" w:cs="Times New Roman"/>
          </w:rPr>
          <w:t>,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w:del w:id="1702" w:author="Edgar Josué Malagón Montaña" w:date="2015-06-20T11:15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así mismo </w:t>
      </w:r>
      <w:del w:id="1703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1704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gráfica </w:t>
      </w:r>
      <w:del w:id="1705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 </w:t>
      </w:r>
      <w:del w:id="1706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función </w:t>
      </w:r>
      <w:del w:id="1707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coseno </w:t>
      </w:r>
      <w:del w:id="1708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está dada por </w:t>
      </w:r>
      <w:del w:id="1709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todos </w:t>
      </w:r>
      <w:ins w:id="1710" w:author="Edgar Josué Malagón Montaña" w:date="2015-06-20T11:16:00Z">
        <w:r w:rsidR="00545F61">
          <w:rPr>
            <w:rFonts w:ascii="Times New Roman" w:eastAsiaTheme="minorEastAsia" w:hAnsi="Times New Roman" w:cs="Times New Roman"/>
          </w:rPr>
          <w:t>l</w:t>
        </w:r>
      </w:ins>
      <w:del w:id="1711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l</w:delText>
        </w:r>
      </w:del>
      <w:r w:rsidRPr="009A7192">
        <w:rPr>
          <w:rFonts w:ascii="Times New Roman" w:eastAsiaTheme="minorEastAsia" w:hAnsi="Times New Roman" w:cs="Times New Roman"/>
        </w:rPr>
        <w:t xml:space="preserve">os </w:t>
      </w:r>
      <w:del w:id="1712" w:author="Edgar Josué Malagón Montaña" w:date="2015-06-20T11:16:00Z">
        <w:r w:rsidRPr="009A7192" w:rsidDel="00545F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puntos</w:t>
      </w:r>
      <w:ins w:id="1713" w:author="Edgar Josué Malagón Montaña" w:date="2015-06-20T11:29:00Z">
        <w:r w:rsidR="00225861">
          <w:rPr>
            <w:rFonts w:ascii="Times New Roman" w:eastAsiaTheme="minorEastAsia" w:hAnsi="Times New Roman" w:cs="Times New Roman"/>
          </w:rPr>
          <w:t>(</w:t>
        </w:r>
        <w:r w:rsidR="00225861">
          <w:rPr>
            <w:rFonts w:ascii="Times New Roman" w:eastAsiaTheme="minorEastAsia" w:hAnsi="Times New Roman" w:cs="Times New Roman"/>
            <w:i/>
          </w:rPr>
          <w:t>x, y)</w:t>
        </w:r>
      </w:ins>
      <w:del w:id="1714" w:author="Edgar Josué Malagón Montaña" w:date="2015-06-20T11:29:00Z">
        <w:r w:rsidRPr="009A7192" w:rsidDel="00225861">
          <w:rPr>
            <w:rFonts w:ascii="Times New Roman" w:eastAsiaTheme="minorEastAsia" w:hAnsi="Times New Roman" w:cs="Times New Roman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</w:rPr>
            <m:t>(x,y)</m:t>
          </m:r>
        </m:oMath>
        <w:r w:rsidRPr="009A7192" w:rsidDel="00225861">
          <w:rPr>
            <w:rFonts w:ascii="Times New Roman" w:eastAsiaTheme="minorEastAsia" w:hAnsi="Times New Roman" w:cs="Times New Roman"/>
          </w:rPr>
          <w:delText xml:space="preserve"> </w:delText>
        </w:r>
      </w:del>
      <w:ins w:id="1715" w:author="Edgar Josué Malagón Montaña" w:date="2015-06-20T11:29:00Z">
        <w:r w:rsidR="00225861">
          <w:rPr>
            <w:rFonts w:ascii="Times New Roman" w:eastAsiaTheme="minorEastAsia" w:hAnsi="Times New Roman" w:cs="Times New Roman"/>
          </w:rPr>
          <w:t xml:space="preserve"> </w:t>
        </w:r>
      </w:ins>
      <w:r w:rsidRPr="009A7192">
        <w:rPr>
          <w:rFonts w:ascii="Times New Roman" w:eastAsiaTheme="minorEastAsia" w:hAnsi="Times New Roman" w:cs="Times New Roman"/>
        </w:rPr>
        <w:t xml:space="preserve">que </w:t>
      </w:r>
      <w:del w:id="1716" w:author="Edgar Josué Malagón Montaña" w:date="2015-06-20T11:29:00Z">
        <w:r w:rsidRPr="009A7192" w:rsidDel="002258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satisfacen </w:t>
      </w:r>
      <w:del w:id="1717" w:author="Edgar Josué Malagón Montaña" w:date="2015-06-20T11:29:00Z">
        <w:r w:rsidRPr="009A7192" w:rsidDel="002258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1718" w:author="Edgar Josué Malagón Montaña" w:date="2015-06-20T11:30:00Z">
        <w:r w:rsidRPr="009A7192" w:rsidDel="00225861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ecuación</w:t>
      </w:r>
      <w:ins w:id="1719" w:author="Edgar Josué Malagón Montaña" w:date="2015-06-20T11:30:00Z">
        <w:r w:rsidR="00225861">
          <w:rPr>
            <w:rFonts w:ascii="Times New Roman" w:eastAsiaTheme="minorEastAsia" w:hAnsi="Times New Roman" w:cs="Times New Roman"/>
          </w:rPr>
          <w:t xml:space="preserve">: </w:t>
        </w:r>
        <w:r w:rsidR="00225861">
          <w:rPr>
            <w:rFonts w:ascii="Times New Roman" w:eastAsiaTheme="minorEastAsia" w:hAnsi="Times New Roman" w:cs="Times New Roman"/>
            <w:i/>
          </w:rPr>
          <w:t xml:space="preserve">y = </w:t>
        </w:r>
        <w:r w:rsidR="00225861" w:rsidRPr="00225861">
          <w:rPr>
            <w:rFonts w:ascii="Times New Roman" w:eastAsiaTheme="minorEastAsia" w:hAnsi="Times New Roman" w:cs="Times New Roman"/>
            <w:rPrChange w:id="1720" w:author="Edgar Josué Malagón Montaña" w:date="2015-06-20T11:30:00Z">
              <w:rPr>
                <w:rFonts w:ascii="Times New Roman" w:eastAsiaTheme="minorEastAsia" w:hAnsi="Times New Roman" w:cs="Times New Roman"/>
                <w:i/>
              </w:rPr>
            </w:rPrChange>
          </w:rPr>
          <w:t>cos</w:t>
        </w:r>
        <w:r w:rsidR="00225861">
          <w:rPr>
            <w:rFonts w:ascii="Times New Roman" w:eastAsiaTheme="minorEastAsia" w:hAnsi="Times New Roman" w:cs="Times New Roman"/>
            <w:i/>
          </w:rPr>
          <w:t xml:space="preserve"> x.</w:t>
        </w:r>
      </w:ins>
      <w:del w:id="1721" w:author="Edgar Josué Malagón Montaña" w:date="2015-06-20T11:30:00Z">
        <w:r w:rsidRPr="009A7192" w:rsidDel="00225861">
          <w:rPr>
            <w:rFonts w:ascii="Times New Roman" w:eastAsiaTheme="minorEastAsia" w:hAnsi="Times New Roman" w:cs="Times New Roman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</w:rPr>
            <m:t>y=cosx</m:t>
          </m:r>
        </m:oMath>
        <w:r w:rsidRPr="009A7192" w:rsidDel="00225861">
          <w:rPr>
            <w:rFonts w:ascii="Times New Roman" w:eastAsiaTheme="minorEastAsia" w:hAnsi="Times New Roman" w:cs="Times New Roman"/>
          </w:rPr>
          <w:delText>.</w:delText>
        </w:r>
      </w:del>
    </w:p>
    <w:p w14:paraId="7BABF4D1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highlight w:val="yellow"/>
        </w:rPr>
      </w:pPr>
    </w:p>
    <w:p w14:paraId="20F8C4CF" w14:textId="1325A169" w:rsidR="00FA27F6" w:rsidRPr="009A7192" w:rsidRDefault="003A470F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E32BED2" wp14:editId="78852429">
                <wp:simplePos x="0" y="0"/>
                <wp:positionH relativeFrom="column">
                  <wp:posOffset>4720590</wp:posOffset>
                </wp:positionH>
                <wp:positionV relativeFrom="paragraph">
                  <wp:posOffset>1395730</wp:posOffset>
                </wp:positionV>
                <wp:extent cx="285750" cy="257175"/>
                <wp:effectExtent l="0" t="0" r="19050" b="28575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45250694" w14:textId="77777777" w:rsidR="00086586" w:rsidRDefault="00086586" w:rsidP="003A470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2BED2" id="21 Cuadro de texto" o:spid="_x0000_s1030" type="#_x0000_t202" style="position:absolute;left:0;text-align:left;margin-left:371.7pt;margin-top:109.9pt;width:22.5pt;height:20.2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" fillcolor="window" strokecolor="window" strokeweight=".5pt">
                <v:textbox>
                  <w:txbxContent>
                    <w:p w14:paraId="45250694" w14:textId="77777777" w:rsidR="00086586" w:rsidRDefault="00086586" w:rsidP="003A470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del w:id="1722" w:author="Edgar Josué Malagón Montaña" w:date="2015-06-20T11:31:00Z">
        <w:r w:rsidR="00FA27F6" w:rsidRPr="009A7192" w:rsidDel="00225861">
          <w:rPr>
            <w:rFonts w:ascii="Times New Roman" w:hAnsi="Times New Roman" w:cs="Times New Roman"/>
            <w:noProof/>
            <w:lang w:val="es-CO" w:eastAsia="ko-KR"/>
            <w:rPrChange w:id="1723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39296" behindDoc="0" locked="0" layoutInCell="1" allowOverlap="1" wp14:anchorId="1699F272" wp14:editId="1D80943F">
                  <wp:simplePos x="0" y="0"/>
                  <wp:positionH relativeFrom="column">
                    <wp:posOffset>3977640</wp:posOffset>
                  </wp:positionH>
                  <wp:positionV relativeFrom="paragraph">
                    <wp:posOffset>205105</wp:posOffset>
                  </wp:positionV>
                  <wp:extent cx="1371600" cy="285750"/>
                  <wp:effectExtent l="0" t="0" r="19050" b="19050"/>
                  <wp:wrapNone/>
                  <wp:docPr id="14" name="14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3716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FB3427" w14:textId="6DFC9946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cos⁡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1699F272" id="14 Cuadro de texto" o:spid="_x0000_s1031" type="#_x0000_t202" style="position:absolute;left:0;text-align:left;margin-left:313.2pt;margin-top:16.15pt;width:108pt;height:22.5pt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" fillcolor="white [3201]" strokecolor="white [3212]" strokeweight=".5pt">
                  <v:textbox>
                    <w:txbxContent>
                      <w:p w14:paraId="52FB3427" w14:textId="6DFC9946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cos⁡</m:t>
                            </m:r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del w:id="1724" w:author="Edgar Josué Malagón Montaña" w:date="2015-06-20T11:30:00Z">
        <w:r w:rsidR="00FA27F6" w:rsidRPr="009A7192" w:rsidDel="00225861">
          <w:rPr>
            <w:rFonts w:ascii="Times New Roman" w:hAnsi="Times New Roman" w:cs="Times New Roman"/>
            <w:noProof/>
            <w:lang w:val="es-CO" w:eastAsia="ko-KR"/>
            <w:rPrChange w:id="1725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5FC25C9A" wp14:editId="36D02C79">
              <wp:extent cx="4572000" cy="3209925"/>
              <wp:effectExtent l="0" t="0" r="0" b="9525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9"/>
                      <a:srcRect l="24120" t="28297" r="39361" b="18429"/>
                      <a:stretch/>
                    </pic:blipFill>
                    <pic:spPr bwMode="auto">
                      <a:xfrm>
                        <a:off x="0" y="0"/>
                        <a:ext cx="4575684" cy="321251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9"/>
        <w:gridCol w:w="7289"/>
      </w:tblGrid>
      <w:tr w:rsidR="00FA27F6" w:rsidRPr="009A7192" w14:paraId="66182E1C" w14:textId="77777777" w:rsidTr="004C1531">
        <w:tc>
          <w:tcPr>
            <w:tcW w:w="9033" w:type="dxa"/>
            <w:gridSpan w:val="2"/>
            <w:shd w:val="clear" w:color="auto" w:fill="0D0D0D" w:themeFill="text1" w:themeFillTint="F2"/>
          </w:tcPr>
          <w:p w14:paraId="27C906D7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A27F6" w:rsidRPr="009A7192" w14:paraId="421EFB12" w14:textId="77777777" w:rsidTr="004C1531">
        <w:tc>
          <w:tcPr>
            <w:tcW w:w="2518" w:type="dxa"/>
          </w:tcPr>
          <w:p w14:paraId="48ADD75E" w14:textId="77777777" w:rsidR="00FA27F6" w:rsidRPr="009A7192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02BF9E7" w14:textId="0BCDC718" w:rsidR="00FA27F6" w:rsidRPr="009A7192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1726" w:author="Edgar Josué Malagón Montaña" w:date="2015-06-20T11:33:00Z">
              <w:r w:rsidR="007940E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ins w:id="1727" w:author="Edgar Josué Malagón Montaña" w:date="2015-06-20T11:33:00Z">
              <w:r w:rsidR="007940E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9</w:t>
              </w:r>
            </w:ins>
            <w:del w:id="1728" w:author="Edgar Josué Malagón Montaña" w:date="2015-06-20T11:33:00Z">
              <w:r w:rsidRPr="009A7192" w:rsidDel="007940E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</w:p>
        </w:tc>
      </w:tr>
      <w:tr w:rsidR="00FA27F6" w:rsidRPr="009A7192" w14:paraId="7B95421D" w14:textId="77777777" w:rsidTr="004C1531">
        <w:tc>
          <w:tcPr>
            <w:tcW w:w="2518" w:type="dxa"/>
          </w:tcPr>
          <w:p w14:paraId="3992A773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A2EAC4F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A27F6" w:rsidRPr="009A7192" w14:paraId="2E7B24B2" w14:textId="77777777" w:rsidTr="004C1531">
        <w:tc>
          <w:tcPr>
            <w:tcW w:w="2518" w:type="dxa"/>
          </w:tcPr>
          <w:p w14:paraId="28165690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8798F00" w14:textId="3901BFBE" w:rsidR="00225861" w:rsidRPr="00225861" w:rsidRDefault="00225861" w:rsidP="004C1531">
            <w:pPr>
              <w:rPr>
                <w:ins w:id="1729" w:author="Edgar Josué Malagón Montaña" w:date="2015-06-20T11:30:00Z"/>
                <w:rFonts w:ascii="Times New Roman" w:hAnsi="Times New Roman" w:cs="Times New Roman"/>
                <w:noProof/>
                <w:lang w:val="es-CO" w:eastAsia="es-CO"/>
              </w:rPr>
            </w:pPr>
            <w:ins w:id="1730" w:author="Edgar Josué Malagón Montaña" w:date="2015-06-20T11:30:00Z">
              <w:r w:rsidRPr="00225861">
                <w:rPr>
                  <w:rFonts w:ascii="Times New Roman" w:hAnsi="Times New Roman" w:cs="Times New Roman"/>
                  <w:noProof/>
                  <w:highlight w:val="yellow"/>
                  <w:lang w:val="es-CO" w:eastAsia="es-CO"/>
                  <w:rPrChange w:id="1731" w:author="Edgar Josué Malagón Montaña" w:date="2015-06-20T11:31:00Z">
                    <w:rPr>
                      <w:rFonts w:ascii="Times New Roman" w:hAnsi="Times New Roman" w:cs="Times New Roman"/>
                      <w:noProof/>
                      <w:lang w:val="es-CO" w:eastAsia="es-CO"/>
                    </w:rPr>
                  </w:rPrChange>
                </w:rPr>
                <w:t xml:space="preserve">Agregar el nombre de los ejes: </w:t>
              </w:r>
            </w:ins>
            <w:ins w:id="1732" w:author="Edgar Josué Malagón Montaña" w:date="2015-06-20T11:31:00Z">
              <w:r w:rsidRPr="00225861">
                <w:rPr>
                  <w:rFonts w:ascii="Times New Roman" w:eastAsiaTheme="minorEastAsia" w:hAnsi="Times New Roman" w:cs="Times New Roman"/>
                  <w:i/>
                  <w:highlight w:val="yellow"/>
                  <w:rPrChange w:id="1733" w:author="Edgar Josué Malagón Montaña" w:date="2015-06-20T11:31:00Z">
                    <w:rPr>
                      <w:rFonts w:ascii="Times New Roman" w:eastAsiaTheme="minorEastAsia" w:hAnsi="Times New Roman" w:cs="Times New Roman"/>
                      <w:i/>
                    </w:rPr>
                  </w:rPrChange>
                </w:rPr>
                <w:t xml:space="preserve">y = </w:t>
              </w:r>
              <w:r w:rsidRPr="00225861">
                <w:rPr>
                  <w:rFonts w:ascii="Times New Roman" w:eastAsiaTheme="minorEastAsia" w:hAnsi="Times New Roman" w:cs="Times New Roman"/>
                  <w:highlight w:val="yellow"/>
                  <w:rPrChange w:id="1734" w:author="Edgar Josué Malagón Montaña" w:date="2015-06-20T11:31:00Z">
                    <w:rPr>
                      <w:rFonts w:ascii="Times New Roman" w:eastAsiaTheme="minorEastAsia" w:hAnsi="Times New Roman" w:cs="Times New Roman"/>
                    </w:rPr>
                  </w:rPrChange>
                </w:rPr>
                <w:t>cos</w:t>
              </w:r>
              <w:r w:rsidRPr="00225861">
                <w:rPr>
                  <w:rFonts w:ascii="Times New Roman" w:eastAsiaTheme="minorEastAsia" w:hAnsi="Times New Roman" w:cs="Times New Roman"/>
                  <w:i/>
                  <w:highlight w:val="yellow"/>
                  <w:rPrChange w:id="1735" w:author="Edgar Josué Malagón Montaña" w:date="2015-06-20T11:31:00Z">
                    <w:rPr>
                      <w:rFonts w:ascii="Times New Roman" w:eastAsiaTheme="minorEastAsia" w:hAnsi="Times New Roman" w:cs="Times New Roman"/>
                      <w:i/>
                    </w:rPr>
                  </w:rPrChange>
                </w:rPr>
                <w:t xml:space="preserve"> x. </w:t>
              </w:r>
              <w:r w:rsidRPr="00225861">
                <w:rPr>
                  <w:rFonts w:ascii="Times New Roman" w:eastAsiaTheme="minorEastAsia" w:hAnsi="Times New Roman" w:cs="Times New Roman"/>
                  <w:highlight w:val="yellow"/>
                  <w:rPrChange w:id="1736" w:author="Edgar Josué Malagón Montaña" w:date="2015-06-20T11:31:00Z">
                    <w:rPr>
                      <w:rFonts w:ascii="Times New Roman" w:eastAsiaTheme="minorEastAsia" w:hAnsi="Times New Roman" w:cs="Times New Roman"/>
                      <w:i/>
                    </w:rPr>
                  </w:rPrChange>
                </w:rPr>
                <w:t>y</w:t>
              </w:r>
              <w:r w:rsidRPr="00225861">
                <w:rPr>
                  <w:rFonts w:ascii="Times New Roman" w:eastAsiaTheme="minorEastAsia" w:hAnsi="Times New Roman" w:cs="Times New Roman"/>
                  <w:i/>
                  <w:highlight w:val="yellow"/>
                  <w:rPrChange w:id="1737" w:author="Edgar Josué Malagón Montaña" w:date="2015-06-20T11:31:00Z">
                    <w:rPr>
                      <w:rFonts w:ascii="Times New Roman" w:eastAsiaTheme="minorEastAsia" w:hAnsi="Times New Roman" w:cs="Times New Roman"/>
                      <w:i/>
                    </w:rPr>
                  </w:rPrChange>
                </w:rPr>
                <w:t xml:space="preserve"> x.</w:t>
              </w:r>
            </w:ins>
          </w:p>
          <w:p w14:paraId="504E2C0A" w14:textId="77777777" w:rsidR="00225861" w:rsidRDefault="00225861" w:rsidP="004C1531">
            <w:pPr>
              <w:rPr>
                <w:ins w:id="1738" w:author="Edgar Josué Malagón Montaña" w:date="2015-06-20T11:30:00Z"/>
                <w:rFonts w:ascii="Times New Roman" w:hAnsi="Times New Roman" w:cs="Times New Roman"/>
                <w:noProof/>
                <w:lang w:val="es-CO" w:eastAsia="es-CO"/>
              </w:rPr>
            </w:pPr>
          </w:p>
          <w:p w14:paraId="7C0387BC" w14:textId="6B46E6DC" w:rsidR="00FA27F6" w:rsidRPr="009A7192" w:rsidRDefault="00225861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739" w:author="Edgar Josué Malagón Montaña" w:date="2015-06-20T11:30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1740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1A137C03" wp14:editId="78893CC1">
                    <wp:extent cx="4572000" cy="3209925"/>
                    <wp:effectExtent l="0" t="0" r="0" b="9525"/>
                    <wp:docPr id="60" name="Imagen 6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19"/>
                            <a:srcRect l="24120" t="28297" r="39361" b="18429"/>
                            <a:stretch/>
                          </pic:blipFill>
                          <pic:spPr bwMode="auto">
                            <a:xfrm>
                              <a:off x="0" y="0"/>
                              <a:ext cx="4575684" cy="321251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FA27F6" w:rsidRPr="009A7192" w14:paraId="049EAE36" w14:textId="77777777" w:rsidTr="004C1531">
        <w:tc>
          <w:tcPr>
            <w:tcW w:w="2518" w:type="dxa"/>
          </w:tcPr>
          <w:p w14:paraId="453B7BA2" w14:textId="1A6FDBC1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602CDD2" w14:textId="71593278" w:rsidR="00FA27F6" w:rsidRPr="009A7192" w:rsidRDefault="00FA27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Función coseno en el  intervalo</w:t>
            </w:r>
            <w:ins w:id="1741" w:author="Edgar Josué Malagón Montaña" w:date="2015-06-20T11:32:00Z">
              <w:r w:rsidR="00225AC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[0, 2</w:t>
              </w:r>
            </w:ins>
            <w:ins w:id="1742" w:author="Edgar Josué Malagón Montaña" w:date="2015-06-20T11:33:00Z">
              <w:r w:rsidR="00225AC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π].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del w:id="1743" w:author="Edgar Josué Malagón Montaña" w:date="2015-06-20T11:33:00Z"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w:del>
                  </m:ctrlPr>
                </m:dPr>
                <m:e>
                  <m:r>
                    <w:del w:id="1744" w:author="Edgar Josué Malagón Montaña" w:date="2015-06-20T11:33:00Z"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0,2π</m:t>
                    </w:del>
                  </m:r>
                </m:e>
              </m:d>
            </m:oMath>
          </w:p>
        </w:tc>
      </w:tr>
    </w:tbl>
    <w:p w14:paraId="56EFE387" w14:textId="77777777" w:rsidR="00225861" w:rsidRDefault="00225861" w:rsidP="00FA27F6">
      <w:pPr>
        <w:spacing w:after="0"/>
        <w:jc w:val="both"/>
        <w:rPr>
          <w:ins w:id="1745" w:author="Edgar Josué Malagón Montaña" w:date="2015-06-20T11:31:00Z"/>
          <w:rFonts w:ascii="Times New Roman" w:hAnsi="Times New Roman" w:cs="Times New Roman"/>
          <w:color w:val="000000"/>
          <w:lang w:val="es-ES"/>
        </w:rPr>
      </w:pPr>
    </w:p>
    <w:p w14:paraId="5412FE4D" w14:textId="347DEE64" w:rsidR="00FA27F6" w:rsidRPr="009A7192" w:rsidRDefault="00FA27F6" w:rsidP="00FA27F6">
      <w:pPr>
        <w:spacing w:after="0"/>
        <w:jc w:val="both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>Dada</w:t>
      </w:r>
      <w:del w:id="1746" w:author="Edgar Josué Malagón Montaña" w:date="2015-06-20T11:32:00Z">
        <w:r w:rsidRPr="009A7192" w:rsidDel="00225AC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la </w:t>
      </w:r>
      <w:del w:id="1747" w:author="Edgar Josué Malagón Montaña" w:date="2015-06-20T11:32:00Z">
        <w:r w:rsidRPr="009A7192" w:rsidDel="00225AC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gráfica </w:t>
      </w:r>
      <w:del w:id="1748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 </w:t>
      </w:r>
      <w:del w:id="1749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pueden </w:t>
      </w:r>
      <w:del w:id="1750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deducir </w:t>
      </w:r>
      <w:del w:id="1751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las</w:t>
      </w:r>
      <w:del w:id="1752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siguientes </w:t>
      </w:r>
      <w:del w:id="1753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características</w:t>
      </w:r>
      <w:del w:id="1754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>.</w:delText>
        </w:r>
      </w:del>
      <w:ins w:id="1755" w:author="Edgar Josué Malagón Montaña" w:date="2015-06-20T11:36:00Z">
        <w:r w:rsidR="007940EF">
          <w:rPr>
            <w:rFonts w:ascii="Times New Roman" w:hAnsi="Times New Roman" w:cs="Times New Roman"/>
            <w:color w:val="000000"/>
            <w:lang w:val="es-ES"/>
          </w:rPr>
          <w:t>:</w:t>
        </w:r>
      </w:ins>
    </w:p>
    <w:p w14:paraId="1DD4F339" w14:textId="259E4FAA" w:rsidR="00FA27F6" w:rsidRPr="009A7192" w:rsidRDefault="00FA27F6" w:rsidP="00FA27F6">
      <w:pPr>
        <w:pStyle w:val="Prrafodelista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El </w:t>
      </w:r>
      <w:del w:id="1756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dominio</w:t>
      </w:r>
      <w:del w:id="1757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de la </w:t>
      </w:r>
      <w:del w:id="1758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función </w:t>
      </w:r>
      <w:del w:id="1759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es </w:t>
      </w:r>
      <w:del w:id="1760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el </w:t>
      </w:r>
      <w:del w:id="1761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conjunto </w:t>
      </w:r>
      <w:del w:id="1762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 </w:t>
      </w:r>
      <w:del w:id="1763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los  números  reales, es </w:t>
      </w:r>
      <w:del w:id="1764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decir </w:t>
      </w:r>
      <w:del w:id="1765" w:author="Edgar Josué Malagón Montaña" w:date="2015-06-20T11:36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el intervalo</w:t>
      </w:r>
      <w:ins w:id="1766" w:author="Edgar Josué Malagón Montaña" w:date="2015-06-20T11:36:00Z">
        <w:r w:rsidR="007940EF">
          <w:rPr>
            <w:rFonts w:ascii="Times New Roman" w:hAnsi="Times New Roman" w:cs="Times New Roman"/>
            <w:color w:val="000000"/>
            <w:lang w:val="es-ES"/>
          </w:rPr>
          <w:t xml:space="preserve"> (-</w:t>
        </w:r>
      </w:ins>
      <w:ins w:id="1767" w:author="Edgar Josué Malagón Montaña" w:date="2015-06-20T11:37:00Z">
        <w:r w:rsidR="007940EF">
          <w:rPr>
            <w:rFonts w:ascii="Times New Roman" w:hAnsi="Times New Roman" w:cs="Times New Roman"/>
            <w:color w:val="000000"/>
            <w:lang w:val="es-ES"/>
          </w:rPr>
          <w:t>∞, ∞).</w:t>
        </w:r>
      </w:ins>
      <w:del w:id="1768" w:author="Edgar Josué Malagón Montaña" w:date="2015-06-20T11:37:00Z">
        <w:r w:rsidRPr="009A7192" w:rsidDel="007940E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lang w:val="es-ES"/>
                </w:rPr>
                <m:t>-∞,∞</m:t>
              </m:r>
            </m:e>
          </m:d>
        </m:oMath>
        <w:r w:rsidRPr="009A7192" w:rsidDel="007940EF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4B5B50E6" w14:textId="60FE54F1" w:rsidR="00FA27F6" w:rsidRPr="009A7192" w:rsidDel="00047153" w:rsidRDefault="00FA27F6">
      <w:pPr>
        <w:pStyle w:val="Prrafodelista"/>
        <w:numPr>
          <w:ilvl w:val="0"/>
          <w:numId w:val="44"/>
        </w:numPr>
        <w:spacing w:after="0"/>
        <w:rPr>
          <w:del w:id="1769" w:author="Edgar Josué Malagón Montaña" w:date="2015-06-20T11:53:00Z"/>
          <w:rFonts w:ascii="Times New Roman" w:hAnsi="Times New Roman" w:cs="Times New Roman"/>
          <w:color w:val="000000"/>
          <w:lang w:val="es-ES"/>
        </w:rPr>
      </w:pPr>
      <w:r w:rsidRPr="00047153">
        <w:rPr>
          <w:rFonts w:ascii="Times New Roman" w:hAnsi="Times New Roman" w:cs="Times New Roman"/>
          <w:color w:val="000000"/>
          <w:lang w:val="es-ES"/>
        </w:rPr>
        <w:t xml:space="preserve">El rango de la  función es </w:t>
      </w:r>
      <w:del w:id="1770" w:author="Edgar Josué Malagón Montaña" w:date="2015-06-20T11:53:00Z">
        <w:r w:rsidRPr="00047153" w:rsidDel="0004715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hAnsi="Times New Roman" w:cs="Times New Roman"/>
          <w:color w:val="000000"/>
          <w:lang w:val="es-ES"/>
        </w:rPr>
        <w:t xml:space="preserve">el </w:t>
      </w:r>
      <w:del w:id="1771" w:author="Edgar Josué Malagón Montaña" w:date="2015-06-20T11:53:00Z">
        <w:r w:rsidRPr="00047153" w:rsidDel="0004715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hAnsi="Times New Roman" w:cs="Times New Roman"/>
          <w:color w:val="000000"/>
          <w:lang w:val="es-ES"/>
        </w:rPr>
        <w:t xml:space="preserve">intervalo </w:t>
      </w:r>
      <w:del w:id="1772" w:author="Edgar Josué Malagón Montaña" w:date="2015-06-20T11:53:00Z">
        <w:r w:rsidRPr="00047153" w:rsidDel="0004715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ins w:id="1773" w:author="Edgar Josué Malagón Montaña" w:date="2015-06-20T11:53:00Z">
        <w:r w:rsidR="00047153" w:rsidRPr="00047153">
          <w:rPr>
            <w:rFonts w:ascii="Times New Roman" w:hAnsi="Times New Roman" w:cs="Times New Roman"/>
            <w:color w:val="000000"/>
            <w:lang w:val="es-ES"/>
          </w:rPr>
          <w:t>[1, -1]</w:t>
        </w:r>
      </w:ins>
      <w:ins w:id="1774" w:author="Edgar Josué Malagón Montaña" w:date="2015-06-20T11:54:00Z">
        <w:r w:rsidR="00047153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  <m:oMath>
        <m:d>
          <m:dPr>
            <m:begChr m:val="["/>
            <m:endChr m:val="]"/>
            <m:ctrlPr>
              <w:del w:id="1775" w:author="Edgar Josué Malagón Montaña" w:date="2015-06-20T11:53:00Z">
                <w:rPr>
                  <w:rFonts w:ascii="Cambria Math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1776" w:author="Edgar Josué Malagón Montaña" w:date="2015-06-20T11:53:00Z">
                <w:rPr>
                  <w:rFonts w:ascii="Cambria Math" w:hAnsi="Cambria Math" w:cs="Times New Roman"/>
                  <w:color w:val="000000"/>
                  <w:lang w:val="es-ES"/>
                </w:rPr>
                <m:t>1,-1</m:t>
              </w:del>
            </m:r>
          </m:e>
        </m:d>
      </m:oMath>
    </w:p>
    <w:p w14:paraId="67DB3E9F" w14:textId="77777777" w:rsidR="00047153" w:rsidRPr="00047153" w:rsidRDefault="00047153">
      <w:pPr>
        <w:pStyle w:val="Prrafodelista"/>
        <w:numPr>
          <w:ilvl w:val="0"/>
          <w:numId w:val="44"/>
        </w:numPr>
        <w:spacing w:after="0"/>
        <w:rPr>
          <w:ins w:id="1777" w:author="Edgar Josué Malagón Montaña" w:date="2015-06-20T11:53:00Z"/>
          <w:rFonts w:ascii="Times New Roman" w:hAnsi="Times New Roman" w:cs="Times New Roman"/>
          <w:color w:val="000000"/>
          <w:lang w:val="es-ES"/>
          <w:rPrChange w:id="1778" w:author="Edgar Josué Malagón Montaña" w:date="2015-06-20T11:53:00Z">
            <w:rPr>
              <w:ins w:id="1779" w:author="Edgar Josué Malagón Montaña" w:date="2015-06-20T11:53:00Z"/>
              <w:rFonts w:ascii="Times New Roman" w:eastAsiaTheme="minorEastAsia" w:hAnsi="Times New Roman" w:cs="Times New Roman"/>
              <w:color w:val="000000"/>
              <w:lang w:val="es-ES"/>
            </w:rPr>
          </w:rPrChange>
        </w:rPr>
      </w:pPr>
    </w:p>
    <w:p w14:paraId="02A2FA3E" w14:textId="0217342D" w:rsidR="00FA27F6" w:rsidRPr="00047153" w:rsidRDefault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Los puntos </w:t>
      </w:r>
      <w:del w:id="1780" w:author="Edgar Josué Malagón Montaña" w:date="2015-06-20T11:54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1781" w:author="Edgar Josué Malagón Montaña" w:date="2015-06-20T11:54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intersección </w:t>
      </w:r>
      <w:del w:id="1782" w:author="Edgar Josué Malagón Montaña" w:date="2015-06-20T11:54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1783" w:author="Edgar Josué Malagón Montaña" w:date="2015-06-20T11:54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curva </w:t>
      </w:r>
      <w:del w:id="1784" w:author="Edgar Josué Malagón Montaña" w:date="2015-06-20T11:54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>con el eje</w:t>
      </w:r>
      <w:ins w:id="1785" w:author="Edgar Josué Malagón Montaña" w:date="2015-06-20T11:54:00Z">
        <w:r w:rsidR="0004715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047153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del w:id="1786" w:author="Edgar Josué Malagón Montaña" w:date="2015-06-20T11:54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x</m:t>
          </m:r>
        </m:oMath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 tienen coordenadas</w:t>
      </w:r>
      <w:ins w:id="1787" w:author="Edgar Josué Malagón Montaña" w:date="2015-06-20T11:54:00Z">
        <w:r w:rsidR="0004715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(</w:t>
        </w:r>
        <w:r w:rsidR="00047153">
          <w:rPr>
            <w:rFonts w:ascii="Cambria Math" w:eastAsiaTheme="minorEastAsia" w:hAnsi="Cambria Math" w:cs="Times New Roman"/>
            <w:color w:val="000000"/>
            <w:lang w:val="es-ES"/>
          </w:rPr>
          <w:t>π</w:t>
        </w:r>
        <w:r w:rsidR="00047153">
          <w:rPr>
            <w:rFonts w:ascii="Times New Roman" w:eastAsiaTheme="minorEastAsia" w:hAnsi="Times New Roman" w:cs="Times New Roman"/>
            <w:color w:val="000000"/>
            <w:lang w:val="es-ES"/>
          </w:rPr>
          <w:t>/2, 0), (3</w:t>
        </w:r>
        <w:r w:rsidR="00047153">
          <w:rPr>
            <w:rFonts w:ascii="Cambria Math" w:eastAsiaTheme="minorEastAsia" w:hAnsi="Cambria Math" w:cs="Times New Roman"/>
            <w:color w:val="000000"/>
            <w:lang w:val="es-ES"/>
          </w:rPr>
          <w:t>π</w:t>
        </w:r>
        <w:r w:rsidR="00047153">
          <w:rPr>
            <w:rFonts w:ascii="Times New Roman" w:eastAsiaTheme="minorEastAsia" w:hAnsi="Times New Roman" w:cs="Times New Roman"/>
            <w:color w:val="000000"/>
            <w:lang w:val="es-ES"/>
          </w:rPr>
          <w:t>/2, 0).</w:t>
        </w:r>
      </w:ins>
      <m:oMath>
        <m:r>
          <w:del w:id="1788" w:author="Edgar Josué Malagón Montaña" w:date="2015-06-20T11:54:00Z"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 xml:space="preserve">  </m:t>
          </w:del>
        </m:r>
        <m:d>
          <m:dPr>
            <m:ctrlPr>
              <w:del w:id="1789" w:author="Edgar Josué Malagón Montaña" w:date="2015-06-20T11:55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f>
              <m:fPr>
                <m:ctrlPr>
                  <w:del w:id="1790" w:author="Edgar Josué Malagón Montaña" w:date="2015-06-20T11:55:00Z"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w:del>
                </m:ctrlPr>
              </m:fPr>
              <m:num>
                <m:r>
                  <w:del w:id="1791" w:author="Edgar Josué Malagón Montaña" w:date="2015-06-20T11:55:00Z">
                    <w:rPr>
                      <w:rFonts w:ascii="Cambria Math" w:eastAsiaTheme="minorEastAsia" w:hAnsi="Cambria Math" w:cs="Times New Roman" w:hint="eastAsia"/>
                      <w:color w:val="000000"/>
                      <w:lang w:val="es-ES"/>
                    </w:rPr>
                    <m:t>π</m:t>
                  </w:del>
                </m:r>
              </m:num>
              <m:den>
                <m:r>
                  <w:del w:id="1792" w:author="Edgar Josué Malagón Montaña" w:date="2015-06-20T11:55:00Z">
                    <w:rPr>
                      <w:rFonts w:ascii="Cambria Math" w:eastAsiaTheme="minorEastAsia" w:hAnsi="Cambria Math" w:cs="Times New Roman" w:hint="eastAsia"/>
                      <w:color w:val="000000"/>
                      <w:lang w:val="es-ES"/>
                    </w:rPr>
                    <m:t>2</m:t>
                  </w:del>
                </m:r>
              </m:den>
            </m:f>
            <m:r>
              <w:del w:id="1793" w:author="Edgar Josué Malagón Montaña" w:date="2015-06-20T11:55:00Z">
                <w:rPr>
                  <w:rFonts w:ascii="Cambria Math" w:eastAsiaTheme="minorEastAsia" w:hAnsi="Cambria Math" w:cs="Times New Roman" w:hint="eastAsia"/>
                  <w:color w:val="000000"/>
                  <w:lang w:val="es-ES"/>
                </w:rPr>
                <m:t>,0</m:t>
              </w:del>
            </m:r>
          </m:e>
        </m:d>
        <m:r>
          <w:del w:id="1794" w:author="Edgar Josué Malagón Montaña" w:date="2015-06-20T11:55:00Z"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 xml:space="preserve">, </m:t>
          </w:del>
        </m:r>
        <m:d>
          <m:dPr>
            <m:ctrlPr>
              <w:del w:id="1795" w:author="Edgar Josué Malagón Montaña" w:date="2015-06-20T11:55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f>
              <m:fPr>
                <m:ctrlPr>
                  <w:del w:id="1796" w:author="Edgar Josué Malagón Montaña" w:date="2015-06-20T11:55:00Z"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w:del>
                </m:ctrlPr>
              </m:fPr>
              <m:num>
                <m:r>
                  <w:del w:id="1797" w:author="Edgar Josué Malagón Montaña" w:date="2015-06-20T11:55:00Z">
                    <w:rPr>
                      <w:rFonts w:ascii="Cambria Math" w:eastAsiaTheme="minorEastAsia" w:hAnsi="Cambria Math" w:cs="Times New Roman" w:hint="eastAsia"/>
                      <w:color w:val="000000"/>
                      <w:lang w:val="es-ES"/>
                    </w:rPr>
                    <m:t>3π</m:t>
                  </w:del>
                </m:r>
              </m:num>
              <m:den>
                <m:r>
                  <w:del w:id="1798" w:author="Edgar Josué Malagón Montaña" w:date="2015-06-20T11:55:00Z">
                    <w:rPr>
                      <w:rFonts w:ascii="Cambria Math" w:eastAsiaTheme="minorEastAsia" w:hAnsi="Cambria Math" w:cs="Times New Roman" w:hint="eastAsia"/>
                      <w:color w:val="000000"/>
                      <w:lang w:val="es-ES"/>
                    </w:rPr>
                    <m:t>2</m:t>
                  </w:del>
                </m:r>
              </m:den>
            </m:f>
            <m:r>
              <w:del w:id="1799" w:author="Edgar Josué Malagón Montaña" w:date="2015-06-20T11:55:00Z">
                <w:rPr>
                  <w:rFonts w:ascii="Cambria Math" w:eastAsiaTheme="minorEastAsia" w:hAnsi="Cambria Math" w:cs="Times New Roman" w:hint="eastAsia"/>
                  <w:color w:val="000000"/>
                  <w:lang w:val="es-ES"/>
                </w:rPr>
                <m:t>,0</m:t>
              </w:del>
            </m:r>
          </m:e>
        </m:d>
      </m:oMath>
      <w:del w:id="1800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29CC6EF4" w14:textId="42BB54D8" w:rsidR="00FA27F6" w:rsidRPr="009A7192" w:rsidDel="00047153" w:rsidRDefault="00FA27F6">
      <w:pPr>
        <w:pStyle w:val="Prrafodelista"/>
        <w:numPr>
          <w:ilvl w:val="0"/>
          <w:numId w:val="44"/>
        </w:numPr>
        <w:spacing w:after="0"/>
        <w:rPr>
          <w:del w:id="1801" w:author="Edgar Josué Malagón Montaña" w:date="2015-06-20T11:55:00Z"/>
          <w:rFonts w:ascii="Times New Roman" w:hAnsi="Times New Roman" w:cs="Times New Roman"/>
          <w:color w:val="000000"/>
          <w:lang w:val="es-ES"/>
        </w:rPr>
      </w:pPr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El punto </w:t>
      </w:r>
      <w:del w:id="1802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1803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intersección de </w:t>
      </w:r>
      <w:del w:id="1804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1805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curva </w:t>
      </w:r>
      <w:del w:id="1806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con el </w:t>
      </w:r>
      <w:del w:id="1807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>eje</w:t>
      </w:r>
      <w:ins w:id="1808" w:author="Edgar Josué Malagón Montaña" w:date="2015-06-20T11:55:00Z">
        <w:r w:rsidR="00047153" w:rsidRPr="0004715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047153" w:rsidRPr="00047153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  <w:r w:rsidR="00047153" w:rsidRPr="0004715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es (0, 1).</w:t>
        </w:r>
      </w:ins>
      <w:del w:id="1809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 xml:space="preserve">y  </m:t>
          </m:r>
          <m:r>
            <m:rPr>
              <m:sty m:val="p"/>
            </m:rP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 xml:space="preserve">es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 w:hint="eastAsia"/>
                  <w:color w:val="000000"/>
                  <w:lang w:val="es-ES"/>
                </w:rPr>
                <m:t>0,1</m:t>
              </m:r>
            </m:e>
          </m:d>
        </m:oMath>
      </w:del>
    </w:p>
    <w:p w14:paraId="27B2B365" w14:textId="77777777" w:rsidR="00047153" w:rsidRPr="00047153" w:rsidRDefault="00047153">
      <w:pPr>
        <w:pStyle w:val="Prrafodelista"/>
        <w:numPr>
          <w:ilvl w:val="0"/>
          <w:numId w:val="44"/>
        </w:numPr>
        <w:spacing w:after="0"/>
        <w:rPr>
          <w:ins w:id="1810" w:author="Edgar Josué Malagón Montaña" w:date="2015-06-20T11:55:00Z"/>
          <w:rFonts w:ascii="Times New Roman" w:hAnsi="Times New Roman" w:cs="Times New Roman"/>
          <w:color w:val="000000"/>
          <w:lang w:val="es-ES"/>
          <w:rPrChange w:id="1811" w:author="Edgar Josué Malagón Montaña" w:date="2015-06-20T11:55:00Z">
            <w:rPr>
              <w:ins w:id="1812" w:author="Edgar Josué Malagón Montaña" w:date="2015-06-20T11:55:00Z"/>
              <w:rFonts w:ascii="Times New Roman" w:eastAsiaTheme="minorEastAsia" w:hAnsi="Times New Roman" w:cs="Times New Roman"/>
              <w:color w:val="000000"/>
              <w:lang w:val="es-ES"/>
            </w:rPr>
          </w:rPrChange>
        </w:rPr>
      </w:pPr>
    </w:p>
    <w:p w14:paraId="0F6EC346" w14:textId="57AD49A7" w:rsidR="00FA27F6" w:rsidRPr="00047153" w:rsidRDefault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El valor máximo </w:t>
      </w:r>
      <w:del w:id="1813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que </w:t>
      </w:r>
      <w:del w:id="1814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toma </w:t>
      </w:r>
      <w:del w:id="1815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1816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47153">
        <w:rPr>
          <w:rFonts w:ascii="Times New Roman" w:eastAsiaTheme="minorEastAsia" w:hAnsi="Times New Roman" w:cs="Times New Roman"/>
          <w:color w:val="000000"/>
          <w:lang w:val="es-ES"/>
        </w:rPr>
        <w:t xml:space="preserve">función coseno es </w:t>
      </w:r>
      <m:oMath>
        <m:r>
          <w:del w:id="1817" w:author="Edgar Josué Malagón Montaña" w:date="2015-06-20T11:55:00Z"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1</m:t>
          </w:del>
        </m:r>
      </m:oMath>
      <w:del w:id="1818" w:author="Edgar Josué Malagón Montaña" w:date="2015-06-20T11:55:00Z">
        <w:r w:rsidRPr="00047153" w:rsidDel="00047153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1819" w:author="Edgar Josué Malagón Montaña" w:date="2015-06-20T11:55:00Z">
        <w:r w:rsidR="00047153">
          <w:rPr>
            <w:rFonts w:ascii="Times New Roman" w:eastAsiaTheme="minorEastAsia" w:hAnsi="Times New Roman" w:cs="Times New Roman"/>
            <w:color w:val="000000"/>
            <w:lang w:val="es-ES"/>
          </w:rPr>
          <w:t>1.</w:t>
        </w:r>
      </w:ins>
    </w:p>
    <w:p w14:paraId="2D06462D" w14:textId="408FD0AC" w:rsidR="00FA27F6" w:rsidRPr="009A7192" w:rsidDel="00E34ED5" w:rsidRDefault="00FA27F6">
      <w:pPr>
        <w:pStyle w:val="Prrafodelista"/>
        <w:numPr>
          <w:ilvl w:val="0"/>
          <w:numId w:val="44"/>
        </w:numPr>
        <w:spacing w:after="0"/>
        <w:rPr>
          <w:del w:id="1820" w:author="Edgar Josué Malagón Montaña" w:date="2015-06-20T11:56:00Z"/>
          <w:rFonts w:ascii="Times New Roman" w:hAnsi="Times New Roman" w:cs="Times New Roman"/>
          <w:color w:val="000000"/>
          <w:lang w:val="es-ES"/>
        </w:rPr>
      </w:pPr>
      <w:r w:rsidRPr="00E34ED5">
        <w:rPr>
          <w:rFonts w:ascii="Times New Roman" w:eastAsiaTheme="minorEastAsia" w:hAnsi="Times New Roman" w:cs="Times New Roman"/>
          <w:color w:val="000000"/>
          <w:lang w:val="es-ES"/>
        </w:rPr>
        <w:t xml:space="preserve">E valor  mínimo de la </w:t>
      </w:r>
      <w:del w:id="1821" w:author="Edgar Josué Malagón Montaña" w:date="2015-06-20T11:56:00Z">
        <w:r w:rsidRPr="00E34ED5" w:rsidDel="00E34ED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la </w:delText>
        </w:r>
      </w:del>
      <w:r w:rsidRPr="00E34ED5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ins w:id="1822" w:author="Edgar Josué Malagón Montaña" w:date="2015-06-20T11:56:00Z">
        <w:r w:rsidR="00E34ED5" w:rsidRPr="00E34ED5">
          <w:rPr>
            <w:rFonts w:ascii="Times New Roman" w:eastAsiaTheme="minorEastAsia" w:hAnsi="Times New Roman" w:cs="Times New Roman"/>
            <w:color w:val="000000"/>
            <w:lang w:val="es-ES"/>
          </w:rPr>
          <w:t>co</w:t>
        </w:r>
      </w:ins>
      <w:r w:rsidRPr="00E34ED5">
        <w:rPr>
          <w:rFonts w:ascii="Times New Roman" w:eastAsiaTheme="minorEastAsia" w:hAnsi="Times New Roman" w:cs="Times New Roman"/>
          <w:color w:val="000000"/>
          <w:lang w:val="es-ES"/>
        </w:rPr>
        <w:t xml:space="preserve">seno es </w:t>
      </w:r>
      <m:oMath>
        <m:r>
          <w:del w:id="1823" w:author="Edgar Josué Malagón Montaña" w:date="2015-06-20T11:56:00Z">
            <w:rPr>
              <w:rFonts w:ascii="Cambria Math" w:eastAsiaTheme="minorEastAsia" w:hAnsi="Cambria Math" w:cs="Times New Roman"/>
              <w:color w:val="000000"/>
              <w:lang w:val="es-ES"/>
            </w:rPr>
            <m:t>-1.</m:t>
          </w:del>
        </m:r>
      </m:oMath>
    </w:p>
    <w:p w14:paraId="2B2E5CDE" w14:textId="68451D37" w:rsidR="00FA27F6" w:rsidRPr="00E34ED5" w:rsidRDefault="00E34ED5">
      <w:pPr>
        <w:pStyle w:val="Prrafodelista"/>
        <w:numPr>
          <w:ilvl w:val="0"/>
          <w:numId w:val="44"/>
        </w:numPr>
        <w:spacing w:after="0"/>
        <w:rPr>
          <w:rFonts w:ascii="Times New Roman" w:eastAsiaTheme="minorEastAsia" w:hAnsi="Times New Roman" w:cs="Times New Roman"/>
          <w:color w:val="000000"/>
          <w:lang w:val="es-ES"/>
        </w:rPr>
        <w:pPrChange w:id="1824" w:author="Edgar Josué Malagón Montaña" w:date="2015-06-20T11:56:00Z">
          <w:pPr>
            <w:pStyle w:val="Prrafodelista"/>
            <w:spacing w:after="0"/>
          </w:pPr>
        </w:pPrChange>
      </w:pPr>
      <w:ins w:id="1825" w:author="Edgar Josué Malagón Montaña" w:date="2015-06-20T11:56:00Z">
        <w:r>
          <w:rPr>
            <w:rFonts w:ascii="Times New Roman" w:eastAsiaTheme="minorEastAsia" w:hAnsi="Times New Roman" w:cs="Times New Roman"/>
            <w:color w:val="000000"/>
            <w:lang w:val="es-ES"/>
          </w:rPr>
          <w:t>-1.</w:t>
        </w:r>
      </w:ins>
    </w:p>
    <w:p w14:paraId="2CAD7C07" w14:textId="1006BC4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lastRenderedPageBreak/>
        <w:t xml:space="preserve">Esta </w:t>
      </w:r>
      <w:del w:id="1826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función posee </w:t>
      </w:r>
      <w:del w:id="1827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un </w:t>
      </w:r>
      <w:del w:id="1828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comportamiento </w:t>
      </w:r>
      <w:del w:id="1829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similar a </w:t>
      </w:r>
      <w:del w:id="1830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1831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función </w:t>
      </w:r>
      <w:del w:id="1832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coseno, dado</w:t>
      </w:r>
      <w:del w:id="1833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que esta </w:t>
      </w:r>
      <w:del w:id="1834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también </w:t>
      </w:r>
      <w:del w:id="1835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es </w:t>
      </w:r>
      <w:del w:id="1836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una </w:t>
      </w:r>
      <w:del w:id="1837" w:author="Edgar Josué Malagón Montaña" w:date="2015-06-20T11:57:00Z">
        <w:r w:rsidRPr="009A7192" w:rsidDel="00FA2B3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función periódica.</w:t>
      </w:r>
    </w:p>
    <w:p w14:paraId="3BF056F4" w14:textId="7E7FE377" w:rsidR="00FA27F6" w:rsidRPr="009A7192" w:rsidDel="00FA2B39" w:rsidRDefault="00FA27F6" w:rsidP="00FA27F6">
      <w:pPr>
        <w:spacing w:after="0"/>
        <w:rPr>
          <w:del w:id="1838" w:author="Edgar Josué Malagón Montaña" w:date="2015-06-20T11:58:00Z"/>
          <w:rFonts w:ascii="Times New Roman" w:hAnsi="Times New Roman" w:cs="Times New Roman"/>
          <w:color w:val="000000"/>
          <w:lang w:val="es-ES"/>
        </w:rPr>
      </w:pPr>
    </w:p>
    <w:p w14:paraId="769FAF0D" w14:textId="62AAB9EA" w:rsidR="00FA27F6" w:rsidRPr="009A7192" w:rsidDel="00FA2B39" w:rsidRDefault="00932837" w:rsidP="00FA27F6">
      <w:pPr>
        <w:spacing w:after="0"/>
        <w:rPr>
          <w:del w:id="1839" w:author="Edgar Josué Malagón Montaña" w:date="2015-06-20T11:57:00Z"/>
          <w:rFonts w:ascii="Times New Roman" w:hAnsi="Times New Roman" w:cs="Times New Roman"/>
          <w:color w:val="000000"/>
          <w:lang w:val="es-ES"/>
        </w:rPr>
      </w:pPr>
      <w:del w:id="1840" w:author="Edgar Josué Malagón Montaña" w:date="2015-06-20T11:57:00Z">
        <w:r w:rsidRPr="009A7192" w:rsidDel="00FA2B39">
          <w:rPr>
            <w:rFonts w:ascii="Times New Roman" w:hAnsi="Times New Roman" w:cs="Times New Roman"/>
            <w:noProof/>
            <w:lang w:val="es-CO" w:eastAsia="ko-KR"/>
            <w:rPrChange w:id="1841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6464" behindDoc="0" locked="0" layoutInCell="1" allowOverlap="1" wp14:anchorId="27F2511B" wp14:editId="7F6047DD">
                  <wp:simplePos x="0" y="0"/>
                  <wp:positionH relativeFrom="column">
                    <wp:posOffset>1148715</wp:posOffset>
                  </wp:positionH>
                  <wp:positionV relativeFrom="paragraph">
                    <wp:posOffset>250190</wp:posOffset>
                  </wp:positionV>
                  <wp:extent cx="609600" cy="400050"/>
                  <wp:effectExtent l="0" t="0" r="19050" b="19050"/>
                  <wp:wrapNone/>
                  <wp:docPr id="24" name="24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09600" cy="400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6AE1D88F" w14:textId="3095CA5D" w:rsidR="00086586" w:rsidRDefault="00086586" w:rsidP="0093283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7F2511B" id="24 Cuadro de texto" o:spid="_x0000_s1032" type="#_x0000_t202" style="position:absolute;margin-left:90.45pt;margin-top:19.7pt;width:48pt;height:31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" fillcolor="window" strokecolor="window" strokeweight=".5pt">
                  <v:textbox>
                    <w:txbxContent>
                      <w:p w14:paraId="6AE1D88F" w14:textId="3095CA5D" w:rsidR="00086586" w:rsidRDefault="00086586" w:rsidP="00932837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3A470F" w:rsidRPr="009A7192" w:rsidDel="00FA2B39">
          <w:rPr>
            <w:rFonts w:ascii="Times New Roman" w:hAnsi="Times New Roman" w:cs="Times New Roman"/>
            <w:noProof/>
            <w:lang w:val="es-CO" w:eastAsia="ko-KR"/>
            <w:rPrChange w:id="1842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3392" behindDoc="0" locked="0" layoutInCell="1" allowOverlap="1" wp14:anchorId="0F695C25" wp14:editId="4C587040">
                  <wp:simplePos x="0" y="0"/>
                  <wp:positionH relativeFrom="column">
                    <wp:posOffset>5425440</wp:posOffset>
                  </wp:positionH>
                  <wp:positionV relativeFrom="paragraph">
                    <wp:posOffset>878840</wp:posOffset>
                  </wp:positionV>
                  <wp:extent cx="285750" cy="257175"/>
                  <wp:effectExtent l="0" t="0" r="19050" b="28575"/>
                  <wp:wrapNone/>
                  <wp:docPr id="20" name="20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1233D896" w14:textId="77777777" w:rsidR="00086586" w:rsidRDefault="00086586" w:rsidP="003A470F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F695C25" id="20 Cuadro de texto" o:spid="_x0000_s1033" type="#_x0000_t202" style="position:absolute;margin-left:427.2pt;margin-top:69.2pt;width:22.5pt;height:20.2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" fillcolor="window" strokecolor="window" strokeweight=".5pt">
                  <v:textbox>
                    <w:txbxContent>
                      <w:p w14:paraId="1233D896" w14:textId="77777777" w:rsidR="00086586" w:rsidRDefault="00086586" w:rsidP="003A470F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FA27F6" w:rsidRPr="009A7192" w:rsidDel="00FA2B39">
          <w:rPr>
            <w:rFonts w:ascii="Times New Roman" w:hAnsi="Times New Roman" w:cs="Times New Roman"/>
            <w:noProof/>
            <w:lang w:val="es-CO" w:eastAsia="ko-KR"/>
            <w:rPrChange w:id="1843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5FF805AF" wp14:editId="6EF73684">
              <wp:extent cx="5829300" cy="2638425"/>
              <wp:effectExtent l="0" t="0" r="0" b="952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0"/>
                      <a:srcRect l="20383" t="32327" r="6068" b="12386"/>
                      <a:stretch/>
                    </pic:blipFill>
                    <pic:spPr bwMode="auto">
                      <a:xfrm>
                        <a:off x="0" y="0"/>
                        <a:ext cx="5833997" cy="264055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67BE80B" w14:textId="7D81005F" w:rsidR="00FA27F6" w:rsidRPr="009A7192" w:rsidDel="00FA2B39" w:rsidRDefault="00FA27F6" w:rsidP="00FA27F6">
      <w:pPr>
        <w:spacing w:after="0"/>
        <w:rPr>
          <w:del w:id="1844" w:author="Edgar Josué Malagón Montaña" w:date="2015-06-20T11:57:00Z"/>
          <w:rFonts w:ascii="Times New Roman" w:hAnsi="Times New Roman" w:cs="Times New Roman"/>
          <w:color w:val="000000"/>
          <w:lang w:val="es-ES"/>
        </w:rPr>
      </w:pPr>
    </w:p>
    <w:p w14:paraId="0E3A707B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0"/>
        <w:gridCol w:w="7538"/>
      </w:tblGrid>
      <w:tr w:rsidR="00FA27F6" w:rsidRPr="009A7192" w14:paraId="74AD298D" w14:textId="77777777" w:rsidTr="004C1531">
        <w:tc>
          <w:tcPr>
            <w:tcW w:w="9033" w:type="dxa"/>
            <w:gridSpan w:val="2"/>
            <w:shd w:val="clear" w:color="auto" w:fill="0D0D0D" w:themeFill="text1" w:themeFillTint="F2"/>
          </w:tcPr>
          <w:p w14:paraId="0BD49036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A27F6" w:rsidRPr="009A7192" w14:paraId="4C0CDA13" w14:textId="77777777" w:rsidTr="004C1531">
        <w:tc>
          <w:tcPr>
            <w:tcW w:w="2518" w:type="dxa"/>
          </w:tcPr>
          <w:p w14:paraId="3220006F" w14:textId="77777777" w:rsidR="00FA27F6" w:rsidRPr="009A7192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0BD5FB2" w14:textId="0348EE87" w:rsidR="00FA27F6" w:rsidRPr="009A7192" w:rsidRDefault="00FA27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1845" w:author="Edgar Josué Malagón Montaña" w:date="2015-06-20T11:58:00Z">
              <w:r w:rsidR="00FA2B3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</w:t>
            </w:r>
            <w:ins w:id="1846" w:author="Edgar Josué Malagón Montaña" w:date="2015-06-20T11:58:00Z">
              <w:r w:rsidR="00FA2B3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del w:id="1847" w:author="Edgar Josué Malagón Montaña" w:date="2015-06-20T11:58:00Z">
              <w:r w:rsidRPr="009A7192" w:rsidDel="00FA2B3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</w:p>
        </w:tc>
      </w:tr>
      <w:tr w:rsidR="00FA27F6" w:rsidRPr="009A7192" w14:paraId="3B7BE2C5" w14:textId="77777777" w:rsidTr="004C1531">
        <w:tc>
          <w:tcPr>
            <w:tcW w:w="2518" w:type="dxa"/>
          </w:tcPr>
          <w:p w14:paraId="2416DD67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C386B5F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A27F6" w:rsidRPr="009A7192" w14:paraId="1687A413" w14:textId="77777777" w:rsidTr="004C1531">
        <w:tc>
          <w:tcPr>
            <w:tcW w:w="2518" w:type="dxa"/>
          </w:tcPr>
          <w:p w14:paraId="1AB76F71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8F82EDA" w14:textId="7A287E3D" w:rsidR="00FA2B39" w:rsidRDefault="00FA2B39" w:rsidP="00DE3763">
            <w:pPr>
              <w:jc w:val="center"/>
              <w:rPr>
                <w:ins w:id="1848" w:author="Edgar Josué Malagón Montaña" w:date="2015-06-20T11:57:00Z"/>
                <w:rFonts w:ascii="Times New Roman" w:hAnsi="Times New Roman" w:cs="Times New Roman"/>
                <w:noProof/>
                <w:lang w:val="es-CO" w:eastAsia="es-CO"/>
              </w:rPr>
            </w:pPr>
            <w:ins w:id="1849" w:author="Edgar Josué Malagón Montaña" w:date="2015-06-20T11:57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>Agregar los nombres de l</w:t>
              </w:r>
            </w:ins>
            <w:ins w:id="1850" w:author="Edgar Josué Malagón Montaña" w:date="2015-06-20T11:58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>o</w:t>
              </w:r>
            </w:ins>
            <w:ins w:id="1851" w:author="Edgar Josué Malagón Montaña" w:date="2015-06-20T11:57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>s ejes.</w:t>
              </w:r>
            </w:ins>
          </w:p>
          <w:p w14:paraId="0A3B0DA8" w14:textId="1CF368EE" w:rsidR="00FA27F6" w:rsidRPr="009A7192" w:rsidRDefault="00FA2B39" w:rsidP="00DE376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852" w:author="Edgar Josué Malagón Montaña" w:date="2015-06-20T11:57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1853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410D396B" wp14:editId="3360983C">
                    <wp:extent cx="5829300" cy="2638425"/>
                    <wp:effectExtent l="0" t="0" r="0" b="9525"/>
                    <wp:docPr id="63" name="Imagen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0"/>
                            <a:srcRect l="20383" t="32327" r="6068" b="12386"/>
                            <a:stretch/>
                          </pic:blipFill>
                          <pic:spPr bwMode="auto">
                            <a:xfrm>
                              <a:off x="0" y="0"/>
                              <a:ext cx="5833997" cy="26405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FA27F6" w:rsidRPr="009A7192" w14:paraId="25EEF7BB" w14:textId="77777777" w:rsidTr="004C1531">
        <w:tc>
          <w:tcPr>
            <w:tcW w:w="2518" w:type="dxa"/>
          </w:tcPr>
          <w:p w14:paraId="6CAE2FA9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1676086" w14:textId="148C7078" w:rsidR="00FA27F6" w:rsidRPr="009A7192" w:rsidRDefault="00FA2B3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854" w:author="Edgar Josué Malagón Montaña" w:date="2015-06-20T11:58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Grafica de la </w:t>
              </w:r>
            </w:ins>
            <w:del w:id="1855" w:author="Edgar Josué Malagón Montaña" w:date="2015-06-20T11:58:00Z">
              <w:r w:rsidR="00FA27F6" w:rsidRPr="009A7192" w:rsidDel="00FA2B3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</w:delText>
              </w:r>
            </w:del>
            <w:ins w:id="1856" w:author="Edgar Josué Malagón Montaña" w:date="2015-06-20T11:58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f</w:t>
              </w:r>
            </w:ins>
            <w:r w:rsidR="00FA27F6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unción coseno</w:t>
            </w:r>
            <w:ins w:id="1857" w:author="Edgar Josué Malagón Montaña" w:date="2015-06-20T11:58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</w:p>
        </w:tc>
      </w:tr>
    </w:tbl>
    <w:p w14:paraId="72F9DEAB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7D00125F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highlight w:val="yellow"/>
        </w:rPr>
      </w:pPr>
    </w:p>
    <w:p w14:paraId="15DCC25B" w14:textId="77777777" w:rsidR="00FA27F6" w:rsidRDefault="00FA27F6" w:rsidP="00FA27F6">
      <w:pPr>
        <w:spacing w:after="0"/>
        <w:rPr>
          <w:ins w:id="1858" w:author="Edgar Josué Malagón Montaña" w:date="2015-06-20T12:02:00Z"/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1.3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La función tangente</w:t>
      </w:r>
    </w:p>
    <w:p w14:paraId="7647E931" w14:textId="77777777" w:rsidR="00BD5CC0" w:rsidRPr="009A7192" w:rsidRDefault="00BD5CC0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FA27F6" w:rsidRPr="009A7192" w14:paraId="1E999684" w14:textId="77777777" w:rsidTr="004C1531">
        <w:tc>
          <w:tcPr>
            <w:tcW w:w="8978" w:type="dxa"/>
            <w:gridSpan w:val="2"/>
            <w:shd w:val="clear" w:color="auto" w:fill="000000" w:themeFill="text1"/>
          </w:tcPr>
          <w:p w14:paraId="2185A1B6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FA27F6" w:rsidRPr="009A7192" w14:paraId="3018C2F3" w14:textId="77777777" w:rsidTr="004C1531">
        <w:tc>
          <w:tcPr>
            <w:tcW w:w="2518" w:type="dxa"/>
          </w:tcPr>
          <w:p w14:paraId="052FFFCD" w14:textId="77777777" w:rsidR="00FA27F6" w:rsidRPr="009A7192" w:rsidRDefault="00FA27F6" w:rsidP="004C15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6AADEE3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0CFFE4" w14:textId="3180CB4C" w:rsidR="00FA27F6" w:rsidRPr="009A7192" w:rsidRDefault="00BD5CC0" w:rsidP="004C15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t</m:t>
                </m:r>
                <m:r>
                  <w:del w:id="1859" w:author="Edgar Josué Malagón Montaña" w:date="2015-06-20T12:02:00Z"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g</m:t>
                  </w:del>
                </m:r>
                <m:r>
                  <w:ins w:id="1860" w:author="Edgar Josué Malagón Montaña" w:date="2015-06-20T12:02:00Z"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an</m:t>
                  </w:ins>
                </m:r>
                <m:r>
                  <w:ins w:id="1861" w:author="Edgar Josué Malagón Montaña" w:date="2015-06-20T12:02:00Z"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w:ins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θ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sen</m:t>
                    </m:r>
                    <m:r>
                      <w:ins w:id="1862" w:author="Edgar Josué Malagón Montaña" w:date="2015-06-20T12:02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w:ins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(θ)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cos</m:t>
                    </m:r>
                    <m:r>
                      <w:ins w:id="1863" w:author="Edgar Josué Malagón Montaña" w:date="2015-06-20T12:02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w:ins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(θ)</m:t>
                    </m:r>
                  </m:den>
                </m:f>
              </m:oMath>
            </m:oMathPara>
          </w:p>
          <w:p w14:paraId="1D7517A4" w14:textId="1201B5DF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43AD8F2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D668048" w14:textId="70E5D8AC" w:rsidR="00FA27F6" w:rsidRDefault="00FA27F6" w:rsidP="00FA27F6">
      <w:pPr>
        <w:spacing w:after="0"/>
        <w:rPr>
          <w:ins w:id="1864" w:author="Edgar Josué Malagón Montaña" w:date="2015-06-20T12:04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función tangente </w:t>
      </w:r>
      <w:del w:id="1865" w:author="Edgar Josué Malagón Montaña" w:date="2015-06-20T12:02:00Z">
        <w:r w:rsidRPr="009A7192" w:rsidDel="00BD5CC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no está definida para </w:t>
      </w:r>
      <w:del w:id="1866" w:author="Edgar Josué Malagón Montaña" w:date="2015-06-20T12:03:00Z">
        <w:r w:rsidRPr="00BD5CC0" w:rsidDel="00BD5CC0">
          <w:rPr>
            <w:rFonts w:ascii="Times New Roman" w:hAnsi="Times New Roman" w:cs="Times New Roman"/>
            <w:i/>
            <w:color w:val="000000"/>
            <w:lang w:val="es-ES"/>
            <w:rPrChange w:id="1867" w:author="Edgar Josué Malagón Montaña" w:date="2015-06-20T12:03:00Z">
              <w:rPr>
                <w:rFonts w:ascii="Times New Roman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 xml:space="preserve">x, </m:t>
          </m:r>
        </m:oMath>
        <w:r w:rsidRPr="00BD5CC0" w:rsidDel="00BD5CC0">
          <w:rPr>
            <w:rFonts w:ascii="Times New Roman" w:eastAsiaTheme="minorEastAsia" w:hAnsi="Times New Roman" w:cs="Times New Roman"/>
            <w:i/>
            <w:color w:val="000000"/>
            <w:lang w:val="es-ES"/>
            <w:rPrChange w:id="1868" w:author="Edgar Josué Malagón Montaña" w:date="2015-06-20T12:03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</w:del>
      <w:ins w:id="1869" w:author="Edgar Josué Malagón Montaña" w:date="2015-06-20T12:03:00Z">
        <w:r w:rsidR="00BD5CC0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x, </w:t>
        </w:r>
      </w:ins>
      <w:r w:rsidRPr="00BD5CC0">
        <w:rPr>
          <w:rFonts w:ascii="Times New Roman" w:eastAsiaTheme="minorEastAsia" w:hAnsi="Times New Roman" w:cs="Times New Roman"/>
          <w:color w:val="000000"/>
          <w:lang w:val="es-ES"/>
        </w:rPr>
        <w:t>la</w:t>
      </w: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primera coordenada </w:t>
      </w:r>
      <w:del w:id="1870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igual a </w:t>
      </w:r>
      <m:oMath>
        <m:r>
          <w:del w:id="1871" w:author="Edgar Josué Malagón Montaña" w:date="2015-06-20T12:03:00Z">
            <w:rPr>
              <w:rFonts w:ascii="Cambria Math" w:eastAsiaTheme="minorEastAsia" w:hAnsi="Cambria Math" w:cs="Times New Roman"/>
              <w:color w:val="000000"/>
              <w:lang w:val="es-ES"/>
            </w:rPr>
            <m:t>0,</m:t>
          </w:del>
        </m:r>
      </m:oMath>
      <w:del w:id="1872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1873" w:author="Edgar Josué Malagón Montaña" w:date="2015-06-20T12:03:00Z">
        <w:r w:rsidR="00BD5CC0">
          <w:rPr>
            <w:rFonts w:ascii="Times New Roman" w:eastAsiaTheme="minorEastAsia" w:hAnsi="Times New Roman" w:cs="Times New Roman"/>
            <w:color w:val="000000"/>
            <w:lang w:val="es-ES"/>
          </w:rPr>
          <w:t>0,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 </w:t>
      </w:r>
      <w:del w:id="1874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decir </w:t>
      </w:r>
      <w:del w:id="1875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no est</w:t>
      </w:r>
      <w:del w:id="1876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>a</w:delText>
        </w:r>
      </w:del>
      <w:ins w:id="1877" w:author="Edgar Josué Malagón Montaña" w:date="2015-06-20T12:03:00Z">
        <w:r w:rsidR="00BD5CC0">
          <w:rPr>
            <w:rFonts w:ascii="Times New Roman" w:eastAsiaTheme="minorEastAsia" w:hAnsi="Times New Roman" w:cs="Times New Roman"/>
            <w:color w:val="000000"/>
            <w:lang w:val="es-ES"/>
          </w:rPr>
          <w:t>á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1878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definida </w:t>
      </w:r>
      <w:del w:id="1879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para </w:t>
      </w:r>
      <w:del w:id="1880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los </w:t>
      </w:r>
      <w:del w:id="1881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valores de</w:t>
      </w:r>
      <w:ins w:id="1882" w:author="Edgar Josué Malagón Montaña" w:date="2015-06-20T12:03:00Z">
        <w:r w:rsidR="00BD5CC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cos </w:t>
        </w:r>
        <w:r w:rsidR="00BD5CC0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 x</w:t>
        </w:r>
        <w:r w:rsidR="00BD5CC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0</w:t>
        </w:r>
      </w:ins>
      <w:del w:id="1883" w:author="Edgar Josué Malagón Montaña" w:date="2015-06-20T12:03:00Z">
        <w:r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cosx=0</m:t>
          </m:r>
        </m:oMath>
        <w:r w:rsidR="004C1531"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ins w:id="1884" w:author="Edgar Josué Malagón Montaña" w:date="2015-06-20T12:03:00Z">
        <w:r w:rsidR="00BD5CC0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los cuales </w:t>
      </w:r>
      <w:del w:id="1885" w:author="Edgar Josué Malagón Montaña" w:date="2015-06-20T12:04:00Z">
        <w:r w:rsidR="004C1531" w:rsidRPr="009A7192" w:rsidDel="00BD5CC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>son:</w:t>
      </w:r>
    </w:p>
    <w:p w14:paraId="3CB63373" w14:textId="77777777" w:rsidR="00BD5CC0" w:rsidRPr="009A7192" w:rsidRDefault="00BD5CC0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0B360295" w14:textId="320DBCCF" w:rsidR="00FA27F6" w:rsidRPr="00BD5CC0" w:rsidRDefault="00FA27F6" w:rsidP="00FA27F6">
      <w:pPr>
        <w:spacing w:after="0"/>
        <w:rPr>
          <w:ins w:id="1886" w:author="Edgar Josué Malagón Montaña" w:date="2015-06-20T12:04:00Z"/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m:t>x=±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,±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…±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(2n+1)π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</m:oMath>
      </m:oMathPara>
    </w:p>
    <w:p w14:paraId="34E08B16" w14:textId="77777777" w:rsidR="00BD5CC0" w:rsidRPr="009A7192" w:rsidRDefault="00BD5CC0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54113142" w14:textId="3BF6F2F2" w:rsidR="00FA27F6" w:rsidRPr="009A7192" w:rsidRDefault="00FA27F6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Ubicando sus</w:t>
      </w:r>
      <w:del w:id="1887" w:author="Edgar Josué Malagón Montaña" w:date="2015-06-20T12:05:00Z">
        <w:r w:rsidRPr="009A7192" w:rsidDel="00E20A2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asíntotas </w:t>
      </w:r>
      <w:del w:id="1888" w:author="Edgar Josué Malagón Montaña" w:date="2015-06-20T12:05:00Z">
        <w:r w:rsidRPr="009A7192" w:rsidDel="00E20A2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se obtiene la </w:t>
      </w:r>
      <w:del w:id="1889" w:author="Edgar Josué Malagón Montaña" w:date="2015-06-20T12:05:00Z">
        <w:r w:rsidRPr="009A7192" w:rsidDel="00E20A2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siguiente</w:t>
      </w:r>
      <w:del w:id="1890" w:author="Edgar Josué Malagón Montaña" w:date="2015-06-20T12:05:00Z">
        <w:r w:rsidRPr="009A7192" w:rsidDel="00E20A2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gráfica</w:t>
      </w:r>
      <w:ins w:id="1891" w:author="Edgar Josué Malagón Montaña" w:date="2015-06-20T12:06:00Z">
        <w:r w:rsidR="00E20A20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11D7D70B" w14:textId="77777777" w:rsidR="00FA27F6" w:rsidRPr="009A7192" w:rsidRDefault="00FA27F6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735B83D9" w14:textId="6D034E07" w:rsidR="00FA27F6" w:rsidRPr="009A7192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del w:id="1892" w:author="Edgar Josué Malagón Montaña" w:date="2015-06-20T12:16:00Z">
        <w:r w:rsidRPr="009A7192" w:rsidDel="005D4D74">
          <w:rPr>
            <w:rFonts w:ascii="Times New Roman" w:hAnsi="Times New Roman" w:cs="Times New Roman"/>
            <w:noProof/>
            <w:lang w:val="es-CO" w:eastAsia="ko-KR"/>
            <w:rPrChange w:id="1893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0320" behindDoc="0" locked="0" layoutInCell="1" allowOverlap="1" wp14:anchorId="423C370E" wp14:editId="32D56465">
                  <wp:simplePos x="0" y="0"/>
                  <wp:positionH relativeFrom="column">
                    <wp:posOffset>4272915</wp:posOffset>
                  </wp:positionH>
                  <wp:positionV relativeFrom="paragraph">
                    <wp:posOffset>516890</wp:posOffset>
                  </wp:positionV>
                  <wp:extent cx="942975" cy="314325"/>
                  <wp:effectExtent l="0" t="0" r="28575" b="28575"/>
                  <wp:wrapNone/>
                  <wp:docPr id="16" name="16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429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9F321B" w14:textId="28503FC2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y=tg(x)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423C370E" id="16 Cuadro de texto" o:spid="_x0000_s1034" type="#_x0000_t202" style="position:absolute;margin-left:336.45pt;margin-top:40.7pt;width:74.25pt;height:24.75pt;z-index: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" fillcolor="white [3201]" strokecolor="white [3212]" strokeweight=".5pt">
                  <v:textbox>
                    <w:txbxContent>
                      <w:p w14:paraId="159F321B" w14:textId="28503FC2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y=tg(x)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</w:p>
    <w:p w14:paraId="76E04AF7" w14:textId="220EFAA8" w:rsidR="00FA27F6" w:rsidRPr="009A7192" w:rsidRDefault="00932837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del w:id="1894" w:author="Edgar Josué Malagón Montaña" w:date="2015-06-20T12:16:00Z">
        <w:r w:rsidRPr="009A7192" w:rsidDel="005D4D74">
          <w:rPr>
            <w:rFonts w:ascii="Times New Roman" w:hAnsi="Times New Roman" w:cs="Times New Roman"/>
            <w:noProof/>
            <w:lang w:val="es-CO" w:eastAsia="ko-KR"/>
            <w:rPrChange w:id="1895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5440" behindDoc="0" locked="0" layoutInCell="1" allowOverlap="1" wp14:anchorId="6910F43E" wp14:editId="33B2CA2F">
                  <wp:simplePos x="0" y="0"/>
                  <wp:positionH relativeFrom="column">
                    <wp:posOffset>2205989</wp:posOffset>
                  </wp:positionH>
                  <wp:positionV relativeFrom="paragraph">
                    <wp:posOffset>227330</wp:posOffset>
                  </wp:positionV>
                  <wp:extent cx="428625" cy="428625"/>
                  <wp:effectExtent l="0" t="0" r="28575" b="28575"/>
                  <wp:wrapNone/>
                  <wp:docPr id="23" name="23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5D1ACFF7" w14:textId="62CF89FE" w:rsidR="00086586" w:rsidRDefault="00086586" w:rsidP="0093283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910F43E" id="23 Cuadro de texto" o:spid="_x0000_s1035" type="#_x0000_t202" style="position:absolute;margin-left:173.7pt;margin-top:17.9pt;width:33.75pt;height:33.7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" fillcolor="window" strokecolor="window" strokeweight=".5pt">
                  <v:textbox>
                    <w:txbxContent>
                      <w:p w14:paraId="5D1ACFF7" w14:textId="62CF89FE" w:rsidR="00086586" w:rsidRDefault="00086586" w:rsidP="00932837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r w:rsidR="003A470F" w:rsidRPr="009A7192">
        <w:rPr>
          <w:rFonts w:ascii="Times New Roman" w:hAnsi="Times New Roman" w:cs="Times New Roman"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FF1820E" wp14:editId="493FC37B">
                <wp:simplePos x="0" y="0"/>
                <wp:positionH relativeFrom="column">
                  <wp:posOffset>4930140</wp:posOffset>
                </wp:positionH>
                <wp:positionV relativeFrom="paragraph">
                  <wp:posOffset>1837055</wp:posOffset>
                </wp:positionV>
                <wp:extent cx="285750" cy="257175"/>
                <wp:effectExtent l="0" t="0" r="19050" b="28575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5FF4F" w14:textId="0151D52F" w:rsidR="00086586" w:rsidRDefault="0008658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1820E" id="19 Cuadro de texto" o:spid="_x0000_s1036" type="#_x0000_t202" style="position:absolute;margin-left:388.2pt;margin-top:144.65pt;width:22.5pt;height:20.2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" fillcolor="white [3201]" strokecolor="white [3212]" strokeweight=".5pt">
                <v:textbox>
                  <w:txbxContent>
                    <w:p w14:paraId="4795FF4F" w14:textId="0151D52F" w:rsidR="00086586" w:rsidRDefault="0008658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del w:id="1896" w:author="Edgar Josué Malagón Montaña" w:date="2015-06-20T12:06:00Z">
        <w:r w:rsidR="00FA27F6" w:rsidRPr="009A7192" w:rsidDel="00E20A20">
          <w:rPr>
            <w:rFonts w:ascii="Times New Roman" w:hAnsi="Times New Roman" w:cs="Times New Roman"/>
            <w:noProof/>
            <w:lang w:val="es-CO" w:eastAsia="ko-KR"/>
            <w:rPrChange w:id="1897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4C2E39A1" wp14:editId="042DE277">
              <wp:extent cx="5543550" cy="3962400"/>
              <wp:effectExtent l="0" t="0" r="0" b="0"/>
              <wp:docPr id="15" name="Imagen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1"/>
                      <a:srcRect l="18345" t="16012" r="29848" b="12294"/>
                      <a:stretch/>
                    </pic:blipFill>
                    <pic:spPr bwMode="auto">
                      <a:xfrm>
                        <a:off x="0" y="0"/>
                        <a:ext cx="5548016" cy="396559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7B634B77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490"/>
      </w:tblGrid>
      <w:tr w:rsidR="00DE3763" w:rsidRPr="009A7192" w14:paraId="197D4602" w14:textId="77777777" w:rsidTr="00713F94">
        <w:tc>
          <w:tcPr>
            <w:tcW w:w="9033" w:type="dxa"/>
            <w:gridSpan w:val="2"/>
            <w:shd w:val="clear" w:color="auto" w:fill="0D0D0D" w:themeFill="text1" w:themeFillTint="F2"/>
          </w:tcPr>
          <w:p w14:paraId="06EBA749" w14:textId="77777777" w:rsidR="00DE3763" w:rsidRPr="009A7192" w:rsidRDefault="00DE3763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DE3763" w:rsidRPr="009A7192" w14:paraId="3FBE6653" w14:textId="77777777" w:rsidTr="00713F94">
        <w:tc>
          <w:tcPr>
            <w:tcW w:w="2518" w:type="dxa"/>
          </w:tcPr>
          <w:p w14:paraId="75F36DD3" w14:textId="77777777" w:rsidR="00DE3763" w:rsidRPr="009A7192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6C93336" w14:textId="2AD7114E" w:rsidR="00DE3763" w:rsidRPr="009A7192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1898" w:author="Edgar Josué Malagón Montaña" w:date="2015-06-20T12:16:00Z">
              <w:r w:rsidR="005D4D7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1899" w:author="Edgar Josué Malagón Montaña" w:date="2015-06-20T12:16:00Z">
              <w:r w:rsidR="005D4D7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</w:t>
              </w:r>
            </w:ins>
            <w:del w:id="1900" w:author="Edgar Josué Malagón Montaña" w:date="2015-06-20T12:16:00Z">
              <w:r w:rsidRPr="009A7192" w:rsidDel="005D4D7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0</w:delText>
              </w:r>
            </w:del>
          </w:p>
        </w:tc>
      </w:tr>
      <w:tr w:rsidR="00DE3763" w:rsidRPr="009A7192" w14:paraId="094C2CD2" w14:textId="77777777" w:rsidTr="00713F94">
        <w:tc>
          <w:tcPr>
            <w:tcW w:w="2518" w:type="dxa"/>
          </w:tcPr>
          <w:p w14:paraId="0668517A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B0A6832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E3763" w:rsidRPr="009A7192" w14:paraId="1E77364C" w14:textId="77777777" w:rsidTr="00713F94">
        <w:tc>
          <w:tcPr>
            <w:tcW w:w="2518" w:type="dxa"/>
          </w:tcPr>
          <w:p w14:paraId="4A6021EC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A57CD60" w14:textId="6C7A11EF" w:rsidR="00E20A20" w:rsidRPr="005D4D74" w:rsidRDefault="00E20A20" w:rsidP="00713F94">
            <w:pPr>
              <w:jc w:val="center"/>
              <w:rPr>
                <w:ins w:id="1901" w:author="Edgar Josué Malagón Montaña" w:date="2015-06-20T12:06:00Z"/>
                <w:rFonts w:ascii="Times New Roman" w:hAnsi="Times New Roman" w:cs="Times New Roman"/>
                <w:noProof/>
                <w:lang w:val="es-CO" w:eastAsia="es-CO"/>
              </w:rPr>
            </w:pPr>
            <w:ins w:id="1902" w:author="Edgar Josué Malagón Montaña" w:date="2015-06-20T12:06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>Agrgar los nombres de los ejes</w:t>
              </w:r>
            </w:ins>
            <w:ins w:id="1903" w:author="Edgar Josué Malagón Montaña" w:date="2015-06-20T12:15:00Z">
              <w:r w:rsidR="005D4D74"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 y el nombre de la gráfica: </w:t>
              </w:r>
            </w:ins>
            <w:ins w:id="1904" w:author="Edgar Josué Malagón Montaña" w:date="2015-06-20T12:16:00Z">
              <w:r w:rsidR="005D4D74"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 xml:space="preserve">y = </w:t>
              </w:r>
              <w:r w:rsidR="005D4D74">
                <w:rPr>
                  <w:rFonts w:ascii="Times New Roman" w:hAnsi="Times New Roman" w:cs="Times New Roman"/>
                  <w:noProof/>
                  <w:lang w:val="es-CO" w:eastAsia="es-CO"/>
                </w:rPr>
                <w:t>tan (</w:t>
              </w:r>
              <w:r w:rsidR="005D4D74"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x</w:t>
              </w:r>
              <w:r w:rsidR="005D4D74">
                <w:rPr>
                  <w:rFonts w:ascii="Times New Roman" w:hAnsi="Times New Roman" w:cs="Times New Roman"/>
                  <w:noProof/>
                  <w:lang w:val="es-CO" w:eastAsia="es-CO"/>
                </w:rPr>
                <w:t>)</w:t>
              </w:r>
            </w:ins>
          </w:p>
          <w:p w14:paraId="17BFAFAF" w14:textId="77777777" w:rsidR="00DE3763" w:rsidRDefault="00E20A20" w:rsidP="00713F94">
            <w:pPr>
              <w:jc w:val="center"/>
              <w:rPr>
                <w:ins w:id="1905" w:author="Edgar Josué Malagón Montaña" w:date="2015-06-20T12:16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906" w:author="Edgar Josué Malagón Montaña" w:date="2015-06-20T12:06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1907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43FF2389" wp14:editId="2E032965">
                    <wp:extent cx="5543550" cy="3962400"/>
                    <wp:effectExtent l="0" t="0" r="0" b="0"/>
                    <wp:docPr id="68" name="Imagen 6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1"/>
                            <a:srcRect l="18345" t="16012" r="29848" b="12294"/>
                            <a:stretch/>
                          </pic:blipFill>
                          <pic:spPr bwMode="auto">
                            <a:xfrm>
                              <a:off x="0" y="0"/>
                              <a:ext cx="5548016" cy="396559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50225F6" w14:textId="6F55A746" w:rsidR="005D4D74" w:rsidRPr="009A7192" w:rsidRDefault="005D4D74" w:rsidP="00713F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E3763" w:rsidRPr="009A7192" w14:paraId="11A452C2" w14:textId="77777777" w:rsidTr="00713F94">
        <w:tc>
          <w:tcPr>
            <w:tcW w:w="2518" w:type="dxa"/>
          </w:tcPr>
          <w:p w14:paraId="5E6AB29C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E5302EF" w14:textId="23AAE0A5" w:rsidR="00DE3763" w:rsidRPr="009A7192" w:rsidRDefault="005D4D7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908" w:author="Edgar Josué Malagón Montaña" w:date="2015-06-20T12:1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Grafica de la </w:t>
              </w:r>
            </w:ins>
            <w:del w:id="1909" w:author="Edgar Josué Malagón Montaña" w:date="2015-06-20T12:16:00Z">
              <w:r w:rsidR="00DE3763" w:rsidRPr="009A7192" w:rsidDel="005D4D7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</w:delText>
              </w:r>
            </w:del>
            <w:ins w:id="1910" w:author="Edgar Josué Malagón Montaña" w:date="2015-06-20T12:1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f</w:t>
              </w:r>
            </w:ins>
            <w:r w:rsidR="00DE3763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unción tangente en el intervalo</w:t>
            </w:r>
            <w:ins w:id="1911" w:author="Edgar Josué Malagón Montaña" w:date="2015-06-20T12:1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[0, 2π</w:t>
              </w:r>
            </w:ins>
            <w:ins w:id="1912" w:author="Edgar Josué Malagón Montaña" w:date="2015-06-20T12:17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.]</w:t>
              </w:r>
            </w:ins>
            <w:del w:id="1913" w:author="Edgar Josué Malagón Montaña" w:date="2015-06-20T12:17:00Z">
              <w:r w:rsidR="00DE3763" w:rsidRPr="009A7192" w:rsidDel="005D4D7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0,2π</m:t>
                    </m:r>
                  </m:e>
                </m:d>
              </m:oMath>
            </w:del>
          </w:p>
        </w:tc>
      </w:tr>
    </w:tbl>
    <w:p w14:paraId="4418CFE0" w14:textId="77777777" w:rsidR="00DE3763" w:rsidRPr="009A7192" w:rsidRDefault="00DE3763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75AFE732" w14:textId="5066DA1D" w:rsidR="00FA27F6" w:rsidRPr="009A7192" w:rsidRDefault="00D421D9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ins w:id="1914" w:author="Edgar Josué Malagón Montaña" w:date="2015-06-20T12:20:00Z">
        <w:r>
          <w:rPr>
            <w:rFonts w:ascii="Times New Roman" w:hAnsi="Times New Roman" w:cs="Times New Roman"/>
            <w:color w:val="000000"/>
            <w:lang w:val="es-ES"/>
          </w:rPr>
          <w:t>Al observar y analizar</w:t>
        </w:r>
      </w:ins>
      <w:del w:id="1915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>Dada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1916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1917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>gráfica de</w:t>
      </w:r>
      <w:del w:id="1918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 la </w:t>
      </w:r>
      <w:del w:id="1919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función </w:t>
      </w:r>
      <w:del w:id="1920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tangente </w:t>
      </w:r>
      <w:del w:id="1921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>se</w:t>
      </w:r>
      <w:ins w:id="1922" w:author="Edgar Josué Malagón Montaña" w:date="2015-06-20T12:21:00Z">
        <w:r>
          <w:rPr>
            <w:rFonts w:ascii="Times New Roman" w:hAnsi="Times New Roman" w:cs="Times New Roman"/>
            <w:color w:val="000000"/>
            <w:lang w:val="es-ES"/>
          </w:rPr>
          <w:t xml:space="preserve"> le</w:t>
        </w:r>
      </w:ins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1923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>puede</w:t>
      </w:r>
      <w:ins w:id="1924" w:author="Edgar Josué Malagón Montaña" w:date="2015-06-20T12:21:00Z">
        <w:r>
          <w:rPr>
            <w:rFonts w:ascii="Times New Roman" w:hAnsi="Times New Roman" w:cs="Times New Roman"/>
            <w:color w:val="000000"/>
            <w:lang w:val="es-ES"/>
          </w:rPr>
          <w:t>n</w:t>
        </w:r>
      </w:ins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1925" w:author="Edgar Josué Malagón Montaña" w:date="2015-06-20T12:20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atribuir </w:t>
      </w:r>
      <w:del w:id="1926" w:author="Edgar Josué Malagón Montaña" w:date="2015-06-20T12:21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las </w:t>
      </w:r>
      <w:del w:id="1927" w:author="Edgar Josué Malagón Montaña" w:date="2015-06-20T12:21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 xml:space="preserve">siguientes </w:t>
      </w:r>
      <w:del w:id="1928" w:author="Edgar Josué Malagón Montaña" w:date="2015-06-20T12:21:00Z">
        <w:r w:rsidR="00FA27F6" w:rsidRPr="009A7192" w:rsidDel="00D421D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hAnsi="Times New Roman" w:cs="Times New Roman"/>
          <w:color w:val="000000"/>
          <w:lang w:val="es-ES"/>
        </w:rPr>
        <w:t>características:</w:t>
      </w:r>
    </w:p>
    <w:p w14:paraId="1C3434EF" w14:textId="77777777" w:rsidR="00B20D07" w:rsidRPr="00B20D07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ins w:id="1929" w:author="Edgar Josué Malagón Montaña" w:date="2015-06-20T12:26:00Z"/>
          <w:rFonts w:ascii="Times New Roman" w:hAnsi="Times New Roman" w:cs="Times New Roman"/>
          <w:color w:val="000000"/>
          <w:lang w:val="es-ES"/>
          <w:rPrChange w:id="1930" w:author="Edgar Josué Malagón Montaña" w:date="2015-06-20T12:26:00Z">
            <w:rPr>
              <w:ins w:id="1931" w:author="Edgar Josué Malagón Montaña" w:date="2015-06-20T12:26:00Z"/>
              <w:rFonts w:ascii="Times New Roman" w:eastAsiaTheme="minorEastAsia" w:hAnsi="Times New Roman" w:cs="Times New Roman"/>
              <w:color w:val="000000"/>
              <w:lang w:val="es-ES"/>
            </w:rPr>
          </w:rPrChange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El </w:t>
      </w:r>
      <w:del w:id="1932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dominio de</w:t>
      </w:r>
      <w:del w:id="1933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la</w:t>
      </w:r>
      <w:del w:id="1934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función tangente está </w:t>
      </w:r>
      <w:del w:id="1935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definido para </w:t>
      </w:r>
      <w:del w:id="1936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todos </w:t>
      </w:r>
      <w:del w:id="1937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los </w:t>
      </w:r>
      <w:del w:id="1938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valores</w:t>
      </w:r>
      <w:ins w:id="1939" w:author="Edgar Josué Malagón Montaña" w:date="2015-06-20T12:25:00Z">
        <w:r w:rsidR="00B20D07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B20D07">
          <w:rPr>
            <w:rFonts w:ascii="Times New Roman" w:hAnsi="Times New Roman" w:cs="Times New Roman"/>
            <w:i/>
            <w:color w:val="000000"/>
            <w:lang w:val="es-ES"/>
          </w:rPr>
          <w:t>x</w:t>
        </w:r>
      </w:ins>
      <w:r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1940" w:author="Edgar Josué Malagón Montaña" w:date="2015-06-20T12:25:00Z">
        <w:r w:rsidRPr="009A7192" w:rsidDel="00B20D07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x</m:t>
          </m:r>
        </m:oMath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que </w:t>
      </w:r>
      <w:del w:id="1941" w:author="Edgar Josué Malagón Montaña" w:date="2015-06-20T12:25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pertenezcan al </w:t>
      </w:r>
      <w:del w:id="1942" w:author="Edgar Josué Malagón Montaña" w:date="2015-06-20T12:26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conjunto de los</w:t>
      </w:r>
      <w:del w:id="1943" w:author="Edgar Josué Malagón Montaña" w:date="2015-06-20T12:26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números reales </w:t>
      </w:r>
      <w:del w:id="1944" w:author="Edgar Josué Malagón Montaña" w:date="2015-06-20T12:26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1945" w:author="Edgar Josué Malagón Montaña" w:date="2015-06-20T12:26:00Z">
        <w:r w:rsidR="00B20D07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y que sean 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diferentes de </w:t>
      </w:r>
      <w:del w:id="1946" w:author="Edgar Josué Malagón Montaña" w:date="2015-06-20T12:26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aquellos </w:t>
      </w:r>
      <w:del w:id="1947" w:author="Edgar Josué Malagón Montaña" w:date="2015-06-20T12:26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1948" w:author="Edgar Josué Malagón Montaña" w:date="2015-06-20T12:26:00Z">
        <w:r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1949" w:author="Edgar Josué Malagón Montaña" w:date="2015-06-20T12:26:00Z">
        <w:r w:rsidR="00B20D07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2E6898D7" w14:textId="6F597231" w:rsidR="00B20D07" w:rsidRDefault="00FA27F6">
      <w:pPr>
        <w:pStyle w:val="Prrafodelista"/>
        <w:spacing w:before="240" w:after="0"/>
        <w:jc w:val="center"/>
        <w:rPr>
          <w:ins w:id="1950" w:author="Edgar Josué Malagón Montaña" w:date="2015-06-20T12:26:00Z"/>
          <w:rFonts w:ascii="Times New Roman" w:eastAsiaTheme="minorEastAsia" w:hAnsi="Times New Roman" w:cs="Times New Roman"/>
          <w:color w:val="000000"/>
          <w:lang w:val="es-ES"/>
        </w:rPr>
        <w:pPrChange w:id="1951" w:author="Edgar Josué Malagón Montaña" w:date="2015-06-20T12:26:00Z">
          <w:pPr>
            <w:pStyle w:val="Prrafodelista"/>
            <w:numPr>
              <w:numId w:val="45"/>
            </w:numPr>
            <w:spacing w:before="240" w:after="0"/>
            <w:ind w:hanging="360"/>
          </w:pPr>
        </w:pPrChange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2n+1π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2</m:t>
              </m:r>
            </m:den>
          </m:f>
        </m:oMath>
      </m:oMathPara>
    </w:p>
    <w:p w14:paraId="38292038" w14:textId="77777777" w:rsidR="00B20D07" w:rsidRDefault="00B20D07">
      <w:pPr>
        <w:pStyle w:val="Prrafodelista"/>
        <w:spacing w:before="240" w:after="0"/>
        <w:rPr>
          <w:ins w:id="1952" w:author="Edgar Josué Malagón Montaña" w:date="2015-06-20T12:26:00Z"/>
          <w:rFonts w:ascii="Times New Roman" w:eastAsiaTheme="minorEastAsia" w:hAnsi="Times New Roman" w:cs="Times New Roman"/>
          <w:color w:val="000000"/>
          <w:lang w:val="es-ES"/>
        </w:rPr>
        <w:pPrChange w:id="1953" w:author="Edgar Josué Malagón Montaña" w:date="2015-06-20T12:26:00Z">
          <w:pPr>
            <w:pStyle w:val="Prrafodelista"/>
            <w:numPr>
              <w:numId w:val="45"/>
            </w:numPr>
            <w:spacing w:before="240" w:after="0"/>
            <w:ind w:hanging="360"/>
          </w:pPr>
        </w:pPrChange>
      </w:pPr>
    </w:p>
    <w:p w14:paraId="381E5AB1" w14:textId="2FC34ECF" w:rsidR="00FA27F6" w:rsidRPr="009A7192" w:rsidRDefault="00B20D07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  <w:pPrChange w:id="1954" w:author="Edgar Josué Malagón Montaña" w:date="2015-06-20T12:26:00Z">
          <w:pPr>
            <w:pStyle w:val="Prrafodelista"/>
            <w:numPr>
              <w:numId w:val="45"/>
            </w:numPr>
            <w:spacing w:before="240" w:after="0"/>
            <w:ind w:hanging="360"/>
          </w:pPr>
        </w:pPrChange>
      </w:pPr>
      <w:ins w:id="1955" w:author="Edgar Josué Malagón Montaña" w:date="2015-06-20T12:26:00Z">
        <w:r>
          <w:rPr>
            <w:rFonts w:ascii="Times New Roman" w:eastAsiaTheme="minorEastAsia" w:hAnsi="Times New Roman" w:cs="Times New Roman"/>
            <w:color w:val="000000"/>
            <w:lang w:val="es-ES"/>
          </w:rPr>
          <w:t>D</w:t>
        </w:r>
      </w:ins>
      <w:del w:id="1956" w:author="Edgar Josué Malagón Montaña" w:date="2015-06-20T12:26:00Z">
        <w:r w:rsidR="00FA27F6"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d</w:delText>
        </w:r>
      </w:del>
      <w:r w:rsidR="00FA27F6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onde </w:t>
      </w:r>
      <w:ins w:id="1957" w:author="Edgar Josué Malagón Montaña" w:date="2015-06-20T12:26:00Z"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>n</w:t>
        </w:r>
      </w:ins>
      <w:r w:rsidR="00FA27F6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1958" w:author="Edgar Josué Malagón Montaña" w:date="2015-06-20T12:26:00Z">
            <w:rPr>
              <w:rFonts w:ascii="Cambria Math" w:eastAsiaTheme="minorEastAsia" w:hAnsi="Cambria Math" w:cs="Times New Roman"/>
              <w:color w:val="000000"/>
              <w:lang w:val="es-ES"/>
            </w:rPr>
            <m:t>n</m:t>
          </w:del>
        </m:r>
      </m:oMath>
      <w:del w:id="1959" w:author="Edgar Josué Malagón Montaña" w:date="2015-06-20T12:26:00Z">
        <w:r w:rsidR="00FA27F6"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 un número </w:t>
      </w:r>
      <w:del w:id="1960" w:author="Edgar Josué Malagón Montaña" w:date="2015-06-20T12:26:00Z">
        <w:r w:rsidR="00FA27F6" w:rsidRPr="009A7192" w:rsidDel="00B20D0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FA27F6" w:rsidRPr="009A7192">
        <w:rPr>
          <w:rFonts w:ascii="Times New Roman" w:eastAsiaTheme="minorEastAsia" w:hAnsi="Times New Roman" w:cs="Times New Roman"/>
          <w:color w:val="000000"/>
          <w:lang w:val="es-ES"/>
        </w:rPr>
        <w:t>entero.</w:t>
      </w:r>
    </w:p>
    <w:p w14:paraId="4F252912" w14:textId="491E51D4" w:rsidR="00FA27F6" w:rsidRPr="009A7192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El rango </w:t>
      </w:r>
      <w:del w:id="1961" w:author="Edgar Josué Malagón Montaña" w:date="2015-06-20T12:27:00Z">
        <w:r w:rsidRPr="009A7192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de la función tangente son</w:t>
      </w:r>
      <w:ins w:id="1962" w:author="Edgar Josué Malagón Montaña" w:date="2015-06-20T12:27:00Z">
        <w:r w:rsidR="00A2074B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los números reales</w:t>
        </w:r>
      </w:ins>
      <w:del w:id="1963" w:author="Edgar Josué Malagón Montaña" w:date="2015-06-20T12:27:00Z">
        <w:r w:rsidRPr="009A7192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m:rPr>
              <m:scr m:val="double-struck"/>
            </m:rPr>
            <w:rPr>
              <w:rFonts w:ascii="Cambria Math" w:eastAsiaTheme="minorEastAsia" w:hAnsi="Cambria Math" w:cs="Times New Roman"/>
              <w:color w:val="000000"/>
              <w:lang w:val="es-ES"/>
            </w:rPr>
            <m:t>R</m:t>
          </m:r>
        </m:oMath>
        <w:r w:rsidR="00642C3E" w:rsidRPr="009A7192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1964" w:author="Edgar Josué Malagón Montaña" w:date="2015-06-20T12:27:00Z">
        <w:r w:rsidR="00A2074B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03601A98" w14:textId="16580C3F" w:rsidR="00642C3E" w:rsidRPr="0070676D" w:rsidDel="0070676D" w:rsidRDefault="00642C3E">
      <w:pPr>
        <w:pStyle w:val="Prrafodelista"/>
        <w:numPr>
          <w:ilvl w:val="0"/>
          <w:numId w:val="45"/>
        </w:numPr>
        <w:spacing w:before="240" w:after="0"/>
        <w:rPr>
          <w:del w:id="1965" w:author="Edgar Josué Malagón Montaña" w:date="2015-06-20T12:29:00Z"/>
          <w:rFonts w:ascii="Times New Roman" w:hAnsi="Times New Roman" w:cs="Times New Roman"/>
          <w:i/>
          <w:color w:val="000000"/>
          <w:lang w:val="es-ES"/>
          <w:rPrChange w:id="1966" w:author="Edgar Josué Malagón Montaña" w:date="2015-06-20T12:29:00Z">
            <w:rPr>
              <w:del w:id="1967" w:author="Edgar Josué Malagón Montaña" w:date="2015-06-20T12:29:00Z"/>
              <w:rFonts w:ascii="Times New Roman" w:hAnsi="Times New Roman" w:cs="Times New Roman"/>
              <w:color w:val="000000"/>
              <w:lang w:val="es-ES"/>
            </w:rPr>
          </w:rPrChange>
        </w:rPr>
      </w:pPr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Los valores </w:t>
      </w:r>
      <w:del w:id="1968" w:author="Edgar Josué Malagón Montaña" w:date="2015-06-20T12:27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donde </w:t>
      </w:r>
      <w:del w:id="1969" w:author="Edgar Josué Malagón Montaña" w:date="2015-06-20T12:27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se </w:t>
      </w:r>
      <w:del w:id="1970" w:author="Edgar Josué Malagón Montaña" w:date="2015-06-20T12:27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interseca </w:t>
      </w:r>
      <w:ins w:id="1971" w:author="Edgar Josué Malagón Montaña" w:date="2015-06-20T12:28:00Z">
        <w:r w:rsidR="00A2074B" w:rsidRPr="0070676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</w:ins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ins w:id="1972" w:author="Edgar Josué Malagón Montaña" w:date="2015-06-20T12:28:00Z"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= tan </w:t>
        </w:r>
        <w:r w:rsidR="00A2074B" w:rsidRPr="0070676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m:oMath>
        <m:r>
          <w:del w:id="1973" w:author="Edgar Josué Malagón Montaña" w:date="2015-06-20T12:28:00Z"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y=tgx</m:t>
          </w:del>
        </m:r>
      </m:oMath>
      <w:del w:id="1974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ins w:id="1975" w:author="Edgar Josué Malagón Montaña" w:date="2015-06-20T12:28:00Z"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1976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en </w:t>
      </w:r>
      <w:del w:id="1977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el </w:t>
      </w:r>
      <w:del w:id="1978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>eje</w:t>
      </w:r>
      <w:ins w:id="1979" w:author="Edgar Josué Malagón Montaña" w:date="2015-06-20T12:28:00Z"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A2074B" w:rsidRPr="0070676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del w:id="1980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x</m:t>
          </m:r>
        </m:oMath>
      </w:del>
      <w:ins w:id="1981" w:author="Edgar Josué Malagón Montaña" w:date="2015-06-20T12:28:00Z"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del w:id="1982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 también </w:t>
      </w:r>
      <w:del w:id="1983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son </w:t>
      </w:r>
      <w:del w:id="1984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conocidos </w:t>
      </w:r>
      <w:del w:id="1985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como </w:t>
      </w:r>
      <w:del w:id="1986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ceros </w:t>
      </w:r>
      <w:del w:id="1987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1988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1989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función, ya que </w:t>
      </w:r>
      <w:del w:id="1990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son </w:t>
      </w:r>
      <w:del w:id="1991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aquellos </w:t>
      </w:r>
      <w:del w:id="1992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valores de </w:t>
      </w:r>
      <w:ins w:id="1993" w:author="Edgar Josué Malagón Montaña" w:date="2015-06-20T12:28:00Z">
        <w:r w:rsidR="00A2074B" w:rsidRPr="0070676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del w:id="1994" w:author="Edgar Josué Malagón Montaña" w:date="2015-06-20T12:28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x</m:t>
          </m:r>
        </m:oMath>
      </w:del>
      <w:del w:id="1995" w:author="Edgar Josué Malagón Montaña" w:date="2015-06-20T12:29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ins w:id="1996" w:author="Edgar Josué Malagón Montaña" w:date="2015-06-20T12:29:00Z"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 que </w:t>
      </w:r>
      <w:del w:id="1997" w:author="Edgar Josué Malagón Montaña" w:date="2015-06-20T12:29:00Z">
        <w:r w:rsidRPr="0070676D" w:rsidDel="00A2074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70676D">
        <w:rPr>
          <w:rFonts w:ascii="Times New Roman" w:eastAsiaTheme="minorEastAsia" w:hAnsi="Times New Roman" w:cs="Times New Roman"/>
          <w:color w:val="000000"/>
          <w:lang w:val="es-ES"/>
        </w:rPr>
        <w:t xml:space="preserve">hacen que </w:t>
      </w:r>
      <w:ins w:id="1998" w:author="Edgar Josué Malagón Montaña" w:date="2015-06-20T12:29:00Z"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tan </w:t>
        </w:r>
        <w:r w:rsidR="00A2074B" w:rsidRPr="0070676D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x = </w:t>
        </w:r>
        <w:r w:rsidR="00A2074B" w:rsidRPr="0070676D">
          <w:rPr>
            <w:rFonts w:ascii="Times New Roman" w:eastAsiaTheme="minorEastAsia" w:hAnsi="Times New Roman" w:cs="Times New Roman"/>
            <w:color w:val="000000"/>
            <w:lang w:val="es-ES"/>
            <w:rPrChange w:id="1999" w:author="Edgar Josué Malagón Montaña" w:date="2015-06-20T12:29:00Z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</w:rPrChange>
          </w:rPr>
          <w:t>0</w:t>
        </w:r>
        <w:r w:rsidR="0070676D" w:rsidRPr="0070676D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ins w:id="2000" w:author="Edgar Josué Malagón Montaña" w:date="2015-06-20T12:30:00Z">
        <w:r w:rsidR="0070676D">
          <w:rPr>
            <w:rFonts w:ascii="Times New Roman" w:eastAsiaTheme="minorEastAsia" w:hAnsi="Times New Roman" w:cs="Times New Roman"/>
            <w:color w:val="000000"/>
            <w:lang w:val="es-ES"/>
          </w:rPr>
          <w:t>(</w:t>
        </w:r>
      </w:ins>
      <w:del w:id="2001" w:author="Edgar Josué Malagón Montaña" w:date="2015-06-20T12:29:00Z">
        <w:r w:rsidRPr="0070676D" w:rsidDel="00A2074B">
          <w:rPr>
            <w:rFonts w:ascii="Times New Roman" w:eastAsiaTheme="minorEastAsia" w:hAnsi="Times New Roman" w:cs="Times New Roman"/>
            <w:i/>
            <w:color w:val="000000"/>
            <w:lang w:val="es-ES"/>
            <w:rPrChange w:id="2002" w:author="Edgar Josué Malagón Montaña" w:date="2015-06-20T12:29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tgx=0</m:t>
          </m:r>
        </m:oMath>
        <w:r w:rsidRPr="0070676D" w:rsidDel="00A2074B">
          <w:rPr>
            <w:rFonts w:ascii="Times New Roman" w:eastAsiaTheme="minorEastAsia" w:hAnsi="Times New Roman" w:cs="Times New Roman"/>
            <w:i/>
            <w:color w:val="000000"/>
            <w:lang w:val="es-ES"/>
            <w:rPrChange w:id="2003" w:author="Edgar Josué Malagón Montaña" w:date="2015-06-20T12:29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delText>,</w:delText>
        </w:r>
      </w:del>
    </w:p>
    <w:p w14:paraId="0431E523" w14:textId="4ADA8D8D" w:rsidR="00FA27F6" w:rsidRPr="0070676D" w:rsidRDefault="00642C3E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  <w:pPrChange w:id="2004" w:author="Edgar Josué Malagón Montaña" w:date="2015-06-20T12:29:00Z">
          <w:pPr>
            <w:pStyle w:val="Prrafodelista"/>
            <w:spacing w:before="240" w:after="0"/>
          </w:pPr>
        </w:pPrChange>
      </w:pPr>
      <w:del w:id="2005" w:author="Edgar Josué Malagón Montaña" w:date="2015-06-20T12:29:00Z">
        <w:r w:rsidRPr="0070676D" w:rsidDel="0070676D">
          <w:rPr>
            <w:rFonts w:ascii="Times New Roman" w:hAnsi="Times New Roman" w:cs="Times New Roman"/>
            <w:i/>
            <w:color w:val="000000"/>
            <w:lang w:val="es-ES"/>
            <w:rPrChange w:id="2006" w:author="Edgar Josué Malagón Montaña" w:date="2015-06-20T12:29:00Z">
              <w:rPr>
                <w:rFonts w:ascii="Times New Roman" w:hAnsi="Times New Roman" w:cs="Times New Roman"/>
                <w:color w:val="000000"/>
                <w:lang w:val="es-ES"/>
              </w:rPr>
            </w:rPrChange>
          </w:rPr>
          <w:delText xml:space="preserve">                    </w:delText>
        </w:r>
        <w:r w:rsidR="00FA27F6" w:rsidRPr="0070676D" w:rsidDel="0070676D">
          <w:rPr>
            <w:rFonts w:ascii="Times New Roman" w:hAnsi="Times New Roman" w:cs="Times New Roman"/>
            <w:i/>
            <w:color w:val="000000"/>
            <w:lang w:val="es-ES"/>
            <w:rPrChange w:id="2007" w:author="Edgar Josué Malagón Montaña" w:date="2015-06-20T12:29:00Z">
              <w:rPr>
                <w:rFonts w:ascii="Times New Roman" w:hAnsi="Times New Roman" w:cs="Times New Roman"/>
                <w:color w:val="000000"/>
                <w:lang w:val="es-ES"/>
              </w:rPr>
            </w:rPrChange>
          </w:rPr>
          <w:delText xml:space="preserve">  </w:delText>
        </w:r>
      </w:del>
      <w:ins w:id="2008" w:author="Edgar Josué Malagón Montaña" w:date="2015-06-20T12:29:00Z">
        <w:r w:rsidR="0070676D">
          <w:rPr>
            <w:rFonts w:ascii="Times New Roman" w:hAnsi="Times New Roman" w:cs="Times New Roman"/>
            <w:i/>
            <w:color w:val="000000"/>
            <w:lang w:val="es-ES"/>
          </w:rPr>
          <w:t xml:space="preserve">x = </w:t>
        </w:r>
        <w:r w:rsidR="0070676D" w:rsidRPr="0070676D">
          <w:rPr>
            <w:rFonts w:ascii="Times New Roman" w:hAnsi="Times New Roman" w:cs="Times New Roman"/>
            <w:color w:val="000000"/>
            <w:lang w:val="es-ES"/>
            <w:rPrChange w:id="2009" w:author="Edgar Josué Malagón Montaña" w:date="2015-06-20T12:29:00Z">
              <w:rPr>
                <w:rFonts w:ascii="Times New Roman" w:hAnsi="Times New Roman" w:cs="Times New Roman"/>
                <w:i/>
                <w:color w:val="000000"/>
                <w:lang w:val="es-ES"/>
              </w:rPr>
            </w:rPrChange>
          </w:rPr>
          <w:t>0</w:t>
        </w:r>
      </w:ins>
      <w:ins w:id="2010" w:author="Edgar Josué Malagón Montaña" w:date="2015-06-20T12:30:00Z">
        <w:r w:rsidR="0070676D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70676D">
          <w:rPr>
            <w:rFonts w:ascii="Times New Roman" w:hAnsi="Times New Roman" w:cs="Times New Roman"/>
            <w:i/>
            <w:color w:val="000000"/>
            <w:lang w:val="es-ES"/>
          </w:rPr>
          <w:t>x</w:t>
        </w:r>
        <w:r w:rsidR="0070676D">
          <w:rPr>
            <w:rFonts w:ascii="Times New Roman" w:hAnsi="Times New Roman" w:cs="Times New Roman"/>
            <w:color w:val="000000"/>
            <w:lang w:val="es-ES"/>
          </w:rPr>
          <w:t xml:space="preserve"> = </w:t>
        </w:r>
        <w:r w:rsidR="0070676D">
          <w:rPr>
            <w:rFonts w:ascii="Cambria Math" w:hAnsi="Cambria Math" w:cs="Times New Roman"/>
            <w:color w:val="000000"/>
            <w:lang w:val="es-ES"/>
          </w:rPr>
          <w:t>π</w:t>
        </w:r>
        <w:r w:rsidR="0070676D" w:rsidRPr="0070676D">
          <w:rPr>
            <w:rFonts w:ascii="Times New Roman" w:hAnsi="Times New Roman" w:cs="Times New Roman"/>
            <w:i/>
            <w:color w:val="000000"/>
            <w:lang w:val="es-ES"/>
            <w:rPrChange w:id="2011" w:author="Edgar Josué Malagón Montaña" w:date="2015-06-20T12:30:00Z">
              <w:rPr>
                <w:rFonts w:ascii="Times New Roman" w:hAnsi="Times New Roman" w:cs="Times New Roman"/>
                <w:color w:val="000000"/>
                <w:lang w:val="es-ES"/>
              </w:rPr>
            </w:rPrChange>
          </w:rPr>
          <w:t>,</w:t>
        </w:r>
        <w:r w:rsidR="0070676D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70676D" w:rsidRPr="0070676D">
          <w:rPr>
            <w:rFonts w:ascii="Times New Roman" w:hAnsi="Times New Roman" w:cs="Times New Roman"/>
            <w:color w:val="000000"/>
            <w:lang w:val="es-ES"/>
            <w:rPrChange w:id="2012" w:author="Edgar Josué Malagón Montaña" w:date="2015-06-20T12:30:00Z">
              <w:rPr>
                <w:rFonts w:ascii="Times New Roman" w:hAnsi="Times New Roman" w:cs="Times New Roman"/>
                <w:i/>
                <w:color w:val="000000"/>
                <w:lang w:val="es-ES"/>
              </w:rPr>
            </w:rPrChange>
          </w:rPr>
          <w:t>x</w:t>
        </w:r>
        <w:r w:rsidR="0070676D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2</w:t>
        </w:r>
        <w:r w:rsidR="0070676D">
          <w:rPr>
            <w:rFonts w:ascii="Cambria Math" w:eastAsiaTheme="minorEastAsia" w:hAnsi="Cambria Math" w:cs="Times New Roman"/>
            <w:color w:val="000000"/>
            <w:lang w:val="es-ES"/>
          </w:rPr>
          <w:t>π</w:t>
        </w:r>
        <w:r w:rsidR="0070676D">
          <w:rPr>
            <w:rFonts w:ascii="Times New Roman" w:eastAsiaTheme="minorEastAsia" w:hAnsi="Times New Roman" w:cs="Times New Roman"/>
            <w:color w:val="000000"/>
            <w:lang w:val="es-ES"/>
          </w:rPr>
          <w:t>,…).</w:t>
        </w:r>
      </w:ins>
      <m:oMath>
        <m:r>
          <w:del w:id="2013" w:author="Edgar Josué Malagón Montaña" w:date="2015-06-20T12:29:00Z">
            <w:rPr>
              <w:rFonts w:ascii="Cambria Math" w:hAnsi="Cambria Math" w:cs="Times New Roman"/>
              <w:color w:val="000000"/>
              <w:lang w:val="es-ES"/>
            </w:rPr>
            <m:t>x</m:t>
          </w:del>
        </m:r>
        <m:r>
          <w:del w:id="2014" w:author="Edgar Josué Malagón Montaña" w:date="2015-06-20T12:29:00Z">
            <m:rPr>
              <m:sty m:val="p"/>
            </m:rPr>
            <w:rPr>
              <w:rFonts w:ascii="Cambria Math" w:hAnsi="Cambria Math" w:cs="Times New Roman"/>
              <w:color w:val="000000"/>
              <w:lang w:val="es-ES"/>
            </w:rPr>
            <m:t>=0,</m:t>
          </w:del>
        </m:r>
      </m:oMath>
      <w:del w:id="2015" w:author="Edgar Josué Malagón Montaña" w:date="2015-06-20T12:30:00Z">
        <w:r w:rsidR="00FA27F6" w:rsidRPr="0070676D" w:rsidDel="0070676D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x=π</m:t>
          </m:r>
        </m:oMath>
        <w:r w:rsidR="00FA27F6" w:rsidRPr="0070676D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x=2π</m:t>
          </m:r>
        </m:oMath>
        <w:r w:rsidRPr="0070676D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.  </w:delText>
        </w:r>
      </w:del>
    </w:p>
    <w:p w14:paraId="1B3B2D95" w14:textId="5C9E543E" w:rsidR="00FA27F6" w:rsidRPr="009A7192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016" w:author="Edgar Josué Malagón Montaña" w:date="2015-06-20T12:30:00Z"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w:r w:rsidR="003A470F"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grafica de </w:t>
      </w:r>
      <w:del w:id="2017" w:author="Edgar Josué Malagón Montaña" w:date="2015-06-20T12:30:00Z">
        <w:r w:rsidR="003A470F"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018" w:author="Edgar Josué Malagón Montaña" w:date="2015-06-20T12:30:00Z">
        <w:r w:rsidR="003A470F"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019" w:author="Edgar Josué Malagón Montaña" w:date="2015-06-20T12:30:00Z"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tangente </w:t>
      </w:r>
      <w:del w:id="2020" w:author="Edgar Josué Malagón Montaña" w:date="2015-06-20T12:30:00Z"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interseca al </w:t>
      </w:r>
      <w:del w:id="2021" w:author="Edgar Josué Malagón Montaña" w:date="2015-06-20T12:30:00Z"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eje</w:t>
      </w:r>
      <w:ins w:id="2022" w:author="Edgar Josué Malagón Montaña" w:date="2015-06-20T12:31:00Z">
        <w:r w:rsidR="0070676D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70676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023" w:author="Edgar Josué Malagón Montaña" w:date="2015-06-20T12:31:00Z"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y </m:t>
          </w:del>
        </m:r>
      </m:oMath>
      <w:del w:id="2024" w:author="Edgar Josué Malagón Montaña" w:date="2015-06-20T12:31:00Z"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en </w:t>
      </w:r>
      <w:del w:id="2025" w:author="Edgar Josué Malagón Montaña" w:date="2015-06-20T12:31:00Z"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0</m:t>
          </m:r>
        </m:oMath>
        <w:r w:rsidRPr="009A7192" w:rsidDel="0070676D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2026" w:author="Edgar Josué Malagón Montaña" w:date="2015-06-20T12:31:00Z">
        <w:r w:rsidR="0070676D">
          <w:rPr>
            <w:rFonts w:ascii="Times New Roman" w:eastAsiaTheme="minorEastAsia" w:hAnsi="Times New Roman" w:cs="Times New Roman"/>
            <w:color w:val="000000"/>
            <w:lang w:val="es-ES"/>
          </w:rPr>
          <w:t>0.</w:t>
        </w:r>
      </w:ins>
    </w:p>
    <w:p w14:paraId="300BF46F" w14:textId="0BE976DE" w:rsidR="00FA27F6" w:rsidRPr="009A7192" w:rsidDel="00F84EA3" w:rsidRDefault="00FA27F6">
      <w:pPr>
        <w:pStyle w:val="Prrafodelista"/>
        <w:numPr>
          <w:ilvl w:val="0"/>
          <w:numId w:val="45"/>
        </w:numPr>
        <w:spacing w:before="240" w:after="0"/>
        <w:rPr>
          <w:del w:id="2027" w:author="Edgar Josué Malagón Montaña" w:date="2015-06-20T12:32:00Z"/>
          <w:rFonts w:ascii="Times New Roman" w:hAnsi="Times New Roman" w:cs="Times New Roman"/>
          <w:color w:val="000000"/>
          <w:lang w:val="es-ES"/>
        </w:rPr>
      </w:pPr>
      <w:r w:rsidRPr="00F84EA3">
        <w:rPr>
          <w:rFonts w:ascii="Times New Roman" w:eastAsiaTheme="minorEastAsia" w:hAnsi="Times New Roman" w:cs="Times New Roman"/>
          <w:color w:val="000000"/>
          <w:lang w:val="es-ES"/>
        </w:rPr>
        <w:lastRenderedPageBreak/>
        <w:t>La función</w:t>
      </w:r>
      <w:del w:id="2028" w:author="Edgar Josué Malagón Montaña" w:date="2015-06-20T12:31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y=tanx</m:t>
          </m:r>
        </m:oMath>
      </w:del>
      <w:r w:rsidRPr="00F84EA3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ins w:id="2029" w:author="Edgar Josué Malagón Montaña" w:date="2015-06-20T12:31:00Z">
        <w:r w:rsidR="00F84EA3" w:rsidRPr="00F84EA3">
          <w:rPr>
            <w:rFonts w:ascii="Times New Roman" w:hAnsi="Times New Roman" w:cs="Times New Roman"/>
            <w:i/>
            <w:noProof/>
            <w:lang w:val="es-CO" w:eastAsia="es-CO"/>
          </w:rPr>
          <w:t xml:space="preserve">y = </w:t>
        </w:r>
        <w:r w:rsidR="00F84EA3" w:rsidRPr="00F84EA3">
          <w:rPr>
            <w:rFonts w:ascii="Times New Roman" w:hAnsi="Times New Roman" w:cs="Times New Roman"/>
            <w:noProof/>
            <w:lang w:val="es-CO" w:eastAsia="es-CO"/>
          </w:rPr>
          <w:t>tan (</w:t>
        </w:r>
        <w:r w:rsidR="00F84EA3" w:rsidRPr="00F84EA3">
          <w:rPr>
            <w:rFonts w:ascii="Times New Roman" w:hAnsi="Times New Roman" w:cs="Times New Roman"/>
            <w:i/>
            <w:noProof/>
            <w:lang w:val="es-CO" w:eastAsia="es-CO"/>
          </w:rPr>
          <w:t>x</w:t>
        </w:r>
        <w:r w:rsidR="00F84EA3" w:rsidRPr="00F84EA3">
          <w:rPr>
            <w:rFonts w:ascii="Times New Roman" w:hAnsi="Times New Roman" w:cs="Times New Roman"/>
            <w:noProof/>
            <w:lang w:val="es-CO" w:eastAsia="es-CO"/>
          </w:rPr>
          <w:t>)</w:t>
        </w:r>
      </w:ins>
      <w:r w:rsidRPr="00F84EA3">
        <w:rPr>
          <w:rFonts w:ascii="Times New Roman" w:eastAsiaTheme="minorEastAsia" w:hAnsi="Times New Roman" w:cs="Times New Roman"/>
          <w:color w:val="000000"/>
          <w:lang w:val="es-ES"/>
        </w:rPr>
        <w:t xml:space="preserve"> es</w:t>
      </w:r>
      <w:del w:id="2030" w:author="Edgar Josué Malagón Montaña" w:date="2015-06-20T12:31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F84EA3">
        <w:rPr>
          <w:rFonts w:ascii="Times New Roman" w:eastAsiaTheme="minorEastAsia" w:hAnsi="Times New Roman" w:cs="Times New Roman"/>
          <w:color w:val="000000"/>
          <w:lang w:val="es-ES"/>
        </w:rPr>
        <w:t xml:space="preserve"> periódica</w:t>
      </w:r>
      <w:ins w:id="2031" w:author="Edgar Josué Malagón Montaña" w:date="2015-06-20T12:31:00Z">
        <w:r w:rsidR="00F84EA3" w:rsidRPr="00F84EA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, </w:t>
        </w:r>
      </w:ins>
      <w:del w:id="2032" w:author="Edgar Josué Malagón Montaña" w:date="2015-06-20T12:31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F84EA3">
        <w:rPr>
          <w:rFonts w:ascii="Times New Roman" w:eastAsiaTheme="minorEastAsia" w:hAnsi="Times New Roman" w:cs="Times New Roman"/>
          <w:color w:val="000000"/>
          <w:lang w:val="es-ES"/>
        </w:rPr>
        <w:t>con periodo</w:t>
      </w:r>
      <w:ins w:id="2033" w:author="Edgar Josué Malagón Montaña" w:date="2015-06-20T12:31:00Z">
        <w:r w:rsidR="00F84EA3" w:rsidRPr="00F84EA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ins w:id="2034" w:author="Edgar Josué Malagón Montaña" w:date="2015-06-20T12:32:00Z">
        <w:r w:rsidR="00F84EA3" w:rsidRPr="00F84EA3">
          <w:rPr>
            <w:rFonts w:ascii="Times New Roman" w:eastAsiaTheme="minorEastAsia" w:hAnsi="Times New Roman" w:cs="Times New Roman"/>
            <w:color w:val="000000"/>
            <w:lang w:val="es-ES"/>
          </w:rPr>
          <w:t>π</w:t>
        </w:r>
        <w:r w:rsidR="00F84EA3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  <w:del w:id="2035" w:author="Edgar Josué Malagón Montaña" w:date="2015-06-20T12:32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π.</m:t>
          </m:r>
        </m:oMath>
      </w:del>
    </w:p>
    <w:p w14:paraId="3769C2BA" w14:textId="77777777" w:rsidR="00F84EA3" w:rsidRPr="00F84EA3" w:rsidRDefault="00F84EA3">
      <w:pPr>
        <w:pStyle w:val="Prrafodelista"/>
        <w:numPr>
          <w:ilvl w:val="0"/>
          <w:numId w:val="45"/>
        </w:numPr>
        <w:spacing w:before="240" w:after="0"/>
        <w:rPr>
          <w:ins w:id="2036" w:author="Edgar Josué Malagón Montaña" w:date="2015-06-20T12:32:00Z"/>
          <w:rFonts w:ascii="Times New Roman" w:hAnsi="Times New Roman" w:cs="Times New Roman"/>
          <w:color w:val="000000"/>
          <w:lang w:val="es-ES"/>
          <w:rPrChange w:id="2037" w:author="Edgar Josué Malagón Montaña" w:date="2015-06-20T12:32:00Z">
            <w:rPr>
              <w:ins w:id="2038" w:author="Edgar Josué Malagón Montaña" w:date="2015-06-20T12:32:00Z"/>
              <w:rFonts w:ascii="Times New Roman" w:eastAsiaTheme="minorEastAsia" w:hAnsi="Times New Roman" w:cs="Times New Roman"/>
              <w:color w:val="000000"/>
              <w:lang w:val="es-ES"/>
            </w:rPr>
          </w:rPrChange>
        </w:rPr>
      </w:pPr>
    </w:p>
    <w:p w14:paraId="7756E9ED" w14:textId="4214DB6A" w:rsidR="00FA27F6" w:rsidRPr="00F84EA3" w:rsidRDefault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del w:id="2039" w:author="Edgar Josué Malagón Montaña" w:date="2015-06-20T12:32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>Además  también s</w:delText>
        </w:r>
      </w:del>
      <w:ins w:id="2040" w:author="Edgar Josué Malagón Montaña" w:date="2015-06-20T12:32:00Z">
        <w:r w:rsidR="00F84EA3">
          <w:rPr>
            <w:rFonts w:ascii="Times New Roman" w:eastAsiaTheme="minorEastAsia" w:hAnsi="Times New Roman" w:cs="Times New Roman"/>
            <w:color w:val="000000"/>
            <w:lang w:val="es-ES"/>
          </w:rPr>
          <w:t>S</w:t>
        </w:r>
      </w:ins>
      <w:r w:rsidRPr="00F84EA3">
        <w:rPr>
          <w:rFonts w:ascii="Times New Roman" w:eastAsiaTheme="minorEastAsia" w:hAnsi="Times New Roman" w:cs="Times New Roman"/>
          <w:color w:val="000000"/>
          <w:lang w:val="es-ES"/>
        </w:rPr>
        <w:t xml:space="preserve">e </w:t>
      </w:r>
      <w:del w:id="2041" w:author="Edgar Josué Malagón Montaña" w:date="2015-06-20T12:32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F84EA3">
        <w:rPr>
          <w:rFonts w:ascii="Times New Roman" w:eastAsiaTheme="minorEastAsia" w:hAnsi="Times New Roman" w:cs="Times New Roman"/>
          <w:color w:val="000000"/>
          <w:lang w:val="es-ES"/>
        </w:rPr>
        <w:t xml:space="preserve">observa que esta función no posee  puntos </w:t>
      </w:r>
      <w:del w:id="2042" w:author="Edgar Josué Malagón Montaña" w:date="2015-06-20T12:32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F84EA3">
        <w:rPr>
          <w:rFonts w:ascii="Times New Roman" w:eastAsiaTheme="minorEastAsia" w:hAnsi="Times New Roman" w:cs="Times New Roman"/>
          <w:color w:val="000000"/>
          <w:lang w:val="es-ES"/>
        </w:rPr>
        <w:t xml:space="preserve">máximos ni </w:t>
      </w:r>
      <w:del w:id="2043" w:author="Edgar Josué Malagón Montaña" w:date="2015-06-20T12:32:00Z">
        <w:r w:rsidRPr="00F84EA3" w:rsidDel="00F84EA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F84EA3">
        <w:rPr>
          <w:rFonts w:ascii="Times New Roman" w:eastAsiaTheme="minorEastAsia" w:hAnsi="Times New Roman" w:cs="Times New Roman"/>
          <w:color w:val="000000"/>
          <w:lang w:val="es-ES"/>
        </w:rPr>
        <w:t>mínimos.</w:t>
      </w:r>
    </w:p>
    <w:p w14:paraId="7F20FB46" w14:textId="77777777" w:rsidR="00FA27F6" w:rsidRPr="009A7192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76741972" w14:textId="77777777" w:rsidR="00FA27F6" w:rsidRPr="009A7192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F011569" w14:textId="77777777" w:rsidR="00FA27F6" w:rsidRPr="009A7192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64AA60F8" w14:textId="064E23AB" w:rsidR="00FA27F6" w:rsidRPr="009A7192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1.4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Consolidación</w:t>
      </w:r>
    </w:p>
    <w:p w14:paraId="68460180" w14:textId="77777777" w:rsidR="00296001" w:rsidRPr="00296001" w:rsidRDefault="00296001" w:rsidP="00296001">
      <w:pPr>
        <w:spacing w:line="276" w:lineRule="auto"/>
        <w:rPr>
          <w:ins w:id="2044" w:author="Edgar Josué Malagón Montaña" w:date="2015-06-20T12:33:00Z"/>
          <w:rFonts w:ascii="Times New Roman" w:eastAsiaTheme="minorEastAsia" w:hAnsi="Times New Roman" w:cs="Times New Roman"/>
          <w:b/>
          <w:rPrChange w:id="2045" w:author="Edgar Josué Malagón Montaña" w:date="2015-06-20T12:33:00Z">
            <w:rPr>
              <w:ins w:id="2046" w:author="Edgar Josué Malagón Montaña" w:date="2015-06-20T12:33:00Z"/>
              <w:rFonts w:ascii="Arial" w:eastAsiaTheme="minorEastAsia" w:hAnsi="Arial" w:cs="Arial"/>
              <w:b/>
              <w:sz w:val="18"/>
              <w:szCs w:val="18"/>
            </w:rPr>
          </w:rPrChange>
        </w:rPr>
      </w:pPr>
      <w:ins w:id="2047" w:author="Edgar Josué Malagón Montaña" w:date="2015-06-20T12:33:00Z">
        <w:r w:rsidRPr="00296001">
          <w:rPr>
            <w:rFonts w:ascii="Times New Roman" w:hAnsi="Times New Roman" w:cs="Times New Roman"/>
            <w:color w:val="333333"/>
            <w:shd w:val="clear" w:color="auto" w:fill="FFFFFF"/>
            <w:rPrChange w:id="2048" w:author="Edgar Josué Malagón Montaña" w:date="2015-06-20T12:33:00Z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rPrChange>
          </w:rPr>
          <w:t>Actividades para consolidar lo que has aprendido en esta sección.</w:t>
        </w:r>
      </w:ins>
    </w:p>
    <w:p w14:paraId="35324FD8" w14:textId="77777777" w:rsidR="00F84EA3" w:rsidRPr="009A7192" w:rsidRDefault="00F84EA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A27F6" w:rsidRPr="009A7192" w14:paraId="0463F416" w14:textId="77777777" w:rsidTr="004C1531">
        <w:tc>
          <w:tcPr>
            <w:tcW w:w="9033" w:type="dxa"/>
            <w:gridSpan w:val="2"/>
            <w:shd w:val="clear" w:color="auto" w:fill="000000" w:themeFill="text1"/>
          </w:tcPr>
          <w:p w14:paraId="4E21DE8F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FA27F6" w:rsidRPr="009A7192" w14:paraId="086F0195" w14:textId="77777777" w:rsidTr="004C1531">
        <w:tc>
          <w:tcPr>
            <w:tcW w:w="2518" w:type="dxa"/>
          </w:tcPr>
          <w:p w14:paraId="0997A532" w14:textId="77777777" w:rsidR="00FA27F6" w:rsidRPr="009A7192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9A9214B" w14:textId="4601DB26" w:rsidR="00FA27F6" w:rsidRPr="009A7192" w:rsidRDefault="00FA27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049" w:author="Edgar Josué Malagón Montaña" w:date="2015-06-20T12:34:00Z">
              <w:r w:rsidR="0029600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REC10</w:t>
            </w:r>
            <w:del w:id="2050" w:author="Edgar Josué Malagón Montaña" w:date="2015-06-20T12:34:00Z">
              <w:r w:rsidRPr="009A7192" w:rsidDel="0029600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(Se numeran de 10 en 10)</w:delText>
              </w:r>
            </w:del>
          </w:p>
        </w:tc>
      </w:tr>
      <w:tr w:rsidR="00FA27F6" w:rsidRPr="009A7192" w14:paraId="2F8A6DF3" w14:textId="77777777" w:rsidTr="004C1531">
        <w:tc>
          <w:tcPr>
            <w:tcW w:w="2518" w:type="dxa"/>
          </w:tcPr>
          <w:p w14:paraId="259C619C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B596526" w14:textId="6DF966B2" w:rsidR="00FA27F6" w:rsidRPr="009A7192" w:rsidRDefault="00296001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051" w:author="Edgar Josué Malagón Montaña" w:date="2015-06-20T12:34:00Z">
              <w:r w:rsidRPr="00296001">
                <w:rPr>
                  <w:rFonts w:ascii="Times New Roman" w:hAnsi="Times New Roman" w:cs="Times New Roman"/>
                  <w:color w:val="000000"/>
                </w:rPr>
                <w:t>Refuerza tu aprendizaje:</w:t>
              </w:r>
              <w:r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="00FA27F6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Características de la gráfica de  la función coseno</w:t>
            </w:r>
            <w:del w:id="2052" w:author="Edgar Josué Malagón Montaña" w:date="2015-06-20T12:34:00Z">
              <w:r w:rsidR="00FA27F6"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  <w:tr w:rsidR="00FA27F6" w:rsidRPr="009A7192" w14:paraId="63ACE222" w14:textId="77777777" w:rsidTr="004C1531">
        <w:tc>
          <w:tcPr>
            <w:tcW w:w="2518" w:type="dxa"/>
          </w:tcPr>
          <w:p w14:paraId="6CA8C297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13E075B" w14:textId="774BD879" w:rsidR="00FA27F6" w:rsidRPr="009A7192" w:rsidRDefault="00FA27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ins w:id="2053" w:author="Edgar Josué Malagón Montaña" w:date="2015-06-20T12:35:00Z">
              <w:r w:rsidR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para</w:t>
              </w:r>
            </w:ins>
            <w:del w:id="2054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pensada para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las</w:t>
            </w:r>
            <w:del w:id="2055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propiedades graficas </w:t>
            </w:r>
            <w:del w:id="2056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 la </w:t>
            </w:r>
            <w:del w:id="2057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función coseno</w:t>
            </w:r>
            <w:del w:id="2058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</w:tbl>
    <w:p w14:paraId="7EBB07D2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3B3CA26D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A27F6" w:rsidRPr="009A7192" w14:paraId="46E30D5A" w14:textId="77777777" w:rsidTr="004C1531">
        <w:tc>
          <w:tcPr>
            <w:tcW w:w="9033" w:type="dxa"/>
            <w:gridSpan w:val="2"/>
            <w:shd w:val="clear" w:color="auto" w:fill="000000" w:themeFill="text1"/>
          </w:tcPr>
          <w:p w14:paraId="2067BDA4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A27F6" w:rsidRPr="009A7192" w14:paraId="113F5B29" w14:textId="77777777" w:rsidTr="004C1531">
        <w:tc>
          <w:tcPr>
            <w:tcW w:w="2518" w:type="dxa"/>
          </w:tcPr>
          <w:p w14:paraId="0F840832" w14:textId="77777777" w:rsidR="00FA27F6" w:rsidRPr="009A7192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73B191D" w14:textId="33BC98F6" w:rsidR="00FA27F6" w:rsidRPr="009A7192" w:rsidRDefault="00FA27F6" w:rsidP="00FA27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059" w:author="Edgar Josué Malagón Montaña" w:date="2015-06-20T12:35:00Z">
              <w:r w:rsidR="0029600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REC20</w:t>
            </w:r>
          </w:p>
        </w:tc>
      </w:tr>
      <w:tr w:rsidR="00FA27F6" w:rsidRPr="009A7192" w14:paraId="56FF5601" w14:textId="77777777" w:rsidTr="004C1531">
        <w:tc>
          <w:tcPr>
            <w:tcW w:w="2518" w:type="dxa"/>
          </w:tcPr>
          <w:p w14:paraId="4698DD68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172AA62" w14:textId="6544EAB5" w:rsidR="00FA27F6" w:rsidRPr="009A7192" w:rsidRDefault="00296001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060" w:author="Edgar Josué Malagón Montaña" w:date="2015-06-20T12:34:00Z">
              <w:r w:rsidRPr="00296001">
                <w:rPr>
                  <w:rFonts w:ascii="Times New Roman" w:hAnsi="Times New Roman" w:cs="Times New Roman"/>
                  <w:color w:val="000000"/>
                </w:rPr>
                <w:t>Refuerza tu aprendizaje:</w:t>
              </w:r>
              <w:r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="00A00E62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Funciones trigonométricas</w:t>
            </w:r>
            <w:ins w:id="2061" w:author="Edgar Josué Malagón Montaña" w:date="2015-06-20T12:3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:</w:t>
              </w:r>
            </w:ins>
            <w:del w:id="2062" w:author="Edgar Josué Malagón Montaña" w:date="2015-06-20T12:35:00Z">
              <w:r w:rsidR="00A00E62" w:rsidRPr="009A7192" w:rsidDel="0029600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,</w:delText>
              </w:r>
            </w:del>
            <w:r w:rsidR="00A00E62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coseno, seno</w:t>
            </w:r>
            <w:ins w:id="2063" w:author="Edgar Josué Malagón Montaña" w:date="2015-06-20T12:3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y</w:t>
              </w:r>
            </w:ins>
            <w:del w:id="2064" w:author="Edgar Josué Malagón Montaña" w:date="2015-06-20T12:34:00Z">
              <w:r w:rsidR="00A00E62" w:rsidRPr="009A7192" w:rsidDel="0029600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,</w:delText>
              </w:r>
            </w:del>
            <w:r w:rsidR="00A00E62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tangente</w:t>
            </w:r>
          </w:p>
        </w:tc>
      </w:tr>
      <w:tr w:rsidR="00FA27F6" w:rsidRPr="009A7192" w14:paraId="47452966" w14:textId="77777777" w:rsidTr="004C1531">
        <w:tc>
          <w:tcPr>
            <w:tcW w:w="2518" w:type="dxa"/>
          </w:tcPr>
          <w:p w14:paraId="1C934D7D" w14:textId="77777777" w:rsidR="00FA27F6" w:rsidRPr="009A7192" w:rsidRDefault="00FA27F6" w:rsidP="004C15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A10882E" w14:textId="7D55384E" w:rsidR="00A00E62" w:rsidRPr="009A7192" w:rsidRDefault="00A00E6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2065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Con  este  r</w:delText>
              </w:r>
            </w:del>
            <w:ins w:id="2066" w:author="Edgar Josué Malagón Montaña" w:date="2015-06-20T12:35:00Z">
              <w:r w:rsidR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R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ecurso </w:t>
            </w:r>
            <w:ins w:id="2067" w:author="Edgar Josué Malagón Montaña" w:date="2015-06-20T12:35:00Z">
              <w:r w:rsidR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para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</w:t>
            </w:r>
            <w:del w:id="2068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as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del w:id="2069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la </w:t>
            </w:r>
            <w:del w:id="2070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gráfica </w:t>
            </w:r>
            <w:del w:id="2071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 las </w:t>
            </w:r>
            <w:del w:id="2072" w:author="Edgar Josué Malagón Montaña" w:date="2015-06-20T12:35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funciones trigonométricas, </w:t>
            </w:r>
            <w:del w:id="2073" w:author="Edgar Josué Malagón Montaña" w:date="2015-06-20T12:36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seno, </w:t>
            </w:r>
            <w:del w:id="2074" w:author="Edgar Josué Malagón Montaña" w:date="2015-06-20T12:36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coseno</w:t>
            </w:r>
            <w:del w:id="2075" w:author="Edgar Josué Malagón Montaña" w:date="2015-06-20T12:36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,</w:delText>
              </w:r>
            </w:del>
            <w:ins w:id="2076" w:author="Edgar Josué Malagón Montaña" w:date="2015-06-20T12:36:00Z">
              <w:r w:rsidR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 y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tangente</w:t>
            </w:r>
            <w:del w:id="2077" w:author="Edgar Josué Malagón Montaña" w:date="2015-06-20T12:36:00Z">
              <w:r w:rsidRPr="009A7192" w:rsidDel="00296001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</w:tbl>
    <w:p w14:paraId="3C62A083" w14:textId="7F2DEC60" w:rsidR="00E20A20" w:rsidRDefault="00E20A20" w:rsidP="00FA27F6">
      <w:pPr>
        <w:pStyle w:val="Prrafodelista"/>
        <w:spacing w:before="240" w:after="0"/>
        <w:rPr>
          <w:ins w:id="2078" w:author="Edgar Josué Malagón Montaña" w:date="2015-06-20T12:04:00Z"/>
          <w:rFonts w:ascii="Times New Roman" w:hAnsi="Times New Roman" w:cs="Times New Roman"/>
          <w:color w:val="000000"/>
          <w:lang w:val="es-ES"/>
        </w:rPr>
      </w:pPr>
    </w:p>
    <w:p w14:paraId="1FD209CD" w14:textId="77777777" w:rsidR="00E20A20" w:rsidRDefault="00E20A20">
      <w:pPr>
        <w:rPr>
          <w:ins w:id="2079" w:author="Edgar Josué Malagón Montaña" w:date="2015-06-20T12:04:00Z"/>
          <w:rFonts w:ascii="Times New Roman" w:hAnsi="Times New Roman" w:cs="Times New Roman"/>
          <w:color w:val="000000"/>
          <w:lang w:val="es-ES"/>
        </w:rPr>
      </w:pPr>
      <w:ins w:id="2080" w:author="Edgar Josué Malagón Montaña" w:date="2015-06-20T12:04:00Z">
        <w:r>
          <w:rPr>
            <w:rFonts w:ascii="Times New Roman" w:hAnsi="Times New Roman" w:cs="Times New Roman"/>
            <w:color w:val="000000"/>
            <w:lang w:val="es-ES"/>
          </w:rPr>
          <w:br w:type="page"/>
        </w:r>
      </w:ins>
    </w:p>
    <w:p w14:paraId="60462CB4" w14:textId="57CEB8BD" w:rsidR="00FA27F6" w:rsidRPr="009A7192" w:rsidDel="00E20A20" w:rsidRDefault="00FA27F6" w:rsidP="00FA27F6">
      <w:pPr>
        <w:pStyle w:val="Prrafodelista"/>
        <w:spacing w:before="240" w:after="0"/>
        <w:rPr>
          <w:del w:id="2081" w:author="Edgar Josué Malagón Montaña" w:date="2015-06-20T12:04:00Z"/>
          <w:rFonts w:ascii="Times New Roman" w:hAnsi="Times New Roman" w:cs="Times New Roman"/>
          <w:color w:val="000000"/>
          <w:lang w:val="es-ES"/>
        </w:rPr>
      </w:pPr>
    </w:p>
    <w:p w14:paraId="749CC7CE" w14:textId="30921E80" w:rsidR="00FA27F6" w:rsidRPr="009A7192" w:rsidDel="00E20A20" w:rsidRDefault="00FA27F6" w:rsidP="00FA27F6">
      <w:pPr>
        <w:spacing w:after="0"/>
        <w:rPr>
          <w:del w:id="2082" w:author="Edgar Josué Malagón Montaña" w:date="2015-06-20T12:04:00Z"/>
          <w:rFonts w:ascii="Times New Roman" w:hAnsi="Times New Roman" w:cs="Times New Roman"/>
          <w:b/>
          <w:highlight w:val="yellow"/>
        </w:rPr>
      </w:pPr>
    </w:p>
    <w:p w14:paraId="4246C821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b/>
          <w:highlight w:val="yellow"/>
        </w:rPr>
        <w:t>[SECCIÓN 1]</w:t>
      </w:r>
      <w:r w:rsidRPr="009A7192">
        <w:rPr>
          <w:rFonts w:ascii="Times New Roman" w:hAnsi="Times New Roman" w:cs="Times New Roman"/>
          <w:b/>
        </w:rPr>
        <w:t xml:space="preserve"> 2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Funciones trigonométricas: cotangente, secante y cosecante</w:t>
      </w:r>
      <w:r w:rsidRPr="009A7192">
        <w:rPr>
          <w:rFonts w:ascii="Times New Roman" w:hAnsi="Times New Roman" w:cs="Times New Roman"/>
          <w:color w:val="000000"/>
          <w:lang w:val="es-ES"/>
        </w:rPr>
        <w:tab/>
      </w:r>
      <w:r w:rsidRPr="009A7192">
        <w:rPr>
          <w:rFonts w:ascii="Times New Roman" w:hAnsi="Times New Roman" w:cs="Times New Roman"/>
          <w:color w:val="000000"/>
          <w:lang w:val="es-ES"/>
        </w:rPr>
        <w:tab/>
      </w:r>
    </w:p>
    <w:p w14:paraId="17D25FC2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5C12596F" w14:textId="29F0E3B3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En </w:t>
      </w:r>
      <w:del w:id="2083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esta </w:t>
      </w:r>
      <w:del w:id="2084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sección </w:t>
      </w:r>
      <w:del w:id="2085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se es</w:t>
      </w:r>
      <w:r w:rsidR="00932837" w:rsidRPr="009A7192">
        <w:rPr>
          <w:rFonts w:ascii="Times New Roman" w:hAnsi="Times New Roman" w:cs="Times New Roman"/>
          <w:color w:val="000000"/>
          <w:lang w:val="es-ES"/>
        </w:rPr>
        <w:t xml:space="preserve">tudiaran las funciones </w:t>
      </w:r>
      <w:del w:id="2086" w:author="Edgar Josué Malagón Montaña" w:date="2015-06-20T12:36:00Z">
        <w:r w:rsidR="00932837"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932837" w:rsidRPr="009A7192">
        <w:rPr>
          <w:rFonts w:ascii="Times New Roman" w:hAnsi="Times New Roman" w:cs="Times New Roman"/>
          <w:color w:val="000000"/>
          <w:lang w:val="es-ES"/>
        </w:rPr>
        <w:t>reciprocas</w:t>
      </w:r>
      <w:r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2087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a </w:t>
      </w:r>
      <w:del w:id="2088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las estudiadas en la </w:t>
      </w:r>
      <w:del w:id="2089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sección anterior, </w:t>
      </w:r>
      <w:del w:id="2090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señalando </w:t>
      </w:r>
      <w:del w:id="2091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dominio, rango,</w:t>
      </w:r>
      <w:del w:id="2092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puntos de </w:t>
      </w:r>
      <w:del w:id="2093" w:author="Edgar Josué Malagón Montaña" w:date="2015-06-20T12:36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corte</w:t>
      </w:r>
      <w:ins w:id="2094" w:author="Edgar Josué Malagón Montaña" w:date="2015-06-20T12:37:00Z">
        <w:r w:rsidR="00280C0C">
          <w:rPr>
            <w:rFonts w:ascii="Times New Roman" w:hAnsi="Times New Roman" w:cs="Times New Roman"/>
            <w:color w:val="000000"/>
            <w:lang w:val="es-ES"/>
          </w:rPr>
          <w:t xml:space="preserve"> y</w:t>
        </w:r>
      </w:ins>
      <w:del w:id="2095" w:author="Edgar Josué Malagón Montaña" w:date="2015-06-20T12:37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>,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puntos </w:t>
      </w:r>
      <w:del w:id="2096" w:author="Edgar Josué Malagón Montaña" w:date="2015-06-20T12:37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máximos </w:t>
      </w:r>
      <w:del w:id="2097" w:author="Edgar Josué Malagón Montaña" w:date="2015-06-20T12:37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y </w:t>
      </w:r>
      <w:del w:id="2098" w:author="Edgar Josué Malagón Montaña" w:date="2015-06-20T12:37:00Z">
        <w:r w:rsidRPr="009A7192" w:rsidDel="00280C0C">
          <w:rPr>
            <w:rFonts w:ascii="Times New Roman" w:hAnsi="Times New Roman" w:cs="Times New Roman"/>
            <w:color w:val="000000"/>
            <w:lang w:val="es-ES"/>
          </w:rPr>
          <w:delText xml:space="preserve"> minimos</w:delText>
        </w:r>
      </w:del>
      <w:ins w:id="2099" w:author="Edgar Josué Malagón Montaña" w:date="2015-06-20T12:37:00Z">
        <w:r w:rsidR="00280C0C" w:rsidRPr="009A7192">
          <w:rPr>
            <w:rFonts w:ascii="Times New Roman" w:hAnsi="Times New Roman" w:cs="Times New Roman"/>
            <w:color w:val="000000"/>
            <w:lang w:val="es-ES"/>
          </w:rPr>
          <w:t>mínimos</w:t>
        </w:r>
      </w:ins>
      <w:r w:rsidRPr="009A7192">
        <w:rPr>
          <w:rFonts w:ascii="Times New Roman" w:hAnsi="Times New Roman" w:cs="Times New Roman"/>
          <w:color w:val="000000"/>
          <w:lang w:val="es-ES"/>
        </w:rPr>
        <w:t>.</w:t>
      </w:r>
    </w:p>
    <w:p w14:paraId="39A2B1C5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2D13FB96" w14:textId="77777777" w:rsidR="00FA27F6" w:rsidRPr="009A7192" w:rsidRDefault="00FA27F6" w:rsidP="00FA27F6">
      <w:pPr>
        <w:spacing w:after="0"/>
        <w:rPr>
          <w:rFonts w:ascii="Times New Roman" w:hAnsi="Times New Roman" w:cs="Times New Roman"/>
          <w:highlight w:val="yellow"/>
        </w:rPr>
      </w:pPr>
    </w:p>
    <w:p w14:paraId="72A778B0" w14:textId="44715975" w:rsidR="00FA27F6" w:rsidRPr="009A7192" w:rsidRDefault="00FA27F6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2.1 La función cotangente</w:t>
      </w:r>
    </w:p>
    <w:p w14:paraId="15131F5E" w14:textId="77777777" w:rsidR="00DE3763" w:rsidRPr="009A7192" w:rsidRDefault="00DE3763" w:rsidP="00FA27F6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FA27F6" w:rsidRPr="009A7192" w14:paraId="080E9BF1" w14:textId="77777777" w:rsidTr="004C1531">
        <w:tc>
          <w:tcPr>
            <w:tcW w:w="8978" w:type="dxa"/>
            <w:gridSpan w:val="2"/>
            <w:shd w:val="clear" w:color="auto" w:fill="000000" w:themeFill="text1"/>
          </w:tcPr>
          <w:p w14:paraId="659B0B55" w14:textId="77777777" w:rsidR="00FA27F6" w:rsidRPr="009A7192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FA27F6" w:rsidRPr="00E1181A" w14:paraId="7BD3E905" w14:textId="77777777" w:rsidTr="004C1531">
        <w:tc>
          <w:tcPr>
            <w:tcW w:w="2518" w:type="dxa"/>
          </w:tcPr>
          <w:p w14:paraId="33811AC8" w14:textId="77777777" w:rsidR="00FA27F6" w:rsidRPr="009A7192" w:rsidRDefault="00FA27F6" w:rsidP="004C15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C069609" w14:textId="77777777" w:rsidR="00FA27F6" w:rsidRDefault="00FA27F6">
            <w:pPr>
              <w:jc w:val="center"/>
              <w:rPr>
                <w:ins w:id="2100" w:author="Edgar Josué Malagón Montaña" w:date="2015-06-20T12:37:00Z"/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del w:id="2101" w:author="Edgar Josué Malagón Montaña" w:date="2015-06-20T12:37:00Z">
              <w:r w:rsidRPr="009A7192" w:rsidDel="00280C0C">
                <w:rPr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delText>ctg</w:delText>
              </w:r>
            </w:del>
            <m:oMath>
              <m:r>
                <w:ins w:id="2102" w:author="Edgar Josué Malagón Montaña" w:date="2015-06-20T12:37:00Z">
                  <m:rPr>
                    <m:sty m:val="b"/>
                  </m:rPr>
                  <w:rPr>
                    <w:rFonts w:ascii="Cambria Math" w:hAnsi="Cambria Math" w:cs="Times New Roman"/>
                    <w:lang w:val="en-US"/>
                  </w:rPr>
                  <m:t>cot</m:t>
                </w:ins>
              </m:r>
              <m:r>
                <w:ins w:id="2103" w:author="Edgar Josué Malagón Montaña" w:date="2015-06-20T12:37:00Z"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w:ins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cos</m:t>
                  </m:r>
                  <m:r>
                    <w:ins w:id="2104" w:author="Edgar Josué Malagón Montaña" w:date="2015-06-20T12:37:00Z"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w:ins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sen</m:t>
                  </m:r>
                  <m:r>
                    <w:ins w:id="2105" w:author="Edgar Josué Malagón Montaña" w:date="2015-06-20T12:37:00Z"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w:ins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den>
              </m:f>
            </m:oMath>
          </w:p>
          <w:p w14:paraId="7AED4744" w14:textId="75954F0D" w:rsidR="00280C0C" w:rsidRPr="009A7192" w:rsidRDefault="00280C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14:paraId="46FDDB81" w14:textId="35370ED5" w:rsidR="00FA27F6" w:rsidRDefault="00FA27F6" w:rsidP="00FA27F6">
      <w:pPr>
        <w:spacing w:before="240" w:after="0"/>
        <w:rPr>
          <w:ins w:id="2106" w:author="Edgar Josué Malagón Montaña" w:date="2015-06-20T12:39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>Por tanto</w:t>
      </w:r>
      <w:r w:rsidR="004C1531" w:rsidRPr="009A7192">
        <w:rPr>
          <w:rFonts w:ascii="Times New Roman" w:hAnsi="Times New Roman" w:cs="Times New Roman"/>
          <w:color w:val="000000"/>
          <w:lang w:val="es-ES"/>
        </w:rPr>
        <w:t>,</w:t>
      </w:r>
      <w:r w:rsidRPr="009A7192">
        <w:rPr>
          <w:rFonts w:ascii="Times New Roman" w:hAnsi="Times New Roman" w:cs="Times New Roman"/>
          <w:color w:val="000000"/>
          <w:lang w:val="es-ES"/>
        </w:rPr>
        <w:t xml:space="preserve"> se  considera </w:t>
      </w:r>
      <w:del w:id="2107" w:author="Edgar Josué Malagón Montaña" w:date="2015-06-20T12:38:00Z">
        <w:r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la función cotangente</w:t>
      </w:r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 definida </w:t>
      </w:r>
      <w:del w:id="2108" w:author="Edgar Josué Malagón Montaña" w:date="2015-06-20T12:38:00Z">
        <w:r w:rsidR="005863A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con </w:t>
      </w:r>
      <w:del w:id="2109" w:author="Edgar Josué Malagón Montaña" w:date="2015-06-20T12:38:00Z">
        <w:r w:rsidR="005863A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2110" w:author="Edgar Josué Malagón Montaña" w:date="2015-06-20T12:38:00Z">
        <w:r w:rsidR="005863A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>ecuación</w:t>
      </w:r>
      <w:ins w:id="2111" w:author="Edgar Josué Malagón Montaña" w:date="2015-06-20T12:38:00Z">
        <w:r w:rsidR="00B52533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B52533">
          <w:rPr>
            <w:rFonts w:ascii="Times New Roman" w:hAnsi="Times New Roman" w:cs="Times New Roman"/>
            <w:i/>
            <w:color w:val="000000"/>
            <w:lang w:val="es-ES"/>
          </w:rPr>
          <w:t xml:space="preserve"> y </w:t>
        </w:r>
        <w:r w:rsidR="00B52533">
          <w:rPr>
            <w:rFonts w:ascii="Times New Roman" w:hAnsi="Times New Roman" w:cs="Times New Roman"/>
            <w:color w:val="000000"/>
            <w:lang w:val="es-ES"/>
          </w:rPr>
          <w:t xml:space="preserve">= cot </w:t>
        </w:r>
        <w:r w:rsidR="00B52533" w:rsidRPr="00B52533">
          <w:rPr>
            <w:rFonts w:ascii="Times New Roman" w:hAnsi="Times New Roman" w:cs="Times New Roman"/>
            <w:i/>
            <w:color w:val="000000"/>
            <w:lang w:val="es-ES"/>
            <w:rPrChange w:id="2112" w:author="Edgar Josué Malagón Montaña" w:date="2015-06-20T12:38:00Z">
              <w:rPr>
                <w:rFonts w:ascii="Times New Roman" w:hAnsi="Times New Roman" w:cs="Times New Roman"/>
                <w:color w:val="000000"/>
                <w:lang w:val="es-ES"/>
              </w:rPr>
            </w:rPrChange>
          </w:rPr>
          <w:t>x</w:t>
        </w:r>
        <w:r w:rsidR="00B52533">
          <w:rPr>
            <w:rFonts w:ascii="Times New Roman" w:hAnsi="Times New Roman" w:cs="Times New Roman"/>
            <w:color w:val="000000"/>
            <w:lang w:val="es-ES"/>
          </w:rPr>
          <w:t>;</w:t>
        </w:r>
      </w:ins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m:oMath>
        <m:r>
          <w:del w:id="2113" w:author="Edgar Josué Malagón Montaña" w:date="2015-06-20T12:38:00Z">
            <w:rPr>
              <w:rFonts w:ascii="Cambria Math" w:hAnsi="Cambria Math" w:cs="Times New Roman"/>
              <w:color w:val="000000"/>
              <w:lang w:val="es-ES"/>
            </w:rPr>
            <m:t>y=cotgx</m:t>
          </w:del>
        </m:r>
      </m:oMath>
      <w:del w:id="2114" w:author="Edgar Josué Malagón Montaña" w:date="2015-06-20T12:38:00Z">
        <w:r w:rsidR="005863A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; </w:delText>
        </w:r>
        <w:r w:rsidR="00DE376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además </w:t>
      </w:r>
      <w:del w:id="2115" w:author="Edgar Josué Malagón Montaña" w:date="2015-06-20T12:38:00Z">
        <w:r w:rsidR="005863A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esta </w:t>
      </w:r>
      <w:r w:rsidR="00DE3763" w:rsidRPr="009A7192">
        <w:rPr>
          <w:rFonts w:ascii="Times New Roman" w:hAnsi="Times New Roman" w:cs="Times New Roman"/>
          <w:color w:val="000000"/>
          <w:lang w:val="es-ES"/>
        </w:rPr>
        <w:t xml:space="preserve">indeterminada </w:t>
      </w:r>
      <w:del w:id="2116" w:author="Edgar Josué Malagón Montaña" w:date="2015-06-20T12:38:00Z">
        <w:r w:rsidR="00DE3763"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w:r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cuando </w:t>
      </w:r>
      <w:del w:id="2117" w:author="Edgar Josué Malagón Montaña" w:date="2015-06-20T12:38:00Z">
        <w:r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el valor de la  segunda </w:t>
      </w:r>
      <w:del w:id="2118" w:author="Edgar Josué Malagón Montaña" w:date="2015-06-20T12:38:00Z">
        <w:r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coordenada </w:t>
      </w:r>
      <w:del w:id="2119" w:author="Edgar Josué Malagón Montaña" w:date="2015-06-20T12:38:00Z">
        <w:r w:rsidRPr="009A7192" w:rsidDel="00B5253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del w:id="2120" w:author="Edgar Josué Malagón Montaña" w:date="2015-06-20T12:38:00Z">
            <w:rPr>
              <w:rFonts w:ascii="Cambria Math" w:hAnsi="Cambria Math" w:cs="Times New Roman"/>
              <w:color w:val="000000"/>
              <w:lang w:val="es-ES"/>
            </w:rPr>
            <m:t>0,</m:t>
          </w:del>
        </m:r>
      </m:oMath>
      <w:del w:id="2121" w:author="Edgar Josué Malagón Montaña" w:date="2015-06-20T12:38:00Z">
        <w:r w:rsidR="005863A3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2122" w:author="Edgar Josué Malagón Montaña" w:date="2015-06-20T12:38:00Z">
        <w:r w:rsidR="00B5253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0, </w:t>
        </w:r>
      </w:ins>
      <w:r w:rsidR="005863A3" w:rsidRPr="009A7192">
        <w:rPr>
          <w:rFonts w:ascii="Times New Roman" w:eastAsiaTheme="minorEastAsia" w:hAnsi="Times New Roman" w:cs="Times New Roman"/>
          <w:color w:val="000000"/>
          <w:lang w:val="es-ES"/>
        </w:rPr>
        <w:t>e</w:t>
      </w:r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s </w:t>
      </w:r>
      <w:del w:id="2123" w:author="Edgar Josué Malagón Montaña" w:date="2015-06-20T12:38:00Z">
        <w:r w:rsidR="004C1531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decir </w:t>
      </w:r>
      <w:del w:id="2124" w:author="Edgar Josué Malagón Montaña" w:date="2015-06-20T12:39:00Z">
        <w:r w:rsidR="004C1531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no está </w:t>
      </w:r>
      <w:del w:id="2125" w:author="Edgar Josué Malagón Montaña" w:date="2015-06-20T12:39:00Z">
        <w:r w:rsidR="004C1531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definida </w:t>
      </w:r>
      <w:del w:id="2126" w:author="Edgar Josué Malagón Montaña" w:date="2015-06-20T12:39:00Z">
        <w:r w:rsidR="004C1531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>para los valores</w:t>
      </w:r>
      <w:ins w:id="2127" w:author="Edgar Josué Malagón Montaña" w:date="2015-06-20T12:39:00Z">
        <w:r w:rsidR="00B5253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: sen </w:t>
        </w:r>
        <w:r w:rsidR="00B52533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  <w:r w:rsidR="00B5253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0.</w:t>
        </w:r>
      </w:ins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128" w:author="Edgar Josué Malagón Montaña" w:date="2015-06-20T12:39:00Z">
            <w:rPr>
              <w:rFonts w:ascii="Cambria Math" w:eastAsiaTheme="minorEastAsia" w:hAnsi="Cambria Math" w:cs="Times New Roman"/>
              <w:color w:val="000000"/>
              <w:lang w:val="es-ES"/>
            </w:rPr>
            <m:t>senx=0</m:t>
          </w:del>
        </m:r>
      </m:oMath>
      <w:del w:id="2129" w:author="Edgar Josué Malagón Montaña" w:date="2015-06-20T12:39:00Z">
        <w:r w:rsidR="004C1531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.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Estos valores </w:t>
      </w:r>
      <w:del w:id="2130" w:author="Edgar Josué Malagón Montaña" w:date="2015-06-20T12:39:00Z">
        <w:r w:rsidR="004C1531" w:rsidRPr="009A7192" w:rsidDel="00B5253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4C1531" w:rsidRPr="009A7192">
        <w:rPr>
          <w:rFonts w:ascii="Times New Roman" w:eastAsiaTheme="minorEastAsia" w:hAnsi="Times New Roman" w:cs="Times New Roman"/>
          <w:color w:val="000000"/>
          <w:lang w:val="es-ES"/>
        </w:rPr>
        <w:t>son:</w:t>
      </w:r>
    </w:p>
    <w:p w14:paraId="1C40CF9B" w14:textId="22654304" w:rsidR="00B52533" w:rsidRPr="001C4F3C" w:rsidRDefault="001C4F3C">
      <w:pPr>
        <w:spacing w:before="240"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  <w:pPrChange w:id="2131" w:author="Edgar Josué Malagón Montaña" w:date="2015-06-20T12:39:00Z">
          <w:pPr>
            <w:spacing w:before="240" w:after="0"/>
          </w:pPr>
        </w:pPrChange>
      </w:pPr>
      <w:ins w:id="2132" w:author="Edgar Josué Malagón Montaña" w:date="2015-06-20T12:39:00Z">
        <w:r w:rsidRPr="001C4F3C">
          <w:rPr>
            <w:rFonts w:ascii="Times New Roman" w:eastAsiaTheme="minorEastAsia" w:hAnsi="Times New Roman" w:cs="Times New Roman"/>
            <w:i/>
            <w:color w:val="000000"/>
            <w:lang w:val="es-ES"/>
            <w:rPrChange w:id="2133" w:author="Edgar Josué Malagón Montaña" w:date="2015-06-20T12:39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t>x</w:t>
        </w:r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</w:t>
        </w:r>
      </w:ins>
      <w:ins w:id="2134" w:author="Edgar Josué Malagón Montaña" w:date="2015-06-20T12:40:00Z"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π, 2π,…, </w:t>
        </w:r>
        <w:r w:rsidRPr="001C4F3C">
          <w:rPr>
            <w:rFonts w:ascii="Times New Roman" w:eastAsiaTheme="minorEastAsia" w:hAnsi="Times New Roman" w:cs="Times New Roman"/>
            <w:i/>
            <w:color w:val="000000"/>
            <w:lang w:val="es-ES"/>
            <w:rPrChange w:id="2135" w:author="Edgar Josué Malagón Montaña" w:date="2015-06-20T12:40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t>n</w:t>
        </w:r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π. </w:t>
        </w:r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Donde </w:t>
        </w:r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>n</w:t>
        </w:r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ins w:id="2136" w:author="Edgar Josué Malagón Montaña" w:date="2015-06-20T12:42:00Z">
        <w:r>
          <w:rPr>
            <w:rFonts w:ascii="Times New Roman" w:eastAsiaTheme="minorEastAsia" w:hAnsi="Times New Roman" w:cs="Times New Roman"/>
            <w:color w:val="000000"/>
            <w:lang w:val="es-ES"/>
          </w:rPr>
          <w:t>pertenece a los números enteros.</w:t>
        </w:r>
      </w:ins>
    </w:p>
    <w:p w14:paraId="1E69D6E3" w14:textId="089FCD01" w:rsidR="00DE3763" w:rsidRPr="009A7192" w:rsidDel="001C4F3C" w:rsidRDefault="00DE3763" w:rsidP="00FA27F6">
      <w:pPr>
        <w:spacing w:before="240" w:after="0"/>
        <w:rPr>
          <w:del w:id="2137" w:author="Edgar Josué Malagón Montaña" w:date="2015-06-20T12:42:00Z"/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del w:id="2138" w:author="Edgar Josué Malagón Montaña" w:date="2015-06-20T12:42:00Z"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x=π, 2π..nπ,  </m:t>
            </w:del>
          </m:r>
          <m:r>
            <w:del w:id="2139" w:author="Edgar Josué Malagón Montaña" w:date="2015-06-20T12:42:00Z"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donde</m:t>
            </w:del>
          </m:r>
          <m:r>
            <w:del w:id="2140" w:author="Edgar Josué Malagón Montaña" w:date="2015-06-20T12:42:00Z"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  n</m:t>
            </w:del>
          </m:r>
          <m:r>
            <w:del w:id="2141" w:author="Edgar Josué Malagón Montaña" w:date="2015-06-20T12:42:00Z"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∈Z</m:t>
            </w:del>
          </m:r>
        </m:oMath>
      </m:oMathPara>
    </w:p>
    <w:p w14:paraId="2D396681" w14:textId="0A8F78BB" w:rsidR="004C1531" w:rsidRPr="009A7192" w:rsidRDefault="00B6315A" w:rsidP="00511E9F">
      <w:pPr>
        <w:tabs>
          <w:tab w:val="left" w:pos="5040"/>
        </w:tabs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Construyendo </w:t>
      </w:r>
      <w:del w:id="2142" w:author="Edgar Josué Malagón Montaña" w:date="2015-06-20T12:42:00Z">
        <w:r w:rsidRPr="009A7192" w:rsidDel="001C4F3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sus </w:t>
      </w:r>
      <w:del w:id="2143" w:author="Edgar Josué Malagón Montaña" w:date="2015-06-20T12:42:00Z">
        <w:r w:rsidRPr="009A7192" w:rsidDel="001C4F3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asíntotas se </w:t>
      </w:r>
      <w:del w:id="2144" w:author="Edgar Josué Malagón Montaña" w:date="2015-06-20T12:42:00Z">
        <w:r w:rsidRPr="009A7192" w:rsidDel="001C4F3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puede </w:t>
      </w:r>
      <w:del w:id="2145" w:author="Edgar Josué Malagón Montaña" w:date="2015-06-20T12:43:00Z">
        <w:r w:rsidRPr="009A7192" w:rsidDel="001C4F3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obtener:</w:t>
      </w:r>
      <w:del w:id="2146" w:author="Edgar Josué Malagón Montaña" w:date="2015-06-20T12:43:00Z">
        <w:r w:rsidR="00511E9F" w:rsidRPr="009A7192" w:rsidDel="001C4F3C">
          <w:rPr>
            <w:rFonts w:ascii="Times New Roman" w:eastAsiaTheme="minorEastAsia" w:hAnsi="Times New Roman" w:cs="Times New Roman"/>
            <w:color w:val="000000"/>
            <w:lang w:val="es-ES"/>
          </w:rPr>
          <w:tab/>
        </w:r>
      </w:del>
    </w:p>
    <w:p w14:paraId="1E33EE7A" w14:textId="4E27FC52" w:rsidR="004C1531" w:rsidRPr="009A7192" w:rsidDel="001C4F3C" w:rsidRDefault="000E2D76" w:rsidP="00FA27F6">
      <w:pPr>
        <w:spacing w:before="240" w:after="0"/>
        <w:rPr>
          <w:del w:id="2147" w:author="Edgar Josué Malagón Montaña" w:date="2015-06-20T12:43:00Z"/>
          <w:rFonts w:ascii="Times New Roman" w:eastAsiaTheme="minorEastAsia" w:hAnsi="Times New Roman" w:cs="Times New Roman"/>
          <w:color w:val="000000"/>
          <w:lang w:val="es-ES"/>
        </w:rPr>
      </w:pPr>
      <w:del w:id="2148" w:author="Edgar Josué Malagón Montaña" w:date="2015-06-20T12:43:00Z">
        <w:r w:rsidRPr="009A7192" w:rsidDel="001C4F3C">
          <w:rPr>
            <w:rFonts w:ascii="Times New Roman" w:hAnsi="Times New Roman" w:cs="Times New Roman"/>
            <w:noProof/>
            <w:lang w:val="es-CO" w:eastAsia="ko-KR"/>
            <w:rPrChange w:id="2149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9536" behindDoc="0" locked="0" layoutInCell="1" allowOverlap="1" wp14:anchorId="5253E316" wp14:editId="0401AB52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52705</wp:posOffset>
                  </wp:positionV>
                  <wp:extent cx="428625" cy="428625"/>
                  <wp:effectExtent l="0" t="0" r="28575" b="28575"/>
                  <wp:wrapNone/>
                  <wp:docPr id="28" name="28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045044CE" w14:textId="77777777" w:rsidR="00086586" w:rsidRDefault="00086586" w:rsidP="000E2D7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253E316" id="28 Cuadro de texto" o:spid="_x0000_s1037" type="#_x0000_t202" style="position:absolute;margin-left:70.9pt;margin-top:4.15pt;width:33.75pt;height:33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" fillcolor="window" strokecolor="window" strokeweight=".5pt">
                  <v:textbox>
                    <w:txbxContent>
                      <w:p w14:paraId="045044CE" w14:textId="77777777" w:rsidR="00086586" w:rsidRDefault="00086586" w:rsidP="000E2D7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1C4F3C">
          <w:rPr>
            <w:rFonts w:ascii="Times New Roman" w:hAnsi="Times New Roman" w:cs="Times New Roman"/>
            <w:noProof/>
            <w:lang w:val="es-CO" w:eastAsia="ko-KR"/>
            <w:rPrChange w:id="2150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7488" behindDoc="0" locked="0" layoutInCell="1" allowOverlap="1" wp14:anchorId="6C9CE34C" wp14:editId="31EA1F19">
                  <wp:simplePos x="0" y="0"/>
                  <wp:positionH relativeFrom="column">
                    <wp:posOffset>4796790</wp:posOffset>
                  </wp:positionH>
                  <wp:positionV relativeFrom="paragraph">
                    <wp:posOffset>1595755</wp:posOffset>
                  </wp:positionV>
                  <wp:extent cx="285750" cy="257175"/>
                  <wp:effectExtent l="0" t="0" r="19050" b="28575"/>
                  <wp:wrapNone/>
                  <wp:docPr id="26" name="26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4EDA0024" w14:textId="77777777" w:rsidR="00086586" w:rsidRDefault="00086586" w:rsidP="000E2D7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C9CE34C" id="26 Cuadro de texto" o:spid="_x0000_s1038" type="#_x0000_t202" style="position:absolute;margin-left:377.7pt;margin-top:125.65pt;width:22.5pt;height:20.2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" fillcolor="window" strokecolor="window" strokeweight=".5pt">
                  <v:textbox>
                    <w:txbxContent>
                      <w:p w14:paraId="4EDA0024" w14:textId="77777777" w:rsidR="00086586" w:rsidRDefault="00086586" w:rsidP="000E2D7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3A470F" w:rsidRPr="009A7192" w:rsidDel="001C4F3C">
          <w:rPr>
            <w:rFonts w:ascii="Times New Roman" w:hAnsi="Times New Roman" w:cs="Times New Roman"/>
            <w:noProof/>
            <w:lang w:val="es-CO" w:eastAsia="ko-KR"/>
            <w:rPrChange w:id="2151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1344" behindDoc="0" locked="0" layoutInCell="1" allowOverlap="1" wp14:anchorId="2C1E47B4" wp14:editId="1BCECAD4">
                  <wp:simplePos x="0" y="0"/>
                  <wp:positionH relativeFrom="column">
                    <wp:posOffset>4368165</wp:posOffset>
                  </wp:positionH>
                  <wp:positionV relativeFrom="paragraph">
                    <wp:posOffset>843280</wp:posOffset>
                  </wp:positionV>
                  <wp:extent cx="1219200" cy="266700"/>
                  <wp:effectExtent l="0" t="0" r="19050" b="19050"/>
                  <wp:wrapNone/>
                  <wp:docPr id="18" name="18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2192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3B184C" w14:textId="0681B912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y=cotgx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2C1E47B4" id="18 Cuadro de texto" o:spid="_x0000_s1039" type="#_x0000_t202" style="position:absolute;margin-left:343.95pt;margin-top:66.4pt;width:96pt;height:21pt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" fillcolor="white [3201]" strokecolor="white [3212]" strokeweight=".5pt">
                  <v:textbox>
                    <w:txbxContent>
                      <w:p w14:paraId="003B184C" w14:textId="0681B912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y=cotgx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DE3763" w:rsidRPr="009A7192" w:rsidDel="001C4F3C">
          <w:rPr>
            <w:rFonts w:ascii="Times New Roman" w:hAnsi="Times New Roman" w:cs="Times New Roman"/>
            <w:noProof/>
            <w:lang w:val="es-CO" w:eastAsia="ko-KR"/>
            <w:rPrChange w:id="2152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16FCC84C" wp14:editId="355EEF90">
              <wp:extent cx="5305425" cy="3743324"/>
              <wp:effectExtent l="0" t="0" r="0" b="0"/>
              <wp:docPr id="17" name="Imagen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2"/>
                      <a:srcRect l="18038" t="20242" r="35496" b="11480"/>
                      <a:stretch/>
                    </pic:blipFill>
                    <pic:spPr bwMode="auto">
                      <a:xfrm>
                        <a:off x="0" y="0"/>
                        <a:ext cx="5309699" cy="37463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896A464" w14:textId="30592970" w:rsidR="001C4F3C" w:rsidRPr="009A7192" w:rsidDel="001C4F3C" w:rsidRDefault="001C4F3C" w:rsidP="00FA27F6">
      <w:pPr>
        <w:spacing w:before="240" w:after="0"/>
        <w:rPr>
          <w:del w:id="2153" w:author="Edgar Josué Malagón Montaña" w:date="2015-06-20T12:43:00Z"/>
          <w:rFonts w:ascii="Times New Roman" w:eastAsiaTheme="minorEastAsia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2"/>
        <w:gridCol w:w="7446"/>
      </w:tblGrid>
      <w:tr w:rsidR="00DE3763" w:rsidRPr="009A7192" w14:paraId="29282E1A" w14:textId="77777777" w:rsidTr="00713F94">
        <w:tc>
          <w:tcPr>
            <w:tcW w:w="9033" w:type="dxa"/>
            <w:gridSpan w:val="2"/>
            <w:shd w:val="clear" w:color="auto" w:fill="0D0D0D" w:themeFill="text1" w:themeFillTint="F2"/>
          </w:tcPr>
          <w:p w14:paraId="27BD6DC0" w14:textId="77777777" w:rsidR="00DE3763" w:rsidRPr="009A7192" w:rsidRDefault="00DE3763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E3763" w:rsidRPr="009A7192" w14:paraId="7AE57229" w14:textId="77777777" w:rsidTr="00713F94">
        <w:tc>
          <w:tcPr>
            <w:tcW w:w="2518" w:type="dxa"/>
          </w:tcPr>
          <w:p w14:paraId="057D5CA3" w14:textId="77777777" w:rsidR="00DE3763" w:rsidRPr="009A7192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5578DBE" w14:textId="0A4DBBBF" w:rsidR="00DE3763" w:rsidRPr="009A7192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MA_10_04_IMG11</w:t>
            </w:r>
          </w:p>
        </w:tc>
      </w:tr>
      <w:tr w:rsidR="00DE3763" w:rsidRPr="009A7192" w14:paraId="49D8093D" w14:textId="77777777" w:rsidTr="00713F94">
        <w:tc>
          <w:tcPr>
            <w:tcW w:w="2518" w:type="dxa"/>
          </w:tcPr>
          <w:p w14:paraId="4F597B51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6DCA5F9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E3763" w:rsidRPr="009A7192" w14:paraId="1185A339" w14:textId="77777777" w:rsidTr="00713F94">
        <w:tc>
          <w:tcPr>
            <w:tcW w:w="2518" w:type="dxa"/>
          </w:tcPr>
          <w:p w14:paraId="7FE74372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79773E5" w14:textId="4A301FBE" w:rsidR="001C4F3C" w:rsidRPr="001C4F3C" w:rsidRDefault="001C4F3C" w:rsidP="00713F94">
            <w:pPr>
              <w:jc w:val="center"/>
              <w:rPr>
                <w:ins w:id="2154" w:author="Edgar Josué Malagón Montaña" w:date="2015-06-20T12:43:00Z"/>
                <w:rFonts w:ascii="Times New Roman" w:hAnsi="Times New Roman" w:cs="Times New Roman"/>
                <w:i/>
                <w:noProof/>
                <w:lang w:val="es-CO" w:eastAsia="es-CO"/>
                <w:rPrChange w:id="2155" w:author="Edgar Josué Malagón Montaña" w:date="2015-06-20T12:43:00Z">
                  <w:rPr>
                    <w:ins w:id="2156" w:author="Edgar Josué Malagón Montaña" w:date="2015-06-20T12:43:00Z"/>
                    <w:rFonts w:ascii="Times New Roman" w:hAnsi="Times New Roman" w:cs="Times New Roman"/>
                    <w:noProof/>
                    <w:lang w:val="es-CO" w:eastAsia="es-CO"/>
                  </w:rPr>
                </w:rPrChange>
              </w:rPr>
            </w:pPr>
            <w:ins w:id="2157" w:author="Edgar Josué Malagón Montaña" w:date="2015-06-20T12:43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Agregar le nombre de lso ejes e indicar que es la gr´fica de la función: </w:t>
              </w:r>
              <w:r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y =</w:t>
              </w:r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 cot </w:t>
              </w:r>
              <w:r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x</w:t>
              </w:r>
            </w:ins>
          </w:p>
          <w:p w14:paraId="333E9B09" w14:textId="77777777" w:rsidR="001C4F3C" w:rsidRDefault="001C4F3C" w:rsidP="00713F94">
            <w:pPr>
              <w:jc w:val="center"/>
              <w:rPr>
                <w:ins w:id="2158" w:author="Edgar Josué Malagón Montaña" w:date="2015-06-20T12:43:00Z"/>
                <w:rFonts w:ascii="Times New Roman" w:hAnsi="Times New Roman" w:cs="Times New Roman"/>
                <w:noProof/>
                <w:lang w:val="es-CO" w:eastAsia="es-CO"/>
              </w:rPr>
            </w:pPr>
          </w:p>
          <w:p w14:paraId="661367E5" w14:textId="1619371D" w:rsidR="00DE3763" w:rsidRPr="009A7192" w:rsidRDefault="001C4F3C" w:rsidP="00713F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159" w:author="Edgar Josué Malagón Montaña" w:date="2015-06-20T12:43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160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6064182B" wp14:editId="7B001225">
                    <wp:extent cx="5305425" cy="3743324"/>
                    <wp:effectExtent l="0" t="0" r="0" b="0"/>
                    <wp:docPr id="69" name="Imagen 6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2"/>
                            <a:srcRect l="18038" t="20242" r="35496" b="11480"/>
                            <a:stretch/>
                          </pic:blipFill>
                          <pic:spPr bwMode="auto">
                            <a:xfrm>
                              <a:off x="0" y="0"/>
                              <a:ext cx="5309699" cy="37463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DE3763" w:rsidRPr="009A7192" w14:paraId="580E8D71" w14:textId="77777777" w:rsidTr="00713F94">
        <w:tc>
          <w:tcPr>
            <w:tcW w:w="2518" w:type="dxa"/>
          </w:tcPr>
          <w:p w14:paraId="4ED36BD1" w14:textId="77777777" w:rsidR="00DE3763" w:rsidRPr="009A7192" w:rsidRDefault="00DE3763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FDC0DEA" w14:textId="7476F5C9" w:rsidR="00DE3763" w:rsidRPr="009A7192" w:rsidRDefault="001C4F3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161" w:author="Edgar Josué Malagón Montaña" w:date="2015-06-20T12:4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Grafica de la </w:t>
              </w:r>
            </w:ins>
            <w:del w:id="2162" w:author="Edgar Josué Malagón Montaña" w:date="2015-06-20T12:44:00Z">
              <w:r w:rsidR="00DE3763" w:rsidRPr="009A7192" w:rsidDel="001C4F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</w:delText>
              </w:r>
            </w:del>
            <w:ins w:id="2163" w:author="Edgar Josué Malagón Montaña" w:date="2015-06-20T12:4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f</w:t>
              </w:r>
            </w:ins>
            <w:r w:rsidR="00DE3763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unción cotangente </w:t>
            </w:r>
            <w:del w:id="2164" w:author="Edgar Josué Malagón Montaña" w:date="2015-06-20T12:44:00Z">
              <w:r w:rsidR="00DE3763" w:rsidRPr="009A7192" w:rsidDel="001C4F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DE3763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</w:t>
            </w:r>
            <w:del w:id="2165" w:author="Edgar Josué Malagón Montaña" w:date="2015-06-20T12:44:00Z">
              <w:r w:rsidR="00DE3763" w:rsidRPr="009A7192" w:rsidDel="001C4F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DE3763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 intervalo</w:t>
            </w:r>
            <w:ins w:id="2166" w:author="Edgar Josué Malagón Montaña" w:date="2015-06-20T12:4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[0, 2π].</w:t>
              </w:r>
            </w:ins>
            <w:del w:id="2167" w:author="Edgar Josué Malagón Montaña" w:date="2015-06-20T12:44:00Z">
              <w:r w:rsidR="00DE3763" w:rsidRPr="009A7192" w:rsidDel="001C4F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0, 2π</m:t>
                    </m:r>
                  </m:e>
                </m:d>
              </m:oMath>
            </w:del>
          </w:p>
        </w:tc>
      </w:tr>
    </w:tbl>
    <w:p w14:paraId="414DAD80" w14:textId="470F1DCF" w:rsidR="00FA27F6" w:rsidRPr="009A7192" w:rsidRDefault="00FE436A" w:rsidP="00B6315A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ins w:id="2168" w:author="Edgar Josué Malagón Montaña" w:date="2015-06-20T14:02:00Z"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Observando </w:t>
        </w:r>
      </w:ins>
      <w:del w:id="2169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Dada 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170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gráfica </w:t>
      </w:r>
      <w:del w:id="2171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2172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173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cotangente, </w:t>
      </w:r>
      <w:del w:id="2174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se determinan </w:t>
      </w:r>
      <w:del w:id="2175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176" w:author="Edgar Josué Malagón Montaña" w:date="2015-06-20T14:02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>siguientes características:</w:t>
      </w:r>
    </w:p>
    <w:p w14:paraId="47D71D87" w14:textId="77777777" w:rsidR="00FE436A" w:rsidRDefault="00642C3E" w:rsidP="00642C3E">
      <w:pPr>
        <w:pStyle w:val="Prrafodelista"/>
        <w:numPr>
          <w:ilvl w:val="0"/>
          <w:numId w:val="48"/>
        </w:numPr>
        <w:spacing w:before="240" w:after="0"/>
        <w:rPr>
          <w:ins w:id="2177" w:author="Edgar Josué Malagón Montaña" w:date="2015-06-20T14:05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El  dominio de</w:t>
      </w:r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178" w:author="Edgar Josué Malagón Montaña" w:date="2015-06-20T14:03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179" w:author="Edgar Josué Malagón Montaña" w:date="2015-06-20T14:03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>funci</w:t>
      </w: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ón cotangente</w:t>
      </w:r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corresponde </w:t>
      </w:r>
      <w:del w:id="2180" w:author="Edgar Josué Malagón Montaña" w:date="2015-06-20T14:05:00Z">
        <w:r w:rsidR="00B6315A"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B6315A" w:rsidRPr="009A7192">
        <w:rPr>
          <w:rFonts w:ascii="Times New Roman" w:eastAsiaTheme="minorEastAsia" w:hAnsi="Times New Roman" w:cs="Times New Roman"/>
          <w:color w:val="000000"/>
          <w:lang w:val="es-ES"/>
        </w:rPr>
        <w:t>a</w:t>
      </w:r>
      <w:ins w:id="2181" w:author="Edgar Josué Malagón Montaña" w:date="2015-06-20T14:05:00Z">
        <w:r w:rsidR="00FE436A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135F6F27" w14:textId="56473889" w:rsidR="00B6315A" w:rsidRDefault="00086586">
      <w:pPr>
        <w:pStyle w:val="Prrafodelista"/>
        <w:spacing w:before="240" w:after="0"/>
        <w:jc w:val="center"/>
        <w:rPr>
          <w:ins w:id="2182" w:author="Edgar Josué Malagón Montaña" w:date="2015-06-20T14:05:00Z"/>
          <w:rFonts w:ascii="Times New Roman" w:eastAsiaTheme="minorEastAsia" w:hAnsi="Times New Roman" w:cs="Times New Roman"/>
          <w:color w:val="000000"/>
          <w:lang w:val="es-ES"/>
        </w:rPr>
        <w:pPrChange w:id="2183" w:author="Edgar Josué Malagón Montaña" w:date="2015-06-20T14:05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∈R </m:t>
              </m:r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x≠nπ, 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para</m:t>
              </m:r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 n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∈Z</m:t>
              </m:r>
            </m:e>
          </m:d>
        </m:oMath>
      </m:oMathPara>
    </w:p>
    <w:p w14:paraId="629A58A2" w14:textId="77777777" w:rsidR="00FE436A" w:rsidRPr="009A7192" w:rsidRDefault="00FE436A">
      <w:pPr>
        <w:pStyle w:val="Prrafodelista"/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  <w:pPrChange w:id="2184" w:author="Edgar Josué Malagón Montaña" w:date="2015-06-20T14:05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</w:p>
    <w:p w14:paraId="797FE1F1" w14:textId="6FACF79B" w:rsidR="00642C3E" w:rsidRPr="00FE436A" w:rsidRDefault="00642C3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  <w:rPrChange w:id="2185" w:author="Edgar Josué Malagón Montaña" w:date="2015-06-20T14:05:00Z">
            <w:rPr>
              <w:lang w:val="es-ES"/>
            </w:rPr>
          </w:rPrChange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El rango de</w:t>
      </w:r>
      <w:ins w:id="2186" w:author="Edgar Josué Malagón Montaña" w:date="2015-06-20T14:05:00Z">
        <w:r w:rsidR="00FE436A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FE436A">
          <w:rPr>
            <w:rFonts w:ascii="Times New Roman" w:hAnsi="Times New Roman" w:cs="Times New Roman"/>
            <w:i/>
            <w:noProof/>
            <w:lang w:val="es-CO" w:eastAsia="es-CO"/>
          </w:rPr>
          <w:t>y =</w:t>
        </w:r>
        <w:r w:rsidR="00FE436A">
          <w:rPr>
            <w:rFonts w:ascii="Times New Roman" w:hAnsi="Times New Roman" w:cs="Times New Roman"/>
            <w:noProof/>
            <w:lang w:val="es-CO" w:eastAsia="es-CO"/>
          </w:rPr>
          <w:t xml:space="preserve"> cot </w:t>
        </w:r>
        <w:r w:rsidR="00FE436A">
          <w:rPr>
            <w:rFonts w:ascii="Times New Roman" w:hAnsi="Times New Roman" w:cs="Times New Roman"/>
            <w:i/>
            <w:noProof/>
            <w:lang w:val="es-CO" w:eastAsia="es-CO"/>
          </w:rPr>
          <w:t>x</w:t>
        </w:r>
      </w:ins>
      <w:del w:id="2187" w:author="Edgar Josué Malagón Montaña" w:date="2015-06-20T14:05:00Z">
        <w:r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y=cotgx</m:t>
          </m:r>
        </m:oMath>
        <w:r w:rsidRPr="009A7192" w:rsidDel="00FE436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es</w:delText>
        </w:r>
      </w:del>
      <w:ins w:id="2188" w:author="Edgar Josué Malagón Montaña" w:date="2015-06-20T14:05:00Z">
        <w:r w:rsidR="00FE436A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del w:id="2189" w:author="Edgar Josué Malagón Montaña" w:date="2015-06-20T14:05:00Z">
        <w:r w:rsidRPr="00FE436A" w:rsidDel="00FE436A">
          <w:rPr>
            <w:rFonts w:ascii="Times New Roman" w:eastAsiaTheme="minorEastAsia" w:hAnsi="Times New Roman" w:cs="Times New Roman"/>
            <w:color w:val="000000"/>
            <w:lang w:val="es-ES"/>
            <w:rPrChange w:id="2190" w:author="Edgar Josué Malagón Montaña" w:date="2015-06-20T14:05:00Z">
              <w:rPr>
                <w:lang w:val="es-ES"/>
              </w:rPr>
            </w:rPrChange>
          </w:rPr>
          <w:delText xml:space="preserve">  e</w:delText>
        </w:r>
      </w:del>
      <w:ins w:id="2191" w:author="Edgar Josué Malagón Montaña" w:date="2015-06-20T14:05:00Z">
        <w:r w:rsidR="00FE436A">
          <w:rPr>
            <w:rFonts w:ascii="Times New Roman" w:eastAsiaTheme="minorEastAsia" w:hAnsi="Times New Roman" w:cs="Times New Roman"/>
            <w:color w:val="000000"/>
            <w:lang w:val="es-ES"/>
          </w:rPr>
          <w:t>e</w:t>
        </w:r>
      </w:ins>
      <w:r w:rsidRPr="00FE436A">
        <w:rPr>
          <w:rFonts w:ascii="Times New Roman" w:eastAsiaTheme="minorEastAsia" w:hAnsi="Times New Roman" w:cs="Times New Roman"/>
          <w:color w:val="000000"/>
          <w:lang w:val="es-ES"/>
          <w:rPrChange w:id="2192" w:author="Edgar Josué Malagón Montaña" w:date="2015-06-20T14:05:00Z">
            <w:rPr>
              <w:lang w:val="es-ES"/>
            </w:rPr>
          </w:rPrChange>
        </w:rPr>
        <w:t xml:space="preserve">l </w:t>
      </w:r>
      <w:del w:id="2193" w:author="Edgar Josué Malagón Montaña" w:date="2015-06-20T14:05:00Z">
        <w:r w:rsidRPr="00FE436A" w:rsidDel="00FE436A">
          <w:rPr>
            <w:rFonts w:ascii="Times New Roman" w:eastAsiaTheme="minorEastAsia" w:hAnsi="Times New Roman" w:cs="Times New Roman"/>
            <w:color w:val="000000"/>
            <w:lang w:val="es-ES"/>
            <w:rPrChange w:id="2194" w:author="Edgar Josué Malagón Montaña" w:date="2015-06-20T14:05:00Z">
              <w:rPr>
                <w:lang w:val="es-ES"/>
              </w:rPr>
            </w:rPrChange>
          </w:rPr>
          <w:delText xml:space="preserve"> </w:delText>
        </w:r>
      </w:del>
      <w:r w:rsidRPr="00FE436A">
        <w:rPr>
          <w:rFonts w:ascii="Times New Roman" w:eastAsiaTheme="minorEastAsia" w:hAnsi="Times New Roman" w:cs="Times New Roman"/>
          <w:color w:val="000000"/>
          <w:lang w:val="es-ES"/>
          <w:rPrChange w:id="2195" w:author="Edgar Josué Malagón Montaña" w:date="2015-06-20T14:05:00Z">
            <w:rPr>
              <w:lang w:val="es-ES"/>
            </w:rPr>
          </w:rPrChange>
        </w:rPr>
        <w:t xml:space="preserve">conjunto </w:t>
      </w:r>
      <w:del w:id="2196" w:author="Edgar Josué Malagón Montaña" w:date="2015-06-20T14:05:00Z">
        <w:r w:rsidRPr="00FE436A" w:rsidDel="00FE436A">
          <w:rPr>
            <w:rFonts w:ascii="Times New Roman" w:eastAsiaTheme="minorEastAsia" w:hAnsi="Times New Roman" w:cs="Times New Roman"/>
            <w:color w:val="000000"/>
            <w:lang w:val="es-ES"/>
            <w:rPrChange w:id="2197" w:author="Edgar Josué Malagón Montaña" w:date="2015-06-20T14:05:00Z">
              <w:rPr>
                <w:lang w:val="es-ES"/>
              </w:rPr>
            </w:rPrChange>
          </w:rPr>
          <w:delText xml:space="preserve"> </w:delText>
        </w:r>
      </w:del>
      <w:r w:rsidRPr="00FE436A">
        <w:rPr>
          <w:rFonts w:ascii="Times New Roman" w:eastAsiaTheme="minorEastAsia" w:hAnsi="Times New Roman" w:cs="Times New Roman"/>
          <w:color w:val="000000"/>
          <w:lang w:val="es-ES"/>
          <w:rPrChange w:id="2198" w:author="Edgar Josué Malagón Montaña" w:date="2015-06-20T14:05:00Z">
            <w:rPr>
              <w:lang w:val="es-ES"/>
            </w:rPr>
          </w:rPrChange>
        </w:rPr>
        <w:t xml:space="preserve">de </w:t>
      </w:r>
      <w:ins w:id="2199" w:author="Edgar Josué Malagón Montaña" w:date="2015-06-20T14:05:00Z">
        <w:r w:rsidR="00FE436A">
          <w:rPr>
            <w:rFonts w:ascii="Times New Roman" w:eastAsiaTheme="minorEastAsia" w:hAnsi="Times New Roman" w:cs="Times New Roman"/>
            <w:color w:val="000000"/>
            <w:lang w:val="es-ES"/>
          </w:rPr>
          <w:t>los números reales.</w:t>
        </w:r>
      </w:ins>
      <w:del w:id="2200" w:author="Edgar Josué Malagón Montaña" w:date="2015-06-20T14:06:00Z">
        <w:r w:rsidRPr="00FE436A" w:rsidDel="00FE436A">
          <w:rPr>
            <w:rFonts w:ascii="Times New Roman" w:eastAsiaTheme="minorEastAsia" w:hAnsi="Times New Roman" w:cs="Times New Roman"/>
            <w:color w:val="000000"/>
            <w:lang w:val="es-ES"/>
            <w:rPrChange w:id="2201" w:author="Edgar Josué Malagón Montaña" w:date="2015-06-20T14:05:00Z">
              <w:rPr>
                <w:lang w:val="es-ES"/>
              </w:rPr>
            </w:rPrChange>
          </w:rPr>
          <w:delText xml:space="preserve"> </w:delText>
        </w:r>
        <m:oMath>
          <m:r>
            <m:rPr>
              <m:scr m:val="double-struck"/>
            </m:rPr>
            <w:rPr>
              <w:rFonts w:ascii="Cambria Math" w:eastAsiaTheme="minorEastAsia" w:hAnsi="Cambria Math" w:cs="Times New Roman"/>
              <w:color w:val="000000"/>
              <w:lang w:val="es-ES"/>
              <w:rPrChange w:id="2202" w:author="Edgar Josué Malagón Montaña" w:date="2015-06-20T14:05:00Z">
                <w:rPr>
                  <w:rFonts w:ascii="Cambria Math" w:hAnsi="Cambria Math"/>
                  <w:lang w:val="es-ES"/>
                </w:rPr>
              </w:rPrChange>
            </w:rPr>
            <m:t>R</m:t>
          </m:r>
        </m:oMath>
        <w:r w:rsidRPr="00FE436A" w:rsidDel="00FE436A">
          <w:rPr>
            <w:rFonts w:ascii="Times New Roman" w:eastAsiaTheme="minorEastAsia" w:hAnsi="Times New Roman" w:cs="Times New Roman"/>
            <w:color w:val="000000"/>
            <w:lang w:val="es-ES"/>
            <w:rPrChange w:id="2203" w:author="Edgar Josué Malagón Montaña" w:date="2015-06-20T14:05:00Z">
              <w:rPr>
                <w:lang w:val="es-ES"/>
              </w:rPr>
            </w:rPrChange>
          </w:rPr>
          <w:delText>.</w:delText>
        </w:r>
      </w:del>
    </w:p>
    <w:p w14:paraId="34541BD0" w14:textId="2A473BF6" w:rsidR="00FA27F6" w:rsidRPr="009A7192" w:rsidRDefault="00642C3E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Existen </w:t>
      </w:r>
      <w:del w:id="2204" w:author="Edgar Josué Malagón Montaña" w:date="2015-06-20T14:07:00Z">
        <w:r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b</w:t>
      </w:r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astantes </w:t>
      </w:r>
      <w:del w:id="2205" w:author="Edgar Josué Malagón Montaña" w:date="2015-06-20T14:07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valores que </w:t>
      </w:r>
      <w:del w:id="2206" w:author="Edgar Josué Malagón Montaña" w:date="2015-06-20T14:07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intersecan </w:t>
      </w:r>
      <w:del w:id="2207" w:author="Edgar Josué Malagón Montaña" w:date="2015-06-20T14:07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al </w:t>
      </w:r>
      <w:del w:id="2208" w:author="Edgar Josué Malagón Montaña" w:date="2015-06-20T14:07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eje </w:t>
      </w:r>
      <w:ins w:id="2209" w:author="Edgar Josué Malagón Montaña" w:date="2015-06-20T14:07:00Z">
        <w:r w:rsidR="00093D7C" w:rsidRPr="00093D7C">
          <w:rPr>
            <w:rFonts w:ascii="Times New Roman" w:eastAsiaTheme="minorEastAsia" w:hAnsi="Times New Roman" w:cs="Times New Roman"/>
            <w:i/>
            <w:color w:val="000000"/>
            <w:lang w:val="es-ES"/>
            <w:rPrChange w:id="2210" w:author="Edgar Josué Malagón Montaña" w:date="2015-06-20T14:07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t>X</w:t>
        </w:r>
      </w:ins>
      <m:oMath>
        <m:r>
          <w:del w:id="2211" w:author="Edgar Josué Malagón Montaña" w:date="2015-06-20T14:07:00Z">
            <w:rPr>
              <w:rFonts w:ascii="Cambria Math" w:eastAsiaTheme="minorEastAsia" w:hAnsi="Cambria Math" w:cs="Times New Roman"/>
              <w:color w:val="000000"/>
              <w:lang w:val="es-ES"/>
            </w:rPr>
            <m:t>x</m:t>
          </w:del>
        </m:r>
      </m:oMath>
      <w:del w:id="2212" w:author="Edgar Josué Malagón Montaña" w:date="2015-06-20T14:07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ins w:id="2213" w:author="Edgar Josué Malagón Montaña" w:date="2015-06-20T14:08:00Z">
        <w:r w:rsidR="00093D7C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214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estos </w:t>
      </w:r>
      <w:del w:id="2215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corresponden </w:t>
      </w:r>
      <w:del w:id="2216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 </w:t>
      </w:r>
      <w:del w:id="2217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los </w:t>
      </w:r>
      <w:del w:id="2218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ceros </w:t>
      </w:r>
      <w:del w:id="2219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2220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221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3A470F" w:rsidRPr="009A7192">
        <w:rPr>
          <w:rFonts w:ascii="Times New Roman" w:eastAsiaTheme="minorEastAsia" w:hAnsi="Times New Roman" w:cs="Times New Roman"/>
          <w:color w:val="000000"/>
          <w:lang w:val="es-ES"/>
        </w:rPr>
        <w:t>función cotangente, ya que permiten que</w:t>
      </w:r>
      <w:ins w:id="2222" w:author="Edgar Josué Malagón Montaña" w:date="2015-06-20T14:08:00Z">
        <w:r w:rsidR="00093D7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cot </w:t>
        </w:r>
        <w:r w:rsidR="00093D7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  <w:r w:rsidR="00093D7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0</w:t>
        </w:r>
      </w:ins>
      <w:del w:id="2223" w:author="Edgar Josué Malagón Montaña" w:date="2015-06-20T14:08:00Z"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cotgx=0</m:t>
          </m:r>
        </m:oMath>
        <w:r w:rsidR="003A470F" w:rsidRPr="009A7192" w:rsidDel="00093D7C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2224" w:author="Edgar Josué Malagón Montaña" w:date="2015-06-20T14:08:00Z">
        <w:r w:rsidR="00093D7C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398649AC" w14:textId="77777777" w:rsidR="003A470F" w:rsidRPr="009A7192" w:rsidRDefault="003A470F" w:rsidP="003A470F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13DAB816" w14:textId="25BA2B41" w:rsidR="00FA27F6" w:rsidRPr="009A7192" w:rsidRDefault="003A470F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5π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…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nπ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lang w:val="es-ES"/>
            </w:rPr>
            <m:t xml:space="preserve">donde  </m:t>
          </m:r>
          <m:r>
            <w:rPr>
              <w:rFonts w:ascii="Cambria Math" w:hAnsi="Cambria Math" w:cs="Times New Roman"/>
              <w:color w:val="000000"/>
              <w:lang w:val="es-ES"/>
            </w:rPr>
            <m:t>n</m:t>
          </m:r>
          <m:r>
            <m:rPr>
              <m:scr m:val="double-struck"/>
            </m:rPr>
            <w:rPr>
              <w:rFonts w:ascii="Cambria Math" w:hAnsi="Cambria Math" w:cs="Times New Roman"/>
              <w:color w:val="000000"/>
              <w:lang w:val="es-ES"/>
            </w:rPr>
            <m:t xml:space="preserve"> ∈Z</m:t>
          </m:r>
        </m:oMath>
      </m:oMathPara>
    </w:p>
    <w:p w14:paraId="48D4DDC3" w14:textId="77777777" w:rsidR="00FA27F6" w:rsidRPr="009A7192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94C5D67" w14:textId="7040B94D" w:rsidR="00FA27F6" w:rsidRPr="009A7192" w:rsidRDefault="003A470F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grafica </w:t>
      </w:r>
      <w:del w:id="2225" w:author="Edgar Josué Malagón Montaña" w:date="2015-06-20T14:09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 </w:t>
      </w:r>
      <w:del w:id="2226" w:author="Edgar Josué Malagón Montaña" w:date="2015-06-20T14:09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2227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función </w:t>
      </w:r>
      <w:del w:id="2228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cotangente </w:t>
      </w:r>
      <w:del w:id="2229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no </w:t>
      </w:r>
      <w:del w:id="2230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interseca </w:t>
      </w:r>
      <w:del w:id="2231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al </w:t>
      </w:r>
      <w:del w:id="2232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eje</w:t>
      </w:r>
      <w:ins w:id="2233" w:author="Edgar Josué Malagón Montaña" w:date="2015-06-20T14:10:00Z">
        <w:r w:rsidR="00E3525E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E3525E">
          <w:rPr>
            <w:rFonts w:ascii="Times New Roman" w:hAnsi="Times New Roman" w:cs="Times New Roman"/>
            <w:i/>
            <w:color w:val="000000"/>
            <w:lang w:val="es-ES"/>
          </w:rPr>
          <w:t>Y.</w:t>
        </w:r>
      </w:ins>
      <w:del w:id="2234" w:author="Edgar Josué Malagón Montaña" w:date="2015-06-20T14:10:00Z">
        <w:r w:rsidRPr="009A7192" w:rsidDel="00E3525E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y</m:t>
          </m:r>
        </m:oMath>
        <w:r w:rsidRPr="009A7192" w:rsidDel="00E3525E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03CEEB78" w14:textId="54D07358" w:rsidR="003A470F" w:rsidRPr="009A7192" w:rsidRDefault="003A470F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La función</w:t>
      </w:r>
      <w:ins w:id="2235" w:author="Edgar Josué Malagón Montaña" w:date="2015-06-20T14:10:00Z">
        <w:r w:rsidR="00E3525E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E3525E">
          <w:rPr>
            <w:rFonts w:ascii="Times New Roman" w:hAnsi="Times New Roman" w:cs="Times New Roman"/>
            <w:i/>
            <w:noProof/>
            <w:lang w:val="es-CO" w:eastAsia="es-CO"/>
          </w:rPr>
          <w:t>y =</w:t>
        </w:r>
        <w:r w:rsidR="00E3525E">
          <w:rPr>
            <w:rFonts w:ascii="Times New Roman" w:hAnsi="Times New Roman" w:cs="Times New Roman"/>
            <w:noProof/>
            <w:lang w:val="es-CO" w:eastAsia="es-CO"/>
          </w:rPr>
          <w:t xml:space="preserve"> cot </w:t>
        </w:r>
        <w:r w:rsidR="00E3525E">
          <w:rPr>
            <w:rFonts w:ascii="Times New Roman" w:hAnsi="Times New Roman" w:cs="Times New Roman"/>
            <w:i/>
            <w:noProof/>
            <w:lang w:val="es-CO" w:eastAsia="es-CO"/>
          </w:rPr>
          <w:t>x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236" w:author="Edgar Josué Malagón Montaña" w:date="2015-06-20T14:10:00Z">
            <w:rPr>
              <w:rFonts w:ascii="Cambria Math" w:eastAsiaTheme="minorEastAsia" w:hAnsi="Cambria Math" w:cs="Times New Roman"/>
              <w:color w:val="000000"/>
              <w:lang w:val="es-ES"/>
            </w:rPr>
            <m:t>y=ctgx</m:t>
          </w:del>
        </m:r>
      </m:oMath>
      <w:del w:id="2237" w:author="Edgar Josué Malagón Montaña" w:date="2015-06-20T14:10:00Z">
        <w:r w:rsidRPr="009A7192" w:rsidDel="00E3525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del w:id="2238" w:author="Edgar Josué Malagón Montaña" w:date="2015-06-20T14:10:00Z">
        <w:r w:rsidRPr="009A7192" w:rsidDel="00E3525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periódica </w:t>
      </w:r>
      <w:del w:id="2239" w:author="Edgar Josué Malagón Montaña" w:date="2015-06-20T14:10:00Z">
        <w:r w:rsidRPr="009A7192" w:rsidDel="00E3525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con periodo </w:t>
      </w:r>
      <m:oMath>
        <m:r>
          <w:del w:id="2240" w:author="Edgar Josué Malagón Montaña" w:date="2015-06-20T14:10:00Z">
            <w:rPr>
              <w:rFonts w:ascii="Cambria Math" w:eastAsiaTheme="minorEastAsia" w:hAnsi="Cambria Math" w:cs="Times New Roman"/>
              <w:color w:val="000000"/>
              <w:lang w:val="es-ES"/>
            </w:rPr>
            <m:t>π</m:t>
          </w:del>
        </m:r>
      </m:oMath>
      <w:del w:id="2241" w:author="Edgar Josué Malagón Montaña" w:date="2015-06-20T14:10:00Z">
        <w:r w:rsidRPr="009A7192" w:rsidDel="00E3525E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2242" w:author="Edgar Josué Malagón Montaña" w:date="2015-06-20T14:10:00Z">
        <w:r w:rsidR="00E3525E">
          <w:rPr>
            <w:rFonts w:ascii="Times New Roman" w:eastAsiaTheme="minorEastAsia" w:hAnsi="Times New Roman" w:cs="Times New Roman"/>
            <w:color w:val="000000"/>
            <w:lang w:val="es-ES"/>
          </w:rPr>
          <w:t>π.</w:t>
        </w:r>
      </w:ins>
    </w:p>
    <w:p w14:paraId="2F5DCAB3" w14:textId="6096A24E" w:rsidR="003A470F" w:rsidRPr="009A7192" w:rsidRDefault="003A470F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función no posee valores </w:t>
      </w:r>
      <w:del w:id="2243" w:author="Edgar Josué Malagón Montaña" w:date="2015-06-20T14:11:00Z">
        <w:r w:rsidRPr="009A7192" w:rsidDel="00EB040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máximos</w:t>
      </w:r>
      <w:del w:id="2244" w:author="Edgar Josué Malagón Montaña" w:date="2015-06-20T14:11:00Z">
        <w:r w:rsidRPr="009A7192" w:rsidDel="00EB040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 ni </w:t>
      </w:r>
      <w:del w:id="2245" w:author="Edgar Josué Malagón Montaña" w:date="2015-06-20T14:11:00Z">
        <w:r w:rsidRPr="009A7192" w:rsidDel="00EB040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932837" w:rsidRPr="009A7192">
        <w:rPr>
          <w:rFonts w:ascii="Times New Roman" w:hAnsi="Times New Roman" w:cs="Times New Roman"/>
          <w:color w:val="000000"/>
          <w:lang w:val="es-ES"/>
        </w:rPr>
        <w:t>mínimos</w:t>
      </w:r>
      <w:r w:rsidRPr="009A7192">
        <w:rPr>
          <w:rFonts w:ascii="Times New Roman" w:hAnsi="Times New Roman" w:cs="Times New Roman"/>
          <w:color w:val="000000"/>
          <w:lang w:val="es-ES"/>
        </w:rPr>
        <w:t>.</w:t>
      </w:r>
    </w:p>
    <w:p w14:paraId="71A810E8" w14:textId="77777777" w:rsidR="00FA27F6" w:rsidRPr="009A7192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79D81FA" w14:textId="0DDD7FC1" w:rsidR="00FA27F6" w:rsidRPr="009A7192" w:rsidDel="00EB040B" w:rsidRDefault="00FA27F6" w:rsidP="00FA27F6">
      <w:pPr>
        <w:pStyle w:val="Prrafodelista"/>
        <w:spacing w:before="240" w:after="0"/>
        <w:rPr>
          <w:del w:id="2246" w:author="Edgar Josué Malagón Montaña" w:date="2015-06-20T14:11:00Z"/>
          <w:rFonts w:ascii="Times New Roman" w:hAnsi="Times New Roman" w:cs="Times New Roman"/>
          <w:color w:val="000000"/>
          <w:lang w:val="es-ES"/>
        </w:rPr>
      </w:pPr>
    </w:p>
    <w:p w14:paraId="50902AA9" w14:textId="057AB46E" w:rsidR="00FA27F6" w:rsidRPr="009A7192" w:rsidDel="00EB040B" w:rsidRDefault="00FA27F6" w:rsidP="00FA27F6">
      <w:pPr>
        <w:pStyle w:val="Prrafodelista"/>
        <w:spacing w:before="240" w:after="0"/>
        <w:rPr>
          <w:del w:id="2247" w:author="Edgar Josué Malagón Montaña" w:date="2015-06-20T14:11:00Z"/>
          <w:rFonts w:ascii="Times New Roman" w:hAnsi="Times New Roman" w:cs="Times New Roman"/>
          <w:color w:val="000000"/>
          <w:lang w:val="es-ES"/>
        </w:rPr>
      </w:pPr>
    </w:p>
    <w:p w14:paraId="27A2137A" w14:textId="4F68A4F8" w:rsidR="00932837" w:rsidRPr="009A7192" w:rsidDel="00EB040B" w:rsidRDefault="00932837" w:rsidP="00FA27F6">
      <w:pPr>
        <w:pStyle w:val="Prrafodelista"/>
        <w:spacing w:before="240" w:after="0"/>
        <w:rPr>
          <w:del w:id="2248" w:author="Edgar Josué Malagón Montaña" w:date="2015-06-20T14:11:00Z"/>
          <w:rFonts w:ascii="Times New Roman" w:hAnsi="Times New Roman" w:cs="Times New Roman"/>
          <w:color w:val="000000"/>
          <w:lang w:val="es-ES"/>
        </w:rPr>
      </w:pPr>
    </w:p>
    <w:p w14:paraId="0FD20770" w14:textId="7C8DA318" w:rsidR="00932837" w:rsidRPr="009A7192" w:rsidDel="00EB040B" w:rsidRDefault="00932837" w:rsidP="00FA27F6">
      <w:pPr>
        <w:pStyle w:val="Prrafodelista"/>
        <w:spacing w:before="240" w:after="0"/>
        <w:rPr>
          <w:del w:id="2249" w:author="Edgar Josué Malagón Montaña" w:date="2015-06-20T14:11:00Z"/>
          <w:rFonts w:ascii="Times New Roman" w:hAnsi="Times New Roman" w:cs="Times New Roman"/>
          <w:color w:val="000000"/>
          <w:lang w:val="es-ES"/>
        </w:rPr>
      </w:pPr>
    </w:p>
    <w:p w14:paraId="6336891D" w14:textId="77777777" w:rsidR="00932837" w:rsidRPr="009A7192" w:rsidRDefault="00932837" w:rsidP="00932837">
      <w:pPr>
        <w:spacing w:after="0"/>
        <w:rPr>
          <w:rFonts w:ascii="Times New Roman" w:hAnsi="Times New Roman" w:cs="Times New Roman"/>
          <w:highlight w:val="yellow"/>
        </w:rPr>
      </w:pPr>
    </w:p>
    <w:p w14:paraId="0CC47F95" w14:textId="04B13914" w:rsidR="00932837" w:rsidRPr="009A7192" w:rsidRDefault="00932837" w:rsidP="00932837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2.</w:t>
      </w:r>
      <w:r w:rsidR="00AF0907" w:rsidRPr="009A7192">
        <w:rPr>
          <w:rFonts w:ascii="Times New Roman" w:hAnsi="Times New Roman" w:cs="Times New Roman"/>
          <w:b/>
        </w:rPr>
        <w:t>3</w:t>
      </w:r>
      <w:r w:rsidRPr="009A7192">
        <w:rPr>
          <w:rFonts w:ascii="Times New Roman" w:hAnsi="Times New Roman" w:cs="Times New Roman"/>
          <w:b/>
        </w:rPr>
        <w:t xml:space="preserve">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La función secante</w:t>
      </w:r>
    </w:p>
    <w:p w14:paraId="7B5673FE" w14:textId="77777777" w:rsidR="00AF0907" w:rsidRPr="009A7192" w:rsidRDefault="00AF0907" w:rsidP="00932837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AF0907" w:rsidRPr="009A7192" w14:paraId="6C559B2C" w14:textId="77777777" w:rsidTr="00713F94">
        <w:tc>
          <w:tcPr>
            <w:tcW w:w="8978" w:type="dxa"/>
            <w:gridSpan w:val="2"/>
            <w:shd w:val="clear" w:color="auto" w:fill="000000" w:themeFill="text1"/>
          </w:tcPr>
          <w:p w14:paraId="3041EE09" w14:textId="77777777" w:rsidR="00AF0907" w:rsidRPr="009A7192" w:rsidRDefault="00AF0907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AF0907" w:rsidRPr="009A7192" w14:paraId="4BD31196" w14:textId="77777777" w:rsidTr="00713F94">
        <w:tc>
          <w:tcPr>
            <w:tcW w:w="2518" w:type="dxa"/>
          </w:tcPr>
          <w:p w14:paraId="2B2ECC67" w14:textId="77777777" w:rsidR="00AF0907" w:rsidRPr="009A7192" w:rsidRDefault="00AF0907" w:rsidP="00713F9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20BDEA0" w14:textId="606290C8" w:rsidR="00AF0907" w:rsidRPr="009A7192" w:rsidDel="0073112B" w:rsidRDefault="00AF0907" w:rsidP="00713F94">
            <w:pPr>
              <w:jc w:val="center"/>
              <w:rPr>
                <w:del w:id="2250" w:author="Edgar Josué Malagón Montaña" w:date="2015-06-20T14:12:00Z"/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6885E0" w14:textId="77777777" w:rsidR="00AF0907" w:rsidRPr="009A7192" w:rsidRDefault="00AF0907" w:rsidP="00713F9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0E4D5D7" w14:textId="1953528F" w:rsidR="00AF0907" w:rsidRPr="009A7192" w:rsidRDefault="0073112B" w:rsidP="00713F9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cs</m:t>
                </m:r>
                <m:r>
                  <w:del w:id="2251" w:author="Edgar Josué Malagón Montaña" w:date="2015-06-20T14:16:00Z"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e</m:t>
                  </w:del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c</m:t>
                </m:r>
                <m:r>
                  <w:ins w:id="2252" w:author="Edgar Josué Malagón Montaña" w:date="2015-06-20T14:16:00Z"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w:ins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θ=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cos</m:t>
                    </m:r>
                    <m:r>
                      <w:ins w:id="2253" w:author="Edgar Josué Malagón Montaña" w:date="2015-06-20T14:16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w:ins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den>
                </m:f>
              </m:oMath>
            </m:oMathPara>
          </w:p>
          <w:p w14:paraId="3D644C62" w14:textId="77777777" w:rsidR="00AF0907" w:rsidRPr="009A7192" w:rsidRDefault="00AF0907" w:rsidP="00713F9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95F3CBC" w14:textId="3B8189BF" w:rsidR="00932837" w:rsidRDefault="00AF0907" w:rsidP="005863A3">
      <w:pPr>
        <w:spacing w:before="240" w:after="0"/>
        <w:rPr>
          <w:ins w:id="2254" w:author="Edgar Josué Malagón Montaña" w:date="2015-06-20T14:17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2255" w:author="Edgar Josué Malagón Montaña" w:date="2015-06-20T14:16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función secante</w:t>
      </w:r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2256" w:author="Edgar Josué Malagón Montaña" w:date="2015-06-20T14:16:00Z">
        <w:r w:rsidR="005863A3"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definida </w:t>
      </w:r>
      <w:del w:id="2257" w:author="Edgar Josué Malagón Montaña" w:date="2015-06-20T14:16:00Z">
        <w:r w:rsidR="005863A3"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con </w:t>
      </w:r>
      <w:del w:id="2258" w:author="Edgar Josué Malagón Montaña" w:date="2015-06-20T14:16:00Z">
        <w:r w:rsidR="005863A3"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2259" w:author="Edgar Josué Malagón Montaña" w:date="2015-06-20T14:16:00Z">
        <w:r w:rsidR="005863A3"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>ecuación</w:t>
      </w:r>
      <w:ins w:id="2260" w:author="Edgar Josué Malagón Montaña" w:date="2015-06-20T14:16:00Z">
        <w:r w:rsidR="0073112B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73112B">
          <w:rPr>
            <w:rFonts w:ascii="Times New Roman" w:hAnsi="Times New Roman" w:cs="Times New Roman"/>
            <w:i/>
            <w:color w:val="000000"/>
            <w:lang w:val="es-ES"/>
          </w:rPr>
          <w:t xml:space="preserve">y </w:t>
        </w:r>
        <w:r w:rsidR="0073112B">
          <w:rPr>
            <w:rFonts w:ascii="Times New Roman" w:hAnsi="Times New Roman" w:cs="Times New Roman"/>
            <w:color w:val="000000"/>
            <w:lang w:val="es-ES"/>
          </w:rPr>
          <w:t xml:space="preserve">= sec </w:t>
        </w:r>
        <w:r w:rsidR="0073112B">
          <w:rPr>
            <w:rFonts w:ascii="Times New Roman" w:hAnsi="Times New Roman" w:cs="Times New Roman"/>
            <w:i/>
            <w:color w:val="000000"/>
            <w:lang w:val="es-ES"/>
          </w:rPr>
          <w:t>x</w:t>
        </w:r>
      </w:ins>
      <w:del w:id="2261" w:author="Edgar Josué Malagón Montaña" w:date="2015-06-20T14:16:00Z">
        <w:r w:rsidR="005863A3"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m:oMath>
        <m:r>
          <w:del w:id="2262" w:author="Edgar Josué Malagón Montaña" w:date="2015-06-20T14:17:00Z">
            <w:rPr>
              <w:rFonts w:ascii="Cambria Math" w:hAnsi="Cambria Math" w:cs="Times New Roman"/>
              <w:color w:val="000000"/>
              <w:lang w:val="es-ES"/>
            </w:rPr>
            <m:t>y=secx</m:t>
          </w:del>
        </m:r>
      </m:oMath>
      <w:del w:id="2263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ins w:id="2264" w:author="Edgar Josué Malagón Montaña" w:date="2015-06-20T14:17:00Z">
        <w:r w:rsidR="0073112B">
          <w:rPr>
            <w:rFonts w:ascii="Times New Roman" w:hAnsi="Times New Roman" w:cs="Times New Roman"/>
            <w:color w:val="000000"/>
            <w:lang w:val="es-ES"/>
          </w:rPr>
          <w:t xml:space="preserve"> </w:t>
        </w:r>
      </w:ins>
      <w:r w:rsidR="005863A3" w:rsidRPr="009A7192">
        <w:rPr>
          <w:rFonts w:ascii="Times New Roman" w:hAnsi="Times New Roman" w:cs="Times New Roman"/>
          <w:color w:val="000000"/>
          <w:lang w:val="es-ES"/>
        </w:rPr>
        <w:t xml:space="preserve">así mismo </w:t>
      </w:r>
      <w:r w:rsidRPr="009A7192">
        <w:rPr>
          <w:rFonts w:ascii="Times New Roman" w:hAnsi="Times New Roman" w:cs="Times New Roman"/>
          <w:color w:val="000000"/>
          <w:lang w:val="es-ES"/>
        </w:rPr>
        <w:t xml:space="preserve">no </w:t>
      </w:r>
      <w:del w:id="2265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hAnsi="Times New Roman" w:cs="Times New Roman"/>
          <w:color w:val="000000"/>
          <w:lang w:val="es-ES"/>
        </w:rPr>
        <w:t>está</w:t>
      </w:r>
      <w:r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2266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definida </w:t>
      </w:r>
      <w:del w:id="2267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para aquellos </w:t>
      </w:r>
      <w:del w:id="2268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valores </w:t>
      </w:r>
      <w:del w:id="2269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donde</w:t>
      </w:r>
      <w:ins w:id="2270" w:author="Edgar Josué Malagón Montaña" w:date="2015-06-20T14:17:00Z">
        <w:r w:rsidR="0073112B">
          <w:rPr>
            <w:rFonts w:ascii="Times New Roman" w:hAnsi="Times New Roman" w:cs="Times New Roman"/>
            <w:color w:val="000000"/>
            <w:lang w:val="es-ES"/>
          </w:rPr>
          <w:t xml:space="preserve"> cos </w:t>
        </w:r>
        <w:r w:rsidR="0073112B">
          <w:rPr>
            <w:rFonts w:ascii="Times New Roman" w:hAnsi="Times New Roman" w:cs="Times New Roman"/>
            <w:i/>
            <w:color w:val="000000"/>
            <w:lang w:val="es-ES"/>
          </w:rPr>
          <w:t xml:space="preserve">x = </w:t>
        </w:r>
        <w:r w:rsidR="0073112B" w:rsidRPr="0073112B">
          <w:rPr>
            <w:rFonts w:ascii="Times New Roman" w:hAnsi="Times New Roman" w:cs="Times New Roman"/>
            <w:color w:val="000000"/>
            <w:lang w:val="es-ES"/>
            <w:rPrChange w:id="2271" w:author="Edgar Josué Malagón Montaña" w:date="2015-06-20T14:17:00Z">
              <w:rPr>
                <w:rFonts w:ascii="Times New Roman" w:hAnsi="Times New Roman" w:cs="Times New Roman"/>
                <w:i/>
                <w:color w:val="000000"/>
                <w:lang w:val="es-ES"/>
              </w:rPr>
            </w:rPrChange>
          </w:rPr>
          <w:t>0</w:t>
        </w:r>
        <w:r w:rsidR="0073112B">
          <w:rPr>
            <w:rFonts w:ascii="Times New Roman" w:hAnsi="Times New Roman" w:cs="Times New Roman"/>
            <w:color w:val="000000"/>
            <w:lang w:val="es-ES"/>
          </w:rPr>
          <w:t>,</w:t>
        </w:r>
      </w:ins>
      <w:r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2272" w:author="Edgar Josué Malagón Montaña" w:date="2015-06-20T14:17:00Z">
        <w:r w:rsidRPr="009A7192" w:rsidDel="0073112B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cosx=0</m:t>
          </m:r>
        </m:oMath>
        <w:r w:rsidR="005863A3" w:rsidRPr="009A7192" w:rsidDel="0073112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,  </w:delText>
        </w:r>
      </w:del>
      <w:r w:rsidR="005863A3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estos </w:t>
      </w:r>
      <w:del w:id="2273" w:author="Edgar Josué Malagón Montaña" w:date="2015-06-20T14:17:00Z">
        <w:r w:rsidR="005863A3" w:rsidRPr="009A7192" w:rsidDel="0073112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valores </w:t>
      </w:r>
      <w:del w:id="2274" w:author="Edgar Josué Malagón Montaña" w:date="2015-06-20T14:17:00Z">
        <w:r w:rsidR="005863A3" w:rsidRPr="009A7192" w:rsidDel="0073112B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5863A3" w:rsidRPr="009A7192">
        <w:rPr>
          <w:rFonts w:ascii="Times New Roman" w:eastAsiaTheme="minorEastAsia" w:hAnsi="Times New Roman" w:cs="Times New Roman"/>
          <w:color w:val="000000"/>
          <w:lang w:val="es-ES"/>
        </w:rPr>
        <w:t>son:</w:t>
      </w:r>
    </w:p>
    <w:p w14:paraId="738E30E3" w14:textId="77777777" w:rsidR="0073112B" w:rsidRPr="009A7192" w:rsidRDefault="0073112B" w:rsidP="005863A3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16CB8C5E" w14:textId="77777777" w:rsidR="000E2D76" w:rsidRPr="0073112B" w:rsidRDefault="000E2D76" w:rsidP="000E2D76">
      <w:pPr>
        <w:spacing w:after="0"/>
        <w:rPr>
          <w:ins w:id="2275" w:author="Edgar Josué Malagón Montaña" w:date="2015-06-20T14:18:00Z"/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m:t>x=±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,±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…±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(2n+1)π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</m:oMath>
      </m:oMathPara>
    </w:p>
    <w:p w14:paraId="30F65FC3" w14:textId="77777777" w:rsidR="0073112B" w:rsidRPr="009A7192" w:rsidRDefault="0073112B" w:rsidP="000E2D7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674C2B85" w14:textId="1CEBC378" w:rsidR="005863A3" w:rsidRPr="009A7192" w:rsidRDefault="000E2D76" w:rsidP="005863A3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Estos </w:t>
      </w:r>
      <w:del w:id="2276" w:author="Edgar Josué Malagón Montaña" w:date="2015-06-20T14:18:00Z">
        <w:r w:rsidRPr="009A7192" w:rsidDel="008B213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valores </w:t>
      </w:r>
      <w:del w:id="2277" w:author="Edgar Josué Malagón Montaña" w:date="2015-06-20T14:18:00Z">
        <w:r w:rsidRPr="009A7192" w:rsidDel="008B213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permiten identificar las asíntotas </w:t>
      </w:r>
      <w:del w:id="2278" w:author="Edgar Josué Malagón Montaña" w:date="2015-06-20T14:18:00Z">
        <w:r w:rsidRPr="009A7192" w:rsidDel="008B213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de la gráfica.</w:t>
      </w:r>
    </w:p>
    <w:p w14:paraId="4698B113" w14:textId="16B03EFC" w:rsidR="000E2D76" w:rsidRPr="009A7192" w:rsidRDefault="008B213C" w:rsidP="005863A3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  <w:del w:id="2279" w:author="Edgar Josué Malagón Montaña" w:date="2015-06-20T14:18:00Z">
        <w:r w:rsidRPr="009A7192" w:rsidDel="00AC58AF">
          <w:rPr>
            <w:rFonts w:ascii="Times New Roman" w:hAnsi="Times New Roman" w:cs="Times New Roman"/>
            <w:noProof/>
            <w:lang w:val="es-CO" w:eastAsia="ko-KR"/>
            <w:rPrChange w:id="2280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1584" behindDoc="0" locked="0" layoutInCell="1" allowOverlap="1" wp14:anchorId="17905D97" wp14:editId="40C9BEF9">
                  <wp:simplePos x="0" y="0"/>
                  <wp:positionH relativeFrom="column">
                    <wp:posOffset>3310890</wp:posOffset>
                  </wp:positionH>
                  <wp:positionV relativeFrom="paragraph">
                    <wp:posOffset>133350</wp:posOffset>
                  </wp:positionV>
                  <wp:extent cx="866775" cy="304800"/>
                  <wp:effectExtent l="0" t="0" r="28575" b="19050"/>
                  <wp:wrapNone/>
                  <wp:docPr id="30" name="30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8667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71D478" w14:textId="17A61DC0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y=secx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17905D97" id="30 Cuadro de texto" o:spid="_x0000_s1040" type="#_x0000_t202" style="position:absolute;margin-left:260.7pt;margin-top:10.5pt;width:68.25pt;height:24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" fillcolor="white [3201]" strokecolor="white [3212]" strokeweight=".5pt">
                  <v:textbox>
                    <w:txbxContent>
                      <w:p w14:paraId="4F71D478" w14:textId="17A61DC0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y=secx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0E2D76" w:rsidRPr="009A7192" w:rsidDel="00AC58AF">
          <w:rPr>
            <w:rFonts w:ascii="Times New Roman" w:hAnsi="Times New Roman" w:cs="Times New Roman"/>
            <w:noProof/>
            <w:lang w:val="es-CO" w:eastAsia="ko-KR"/>
            <w:rPrChange w:id="2281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0560" behindDoc="0" locked="0" layoutInCell="1" allowOverlap="1" wp14:anchorId="4645BFA0" wp14:editId="0E1CAEEF">
                  <wp:simplePos x="0" y="0"/>
                  <wp:positionH relativeFrom="column">
                    <wp:posOffset>805180</wp:posOffset>
                  </wp:positionH>
                  <wp:positionV relativeFrom="paragraph">
                    <wp:posOffset>238125</wp:posOffset>
                  </wp:positionV>
                  <wp:extent cx="428625" cy="428625"/>
                  <wp:effectExtent l="0" t="0" r="28575" b="28575"/>
                  <wp:wrapNone/>
                  <wp:docPr id="29" name="29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4BCFA128" w14:textId="77777777" w:rsidR="00086586" w:rsidRDefault="00086586" w:rsidP="000E2D7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645BFA0" id="29 Cuadro de texto" o:spid="_x0000_s1041" type="#_x0000_t202" style="position:absolute;margin-left:63.4pt;margin-top:18.75pt;width:33.75pt;height:33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" fillcolor="window" strokecolor="window" strokeweight=".5pt">
                  <v:textbox>
                    <w:txbxContent>
                      <w:p w14:paraId="4BCFA128" w14:textId="77777777" w:rsidR="00086586" w:rsidRDefault="00086586" w:rsidP="000E2D7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0E2D76" w:rsidRPr="009A7192" w:rsidDel="00AC58AF">
          <w:rPr>
            <w:rFonts w:ascii="Times New Roman" w:hAnsi="Times New Roman" w:cs="Times New Roman"/>
            <w:noProof/>
            <w:lang w:val="es-CO" w:eastAsia="ko-KR"/>
            <w:rPrChange w:id="2282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48512" behindDoc="0" locked="0" layoutInCell="1" allowOverlap="1" wp14:anchorId="0CDDC3C1" wp14:editId="026D0BF0">
                  <wp:simplePos x="0" y="0"/>
                  <wp:positionH relativeFrom="column">
                    <wp:posOffset>5282565</wp:posOffset>
                  </wp:positionH>
                  <wp:positionV relativeFrom="paragraph">
                    <wp:posOffset>1905000</wp:posOffset>
                  </wp:positionV>
                  <wp:extent cx="285750" cy="257175"/>
                  <wp:effectExtent l="0" t="0" r="19050" b="28575"/>
                  <wp:wrapNone/>
                  <wp:docPr id="27" name="27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7E66CD35" w14:textId="77777777" w:rsidR="00086586" w:rsidRDefault="00086586" w:rsidP="000E2D7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CDDC3C1" id="27 Cuadro de texto" o:spid="_x0000_s1042" type="#_x0000_t202" style="position:absolute;margin-left:415.95pt;margin-top:150pt;width:22.5pt;height:20.2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" fillcolor="window" strokecolor="window" strokeweight=".5pt">
                  <v:textbox>
                    <w:txbxContent>
                      <w:p w14:paraId="7E66CD35" w14:textId="77777777" w:rsidR="00086586" w:rsidRDefault="00086586" w:rsidP="000E2D7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0E2D76" w:rsidRPr="009A7192" w:rsidDel="008B213C">
          <w:rPr>
            <w:rFonts w:ascii="Times New Roman" w:hAnsi="Times New Roman" w:cs="Times New Roman"/>
            <w:noProof/>
            <w:lang w:val="es-CO" w:eastAsia="ko-KR"/>
            <w:rPrChange w:id="2283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0EF18EE6" wp14:editId="15D98ACC">
              <wp:extent cx="5753100" cy="3733800"/>
              <wp:effectExtent l="0" t="0" r="0" b="0"/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3"/>
                      <a:srcRect l="15287" t="18731" r="47004" b="9064"/>
                      <a:stretch/>
                    </pic:blipFill>
                    <pic:spPr bwMode="auto">
                      <a:xfrm>
                        <a:off x="0" y="0"/>
                        <a:ext cx="5757736" cy="373680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322B5C9" w14:textId="0F5A52F9" w:rsidR="00AF0907" w:rsidRPr="009A7192" w:rsidRDefault="00AF090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3"/>
        <w:gridCol w:w="7525"/>
      </w:tblGrid>
      <w:tr w:rsidR="000E2D76" w:rsidRPr="009A7192" w14:paraId="3A067942" w14:textId="77777777" w:rsidTr="00713F94">
        <w:tc>
          <w:tcPr>
            <w:tcW w:w="9033" w:type="dxa"/>
            <w:gridSpan w:val="2"/>
            <w:shd w:val="clear" w:color="auto" w:fill="0D0D0D" w:themeFill="text1" w:themeFillTint="F2"/>
          </w:tcPr>
          <w:p w14:paraId="599B688B" w14:textId="77777777" w:rsidR="000E2D76" w:rsidRPr="009A7192" w:rsidRDefault="000E2D76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E2D76" w:rsidRPr="009A7192" w14:paraId="1642F331" w14:textId="77777777" w:rsidTr="00713F94">
        <w:tc>
          <w:tcPr>
            <w:tcW w:w="2518" w:type="dxa"/>
          </w:tcPr>
          <w:p w14:paraId="2566ADDF" w14:textId="77777777" w:rsidR="000E2D76" w:rsidRPr="009A7192" w:rsidRDefault="000E2D76" w:rsidP="00713F9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F291621" w14:textId="3DE5E8AE" w:rsidR="000E2D76" w:rsidRPr="009A7192" w:rsidRDefault="000E2D7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284" w:author="Edgar Josué Malagón Montaña" w:date="2015-06-20T14:18:00Z">
              <w:r w:rsidR="008B21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del w:id="2285" w:author="Edgar Josué Malagón Montaña" w:date="2015-06-20T14:18:00Z">
              <w:r w:rsidRPr="009A7192" w:rsidDel="008B21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</w:delText>
              </w:r>
            </w:del>
            <w:ins w:id="2286" w:author="Edgar Josué Malagón Montaña" w:date="2015-06-20T14:18:00Z">
              <w:r w:rsidR="008B213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</w:t>
              </w:r>
            </w:ins>
          </w:p>
        </w:tc>
      </w:tr>
      <w:tr w:rsidR="000E2D76" w:rsidRPr="009A7192" w14:paraId="47B8268F" w14:textId="77777777" w:rsidTr="00713F94">
        <w:tc>
          <w:tcPr>
            <w:tcW w:w="2518" w:type="dxa"/>
          </w:tcPr>
          <w:p w14:paraId="21785460" w14:textId="77777777" w:rsidR="000E2D76" w:rsidRPr="009A7192" w:rsidRDefault="000E2D76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049BBD9" w14:textId="77777777" w:rsidR="000E2D76" w:rsidRPr="009A7192" w:rsidRDefault="000E2D76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2D76" w:rsidRPr="009A7192" w14:paraId="149D9631" w14:textId="77777777" w:rsidTr="00713F94">
        <w:tc>
          <w:tcPr>
            <w:tcW w:w="2518" w:type="dxa"/>
          </w:tcPr>
          <w:p w14:paraId="7EAC14A9" w14:textId="77777777" w:rsidR="000E2D76" w:rsidRPr="009A7192" w:rsidRDefault="000E2D76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</w:t>
            </w: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ck (o URL o la ruta en AulaPlaneta)</w:t>
            </w:r>
          </w:p>
        </w:tc>
        <w:tc>
          <w:tcPr>
            <w:tcW w:w="6515" w:type="dxa"/>
          </w:tcPr>
          <w:p w14:paraId="2C6FA71E" w14:textId="7C1C4136" w:rsidR="00AC58AF" w:rsidRDefault="00AC58AF" w:rsidP="00713F94">
            <w:pPr>
              <w:rPr>
                <w:ins w:id="2287" w:author="Edgar Josué Malagón Montaña" w:date="2015-06-20T14:18:00Z"/>
                <w:rFonts w:ascii="Times New Roman" w:hAnsi="Times New Roman" w:cs="Times New Roman"/>
                <w:noProof/>
                <w:lang w:val="es-CO" w:eastAsia="es-CO"/>
              </w:rPr>
            </w:pPr>
            <w:ins w:id="2288" w:author="Edgar Josué Malagón Montaña" w:date="2015-06-20T14:18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lastRenderedPageBreak/>
                <w:t>Agregar los nombres de los ejes e identificar que la gr</w:t>
              </w:r>
            </w:ins>
            <w:ins w:id="2289" w:author="Edgar Josué Malagón Montaña" w:date="2015-06-20T14:19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áfica corresponde a </w:t>
              </w:r>
              <w:r>
                <w:rPr>
                  <w:rFonts w:ascii="Times New Roman" w:hAnsi="Times New Roman" w:cs="Times New Roman"/>
                  <w:i/>
                  <w:color w:val="000000"/>
                  <w:lang w:val="es-ES"/>
                </w:rPr>
                <w:t xml:space="preserve">y </w:t>
              </w:r>
              <w:r>
                <w:rPr>
                  <w:rFonts w:ascii="Times New Roman" w:hAnsi="Times New Roman" w:cs="Times New Roman"/>
                  <w:color w:val="000000"/>
                  <w:lang w:val="es-ES"/>
                </w:rPr>
                <w:t xml:space="preserve">= sec </w:t>
              </w:r>
              <w:r>
                <w:rPr>
                  <w:rFonts w:ascii="Times New Roman" w:hAnsi="Times New Roman" w:cs="Times New Roman"/>
                  <w:i/>
                  <w:color w:val="000000"/>
                  <w:lang w:val="es-ES"/>
                </w:rPr>
                <w:t>x.</w:t>
              </w:r>
            </w:ins>
          </w:p>
          <w:p w14:paraId="2AA199FF" w14:textId="55AE72F9" w:rsidR="000E2D76" w:rsidRPr="009A7192" w:rsidRDefault="008B213C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290" w:author="Edgar Josué Malagón Montaña" w:date="2015-06-20T14:18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291" w:author="Unknown">
                    <w:rPr>
                      <w:noProof/>
                      <w:lang w:val="es-CO" w:eastAsia="ko-KR"/>
                    </w:rPr>
                  </w:rPrChange>
                </w:rPr>
                <w:lastRenderedPageBreak/>
                <w:drawing>
                  <wp:inline distT="0" distB="0" distL="0" distR="0" wp14:anchorId="207DA382" wp14:editId="0EF67F08">
                    <wp:extent cx="5753100" cy="3733800"/>
                    <wp:effectExtent l="0" t="0" r="0" b="0"/>
                    <wp:docPr id="70" name="Imagen 7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3"/>
                            <a:srcRect l="15287" t="18731" r="47004" b="9064"/>
                            <a:stretch/>
                          </pic:blipFill>
                          <pic:spPr bwMode="auto">
                            <a:xfrm>
                              <a:off x="0" y="0"/>
                              <a:ext cx="5757736" cy="373680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0E2D76" w:rsidRPr="009A7192" w14:paraId="6146DDB1" w14:textId="77777777" w:rsidTr="00713F94">
        <w:tc>
          <w:tcPr>
            <w:tcW w:w="2518" w:type="dxa"/>
          </w:tcPr>
          <w:p w14:paraId="7C97A55F" w14:textId="77777777" w:rsidR="000E2D76" w:rsidRPr="009A7192" w:rsidRDefault="000E2D76" w:rsidP="00713F9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60B029F7" w14:textId="51337547" w:rsidR="000E2D76" w:rsidRPr="009A7192" w:rsidRDefault="009137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292" w:author="Edgar Josué Malagón Montaña" w:date="2015-06-20T14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Grafica de la </w:t>
              </w:r>
            </w:ins>
            <w:del w:id="2293" w:author="Edgar Josué Malagón Montaña" w:date="2015-06-20T14:25:00Z">
              <w:r w:rsidR="000E2D76"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</w:delText>
              </w:r>
            </w:del>
            <w:ins w:id="2294" w:author="Edgar Josué Malagón Montaña" w:date="2015-06-20T14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f</w:t>
              </w:r>
            </w:ins>
            <w:r w:rsidR="000E2D76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unción secante en el </w:t>
            </w:r>
            <w:del w:id="2295" w:author="Edgar Josué Malagón Montaña" w:date="2015-06-20T14:19:00Z">
              <w:r w:rsidR="000E2D76" w:rsidRPr="009A7192" w:rsidDel="00AC58A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0E2D76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intervalo</w:t>
            </w:r>
            <w:ins w:id="2296" w:author="Edgar Josué Malagón Montaña" w:date="2015-06-20T14:19:00Z">
              <w:r w:rsidR="00AC58A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[0, 2π.]</w:t>
              </w:r>
            </w:ins>
            <w:del w:id="2297" w:author="Edgar Josué Malagón Montaña" w:date="2015-06-20T14:19:00Z">
              <w:r w:rsidR="000E2D76" w:rsidRPr="009A7192" w:rsidDel="00AC58A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0,2π</m:t>
                    </m:r>
                  </m:e>
                </m:d>
              </m:oMath>
            </w:del>
          </w:p>
        </w:tc>
      </w:tr>
    </w:tbl>
    <w:p w14:paraId="05A496DF" w14:textId="382B334A" w:rsidR="00AF0907" w:rsidRPr="009A7192" w:rsidDel="00AC58AF" w:rsidRDefault="00AF0907" w:rsidP="00FA27F6">
      <w:pPr>
        <w:pStyle w:val="Prrafodelista"/>
        <w:spacing w:before="240" w:after="0"/>
        <w:rPr>
          <w:del w:id="2298" w:author="Edgar Josué Malagón Montaña" w:date="2015-06-20T14:20:00Z"/>
          <w:rFonts w:ascii="Times New Roman" w:hAnsi="Times New Roman" w:cs="Times New Roman"/>
          <w:color w:val="000000"/>
          <w:lang w:val="es-ES"/>
        </w:rPr>
      </w:pPr>
    </w:p>
    <w:p w14:paraId="243FB6FE" w14:textId="77777777" w:rsidR="000E2D76" w:rsidRPr="009A7192" w:rsidRDefault="000E2D7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08CD8AE8" w14:textId="77777777" w:rsidR="00AC58AF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ins w:id="2299" w:author="Edgar Josué Malagón Montaña" w:date="2015-06-20T14:20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El dominio de </w:t>
      </w:r>
      <w:del w:id="2300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función secante corresponde </w:t>
      </w:r>
      <w:del w:id="2301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a</w:t>
      </w:r>
      <w:ins w:id="2302" w:author="Edgar Josué Malagón Montaña" w:date="2015-06-20T14:20:00Z">
        <w:r w:rsidR="00AC58AF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0DA1BC5E" w14:textId="57BE6BF7" w:rsidR="002D710E" w:rsidRDefault="00086586">
      <w:pPr>
        <w:pStyle w:val="Prrafodelista"/>
        <w:spacing w:before="240" w:after="0"/>
        <w:jc w:val="center"/>
        <w:rPr>
          <w:ins w:id="2303" w:author="Edgar Josué Malagón Montaña" w:date="2015-06-20T14:20:00Z"/>
          <w:rFonts w:ascii="Times New Roman" w:eastAsiaTheme="minorEastAsia" w:hAnsi="Times New Roman" w:cs="Times New Roman"/>
          <w:color w:val="000000"/>
          <w:lang w:val="es-ES"/>
        </w:rPr>
        <w:pPrChange w:id="2304" w:author="Edgar Josué Malagón Montaña" w:date="2015-06-20T14:20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∈R </m:t>
              </m:r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x≠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(2n+1)π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, 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para</m:t>
              </m:r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 n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∈Z</m:t>
              </m:r>
            </m:e>
          </m:d>
        </m:oMath>
      </m:oMathPara>
    </w:p>
    <w:p w14:paraId="76CDFF0C" w14:textId="77777777" w:rsidR="00AC58AF" w:rsidRPr="009A7192" w:rsidRDefault="00AC58AF">
      <w:pPr>
        <w:pStyle w:val="Prrafodelista"/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  <w:pPrChange w:id="2305" w:author="Edgar Josué Malagón Montaña" w:date="2015-06-20T14:20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</w:p>
    <w:p w14:paraId="10C429A2" w14:textId="6EE7EFC0" w:rsidR="002D710E" w:rsidRPr="009A7192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El rango de</w:t>
      </w:r>
      <w:ins w:id="2306" w:author="Edgar Josué Malagón Montaña" w:date="2015-06-20T14:20:00Z">
        <w:r w:rsid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AC58AF">
          <w:rPr>
            <w:rFonts w:ascii="Times New Roman" w:hAnsi="Times New Roman" w:cs="Times New Roman"/>
            <w:i/>
            <w:color w:val="000000"/>
            <w:lang w:val="es-ES"/>
          </w:rPr>
          <w:t xml:space="preserve">y </w:t>
        </w:r>
        <w:r w:rsidR="00AC58AF">
          <w:rPr>
            <w:rFonts w:ascii="Times New Roman" w:hAnsi="Times New Roman" w:cs="Times New Roman"/>
            <w:color w:val="000000"/>
            <w:lang w:val="es-ES"/>
          </w:rPr>
          <w:t xml:space="preserve">= sec </w:t>
        </w:r>
        <w:r w:rsidR="00AC58AF">
          <w:rPr>
            <w:rFonts w:ascii="Times New Roman" w:hAnsi="Times New Roman" w:cs="Times New Roman"/>
            <w:i/>
            <w:color w:val="000000"/>
            <w:lang w:val="es-ES"/>
          </w:rPr>
          <w:t>x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307" w:author="Edgar Josué Malagón Montaña" w:date="2015-06-20T14:20:00Z">
            <w:rPr>
              <w:rFonts w:ascii="Cambria Math" w:eastAsiaTheme="minorEastAsia" w:hAnsi="Cambria Math" w:cs="Times New Roman"/>
              <w:color w:val="000000"/>
              <w:lang w:val="es-ES"/>
            </w:rPr>
            <m:t>y=secx</m:t>
          </w:del>
        </m:r>
      </m:oMath>
      <w:del w:id="2308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del w:id="2309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el </w:t>
      </w:r>
      <w:del w:id="2310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corresponde a </w:t>
      </w:r>
      <w:del w:id="2311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los </w:t>
      </w:r>
      <w:del w:id="2312" w:author="Edgar Josué Malagón Montaña" w:date="2015-06-20T14:20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intervalos</w:t>
      </w:r>
      <w:ins w:id="2313" w:author="Edgar Josué Malagón Montaña" w:date="2015-06-20T14:20:00Z">
        <w:r w:rsid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(-∞, -1</w:t>
        </w:r>
      </w:ins>
      <w:ins w:id="2314" w:author="Edgar Josué Malagón Montaña" w:date="2015-06-20T14:21:00Z">
        <w:r w:rsid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] </w:t>
        </w:r>
      </w:ins>
      <m:oMath>
        <m:r>
          <w:ins w:id="2315" w:author="Edgar Josué Malagón Montaña" w:date="2015-06-20T14:22:00Z">
            <w:rPr>
              <w:rFonts w:ascii="Cambria Math" w:eastAsiaTheme="minorEastAsia" w:hAnsi="Cambria Math" w:cs="Times New Roman"/>
              <w:color w:val="000000"/>
              <w:lang w:val="es-ES"/>
            </w:rPr>
            <m:t>∪</m:t>
          </w:ins>
        </m:r>
      </m:oMath>
      <w:ins w:id="2316" w:author="Edgar Josué Malagón Montaña" w:date="2015-06-20T14:22:00Z">
        <w:r w:rsid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[1, ∞).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d>
          <m:dPr>
            <m:endChr m:val=""/>
            <m:ctrlPr>
              <w:del w:id="2317" w:author="Edgar Josué Malagón Montaña" w:date="2015-06-20T14:22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2318" w:author="Edgar Josué Malagón Montaña" w:date="2015-06-20T14:22:00Z"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-∞,</m:t>
              </w:del>
            </m:r>
            <m:d>
              <m:dPr>
                <m:begChr m:val=""/>
                <m:endChr m:val="]"/>
                <m:ctrlPr>
                  <w:del w:id="2319" w:author="Edgar Josué Malagón Montaña" w:date="2015-06-20T14:22:00Z"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w:del>
                </m:ctrlPr>
              </m:dPr>
              <m:e>
                <m:r>
                  <w:del w:id="2320" w:author="Edgar Josué Malagón Montaña" w:date="2015-06-20T14:22:00Z"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-1</m:t>
                  </w:del>
                </m:r>
              </m:e>
            </m:d>
          </m:e>
        </m:d>
        <m:r>
          <w:del w:id="2321" w:author="Edgar Josué Malagón Montaña" w:date="2015-06-20T14:22:00Z"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∪ </m:t>
          </w:del>
        </m:r>
        <m:d>
          <m:dPr>
            <m:begChr m:val="["/>
            <m:endChr m:val=""/>
            <m:ctrlPr>
              <w:del w:id="2322" w:author="Edgar Josué Malagón Montaña" w:date="2015-06-20T14:22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2323" w:author="Edgar Josué Malagón Montaña" w:date="2015-06-20T14:22:00Z"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1,</m:t>
              </w:del>
            </m:r>
            <m:d>
              <m:dPr>
                <m:begChr m:val=""/>
                <m:ctrlPr>
                  <w:del w:id="2324" w:author="Edgar Josué Malagón Montaña" w:date="2015-06-20T14:22:00Z"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w:del>
                </m:ctrlPr>
              </m:dPr>
              <m:e>
                <m:r>
                  <w:del w:id="2325" w:author="Edgar Josué Malagón Montaña" w:date="2015-06-20T14:22:00Z"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∞</m:t>
                  </w:del>
                </m:r>
              </m:e>
            </m:d>
          </m:e>
        </m:d>
      </m:oMath>
      <w:del w:id="2326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3F0A0794" w14:textId="3B551ECB" w:rsidR="002D710E" w:rsidRPr="009A7192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grafica de la </w:t>
      </w:r>
      <w:del w:id="2327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secante </w:t>
      </w:r>
      <w:del w:id="2328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no </w:t>
      </w:r>
      <w:del w:id="2329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interseca al </w:t>
      </w:r>
      <w:del w:id="2330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eje</w:t>
      </w:r>
      <w:ins w:id="2331" w:author="Edgar Josué Malagón Montaña" w:date="2015-06-20T14:22:00Z">
        <w:r w:rsid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AC58AF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332" w:author="Edgar Josué Malagón Montaña" w:date="2015-06-20T14:22:00Z">
            <w:rPr>
              <w:rFonts w:ascii="Cambria Math" w:eastAsiaTheme="minorEastAsia" w:hAnsi="Cambria Math" w:cs="Times New Roman"/>
              <w:color w:val="000000"/>
              <w:lang w:val="es-ES"/>
            </w:rPr>
            <m:t>x</m:t>
          </w:del>
        </m:r>
      </m:oMath>
      <w:del w:id="2333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en </w:t>
      </w:r>
      <w:del w:id="2334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algún </w:t>
      </w:r>
      <w:del w:id="2335" w:author="Edgar Josué Malagón Montaña" w:date="2015-06-20T14:22:00Z">
        <w:r w:rsidRPr="009A7192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punto.</w:t>
      </w:r>
    </w:p>
    <w:p w14:paraId="382D4226" w14:textId="290819EE" w:rsidR="002D710E" w:rsidRPr="009A7192" w:rsidDel="00AC58AF" w:rsidRDefault="00791BBB">
      <w:pPr>
        <w:pStyle w:val="Prrafodelista"/>
        <w:numPr>
          <w:ilvl w:val="0"/>
          <w:numId w:val="48"/>
        </w:numPr>
        <w:spacing w:before="240" w:after="0"/>
        <w:rPr>
          <w:del w:id="2336" w:author="Edgar Josué Malagón Montaña" w:date="2015-06-20T14:23:00Z"/>
          <w:rFonts w:ascii="Times New Roman" w:hAnsi="Times New Roman" w:cs="Times New Roman"/>
          <w:color w:val="000000"/>
          <w:lang w:val="es-ES"/>
        </w:rPr>
      </w:pPr>
      <w:r w:rsidRPr="00AC58AF">
        <w:rPr>
          <w:rFonts w:ascii="Times New Roman" w:hAnsi="Times New Roman" w:cs="Times New Roman"/>
          <w:color w:val="000000"/>
          <w:lang w:val="es-ES"/>
        </w:rPr>
        <w:t>L</w:t>
      </w:r>
      <w:r w:rsidR="002D710E" w:rsidRPr="00AC58AF">
        <w:rPr>
          <w:rFonts w:ascii="Times New Roman" w:hAnsi="Times New Roman" w:cs="Times New Roman"/>
          <w:color w:val="000000"/>
          <w:lang w:val="es-ES"/>
        </w:rPr>
        <w:t xml:space="preserve">a grafica </w:t>
      </w:r>
      <w:del w:id="2337" w:author="Edgar Josué Malagón Montaña" w:date="2015-06-20T14:22:00Z"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2D710E" w:rsidRPr="00AC58AF">
        <w:rPr>
          <w:rFonts w:ascii="Times New Roman" w:hAnsi="Times New Roman" w:cs="Times New Roman"/>
          <w:color w:val="000000"/>
          <w:lang w:val="es-ES"/>
        </w:rPr>
        <w:t>de</w:t>
      </w:r>
      <w:del w:id="2338" w:author="Edgar Josué Malagón Montaña" w:date="2015-06-20T14:22:00Z"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2D710E" w:rsidRPr="00AC58AF">
        <w:rPr>
          <w:rFonts w:ascii="Times New Roman" w:hAnsi="Times New Roman" w:cs="Times New Roman"/>
          <w:color w:val="000000"/>
          <w:lang w:val="es-ES"/>
        </w:rPr>
        <w:t xml:space="preserve"> la </w:t>
      </w:r>
      <w:del w:id="2339" w:author="Edgar Josué Malagón Montaña" w:date="2015-06-20T14:23:00Z"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2D710E" w:rsidRPr="00AC58AF">
        <w:rPr>
          <w:rFonts w:ascii="Times New Roman" w:hAnsi="Times New Roman" w:cs="Times New Roman"/>
          <w:color w:val="000000"/>
          <w:lang w:val="es-ES"/>
        </w:rPr>
        <w:t>funci</w:t>
      </w:r>
      <w:r w:rsidRPr="00AC58AF">
        <w:rPr>
          <w:rFonts w:ascii="Times New Roman" w:hAnsi="Times New Roman" w:cs="Times New Roman"/>
          <w:color w:val="000000"/>
          <w:lang w:val="es-ES"/>
        </w:rPr>
        <w:t xml:space="preserve">ón </w:t>
      </w:r>
      <w:del w:id="2340" w:author="Edgar Josué Malagón Montaña" w:date="2015-06-20T14:23:00Z">
        <w:r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AC58AF">
        <w:rPr>
          <w:rFonts w:ascii="Times New Roman" w:hAnsi="Times New Roman" w:cs="Times New Roman"/>
          <w:color w:val="000000"/>
          <w:lang w:val="es-ES"/>
        </w:rPr>
        <w:t xml:space="preserve">secante </w:t>
      </w:r>
      <w:del w:id="2341" w:author="Edgar Josué Malagón Montaña" w:date="2015-06-20T14:23:00Z">
        <w:r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2D710E" w:rsidRPr="00AC58AF">
        <w:rPr>
          <w:rFonts w:ascii="Times New Roman" w:hAnsi="Times New Roman" w:cs="Times New Roman"/>
          <w:color w:val="000000"/>
          <w:lang w:val="es-ES"/>
        </w:rPr>
        <w:t xml:space="preserve">interseca </w:t>
      </w:r>
      <w:del w:id="2342" w:author="Edgar Josué Malagón Montaña" w:date="2015-06-20T14:23:00Z"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2D710E" w:rsidRPr="00AC58AF">
        <w:rPr>
          <w:rFonts w:ascii="Times New Roman" w:hAnsi="Times New Roman" w:cs="Times New Roman"/>
          <w:color w:val="000000"/>
          <w:lang w:val="es-ES"/>
        </w:rPr>
        <w:t xml:space="preserve">al </w:t>
      </w:r>
      <w:del w:id="2343" w:author="Edgar Josué Malagón Montaña" w:date="2015-06-20T14:23:00Z"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2D710E" w:rsidRPr="00AC58AF">
        <w:rPr>
          <w:rFonts w:ascii="Times New Roman" w:hAnsi="Times New Roman" w:cs="Times New Roman"/>
          <w:color w:val="000000"/>
          <w:lang w:val="es-ES"/>
        </w:rPr>
        <w:t>eje</w:t>
      </w:r>
      <w:ins w:id="2344" w:author="Edgar Josué Malagón Montaña" w:date="2015-06-20T14:23:00Z">
        <w:r w:rsidR="00AC58AF" w:rsidRPr="00AC58AF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AC58AF" w:rsidRPr="00AC58AF">
          <w:rPr>
            <w:rFonts w:ascii="Times New Roman" w:hAnsi="Times New Roman" w:cs="Times New Roman"/>
            <w:i/>
            <w:color w:val="000000"/>
            <w:lang w:val="es-ES"/>
          </w:rPr>
          <w:t>Y</w:t>
        </w:r>
      </w:ins>
      <w:del w:id="2345" w:author="Edgar Josué Malagón Montaña" w:date="2015-06-20T14:23:00Z">
        <w:r w:rsidR="002D710E" w:rsidRPr="00AC58AF" w:rsidDel="00AC58A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y</m:t>
          </m:r>
        </m:oMath>
        <w:r w:rsidRPr="00AC58AF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2346" w:author="Edgar Josué Malagón Montaña" w:date="2015-06-20T14:23:00Z">
        <w:r w:rsidR="00AC58AF" w:rsidRP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r w:rsidRPr="00AC58AF">
        <w:rPr>
          <w:rFonts w:ascii="Times New Roman" w:eastAsiaTheme="minorEastAsia" w:hAnsi="Times New Roman" w:cs="Times New Roman"/>
          <w:color w:val="000000"/>
          <w:lang w:val="es-ES"/>
        </w:rPr>
        <w:t xml:space="preserve">en el </w:t>
      </w:r>
      <w:del w:id="2347" w:author="Edgar Josué Malagón Montaña" w:date="2015-06-20T14:23:00Z">
        <w:r w:rsidRPr="00AC58AF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AC58AF">
        <w:rPr>
          <w:rFonts w:ascii="Times New Roman" w:eastAsiaTheme="minorEastAsia" w:hAnsi="Times New Roman" w:cs="Times New Roman"/>
          <w:color w:val="000000"/>
          <w:lang w:val="es-ES"/>
        </w:rPr>
        <w:t xml:space="preserve">punto de </w:t>
      </w:r>
      <w:del w:id="2348" w:author="Edgar Josué Malagón Montaña" w:date="2015-06-20T14:23:00Z">
        <w:r w:rsidRPr="00AC58AF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AC58AF">
        <w:rPr>
          <w:rFonts w:ascii="Times New Roman" w:eastAsiaTheme="minorEastAsia" w:hAnsi="Times New Roman" w:cs="Times New Roman"/>
          <w:color w:val="000000"/>
          <w:lang w:val="es-ES"/>
        </w:rPr>
        <w:t>coordenadas</w:t>
      </w:r>
      <w:ins w:id="2349" w:author="Edgar Josué Malagón Montaña" w:date="2015-06-20T14:23:00Z">
        <w:r w:rsidR="00AC58AF" w:rsidRPr="00AC58A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(0, 1).</w:t>
        </w:r>
      </w:ins>
      <w:del w:id="2350" w:author="Edgar Josué Malagón Montaña" w:date="2015-06-20T14:23:00Z">
        <w:r w:rsidRPr="00AC58AF" w:rsidDel="00AC58A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(0,1)</m:t>
          </m:r>
        </m:oMath>
      </w:del>
    </w:p>
    <w:p w14:paraId="4DF6BF72" w14:textId="42350334" w:rsidR="00791BBB" w:rsidRPr="00AC58AF" w:rsidRDefault="00791BBB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  <w:pPrChange w:id="2351" w:author="Edgar Josué Malagón Montaña" w:date="2015-06-20T14:23:00Z">
          <w:pPr>
            <w:spacing w:before="240" w:after="0"/>
          </w:pPr>
        </w:pPrChange>
      </w:pPr>
    </w:p>
    <w:p w14:paraId="44776D9E" w14:textId="5D5BF038" w:rsidR="00791BBB" w:rsidRPr="009A7192" w:rsidRDefault="00791BBB" w:rsidP="00791BBB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  <w:del w:id="2352" w:author="Edgar Josué Malagón Montaña" w:date="2015-06-20T14:24:00Z">
        <w:r w:rsidRPr="009A7192" w:rsidDel="0091372D">
          <w:rPr>
            <w:rFonts w:ascii="Times New Roman" w:hAnsi="Times New Roman" w:cs="Times New Roman"/>
            <w:noProof/>
            <w:lang w:val="es-CO" w:eastAsia="ko-KR"/>
            <w:rPrChange w:id="2353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44BDEE5B" wp14:editId="56216B51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528320</wp:posOffset>
                  </wp:positionV>
                  <wp:extent cx="342900" cy="342900"/>
                  <wp:effectExtent l="0" t="0" r="19050" b="19050"/>
                  <wp:wrapNone/>
                  <wp:docPr id="35" name="35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0C8266B6" w14:textId="77777777" w:rsidR="00086586" w:rsidRDefault="00086586" w:rsidP="00791BB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4BDEE5B" id="35 Cuadro de texto" o:spid="_x0000_s1043" type="#_x0000_t202" style="position:absolute;margin-left:16.2pt;margin-top:41.6pt;width:27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" fillcolor="window" strokecolor="window" strokeweight=".5pt">
                  <v:textbox>
                    <w:txbxContent>
                      <w:p w14:paraId="0C8266B6" w14:textId="77777777" w:rsidR="00086586" w:rsidRDefault="00086586" w:rsidP="00791BB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del w:id="2354" w:author="Edgar Josué Malagón Montaña" w:date="2015-06-20T14:25:00Z">
        <w:r w:rsidRPr="009A7192" w:rsidDel="0091372D">
          <w:rPr>
            <w:rFonts w:ascii="Times New Roman" w:hAnsi="Times New Roman" w:cs="Times New Roman"/>
            <w:noProof/>
            <w:lang w:val="es-CO" w:eastAsia="ko-KR"/>
            <w:rPrChange w:id="2355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4656" behindDoc="0" locked="0" layoutInCell="1" allowOverlap="1" wp14:anchorId="3F6D0314" wp14:editId="2B1B7B99">
                  <wp:simplePos x="0" y="0"/>
                  <wp:positionH relativeFrom="column">
                    <wp:posOffset>5053965</wp:posOffset>
                  </wp:positionH>
                  <wp:positionV relativeFrom="paragraph">
                    <wp:posOffset>1614170</wp:posOffset>
                  </wp:positionV>
                  <wp:extent cx="285750" cy="257175"/>
                  <wp:effectExtent l="0" t="0" r="19050" b="28575"/>
                  <wp:wrapNone/>
                  <wp:docPr id="34" name="34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0C490AE3" w14:textId="77777777" w:rsidR="00086586" w:rsidRDefault="00086586" w:rsidP="00791BB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F6D0314" id="34 Cuadro de texto" o:spid="_x0000_s1044" type="#_x0000_t202" style="position:absolute;margin-left:397.95pt;margin-top:127.1pt;width:22.5pt;height:20.2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" fillcolor="window" strokecolor="window" strokeweight=".5pt">
                  <v:textbox>
                    <w:txbxContent>
                      <w:p w14:paraId="0C490AE3" w14:textId="77777777" w:rsidR="00086586" w:rsidRDefault="00086586" w:rsidP="00791BB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del w:id="2356" w:author="Edgar Josué Malagón Montaña" w:date="2015-06-20T14:24:00Z">
        <w:r w:rsidRPr="009A7192" w:rsidDel="0091372D">
          <w:rPr>
            <w:rFonts w:ascii="Times New Roman" w:hAnsi="Times New Roman" w:cs="Times New Roman"/>
            <w:noProof/>
            <w:lang w:val="es-CO" w:eastAsia="ko-KR"/>
            <w:rPrChange w:id="2357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2608" behindDoc="0" locked="0" layoutInCell="1" allowOverlap="1" wp14:anchorId="15F63C62" wp14:editId="48D85B2E">
                  <wp:simplePos x="0" y="0"/>
                  <wp:positionH relativeFrom="column">
                    <wp:posOffset>4482465</wp:posOffset>
                  </wp:positionH>
                  <wp:positionV relativeFrom="paragraph">
                    <wp:posOffset>564515</wp:posOffset>
                  </wp:positionV>
                  <wp:extent cx="866775" cy="304800"/>
                  <wp:effectExtent l="0" t="0" r="28575" b="19050"/>
                  <wp:wrapNone/>
                  <wp:docPr id="32" name="32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86677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17004069" w14:textId="77777777" w:rsidR="00086586" w:rsidRDefault="00086586" w:rsidP="00791BBB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y=secx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15F63C62" id="32 Cuadro de texto" o:spid="_x0000_s1045" type="#_x0000_t202" style="position:absolute;margin-left:352.95pt;margin-top:44.45pt;width:68.25pt;height:24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" fillcolor="window" strokecolor="window" strokeweight=".5pt">
                  <v:textbox>
                    <w:txbxContent>
                      <w:p w14:paraId="17004069" w14:textId="77777777" w:rsidR="00086586" w:rsidRDefault="00086586" w:rsidP="00791BBB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y=secx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del w:id="2358" w:author="Edgar Josué Malagón Montaña" w:date="2015-06-20T14:23:00Z">
        <w:r w:rsidRPr="009A7192" w:rsidDel="0091372D">
          <w:rPr>
            <w:rFonts w:ascii="Times New Roman" w:hAnsi="Times New Roman" w:cs="Times New Roman"/>
            <w:noProof/>
            <w:lang w:val="es-CO" w:eastAsia="ko-KR"/>
            <w:rPrChange w:id="2359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6A41B4C1" wp14:editId="36B34699">
              <wp:extent cx="5429249" cy="3667125"/>
              <wp:effectExtent l="0" t="0" r="635" b="0"/>
              <wp:docPr id="33" name="Imagen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4"/>
                      <a:srcRect l="16646" t="20544" r="33585" b="9063"/>
                      <a:stretch/>
                    </pic:blipFill>
                    <pic:spPr bwMode="auto">
                      <a:xfrm>
                        <a:off x="0" y="0"/>
                        <a:ext cx="5433625" cy="367008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A0C9EF9" w14:textId="77777777" w:rsidR="00511E9F" w:rsidRPr="009A7192" w:rsidRDefault="00511E9F" w:rsidP="00511E9F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59"/>
        <w:gridCol w:w="7469"/>
      </w:tblGrid>
      <w:tr w:rsidR="00511E9F" w:rsidRPr="009A7192" w14:paraId="55493242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325A8265" w14:textId="77777777" w:rsidR="00511E9F" w:rsidRPr="009A7192" w:rsidRDefault="00511E9F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11E9F" w:rsidRPr="009A7192" w14:paraId="494FB0B3" w14:textId="77777777" w:rsidTr="00022E85">
        <w:tc>
          <w:tcPr>
            <w:tcW w:w="2518" w:type="dxa"/>
          </w:tcPr>
          <w:p w14:paraId="7419F872" w14:textId="77777777" w:rsidR="00511E9F" w:rsidRPr="009A7192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35D31E4" w14:textId="5875A46C" w:rsidR="00511E9F" w:rsidRPr="009A7192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360" w:author="Edgar Josué Malagón Montaña" w:date="2015-06-20T14:24:00Z">
              <w:r w:rsidR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2361" w:author="Edgar Josué Malagón Montaña" w:date="2015-06-20T14:24:00Z">
              <w:r w:rsidR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362" w:author="Edgar Josué Malagón Montaña" w:date="2015-06-20T14:24:00Z">
              <w:r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</w:delText>
              </w:r>
            </w:del>
          </w:p>
        </w:tc>
      </w:tr>
      <w:tr w:rsidR="00511E9F" w:rsidRPr="009A7192" w14:paraId="495112B9" w14:textId="77777777" w:rsidTr="00022E85">
        <w:tc>
          <w:tcPr>
            <w:tcW w:w="2518" w:type="dxa"/>
          </w:tcPr>
          <w:p w14:paraId="113A97B3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FDA6B3F" w14:textId="41954272" w:rsidR="00511E9F" w:rsidRPr="009A7192" w:rsidRDefault="00511E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Los </w:t>
            </w:r>
            <w:del w:id="2363" w:author="Edgar Josué Malagón Montaña" w:date="2015-06-20T14:24:00Z">
              <w:r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colores </w:t>
            </w:r>
            <w:del w:id="2364" w:author="Edgar Josué Malagón Montaña" w:date="2015-06-20T14:24:00Z">
              <w:r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asignados </w:t>
            </w:r>
            <w:del w:id="2365" w:author="Edgar Josué Malagón Montaña" w:date="2015-06-20T14:24:00Z">
              <w:r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permiten identificar </w:t>
            </w:r>
            <w:del w:id="2366" w:author="Edgar Josué Malagón Montaña" w:date="2015-06-20T14:24:00Z">
              <w:r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del w:id="2367" w:author="Edgar Josué Malagón Montaña" w:date="2015-06-20T14:24:00Z">
              <w:r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periodicidad de la función.</w:t>
            </w:r>
          </w:p>
        </w:tc>
      </w:tr>
      <w:tr w:rsidR="00511E9F" w:rsidRPr="009A7192" w14:paraId="55262DFC" w14:textId="77777777" w:rsidTr="00022E85">
        <w:tc>
          <w:tcPr>
            <w:tcW w:w="2518" w:type="dxa"/>
          </w:tcPr>
          <w:p w14:paraId="46481DF2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F2EBF17" w14:textId="42E4C31F" w:rsidR="0091372D" w:rsidRDefault="0091372D" w:rsidP="00022E85">
            <w:pPr>
              <w:jc w:val="center"/>
              <w:rPr>
                <w:ins w:id="2368" w:author="Edgar Josué Malagón Montaña" w:date="2015-06-20T14:24:00Z"/>
                <w:rFonts w:ascii="Times New Roman" w:hAnsi="Times New Roman" w:cs="Times New Roman"/>
                <w:noProof/>
                <w:lang w:val="es-CO" w:eastAsia="es-CO"/>
              </w:rPr>
            </w:pPr>
            <w:ins w:id="2369" w:author="Edgar Josué Malagón Montaña" w:date="2015-06-20T14:24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Agregar los nombres de los ejes e identificar la gráfica como </w:t>
              </w:r>
            </w:ins>
            <w:ins w:id="2370" w:author="Edgar Josué Malagón Montaña" w:date="2015-06-20T14:25:00Z">
              <w:r>
                <w:rPr>
                  <w:rFonts w:ascii="Times New Roman" w:hAnsi="Times New Roman" w:cs="Times New Roman"/>
                  <w:i/>
                  <w:color w:val="000000"/>
                  <w:lang w:val="es-ES"/>
                </w:rPr>
                <w:t xml:space="preserve">y </w:t>
              </w:r>
              <w:r>
                <w:rPr>
                  <w:rFonts w:ascii="Times New Roman" w:hAnsi="Times New Roman" w:cs="Times New Roman"/>
                  <w:color w:val="000000"/>
                  <w:lang w:val="es-ES"/>
                </w:rPr>
                <w:t xml:space="preserve">= sec </w:t>
              </w:r>
              <w:r>
                <w:rPr>
                  <w:rFonts w:ascii="Times New Roman" w:hAnsi="Times New Roman" w:cs="Times New Roman"/>
                  <w:i/>
                  <w:color w:val="000000"/>
                  <w:lang w:val="es-ES"/>
                </w:rPr>
                <w:t>x.</w:t>
              </w:r>
            </w:ins>
          </w:p>
          <w:p w14:paraId="57B1A57A" w14:textId="16A82B62" w:rsidR="00511E9F" w:rsidRPr="009A7192" w:rsidRDefault="0091372D" w:rsidP="00022E8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371" w:author="Edgar Josué Malagón Montaña" w:date="2015-06-20T14:24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372" w:author="Unknown">
                    <w:rPr>
                      <w:noProof/>
                      <w:lang w:val="es-CO" w:eastAsia="ko-KR"/>
                    </w:rPr>
                  </w:rPrChange>
                </w:rPr>
                <w:lastRenderedPageBreak/>
                <w:drawing>
                  <wp:inline distT="0" distB="0" distL="0" distR="0" wp14:anchorId="4C95133C" wp14:editId="0E0FCD53">
                    <wp:extent cx="5429249" cy="3667125"/>
                    <wp:effectExtent l="0" t="0" r="635" b="0"/>
                    <wp:docPr id="71" name="Imagen 7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4"/>
                            <a:srcRect l="16646" t="20544" r="33585" b="9063"/>
                            <a:stretch/>
                          </pic:blipFill>
                          <pic:spPr bwMode="auto">
                            <a:xfrm>
                              <a:off x="0" y="0"/>
                              <a:ext cx="5433625" cy="36700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11E9F" w:rsidRPr="009A7192" w14:paraId="1266CBFF" w14:textId="77777777" w:rsidTr="00022E85">
        <w:tc>
          <w:tcPr>
            <w:tcW w:w="2518" w:type="dxa"/>
          </w:tcPr>
          <w:p w14:paraId="34BEEF45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BEDF1ED" w14:textId="07F60E78" w:rsidR="00511E9F" w:rsidRPr="009A7192" w:rsidRDefault="0091372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373" w:author="Edgar Josué Malagón Montaña" w:date="2015-06-20T14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Grafica de la</w:t>
              </w:r>
            </w:ins>
            <w:del w:id="2374" w:author="Edgar Josué Malagón Montaña" w:date="2015-06-20T14:25:00Z">
              <w:r w:rsidR="00511E9F"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</w:delText>
              </w:r>
            </w:del>
            <w:ins w:id="2375" w:author="Edgar Josué Malagón Montaña" w:date="2015-06-20T14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f</w:t>
              </w:r>
            </w:ins>
            <w:r w:rsidR="00511E9F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unción </w:t>
            </w:r>
            <w:ins w:id="2376" w:author="Edgar Josué Malagón Montaña" w:date="2015-06-20T14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</w:t>
              </w:r>
            </w:ins>
            <w:del w:id="2377" w:author="Edgar Josué Malagón Montaña" w:date="2015-06-20T14:25:00Z">
              <w:r w:rsidR="00511E9F" w:rsidRPr="009A7192" w:rsidDel="00913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S</w:delText>
              </w:r>
            </w:del>
            <w:r w:rsidR="00511E9F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ecante</w:t>
            </w:r>
            <w:ins w:id="2378" w:author="Edgar Josué Malagón Montaña" w:date="2015-06-20T14:2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</w:p>
        </w:tc>
      </w:tr>
    </w:tbl>
    <w:p w14:paraId="3B4F8E1C" w14:textId="6C36FCF2" w:rsidR="002D710E" w:rsidRPr="000D0680" w:rsidRDefault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  <w:rPrChange w:id="2379" w:author="Edgar Josué Malagón Montaña" w:date="2015-06-20T14:26:00Z">
            <w:rPr>
              <w:rFonts w:ascii="Times New Roman" w:hAnsi="Times New Roman" w:cs="Times New Roman"/>
              <w:color w:val="000000"/>
              <w:lang w:val="es-ES"/>
            </w:rPr>
          </w:rPrChange>
        </w:rPr>
      </w:pPr>
      <w:r w:rsidRPr="000D0680">
        <w:rPr>
          <w:rFonts w:ascii="Times New Roman" w:eastAsiaTheme="minorEastAsia" w:hAnsi="Times New Roman" w:cs="Times New Roman"/>
          <w:color w:val="000000"/>
          <w:lang w:val="es-ES"/>
        </w:rPr>
        <w:t>La función</w:t>
      </w:r>
      <w:ins w:id="2380" w:author="Edgar Josué Malagón Montaña" w:date="2015-06-20T14:26:00Z">
        <w:r w:rsidR="000D0680" w:rsidRPr="000D068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0D0680" w:rsidRPr="000D0680">
          <w:rPr>
            <w:rFonts w:ascii="Times New Roman" w:hAnsi="Times New Roman" w:cs="Times New Roman"/>
            <w:i/>
            <w:color w:val="000000"/>
            <w:lang w:val="es-ES"/>
          </w:rPr>
          <w:t xml:space="preserve">y </w:t>
        </w:r>
        <w:r w:rsidR="000D0680" w:rsidRPr="000D0680">
          <w:rPr>
            <w:rFonts w:ascii="Times New Roman" w:hAnsi="Times New Roman" w:cs="Times New Roman"/>
            <w:color w:val="000000"/>
            <w:lang w:val="es-ES"/>
          </w:rPr>
          <w:t xml:space="preserve">= sec </w:t>
        </w:r>
        <w:r w:rsidR="000D0680" w:rsidRPr="000D0680">
          <w:rPr>
            <w:rFonts w:ascii="Times New Roman" w:hAnsi="Times New Roman" w:cs="Times New Roman"/>
            <w:i/>
            <w:color w:val="000000"/>
            <w:lang w:val="es-ES"/>
          </w:rPr>
          <w:t xml:space="preserve">x </w:t>
        </w:r>
      </w:ins>
      <w:del w:id="2381" w:author="Edgar Josué Malagón Montaña" w:date="2015-06-20T14:26:00Z">
        <w:r w:rsidRPr="000D0680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y=secx</m:t>
          </m:r>
        </m:oMath>
        <w:r w:rsidRPr="000D0680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D0680"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del w:id="2382" w:author="Edgar Josué Malagón Montaña" w:date="2015-06-20T14:26:00Z">
        <w:r w:rsidRPr="000D0680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D0680">
        <w:rPr>
          <w:rFonts w:ascii="Times New Roman" w:eastAsiaTheme="minorEastAsia" w:hAnsi="Times New Roman" w:cs="Times New Roman"/>
          <w:color w:val="000000"/>
          <w:lang w:val="es-ES"/>
        </w:rPr>
        <w:t xml:space="preserve">periódica </w:t>
      </w:r>
      <w:del w:id="2383" w:author="Edgar Josué Malagón Montaña" w:date="2015-06-20T14:26:00Z">
        <w:r w:rsidRPr="000D0680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0D0680">
        <w:rPr>
          <w:rFonts w:ascii="Times New Roman" w:eastAsiaTheme="minorEastAsia" w:hAnsi="Times New Roman" w:cs="Times New Roman"/>
          <w:color w:val="000000"/>
          <w:lang w:val="es-ES"/>
        </w:rPr>
        <w:t>con periodo</w:t>
      </w:r>
      <w:ins w:id="2384" w:author="Edgar Josué Malagón Montaña" w:date="2015-06-20T14:27:00Z">
        <w:r w:rsidR="000D068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2π</w:t>
        </w:r>
      </w:ins>
      <w:del w:id="2385" w:author="Edgar Josué Malagón Montaña" w:date="2015-06-20T14:27:00Z">
        <w:r w:rsidRPr="000D0680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2π</m:t>
          </m:r>
        </m:oMath>
        <w:r w:rsidRPr="000D0680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2386" w:author="Edgar Josué Malagón Montaña" w:date="2015-06-20T14:27:00Z">
        <w:r w:rsidR="000D0680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7ABB7D16" w14:textId="77777777" w:rsidR="000D0680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ins w:id="2387" w:author="Edgar Josué Malagón Montaña" w:date="2015-06-20T14:27:00Z"/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función no posee valores </w:t>
      </w:r>
      <w:del w:id="2388" w:author="Edgar Josué Malagón Montaña" w:date="2015-06-20T14:27:00Z">
        <w:r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máximos</w:t>
      </w:r>
      <w:r w:rsidR="00791BBB"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del w:id="2389" w:author="Edgar Josué Malagón Montaña" w:date="2015-06-20T14:27:00Z">
        <w:r w:rsidR="00791BBB"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791BBB" w:rsidRPr="009A7192">
        <w:rPr>
          <w:rFonts w:ascii="Times New Roman" w:hAnsi="Times New Roman" w:cs="Times New Roman"/>
          <w:color w:val="000000"/>
          <w:lang w:val="es-ES"/>
        </w:rPr>
        <w:t xml:space="preserve">absolutos, sin </w:t>
      </w:r>
      <w:del w:id="2390" w:author="Edgar Josué Malagón Montaña" w:date="2015-06-20T14:27:00Z">
        <w:r w:rsidR="00791BBB"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791BBB" w:rsidRPr="009A7192">
        <w:rPr>
          <w:rFonts w:ascii="Times New Roman" w:hAnsi="Times New Roman" w:cs="Times New Roman"/>
          <w:color w:val="000000"/>
          <w:lang w:val="es-ES"/>
        </w:rPr>
        <w:t xml:space="preserve">embargo posee </w:t>
      </w:r>
      <w:del w:id="2391" w:author="Edgar Josué Malagón Montaña" w:date="2015-06-20T14:27:00Z">
        <w:r w:rsidR="00791BBB"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791BBB" w:rsidRPr="009A7192">
        <w:rPr>
          <w:rFonts w:ascii="Times New Roman" w:hAnsi="Times New Roman" w:cs="Times New Roman"/>
          <w:color w:val="000000"/>
          <w:lang w:val="es-ES"/>
        </w:rPr>
        <w:t xml:space="preserve">máximos </w:t>
      </w:r>
      <w:del w:id="2392" w:author="Edgar Josué Malagón Montaña" w:date="2015-06-20T14:27:00Z">
        <w:r w:rsidR="00791BBB"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791BBB" w:rsidRPr="009A7192">
        <w:rPr>
          <w:rFonts w:ascii="Times New Roman" w:hAnsi="Times New Roman" w:cs="Times New Roman"/>
          <w:color w:val="000000"/>
          <w:lang w:val="es-ES"/>
        </w:rPr>
        <w:t xml:space="preserve">relativos </w:t>
      </w:r>
      <w:del w:id="2393" w:author="Edgar Josué Malagón Montaña" w:date="2015-06-20T14:27:00Z">
        <w:r w:rsidR="00791BBB"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791BBB" w:rsidRPr="009A7192">
        <w:rPr>
          <w:rFonts w:ascii="Times New Roman" w:hAnsi="Times New Roman" w:cs="Times New Roman"/>
          <w:color w:val="000000"/>
          <w:lang w:val="es-ES"/>
        </w:rPr>
        <w:t xml:space="preserve">en los </w:t>
      </w:r>
      <w:del w:id="2394" w:author="Edgar Josué Malagón Montaña" w:date="2015-06-20T14:27:00Z">
        <w:r w:rsidR="00791BBB" w:rsidRPr="009A7192" w:rsidDel="000D068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="00791BBB" w:rsidRPr="009A7192">
        <w:rPr>
          <w:rFonts w:ascii="Times New Roman" w:hAnsi="Times New Roman" w:cs="Times New Roman"/>
          <w:color w:val="000000"/>
          <w:lang w:val="es-ES"/>
        </w:rPr>
        <w:t>intervalos</w:t>
      </w:r>
      <w:ins w:id="2395" w:author="Edgar Josué Malagón Montaña" w:date="2015-06-20T14:27:00Z">
        <w:r w:rsidR="000D0680">
          <w:rPr>
            <w:rFonts w:ascii="Times New Roman" w:hAnsi="Times New Roman" w:cs="Times New Roman"/>
            <w:color w:val="000000"/>
            <w:lang w:val="es-ES"/>
          </w:rPr>
          <w:t>:</w:t>
        </w:r>
      </w:ins>
    </w:p>
    <w:p w14:paraId="391F0A12" w14:textId="1477BB66" w:rsidR="002D710E" w:rsidRPr="009A7192" w:rsidRDefault="00086586">
      <w:pPr>
        <w:pStyle w:val="Prrafodelista"/>
        <w:spacing w:before="240" w:after="0"/>
        <w:jc w:val="center"/>
        <w:rPr>
          <w:rFonts w:ascii="Times New Roman" w:hAnsi="Times New Roman" w:cs="Times New Roman"/>
          <w:color w:val="000000"/>
          <w:lang w:val="es-ES"/>
        </w:rPr>
        <w:pPrChange w:id="2396" w:author="Edgar Josué Malagón Montaña" w:date="2015-06-20T14:27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m:oMath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/>
                <w:lang w:val="es-ES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3π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</m:oMath>
      <w:r w:rsidR="00221740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5π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7π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</m:oMath>
      <w:del w:id="2397" w:author="Edgar Josué Malagón Montaña" w:date="2015-06-20T14:27:00Z">
        <w:r w:rsidR="00221740"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>..</w:delText>
        </w:r>
      </w:del>
      <w:ins w:id="2398" w:author="Edgar Josué Malagón Montaña" w:date="2015-06-20T14:27:00Z">
        <w:r w:rsidR="000D0680">
          <w:rPr>
            <w:rFonts w:ascii="Times New Roman" w:eastAsiaTheme="minorEastAsia" w:hAnsi="Times New Roman" w:cs="Times New Roman"/>
            <w:color w:val="000000"/>
            <w:lang w:val="es-ES"/>
          </w:rPr>
          <w:t>…</w:t>
        </w:r>
      </w:ins>
    </w:p>
    <w:p w14:paraId="0294565A" w14:textId="77777777" w:rsidR="000D0680" w:rsidRPr="000D0680" w:rsidRDefault="00221740" w:rsidP="002D710E">
      <w:pPr>
        <w:pStyle w:val="Prrafodelista"/>
        <w:numPr>
          <w:ilvl w:val="0"/>
          <w:numId w:val="48"/>
        </w:numPr>
        <w:spacing w:before="240" w:after="0"/>
        <w:rPr>
          <w:ins w:id="2399" w:author="Edgar Josué Malagón Montaña" w:date="2015-06-20T14:28:00Z"/>
          <w:rFonts w:ascii="Times New Roman" w:hAnsi="Times New Roman" w:cs="Times New Roman"/>
          <w:color w:val="000000"/>
          <w:lang w:val="es-ES"/>
          <w:rPrChange w:id="2400" w:author="Edgar Josué Malagón Montaña" w:date="2015-06-20T14:28:00Z">
            <w:rPr>
              <w:ins w:id="2401" w:author="Edgar Josué Malagón Montaña" w:date="2015-06-20T14:28:00Z"/>
              <w:rFonts w:ascii="Times New Roman" w:eastAsiaTheme="minorEastAsia" w:hAnsi="Times New Roman" w:cs="Times New Roman"/>
              <w:color w:val="000000"/>
              <w:lang w:val="es-ES"/>
            </w:rPr>
          </w:rPrChange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402" w:author="Edgar Josué Malagón Montaña" w:date="2015-06-20T14:27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403" w:author="Edgar Josué Malagón Montaña" w:date="2015-06-20T14:27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no </w:t>
      </w:r>
      <w:del w:id="2404" w:author="Edgar Josué Malagón Montaña" w:date="2015-06-20T14:27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tiene valores mínimos </w:t>
      </w:r>
      <w:del w:id="2405" w:author="Edgar Josué Malagón Montaña" w:date="2015-06-20T14:27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absolutos, </w:t>
      </w:r>
      <w:del w:id="2406" w:author="Edgar Josué Malagón Montaña" w:date="2015-06-20T14:28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aun así </w:t>
      </w:r>
      <w:del w:id="2407" w:author="Edgar Josué Malagón Montaña" w:date="2015-06-20T14:28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posee </w:t>
      </w:r>
      <w:del w:id="2408" w:author="Edgar Josué Malagón Montaña" w:date="2015-06-20T14:28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m</w:t>
      </w:r>
      <w:ins w:id="2409" w:author="Edgar Josué Malagón Montaña" w:date="2015-06-20T14:28:00Z">
        <w:r w:rsidR="000D0680">
          <w:rPr>
            <w:rFonts w:ascii="Times New Roman" w:eastAsiaTheme="minorEastAsia" w:hAnsi="Times New Roman" w:cs="Times New Roman"/>
            <w:color w:val="000000"/>
            <w:lang w:val="es-ES"/>
          </w:rPr>
          <w:t>í</w:t>
        </w:r>
      </w:ins>
      <w:del w:id="2410" w:author="Edgar Josué Malagón Montaña" w:date="2015-06-20T14:28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>i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nimos relativos en los </w:t>
      </w:r>
      <w:del w:id="2411" w:author="Edgar Josué Malagón Montaña" w:date="2015-06-20T14:28:00Z">
        <w:r w:rsidRPr="009A7192" w:rsidDel="000D068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intervalos</w:t>
      </w:r>
      <w:ins w:id="2412" w:author="Edgar Josué Malagón Montaña" w:date="2015-06-20T14:28:00Z">
        <w:r w:rsidR="000D0680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334D805D" w14:textId="3ED440F6" w:rsidR="00221740" w:rsidRPr="009A7192" w:rsidRDefault="00086586">
      <w:pPr>
        <w:pStyle w:val="Prrafodelista"/>
        <w:spacing w:before="240" w:after="0"/>
        <w:jc w:val="center"/>
        <w:rPr>
          <w:rFonts w:ascii="Times New Roman" w:hAnsi="Times New Roman" w:cs="Times New Roman"/>
          <w:color w:val="000000"/>
          <w:lang w:val="es-ES"/>
        </w:rPr>
        <w:pPrChange w:id="2413" w:author="Edgar Josué Malagón Montaña" w:date="2015-06-20T14:28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5π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</m:oMath>
      <w:r w:rsidR="00221740" w:rsidRPr="009A7192">
        <w:rPr>
          <w:rFonts w:ascii="Times New Roman" w:eastAsiaTheme="minorEastAsia" w:hAnsi="Times New Roman" w:cs="Times New Roman"/>
          <w:color w:val="000000"/>
          <w:lang w:val="es-ES"/>
        </w:rPr>
        <w:t>…</w:t>
      </w:r>
    </w:p>
    <w:p w14:paraId="76D226BB" w14:textId="77777777" w:rsidR="002D710E" w:rsidRPr="009A7192" w:rsidRDefault="002D710E" w:rsidP="002D710E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40132026" w14:textId="758E289D" w:rsidR="00AF0907" w:rsidRPr="009A7192" w:rsidRDefault="00AF0907" w:rsidP="00AF0907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2.3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 xml:space="preserve">La función </w:t>
      </w:r>
      <w:del w:id="2414" w:author="Edgar Josué Malagón Montaña" w:date="2015-06-20T14:28:00Z">
        <w:r w:rsidRPr="009A7192" w:rsidDel="008B0232">
          <w:rPr>
            <w:rFonts w:ascii="Times New Roman" w:hAnsi="Times New Roman" w:cs="Times New Roman"/>
            <w:b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b/>
          <w:color w:val="000000"/>
          <w:lang w:val="es-ES"/>
        </w:rPr>
        <w:t>cosecante</w:t>
      </w:r>
    </w:p>
    <w:p w14:paraId="38C5310A" w14:textId="77777777" w:rsidR="00AF0907" w:rsidRPr="009A7192" w:rsidRDefault="00AF0907" w:rsidP="00AF0907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AF0907" w:rsidRPr="009A7192" w14:paraId="46C56A8D" w14:textId="77777777" w:rsidTr="00713F94">
        <w:tc>
          <w:tcPr>
            <w:tcW w:w="8978" w:type="dxa"/>
            <w:gridSpan w:val="2"/>
            <w:shd w:val="clear" w:color="auto" w:fill="000000" w:themeFill="text1"/>
          </w:tcPr>
          <w:p w14:paraId="7FF7214C" w14:textId="77777777" w:rsidR="00AF0907" w:rsidRPr="009A7192" w:rsidRDefault="00AF0907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AF0907" w:rsidRPr="009A7192" w14:paraId="1221C3EB" w14:textId="77777777" w:rsidTr="00713F94">
        <w:tc>
          <w:tcPr>
            <w:tcW w:w="2518" w:type="dxa"/>
          </w:tcPr>
          <w:p w14:paraId="1E958C80" w14:textId="77777777" w:rsidR="00AF0907" w:rsidRPr="009A7192" w:rsidRDefault="00AF0907" w:rsidP="00713F9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A3BC5D7" w14:textId="7FDEC657" w:rsidR="00221740" w:rsidRPr="009A7192" w:rsidRDefault="008B02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c</m:t>
                </m:r>
                <m:r>
                  <w:del w:id="2415" w:author="Edgar Josué Malagón Montaña" w:date="2015-06-20T14:28:00Z"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o</m:t>
                  </w:del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s</m:t>
                </m:r>
                <m:r>
                  <w:del w:id="2416" w:author="Edgar Josué Malagón Montaña" w:date="2015-06-20T14:28:00Z"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e</m:t>
                  </w:del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c</m:t>
                </m:r>
                <m:r>
                  <w:ins w:id="2417" w:author="Edgar Josué Malagón Montaña" w:date="2015-06-20T14:28:00Z"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w:ins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θ=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sen</m:t>
                    </m:r>
                    <m:r>
                      <w:ins w:id="2418" w:author="Edgar Josué Malagón Montaña" w:date="2015-06-20T14:29:00Z"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w:ins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den>
                </m:f>
              </m:oMath>
            </m:oMathPara>
          </w:p>
        </w:tc>
      </w:tr>
    </w:tbl>
    <w:p w14:paraId="05A9EEB0" w14:textId="77777777" w:rsidR="00932837" w:rsidRPr="009A7192" w:rsidRDefault="0093283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70A96AA0" w14:textId="068B6E65" w:rsidR="00FA27F6" w:rsidRPr="009A7192" w:rsidRDefault="00221740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función cosecante </w:t>
      </w:r>
      <w:del w:id="2419" w:author="Edgar Josué Malagón Montaña" w:date="2015-06-20T14:29:00Z">
        <w:r w:rsidRPr="009A7192" w:rsidDel="00BF44E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 </w:t>
      </w:r>
      <w:del w:id="2420" w:author="Edgar Josué Malagón Montaña" w:date="2015-06-20T14:29:00Z">
        <w:r w:rsidRPr="009A7192" w:rsidDel="00BF44E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define </w:t>
      </w:r>
      <w:del w:id="2421" w:author="Edgar Josué Malagón Montaña" w:date="2015-06-20T14:29:00Z">
        <w:r w:rsidRPr="009A7192" w:rsidDel="00BF44E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con la </w:t>
      </w:r>
      <w:del w:id="2422" w:author="Edgar Josué Malagón Montaña" w:date="2015-06-20T14:29:00Z">
        <w:r w:rsidRPr="009A7192" w:rsidDel="00BF44E0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ecuación </w:t>
      </w:r>
      <w:ins w:id="2423" w:author="Edgar Josué Malagón Montaña" w:date="2015-06-20T14:29:00Z">
        <w:r w:rsidR="00BF44E0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y </w:t>
        </w:r>
        <w:r w:rsidR="00BF44E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= csc </w:t>
        </w:r>
        <w:r w:rsidR="00BF44E0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m:oMath>
        <m:r>
          <w:del w:id="2424" w:author="Edgar Josué Malagón Montaña" w:date="2015-06-20T14:30:00Z">
            <w:rPr>
              <w:rFonts w:ascii="Cambria Math" w:hAnsi="Cambria Math" w:cs="Times New Roman"/>
              <w:color w:val="000000"/>
              <w:lang w:val="es-ES"/>
            </w:rPr>
            <m:t>y=cosecx</m:t>
          </w:del>
        </m:r>
      </m:oMath>
      <w:del w:id="2425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ins w:id="2426" w:author="Edgar Josué Malagón Montaña" w:date="2015-06-20T14:30:00Z">
        <w:r w:rsidR="00BF44E0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427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teniendo </w:t>
      </w:r>
      <w:del w:id="2428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en cuenta que </w:t>
      </w:r>
      <w:del w:id="2429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esta </w:t>
      </w:r>
      <w:del w:id="2430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indeterminada </w:t>
      </w:r>
      <w:del w:id="2431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en aquellos </w:t>
      </w:r>
      <w:del w:id="2432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valores </w:t>
      </w:r>
      <w:del w:id="2433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donde</w:t>
      </w:r>
      <w:ins w:id="2434" w:author="Edgar Josué Malagón Montaña" w:date="2015-06-20T14:30:00Z">
        <w:r w:rsidR="00BF44E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sen </w:t>
        </w:r>
        <w:r w:rsidR="00BF44E0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  <w:r w:rsidR="00BF44E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0</w:t>
        </w:r>
      </w:ins>
      <w:del w:id="2435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senx=0</m:t>
          </m:r>
        </m:oMath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ins w:id="2436" w:author="Edgar Josué Malagón Montaña" w:date="2015-06-20T14:30:00Z">
        <w:r w:rsidR="00BF44E0">
          <w:rPr>
            <w:rFonts w:ascii="Times New Roman" w:eastAsiaTheme="minorEastAsia" w:hAnsi="Times New Roman" w:cs="Times New Roman"/>
            <w:color w:val="000000"/>
            <w:lang w:val="es-ES"/>
          </w:rPr>
          <w:t>,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tales </w:t>
      </w:r>
      <w:del w:id="2437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valores </w:t>
      </w:r>
      <w:del w:id="2438" w:author="Edgar Josué Malagón Montaña" w:date="2015-06-20T14:30:00Z">
        <w:r w:rsidRPr="009A7192" w:rsidDel="00BF44E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son:</w:t>
      </w:r>
    </w:p>
    <w:p w14:paraId="01257EC2" w14:textId="77777777" w:rsidR="00221740" w:rsidRDefault="00221740" w:rsidP="00FA27F6">
      <w:pPr>
        <w:spacing w:after="0"/>
        <w:rPr>
          <w:ins w:id="2439" w:author="Edgar Josué Malagón Montaña" w:date="2015-06-20T14:30:00Z"/>
          <w:rFonts w:ascii="Times New Roman" w:hAnsi="Times New Roman" w:cs="Times New Roman"/>
          <w:color w:val="000000"/>
          <w:lang w:val="es-ES"/>
        </w:rPr>
      </w:pPr>
    </w:p>
    <w:p w14:paraId="14627DCC" w14:textId="04ACD3B2" w:rsidR="000B24EF" w:rsidRPr="000B24EF" w:rsidRDefault="000B24EF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  <w:pPrChange w:id="2440" w:author="Edgar Josué Malagón Montaña" w:date="2015-06-20T14:30:00Z">
          <w:pPr>
            <w:spacing w:after="0"/>
          </w:pPr>
        </w:pPrChange>
      </w:pPr>
      <w:ins w:id="2441" w:author="Edgar Josué Malagón Montaña" w:date="2015-06-20T14:30:00Z">
        <w:r>
          <w:rPr>
            <w:rFonts w:ascii="Times New Roman" w:hAnsi="Times New Roman" w:cs="Times New Roman"/>
            <w:i/>
            <w:color w:val="000000"/>
            <w:lang w:val="es-ES"/>
          </w:rPr>
          <w:t xml:space="preserve">x </w:t>
        </w:r>
      </w:ins>
      <w:ins w:id="2442" w:author="Edgar Josué Malagón Montaña" w:date="2015-06-20T14:31:00Z">
        <w:r>
          <w:rPr>
            <w:rFonts w:ascii="Times New Roman" w:hAnsi="Times New Roman" w:cs="Times New Roman"/>
            <w:color w:val="000000"/>
            <w:lang w:val="es-ES"/>
          </w:rPr>
          <w:t>= π, 2π,…,</w:t>
        </w:r>
        <w:r>
          <w:rPr>
            <w:rFonts w:ascii="Times New Roman" w:hAnsi="Times New Roman" w:cs="Times New Roman"/>
            <w:i/>
            <w:color w:val="000000"/>
            <w:lang w:val="es-ES"/>
          </w:rPr>
          <w:t xml:space="preserve"> nπ   </w:t>
        </w:r>
        <w:r>
          <w:rPr>
            <w:rFonts w:ascii="Times New Roman" w:hAnsi="Times New Roman" w:cs="Times New Roman"/>
            <w:color w:val="000000"/>
            <w:lang w:val="es-ES"/>
          </w:rPr>
          <w:t xml:space="preserve">donde </w:t>
        </w:r>
        <w:r>
          <w:rPr>
            <w:rFonts w:ascii="Times New Roman" w:hAnsi="Times New Roman" w:cs="Times New Roman"/>
            <w:i/>
            <w:color w:val="000000"/>
            <w:lang w:val="es-ES"/>
          </w:rPr>
          <w:t>n</w:t>
        </w:r>
        <w:r>
          <w:rPr>
            <w:rFonts w:ascii="Times New Roman" w:hAnsi="Times New Roman" w:cs="Times New Roman"/>
            <w:color w:val="000000"/>
            <w:lang w:val="es-ES"/>
          </w:rPr>
          <w:t xml:space="preserve"> pertenece a los números enteros</w:t>
        </w:r>
      </w:ins>
    </w:p>
    <w:p w14:paraId="277EFCA5" w14:textId="12561A3C" w:rsidR="00511E9F" w:rsidRPr="009A7192" w:rsidDel="000B24EF" w:rsidRDefault="00511E9F" w:rsidP="00511E9F">
      <w:pPr>
        <w:spacing w:before="240" w:after="0"/>
        <w:rPr>
          <w:del w:id="2443" w:author="Edgar Josué Malagón Montaña" w:date="2015-06-20T14:31:00Z"/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del w:id="2444" w:author="Edgar Josué Malagón Montaña" w:date="2015-06-20T14:31:00Z"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x=π, 2π..nπ,  </m:t>
            </w:del>
          </m:r>
          <m:r>
            <w:del w:id="2445" w:author="Edgar Josué Malagón Montaña" w:date="2015-06-20T14:31:00Z"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donde</m:t>
            </w:del>
          </m:r>
          <m:r>
            <w:del w:id="2446" w:author="Edgar Josué Malagón Montaña" w:date="2015-06-20T14:31:00Z"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  n</m:t>
            </w:del>
          </m:r>
          <m:r>
            <w:del w:id="2447" w:author="Edgar Josué Malagón Montaña" w:date="2015-06-20T14:31:00Z"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∈Z</m:t>
            </w:del>
          </m:r>
        </m:oMath>
      </m:oMathPara>
    </w:p>
    <w:p w14:paraId="4DAF20D4" w14:textId="7CEC095B" w:rsidR="00511E9F" w:rsidRPr="009A7192" w:rsidRDefault="00511E9F" w:rsidP="00511E9F">
      <w:pPr>
        <w:tabs>
          <w:tab w:val="left" w:pos="5040"/>
        </w:tabs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Con los </w:t>
      </w:r>
      <w:del w:id="2448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cuales </w:t>
      </w:r>
      <w:del w:id="2449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del w:id="2450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posible </w:t>
      </w:r>
      <w:del w:id="2451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construir </w:t>
      </w:r>
      <w:del w:id="2452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453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asíntotas de </w:t>
      </w:r>
      <w:del w:id="2454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455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gráfica</w:t>
      </w:r>
      <w:del w:id="2456" w:author="Edgar Josué Malagón Montaña" w:date="2015-06-20T14:32:00Z">
        <w:r w:rsidRPr="009A7192" w:rsidDel="0064164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ins w:id="2457" w:author="Edgar Josué Malagón Montaña" w:date="2015-06-20T14:32:00Z">
        <w:r w:rsidR="0064164C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5F05705B" w14:textId="51C07A17" w:rsidR="00511E9F" w:rsidRPr="009A7192" w:rsidDel="0064164C" w:rsidRDefault="00511E9F" w:rsidP="00511E9F">
      <w:pPr>
        <w:tabs>
          <w:tab w:val="left" w:pos="5040"/>
        </w:tabs>
        <w:spacing w:before="240" w:after="0"/>
        <w:rPr>
          <w:del w:id="2458" w:author="Edgar Josué Malagón Montaña" w:date="2015-06-20T14:33:00Z"/>
          <w:rFonts w:ascii="Times New Roman" w:eastAsiaTheme="minorEastAsia" w:hAnsi="Times New Roman" w:cs="Times New Roman"/>
          <w:color w:val="000000"/>
          <w:lang w:val="es-ES"/>
        </w:rPr>
      </w:pPr>
    </w:p>
    <w:p w14:paraId="34D51571" w14:textId="6018A9F5" w:rsidR="00221740" w:rsidRPr="009A7192" w:rsidDel="0064164C" w:rsidRDefault="00221740" w:rsidP="00FA27F6">
      <w:pPr>
        <w:spacing w:after="0"/>
        <w:rPr>
          <w:del w:id="2459" w:author="Edgar Josué Malagón Montaña" w:date="2015-06-20T14:33:00Z"/>
          <w:rFonts w:ascii="Times New Roman" w:hAnsi="Times New Roman" w:cs="Times New Roman"/>
          <w:b/>
          <w:color w:val="000000"/>
          <w:lang w:val="es-ES"/>
        </w:rPr>
      </w:pPr>
    </w:p>
    <w:p w14:paraId="6DA46CBC" w14:textId="2D3D0189" w:rsidR="00221740" w:rsidRPr="009A7192" w:rsidDel="0064164C" w:rsidRDefault="00511E9F" w:rsidP="00511E9F">
      <w:pPr>
        <w:spacing w:after="0"/>
        <w:jc w:val="center"/>
        <w:rPr>
          <w:del w:id="2460" w:author="Edgar Josué Malagón Montaña" w:date="2015-06-20T14:33:00Z"/>
          <w:rFonts w:ascii="Times New Roman" w:hAnsi="Times New Roman" w:cs="Times New Roman"/>
          <w:b/>
          <w:color w:val="000000"/>
          <w:lang w:val="es-ES"/>
        </w:rPr>
      </w:pPr>
      <w:del w:id="2461" w:author="Edgar Josué Malagón Montaña" w:date="2015-06-20T14:32:00Z">
        <w:r w:rsidRPr="009A7192" w:rsidDel="0064164C">
          <w:rPr>
            <w:rFonts w:ascii="Times New Roman" w:hAnsi="Times New Roman" w:cs="Times New Roman"/>
            <w:noProof/>
            <w:lang w:val="es-CO" w:eastAsia="ko-KR"/>
            <w:rPrChange w:id="2462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5C960AAA" wp14:editId="1039824B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302895</wp:posOffset>
                  </wp:positionV>
                  <wp:extent cx="304800" cy="381000"/>
                  <wp:effectExtent l="0" t="0" r="19050" b="19050"/>
                  <wp:wrapNone/>
                  <wp:docPr id="39" name="39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4800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6D5EF4BD" w14:textId="19E93F50" w:rsidR="00086586" w:rsidRDefault="00086586" w:rsidP="00511E9F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C960AAA" id="39 Cuadro de texto" o:spid="_x0000_s1046" type="#_x0000_t202" style="position:absolute;left:0;text-align:left;margin-left:21.45pt;margin-top:23.85pt;width:24pt;height:30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" fillcolor="window" strokecolor="window" strokeweight=".5pt">
                  <v:textbox>
                    <w:txbxContent>
                      <w:p w14:paraId="6D5EF4BD" w14:textId="19E93F50" w:rsidR="00086586" w:rsidRDefault="00086586" w:rsidP="00511E9F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</w:del>
      <w:del w:id="2463" w:author="Edgar Josué Malagón Montaña" w:date="2015-06-20T14:33:00Z">
        <w:r w:rsidRPr="009A7192" w:rsidDel="0064164C">
          <w:rPr>
            <w:rFonts w:ascii="Times New Roman" w:hAnsi="Times New Roman" w:cs="Times New Roman"/>
            <w:noProof/>
            <w:lang w:val="es-CO" w:eastAsia="ko-KR"/>
            <w:rPrChange w:id="2464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 wp14:anchorId="4EA67566" wp14:editId="0D13F591">
                  <wp:simplePos x="0" y="0"/>
                  <wp:positionH relativeFrom="column">
                    <wp:posOffset>5225415</wp:posOffset>
                  </wp:positionH>
                  <wp:positionV relativeFrom="paragraph">
                    <wp:posOffset>1960245</wp:posOffset>
                  </wp:positionV>
                  <wp:extent cx="304800" cy="247650"/>
                  <wp:effectExtent l="0" t="0" r="19050" b="19050"/>
                  <wp:wrapNone/>
                  <wp:docPr id="37" name="37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480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EAE5F" w14:textId="2041968E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EA67566" id="37 Cuadro de texto" o:spid="_x0000_s1047" type="#_x0000_t202" style="position:absolute;left:0;text-align:left;margin-left:411.45pt;margin-top:154.35pt;width:24pt;height:19.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" fillcolor="white [3201]" strokecolor="white [3212]" strokeweight=".5pt">
                  <v:textbox>
                    <w:txbxContent>
                      <w:p w14:paraId="4A4EAE5F" w14:textId="2041968E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64164C">
          <w:rPr>
            <w:rFonts w:ascii="Times New Roman" w:hAnsi="Times New Roman" w:cs="Times New Roman"/>
            <w:noProof/>
            <w:lang w:val="es-CO" w:eastAsia="ko-KR"/>
            <w:rPrChange w:id="2465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57728" behindDoc="0" locked="0" layoutInCell="1" allowOverlap="1" wp14:anchorId="66A0279A" wp14:editId="30680F35">
                  <wp:simplePos x="0" y="0"/>
                  <wp:positionH relativeFrom="column">
                    <wp:posOffset>4739640</wp:posOffset>
                  </wp:positionH>
                  <wp:positionV relativeFrom="paragraph">
                    <wp:posOffset>1131570</wp:posOffset>
                  </wp:positionV>
                  <wp:extent cx="962025" cy="285750"/>
                  <wp:effectExtent l="0" t="0" r="28575" b="19050"/>
                  <wp:wrapNone/>
                  <wp:docPr id="36" name="36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620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B068CF" w14:textId="1073380C" w:rsidR="00086586" w:rsidRDefault="00086586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y=cosecx</m:t>
                                  </m:r>
                                </m:oMath>
                              </m:oMathPara>
                            </w:p>
                            <w:p w14:paraId="6BF783D0" w14:textId="77777777" w:rsidR="00086586" w:rsidRDefault="0008658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6A0279A" id="36 Cuadro de texto" o:spid="_x0000_s1048" type="#_x0000_t202" style="position:absolute;left:0;text-align:left;margin-left:373.2pt;margin-top:89.1pt;width:75.75pt;height:2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" fillcolor="white [3201]" strokecolor="white [3212]" strokeweight=".5pt">
                  <v:textbox>
                    <w:txbxContent>
                      <w:p w14:paraId="0CB068CF" w14:textId="1073380C" w:rsidR="00086586" w:rsidRDefault="00086586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y=cosecx</m:t>
                            </m:r>
                          </m:oMath>
                        </m:oMathPara>
                      </w:p>
                      <w:p w14:paraId="6BF783D0" w14:textId="77777777" w:rsidR="00086586" w:rsidRDefault="00086586"/>
                    </w:txbxContent>
                  </v:textbox>
                </v:shape>
              </w:pict>
            </mc:Fallback>
          </mc:AlternateContent>
        </w:r>
      </w:del>
      <w:del w:id="2466" w:author="Edgar Josué Malagón Montaña" w:date="2015-06-20T14:32:00Z">
        <w:r w:rsidRPr="009A7192" w:rsidDel="0064164C">
          <w:rPr>
            <w:rFonts w:ascii="Times New Roman" w:hAnsi="Times New Roman" w:cs="Times New Roman"/>
            <w:noProof/>
            <w:lang w:val="es-CO" w:eastAsia="ko-KR"/>
            <w:rPrChange w:id="2467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5838EFA9" wp14:editId="651D8855">
              <wp:extent cx="5705475" cy="4038600"/>
              <wp:effectExtent l="0" t="0" r="9525" b="0"/>
              <wp:docPr id="31" name="Imagen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5"/>
                      <a:srcRect l="21402" t="16314" r="42248" b="10876"/>
                      <a:stretch/>
                    </pic:blipFill>
                    <pic:spPr bwMode="auto">
                      <a:xfrm>
                        <a:off x="0" y="0"/>
                        <a:ext cx="5710074" cy="404185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57EC5C96" w14:textId="77777777" w:rsidR="00221740" w:rsidRPr="009A7192" w:rsidRDefault="00221740">
      <w:pPr>
        <w:spacing w:after="0"/>
        <w:jc w:val="center"/>
        <w:rPr>
          <w:rFonts w:ascii="Times New Roman" w:hAnsi="Times New Roman" w:cs="Times New Roman"/>
          <w:b/>
          <w:color w:val="000000"/>
          <w:lang w:val="es-ES"/>
        </w:rPr>
        <w:pPrChange w:id="2468" w:author="Edgar Josué Malagón Montaña" w:date="2015-06-20T14:33:00Z">
          <w:pPr>
            <w:spacing w:after="0"/>
          </w:pPr>
        </w:pPrChange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9"/>
        <w:gridCol w:w="7519"/>
      </w:tblGrid>
      <w:tr w:rsidR="00511E9F" w:rsidRPr="009A7192" w14:paraId="15AF1337" w14:textId="77777777" w:rsidTr="00511E9F">
        <w:trPr>
          <w:trHeight w:val="370"/>
        </w:trPr>
        <w:tc>
          <w:tcPr>
            <w:tcW w:w="9033" w:type="dxa"/>
            <w:gridSpan w:val="2"/>
            <w:shd w:val="clear" w:color="auto" w:fill="0D0D0D" w:themeFill="text1" w:themeFillTint="F2"/>
          </w:tcPr>
          <w:p w14:paraId="508EE9E0" w14:textId="77777777" w:rsidR="00511E9F" w:rsidRPr="009A7192" w:rsidRDefault="00511E9F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511E9F" w:rsidRPr="009A7192" w14:paraId="7C850CDB" w14:textId="77777777" w:rsidTr="00022E85">
        <w:tc>
          <w:tcPr>
            <w:tcW w:w="2518" w:type="dxa"/>
          </w:tcPr>
          <w:p w14:paraId="7880DA7A" w14:textId="77777777" w:rsidR="00511E9F" w:rsidRPr="009A7192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24A6EB0" w14:textId="6BBBDB43" w:rsidR="00511E9F" w:rsidRPr="009A7192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469" w:author="Edgar Josué Malagón Montaña" w:date="2015-06-20T14:33:00Z">
              <w:r w:rsidR="006416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2470" w:author="Edgar Josué Malagón Montaña" w:date="2015-06-20T14:37:00Z">
              <w:r w:rsidR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2471" w:author="Edgar Josué Malagón Montaña" w:date="2015-06-20T14:37:00Z">
              <w:r w:rsidRPr="009A7192" w:rsidDel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</w:p>
        </w:tc>
      </w:tr>
      <w:tr w:rsidR="00511E9F" w:rsidRPr="009A7192" w14:paraId="09A53C6D" w14:textId="77777777" w:rsidTr="00022E85">
        <w:tc>
          <w:tcPr>
            <w:tcW w:w="2518" w:type="dxa"/>
          </w:tcPr>
          <w:p w14:paraId="174B333C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AF95100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11E9F" w:rsidRPr="009A7192" w14:paraId="5285099D" w14:textId="77777777" w:rsidTr="00022E85">
        <w:tc>
          <w:tcPr>
            <w:tcW w:w="2518" w:type="dxa"/>
          </w:tcPr>
          <w:p w14:paraId="230BE9C1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342926A" w14:textId="57607110" w:rsidR="0064164C" w:rsidRPr="0064164C" w:rsidRDefault="0064164C" w:rsidP="00022E85">
            <w:pPr>
              <w:jc w:val="center"/>
              <w:rPr>
                <w:ins w:id="2472" w:author="Edgar Josué Malagón Montaña" w:date="2015-06-20T14:33:00Z"/>
                <w:rFonts w:ascii="Times New Roman" w:hAnsi="Times New Roman" w:cs="Times New Roman"/>
                <w:i/>
                <w:noProof/>
                <w:lang w:val="es-CO" w:eastAsia="es-CO"/>
                <w:rPrChange w:id="2473" w:author="Edgar Josué Malagón Montaña" w:date="2015-06-20T14:34:00Z">
                  <w:rPr>
                    <w:ins w:id="2474" w:author="Edgar Josué Malagón Montaña" w:date="2015-06-20T14:33:00Z"/>
                    <w:rFonts w:ascii="Times New Roman" w:hAnsi="Times New Roman" w:cs="Times New Roman"/>
                    <w:noProof/>
                    <w:lang w:val="es-CO" w:eastAsia="es-CO"/>
                  </w:rPr>
                </w:rPrChange>
              </w:rPr>
            </w:pPr>
            <w:ins w:id="2475" w:author="Edgar Josué Malagón Montaña" w:date="2015-06-20T14:33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>Agregar l</w:t>
              </w:r>
            </w:ins>
            <w:ins w:id="2476" w:author="Edgar Josué Malagón Montaña" w:date="2015-06-20T14:34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>o</w:t>
              </w:r>
            </w:ins>
            <w:ins w:id="2477" w:author="Edgar Josué Malagón Montaña" w:date="2015-06-20T14:33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s nombres de los ejes e identificar la gráfica con la función </w:t>
              </w:r>
              <w:r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y</w:t>
              </w:r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 = csc </w:t>
              </w:r>
            </w:ins>
            <w:ins w:id="2478" w:author="Edgar Josué Malagón Montaña" w:date="2015-06-20T14:34:00Z">
              <w:r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x</w:t>
              </w:r>
            </w:ins>
          </w:p>
          <w:p w14:paraId="1B1367E2" w14:textId="390420F6" w:rsidR="00511E9F" w:rsidRPr="009A7192" w:rsidRDefault="0064164C" w:rsidP="00022E8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479" w:author="Edgar Josué Malagón Montaña" w:date="2015-06-20T14:32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480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6E714F69" wp14:editId="0C006B61">
                    <wp:extent cx="5705475" cy="4038600"/>
                    <wp:effectExtent l="0" t="0" r="9525" b="0"/>
                    <wp:docPr id="72" name="Imagen 7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5"/>
                            <a:srcRect l="21402" t="16314" r="42248" b="10876"/>
                            <a:stretch/>
                          </pic:blipFill>
                          <pic:spPr bwMode="auto">
                            <a:xfrm>
                              <a:off x="0" y="0"/>
                              <a:ext cx="5710074" cy="40418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11E9F" w:rsidRPr="009A7192" w14:paraId="33F44DC6" w14:textId="77777777" w:rsidTr="00022E85">
        <w:tc>
          <w:tcPr>
            <w:tcW w:w="2518" w:type="dxa"/>
          </w:tcPr>
          <w:p w14:paraId="54CEB4EF" w14:textId="77777777" w:rsidR="00511E9F" w:rsidRPr="009A7192" w:rsidRDefault="00511E9F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9001A0E" w14:textId="553357FE" w:rsidR="00511E9F" w:rsidRPr="009A7192" w:rsidRDefault="00511E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Función cosecante en  el intervalo</w:t>
            </w:r>
            <w:ins w:id="2481" w:author="Edgar Josué Malagón Montaña" w:date="2015-06-20T14:34:00Z">
              <w:r w:rsidR="006416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[0, 2π.]</w:t>
              </w:r>
            </w:ins>
            <w:del w:id="2482" w:author="Edgar Josué Malagón Montaña" w:date="2015-06-20T14:34:00Z">
              <w:r w:rsidRPr="009A7192" w:rsidDel="006416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0, 2π</m:t>
                    </m:r>
                  </m:e>
                </m:d>
              </m:oMath>
            </w:del>
          </w:p>
        </w:tc>
      </w:tr>
    </w:tbl>
    <w:p w14:paraId="5725DC17" w14:textId="77777777" w:rsidR="001D5457" w:rsidRDefault="00511E9F" w:rsidP="00511E9F">
      <w:pPr>
        <w:pStyle w:val="Prrafodelista"/>
        <w:numPr>
          <w:ilvl w:val="0"/>
          <w:numId w:val="48"/>
        </w:numPr>
        <w:spacing w:before="240" w:after="0"/>
        <w:rPr>
          <w:ins w:id="2483" w:author="Edgar Josué Malagón Montaña" w:date="2015-06-20T14:35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El dominio de</w:t>
      </w:r>
      <w:del w:id="2484" w:author="Edgar Josué Malagón Montaña" w:date="2015-06-20T14:35:00Z">
        <w:r w:rsidRPr="009A7192" w:rsidDel="001D545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 función cosecante corresponde </w:t>
      </w:r>
      <w:del w:id="2485" w:author="Edgar Josué Malagón Montaña" w:date="2015-06-20T14:35:00Z">
        <w:r w:rsidRPr="009A7192" w:rsidDel="001D5457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a</w:t>
      </w:r>
      <w:ins w:id="2486" w:author="Edgar Josué Malagón Montaña" w:date="2015-06-20T14:35:00Z">
        <w:r w:rsidR="001D5457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3D89FDE9" w14:textId="634658EF" w:rsidR="00511E9F" w:rsidRDefault="00086586">
      <w:pPr>
        <w:pStyle w:val="Prrafodelista"/>
        <w:spacing w:before="240" w:after="0"/>
        <w:jc w:val="center"/>
        <w:rPr>
          <w:ins w:id="2487" w:author="Edgar Josué Malagón Montaña" w:date="2015-06-20T14:35:00Z"/>
          <w:rFonts w:ascii="Times New Roman" w:eastAsiaTheme="minorEastAsia" w:hAnsi="Times New Roman" w:cs="Times New Roman"/>
          <w:color w:val="000000"/>
          <w:lang w:val="es-ES"/>
        </w:rPr>
        <w:pPrChange w:id="2488" w:author="Edgar Josué Malagón Montaña" w:date="2015-06-20T14:35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∈R </m:t>
              </m:r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x≠nπ,  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para</m:t>
              </m:r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 xml:space="preserve"> n</m:t>
              </m:r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∈Z</m:t>
              </m:r>
            </m:e>
          </m:d>
        </m:oMath>
      </m:oMathPara>
    </w:p>
    <w:p w14:paraId="64B3DD86" w14:textId="77777777" w:rsidR="001D5457" w:rsidRPr="009A7192" w:rsidRDefault="001D5457">
      <w:pPr>
        <w:pStyle w:val="Prrafodelista"/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  <w:pPrChange w:id="2489" w:author="Edgar Josué Malagón Montaña" w:date="2015-06-20T14:35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</w:p>
    <w:p w14:paraId="3D49616E" w14:textId="4AE2D108" w:rsidR="006749CF" w:rsidRDefault="00511E9F" w:rsidP="00511E9F">
      <w:pPr>
        <w:pStyle w:val="Prrafodelista"/>
        <w:numPr>
          <w:ilvl w:val="0"/>
          <w:numId w:val="48"/>
        </w:numPr>
        <w:spacing w:before="240" w:after="0"/>
        <w:rPr>
          <w:ins w:id="2490" w:author="Edgar Josué Malagón Montaña" w:date="2015-06-20T14:35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El rango de</w:t>
      </w:r>
      <w:ins w:id="2491" w:author="Edgar Josué Malagón Montaña" w:date="2015-06-20T14:35:00Z">
        <w:r w:rsidR="006749C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6749CF">
          <w:rPr>
            <w:rFonts w:ascii="Times New Roman" w:hAnsi="Times New Roman" w:cs="Times New Roman"/>
            <w:i/>
            <w:noProof/>
            <w:lang w:val="es-CO" w:eastAsia="es-CO"/>
          </w:rPr>
          <w:t>y</w:t>
        </w:r>
        <w:r w:rsidR="006749CF">
          <w:rPr>
            <w:rFonts w:ascii="Times New Roman" w:hAnsi="Times New Roman" w:cs="Times New Roman"/>
            <w:noProof/>
            <w:lang w:val="es-CO" w:eastAsia="es-CO"/>
          </w:rPr>
          <w:t xml:space="preserve"> = csc </w:t>
        </w:r>
        <w:r w:rsidR="006749CF">
          <w:rPr>
            <w:rFonts w:ascii="Times New Roman" w:hAnsi="Times New Roman" w:cs="Times New Roman"/>
            <w:i/>
            <w:noProof/>
            <w:lang w:val="es-CO" w:eastAsia="es-CO"/>
          </w:rPr>
          <w:t>x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492" w:author="Edgar Josué Malagón Montaña" w:date="2015-06-20T14:35:00Z">
            <w:rPr>
              <w:rFonts w:ascii="Cambria Math" w:eastAsiaTheme="minorEastAsia" w:hAnsi="Cambria Math" w:cs="Times New Roman"/>
              <w:color w:val="000000"/>
              <w:lang w:val="es-ES"/>
            </w:rPr>
            <m:t>y=secx</m:t>
          </w:del>
        </m:r>
      </m:oMath>
      <w:del w:id="2493" w:author="Edgar Josué Malagón Montaña" w:date="2015-06-20T14:35:00Z">
        <w:r w:rsidRPr="009A7192" w:rsidDel="006749C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es  el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corresponde a </w:t>
      </w:r>
      <w:del w:id="2494" w:author="Edgar Josué Malagón Montaña" w:date="2015-06-20T14:35:00Z">
        <w:r w:rsidRPr="009A7192" w:rsidDel="006749C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los </w:t>
      </w:r>
      <w:del w:id="2495" w:author="Edgar Josué Malagón Montaña" w:date="2015-06-20T14:35:00Z">
        <w:r w:rsidRPr="009A7192" w:rsidDel="006749C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intervalos</w:t>
      </w:r>
      <w:ins w:id="2496" w:author="Edgar Josué Malagón Montaña" w:date="2015-06-20T14:35:00Z">
        <w:r w:rsidR="006749CF">
          <w:rPr>
            <w:rFonts w:ascii="Times New Roman" w:eastAsiaTheme="minorEastAsia" w:hAnsi="Times New Roman" w:cs="Times New Roman"/>
            <w:color w:val="000000"/>
            <w:lang w:val="es-ES"/>
          </w:rPr>
          <w:t>:</w:t>
        </w:r>
      </w:ins>
    </w:p>
    <w:p w14:paraId="36C1EB4A" w14:textId="77777777" w:rsidR="006749CF" w:rsidRDefault="00086586">
      <w:pPr>
        <w:pStyle w:val="Prrafodelista"/>
        <w:spacing w:before="240" w:after="0"/>
        <w:jc w:val="center"/>
        <w:rPr>
          <w:ins w:id="2497" w:author="Edgar Josué Malagón Montaña" w:date="2015-06-20T14:36:00Z"/>
          <w:rFonts w:ascii="Times New Roman" w:eastAsiaTheme="minorEastAsia" w:hAnsi="Times New Roman" w:cs="Times New Roman"/>
          <w:color w:val="000000"/>
          <w:lang w:val="es-ES"/>
        </w:rPr>
        <w:pPrChange w:id="2498" w:author="Edgar Josué Malagón Montaña" w:date="2015-06-20T14:36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m:oMathPara>
        <m:oMath>
          <m:d>
            <m:dPr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∪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∞</m:t>
                  </m:r>
                </m:e>
              </m:d>
            </m:e>
          </m:d>
        </m:oMath>
      </m:oMathPara>
    </w:p>
    <w:p w14:paraId="71DEB7F9" w14:textId="486C4648" w:rsidR="00511E9F" w:rsidRPr="009A7192" w:rsidRDefault="00511E9F">
      <w:pPr>
        <w:pStyle w:val="Prrafodelista"/>
        <w:spacing w:before="240"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  <w:pPrChange w:id="2499" w:author="Edgar Josué Malagón Montaña" w:date="2015-06-20T14:36:00Z">
          <w:pPr>
            <w:pStyle w:val="Prrafodelista"/>
            <w:numPr>
              <w:numId w:val="48"/>
            </w:numPr>
            <w:spacing w:before="240" w:after="0"/>
            <w:ind w:hanging="360"/>
          </w:pPr>
        </w:pPrChange>
      </w:pPr>
      <w:del w:id="2500" w:author="Edgar Josué Malagón Montaña" w:date="2015-06-20T14:36:00Z">
        <w:r w:rsidRPr="009A7192" w:rsidDel="006749CF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0844AD9E" w14:textId="49F0AA16" w:rsidR="00511E9F" w:rsidRPr="009A7192" w:rsidRDefault="00511E9F" w:rsidP="00511E9F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 grafica de la </w:t>
      </w:r>
      <w:del w:id="2501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secante </w:t>
      </w:r>
      <w:del w:id="2502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no </w:t>
      </w:r>
      <w:del w:id="2503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interseca al </w:t>
      </w:r>
      <w:del w:id="2504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eje</w:t>
      </w:r>
      <w:ins w:id="2505" w:author="Edgar Josué Malagón Montaña" w:date="2015-06-20T14:36:00Z">
        <w:r w:rsidR="00EE6B9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EE6B9F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del w:id="2506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x</m:t>
          </m:r>
        </m:oMath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2507" w:author="Edgar Josué Malagón Montaña" w:date="2015-06-20T14:36:00Z">
        <w:r w:rsidR="00EE6B9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en </w:t>
      </w:r>
      <w:del w:id="2508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algún </w:t>
      </w:r>
      <w:del w:id="2509" w:author="Edgar Josué Malagón Montaña" w:date="2015-06-20T14:36:00Z"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punto.</w:t>
      </w:r>
    </w:p>
    <w:p w14:paraId="01C2F0D1" w14:textId="3C4FBDCD" w:rsidR="00221740" w:rsidRPr="009A7192" w:rsidRDefault="00511E9F" w:rsidP="00221740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La grafica </w:t>
      </w:r>
      <w:del w:id="2510" w:author="Edgar Josué Malagón Montaña" w:date="2015-06-20T14:36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de </w:t>
      </w:r>
      <w:del w:id="2511" w:author="Edgar Josué Malagón Montaña" w:date="2015-06-20T14:36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la </w:t>
      </w:r>
      <w:del w:id="2512" w:author="Edgar Josué Malagón Montaña" w:date="2015-06-20T14:36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función </w:t>
      </w:r>
      <w:del w:id="2513" w:author="Edgar Josué Malagón Montaña" w:date="2015-06-20T14:36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secante no </w:t>
      </w:r>
      <w:del w:id="2514" w:author="Edgar Josué Malagón Montaña" w:date="2015-06-20T14:36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interseca </w:t>
      </w:r>
      <w:del w:id="2515" w:author="Edgar Josué Malagón Montaña" w:date="2015-06-20T14:36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 xml:space="preserve">al </w:t>
      </w:r>
      <w:del w:id="2516" w:author="Edgar Josué Malagón Montaña" w:date="2015-06-20T14:37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hAnsi="Times New Roman" w:cs="Times New Roman"/>
          <w:color w:val="000000"/>
          <w:lang w:val="es-ES"/>
        </w:rPr>
        <w:t>eje</w:t>
      </w:r>
      <w:ins w:id="2517" w:author="Edgar Josué Malagón Montaña" w:date="2015-06-20T14:37:00Z">
        <w:r w:rsidR="00EE6B9F">
          <w:rPr>
            <w:rFonts w:ascii="Times New Roman" w:hAnsi="Times New Roman" w:cs="Times New Roman"/>
            <w:color w:val="000000"/>
            <w:lang w:val="es-ES"/>
          </w:rPr>
          <w:t xml:space="preserve"> </w:t>
        </w:r>
        <w:r w:rsidR="00EE6B9F">
          <w:rPr>
            <w:rFonts w:ascii="Times New Roman" w:hAnsi="Times New Roman" w:cs="Times New Roman"/>
            <w:i/>
            <w:color w:val="000000"/>
            <w:lang w:val="es-ES"/>
          </w:rPr>
          <w:t>Y</w:t>
        </w:r>
      </w:ins>
      <w:del w:id="2518" w:author="Edgar Josué Malagón Montaña" w:date="2015-06-20T14:37:00Z">
        <w:r w:rsidRPr="009A7192" w:rsidDel="00EE6B9F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y</m:t>
          </m:r>
        </m:oMath>
        <w:r w:rsidRPr="009A7192" w:rsidDel="00EE6B9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43BA7DA3" w14:textId="77777777" w:rsidR="00511E9F" w:rsidRPr="009A7192" w:rsidRDefault="00511E9F" w:rsidP="00511E9F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2DC9AD9" w14:textId="2EE7A1F8" w:rsidR="00511E9F" w:rsidRPr="009A7192" w:rsidRDefault="00511E9F" w:rsidP="00511E9F">
      <w:pPr>
        <w:spacing w:before="240" w:after="0"/>
        <w:jc w:val="center"/>
        <w:rPr>
          <w:rFonts w:ascii="Times New Roman" w:hAnsi="Times New Roman" w:cs="Times New Roman"/>
          <w:color w:val="000000"/>
          <w:lang w:val="es-ES"/>
        </w:rPr>
      </w:pPr>
      <w:moveFromRangeStart w:id="2519" w:author="Edgar Josué Malagón Montaña" w:date="2015-06-20T14:37:00Z" w:name="move422574395"/>
      <w:moveFrom w:id="2520" w:author="Edgar Josué Malagón Montaña" w:date="2015-06-20T14:37:00Z">
        <w:r w:rsidRPr="009A7192" w:rsidDel="00865141">
          <w:rPr>
            <w:rFonts w:ascii="Times New Roman" w:hAnsi="Times New Roman" w:cs="Times New Roman"/>
            <w:noProof/>
            <w:lang w:val="es-CO" w:eastAsia="ko-KR"/>
            <w:rPrChange w:id="2521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528DE4A0" wp14:editId="073D7A31">
              <wp:extent cx="5600700" cy="3067050"/>
              <wp:effectExtent l="0" t="0" r="0" b="0"/>
              <wp:docPr id="40" name="Imagen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6"/>
                      <a:srcRect l="16816" t="17220" r="11334" b="9366"/>
                      <a:stretch/>
                    </pic:blipFill>
                    <pic:spPr bwMode="auto">
                      <a:xfrm>
                        <a:off x="0" y="0"/>
                        <a:ext cx="5605214" cy="306952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From>
      <w:moveFromRangeEnd w:id="2519"/>
    </w:p>
    <w:p w14:paraId="6869B6DF" w14:textId="77777777" w:rsidR="00817BA9" w:rsidRPr="009A7192" w:rsidRDefault="00817BA9" w:rsidP="00511E9F">
      <w:pPr>
        <w:spacing w:before="240" w:after="0"/>
        <w:jc w:val="center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8"/>
        <w:gridCol w:w="7500"/>
      </w:tblGrid>
      <w:tr w:rsidR="00817BA9" w:rsidRPr="009A7192" w14:paraId="050BC6B9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6A1D672B" w14:textId="77777777" w:rsidR="00817BA9" w:rsidRPr="009A7192" w:rsidRDefault="00817BA9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17BA9" w:rsidRPr="009A7192" w14:paraId="4CE5F7E8" w14:textId="77777777" w:rsidTr="00022E85">
        <w:tc>
          <w:tcPr>
            <w:tcW w:w="2518" w:type="dxa"/>
          </w:tcPr>
          <w:p w14:paraId="2FD3627A" w14:textId="77777777" w:rsidR="00817BA9" w:rsidRPr="009A7192" w:rsidRDefault="00817BA9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5B75AFCB" w14:textId="6A0AE2C5" w:rsidR="00817BA9" w:rsidRPr="009A7192" w:rsidRDefault="00817BA9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522" w:author="Edgar Josué Malagón Montaña" w:date="2015-06-20T14:37:00Z">
              <w:r w:rsidR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2523" w:author="Edgar Josué Malagón Montaña" w:date="2015-06-20T14:37:00Z">
              <w:r w:rsidR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2524" w:author="Edgar Josué Malagón Montaña" w:date="2015-06-20T14:37:00Z">
              <w:r w:rsidRPr="009A7192" w:rsidDel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</w:p>
        </w:tc>
      </w:tr>
      <w:tr w:rsidR="00817BA9" w:rsidRPr="009A7192" w14:paraId="561C9B49" w14:textId="77777777" w:rsidTr="00022E85">
        <w:tc>
          <w:tcPr>
            <w:tcW w:w="2518" w:type="dxa"/>
          </w:tcPr>
          <w:p w14:paraId="2D644E1B" w14:textId="77777777" w:rsidR="00817BA9" w:rsidRPr="009A7192" w:rsidRDefault="00817BA9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C153EF1" w14:textId="019A70E4" w:rsidR="00817BA9" w:rsidRPr="009A7192" w:rsidRDefault="00817BA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Los </w:t>
            </w:r>
            <w:del w:id="2525" w:author="Edgar Josué Malagón Montaña" w:date="2015-06-20T14:38:00Z">
              <w:r w:rsidRPr="009A7192" w:rsidDel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colores  asignados </w:t>
            </w:r>
            <w:del w:id="2526" w:author="Edgar Josué Malagón Montaña" w:date="2015-06-20T14:38:00Z">
              <w:r w:rsidRPr="009A7192" w:rsidDel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permiten identificar </w:t>
            </w:r>
            <w:del w:id="2527" w:author="Edgar Josué Malagón Montaña" w:date="2015-06-20T14:38:00Z">
              <w:r w:rsidRPr="009A7192" w:rsidDel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del w:id="2528" w:author="Edgar Josué Malagón Montaña" w:date="2015-06-20T14:38:00Z">
              <w:r w:rsidRPr="009A7192" w:rsidDel="00865141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periodicidad de la función.</w:t>
            </w:r>
          </w:p>
        </w:tc>
      </w:tr>
      <w:tr w:rsidR="00817BA9" w:rsidRPr="009A7192" w14:paraId="740ECF74" w14:textId="77777777" w:rsidTr="00022E85">
        <w:tc>
          <w:tcPr>
            <w:tcW w:w="2518" w:type="dxa"/>
          </w:tcPr>
          <w:p w14:paraId="227E2367" w14:textId="77777777" w:rsidR="00817BA9" w:rsidRPr="009A7192" w:rsidRDefault="00817BA9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9502A1C" w14:textId="77777777" w:rsidR="00DD329C" w:rsidRPr="00E0273B" w:rsidRDefault="00DD329C" w:rsidP="00DD329C">
            <w:pPr>
              <w:jc w:val="center"/>
              <w:rPr>
                <w:ins w:id="2529" w:author="Edgar Josué Malagón Montaña" w:date="2015-06-20T14:39:00Z"/>
                <w:rFonts w:ascii="Times New Roman" w:hAnsi="Times New Roman" w:cs="Times New Roman"/>
                <w:i/>
                <w:noProof/>
                <w:lang w:val="es-CO" w:eastAsia="es-CO"/>
              </w:rPr>
            </w:pPr>
            <w:ins w:id="2530" w:author="Edgar Josué Malagón Montaña" w:date="2015-06-20T14:39:00Z"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Agregar los nombres de los ejes e identificar la gráfica con la función </w:t>
              </w:r>
              <w:r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y</w:t>
              </w:r>
              <w:r>
                <w:rPr>
                  <w:rFonts w:ascii="Times New Roman" w:hAnsi="Times New Roman" w:cs="Times New Roman"/>
                  <w:noProof/>
                  <w:lang w:val="es-CO" w:eastAsia="es-CO"/>
                </w:rPr>
                <w:t xml:space="preserve"> = csc </w:t>
              </w:r>
              <w:r>
                <w:rPr>
                  <w:rFonts w:ascii="Times New Roman" w:hAnsi="Times New Roman" w:cs="Times New Roman"/>
                  <w:i/>
                  <w:noProof/>
                  <w:lang w:val="es-CO" w:eastAsia="es-CO"/>
                </w:rPr>
                <w:t>x</w:t>
              </w:r>
            </w:ins>
          </w:p>
          <w:p w14:paraId="713F039B" w14:textId="77777777" w:rsidR="00865141" w:rsidRDefault="00865141" w:rsidP="00022E85">
            <w:pPr>
              <w:jc w:val="center"/>
              <w:rPr>
                <w:ins w:id="2531" w:author="Edgar Josué Malagón Montaña" w:date="2015-06-20T14:37:00Z"/>
                <w:rFonts w:ascii="Times New Roman" w:hAnsi="Times New Roman" w:cs="Times New Roman"/>
                <w:noProof/>
                <w:lang w:val="es-CO" w:eastAsia="es-CO"/>
              </w:rPr>
            </w:pPr>
          </w:p>
          <w:p w14:paraId="197A50B0" w14:textId="504BB01C" w:rsidR="00865141" w:rsidRDefault="00865141" w:rsidP="00022E85">
            <w:pPr>
              <w:jc w:val="center"/>
              <w:rPr>
                <w:ins w:id="2532" w:author="Edgar Josué Malagón Montaña" w:date="2015-06-20T14:37:00Z"/>
                <w:rFonts w:ascii="Times New Roman" w:hAnsi="Times New Roman" w:cs="Times New Roman"/>
                <w:noProof/>
                <w:lang w:val="es-CO" w:eastAsia="es-CO"/>
              </w:rPr>
            </w:pPr>
            <w:ins w:id="2533" w:author="Edgar Josué Malagón Montaña" w:date="2015-06-20T14:37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534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02B00049" wp14:editId="3507A964">
                    <wp:extent cx="5600700" cy="3067050"/>
                    <wp:effectExtent l="0" t="0" r="0" b="0"/>
                    <wp:docPr id="74" name="Imagen 7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6"/>
                            <a:srcRect l="16816" t="17220" r="11334" b="9366"/>
                            <a:stretch/>
                          </pic:blipFill>
                          <pic:spPr bwMode="auto">
                            <a:xfrm>
                              <a:off x="0" y="0"/>
                              <a:ext cx="5605214" cy="306952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47641B0" w14:textId="77777777" w:rsidR="00865141" w:rsidRDefault="00865141" w:rsidP="00022E85">
            <w:pPr>
              <w:jc w:val="center"/>
              <w:rPr>
                <w:ins w:id="2535" w:author="Edgar Josué Malagón Montaña" w:date="2015-06-20T14:37:00Z"/>
                <w:rFonts w:ascii="Times New Roman" w:hAnsi="Times New Roman" w:cs="Times New Roman"/>
                <w:noProof/>
                <w:lang w:val="es-CO" w:eastAsia="es-CO"/>
              </w:rPr>
            </w:pPr>
          </w:p>
          <w:p w14:paraId="5C20DEC3" w14:textId="7E2A2C56" w:rsidR="00817BA9" w:rsidRPr="009A7192" w:rsidRDefault="00865141" w:rsidP="00022E8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moveToRangeStart w:id="2536" w:author="Edgar Josué Malagón Montaña" w:date="2015-06-20T14:37:00Z" w:name="move422574395"/>
            <w:moveTo w:id="2537" w:author="Edgar Josué Malagón Montaña" w:date="2015-06-20T14:37:00Z">
              <w:del w:id="2538" w:author="Edgar Josué Malagón Montaña" w:date="2015-06-20T14:37:00Z">
                <w:r w:rsidRPr="009A7192" w:rsidDel="00865141">
                  <w:rPr>
                    <w:rFonts w:ascii="Times New Roman" w:hAnsi="Times New Roman" w:cs="Times New Roman"/>
                    <w:noProof/>
                    <w:lang w:val="es-CO" w:eastAsia="ko-KR"/>
                    <w:rPrChange w:id="2539" w:author="Unknown">
                      <w:rPr>
                        <w:noProof/>
                        <w:lang w:val="es-CO" w:eastAsia="ko-KR"/>
                      </w:rPr>
                    </w:rPrChange>
                  </w:rPr>
                  <w:drawing>
                    <wp:inline distT="0" distB="0" distL="0" distR="0" wp14:anchorId="05DF015F" wp14:editId="32F3DC00">
                      <wp:extent cx="5600700" cy="3067050"/>
                      <wp:effectExtent l="0" t="0" r="0" b="0"/>
                      <wp:docPr id="73" name="Imagen 7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 rotWithShape="1">
                              <a:blip r:embed="rId26"/>
                              <a:srcRect l="16816" t="17220" r="11334" b="936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605214" cy="306952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moveTo>
            <w:moveToRangeEnd w:id="2536"/>
          </w:p>
        </w:tc>
      </w:tr>
      <w:tr w:rsidR="00817BA9" w:rsidRPr="009A7192" w14:paraId="64C804B6" w14:textId="77777777" w:rsidTr="00022E85">
        <w:tc>
          <w:tcPr>
            <w:tcW w:w="2518" w:type="dxa"/>
          </w:tcPr>
          <w:p w14:paraId="77399591" w14:textId="77777777" w:rsidR="00817BA9" w:rsidRPr="009A7192" w:rsidRDefault="00817BA9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72BC240" w14:textId="20E630CE" w:rsidR="00817BA9" w:rsidRPr="009A7192" w:rsidRDefault="00DD329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540" w:author="Edgar Josué Malagón Montaña" w:date="2015-06-20T14:38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Grafica de la función</w:t>
              </w:r>
            </w:ins>
            <w:del w:id="2541" w:author="Edgar Josué Malagón Montaña" w:date="2015-06-20T14:38:00Z">
              <w:r w:rsidR="00817BA9" w:rsidRPr="009A7192" w:rsidDel="00DD329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Función</w:delText>
              </w:r>
            </w:del>
            <w:r w:rsidR="00817BA9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cosecante</w:t>
            </w:r>
            <w:ins w:id="2542" w:author="Edgar Josué Malagón Montaña" w:date="2015-06-20T14:38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</w:p>
        </w:tc>
      </w:tr>
    </w:tbl>
    <w:p w14:paraId="7DADB4AD" w14:textId="3243C89B" w:rsidR="00817BA9" w:rsidRPr="009A7192" w:rsidRDefault="00817BA9" w:rsidP="00817BA9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La función</w:t>
      </w:r>
      <w:ins w:id="2543" w:author="Edgar Josué Malagón Montaña" w:date="2015-06-20T14:39:00Z"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DD329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csc </w:t>
        </w:r>
        <w:r w:rsidR="00DD329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544" w:author="Edgar Josué Malagón Montaña" w:date="2015-06-20T14:39:00Z">
            <w:rPr>
              <w:rFonts w:ascii="Cambria Math" w:eastAsiaTheme="minorEastAsia" w:hAnsi="Cambria Math" w:cs="Times New Roman"/>
              <w:color w:val="000000"/>
              <w:lang w:val="es-ES"/>
            </w:rPr>
            <m:t>y=cosecx</m:t>
          </w:del>
        </m:r>
      </m:oMath>
      <w:del w:id="2545" w:author="Edgar Josué Malagón Montaña" w:date="2015-06-20T14:39:00Z">
        <w:r w:rsidRPr="009A7192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del w:id="2546" w:author="Edgar Josué Malagón Montaña" w:date="2015-06-20T14:39:00Z">
        <w:r w:rsidRPr="009A7192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periódica </w:t>
      </w:r>
      <w:del w:id="2547" w:author="Edgar Josué Malagón Montaña" w:date="2015-06-20T14:39:00Z">
        <w:r w:rsidRPr="009A7192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con periodo</w:t>
      </w:r>
      <w:ins w:id="2548" w:author="Edgar Josué Malagón Montaña" w:date="2015-06-20T14:39:00Z"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2π</w:t>
        </w:r>
      </w:ins>
      <w:del w:id="2549" w:author="Edgar Josué Malagón Montaña" w:date="2015-06-20T14:39:00Z">
        <w:r w:rsidRPr="009A7192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2π</m:t>
          </m:r>
        </m:oMath>
        <w:r w:rsidRPr="009A7192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2550" w:author="Edgar Josué Malagón Montaña" w:date="2015-06-20T14:39:00Z"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0BF958D9" w14:textId="25E64EC6" w:rsidR="00817BA9" w:rsidRPr="009A7192" w:rsidDel="00DD329C" w:rsidRDefault="00817BA9">
      <w:pPr>
        <w:pStyle w:val="Prrafodelista"/>
        <w:numPr>
          <w:ilvl w:val="0"/>
          <w:numId w:val="48"/>
        </w:numPr>
        <w:spacing w:before="240" w:after="0"/>
        <w:rPr>
          <w:del w:id="2551" w:author="Edgar Josué Malagón Montaña" w:date="2015-06-20T14:40:00Z"/>
          <w:rFonts w:ascii="Times New Roman" w:eastAsiaTheme="minorEastAsia" w:hAnsi="Times New Roman" w:cs="Times New Roman"/>
          <w:color w:val="000000"/>
          <w:lang w:val="es-ES"/>
        </w:rPr>
      </w:pPr>
      <w:r w:rsidRPr="00DD329C">
        <w:rPr>
          <w:rFonts w:ascii="Times New Roman" w:hAnsi="Times New Roman" w:cs="Times New Roman"/>
          <w:color w:val="000000"/>
          <w:lang w:val="es-ES"/>
        </w:rPr>
        <w:t xml:space="preserve">La función no posee valores </w:t>
      </w:r>
      <w:del w:id="2552" w:author="Edgar Josué Malagón Montaña" w:date="2015-06-20T14:39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 xml:space="preserve">máximos </w:t>
      </w:r>
      <w:del w:id="2553" w:author="Edgar Josué Malagón Montaña" w:date="2015-06-20T14:39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 xml:space="preserve">absolutos, sin </w:t>
      </w:r>
      <w:del w:id="2554" w:author="Edgar Josué Malagón Montaña" w:date="2015-06-20T14:39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 xml:space="preserve">embargo posee </w:t>
      </w:r>
      <w:del w:id="2555" w:author="Edgar Josué Malagón Montaña" w:date="2015-06-20T14:40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 xml:space="preserve">máximos </w:t>
      </w:r>
      <w:del w:id="2556" w:author="Edgar Josué Malagón Montaña" w:date="2015-06-20T14:40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 xml:space="preserve">relativos </w:t>
      </w:r>
      <w:del w:id="2557" w:author="Edgar Josué Malagón Montaña" w:date="2015-06-20T14:40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 xml:space="preserve">en los </w:t>
      </w:r>
      <w:del w:id="2558" w:author="Edgar Josué Malagón Montaña" w:date="2015-06-20T14:40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hAnsi="Times New Roman" w:cs="Times New Roman"/>
          <w:color w:val="000000"/>
          <w:lang w:val="es-ES"/>
        </w:rPr>
        <w:t>intervalos</w:t>
      </w:r>
      <w:ins w:id="2559" w:author="Edgar Josué Malagón Montaña" w:date="2015-06-20T14:40:00Z">
        <w:r w:rsidR="00DD329C" w:rsidRPr="00DD329C">
          <w:rPr>
            <w:rFonts w:ascii="Times New Roman" w:hAnsi="Times New Roman" w:cs="Times New Roman"/>
            <w:color w:val="000000"/>
            <w:lang w:val="es-ES"/>
          </w:rPr>
          <w:t xml:space="preserve"> (π, 2π),</w:t>
        </w:r>
      </w:ins>
      <w:r w:rsidRPr="00DD329C">
        <w:rPr>
          <w:rFonts w:ascii="Times New Roman" w:hAnsi="Times New Roman" w:cs="Times New Roman"/>
          <w:color w:val="000000"/>
          <w:lang w:val="es-ES"/>
        </w:rPr>
        <w:t xml:space="preserve"> </w:t>
      </w:r>
      <w:ins w:id="2560" w:author="Edgar Josué Malagón Montaña" w:date="2015-06-20T14:40:00Z">
        <w:r w:rsidR="00DD329C" w:rsidRPr="00DD329C">
          <w:rPr>
            <w:rFonts w:ascii="Times New Roman" w:hAnsi="Times New Roman" w:cs="Times New Roman"/>
            <w:color w:val="000000"/>
            <w:lang w:val="es-ES"/>
          </w:rPr>
          <w:t>(3π, 4π)…</w:t>
        </w:r>
      </w:ins>
      <w:del w:id="2561" w:author="Edgar Josué Malagón Montaña" w:date="2015-06-20T14:40:00Z">
        <w:r w:rsidRPr="00DD329C" w:rsidDel="00DD329C">
          <w:rPr>
            <w:rFonts w:ascii="Times New Roman" w:hAnsi="Times New Roman" w:cs="Times New Roman"/>
            <w:color w:val="000000"/>
            <w:lang w:val="es-ES"/>
          </w:rPr>
          <w:delText xml:space="preserve">  </w:delText>
        </w:r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lang w:val="es-ES"/>
                </w:rPr>
                <m:t>π,2π</m:t>
              </m:r>
            </m:e>
          </m:d>
          <m:r>
            <w:rPr>
              <w:rFonts w:ascii="Cambria Math" w:hAnsi="Cambria Math" w:cs="Times New Roman"/>
              <w:color w:val="000000"/>
              <w:lang w:val="es-ES"/>
            </w:rPr>
            <m:t>,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3π,4π</m:t>
              </m:r>
            </m:e>
          </m:d>
          <m:r>
            <w:rPr>
              <w:rFonts w:ascii="Cambria Math" w:hAnsi="Cambria Math" w:cs="Times New Roman" w:hint="eastAsia"/>
              <w:color w:val="000000"/>
              <w:lang w:val="es-ES"/>
            </w:rPr>
            <m:t>…</m:t>
          </m:r>
        </m:oMath>
      </w:del>
    </w:p>
    <w:p w14:paraId="0F68CAB0" w14:textId="77777777" w:rsidR="00DD329C" w:rsidRPr="00DD329C" w:rsidRDefault="00DD329C">
      <w:pPr>
        <w:pStyle w:val="Prrafodelista"/>
        <w:numPr>
          <w:ilvl w:val="0"/>
          <w:numId w:val="48"/>
        </w:numPr>
        <w:spacing w:before="240" w:after="0"/>
        <w:rPr>
          <w:ins w:id="2562" w:author="Edgar Josué Malagón Montaña" w:date="2015-06-20T14:40:00Z"/>
          <w:rFonts w:ascii="Times New Roman" w:hAnsi="Times New Roman" w:cs="Times New Roman"/>
          <w:color w:val="000000"/>
          <w:lang w:val="es-ES"/>
          <w:rPrChange w:id="2563" w:author="Edgar Josué Malagón Montaña" w:date="2015-06-20T14:40:00Z">
            <w:rPr>
              <w:ins w:id="2564" w:author="Edgar Josué Malagón Montaña" w:date="2015-06-20T14:40:00Z"/>
              <w:rFonts w:ascii="Times New Roman" w:eastAsiaTheme="minorEastAsia" w:hAnsi="Times New Roman" w:cs="Times New Roman"/>
              <w:color w:val="000000"/>
              <w:lang w:val="es-ES"/>
            </w:rPr>
          </w:rPrChange>
        </w:rPr>
      </w:pPr>
    </w:p>
    <w:p w14:paraId="77D22404" w14:textId="7ABC4EB9" w:rsidR="00817BA9" w:rsidRPr="00DD329C" w:rsidRDefault="00817BA9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La </w:t>
      </w:r>
      <w:del w:id="2565" w:author="Edgar Josué Malagón Montaña" w:date="2015-06-20T14:40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566" w:author="Edgar Josué Malagón Montaña" w:date="2015-06-20T14:40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no </w:t>
      </w:r>
      <w:del w:id="2567" w:author="Edgar Josué Malagón Montaña" w:date="2015-06-20T14:40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t</w:delText>
        </w:r>
      </w:del>
      <w:ins w:id="2568" w:author="Edgar Josué Malagón Montaña" w:date="2015-06-20T14:40:00Z"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>t</w:t>
        </w:r>
      </w:ins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iene valores mínimos </w:t>
      </w:r>
      <w:del w:id="2569" w:author="Edgar Josué Malagón Montaña" w:date="2015-06-20T14:41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absolutos, </w:t>
      </w:r>
      <w:del w:id="2570" w:author="Edgar Josué Malagón Montaña" w:date="2015-06-20T14:41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aun así </w:t>
      </w:r>
      <w:del w:id="2571" w:author="Edgar Josué Malagón Montaña" w:date="2015-06-20T14:41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posee </w:t>
      </w:r>
      <w:del w:id="2572" w:author="Edgar Josué Malagón Montaña" w:date="2015-06-20T14:41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m</w:delText>
        </w:r>
      </w:del>
      <w:ins w:id="2573" w:author="Edgar Josué Malagón Montaña" w:date="2015-06-20T14:41:00Z"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>m</w:t>
        </w:r>
      </w:ins>
      <w:r w:rsidRPr="00DD329C">
        <w:rPr>
          <w:rFonts w:ascii="Times New Roman" w:eastAsiaTheme="minorEastAsia" w:hAnsi="Times New Roman" w:cs="Times New Roman"/>
          <w:color w:val="000000"/>
          <w:lang w:val="es-ES"/>
        </w:rPr>
        <w:t>ínimos relativos en los</w:t>
      </w:r>
      <w:del w:id="2574" w:author="Edgar Josué Malagón Montaña" w:date="2015-06-20T14:41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 intervalos</w:t>
      </w:r>
      <w:ins w:id="2575" w:author="Edgar Josué Malagón Montaña" w:date="2015-06-20T14:41:00Z">
        <w:r w:rsidR="00DD329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(0, π), (2π, 3π).</w:t>
        </w:r>
      </w:ins>
      <w:r w:rsidRPr="00DD329C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d>
          <m:dPr>
            <m:ctrlPr>
              <w:del w:id="2576" w:author="Edgar Josué Malagón Montaña" w:date="2015-06-20T14:41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2577" w:author="Edgar Josué Malagón Montaña" w:date="2015-06-20T14:41:00Z">
                <w:rPr>
                  <w:rFonts w:ascii="Cambria Math" w:eastAsiaTheme="minorEastAsia" w:hAnsi="Cambria Math" w:cs="Times New Roman" w:hint="eastAsia"/>
                  <w:color w:val="000000"/>
                  <w:lang w:val="es-ES"/>
                </w:rPr>
                <m:t>0,π</m:t>
              </w:del>
            </m:r>
          </m:e>
        </m:d>
        <m:r>
          <w:del w:id="2578" w:author="Edgar Josué Malagón Montaña" w:date="2015-06-20T14:41:00Z">
            <w:rPr>
              <w:rFonts w:ascii="Cambria Math" w:eastAsiaTheme="minorEastAsia" w:hAnsi="Cambria Math" w:cs="Times New Roman" w:hint="eastAsia"/>
              <w:color w:val="000000"/>
              <w:lang w:val="es-ES"/>
            </w:rPr>
            <m:t>,</m:t>
          </w:del>
        </m:r>
        <m:d>
          <m:dPr>
            <m:ctrlPr>
              <w:del w:id="2579" w:author="Edgar Josué Malagón Montaña" w:date="2015-06-20T14:41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2580" w:author="Edgar Josué Malagón Montaña" w:date="2015-06-20T14:41:00Z">
                <w:rPr>
                  <w:rFonts w:ascii="Cambria Math" w:eastAsiaTheme="minorEastAsia" w:hAnsi="Cambria Math" w:cs="Times New Roman" w:hint="eastAsia"/>
                  <w:color w:val="000000"/>
                  <w:lang w:val="es-ES"/>
                </w:rPr>
                <m:t>2π, 3π</m:t>
              </w:del>
            </m:r>
          </m:e>
        </m:d>
      </m:oMath>
      <w:del w:id="2581" w:author="Edgar Josué Malagón Montaña" w:date="2015-06-20T14:41:00Z">
        <w:r w:rsidRPr="00DD329C" w:rsidDel="00DD329C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042D41D7" w14:textId="252502C0" w:rsidR="00511E9F" w:rsidRPr="009A7192" w:rsidDel="00DD329C" w:rsidRDefault="00511E9F" w:rsidP="00511E9F">
      <w:pPr>
        <w:spacing w:before="240" w:after="0"/>
        <w:rPr>
          <w:del w:id="2582" w:author="Edgar Josué Malagón Montaña" w:date="2015-06-20T14:41:00Z"/>
          <w:rFonts w:ascii="Times New Roman" w:hAnsi="Times New Roman" w:cs="Times New Roman"/>
          <w:color w:val="000000"/>
          <w:lang w:val="es-ES"/>
        </w:rPr>
      </w:pPr>
    </w:p>
    <w:p w14:paraId="2E9D261E" w14:textId="17E736D3" w:rsidR="00221740" w:rsidRPr="009A7192" w:rsidDel="00DD329C" w:rsidRDefault="00221740" w:rsidP="00221740">
      <w:pPr>
        <w:pStyle w:val="Prrafodelista"/>
        <w:spacing w:before="240" w:after="0"/>
        <w:rPr>
          <w:del w:id="2583" w:author="Edgar Josué Malagón Montaña" w:date="2015-06-20T14:41:00Z"/>
          <w:rFonts w:ascii="Times New Roman" w:hAnsi="Times New Roman" w:cs="Times New Roman"/>
          <w:color w:val="000000"/>
          <w:lang w:val="es-ES"/>
        </w:rPr>
      </w:pPr>
    </w:p>
    <w:p w14:paraId="635F8B48" w14:textId="1C2F0389" w:rsidR="00817BA9" w:rsidRPr="009A7192" w:rsidDel="00DD329C" w:rsidRDefault="00817BA9" w:rsidP="00221740">
      <w:pPr>
        <w:pStyle w:val="Prrafodelista"/>
        <w:spacing w:before="240" w:after="0"/>
        <w:rPr>
          <w:del w:id="2584" w:author="Edgar Josué Malagón Montaña" w:date="2015-06-20T14:41:00Z"/>
          <w:rFonts w:ascii="Times New Roman" w:hAnsi="Times New Roman" w:cs="Times New Roman"/>
          <w:color w:val="000000"/>
          <w:lang w:val="es-ES"/>
        </w:rPr>
      </w:pPr>
    </w:p>
    <w:p w14:paraId="636F41B7" w14:textId="52A7722A" w:rsidR="00817BA9" w:rsidRPr="009A7192" w:rsidDel="00DD329C" w:rsidRDefault="00817BA9" w:rsidP="00221740">
      <w:pPr>
        <w:pStyle w:val="Prrafodelista"/>
        <w:spacing w:before="240" w:after="0"/>
        <w:rPr>
          <w:del w:id="2585" w:author="Edgar Josué Malagón Montaña" w:date="2015-06-20T14:41:00Z"/>
          <w:rFonts w:ascii="Times New Roman" w:hAnsi="Times New Roman" w:cs="Times New Roman"/>
          <w:color w:val="000000"/>
          <w:lang w:val="es-ES"/>
        </w:rPr>
      </w:pPr>
    </w:p>
    <w:p w14:paraId="3E38ED49" w14:textId="7CD39576" w:rsidR="00817BA9" w:rsidRPr="009A7192" w:rsidDel="00DD329C" w:rsidRDefault="00817BA9" w:rsidP="00221740">
      <w:pPr>
        <w:pStyle w:val="Prrafodelista"/>
        <w:spacing w:before="240" w:after="0"/>
        <w:rPr>
          <w:del w:id="2586" w:author="Edgar Josué Malagón Montaña" w:date="2015-06-20T14:41:00Z"/>
          <w:rFonts w:ascii="Times New Roman" w:hAnsi="Times New Roman" w:cs="Times New Roman"/>
          <w:color w:val="000000"/>
          <w:lang w:val="es-ES"/>
        </w:rPr>
      </w:pPr>
    </w:p>
    <w:p w14:paraId="28F3E143" w14:textId="77777777" w:rsidR="00817BA9" w:rsidRPr="009A7192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F1595B7" w14:textId="77777777" w:rsidR="00817BA9" w:rsidRPr="009A7192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DCC1C79" w14:textId="35363F19" w:rsidR="00221740" w:rsidRDefault="00221740" w:rsidP="00221740">
      <w:pPr>
        <w:spacing w:after="0"/>
        <w:rPr>
          <w:ins w:id="2587" w:author="Edgar Josué Malagón Montaña" w:date="2015-06-20T14:42:00Z"/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SECCIÓN 2]</w:t>
      </w:r>
      <w:r w:rsidRPr="009A7192">
        <w:rPr>
          <w:rFonts w:ascii="Times New Roman" w:hAnsi="Times New Roman" w:cs="Times New Roman"/>
        </w:rPr>
        <w:t xml:space="preserve"> </w:t>
      </w:r>
      <w:r w:rsidR="00817BA9" w:rsidRPr="009A7192">
        <w:rPr>
          <w:rFonts w:ascii="Times New Roman" w:hAnsi="Times New Roman" w:cs="Times New Roman"/>
          <w:b/>
        </w:rPr>
        <w:t>2</w:t>
      </w:r>
      <w:r w:rsidRPr="009A7192">
        <w:rPr>
          <w:rFonts w:ascii="Times New Roman" w:hAnsi="Times New Roman" w:cs="Times New Roman"/>
          <w:b/>
        </w:rPr>
        <w:t xml:space="preserve">.4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Consolidación</w:t>
      </w:r>
    </w:p>
    <w:p w14:paraId="1BBCEF7E" w14:textId="77777777" w:rsidR="00E1131A" w:rsidRPr="00E0273B" w:rsidRDefault="00E1131A" w:rsidP="00E1131A">
      <w:pPr>
        <w:spacing w:line="276" w:lineRule="auto"/>
        <w:rPr>
          <w:ins w:id="2588" w:author="Edgar Josué Malagón Montaña" w:date="2015-06-20T14:42:00Z"/>
          <w:rFonts w:ascii="Times New Roman" w:eastAsiaTheme="minorEastAsia" w:hAnsi="Times New Roman" w:cs="Times New Roman"/>
          <w:b/>
        </w:rPr>
      </w:pPr>
      <w:ins w:id="2589" w:author="Edgar Josué Malagón Montaña" w:date="2015-06-20T14:42:00Z">
        <w:r w:rsidRPr="00E0273B">
          <w:rPr>
            <w:rFonts w:ascii="Times New Roman" w:hAnsi="Times New Roman" w:cs="Times New Roman"/>
            <w:color w:val="333333"/>
            <w:shd w:val="clear" w:color="auto" w:fill="FFFFFF"/>
          </w:rPr>
          <w:t>Actividades para consolidar lo que has aprendido en esta sección.</w:t>
        </w:r>
      </w:ins>
    </w:p>
    <w:p w14:paraId="59869989" w14:textId="3A3C7CA1" w:rsidR="00E1131A" w:rsidDel="00E602C6" w:rsidRDefault="00E1131A" w:rsidP="00221740">
      <w:pPr>
        <w:spacing w:after="0"/>
        <w:rPr>
          <w:del w:id="2590" w:author="Edgar Josué Malagón Montaña" w:date="2015-06-20T14:42:00Z"/>
          <w:rFonts w:ascii="Times New Roman" w:hAnsi="Times New Roman" w:cs="Times New Roman"/>
          <w:b/>
          <w:color w:val="000000"/>
          <w:lang w:val="es-ES"/>
        </w:rPr>
      </w:pPr>
    </w:p>
    <w:p w14:paraId="7A6D3B0D" w14:textId="77777777" w:rsidR="00221740" w:rsidRPr="009A7192" w:rsidRDefault="00221740" w:rsidP="00221740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pPr w:leftFromText="141" w:rightFromText="141" w:vertAnchor="text" w:horzAnchor="margin" w:tblpY="-29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D5FF9" w:rsidRPr="009A7192" w14:paraId="455C6DE8" w14:textId="77777777" w:rsidTr="00FD5FF9">
        <w:tc>
          <w:tcPr>
            <w:tcW w:w="9033" w:type="dxa"/>
            <w:gridSpan w:val="2"/>
            <w:shd w:val="clear" w:color="auto" w:fill="000000" w:themeFill="text1"/>
          </w:tcPr>
          <w:p w14:paraId="5703BC52" w14:textId="77777777" w:rsidR="00FD5FF9" w:rsidRPr="009A7192" w:rsidRDefault="00FD5FF9" w:rsidP="00FD5F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D5FF9" w:rsidRPr="009A7192" w14:paraId="2A08FD15" w14:textId="77777777" w:rsidTr="00FD5FF9">
        <w:tc>
          <w:tcPr>
            <w:tcW w:w="2518" w:type="dxa"/>
          </w:tcPr>
          <w:p w14:paraId="05F12823" w14:textId="77777777" w:rsidR="00FD5FF9" w:rsidRPr="009A7192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F9D8BCD" w14:textId="02F04ACD" w:rsidR="00FD5FF9" w:rsidRPr="009A7192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591" w:author="Edgar Josué Malagón Montaña" w:date="2015-06-20T14:42:00Z">
              <w:r w:rsidR="00E1131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REC30</w:t>
            </w:r>
          </w:p>
        </w:tc>
      </w:tr>
      <w:tr w:rsidR="00FD5FF9" w:rsidRPr="009A7192" w14:paraId="48547B6A" w14:textId="77777777" w:rsidTr="00FD5FF9">
        <w:tc>
          <w:tcPr>
            <w:tcW w:w="2518" w:type="dxa"/>
          </w:tcPr>
          <w:p w14:paraId="35E1DEA7" w14:textId="77777777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D3E0C10" w14:textId="00E7732B" w:rsidR="00FD5FF9" w:rsidRPr="009A7192" w:rsidRDefault="00E1131A" w:rsidP="00FD5FF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ins w:id="2592" w:author="Edgar Josué Malagón Montaña" w:date="2015-06-20T14:42:00Z">
              <w:r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Refuerza tu aprendizaje</w:t>
              </w:r>
            </w:ins>
            <w:ins w:id="2593" w:author="Edgar Josué Malagón Montaña" w:date="2015-06-20T14:43:00Z">
              <w:r w:rsidR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: </w:t>
              </w:r>
            </w:ins>
            <w:r w:rsidR="00FD5FF9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Funciones trigonométricas, cotangente, secante</w:t>
            </w:r>
            <w:ins w:id="2594" w:author="Edgar Josué Malagón Montaña" w:date="2015-06-20T14:43:00Z">
              <w:r w:rsidR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 y</w:t>
              </w:r>
            </w:ins>
            <w:del w:id="2595" w:author="Edgar Josué Malagón Montaña" w:date="2015-06-20T14:43:00Z">
              <w:r w:rsidR="00FD5FF9"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,</w:delText>
              </w:r>
            </w:del>
            <w:r w:rsidR="00FD5FF9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cosecante</w:t>
            </w:r>
            <w:ins w:id="2596" w:author="Edgar Josué Malagón Montaña" w:date="2015-06-20T14:45:00Z">
              <w:r w:rsidR="003E798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 </w:t>
              </w:r>
            </w:ins>
            <w:del w:id="2597" w:author="Edgar Josué Malagón Montaña" w:date="2015-06-20T14:45:00Z">
              <w:r w:rsidR="00FD5FF9"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  <w:p w14:paraId="35278635" w14:textId="77777777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D5FF9" w:rsidRPr="009A7192" w14:paraId="13740F5C" w14:textId="77777777" w:rsidTr="00FD5FF9">
        <w:tc>
          <w:tcPr>
            <w:tcW w:w="2518" w:type="dxa"/>
          </w:tcPr>
          <w:p w14:paraId="6C0F7B61" w14:textId="77777777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8FD2B54" w14:textId="0CB42B3F" w:rsidR="00FD5FF9" w:rsidRPr="009A7192" w:rsidRDefault="00FD5FF9" w:rsidP="00F7059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2598" w:author="Edgar Josué Malagón Montaña" w:date="2015-06-20T14:44:00Z">
              <w:r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Este recurso</w:delText>
              </w:r>
            </w:del>
            <w:ins w:id="2599" w:author="Edgar Josué Malagón Montaña" w:date="2015-06-20T14:44:00Z">
              <w:r w:rsidR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Actividad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del w:id="2600" w:author="Edgar Josué Malagón Montaña" w:date="2015-06-20T14:44:00Z">
              <w:r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permitirá </w:delText>
              </w:r>
            </w:del>
            <w:ins w:id="2601" w:author="Edgar Josué Malagón Montaña" w:date="2015-06-20T14:44:00Z">
              <w:r w:rsidR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para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del w:id="2602" w:author="Edgar Josué Malagón Montaña" w:date="2015-06-20T14:44:00Z">
              <w:r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que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identi</w:t>
            </w:r>
            <w:ins w:id="2603" w:author="Edgar Josué Malagón Montaña" w:date="2015-06-20T14:44:00Z">
              <w:r w:rsidR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ficar</w:t>
              </w:r>
            </w:ins>
            <w:del w:id="2604" w:author="Edgar Josué Malagón Montaña" w:date="2015-06-20T14:44:00Z">
              <w:r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fiques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gráfica de la función </w:t>
            </w:r>
            <w:del w:id="2605" w:author="Edgar Josué Malagón Montaña" w:date="2015-06-20T14:44:00Z">
              <w:r w:rsidRPr="009A7192" w:rsidDel="00E602C6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correspondiente</w:t>
            </w:r>
          </w:p>
        </w:tc>
      </w:tr>
    </w:tbl>
    <w:tbl>
      <w:tblPr>
        <w:tblStyle w:val="Tablaconcuadrcula"/>
        <w:tblpPr w:leftFromText="141" w:rightFromText="141" w:vertAnchor="text" w:horzAnchor="margin" w:tblpY="129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FD5FF9" w:rsidRPr="009A7192" w14:paraId="083BFB47" w14:textId="77777777" w:rsidTr="00FD5FF9">
        <w:tc>
          <w:tcPr>
            <w:tcW w:w="9033" w:type="dxa"/>
            <w:gridSpan w:val="2"/>
            <w:shd w:val="clear" w:color="auto" w:fill="000000" w:themeFill="text1"/>
          </w:tcPr>
          <w:p w14:paraId="63672D26" w14:textId="77777777" w:rsidR="00FD5FF9" w:rsidRPr="009A7192" w:rsidRDefault="00FD5FF9" w:rsidP="00FD5F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Profundiza: recurso nuevo</w:t>
            </w:r>
          </w:p>
        </w:tc>
      </w:tr>
      <w:tr w:rsidR="00FD5FF9" w:rsidRPr="009A7192" w14:paraId="1C70347F" w14:textId="77777777" w:rsidTr="00FD5FF9">
        <w:tc>
          <w:tcPr>
            <w:tcW w:w="2518" w:type="dxa"/>
          </w:tcPr>
          <w:p w14:paraId="00238F90" w14:textId="77777777" w:rsidR="00FD5FF9" w:rsidRPr="009A7192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F4746B3" w14:textId="7393B01E" w:rsidR="00FD5FF9" w:rsidRPr="009A7192" w:rsidRDefault="00FD5FF9" w:rsidP="00F7059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606" w:author="Edgar Josué Malagón Montaña" w:date="2015-06-20T14:43:00Z">
              <w:r w:rsidR="00E602C6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</w:t>
            </w:r>
            <w:r w:rsidR="0009651E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66EE5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del w:id="2607" w:author="Edgar Josué Malagón Montaña" w:date="2015-06-20T14:43:00Z">
              <w:r w:rsidRPr="009A7192" w:rsidDel="00E602C6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(Se numeran de 10 en 10)</w:delText>
              </w:r>
            </w:del>
          </w:p>
        </w:tc>
      </w:tr>
      <w:tr w:rsidR="00FD5FF9" w:rsidRPr="009A7192" w14:paraId="34D15866" w14:textId="77777777" w:rsidTr="00FD5FF9">
        <w:tc>
          <w:tcPr>
            <w:tcW w:w="2518" w:type="dxa"/>
          </w:tcPr>
          <w:p w14:paraId="179AAA68" w14:textId="77777777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AE2A824" w14:textId="32BE88A0" w:rsidR="00F162D1" w:rsidRPr="009A7192" w:rsidRDefault="00E602C6" w:rsidP="00F162D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ins w:id="2608" w:author="Edgar Josué Malagón Montaña" w:date="2015-06-20T14:43:00Z">
              <w:r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Refuerza tu aprendizaje: </w:t>
              </w:r>
            </w:ins>
            <w:r w:rsidR="00F162D1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Uso </w:t>
            </w:r>
            <w:del w:id="2609" w:author="Edgar Josué Malagón Montaña" w:date="2015-06-20T14:46:00Z">
              <w:r w:rsidR="00F162D1" w:rsidRPr="009A7192" w:rsidDel="003E798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F162D1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 la </w:t>
            </w:r>
            <w:del w:id="2610" w:author="Edgar Josué Malagón Montaña" w:date="2015-06-20T14:46:00Z">
              <w:r w:rsidR="00F162D1" w:rsidRPr="009A7192" w:rsidDel="003E798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F162D1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calculadora </w:t>
            </w:r>
            <w:del w:id="2611" w:author="Edgar Josué Malagón Montaña" w:date="2015-06-20T14:46:00Z">
              <w:r w:rsidR="00F162D1" w:rsidRPr="009A7192" w:rsidDel="003E798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F162D1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científica para </w:t>
            </w:r>
            <w:del w:id="2612" w:author="Edgar Josué Malagón Montaña" w:date="2015-06-20T14:46:00Z">
              <w:r w:rsidR="00F162D1" w:rsidRPr="009A7192" w:rsidDel="003E798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F162D1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las </w:t>
            </w:r>
            <w:del w:id="2613" w:author="Edgar Josué Malagón Montaña" w:date="2015-06-20T14:46:00Z">
              <w:r w:rsidR="00F162D1" w:rsidRPr="009A7192" w:rsidDel="003E798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F162D1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funciones reciprocas</w:t>
            </w:r>
            <w:del w:id="2614" w:author="Edgar Josué Malagón Montaña" w:date="2015-06-20T14:46:00Z">
              <w:r w:rsidR="00F162D1"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  <w:p w14:paraId="23880916" w14:textId="653B369D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D5FF9" w:rsidRPr="009A7192" w14:paraId="57F4A7E1" w14:textId="77777777" w:rsidTr="00FD5FF9">
        <w:tc>
          <w:tcPr>
            <w:tcW w:w="2518" w:type="dxa"/>
          </w:tcPr>
          <w:p w14:paraId="5E391EDD" w14:textId="77777777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FFD33C7" w14:textId="4CCFA921" w:rsidR="00F162D1" w:rsidRPr="009A7192" w:rsidRDefault="00F162D1" w:rsidP="00F162D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del w:id="2615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Este  r</w:delText>
              </w:r>
            </w:del>
            <w:ins w:id="2616" w:author="Edgar Josué Malagón Montaña" w:date="2015-06-20T14:46:00Z">
              <w:r w:rsidR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R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ecurso </w:t>
            </w:r>
            <w:ins w:id="2617" w:author="Edgar Josué Malagón Montaña" w:date="2015-06-20T14:46:00Z">
              <w:r w:rsidR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para</w:t>
              </w:r>
            </w:ins>
            <w:del w:id="2618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permite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ampliar </w:t>
            </w:r>
            <w:del w:id="2619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el</w:t>
            </w:r>
            <w:del w:id="2620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uso de la </w:t>
            </w:r>
            <w:del w:id="2621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calculadora</w:t>
            </w:r>
            <w:del w:id="2622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científica, con las </w:t>
            </w:r>
            <w:del w:id="2623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funciones </w:t>
            </w:r>
            <w:del w:id="2624" w:author="Edgar Josué Malagón Montaña" w:date="2015-06-20T14:46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trigonométricas </w:t>
            </w:r>
            <w:del w:id="2625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reciprocas</w:t>
            </w:r>
            <w:del w:id="2626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  <w:p w14:paraId="5061EE02" w14:textId="12101A35" w:rsidR="00FD5FF9" w:rsidRPr="009A7192" w:rsidRDefault="00FD5FF9" w:rsidP="00FD5FF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955F076" w14:textId="77777777" w:rsidR="00221740" w:rsidRPr="009A7192" w:rsidRDefault="00221740" w:rsidP="002217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21A8BCBD" w14:textId="77777777" w:rsidR="00221740" w:rsidRPr="009A7192" w:rsidRDefault="00221740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162D1" w:rsidRPr="009A7192" w14:paraId="3B284DD0" w14:textId="77777777" w:rsidTr="00C861C0">
        <w:tc>
          <w:tcPr>
            <w:tcW w:w="9033" w:type="dxa"/>
            <w:gridSpan w:val="2"/>
            <w:shd w:val="clear" w:color="auto" w:fill="000000" w:themeFill="text1"/>
          </w:tcPr>
          <w:p w14:paraId="3D8F3D1D" w14:textId="77777777" w:rsidR="00F162D1" w:rsidRPr="009A7192" w:rsidRDefault="00F162D1" w:rsidP="00C861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162D1" w:rsidRPr="009A7192" w14:paraId="00854FC7" w14:textId="77777777" w:rsidTr="00C861C0">
        <w:tc>
          <w:tcPr>
            <w:tcW w:w="2518" w:type="dxa"/>
          </w:tcPr>
          <w:p w14:paraId="143DFAF5" w14:textId="77777777" w:rsidR="00F162D1" w:rsidRPr="009A7192" w:rsidRDefault="00F162D1" w:rsidP="00C861C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8D14D0A" w14:textId="03D85D92" w:rsidR="00F162D1" w:rsidRPr="009A7192" w:rsidRDefault="00F162D1" w:rsidP="00C861C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627" w:author="Edgar Josué Malagón Montaña" w:date="2015-06-20T14:44:00Z">
              <w:r w:rsidR="00E602C6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REC50</w:t>
            </w:r>
          </w:p>
        </w:tc>
      </w:tr>
      <w:tr w:rsidR="00F162D1" w:rsidRPr="009A7192" w14:paraId="3036242B" w14:textId="77777777" w:rsidTr="00C861C0">
        <w:tc>
          <w:tcPr>
            <w:tcW w:w="2518" w:type="dxa"/>
          </w:tcPr>
          <w:p w14:paraId="1552424A" w14:textId="77777777" w:rsidR="00F162D1" w:rsidRPr="009A7192" w:rsidRDefault="00F162D1" w:rsidP="00C861C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FC5BED1" w14:textId="22A22F69" w:rsidR="00F162D1" w:rsidRPr="009A7192" w:rsidRDefault="00E602C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628" w:author="Edgar Josué Malagón Montaña" w:date="2015-06-20T14:43:00Z">
              <w:r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Refuerza tu aprendizaje: </w:t>
              </w:r>
            </w:ins>
            <w:r w:rsidR="00713213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Ceros </w:t>
            </w:r>
            <w:del w:id="2629" w:author="Edgar Josué Malagón Montaña" w:date="2015-06-20T14:47:00Z">
              <w:r w:rsidR="00713213"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713213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 las funciones tangente </w:t>
            </w:r>
            <w:del w:id="2630" w:author="Edgar Josué Malagón Montaña" w:date="2015-06-20T14:47:00Z">
              <w:r w:rsidR="00713213"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713213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y </w:t>
            </w:r>
            <w:del w:id="2631" w:author="Edgar Josué Malagón Montaña" w:date="2015-06-20T14:47:00Z">
              <w:r w:rsidR="00713213"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="00713213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cotangente</w:t>
            </w:r>
            <w:del w:id="2632" w:author="Edgar Josué Malagón Montaña" w:date="2015-06-20T14:47:00Z">
              <w:r w:rsidR="00713213"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  <w:tr w:rsidR="00F162D1" w:rsidRPr="009A7192" w14:paraId="3C0E77A0" w14:textId="77777777" w:rsidTr="00C861C0">
        <w:tc>
          <w:tcPr>
            <w:tcW w:w="2518" w:type="dxa"/>
          </w:tcPr>
          <w:p w14:paraId="28164559" w14:textId="77777777" w:rsidR="00F162D1" w:rsidRPr="009A7192" w:rsidRDefault="00F162D1" w:rsidP="00C861C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96F409B" w14:textId="64B30E00" w:rsidR="00F162D1" w:rsidRPr="009A7192" w:rsidRDefault="0071321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2633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Con  este r</w:delText>
              </w:r>
            </w:del>
            <w:ins w:id="2634" w:author="Edgar Josué Malagón Montaña" w:date="2015-06-20T14:47:00Z">
              <w:r w:rsidR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R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ecurso </w:t>
            </w:r>
            <w:ins w:id="2635" w:author="Edgar Josué Malagón Montaña" w:date="2015-06-20T14:47:00Z">
              <w:r w:rsidR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para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reconocer</w:t>
            </w:r>
            <w:del w:id="2636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ás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otras </w:t>
            </w:r>
            <w:del w:id="2637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características </w:t>
            </w:r>
            <w:del w:id="2638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 la gráfica </w:t>
            </w:r>
            <w:del w:id="2639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 </w:t>
            </w:r>
            <w:del w:id="2640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la </w:t>
            </w:r>
            <w:del w:id="2641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función tangente  y cotangente</w:t>
            </w:r>
            <w:del w:id="2642" w:author="Edgar Josué Malagón Montaña" w:date="2015-06-20T14:47:00Z">
              <w:r w:rsidRPr="009A7192" w:rsidDel="00655EE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</w:tbl>
    <w:tbl>
      <w:tblPr>
        <w:tblStyle w:val="Tablaconcuadrcula"/>
        <w:tblpPr w:leftFromText="141" w:rightFromText="141" w:vertAnchor="text" w:horzAnchor="margin" w:tblpY="675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4B5883" w:rsidRPr="009A7192" w14:paraId="1259A665" w14:textId="77777777" w:rsidTr="004B5883">
        <w:trPr>
          <w:trHeight w:val="340"/>
        </w:trPr>
        <w:tc>
          <w:tcPr>
            <w:tcW w:w="9033" w:type="dxa"/>
            <w:gridSpan w:val="2"/>
            <w:shd w:val="clear" w:color="auto" w:fill="000000" w:themeFill="text1"/>
          </w:tcPr>
          <w:p w14:paraId="42214B7C" w14:textId="77777777" w:rsidR="004B5883" w:rsidRPr="009A7192" w:rsidRDefault="004B5883" w:rsidP="004B588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B5883" w:rsidRPr="009A7192" w14:paraId="6E10A4C1" w14:textId="77777777" w:rsidTr="004B5883">
        <w:tc>
          <w:tcPr>
            <w:tcW w:w="2518" w:type="dxa"/>
          </w:tcPr>
          <w:p w14:paraId="14513C12" w14:textId="77777777" w:rsidR="004B5883" w:rsidRPr="009A7192" w:rsidRDefault="004B5883" w:rsidP="004B588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B7A4E0B" w14:textId="1E8A6875" w:rsidR="004B5883" w:rsidRPr="009A7192" w:rsidRDefault="004B5883" w:rsidP="004B588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643" w:author="Edgar Josué Malagón Montaña" w:date="2015-06-20T14:44:00Z">
              <w:r w:rsidR="00E602C6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REC60</w:t>
            </w:r>
          </w:p>
        </w:tc>
      </w:tr>
      <w:tr w:rsidR="004B5883" w:rsidRPr="009A7192" w14:paraId="7AB443D6" w14:textId="77777777" w:rsidTr="004B5883">
        <w:tc>
          <w:tcPr>
            <w:tcW w:w="2518" w:type="dxa"/>
          </w:tcPr>
          <w:p w14:paraId="0F8D7920" w14:textId="77777777" w:rsidR="004B5883" w:rsidRPr="009A7192" w:rsidRDefault="004B5883" w:rsidP="004B588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16C8197" w14:textId="4D1E18E6" w:rsidR="004B5883" w:rsidRPr="009A7192" w:rsidRDefault="00E602C6" w:rsidP="00F7059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644" w:author="Edgar Josué Malagón Montaña" w:date="2015-06-20T14:43:00Z">
              <w:r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Refuerza tu aprendizaje: </w:t>
              </w:r>
            </w:ins>
            <w:r w:rsidR="004B5883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Funciones </w:t>
            </w:r>
            <w:del w:id="2645" w:author="Edgar Josué Malagón Montaña" w:date="2015-06-20T14:48:00Z">
              <w:r w:rsidR="004B5883" w:rsidRPr="009A7192" w:rsidDel="009B5200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R</w:delText>
              </w:r>
            </w:del>
            <w:ins w:id="2646" w:author="Edgar Josué Malagón Montaña" w:date="2015-06-20T14:48:00Z">
              <w:r w:rsidR="009B5200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r</w:t>
              </w:r>
            </w:ins>
            <w:r w:rsidR="004B5883"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eciprocas</w:t>
            </w:r>
            <w:del w:id="2647" w:author="Edgar Josué Malagón Montaña" w:date="2015-06-20T14:48:00Z">
              <w:r w:rsidR="004B5883" w:rsidRPr="009A7192" w:rsidDel="009B5200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  <w:tr w:rsidR="004B5883" w:rsidRPr="009A7192" w14:paraId="55EFDC4A" w14:textId="77777777" w:rsidTr="004B5883">
        <w:tc>
          <w:tcPr>
            <w:tcW w:w="2518" w:type="dxa"/>
          </w:tcPr>
          <w:p w14:paraId="709B5B9B" w14:textId="77777777" w:rsidR="004B5883" w:rsidRPr="009A7192" w:rsidRDefault="004B5883" w:rsidP="004B588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31634AF" w14:textId="69022B7B" w:rsidR="004B5883" w:rsidRPr="009A7192" w:rsidRDefault="004B5883" w:rsidP="00F7059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Este </w:t>
            </w:r>
            <w:del w:id="2648" w:author="Edgar Josué Malagón Montaña" w:date="2015-06-20T14:48:00Z">
              <w:r w:rsidRPr="009A7192" w:rsidDel="009B5200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recurso permite relacionar </w:t>
            </w:r>
            <w:del w:id="2649" w:author="Edgar Josué Malagón Montaña" w:date="2015-06-20T14:48:00Z">
              <w:r w:rsidRPr="009A7192" w:rsidDel="009B5200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cada </w:t>
            </w:r>
            <w:del w:id="2650" w:author="Edgar Josué Malagón Montaña" w:date="2015-06-20T14:48:00Z">
              <w:r w:rsidRPr="009A7192" w:rsidDel="009B5200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función con su reciproca asociada</w:t>
            </w:r>
          </w:p>
        </w:tc>
      </w:tr>
    </w:tbl>
    <w:p w14:paraId="52BFD911" w14:textId="77777777" w:rsidR="00F162D1" w:rsidRPr="009A7192" w:rsidRDefault="00F162D1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536ACC8" w14:textId="77777777" w:rsidR="00F162D1" w:rsidRPr="009A7192" w:rsidRDefault="00F162D1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19A1E2F" w14:textId="77777777" w:rsidR="004B5883" w:rsidRPr="009A7192" w:rsidRDefault="004B5883" w:rsidP="00FA27F6">
      <w:pPr>
        <w:spacing w:after="0"/>
        <w:rPr>
          <w:rFonts w:ascii="Times New Roman" w:hAnsi="Times New Roman" w:cs="Times New Roman"/>
          <w:highlight w:val="yellow"/>
        </w:rPr>
      </w:pPr>
    </w:p>
    <w:p w14:paraId="407F1C30" w14:textId="77777777" w:rsidR="009E6137" w:rsidRPr="009A7192" w:rsidRDefault="009E6137" w:rsidP="00FA27F6">
      <w:pPr>
        <w:spacing w:after="0"/>
        <w:rPr>
          <w:rFonts w:ascii="Times New Roman" w:hAnsi="Times New Roman" w:cs="Times New Roman"/>
          <w:highlight w:val="yellow"/>
        </w:rPr>
      </w:pPr>
    </w:p>
    <w:p w14:paraId="67693FBE" w14:textId="70A8E74B" w:rsidR="00E20A20" w:rsidRDefault="00E20A20">
      <w:pPr>
        <w:rPr>
          <w:ins w:id="2651" w:author="Edgar Josué Malagón Montaña" w:date="2015-06-20T12:04:00Z"/>
          <w:rFonts w:ascii="Times New Roman" w:hAnsi="Times New Roman" w:cs="Times New Roman"/>
          <w:highlight w:val="yellow"/>
        </w:rPr>
      </w:pPr>
      <w:ins w:id="2652" w:author="Edgar Josué Malagón Montaña" w:date="2015-06-20T12:04:00Z">
        <w:r>
          <w:rPr>
            <w:rFonts w:ascii="Times New Roman" w:hAnsi="Times New Roman" w:cs="Times New Roman"/>
            <w:highlight w:val="yellow"/>
          </w:rPr>
          <w:br w:type="page"/>
        </w:r>
      </w:ins>
    </w:p>
    <w:p w14:paraId="1ABE1D70" w14:textId="0A7C0877" w:rsidR="009E6137" w:rsidRPr="009A7192" w:rsidDel="00E20A20" w:rsidRDefault="009E6137" w:rsidP="00FA27F6">
      <w:pPr>
        <w:spacing w:after="0"/>
        <w:rPr>
          <w:del w:id="2653" w:author="Edgar Josué Malagón Montaña" w:date="2015-06-20T12:04:00Z"/>
          <w:rFonts w:ascii="Times New Roman" w:hAnsi="Times New Roman" w:cs="Times New Roman"/>
          <w:highlight w:val="yellow"/>
        </w:rPr>
      </w:pPr>
    </w:p>
    <w:p w14:paraId="4BBF41DA" w14:textId="535D683D" w:rsidR="009E6137" w:rsidRPr="009A7192" w:rsidDel="00E20A20" w:rsidRDefault="009E6137" w:rsidP="00FA27F6">
      <w:pPr>
        <w:spacing w:after="0"/>
        <w:rPr>
          <w:del w:id="2654" w:author="Edgar Josué Malagón Montaña" w:date="2015-06-20T12:04:00Z"/>
          <w:rFonts w:ascii="Times New Roman" w:hAnsi="Times New Roman" w:cs="Times New Roman"/>
          <w:highlight w:val="yellow"/>
        </w:rPr>
      </w:pPr>
    </w:p>
    <w:p w14:paraId="615D54C2" w14:textId="69D67B58" w:rsidR="00221740" w:rsidRPr="009A7192" w:rsidRDefault="00817BA9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1]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3Análisis de gráficas</w:t>
      </w:r>
    </w:p>
    <w:p w14:paraId="4A22D4F8" w14:textId="77777777" w:rsidR="00B917A2" w:rsidRPr="009A7192" w:rsidRDefault="00B917A2" w:rsidP="00FA27F6">
      <w:pPr>
        <w:spacing w:after="0"/>
        <w:rPr>
          <w:rFonts w:ascii="Times New Roman" w:hAnsi="Times New Roman" w:cs="Times New Roman"/>
          <w:b/>
        </w:rPr>
      </w:pPr>
    </w:p>
    <w:p w14:paraId="35511B1E" w14:textId="45122528" w:rsidR="00B917A2" w:rsidRPr="009A7192" w:rsidRDefault="00FD5FF9" w:rsidP="00FA27F6">
      <w:pPr>
        <w:spacing w:after="0"/>
        <w:rPr>
          <w:rFonts w:ascii="Times New Roman" w:hAnsi="Times New Roman" w:cs="Times New Roman"/>
        </w:rPr>
      </w:pPr>
      <w:r w:rsidRPr="009A7192">
        <w:rPr>
          <w:rFonts w:ascii="Times New Roman" w:hAnsi="Times New Roman" w:cs="Times New Roman"/>
        </w:rPr>
        <w:t xml:space="preserve">Las </w:t>
      </w:r>
      <w:del w:id="2655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funciones </w:t>
      </w:r>
      <w:del w:id="2656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sufren una </w:t>
      </w:r>
      <w:del w:id="2657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serie </w:t>
      </w:r>
      <w:del w:id="2658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de </w:t>
      </w:r>
      <w:del w:id="2659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transformaciones que </w:t>
      </w:r>
      <w:del w:id="2660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merecen </w:t>
      </w:r>
      <w:del w:id="2661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un </w:t>
      </w:r>
      <w:del w:id="2662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especial análisis, como </w:t>
      </w:r>
      <w:del w:id="2663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se desarrollará a </w:t>
      </w:r>
      <w:del w:id="2664" w:author="Josué" w:date="2015-06-22T14:32:00Z">
        <w:r w:rsidRPr="009A7192" w:rsidDel="00F70599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continuación.</w:t>
      </w:r>
    </w:p>
    <w:p w14:paraId="6D6BEB1F" w14:textId="77777777" w:rsidR="00817BA9" w:rsidRPr="009A7192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726858B2" w14:textId="1AC4E0BE" w:rsidR="00817BA9" w:rsidRPr="009A7192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3.1 </w:t>
      </w:r>
      <w:r w:rsidRPr="009A7192">
        <w:rPr>
          <w:rFonts w:ascii="Times New Roman" w:hAnsi="Times New Roman" w:cs="Times New Roman"/>
          <w:b/>
          <w:color w:val="000000"/>
          <w:lang w:val="es-ES"/>
        </w:rPr>
        <w:t>Traslación de funciones</w:t>
      </w:r>
    </w:p>
    <w:p w14:paraId="1934989B" w14:textId="496FB8BB" w:rsidR="00660F65" w:rsidRPr="009A7192" w:rsidDel="00583E43" w:rsidRDefault="00660F65" w:rsidP="00FA27F6">
      <w:pPr>
        <w:spacing w:after="0"/>
        <w:rPr>
          <w:del w:id="2665" w:author="Josué" w:date="2015-06-22T14:41:00Z"/>
          <w:rFonts w:ascii="Times New Roman" w:hAnsi="Times New Roman" w:cs="Times New Roman"/>
          <w:b/>
          <w:color w:val="000000"/>
          <w:lang w:val="es-ES"/>
        </w:rPr>
      </w:pPr>
    </w:p>
    <w:p w14:paraId="642840D4" w14:textId="645BE334" w:rsidR="00F70599" w:rsidRPr="009A7192" w:rsidRDefault="00660F65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del w:id="2666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Existen dos </w:delText>
        </w:r>
      </w:del>
      <w:del w:id="2667" w:author="Josué" w:date="2015-06-22T14:33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del w:id="2668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tipos </w:delText>
        </w:r>
      </w:del>
      <w:del w:id="2669" w:author="Josué" w:date="2015-06-22T14:33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del w:id="2670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de </w:delText>
        </w:r>
      </w:del>
      <w:del w:id="2671" w:author="Josué" w:date="2015-06-22T14:34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del w:id="2672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>tra</w:delText>
        </w:r>
      </w:del>
      <w:del w:id="2673" w:author="Josué" w:date="2015-06-22T14:34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>n</w:delText>
        </w:r>
      </w:del>
      <w:del w:id="2674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>slaciones</w:delText>
        </w:r>
      </w:del>
      <w:del w:id="2675" w:author="Josué" w:date="2015-06-22T14:34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>,</w:delText>
        </w:r>
      </w:del>
      <w:del w:id="2676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del w:id="2677" w:author="Josué" w:date="2015-06-22T14:34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translaciones </w:delText>
        </w:r>
      </w:del>
      <w:del w:id="2678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verticales </w:delText>
        </w:r>
      </w:del>
      <w:del w:id="2679" w:author="Josué" w:date="2015-06-22T14:34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</w:del>
      <w:del w:id="2680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y </w:delText>
        </w:r>
      </w:del>
      <w:del w:id="2681" w:author="Josué" w:date="2015-06-22T14:34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 translaciones </w:delText>
        </w:r>
      </w:del>
      <w:del w:id="2682" w:author="Josué" w:date="2015-06-22T14:41:00Z">
        <w:r w:rsidRPr="009A7192" w:rsidDel="00583E43">
          <w:rPr>
            <w:rFonts w:ascii="Times New Roman" w:hAnsi="Times New Roman" w:cs="Times New Roman"/>
            <w:color w:val="000000"/>
            <w:lang w:val="es-ES"/>
          </w:rPr>
          <w:delText xml:space="preserve"> horizontales.</w:delText>
        </w:r>
      </w:del>
    </w:p>
    <w:p w14:paraId="401B9339" w14:textId="65574432" w:rsidR="00660F65" w:rsidRPr="009A7192" w:rsidRDefault="009461F9" w:rsidP="00660F65">
      <w:pPr>
        <w:spacing w:after="0"/>
        <w:rPr>
          <w:rFonts w:ascii="Times New Roman" w:hAnsi="Times New Roman" w:cs="Times New Roman"/>
          <w:highlight w:val="yellow"/>
        </w:rPr>
      </w:pPr>
      <w:r w:rsidRPr="009A7192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660F65" w:rsidRPr="009A7192">
        <w:rPr>
          <w:rFonts w:ascii="Times New Roman" w:hAnsi="Times New Roman" w:cs="Times New Roman"/>
          <w:highlight w:val="yellow"/>
        </w:rPr>
        <w:t>[SECCIÓN 3]</w:t>
      </w:r>
      <w:r w:rsidR="00660F65" w:rsidRPr="009A7192">
        <w:rPr>
          <w:rFonts w:ascii="Times New Roman" w:hAnsi="Times New Roman" w:cs="Times New Roman"/>
        </w:rPr>
        <w:t xml:space="preserve"> </w:t>
      </w:r>
      <w:r w:rsidR="00660F65" w:rsidRPr="009A7192">
        <w:rPr>
          <w:rFonts w:ascii="Times New Roman" w:hAnsi="Times New Roman" w:cs="Times New Roman"/>
          <w:b/>
        </w:rPr>
        <w:t>3.1.1  Translaciones  verticales</w:t>
      </w:r>
    </w:p>
    <w:p w14:paraId="050D7AFD" w14:textId="459F38F1" w:rsidR="00660F65" w:rsidRPr="009A7192" w:rsidDel="00F70599" w:rsidRDefault="009461F9" w:rsidP="00FA27F6">
      <w:pPr>
        <w:spacing w:after="0"/>
        <w:rPr>
          <w:del w:id="2683" w:author="Josué" w:date="2015-06-22T14:41:00Z"/>
          <w:rFonts w:ascii="Times New Roman" w:eastAsiaTheme="minorEastAsia" w:hAnsi="Times New Roman" w:cs="Times New Roman"/>
          <w:color w:val="000000"/>
          <w:lang w:val="es-ES"/>
        </w:rPr>
      </w:pPr>
      <w:del w:id="2684" w:author="Josué" w:date="2015-06-22T14:41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>Sea</w:delText>
        </w:r>
      </w:del>
      <w:del w:id="2685" w:author="Josué" w:date="2015-06-22T14:36:00Z">
        <w:r w:rsidRPr="009A7192" w:rsidDel="00F70599">
          <w:rPr>
            <w:rFonts w:ascii="Times New Roman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C</m:t>
          </m:r>
        </m:oMath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del w:id="2686" w:author="Josué" w:date="2015-06-22T14:41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una constante positiv</w:delText>
        </w:r>
        <w:r w:rsidR="00660F65"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>a.</w:delText>
        </w:r>
      </w:del>
    </w:p>
    <w:p w14:paraId="1A773947" w14:textId="2A3D49C3" w:rsidR="00660F65" w:rsidRDefault="00660F65" w:rsidP="00FA27F6">
      <w:pPr>
        <w:spacing w:after="0"/>
        <w:rPr>
          <w:ins w:id="2687" w:author="Josué" w:date="2015-06-22T14:42:00Z"/>
          <w:rFonts w:ascii="Times New Roman" w:eastAsiaTheme="minorEastAsia" w:hAnsi="Times New Roman" w:cs="Times New Roman"/>
          <w:color w:val="000000"/>
          <w:lang w:val="es-ES"/>
        </w:rPr>
      </w:pPr>
      <w:del w:id="2688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689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gráficas</w:t>
      </w:r>
      <w:del w:id="2690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 </w:t>
      </w:r>
      <w:del w:id="2691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692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2693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2694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2695" w:author="Josué" w:date="2015-06-22T14:37:00Z">
        <w:r w:rsidR="00F70599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F70599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 + C</w:t>
        </w:r>
      </w:ins>
      <w:del w:id="2696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+C</m:t>
          </m:r>
        </m:oMath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2697" w:author="Josué" w:date="2015-06-22T14:45:00Z">
        <w:r w:rsidR="00583E4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del w:id="2698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donde</w:t>
      </w:r>
      <w:ins w:id="2699" w:author="Josué" w:date="2015-06-22T14:37:00Z">
        <w:r w:rsidR="00F70599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F70599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2700" w:author="Josué" w:date="2015-06-22T14:37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</w:t>
      </w:r>
      <w:del w:id="2701" w:author="Josué" w:date="2015-06-22T14:38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una </w:t>
      </w:r>
      <w:del w:id="2702" w:author="Josué" w:date="2015-06-22T14:38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703" w:author="Josué" w:date="2015-06-22T14:38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trigonométrica, </w:t>
      </w:r>
      <w:del w:id="2704" w:author="Josué" w:date="2015-06-22T14:40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se obtiene</w:t>
      </w:r>
      <w:ins w:id="2705" w:author="Josué" w:date="2015-06-22T15:24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>n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706" w:author="Josué" w:date="2015-06-22T14:40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las  gráficas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de</w:t>
      </w:r>
      <w:ins w:id="2707" w:author="Josué" w:date="2015-06-22T14:45:00Z">
        <w:r w:rsidR="00583E4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la gráfica de</w:t>
        </w:r>
      </w:ins>
      <w:del w:id="2708" w:author="Josué" w:date="2015-06-22T14:40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2709" w:author="Josué" w:date="2015-06-22T14:40:00Z">
        <w:r w:rsidR="00F70599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F70599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</w:t>
        </w:r>
      </w:ins>
      <w:del w:id="2710" w:author="Josué" w:date="2015-06-22T14:40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trasladada </w:t>
      </w:r>
      <w:r w:rsidR="0018099E" w:rsidRPr="009A7192">
        <w:rPr>
          <w:rFonts w:ascii="Times New Roman" w:eastAsiaTheme="minorEastAsia" w:hAnsi="Times New Roman" w:cs="Times New Roman"/>
          <w:color w:val="000000"/>
          <w:lang w:val="es-ES"/>
        </w:rPr>
        <w:t>verticalmente</w:t>
      </w:r>
      <w:ins w:id="2711" w:author="Josué" w:date="2015-06-22T14:41:00Z">
        <w:r w:rsidR="00F70599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F70599">
          <w:rPr>
            <w:rFonts w:ascii="Times New Roman" w:eastAsiaTheme="minorEastAsia" w:hAnsi="Times New Roman" w:cs="Times New Roman"/>
            <w:i/>
            <w:color w:val="000000"/>
            <w:lang w:val="es-ES"/>
          </w:rPr>
          <w:t>C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712" w:author="Josué" w:date="2015-06-22T14:41:00Z">
            <w:rPr>
              <w:rFonts w:ascii="Cambria Math" w:eastAsiaTheme="minorEastAsia" w:hAnsi="Cambria Math" w:cs="Times New Roman"/>
              <w:color w:val="000000"/>
              <w:lang w:val="es-ES"/>
            </w:rPr>
            <m:t>C</m:t>
          </w:del>
        </m:r>
      </m:oMath>
      <w:del w:id="2713" w:author="Josué" w:date="2015-06-22T14:41:00Z">
        <w:r w:rsidRPr="009A7192" w:rsidDel="00F70599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unidades hacia arriba</w:t>
      </w:r>
      <w:ins w:id="2714" w:author="Josué" w:date="2015-06-22T14:41:00Z">
        <w:r w:rsidR="00F70599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(siendo </w:t>
        </w:r>
        <w:r w:rsidR="00F70599">
          <w:rPr>
            <w:rFonts w:ascii="Times New Roman" w:eastAsiaTheme="minorEastAsia" w:hAnsi="Times New Roman" w:cs="Times New Roman"/>
            <w:i/>
            <w:color w:val="000000"/>
            <w:lang w:val="es-ES"/>
          </w:rPr>
          <w:t>C</w:t>
        </w:r>
        <w:r w:rsidR="00F70599" w:rsidRPr="009A7192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una constante positiva</w:t>
        </w:r>
        <w:r w:rsidR="00F70599">
          <w:rPr>
            <w:rFonts w:ascii="Times New Roman" w:eastAsiaTheme="minorEastAsia" w:hAnsi="Times New Roman" w:cs="Times New Roman"/>
            <w:color w:val="000000"/>
            <w:lang w:val="es-ES"/>
          </w:rPr>
          <w:t>)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34282D57" w14:textId="77777777" w:rsidR="00583E43" w:rsidRPr="009A7192" w:rsidRDefault="00583E43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09F208E4" w14:textId="168E8232" w:rsidR="00660F65" w:rsidRPr="009A7192" w:rsidRDefault="00660F65" w:rsidP="00660F6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715" w:author="Josué" w:date="2015-06-22T14:42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gráficas </w:t>
      </w:r>
      <w:del w:id="2716" w:author="Josué" w:date="2015-06-22T14:42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2717" w:author="Josué" w:date="2015-06-22T14:42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718" w:author="Josué" w:date="2015-06-22T14:42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2719" w:author="Josué" w:date="2015-06-22T14:42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2720" w:author="Josué" w:date="2015-06-22T14:42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2721" w:author="Josué" w:date="2015-06-22T14:42:00Z">
        <w:r w:rsidR="00583E4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583E43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y = f(x) </w:t>
        </w:r>
      </w:ins>
      <w:ins w:id="2722" w:author="Josué" w:date="2015-06-22T14:45:00Z">
        <w:r w:rsidR="00583E43">
          <w:rPr>
            <w:rFonts w:ascii="Times New Roman" w:eastAsiaTheme="minorEastAsia" w:hAnsi="Times New Roman" w:cs="Times New Roman"/>
            <w:i/>
            <w:color w:val="000000"/>
            <w:lang w:val="es-ES"/>
          </w:rPr>
          <w:t>-</w:t>
        </w:r>
      </w:ins>
      <w:ins w:id="2723" w:author="Josué" w:date="2015-06-22T14:42:00Z">
        <w:r w:rsidR="00583E43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 C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724" w:author="Josué" w:date="2015-06-22T14:45:00Z">
            <w:rPr>
              <w:rFonts w:ascii="Cambria Math" w:eastAsiaTheme="minorEastAsia" w:hAnsi="Cambria Math" w:cs="Times New Roman"/>
              <w:color w:val="000000"/>
              <w:lang w:val="es-ES"/>
            </w:rPr>
            <m:t>y=f</m:t>
          </w:del>
        </m:r>
        <m:d>
          <m:dPr>
            <m:ctrlPr>
              <w:del w:id="2725" w:author="Josué" w:date="2015-06-22T14:45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2726" w:author="Josué" w:date="2015-06-22T14:45:00Z"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w:del>
            </m:r>
          </m:e>
        </m:d>
        <m:r>
          <w:del w:id="2727" w:author="Josué" w:date="2015-06-22T14:45:00Z">
            <w:rPr>
              <w:rFonts w:ascii="Cambria Math" w:eastAsiaTheme="minorEastAsia" w:hAnsi="Cambria Math" w:cs="Times New Roman"/>
              <w:color w:val="000000"/>
              <w:lang w:val="es-ES"/>
            </w:rPr>
            <m:t>-C</m:t>
          </w:del>
        </m:r>
      </m:oMath>
      <w:del w:id="2728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donde</w:t>
      </w:r>
      <w:ins w:id="2729" w:author="Josué" w:date="2015-06-22T14:45:00Z">
        <w:r w:rsidR="00583E4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583E43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</w:t>
        </w:r>
      </w:ins>
      <w:del w:id="2730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 </w:t>
      </w:r>
      <w:del w:id="2731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una </w:t>
      </w:r>
      <w:del w:id="2732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733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trigonométrica, </w:t>
      </w:r>
      <w:del w:id="2734" w:author="Josué" w:date="2015-06-22T14:45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se obtiene</w:t>
      </w:r>
      <w:ins w:id="2735" w:author="Josué" w:date="2015-06-22T14:46:00Z">
        <w:r w:rsidR="00583E43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de</w:t>
        </w:r>
      </w:ins>
      <w:del w:id="2736" w:author="Josué" w:date="2015-06-22T14:46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</w:t>
      </w:r>
      <w:del w:id="2737" w:author="Josué" w:date="2015-06-22T14:46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>s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738" w:author="Josué" w:date="2015-06-22T14:46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gráfica</w:t>
      </w:r>
      <w:del w:id="2739" w:author="Josué" w:date="2015-06-22T14:46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 </w:t>
      </w:r>
      <w:ins w:id="2740" w:author="Josué" w:date="2015-06-22T14:46:00Z">
        <w:r w:rsidR="00583E43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</w:t>
        </w:r>
      </w:ins>
      <w:del w:id="2741" w:author="Josué" w:date="2015-06-22T14:46:00Z"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trasladada </w:t>
      </w:r>
      <w:del w:id="2742" w:author="Josué" w:date="2015-06-22T14:46:00Z">
        <w:r w:rsidR="0018099E" w:rsidRPr="009A7192" w:rsidDel="00583E43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18099E" w:rsidRPr="009A7192">
        <w:rPr>
          <w:rFonts w:ascii="Times New Roman" w:eastAsiaTheme="minorEastAsia" w:hAnsi="Times New Roman" w:cs="Times New Roman"/>
          <w:color w:val="000000"/>
          <w:lang w:val="es-ES"/>
        </w:rPr>
        <w:t>verticalmente</w:t>
      </w: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C</m:t>
        </m:r>
      </m:oMath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 unidades hacia abajo.</w:t>
      </w:r>
    </w:p>
    <w:p w14:paraId="064E65E1" w14:textId="2FA6F2CD" w:rsidR="00660F65" w:rsidRPr="009A7192" w:rsidRDefault="0018099E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del w:id="2743" w:author="Josué" w:date="2015-06-22T15:11:00Z">
        <w:r w:rsidRPr="009A7192" w:rsidDel="00C67B69">
          <w:rPr>
            <w:rFonts w:ascii="Times New Roman" w:hAnsi="Times New Roman" w:cs="Times New Roman"/>
            <w:noProof/>
            <w:lang w:val="es-CO" w:eastAsia="ko-KR"/>
            <w:rPrChange w:id="2744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3872" behindDoc="0" locked="0" layoutInCell="1" allowOverlap="1" wp14:anchorId="7991764D" wp14:editId="58F848FF">
                  <wp:simplePos x="0" y="0"/>
                  <wp:positionH relativeFrom="column">
                    <wp:posOffset>5625465</wp:posOffset>
                  </wp:positionH>
                  <wp:positionV relativeFrom="paragraph">
                    <wp:posOffset>1881505</wp:posOffset>
                  </wp:positionV>
                  <wp:extent cx="904875" cy="276225"/>
                  <wp:effectExtent l="0" t="0" r="28575" b="28575"/>
                  <wp:wrapNone/>
                  <wp:docPr id="43" name="43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307A41A5" w14:textId="158CB25C" w:rsidR="00086586" w:rsidRPr="0018099E" w:rsidRDefault="00086586" w:rsidP="00660F65">
                              <w:pPr>
                                <w:rPr>
                                  <w:color w:val="C0504D" w:themeColor="accent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y=senx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7991764D" id="43 Cuadro de texto" o:spid="_x0000_s1049" type="#_x0000_t202" style="position:absolute;margin-left:442.95pt;margin-top:148.15pt;width:71.25pt;height:21.7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" fillcolor="window" strokecolor="white [3212]" strokeweight=".5pt">
                  <v:textbox>
                    <w:txbxContent>
                      <w:p w14:paraId="307A41A5" w14:textId="158CB25C" w:rsidR="00086586" w:rsidRPr="0018099E" w:rsidRDefault="00086586" w:rsidP="00660F65">
                        <w:pPr>
                          <w:rPr>
                            <w:color w:val="C0504D" w:themeColor="accent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y=senx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C67B69">
          <w:rPr>
            <w:rFonts w:ascii="Times New Roman" w:hAnsi="Times New Roman" w:cs="Times New Roman"/>
            <w:noProof/>
            <w:lang w:val="es-CO" w:eastAsia="ko-KR"/>
            <w:rPrChange w:id="2745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4896" behindDoc="0" locked="0" layoutInCell="1" allowOverlap="1" wp14:anchorId="15DC4BCF" wp14:editId="7E75E819">
                  <wp:simplePos x="0" y="0"/>
                  <wp:positionH relativeFrom="column">
                    <wp:posOffset>4025265</wp:posOffset>
                  </wp:positionH>
                  <wp:positionV relativeFrom="paragraph">
                    <wp:posOffset>3957955</wp:posOffset>
                  </wp:positionV>
                  <wp:extent cx="1123950" cy="276225"/>
                  <wp:effectExtent l="0" t="0" r="19050" b="28575"/>
                  <wp:wrapNone/>
                  <wp:docPr id="44" name="44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23950" cy="2762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1948E3FB" w14:textId="7A90FD4D" w:rsidR="00086586" w:rsidRPr="0018099E" w:rsidRDefault="00086586" w:rsidP="00660F65">
                              <w:pPr>
                                <w:rPr>
                                  <w:color w:val="7030A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y=senx-1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15DC4BCF" id="44 Cuadro de texto" o:spid="_x0000_s1050" type="#_x0000_t202" style="position:absolute;margin-left:316.95pt;margin-top:311.65pt;width:88.5pt;height:21.75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" fillcolor="window" strokecolor="white [3212]" strokeweight=".5pt">
                  <v:textbox>
                    <w:txbxContent>
                      <w:p w14:paraId="1948E3FB" w14:textId="7A90FD4D" w:rsidR="00086586" w:rsidRPr="0018099E" w:rsidRDefault="00086586" w:rsidP="00660F65">
                        <w:pPr>
                          <w:rPr>
                            <w:color w:val="7030A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30A0"/>
                              </w:rPr>
                              <m:t>y=senx-1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660F65" w:rsidRPr="009A7192" w:rsidDel="00C67B69">
          <w:rPr>
            <w:rFonts w:ascii="Times New Roman" w:hAnsi="Times New Roman" w:cs="Times New Roman"/>
            <w:noProof/>
            <w:lang w:val="es-CO" w:eastAsia="ko-KR"/>
            <w:rPrChange w:id="2746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1824" behindDoc="0" locked="0" layoutInCell="1" allowOverlap="1" wp14:anchorId="636EB461" wp14:editId="71A00C6E">
                  <wp:simplePos x="0" y="0"/>
                  <wp:positionH relativeFrom="column">
                    <wp:posOffset>3710940</wp:posOffset>
                  </wp:positionH>
                  <wp:positionV relativeFrom="paragraph">
                    <wp:posOffset>338455</wp:posOffset>
                  </wp:positionV>
                  <wp:extent cx="1171575" cy="276225"/>
                  <wp:effectExtent l="0" t="0" r="28575" b="28575"/>
                  <wp:wrapNone/>
                  <wp:docPr id="42" name="42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715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827EE8" w14:textId="35E14165" w:rsidR="00086586" w:rsidRPr="0018099E" w:rsidRDefault="00086586">
                              <w:pPr>
                                <w:rPr>
                                  <w:color w:val="00B05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B050"/>
                                    </w:rPr>
                                    <m:t>y=senx+1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36EB461" id="42 Cuadro de texto" o:spid="_x0000_s1051" type="#_x0000_t202" style="position:absolute;margin-left:292.2pt;margin-top:26.65pt;width:92.25pt;height:21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" fillcolor="white [3201]" strokecolor="white [3212]" strokeweight=".5pt">
                  <v:textbox>
                    <w:txbxContent>
                      <w:p w14:paraId="2E827EE8" w14:textId="35E14165" w:rsidR="00086586" w:rsidRPr="0018099E" w:rsidRDefault="00086586">
                        <w:pPr>
                          <w:rPr>
                            <w:color w:val="00B05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B050"/>
                              </w:rPr>
                              <m:t>y=senx+1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660F65" w:rsidRPr="009A7192" w:rsidDel="00C67B69">
          <w:rPr>
            <w:rFonts w:ascii="Times New Roman" w:hAnsi="Times New Roman" w:cs="Times New Roman"/>
            <w:noProof/>
            <w:lang w:val="es-CO" w:eastAsia="ko-KR"/>
            <w:rPrChange w:id="2747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4309FBD9" wp14:editId="32BD811C">
              <wp:extent cx="5991225" cy="4371975"/>
              <wp:effectExtent l="0" t="0" r="9525" b="9525"/>
              <wp:docPr id="41" name="Imagen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7"/>
                      <a:srcRect l="17325" t="22658" r="13542" b="9970"/>
                      <a:stretch/>
                    </pic:blipFill>
                    <pic:spPr bwMode="auto">
                      <a:xfrm>
                        <a:off x="0" y="0"/>
                        <a:ext cx="5996051" cy="437549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C3E08D6" w14:textId="77777777" w:rsidR="00660F65" w:rsidRPr="009A7192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2E5D574" w14:textId="77777777" w:rsidR="00660F65" w:rsidRPr="009A7192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3"/>
        <w:gridCol w:w="7565"/>
      </w:tblGrid>
      <w:tr w:rsidR="0018099E" w:rsidRPr="009A7192" w14:paraId="4BA742E7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614C6ABA" w14:textId="77777777" w:rsidR="0018099E" w:rsidRPr="009A7192" w:rsidRDefault="0018099E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8099E" w:rsidRPr="009A7192" w14:paraId="2435C0EE" w14:textId="77777777" w:rsidTr="00022E85">
        <w:tc>
          <w:tcPr>
            <w:tcW w:w="2518" w:type="dxa"/>
          </w:tcPr>
          <w:p w14:paraId="6ABE6FE2" w14:textId="77777777" w:rsidR="0018099E" w:rsidRPr="009A7192" w:rsidRDefault="0018099E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6D71462" w14:textId="4E39B257" w:rsidR="0018099E" w:rsidRPr="009A7192" w:rsidRDefault="0018099E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748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2749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</w:t>
              </w:r>
            </w:ins>
            <w:del w:id="2750" w:author="Josué" w:date="2015-06-22T16:16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</w:p>
        </w:tc>
      </w:tr>
      <w:tr w:rsidR="0018099E" w:rsidRPr="009A7192" w14:paraId="0D1534F3" w14:textId="77777777" w:rsidTr="00022E85">
        <w:tc>
          <w:tcPr>
            <w:tcW w:w="2518" w:type="dxa"/>
          </w:tcPr>
          <w:p w14:paraId="3D372F52" w14:textId="77777777" w:rsidR="0018099E" w:rsidRPr="009A7192" w:rsidRDefault="0018099E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F33DC" w14:textId="666560DB" w:rsidR="0018099E" w:rsidRPr="009A7192" w:rsidRDefault="0018099E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 colores  asignados  permiten identificar el traslado de la función.</w:t>
            </w:r>
          </w:p>
        </w:tc>
      </w:tr>
      <w:tr w:rsidR="0018099E" w:rsidRPr="009A7192" w14:paraId="692B8E7C" w14:textId="77777777" w:rsidTr="00022E85">
        <w:tc>
          <w:tcPr>
            <w:tcW w:w="2518" w:type="dxa"/>
          </w:tcPr>
          <w:p w14:paraId="019D0055" w14:textId="77777777" w:rsidR="0018099E" w:rsidRPr="009A7192" w:rsidRDefault="0018099E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5E0B32A" w14:textId="373A8F9C" w:rsidR="0018099E" w:rsidRDefault="00C67B69" w:rsidP="00022E85">
            <w:pPr>
              <w:jc w:val="center"/>
              <w:rPr>
                <w:ins w:id="2751" w:author="Josué" w:date="2015-06-22T15:05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752" w:author="Josué" w:date="2015-06-22T15:0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Agregar los nombres de los ejes, indicar con color verde que la gráfica en verde corresponde a la función: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Pr="008663B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x +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1.</w:t>
              </w:r>
            </w:ins>
          </w:p>
          <w:p w14:paraId="295EC353" w14:textId="1D411F61" w:rsidR="00C67B69" w:rsidRDefault="00C67B69" w:rsidP="00022E85">
            <w:pPr>
              <w:jc w:val="center"/>
              <w:rPr>
                <w:ins w:id="2753" w:author="Josué" w:date="2015-06-22T15:09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754" w:author="Josué" w:date="2015-06-22T15:0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En rojo </w:t>
              </w:r>
            </w:ins>
            <w:ins w:id="2755" w:author="Josué" w:date="2015-06-22T15:09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indicar</w:t>
              </w:r>
            </w:ins>
            <w:ins w:id="2756" w:author="Josué" w:date="2015-06-22T15:0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que la gráfica roja corresponde a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Pr="008663B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</w:p>
          <w:p w14:paraId="665D803D" w14:textId="7EF3D105" w:rsidR="00C67B69" w:rsidRDefault="00C67B69" w:rsidP="00022E85">
            <w:pPr>
              <w:jc w:val="center"/>
              <w:rPr>
                <w:ins w:id="2757" w:author="Josué" w:date="2015-06-22T15:11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758" w:author="Josué" w:date="2015-06-22T15:09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En morado escribir la función </w:t>
              </w:r>
            </w:ins>
            <w:ins w:id="2759" w:author="Josué" w:date="2015-06-22T15:10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Pr="008663B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x </w:t>
              </w:r>
            </w:ins>
            <w:ins w:id="2760" w:author="Josué" w:date="2015-06-22T15:11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–</w:t>
              </w:r>
            </w:ins>
            <w:ins w:id="2761" w:author="Josué" w:date="2015-06-22T15:10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</w:t>
              </w:r>
            </w:ins>
            <w:ins w:id="2762" w:author="Josué" w:date="2015-06-22T15:11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para indica que corresponde a la gráfica morada.</w:t>
              </w:r>
            </w:ins>
          </w:p>
          <w:p w14:paraId="6AA6AA9E" w14:textId="2B0ED276" w:rsidR="00C67B69" w:rsidRDefault="00C67B69" w:rsidP="00022E85">
            <w:pPr>
              <w:jc w:val="center"/>
              <w:rPr>
                <w:ins w:id="2763" w:author="Josué" w:date="2015-06-22T15:09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764" w:author="Josué" w:date="2015-06-22T15:11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765" w:author="Unknown">
                    <w:rPr>
                      <w:noProof/>
                      <w:lang w:val="es-CO" w:eastAsia="ko-KR"/>
                    </w:rPr>
                  </w:rPrChange>
                </w:rPr>
                <w:lastRenderedPageBreak/>
                <w:drawing>
                  <wp:inline distT="0" distB="0" distL="0" distR="0" wp14:anchorId="72ACB0B0" wp14:editId="66033623">
                    <wp:extent cx="5991225" cy="4371975"/>
                    <wp:effectExtent l="0" t="0" r="9525" b="9525"/>
                    <wp:docPr id="76" name="Imagen 7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7"/>
                            <a:srcRect l="17325" t="22658" r="13542" b="9970"/>
                            <a:stretch/>
                          </pic:blipFill>
                          <pic:spPr bwMode="auto">
                            <a:xfrm>
                              <a:off x="0" y="0"/>
                              <a:ext cx="5996051" cy="437549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F227D3D" w14:textId="0EFA0A03" w:rsidR="00C67B69" w:rsidRPr="009A7192" w:rsidRDefault="00C67B69" w:rsidP="00022E8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8099E" w:rsidRPr="009A7192" w14:paraId="51F30C9F" w14:textId="77777777" w:rsidTr="00022E85">
        <w:tc>
          <w:tcPr>
            <w:tcW w:w="2518" w:type="dxa"/>
          </w:tcPr>
          <w:p w14:paraId="4706240E" w14:textId="77777777" w:rsidR="0018099E" w:rsidRPr="009A7192" w:rsidRDefault="0018099E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1A21456" w14:textId="55B1780B" w:rsidR="0018099E" w:rsidRPr="009A7192" w:rsidRDefault="0018099E" w:rsidP="00D255F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Traslado vertical </w:t>
            </w:r>
            <w:del w:id="2766" w:author="Josué" w:date="2015-06-22T15:12:00Z">
              <w:r w:rsidRPr="009A7192" w:rsidDel="00C67B6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ins w:id="2767" w:author="Josué" w:date="2015-06-22T15:12:00Z">
              <w:r w:rsidR="00C67B6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 w:rsidR="00C67B69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="00C67B6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sen </w:t>
              </w:r>
              <w:r w:rsidR="00C67B69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</w:t>
              </w:r>
            </w:ins>
            <w:del w:id="2768" w:author="Josué" w:date="2015-06-22T15:15:00Z">
              <w:r w:rsidRPr="009A7192" w:rsidDel="00C67B6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y=senx</m:t>
                </m:r>
              </m:oMath>
            </w:del>
          </w:p>
        </w:tc>
      </w:tr>
    </w:tbl>
    <w:p w14:paraId="263AA992" w14:textId="77777777" w:rsidR="00660F65" w:rsidRPr="009A7192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3880521" w14:textId="77777777" w:rsidR="00660F65" w:rsidRPr="009A7192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04399A95" w14:textId="50D6A62A" w:rsidR="00660F65" w:rsidRPr="009A7192" w:rsidRDefault="0018099E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SECCIÓN 3]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3.1</w:t>
      </w:r>
      <w:r w:rsidR="00C23D07" w:rsidRPr="009A7192">
        <w:rPr>
          <w:rFonts w:ascii="Times New Roman" w:hAnsi="Times New Roman" w:cs="Times New Roman"/>
          <w:b/>
        </w:rPr>
        <w:t>.2</w:t>
      </w:r>
      <w:r w:rsidRPr="009A7192">
        <w:rPr>
          <w:rFonts w:ascii="Times New Roman" w:hAnsi="Times New Roman" w:cs="Times New Roman"/>
          <w:b/>
        </w:rPr>
        <w:t xml:space="preserve"> </w:t>
      </w:r>
      <w:del w:id="2769" w:author="Josué" w:date="2015-06-22T15:14:00Z">
        <w:r w:rsidRPr="009A7192" w:rsidDel="00C67B69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>Tra</w:t>
      </w:r>
      <w:del w:id="2770" w:author="Josué" w:date="2015-06-22T15:14:00Z">
        <w:r w:rsidRPr="009A7192" w:rsidDel="00C67B69">
          <w:rPr>
            <w:rFonts w:ascii="Times New Roman" w:hAnsi="Times New Roman" w:cs="Times New Roman"/>
            <w:b/>
          </w:rPr>
          <w:delText>n</w:delText>
        </w:r>
      </w:del>
      <w:r w:rsidRPr="009A7192">
        <w:rPr>
          <w:rFonts w:ascii="Times New Roman" w:hAnsi="Times New Roman" w:cs="Times New Roman"/>
          <w:b/>
        </w:rPr>
        <w:t>slaciones horizontales</w:t>
      </w:r>
    </w:p>
    <w:p w14:paraId="35A26DCB" w14:textId="2CFAE640" w:rsidR="0018099E" w:rsidRPr="009A7192" w:rsidDel="005B2CDC" w:rsidRDefault="0018099E">
      <w:pPr>
        <w:spacing w:after="0"/>
        <w:jc w:val="both"/>
        <w:rPr>
          <w:del w:id="2771" w:author="Josué" w:date="2015-06-22T15:21:00Z"/>
          <w:rFonts w:ascii="Times New Roman" w:eastAsiaTheme="minorEastAsia" w:hAnsi="Times New Roman" w:cs="Times New Roman"/>
          <w:color w:val="000000"/>
          <w:lang w:val="es-ES"/>
        </w:rPr>
        <w:pPrChange w:id="2772" w:author="Josué" w:date="2015-06-22T15:33:00Z">
          <w:pPr>
            <w:spacing w:after="0"/>
          </w:pPr>
        </w:pPrChange>
      </w:pPr>
      <w:del w:id="2773" w:author="Josué" w:date="2015-06-22T15:21:00Z">
        <w:r w:rsidRPr="009A7192" w:rsidDel="005B2CDC">
          <w:rPr>
            <w:rFonts w:ascii="Times New Roman" w:hAnsi="Times New Roman" w:cs="Times New Roman"/>
            <w:color w:val="000000"/>
            <w:lang w:val="es-ES"/>
          </w:rPr>
          <w:delText xml:space="preserve">Sea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D</m:t>
          </m:r>
        </m:oMath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una constante positiva.</w:delText>
        </w:r>
      </w:del>
    </w:p>
    <w:p w14:paraId="335ACFFA" w14:textId="57D325C4" w:rsidR="0018099E" w:rsidRDefault="0018099E">
      <w:pPr>
        <w:spacing w:after="0"/>
        <w:jc w:val="both"/>
        <w:rPr>
          <w:ins w:id="2774" w:author="Josué" w:date="2015-06-22T15:25:00Z"/>
          <w:rFonts w:ascii="Times New Roman" w:eastAsiaTheme="minorEastAsia" w:hAnsi="Times New Roman" w:cs="Times New Roman"/>
          <w:color w:val="000000"/>
          <w:lang w:val="es-ES"/>
        </w:rPr>
        <w:pPrChange w:id="2775" w:author="Josué" w:date="2015-06-22T15:33:00Z">
          <w:pPr>
            <w:spacing w:after="0"/>
          </w:pPr>
        </w:pPrChange>
      </w:pPr>
      <w:del w:id="2776" w:author="Josué" w:date="2015-06-22T15:18:00Z">
        <w:r w:rsidRPr="009A7192" w:rsidDel="001951E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Las</w:t>
      </w:r>
      <w:del w:id="2777" w:author="Josué" w:date="2015-06-22T15:18:00Z">
        <w:r w:rsidRPr="009A7192" w:rsidDel="001951E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gráficas</w:t>
      </w:r>
      <w:del w:id="2778" w:author="Josué" w:date="2015-06-22T15:18:00Z">
        <w:r w:rsidRPr="009A7192" w:rsidDel="001951E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</w:t>
      </w:r>
      <w:del w:id="2779" w:author="Josué" w:date="2015-06-22T15:18:00Z">
        <w:r w:rsidRPr="009A7192" w:rsidDel="001951E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las </w:t>
      </w:r>
      <w:del w:id="2780" w:author="Josué" w:date="2015-06-22T15:23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2781" w:author="Josué" w:date="2015-06-22T15:19:00Z">
        <w:r w:rsidRPr="009A7192" w:rsidDel="001951E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2782" w:author="Josué" w:date="2015-06-22T15:19:00Z">
        <w:r w:rsidRPr="009A7192" w:rsidDel="001951E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2783" w:author="Josué" w:date="2015-06-22T15:20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5B2CD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 + D)</w:t>
        </w:r>
      </w:ins>
      <w:del w:id="2784" w:author="Josué" w:date="2015-06-22T15:20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x+D</m:t>
              </m:r>
            </m:e>
          </m:d>
        </m:oMath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donde</w:t>
      </w:r>
      <w:ins w:id="2785" w:author="Josué" w:date="2015-06-22T15:20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5B2CD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2786" w:author="Josué" w:date="2015-06-22T15:20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</w:t>
      </w:r>
      <w:del w:id="2787" w:author="Josué" w:date="2015-06-22T15:20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una </w:t>
      </w:r>
      <w:del w:id="2788" w:author="Josué" w:date="2015-06-22T15:20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789" w:author="Josué" w:date="2015-06-22T15:20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trigonométrica</w:t>
      </w:r>
      <w:ins w:id="2790" w:author="Josué" w:date="2015-06-22T15:21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y </w:t>
        </w:r>
        <w:r w:rsidR="005B2CD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D</w:t>
        </w:r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una constante positiva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, </w:t>
      </w:r>
      <w:del w:id="2791" w:author="Josué" w:date="2015-06-22T15:23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se obtiene</w:t>
      </w:r>
      <w:ins w:id="2792" w:author="Josué" w:date="2015-06-22T15:24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>n de</w:t>
        </w:r>
      </w:ins>
      <w:del w:id="2793" w:author="Josué" w:date="2015-06-22T15:24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</w:t>
      </w:r>
      <w:del w:id="2794" w:author="Josué" w:date="2015-06-22T15:24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>s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795" w:author="Josué" w:date="2015-06-22T15:24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gráfica</w:t>
      </w:r>
      <w:del w:id="2796" w:author="Josué" w:date="2015-06-22T15:24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>s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797" w:author="Josué" w:date="2015-06-22T15:24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de</w:t>
      </w:r>
      <w:ins w:id="2798" w:author="Josué" w:date="2015-06-22T15:24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5B2CD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799" w:author="Josué" w:date="2015-06-22T15:24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m:oMath>
        <m:r>
          <w:del w:id="2800" w:author="Josué" w:date="2015-06-22T15:25:00Z"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w:del>
        </m:r>
      </m:oMath>
      <w:del w:id="2801" w:author="Josué" w:date="2015-06-22T15:25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trasladada horizontalmente </w:t>
      </w:r>
      <w:del w:id="2802" w:author="Josué" w:date="2015-06-22T15:25:00Z">
        <w:r w:rsidRPr="005B2CDC" w:rsidDel="005B2CDC">
          <w:rPr>
            <w:rFonts w:ascii="Times New Roman" w:eastAsiaTheme="minorEastAsia" w:hAnsi="Times New Roman" w:cs="Times New Roman"/>
            <w:i/>
            <w:color w:val="000000"/>
            <w:lang w:val="es-ES"/>
            <w:rPrChange w:id="2803" w:author="Josué" w:date="2015-06-22T15:25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</w:del>
      <w:ins w:id="2804" w:author="Josué" w:date="2015-06-22T15:25:00Z">
        <w:r w:rsidR="005B2CDC">
          <w:rPr>
            <w:rFonts w:ascii="Times New Roman" w:eastAsiaTheme="minorEastAsia" w:hAnsi="Times New Roman" w:cs="Times New Roman"/>
            <w:i/>
            <w:color w:val="000000"/>
            <w:lang w:val="es-ES"/>
          </w:rPr>
          <w:t>D</w:t>
        </w:r>
      </w:ins>
      <m:oMath>
        <m:r>
          <w:del w:id="2805" w:author="Josué" w:date="2015-06-22T15:25:00Z">
            <w:rPr>
              <w:rFonts w:ascii="Cambria Math" w:eastAsiaTheme="minorEastAsia" w:hAnsi="Cambria Math" w:cs="Times New Roman"/>
              <w:color w:val="000000"/>
              <w:lang w:val="es-ES"/>
            </w:rPr>
            <m:t>D</m:t>
          </w:del>
        </m:r>
      </m:oMath>
      <w:del w:id="2806" w:author="Josué" w:date="2015-06-22T15:25:00Z">
        <w:r w:rsidRPr="009A7192" w:rsidDel="005B2CDC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unidades hacia la  izquierda</w:t>
      </w:r>
      <w:ins w:id="2807" w:author="Josué" w:date="2015-06-22T15:25:00Z">
        <w:r w:rsidR="005B2CDC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78DD2B4D" w14:textId="77777777" w:rsidR="005B2CDC" w:rsidRPr="009A7192" w:rsidRDefault="005B2CDC">
      <w:pPr>
        <w:spacing w:after="0"/>
        <w:jc w:val="both"/>
        <w:rPr>
          <w:rFonts w:ascii="Times New Roman" w:eastAsiaTheme="minorEastAsia" w:hAnsi="Times New Roman" w:cs="Times New Roman"/>
          <w:color w:val="000000"/>
          <w:lang w:val="es-ES"/>
        </w:rPr>
        <w:pPrChange w:id="2808" w:author="Josué" w:date="2015-06-22T15:33:00Z">
          <w:pPr>
            <w:spacing w:after="0"/>
          </w:pPr>
        </w:pPrChange>
      </w:pPr>
    </w:p>
    <w:p w14:paraId="3DE96B62" w14:textId="0C062722" w:rsidR="0018099E" w:rsidRPr="009A7192" w:rsidRDefault="0018099E">
      <w:pPr>
        <w:spacing w:after="0"/>
        <w:jc w:val="both"/>
        <w:rPr>
          <w:rFonts w:ascii="Times New Roman" w:eastAsiaTheme="minorEastAsia" w:hAnsi="Times New Roman" w:cs="Times New Roman"/>
          <w:color w:val="000000"/>
          <w:lang w:val="es-ES"/>
        </w:rPr>
        <w:pPrChange w:id="2809" w:author="Josué" w:date="2015-06-22T15:33:00Z">
          <w:pPr>
            <w:spacing w:after="0"/>
          </w:pPr>
        </w:pPrChange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810" w:author="Josué" w:date="2015-06-22T15:30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gráficas </w:t>
      </w:r>
      <w:del w:id="2811" w:author="Josué" w:date="2015-06-22T15:30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2812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813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2814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2815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2816" w:author="Josué" w:date="2015-06-22T15:31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7443E2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 – D)</w:t>
        </w:r>
      </w:ins>
      <w:del w:id="2817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x-D</m:t>
              </m:r>
            </m:e>
          </m:d>
        </m:oMath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donde</w:t>
      </w:r>
      <w:ins w:id="2818" w:author="Josué" w:date="2015-06-22T15:31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7443E2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2819" w:author="Josué" w:date="2015-06-22T15:31:00Z"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w:del>
        </m:r>
      </m:oMath>
      <w:del w:id="2820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del w:id="2821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una </w:t>
      </w:r>
      <w:ins w:id="2822" w:author="Josué" w:date="2015-06-22T15:31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>f</w:t>
        </w:r>
      </w:ins>
      <w:del w:id="2823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f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unción </w:t>
      </w:r>
      <w:del w:id="2824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trigonométrica</w:t>
      </w:r>
      <w:ins w:id="2825" w:author="Josué" w:date="2015-06-22T15:31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y </w:t>
        </w:r>
        <w:r w:rsidR="007443E2">
          <w:rPr>
            <w:rFonts w:ascii="Times New Roman" w:eastAsiaTheme="minorEastAsia" w:hAnsi="Times New Roman" w:cs="Times New Roman"/>
            <w:i/>
            <w:color w:val="000000"/>
            <w:lang w:val="es-ES"/>
          </w:rPr>
          <w:t>D</w:t>
        </w:r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una constante positiva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,</w:t>
      </w:r>
      <w:del w:id="2826" w:author="Josué" w:date="2015-06-22T15:31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se obtiene</w:t>
      </w:r>
      <w:ins w:id="2827" w:author="Josué" w:date="2015-06-22T15:31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>n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ins w:id="2828" w:author="Josué" w:date="2015-06-22T15:32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>de</w:t>
        </w:r>
      </w:ins>
      <w:del w:id="2829" w:author="Josué" w:date="2015-06-22T15:32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las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gráfica</w:t>
      </w:r>
      <w:del w:id="2830" w:author="Josué" w:date="2015-06-22T15:32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 </w:t>
      </w:r>
      <w:ins w:id="2831" w:author="Josué" w:date="2015-06-22T15:32:00Z">
        <w:r w:rsidR="007443E2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2832" w:author="Josué" w:date="2015-06-22T15:32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trasladada horizontalmente </w:t>
      </w:r>
      <w:ins w:id="2833" w:author="Josué" w:date="2015-06-22T15:32:00Z">
        <w:r w:rsidR="007443E2">
          <w:rPr>
            <w:rFonts w:ascii="Times New Roman" w:eastAsiaTheme="minorEastAsia" w:hAnsi="Times New Roman" w:cs="Times New Roman"/>
            <w:i/>
            <w:color w:val="000000"/>
            <w:lang w:val="es-ES"/>
          </w:rPr>
          <w:t>D</w:t>
        </w:r>
      </w:ins>
      <w:del w:id="2834" w:author="Josué" w:date="2015-06-22T15:32:00Z"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D</m:t>
          </m:r>
        </m:oMath>
        <w:r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u</w:t>
      </w:r>
      <w:r w:rsidR="002D3682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nidades hacia la </w:t>
      </w:r>
      <w:del w:id="2835" w:author="Josué" w:date="2015-06-22T15:32:00Z">
        <w:r w:rsidR="002D3682" w:rsidRPr="009A7192" w:rsidDel="007443E2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2D3682" w:rsidRPr="009A7192">
        <w:rPr>
          <w:rFonts w:ascii="Times New Roman" w:eastAsiaTheme="minorEastAsia" w:hAnsi="Times New Roman" w:cs="Times New Roman"/>
          <w:color w:val="000000"/>
          <w:lang w:val="es-ES"/>
        </w:rPr>
        <w:t>derecha</w:t>
      </w:r>
      <w:ins w:id="2836" w:author="Josué" w:date="2015-06-22T15:32:00Z">
        <w:r w:rsidR="007443E2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025F6DEC" w14:textId="77777777" w:rsidR="0018099E" w:rsidRPr="009A7192" w:rsidRDefault="0018099E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0EC0692" w14:textId="77777777" w:rsidR="00660F65" w:rsidRPr="009A7192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9C4CA9B" w14:textId="77777777" w:rsidR="00660F65" w:rsidRPr="009A7192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1C84A4B4" w14:textId="77777777" w:rsidR="002D3682" w:rsidRPr="009A719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7AF5CAB" w14:textId="0C13534D" w:rsidR="002D3682" w:rsidRPr="009A719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9A7192">
        <w:rPr>
          <w:rFonts w:ascii="Times New Roman" w:hAnsi="Times New Roman" w:cs="Times New Roman"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9C89F4D" wp14:editId="68588635">
                <wp:simplePos x="0" y="0"/>
                <wp:positionH relativeFrom="column">
                  <wp:posOffset>3215640</wp:posOffset>
                </wp:positionH>
                <wp:positionV relativeFrom="paragraph">
                  <wp:posOffset>3081655</wp:posOffset>
                </wp:positionV>
                <wp:extent cx="1628775" cy="504825"/>
                <wp:effectExtent l="0" t="0" r="28575" b="28575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5C96F" w14:textId="150CCFAD" w:rsidR="00086586" w:rsidRDefault="00086586">
                            <w:moveFrom w:id="2837" w:author="Josué" w:date="2015-06-22T15:34:00Z">
                              <w:moveFromRangeStart w:id="2838" w:author="Josué" w:date="2015-06-22T15:34:00Z" w:name="move422750611"/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y=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cos⁡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504D" w:themeColor="accent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504D" w:themeColor="accent2"/>
                                        </w:rPr>
                                        <m:t>x+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C0504D" w:themeColor="accent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C0504D" w:themeColor="accent2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C0504D" w:themeColor="accent2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</m:oMath>
                              </m:oMathPara>
                            </w:moveFrom>
                            <w:moveFromRangeEnd w:id="28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89F4D" id="47 Cuadro de texto" o:spid="_x0000_s1052" type="#_x0000_t202" style="position:absolute;margin-left:253.2pt;margin-top:242.65pt;width:128.25pt;height:39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" fillcolor="white [3201]" strokecolor="white [3212]" strokeweight=".5pt">
                <v:textbox>
                  <w:txbxContent>
                    <w:p w14:paraId="0F95C96F" w14:textId="150CCFAD" w:rsidR="00086586" w:rsidRDefault="00086586">
                      <w:moveFrom w:id="2839" w:author="Josué" w:date="2015-06-22T15:34:00Z">
                        <w:moveFromRangeStart w:id="2840" w:author="Josué" w:date="2015-06-22T15:34:00Z" w:name="move422750611"/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y=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cos⁡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C0504D" w:themeColor="accent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x+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504D" w:themeColor="accent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C0504D" w:themeColor="accent2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C0504D" w:themeColor="accent2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oMath>
                        </m:oMathPara>
                      </w:moveFrom>
                      <w:moveFromRangeEnd w:id="2840"/>
                    </w:p>
                  </w:txbxContent>
                </v:textbox>
              </v:shape>
            </w:pict>
          </mc:Fallback>
        </mc:AlternateContent>
      </w:r>
      <w:del w:id="2841" w:author="Josué" w:date="2015-06-22T15:34:00Z">
        <w:r w:rsidRPr="009A7192" w:rsidDel="00F0572D">
          <w:rPr>
            <w:rFonts w:ascii="Times New Roman" w:hAnsi="Times New Roman" w:cs="Times New Roman"/>
            <w:noProof/>
            <w:lang w:val="es-CO" w:eastAsia="ko-KR"/>
            <w:rPrChange w:id="2842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5920" behindDoc="0" locked="0" layoutInCell="1" allowOverlap="1" wp14:anchorId="5272856F" wp14:editId="54691EDF">
                  <wp:simplePos x="0" y="0"/>
                  <wp:positionH relativeFrom="column">
                    <wp:posOffset>4596764</wp:posOffset>
                  </wp:positionH>
                  <wp:positionV relativeFrom="paragraph">
                    <wp:posOffset>443230</wp:posOffset>
                  </wp:positionV>
                  <wp:extent cx="904875" cy="428625"/>
                  <wp:effectExtent l="0" t="0" r="28575" b="28575"/>
                  <wp:wrapNone/>
                  <wp:docPr id="46" name="46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04875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9AF55" w14:textId="579BD528" w:rsidR="00086586" w:rsidRPr="002D3682" w:rsidRDefault="00086586">
                              <w:pPr>
                                <w:rPr>
                                  <w:color w:val="1F497D" w:themeColor="text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1F497D" w:themeColor="text2"/>
                                    </w:rPr>
                                    <m:t>y=cosx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272856F" id="46 Cuadro de texto" o:spid="_x0000_s1053" type="#_x0000_t202" style="position:absolute;margin-left:361.95pt;margin-top:34.9pt;width:71.25pt;height:33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" fillcolor="white [3201]" strokecolor="white [3212]" strokeweight=".5pt">
                  <v:textbox>
                    <w:txbxContent>
                      <w:p w14:paraId="63D9AF55" w14:textId="579BD528" w:rsidR="00086586" w:rsidRPr="002D3682" w:rsidRDefault="00086586">
                        <w:pPr>
                          <w:rPr>
                            <w:color w:val="1F497D" w:themeColor="text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y=cosx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F0572D">
          <w:rPr>
            <w:rFonts w:ascii="Times New Roman" w:hAnsi="Times New Roman" w:cs="Times New Roman"/>
            <w:noProof/>
            <w:lang w:val="es-CO" w:eastAsia="ko-KR"/>
            <w:rPrChange w:id="2843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3ECA0790" wp14:editId="5C6F5A69">
              <wp:extent cx="5353050" cy="3638550"/>
              <wp:effectExtent l="0" t="0" r="0" b="0"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8"/>
                      <a:srcRect l="19534" t="30514" r="24494" b="17824"/>
                      <a:stretch/>
                    </pic:blipFill>
                    <pic:spPr bwMode="auto">
                      <a:xfrm>
                        <a:off x="0" y="0"/>
                        <a:ext cx="5357363" cy="364148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D82C658" w14:textId="77777777" w:rsidR="002D3682" w:rsidRPr="009A719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CFFD69D" w14:textId="77777777" w:rsidR="002D3682" w:rsidRPr="009A719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3"/>
        <w:gridCol w:w="7455"/>
      </w:tblGrid>
      <w:tr w:rsidR="002D3682" w:rsidRPr="009A7192" w14:paraId="0BEB44B8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20EF004D" w14:textId="77777777" w:rsidR="002D3682" w:rsidRPr="009A7192" w:rsidRDefault="002D3682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D3682" w:rsidRPr="009A7192" w14:paraId="237AAA84" w14:textId="77777777" w:rsidTr="00022E85">
        <w:tc>
          <w:tcPr>
            <w:tcW w:w="2518" w:type="dxa"/>
          </w:tcPr>
          <w:p w14:paraId="5BB809E7" w14:textId="77777777" w:rsidR="002D3682" w:rsidRPr="009A7192" w:rsidRDefault="002D3682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E60D290" w14:textId="3E34CAA3" w:rsidR="002D3682" w:rsidRPr="009A7192" w:rsidRDefault="002D3682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844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2845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</w:t>
              </w:r>
            </w:ins>
            <w:del w:id="2846" w:author="Josué" w:date="2015-06-22T16:16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</w:delText>
              </w:r>
            </w:del>
          </w:p>
        </w:tc>
      </w:tr>
      <w:tr w:rsidR="002D3682" w:rsidRPr="009A7192" w14:paraId="2B554776" w14:textId="77777777" w:rsidTr="00022E85">
        <w:tc>
          <w:tcPr>
            <w:tcW w:w="2518" w:type="dxa"/>
          </w:tcPr>
          <w:p w14:paraId="33EC5961" w14:textId="77777777" w:rsidR="002D3682" w:rsidRPr="009A7192" w:rsidRDefault="002D3682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D2DA666" w14:textId="77777777" w:rsidR="002D3682" w:rsidRPr="009A7192" w:rsidRDefault="002D3682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 colores  asignados  permiten identificar el traslado de la función.</w:t>
            </w:r>
          </w:p>
        </w:tc>
      </w:tr>
      <w:tr w:rsidR="002D3682" w:rsidRPr="009A7192" w14:paraId="17F117F2" w14:textId="77777777" w:rsidTr="00022E85">
        <w:tc>
          <w:tcPr>
            <w:tcW w:w="2518" w:type="dxa"/>
          </w:tcPr>
          <w:p w14:paraId="01A33A62" w14:textId="77777777" w:rsidR="002D3682" w:rsidRPr="009A7192" w:rsidRDefault="002D3682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787DF77" w14:textId="38F9C254" w:rsidR="00F0572D" w:rsidRDefault="00F0572D" w:rsidP="00F0572D">
            <w:pPr>
              <w:rPr>
                <w:ins w:id="2847" w:author="Josué" w:date="2015-06-22T15:34:00Z"/>
                <w:rFonts w:ascii="Times New Roman" w:eastAsiaTheme="minorEastAsia" w:hAnsi="Times New Roman" w:cs="Times New Roman"/>
                <w:color w:val="C0504D" w:themeColor="accent2"/>
              </w:rPr>
            </w:pPr>
            <w:ins w:id="2848" w:author="Josué" w:date="2015-06-22T15:33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Agregar los nombres de los ejes</w:t>
              </w:r>
            </w:ins>
            <w:ins w:id="2849" w:author="Josué" w:date="2015-06-22T15:3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y escribir en azul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cos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x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y en rojo </w:t>
              </w:r>
            </w:ins>
            <w:moveToRangeStart w:id="2850" w:author="Josué" w:date="2015-06-22T15:34:00Z" w:name="move422750611"/>
            <m:oMath>
              <m:r>
                <w:rPr>
                  <w:rFonts w:ascii="Cambria Math" w:hAnsi="Cambria Math"/>
                  <w:color w:val="C0504D" w:themeColor="accent2"/>
                </w:rPr>
                <m:t>y=</m:t>
              </m:r>
              <m:r>
                <m:rPr>
                  <m:sty m:val="p"/>
                </m:rPr>
                <w:rPr>
                  <w:rFonts w:ascii="Cambria Math" w:hAnsi="Cambria Math"/>
                  <w:color w:val="C0504D" w:themeColor="accent2"/>
                </w:rPr>
                <m:t>cos⁡</m:t>
              </m:r>
              <m:d>
                <m:dPr>
                  <m:ctrlPr>
                    <w:rPr>
                      <w:rFonts w:ascii="Cambria Math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504D" w:themeColor="accent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6</m:t>
                      </m:r>
                    </m:den>
                  </m:f>
                </m:e>
              </m:d>
            </m:oMath>
          </w:p>
          <w:p w14:paraId="60A0F511" w14:textId="36EC49C6" w:rsidR="00F0572D" w:rsidRDefault="00F0572D" w:rsidP="00F0572D">
            <w:ins w:id="2851" w:author="Josué" w:date="2015-06-22T15:34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852" w:author="Unknown">
                    <w:rPr>
                      <w:noProof/>
                      <w:lang w:val="es-CO" w:eastAsia="ko-KR"/>
                    </w:rPr>
                  </w:rPrChange>
                </w:rPr>
                <w:drawing>
                  <wp:inline distT="0" distB="0" distL="0" distR="0" wp14:anchorId="21D7011B" wp14:editId="505229EC">
                    <wp:extent cx="5353050" cy="3638550"/>
                    <wp:effectExtent l="0" t="0" r="0" b="0"/>
                    <wp:docPr id="77" name="Imagen 7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8"/>
                            <a:srcRect l="19534" t="30514" r="24494" b="17824"/>
                            <a:stretch/>
                          </pic:blipFill>
                          <pic:spPr bwMode="auto">
                            <a:xfrm>
                              <a:off x="0" y="0"/>
                              <a:ext cx="5357363" cy="364148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moveToRangeEnd w:id="2850"/>
          <w:p w14:paraId="6E038423" w14:textId="2835907D" w:rsidR="002D3682" w:rsidRPr="00D255F2" w:rsidRDefault="002D3682" w:rsidP="00D255F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D3682" w:rsidRPr="009A7192" w14:paraId="7E205276" w14:textId="77777777" w:rsidTr="00022E85">
        <w:tc>
          <w:tcPr>
            <w:tcW w:w="2518" w:type="dxa"/>
          </w:tcPr>
          <w:p w14:paraId="17306D11" w14:textId="77777777" w:rsidR="002D3682" w:rsidRPr="009A7192" w:rsidRDefault="002D3682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7D4E9F6" w14:textId="2F764346" w:rsidR="002D3682" w:rsidRPr="009A7192" w:rsidRDefault="002D3682" w:rsidP="00D255F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Traslado horizontal de</w:t>
            </w:r>
            <w:ins w:id="2853" w:author="Josué" w:date="2015-06-22T15:36:00Z">
              <w:r w:rsidR="00F0572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 w:rsidR="00E6161D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="00E6161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cos </w:t>
              </w:r>
              <w:r w:rsidR="00E6161D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</w:t>
              </w:r>
            </w:ins>
            <w:del w:id="2854" w:author="Josué" w:date="2015-06-22T15:40:00Z">
              <w:r w:rsidRPr="009A7192" w:rsidDel="00E6161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y=cosx</m:t>
                </m:r>
              </m:oMath>
            </w:del>
          </w:p>
        </w:tc>
      </w:tr>
    </w:tbl>
    <w:p w14:paraId="7F59B3E9" w14:textId="77777777" w:rsidR="002D3682" w:rsidRPr="009A719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7BA1E06D" w14:textId="66FF9790" w:rsidR="0081708C" w:rsidRPr="009A7192" w:rsidDel="00E6161D" w:rsidRDefault="0081708C" w:rsidP="00FA27F6">
      <w:pPr>
        <w:spacing w:after="0"/>
        <w:rPr>
          <w:del w:id="2855" w:author="Josué" w:date="2015-06-22T15:40:00Z"/>
          <w:rFonts w:ascii="Times New Roman" w:hAnsi="Times New Roman" w:cs="Times New Roman"/>
          <w:b/>
          <w:color w:val="000000"/>
          <w:lang w:val="es-ES"/>
        </w:rPr>
      </w:pPr>
    </w:p>
    <w:p w14:paraId="5FC598AD" w14:textId="71D62269" w:rsidR="00817BA9" w:rsidRPr="009A7192" w:rsidRDefault="00817BA9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3.2 Reflexión de funciones</w:t>
      </w:r>
    </w:p>
    <w:p w14:paraId="3F7864B3" w14:textId="3B5331CB" w:rsidR="009D060B" w:rsidRPr="009A7192" w:rsidRDefault="009D060B" w:rsidP="00FA27F6">
      <w:pPr>
        <w:spacing w:after="0"/>
        <w:rPr>
          <w:rFonts w:ascii="Times New Roman" w:hAnsi="Times New Roman" w:cs="Times New Roman"/>
        </w:rPr>
      </w:pPr>
      <w:commentRangeStart w:id="2856"/>
      <w:r w:rsidRPr="000F03A0">
        <w:rPr>
          <w:rFonts w:ascii="Times New Roman" w:hAnsi="Times New Roman" w:cs="Times New Roman"/>
          <w:highlight w:val="yellow"/>
          <w:rPrChange w:id="2857" w:author="Josué" w:date="2015-06-22T15:42:00Z">
            <w:rPr>
              <w:rFonts w:ascii="Times New Roman" w:hAnsi="Times New Roman" w:cs="Times New Roman"/>
            </w:rPr>
          </w:rPrChange>
        </w:rPr>
        <w:t xml:space="preserve">Dada la </w:t>
      </w:r>
      <w:del w:id="2858" w:author="Josué" w:date="2015-06-22T15:40:00Z">
        <w:r w:rsidRPr="000F03A0" w:rsidDel="00E6161D">
          <w:rPr>
            <w:rFonts w:ascii="Times New Roman" w:hAnsi="Times New Roman" w:cs="Times New Roman"/>
            <w:highlight w:val="yellow"/>
            <w:rPrChange w:id="2859" w:author="Josué" w:date="2015-06-22T15:42:00Z">
              <w:rPr>
                <w:rFonts w:ascii="Times New Roman" w:hAnsi="Times New Roman" w:cs="Times New Roman"/>
              </w:rPr>
            </w:rPrChange>
          </w:rPr>
          <w:delText xml:space="preserve"> </w:delText>
        </w:r>
      </w:del>
      <w:r w:rsidRPr="000F03A0">
        <w:rPr>
          <w:rFonts w:ascii="Times New Roman" w:hAnsi="Times New Roman" w:cs="Times New Roman"/>
          <w:highlight w:val="yellow"/>
          <w:rPrChange w:id="2860" w:author="Josué" w:date="2015-06-22T15:42:00Z">
            <w:rPr>
              <w:rFonts w:ascii="Times New Roman" w:hAnsi="Times New Roman" w:cs="Times New Roman"/>
            </w:rPr>
          </w:rPrChange>
        </w:rPr>
        <w:t xml:space="preserve">función </w:t>
      </w:r>
      <w:ins w:id="2861" w:author="Josué" w:date="2015-06-22T15:41:00Z">
        <w:r w:rsidR="000F03A0" w:rsidRPr="000F03A0">
          <w:rPr>
            <w:rFonts w:ascii="Times New Roman" w:hAnsi="Times New Roman" w:cs="Times New Roman"/>
            <w:i/>
            <w:highlight w:val="yellow"/>
            <w:rPrChange w:id="2862" w:author="Josué" w:date="2015-06-22T15:42:00Z">
              <w:rPr>
                <w:rFonts w:ascii="Times New Roman" w:hAnsi="Times New Roman" w:cs="Times New Roman"/>
                <w:i/>
              </w:rPr>
            </w:rPrChange>
          </w:rPr>
          <w:t>y = A f(x)</w:t>
        </w:r>
        <w:r w:rsidR="000F03A0" w:rsidRPr="000F03A0">
          <w:rPr>
            <w:rFonts w:ascii="Times New Roman" w:hAnsi="Times New Roman" w:cs="Times New Roman"/>
            <w:highlight w:val="yellow"/>
            <w:rPrChange w:id="2863" w:author="Josué" w:date="2015-06-22T15:42:00Z">
              <w:rPr>
                <w:rFonts w:ascii="Times New Roman" w:hAnsi="Times New Roman" w:cs="Times New Roman"/>
              </w:rPr>
            </w:rPrChange>
          </w:rPr>
          <w:t xml:space="preserve"> </w:t>
        </w:r>
      </w:ins>
      <w:del w:id="2864" w:author="Josué" w:date="2015-06-22T15:41:00Z">
        <w:r w:rsidRPr="000F03A0" w:rsidDel="000F03A0">
          <w:rPr>
            <w:rFonts w:ascii="Times New Roman" w:hAnsi="Times New Roman" w:cs="Times New Roman"/>
            <w:highlight w:val="yellow"/>
            <w:rPrChange w:id="2865" w:author="Josué" w:date="2015-06-22T15:42:00Z">
              <w:rPr>
                <w:rFonts w:ascii="Times New Roman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hAnsi="Cambria Math" w:cs="Times New Roman"/>
              <w:highlight w:val="yellow"/>
              <w:rPrChange w:id="2866" w:author="Josué" w:date="2015-06-22T15:42:00Z">
                <w:rPr>
                  <w:rFonts w:ascii="Cambria Math" w:hAnsi="Cambria Math" w:cs="Times New Roman"/>
                </w:rPr>
              </w:rPrChange>
            </w:rPr>
            <m:t>y=Af(x)</m:t>
          </m:r>
        </m:oMath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867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 </w:delText>
        </w:r>
      </w:del>
      <w:r w:rsidRPr="000F03A0">
        <w:rPr>
          <w:rFonts w:ascii="Times New Roman" w:eastAsiaTheme="minorEastAsia" w:hAnsi="Times New Roman" w:cs="Times New Roman"/>
          <w:highlight w:val="yellow"/>
          <w:rPrChange w:id="2868" w:author="Josué" w:date="2015-06-22T15:42:00Z">
            <w:rPr>
              <w:rFonts w:ascii="Times New Roman" w:eastAsiaTheme="minorEastAsia" w:hAnsi="Times New Roman" w:cs="Times New Roman"/>
            </w:rPr>
          </w:rPrChange>
        </w:rPr>
        <w:t xml:space="preserve">donde </w:t>
      </w:r>
      <w:ins w:id="2869" w:author="Josué" w:date="2015-06-22T15:41:00Z">
        <w:r w:rsidR="000F03A0" w:rsidRPr="000F03A0">
          <w:rPr>
            <w:rFonts w:ascii="Times New Roman" w:hAnsi="Times New Roman" w:cs="Times New Roman"/>
            <w:i/>
            <w:highlight w:val="yellow"/>
            <w:rPrChange w:id="2870" w:author="Josué" w:date="2015-06-22T15:42:00Z">
              <w:rPr>
                <w:rFonts w:ascii="Times New Roman" w:hAnsi="Times New Roman" w:cs="Times New Roman"/>
                <w:i/>
              </w:rPr>
            </w:rPrChange>
          </w:rPr>
          <w:t>f(x)</w:t>
        </w:r>
      </w:ins>
      <w:del w:id="2871" w:author="Josué" w:date="2015-06-22T15:41:00Z"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872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highlight w:val="yellow"/>
              <w:rPrChange w:id="2873" w:author="Josué" w:date="2015-06-22T15:42:00Z">
                <w:rPr>
                  <w:rFonts w:ascii="Cambria Math" w:eastAsiaTheme="minorEastAsia" w:hAnsi="Cambria Math" w:cs="Times New Roman"/>
                </w:rPr>
              </w:rPrChange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highlight w:val="yellow"/>
                  <w:rPrChange w:id="2874" w:author="Josué" w:date="2015-06-22T15:42:00Z">
                    <w:rPr>
                      <w:rFonts w:ascii="Cambria Math" w:eastAsiaTheme="minorEastAsia" w:hAnsi="Cambria Math" w:cs="Times New Roman"/>
                    </w:rPr>
                  </w:rPrChange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highlight w:val="yellow"/>
              <w:rPrChange w:id="2875" w:author="Josué" w:date="2015-06-22T15:42:00Z">
                <w:rPr>
                  <w:rFonts w:ascii="Cambria Math" w:eastAsiaTheme="minorEastAsia" w:hAnsi="Cambria Math" w:cs="Times New Roman"/>
                </w:rPr>
              </w:rPrChange>
            </w:rPr>
            <m:t xml:space="preserve"> </m:t>
          </m:r>
        </m:oMath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876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ins w:id="2877" w:author="Josué" w:date="2015-06-22T15:41:00Z">
        <w:r w:rsidR="000F03A0" w:rsidRPr="000F03A0">
          <w:rPr>
            <w:rFonts w:ascii="Times New Roman" w:eastAsiaTheme="minorEastAsia" w:hAnsi="Times New Roman" w:cs="Times New Roman"/>
            <w:highlight w:val="yellow"/>
            <w:rPrChange w:id="2878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t xml:space="preserve"> </w:t>
        </w:r>
      </w:ins>
      <w:r w:rsidRPr="000F03A0">
        <w:rPr>
          <w:rFonts w:ascii="Times New Roman" w:eastAsiaTheme="minorEastAsia" w:hAnsi="Times New Roman" w:cs="Times New Roman"/>
          <w:highlight w:val="yellow"/>
          <w:rPrChange w:id="2879" w:author="Josué" w:date="2015-06-22T15:42:00Z">
            <w:rPr>
              <w:rFonts w:ascii="Times New Roman" w:eastAsiaTheme="minorEastAsia" w:hAnsi="Times New Roman" w:cs="Times New Roman"/>
            </w:rPr>
          </w:rPrChange>
        </w:rPr>
        <w:t xml:space="preserve">es una función trigonométrica, </w:t>
      </w:r>
      <w:del w:id="2880" w:author="Josué" w:date="2015-06-22T15:41:00Z"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881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Pr="000F03A0">
        <w:rPr>
          <w:rFonts w:ascii="Times New Roman" w:eastAsiaTheme="minorEastAsia" w:hAnsi="Times New Roman" w:cs="Times New Roman"/>
          <w:highlight w:val="yellow"/>
          <w:rPrChange w:id="2882" w:author="Josué" w:date="2015-06-22T15:42:00Z">
            <w:rPr>
              <w:rFonts w:ascii="Times New Roman" w:eastAsiaTheme="minorEastAsia" w:hAnsi="Times New Roman" w:cs="Times New Roman"/>
            </w:rPr>
          </w:rPrChange>
        </w:rPr>
        <w:t>si</w:t>
      </w:r>
      <w:ins w:id="2883" w:author="Josué" w:date="2015-06-22T15:41:00Z">
        <w:r w:rsidR="000F03A0" w:rsidRPr="000F03A0">
          <w:rPr>
            <w:rFonts w:ascii="Times New Roman" w:eastAsiaTheme="minorEastAsia" w:hAnsi="Times New Roman" w:cs="Times New Roman"/>
            <w:highlight w:val="yellow"/>
            <w:rPrChange w:id="2884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t xml:space="preserve"> </w:t>
        </w:r>
        <w:r w:rsidR="000F03A0" w:rsidRPr="000F03A0">
          <w:rPr>
            <w:rFonts w:ascii="Times New Roman" w:eastAsiaTheme="minorEastAsia" w:hAnsi="Times New Roman" w:cs="Times New Roman"/>
            <w:i/>
            <w:highlight w:val="yellow"/>
            <w:rPrChange w:id="2885" w:author="Josué" w:date="2015-06-22T15:42:00Z">
              <w:rPr>
                <w:rFonts w:ascii="Times New Roman" w:eastAsiaTheme="minorEastAsia" w:hAnsi="Times New Roman" w:cs="Times New Roman"/>
                <w:i/>
              </w:rPr>
            </w:rPrChange>
          </w:rPr>
          <w:t xml:space="preserve">A &lt; </w:t>
        </w:r>
        <w:r w:rsidR="000F03A0" w:rsidRPr="000F03A0">
          <w:rPr>
            <w:rFonts w:ascii="Times New Roman" w:eastAsiaTheme="minorEastAsia" w:hAnsi="Times New Roman" w:cs="Times New Roman"/>
            <w:highlight w:val="yellow"/>
            <w:rPrChange w:id="2886" w:author="Josué" w:date="2015-06-22T15:42:00Z">
              <w:rPr>
                <w:rFonts w:ascii="Times New Roman" w:eastAsiaTheme="minorEastAsia" w:hAnsi="Times New Roman" w:cs="Times New Roman"/>
                <w:i/>
              </w:rPr>
            </w:rPrChange>
          </w:rPr>
          <w:t>0</w:t>
        </w:r>
      </w:ins>
      <w:del w:id="2887" w:author="Josué" w:date="2015-06-22T15:41:00Z"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888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highlight w:val="yellow"/>
              <w:rPrChange w:id="2889" w:author="Josué" w:date="2015-06-22T15:42:00Z">
                <w:rPr>
                  <w:rFonts w:ascii="Cambria Math" w:eastAsiaTheme="minorEastAsia" w:hAnsi="Cambria Math" w:cs="Times New Roman"/>
                </w:rPr>
              </w:rPrChange>
            </w:rPr>
            <m:t>A&lt;0,</m:t>
          </m:r>
        </m:oMath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890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ins w:id="2891" w:author="Josué" w:date="2015-06-22T15:41:00Z">
        <w:r w:rsidR="000F03A0" w:rsidRPr="000F03A0">
          <w:rPr>
            <w:rFonts w:ascii="Times New Roman" w:eastAsiaTheme="minorEastAsia" w:hAnsi="Times New Roman" w:cs="Times New Roman"/>
            <w:highlight w:val="yellow"/>
            <w:rPrChange w:id="2892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t xml:space="preserve">, </w:t>
        </w:r>
      </w:ins>
      <w:r w:rsidRPr="000F03A0">
        <w:rPr>
          <w:rFonts w:ascii="Times New Roman" w:eastAsiaTheme="minorEastAsia" w:hAnsi="Times New Roman" w:cs="Times New Roman"/>
          <w:highlight w:val="yellow"/>
          <w:rPrChange w:id="2893" w:author="Josué" w:date="2015-06-22T15:42:00Z">
            <w:rPr>
              <w:rFonts w:ascii="Times New Roman" w:eastAsiaTheme="minorEastAsia" w:hAnsi="Times New Roman" w:cs="Times New Roman"/>
            </w:rPr>
          </w:rPrChange>
        </w:rPr>
        <w:t xml:space="preserve">entonces la gráfica de </w:t>
      </w:r>
      <w:ins w:id="2894" w:author="Josué" w:date="2015-06-22T15:41:00Z">
        <w:r w:rsidR="000F03A0" w:rsidRPr="000F03A0">
          <w:rPr>
            <w:rFonts w:ascii="Times New Roman" w:hAnsi="Times New Roman" w:cs="Times New Roman"/>
            <w:i/>
            <w:highlight w:val="yellow"/>
            <w:rPrChange w:id="2895" w:author="Josué" w:date="2015-06-22T15:42:00Z">
              <w:rPr>
                <w:rFonts w:ascii="Times New Roman" w:hAnsi="Times New Roman" w:cs="Times New Roman"/>
                <w:i/>
              </w:rPr>
            </w:rPrChange>
          </w:rPr>
          <w:t>f(x)</w:t>
        </w:r>
      </w:ins>
      <m:oMath>
        <m:r>
          <w:del w:id="2896" w:author="Josué" w:date="2015-06-22T15:41:00Z">
            <w:rPr>
              <w:rFonts w:ascii="Cambria Math" w:eastAsiaTheme="minorEastAsia" w:hAnsi="Cambria Math" w:cs="Times New Roman"/>
              <w:highlight w:val="yellow"/>
              <w:rPrChange w:id="2897" w:author="Josué" w:date="2015-06-22T15:42:00Z">
                <w:rPr>
                  <w:rFonts w:ascii="Cambria Math" w:eastAsiaTheme="minorEastAsia" w:hAnsi="Cambria Math" w:cs="Times New Roman"/>
                </w:rPr>
              </w:rPrChange>
            </w:rPr>
            <m:t>f(</m:t>
          </w:del>
        </m:r>
        <m:r>
          <w:del w:id="2898" w:author="Josué" w:date="2015-06-22T15:42:00Z">
            <w:rPr>
              <w:rFonts w:ascii="Cambria Math" w:eastAsiaTheme="minorEastAsia" w:hAnsi="Cambria Math" w:cs="Times New Roman"/>
              <w:highlight w:val="yellow"/>
              <w:rPrChange w:id="2899" w:author="Josué" w:date="2015-06-22T15:42:00Z">
                <w:rPr>
                  <w:rFonts w:ascii="Cambria Math" w:eastAsiaTheme="minorEastAsia" w:hAnsi="Cambria Math" w:cs="Times New Roman"/>
                </w:rPr>
              </w:rPrChange>
            </w:rPr>
            <m:t>x)</m:t>
          </w:del>
        </m:r>
      </m:oMath>
      <w:del w:id="2900" w:author="Josué" w:date="2015-06-22T15:42:00Z"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901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Pr="000F03A0">
        <w:rPr>
          <w:rFonts w:ascii="Times New Roman" w:eastAsiaTheme="minorEastAsia" w:hAnsi="Times New Roman" w:cs="Times New Roman"/>
          <w:highlight w:val="yellow"/>
          <w:rPrChange w:id="2902" w:author="Josué" w:date="2015-06-22T15:42:00Z">
            <w:rPr>
              <w:rFonts w:ascii="Times New Roman" w:eastAsiaTheme="minorEastAsia" w:hAnsi="Times New Roman" w:cs="Times New Roman"/>
            </w:rPr>
          </w:rPrChange>
        </w:rPr>
        <w:t xml:space="preserve"> refleja con </w:t>
      </w:r>
      <w:del w:id="2903" w:author="Josué" w:date="2015-06-22T15:42:00Z"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904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Pr="000F03A0">
        <w:rPr>
          <w:rFonts w:ascii="Times New Roman" w:eastAsiaTheme="minorEastAsia" w:hAnsi="Times New Roman" w:cs="Times New Roman"/>
          <w:highlight w:val="yellow"/>
          <w:rPrChange w:id="2905" w:author="Josué" w:date="2015-06-22T15:42:00Z">
            <w:rPr>
              <w:rFonts w:ascii="Times New Roman" w:eastAsiaTheme="minorEastAsia" w:hAnsi="Times New Roman" w:cs="Times New Roman"/>
            </w:rPr>
          </w:rPrChange>
        </w:rPr>
        <w:t>el eje</w:t>
      </w:r>
      <w:ins w:id="2906" w:author="Josué" w:date="2015-06-22T15:42:00Z">
        <w:r w:rsidR="000F03A0" w:rsidRPr="000F03A0">
          <w:rPr>
            <w:rFonts w:ascii="Times New Roman" w:eastAsiaTheme="minorEastAsia" w:hAnsi="Times New Roman" w:cs="Times New Roman"/>
            <w:highlight w:val="yellow"/>
            <w:rPrChange w:id="2907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t xml:space="preserve"> </w:t>
        </w:r>
        <w:r w:rsidR="000F03A0" w:rsidRPr="000F03A0">
          <w:rPr>
            <w:rFonts w:ascii="Times New Roman" w:eastAsiaTheme="minorEastAsia" w:hAnsi="Times New Roman" w:cs="Times New Roman"/>
            <w:i/>
            <w:highlight w:val="yellow"/>
            <w:rPrChange w:id="2908" w:author="Josué" w:date="2015-06-22T15:42:00Z">
              <w:rPr>
                <w:rFonts w:ascii="Times New Roman" w:eastAsiaTheme="minorEastAsia" w:hAnsi="Times New Roman" w:cs="Times New Roman"/>
                <w:i/>
              </w:rPr>
            </w:rPrChange>
          </w:rPr>
          <w:t>X</w:t>
        </w:r>
      </w:ins>
      <w:del w:id="2909" w:author="Josué" w:date="2015-06-22T15:42:00Z">
        <w:r w:rsidRPr="000F03A0" w:rsidDel="000F03A0">
          <w:rPr>
            <w:rFonts w:ascii="Times New Roman" w:eastAsiaTheme="minorEastAsia" w:hAnsi="Times New Roman" w:cs="Times New Roman"/>
            <w:highlight w:val="yellow"/>
            <w:rPrChange w:id="2910" w:author="Josué" w:date="2015-06-22T15:42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highlight w:val="yellow"/>
              <w:rPrChange w:id="2911" w:author="Josué" w:date="2015-06-22T15:42:00Z">
                <w:rPr>
                  <w:rFonts w:ascii="Cambria Math" w:eastAsiaTheme="minorEastAsia" w:hAnsi="Cambria Math" w:cs="Times New Roman"/>
                </w:rPr>
              </w:rPrChange>
            </w:rPr>
            <m:t>x.</m:t>
          </m:r>
        </m:oMath>
        <w:r w:rsidRPr="000F03A0" w:rsidDel="000F03A0">
          <w:rPr>
            <w:rFonts w:ascii="Times New Roman" w:hAnsi="Times New Roman" w:cs="Times New Roman"/>
            <w:highlight w:val="yellow"/>
            <w:rPrChange w:id="2912" w:author="Josué" w:date="2015-06-22T15:42:00Z">
              <w:rPr>
                <w:rFonts w:ascii="Times New Roman" w:hAnsi="Times New Roman" w:cs="Times New Roman"/>
              </w:rPr>
            </w:rPrChange>
          </w:rPr>
          <w:delText xml:space="preserve"> </w:delText>
        </w:r>
      </w:del>
      <w:ins w:id="2913" w:author="Josué" w:date="2015-06-22T15:42:00Z">
        <w:r w:rsidR="000F03A0" w:rsidRPr="000F03A0">
          <w:rPr>
            <w:rFonts w:ascii="Times New Roman" w:hAnsi="Times New Roman" w:cs="Times New Roman"/>
            <w:highlight w:val="yellow"/>
            <w:rPrChange w:id="2914" w:author="Josué" w:date="2015-06-22T15:42:00Z">
              <w:rPr>
                <w:rFonts w:ascii="Times New Roman" w:hAnsi="Times New Roman" w:cs="Times New Roman"/>
              </w:rPr>
            </w:rPrChange>
          </w:rPr>
          <w:t>.</w:t>
        </w:r>
        <w:commentRangeEnd w:id="2856"/>
        <w:r w:rsidR="000F03A0" w:rsidRPr="000F03A0">
          <w:rPr>
            <w:rStyle w:val="Refdecomentario"/>
            <w:rFonts w:ascii="Calibri" w:eastAsia="Calibri" w:hAnsi="Calibri" w:cs="Times New Roman"/>
            <w:highlight w:val="yellow"/>
            <w:lang w:val="es-MX"/>
            <w:rPrChange w:id="2915" w:author="Josué" w:date="2015-06-22T15:42:00Z">
              <w:rPr>
                <w:rStyle w:val="Refdecomentario"/>
                <w:rFonts w:ascii="Calibri" w:eastAsia="Calibri" w:hAnsi="Calibri" w:cs="Times New Roman"/>
                <w:lang w:val="es-MX"/>
              </w:rPr>
            </w:rPrChange>
          </w:rPr>
          <w:commentReference w:id="2856"/>
        </w:r>
        <w:r w:rsidR="000F03A0">
          <w:rPr>
            <w:rFonts w:ascii="Times New Roman" w:hAnsi="Times New Roman" w:cs="Times New Roman"/>
          </w:rPr>
          <w:t xml:space="preserve"> ACLARAR y complementar la </w:t>
        </w:r>
      </w:ins>
      <w:ins w:id="2916" w:author="Josué" w:date="2015-06-22T15:43:00Z">
        <w:r w:rsidR="000F03A0">
          <w:rPr>
            <w:rFonts w:ascii="Times New Roman" w:hAnsi="Times New Roman" w:cs="Times New Roman"/>
          </w:rPr>
          <w:t>idea.</w:t>
        </w:r>
      </w:ins>
    </w:p>
    <w:p w14:paraId="15B04A57" w14:textId="77777777" w:rsidR="009D060B" w:rsidRPr="009A7192" w:rsidRDefault="009D060B" w:rsidP="00FA27F6">
      <w:pPr>
        <w:spacing w:after="0"/>
        <w:rPr>
          <w:rFonts w:ascii="Times New Roman" w:hAnsi="Times New Roman" w:cs="Times New Roman"/>
        </w:rPr>
      </w:pPr>
    </w:p>
    <w:p w14:paraId="2720A5D4" w14:textId="7FF4AF32" w:rsidR="009D060B" w:rsidRPr="009A7192" w:rsidRDefault="0081708C" w:rsidP="00FA27F6">
      <w:pPr>
        <w:spacing w:after="0"/>
        <w:rPr>
          <w:rFonts w:ascii="Times New Roman" w:hAnsi="Times New Roman" w:cs="Times New Roman"/>
        </w:rPr>
      </w:pPr>
      <w:del w:id="2917" w:author="Josué" w:date="2015-06-22T15:58:00Z">
        <w:r w:rsidRPr="009A7192" w:rsidDel="00E92D2E">
          <w:rPr>
            <w:rFonts w:ascii="Times New Roman" w:hAnsi="Times New Roman" w:cs="Times New Roman"/>
            <w:noProof/>
            <w:lang w:val="es-CO" w:eastAsia="ko-KR"/>
            <w:rPrChange w:id="2918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75136" behindDoc="0" locked="0" layoutInCell="1" allowOverlap="1" wp14:anchorId="2ED6C5C4" wp14:editId="5DC65832">
                  <wp:simplePos x="0" y="0"/>
                  <wp:positionH relativeFrom="column">
                    <wp:posOffset>2297694</wp:posOffset>
                  </wp:positionH>
                  <wp:positionV relativeFrom="paragraph">
                    <wp:posOffset>2944207</wp:posOffset>
                  </wp:positionV>
                  <wp:extent cx="1181735" cy="275590"/>
                  <wp:effectExtent l="0" t="0" r="18415" b="10160"/>
                  <wp:wrapNone/>
                  <wp:docPr id="58" name="58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81735" cy="2755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4EBE7E34" w14:textId="1B849E8A" w:rsidR="00086586" w:rsidRPr="0081708C" w:rsidRDefault="00086586" w:rsidP="009D060B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y=2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ED6C5C4" id="58 Cuadro de texto" o:spid="_x0000_s1054" type="#_x0000_t202" style="position:absolute;margin-left:180.9pt;margin-top:231.85pt;width:93.05pt;height:21.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" fillcolor="window" strokecolor="window" strokeweight=".5pt">
                  <v:textbox>
                    <w:txbxContent>
                      <w:p w14:paraId="4EBE7E34" w14:textId="1B849E8A" w:rsidR="00086586" w:rsidRPr="0081708C" w:rsidRDefault="00086586" w:rsidP="009D060B">
                        <w:pPr>
                          <w:rPr>
                            <w:b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y=2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9D060B" w:rsidRPr="009A7192" w:rsidDel="00E92D2E">
          <w:rPr>
            <w:rFonts w:ascii="Times New Roman" w:hAnsi="Times New Roman" w:cs="Times New Roman"/>
            <w:noProof/>
            <w:lang w:val="es-CO" w:eastAsia="ko-KR"/>
            <w:rPrChange w:id="2919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74112" behindDoc="0" locked="0" layoutInCell="1" allowOverlap="1" wp14:anchorId="49E44237" wp14:editId="19251315">
                  <wp:simplePos x="0" y="0"/>
                  <wp:positionH relativeFrom="column">
                    <wp:posOffset>5303412</wp:posOffset>
                  </wp:positionH>
                  <wp:positionV relativeFrom="paragraph">
                    <wp:posOffset>946258</wp:posOffset>
                  </wp:positionV>
                  <wp:extent cx="1181819" cy="276045"/>
                  <wp:effectExtent l="0" t="0" r="18415" b="10160"/>
                  <wp:wrapNone/>
                  <wp:docPr id="57" name="57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81819" cy="2760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C59971" w14:textId="224519BC" w:rsidR="00086586" w:rsidRPr="0081708C" w:rsidRDefault="00086586">
                              <w:pPr>
                                <w:rPr>
                                  <w:b/>
                                  <w:color w:val="943634" w:themeColor="accent2" w:themeShade="BF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943634" w:themeColor="accent2" w:themeShade="BF"/>
                                    </w:rPr>
                                    <m:t>y=-2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943634" w:themeColor="accent2" w:themeShade="BF"/>
                                    </w:rPr>
                                    <m:t>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9E44237" id="57 Cuadro de texto" o:spid="_x0000_s1055" type="#_x0000_t202" style="position:absolute;margin-left:417.6pt;margin-top:74.5pt;width:93.05pt;height:21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" fillcolor="white [3201]" strokecolor="white [3212]" strokeweight=".5pt">
                  <v:textbox>
                    <w:txbxContent>
                      <w:p w14:paraId="3EC59971" w14:textId="224519BC" w:rsidR="00086586" w:rsidRPr="0081708C" w:rsidRDefault="00086586">
                        <w:pPr>
                          <w:rPr>
                            <w:b/>
                            <w:color w:val="943634" w:themeColor="accent2" w:themeShade="BF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943634" w:themeColor="accent2" w:themeShade="BF"/>
                              </w:rPr>
                              <m:t>y=-2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943634" w:themeColor="accent2" w:themeShade="BF"/>
                              </w:rPr>
                              <m:t>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9D060B" w:rsidRPr="009A7192" w:rsidDel="00E92D2E">
          <w:rPr>
            <w:rFonts w:ascii="Times New Roman" w:hAnsi="Times New Roman" w:cs="Times New Roman"/>
            <w:noProof/>
            <w:lang w:val="es-CO" w:eastAsia="ko-KR"/>
            <w:rPrChange w:id="2920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16296C8F" wp14:editId="68F20EF7">
              <wp:extent cx="5529532" cy="3303917"/>
              <wp:effectExtent l="0" t="0" r="0" b="0"/>
              <wp:docPr id="56" name="Imagen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9"/>
                      <a:srcRect l="16491" t="32563" r="36307" b="14803"/>
                      <a:stretch/>
                    </pic:blipFill>
                    <pic:spPr bwMode="auto">
                      <a:xfrm>
                        <a:off x="0" y="0"/>
                        <a:ext cx="5544554" cy="331289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4B1E90C7" w14:textId="77777777" w:rsidR="002D3682" w:rsidRPr="009A7192" w:rsidRDefault="002D3682" w:rsidP="00FA27F6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1"/>
        <w:gridCol w:w="7487"/>
      </w:tblGrid>
      <w:tr w:rsidR="0081708C" w:rsidRPr="009A7192" w14:paraId="34ACA05F" w14:textId="77777777" w:rsidTr="00A00E62">
        <w:tc>
          <w:tcPr>
            <w:tcW w:w="9033" w:type="dxa"/>
            <w:gridSpan w:val="2"/>
            <w:shd w:val="clear" w:color="auto" w:fill="0D0D0D" w:themeFill="text1" w:themeFillTint="F2"/>
          </w:tcPr>
          <w:p w14:paraId="6DCEE178" w14:textId="77777777" w:rsidR="0081708C" w:rsidRPr="009A7192" w:rsidRDefault="0081708C" w:rsidP="00A00E6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1708C" w:rsidRPr="009A7192" w14:paraId="69287F5F" w14:textId="77777777" w:rsidTr="00A00E62">
        <w:tc>
          <w:tcPr>
            <w:tcW w:w="2518" w:type="dxa"/>
          </w:tcPr>
          <w:p w14:paraId="5D912604" w14:textId="77777777" w:rsidR="0081708C" w:rsidRPr="009A7192" w:rsidRDefault="0081708C" w:rsidP="00A00E6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46C4890" w14:textId="133E43E7" w:rsidR="0081708C" w:rsidRPr="009A7192" w:rsidRDefault="0081708C" w:rsidP="00A00E6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2921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ins w:id="2922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9</w:t>
              </w:r>
            </w:ins>
            <w:del w:id="2923" w:author="Josué" w:date="2015-06-22T16:16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</w:p>
        </w:tc>
      </w:tr>
      <w:tr w:rsidR="0081708C" w:rsidRPr="009A7192" w14:paraId="44CC64B9" w14:textId="77777777" w:rsidTr="00A00E62">
        <w:tc>
          <w:tcPr>
            <w:tcW w:w="2518" w:type="dxa"/>
          </w:tcPr>
          <w:p w14:paraId="51AB4F27" w14:textId="77777777" w:rsidR="0081708C" w:rsidRPr="009A7192" w:rsidRDefault="0081708C" w:rsidP="00A00E6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599AAD6" w14:textId="20E7BEB0" w:rsidR="0081708C" w:rsidRPr="009A7192" w:rsidRDefault="0081708C" w:rsidP="0081708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Los </w:t>
            </w:r>
            <w:del w:id="2924" w:author="Josué" w:date="2015-06-22T15:44:00Z">
              <w:r w:rsidRPr="009A7192" w:rsidDel="00D255F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colores </w:t>
            </w:r>
            <w:del w:id="2925" w:author="Josué" w:date="2015-06-22T15:44:00Z">
              <w:r w:rsidRPr="009A7192" w:rsidDel="00D255F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asignados </w:t>
            </w:r>
            <w:del w:id="2926" w:author="Josué" w:date="2015-06-22T15:44:00Z">
              <w:r w:rsidRPr="009A7192" w:rsidDel="00D255F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permiten identificar la reflexión </w:t>
            </w:r>
            <w:del w:id="2927" w:author="Josué" w:date="2015-06-22T15:44:00Z">
              <w:r w:rsidRPr="009A7192" w:rsidDel="00A433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de </w:t>
            </w:r>
          </w:p>
          <w:p w14:paraId="34087DBC" w14:textId="7D4BCAF2" w:rsidR="0081708C" w:rsidRPr="009A7192" w:rsidRDefault="00E92D2E" w:rsidP="00A433B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928" w:author="Josué" w:date="2015-06-22T15:57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y</w:t>
              </w:r>
            </w:ins>
            <w:ins w:id="2929" w:author="Josué" w:date="2015-06-22T15:44:00Z">
              <w:r w:rsidR="00A433B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= -2 </w:t>
              </w:r>
              <w:r w:rsidR="00A433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</w:t>
              </w:r>
              <w:r w:rsidR="00A433B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x</w:t>
              </w:r>
            </w:ins>
            <w:r w:rsidR="0081708C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r>
                <w:del w:id="2930" w:author="Josué" w:date="2015-06-22T15:45:00Z"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y=-2senx</m:t>
                </w:del>
              </m:r>
            </m:oMath>
            <w:del w:id="2931" w:author="Josué" w:date="2015-06-22T15:45:00Z">
              <w:r w:rsidR="0081708C" w:rsidRPr="009A7192" w:rsidDel="00A433B0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r w:rsidR="0081708C" w:rsidRPr="009A7192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con respecto al</w:t>
            </w:r>
            <w:del w:id="2932" w:author="Josué" w:date="2015-06-22T15:45:00Z">
              <w:r w:rsidR="0081708C" w:rsidRPr="009A7192" w:rsidDel="00A433B0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81708C" w:rsidRPr="009A7192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eje </w:t>
            </w:r>
            <w:ins w:id="2933" w:author="Josué" w:date="2015-06-22T15:45:00Z">
              <w:r w:rsidR="00A433B0">
                <w:rPr>
                  <w:rFonts w:ascii="Times New Roman" w:eastAsiaTheme="minorEastAsia" w:hAnsi="Times New Roman" w:cs="Times New Roman"/>
                  <w:i/>
                  <w:color w:val="000000"/>
                  <w:sz w:val="24"/>
                  <w:szCs w:val="24"/>
                </w:rPr>
                <w:t>X.</w:t>
              </w:r>
            </w:ins>
            <m:oMath>
              <m:r>
                <w:del w:id="2934" w:author="Josué" w:date="2015-06-22T15:45:00Z"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x.</m:t>
                </w:del>
              </m:r>
            </m:oMath>
          </w:p>
        </w:tc>
      </w:tr>
      <w:tr w:rsidR="0081708C" w:rsidRPr="009A7192" w14:paraId="58683319" w14:textId="77777777" w:rsidTr="00A00E62">
        <w:tc>
          <w:tcPr>
            <w:tcW w:w="2518" w:type="dxa"/>
          </w:tcPr>
          <w:p w14:paraId="7040D55C" w14:textId="77777777" w:rsidR="0081708C" w:rsidRPr="009A7192" w:rsidRDefault="0081708C" w:rsidP="00A00E6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Shutterstock (o URL o la ruta en </w:t>
            </w: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6515" w:type="dxa"/>
          </w:tcPr>
          <w:p w14:paraId="6A323B39" w14:textId="77777777" w:rsidR="0081708C" w:rsidRDefault="00E92D2E" w:rsidP="00E92D2E">
            <w:pPr>
              <w:jc w:val="center"/>
              <w:rPr>
                <w:ins w:id="2935" w:author="Josué" w:date="2015-06-22T15:58:00Z"/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ins w:id="2936" w:author="Josué" w:date="2015-06-22T15:5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lastRenderedPageBreak/>
                <w:t>Agregar l</w:t>
              </w:r>
            </w:ins>
            <w:ins w:id="2937" w:author="Josué" w:date="2015-06-22T15:57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os nombres de los ejes, escribir las funciones: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-2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x </w:t>
              </w:r>
              <w:r w:rsidRPr="00E92D2E">
                <w:rPr>
                  <w:rFonts w:ascii="Times New Roman" w:hAnsi="Times New Roman" w:cs="Times New Roman"/>
                  <w:color w:val="000000"/>
                  <w:rPrChange w:id="2938" w:author="Josué" w:date="2015-06-22T15:57:00Z">
                    <w:rPr>
                      <w:rFonts w:ascii="Times New Roman" w:hAnsi="Times New Roman" w:cs="Times New Roman"/>
                      <w:i/>
                      <w:color w:val="000000"/>
                    </w:rPr>
                  </w:rPrChange>
                </w:rPr>
                <w:t>en rojo y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y = 2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sen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x </w:t>
              </w:r>
              <w:r w:rsidRPr="00E92D2E">
                <w:rPr>
                  <w:rFonts w:ascii="Times New Roman" w:hAnsi="Times New Roman" w:cs="Times New Roman"/>
                  <w:color w:val="000000"/>
                  <w:rPrChange w:id="2939" w:author="Josué" w:date="2015-06-22T15:58:00Z">
                    <w:rPr>
                      <w:rFonts w:ascii="Times New Roman" w:hAnsi="Times New Roman" w:cs="Times New Roman"/>
                      <w:i/>
                      <w:color w:val="000000"/>
                    </w:rPr>
                  </w:rPrChange>
                </w:rPr>
                <w:t>en negro</w:t>
              </w:r>
            </w:ins>
            <w:ins w:id="2940" w:author="Josué" w:date="2015-06-22T15:58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.</w:t>
              </w:r>
            </w:ins>
            <w:ins w:id="2941" w:author="Josué" w:date="2015-06-22T15:57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</w:t>
              </w:r>
            </w:ins>
          </w:p>
          <w:p w14:paraId="0246278E" w14:textId="726A4211" w:rsidR="00E92D2E" w:rsidRPr="009A7192" w:rsidRDefault="00E92D2E" w:rsidP="00E92D2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942" w:author="Josué" w:date="2015-06-22T15:58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2943" w:author="Unknown">
                    <w:rPr>
                      <w:noProof/>
                      <w:lang w:val="es-CO" w:eastAsia="ko-KR"/>
                    </w:rPr>
                  </w:rPrChange>
                </w:rPr>
                <w:lastRenderedPageBreak/>
                <w:drawing>
                  <wp:inline distT="0" distB="0" distL="0" distR="0" wp14:anchorId="717582EE" wp14:editId="442CCEEF">
                    <wp:extent cx="5529532" cy="3303917"/>
                    <wp:effectExtent l="0" t="0" r="0" b="0"/>
                    <wp:docPr id="78" name="Imagen 7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29"/>
                            <a:srcRect l="16491" t="32563" r="36307" b="14803"/>
                            <a:stretch/>
                          </pic:blipFill>
                          <pic:spPr bwMode="auto">
                            <a:xfrm>
                              <a:off x="0" y="0"/>
                              <a:ext cx="5544554" cy="331289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1708C" w:rsidRPr="009A7192" w14:paraId="4E73757E" w14:textId="77777777" w:rsidTr="00A00E62">
        <w:tc>
          <w:tcPr>
            <w:tcW w:w="2518" w:type="dxa"/>
          </w:tcPr>
          <w:p w14:paraId="307D2EFC" w14:textId="77777777" w:rsidR="0081708C" w:rsidRPr="009A7192" w:rsidRDefault="0081708C" w:rsidP="00A00E6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D804F6A" w14:textId="694D93EB" w:rsidR="0081708C" w:rsidRPr="009A7192" w:rsidRDefault="0081708C" w:rsidP="00762BB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reflexión de la </w:t>
            </w:r>
            <w:del w:id="2944" w:author="Josué" w:date="2015-06-22T16:00:00Z">
              <w:r w:rsidRPr="009A7192" w:rsidDel="00762BB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función </w:t>
            </w:r>
            <w:del w:id="2945" w:author="Josué" w:date="2015-06-22T16:00:00Z">
              <w:r w:rsidRPr="009A7192" w:rsidDel="00762BB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seno</w:t>
            </w:r>
            <w:ins w:id="2946" w:author="Josué" w:date="2015-06-22T16:00:00Z">
              <w:r w:rsidR="00762BB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del w:id="2947" w:author="Josué" w:date="2015-06-22T16:00:00Z">
              <w:r w:rsidRPr="009A7192" w:rsidDel="00762BB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.</w:delText>
              </w:r>
            </w:del>
          </w:p>
        </w:tc>
      </w:tr>
    </w:tbl>
    <w:p w14:paraId="48304FA1" w14:textId="77777777" w:rsidR="002D3682" w:rsidRPr="009A7192" w:rsidRDefault="002D3682" w:rsidP="00FA27F6">
      <w:pPr>
        <w:spacing w:after="0"/>
        <w:rPr>
          <w:rFonts w:ascii="Times New Roman" w:hAnsi="Times New Roman" w:cs="Times New Roman"/>
          <w:b/>
        </w:rPr>
      </w:pPr>
    </w:p>
    <w:p w14:paraId="211CED78" w14:textId="77777777" w:rsidR="0081708C" w:rsidRPr="009A7192" w:rsidRDefault="0081708C" w:rsidP="00FA27F6">
      <w:pPr>
        <w:spacing w:after="0"/>
        <w:rPr>
          <w:rFonts w:ascii="Times New Roman" w:hAnsi="Times New Roman" w:cs="Times New Roman"/>
          <w:b/>
        </w:rPr>
      </w:pPr>
    </w:p>
    <w:p w14:paraId="47F06C28" w14:textId="0EE13C62" w:rsidR="00817BA9" w:rsidRPr="009A7192" w:rsidRDefault="00817BA9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3.3 Compresión y alargamiento de funciones</w:t>
      </w:r>
    </w:p>
    <w:p w14:paraId="7B7845CD" w14:textId="4EBDF376" w:rsidR="00C23D07" w:rsidRPr="009A7192" w:rsidDel="008C4561" w:rsidRDefault="00C23D07" w:rsidP="00FA27F6">
      <w:pPr>
        <w:spacing w:after="0"/>
        <w:rPr>
          <w:del w:id="2948" w:author="Josué" w:date="2015-06-22T16:03:00Z"/>
          <w:rFonts w:ascii="Times New Roman" w:hAnsi="Times New Roman" w:cs="Times New Roman"/>
          <w:b/>
        </w:rPr>
      </w:pPr>
    </w:p>
    <w:p w14:paraId="3F60B01E" w14:textId="0DF963F4" w:rsidR="002D3682" w:rsidRPr="009A7192" w:rsidRDefault="00C23D07" w:rsidP="00FA27F6">
      <w:pPr>
        <w:spacing w:after="0"/>
        <w:rPr>
          <w:rFonts w:ascii="Times New Roman" w:hAnsi="Times New Roman" w:cs="Times New Roman"/>
        </w:rPr>
      </w:pPr>
      <w:r w:rsidRPr="009A7192">
        <w:rPr>
          <w:rFonts w:ascii="Times New Roman" w:hAnsi="Times New Roman" w:cs="Times New Roman"/>
        </w:rPr>
        <w:t xml:space="preserve">Existen dos </w:t>
      </w:r>
      <w:del w:id="2949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tipos </w:t>
      </w:r>
      <w:del w:id="2950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de </w:t>
      </w:r>
      <w:del w:id="2951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compresión </w:t>
      </w:r>
      <w:del w:id="2952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y </w:t>
      </w:r>
      <w:del w:id="2953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alargamiento </w:t>
      </w:r>
      <w:del w:id="2954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de </w:t>
      </w:r>
      <w:del w:id="2955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funciones, </w:t>
      </w:r>
      <w:del w:id="2956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2957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compresión y alargamiento </w:t>
      </w:r>
      <w:del w:id="2958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vertical, </w:t>
      </w:r>
      <w:del w:id="2959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así  mismo </w:t>
      </w:r>
      <w:del w:id="2960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2961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compresión </w:t>
      </w:r>
      <w:del w:id="2962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y </w:t>
      </w:r>
      <w:del w:id="2963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alargamiento </w:t>
      </w:r>
      <w:del w:id="2964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horizontal de </w:t>
      </w:r>
      <w:del w:id="2965" w:author="Josué" w:date="2015-06-22T16:03:00Z">
        <w:r w:rsidRPr="009A7192" w:rsidDel="008C4561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una función.</w:t>
      </w:r>
    </w:p>
    <w:p w14:paraId="3C4C2399" w14:textId="77777777" w:rsidR="00C23D07" w:rsidRPr="009A7192" w:rsidRDefault="00C23D07" w:rsidP="00FA27F6">
      <w:pPr>
        <w:spacing w:after="0"/>
        <w:rPr>
          <w:rFonts w:ascii="Times New Roman" w:hAnsi="Times New Roman" w:cs="Times New Roman"/>
          <w:b/>
        </w:rPr>
      </w:pPr>
    </w:p>
    <w:p w14:paraId="5FA604E6" w14:textId="7F1AA296" w:rsidR="00C23D07" w:rsidRPr="009A7192" w:rsidRDefault="00C23D07" w:rsidP="00C23D07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SECCIÓN 3]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3.3.1  Compresión y alargamiento </w:t>
      </w:r>
      <w:del w:id="2966" w:author="Josué" w:date="2015-06-22T16:14:00Z">
        <w:r w:rsidRPr="009A7192" w:rsidDel="001814D8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>vertical  de funciones</w:t>
      </w:r>
    </w:p>
    <w:p w14:paraId="566C8A9A" w14:textId="1F6C2CFB" w:rsidR="00C23D07" w:rsidRPr="009A7192" w:rsidDel="001814D8" w:rsidRDefault="00C23D07" w:rsidP="00C23D07">
      <w:pPr>
        <w:spacing w:after="0"/>
        <w:rPr>
          <w:del w:id="2967" w:author="Josué" w:date="2015-06-22T16:13:00Z"/>
          <w:rFonts w:ascii="Times New Roman" w:eastAsiaTheme="minorEastAsia" w:hAnsi="Times New Roman" w:cs="Times New Roman"/>
          <w:color w:val="000000"/>
          <w:lang w:val="es-ES"/>
        </w:rPr>
      </w:pPr>
      <w:del w:id="2968" w:author="Josué" w:date="2015-06-22T16:13:00Z">
        <w:r w:rsidRPr="009A7192" w:rsidDel="001814D8">
          <w:rPr>
            <w:rFonts w:ascii="Times New Roman" w:hAnsi="Times New Roman" w:cs="Times New Roman"/>
            <w:color w:val="000000"/>
            <w:lang w:val="es-ES"/>
          </w:rPr>
          <w:delText xml:space="preserve">Sea </w:delText>
        </w:r>
        <m:oMath>
          <m:r>
            <w:rPr>
              <w:rFonts w:ascii="Cambria Math" w:hAnsi="Cambria Math" w:cs="Times New Roman"/>
              <w:color w:val="000000"/>
              <w:lang w:val="es-ES"/>
            </w:rPr>
            <m:t>B&gt;0</m:t>
          </m:r>
        </m:oMath>
        <w:r w:rsidR="008A1E38"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una constante.</w:delText>
        </w:r>
      </w:del>
    </w:p>
    <w:p w14:paraId="1D0E225E" w14:textId="7694FC95" w:rsidR="00C23D07" w:rsidRPr="009A7192" w:rsidRDefault="00C23D07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del w:id="2969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970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gráficas </w:t>
      </w:r>
      <w:del w:id="2971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2972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2973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2974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2975" w:author="Josué" w:date="2015-06-22T16:0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del w:id="2976" w:author="Josué" w:date="2015-06-22T16:06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>f</w:delText>
        </w:r>
      </w:del>
      <w:ins w:id="2977" w:author="Josué" w:date="2015-06-22T16:06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>f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orma</w:t>
      </w:r>
      <w:ins w:id="2978" w:author="Josué" w:date="2015-06-22T16:06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B f(x)</w:t>
        </w:r>
      </w:ins>
      <w:del w:id="2979" w:author="Josué" w:date="2015-06-22T16:06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y=Bf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m:r>
            </m:e>
          </m:d>
        </m:oMath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donde</w:t>
      </w:r>
      <w:ins w:id="2980" w:author="Josué" w:date="2015-06-22T16:06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2981" w:author="Josué" w:date="2015-06-22T16:06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 </w:t>
      </w:r>
      <w:del w:id="2982" w:author="Josué" w:date="2015-06-22T16:06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una </w:t>
      </w:r>
      <w:del w:id="2983" w:author="Josué" w:date="2015-06-22T16:06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2984" w:author="Josué" w:date="2015-06-22T16:07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trigonométrica</w:t>
      </w:r>
      <w:del w:id="2985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986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se obtiene</w:t>
      </w:r>
      <w:ins w:id="2987" w:author="Josué" w:date="2015-06-22T16:08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>n de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988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la</w:t>
      </w:r>
      <w:del w:id="2989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>s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990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gráfica</w:t>
      </w:r>
      <w:del w:id="2991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</w:t>
      </w:r>
      <w:ins w:id="2992" w:author="Josué" w:date="2015-06-22T16:08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</w:t>
        </w:r>
      </w:ins>
      <w:del w:id="2993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r w:rsidR="008A1E38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alargada </w:t>
      </w:r>
      <w:del w:id="2994" w:author="Josué" w:date="2015-06-22T16:08:00Z">
        <w:r w:rsidR="008A1E38"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8A1E38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verticalmente </w:t>
      </w:r>
      <w:del w:id="2995" w:author="Josué" w:date="2015-06-22T16:08:00Z">
        <w:r w:rsidR="008A1E38"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8A1E38" w:rsidRPr="009A7192">
        <w:rPr>
          <w:rFonts w:ascii="Times New Roman" w:eastAsiaTheme="minorEastAsia" w:hAnsi="Times New Roman" w:cs="Times New Roman"/>
          <w:color w:val="000000"/>
          <w:lang w:val="es-ES"/>
        </w:rPr>
        <w:t>por un factor</w:t>
      </w: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2996" w:author="Josué" w:date="2015-06-22T16:08:00Z">
        <w:r w:rsidRPr="001814D8" w:rsidDel="001814D8">
          <w:rPr>
            <w:rFonts w:ascii="Times New Roman" w:eastAsiaTheme="minorEastAsia" w:hAnsi="Times New Roman" w:cs="Times New Roman"/>
            <w:i/>
            <w:color w:val="000000"/>
            <w:lang w:val="es-ES"/>
            <w:rPrChange w:id="2997" w:author="Josué" w:date="2015-06-22T16:08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delText xml:space="preserve"> </w:delText>
        </w:r>
      </w:del>
      <w:ins w:id="2998" w:author="Josué" w:date="2015-06-22T16:08:00Z"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B</w:t>
        </w:r>
      </w:ins>
      <m:oMath>
        <m:r>
          <w:del w:id="2999" w:author="Josué" w:date="2015-06-22T16:08:00Z">
            <w:rPr>
              <w:rFonts w:ascii="Cambria Math" w:eastAsiaTheme="minorEastAsia" w:hAnsi="Cambria Math" w:cs="Times New Roman"/>
              <w:color w:val="000000"/>
              <w:lang w:val="es-ES"/>
            </w:rPr>
            <m:t>B.</m:t>
          </w:del>
        </m:r>
      </m:oMath>
      <w:del w:id="3000" w:author="Josué" w:date="2015-06-22T16:08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3001" w:author="Josué" w:date="2015-06-22T16:08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(</w:t>
        </w:r>
      </w:ins>
      <w:ins w:id="3002" w:author="Josué" w:date="2015-06-22T16:12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siendo 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B</w:t>
        </w:r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&gt; 0 una constante).</w:t>
        </w:r>
      </w:ins>
      <w:del w:id="3003" w:author="Josué" w:date="2015-06-22T16:12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</w:p>
    <w:p w14:paraId="398A6F87" w14:textId="77777777" w:rsidR="008A1E38" w:rsidRPr="009A7192" w:rsidRDefault="008A1E38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4249439E" w14:textId="3D30996F" w:rsidR="00C23D07" w:rsidRPr="009A7192" w:rsidRDefault="00C23D07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3004" w:author="Josué" w:date="2015-06-22T16:13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gráficas </w:t>
      </w:r>
      <w:del w:id="3005" w:author="Josué" w:date="2015-06-22T16:13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3006" w:author="Josué" w:date="2015-06-22T16:13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3007" w:author="Josué" w:date="2015-06-22T16:14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3008" w:author="Josué" w:date="2015-06-22T16:14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3009" w:author="Josué" w:date="2015-06-22T16:14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3010" w:author="Josué" w:date="2015-06-22T16:14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1814D8" w:rsidRPr="001814D8">
          <w:rPr>
            <w:rFonts w:ascii="Times New Roman" w:eastAsiaTheme="minorEastAsia" w:hAnsi="Times New Roman" w:cs="Times New Roman"/>
            <w:i/>
            <w:color w:val="000000"/>
            <w:lang w:val="es-ES"/>
            <w:rPrChange w:id="3011" w:author="Josué" w:date="2015-06-22T16:14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t>y</w:t>
        </w:r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1/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B </w:t>
        </w:r>
      </w:ins>
      <w:ins w:id="3012" w:author="Josué" w:date="2015-06-22T16:15:00Z"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ins w:id="3013" w:author="Josué" w:date="2015-06-22T16:14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del w:id="3014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B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m:r>
            </m:e>
          </m:d>
        </m:oMath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donde</w:t>
      </w:r>
      <w:ins w:id="3015" w:author="Josué" w:date="2015-06-22T16:15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3016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</w:t>
      </w:r>
      <w:del w:id="3017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una </w:t>
      </w:r>
      <w:del w:id="3018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3019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trigonométrica</w:t>
      </w:r>
      <w:del w:id="3020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>,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3021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se obtiene</w:t>
      </w:r>
      <w:ins w:id="3022" w:author="Josué" w:date="2015-06-22T16:15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>n de</w:t>
        </w:r>
      </w:ins>
      <w:del w:id="3023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</w:t>
      </w:r>
      <w:del w:id="3024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gráfica</w:t>
      </w:r>
      <w:del w:id="3025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</w:t>
      </w:r>
      <w:ins w:id="3026" w:author="Josué" w:date="2015-06-22T16:15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 = f(x)</w:t>
        </w:r>
      </w:ins>
      <w:del w:id="3027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ins w:id="3028" w:author="Josué" w:date="2015-06-22T16:15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y se</w:t>
        </w:r>
      </w:ins>
      <w:del w:id="3029" w:author="Josué" w:date="2015-06-22T16:15:00Z">
        <w:r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w:r w:rsidR="00AD7B3A"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>se</w:delText>
        </w:r>
      </w:del>
      <w:r w:rsidR="00AD7B3A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comprime verticalmente por un factor</w:t>
      </w:r>
      <w:ins w:id="3030" w:author="Josué" w:date="2015-06-22T16:16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1/</w:t>
        </w:r>
        <w:r w:rsidR="001814D8">
          <w:rPr>
            <w:rFonts w:ascii="Times New Roman" w:eastAsiaTheme="minorEastAsia" w:hAnsi="Times New Roman" w:cs="Times New Roman"/>
            <w:i/>
            <w:color w:val="000000"/>
            <w:lang w:val="es-ES"/>
          </w:rPr>
          <w:t>B</w:t>
        </w:r>
      </w:ins>
      <w:del w:id="3031" w:author="Josué" w:date="2015-06-22T16:16:00Z">
        <w:r w:rsidR="00AD7B3A"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B</m:t>
              </m:r>
            </m:den>
          </m:f>
        </m:oMath>
        <w:r w:rsidR="00AD7B3A" w:rsidRPr="009A7192" w:rsidDel="001814D8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  <w:ins w:id="3032" w:author="Josué" w:date="2015-06-22T16:16:00Z">
        <w:r w:rsidR="001814D8">
          <w:rPr>
            <w:rFonts w:ascii="Times New Roman" w:eastAsiaTheme="minorEastAsia" w:hAnsi="Times New Roman" w:cs="Times New Roman"/>
            <w:color w:val="000000"/>
            <w:lang w:val="es-ES"/>
          </w:rPr>
          <w:t>.</w:t>
        </w:r>
      </w:ins>
    </w:p>
    <w:p w14:paraId="5121CCF0" w14:textId="439175C6" w:rsidR="00AD7B3A" w:rsidRPr="009A7192" w:rsidRDefault="00AD7B3A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18BFE610" w14:textId="3EA9C757" w:rsidR="00AD7B3A" w:rsidRPr="009A7192" w:rsidDel="000A72A0" w:rsidRDefault="006F42B1" w:rsidP="006F42B1">
      <w:pPr>
        <w:spacing w:after="0"/>
        <w:jc w:val="center"/>
        <w:rPr>
          <w:del w:id="3033" w:author="Josué" w:date="2015-06-22T16:25:00Z"/>
          <w:rFonts w:ascii="Times New Roman" w:eastAsiaTheme="minorEastAsia" w:hAnsi="Times New Roman" w:cs="Times New Roman"/>
          <w:color w:val="000000"/>
          <w:lang w:val="es-ES"/>
        </w:rPr>
      </w:pPr>
      <w:del w:id="3034" w:author="Josué" w:date="2015-06-22T16:25:00Z">
        <w:r w:rsidRPr="009A7192" w:rsidDel="000A72A0">
          <w:rPr>
            <w:rFonts w:ascii="Times New Roman" w:hAnsi="Times New Roman" w:cs="Times New Roman"/>
            <w:noProof/>
            <w:lang w:val="es-CO" w:eastAsia="ko-KR"/>
            <w:rPrChange w:id="3035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7968" behindDoc="0" locked="0" layoutInCell="1" allowOverlap="1" wp14:anchorId="46F2C024" wp14:editId="7C17F953">
                  <wp:simplePos x="0" y="0"/>
                  <wp:positionH relativeFrom="column">
                    <wp:posOffset>5663565</wp:posOffset>
                  </wp:positionH>
                  <wp:positionV relativeFrom="paragraph">
                    <wp:posOffset>1034415</wp:posOffset>
                  </wp:positionV>
                  <wp:extent cx="923925" cy="409575"/>
                  <wp:effectExtent l="0" t="0" r="28575" b="28575"/>
                  <wp:wrapNone/>
                  <wp:docPr id="49" name="49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23925" cy="409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6B0F88" w14:textId="48F37FD5" w:rsidR="00086586" w:rsidRPr="006F42B1" w:rsidRDefault="00086586">
                              <w:pPr>
                                <w:rPr>
                                  <w:color w:val="C0504D" w:themeColor="accent2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y=senx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46F2C024" id="49 Cuadro de texto" o:spid="_x0000_s1056" type="#_x0000_t202" style="position:absolute;left:0;text-align:left;margin-left:445.95pt;margin-top:81.45pt;width:72.75pt;height:32.2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" fillcolor="white [3201]" strokecolor="white [3212]" strokeweight=".5pt">
                  <v:textbox>
                    <w:txbxContent>
                      <w:p w14:paraId="4D6B0F88" w14:textId="48F37FD5" w:rsidR="00086586" w:rsidRPr="006F42B1" w:rsidRDefault="00086586">
                        <w:pPr>
                          <w:rPr>
                            <w:color w:val="C0504D" w:themeColor="accent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y=senx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0A72A0">
          <w:rPr>
            <w:rFonts w:ascii="Times New Roman" w:hAnsi="Times New Roman" w:cs="Times New Roman"/>
            <w:noProof/>
            <w:lang w:val="es-CO" w:eastAsia="ko-KR"/>
            <w:rPrChange w:id="3036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68992" behindDoc="0" locked="0" layoutInCell="1" allowOverlap="1" wp14:anchorId="393D7664" wp14:editId="15ECDAA3">
                  <wp:simplePos x="0" y="0"/>
                  <wp:positionH relativeFrom="column">
                    <wp:posOffset>2596515</wp:posOffset>
                  </wp:positionH>
                  <wp:positionV relativeFrom="paragraph">
                    <wp:posOffset>957580</wp:posOffset>
                  </wp:positionV>
                  <wp:extent cx="895350" cy="390525"/>
                  <wp:effectExtent l="0" t="0" r="19050" b="28575"/>
                  <wp:wrapNone/>
                  <wp:docPr id="50" name="50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895350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6811BFF1" w14:textId="2E333CF2" w:rsidR="00086586" w:rsidRPr="006F42B1" w:rsidRDefault="00086586" w:rsidP="006F42B1">
                              <w:pPr>
                                <w:rPr>
                                  <w:b/>
                                  <w:i/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y=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93D7664" id="50 Cuadro de texto" o:spid="_x0000_s1057" type="#_x0000_t202" style="position:absolute;left:0;text-align:left;margin-left:204.45pt;margin-top:75.4pt;width:70.5pt;height:30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" fillcolor="window" strokecolor="white [3212]" strokeweight=".5pt">
                  <v:textbox>
                    <w:txbxContent>
                      <w:p w14:paraId="6811BFF1" w14:textId="2E333CF2" w:rsidR="00086586" w:rsidRPr="006F42B1" w:rsidRDefault="00086586" w:rsidP="006F42B1">
                        <w:pPr>
                          <w:rPr>
                            <w:b/>
                            <w:i/>
                            <w:sz w:val="18"/>
                            <w:szCs w:val="1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y=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0A72A0">
          <w:rPr>
            <w:rFonts w:ascii="Times New Roman" w:hAnsi="Times New Roman" w:cs="Times New Roman"/>
            <w:noProof/>
            <w:lang w:val="es-CO" w:eastAsia="ko-KR"/>
            <w:rPrChange w:id="3037" w:author="Unknown">
              <w:rPr>
                <w:noProof/>
                <w:lang w:val="es-CO" w:eastAsia="ko-KR"/>
              </w:rPr>
            </w:rPrChange>
          </w:rPr>
          <mc:AlternateContent>
            <mc:Choice Requires="wps">
              <w:drawing>
                <wp:anchor distT="0" distB="0" distL="114300" distR="114300" simplePos="0" relativeHeight="251670016" behindDoc="0" locked="0" layoutInCell="1" allowOverlap="1" wp14:anchorId="2E96A1A5" wp14:editId="005D8448">
                  <wp:simplePos x="0" y="0"/>
                  <wp:positionH relativeFrom="column">
                    <wp:posOffset>4768215</wp:posOffset>
                  </wp:positionH>
                  <wp:positionV relativeFrom="paragraph">
                    <wp:posOffset>2710815</wp:posOffset>
                  </wp:positionV>
                  <wp:extent cx="971550" cy="314325"/>
                  <wp:effectExtent l="0" t="0" r="19050" b="28575"/>
                  <wp:wrapNone/>
                  <wp:docPr id="51" name="51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97155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6DA4D1B6" w14:textId="77777777" w:rsidR="00086586" w:rsidRPr="006F42B1" w:rsidRDefault="00086586" w:rsidP="006F42B1">
                              <w:pPr>
                                <w:rPr>
                                  <w:color w:val="365F91" w:themeColor="accent1" w:themeShade="BF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365F91" w:themeColor="accent1" w:themeShade="BF"/>
                                    </w:rPr>
                                    <m:t>y=3senx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E96A1A5" id="51 Cuadro de texto" o:spid="_x0000_s1058" type="#_x0000_t202" style="position:absolute;left:0;text-align:left;margin-left:375.45pt;margin-top:213.45pt;width:76.5pt;height:24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" fillcolor="window" strokecolor="white [3212]" strokeweight=".5pt">
                  <v:textbox>
                    <w:txbxContent>
                      <w:p w14:paraId="6DA4D1B6" w14:textId="77777777" w:rsidR="00086586" w:rsidRPr="006F42B1" w:rsidRDefault="00086586" w:rsidP="006F42B1">
                        <w:pPr>
                          <w:rPr>
                            <w:color w:val="365F91" w:themeColor="accent1" w:themeShade="BF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365F91" w:themeColor="accent1" w:themeShade="BF"/>
                              </w:rPr>
                              <m:t>y=3senx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AD7B3A" w:rsidRPr="009A7192" w:rsidDel="000A72A0">
          <w:rPr>
            <w:rFonts w:ascii="Times New Roman" w:hAnsi="Times New Roman" w:cs="Times New Roman"/>
            <w:noProof/>
            <w:lang w:val="es-CO" w:eastAsia="ko-KR"/>
            <w:rPrChange w:id="3038" w:author="Unknown">
              <w:rPr>
                <w:noProof/>
                <w:lang w:val="es-CO" w:eastAsia="ko-KR"/>
              </w:rPr>
            </w:rPrChange>
          </w:rPr>
          <w:drawing>
            <wp:inline distT="0" distB="0" distL="0" distR="0" wp14:anchorId="43B2AC85" wp14:editId="1E4F4F2E">
              <wp:extent cx="5886450" cy="3133725"/>
              <wp:effectExtent l="0" t="0" r="0" b="9525"/>
              <wp:docPr id="48" name="Imagen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30"/>
                      <a:srcRect l="19194" t="21148" r="7427" b="11178"/>
                      <a:stretch/>
                    </pic:blipFill>
                    <pic:spPr bwMode="auto">
                      <a:xfrm>
                        <a:off x="0" y="0"/>
                        <a:ext cx="5891975" cy="313666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7E3EFBD1" w14:textId="2D3E3C5E" w:rsidR="006F42B1" w:rsidRPr="009A7192" w:rsidDel="000A72A0" w:rsidRDefault="006F42B1" w:rsidP="006F42B1">
      <w:pPr>
        <w:spacing w:after="0"/>
        <w:jc w:val="center"/>
        <w:rPr>
          <w:del w:id="3039" w:author="Josué" w:date="2015-06-22T16:25:00Z"/>
          <w:rFonts w:ascii="Times New Roman" w:eastAsiaTheme="minorEastAsia" w:hAnsi="Times New Roman" w:cs="Times New Roman"/>
          <w:color w:val="000000"/>
          <w:lang w:val="es-ES"/>
        </w:rPr>
      </w:pPr>
    </w:p>
    <w:p w14:paraId="514F8D1E" w14:textId="7427BB51" w:rsidR="006F42B1" w:rsidRPr="009A7192" w:rsidDel="000A72A0" w:rsidRDefault="006F42B1" w:rsidP="006F42B1">
      <w:pPr>
        <w:spacing w:after="0"/>
        <w:jc w:val="center"/>
        <w:rPr>
          <w:del w:id="3040" w:author="Josué" w:date="2015-06-22T16:25:00Z"/>
          <w:rFonts w:ascii="Times New Roman" w:eastAsiaTheme="minorEastAsia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1"/>
        <w:gridCol w:w="7547"/>
      </w:tblGrid>
      <w:tr w:rsidR="006F42B1" w:rsidRPr="009A7192" w14:paraId="4E4452D2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096DA44A" w14:textId="77777777" w:rsidR="006F42B1" w:rsidRPr="009A7192" w:rsidRDefault="006F42B1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F42B1" w:rsidRPr="009A7192" w14:paraId="6126B42B" w14:textId="77777777" w:rsidTr="00022E85">
        <w:tc>
          <w:tcPr>
            <w:tcW w:w="2518" w:type="dxa"/>
          </w:tcPr>
          <w:p w14:paraId="2E2A1503" w14:textId="77777777" w:rsidR="006F42B1" w:rsidRPr="009A7192" w:rsidRDefault="006F42B1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F74DBF3" w14:textId="4487DD32" w:rsidR="006F42B1" w:rsidRPr="009A7192" w:rsidRDefault="0081708C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3041" w:author="Josué" w:date="2015-06-22T16:17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</w:t>
            </w:r>
            <w:ins w:id="3042" w:author="Josué" w:date="2015-06-22T16:16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20</w:t>
              </w:r>
            </w:ins>
            <w:del w:id="3043" w:author="Josué" w:date="2015-06-22T16:16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18</w:delText>
              </w:r>
            </w:del>
          </w:p>
        </w:tc>
      </w:tr>
      <w:tr w:rsidR="006F42B1" w:rsidRPr="009A7192" w14:paraId="287B6772" w14:textId="77777777" w:rsidTr="00022E85">
        <w:tc>
          <w:tcPr>
            <w:tcW w:w="2518" w:type="dxa"/>
          </w:tcPr>
          <w:p w14:paraId="24DACCFC" w14:textId="77777777" w:rsidR="006F42B1" w:rsidRPr="009A7192" w:rsidRDefault="006F42B1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8F6A095" w14:textId="383ADCDE" w:rsidR="006F42B1" w:rsidRPr="009A7192" w:rsidRDefault="006F42B1" w:rsidP="00BA765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Los </w:t>
            </w:r>
            <w:del w:id="3044" w:author="Josué" w:date="2015-06-22T16:17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colores </w:t>
            </w:r>
            <w:del w:id="3045" w:author="Josué" w:date="2015-06-22T16:17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asignados</w:t>
            </w:r>
            <w:del w:id="3046" w:author="Josué" w:date="2015-06-22T16:17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permiten</w:t>
            </w:r>
            <w:r w:rsidR="00E27D82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identificar el</w:t>
            </w:r>
            <w:del w:id="3047" w:author="Josué" w:date="2015-06-22T16:17:00Z">
              <w:r w:rsidR="00E27D82"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E27D82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alargamiento </w:t>
            </w:r>
            <w:del w:id="3048" w:author="Josué" w:date="2015-06-22T16:17:00Z">
              <w:r w:rsidR="00E27D82"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E27D82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y </w:t>
            </w:r>
            <w:del w:id="3049" w:author="Josué" w:date="2015-06-22T16:17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comprensión </w:t>
            </w:r>
            <w:del w:id="3050" w:author="Josué" w:date="2015-06-22T16:17:00Z">
              <w:r w:rsidR="00304BA5"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304BA5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vertical 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ins w:id="3051" w:author="Josué" w:date="2015-06-22T16:17:00Z"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 w:rsidR="00BA7655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sen </w:t>
              </w:r>
              <w:r w:rsidR="00BA7655" w:rsidRPr="00BA7655">
                <w:rPr>
                  <w:rFonts w:ascii="Times New Roman" w:hAnsi="Times New Roman" w:cs="Times New Roman"/>
                  <w:i/>
                  <w:color w:val="000000"/>
                  <w:rPrChange w:id="3052" w:author="Josué" w:date="2015-06-22T16:17:00Z">
                    <w:rPr>
                      <w:rFonts w:ascii="Times New Roman" w:hAnsi="Times New Roman" w:cs="Times New Roman"/>
                      <w:color w:val="000000"/>
                    </w:rPr>
                  </w:rPrChange>
                </w:rPr>
                <w:t>x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del w:id="3053" w:author="Josué" w:date="2015-06-22T16:17:00Z">
              <w:r w:rsidRPr="009A7192" w:rsidDel="00BA765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y=senx</m:t>
                </m:r>
              </m:oMath>
            </w:del>
          </w:p>
        </w:tc>
      </w:tr>
      <w:tr w:rsidR="006F42B1" w:rsidRPr="009A7192" w14:paraId="28887047" w14:textId="77777777" w:rsidTr="00022E85">
        <w:tc>
          <w:tcPr>
            <w:tcW w:w="2518" w:type="dxa"/>
          </w:tcPr>
          <w:p w14:paraId="213C48DF" w14:textId="77777777" w:rsidR="006F42B1" w:rsidRPr="009A7192" w:rsidRDefault="006F42B1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Shutterstock (o URL o la ruta en </w:t>
            </w: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6515" w:type="dxa"/>
          </w:tcPr>
          <w:p w14:paraId="4332000C" w14:textId="77777777" w:rsidR="006F42B1" w:rsidRDefault="00BA7655" w:rsidP="00022E85">
            <w:pPr>
              <w:jc w:val="center"/>
              <w:rPr>
                <w:ins w:id="3054" w:author="Josué" w:date="2015-06-22T16:25:00Z"/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ins w:id="3055" w:author="Josué" w:date="2015-06-22T16:18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lastRenderedPageBreak/>
                <w:t xml:space="preserve">Agregar los nombres de los ejes y </w:t>
              </w:r>
            </w:ins>
            <w:ins w:id="3056" w:author="Josué" w:date="2015-06-22T16:22:00Z">
              <w:r w:rsidR="000A72A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escribir en rojo </w:t>
              </w:r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="000A72A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sen </w:t>
              </w:r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</w:t>
              </w:r>
              <w:r w:rsidR="000A72A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, y en azul </w:t>
              </w:r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= </w:t>
              </w:r>
              <w:r w:rsidR="000A72A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3 sen </w:t>
              </w:r>
              <w:r w:rsidR="000A72A0" w:rsidRPr="000A72A0">
                <w:rPr>
                  <w:rFonts w:ascii="Times New Roman" w:hAnsi="Times New Roman" w:cs="Times New Roman"/>
                  <w:i/>
                  <w:color w:val="000000"/>
                  <w:rPrChange w:id="3057" w:author="Josué" w:date="2015-06-22T16:22:00Z">
                    <w:rPr>
                      <w:rFonts w:ascii="Times New Roman" w:hAnsi="Times New Roman" w:cs="Times New Roman"/>
                      <w:color w:val="000000"/>
                    </w:rPr>
                  </w:rPrChange>
                </w:rPr>
                <w:t>x</w:t>
              </w:r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, </w:t>
              </w:r>
              <w:r w:rsidR="000A72A0" w:rsidRPr="000A72A0">
                <w:rPr>
                  <w:rFonts w:ascii="Times New Roman" w:hAnsi="Times New Roman" w:cs="Times New Roman"/>
                  <w:color w:val="000000"/>
                  <w:rPrChange w:id="3058" w:author="Josué" w:date="2015-06-22T16:23:00Z">
                    <w:rPr>
                      <w:rFonts w:ascii="Times New Roman" w:hAnsi="Times New Roman" w:cs="Times New Roman"/>
                      <w:i/>
                      <w:color w:val="000000"/>
                    </w:rPr>
                  </w:rPrChange>
                </w:rPr>
                <w:t>y en negro</w:t>
              </w:r>
            </w:ins>
            <w:ins w:id="3059" w:author="Josué" w:date="2015-06-22T16:23:00Z"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y =</w:t>
              </w:r>
            </w:ins>
            <w:ins w:id="3060" w:author="Josué" w:date="2015-06-22T16:25:00Z"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1/3 </w:t>
              </w:r>
              <w:r w:rsidR="000A72A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sen </w:t>
              </w:r>
              <w:r w:rsidR="000A72A0" w:rsidRPr="000A72A0">
                <w:rPr>
                  <w:rFonts w:ascii="Times New Roman" w:hAnsi="Times New Roman" w:cs="Times New Roman"/>
                  <w:i/>
                  <w:color w:val="000000"/>
                  <w:rPrChange w:id="3061" w:author="Josué" w:date="2015-06-22T16:25:00Z">
                    <w:rPr>
                      <w:rFonts w:ascii="Times New Roman" w:hAnsi="Times New Roman" w:cs="Times New Roman"/>
                      <w:color w:val="000000"/>
                    </w:rPr>
                  </w:rPrChange>
                </w:rPr>
                <w:t>x</w:t>
              </w:r>
            </w:ins>
            <w:ins w:id="3062" w:author="Josué" w:date="2015-06-22T16:22:00Z">
              <w:r w:rsidR="000A72A0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</w:t>
              </w:r>
            </w:ins>
          </w:p>
          <w:p w14:paraId="20C45F4A" w14:textId="73795A59" w:rsidR="000A72A0" w:rsidRPr="000A72A0" w:rsidRDefault="000A72A0" w:rsidP="00022E8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063" w:author="Josué" w:date="2015-06-22T16:25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  <w:rPrChange w:id="3064" w:author="Unknown">
                    <w:rPr>
                      <w:noProof/>
                      <w:lang w:val="es-CO" w:eastAsia="ko-KR"/>
                    </w:rPr>
                  </w:rPrChange>
                </w:rPr>
                <w:lastRenderedPageBreak/>
                <w:drawing>
                  <wp:inline distT="0" distB="0" distL="0" distR="0" wp14:anchorId="118BFE1F" wp14:editId="42A0B36B">
                    <wp:extent cx="5886450" cy="3133725"/>
                    <wp:effectExtent l="0" t="0" r="0" b="9525"/>
                    <wp:docPr id="79" name="Imagen 7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30"/>
                            <a:srcRect l="19194" t="21148" r="7427" b="11178"/>
                            <a:stretch/>
                          </pic:blipFill>
                          <pic:spPr bwMode="auto">
                            <a:xfrm>
                              <a:off x="0" y="0"/>
                              <a:ext cx="5891975" cy="313666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6F42B1" w:rsidRPr="009A7192" w14:paraId="31049CE3" w14:textId="77777777" w:rsidTr="00022E85">
        <w:tc>
          <w:tcPr>
            <w:tcW w:w="2518" w:type="dxa"/>
          </w:tcPr>
          <w:p w14:paraId="154817D5" w14:textId="77777777" w:rsidR="006F42B1" w:rsidRPr="009A7192" w:rsidRDefault="006F42B1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9C6F729" w14:textId="723FD768" w:rsidR="00304BA5" w:rsidRPr="009A7192" w:rsidRDefault="00304BA5" w:rsidP="00D81B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Compresión y </w:t>
            </w:r>
            <w:del w:id="3065" w:author="Josué" w:date="2015-06-22T16:28:00Z">
              <w:r w:rsidRPr="009A7192" w:rsidDel="005D741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alargamiento </w:t>
            </w:r>
            <w:del w:id="3066" w:author="Josué" w:date="2015-06-22T16:28:00Z">
              <w:r w:rsidRPr="009A7192" w:rsidDel="005D741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vertical </w:t>
            </w:r>
            <w:del w:id="3067" w:author="Josué" w:date="2015-06-22T16:28:00Z">
              <w:r w:rsidRPr="009A7192" w:rsidDel="005D741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 función</w:t>
            </w:r>
            <w:ins w:id="3068" w:author="Josué" w:date="2015-06-26T13:45:00Z">
              <w:r w:rsidR="00021D3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 w:rsidR="00021D38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</w:t>
              </w:r>
              <w:r w:rsidR="00021D3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=</w:t>
              </w:r>
              <w:r w:rsidR="00021D38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</w:t>
              </w:r>
              <w:r w:rsidR="00021D3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sen </w:t>
              </w:r>
              <w:r w:rsidR="00021D38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x.</w:t>
              </w:r>
            </w:ins>
            <w:ins w:id="3069" w:author="Josué" w:date="2015-06-22T16:28:00Z">
              <w:r w:rsidR="005D741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3070" w:author="Josué" w:date="2015-06-26T13:45:00Z">
              <w:r w:rsidRPr="009A7192" w:rsidDel="00021D3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y=senx</m:t>
                </m:r>
              </m:oMath>
            </w:del>
          </w:p>
        </w:tc>
      </w:tr>
    </w:tbl>
    <w:p w14:paraId="73E58C0A" w14:textId="69C328B9" w:rsidR="006F42B1" w:rsidRPr="009A7192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483A5B29" w14:textId="77777777" w:rsidR="006F42B1" w:rsidRPr="009A7192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25E81388" w14:textId="72219C21" w:rsidR="006F42B1" w:rsidRPr="009A7192" w:rsidRDefault="006F42B1" w:rsidP="006F42B1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SECCIÓN 3]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>3</w:t>
      </w:r>
      <w:r w:rsidR="0081708C" w:rsidRPr="009A7192">
        <w:rPr>
          <w:rFonts w:ascii="Times New Roman" w:hAnsi="Times New Roman" w:cs="Times New Roman"/>
          <w:b/>
        </w:rPr>
        <w:t>.3</w:t>
      </w:r>
      <w:r w:rsidRPr="009A7192">
        <w:rPr>
          <w:rFonts w:ascii="Times New Roman" w:hAnsi="Times New Roman" w:cs="Times New Roman"/>
          <w:b/>
        </w:rPr>
        <w:t xml:space="preserve">.2  Compresión y </w:t>
      </w:r>
      <w:del w:id="3071" w:author="Josué" w:date="2015-06-22T16:29:00Z">
        <w:r w:rsidRPr="009A7192" w:rsidDel="005D741E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>alargamiento</w:t>
      </w:r>
      <w:del w:id="3072" w:author="Josué" w:date="2015-06-22T16:29:00Z">
        <w:r w:rsidRPr="009A7192" w:rsidDel="005D741E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 xml:space="preserve"> horizontal de funciones</w:t>
      </w:r>
    </w:p>
    <w:p w14:paraId="534208EB" w14:textId="518E95CA" w:rsidR="006F42B1" w:rsidRPr="009A7192" w:rsidDel="00086586" w:rsidRDefault="006F42B1" w:rsidP="006F42B1">
      <w:pPr>
        <w:spacing w:after="0"/>
        <w:rPr>
          <w:del w:id="3073" w:author="Josué" w:date="2015-06-26T13:50:00Z"/>
          <w:rFonts w:ascii="Times New Roman" w:eastAsiaTheme="minorEastAsia" w:hAnsi="Times New Roman" w:cs="Times New Roman"/>
          <w:color w:val="000000"/>
          <w:lang w:val="es-ES"/>
        </w:rPr>
      </w:pPr>
      <w:del w:id="3074" w:author="Josué" w:date="2015-06-26T13:50:00Z">
        <w:r w:rsidRPr="009A7192" w:rsidDel="00086586">
          <w:rPr>
            <w:rFonts w:ascii="Times New Roman" w:hAnsi="Times New Roman" w:cs="Times New Roman"/>
            <w:color w:val="000000"/>
            <w:lang w:val="es-ES"/>
          </w:rPr>
          <w:delText xml:space="preserve">Sea </w:delText>
        </w: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lang w:val="es-ES"/>
                </w:rPr>
                <m:t>A</m:t>
              </m:r>
            </m:e>
          </m:d>
          <m:r>
            <w:rPr>
              <w:rFonts w:ascii="Cambria Math" w:hAnsi="Cambria Math" w:cs="Times New Roman"/>
              <w:color w:val="000000"/>
              <w:lang w:val="es-ES"/>
            </w:rPr>
            <m:t>&gt;1</m:t>
          </m:r>
        </m:oMath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>.</w:delText>
        </w:r>
      </w:del>
    </w:p>
    <w:p w14:paraId="082966C8" w14:textId="56B6280D" w:rsidR="00603690" w:rsidRDefault="00086586" w:rsidP="006F42B1">
      <w:pPr>
        <w:spacing w:after="0"/>
        <w:rPr>
          <w:ins w:id="3075" w:author="Josué" w:date="2015-06-26T14:05:00Z"/>
          <w:rFonts w:ascii="Times New Roman" w:eastAsiaTheme="minorEastAsia" w:hAnsi="Times New Roman" w:cs="Times New Roman"/>
          <w:i/>
          <w:color w:val="000000"/>
          <w:lang w:val="es-ES"/>
        </w:rPr>
      </w:pPr>
      <w:ins w:id="3076" w:author="Josué" w:date="2015-06-26T13:49:00Z">
        <w:r>
          <w:rPr>
            <w:rFonts w:ascii="Times New Roman" w:eastAsiaTheme="minorEastAsia" w:hAnsi="Times New Roman" w:cs="Times New Roman"/>
            <w:color w:val="000000"/>
            <w:lang w:val="es-ES"/>
          </w:rPr>
          <w:t>Si │</w:t>
        </w:r>
      </w:ins>
      <w:ins w:id="3077" w:author="Josué" w:date="2015-06-26T13:50:00Z"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>A</w:t>
        </w:r>
      </w:ins>
      <w:ins w:id="3078" w:author="Josué" w:date="2015-06-26T13:49:00Z">
        <w:r>
          <w:rPr>
            <w:rFonts w:ascii="Times New Roman" w:eastAsiaTheme="minorEastAsia" w:hAnsi="Times New Roman" w:cs="Times New Roman"/>
            <w:color w:val="000000"/>
            <w:lang w:val="es-ES"/>
          </w:rPr>
          <w:t>│</w:t>
        </w:r>
      </w:ins>
      <w:ins w:id="3079" w:author="Josué" w:date="2015-06-26T13:50:00Z"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&gt; 1,</w:t>
        </w:r>
      </w:ins>
      <w:ins w:id="3080" w:author="Josué" w:date="2015-06-26T13:49:00Z"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del w:id="3081" w:author="Josué" w:date="2015-06-22T16:30:00Z">
        <w:r w:rsidR="006F42B1" w:rsidRPr="009A7192" w:rsidDel="005D741E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del w:id="3082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>L</w:delText>
        </w:r>
      </w:del>
      <w:ins w:id="3083" w:author="Josué" w:date="2015-06-26T13:50:00Z">
        <w:r>
          <w:rPr>
            <w:rFonts w:ascii="Times New Roman" w:eastAsiaTheme="minorEastAsia" w:hAnsi="Times New Roman" w:cs="Times New Roman"/>
            <w:color w:val="000000"/>
            <w:lang w:val="es-ES"/>
          </w:rPr>
          <w:t>l</w:t>
        </w:r>
      </w:ins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as </w:t>
      </w:r>
      <w:del w:id="3084" w:author="Josué" w:date="2015-06-22T16:34:00Z">
        <w:r w:rsidR="006F42B1" w:rsidRPr="009A7192" w:rsidDel="004871B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gráficas</w:t>
      </w:r>
      <w:del w:id="3085" w:author="Josué" w:date="2015-06-22T16:34:00Z">
        <w:r w:rsidR="006F42B1" w:rsidRPr="009A7192" w:rsidDel="004871B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 </w:t>
      </w:r>
      <w:del w:id="3086" w:author="Josué" w:date="2015-06-22T16:34:00Z">
        <w:r w:rsidR="006F42B1" w:rsidRPr="009A7192" w:rsidDel="004871B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3087" w:author="Josué" w:date="2015-06-22T16:34:00Z">
        <w:r w:rsidR="006F42B1" w:rsidRPr="009A7192" w:rsidDel="004871B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3088" w:author="Josué" w:date="2015-06-22T16:34:00Z">
        <w:r w:rsidR="006F42B1" w:rsidRPr="009A7192" w:rsidDel="004871BA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de la</w:t>
      </w:r>
      <w:del w:id="3089" w:author="Josué" w:date="2015-06-26T13:48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forma</w:t>
      </w:r>
      <w:ins w:id="3090" w:author="Josué" w:date="2015-06-26T13:48:00Z"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</w:t>
        </w:r>
      </w:ins>
      <w:ins w:id="3091" w:author="Josué" w:date="2015-06-26T13:49:00Z"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f(Ax)</w:t>
        </w:r>
      </w:ins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del w:id="3092" w:author="Josué" w:date="2015-06-26T13:49:00Z">
            <w:rPr>
              <w:rFonts w:ascii="Cambria Math" w:eastAsiaTheme="minorEastAsia" w:hAnsi="Cambria Math" w:cs="Times New Roman"/>
              <w:color w:val="000000"/>
              <w:lang w:val="es-ES"/>
            </w:rPr>
            <m:t>y=f</m:t>
          </w:del>
        </m:r>
        <m:d>
          <m:dPr>
            <m:ctrlPr>
              <w:del w:id="3093" w:author="Josué" w:date="2015-06-26T13:49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r>
              <w:del w:id="3094" w:author="Josué" w:date="2015-06-26T13:49:00Z"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Ax</m:t>
              </w:del>
            </m:r>
          </m:e>
        </m:d>
      </m:oMath>
      <w:del w:id="3095" w:author="Josué" w:date="2015-06-26T13:49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donde</w:t>
      </w:r>
      <w:ins w:id="3096" w:author="Josué" w:date="2015-06-26T13:50:00Z">
        <w:r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3097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 </w:t>
      </w:r>
      <w:del w:id="3098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una </w:t>
      </w:r>
      <w:del w:id="3099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3100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trigonométrica, </w:t>
      </w:r>
      <w:del w:id="3101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se obtiene</w:t>
      </w:r>
      <w:ins w:id="3102" w:author="Josué" w:date="2015-06-26T14:04:00Z">
        <w:r w:rsidR="0060369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de</w:t>
        </w:r>
      </w:ins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3103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la</w:t>
      </w:r>
      <w:del w:id="3104" w:author="Josué" w:date="2015-06-26T14:04:00Z">
        <w:r w:rsidR="006F42B1" w:rsidRPr="009A7192" w:rsidDel="00603690">
          <w:rPr>
            <w:rFonts w:ascii="Times New Roman" w:eastAsiaTheme="minorEastAsia" w:hAnsi="Times New Roman" w:cs="Times New Roman"/>
            <w:color w:val="000000"/>
            <w:lang w:val="es-ES"/>
          </w:rPr>
          <w:delText>s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3105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gráfica</w:t>
      </w:r>
      <w:del w:id="3106" w:author="Josué" w:date="2015-06-26T14:04:00Z">
        <w:r w:rsidR="006F42B1" w:rsidRPr="009A7192" w:rsidDel="00603690">
          <w:rPr>
            <w:rFonts w:ascii="Times New Roman" w:eastAsiaTheme="minorEastAsia" w:hAnsi="Times New Roman" w:cs="Times New Roman"/>
            <w:color w:val="000000"/>
            <w:lang w:val="es-ES"/>
          </w:rPr>
          <w:delText>s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3107" w:author="Josué" w:date="2015-06-26T13:50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de</w:t>
      </w:r>
      <w:ins w:id="3108" w:author="Josué" w:date="2015-06-26T14:04:00Z">
        <w:r w:rsidR="0060369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603690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</w:ins>
      <w:ins w:id="3109" w:author="Josué" w:date="2015-06-26T14:06:00Z">
        <w:r w:rsidR="007A7E25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 </w:t>
        </w:r>
        <w:r w:rsidR="007A7E25">
          <w:rPr>
            <w:rFonts w:ascii="Times New Roman" w:eastAsiaTheme="minorEastAsia" w:hAnsi="Times New Roman" w:cs="Times New Roman"/>
            <w:color w:val="000000"/>
            <w:lang w:val="es-ES"/>
          </w:rPr>
          <w:t>=</w:t>
        </w:r>
      </w:ins>
      <w:ins w:id="3110" w:author="Josué" w:date="2015-06-26T14:04:00Z">
        <w:r w:rsidR="00603690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 </w:t>
        </w:r>
        <w:r w:rsidR="0060369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603690" w:rsidRPr="00603690">
          <w:rPr>
            <w:rFonts w:ascii="Times New Roman" w:eastAsiaTheme="minorEastAsia" w:hAnsi="Times New Roman" w:cs="Times New Roman"/>
            <w:i/>
            <w:color w:val="000000"/>
            <w:lang w:val="es-ES"/>
            <w:rPrChange w:id="3111" w:author="Josué" w:date="2015-06-26T14:04:00Z">
              <w:rPr>
                <w:rFonts w:ascii="Times New Roman" w:eastAsiaTheme="minorEastAsia" w:hAnsi="Times New Roman" w:cs="Times New Roman"/>
                <w:color w:val="000000"/>
                <w:lang w:val="es-ES"/>
              </w:rPr>
            </w:rPrChange>
          </w:rPr>
          <w:t>f(x)</w:t>
        </w:r>
      </w:ins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3112" w:author="Josué" w:date="2015-06-26T13:51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del w:id="3113" w:author="Josué" w:date="2015-06-26T14:04:00Z">
        <w:r w:rsidR="006F42B1" w:rsidRPr="009A7192" w:rsidDel="0060369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comprimiéndose </w:t>
      </w:r>
      <w:del w:id="3114" w:author="Josué" w:date="2015-06-26T13:51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6F42B1" w:rsidRPr="009A7192">
        <w:rPr>
          <w:rFonts w:ascii="Times New Roman" w:eastAsiaTheme="minorEastAsia" w:hAnsi="Times New Roman" w:cs="Times New Roman"/>
          <w:color w:val="000000"/>
          <w:lang w:val="es-ES"/>
        </w:rPr>
        <w:t>horizontalmente</w:t>
      </w:r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del w:id="3115" w:author="Josué" w:date="2015-06-26T13:51:00Z">
        <w:r w:rsidR="007641EF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por </w:t>
      </w:r>
      <w:del w:id="3116" w:author="Josué" w:date="2015-06-26T13:51:00Z">
        <w:r w:rsidR="007641EF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>un factor</w:t>
      </w:r>
      <w:ins w:id="3117" w:author="Josué" w:date="2015-06-26T14:04:00Z">
        <w:r w:rsidR="00603690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603690">
          <w:rPr>
            <w:rFonts w:ascii="Times New Roman" w:eastAsiaTheme="minorEastAsia" w:hAnsi="Times New Roman" w:cs="Times New Roman"/>
            <w:i/>
            <w:color w:val="000000"/>
            <w:lang w:val="es-ES"/>
          </w:rPr>
          <w:t>A</w:t>
        </w:r>
      </w:ins>
      <w:ins w:id="3118" w:author="Josué" w:date="2015-06-26T14:05:00Z">
        <w:r w:rsidR="00603690">
          <w:rPr>
            <w:rFonts w:ascii="Times New Roman" w:eastAsiaTheme="minorEastAsia" w:hAnsi="Times New Roman" w:cs="Times New Roman"/>
            <w:i/>
            <w:color w:val="000000"/>
            <w:lang w:val="es-ES"/>
          </w:rPr>
          <w:t>.</w:t>
        </w:r>
      </w:ins>
    </w:p>
    <w:p w14:paraId="275D0846" w14:textId="3758C06D" w:rsidR="006F42B1" w:rsidRPr="009A7192" w:rsidDel="00086586" w:rsidRDefault="007641EF" w:rsidP="006F42B1">
      <w:pPr>
        <w:spacing w:after="0"/>
        <w:rPr>
          <w:del w:id="3119" w:author="Josué" w:date="2015-06-26T13:51:00Z"/>
          <w:rFonts w:ascii="Times New Roman" w:eastAsiaTheme="minorEastAsia" w:hAnsi="Times New Roman" w:cs="Times New Roman"/>
          <w:color w:val="000000"/>
          <w:lang w:val="es-ES"/>
        </w:rPr>
      </w:pPr>
      <w:del w:id="3120" w:author="Josué" w:date="2015-06-26T14:05:00Z">
        <w:r w:rsidRPr="009A7192" w:rsidDel="00603690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del w:id="3121" w:author="Josué" w:date="2015-06-26T13:51:00Z">
        <w:r w:rsidR="006F42B1"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A.</m:t>
          </m:r>
        </m:oMath>
      </w:del>
    </w:p>
    <w:p w14:paraId="54475E2E" w14:textId="77777777" w:rsidR="00086586" w:rsidRDefault="00086586" w:rsidP="006F42B1">
      <w:pPr>
        <w:spacing w:after="0"/>
        <w:rPr>
          <w:ins w:id="3122" w:author="Josué" w:date="2015-06-26T13:51:00Z"/>
          <w:rFonts w:ascii="Times New Roman" w:eastAsiaTheme="minorEastAsia" w:hAnsi="Times New Roman" w:cs="Times New Roman"/>
          <w:color w:val="000000"/>
          <w:lang w:val="es-ES"/>
        </w:rPr>
      </w:pPr>
    </w:p>
    <w:p w14:paraId="3713244C" w14:textId="0FC62EC5" w:rsidR="006F42B1" w:rsidRPr="009A7192" w:rsidDel="007A7E25" w:rsidRDefault="006F42B1" w:rsidP="006F42B1">
      <w:pPr>
        <w:spacing w:after="0"/>
        <w:rPr>
          <w:del w:id="3123" w:author="Josué" w:date="2015-06-26T14:07:00Z"/>
          <w:rFonts w:ascii="Times New Roman" w:eastAsiaTheme="minorEastAsia" w:hAnsi="Times New Roman" w:cs="Times New Roman"/>
          <w:color w:val="000000"/>
          <w:lang w:val="es-ES"/>
        </w:rPr>
      </w:pPr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3124" w:author="Josué" w:date="2015-06-26T14:01:00Z"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gráficas </w:t>
      </w:r>
      <w:del w:id="3125" w:author="Josué" w:date="2015-06-26T14:01:00Z"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</w:t>
      </w:r>
      <w:del w:id="3126" w:author="Josué" w:date="2015-06-26T14:01:00Z"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las </w:t>
      </w:r>
      <w:del w:id="3127" w:author="Josué" w:date="2015-06-26T14:01:00Z"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funciones </w:t>
      </w:r>
      <w:del w:id="3128" w:author="Josué" w:date="2015-06-26T14:01:00Z"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de la </w:t>
      </w:r>
      <w:del w:id="3129" w:author="Josué" w:date="2015-06-26T14:01:00Z">
        <w:r w:rsidRPr="009A7192" w:rsidDel="00086586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forma</w:t>
      </w:r>
      <w:ins w:id="3130" w:author="Josué" w:date="2015-06-26T14:05:00Z">
        <w:r w:rsidR="007A7E25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ins w:id="3131" w:author="Josué" w:date="2015-06-26T14:01:00Z">
        <w:r w:rsidR="00086586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  <w:r w:rsidR="00086586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</w:t>
        </w:r>
        <w:r w:rsidR="00717CFF" w:rsidRPr="00D81B5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</w:t>
        </w:r>
      </w:ins>
      <w:ins w:id="3132" w:author="Josué" w:date="2015-06-26T14:02:00Z">
        <w:r w:rsidR="00717CFF">
          <w:rPr>
            <w:rFonts w:ascii="Times New Roman" w:eastAsiaTheme="minorEastAsia" w:hAnsi="Times New Roman" w:cs="Times New Roman"/>
            <w:color w:val="000000"/>
            <w:lang w:val="es-ES"/>
          </w:rPr>
          <w:t>[(</w:t>
        </w:r>
      </w:ins>
      <w:ins w:id="3133" w:author="Josué" w:date="2015-06-26T14:01:00Z">
        <w:r w:rsidR="00717CFF" w:rsidRPr="00D81B5D">
          <w:rPr>
            <w:rFonts w:ascii="Times New Roman" w:eastAsiaTheme="minorEastAsia" w:hAnsi="Times New Roman" w:cs="Times New Roman"/>
            <w:i/>
            <w:color w:val="000000"/>
            <w:lang w:val="es-ES"/>
          </w:rPr>
          <w:t>x</w:t>
        </w:r>
      </w:ins>
      <w:ins w:id="3134" w:author="Josué" w:date="2015-06-26T14:02:00Z">
        <w:r w:rsidR="00717CFF">
          <w:rPr>
            <w:rFonts w:ascii="Times New Roman" w:eastAsiaTheme="minorEastAsia" w:hAnsi="Times New Roman" w:cs="Times New Roman"/>
            <w:i/>
            <w:color w:val="000000"/>
            <w:lang w:val="es-ES"/>
          </w:rPr>
          <w:t>)(1/A)</w:t>
        </w:r>
        <w:r w:rsidR="00717CFF" w:rsidRPr="00717CFF">
          <w:rPr>
            <w:rFonts w:ascii="Times New Roman" w:eastAsiaTheme="minorEastAsia" w:hAnsi="Times New Roman" w:cs="Times New Roman"/>
            <w:color w:val="000000"/>
            <w:lang w:val="es-ES"/>
            <w:rPrChange w:id="3135" w:author="Josué" w:date="2015-06-26T14:02:00Z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</w:rPrChange>
          </w:rPr>
          <w:t>]</w:t>
        </w:r>
      </w:ins>
      <w:ins w:id="3136" w:author="Josué" w:date="2015-06-26T14:01:00Z">
        <w:r w:rsidR="00717CFF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 </w:t>
        </w:r>
      </w:ins>
      <m:oMath>
        <m:r>
          <w:del w:id="3137" w:author="Josué" w:date="2015-06-26T14:02:00Z">
            <w:rPr>
              <w:rFonts w:ascii="Cambria Math" w:eastAsiaTheme="minorEastAsia" w:hAnsi="Cambria Math" w:cs="Times New Roman"/>
              <w:color w:val="000000"/>
              <w:lang w:val="es-ES"/>
            </w:rPr>
            <m:t>y=f</m:t>
          </w:del>
        </m:r>
        <m:d>
          <m:dPr>
            <m:ctrlPr>
              <w:del w:id="3138" w:author="Josué" w:date="2015-06-26T14:02:00Z"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w:del>
            </m:ctrlPr>
          </m:dPr>
          <m:e>
            <m:f>
              <m:fPr>
                <m:ctrlPr>
                  <w:del w:id="3139" w:author="Josué" w:date="2015-06-26T14:02:00Z">
                    <w:rPr>
                      <w:rFonts w:ascii="Cambria Math" w:eastAsiaTheme="minorEastAsia" w:hAnsi="Cambria Math" w:cs="Times New Roman"/>
                      <w:i/>
                      <w:color w:val="000000"/>
                      <w:lang w:val="es-ES"/>
                    </w:rPr>
                  </w:del>
                </m:ctrlPr>
              </m:fPr>
              <m:num>
                <m:r>
                  <w:del w:id="3140" w:author="Josué" w:date="2015-06-26T14:02:00Z"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1</m:t>
                  </w:del>
                </m:r>
              </m:num>
              <m:den>
                <m:r>
                  <w:del w:id="3141" w:author="Josué" w:date="2015-06-26T14:02:00Z">
                    <w:rPr>
                      <w:rFonts w:ascii="Cambria Math" w:eastAsiaTheme="minorEastAsia" w:hAnsi="Cambria Math" w:cs="Times New Roman"/>
                      <w:color w:val="000000"/>
                      <w:lang w:val="es-ES"/>
                    </w:rPr>
                    <m:t>A</m:t>
                  </w:del>
                </m:r>
              </m:den>
            </m:f>
            <m:r>
              <w:del w:id="3142" w:author="Josué" w:date="2015-06-26T14:02:00Z"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x</m:t>
              </w:del>
            </m:r>
          </m:e>
        </m:d>
      </m:oMath>
      <w:del w:id="3143" w:author="Josué" w:date="2015-06-26T14:02:00Z"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>donde</w:t>
      </w:r>
      <w:ins w:id="3144" w:author="Josué" w:date="2015-06-26T14:02:00Z">
        <w:r w:rsidR="00717CFF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717CFF">
          <w:rPr>
            <w:rFonts w:ascii="Times New Roman" w:eastAsiaTheme="minorEastAsia" w:hAnsi="Times New Roman" w:cs="Times New Roman"/>
            <w:i/>
            <w:color w:val="000000"/>
            <w:lang w:val="es-ES"/>
          </w:rPr>
          <w:t>f(x)</w:t>
        </w:r>
      </w:ins>
      <w:del w:id="3145" w:author="Josué" w:date="2015-06-26T14:02:00Z"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f(x)</m:t>
          </m:r>
        </m:oMath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es </w:t>
      </w:r>
      <w:del w:id="3146" w:author="Josué" w:date="2015-06-26T14:02:00Z"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una </w:t>
      </w:r>
      <w:del w:id="3147" w:author="Josué" w:date="2015-06-26T14:02:00Z"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función </w:t>
      </w:r>
      <w:del w:id="3148" w:author="Josué" w:date="2015-06-26T14:02:00Z"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trigonométrica, </w:t>
      </w:r>
      <w:del w:id="3149" w:author="Josué" w:date="2015-06-26T14:03:00Z">
        <w:r w:rsidRPr="009A7192" w:rsidDel="00717CFF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se obtiene </w:t>
      </w:r>
      <w:ins w:id="3150" w:author="Josué" w:date="2015-06-26T14:06:00Z">
        <w:r w:rsidR="007A7E25">
          <w:rPr>
            <w:rFonts w:ascii="Times New Roman" w:eastAsiaTheme="minorEastAsia" w:hAnsi="Times New Roman" w:cs="Times New Roman"/>
            <w:color w:val="000000"/>
            <w:lang w:val="es-ES"/>
          </w:rPr>
          <w:t>de</w:t>
        </w:r>
      </w:ins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la</w:t>
      </w:r>
      <w:del w:id="3151" w:author="Josué" w:date="2015-06-26T14:06:00Z"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gráfica</w:t>
      </w:r>
      <w:del w:id="3152" w:author="Josué" w:date="2015-06-26T14:06:00Z"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s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 de</w:t>
      </w:r>
      <w:ins w:id="3153" w:author="Josué" w:date="2015-06-26T14:06:00Z">
        <w:r w:rsidR="007A7E25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7A7E25">
          <w:rPr>
            <w:rFonts w:ascii="Times New Roman" w:eastAsiaTheme="minorEastAsia" w:hAnsi="Times New Roman" w:cs="Times New Roman"/>
            <w:i/>
            <w:color w:val="000000"/>
            <w:lang w:val="es-ES"/>
          </w:rPr>
          <w:t>y</w:t>
        </w:r>
        <w:r w:rsidR="007A7E25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= </w:t>
        </w:r>
      </w:ins>
      <w:ins w:id="3154" w:author="Josué" w:date="2015-06-26T14:07:00Z">
        <w:r w:rsidR="007A7E25">
          <w:rPr>
            <w:rFonts w:ascii="Times New Roman" w:eastAsiaTheme="minorEastAsia" w:hAnsi="Times New Roman" w:cs="Times New Roman"/>
            <w:i/>
            <w:color w:val="000000"/>
            <w:lang w:val="es-ES"/>
          </w:rPr>
          <w:t xml:space="preserve">f(x) </w:t>
        </w:r>
      </w:ins>
      <w:del w:id="3155" w:author="Josué" w:date="2015-06-26T14:07:00Z"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y=f(x)</m:t>
          </m:r>
        </m:oMath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 </w:delText>
        </w:r>
      </w:del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alargándose </w:t>
      </w:r>
      <w:del w:id="3156" w:author="Josué" w:date="2015-06-26T14:07:00Z"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horizontalmente </w:t>
      </w:r>
      <w:del w:id="3157" w:author="Josué" w:date="2015-06-26T14:07:00Z"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 xml:space="preserve">por </w:t>
      </w:r>
      <w:del w:id="3158" w:author="Josué" w:date="2015-06-26T14:07:00Z">
        <w:r w:rsidR="007641EF"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</w:del>
      <w:r w:rsidR="007641EF" w:rsidRPr="009A7192">
        <w:rPr>
          <w:rFonts w:ascii="Times New Roman" w:eastAsiaTheme="minorEastAsia" w:hAnsi="Times New Roman" w:cs="Times New Roman"/>
          <w:color w:val="000000"/>
          <w:lang w:val="es-ES"/>
        </w:rPr>
        <w:t>un factor</w:t>
      </w:r>
      <w:ins w:id="3159" w:author="Josué" w:date="2015-06-26T14:07:00Z">
        <w:r w:rsidR="007A7E25">
          <w:rPr>
            <w:rFonts w:ascii="Times New Roman" w:eastAsiaTheme="minorEastAsia" w:hAnsi="Times New Roman" w:cs="Times New Roman"/>
            <w:color w:val="000000"/>
            <w:lang w:val="es-ES"/>
          </w:rPr>
          <w:t xml:space="preserve"> </w:t>
        </w:r>
        <w:r w:rsidR="007A7E25">
          <w:rPr>
            <w:rFonts w:ascii="Times New Roman" w:eastAsiaTheme="minorEastAsia" w:hAnsi="Times New Roman" w:cs="Times New Roman"/>
            <w:i/>
            <w:color w:val="000000"/>
            <w:lang w:val="es-ES"/>
          </w:rPr>
          <w:t>N.</w:t>
        </w:r>
      </w:ins>
      <w:del w:id="3160" w:author="Josué" w:date="2015-06-26T14:07:00Z">
        <w:r w:rsidR="007641EF"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</w:delText>
        </w:r>
        <w:r w:rsidRPr="009A7192" w:rsidDel="007A7E25">
          <w:rPr>
            <w:rFonts w:ascii="Times New Roman" w:eastAsiaTheme="minorEastAsia" w:hAnsi="Times New Roman" w:cs="Times New Roman"/>
            <w:color w:val="000000"/>
            <w:lang w:val="es-ES"/>
          </w:rPr>
          <w:delText xml:space="preserve">  </w:delText>
        </w:r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N.</m:t>
          </m:r>
        </m:oMath>
      </w:del>
    </w:p>
    <w:p w14:paraId="74643A4B" w14:textId="40FCFB41" w:rsidR="006F42B1" w:rsidRPr="009A7192" w:rsidDel="007A7E25" w:rsidRDefault="006F42B1" w:rsidP="006F42B1">
      <w:pPr>
        <w:spacing w:after="0"/>
        <w:rPr>
          <w:del w:id="3161" w:author="Josué" w:date="2015-06-26T14:07:00Z"/>
          <w:rFonts w:ascii="Times New Roman" w:hAnsi="Times New Roman" w:cs="Times New Roman"/>
          <w:b/>
          <w:color w:val="000000"/>
          <w:lang w:val="es-ES"/>
        </w:rPr>
      </w:pPr>
    </w:p>
    <w:p w14:paraId="61FEE6EE" w14:textId="443FD596" w:rsidR="007641EF" w:rsidRPr="009A7192" w:rsidDel="007A7E25" w:rsidRDefault="007641EF" w:rsidP="006F42B1">
      <w:pPr>
        <w:spacing w:after="0"/>
        <w:rPr>
          <w:del w:id="3162" w:author="Josué" w:date="2015-06-26T14:07:00Z"/>
          <w:rFonts w:ascii="Times New Roman" w:hAnsi="Times New Roman" w:cs="Times New Roman"/>
          <w:b/>
          <w:color w:val="000000"/>
          <w:lang w:val="es-ES"/>
        </w:rPr>
      </w:pPr>
    </w:p>
    <w:p w14:paraId="1BC6A68A" w14:textId="5FF1C7B0" w:rsidR="007641EF" w:rsidRPr="009A7192" w:rsidDel="007A7E25" w:rsidRDefault="007641EF" w:rsidP="006F42B1">
      <w:pPr>
        <w:spacing w:after="0"/>
        <w:rPr>
          <w:del w:id="3163" w:author="Josué" w:date="2015-06-26T14:07:00Z"/>
          <w:rFonts w:ascii="Times New Roman" w:hAnsi="Times New Roman" w:cs="Times New Roman"/>
          <w:b/>
          <w:color w:val="000000"/>
          <w:lang w:val="es-ES"/>
        </w:rPr>
      </w:pPr>
    </w:p>
    <w:p w14:paraId="2EEFB0A9" w14:textId="59868FDD" w:rsidR="007641EF" w:rsidRPr="009A7192" w:rsidDel="007A7E25" w:rsidRDefault="007641EF" w:rsidP="006F42B1">
      <w:pPr>
        <w:spacing w:after="0"/>
        <w:rPr>
          <w:del w:id="3164" w:author="Josué" w:date="2015-06-26T14:07:00Z"/>
          <w:rFonts w:ascii="Times New Roman" w:hAnsi="Times New Roman" w:cs="Times New Roman"/>
          <w:b/>
          <w:color w:val="000000"/>
          <w:lang w:val="es-ES"/>
        </w:rPr>
      </w:pPr>
    </w:p>
    <w:p w14:paraId="3C590389" w14:textId="77777777" w:rsidR="007641EF" w:rsidRPr="009A7192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DE964D4" w14:textId="77777777" w:rsidR="007641EF" w:rsidRPr="009A7192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DCDEC7C" w14:textId="691F2D25" w:rsidR="007641EF" w:rsidRPr="009A7192" w:rsidRDefault="00304BA5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del w:id="3165" w:author="Josué" w:date="2015-06-26T14:45:00Z">
        <w:r w:rsidRPr="009A7192" w:rsidDel="00B50429">
          <w:rPr>
            <w:rFonts w:ascii="Times New Roman" w:hAnsi="Times New Roman" w:cs="Times New Roman"/>
            <w:noProof/>
            <w:lang w:val="es-CO" w:eastAsia="ko-KR"/>
          </w:rPr>
          <mc:AlternateContent>
            <mc:Choice Requires="wps">
              <w:drawing>
                <wp:anchor distT="0" distB="0" distL="114300" distR="114300" simplePos="0" relativeHeight="251671040" behindDoc="0" locked="0" layoutInCell="1" allowOverlap="1" wp14:anchorId="37EF6812" wp14:editId="76574E1F">
                  <wp:simplePos x="0" y="0"/>
                  <wp:positionH relativeFrom="column">
                    <wp:posOffset>1939290</wp:posOffset>
                  </wp:positionH>
                  <wp:positionV relativeFrom="paragraph">
                    <wp:posOffset>725170</wp:posOffset>
                  </wp:positionV>
                  <wp:extent cx="819150" cy="381000"/>
                  <wp:effectExtent l="0" t="0" r="19050" b="19050"/>
                  <wp:wrapNone/>
                  <wp:docPr id="53" name="53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8191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E7F239" w14:textId="7327A91D" w:rsidR="00086586" w:rsidRPr="00304BA5" w:rsidRDefault="00086586">
                              <w:pPr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y=sen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7EF6812" id="53 Cuadro de texto" o:spid="_x0000_s1059" type="#_x0000_t202" style="position:absolute;margin-left:152.7pt;margin-top:57.1pt;width:64.5pt;height:3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" fillcolor="white [3201]" strokecolor="white [3212]" strokeweight=".5pt">
                  <v:textbox>
                    <w:txbxContent>
                      <w:p w14:paraId="3EE7F239" w14:textId="7327A91D" w:rsidR="00086586" w:rsidRPr="00304BA5" w:rsidRDefault="00086586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y=sen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B50429">
          <w:rPr>
            <w:rFonts w:ascii="Times New Roman" w:hAnsi="Times New Roman" w:cs="Times New Roman"/>
            <w:noProof/>
            <w:lang w:val="es-CO" w:eastAsia="ko-KR"/>
          </w:rPr>
          <mc:AlternateContent>
            <mc:Choice Requires="wps">
              <w:drawing>
                <wp:anchor distT="0" distB="0" distL="114300" distR="114300" simplePos="0" relativeHeight="251673088" behindDoc="0" locked="0" layoutInCell="1" allowOverlap="1" wp14:anchorId="5601673A" wp14:editId="166B701C">
                  <wp:simplePos x="0" y="0"/>
                  <wp:positionH relativeFrom="column">
                    <wp:posOffset>2806066</wp:posOffset>
                  </wp:positionH>
                  <wp:positionV relativeFrom="paragraph">
                    <wp:posOffset>3658870</wp:posOffset>
                  </wp:positionV>
                  <wp:extent cx="685800" cy="238125"/>
                  <wp:effectExtent l="0" t="0" r="19050" b="28575"/>
                  <wp:wrapNone/>
                  <wp:docPr id="55" name="55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85800" cy="238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74CCAE0E" w14:textId="5B3A6A4E" w:rsidR="00086586" w:rsidRPr="00304BA5" w:rsidRDefault="00086586" w:rsidP="007641EF">
                              <w:pPr>
                                <w:rPr>
                                  <w:b/>
                                  <w:color w:val="943634" w:themeColor="accent2" w:themeShade="BF"/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943634" w:themeColor="accent2" w:themeShade="BF"/>
                                      <w:sz w:val="18"/>
                                      <w:szCs w:val="18"/>
                                    </w:rPr>
                                    <m:t>y=senx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601673A" id="55 Cuadro de texto" o:spid="_x0000_s1060" type="#_x0000_t202" style="position:absolute;margin-left:220.95pt;margin-top:288.1pt;width:54pt;height:18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" fillcolor="window" strokecolor="window" strokeweight=".5pt">
                  <v:textbox>
                    <w:txbxContent>
                      <w:p w14:paraId="74CCAE0E" w14:textId="5B3A6A4E" w:rsidR="00086586" w:rsidRPr="00304BA5" w:rsidRDefault="00086586" w:rsidP="007641EF">
                        <w:pPr>
                          <w:rPr>
                            <w:b/>
                            <w:color w:val="943634" w:themeColor="accent2" w:themeShade="BF"/>
                            <w:sz w:val="18"/>
                            <w:szCs w:val="18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943634" w:themeColor="accent2" w:themeShade="BF"/>
                                <w:sz w:val="18"/>
                                <w:szCs w:val="18"/>
                              </w:rPr>
                              <m:t>y=senx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Pr="009A7192" w:rsidDel="00B50429">
          <w:rPr>
            <w:rFonts w:ascii="Times New Roman" w:hAnsi="Times New Roman" w:cs="Times New Roman"/>
            <w:noProof/>
            <w:lang w:val="es-CO" w:eastAsia="ko-KR"/>
          </w:rPr>
          <mc:AlternateContent>
            <mc:Choice Requires="wps">
              <w:drawing>
                <wp:anchor distT="0" distB="0" distL="114300" distR="114300" simplePos="0" relativeHeight="251672064" behindDoc="0" locked="0" layoutInCell="1" allowOverlap="1" wp14:anchorId="377A4D25" wp14:editId="1EE5E477">
                  <wp:simplePos x="0" y="0"/>
                  <wp:positionH relativeFrom="column">
                    <wp:posOffset>4672965</wp:posOffset>
                  </wp:positionH>
                  <wp:positionV relativeFrom="paragraph">
                    <wp:posOffset>1572895</wp:posOffset>
                  </wp:positionV>
                  <wp:extent cx="809625" cy="342900"/>
                  <wp:effectExtent l="0" t="0" r="28575" b="19050"/>
                  <wp:wrapNone/>
                  <wp:docPr id="54" name="54 Cuadro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809625" cy="342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14:paraId="7006BF2D" w14:textId="06964BCE" w:rsidR="00086586" w:rsidRPr="00304BA5" w:rsidRDefault="00086586" w:rsidP="007641EF">
                              <w:pPr>
                                <w:rPr>
                                  <w:color w:val="4F6228" w:themeColor="accent3" w:themeShade="80"/>
                                  <w:sz w:val="18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4F6228" w:themeColor="accent3" w:themeShade="80"/>
                                      <w:sz w:val="18"/>
                                      <w:szCs w:val="18"/>
                                    </w:rPr>
                                    <m:t>y=sen2x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77A4D25" id="54 Cuadro de texto" o:spid="_x0000_s1061" type="#_x0000_t202" style="position:absolute;margin-left:367.95pt;margin-top:123.85pt;width:63.75pt;height:2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" fillcolor="window" strokecolor="window" strokeweight=".5pt">
                  <v:textbox>
                    <w:txbxContent>
                      <w:p w14:paraId="7006BF2D" w14:textId="06964BCE" w:rsidR="00086586" w:rsidRPr="00304BA5" w:rsidRDefault="00086586" w:rsidP="007641EF">
                        <w:pPr>
                          <w:rPr>
                            <w:color w:val="4F6228" w:themeColor="accent3" w:themeShade="80"/>
                            <w:sz w:val="18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4F6228" w:themeColor="accent3" w:themeShade="80"/>
                                <w:sz w:val="18"/>
                                <w:szCs w:val="18"/>
                              </w:rPr>
                              <m:t>y=sen2x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mc:Fallback>
          </mc:AlternateContent>
        </w:r>
        <w:r w:rsidR="007641EF" w:rsidRPr="009A7192" w:rsidDel="00B50429">
          <w:rPr>
            <w:rFonts w:ascii="Times New Roman" w:hAnsi="Times New Roman" w:cs="Times New Roman"/>
            <w:noProof/>
            <w:lang w:val="es-CO" w:eastAsia="ko-KR"/>
          </w:rPr>
          <w:drawing>
            <wp:inline distT="0" distB="0" distL="0" distR="0" wp14:anchorId="6DC3FB56" wp14:editId="6C13C300">
              <wp:extent cx="5857875" cy="4524375"/>
              <wp:effectExtent l="0" t="0" r="9525" b="9525"/>
              <wp:docPr id="52" name="Imagen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31"/>
                      <a:srcRect l="17155" t="16919" r="18021" b="18429"/>
                      <a:stretch/>
                    </pic:blipFill>
                    <pic:spPr bwMode="auto">
                      <a:xfrm>
                        <a:off x="0" y="0"/>
                        <a:ext cx="5862594" cy="45280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6"/>
        <w:gridCol w:w="6432"/>
      </w:tblGrid>
      <w:tr w:rsidR="00304BA5" w:rsidRPr="009A7192" w14:paraId="64AEE886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08E8C3DF" w14:textId="77777777" w:rsidR="00304BA5" w:rsidRPr="009A7192" w:rsidRDefault="00304BA5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04BA5" w:rsidRPr="009A7192" w14:paraId="74D67BF6" w14:textId="77777777" w:rsidTr="00022E85">
        <w:tc>
          <w:tcPr>
            <w:tcW w:w="2518" w:type="dxa"/>
          </w:tcPr>
          <w:p w14:paraId="251B4475" w14:textId="77777777" w:rsidR="00304BA5" w:rsidRPr="009A7192" w:rsidRDefault="00304BA5" w:rsidP="00022E8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21E05F0" w14:textId="42D531A0" w:rsidR="00304BA5" w:rsidRPr="009A7192" w:rsidRDefault="0081708C" w:rsidP="00D81B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3166" w:author="Josué" w:date="2015-06-26T15:18:00Z"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</w:t>
            </w:r>
            <w:ins w:id="3167" w:author="Josué" w:date="2015-06-26T15:18:00Z"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del w:id="3168" w:author="Josué" w:date="2015-06-26T15:18:00Z">
              <w:r w:rsidRPr="009A7192" w:rsidDel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</w:p>
        </w:tc>
      </w:tr>
      <w:tr w:rsidR="00304BA5" w:rsidRPr="009A7192" w14:paraId="2149B6BC" w14:textId="77777777" w:rsidTr="00022E85">
        <w:tc>
          <w:tcPr>
            <w:tcW w:w="2518" w:type="dxa"/>
          </w:tcPr>
          <w:p w14:paraId="635E79E9" w14:textId="77777777" w:rsidR="00304BA5" w:rsidRPr="009A7192" w:rsidRDefault="00304BA5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A77CEEA" w14:textId="3CE2D87D" w:rsidR="00304BA5" w:rsidRPr="009A7192" w:rsidRDefault="00304BA5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Los  colores  asignados  permiten identificar el  alargamiento  a  la comprensión  horizontal  de  </w:t>
            </w:r>
            <m:oMath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y=senx</m:t>
              </m:r>
            </m:oMath>
          </w:p>
        </w:tc>
      </w:tr>
      <w:tr w:rsidR="00304BA5" w:rsidRPr="009A7192" w14:paraId="7CE43C76" w14:textId="77777777" w:rsidTr="00022E85">
        <w:tc>
          <w:tcPr>
            <w:tcW w:w="2518" w:type="dxa"/>
          </w:tcPr>
          <w:p w14:paraId="23F407F7" w14:textId="77777777" w:rsidR="00304BA5" w:rsidRPr="009A7192" w:rsidRDefault="00304BA5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902B858" w14:textId="7559316A" w:rsidR="00304BA5" w:rsidRDefault="00B50429" w:rsidP="00D81B5D">
            <w:pPr>
              <w:jc w:val="center"/>
              <w:rPr>
                <w:ins w:id="3169" w:author="Josué" w:date="2015-06-26T14:45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170" w:author="Josué" w:date="2015-06-26T14:40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Agregar el nombre de los ejes, en negro debe aparecer la función:</w:t>
              </w:r>
            </w:ins>
            <w:ins w:id="3171" w:author="Josué" w:date="2015-06-26T14:41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y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= sen 1/2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x; 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en rojo la función: 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y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= sen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 x;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en verde debe aparecer la función: </w:t>
              </w:r>
            </w:ins>
            <w:ins w:id="3172" w:author="Josué" w:date="2015-06-26T14:42:00Z"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y</w:t>
              </w:r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= sen 2</w:t>
              </w:r>
              <w:r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 xml:space="preserve">x; </w:t>
              </w:r>
            </w:ins>
            <w:ins w:id="3173" w:author="Josué" w:date="2015-06-26T14:4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los colores de las gráficas también se deben mantener.</w:t>
              </w:r>
            </w:ins>
          </w:p>
          <w:p w14:paraId="3866D286" w14:textId="77A8C01B" w:rsidR="00B50429" w:rsidRPr="00B50429" w:rsidRDefault="00B50429" w:rsidP="00D81B5D">
            <w:pPr>
              <w:jc w:val="center"/>
              <w:rPr>
                <w:ins w:id="3174" w:author="Josué" w:date="2015-06-26T14:45:00Z"/>
                <w:rFonts w:ascii="Times New Roman" w:hAnsi="Times New Roman" w:cs="Times New Roman"/>
                <w:color w:val="000000"/>
                <w:sz w:val="24"/>
                <w:szCs w:val="24"/>
                <w:rPrChange w:id="3175" w:author="Josué" w:date="2015-06-26T14:45:00Z">
                  <w:rPr>
                    <w:ins w:id="3176" w:author="Josué" w:date="2015-06-26T14:45:00Z"/>
                    <w:rFonts w:ascii="Times New Roman" w:hAnsi="Times New Roman" w:cs="Times New Roman"/>
                    <w:i/>
                    <w:color w:val="000000"/>
                    <w:sz w:val="24"/>
                    <w:szCs w:val="24"/>
                  </w:rPr>
                </w:rPrChange>
              </w:rPr>
            </w:pPr>
            <w:ins w:id="3177" w:author="Josué" w:date="2015-06-26T14:45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</w:rPr>
                <w:lastRenderedPageBreak/>
                <w:drawing>
                  <wp:inline distT="0" distB="0" distL="0" distR="0" wp14:anchorId="47DC2A97" wp14:editId="7022872D">
                    <wp:extent cx="3588719" cy="2771775"/>
                    <wp:effectExtent l="0" t="0" r="0" b="0"/>
                    <wp:docPr id="75" name="Imagen 7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31"/>
                            <a:srcRect l="17155" t="16919" r="18021" b="18429"/>
                            <a:stretch/>
                          </pic:blipFill>
                          <pic:spPr bwMode="auto">
                            <a:xfrm>
                              <a:off x="0" y="0"/>
                              <a:ext cx="3592235" cy="277449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3E25503" w14:textId="7CE003E7" w:rsidR="00B50429" w:rsidRPr="00B50429" w:rsidRDefault="00B50429" w:rsidP="00D81B5D">
            <w:pPr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rPrChange w:id="3178" w:author="Josué" w:date="2015-06-26T14:42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</w:p>
        </w:tc>
      </w:tr>
      <w:tr w:rsidR="00304BA5" w:rsidRPr="009A7192" w14:paraId="0D82D897" w14:textId="77777777" w:rsidTr="00022E85">
        <w:tc>
          <w:tcPr>
            <w:tcW w:w="2518" w:type="dxa"/>
          </w:tcPr>
          <w:p w14:paraId="5AF07C0B" w14:textId="455059F0" w:rsidR="00304BA5" w:rsidRPr="009A7192" w:rsidRDefault="00304BA5" w:rsidP="00022E8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6D39187" w14:textId="1E48F439" w:rsidR="00304BA5" w:rsidRPr="009A7192" w:rsidRDefault="00304BA5" w:rsidP="00D81B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Compresión y alargamiento horizontal </w:t>
            </w:r>
            <w:del w:id="3179" w:author="Josué" w:date="2015-06-26T14:46:00Z">
              <w:r w:rsidRPr="009A7192" w:rsidDel="00B5042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ins w:id="3180" w:author="Josué" w:date="2015-06-26T14:46:00Z">
              <w:r w:rsidR="00B5042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  <w:r w:rsidR="00B50429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y</w:t>
              </w:r>
              <w:r w:rsidR="00B5042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= sen </w:t>
              </w:r>
              <w:r w:rsidR="00B50429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x.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del w:id="3181" w:author="Josué" w:date="2015-06-26T14:46:00Z">
              <w:r w:rsidRPr="009A7192" w:rsidDel="00B5042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y=senx</m:t>
                </m:r>
              </m:oMath>
              <w:r w:rsidRPr="009A7192" w:rsidDel="00B50429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>.</w:delText>
              </w:r>
            </w:del>
          </w:p>
        </w:tc>
      </w:tr>
    </w:tbl>
    <w:p w14:paraId="441D4269" w14:textId="77777777" w:rsidR="006F42B1" w:rsidRPr="009A7192" w:rsidRDefault="006F42B1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4585D21F" w14:textId="26F68D87" w:rsidR="00817BA9" w:rsidRPr="009A7192" w:rsidRDefault="00817BA9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3.4 </w:t>
      </w:r>
      <w:ins w:id="3182" w:author="Josué" w:date="2015-06-26T14:46:00Z">
        <w:r w:rsidR="00B50429">
          <w:rPr>
            <w:rFonts w:ascii="Times New Roman" w:hAnsi="Times New Roman" w:cs="Times New Roman"/>
            <w:b/>
          </w:rPr>
          <w:t xml:space="preserve">La </w:t>
        </w:r>
      </w:ins>
      <w:del w:id="3183" w:author="Josué" w:date="2015-06-26T14:46:00Z">
        <w:r w:rsidRPr="009A7192" w:rsidDel="00B50429">
          <w:rPr>
            <w:rFonts w:ascii="Times New Roman" w:hAnsi="Times New Roman" w:cs="Times New Roman"/>
            <w:b/>
          </w:rPr>
          <w:delText>A</w:delText>
        </w:r>
      </w:del>
      <w:ins w:id="3184" w:author="Josué" w:date="2015-06-26T14:46:00Z">
        <w:r w:rsidR="00B50429">
          <w:rPr>
            <w:rFonts w:ascii="Times New Roman" w:hAnsi="Times New Roman" w:cs="Times New Roman"/>
            <w:b/>
          </w:rPr>
          <w:t>a</w:t>
        </w:r>
      </w:ins>
      <w:r w:rsidRPr="009A7192">
        <w:rPr>
          <w:rFonts w:ascii="Times New Roman" w:hAnsi="Times New Roman" w:cs="Times New Roman"/>
          <w:b/>
        </w:rPr>
        <w:t>mplitud</w:t>
      </w:r>
    </w:p>
    <w:p w14:paraId="280780B1" w14:textId="7A647B61" w:rsidR="00B57730" w:rsidRPr="009A7192" w:rsidRDefault="00022E85" w:rsidP="00FA27F6">
      <w:pPr>
        <w:spacing w:after="0"/>
        <w:rPr>
          <w:rFonts w:ascii="Times New Roman" w:eastAsiaTheme="minorEastAsia" w:hAnsi="Times New Roman" w:cs="Times New Roman"/>
        </w:rPr>
      </w:pPr>
      <w:del w:id="3185" w:author="Josué" w:date="2015-06-26T14:48:00Z">
        <w:r w:rsidRPr="009A7192" w:rsidDel="003A60D4">
          <w:rPr>
            <w:rFonts w:ascii="Times New Roman" w:hAnsi="Times New Roman" w:cs="Times New Roman"/>
            <w:b/>
          </w:rPr>
          <w:delText xml:space="preserve"> </w:delText>
        </w:r>
      </w:del>
      <w:commentRangeStart w:id="3186"/>
      <w:r w:rsidRPr="00D81B5D">
        <w:rPr>
          <w:rFonts w:ascii="Times New Roman" w:hAnsi="Times New Roman" w:cs="Times New Roman"/>
          <w:highlight w:val="yellow"/>
          <w:rPrChange w:id="3187" w:author="Josué" w:date="2015-06-26T15:04:00Z">
            <w:rPr>
              <w:rFonts w:ascii="Times New Roman" w:hAnsi="Times New Roman" w:cs="Times New Roman"/>
            </w:rPr>
          </w:rPrChange>
        </w:rPr>
        <w:t xml:space="preserve">La </w:t>
      </w:r>
      <w:del w:id="3188" w:author="Josué" w:date="2015-06-26T14:48:00Z">
        <w:r w:rsidRPr="00D81B5D" w:rsidDel="003A60D4">
          <w:rPr>
            <w:rFonts w:ascii="Times New Roman" w:hAnsi="Times New Roman" w:cs="Times New Roman"/>
            <w:highlight w:val="yellow"/>
            <w:rPrChange w:id="3189" w:author="Josué" w:date="2015-06-26T15:04:00Z">
              <w:rPr>
                <w:rFonts w:ascii="Times New Roman" w:hAnsi="Times New Roman" w:cs="Times New Roman"/>
              </w:rPr>
            </w:rPrChange>
          </w:rPr>
          <w:delText xml:space="preserve">  </w:delText>
        </w:r>
      </w:del>
      <w:r w:rsidRPr="00D81B5D">
        <w:rPr>
          <w:rFonts w:ascii="Times New Roman" w:hAnsi="Times New Roman" w:cs="Times New Roman"/>
          <w:highlight w:val="yellow"/>
          <w:rPrChange w:id="3190" w:author="Josué" w:date="2015-06-26T15:04:00Z">
            <w:rPr>
              <w:rFonts w:ascii="Times New Roman" w:hAnsi="Times New Roman" w:cs="Times New Roman"/>
            </w:rPr>
          </w:rPrChange>
        </w:rPr>
        <w:t xml:space="preserve">amplitud </w:t>
      </w:r>
      <w:del w:id="3191" w:author="Josué" w:date="2015-06-26T14:48:00Z">
        <w:r w:rsidRPr="00D81B5D" w:rsidDel="003A60D4">
          <w:rPr>
            <w:rFonts w:ascii="Times New Roman" w:hAnsi="Times New Roman" w:cs="Times New Roman"/>
            <w:highlight w:val="yellow"/>
            <w:rPrChange w:id="3192" w:author="Josué" w:date="2015-06-26T15:04:00Z">
              <w:rPr>
                <w:rFonts w:ascii="Times New Roman" w:hAnsi="Times New Roman" w:cs="Times New Roman"/>
              </w:rPr>
            </w:rPrChange>
          </w:rPr>
          <w:delText xml:space="preserve"> </w:delText>
        </w:r>
      </w:del>
      <w:r w:rsidRPr="00D81B5D">
        <w:rPr>
          <w:rFonts w:ascii="Times New Roman" w:hAnsi="Times New Roman" w:cs="Times New Roman"/>
          <w:highlight w:val="yellow"/>
          <w:rPrChange w:id="3193" w:author="Josué" w:date="2015-06-26T15:04:00Z">
            <w:rPr>
              <w:rFonts w:ascii="Times New Roman" w:hAnsi="Times New Roman" w:cs="Times New Roman"/>
            </w:rPr>
          </w:rPrChange>
        </w:rPr>
        <w:t xml:space="preserve">de </w:t>
      </w:r>
      <w:del w:id="3194" w:author="Josué" w:date="2015-06-26T14:48:00Z">
        <w:r w:rsidRPr="00D81B5D" w:rsidDel="003A60D4">
          <w:rPr>
            <w:rFonts w:ascii="Times New Roman" w:hAnsi="Times New Roman" w:cs="Times New Roman"/>
            <w:highlight w:val="yellow"/>
            <w:rPrChange w:id="3195" w:author="Josué" w:date="2015-06-26T15:04:00Z">
              <w:rPr>
                <w:rFonts w:ascii="Times New Roman" w:hAnsi="Times New Roman" w:cs="Times New Roman"/>
              </w:rPr>
            </w:rPrChange>
          </w:rPr>
          <w:delText xml:space="preserve"> </w:delText>
        </w:r>
      </w:del>
      <w:r w:rsidRPr="00D81B5D">
        <w:rPr>
          <w:rFonts w:ascii="Times New Roman" w:hAnsi="Times New Roman" w:cs="Times New Roman"/>
          <w:highlight w:val="yellow"/>
          <w:rPrChange w:id="3196" w:author="Josué" w:date="2015-06-26T15:04:00Z">
            <w:rPr>
              <w:rFonts w:ascii="Times New Roman" w:hAnsi="Times New Roman" w:cs="Times New Roman"/>
            </w:rPr>
          </w:rPrChange>
        </w:rPr>
        <w:t xml:space="preserve">la </w:t>
      </w:r>
      <w:del w:id="3197" w:author="Josué" w:date="2015-06-26T14:49:00Z">
        <w:r w:rsidRPr="00D81B5D" w:rsidDel="003A60D4">
          <w:rPr>
            <w:rFonts w:ascii="Times New Roman" w:hAnsi="Times New Roman" w:cs="Times New Roman"/>
            <w:highlight w:val="yellow"/>
            <w:rPrChange w:id="3198" w:author="Josué" w:date="2015-06-26T15:04:00Z">
              <w:rPr>
                <w:rFonts w:ascii="Times New Roman" w:hAnsi="Times New Roman" w:cs="Times New Roman"/>
              </w:rPr>
            </w:rPrChange>
          </w:rPr>
          <w:delText>grafica</w:delText>
        </w:r>
      </w:del>
      <w:ins w:id="3199" w:author="Josué" w:date="2015-06-26T14:49:00Z">
        <w:r w:rsidR="003A60D4" w:rsidRPr="00D81B5D">
          <w:rPr>
            <w:rFonts w:ascii="Times New Roman" w:hAnsi="Times New Roman" w:cs="Times New Roman"/>
            <w:highlight w:val="yellow"/>
            <w:rPrChange w:id="3200" w:author="Josué" w:date="2015-06-26T15:04:00Z">
              <w:rPr>
                <w:rFonts w:ascii="Times New Roman" w:hAnsi="Times New Roman" w:cs="Times New Roman"/>
              </w:rPr>
            </w:rPrChange>
          </w:rPr>
          <w:t>gráfica</w:t>
        </w:r>
      </w:ins>
      <w:ins w:id="3201" w:author="Josué" w:date="2015-06-26T14:48:00Z">
        <w:r w:rsidR="003A60D4" w:rsidRPr="00D81B5D">
          <w:rPr>
            <w:rFonts w:ascii="Times New Roman" w:hAnsi="Times New Roman" w:cs="Times New Roman"/>
            <w:highlight w:val="yellow"/>
            <w:rPrChange w:id="3202" w:author="Josué" w:date="2015-06-26T15:04:00Z">
              <w:rPr>
                <w:rFonts w:ascii="Times New Roman" w:hAnsi="Times New Roman" w:cs="Times New Roman"/>
              </w:rPr>
            </w:rPrChange>
          </w:rPr>
          <w:t xml:space="preserve"> </w:t>
        </w:r>
        <w:r w:rsidR="003A60D4" w:rsidRPr="00D81B5D">
          <w:rPr>
            <w:rFonts w:ascii="Times New Roman" w:hAnsi="Times New Roman" w:cs="Times New Roman"/>
            <w:i/>
            <w:highlight w:val="yellow"/>
            <w:rPrChange w:id="3203" w:author="Josué" w:date="2015-06-26T15:04:00Z">
              <w:rPr>
                <w:rFonts w:ascii="Times New Roman" w:hAnsi="Times New Roman" w:cs="Times New Roman"/>
                <w:i/>
              </w:rPr>
            </w:rPrChange>
          </w:rPr>
          <w:t xml:space="preserve">y </w:t>
        </w:r>
        <w:r w:rsidR="003A60D4" w:rsidRPr="00D81B5D">
          <w:rPr>
            <w:rFonts w:ascii="Times New Roman" w:hAnsi="Times New Roman" w:cs="Times New Roman"/>
            <w:highlight w:val="yellow"/>
            <w:rPrChange w:id="3204" w:author="Josué" w:date="2015-06-26T15:04:00Z">
              <w:rPr>
                <w:rFonts w:ascii="Times New Roman" w:hAnsi="Times New Roman" w:cs="Times New Roman"/>
              </w:rPr>
            </w:rPrChange>
          </w:rPr>
          <w:t xml:space="preserve">= </w:t>
        </w:r>
        <w:r w:rsidR="003A60D4" w:rsidRPr="00D81B5D">
          <w:rPr>
            <w:rFonts w:ascii="Times New Roman" w:hAnsi="Times New Roman" w:cs="Times New Roman"/>
            <w:i/>
            <w:highlight w:val="yellow"/>
            <w:rPrChange w:id="3205" w:author="Josué" w:date="2015-06-26T15:04:00Z">
              <w:rPr>
                <w:rFonts w:ascii="Times New Roman" w:hAnsi="Times New Roman" w:cs="Times New Roman"/>
                <w:i/>
              </w:rPr>
            </w:rPrChange>
          </w:rPr>
          <w:t xml:space="preserve">B f(Ax </w:t>
        </w:r>
        <w:r w:rsidR="003A60D4" w:rsidRPr="00D81B5D">
          <w:rPr>
            <w:rFonts w:ascii="Times New Roman" w:hAnsi="Times New Roman" w:cs="Times New Roman"/>
            <w:highlight w:val="yellow"/>
            <w:rPrChange w:id="3206" w:author="Josué" w:date="2015-06-26T15:04:00Z">
              <w:rPr>
                <w:rFonts w:ascii="Times New Roman" w:hAnsi="Times New Roman" w:cs="Times New Roman"/>
              </w:rPr>
            </w:rPrChange>
          </w:rPr>
          <w:t xml:space="preserve">+ </w:t>
        </w:r>
      </w:ins>
      <w:ins w:id="3207" w:author="Josué" w:date="2015-06-26T14:49:00Z">
        <w:r w:rsidR="003A60D4" w:rsidRPr="00D81B5D">
          <w:rPr>
            <w:rFonts w:ascii="Times New Roman" w:hAnsi="Times New Roman" w:cs="Times New Roman"/>
            <w:i/>
            <w:highlight w:val="yellow"/>
            <w:rPrChange w:id="3208" w:author="Josué" w:date="2015-06-26T15:04:00Z">
              <w:rPr>
                <w:rFonts w:ascii="Times New Roman" w:hAnsi="Times New Roman" w:cs="Times New Roman"/>
                <w:i/>
              </w:rPr>
            </w:rPrChange>
          </w:rPr>
          <w:t xml:space="preserve">D) </w:t>
        </w:r>
        <w:r w:rsidR="003A60D4" w:rsidRPr="00D81B5D">
          <w:rPr>
            <w:rFonts w:ascii="Times New Roman" w:hAnsi="Times New Roman" w:cs="Times New Roman"/>
            <w:highlight w:val="yellow"/>
            <w:rPrChange w:id="3209" w:author="Josué" w:date="2015-06-26T15:04:00Z">
              <w:rPr>
                <w:rFonts w:ascii="Times New Roman" w:hAnsi="Times New Roman" w:cs="Times New Roman"/>
              </w:rPr>
            </w:rPrChange>
          </w:rPr>
          <w:t xml:space="preserve">+ </w:t>
        </w:r>
        <w:r w:rsidR="003A60D4" w:rsidRPr="00D81B5D">
          <w:rPr>
            <w:rFonts w:ascii="Times New Roman" w:hAnsi="Times New Roman" w:cs="Times New Roman"/>
            <w:i/>
            <w:highlight w:val="yellow"/>
            <w:rPrChange w:id="3210" w:author="Josué" w:date="2015-06-26T15:04:00Z">
              <w:rPr>
                <w:rFonts w:ascii="Times New Roman" w:hAnsi="Times New Roman" w:cs="Times New Roman"/>
                <w:i/>
              </w:rPr>
            </w:rPrChange>
          </w:rPr>
          <w:t>C</w:t>
        </w:r>
      </w:ins>
      <w:del w:id="3211" w:author="Josué" w:date="2015-06-26T14:49:00Z">
        <w:r w:rsidRPr="00D81B5D" w:rsidDel="003A60D4">
          <w:rPr>
            <w:rFonts w:ascii="Times New Roman" w:hAnsi="Times New Roman" w:cs="Times New Roman"/>
            <w:highlight w:val="yellow"/>
            <w:rPrChange w:id="3212" w:author="Josué" w:date="2015-06-26T15:04:00Z">
              <w:rPr>
                <w:rFonts w:ascii="Times New Roman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hAnsi="Cambria Math" w:cs="Times New Roman"/>
              <w:highlight w:val="yellow"/>
              <w:rPrChange w:id="3213" w:author="Josué" w:date="2015-06-26T15:04:00Z">
                <w:rPr>
                  <w:rFonts w:ascii="Cambria Math" w:hAnsi="Cambria Math" w:cs="Times New Roman"/>
                </w:rPr>
              </w:rPrChange>
            </w:rPr>
            <m:t>y=Bf</m:t>
          </m:r>
          <m:d>
            <m:dPr>
              <m:ctrlPr>
                <w:rPr>
                  <w:rFonts w:ascii="Cambria Math" w:hAnsi="Cambria Math" w:cs="Times New Roman"/>
                  <w:i/>
                  <w:highlight w:val="yellow"/>
                  <w:rPrChange w:id="3214" w:author="Josué" w:date="2015-06-26T15:04:00Z">
                    <w:rPr>
                      <w:rFonts w:ascii="Cambria Math" w:hAnsi="Cambria Math" w:cs="Times New Roman"/>
                      <w:i/>
                    </w:rPr>
                  </w:rPrChange>
                </w:rPr>
              </m:ctrlPr>
            </m:dPr>
            <m:e>
              <m:r>
                <w:rPr>
                  <w:rFonts w:ascii="Cambria Math" w:hAnsi="Cambria Math" w:cs="Times New Roman"/>
                  <w:highlight w:val="yellow"/>
                  <w:rPrChange w:id="3215" w:author="Josué" w:date="2015-06-26T15:04:00Z">
                    <w:rPr>
                      <w:rFonts w:ascii="Cambria Math" w:hAnsi="Cambria Math" w:cs="Times New Roman"/>
                    </w:rPr>
                  </w:rPrChange>
                </w:rPr>
                <m:t>Ax+D</m:t>
              </m:r>
            </m:e>
          </m:d>
          <m:r>
            <w:rPr>
              <w:rFonts w:ascii="Cambria Math" w:hAnsi="Cambria Math" w:cs="Times New Roman"/>
              <w:highlight w:val="yellow"/>
              <w:rPrChange w:id="3216" w:author="Josué" w:date="2015-06-26T15:04:00Z">
                <w:rPr>
                  <w:rFonts w:ascii="Cambria Math" w:hAnsi="Cambria Math" w:cs="Times New Roman"/>
                </w:rPr>
              </w:rPrChange>
            </w:rPr>
            <m:t>+C</m:t>
          </m:r>
        </m:oMath>
        <w:r w:rsidR="00222DD8" w:rsidRPr="00D81B5D" w:rsidDel="003A60D4">
          <w:rPr>
            <w:rFonts w:ascii="Times New Roman" w:eastAsiaTheme="minorEastAsia" w:hAnsi="Times New Roman" w:cs="Times New Roman"/>
            <w:highlight w:val="yellow"/>
            <w:rPrChange w:id="3217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A7642E" w:rsidRPr="00D81B5D">
        <w:rPr>
          <w:rFonts w:ascii="Times New Roman" w:eastAsiaTheme="minorEastAsia" w:hAnsi="Times New Roman" w:cs="Times New Roman"/>
          <w:highlight w:val="yellow"/>
          <w:rPrChange w:id="3218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, es </w:t>
      </w:r>
      <w:ins w:id="3219" w:author="Josué" w:date="2015-06-26T14:51:00Z">
        <w:r w:rsidR="00D560BC" w:rsidRPr="00D81B5D">
          <w:rPr>
            <w:rFonts w:ascii="Times New Roman" w:eastAsiaTheme="minorEastAsia" w:hAnsi="Times New Roman" w:cs="Times New Roman"/>
            <w:highlight w:val="yellow"/>
            <w:rPrChange w:id="3220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>│</w:t>
        </w:r>
        <w:r w:rsidR="00D560BC" w:rsidRPr="00D81B5D">
          <w:rPr>
            <w:rFonts w:ascii="Times New Roman" w:eastAsiaTheme="minorEastAsia" w:hAnsi="Times New Roman" w:cs="Times New Roman"/>
            <w:i/>
            <w:highlight w:val="yellow"/>
            <w:rPrChange w:id="3221" w:author="Josué" w:date="2015-06-26T15:04:00Z">
              <w:rPr>
                <w:rFonts w:ascii="Times New Roman" w:eastAsiaTheme="minorEastAsia" w:hAnsi="Times New Roman" w:cs="Times New Roman"/>
                <w:i/>
              </w:rPr>
            </w:rPrChange>
          </w:rPr>
          <w:t>B</w:t>
        </w:r>
        <w:r w:rsidR="00D560BC" w:rsidRPr="00D81B5D">
          <w:rPr>
            <w:rFonts w:ascii="Times New Roman" w:eastAsiaTheme="minorEastAsia" w:hAnsi="Times New Roman" w:cs="Times New Roman"/>
            <w:highlight w:val="yellow"/>
            <w:rPrChange w:id="3222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>│</w:t>
        </w:r>
        <w:r w:rsidR="008429BA" w:rsidRPr="00D81B5D">
          <w:rPr>
            <w:rFonts w:ascii="Times New Roman" w:eastAsiaTheme="minorEastAsia" w:hAnsi="Times New Roman" w:cs="Times New Roman"/>
            <w:highlight w:val="yellow"/>
            <w:rPrChange w:id="3223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>.</w:t>
        </w:r>
        <w:r w:rsidR="00D560BC" w:rsidRPr="00D81B5D">
          <w:rPr>
            <w:rFonts w:ascii="Times New Roman" w:eastAsiaTheme="minorEastAsia" w:hAnsi="Times New Roman" w:cs="Times New Roman"/>
            <w:highlight w:val="yellow"/>
            <w:rPrChange w:id="3224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 xml:space="preserve"> </w:t>
        </w:r>
      </w:ins>
      <w:del w:id="3225" w:author="Josué" w:date="2015-06-26T14:51:00Z">
        <w:r w:rsidR="00A7642E" w:rsidRPr="00D81B5D" w:rsidDel="00D560BC">
          <w:rPr>
            <w:rFonts w:ascii="Times New Roman" w:eastAsiaTheme="minorEastAsia" w:hAnsi="Times New Roman" w:cs="Times New Roman"/>
            <w:highlight w:val="yellow"/>
            <w:rPrChange w:id="3226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highlight w:val="yellow"/>
                  <w:rPrChange w:id="3227" w:author="Josué" w:date="2015-06-26T15:04:00Z">
                    <w:rPr>
                      <w:rFonts w:ascii="Cambria Math" w:eastAsiaTheme="minorEastAsia" w:hAnsi="Cambria Math" w:cs="Times New Roman"/>
                      <w:i/>
                    </w:rPr>
                  </w:rPrChange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highlight w:val="yellow"/>
                  <w:rPrChange w:id="3228" w:author="Josué" w:date="2015-06-26T15:04:00Z">
                    <w:rPr>
                      <w:rFonts w:ascii="Cambria Math" w:eastAsiaTheme="minorEastAsia" w:hAnsi="Cambria Math" w:cs="Times New Roman"/>
                    </w:rPr>
                  </w:rPrChange>
                </w:rPr>
                <m:t>B</m:t>
              </m:r>
            </m:e>
          </m:d>
        </m:oMath>
        <w:r w:rsidR="00A7642E" w:rsidRPr="00D81B5D" w:rsidDel="00D560BC">
          <w:rPr>
            <w:rFonts w:ascii="Times New Roman" w:eastAsiaTheme="minorEastAsia" w:hAnsi="Times New Roman" w:cs="Times New Roman"/>
            <w:highlight w:val="yellow"/>
            <w:rPrChange w:id="3229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. </w:delText>
        </w:r>
      </w:del>
      <w:r w:rsidR="00A7642E" w:rsidRPr="00D81B5D">
        <w:rPr>
          <w:rFonts w:ascii="Times New Roman" w:eastAsiaTheme="minorEastAsia" w:hAnsi="Times New Roman" w:cs="Times New Roman"/>
          <w:highlight w:val="yellow"/>
          <w:rPrChange w:id="3230" w:author="Josué" w:date="2015-06-26T15:04:00Z">
            <w:rPr>
              <w:rFonts w:ascii="Times New Roman" w:eastAsiaTheme="minorEastAsia" w:hAnsi="Times New Roman" w:cs="Times New Roman"/>
            </w:rPr>
          </w:rPrChange>
        </w:rPr>
        <w:t>Adviértase</w:t>
      </w:r>
      <w:r w:rsidR="00101BD5" w:rsidRPr="00D81B5D">
        <w:rPr>
          <w:rFonts w:ascii="Times New Roman" w:eastAsiaTheme="minorEastAsia" w:hAnsi="Times New Roman" w:cs="Times New Roman"/>
          <w:highlight w:val="yellow"/>
          <w:rPrChange w:id="3231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  que solo  tiene amplitud  las  funciones</w:t>
      </w:r>
      <w:ins w:id="3232" w:author="Josué" w:date="2015-06-26T15:02:00Z">
        <w:r w:rsidR="009B4D15" w:rsidRPr="00D81B5D">
          <w:rPr>
            <w:rFonts w:ascii="Times New Roman" w:eastAsiaTheme="minorEastAsia" w:hAnsi="Times New Roman" w:cs="Times New Roman"/>
            <w:highlight w:val="yellow"/>
            <w:rPrChange w:id="3233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 xml:space="preserve"> </w:t>
        </w:r>
        <w:r w:rsidR="009B4D15" w:rsidRPr="00D81B5D">
          <w:rPr>
            <w:rFonts w:ascii="Times New Roman" w:eastAsiaTheme="minorEastAsia" w:hAnsi="Times New Roman" w:cs="Times New Roman"/>
            <w:i/>
            <w:highlight w:val="yellow"/>
            <w:rPrChange w:id="3234" w:author="Josué" w:date="2015-06-26T15:04:00Z">
              <w:rPr>
                <w:rFonts w:ascii="Times New Roman" w:eastAsiaTheme="minorEastAsia" w:hAnsi="Times New Roman" w:cs="Times New Roman"/>
                <w:i/>
              </w:rPr>
            </w:rPrChange>
          </w:rPr>
          <w:t xml:space="preserve">y = </w:t>
        </w:r>
        <w:r w:rsidR="009B4D15" w:rsidRPr="00D81B5D">
          <w:rPr>
            <w:rFonts w:ascii="Times New Roman" w:eastAsiaTheme="minorEastAsia" w:hAnsi="Times New Roman" w:cs="Times New Roman"/>
            <w:highlight w:val="yellow"/>
            <w:rPrChange w:id="3235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 xml:space="preserve">sen </w:t>
        </w:r>
        <w:r w:rsidR="009B4D15" w:rsidRPr="00D81B5D">
          <w:rPr>
            <w:rFonts w:ascii="Times New Roman" w:eastAsiaTheme="minorEastAsia" w:hAnsi="Times New Roman" w:cs="Times New Roman"/>
            <w:i/>
            <w:highlight w:val="yellow"/>
            <w:rPrChange w:id="3236" w:author="Josué" w:date="2015-06-26T15:04:00Z">
              <w:rPr>
                <w:rFonts w:ascii="Times New Roman" w:eastAsiaTheme="minorEastAsia" w:hAnsi="Times New Roman" w:cs="Times New Roman"/>
                <w:i/>
              </w:rPr>
            </w:rPrChange>
          </w:rPr>
          <w:t>x</w:t>
        </w:r>
      </w:ins>
      <w:r w:rsidR="00101BD5" w:rsidRPr="00D81B5D">
        <w:rPr>
          <w:rFonts w:ascii="Times New Roman" w:eastAsiaTheme="minorEastAsia" w:hAnsi="Times New Roman" w:cs="Times New Roman"/>
          <w:highlight w:val="yellow"/>
          <w:rPrChange w:id="3237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 </w:t>
      </w:r>
      <w:del w:id="3238" w:author="Josué" w:date="2015-06-26T15:02:00Z">
        <w:r w:rsidR="00101BD5" w:rsidRPr="00D81B5D" w:rsidDel="009B4D15">
          <w:rPr>
            <w:rFonts w:ascii="Times New Roman" w:eastAsiaTheme="minorEastAsia" w:hAnsi="Times New Roman" w:cs="Times New Roman"/>
            <w:highlight w:val="yellow"/>
            <w:rPrChange w:id="3239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highlight w:val="yellow"/>
              <w:rPrChange w:id="3240" w:author="Josué" w:date="2015-06-26T15:04:00Z">
                <w:rPr>
                  <w:rFonts w:ascii="Cambria Math" w:eastAsiaTheme="minorEastAsia" w:hAnsi="Cambria Math" w:cs="Times New Roman"/>
                </w:rPr>
              </w:rPrChange>
            </w:rPr>
            <m:t xml:space="preserve">y=senx </m:t>
          </m:r>
        </m:oMath>
        <w:r w:rsidR="00B82800" w:rsidRPr="00D81B5D" w:rsidDel="009B4D15">
          <w:rPr>
            <w:rFonts w:ascii="Times New Roman" w:eastAsiaTheme="minorEastAsia" w:hAnsi="Times New Roman" w:cs="Times New Roman"/>
            <w:highlight w:val="yellow"/>
            <w:rPrChange w:id="3241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w:r w:rsidR="00101BD5" w:rsidRPr="00D81B5D" w:rsidDel="009B4D15">
          <w:rPr>
            <w:rFonts w:ascii="Times New Roman" w:eastAsiaTheme="minorEastAsia" w:hAnsi="Times New Roman" w:cs="Times New Roman"/>
            <w:highlight w:val="yellow"/>
            <w:rPrChange w:id="3242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101BD5" w:rsidRPr="00D81B5D">
        <w:rPr>
          <w:rFonts w:ascii="Times New Roman" w:eastAsiaTheme="minorEastAsia" w:hAnsi="Times New Roman" w:cs="Times New Roman"/>
          <w:highlight w:val="yellow"/>
          <w:rPrChange w:id="3243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y </w:t>
      </w:r>
      <w:del w:id="3244" w:author="Josué" w:date="2015-06-26T15:02:00Z">
        <w:r w:rsidR="00101BD5" w:rsidRPr="00D81B5D" w:rsidDel="009B4D15">
          <w:rPr>
            <w:rFonts w:ascii="Times New Roman" w:eastAsiaTheme="minorEastAsia" w:hAnsi="Times New Roman" w:cs="Times New Roman"/>
            <w:highlight w:val="yellow"/>
            <w:rPrChange w:id="3245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ins w:id="3246" w:author="Josué" w:date="2015-06-26T15:02:00Z">
        <w:r w:rsidR="009B4D15" w:rsidRPr="00D81B5D">
          <w:rPr>
            <w:rFonts w:ascii="Times New Roman" w:eastAsiaTheme="minorEastAsia" w:hAnsi="Times New Roman" w:cs="Times New Roman"/>
            <w:i/>
            <w:highlight w:val="yellow"/>
            <w:rPrChange w:id="3247" w:author="Josué" w:date="2015-06-26T15:04:00Z">
              <w:rPr>
                <w:rFonts w:ascii="Times New Roman" w:eastAsiaTheme="minorEastAsia" w:hAnsi="Times New Roman" w:cs="Times New Roman"/>
                <w:i/>
              </w:rPr>
            </w:rPrChange>
          </w:rPr>
          <w:t xml:space="preserve">y </w:t>
        </w:r>
        <w:r w:rsidR="009B4D15" w:rsidRPr="00D81B5D">
          <w:rPr>
            <w:rFonts w:ascii="Times New Roman" w:eastAsiaTheme="minorEastAsia" w:hAnsi="Times New Roman" w:cs="Times New Roman"/>
            <w:highlight w:val="yellow"/>
            <w:rPrChange w:id="3248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t xml:space="preserve">= cos </w:t>
        </w:r>
      </w:ins>
      <w:ins w:id="3249" w:author="Josué" w:date="2015-06-26T15:03:00Z">
        <w:r w:rsidR="009B4D15" w:rsidRPr="00D81B5D">
          <w:rPr>
            <w:rFonts w:ascii="Times New Roman" w:eastAsiaTheme="minorEastAsia" w:hAnsi="Times New Roman" w:cs="Times New Roman"/>
            <w:i/>
            <w:highlight w:val="yellow"/>
            <w:rPrChange w:id="3250" w:author="Josué" w:date="2015-06-26T15:04:00Z">
              <w:rPr>
                <w:rFonts w:ascii="Times New Roman" w:eastAsiaTheme="minorEastAsia" w:hAnsi="Times New Roman" w:cs="Times New Roman"/>
                <w:i/>
              </w:rPr>
            </w:rPrChange>
          </w:rPr>
          <w:t>x</w:t>
        </w:r>
      </w:ins>
      <w:del w:id="3251" w:author="Josué" w:date="2015-06-26T15:03:00Z">
        <w:r w:rsidR="00101BD5" w:rsidRPr="00D81B5D" w:rsidDel="009B4D15">
          <w:rPr>
            <w:rFonts w:ascii="Times New Roman" w:eastAsiaTheme="minorEastAsia" w:hAnsi="Times New Roman" w:cs="Times New Roman"/>
            <w:highlight w:val="yellow"/>
            <w:rPrChange w:id="3252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  <m:oMath>
          <m:r>
            <w:rPr>
              <w:rFonts w:ascii="Cambria Math" w:eastAsiaTheme="minorEastAsia" w:hAnsi="Cambria Math" w:cs="Times New Roman"/>
              <w:highlight w:val="yellow"/>
              <w:rPrChange w:id="3253" w:author="Josué" w:date="2015-06-26T15:04:00Z">
                <w:rPr>
                  <w:rFonts w:ascii="Cambria Math" w:eastAsiaTheme="minorEastAsia" w:hAnsi="Cambria Math" w:cs="Times New Roman"/>
                </w:rPr>
              </w:rPrChange>
            </w:rPr>
            <m:t>y=cosx</m:t>
          </m:r>
        </m:oMath>
        <w:r w:rsidR="00B82800" w:rsidRPr="00D81B5D" w:rsidDel="009B4D15">
          <w:rPr>
            <w:rFonts w:ascii="Times New Roman" w:eastAsiaTheme="minorEastAsia" w:hAnsi="Times New Roman" w:cs="Times New Roman"/>
            <w:highlight w:val="yellow"/>
            <w:rPrChange w:id="3254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2E75C0" w:rsidRPr="00D81B5D">
        <w:rPr>
          <w:rFonts w:ascii="Times New Roman" w:eastAsiaTheme="minorEastAsia" w:hAnsi="Times New Roman" w:cs="Times New Roman"/>
          <w:highlight w:val="yellow"/>
          <w:rPrChange w:id="3255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, ya </w:t>
      </w:r>
      <w:del w:id="3256" w:author="Josué" w:date="2015-06-26T15:03:00Z">
        <w:r w:rsidR="002E75C0" w:rsidRPr="00D81B5D" w:rsidDel="009B4D15">
          <w:rPr>
            <w:rFonts w:ascii="Times New Roman" w:eastAsiaTheme="minorEastAsia" w:hAnsi="Times New Roman" w:cs="Times New Roman"/>
            <w:highlight w:val="yellow"/>
            <w:rPrChange w:id="3257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2E75C0" w:rsidRPr="00D81B5D">
        <w:rPr>
          <w:rFonts w:ascii="Times New Roman" w:eastAsiaTheme="minorEastAsia" w:hAnsi="Times New Roman" w:cs="Times New Roman"/>
          <w:highlight w:val="yellow"/>
          <w:rPrChange w:id="3258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que </w:t>
      </w:r>
      <w:del w:id="3259" w:author="Josué" w:date="2015-06-26T15:03:00Z">
        <w:r w:rsidR="002E75C0" w:rsidRPr="00D81B5D" w:rsidDel="009B4D15">
          <w:rPr>
            <w:rFonts w:ascii="Times New Roman" w:eastAsiaTheme="minorEastAsia" w:hAnsi="Times New Roman" w:cs="Times New Roman"/>
            <w:highlight w:val="yellow"/>
            <w:rPrChange w:id="3260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2E75C0" w:rsidRPr="00D81B5D">
        <w:rPr>
          <w:rFonts w:ascii="Times New Roman" w:eastAsiaTheme="minorEastAsia" w:hAnsi="Times New Roman" w:cs="Times New Roman"/>
          <w:highlight w:val="yellow"/>
          <w:rPrChange w:id="3261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la </w:t>
      </w:r>
      <w:del w:id="3262" w:author="Josué" w:date="2015-06-26T15:03:00Z">
        <w:r w:rsidR="002E75C0" w:rsidRPr="00D81B5D" w:rsidDel="009B4D15">
          <w:rPr>
            <w:rFonts w:ascii="Times New Roman" w:eastAsiaTheme="minorEastAsia" w:hAnsi="Times New Roman" w:cs="Times New Roman"/>
            <w:highlight w:val="yellow"/>
            <w:rPrChange w:id="3263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2E75C0" w:rsidRPr="00D81B5D">
        <w:rPr>
          <w:rFonts w:ascii="Times New Roman" w:eastAsiaTheme="minorEastAsia" w:hAnsi="Times New Roman" w:cs="Times New Roman"/>
          <w:highlight w:val="yellow"/>
          <w:rPrChange w:id="3264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amplitud </w:t>
      </w:r>
      <w:del w:id="3265" w:author="Josué" w:date="2015-06-26T15:03:00Z">
        <w:r w:rsidR="002E75C0" w:rsidRPr="00D81B5D" w:rsidDel="009B4D15">
          <w:rPr>
            <w:rFonts w:ascii="Times New Roman" w:eastAsiaTheme="minorEastAsia" w:hAnsi="Times New Roman" w:cs="Times New Roman"/>
            <w:highlight w:val="yellow"/>
            <w:rPrChange w:id="3266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2E75C0" w:rsidRPr="00D81B5D">
        <w:rPr>
          <w:rFonts w:ascii="Times New Roman" w:eastAsiaTheme="minorEastAsia" w:hAnsi="Times New Roman" w:cs="Times New Roman"/>
          <w:highlight w:val="yellow"/>
          <w:rPrChange w:id="3267" w:author="Josué" w:date="2015-06-26T15:04:00Z">
            <w:rPr>
              <w:rFonts w:ascii="Times New Roman" w:eastAsiaTheme="minorEastAsia" w:hAnsi="Times New Roman" w:cs="Times New Roman"/>
            </w:rPr>
          </w:rPrChange>
        </w:rPr>
        <w:t>tambié</w:t>
      </w:r>
      <w:r w:rsidR="00B57730" w:rsidRPr="00D81B5D">
        <w:rPr>
          <w:rFonts w:ascii="Times New Roman" w:eastAsiaTheme="minorEastAsia" w:hAnsi="Times New Roman" w:cs="Times New Roman"/>
          <w:highlight w:val="yellow"/>
          <w:rPrChange w:id="3268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n </w:t>
      </w:r>
      <w:del w:id="3269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70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71" w:author="Josué" w:date="2015-06-26T15:04:00Z">
            <w:rPr>
              <w:rFonts w:ascii="Times New Roman" w:eastAsiaTheme="minorEastAsia" w:hAnsi="Times New Roman" w:cs="Times New Roman"/>
            </w:rPr>
          </w:rPrChange>
        </w:rPr>
        <w:t>se</w:t>
      </w:r>
      <w:del w:id="3272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73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74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 puede </w:t>
      </w:r>
      <w:del w:id="3275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76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77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determinar </w:t>
      </w:r>
      <w:del w:id="3278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79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80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hallando </w:t>
      </w:r>
      <w:del w:id="3281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82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83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la </w:t>
      </w:r>
      <w:del w:id="3284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85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86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mitad </w:t>
      </w:r>
      <w:del w:id="3287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88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89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del </w:t>
      </w:r>
      <w:del w:id="3290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91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92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valor absoluto </w:t>
      </w:r>
      <w:del w:id="3293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94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95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de </w:t>
      </w:r>
      <w:del w:id="3296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297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298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la </w:t>
      </w:r>
      <w:del w:id="3299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300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301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diferencia entre </w:t>
      </w:r>
      <w:del w:id="3302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303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304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valor máximo y </w:t>
      </w:r>
      <w:del w:id="3305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306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307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el valor </w:t>
      </w:r>
      <w:del w:id="3308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309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310" w:author="Josué" w:date="2015-06-26T15:04:00Z">
            <w:rPr>
              <w:rFonts w:ascii="Times New Roman" w:eastAsiaTheme="minorEastAsia" w:hAnsi="Times New Roman" w:cs="Times New Roman"/>
            </w:rPr>
          </w:rPrChange>
        </w:rPr>
        <w:t xml:space="preserve">mínimo </w:t>
      </w:r>
      <w:del w:id="3311" w:author="Josué" w:date="2015-06-26T15:03:00Z">
        <w:r w:rsidR="00B57730" w:rsidRPr="00D81B5D" w:rsidDel="009B4D15">
          <w:rPr>
            <w:rFonts w:ascii="Times New Roman" w:eastAsiaTheme="minorEastAsia" w:hAnsi="Times New Roman" w:cs="Times New Roman"/>
            <w:highlight w:val="yellow"/>
            <w:rPrChange w:id="3312" w:author="Josué" w:date="2015-06-26T15:04:00Z">
              <w:rPr>
                <w:rFonts w:ascii="Times New Roman" w:eastAsiaTheme="minorEastAsia" w:hAnsi="Times New Roman" w:cs="Times New Roman"/>
              </w:rPr>
            </w:rPrChange>
          </w:rPr>
          <w:delText xml:space="preserve"> </w:delText>
        </w:r>
      </w:del>
      <w:r w:rsidR="00B57730" w:rsidRPr="00D81B5D">
        <w:rPr>
          <w:rFonts w:ascii="Times New Roman" w:eastAsiaTheme="minorEastAsia" w:hAnsi="Times New Roman" w:cs="Times New Roman"/>
          <w:highlight w:val="yellow"/>
          <w:rPrChange w:id="3313" w:author="Josué" w:date="2015-06-26T15:04:00Z">
            <w:rPr>
              <w:rFonts w:ascii="Times New Roman" w:eastAsiaTheme="minorEastAsia" w:hAnsi="Times New Roman" w:cs="Times New Roman"/>
            </w:rPr>
          </w:rPrChange>
        </w:rPr>
        <w:t>que obtiene la función.</w:t>
      </w:r>
      <w:commentRangeEnd w:id="3186"/>
      <w:r w:rsidR="00D81B5D">
        <w:rPr>
          <w:rStyle w:val="Refdecomentario"/>
          <w:rFonts w:ascii="Calibri" w:eastAsia="Calibri" w:hAnsi="Calibri" w:cs="Times New Roman"/>
          <w:lang w:val="es-MX"/>
        </w:rPr>
        <w:commentReference w:id="3186"/>
      </w:r>
    </w:p>
    <w:p w14:paraId="5BA03BF9" w14:textId="77777777" w:rsidR="00B50429" w:rsidRDefault="00B50429" w:rsidP="00FA27F6">
      <w:pPr>
        <w:spacing w:after="0"/>
        <w:rPr>
          <w:ins w:id="3314" w:author="Josué" w:date="2015-06-26T14:46:00Z"/>
          <w:rFonts w:ascii="Times New Roman" w:eastAsiaTheme="minorEastAsia" w:hAnsi="Times New Roman" w:cs="Times New Roman"/>
          <w:b/>
        </w:rPr>
      </w:pPr>
    </w:p>
    <w:p w14:paraId="4699670C" w14:textId="7BDE2F5F" w:rsidR="00B57730" w:rsidRPr="009A7192" w:rsidDel="009B4D15" w:rsidRDefault="00B57730" w:rsidP="00FA27F6">
      <w:pPr>
        <w:spacing w:after="0"/>
        <w:rPr>
          <w:del w:id="3315" w:author="Josué" w:date="2015-06-26T15:03:00Z"/>
          <w:rFonts w:ascii="Times New Roman" w:eastAsiaTheme="minorEastAsia" w:hAnsi="Times New Roman" w:cs="Times New Roman"/>
          <w:b/>
        </w:rPr>
      </w:pPr>
      <w:del w:id="3316" w:author="Josué" w:date="2015-06-26T15:03:00Z">
        <w:r w:rsidRPr="009A7192" w:rsidDel="009B4D15">
          <w:rPr>
            <w:rFonts w:ascii="Times New Roman" w:eastAsiaTheme="minorEastAsia" w:hAnsi="Times New Roman" w:cs="Times New Roman"/>
            <w:b/>
          </w:rPr>
          <w:delText>EJEMPLO 1.</w:delText>
        </w:r>
      </w:del>
    </w:p>
    <w:p w14:paraId="5291F20B" w14:textId="45D315C8" w:rsidR="00B57730" w:rsidRPr="009A7192" w:rsidDel="008429BA" w:rsidRDefault="00B57730" w:rsidP="00FA27F6">
      <w:pPr>
        <w:spacing w:after="0"/>
        <w:rPr>
          <w:del w:id="3317" w:author="Josué" w:date="2015-06-26T14:55:00Z"/>
          <w:rFonts w:ascii="Times New Roman" w:eastAsiaTheme="minorEastAsia" w:hAnsi="Times New Roman" w:cs="Times New Roman"/>
          <w:b/>
        </w:rPr>
      </w:pPr>
    </w:p>
    <w:p w14:paraId="39975C63" w14:textId="4DF7815B" w:rsidR="00B57730" w:rsidRPr="009A7192" w:rsidDel="008429BA" w:rsidRDefault="00B57730" w:rsidP="00FA27F6">
      <w:pPr>
        <w:spacing w:after="0"/>
        <w:rPr>
          <w:del w:id="3318" w:author="Josué" w:date="2015-06-26T14:55:00Z"/>
          <w:rFonts w:ascii="Times New Roman" w:eastAsiaTheme="minorEastAsia" w:hAnsi="Times New Roman" w:cs="Times New Roman"/>
          <w:b/>
        </w:rPr>
      </w:pPr>
      <w:moveFromRangeStart w:id="3319" w:author="Josué" w:date="2015-06-26T14:55:00Z" w:name="move423093847"/>
      <w:moveFrom w:id="3320" w:author="Josué" w:date="2015-06-26T14:55:00Z">
        <w:r w:rsidRPr="009A7192" w:rsidDel="008429BA">
          <w:rPr>
            <w:rFonts w:ascii="Times New Roman" w:hAnsi="Times New Roman" w:cs="Times New Roman"/>
            <w:noProof/>
            <w:lang w:val="es-CO" w:eastAsia="ko-KR"/>
          </w:rPr>
          <w:drawing>
            <wp:inline distT="0" distB="0" distL="0" distR="0" wp14:anchorId="2D3AA56E" wp14:editId="1A3212BC">
              <wp:extent cx="5943600" cy="3226279"/>
              <wp:effectExtent l="0" t="0" r="0" b="0"/>
              <wp:docPr id="38" name="Imagen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32"/>
                      <a:srcRect l="17258" t="21891" r="11091" b="12607"/>
                      <a:stretch/>
                    </pic:blipFill>
                    <pic:spPr bwMode="auto">
                      <a:xfrm>
                        <a:off x="0" y="0"/>
                        <a:ext cx="5958259" cy="32342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From>
      <w:moveFromRangeEnd w:id="3319"/>
    </w:p>
    <w:p w14:paraId="22689326" w14:textId="2B2A68E3" w:rsidR="00304BA5" w:rsidRPr="009A7192" w:rsidDel="008429BA" w:rsidRDefault="00304BA5" w:rsidP="00FA27F6">
      <w:pPr>
        <w:spacing w:after="0"/>
        <w:rPr>
          <w:del w:id="3321" w:author="Josué" w:date="2015-06-26T14:55:00Z"/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6452"/>
      </w:tblGrid>
      <w:tr w:rsidR="00E27D82" w:rsidRPr="009A7192" w14:paraId="4B3B005A" w14:textId="77777777" w:rsidTr="006A1C5D">
        <w:tc>
          <w:tcPr>
            <w:tcW w:w="9033" w:type="dxa"/>
            <w:gridSpan w:val="2"/>
            <w:shd w:val="clear" w:color="auto" w:fill="0D0D0D" w:themeFill="text1" w:themeFillTint="F2"/>
          </w:tcPr>
          <w:p w14:paraId="34BCD4C3" w14:textId="77777777" w:rsidR="00E27D82" w:rsidRPr="009A7192" w:rsidRDefault="00E27D82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27D82" w:rsidRPr="009A7192" w14:paraId="7AA14092" w14:textId="77777777" w:rsidTr="006A1C5D">
        <w:tc>
          <w:tcPr>
            <w:tcW w:w="2518" w:type="dxa"/>
          </w:tcPr>
          <w:p w14:paraId="3189496C" w14:textId="77777777" w:rsidR="00E27D82" w:rsidRPr="009A7192" w:rsidRDefault="00E27D82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AD28E12" w14:textId="64FCB246" w:rsidR="00E27D82" w:rsidRPr="009A7192" w:rsidRDefault="00E27D82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3322" w:author="Josué" w:date="2015-06-26T15:18:00Z"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IMG2</w:t>
            </w:r>
            <w:ins w:id="3323" w:author="Josué" w:date="2015-06-26T15:19:00Z"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3324" w:author="Josué" w:date="2015-06-26T15:19:00Z">
              <w:r w:rsidRPr="009A7192" w:rsidDel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0</w:delText>
              </w:r>
            </w:del>
          </w:p>
        </w:tc>
      </w:tr>
      <w:tr w:rsidR="00E27D82" w:rsidRPr="009A7192" w14:paraId="3146D115" w14:textId="77777777" w:rsidTr="006A1C5D">
        <w:tc>
          <w:tcPr>
            <w:tcW w:w="2518" w:type="dxa"/>
          </w:tcPr>
          <w:p w14:paraId="173720CB" w14:textId="77777777" w:rsidR="00E27D82" w:rsidRPr="009A7192" w:rsidRDefault="00E27D82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8F1DA0C" w14:textId="77777777" w:rsidR="00E27D82" w:rsidRPr="009A7192" w:rsidRDefault="00E27D82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27D82" w:rsidRPr="009A7192" w14:paraId="022E8956" w14:textId="77777777" w:rsidTr="006A1C5D">
        <w:tc>
          <w:tcPr>
            <w:tcW w:w="2518" w:type="dxa"/>
          </w:tcPr>
          <w:p w14:paraId="04CFDA7D" w14:textId="77777777" w:rsidR="00E27D82" w:rsidRPr="009A7192" w:rsidRDefault="00E27D82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4FDA84E" w14:textId="0E057B9C" w:rsidR="00E27D82" w:rsidRPr="009A7192" w:rsidRDefault="008429BA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moveToRangeStart w:id="3325" w:author="Josué" w:date="2015-06-26T14:55:00Z" w:name="move423093847"/>
            <w:moveTo w:id="3326" w:author="Josué" w:date="2015-06-26T14:55:00Z">
              <w:r w:rsidRPr="009A7192">
                <w:rPr>
                  <w:rFonts w:ascii="Times New Roman" w:hAnsi="Times New Roman" w:cs="Times New Roman"/>
                  <w:noProof/>
                  <w:lang w:val="es-CO" w:eastAsia="ko-KR"/>
                </w:rPr>
                <w:drawing>
                  <wp:inline distT="0" distB="0" distL="0" distR="0" wp14:anchorId="0363C3D3" wp14:editId="45721D19">
                    <wp:extent cx="3733800" cy="2026765"/>
                    <wp:effectExtent l="0" t="0" r="0" b="0"/>
                    <wp:docPr id="80" name="Imagen 8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 rotWithShape="1">
                            <a:blip r:embed="rId32"/>
                            <a:srcRect l="17258" t="21891" r="11091" b="12607"/>
                            <a:stretch/>
                          </pic:blipFill>
                          <pic:spPr bwMode="auto">
                            <a:xfrm>
                              <a:off x="0" y="0"/>
                              <a:ext cx="3746843" cy="20338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moveTo>
            <w:moveToRangeEnd w:id="3325"/>
          </w:p>
        </w:tc>
      </w:tr>
      <w:tr w:rsidR="00E27D82" w:rsidRPr="009A7192" w14:paraId="55335D8E" w14:textId="77777777" w:rsidTr="006A1C5D">
        <w:tc>
          <w:tcPr>
            <w:tcW w:w="2518" w:type="dxa"/>
          </w:tcPr>
          <w:p w14:paraId="4E576948" w14:textId="77777777" w:rsidR="00E27D82" w:rsidRPr="009A7192" w:rsidRDefault="00E27D82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A6EBC1D" w14:textId="1E6DFAF1" w:rsidR="00E27D82" w:rsidRPr="009A7192" w:rsidRDefault="00E27D82" w:rsidP="00D81B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Grafica de</w:t>
            </w:r>
            <w:ins w:id="3327" w:author="Josué" w:date="2015-06-26T15:19:00Z"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la función </w:t>
              </w:r>
              <w:r w:rsidR="00D81B5D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y</w:t>
              </w:r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= 3sen </w:t>
              </w:r>
              <w:r w:rsidR="00D81B5D">
                <w:rPr>
                  <w:rFonts w:ascii="Times New Roman" w:hAnsi="Times New Roman" w:cs="Times New Roman"/>
                  <w:i/>
                  <w:color w:val="000000"/>
                  <w:sz w:val="24"/>
                  <w:szCs w:val="24"/>
                </w:rPr>
                <w:t>x</w:t>
              </w:r>
              <w:r w:rsidR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+ 1.</w:t>
              </w:r>
            </w:ins>
            <w:del w:id="3328" w:author="Josué" w:date="2015-06-26T15:19:00Z">
              <w:r w:rsidRPr="009A7192" w:rsidDel="00D81B5D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y=3senx+1</m:t>
                </m:r>
              </m:oMath>
            </w:del>
          </w:p>
        </w:tc>
      </w:tr>
    </w:tbl>
    <w:p w14:paraId="414EDD00" w14:textId="77777777" w:rsidR="00E27D82" w:rsidRPr="009A7192" w:rsidRDefault="00E27D82" w:rsidP="00FA27F6">
      <w:pPr>
        <w:spacing w:after="0"/>
        <w:rPr>
          <w:rFonts w:ascii="Times New Roman" w:hAnsi="Times New Roman" w:cs="Times New Roman"/>
          <w:b/>
        </w:rPr>
      </w:pPr>
    </w:p>
    <w:p w14:paraId="098113DB" w14:textId="4B7ED9DA" w:rsidR="00E27D82" w:rsidRPr="009A7192" w:rsidRDefault="00D81B5D" w:rsidP="00FA27F6">
      <w:pPr>
        <w:spacing w:after="0"/>
        <w:rPr>
          <w:rFonts w:ascii="Times New Roman" w:eastAsiaTheme="minorEastAsia" w:hAnsi="Times New Roman" w:cs="Times New Roman"/>
        </w:rPr>
      </w:pPr>
      <w:ins w:id="3329" w:author="Josué" w:date="2015-06-26T15:22:00Z">
        <w:r>
          <w:rPr>
            <w:rFonts w:ascii="Times New Roman" w:hAnsi="Times New Roman" w:cs="Times New Roman"/>
          </w:rPr>
          <w:t>E</w:t>
        </w:r>
      </w:ins>
      <w:del w:id="3330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>Observa e</w:delText>
        </w:r>
      </w:del>
      <w:r w:rsidR="00E27D82" w:rsidRPr="009A7192">
        <w:rPr>
          <w:rFonts w:ascii="Times New Roman" w:hAnsi="Times New Roman" w:cs="Times New Roman"/>
        </w:rPr>
        <w:t xml:space="preserve">n </w:t>
      </w:r>
      <w:del w:id="3331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>la</w:t>
      </w:r>
      <w:ins w:id="3332" w:author="Josué" w:date="2015-06-26T15:22:00Z">
        <w:r>
          <w:rPr>
            <w:rFonts w:ascii="Times New Roman" w:hAnsi="Times New Roman" w:cs="Times New Roman"/>
          </w:rPr>
          <w:t xml:space="preserve"> gráfica de la</w:t>
        </w:r>
      </w:ins>
      <w:del w:id="3333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 xml:space="preserve"> función </w:t>
      </w:r>
      <w:ins w:id="3334" w:author="Josué" w:date="2015-06-26T15:22:00Z">
        <w:r>
          <w:rPr>
            <w:rFonts w:ascii="Times New Roman" w:hAnsi="Times New Roman" w:cs="Times New Roman"/>
            <w:i/>
            <w:color w:val="000000"/>
          </w:rPr>
          <w:t>y</w:t>
        </w:r>
        <w:r>
          <w:rPr>
            <w:rFonts w:ascii="Times New Roman" w:hAnsi="Times New Roman" w:cs="Times New Roman"/>
            <w:color w:val="000000"/>
          </w:rPr>
          <w:t xml:space="preserve"> = 3sen </w:t>
        </w:r>
        <w:r>
          <w:rPr>
            <w:rFonts w:ascii="Times New Roman" w:hAnsi="Times New Roman" w:cs="Times New Roman"/>
            <w:i/>
            <w:color w:val="000000"/>
          </w:rPr>
          <w:t>x</w:t>
        </w:r>
        <w:r>
          <w:rPr>
            <w:rFonts w:ascii="Times New Roman" w:hAnsi="Times New Roman" w:cs="Times New Roman"/>
            <w:color w:val="000000"/>
          </w:rPr>
          <w:t xml:space="preserve"> + 1</w:t>
        </w:r>
      </w:ins>
      <w:r w:rsidR="00E27D82" w:rsidRPr="009A7192">
        <w:rPr>
          <w:rFonts w:ascii="Times New Roman" w:hAnsi="Times New Roman" w:cs="Times New Roman"/>
        </w:rPr>
        <w:t xml:space="preserve"> su </w:t>
      </w:r>
      <w:del w:id="3335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>valor</w:t>
      </w:r>
      <w:del w:id="3336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 xml:space="preserve"> máximo </w:t>
      </w:r>
      <w:del w:id="3337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 xml:space="preserve">es </w:t>
      </w:r>
      <w:del w:id="3338" w:author="Josué" w:date="2015-06-26T15:22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m:oMath>
        <m:r>
          <w:del w:id="3339" w:author="Josué" w:date="2015-06-26T15:23:00Z">
            <w:rPr>
              <w:rFonts w:ascii="Cambria Math" w:hAnsi="Cambria Math" w:cs="Times New Roman"/>
            </w:rPr>
            <m:t>4</m:t>
          </w:del>
        </m:r>
      </m:oMath>
      <w:del w:id="3340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ins w:id="3341" w:author="Josué" w:date="2015-06-26T15:23:00Z">
        <w:r>
          <w:rPr>
            <w:rFonts w:ascii="Times New Roman" w:hAnsi="Times New Roman" w:cs="Times New Roman"/>
          </w:rPr>
          <w:t xml:space="preserve">4 y </w:t>
        </w:r>
      </w:ins>
      <w:del w:id="3342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 xml:space="preserve">y  </w:delText>
        </w:r>
      </w:del>
      <w:r w:rsidR="00E27D82" w:rsidRPr="009A7192">
        <w:rPr>
          <w:rFonts w:ascii="Times New Roman" w:hAnsi="Times New Roman" w:cs="Times New Roman"/>
        </w:rPr>
        <w:t xml:space="preserve">su </w:t>
      </w:r>
      <w:del w:id="3343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 xml:space="preserve">valor </w:t>
      </w:r>
      <w:del w:id="3344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="00E27D82" w:rsidRPr="009A7192">
        <w:rPr>
          <w:rFonts w:ascii="Times New Roman" w:hAnsi="Times New Roman" w:cs="Times New Roman"/>
        </w:rPr>
        <w:t>m</w:t>
      </w:r>
      <w:ins w:id="3345" w:author="Josué" w:date="2015-06-26T15:23:00Z">
        <w:r>
          <w:rPr>
            <w:rFonts w:ascii="Times New Roman" w:hAnsi="Times New Roman" w:cs="Times New Roman"/>
          </w:rPr>
          <w:t>í</w:t>
        </w:r>
      </w:ins>
      <w:del w:id="3346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>i</w:delText>
        </w:r>
      </w:del>
      <w:r w:rsidR="00E27D82" w:rsidRPr="009A7192">
        <w:rPr>
          <w:rFonts w:ascii="Times New Roman" w:hAnsi="Times New Roman" w:cs="Times New Roman"/>
        </w:rPr>
        <w:t xml:space="preserve">nimo </w:t>
      </w:r>
      <w:del w:id="3347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 xml:space="preserve">  </w:delText>
        </w:r>
      </w:del>
      <w:r w:rsidR="00E27D82" w:rsidRPr="009A7192">
        <w:rPr>
          <w:rFonts w:ascii="Times New Roman" w:hAnsi="Times New Roman" w:cs="Times New Roman"/>
        </w:rPr>
        <w:t>es</w:t>
      </w:r>
      <w:ins w:id="3348" w:author="Josué" w:date="2015-06-26T15:23:00Z">
        <w:r>
          <w:rPr>
            <w:rFonts w:ascii="Times New Roman" w:hAnsi="Times New Roman" w:cs="Times New Roman"/>
          </w:rPr>
          <w:t xml:space="preserve"> -2,</w:t>
        </w:r>
      </w:ins>
      <w:del w:id="3349" w:author="Josué" w:date="2015-06-26T15:23:00Z">
        <w:r w:rsidR="00E27D82" w:rsidRPr="009A7192" w:rsidDel="00D81B5D">
          <w:rPr>
            <w:rFonts w:ascii="Times New Roman" w:hAnsi="Times New Roman" w:cs="Times New Roman"/>
          </w:rPr>
          <w:delText xml:space="preserve"> </w:delText>
        </w:r>
        <m:oMath>
          <m:r>
            <w:rPr>
              <w:rFonts w:ascii="Cambria Math" w:hAnsi="Cambria Math" w:cs="Times New Roman"/>
            </w:rPr>
            <m:t>-2</m:t>
          </m:r>
        </m:oMath>
        <w:r w:rsidR="00E27D82" w:rsidRPr="009A7192" w:rsidDel="00D81B5D">
          <w:rPr>
            <w:rFonts w:ascii="Times New Roman" w:eastAsiaTheme="minorEastAsia" w:hAnsi="Times New Roman" w:cs="Times New Roman"/>
          </w:rPr>
          <w:delText>,</w:delText>
        </w:r>
      </w:del>
      <w:r w:rsidR="00E27D82" w:rsidRPr="009A7192">
        <w:rPr>
          <w:rFonts w:ascii="Times New Roman" w:eastAsiaTheme="minorEastAsia" w:hAnsi="Times New Roman" w:cs="Times New Roman"/>
        </w:rPr>
        <w:t xml:space="preserve"> por tanto:</w:t>
      </w:r>
    </w:p>
    <w:p w14:paraId="33960926" w14:textId="77777777" w:rsidR="00E27D82" w:rsidRPr="009A7192" w:rsidRDefault="00E27D82" w:rsidP="00FA27F6">
      <w:pPr>
        <w:spacing w:after="0"/>
        <w:rPr>
          <w:rFonts w:ascii="Times New Roman" w:eastAsiaTheme="minorEastAsia" w:hAnsi="Times New Roman" w:cs="Times New Roman"/>
        </w:rPr>
      </w:pPr>
    </w:p>
    <w:p w14:paraId="0DDBDDF1" w14:textId="77777777" w:rsidR="00E27D82" w:rsidRPr="009A7192" w:rsidRDefault="00E27D82" w:rsidP="00FA27F6">
      <w:pPr>
        <w:spacing w:after="0"/>
        <w:rPr>
          <w:rFonts w:ascii="Times New Roman" w:hAnsi="Times New Roman" w:cs="Times New Roman"/>
        </w:rPr>
      </w:pPr>
    </w:p>
    <w:p w14:paraId="37E37DA5" w14:textId="16A0B90A" w:rsidR="00E27D82" w:rsidRPr="009A7192" w:rsidRDefault="00E27D82" w:rsidP="00FA27F6">
      <w:pPr>
        <w:spacing w:after="0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w:lastRenderedPageBreak/>
            <m:t>A</m:t>
          </m:r>
          <m:r>
            <w:ins w:id="3350" w:author="Josué" w:date="2015-06-26T15:26:00Z">
              <m:rPr>
                <m:sty m:val="bi"/>
              </m:rPr>
              <w:rPr>
                <w:rFonts w:ascii="Cambria Math" w:hAnsi="Cambria Math" w:cs="Times New Roman"/>
              </w:rPr>
              <m:t>mplitud</m:t>
            </w:ins>
          </m:r>
          <m:r>
            <w:del w:id="3351" w:author="Josué" w:date="2015-06-26T15:26:00Z">
              <m:rPr>
                <m:sty m:val="bi"/>
              </m:rPr>
              <w:rPr>
                <w:rFonts w:ascii="Cambria Math" w:hAnsi="Cambria Math" w:cs="Times New Roman"/>
              </w:rPr>
              <m:t>MPLITUD</m:t>
            </w:del>
          </m:r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4-(-2)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</w:rPr>
            <m:t>=3</m:t>
          </m:r>
        </m:oMath>
      </m:oMathPara>
    </w:p>
    <w:p w14:paraId="2D57E88D" w14:textId="77777777" w:rsidR="00E27D82" w:rsidRPr="009A7192" w:rsidRDefault="00E27D82" w:rsidP="00FA27F6">
      <w:pPr>
        <w:spacing w:after="0"/>
        <w:rPr>
          <w:rFonts w:ascii="Times New Roman" w:hAnsi="Times New Roman" w:cs="Times New Roman"/>
          <w:b/>
        </w:rPr>
      </w:pPr>
    </w:p>
    <w:p w14:paraId="20813940" w14:textId="7840D007" w:rsidR="00E27D82" w:rsidRPr="009A7192" w:rsidRDefault="00E27D82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</w:rPr>
        <w:t xml:space="preserve">Es </w:t>
      </w:r>
      <w:del w:id="3352" w:author="Josué" w:date="2015-06-26T15:23:00Z">
        <w:r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decir </w:t>
      </w:r>
      <w:ins w:id="3353" w:author="Josué" w:date="2015-06-26T15:23:00Z">
        <w:r w:rsidR="00D81B5D">
          <w:rPr>
            <w:rFonts w:ascii="Times New Roman" w:hAnsi="Times New Roman" w:cs="Times New Roman"/>
          </w:rPr>
          <w:t>que</w:t>
        </w:r>
      </w:ins>
      <w:r w:rsidRPr="009A7192">
        <w:rPr>
          <w:rFonts w:ascii="Times New Roman" w:hAnsi="Times New Roman" w:cs="Times New Roman"/>
        </w:rPr>
        <w:t xml:space="preserve"> la </w:t>
      </w:r>
      <w:del w:id="3354" w:author="Josué" w:date="2015-06-26T15:23:00Z">
        <w:r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amplitud </w:t>
      </w:r>
      <w:del w:id="3355" w:author="Josué" w:date="2015-06-26T15:23:00Z">
        <w:r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es </w:t>
      </w:r>
      <w:del w:id="3356" w:author="Josué" w:date="2015-06-26T15:23:00Z">
        <w:r w:rsidRPr="009A7192" w:rsidDel="00D81B5D">
          <w:rPr>
            <w:rFonts w:ascii="Times New Roman" w:hAnsi="Times New Roman" w:cs="Times New Roman"/>
          </w:rPr>
          <w:delText xml:space="preserve">  </w:delText>
        </w:r>
      </w:del>
      <w:r w:rsidRPr="009A7192">
        <w:rPr>
          <w:rFonts w:ascii="Times New Roman" w:hAnsi="Times New Roman" w:cs="Times New Roman"/>
        </w:rPr>
        <w:t xml:space="preserve">igual </w:t>
      </w:r>
      <w:del w:id="3357" w:author="Josué" w:date="2015-06-26T15:23:00Z">
        <w:r w:rsidRPr="009A7192" w:rsidDel="00D81B5D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a</w:t>
      </w:r>
      <w:ins w:id="3358" w:author="Josué" w:date="2015-06-26T15:23:00Z">
        <w:r w:rsidR="00D81B5D">
          <w:rPr>
            <w:rFonts w:ascii="Times New Roman" w:hAnsi="Times New Roman" w:cs="Times New Roman"/>
          </w:rPr>
          <w:t xml:space="preserve"> 3</w:t>
        </w:r>
      </w:ins>
      <w:del w:id="3359" w:author="Josué" w:date="2015-06-26T15:23:00Z">
        <w:r w:rsidRPr="009A7192" w:rsidDel="00D81B5D">
          <w:rPr>
            <w:rFonts w:ascii="Times New Roman" w:hAnsi="Times New Roman" w:cs="Times New Roman"/>
          </w:rPr>
          <w:delText xml:space="preserve"> 3</w:delText>
        </w:r>
      </w:del>
      <w:r w:rsidRPr="009A7192">
        <w:rPr>
          <w:rFonts w:ascii="Times New Roman" w:hAnsi="Times New Roman" w:cs="Times New Roman"/>
        </w:rPr>
        <w:t>.</w:t>
      </w:r>
    </w:p>
    <w:p w14:paraId="187DFF6E" w14:textId="77777777" w:rsidR="00E27D82" w:rsidRPr="009A7192" w:rsidRDefault="00E27D82" w:rsidP="00FA27F6">
      <w:pPr>
        <w:spacing w:after="0"/>
        <w:rPr>
          <w:rFonts w:ascii="Times New Roman" w:hAnsi="Times New Roman" w:cs="Times New Roman"/>
          <w:b/>
        </w:rPr>
      </w:pPr>
    </w:p>
    <w:p w14:paraId="705EE245" w14:textId="32E7ADA1" w:rsidR="00817BA9" w:rsidRPr="009A7192" w:rsidRDefault="00817BA9" w:rsidP="00FA27F6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3.5 </w:t>
      </w:r>
      <w:del w:id="3360" w:author="Josué" w:date="2015-06-26T15:23:00Z">
        <w:r w:rsidRPr="009A7192" w:rsidDel="00D81B5D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>Periodo</w:t>
      </w:r>
    </w:p>
    <w:p w14:paraId="51BAB08A" w14:textId="1C96BA61" w:rsidR="00B82800" w:rsidRPr="009A7192" w:rsidDel="009646BC" w:rsidRDefault="00B82800" w:rsidP="00FA27F6">
      <w:pPr>
        <w:spacing w:after="0"/>
        <w:rPr>
          <w:del w:id="3361" w:author="Josué" w:date="2015-06-26T15:25:00Z"/>
          <w:rFonts w:ascii="Times New Roman" w:eastAsiaTheme="minorEastAsia" w:hAnsi="Times New Roman" w:cs="Times New Roman"/>
        </w:rPr>
      </w:pPr>
      <w:r w:rsidRPr="009A7192">
        <w:rPr>
          <w:rFonts w:ascii="Times New Roman" w:hAnsi="Times New Roman" w:cs="Times New Roman"/>
        </w:rPr>
        <w:t>El periodo de la</w:t>
      </w:r>
      <w:del w:id="3362" w:author="Josué" w:date="2015-06-26T15:24:00Z">
        <w:r w:rsidRPr="009A7192" w:rsidDel="009646BC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 </w:t>
      </w:r>
      <w:del w:id="3363" w:author="Josué" w:date="2015-06-26T15:26:00Z">
        <w:r w:rsidRPr="009A7192" w:rsidDel="009646BC">
          <w:rPr>
            <w:rFonts w:ascii="Times New Roman" w:hAnsi="Times New Roman" w:cs="Times New Roman"/>
          </w:rPr>
          <w:delText>grafica</w:delText>
        </w:r>
      </w:del>
      <w:ins w:id="3364" w:author="Josué" w:date="2015-06-26T15:26:00Z">
        <w:r w:rsidR="009646BC" w:rsidRPr="009A7192">
          <w:rPr>
            <w:rFonts w:ascii="Times New Roman" w:hAnsi="Times New Roman" w:cs="Times New Roman"/>
          </w:rPr>
          <w:t>gráfica</w:t>
        </w:r>
      </w:ins>
      <w:ins w:id="3365" w:author="Josué" w:date="2015-06-26T15:24:00Z">
        <w:r w:rsidR="009646BC">
          <w:rPr>
            <w:rFonts w:ascii="Times New Roman" w:hAnsi="Times New Roman" w:cs="Times New Roman"/>
          </w:rPr>
          <w:t xml:space="preserve"> </w:t>
        </w:r>
        <w:r w:rsidR="009646BC">
          <w:rPr>
            <w:rFonts w:ascii="Times New Roman" w:hAnsi="Times New Roman" w:cs="Times New Roman"/>
            <w:i/>
          </w:rPr>
          <w:t>y</w:t>
        </w:r>
        <w:r w:rsidR="009646BC">
          <w:rPr>
            <w:rFonts w:ascii="Times New Roman" w:hAnsi="Times New Roman" w:cs="Times New Roman"/>
          </w:rPr>
          <w:t xml:space="preserve"> = </w:t>
        </w:r>
        <w:r w:rsidR="009646BC">
          <w:rPr>
            <w:rFonts w:ascii="Times New Roman" w:hAnsi="Times New Roman" w:cs="Times New Roman"/>
            <w:i/>
          </w:rPr>
          <w:t>B f(Ax</w:t>
        </w:r>
        <w:r w:rsidR="009646BC">
          <w:rPr>
            <w:rFonts w:ascii="Times New Roman" w:hAnsi="Times New Roman" w:cs="Times New Roman"/>
          </w:rPr>
          <w:t xml:space="preserve"> + </w:t>
        </w:r>
        <w:r w:rsidR="009646BC">
          <w:rPr>
            <w:rFonts w:ascii="Times New Roman" w:hAnsi="Times New Roman" w:cs="Times New Roman"/>
            <w:i/>
          </w:rPr>
          <w:t>D</w:t>
        </w:r>
        <w:r w:rsidR="009646BC">
          <w:rPr>
            <w:rFonts w:ascii="Times New Roman" w:hAnsi="Times New Roman" w:cs="Times New Roman"/>
          </w:rPr>
          <w:t xml:space="preserve">) + </w:t>
        </w:r>
        <w:r w:rsidR="009646BC">
          <w:rPr>
            <w:rFonts w:ascii="Times New Roman" w:hAnsi="Times New Roman" w:cs="Times New Roman"/>
            <w:i/>
          </w:rPr>
          <w:t xml:space="preserve">C </w:t>
        </w:r>
      </w:ins>
      <w:del w:id="3366" w:author="Josué" w:date="2015-06-26T15:24:00Z">
        <w:r w:rsidRPr="009A7192" w:rsidDel="009646BC">
          <w:rPr>
            <w:rFonts w:ascii="Times New Roman" w:hAnsi="Times New Roman" w:cs="Times New Roman"/>
          </w:rPr>
          <w:delText xml:space="preserve"> </w:delText>
        </w:r>
        <m:oMath>
          <m:r>
            <w:rPr>
              <w:rFonts w:ascii="Cambria Math" w:hAnsi="Cambria Math" w:cs="Times New Roman"/>
            </w:rPr>
            <m:t>y=Bf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Ax+D</m:t>
              </m:r>
            </m:e>
          </m:d>
          <m:r>
            <w:rPr>
              <w:rFonts w:ascii="Cambria Math" w:hAnsi="Cambria Math" w:cs="Times New Roman"/>
            </w:rPr>
            <m:t>+C</m:t>
          </m:r>
        </m:oMath>
        <w:r w:rsidRPr="009A7192" w:rsidDel="009646BC">
          <w:rPr>
            <w:rFonts w:ascii="Times New Roman" w:eastAsiaTheme="minorEastAsia" w:hAnsi="Times New Roman" w:cs="Times New Roman"/>
          </w:rPr>
          <w:delText xml:space="preserve"> do</w:delText>
        </w:r>
      </w:del>
      <w:ins w:id="3367" w:author="Josué" w:date="2015-06-26T15:24:00Z">
        <w:r w:rsidR="009646BC">
          <w:rPr>
            <w:rFonts w:ascii="Times New Roman" w:eastAsiaTheme="minorEastAsia" w:hAnsi="Times New Roman" w:cs="Times New Roman"/>
          </w:rPr>
          <w:t>do</w:t>
        </w:r>
      </w:ins>
      <w:r w:rsidRPr="009A7192">
        <w:rPr>
          <w:rFonts w:ascii="Times New Roman" w:eastAsiaTheme="minorEastAsia" w:hAnsi="Times New Roman" w:cs="Times New Roman"/>
        </w:rPr>
        <w:t>nde</w:t>
      </w:r>
      <w:ins w:id="3368" w:author="Josué" w:date="2015-06-26T15:24:00Z">
        <w:r w:rsidR="009646BC">
          <w:rPr>
            <w:rFonts w:ascii="Times New Roman" w:eastAsiaTheme="minorEastAsia" w:hAnsi="Times New Roman" w:cs="Times New Roman"/>
          </w:rPr>
          <w:t xml:space="preserve"> </w:t>
        </w:r>
        <w:r w:rsidR="009646BC">
          <w:rPr>
            <w:rFonts w:ascii="Times New Roman" w:eastAsiaTheme="minorEastAsia" w:hAnsi="Times New Roman" w:cs="Times New Roman"/>
            <w:i/>
          </w:rPr>
          <w:t>f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m:oMath>
        <m:r>
          <w:del w:id="3369" w:author="Josué" w:date="2015-06-26T15:25:00Z">
            <w:rPr>
              <w:rFonts w:ascii="Cambria Math" w:eastAsiaTheme="minorEastAsia" w:hAnsi="Cambria Math" w:cs="Times New Roman"/>
            </w:rPr>
            <m:t>f</m:t>
          </w:del>
        </m:r>
      </m:oMath>
      <w:del w:id="3370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</w:rPr>
        <w:t>es una función trigonométrica</w:t>
      </w:r>
      <w:ins w:id="3371" w:author="Josué" w:date="2015-06-26T15:25:00Z">
        <w:r w:rsidR="009646BC">
          <w:rPr>
            <w:rFonts w:ascii="Times New Roman" w:eastAsiaTheme="minorEastAsia" w:hAnsi="Times New Roman" w:cs="Times New Roman"/>
          </w:rPr>
          <w:t xml:space="preserve"> </w:t>
        </w:r>
      </w:ins>
    </w:p>
    <w:p w14:paraId="64F1FDD1" w14:textId="77777777" w:rsidR="009646BC" w:rsidRDefault="00B82800" w:rsidP="00FA27F6">
      <w:pPr>
        <w:spacing w:after="0"/>
        <w:rPr>
          <w:ins w:id="3372" w:author="Josué" w:date="2015-06-26T15:25:00Z"/>
          <w:rFonts w:ascii="Times New Roman" w:eastAsiaTheme="minorEastAsia" w:hAnsi="Times New Roman" w:cs="Times New Roman"/>
        </w:rPr>
      </w:pPr>
      <w:r w:rsidRPr="009A7192">
        <w:rPr>
          <w:rFonts w:ascii="Times New Roman" w:eastAsiaTheme="minorEastAsia" w:hAnsi="Times New Roman" w:cs="Times New Roman"/>
        </w:rPr>
        <w:t>es</w:t>
      </w:r>
      <w:ins w:id="3373" w:author="Josué" w:date="2015-06-26T15:25:00Z">
        <w:r w:rsidR="009646BC">
          <w:rPr>
            <w:rFonts w:ascii="Times New Roman" w:eastAsiaTheme="minorEastAsia" w:hAnsi="Times New Roman" w:cs="Times New Roman"/>
          </w:rPr>
          <w:t>:</w:t>
        </w:r>
      </w:ins>
    </w:p>
    <w:p w14:paraId="69C4ED1A" w14:textId="0F33D534" w:rsidR="009646BC" w:rsidRDefault="00086586" w:rsidP="009646BC">
      <w:pPr>
        <w:spacing w:after="0"/>
        <w:jc w:val="center"/>
        <w:rPr>
          <w:ins w:id="3374" w:author="Josué" w:date="2015-06-26T15:25:00Z"/>
          <w:rFonts w:ascii="Times New Roman" w:eastAsiaTheme="minorEastAsia" w:hAnsi="Times New Roman" w:cs="Times New Roman"/>
        </w:rPr>
        <w:pPrChange w:id="3375" w:author="Josué" w:date="2015-06-26T15:25:00Z">
          <w:pPr>
            <w:spacing w:after="0"/>
          </w:pPr>
        </w:pPrChange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  <m:r>
            <w:del w:id="3376" w:author="Josué" w:date="2015-06-26T15:25:00Z">
              <w:rPr>
                <w:rFonts w:ascii="Cambria Math" w:eastAsiaTheme="minorEastAsia" w:hAnsi="Cambria Math" w:cs="Times New Roman"/>
              </w:rPr>
              <m:t>.</m:t>
            </w:del>
          </m:r>
        </m:oMath>
      </m:oMathPara>
    </w:p>
    <w:p w14:paraId="2C04C673" w14:textId="77777777" w:rsidR="009646BC" w:rsidRDefault="009646BC" w:rsidP="00FA27F6">
      <w:pPr>
        <w:spacing w:after="0"/>
        <w:rPr>
          <w:ins w:id="3377" w:author="Josué" w:date="2015-06-26T15:25:00Z"/>
          <w:rFonts w:ascii="Times New Roman" w:eastAsiaTheme="minorEastAsia" w:hAnsi="Times New Roman" w:cs="Times New Roman"/>
        </w:rPr>
      </w:pPr>
    </w:p>
    <w:p w14:paraId="75F4B236" w14:textId="5454D659" w:rsidR="00B82800" w:rsidRPr="009A7192" w:rsidRDefault="00A7642E" w:rsidP="00FA27F6">
      <w:pPr>
        <w:spacing w:after="0"/>
        <w:rPr>
          <w:rFonts w:ascii="Times New Roman" w:eastAsiaTheme="minorEastAsia" w:hAnsi="Times New Roman" w:cs="Times New Roman"/>
        </w:rPr>
      </w:pPr>
      <w:del w:id="3378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>A   excepción  de  l</w:delText>
        </w:r>
      </w:del>
      <w:ins w:id="3379" w:author="Josué" w:date="2015-06-26T15:25:00Z">
        <w:r w:rsidR="009646BC">
          <w:rPr>
            <w:rFonts w:ascii="Times New Roman" w:eastAsiaTheme="minorEastAsia" w:hAnsi="Times New Roman" w:cs="Times New Roman"/>
          </w:rPr>
          <w:t>L</w:t>
        </w:r>
      </w:ins>
      <w:r w:rsidRPr="009A7192">
        <w:rPr>
          <w:rFonts w:ascii="Times New Roman" w:eastAsiaTheme="minorEastAsia" w:hAnsi="Times New Roman" w:cs="Times New Roman"/>
        </w:rPr>
        <w:t xml:space="preserve">as </w:t>
      </w:r>
      <w:del w:id="3380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funciones </w:t>
      </w:r>
      <w:del w:id="3381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tangente </w:t>
      </w:r>
      <w:del w:id="3382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y </w:t>
      </w:r>
      <w:del w:id="3383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cotangente </w:t>
      </w:r>
      <w:del w:id="3384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cuyo </w:t>
      </w:r>
      <w:del w:id="3385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periodo </w:t>
      </w:r>
      <w:r w:rsidR="00195FE7" w:rsidRPr="009A7192">
        <w:rPr>
          <w:rFonts w:ascii="Times New Roman" w:eastAsiaTheme="minorEastAsia" w:hAnsi="Times New Roman" w:cs="Times New Roman"/>
        </w:rPr>
        <w:t>está</w:t>
      </w:r>
      <w:del w:id="3386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 determinado </w:t>
      </w:r>
      <w:del w:id="3387" w:author="Josué" w:date="2015-06-26T15:25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por</w:t>
      </w:r>
      <w:ins w:id="3388" w:author="Josué" w:date="2015-06-26T15:26:00Z">
        <w:r w:rsidR="009646BC">
          <w:rPr>
            <w:rFonts w:ascii="Times New Roman" w:eastAsiaTheme="minorEastAsia" w:hAnsi="Times New Roman" w:cs="Times New Roman"/>
          </w:rPr>
          <w:t xml:space="preserve"> π/</w:t>
        </w:r>
        <w:r w:rsidR="009646BC">
          <w:rPr>
            <w:rFonts w:ascii="Times New Roman" w:eastAsiaTheme="minorEastAsia" w:hAnsi="Times New Roman" w:cs="Times New Roman"/>
            <w:i/>
          </w:rPr>
          <w:t>A.</w:t>
        </w:r>
      </w:ins>
      <w:del w:id="3389" w:author="Josué" w:date="2015-06-26T15:26:00Z">
        <w:r w:rsidRPr="009A7192" w:rsidDel="009646BC">
          <w:rPr>
            <w:rFonts w:ascii="Times New Roman" w:eastAsiaTheme="minorEastAsia" w:hAnsi="Times New Roman" w:cs="Times New Roman"/>
          </w:rPr>
          <w:delText xml:space="preserve"> </w:delTex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  <w:r w:rsidRPr="009A7192" w:rsidDel="009646BC">
          <w:rPr>
            <w:rFonts w:ascii="Times New Roman" w:eastAsiaTheme="minorEastAsia" w:hAnsi="Times New Roman" w:cs="Times New Roman"/>
          </w:rPr>
          <w:delText>.</w:delText>
        </w:r>
      </w:del>
    </w:p>
    <w:p w14:paraId="36CE7200" w14:textId="77777777" w:rsidR="003276EB" w:rsidRPr="009A7192" w:rsidRDefault="003276EB" w:rsidP="00FA27F6">
      <w:pPr>
        <w:spacing w:after="0"/>
        <w:rPr>
          <w:rFonts w:ascii="Times New Roman" w:eastAsiaTheme="minorEastAsia" w:hAnsi="Times New Roman" w:cs="Times New Roman"/>
        </w:rPr>
      </w:pPr>
    </w:p>
    <w:p w14:paraId="28F83C46" w14:textId="00C4AECF" w:rsidR="003276EB" w:rsidRPr="009A7192" w:rsidDel="009646BC" w:rsidRDefault="003276EB" w:rsidP="00FA27F6">
      <w:pPr>
        <w:spacing w:after="0"/>
        <w:rPr>
          <w:del w:id="3390" w:author="Josué" w:date="2015-06-26T15:26:00Z"/>
          <w:rFonts w:ascii="Times New Roman" w:eastAsiaTheme="minorEastAsia" w:hAnsi="Times New Roman" w:cs="Times New Roman"/>
        </w:rPr>
      </w:pPr>
    </w:p>
    <w:p w14:paraId="3F1417EF" w14:textId="77777777" w:rsidR="003276EB" w:rsidRPr="009A7192" w:rsidRDefault="003276EB" w:rsidP="00FA27F6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3276EB" w:rsidRPr="009A7192" w14:paraId="79782BCA" w14:textId="77777777" w:rsidTr="00A00E62">
        <w:tc>
          <w:tcPr>
            <w:tcW w:w="8978" w:type="dxa"/>
            <w:gridSpan w:val="2"/>
            <w:shd w:val="clear" w:color="auto" w:fill="000000" w:themeFill="text1"/>
          </w:tcPr>
          <w:p w14:paraId="562F8E6F" w14:textId="77777777" w:rsidR="003276EB" w:rsidRPr="009A7192" w:rsidRDefault="003276EB" w:rsidP="00A00E6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3276EB" w:rsidRPr="009A7192" w14:paraId="1ABB6813" w14:textId="77777777" w:rsidTr="00A00E62">
        <w:tc>
          <w:tcPr>
            <w:tcW w:w="2518" w:type="dxa"/>
          </w:tcPr>
          <w:p w14:paraId="1234D1B5" w14:textId="77777777" w:rsidR="003276EB" w:rsidRPr="009A7192" w:rsidRDefault="003276EB" w:rsidP="00A00E6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2945953" w14:textId="7991696F" w:rsidR="003276EB" w:rsidRPr="009A7192" w:rsidDel="00A641F6" w:rsidRDefault="003276EB" w:rsidP="003276EB">
            <w:pPr>
              <w:jc w:val="both"/>
              <w:rPr>
                <w:del w:id="3391" w:author="Josué" w:date="2015-06-26T15:36:00Z"/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0339660" w14:textId="06144731" w:rsidR="003276EB" w:rsidRPr="00A641F6" w:rsidRDefault="003276EB" w:rsidP="003276EB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rPrChange w:id="3392" w:author="Josué" w:date="2015-06-26T15:40:00Z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rPrChange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Una </w:t>
            </w:r>
            <w:del w:id="3393" w:author="Josué" w:date="2015-06-26T15:36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función es periódica </w:t>
            </w:r>
            <w:del w:id="3394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cuando su </w:t>
            </w:r>
            <w:del w:id="3395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comportamiento se </w:t>
            </w:r>
            <w:del w:id="3396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repite</w:t>
            </w:r>
            <w:del w:id="3397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del w:id="3398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intervalos </w:t>
            </w:r>
            <w:del w:id="3399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regulares, es </w:t>
            </w:r>
            <w:del w:id="3400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</w:rPr>
              <w:t>decir</w:t>
            </w:r>
            <w:ins w:id="3401" w:author="Josué" w:date="2015-06-26T15:37:00Z">
              <w:r w:rsidR="00A641F6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A641F6">
                <w:rPr>
                  <w:rFonts w:ascii="Times New Roman" w:hAnsi="Times New Roman" w:cs="Times New Roman"/>
                  <w:i/>
                  <w:sz w:val="24"/>
                  <w:szCs w:val="24"/>
                </w:rPr>
                <w:t>f(x)</w:t>
              </w:r>
            </w:ins>
            <w:r w:rsidRPr="009A7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del w:id="3402" w:author="Josué" w:date="2015-06-26T15:37:00Z">
              <w:r w:rsidRPr="009A7192" w:rsidDel="00A641F6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f(x)</m:t>
                </m:r>
              </m:oMath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e</w:delText>
              </w:r>
            </w:del>
            <w:ins w:id="3403" w:author="Josué" w:date="2015-06-26T15:37:00Z"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e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>s una función periódica, si existe un número real</w:t>
            </w:r>
            <w:ins w:id="3404" w:author="Josué" w:date="2015-06-26T15:38:00Z"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  <w:r w:rsid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 xml:space="preserve">p &gt; </w:t>
              </w:r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0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del w:id="3405" w:author="Josué" w:date="2015-06-26T15:38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 &gt; 0</m:t>
                </w:del>
              </m:r>
            </m:oMath>
            <w:del w:id="3406" w:author="Josué" w:date="2015-06-26T15:38:00Z"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tal que </w:t>
            </w:r>
            <w:ins w:id="3407" w:author="Josué" w:date="2015-06-26T15:39:00Z">
              <w:r w:rsidR="00A641F6" w:rsidRP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  <w:rPrChange w:id="3408" w:author="Josué" w:date="2015-06-26T15:39:00Z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rPrChange>
                </w:rPr>
                <w:t>f</w:t>
              </w:r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(</w:t>
              </w:r>
              <w:r w:rsidR="00A641F6" w:rsidRP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  <w:rPrChange w:id="3409" w:author="Josué" w:date="2015-06-26T15:39:00Z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rPrChange>
                </w:rPr>
                <w:t>x</w:t>
              </w:r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+ </w:t>
              </w:r>
              <w:r w:rsid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>p</w:t>
              </w:r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) = </w:t>
              </w:r>
              <w:r w:rsid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 xml:space="preserve">f(x), </w:t>
              </w:r>
            </w:ins>
            <m:oMath>
              <m:r>
                <w:del w:id="3410" w:author="Josué" w:date="2015-06-26T15:39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f(x+p) = f (x),</m:t>
                </w:del>
              </m:r>
            </m:oMath>
            <w:del w:id="3411" w:author="Josué" w:date="2015-06-26T15:39:00Z"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>para todo</w:t>
            </w:r>
            <w:ins w:id="3412" w:author="Josué" w:date="2015-06-26T15:39:00Z"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  <w:r w:rsid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 xml:space="preserve">x </w:t>
              </w:r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que pertenece a los n</w:t>
              </w:r>
            </w:ins>
            <w:ins w:id="3413" w:author="Josué" w:date="2015-06-26T15:40:00Z"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úmeros reales</w:t>
              </w:r>
            </w:ins>
            <m:oMath>
              <m:r>
                <w:del w:id="3414" w:author="Josué" w:date="2015-06-26T15:40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x</m:t>
                </w:del>
              </m:r>
              <m:r>
                <w:del w:id="3415" w:author="Josué" w:date="2015-06-26T15:40:00Z"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∈ R</m:t>
                </w:del>
              </m:r>
            </m:oMath>
            <w:del w:id="3416" w:author="Josué" w:date="2015-06-26T15:40:00Z"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.</w:delText>
              </w:r>
            </w:del>
            <w:ins w:id="3417" w:author="Josué" w:date="2015-06-26T15:40:00Z"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.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menor número</w:t>
            </w:r>
            <w:ins w:id="3418" w:author="Josué" w:date="2015-06-26T15:40:00Z">
              <w:r w:rsidR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  <w:r w:rsid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>p</w:t>
              </w:r>
            </w:ins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del w:id="3419" w:author="Josué" w:date="2015-06-26T15:40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w:del>
              </m:r>
            </m:oMath>
            <w:del w:id="3420" w:author="Josué" w:date="2015-06-26T15:40:00Z"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9A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tiene la propiedad anterior se llama el período de </w:t>
            </w:r>
            <m:oMath>
              <m:r>
                <w:del w:id="3421" w:author="Josué" w:date="2015-06-26T15:40:00Z"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</m:t>
                </w:del>
              </m:r>
            </m:oMath>
            <w:del w:id="3422" w:author="Josué" w:date="2015-06-26T15:40:00Z">
              <w:r w:rsidRPr="009A7192" w:rsidDel="00A641F6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.</w:delText>
              </w:r>
            </w:del>
            <w:ins w:id="3423" w:author="Josué" w:date="2015-06-26T15:40:00Z">
              <w:r w:rsidR="00A641F6">
                <w:rPr>
                  <w:rFonts w:ascii="Times New Roman" w:eastAsia="Times New Roman" w:hAnsi="Times New Roman" w:cs="Times New Roman"/>
                  <w:i/>
                  <w:sz w:val="24"/>
                  <w:szCs w:val="24"/>
                </w:rPr>
                <w:t>f.</w:t>
              </w:r>
            </w:ins>
          </w:p>
          <w:p w14:paraId="461CB6D1" w14:textId="77777777" w:rsidR="003276EB" w:rsidRPr="009A7192" w:rsidRDefault="003276EB" w:rsidP="00A00E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5DC0D5" w14:textId="77777777" w:rsidR="003276EB" w:rsidRPr="009A7192" w:rsidRDefault="003276EB" w:rsidP="00A00E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191D5E4" w14:textId="77777777" w:rsidR="00304BA5" w:rsidRPr="009A7192" w:rsidRDefault="00304BA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B6049D1" w14:textId="4889570C" w:rsidR="00817BA9" w:rsidRPr="009A7192" w:rsidRDefault="00817BA9" w:rsidP="00817BA9">
      <w:pPr>
        <w:spacing w:after="0"/>
        <w:rPr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Pr="009A7192">
        <w:rPr>
          <w:rFonts w:ascii="Times New Roman" w:hAnsi="Times New Roman" w:cs="Times New Roman"/>
          <w:b/>
        </w:rPr>
        <w:t xml:space="preserve">3.6 </w:t>
      </w:r>
      <w:del w:id="3424" w:author="Josué" w:date="2015-06-26T15:40:00Z">
        <w:r w:rsidRPr="009A7192" w:rsidDel="00A641F6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>Desfase</w:t>
      </w:r>
    </w:p>
    <w:p w14:paraId="22C74DC4" w14:textId="6FD1FE70" w:rsidR="00304BA5" w:rsidRPr="009A7192" w:rsidDel="002D3077" w:rsidRDefault="00304BA5" w:rsidP="00817BA9">
      <w:pPr>
        <w:spacing w:after="0"/>
        <w:rPr>
          <w:del w:id="3425" w:author="Josué" w:date="2015-06-26T15:26:00Z"/>
          <w:rFonts w:ascii="Times New Roman" w:hAnsi="Times New Roman" w:cs="Times New Roman"/>
          <w:b/>
        </w:rPr>
      </w:pPr>
    </w:p>
    <w:p w14:paraId="79E248AC" w14:textId="24374F8E" w:rsidR="002E75C0" w:rsidRPr="002D3077" w:rsidDel="002D3077" w:rsidRDefault="00101BD5" w:rsidP="00817BA9">
      <w:pPr>
        <w:spacing w:after="0"/>
        <w:rPr>
          <w:del w:id="3426" w:author="Josué" w:date="2015-06-26T15:27:00Z"/>
          <w:rFonts w:ascii="Times New Roman" w:eastAsiaTheme="minorEastAsia" w:hAnsi="Times New Roman" w:cs="Times New Roman"/>
          <w:i/>
          <w:rPrChange w:id="3427" w:author="Josué" w:date="2015-06-26T15:27:00Z">
            <w:rPr>
              <w:del w:id="3428" w:author="Josué" w:date="2015-06-26T15:27:00Z"/>
              <w:rFonts w:ascii="Times New Roman" w:eastAsiaTheme="minorEastAsia" w:hAnsi="Times New Roman" w:cs="Times New Roman"/>
            </w:rPr>
          </w:rPrChange>
        </w:rPr>
      </w:pPr>
      <w:r w:rsidRPr="009A7192">
        <w:rPr>
          <w:rFonts w:ascii="Times New Roman" w:hAnsi="Times New Roman" w:cs="Times New Roman"/>
        </w:rPr>
        <w:t xml:space="preserve">Es </w:t>
      </w:r>
      <w:del w:id="3429" w:author="Josué" w:date="2015-06-26T15:26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el desplazamiento </w:t>
      </w:r>
      <w:del w:id="3430" w:author="Josué" w:date="2015-06-26T15:26:00Z">
        <w:r w:rsidRPr="009A7192" w:rsidDel="002D3077">
          <w:rPr>
            <w:rFonts w:ascii="Times New Roman" w:hAnsi="Times New Roman" w:cs="Times New Roman"/>
          </w:rPr>
          <w:delText xml:space="preserve">  </w:delText>
        </w:r>
      </w:del>
      <w:r w:rsidRPr="009A7192">
        <w:rPr>
          <w:rFonts w:ascii="Times New Roman" w:hAnsi="Times New Roman" w:cs="Times New Roman"/>
        </w:rPr>
        <w:t xml:space="preserve">horizontal </w:t>
      </w:r>
      <w:del w:id="3431" w:author="Josué" w:date="2015-06-26T15:26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que </w:t>
      </w:r>
      <w:del w:id="3432" w:author="Josué" w:date="2015-06-26T15:26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tiene</w:t>
      </w:r>
      <w:r w:rsidR="00CD3D25" w:rsidRPr="009A7192">
        <w:rPr>
          <w:rFonts w:ascii="Times New Roman" w:hAnsi="Times New Roman" w:cs="Times New Roman"/>
        </w:rPr>
        <w:t xml:space="preserve"> en la </w:t>
      </w:r>
      <w:del w:id="3433" w:author="Josué" w:date="2015-06-26T15:26:00Z">
        <w:r w:rsidR="00CD3D25"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="00CA785C" w:rsidRPr="009A7192">
        <w:rPr>
          <w:rFonts w:ascii="Times New Roman" w:hAnsi="Times New Roman" w:cs="Times New Roman"/>
        </w:rPr>
        <w:t>gráfica</w:t>
      </w:r>
      <w:r w:rsidRPr="009A7192">
        <w:rPr>
          <w:rFonts w:ascii="Times New Roman" w:hAnsi="Times New Roman" w:cs="Times New Roman"/>
        </w:rPr>
        <w:t xml:space="preserve"> </w:t>
      </w:r>
      <w:del w:id="3434" w:author="Josué" w:date="2015-06-26T15:26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la </w:t>
      </w:r>
      <w:del w:id="3435" w:author="Josué" w:date="2015-06-26T15:26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 xml:space="preserve">función </w:t>
      </w:r>
      <w:del w:id="3436" w:author="Josué" w:date="2015-06-26T15:27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trigonométrica</w:t>
      </w:r>
      <w:ins w:id="3437" w:author="Josué" w:date="2015-06-26T15:41:00Z">
        <w:r w:rsidR="00C02F47">
          <w:rPr>
            <w:rFonts w:ascii="Times New Roman" w:hAnsi="Times New Roman" w:cs="Times New Roman"/>
          </w:rPr>
          <w:t xml:space="preserve"> </w:t>
        </w:r>
        <w:r w:rsidR="00C02F47">
          <w:rPr>
            <w:rFonts w:ascii="Times New Roman" w:hAnsi="Times New Roman" w:cs="Times New Roman"/>
            <w:i/>
          </w:rPr>
          <w:t xml:space="preserve">y </w:t>
        </w:r>
        <w:r w:rsidR="00C02F47">
          <w:rPr>
            <w:rFonts w:ascii="Times New Roman" w:hAnsi="Times New Roman" w:cs="Times New Roman"/>
          </w:rPr>
          <w:t xml:space="preserve"> = </w:t>
        </w:r>
        <w:r w:rsidR="00C02F47">
          <w:rPr>
            <w:rFonts w:ascii="Times New Roman" w:hAnsi="Times New Roman" w:cs="Times New Roman"/>
            <w:i/>
          </w:rPr>
          <w:t xml:space="preserve">B f(Ax </w:t>
        </w:r>
        <w:r w:rsidR="00C02F47">
          <w:rPr>
            <w:rFonts w:ascii="Times New Roman" w:hAnsi="Times New Roman" w:cs="Times New Roman"/>
          </w:rPr>
          <w:t xml:space="preserve">+ </w:t>
        </w:r>
        <w:r w:rsidR="00C02F47">
          <w:rPr>
            <w:rFonts w:ascii="Times New Roman" w:hAnsi="Times New Roman" w:cs="Times New Roman"/>
            <w:i/>
          </w:rPr>
          <w:t xml:space="preserve">D) </w:t>
        </w:r>
      </w:ins>
      <w:ins w:id="3438" w:author="Josué" w:date="2015-06-26T15:42:00Z">
        <w:r w:rsidR="00C02F47">
          <w:rPr>
            <w:rFonts w:ascii="Times New Roman" w:hAnsi="Times New Roman" w:cs="Times New Roman"/>
          </w:rPr>
          <w:t xml:space="preserve">+ </w:t>
        </w:r>
        <w:r w:rsidR="00C02F47">
          <w:rPr>
            <w:rFonts w:ascii="Times New Roman" w:hAnsi="Times New Roman" w:cs="Times New Roman"/>
            <w:i/>
          </w:rPr>
          <w:t xml:space="preserve">C </w:t>
        </w:r>
      </w:ins>
    </w:p>
    <w:p w14:paraId="72055433" w14:textId="7DD6F195" w:rsidR="00101BD5" w:rsidRPr="009A7192" w:rsidRDefault="002E75C0" w:rsidP="002D3077">
      <w:pPr>
        <w:spacing w:after="0"/>
        <w:rPr>
          <w:rFonts w:ascii="Times New Roman" w:eastAsiaTheme="minorEastAsia" w:hAnsi="Times New Roman" w:cs="Times New Roman"/>
        </w:rPr>
      </w:pPr>
      <m:oMath>
        <m:r>
          <w:del w:id="3439" w:author="Josué" w:date="2015-06-26T15:27:00Z">
            <w:rPr>
              <w:rFonts w:ascii="Cambria Math" w:hAnsi="Cambria Math" w:cs="Times New Roman"/>
            </w:rPr>
            <m:t xml:space="preserve"> y=Bf</m:t>
          </w:del>
        </m:r>
        <m:d>
          <m:dPr>
            <m:ctrlPr>
              <w:del w:id="3440" w:author="Josué" w:date="2015-06-26T15:27:00Z">
                <w:rPr>
                  <w:rFonts w:ascii="Cambria Math" w:hAnsi="Cambria Math" w:cs="Times New Roman"/>
                  <w:i/>
                </w:rPr>
              </w:del>
            </m:ctrlPr>
          </m:dPr>
          <m:e>
            <m:r>
              <w:del w:id="3441" w:author="Josué" w:date="2015-06-26T15:27:00Z">
                <w:rPr>
                  <w:rFonts w:ascii="Cambria Math" w:hAnsi="Cambria Math" w:cs="Times New Roman"/>
                </w:rPr>
                <m:t>Ax+D</m:t>
              </w:del>
            </m:r>
          </m:e>
        </m:d>
        <m:r>
          <w:del w:id="3442" w:author="Josué" w:date="2015-06-26T15:27:00Z">
            <w:rPr>
              <w:rFonts w:ascii="Cambria Math" w:hAnsi="Cambria Math" w:cs="Times New Roman"/>
            </w:rPr>
            <m:t>+C</m:t>
          </w:del>
        </m:r>
      </m:oMath>
      <w:del w:id="3443" w:author="Josué" w:date="2015-06-26T15:27:00Z">
        <w:r w:rsidRPr="009A7192" w:rsidDel="002D3077">
          <w:rPr>
            <w:rFonts w:ascii="Times New Roman" w:hAnsi="Times New Roman" w:cs="Times New Roman"/>
          </w:rPr>
          <w:delText xml:space="preserve">  </w:delText>
        </w:r>
      </w:del>
      <w:r w:rsidRPr="009A7192">
        <w:rPr>
          <w:rFonts w:ascii="Times New Roman" w:hAnsi="Times New Roman" w:cs="Times New Roman"/>
        </w:rPr>
        <w:t xml:space="preserve">con </w:t>
      </w:r>
      <w:del w:id="3444" w:author="Josué" w:date="2015-06-26T15:27:00Z">
        <w:r w:rsidRPr="009A7192" w:rsidDel="002D3077">
          <w:rPr>
            <w:rFonts w:ascii="Times New Roman" w:hAnsi="Times New Roman" w:cs="Times New Roman"/>
          </w:rPr>
          <w:delText xml:space="preserve"> </w:delText>
        </w:r>
      </w:del>
      <w:r w:rsidRPr="009A7192">
        <w:rPr>
          <w:rFonts w:ascii="Times New Roman" w:hAnsi="Times New Roman" w:cs="Times New Roman"/>
        </w:rPr>
        <w:t>respecto a</w:t>
      </w:r>
      <w:ins w:id="3445" w:author="Josué" w:date="2015-06-26T15:42:00Z">
        <w:r w:rsidR="00C02F47">
          <w:rPr>
            <w:rFonts w:ascii="Times New Roman" w:hAnsi="Times New Roman" w:cs="Times New Roman"/>
          </w:rPr>
          <w:t xml:space="preserve"> </w:t>
        </w:r>
        <w:r w:rsidR="00C02F47">
          <w:rPr>
            <w:rFonts w:ascii="Times New Roman" w:hAnsi="Times New Roman" w:cs="Times New Roman"/>
            <w:i/>
          </w:rPr>
          <w:t xml:space="preserve">y </w:t>
        </w:r>
        <w:r w:rsidR="00C02F47">
          <w:rPr>
            <w:rFonts w:ascii="Times New Roman" w:hAnsi="Times New Roman" w:cs="Times New Roman"/>
          </w:rPr>
          <w:t xml:space="preserve">= </w:t>
        </w:r>
        <w:r w:rsidR="00C02F47" w:rsidRPr="00C02F47">
          <w:rPr>
            <w:rFonts w:ascii="Times New Roman" w:hAnsi="Times New Roman" w:cs="Times New Roman"/>
            <w:i/>
            <w:rPrChange w:id="3446" w:author="Josué" w:date="2015-06-26T15:42:00Z">
              <w:rPr>
                <w:rFonts w:ascii="Times New Roman" w:hAnsi="Times New Roman" w:cs="Times New Roman"/>
              </w:rPr>
            </w:rPrChange>
          </w:rPr>
          <w:t>f(x)</w:t>
        </w:r>
      </w:ins>
      <w:del w:id="3447" w:author="Josué" w:date="2015-06-26T15:42:00Z">
        <w:r w:rsidRPr="009A7192" w:rsidDel="00C02F47">
          <w:rPr>
            <w:rFonts w:ascii="Times New Roman" w:hAnsi="Times New Roman" w:cs="Times New Roman"/>
          </w:rPr>
          <w:delText xml:space="preserve"> </w:delText>
        </w:r>
      </w:del>
      <w:ins w:id="3448" w:author="Josué" w:date="2015-06-26T15:28:00Z">
        <w:r w:rsidR="002D3077">
          <w:rPr>
            <w:rFonts w:ascii="Times New Roman" w:hAnsi="Times New Roman" w:cs="Times New Roman"/>
          </w:rPr>
          <w:t>,</w:t>
        </w:r>
      </w:ins>
      <w:r w:rsidRPr="009A7192">
        <w:rPr>
          <w:rFonts w:ascii="Times New Roman" w:hAnsi="Times New Roman" w:cs="Times New Roman"/>
        </w:rPr>
        <w:t xml:space="preserve"> </w:t>
      </w:r>
      <w:del w:id="3449" w:author="Josué" w:date="2015-06-26T15:28:00Z">
        <w:r w:rsidRPr="009A7192" w:rsidDel="002D3077">
          <w:rPr>
            <w:rFonts w:ascii="Times New Roman" w:hAnsi="Times New Roman" w:cs="Times New Roman"/>
          </w:rPr>
          <w:delText xml:space="preserve"> </w:delText>
        </w:r>
        <m:oMath>
          <m:r>
            <w:rPr>
              <w:rFonts w:ascii="Cambria Math" w:hAnsi="Cambria Math" w:cs="Times New Roman"/>
            </w:rPr>
            <m:t>y=f(x)</m:t>
          </m:r>
        </m:oMath>
        <w:r w:rsidRPr="009A7192" w:rsidDel="002D3077">
          <w:rPr>
            <w:rFonts w:ascii="Times New Roman" w:eastAsiaTheme="minorEastAsia" w:hAnsi="Times New Roman" w:cs="Times New Roman"/>
          </w:rPr>
          <w:delText xml:space="preserve">, </w:delText>
        </w:r>
      </w:del>
      <w:r w:rsidR="00CD3D25" w:rsidRPr="009A7192">
        <w:rPr>
          <w:rFonts w:ascii="Times New Roman" w:eastAsiaTheme="minorEastAsia" w:hAnsi="Times New Roman" w:cs="Times New Roman"/>
        </w:rPr>
        <w:t xml:space="preserve">este </w:t>
      </w:r>
      <w:r w:rsidRPr="009A7192">
        <w:rPr>
          <w:rFonts w:ascii="Times New Roman" w:eastAsiaTheme="minorEastAsia" w:hAnsi="Times New Roman" w:cs="Times New Roman"/>
        </w:rPr>
        <w:t xml:space="preserve">se </w:t>
      </w:r>
      <w:del w:id="3450" w:author="Josué" w:date="2015-06-26T15:28:00Z">
        <w:r w:rsidRPr="009A7192" w:rsidDel="002D307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determina </w:t>
      </w:r>
      <w:del w:id="3451" w:author="Josué" w:date="2015-06-26T15:28:00Z">
        <w:r w:rsidRPr="009A7192" w:rsidDel="002D307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de </w:t>
      </w:r>
      <w:del w:id="3452" w:author="Josué" w:date="2015-06-26T15:28:00Z">
        <w:r w:rsidRPr="009A7192" w:rsidDel="002D307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3453" w:author="Josué" w:date="2015-06-26T15:28:00Z">
        <w:r w:rsidRPr="009A7192" w:rsidDel="002D307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siguiente </w:t>
      </w:r>
      <w:del w:id="3454" w:author="Josué" w:date="2015-06-26T15:28:00Z">
        <w:r w:rsidRPr="009A7192" w:rsidDel="002D307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manera:</w:t>
      </w:r>
    </w:p>
    <w:p w14:paraId="49772F47" w14:textId="77777777" w:rsidR="002E75C0" w:rsidRPr="009A7192" w:rsidRDefault="002E75C0" w:rsidP="00817BA9">
      <w:pPr>
        <w:spacing w:after="0"/>
        <w:rPr>
          <w:rFonts w:ascii="Times New Roman" w:hAnsi="Times New Roman" w:cs="Times New Roman"/>
        </w:rPr>
      </w:pPr>
    </w:p>
    <w:p w14:paraId="52FF2C0C" w14:textId="4219FBEB" w:rsidR="00304BA5" w:rsidRPr="002D3077" w:rsidRDefault="002E75C0" w:rsidP="00817BA9">
      <w:pPr>
        <w:spacing w:after="0"/>
        <w:rPr>
          <w:ins w:id="3455" w:author="Josué" w:date="2015-06-26T15:28:00Z"/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y=Bf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Ax+D</m:t>
              </m:r>
            </m:e>
          </m:d>
          <m:r>
            <w:rPr>
              <w:rFonts w:ascii="Cambria Math" w:hAnsi="Cambria Math" w:cs="Times New Roman"/>
            </w:rPr>
            <m:t>+C=Bf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</w:rPr>
            <m:t>+C</m:t>
          </m:r>
        </m:oMath>
      </m:oMathPara>
    </w:p>
    <w:p w14:paraId="0E8515E8" w14:textId="77777777" w:rsidR="002D3077" w:rsidRPr="009A7192" w:rsidRDefault="002D3077" w:rsidP="00817BA9">
      <w:pPr>
        <w:spacing w:after="0"/>
        <w:rPr>
          <w:rFonts w:ascii="Times New Roman" w:eastAsiaTheme="minorEastAsia" w:hAnsi="Times New Roman" w:cs="Times New Roman"/>
        </w:rPr>
      </w:pPr>
    </w:p>
    <w:p w14:paraId="7EF30851" w14:textId="001A3F15" w:rsidR="00CD3D25" w:rsidRDefault="00CD3D25" w:rsidP="00817BA9">
      <w:pPr>
        <w:spacing w:after="0"/>
        <w:rPr>
          <w:ins w:id="3456" w:author="Josué" w:date="2015-06-26T15:29:00Z"/>
          <w:rFonts w:ascii="Times New Roman" w:eastAsiaTheme="minorEastAsia" w:hAnsi="Times New Roman" w:cs="Times New Roman"/>
        </w:rPr>
      </w:pPr>
      <w:r w:rsidRPr="009A7192">
        <w:rPr>
          <w:rFonts w:ascii="Times New Roman" w:eastAsiaTheme="minorEastAsia" w:hAnsi="Times New Roman" w:cs="Times New Roman"/>
        </w:rPr>
        <w:t>Si</w:t>
      </w:r>
      <w:ins w:id="3457" w:author="Josué" w:date="2015-06-26T15:28:00Z">
        <w:r w:rsidR="00E549C3">
          <w:rPr>
            <w:rFonts w:ascii="Times New Roman" w:eastAsiaTheme="minorEastAsia" w:hAnsi="Times New Roman" w:cs="Times New Roman"/>
          </w:rPr>
          <w:t xml:space="preserve"> </w:t>
        </w:r>
        <w:r w:rsidR="00E549C3">
          <w:rPr>
            <w:rFonts w:ascii="Times New Roman" w:eastAsiaTheme="minorEastAsia" w:hAnsi="Times New Roman" w:cs="Times New Roman"/>
            <w:i/>
          </w:rPr>
          <w:t>D/A</w:t>
        </w:r>
        <w:r w:rsidR="00E549C3">
          <w:rPr>
            <w:rFonts w:ascii="Times New Roman" w:eastAsiaTheme="minorEastAsia" w:hAnsi="Times New Roman" w:cs="Times New Roman"/>
          </w:rPr>
          <w:t xml:space="preserve"> &gt; 0</w:t>
        </w:r>
      </w:ins>
      <w:ins w:id="3458" w:author="Josué" w:date="2015-06-26T15:29:00Z">
        <w:r w:rsidR="00E549C3">
          <w:rPr>
            <w:rFonts w:ascii="Times New Roman" w:eastAsiaTheme="minorEastAsia" w:hAnsi="Times New Roman" w:cs="Times New Roman"/>
          </w:rPr>
          <w:t xml:space="preserve">, </w:t>
        </w:r>
      </w:ins>
      <w:del w:id="3459" w:author="Josué" w:date="2015-06-26T15:29:00Z"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  <m:r>
            <w:rPr>
              <w:rFonts w:ascii="Cambria Math" w:eastAsiaTheme="minorEastAsia" w:hAnsi="Cambria Math" w:cs="Times New Roman"/>
            </w:rPr>
            <m:t>&gt;0,</m:t>
          </m:r>
        </m:oMath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3460" w:author="Josué" w:date="2015-06-26T15:30:00Z">
        <w:r w:rsidRPr="009A7192" w:rsidDel="00E549C3">
          <w:rPr>
            <w:rFonts w:ascii="Times New Roman" w:eastAsiaTheme="minorEastAsia" w:hAnsi="Times New Roman" w:cs="Times New Roman"/>
          </w:rPr>
          <w:delText>grafica</w:delText>
        </w:r>
      </w:del>
      <w:ins w:id="3461" w:author="Josué" w:date="2015-06-26T15:30:00Z">
        <w:r w:rsidR="00E549C3" w:rsidRPr="009A7192">
          <w:rPr>
            <w:rFonts w:ascii="Times New Roman" w:eastAsiaTheme="minorEastAsia" w:hAnsi="Times New Roman" w:cs="Times New Roman"/>
          </w:rPr>
          <w:t>gráfica</w:t>
        </w:r>
      </w:ins>
      <w:r w:rsidRPr="009A7192">
        <w:rPr>
          <w:rFonts w:ascii="Times New Roman" w:eastAsiaTheme="minorEastAsia" w:hAnsi="Times New Roman" w:cs="Times New Roman"/>
        </w:rPr>
        <w:t xml:space="preserve"> esta </w:t>
      </w:r>
      <w:del w:id="3462" w:author="Josué" w:date="2015-06-26T15:29:00Z"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traslada a </w:t>
      </w:r>
      <w:del w:id="3463" w:author="Josué" w:date="2015-06-26T15:29:00Z"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la derecha</w:t>
      </w:r>
      <w:ins w:id="3464" w:author="Josué" w:date="2015-06-26T15:29:00Z">
        <w:r w:rsidR="00E549C3">
          <w:rPr>
            <w:rFonts w:ascii="Times New Roman" w:eastAsiaTheme="minorEastAsia" w:hAnsi="Times New Roman" w:cs="Times New Roman"/>
          </w:rPr>
          <w:t xml:space="preserve"> </w:t>
        </w:r>
        <w:r w:rsidR="00E549C3">
          <w:rPr>
            <w:rFonts w:ascii="Times New Roman" w:eastAsiaTheme="minorEastAsia" w:hAnsi="Times New Roman" w:cs="Times New Roman"/>
            <w:i/>
          </w:rPr>
          <w:t xml:space="preserve">D/A </w:t>
        </w:r>
      </w:ins>
      <w:del w:id="3465" w:author="Josué" w:date="2015-06-26T15:29:00Z"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>unidades.</w:t>
      </w:r>
    </w:p>
    <w:p w14:paraId="564439B9" w14:textId="77777777" w:rsidR="00E549C3" w:rsidRPr="009A7192" w:rsidRDefault="00E549C3" w:rsidP="00817BA9">
      <w:pPr>
        <w:spacing w:after="0"/>
        <w:rPr>
          <w:rFonts w:ascii="Times New Roman" w:eastAsiaTheme="minorEastAsia" w:hAnsi="Times New Roman" w:cs="Times New Roman"/>
        </w:rPr>
      </w:pPr>
    </w:p>
    <w:p w14:paraId="4366B70C" w14:textId="3BAC6604" w:rsidR="00CD3D25" w:rsidRPr="009A7192" w:rsidRDefault="00CD3D25" w:rsidP="00817BA9">
      <w:pPr>
        <w:spacing w:after="0"/>
        <w:rPr>
          <w:rFonts w:ascii="Times New Roman" w:eastAsiaTheme="minorEastAsia" w:hAnsi="Times New Roman" w:cs="Times New Roman"/>
        </w:rPr>
      </w:pPr>
      <w:r w:rsidRPr="009A7192">
        <w:rPr>
          <w:rFonts w:ascii="Times New Roman" w:eastAsiaTheme="minorEastAsia" w:hAnsi="Times New Roman" w:cs="Times New Roman"/>
        </w:rPr>
        <w:t>Si</w:t>
      </w:r>
      <w:ins w:id="3466" w:author="Josué" w:date="2015-06-26T15:29:00Z">
        <w:r w:rsidR="00E549C3">
          <w:rPr>
            <w:rFonts w:ascii="Times New Roman" w:eastAsiaTheme="minorEastAsia" w:hAnsi="Times New Roman" w:cs="Times New Roman"/>
          </w:rPr>
          <w:t xml:space="preserve"> </w:t>
        </w:r>
        <w:r w:rsidR="00E549C3">
          <w:rPr>
            <w:rFonts w:ascii="Times New Roman" w:eastAsiaTheme="minorEastAsia" w:hAnsi="Times New Roman" w:cs="Times New Roman"/>
            <w:i/>
          </w:rPr>
          <w:t>D/A</w:t>
        </w:r>
        <w:r w:rsidR="00E549C3">
          <w:rPr>
            <w:rFonts w:ascii="Times New Roman" w:eastAsiaTheme="minorEastAsia" w:hAnsi="Times New Roman" w:cs="Times New Roman"/>
          </w:rPr>
          <w:t xml:space="preserve"> </w:t>
        </w:r>
        <w:r w:rsidR="00E549C3">
          <w:rPr>
            <w:rFonts w:ascii="Times New Roman" w:eastAsiaTheme="minorEastAsia" w:hAnsi="Times New Roman" w:cs="Times New Roman"/>
          </w:rPr>
          <w:t>&lt;</w:t>
        </w:r>
        <w:r w:rsidR="00E549C3">
          <w:rPr>
            <w:rFonts w:ascii="Times New Roman" w:eastAsiaTheme="minorEastAsia" w:hAnsi="Times New Roman" w:cs="Times New Roman"/>
          </w:rPr>
          <w:t xml:space="preserve"> 0, </w:t>
        </w:r>
      </w:ins>
      <w:del w:id="3467" w:author="Josué" w:date="2015-06-26T15:29:00Z">
        <w:r w:rsidRPr="009A7192" w:rsidDel="00E549C3">
          <w:rPr>
            <w:rFonts w:ascii="Times New Roman" w:eastAsiaTheme="minorEastAsia" w:hAnsi="Times New Roman" w:cs="Times New Roman"/>
          </w:rPr>
          <w:delText xml:space="preserve"> </w:delTex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  <m:r>
            <w:rPr>
              <w:rFonts w:ascii="Cambria Math" w:eastAsiaTheme="minorEastAsia" w:hAnsi="Cambria Math" w:cs="Times New Roman"/>
            </w:rPr>
            <m:t>&lt;0</m:t>
          </m:r>
        </m:oMath>
        <w:r w:rsidRPr="009A7192" w:rsidDel="00E549C3">
          <w:rPr>
            <w:rFonts w:ascii="Times New Roman" w:eastAsiaTheme="minorEastAsia" w:hAnsi="Times New Roman" w:cs="Times New Roman"/>
          </w:rPr>
          <w:delText xml:space="preserve">  </w:delText>
        </w:r>
      </w:del>
      <w:r w:rsidRPr="009A7192">
        <w:rPr>
          <w:rFonts w:ascii="Times New Roman" w:eastAsiaTheme="minorEastAsia" w:hAnsi="Times New Roman" w:cs="Times New Roman"/>
        </w:rPr>
        <w:t>la gr</w:t>
      </w:r>
      <w:ins w:id="3468" w:author="Josué" w:date="2015-06-26T15:30:00Z">
        <w:r w:rsidR="00E549C3">
          <w:rPr>
            <w:rFonts w:ascii="Times New Roman" w:eastAsiaTheme="minorEastAsia" w:hAnsi="Times New Roman" w:cs="Times New Roman"/>
          </w:rPr>
          <w:t>á</w:t>
        </w:r>
      </w:ins>
      <w:del w:id="3469" w:author="Josué" w:date="2015-06-26T15:30:00Z">
        <w:r w:rsidRPr="009A7192" w:rsidDel="00E549C3">
          <w:rPr>
            <w:rFonts w:ascii="Times New Roman" w:eastAsiaTheme="minorEastAsia" w:hAnsi="Times New Roman" w:cs="Times New Roman"/>
          </w:rPr>
          <w:delText>a</w:delText>
        </w:r>
      </w:del>
      <w:r w:rsidRPr="009A7192">
        <w:rPr>
          <w:rFonts w:ascii="Times New Roman" w:eastAsiaTheme="minorEastAsia" w:hAnsi="Times New Roman" w:cs="Times New Roman"/>
        </w:rPr>
        <w:t>fica se tra</w:t>
      </w:r>
      <w:del w:id="3470" w:author="Josué" w:date="2015-06-26T15:42:00Z">
        <w:r w:rsidRPr="009A7192" w:rsidDel="00C02F47">
          <w:rPr>
            <w:rFonts w:ascii="Times New Roman" w:eastAsiaTheme="minorEastAsia" w:hAnsi="Times New Roman" w:cs="Times New Roman"/>
          </w:rPr>
          <w:delText>n</w:delText>
        </w:r>
      </w:del>
      <w:r w:rsidRPr="009A7192">
        <w:rPr>
          <w:rFonts w:ascii="Times New Roman" w:eastAsiaTheme="minorEastAsia" w:hAnsi="Times New Roman" w:cs="Times New Roman"/>
        </w:rPr>
        <w:t xml:space="preserve">slada </w:t>
      </w:r>
      <w:del w:id="3471" w:author="Josué" w:date="2015-06-26T15:42:00Z">
        <w:r w:rsidRPr="009A7192" w:rsidDel="00C02F4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a </w:t>
      </w:r>
      <w:del w:id="3472" w:author="Josué" w:date="2015-06-26T15:42:00Z">
        <w:r w:rsidRPr="009A7192" w:rsidDel="00C02F4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la </w:t>
      </w:r>
      <w:del w:id="3473" w:author="Josué" w:date="2015-06-26T15:42:00Z">
        <w:r w:rsidRPr="009A7192" w:rsidDel="00C02F47">
          <w:rPr>
            <w:rFonts w:ascii="Times New Roman" w:eastAsiaTheme="minorEastAsia" w:hAnsi="Times New Roman" w:cs="Times New Roman"/>
          </w:rPr>
          <w:delText xml:space="preserve"> </w:delText>
        </w:r>
      </w:del>
      <w:r w:rsidRPr="009A7192">
        <w:rPr>
          <w:rFonts w:ascii="Times New Roman" w:eastAsiaTheme="minorEastAsia" w:hAnsi="Times New Roman" w:cs="Times New Roman"/>
        </w:rPr>
        <w:t xml:space="preserve">izquierda </w:t>
      </w:r>
      <w:ins w:id="3474" w:author="Josué" w:date="2015-06-26T15:43:00Z">
        <w:r w:rsidR="00C02F47">
          <w:rPr>
            <w:rFonts w:ascii="Times New Roman" w:eastAsiaTheme="minorEastAsia" w:hAnsi="Times New Roman" w:cs="Times New Roman"/>
          </w:rPr>
          <w:t>│</w:t>
        </w:r>
        <w:r w:rsidR="00C02F47" w:rsidRPr="00C02F47">
          <w:rPr>
            <w:rFonts w:ascii="Times New Roman" w:eastAsiaTheme="minorEastAsia" w:hAnsi="Times New Roman" w:cs="Times New Roman"/>
            <w:i/>
            <w:rPrChange w:id="3475" w:author="Josué" w:date="2015-06-26T15:43:00Z">
              <w:rPr>
                <w:rFonts w:ascii="Times New Roman" w:eastAsiaTheme="minorEastAsia" w:hAnsi="Times New Roman" w:cs="Times New Roman"/>
              </w:rPr>
            </w:rPrChange>
          </w:rPr>
          <w:t>D</w:t>
        </w:r>
        <w:r w:rsidR="00C02F47">
          <w:rPr>
            <w:rFonts w:ascii="Times New Roman" w:eastAsiaTheme="minorEastAsia" w:hAnsi="Times New Roman" w:cs="Times New Roman"/>
            <w:i/>
          </w:rPr>
          <w:t>/A</w:t>
        </w:r>
        <w:r w:rsidR="00C02F47">
          <w:rPr>
            <w:rFonts w:ascii="Times New Roman" w:eastAsiaTheme="minorEastAsia" w:hAnsi="Times New Roman" w:cs="Times New Roman"/>
          </w:rPr>
          <w:t>│</w:t>
        </w:r>
      </w:ins>
      <w:r w:rsidRPr="009A7192">
        <w:rPr>
          <w:rFonts w:ascii="Times New Roman" w:eastAsiaTheme="minorEastAsia" w:hAnsi="Times New Roman" w:cs="Times New Roman"/>
        </w:rPr>
        <w:t xml:space="preserve"> </w:t>
      </w:r>
      <m:oMath>
        <m:d>
          <m:dPr>
            <m:begChr m:val="|"/>
            <m:endChr m:val="|"/>
            <m:ctrlPr>
              <w:del w:id="3476" w:author="Josué" w:date="2015-06-26T15:43:00Z">
                <w:rPr>
                  <w:rFonts w:ascii="Cambria Math" w:eastAsiaTheme="minorEastAsia" w:hAnsi="Cambria Math" w:cs="Times New Roman"/>
                  <w:i/>
                </w:rPr>
              </w:del>
            </m:ctrlPr>
          </m:dPr>
          <m:e>
            <m:f>
              <m:fPr>
                <m:ctrlPr>
                  <w:del w:id="3477" w:author="Josué" w:date="2015-06-26T15:43:00Z">
                    <w:rPr>
                      <w:rFonts w:ascii="Cambria Math" w:eastAsiaTheme="minorEastAsia" w:hAnsi="Cambria Math" w:cs="Times New Roman"/>
                      <w:i/>
                    </w:rPr>
                  </w:del>
                </m:ctrlPr>
              </m:fPr>
              <m:num>
                <m:r>
                  <w:del w:id="3478" w:author="Josué" w:date="2015-06-26T15:43:00Z">
                    <w:rPr>
                      <w:rFonts w:ascii="Cambria Math" w:eastAsiaTheme="minorEastAsia" w:hAnsi="Cambria Math" w:cs="Times New Roman"/>
                    </w:rPr>
                    <m:t>D</m:t>
                  </w:del>
                </m:r>
              </m:num>
              <m:den>
                <m:r>
                  <w:del w:id="3479" w:author="Josué" w:date="2015-06-26T15:43:00Z">
                    <w:rPr>
                      <w:rFonts w:ascii="Cambria Math" w:eastAsiaTheme="minorEastAsia" w:hAnsi="Cambria Math" w:cs="Times New Roman"/>
                    </w:rPr>
                    <m:t>A</m:t>
                  </w:del>
                </m:r>
              </m:den>
            </m:f>
          </m:e>
        </m:d>
      </m:oMath>
      <w:del w:id="3480" w:author="Josué" w:date="2015-06-26T15:43:00Z">
        <w:r w:rsidRPr="009A7192" w:rsidDel="00C02F47">
          <w:rPr>
            <w:rFonts w:ascii="Times New Roman" w:eastAsiaTheme="minorEastAsia" w:hAnsi="Times New Roman" w:cs="Times New Roman"/>
          </w:rPr>
          <w:delText>u</w:delText>
        </w:r>
      </w:del>
      <w:ins w:id="3481" w:author="Josué" w:date="2015-06-26T15:43:00Z">
        <w:r w:rsidR="00C02F47">
          <w:rPr>
            <w:rFonts w:ascii="Times New Roman" w:eastAsiaTheme="minorEastAsia" w:hAnsi="Times New Roman" w:cs="Times New Roman"/>
          </w:rPr>
          <w:t>u</w:t>
        </w:r>
      </w:ins>
      <w:r w:rsidRPr="009A7192">
        <w:rPr>
          <w:rFonts w:ascii="Times New Roman" w:eastAsiaTheme="minorEastAsia" w:hAnsi="Times New Roman" w:cs="Times New Roman"/>
        </w:rPr>
        <w:t>nidades.</w:t>
      </w:r>
    </w:p>
    <w:p w14:paraId="3D70FAA1" w14:textId="77777777" w:rsidR="00CD3D25" w:rsidRPr="009A7192" w:rsidRDefault="00CD3D25" w:rsidP="00817BA9">
      <w:pPr>
        <w:spacing w:after="0"/>
        <w:rPr>
          <w:rFonts w:ascii="Times New Roman" w:eastAsiaTheme="minorEastAsia" w:hAnsi="Times New Roman" w:cs="Times New Roman"/>
        </w:rPr>
      </w:pPr>
    </w:p>
    <w:p w14:paraId="324BC1B0" w14:textId="5ED98481" w:rsidR="00CD3D25" w:rsidRPr="009A7192" w:rsidDel="00CB260B" w:rsidRDefault="00CD3D25" w:rsidP="00817BA9">
      <w:pPr>
        <w:spacing w:after="0"/>
        <w:rPr>
          <w:del w:id="3482" w:author="Josué" w:date="2015-06-26T15:44:00Z"/>
          <w:rFonts w:ascii="Times New Roman" w:eastAsiaTheme="minorEastAsia" w:hAnsi="Times New Roman" w:cs="Times New Roman"/>
        </w:rPr>
      </w:pPr>
    </w:p>
    <w:p w14:paraId="3F3FCD49" w14:textId="2FB5C5C3" w:rsidR="00FC0900" w:rsidRDefault="00CA785C" w:rsidP="00CA785C">
      <w:pPr>
        <w:spacing w:after="0"/>
        <w:rPr>
          <w:ins w:id="3483" w:author="Josué" w:date="2015-06-26T15:44:00Z"/>
          <w:rFonts w:ascii="Times New Roman" w:hAnsi="Times New Roman" w:cs="Times New Roman"/>
          <w:b/>
        </w:rPr>
      </w:pPr>
      <w:del w:id="3484" w:author="Josué" w:date="2015-06-26T15:44:00Z">
        <w:r w:rsidRPr="009A7192" w:rsidDel="00CB260B">
          <w:rPr>
            <w:rFonts w:ascii="Times New Roman" w:hAnsi="Times New Roman" w:cs="Times New Roman"/>
            <w:highlight w:val="yellow"/>
          </w:rPr>
          <w:delText>[SECCIÓN 2]</w:delText>
        </w:r>
        <w:r w:rsidRPr="009A7192" w:rsidDel="00CB260B">
          <w:rPr>
            <w:rFonts w:ascii="Times New Roman" w:hAnsi="Times New Roman" w:cs="Times New Roman"/>
          </w:rPr>
          <w:delText xml:space="preserve"> </w:delText>
        </w:r>
        <w:r w:rsidRPr="009A7192" w:rsidDel="00CB260B">
          <w:rPr>
            <w:rFonts w:ascii="Times New Roman" w:hAnsi="Times New Roman" w:cs="Times New Roman"/>
            <w:b/>
          </w:rPr>
          <w:delText>3</w:delText>
        </w:r>
        <w:r w:rsidR="0081708C" w:rsidRPr="009A7192" w:rsidDel="00CB260B">
          <w:rPr>
            <w:rFonts w:ascii="Times New Roman" w:hAnsi="Times New Roman" w:cs="Times New Roman"/>
            <w:b/>
          </w:rPr>
          <w:delText>.7</w:delText>
        </w:r>
        <w:r w:rsidRPr="009A7192" w:rsidDel="00CB260B">
          <w:rPr>
            <w:rFonts w:ascii="Times New Roman" w:hAnsi="Times New Roman" w:cs="Times New Roman"/>
            <w:b/>
          </w:rPr>
          <w:delText xml:space="preserve">  Resumen</w:delText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FC0900" w:rsidRPr="009A7192" w14:paraId="7F8BE76F" w14:textId="77777777" w:rsidTr="00B85E91">
        <w:trPr>
          <w:ins w:id="3485" w:author="Josué" w:date="2015-06-26T15:44:00Z"/>
        </w:trPr>
        <w:tc>
          <w:tcPr>
            <w:tcW w:w="8978" w:type="dxa"/>
            <w:gridSpan w:val="2"/>
            <w:shd w:val="clear" w:color="auto" w:fill="000000" w:themeFill="text1"/>
          </w:tcPr>
          <w:p w14:paraId="29CED9F2" w14:textId="77777777" w:rsidR="00FC0900" w:rsidRPr="009A7192" w:rsidRDefault="00FC0900" w:rsidP="00B85E91">
            <w:pPr>
              <w:jc w:val="center"/>
              <w:rPr>
                <w:ins w:id="3486" w:author="Josué" w:date="2015-06-26T15:44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ins w:id="3487" w:author="Josué" w:date="2015-06-26T15:44:00Z">
              <w:r w:rsidRPr="009A7192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Recuerda</w:t>
              </w:r>
            </w:ins>
          </w:p>
        </w:tc>
      </w:tr>
      <w:tr w:rsidR="00FC0900" w:rsidRPr="009A7192" w14:paraId="075A4704" w14:textId="77777777" w:rsidTr="00B85E91">
        <w:trPr>
          <w:ins w:id="3488" w:author="Josué" w:date="2015-06-26T15:44:00Z"/>
        </w:trPr>
        <w:tc>
          <w:tcPr>
            <w:tcW w:w="2518" w:type="dxa"/>
          </w:tcPr>
          <w:p w14:paraId="353A9B50" w14:textId="77777777" w:rsidR="00FC0900" w:rsidRPr="009A7192" w:rsidRDefault="00FC0900" w:rsidP="00B85E91">
            <w:pPr>
              <w:rPr>
                <w:ins w:id="3489" w:author="Josué" w:date="2015-06-26T15:44:00Z"/>
                <w:rFonts w:ascii="Times New Roman" w:hAnsi="Times New Roman" w:cs="Times New Roman"/>
                <w:b/>
                <w:sz w:val="24"/>
                <w:szCs w:val="24"/>
              </w:rPr>
            </w:pPr>
            <w:ins w:id="3490" w:author="Josué" w:date="2015-06-26T15:44:00Z">
              <w:r w:rsidRPr="009A7192">
                <w:rPr>
                  <w:rFonts w:ascii="Times New Roman" w:hAnsi="Times New Roman" w:cs="Times New Roman"/>
                  <w:b/>
                  <w:sz w:val="24"/>
                  <w:szCs w:val="24"/>
                </w:rPr>
                <w:t>Contenido</w:t>
              </w:r>
            </w:ins>
          </w:p>
        </w:tc>
        <w:tc>
          <w:tcPr>
            <w:tcW w:w="6460" w:type="dxa"/>
          </w:tcPr>
          <w:p w14:paraId="35682EDF" w14:textId="77777777" w:rsidR="00CB260B" w:rsidRDefault="00FC0900" w:rsidP="00FC0900">
            <w:pPr>
              <w:rPr>
                <w:ins w:id="3491" w:author="Josué" w:date="2015-06-26T15:45:00Z"/>
                <w:rFonts w:ascii="Times New Roman" w:eastAsiaTheme="minorEastAsia" w:hAnsi="Times New Roman" w:cs="Times New Roman"/>
              </w:rPr>
            </w:pPr>
            <w:moveToRangeStart w:id="3492" w:author="Josué" w:date="2015-06-26T15:44:00Z" w:name="move423096792"/>
            <w:moveTo w:id="3493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Para graficar </w:t>
              </w:r>
              <w:del w:id="3494" w:author="Josué" w:date="2015-06-26T15:44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la </w:t>
              </w:r>
              <w:del w:id="3495" w:author="Josué" w:date="2015-06-26T15:44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función trigonométrica</w:t>
              </w:r>
            </w:moveTo>
            <w:ins w:id="3496" w:author="Josué" w:date="2015-06-26T15:45:00Z">
              <w:r w:rsidR="00CB260B">
                <w:rPr>
                  <w:rFonts w:ascii="Times New Roman" w:eastAsiaTheme="minorEastAsia" w:hAnsi="Times New Roman" w:cs="Times New Roman"/>
                </w:rPr>
                <w:t>:</w:t>
              </w:r>
            </w:ins>
          </w:p>
          <w:p w14:paraId="05613E56" w14:textId="78DAFF91" w:rsidR="00CB260B" w:rsidRPr="00CB260B" w:rsidRDefault="00FC0900" w:rsidP="00FC0900">
            <w:pPr>
              <w:rPr>
                <w:ins w:id="3497" w:author="Josué" w:date="2015-06-26T15:45:00Z"/>
                <w:rFonts w:ascii="Times New Roman" w:eastAsiaTheme="minorEastAsia" w:hAnsi="Times New Roman" w:cs="Times New Roman"/>
                <w:rPrChange w:id="3498" w:author="Josué" w:date="2015-06-26T15:45:00Z">
                  <w:rPr>
                    <w:ins w:id="3499" w:author="Josué" w:date="2015-06-26T15:45:00Z"/>
                    <w:rFonts w:ascii="Cambria Math" w:hAnsi="Cambria Math" w:cs="Times New Roman"/>
                    <w:i/>
                  </w:rPr>
                </w:rPrChange>
              </w:rPr>
            </w:pPr>
            <w:moveTo w:id="3500" w:author="Josué" w:date="2015-06-26T15:44:00Z">
              <w:del w:id="3501" w:author="Josué" w:date="2015-06-26T15:45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, </w:delText>
                </w:r>
                <m:oMath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w:br/>
                  </m:r>
                </m:oMath>
              </w:del>
            </w:moveTo>
          </w:p>
          <w:p w14:paraId="2B7A0741" w14:textId="7EA116B8" w:rsidR="00FC0900" w:rsidRPr="00CB260B" w:rsidRDefault="00FC0900" w:rsidP="00FC0900">
            <w:pPr>
              <w:rPr>
                <w:ins w:id="3502" w:author="Josué" w:date="2015-06-26T15:45:00Z"/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y=Bf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Ax+D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+C  =   Bf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>+C</m:t>
                </m:r>
              </m:oMath>
            </m:oMathPara>
          </w:p>
          <w:p w14:paraId="592384A3" w14:textId="77777777" w:rsidR="00CB260B" w:rsidRPr="009A7192" w:rsidRDefault="00CB260B" w:rsidP="00FC0900">
            <w:pPr>
              <w:rPr>
                <w:rFonts w:ascii="Times New Roman" w:eastAsiaTheme="minorEastAsia" w:hAnsi="Times New Roman" w:cs="Times New Roman"/>
              </w:rPr>
            </w:pPr>
          </w:p>
          <w:p w14:paraId="31A66E29" w14:textId="77777777" w:rsidR="00CB260B" w:rsidRDefault="00CB260B" w:rsidP="00FC0900">
            <w:pPr>
              <w:rPr>
                <w:ins w:id="3503" w:author="Josué" w:date="2015-06-26T15:46:00Z"/>
                <w:rFonts w:ascii="Times New Roman" w:eastAsiaTheme="minorEastAsia" w:hAnsi="Times New Roman" w:cs="Times New Roman"/>
              </w:rPr>
            </w:pPr>
            <w:ins w:id="3504" w:author="Josué" w:date="2015-06-26T15:45:00Z">
              <w:r>
                <w:rPr>
                  <w:rFonts w:ascii="Times New Roman" w:eastAsiaTheme="minorEastAsia" w:hAnsi="Times New Roman" w:cs="Times New Roman"/>
                </w:rPr>
                <w:t>Se deben</w:t>
              </w:r>
            </w:ins>
            <w:moveTo w:id="3505" w:author="Josué" w:date="2015-06-26T15:44:00Z">
              <w:r w:rsidR="00FC0900" w:rsidRPr="009A7192">
                <w:rPr>
                  <w:rFonts w:ascii="Times New Roman" w:eastAsiaTheme="minorEastAsia" w:hAnsi="Times New Roman" w:cs="Times New Roman"/>
                </w:rPr>
                <w:t xml:space="preserve"> </w:t>
              </w:r>
            </w:moveTo>
            <w:ins w:id="3506" w:author="Josué" w:date="2015-06-26T15:45:00Z">
              <w:r>
                <w:rPr>
                  <w:rFonts w:ascii="Times New Roman" w:eastAsiaTheme="minorEastAsia" w:hAnsi="Times New Roman" w:cs="Times New Roman"/>
                </w:rPr>
                <w:t>seguir</w:t>
              </w:r>
            </w:ins>
            <w:moveTo w:id="3507" w:author="Josué" w:date="2015-06-26T15:44:00Z">
              <w:del w:id="3508" w:author="Josué" w:date="2015-06-26T15:45:00Z">
                <w:r w:rsidR="00FC0900"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Sigue  </w:delText>
                </w:r>
              </w:del>
              <w:r w:rsidR="00FC0900" w:rsidRPr="009A7192">
                <w:rPr>
                  <w:rFonts w:ascii="Times New Roman" w:eastAsiaTheme="minorEastAsia" w:hAnsi="Times New Roman" w:cs="Times New Roman"/>
                </w:rPr>
                <w:t xml:space="preserve"> las </w:t>
              </w:r>
            </w:moveTo>
            <w:ins w:id="3509" w:author="Josué" w:date="2015-06-26T15:45:00Z">
              <w:r>
                <w:rPr>
                  <w:rFonts w:ascii="Times New Roman" w:eastAsiaTheme="minorEastAsia" w:hAnsi="Times New Roman" w:cs="Times New Roman"/>
                </w:rPr>
                <w:t>siguientes</w:t>
              </w:r>
            </w:ins>
            <w:moveTo w:id="3510" w:author="Josué" w:date="2015-06-26T15:44:00Z">
              <w:r w:rsidR="00FC0900" w:rsidRPr="009A7192">
                <w:rPr>
                  <w:rFonts w:ascii="Times New Roman" w:eastAsiaTheme="minorEastAsia" w:hAnsi="Times New Roman" w:cs="Times New Roman"/>
                </w:rPr>
                <w:t xml:space="preserve"> instrucciones</w:t>
              </w:r>
            </w:moveTo>
            <w:ins w:id="3511" w:author="Josué" w:date="2015-06-26T15:46:00Z">
              <w:r>
                <w:rPr>
                  <w:rFonts w:ascii="Times New Roman" w:eastAsiaTheme="minorEastAsia" w:hAnsi="Times New Roman" w:cs="Times New Roman"/>
                </w:rPr>
                <w:t>:</w:t>
              </w:r>
            </w:ins>
          </w:p>
          <w:p w14:paraId="037521A2" w14:textId="58DCDF74" w:rsidR="00FC0900" w:rsidRPr="009A7192" w:rsidRDefault="00FC0900" w:rsidP="00FC0900">
            <w:pPr>
              <w:rPr>
                <w:rFonts w:ascii="Times New Roman" w:eastAsiaTheme="minorEastAsia" w:hAnsi="Times New Roman" w:cs="Times New Roman"/>
              </w:rPr>
            </w:pPr>
            <w:moveTo w:id="3512" w:author="Josué" w:date="2015-06-26T15:44:00Z">
              <w:del w:id="3513" w:author="Josué" w:date="2015-06-26T15:46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>.</w:delText>
                </w:r>
              </w:del>
            </w:moveTo>
          </w:p>
          <w:p w14:paraId="7044F48D" w14:textId="77777777" w:rsidR="00CB260B" w:rsidRDefault="00FC0900" w:rsidP="00FC0900">
            <w:pPr>
              <w:pStyle w:val="Prrafodelista"/>
              <w:numPr>
                <w:ilvl w:val="0"/>
                <w:numId w:val="49"/>
              </w:numPr>
              <w:rPr>
                <w:ins w:id="3514" w:author="Josué" w:date="2015-06-26T15:46:00Z"/>
                <w:rFonts w:ascii="Times New Roman" w:eastAsiaTheme="minorEastAsia" w:hAnsi="Times New Roman" w:cs="Times New Roman"/>
              </w:rPr>
            </w:pPr>
            <w:moveTo w:id="3515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Alargamiento </w:t>
              </w:r>
              <w:del w:id="3516" w:author="Josué" w:date="2015-06-26T15:46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o compresión horizontalmente </w:t>
              </w:r>
              <w:del w:id="3517" w:author="Josué" w:date="2015-06-26T15:46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según</w:t>
              </w:r>
            </w:moveTo>
            <w:ins w:id="3518" w:author="Josué" w:date="2015-06-26T15:46:00Z">
              <w:r w:rsidR="00CB260B">
                <w:rPr>
                  <w:rFonts w:ascii="Times New Roman" w:eastAsiaTheme="minorEastAsia" w:hAnsi="Times New Roman" w:cs="Times New Roman"/>
                </w:rPr>
                <w:t xml:space="preserve"> </w:t>
              </w:r>
              <w:r w:rsidR="00CB260B">
                <w:rPr>
                  <w:rFonts w:ascii="Times New Roman" w:eastAsiaTheme="minorEastAsia" w:hAnsi="Times New Roman" w:cs="Times New Roman"/>
                  <w:i/>
                </w:rPr>
                <w:t>A.</w:t>
              </w:r>
            </w:ins>
            <w:moveTo w:id="3519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 </w:t>
              </w:r>
            </w:moveTo>
          </w:p>
          <w:p w14:paraId="3F97EF3C" w14:textId="7BBDC7FD" w:rsidR="00FC0900" w:rsidRPr="009A7192" w:rsidDel="00CB260B" w:rsidRDefault="00CB260B" w:rsidP="00CB260B">
            <w:pPr>
              <w:pStyle w:val="Prrafodelista"/>
              <w:rPr>
                <w:del w:id="3520" w:author="Josué" w:date="2015-06-26T15:47:00Z"/>
                <w:rFonts w:ascii="Times New Roman" w:eastAsiaTheme="minorEastAsia" w:hAnsi="Times New Roman" w:cs="Times New Roman"/>
              </w:rPr>
              <w:pPrChange w:id="3521" w:author="Josué" w:date="2015-06-26T15:46:00Z">
                <w:pPr>
                  <w:pStyle w:val="Prrafodelista"/>
                  <w:numPr>
                    <w:numId w:val="49"/>
                  </w:numPr>
                  <w:ind w:hanging="360"/>
                </w:pPr>
              </w:pPrChange>
            </w:pPr>
            <w:ins w:id="3522" w:author="Josué" w:date="2015-06-26T15:46:00Z">
              <w:r>
                <w:rPr>
                  <w:rFonts w:ascii="Times New Roman" w:eastAsiaTheme="minorEastAsia" w:hAnsi="Times New Roman" w:cs="Times New Roman"/>
                </w:rPr>
                <w:t>│</w:t>
              </w:r>
            </w:ins>
            <w:ins w:id="3523" w:author="Josué" w:date="2015-06-26T15:47:00Z">
              <w:r>
                <w:rPr>
                  <w:rFonts w:ascii="Times New Roman" w:eastAsiaTheme="minorEastAsia" w:hAnsi="Times New Roman" w:cs="Times New Roman"/>
                  <w:i/>
                </w:rPr>
                <w:t>A</w:t>
              </w:r>
              <w:r>
                <w:rPr>
                  <w:rFonts w:ascii="Times New Roman" w:eastAsiaTheme="minorEastAsia" w:hAnsi="Times New Roman" w:cs="Times New Roman"/>
                </w:rPr>
                <w:t xml:space="preserve">│ &lt; 1, </w:t>
              </w:r>
            </w:ins>
            <m:oMath>
              <m:r>
                <w:del w:id="3524" w:author="Josué" w:date="2015-06-26T15:46:00Z">
                  <w:rPr>
                    <w:rFonts w:ascii="Cambria Math" w:eastAsiaTheme="minorEastAsia" w:hAnsi="Cambria Math" w:cs="Times New Roman"/>
                  </w:rPr>
                  <m:t>A.</m:t>
                </w:del>
              </m:r>
            </m:oMath>
          </w:p>
          <w:p w14:paraId="42C1B128" w14:textId="60A74AEE" w:rsidR="00FC0900" w:rsidRDefault="00FC0900" w:rsidP="00CB260B">
            <w:pPr>
              <w:pStyle w:val="Prrafodelista"/>
              <w:rPr>
                <w:ins w:id="3525" w:author="Josué" w:date="2015-06-26T15:47:00Z"/>
                <w:rFonts w:ascii="Times New Roman" w:eastAsiaTheme="minorEastAsia" w:hAnsi="Times New Roman" w:cs="Times New Roman"/>
              </w:rPr>
              <w:pPrChange w:id="3526" w:author="Josué" w:date="2015-06-26T15:47:00Z">
                <w:pPr/>
              </w:pPrChange>
            </w:pPr>
            <m:oMath>
              <m:d>
                <m:dPr>
                  <m:begChr m:val="|"/>
                  <m:endChr m:val="|"/>
                  <m:ctrlPr>
                    <w:del w:id="3527" w:author="Josué" w:date="2015-06-26T15:47:00Z">
                      <w:rPr>
                        <w:rFonts w:ascii="Cambria Math" w:eastAsiaTheme="minorEastAsia" w:hAnsi="Cambria Math" w:cs="Times New Roman"/>
                        <w:i/>
                      </w:rPr>
                    </w:del>
                  </m:ctrlPr>
                </m:dPr>
                <m:e>
                  <m:r>
                    <w:del w:id="3528" w:author="Josué" w:date="2015-06-26T15:47:00Z">
                      <w:rPr>
                        <w:rFonts w:ascii="Cambria Math" w:eastAsiaTheme="minorEastAsia" w:hAnsi="Cambria Math" w:cs="Times New Roman"/>
                      </w:rPr>
                      <m:t>A</m:t>
                    </w:del>
                  </m:r>
                </m:e>
              </m:d>
              <m:r>
                <w:del w:id="3529" w:author="Josué" w:date="2015-06-26T15:47:00Z">
                  <w:rPr>
                    <w:rFonts w:ascii="Cambria Math" w:eastAsiaTheme="minorEastAsia" w:hAnsi="Cambria Math" w:cs="Times New Roman"/>
                  </w:rPr>
                  <m:t>&lt;1</m:t>
                </w:del>
              </m:r>
            </m:oMath>
            <w:moveTo w:id="3530" w:author="Josué" w:date="2015-06-26T15:44:00Z">
              <w:del w:id="3531" w:author="Josué" w:date="2015-06-26T15:47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s</w:delText>
                </w:r>
              </w:del>
            </w:moveTo>
            <w:ins w:id="3532" w:author="Josué" w:date="2015-06-26T15:47:00Z">
              <w:r w:rsidR="00CB260B">
                <w:rPr>
                  <w:rFonts w:ascii="Times New Roman" w:eastAsiaTheme="minorEastAsia" w:hAnsi="Times New Roman" w:cs="Times New Roman"/>
                </w:rPr>
                <w:t>s</w:t>
              </w:r>
            </w:ins>
            <w:moveTo w:id="3533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e </w:t>
              </w:r>
              <w:del w:id="3534" w:author="Josué" w:date="2015-06-26T15:47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alarga </w:t>
              </w:r>
              <w:del w:id="3535" w:author="Josué" w:date="2015-06-26T15:47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horizontalmente.</w:t>
              </w:r>
            </w:moveTo>
          </w:p>
          <w:p w14:paraId="6A8F24E0" w14:textId="1A5634A9" w:rsidR="00CB260B" w:rsidRPr="009A7192" w:rsidDel="00CB260B" w:rsidRDefault="00CB260B" w:rsidP="00CB260B">
            <w:pPr>
              <w:pStyle w:val="Prrafodelista"/>
              <w:rPr>
                <w:del w:id="3536" w:author="Josué" w:date="2015-06-26T15:47:00Z"/>
                <w:rFonts w:ascii="Times New Roman" w:eastAsiaTheme="minorEastAsia" w:hAnsi="Times New Roman" w:cs="Times New Roman"/>
              </w:rPr>
              <w:pPrChange w:id="3537" w:author="Josué" w:date="2015-06-26T15:47:00Z">
                <w:pPr/>
              </w:pPrChange>
            </w:pPr>
            <w:ins w:id="3538" w:author="Josué" w:date="2015-06-26T15:47:00Z">
              <w:r>
                <w:rPr>
                  <w:rFonts w:ascii="Times New Roman" w:eastAsiaTheme="minorEastAsia" w:hAnsi="Times New Roman" w:cs="Times New Roman"/>
                </w:rPr>
                <w:t>│</w:t>
              </w:r>
              <w:r>
                <w:rPr>
                  <w:rFonts w:ascii="Times New Roman" w:eastAsiaTheme="minorEastAsia" w:hAnsi="Times New Roman" w:cs="Times New Roman"/>
                  <w:i/>
                </w:rPr>
                <w:t>A</w:t>
              </w:r>
              <w:r>
                <w:rPr>
                  <w:rFonts w:ascii="Times New Roman" w:eastAsiaTheme="minorEastAsia" w:hAnsi="Times New Roman" w:cs="Times New Roman"/>
                </w:rPr>
                <w:t xml:space="preserve">│ </w:t>
              </w:r>
              <w:r>
                <w:rPr>
                  <w:rFonts w:ascii="Times New Roman" w:eastAsiaTheme="minorEastAsia" w:hAnsi="Times New Roman" w:cs="Times New Roman"/>
                </w:rPr>
                <w:t>&gt;</w:t>
              </w:r>
              <w:r>
                <w:rPr>
                  <w:rFonts w:ascii="Times New Roman" w:eastAsiaTheme="minorEastAsia" w:hAnsi="Times New Roman" w:cs="Times New Roman"/>
                </w:rPr>
                <w:t xml:space="preserve"> 1,</w:t>
              </w:r>
              <w:r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</w:p>
          <w:p w14:paraId="1BB615A3" w14:textId="07D85026" w:rsidR="00FC0900" w:rsidRPr="009A7192" w:rsidRDefault="00FC0900" w:rsidP="00CB260B">
            <w:pPr>
              <w:pStyle w:val="Prrafodelista"/>
              <w:rPr>
                <w:rFonts w:ascii="Times New Roman" w:eastAsiaTheme="minorEastAsia" w:hAnsi="Times New Roman" w:cs="Times New Roman"/>
              </w:rPr>
              <w:pPrChange w:id="3539" w:author="Josué" w:date="2015-06-26T15:47:00Z">
                <w:pPr/>
              </w:pPrChange>
            </w:pPr>
            <m:oMath>
              <m:d>
                <m:dPr>
                  <m:begChr m:val="|"/>
                  <m:endChr m:val="|"/>
                  <m:ctrlPr>
                    <w:del w:id="3540" w:author="Josué" w:date="2015-06-26T15:47:00Z">
                      <w:rPr>
                        <w:rFonts w:ascii="Cambria Math" w:eastAsiaTheme="minorEastAsia" w:hAnsi="Cambria Math" w:cs="Times New Roman"/>
                        <w:i/>
                      </w:rPr>
                    </w:del>
                  </m:ctrlPr>
                </m:dPr>
                <m:e>
                  <m:r>
                    <w:del w:id="3541" w:author="Josué" w:date="2015-06-26T15:47:00Z">
                      <w:rPr>
                        <w:rFonts w:ascii="Cambria Math" w:eastAsiaTheme="minorEastAsia" w:hAnsi="Cambria Math" w:cs="Times New Roman"/>
                      </w:rPr>
                      <m:t>A</m:t>
                    </w:del>
                  </m:r>
                </m:e>
              </m:d>
              <m:r>
                <w:del w:id="3542" w:author="Josué" w:date="2015-06-26T15:47:00Z">
                  <w:rPr>
                    <w:rFonts w:ascii="Cambria Math" w:eastAsiaTheme="minorEastAsia" w:hAnsi="Cambria Math" w:cs="Times New Roman"/>
                  </w:rPr>
                  <m:t>&gt;1</m:t>
                </w:del>
              </m:r>
            </m:oMath>
            <w:moveTo w:id="3543" w:author="Josué" w:date="2015-06-26T15:44:00Z">
              <w:del w:id="3544" w:author="Josué" w:date="2015-06-26T15:47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se </w:t>
              </w:r>
              <w:del w:id="3545" w:author="Josué" w:date="2015-06-26T15:47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comprime </w:t>
              </w:r>
              <w:del w:id="3546" w:author="Josué" w:date="2015-06-26T15:47:00Z">
                <w:r w:rsidRPr="009A7192" w:rsidDel="00CB260B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horizontalmente.</w:t>
              </w:r>
            </w:moveTo>
          </w:p>
          <w:p w14:paraId="3FA3997F" w14:textId="77777777" w:rsidR="00E22C2C" w:rsidRDefault="00FC0900" w:rsidP="00FC0900">
            <w:pPr>
              <w:rPr>
                <w:ins w:id="3547" w:author="Josué" w:date="2015-06-26T15:48:00Z"/>
                <w:rFonts w:ascii="Times New Roman" w:eastAsiaTheme="minorEastAsia" w:hAnsi="Times New Roman" w:cs="Times New Roman"/>
              </w:rPr>
            </w:pPr>
            <w:moveTo w:id="3548" w:author="Josué" w:date="2015-06-26T15:44:00Z">
              <w:del w:id="3549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Recordemos </w:delText>
                </w:r>
              </w:del>
            </w:moveTo>
          </w:p>
          <w:p w14:paraId="3368DA58" w14:textId="3D3AB408" w:rsidR="00FC0900" w:rsidRPr="009A7192" w:rsidRDefault="00FC0900" w:rsidP="00FC0900">
            <w:pPr>
              <w:rPr>
                <w:rFonts w:ascii="Times New Roman" w:eastAsiaTheme="minorEastAsia" w:hAnsi="Times New Roman" w:cs="Times New Roman"/>
              </w:rPr>
            </w:pPr>
            <w:moveTo w:id="3550" w:author="Josué" w:date="2015-06-26T15:44:00Z">
              <w:del w:id="3551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>e</w:delText>
                </w:r>
              </w:del>
            </w:moveTo>
            <w:ins w:id="3552" w:author="Josué" w:date="2015-06-26T15:48:00Z">
              <w:r w:rsidR="00E22C2C">
                <w:rPr>
                  <w:rFonts w:ascii="Times New Roman" w:eastAsiaTheme="minorEastAsia" w:hAnsi="Times New Roman" w:cs="Times New Roman"/>
                </w:rPr>
                <w:t>E</w:t>
              </w:r>
            </w:ins>
            <w:moveTo w:id="3553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>l periodo estará  dado  por</w:t>
              </w:r>
            </w:moveTo>
            <w:ins w:id="3554" w:author="Josué" w:date="2015-06-26T15:48:00Z">
              <w:r w:rsidR="00E22C2C">
                <w:rPr>
                  <w:rFonts w:ascii="Times New Roman" w:eastAsiaTheme="minorEastAsia" w:hAnsi="Times New Roman" w:cs="Times New Roman"/>
                </w:rPr>
                <w:t xml:space="preserve"> (2π/</w:t>
              </w:r>
              <w:r w:rsidR="00E22C2C" w:rsidRPr="00E22C2C">
                <w:rPr>
                  <w:rFonts w:ascii="Times New Roman" w:eastAsiaTheme="minorEastAsia" w:hAnsi="Times New Roman" w:cs="Times New Roman"/>
                  <w:i/>
                  <w:rPrChange w:id="3555" w:author="Josué" w:date="2015-06-26T15:48:00Z">
                    <w:rPr>
                      <w:rFonts w:ascii="Times New Roman" w:eastAsiaTheme="minorEastAsia" w:hAnsi="Times New Roman" w:cs="Times New Roman"/>
                    </w:rPr>
                  </w:rPrChange>
                </w:rPr>
                <w:t>A</w:t>
              </w:r>
              <w:r w:rsidR="00E22C2C">
                <w:rPr>
                  <w:rFonts w:ascii="Times New Roman" w:eastAsiaTheme="minorEastAsia" w:hAnsi="Times New Roman" w:cs="Times New Roman"/>
                </w:rPr>
                <w:t>)</w:t>
              </w:r>
            </w:ins>
            <w:moveTo w:id="3556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 </w:t>
              </w:r>
              <m:oMath>
                <m:f>
                  <m:fPr>
                    <m:ctrlPr>
                      <w:del w:id="3557" w:author="Josué" w:date="2015-06-26T15:48:00Z">
                        <w:rPr>
                          <w:rFonts w:ascii="Cambria Math" w:eastAsiaTheme="minorEastAsia" w:hAnsi="Cambria Math" w:cs="Times New Roman"/>
                          <w:i/>
                        </w:rPr>
                      </w:del>
                    </m:ctrlPr>
                  </m:fPr>
                  <m:num>
                    <m:r>
                      <w:del w:id="3558" w:author="Josué" w:date="2015-06-26T15:48:00Z">
                        <w:rPr>
                          <w:rFonts w:ascii="Cambria Math" w:eastAsiaTheme="minorEastAsia" w:hAnsi="Cambria Math" w:cs="Times New Roman"/>
                        </w:rPr>
                        <m:t>2π</m:t>
                      </w:del>
                    </m:r>
                  </m:num>
                  <m:den>
                    <m:r>
                      <w:del w:id="3559" w:author="Josué" w:date="2015-06-26T15:48:00Z">
                        <w:rPr>
                          <w:rFonts w:ascii="Cambria Math" w:eastAsiaTheme="minorEastAsia" w:hAnsi="Cambria Math" w:cs="Times New Roman"/>
                        </w:rPr>
                        <m:t>A</m:t>
                      </w:del>
                    </m:r>
                  </m:den>
                </m:f>
              </m:oMath>
              <w:del w:id="3560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a excepción de </w:t>
              </w:r>
              <w:del w:id="3561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las </w:t>
              </w:r>
              <w:del w:id="3562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funciones </w:t>
              </w:r>
              <w:del w:id="3563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tangente </w:t>
              </w:r>
              <w:del w:id="3564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y </w:t>
              </w:r>
              <w:del w:id="3565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cotangente </w:t>
              </w:r>
              <w:del w:id="3566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cuyo </w:t>
              </w:r>
              <w:del w:id="3567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periodo </w:t>
              </w:r>
              <w:del w:id="3568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se </w:t>
              </w:r>
              <w:del w:id="3569" w:author="Josué" w:date="2015-06-26T15:48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determina  por</w:t>
              </w:r>
            </w:moveTo>
            <w:ins w:id="3570" w:author="Josué" w:date="2015-06-26T15:48:00Z">
              <w:r w:rsidR="00E22C2C"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  <w:ins w:id="3571" w:author="Josué" w:date="2015-06-26T15:49:00Z">
              <w:r w:rsidR="00E22C2C">
                <w:rPr>
                  <w:rFonts w:ascii="Times New Roman" w:eastAsiaTheme="minorEastAsia" w:hAnsi="Times New Roman" w:cs="Times New Roman"/>
                </w:rPr>
                <w:t>π/</w:t>
              </w:r>
              <w:r w:rsidR="00E22C2C" w:rsidRPr="00E22C2C">
                <w:rPr>
                  <w:rFonts w:ascii="Times New Roman" w:eastAsiaTheme="minorEastAsia" w:hAnsi="Times New Roman" w:cs="Times New Roman"/>
                  <w:i/>
                  <w:rPrChange w:id="3572" w:author="Josué" w:date="2015-06-26T15:49:00Z">
                    <w:rPr>
                      <w:rFonts w:ascii="Times New Roman" w:eastAsiaTheme="minorEastAsia" w:hAnsi="Times New Roman" w:cs="Times New Roman"/>
                    </w:rPr>
                  </w:rPrChange>
                </w:rPr>
                <w:t>A</w:t>
              </w:r>
              <w:r w:rsidR="00E22C2C">
                <w:rPr>
                  <w:rFonts w:ascii="Times New Roman" w:eastAsiaTheme="minorEastAsia" w:hAnsi="Times New Roman" w:cs="Times New Roman"/>
                </w:rPr>
                <w:t>.</w:t>
              </w:r>
            </w:ins>
            <w:moveTo w:id="3573" w:author="Josué" w:date="2015-06-26T15:44:00Z">
              <w:del w:id="3574" w:author="Josué" w:date="2015-06-26T15:49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den>
                  </m:f>
                </m:oMath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>.</w:delText>
                </w:r>
              </w:del>
            </w:moveTo>
          </w:p>
          <w:p w14:paraId="588D2A6C" w14:textId="77777777" w:rsidR="00FC0900" w:rsidRPr="009A7192" w:rsidRDefault="00FC0900" w:rsidP="00FC0900">
            <w:pPr>
              <w:rPr>
                <w:rFonts w:ascii="Times New Roman" w:eastAsiaTheme="minorEastAsia" w:hAnsi="Times New Roman" w:cs="Times New Roman"/>
              </w:rPr>
            </w:pPr>
          </w:p>
          <w:p w14:paraId="3AA163E0" w14:textId="378A32F0" w:rsidR="00FC0900" w:rsidRPr="009A7192" w:rsidDel="00E22C2C" w:rsidRDefault="00FC0900" w:rsidP="00894801">
            <w:pPr>
              <w:pStyle w:val="Prrafodelista"/>
              <w:numPr>
                <w:ilvl w:val="0"/>
                <w:numId w:val="49"/>
              </w:numPr>
              <w:rPr>
                <w:del w:id="3575" w:author="Josué" w:date="2015-06-26T15:49:00Z"/>
                <w:rFonts w:ascii="Times New Roman" w:eastAsiaTheme="minorEastAsia" w:hAnsi="Times New Roman" w:cs="Times New Roman"/>
              </w:rPr>
              <w:pPrChange w:id="3576" w:author="Josué" w:date="2015-06-26T15:49:00Z">
                <w:pPr>
                  <w:pStyle w:val="Prrafodelista"/>
                  <w:numPr>
                    <w:numId w:val="49"/>
                  </w:numPr>
                  <w:ind w:hanging="360"/>
                </w:pPr>
              </w:pPrChange>
            </w:pPr>
            <w:moveTo w:id="3577" w:author="Josué" w:date="2015-06-26T15:44:00Z">
              <w:r w:rsidRPr="00E22C2C">
                <w:rPr>
                  <w:rFonts w:ascii="Times New Roman" w:eastAsiaTheme="minorEastAsia" w:hAnsi="Times New Roman" w:cs="Times New Roman"/>
                </w:rPr>
                <w:t xml:space="preserve">Alargamiento </w:t>
              </w:r>
              <w:del w:id="3578" w:author="Josué" w:date="2015-06-26T15:49:00Z">
                <w:r w:rsidRPr="00E22C2C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E22C2C">
                <w:rPr>
                  <w:rFonts w:ascii="Times New Roman" w:eastAsiaTheme="minorEastAsia" w:hAnsi="Times New Roman" w:cs="Times New Roman"/>
                </w:rPr>
                <w:t xml:space="preserve">o compresión vertical </w:t>
              </w:r>
              <w:del w:id="3579" w:author="Josué" w:date="2015-06-26T15:49:00Z">
                <w:r w:rsidRPr="00E22C2C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E22C2C">
                <w:rPr>
                  <w:rFonts w:ascii="Times New Roman" w:eastAsiaTheme="minorEastAsia" w:hAnsi="Times New Roman" w:cs="Times New Roman"/>
                </w:rPr>
                <w:t xml:space="preserve">según </w:t>
              </w:r>
            </w:moveTo>
            <w:ins w:id="3580" w:author="Josué" w:date="2015-06-26T15:49:00Z">
              <w:r w:rsidR="00E22C2C" w:rsidRPr="00E22C2C">
                <w:rPr>
                  <w:rFonts w:ascii="Times New Roman" w:eastAsiaTheme="minorEastAsia" w:hAnsi="Times New Roman" w:cs="Times New Roman"/>
                  <w:i/>
                  <w:rPrChange w:id="3581" w:author="Josué" w:date="2015-06-26T15:49:00Z">
                    <w:rPr>
                      <w:rFonts w:ascii="Times New Roman" w:eastAsiaTheme="minorEastAsia" w:hAnsi="Times New Roman" w:cs="Times New Roman"/>
                    </w:rPr>
                  </w:rPrChange>
                </w:rPr>
                <w:t>B</w:t>
              </w:r>
            </w:ins>
            <m:oMath>
              <m:r>
                <w:del w:id="3582" w:author="Josué" w:date="2015-06-26T15:49:00Z">
                  <w:rPr>
                    <w:rFonts w:ascii="Cambria Math" w:eastAsiaTheme="minorEastAsia" w:hAnsi="Cambria Math" w:cs="Times New Roman"/>
                  </w:rPr>
                  <m:t>B.</m:t>
                </w:del>
              </m:r>
            </m:oMath>
          </w:p>
          <w:p w14:paraId="5C815EC4" w14:textId="414681F4" w:rsidR="00FC0900" w:rsidRDefault="00E22C2C" w:rsidP="00894801">
            <w:pPr>
              <w:pStyle w:val="Prrafodelista"/>
              <w:numPr>
                <w:ilvl w:val="0"/>
                <w:numId w:val="49"/>
              </w:numPr>
              <w:rPr>
                <w:ins w:id="3583" w:author="Josué" w:date="2015-06-26T15:49:00Z"/>
                <w:rFonts w:ascii="Times New Roman" w:eastAsiaTheme="minorEastAsia" w:hAnsi="Times New Roman" w:cs="Times New Roman"/>
              </w:rPr>
              <w:pPrChange w:id="3584" w:author="Josué" w:date="2015-06-26T15:49:00Z">
                <w:pPr>
                  <w:pStyle w:val="Prrafodelista"/>
                </w:pPr>
              </w:pPrChange>
            </w:pPr>
            <w:ins w:id="3585" w:author="Josué" w:date="2015-06-26T15:49:00Z">
              <w:r>
                <w:rPr>
                  <w:rFonts w:ascii="Times New Roman" w:eastAsiaTheme="minorEastAsia" w:hAnsi="Times New Roman" w:cs="Times New Roman"/>
                </w:rPr>
                <w:t>.</w:t>
              </w:r>
            </w:ins>
          </w:p>
          <w:p w14:paraId="6E2C7EF2" w14:textId="6987AD02" w:rsidR="00E22C2C" w:rsidRPr="00E22C2C" w:rsidDel="00E22C2C" w:rsidRDefault="00E22C2C" w:rsidP="00E22C2C">
            <w:pPr>
              <w:pStyle w:val="Prrafodelista"/>
              <w:rPr>
                <w:del w:id="3586" w:author="Josué" w:date="2015-06-26T15:49:00Z"/>
                <w:rFonts w:ascii="Times New Roman" w:eastAsiaTheme="minorEastAsia" w:hAnsi="Times New Roman" w:cs="Times New Roman"/>
              </w:rPr>
            </w:pPr>
            <w:ins w:id="3587" w:author="Josué" w:date="2015-06-26T15:49:00Z">
              <w:r>
                <w:rPr>
                  <w:rFonts w:ascii="Times New Roman" w:eastAsiaTheme="minorEastAsia" w:hAnsi="Times New Roman" w:cs="Times New Roman"/>
                </w:rPr>
                <w:t>│</w:t>
              </w:r>
              <w:r>
                <w:rPr>
                  <w:rFonts w:ascii="Times New Roman" w:eastAsiaTheme="minorEastAsia" w:hAnsi="Times New Roman" w:cs="Times New Roman"/>
                  <w:i/>
                </w:rPr>
                <w:t>B</w:t>
              </w:r>
              <w:r>
                <w:rPr>
                  <w:rFonts w:ascii="Times New Roman" w:eastAsiaTheme="minorEastAsia" w:hAnsi="Times New Roman" w:cs="Times New Roman"/>
                </w:rPr>
                <w:t>│ &lt; 1,</w:t>
              </w:r>
              <w:r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</w:p>
          <w:p w14:paraId="6A1D6F99" w14:textId="4A10B8EE" w:rsidR="00FC0900" w:rsidRDefault="00FC0900" w:rsidP="00E22C2C">
            <w:pPr>
              <w:pStyle w:val="Prrafodelista"/>
              <w:rPr>
                <w:ins w:id="3588" w:author="Josué" w:date="2015-06-26T15:50:00Z"/>
                <w:rFonts w:ascii="Times New Roman" w:eastAsiaTheme="minorEastAsia" w:hAnsi="Times New Roman" w:cs="Times New Roman"/>
              </w:rPr>
              <w:pPrChange w:id="3589" w:author="Josué" w:date="2015-06-26T15:50:00Z">
                <w:pPr/>
              </w:pPrChange>
            </w:pPr>
            <m:oMath>
              <m:d>
                <m:dPr>
                  <m:begChr m:val="|"/>
                  <m:endChr m:val="|"/>
                  <m:ctrlPr>
                    <w:del w:id="3590" w:author="Josué" w:date="2015-06-26T15:50:00Z">
                      <w:rPr>
                        <w:rFonts w:ascii="Cambria Math" w:eastAsiaTheme="minorEastAsia" w:hAnsi="Cambria Math" w:cs="Times New Roman"/>
                        <w:i/>
                      </w:rPr>
                    </w:del>
                  </m:ctrlPr>
                </m:dPr>
                <m:e>
                  <m:r>
                    <w:del w:id="3591" w:author="Josué" w:date="2015-06-26T15:50:00Z">
                      <w:rPr>
                        <w:rFonts w:ascii="Cambria Math" w:eastAsiaTheme="minorEastAsia" w:hAnsi="Cambria Math" w:cs="Times New Roman"/>
                      </w:rPr>
                      <m:t>B</m:t>
                    </w:del>
                  </m:r>
                </m:e>
              </m:d>
              <m:r>
                <w:del w:id="3592" w:author="Josué" w:date="2015-06-26T15:50:00Z">
                  <w:rPr>
                    <w:rFonts w:ascii="Cambria Math" w:eastAsiaTheme="minorEastAsia" w:hAnsi="Cambria Math" w:cs="Times New Roman"/>
                  </w:rPr>
                  <m:t>&lt;1</m:t>
                </w:del>
              </m:r>
            </m:oMath>
            <w:moveTo w:id="3593" w:author="Josué" w:date="2015-06-26T15:44:00Z">
              <w:del w:id="3594" w:author="Josué" w:date="2015-06-26T15:50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se  comprime  verticalmente.</w:t>
              </w:r>
            </w:moveTo>
          </w:p>
          <w:p w14:paraId="529FF1D6" w14:textId="5487DC58" w:rsidR="00E22C2C" w:rsidRPr="009A7192" w:rsidDel="00E22C2C" w:rsidRDefault="00E22C2C" w:rsidP="00E22C2C">
            <w:pPr>
              <w:pStyle w:val="Prrafodelista"/>
              <w:rPr>
                <w:del w:id="3595" w:author="Josué" w:date="2015-06-26T15:50:00Z"/>
                <w:rFonts w:ascii="Times New Roman" w:eastAsiaTheme="minorEastAsia" w:hAnsi="Times New Roman" w:cs="Times New Roman"/>
              </w:rPr>
              <w:pPrChange w:id="3596" w:author="Josué" w:date="2015-06-26T15:50:00Z">
                <w:pPr/>
              </w:pPrChange>
            </w:pPr>
            <w:ins w:id="3597" w:author="Josué" w:date="2015-06-26T15:50:00Z">
              <w:r>
                <w:rPr>
                  <w:rFonts w:ascii="Times New Roman" w:eastAsiaTheme="minorEastAsia" w:hAnsi="Times New Roman" w:cs="Times New Roman"/>
                </w:rPr>
                <w:t>│</w:t>
              </w:r>
              <w:r>
                <w:rPr>
                  <w:rFonts w:ascii="Times New Roman" w:eastAsiaTheme="minorEastAsia" w:hAnsi="Times New Roman" w:cs="Times New Roman"/>
                  <w:i/>
                </w:rPr>
                <w:t>B</w:t>
              </w:r>
              <w:r>
                <w:rPr>
                  <w:rFonts w:ascii="Times New Roman" w:eastAsiaTheme="minorEastAsia" w:hAnsi="Times New Roman" w:cs="Times New Roman"/>
                </w:rPr>
                <w:t xml:space="preserve">│ </w:t>
              </w:r>
              <w:r>
                <w:rPr>
                  <w:rFonts w:ascii="Times New Roman" w:eastAsiaTheme="minorEastAsia" w:hAnsi="Times New Roman" w:cs="Times New Roman"/>
                </w:rPr>
                <w:t>&gt;</w:t>
              </w:r>
              <w:r>
                <w:rPr>
                  <w:rFonts w:ascii="Times New Roman" w:eastAsiaTheme="minorEastAsia" w:hAnsi="Times New Roman" w:cs="Times New Roman"/>
                </w:rPr>
                <w:t>1,</w:t>
              </w:r>
              <w:r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</w:p>
          <w:p w14:paraId="064F3E17" w14:textId="1731AFCB" w:rsidR="00FC0900" w:rsidRDefault="00FC0900" w:rsidP="00E22C2C">
            <w:pPr>
              <w:pStyle w:val="Prrafodelista"/>
              <w:rPr>
                <w:ins w:id="3598" w:author="Josué" w:date="2015-06-26T15:50:00Z"/>
                <w:rFonts w:ascii="Times New Roman" w:eastAsiaTheme="minorEastAsia" w:hAnsi="Times New Roman" w:cs="Times New Roman"/>
              </w:rPr>
              <w:pPrChange w:id="3599" w:author="Josué" w:date="2015-06-26T15:50:00Z">
                <w:pPr/>
              </w:pPrChange>
            </w:pPr>
            <m:oMath>
              <m:d>
                <m:dPr>
                  <m:begChr m:val="|"/>
                  <m:endChr m:val="|"/>
                  <m:ctrlPr>
                    <w:del w:id="3600" w:author="Josué" w:date="2015-06-26T15:50:00Z">
                      <w:rPr>
                        <w:rFonts w:ascii="Cambria Math" w:eastAsiaTheme="minorEastAsia" w:hAnsi="Cambria Math" w:cs="Times New Roman"/>
                        <w:i/>
                      </w:rPr>
                    </w:del>
                  </m:ctrlPr>
                </m:dPr>
                <m:e>
                  <m:r>
                    <w:del w:id="3601" w:author="Josué" w:date="2015-06-26T15:50:00Z">
                      <w:rPr>
                        <w:rFonts w:ascii="Cambria Math" w:eastAsiaTheme="minorEastAsia" w:hAnsi="Cambria Math" w:cs="Times New Roman"/>
                      </w:rPr>
                      <m:t>B</m:t>
                    </w:del>
                  </m:r>
                </m:e>
              </m:d>
              <m:r>
                <w:del w:id="3602" w:author="Josué" w:date="2015-06-26T15:50:00Z">
                  <w:rPr>
                    <w:rFonts w:ascii="Cambria Math" w:eastAsiaTheme="minorEastAsia" w:hAnsi="Cambria Math" w:cs="Times New Roman"/>
                  </w:rPr>
                  <m:t>&gt;1</m:t>
                </w:del>
              </m:r>
            </m:oMath>
            <w:moveTo w:id="3603" w:author="Josué" w:date="2015-06-26T15:44:00Z">
              <w:del w:id="3604" w:author="Josué" w:date="2015-06-26T15:50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se  alarga verticalmente.</w:t>
              </w:r>
            </w:moveTo>
          </w:p>
          <w:p w14:paraId="10945A34" w14:textId="5816236F" w:rsidR="00E22C2C" w:rsidRPr="00E22C2C" w:rsidDel="00E22C2C" w:rsidRDefault="00E22C2C" w:rsidP="00E22C2C">
            <w:pPr>
              <w:pStyle w:val="Prrafodelista"/>
              <w:rPr>
                <w:del w:id="3605" w:author="Josué" w:date="2015-06-26T15:50:00Z"/>
                <w:rFonts w:ascii="Times New Roman" w:eastAsiaTheme="minorEastAsia" w:hAnsi="Times New Roman" w:cs="Times New Roman"/>
              </w:rPr>
              <w:pPrChange w:id="3606" w:author="Josué" w:date="2015-06-26T15:50:00Z">
                <w:pPr/>
              </w:pPrChange>
            </w:pPr>
            <w:ins w:id="3607" w:author="Josué" w:date="2015-06-26T15:50:00Z">
              <w:r>
                <w:rPr>
                  <w:rFonts w:ascii="Times New Roman" w:eastAsiaTheme="minorEastAsia" w:hAnsi="Times New Roman" w:cs="Times New Roman"/>
                  <w:i/>
                </w:rPr>
                <w:t>B</w:t>
              </w:r>
              <w:r>
                <w:rPr>
                  <w:rFonts w:ascii="Times New Roman" w:eastAsiaTheme="minorEastAsia" w:hAnsi="Times New Roman" w:cs="Times New Roman"/>
                </w:rPr>
                <w:t xml:space="preserve"> &lt; 0, </w:t>
              </w:r>
            </w:ins>
          </w:p>
          <w:p w14:paraId="290DB559" w14:textId="1A10D89E" w:rsidR="00FC0900" w:rsidRPr="009A7192" w:rsidDel="00E22C2C" w:rsidRDefault="00FC0900" w:rsidP="00E22C2C">
            <w:pPr>
              <w:pStyle w:val="Prrafodelista"/>
              <w:rPr>
                <w:del w:id="3608" w:author="Josué" w:date="2015-06-26T15:51:00Z"/>
                <w:rFonts w:ascii="Times New Roman" w:eastAsiaTheme="minorEastAsia" w:hAnsi="Times New Roman" w:cs="Times New Roman"/>
              </w:rPr>
              <w:pPrChange w:id="3609" w:author="Josué" w:date="2015-06-26T15:50:00Z">
                <w:pPr/>
              </w:pPrChange>
            </w:pPr>
            <m:oMath>
              <m:r>
                <w:del w:id="3610" w:author="Josué" w:date="2015-06-26T15:50:00Z">
                  <w:rPr>
                    <w:rFonts w:ascii="Cambria Math" w:eastAsiaTheme="minorEastAsia" w:hAnsi="Cambria Math" w:cs="Times New Roman"/>
                  </w:rPr>
                  <m:t>B&lt;0</m:t>
                </w:del>
              </m:r>
            </m:oMath>
            <w:moveTo w:id="3611" w:author="Josué" w:date="2015-06-26T15:44:00Z">
              <w:del w:id="3612" w:author="Josué" w:date="2015-06-26T15:50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 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se  refleja  alrededor  del eje</w:t>
              </w:r>
            </w:moveTo>
            <w:ins w:id="3613" w:author="Josué" w:date="2015-06-26T15:50:00Z">
              <w:r w:rsidR="00E22C2C">
                <w:rPr>
                  <w:rFonts w:ascii="Times New Roman" w:eastAsiaTheme="minorEastAsia" w:hAnsi="Times New Roman" w:cs="Times New Roman"/>
                </w:rPr>
                <w:t xml:space="preserve"> </w:t>
              </w:r>
              <w:r w:rsidR="00E22C2C">
                <w:rPr>
                  <w:rFonts w:ascii="Times New Roman" w:eastAsiaTheme="minorEastAsia" w:hAnsi="Times New Roman" w:cs="Times New Roman"/>
                  <w:i/>
                </w:rPr>
                <w:t>X</w:t>
              </w:r>
            </w:ins>
            <w:moveTo w:id="3614" w:author="Josué" w:date="2015-06-26T15:44:00Z">
              <w:del w:id="3615" w:author="Josué" w:date="2015-06-26T15:50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oMath>
              </w:del>
            </w:moveTo>
          </w:p>
          <w:p w14:paraId="0DF2EBA1" w14:textId="38BEC745" w:rsidR="00FC0900" w:rsidRDefault="00E22C2C" w:rsidP="00E22C2C">
            <w:pPr>
              <w:pStyle w:val="Prrafodelista"/>
              <w:rPr>
                <w:ins w:id="3616" w:author="Josué" w:date="2015-06-26T15:51:00Z"/>
                <w:rFonts w:ascii="Times New Roman" w:eastAsiaTheme="minorEastAsia" w:hAnsi="Times New Roman" w:cs="Times New Roman"/>
              </w:rPr>
              <w:pPrChange w:id="3617" w:author="Josué" w:date="2015-06-26T15:51:00Z">
                <w:pPr/>
              </w:pPrChange>
            </w:pPr>
            <w:ins w:id="3618" w:author="Josué" w:date="2015-06-26T15:51:00Z">
              <w:r>
                <w:rPr>
                  <w:rFonts w:ascii="Times New Roman" w:eastAsiaTheme="minorEastAsia" w:hAnsi="Times New Roman" w:cs="Times New Roman"/>
                </w:rPr>
                <w:t>.</w:t>
              </w:r>
            </w:ins>
          </w:p>
          <w:p w14:paraId="4175A373" w14:textId="2EF6A4D3" w:rsidR="00E22C2C" w:rsidRPr="009A7192" w:rsidDel="00E22C2C" w:rsidRDefault="00E22C2C" w:rsidP="00E22C2C">
            <w:pPr>
              <w:pStyle w:val="Prrafodelista"/>
              <w:rPr>
                <w:del w:id="3619" w:author="Josué" w:date="2015-06-26T15:51:00Z"/>
                <w:rFonts w:ascii="Times New Roman" w:eastAsiaTheme="minorEastAsia" w:hAnsi="Times New Roman" w:cs="Times New Roman"/>
              </w:rPr>
              <w:pPrChange w:id="3620" w:author="Josué" w:date="2015-06-26T15:51:00Z">
                <w:pPr/>
              </w:pPrChange>
            </w:pPr>
          </w:p>
          <w:p w14:paraId="3B46403A" w14:textId="62EAED00" w:rsidR="00FC0900" w:rsidRPr="009A7192" w:rsidRDefault="00FC0900" w:rsidP="00E22C2C">
            <w:pPr>
              <w:pStyle w:val="Prrafodelista"/>
              <w:rPr>
                <w:rFonts w:ascii="Times New Roman" w:eastAsiaTheme="minorEastAsia" w:hAnsi="Times New Roman" w:cs="Times New Roman"/>
              </w:rPr>
              <w:pPrChange w:id="3621" w:author="Josué" w:date="2015-06-26T15:51:00Z">
                <w:pPr/>
              </w:pPrChange>
            </w:pPr>
            <w:moveTo w:id="3622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La </w:t>
              </w:r>
              <w:del w:id="3623" w:author="Josué" w:date="2015-06-26T15:51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amplitud  es</w:t>
              </w:r>
            </w:moveTo>
            <w:ins w:id="3624" w:author="Josué" w:date="2015-06-26T15:51:00Z">
              <w:r w:rsidR="00E22C2C">
                <w:rPr>
                  <w:rFonts w:ascii="Times New Roman" w:eastAsiaTheme="minorEastAsia" w:hAnsi="Times New Roman" w:cs="Times New Roman"/>
                </w:rPr>
                <w:t xml:space="preserve"> │</w:t>
              </w:r>
              <w:r w:rsidR="00E22C2C">
                <w:rPr>
                  <w:rFonts w:ascii="Times New Roman" w:eastAsiaTheme="minorEastAsia" w:hAnsi="Times New Roman" w:cs="Times New Roman"/>
                  <w:i/>
                </w:rPr>
                <w:t>B</w:t>
              </w:r>
              <w:r w:rsidR="00E22C2C">
                <w:rPr>
                  <w:rFonts w:ascii="Times New Roman" w:eastAsiaTheme="minorEastAsia" w:hAnsi="Times New Roman" w:cs="Times New Roman"/>
                </w:rPr>
                <w:t>│.</w:t>
              </w:r>
            </w:ins>
            <w:moveTo w:id="3625" w:author="Josué" w:date="2015-06-26T15:44:00Z">
              <w:del w:id="3626" w:author="Josué" w:date="2015-06-26T15:51:00Z"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</m:d>
                </m:oMath>
                <w:r w:rsidRPr="009A7192" w:rsidDel="00E22C2C">
                  <w:rPr>
                    <w:rFonts w:ascii="Times New Roman" w:eastAsiaTheme="minorEastAsia" w:hAnsi="Times New Roman" w:cs="Times New Roman"/>
                  </w:rPr>
                  <w:delText>.</w:delText>
                </w:r>
              </w:del>
            </w:moveTo>
          </w:p>
          <w:p w14:paraId="111AC884" w14:textId="77777777" w:rsidR="00FC0900" w:rsidRPr="009A7192" w:rsidRDefault="00FC0900" w:rsidP="00FC0900">
            <w:pPr>
              <w:rPr>
                <w:rFonts w:ascii="Times New Roman" w:eastAsiaTheme="minorEastAsia" w:hAnsi="Times New Roman" w:cs="Times New Roman"/>
              </w:rPr>
            </w:pPr>
          </w:p>
          <w:p w14:paraId="4B8B2274" w14:textId="70D0A74E" w:rsidR="00FC0900" w:rsidRPr="009A7192" w:rsidDel="00832C23" w:rsidRDefault="00FC0900" w:rsidP="005275B8">
            <w:pPr>
              <w:pStyle w:val="Prrafodelista"/>
              <w:numPr>
                <w:ilvl w:val="0"/>
                <w:numId w:val="49"/>
              </w:numPr>
              <w:rPr>
                <w:del w:id="3627" w:author="Josué" w:date="2015-06-26T15:52:00Z"/>
                <w:rFonts w:ascii="Times New Roman" w:eastAsiaTheme="minorEastAsia" w:hAnsi="Times New Roman" w:cs="Times New Roman"/>
              </w:rPr>
              <w:pPrChange w:id="3628" w:author="Josué" w:date="2015-06-26T15:52:00Z">
                <w:pPr>
                  <w:pStyle w:val="Prrafodelista"/>
                  <w:numPr>
                    <w:numId w:val="49"/>
                  </w:numPr>
                  <w:ind w:hanging="360"/>
                </w:pPr>
              </w:pPrChange>
            </w:pPr>
            <w:moveTo w:id="3629" w:author="Josué" w:date="2015-06-26T15:44:00Z">
              <w:r w:rsidRPr="00832C23">
                <w:rPr>
                  <w:rFonts w:ascii="Times New Roman" w:eastAsiaTheme="minorEastAsia" w:hAnsi="Times New Roman" w:cs="Times New Roman"/>
                </w:rPr>
                <w:t xml:space="preserve">Desfase de la </w:t>
              </w:r>
              <w:del w:id="3630" w:author="Josué" w:date="2015-06-26T15:52:00Z">
                <w:r w:rsidRPr="00832C23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832C23">
                <w:rPr>
                  <w:rFonts w:ascii="Times New Roman" w:eastAsiaTheme="minorEastAsia" w:hAnsi="Times New Roman" w:cs="Times New Roman"/>
                </w:rPr>
                <w:t xml:space="preserve">gráfica </w:t>
              </w:r>
              <w:del w:id="3631" w:author="Josué" w:date="2015-06-26T15:52:00Z">
                <w:r w:rsidRPr="00832C23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832C23">
                <w:rPr>
                  <w:rFonts w:ascii="Times New Roman" w:eastAsiaTheme="minorEastAsia" w:hAnsi="Times New Roman" w:cs="Times New Roman"/>
                </w:rPr>
                <w:t>de acuerdo a</w:t>
              </w:r>
            </w:moveTo>
            <w:ins w:id="3632" w:author="Josué" w:date="2015-06-26T15:52:00Z">
              <w:r w:rsidR="00832C23" w:rsidRPr="00832C23">
                <w:rPr>
                  <w:rFonts w:ascii="Times New Roman" w:eastAsiaTheme="minorEastAsia" w:hAnsi="Times New Roman" w:cs="Times New Roman"/>
                </w:rPr>
                <w:t xml:space="preserve"> </w:t>
              </w:r>
              <w:r w:rsidR="00832C23" w:rsidRPr="00832C23">
                <w:rPr>
                  <w:rFonts w:ascii="Times New Roman" w:eastAsiaTheme="minorEastAsia" w:hAnsi="Times New Roman" w:cs="Times New Roman"/>
                  <w:i/>
                </w:rPr>
                <w:t>D/A</w:t>
              </w:r>
            </w:ins>
            <w:moveTo w:id="3633" w:author="Josué" w:date="2015-06-26T15:44:00Z">
              <w:del w:id="3634" w:author="Josué" w:date="2015-06-26T15:52:00Z">
                <w:r w:rsidRPr="00832C23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den>
                  </m:f>
                </m:oMath>
              </w:del>
            </w:moveTo>
          </w:p>
          <w:p w14:paraId="33B5A651" w14:textId="77777777" w:rsidR="00FC0900" w:rsidRDefault="00832C23" w:rsidP="005275B8">
            <w:pPr>
              <w:pStyle w:val="Prrafodelista"/>
              <w:numPr>
                <w:ilvl w:val="0"/>
                <w:numId w:val="49"/>
              </w:numPr>
              <w:rPr>
                <w:ins w:id="3635" w:author="Josué" w:date="2015-06-26T15:52:00Z"/>
                <w:rFonts w:ascii="Times New Roman" w:eastAsiaTheme="minorEastAsia" w:hAnsi="Times New Roman" w:cs="Times New Roman"/>
              </w:rPr>
              <w:pPrChange w:id="3636" w:author="Josué" w:date="2015-06-26T15:52:00Z">
                <w:pPr/>
              </w:pPrChange>
            </w:pPr>
            <w:ins w:id="3637" w:author="Josué" w:date="2015-06-26T15:52:00Z">
              <w:r>
                <w:rPr>
                  <w:rFonts w:ascii="Times New Roman" w:eastAsiaTheme="minorEastAsia" w:hAnsi="Times New Roman" w:cs="Times New Roman"/>
                </w:rPr>
                <w:t>.</w:t>
              </w:r>
            </w:ins>
          </w:p>
          <w:p w14:paraId="7BF381AD" w14:textId="0094564B" w:rsidR="00832C23" w:rsidRPr="00832C23" w:rsidDel="00832C23" w:rsidRDefault="00832C23" w:rsidP="00832C23">
            <w:pPr>
              <w:pStyle w:val="Prrafodelista"/>
              <w:rPr>
                <w:del w:id="3638" w:author="Josué" w:date="2015-06-26T15:52:00Z"/>
                <w:rFonts w:ascii="Times New Roman" w:eastAsiaTheme="minorEastAsia" w:hAnsi="Times New Roman" w:cs="Times New Roman"/>
              </w:rPr>
              <w:pPrChange w:id="3639" w:author="Josué" w:date="2015-06-26T15:52:00Z">
                <w:pPr/>
              </w:pPrChange>
            </w:pPr>
            <w:ins w:id="3640" w:author="Josué" w:date="2015-06-26T15:52:00Z">
              <w:r w:rsidRPr="00832C23">
                <w:rPr>
                  <w:rFonts w:ascii="Times New Roman" w:eastAsiaTheme="minorEastAsia" w:hAnsi="Times New Roman" w:cs="Times New Roman"/>
                  <w:i/>
                  <w:rPrChange w:id="3641" w:author="Josué" w:date="2015-06-26T15:52:00Z">
                    <w:rPr>
                      <w:rFonts w:ascii="Times New Roman" w:eastAsiaTheme="minorEastAsia" w:hAnsi="Times New Roman" w:cs="Times New Roman"/>
                    </w:rPr>
                  </w:rPrChange>
                </w:rPr>
                <w:t>D</w:t>
              </w:r>
              <w:r>
                <w:rPr>
                  <w:rFonts w:ascii="Times New Roman" w:eastAsiaTheme="minorEastAsia" w:hAnsi="Times New Roman" w:cs="Times New Roman"/>
                  <w:i/>
                </w:rPr>
                <w:t>/</w:t>
              </w:r>
              <w:r w:rsidRPr="00832C23">
                <w:rPr>
                  <w:rFonts w:ascii="Times New Roman" w:eastAsiaTheme="minorEastAsia" w:hAnsi="Times New Roman" w:cs="Times New Roman"/>
                  <w:i/>
                  <w:rPrChange w:id="3642" w:author="Josué" w:date="2015-06-26T15:52:00Z">
                    <w:rPr>
                      <w:rFonts w:ascii="Times New Roman" w:eastAsiaTheme="minorEastAsia" w:hAnsi="Times New Roman" w:cs="Times New Roman"/>
                    </w:rPr>
                  </w:rPrChange>
                </w:rPr>
                <w:t>A</w:t>
              </w:r>
              <w:r>
                <w:rPr>
                  <w:rFonts w:ascii="Times New Roman" w:eastAsiaTheme="minorEastAsia" w:hAnsi="Times New Roman" w:cs="Times New Roman"/>
                </w:rPr>
                <w:t xml:space="preserve"> &gt; 0, </w:t>
              </w:r>
            </w:ins>
          </w:p>
          <w:p w14:paraId="5ABA33A9" w14:textId="54F2D674" w:rsidR="00FC0900" w:rsidRDefault="00FC0900" w:rsidP="00832C23">
            <w:pPr>
              <w:pStyle w:val="Prrafodelista"/>
              <w:rPr>
                <w:ins w:id="3643" w:author="Josué" w:date="2015-06-26T15:53:00Z"/>
                <w:rFonts w:ascii="Times New Roman" w:eastAsiaTheme="minorEastAsia" w:hAnsi="Times New Roman" w:cs="Times New Roman"/>
              </w:rPr>
              <w:pPrChange w:id="3644" w:author="Josué" w:date="2015-06-26T15:52:00Z">
                <w:pPr/>
              </w:pPrChange>
            </w:pPr>
            <w:moveTo w:id="3645" w:author="Josué" w:date="2015-06-26T15:44:00Z">
              <w:del w:id="3646" w:author="Josué" w:date="2015-06-26T15:52:00Z">
                <w:r w:rsidRPr="009A7192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&gt;0,</m:t>
                  </m:r>
                </m:oMath>
                <w:r w:rsidRPr="009A7192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la grafica esta  traslada a </w:t>
              </w:r>
              <w:del w:id="3647" w:author="Josué" w:date="2015-06-26T15:52:00Z">
                <w:r w:rsidRPr="009A7192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la derecha</w:t>
              </w:r>
            </w:moveTo>
            <w:ins w:id="3648" w:author="Josué" w:date="2015-06-26T15:53:00Z">
              <w:r w:rsidR="00832C23">
                <w:rPr>
                  <w:rFonts w:ascii="Times New Roman" w:eastAsiaTheme="minorEastAsia" w:hAnsi="Times New Roman" w:cs="Times New Roman"/>
                </w:rPr>
                <w:t xml:space="preserve"> </w:t>
              </w:r>
              <w:r w:rsidR="00832C23">
                <w:rPr>
                  <w:rFonts w:ascii="Times New Roman" w:eastAsiaTheme="minorEastAsia" w:hAnsi="Times New Roman" w:cs="Times New Roman"/>
                  <w:i/>
                </w:rPr>
                <w:t>D/A</w:t>
              </w:r>
            </w:ins>
            <w:moveTo w:id="3649" w:author="Josué" w:date="2015-06-26T15:44:00Z">
              <w:del w:id="3650" w:author="Josué" w:date="2015-06-26T15:53:00Z">
                <w:r w:rsidRPr="009A7192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den>
                  </m:f>
                </m:oMath>
                <w:r w:rsidRPr="009A7192" w:rsidDel="00832C23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</w:moveTo>
            <w:ins w:id="3651" w:author="Josué" w:date="2015-06-26T15:53:00Z">
              <w:r w:rsidR="00832C23"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  <w:moveTo w:id="3652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>unidades.</w:t>
              </w:r>
            </w:moveTo>
          </w:p>
          <w:p w14:paraId="6E4A4669" w14:textId="24E7656C" w:rsidR="00832C23" w:rsidRPr="009A7192" w:rsidDel="00C83D8F" w:rsidRDefault="00C83D8F" w:rsidP="00832C23">
            <w:pPr>
              <w:pStyle w:val="Prrafodelista"/>
              <w:rPr>
                <w:del w:id="3653" w:author="Josué" w:date="2015-06-26T15:54:00Z"/>
                <w:rFonts w:ascii="Times New Roman" w:eastAsiaTheme="minorEastAsia" w:hAnsi="Times New Roman" w:cs="Times New Roman"/>
              </w:rPr>
              <w:pPrChange w:id="3654" w:author="Josué" w:date="2015-06-26T15:52:00Z">
                <w:pPr/>
              </w:pPrChange>
            </w:pPr>
            <w:ins w:id="3655" w:author="Josué" w:date="2015-06-26T15:54:00Z">
              <w:r w:rsidRPr="00B85E91">
                <w:rPr>
                  <w:rFonts w:ascii="Times New Roman" w:eastAsiaTheme="minorEastAsia" w:hAnsi="Times New Roman" w:cs="Times New Roman"/>
                  <w:i/>
                </w:rPr>
                <w:t>D</w:t>
              </w:r>
              <w:r>
                <w:rPr>
                  <w:rFonts w:ascii="Times New Roman" w:eastAsiaTheme="minorEastAsia" w:hAnsi="Times New Roman" w:cs="Times New Roman"/>
                  <w:i/>
                </w:rPr>
                <w:t>/</w:t>
              </w:r>
              <w:r w:rsidRPr="00B85E91">
                <w:rPr>
                  <w:rFonts w:ascii="Times New Roman" w:eastAsiaTheme="minorEastAsia" w:hAnsi="Times New Roman" w:cs="Times New Roman"/>
                  <w:i/>
                </w:rPr>
                <w:t>A</w:t>
              </w:r>
              <w:r>
                <w:rPr>
                  <w:rFonts w:ascii="Times New Roman" w:eastAsiaTheme="minorEastAsia" w:hAnsi="Times New Roman" w:cs="Times New Roman"/>
                </w:rPr>
                <w:t xml:space="preserve"> </w:t>
              </w:r>
              <w:r>
                <w:rPr>
                  <w:rFonts w:ascii="Times New Roman" w:eastAsiaTheme="minorEastAsia" w:hAnsi="Times New Roman" w:cs="Times New Roman"/>
                </w:rPr>
                <w:t>&lt;</w:t>
              </w:r>
              <w:r>
                <w:rPr>
                  <w:rFonts w:ascii="Times New Roman" w:eastAsiaTheme="minorEastAsia" w:hAnsi="Times New Roman" w:cs="Times New Roman"/>
                </w:rPr>
                <w:t xml:space="preserve"> 0,</w:t>
              </w:r>
              <w:r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</w:p>
          <w:p w14:paraId="345CCA1D" w14:textId="445C7599" w:rsidR="00FC0900" w:rsidRPr="009A7192" w:rsidDel="00C83D8F" w:rsidRDefault="00FC0900" w:rsidP="00C83D8F">
            <w:pPr>
              <w:pStyle w:val="Prrafodelista"/>
              <w:rPr>
                <w:del w:id="3656" w:author="Josué" w:date="2015-06-26T15:55:00Z"/>
                <w:rFonts w:ascii="Times New Roman" w:eastAsiaTheme="minorEastAsia" w:hAnsi="Times New Roman" w:cs="Times New Roman"/>
              </w:rPr>
              <w:pPrChange w:id="3657" w:author="Josué" w:date="2015-06-26T15:54:00Z">
                <w:pPr/>
              </w:pPrChange>
            </w:pPr>
            <w:moveTo w:id="3658" w:author="Josué" w:date="2015-06-26T15:44:00Z">
              <w:del w:id="3659" w:author="Josué" w:date="2015-06-26T15:54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&lt;0</m:t>
                  </m:r>
                </m:oMath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la grafica se tra</w:t>
              </w:r>
              <w:del w:id="3660" w:author="Josué" w:date="2015-06-26T15:54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>n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slada </w:t>
              </w:r>
              <w:del w:id="3661" w:author="Josué" w:date="2015-06-26T15:54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a </w:t>
              </w:r>
              <w:del w:id="3662" w:author="Josué" w:date="2015-06-26T15:54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la </w:t>
              </w:r>
              <w:del w:id="3663" w:author="Josué" w:date="2015-06-26T15:54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izquierda</w:t>
              </w:r>
            </w:moveTo>
            <w:ins w:id="3664" w:author="Josué" w:date="2015-06-26T15:54:00Z">
              <w:r w:rsidR="00C83D8F">
                <w:rPr>
                  <w:rFonts w:ascii="Times New Roman" w:eastAsiaTheme="minorEastAsia" w:hAnsi="Times New Roman" w:cs="Times New Roman"/>
                </w:rPr>
                <w:t xml:space="preserve"> │</w:t>
              </w:r>
              <w:r w:rsidR="00C83D8F">
                <w:rPr>
                  <w:rFonts w:ascii="Times New Roman" w:eastAsiaTheme="minorEastAsia" w:hAnsi="Times New Roman" w:cs="Times New Roman"/>
                  <w:i/>
                </w:rPr>
                <w:t>D/A</w:t>
              </w:r>
              <w:r w:rsidR="00C83D8F">
                <w:rPr>
                  <w:rFonts w:ascii="Times New Roman" w:eastAsiaTheme="minorEastAsia" w:hAnsi="Times New Roman" w:cs="Times New Roman"/>
                </w:rPr>
                <w:t>│ unidades.</w:t>
              </w:r>
            </w:ins>
            <w:moveTo w:id="3665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 </w:t>
              </w:r>
              <w:del w:id="3666" w:author="Josué" w:date="2015-06-26T15:54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A</m:t>
                          </m:r>
                        </m:den>
                      </m:f>
                    </m:e>
                  </m:d>
                </m:oMath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>unidades.</w:delText>
                </w:r>
              </w:del>
            </w:moveTo>
          </w:p>
          <w:p w14:paraId="629790AB" w14:textId="77777777" w:rsidR="00C83D8F" w:rsidRDefault="00C83D8F" w:rsidP="00C83D8F">
            <w:pPr>
              <w:pStyle w:val="Prrafodelista"/>
              <w:rPr>
                <w:ins w:id="3667" w:author="Josué" w:date="2015-06-26T15:55:00Z"/>
                <w:rFonts w:ascii="Times New Roman" w:eastAsiaTheme="minorEastAsia" w:hAnsi="Times New Roman" w:cs="Times New Roman"/>
              </w:rPr>
              <w:pPrChange w:id="3668" w:author="Josué" w:date="2015-06-26T15:55:00Z">
                <w:pPr/>
              </w:pPrChange>
            </w:pPr>
          </w:p>
          <w:p w14:paraId="66C28DB4" w14:textId="2C568BE1" w:rsidR="00FC0900" w:rsidRPr="009A7192" w:rsidDel="00C83D8F" w:rsidRDefault="00FC0900" w:rsidP="00C83D8F">
            <w:pPr>
              <w:pStyle w:val="Prrafodelista"/>
              <w:rPr>
                <w:del w:id="3669" w:author="Josué" w:date="2015-06-26T15:55:00Z"/>
                <w:rFonts w:ascii="Times New Roman" w:eastAsiaTheme="minorEastAsia" w:hAnsi="Times New Roman" w:cs="Times New Roman"/>
              </w:rPr>
              <w:pPrChange w:id="3670" w:author="Josué" w:date="2015-06-26T15:55:00Z">
                <w:pPr/>
              </w:pPrChange>
            </w:pPr>
            <w:moveTo w:id="3671" w:author="Josué" w:date="2015-06-26T15:44:00Z">
              <w:del w:id="3672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</w:moveTo>
          </w:p>
          <w:p w14:paraId="50C3240E" w14:textId="04E090AF" w:rsidR="00FC0900" w:rsidRPr="009A7192" w:rsidDel="00C83D8F" w:rsidRDefault="00FC0900" w:rsidP="00C83D8F">
            <w:pPr>
              <w:pStyle w:val="Prrafodelista"/>
              <w:rPr>
                <w:del w:id="3673" w:author="Josué" w:date="2015-06-26T15:55:00Z"/>
                <w:rFonts w:ascii="Times New Roman" w:eastAsiaTheme="minorEastAsia" w:hAnsi="Times New Roman" w:cs="Times New Roman"/>
              </w:rPr>
              <w:pPrChange w:id="3674" w:author="Josué" w:date="2015-06-26T15:55:00Z">
                <w:pPr/>
              </w:pPrChange>
            </w:pPr>
            <w:moveTo w:id="3675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El </w:t>
              </w:r>
              <w:del w:id="3676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desfa</w:t>
              </w:r>
            </w:moveTo>
            <w:ins w:id="3677" w:author="Josué" w:date="2015-06-26T15:55:00Z">
              <w:r w:rsidR="00C83D8F">
                <w:rPr>
                  <w:rFonts w:ascii="Times New Roman" w:eastAsiaTheme="minorEastAsia" w:hAnsi="Times New Roman" w:cs="Times New Roman"/>
                </w:rPr>
                <w:t>s</w:t>
              </w:r>
            </w:ins>
            <w:moveTo w:id="3678" w:author="Josué" w:date="2015-06-26T15:44:00Z">
              <w:del w:id="3679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>c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e es</w:t>
              </w:r>
            </w:moveTo>
            <w:ins w:id="3680" w:author="Josué" w:date="2015-06-26T15:55:00Z">
              <w:r w:rsidR="00C83D8F">
                <w:rPr>
                  <w:rFonts w:ascii="Times New Roman" w:eastAsiaTheme="minorEastAsia" w:hAnsi="Times New Roman" w:cs="Times New Roman"/>
                </w:rPr>
                <w:t xml:space="preserve"> </w:t>
              </w:r>
              <w:r w:rsidR="00C83D8F">
                <w:rPr>
                  <w:rFonts w:ascii="Times New Roman" w:eastAsiaTheme="minorEastAsia" w:hAnsi="Times New Roman" w:cs="Times New Roman"/>
                  <w:i/>
                </w:rPr>
                <w:t>D/A.</w:t>
              </w:r>
            </w:ins>
            <w:moveTo w:id="3681" w:author="Josué" w:date="2015-06-26T15:44:00Z">
              <w:del w:id="3682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 </w:delText>
                </w:r>
                <m:oMath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A</m:t>
                      </m:r>
                    </m:den>
                  </m:f>
                </m:oMath>
              </w:del>
            </w:moveTo>
          </w:p>
          <w:p w14:paraId="694B1BFA" w14:textId="77777777" w:rsidR="00FC0900" w:rsidRDefault="00FC0900" w:rsidP="00C83D8F">
            <w:pPr>
              <w:pStyle w:val="Prrafodelista"/>
              <w:rPr>
                <w:ins w:id="3683" w:author="Josué" w:date="2015-06-26T15:55:00Z"/>
                <w:rFonts w:ascii="Times New Roman" w:eastAsiaTheme="minorEastAsia" w:hAnsi="Times New Roman" w:cs="Times New Roman"/>
              </w:rPr>
              <w:pPrChange w:id="3684" w:author="Josué" w:date="2015-06-26T15:55:00Z">
                <w:pPr/>
              </w:pPrChange>
            </w:pPr>
          </w:p>
          <w:p w14:paraId="02686E48" w14:textId="77777777" w:rsidR="00C83D8F" w:rsidRPr="009A7192" w:rsidRDefault="00C83D8F" w:rsidP="00C83D8F">
            <w:pPr>
              <w:pStyle w:val="Prrafodelista"/>
              <w:rPr>
                <w:rFonts w:ascii="Times New Roman" w:eastAsiaTheme="minorEastAsia" w:hAnsi="Times New Roman" w:cs="Times New Roman"/>
              </w:rPr>
              <w:pPrChange w:id="3685" w:author="Josué" w:date="2015-06-26T15:55:00Z">
                <w:pPr/>
              </w:pPrChange>
            </w:pPr>
          </w:p>
          <w:p w14:paraId="017D3F6F" w14:textId="796F8D56" w:rsidR="00FC0900" w:rsidRDefault="00FC0900" w:rsidP="00FC0900">
            <w:pPr>
              <w:pStyle w:val="Prrafodelista"/>
              <w:numPr>
                <w:ilvl w:val="0"/>
                <w:numId w:val="49"/>
              </w:numPr>
              <w:rPr>
                <w:ins w:id="3686" w:author="Josué" w:date="2015-06-26T15:55:00Z"/>
                <w:rFonts w:ascii="Times New Roman" w:eastAsiaTheme="minorEastAsia" w:hAnsi="Times New Roman" w:cs="Times New Roman"/>
              </w:rPr>
            </w:pPr>
            <w:moveTo w:id="3687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>Tra</w:t>
              </w:r>
              <w:del w:id="3688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>n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slado </w:t>
              </w:r>
              <w:del w:id="3689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de </w:t>
              </w:r>
              <w:del w:id="3690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 xml:space="preserve">la </w:t>
              </w:r>
              <w:del w:id="3691" w:author="Josué" w:date="2015-06-26T15:55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gráfica vertical.</w:t>
              </w:r>
            </w:moveTo>
          </w:p>
          <w:p w14:paraId="6147287E" w14:textId="4189DB04" w:rsidR="00C83D8F" w:rsidRPr="00C83D8F" w:rsidDel="00C83D8F" w:rsidRDefault="00C83D8F" w:rsidP="00C83D8F">
            <w:pPr>
              <w:pStyle w:val="Prrafodelista"/>
              <w:rPr>
                <w:del w:id="3692" w:author="Josué" w:date="2015-06-26T15:56:00Z"/>
                <w:rFonts w:ascii="Times New Roman" w:eastAsiaTheme="minorEastAsia" w:hAnsi="Times New Roman" w:cs="Times New Roman"/>
              </w:rPr>
              <w:pPrChange w:id="3693" w:author="Josué" w:date="2015-06-26T15:55:00Z">
                <w:pPr>
                  <w:pStyle w:val="Prrafodelista"/>
                  <w:numPr>
                    <w:numId w:val="49"/>
                  </w:numPr>
                  <w:ind w:hanging="360"/>
                </w:pPr>
              </w:pPrChange>
            </w:pPr>
            <w:ins w:id="3694" w:author="Josué" w:date="2015-06-26T15:55:00Z">
              <w:r>
                <w:rPr>
                  <w:rFonts w:ascii="Times New Roman" w:eastAsiaTheme="minorEastAsia" w:hAnsi="Times New Roman" w:cs="Times New Roman"/>
                  <w:i/>
                </w:rPr>
                <w:t>D &lt;</w:t>
              </w:r>
            </w:ins>
            <w:ins w:id="3695" w:author="Josué" w:date="2015-06-26T15:56:00Z">
              <w:r>
                <w:rPr>
                  <w:rFonts w:ascii="Times New Roman" w:eastAsiaTheme="minorEastAsia" w:hAnsi="Times New Roman" w:cs="Times New Roman"/>
                </w:rPr>
                <w:t xml:space="preserve"> 0, </w:t>
              </w:r>
            </w:ins>
          </w:p>
          <w:p w14:paraId="3CF7313C" w14:textId="1E9DFD11" w:rsidR="00FC0900" w:rsidRDefault="00FC0900" w:rsidP="00FC0900">
            <w:pPr>
              <w:pStyle w:val="Prrafodelista"/>
              <w:rPr>
                <w:ins w:id="3696" w:author="Josué" w:date="2015-06-26T15:56:00Z"/>
                <w:rFonts w:ascii="Times New Roman" w:eastAsiaTheme="minorEastAsia" w:hAnsi="Times New Roman" w:cs="Times New Roman"/>
              </w:rPr>
            </w:pPr>
            <m:oMath>
              <m:r>
                <w:del w:id="3697" w:author="Josué" w:date="2015-06-26T15:56:00Z">
                  <w:rPr>
                    <w:rFonts w:ascii="Cambria Math" w:eastAsiaTheme="minorEastAsia" w:hAnsi="Cambria Math" w:cs="Times New Roman"/>
                  </w:rPr>
                  <m:t>D&lt;O</m:t>
                </w:del>
              </m:r>
            </m:oMath>
            <w:moveTo w:id="3698" w:author="Josué" w:date="2015-06-26T15:44:00Z">
              <w:del w:id="3699" w:author="Josué" w:date="2015-06-26T15:56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 S</w:delText>
                </w:r>
              </w:del>
            </w:moveTo>
            <w:ins w:id="3700" w:author="Josué" w:date="2015-06-26T15:56:00Z">
              <w:r w:rsidR="00C83D8F">
                <w:rPr>
                  <w:rFonts w:ascii="Times New Roman" w:eastAsiaTheme="minorEastAsia" w:hAnsi="Times New Roman" w:cs="Times New Roman"/>
                </w:rPr>
                <w:t>s</w:t>
              </w:r>
            </w:ins>
            <w:moveTo w:id="3701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 xml:space="preserve">e </w:t>
              </w:r>
              <w:del w:id="3702" w:author="Josué" w:date="2015-06-26T15:56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  <w:r w:rsidRPr="009A7192">
                <w:rPr>
                  <w:rFonts w:ascii="Times New Roman" w:eastAsiaTheme="minorEastAsia" w:hAnsi="Times New Roman" w:cs="Times New Roman"/>
                </w:rPr>
                <w:t>traslada</w:t>
              </w:r>
            </w:moveTo>
            <w:ins w:id="3703" w:author="Josué" w:date="2015-06-26T15:56:00Z">
              <w:r w:rsidR="00C83D8F">
                <w:rPr>
                  <w:rFonts w:ascii="Times New Roman" w:eastAsiaTheme="minorEastAsia" w:hAnsi="Times New Roman" w:cs="Times New Roman"/>
                </w:rPr>
                <w:t xml:space="preserve"> │</w:t>
              </w:r>
              <w:r w:rsidR="00C83D8F">
                <w:rPr>
                  <w:rFonts w:ascii="Times New Roman" w:eastAsiaTheme="minorEastAsia" w:hAnsi="Times New Roman" w:cs="Times New Roman"/>
                  <w:i/>
                </w:rPr>
                <w:t>D│</w:t>
              </w:r>
              <w:r w:rsidR="00C83D8F">
                <w:rPr>
                  <w:rFonts w:ascii="Times New Roman" w:eastAsiaTheme="minorEastAsia" w:hAnsi="Times New Roman" w:cs="Times New Roman"/>
                </w:rPr>
                <w:t xml:space="preserve"> unidades</w:t>
              </w:r>
            </w:ins>
            <w:moveTo w:id="3704" w:author="Josué" w:date="2015-06-26T15:44:00Z">
              <w:del w:id="3705" w:author="Josué" w:date="2015-06-26T15:56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e>
                  </m:d>
                </m:oMath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</w:moveTo>
            <w:ins w:id="3706" w:author="Josué" w:date="2015-06-26T15:56:00Z">
              <w:r w:rsidR="00C83D8F"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  <w:moveTo w:id="3707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>hacia abajo</w:t>
              </w:r>
            </w:moveTo>
          </w:p>
          <w:p w14:paraId="0A11D51F" w14:textId="4DE9C21D" w:rsidR="00C83D8F" w:rsidRPr="009A7192" w:rsidDel="00C83D8F" w:rsidRDefault="00C83D8F" w:rsidP="00FC0900">
            <w:pPr>
              <w:pStyle w:val="Prrafodelista"/>
              <w:rPr>
                <w:del w:id="3708" w:author="Josué" w:date="2015-06-26T15:56:00Z"/>
                <w:rFonts w:ascii="Times New Roman" w:eastAsiaTheme="minorEastAsia" w:hAnsi="Times New Roman" w:cs="Times New Roman"/>
              </w:rPr>
            </w:pPr>
            <w:ins w:id="3709" w:author="Josué" w:date="2015-06-26T15:56:00Z">
              <w:r>
                <w:rPr>
                  <w:rFonts w:ascii="Times New Roman" w:eastAsiaTheme="minorEastAsia" w:hAnsi="Times New Roman" w:cs="Times New Roman"/>
                  <w:i/>
                </w:rPr>
                <w:t>D &gt;</w:t>
              </w:r>
              <w:r>
                <w:rPr>
                  <w:rFonts w:ascii="Times New Roman" w:eastAsiaTheme="minorEastAsia" w:hAnsi="Times New Roman" w:cs="Times New Roman"/>
                </w:rPr>
                <w:t xml:space="preserve"> 0,</w:t>
              </w:r>
              <w:r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</w:p>
          <w:p w14:paraId="72288F34" w14:textId="23F6E6E1" w:rsidR="00FC0900" w:rsidRPr="009A7192" w:rsidRDefault="00FC0900" w:rsidP="00FC0900">
            <w:pPr>
              <w:pStyle w:val="Prrafodelista"/>
              <w:rPr>
                <w:rFonts w:ascii="Times New Roman" w:eastAsiaTheme="minorEastAsia" w:hAnsi="Times New Roman" w:cs="Times New Roman"/>
              </w:rPr>
            </w:pPr>
            <m:oMath>
              <m:r>
                <w:del w:id="3710" w:author="Josué" w:date="2015-06-26T15:56:00Z">
                  <w:rPr>
                    <w:rFonts w:ascii="Cambria Math" w:eastAsiaTheme="minorEastAsia" w:hAnsi="Cambria Math" w:cs="Times New Roman"/>
                  </w:rPr>
                  <m:t>D&gt;0</m:t>
                </w:del>
              </m:r>
            </m:oMath>
            <w:moveTo w:id="3711" w:author="Josué" w:date="2015-06-26T15:44:00Z">
              <w:del w:id="3712" w:author="Josué" w:date="2015-06-26T15:56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  S</w:delText>
                </w:r>
              </w:del>
            </w:moveTo>
            <w:ins w:id="3713" w:author="Josué" w:date="2015-06-26T15:56:00Z">
              <w:r w:rsidR="00C83D8F">
                <w:rPr>
                  <w:rFonts w:ascii="Times New Roman" w:eastAsiaTheme="minorEastAsia" w:hAnsi="Times New Roman" w:cs="Times New Roman"/>
                </w:rPr>
                <w:t>s</w:t>
              </w:r>
            </w:ins>
            <w:moveTo w:id="3714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>e traslada</w:t>
              </w:r>
            </w:moveTo>
            <w:ins w:id="3715" w:author="Josué" w:date="2015-06-26T15:56:00Z">
              <w:r w:rsidR="00C83D8F">
                <w:rPr>
                  <w:rFonts w:ascii="Times New Roman" w:eastAsiaTheme="minorEastAsia" w:hAnsi="Times New Roman" w:cs="Times New Roman"/>
                </w:rPr>
                <w:t xml:space="preserve"> </w:t>
              </w:r>
              <w:r w:rsidR="00C83D8F">
                <w:rPr>
                  <w:rFonts w:ascii="Times New Roman" w:eastAsiaTheme="minorEastAsia" w:hAnsi="Times New Roman" w:cs="Times New Roman"/>
                  <w:i/>
                </w:rPr>
                <w:t>D</w:t>
              </w:r>
            </w:ins>
            <w:moveTo w:id="3716" w:author="Josué" w:date="2015-06-26T15:44:00Z">
              <w:del w:id="3717" w:author="Josué" w:date="2015-06-26T15:56:00Z"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  <m:oMath>
                  <m:r>
                    <w:rPr>
                      <w:rFonts w:ascii="Cambria Math" w:eastAsiaTheme="minorEastAsia" w:hAnsi="Cambria Math" w:cs="Times New Roman"/>
                    </w:rPr>
                    <m:t>D</m:t>
                  </m:r>
                </m:oMath>
                <w:r w:rsidRPr="009A7192" w:rsidDel="00C83D8F">
                  <w:rPr>
                    <w:rFonts w:ascii="Times New Roman" w:eastAsiaTheme="minorEastAsia" w:hAnsi="Times New Roman" w:cs="Times New Roman"/>
                  </w:rPr>
                  <w:delText xml:space="preserve"> </w:delText>
                </w:r>
              </w:del>
            </w:moveTo>
            <w:ins w:id="3718" w:author="Josué" w:date="2015-06-26T15:56:00Z">
              <w:r w:rsidR="00C83D8F">
                <w:rPr>
                  <w:rFonts w:ascii="Times New Roman" w:eastAsiaTheme="minorEastAsia" w:hAnsi="Times New Roman" w:cs="Times New Roman"/>
                </w:rPr>
                <w:t xml:space="preserve"> </w:t>
              </w:r>
            </w:ins>
            <w:moveTo w:id="3719" w:author="Josué" w:date="2015-06-26T15:44:00Z">
              <w:r w:rsidRPr="009A7192">
                <w:rPr>
                  <w:rFonts w:ascii="Times New Roman" w:eastAsiaTheme="minorEastAsia" w:hAnsi="Times New Roman" w:cs="Times New Roman"/>
                </w:rPr>
                <w:t>unidades hacia arriba.</w:t>
              </w:r>
            </w:moveTo>
          </w:p>
          <w:p w14:paraId="190AC357" w14:textId="77777777" w:rsidR="00FC0900" w:rsidRPr="009A7192" w:rsidRDefault="00FC0900" w:rsidP="00FC0900">
            <w:pPr>
              <w:rPr>
                <w:rFonts w:ascii="Times New Roman" w:eastAsiaTheme="minorEastAsia" w:hAnsi="Times New Roman" w:cs="Times New Roman"/>
              </w:rPr>
            </w:pPr>
          </w:p>
          <w:moveToRangeEnd w:id="3492"/>
          <w:p w14:paraId="6648866F" w14:textId="77777777" w:rsidR="00FC0900" w:rsidRPr="009A7192" w:rsidRDefault="00FC0900" w:rsidP="00B85E91">
            <w:pPr>
              <w:jc w:val="center"/>
              <w:rPr>
                <w:ins w:id="3720" w:author="Josué" w:date="2015-06-26T15:44:00Z"/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2C2C" w:rsidRPr="009A7192" w14:paraId="2848004E" w14:textId="77777777" w:rsidTr="00B85E91">
        <w:trPr>
          <w:ins w:id="3721" w:author="Josué" w:date="2015-06-26T15:51:00Z"/>
        </w:trPr>
        <w:tc>
          <w:tcPr>
            <w:tcW w:w="2518" w:type="dxa"/>
          </w:tcPr>
          <w:p w14:paraId="268B28B1" w14:textId="47C2BE96" w:rsidR="00E22C2C" w:rsidRPr="009A7192" w:rsidRDefault="00E22C2C" w:rsidP="00B85E91">
            <w:pPr>
              <w:rPr>
                <w:ins w:id="3722" w:author="Josué" w:date="2015-06-26T15:51:00Z"/>
                <w:rFonts w:ascii="Times New Roman" w:hAnsi="Times New Roman" w:cs="Times New Roman"/>
                <w:b/>
              </w:rPr>
            </w:pPr>
          </w:p>
        </w:tc>
        <w:tc>
          <w:tcPr>
            <w:tcW w:w="6460" w:type="dxa"/>
          </w:tcPr>
          <w:p w14:paraId="43A4E73E" w14:textId="77777777" w:rsidR="00E22C2C" w:rsidRPr="009A7192" w:rsidRDefault="00E22C2C" w:rsidP="00FC0900">
            <w:pPr>
              <w:rPr>
                <w:ins w:id="3723" w:author="Josué" w:date="2015-06-26T15:51:00Z"/>
                <w:rFonts w:ascii="Times New Roman" w:eastAsiaTheme="minorEastAsia" w:hAnsi="Times New Roman" w:cs="Times New Roman"/>
              </w:rPr>
            </w:pPr>
          </w:p>
        </w:tc>
      </w:tr>
    </w:tbl>
    <w:p w14:paraId="30B14C6B" w14:textId="77777777" w:rsidR="00FC0900" w:rsidRDefault="00FC0900" w:rsidP="00CA785C">
      <w:pPr>
        <w:spacing w:after="0"/>
        <w:rPr>
          <w:ins w:id="3724" w:author="Josué" w:date="2015-06-26T15:44:00Z"/>
          <w:rFonts w:ascii="Times New Roman" w:hAnsi="Times New Roman" w:cs="Times New Roman"/>
          <w:b/>
        </w:rPr>
      </w:pPr>
    </w:p>
    <w:p w14:paraId="4C5BBE28" w14:textId="77777777" w:rsidR="00FC0900" w:rsidRPr="009A7192" w:rsidRDefault="00FC0900" w:rsidP="00CA785C">
      <w:pPr>
        <w:spacing w:after="0"/>
        <w:rPr>
          <w:rFonts w:ascii="Times New Roman" w:hAnsi="Times New Roman" w:cs="Times New Roman"/>
          <w:b/>
        </w:rPr>
      </w:pPr>
    </w:p>
    <w:p w14:paraId="492D97B1" w14:textId="7C4F99FA" w:rsidR="007314AD" w:rsidRPr="009A7192" w:rsidDel="00FC0900" w:rsidRDefault="00CA785C" w:rsidP="007314AD">
      <w:pPr>
        <w:spacing w:after="0"/>
        <w:rPr>
          <w:rFonts w:ascii="Times New Roman" w:eastAsiaTheme="minorEastAsia" w:hAnsi="Times New Roman" w:cs="Times New Roman"/>
        </w:rPr>
      </w:pPr>
      <w:moveFromRangeStart w:id="3725" w:author="Josué" w:date="2015-06-26T15:44:00Z" w:name="move423096792"/>
      <w:moveFrom w:id="3726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>Para graficar   la  función trigonométrica</w:t>
        </w:r>
        <w:r w:rsidR="007314AD" w:rsidRPr="009A7192" w:rsidDel="00FC0900">
          <w:rPr>
            <w:rFonts w:ascii="Times New Roman" w:eastAsiaTheme="minorEastAsia" w:hAnsi="Times New Roman" w:cs="Times New Roman"/>
          </w:rPr>
          <w:t xml:space="preserve">, </w:t>
        </w:r>
        <m:oMath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Para>
          <m:oMath>
            <m:r>
              <w:rPr>
                <w:rFonts w:ascii="Cambria Math" w:hAnsi="Cambria Math" w:cs="Times New Roman"/>
              </w:rPr>
              <m:t>y=Bf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Ax+D</m:t>
                </m:r>
              </m:e>
            </m:d>
            <m:r>
              <w:rPr>
                <w:rFonts w:ascii="Cambria Math" w:hAnsi="Cambria Math" w:cs="Times New Roman"/>
              </w:rPr>
              <m:t>+C  =   Bf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 w:cs="Times New Roman"/>
              </w:rPr>
              <m:t>+C</m:t>
            </m:r>
          </m:oMath>
        </m:oMathPara>
      </w:moveFrom>
    </w:p>
    <w:p w14:paraId="34CF425B" w14:textId="3209B974" w:rsidR="00CD3D25" w:rsidRPr="009A7192" w:rsidDel="00FC0900" w:rsidRDefault="007314AD" w:rsidP="00817BA9">
      <w:pPr>
        <w:spacing w:after="0"/>
        <w:rPr>
          <w:rFonts w:ascii="Times New Roman" w:eastAsiaTheme="minorEastAsia" w:hAnsi="Times New Roman" w:cs="Times New Roman"/>
        </w:rPr>
      </w:pPr>
      <w:moveFrom w:id="3727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</w:t>
        </w:r>
        <w:r w:rsidR="00330EFB" w:rsidRPr="009A7192" w:rsidDel="00FC0900">
          <w:rPr>
            <w:rFonts w:ascii="Times New Roman" w:eastAsiaTheme="minorEastAsia" w:hAnsi="Times New Roman" w:cs="Times New Roman"/>
          </w:rPr>
          <w:t>Sigue</w:t>
        </w:r>
        <w:r w:rsidRPr="009A7192" w:rsidDel="00FC0900">
          <w:rPr>
            <w:rFonts w:ascii="Times New Roman" w:eastAsiaTheme="minorEastAsia" w:hAnsi="Times New Roman" w:cs="Times New Roman"/>
          </w:rPr>
          <w:t xml:space="preserve">   las</w:t>
        </w:r>
        <w:r w:rsidR="00CA785C" w:rsidRPr="009A7192" w:rsidDel="00FC0900">
          <w:rPr>
            <w:rFonts w:ascii="Times New Roman" w:eastAsiaTheme="minorEastAsia" w:hAnsi="Times New Roman" w:cs="Times New Roman"/>
          </w:rPr>
          <w:t xml:space="preserve">  instrucciones.</w:t>
        </w:r>
      </w:moveFrom>
    </w:p>
    <w:p w14:paraId="111CB4AE" w14:textId="4B18A152" w:rsidR="00CA785C" w:rsidRPr="009A7192" w:rsidDel="00FC0900" w:rsidRDefault="007314AD" w:rsidP="007314AD">
      <w:pPr>
        <w:pStyle w:val="Prrafodelista"/>
        <w:numPr>
          <w:ilvl w:val="0"/>
          <w:numId w:val="49"/>
        </w:numPr>
        <w:spacing w:after="0"/>
        <w:rPr>
          <w:rFonts w:ascii="Times New Roman" w:eastAsiaTheme="minorEastAsia" w:hAnsi="Times New Roman" w:cs="Times New Roman"/>
        </w:rPr>
      </w:pPr>
      <w:moveFrom w:id="3728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Alargamiento  o compresión horizontalmente  según </w:t>
        </w:r>
        <m:oMath>
          <m:r>
            <w:rPr>
              <w:rFonts w:ascii="Cambria Math" w:eastAsiaTheme="minorEastAsia" w:hAnsi="Cambria Math" w:cs="Times New Roman"/>
            </w:rPr>
            <m:t>A.</m:t>
          </m:r>
        </m:oMath>
      </w:moveFrom>
    </w:p>
    <w:p w14:paraId="6CD138DC" w14:textId="7031F89A" w:rsidR="007314AD" w:rsidRPr="009A7192" w:rsidDel="00FC0900" w:rsidRDefault="00086586" w:rsidP="00817BA9">
      <w:pPr>
        <w:spacing w:after="0"/>
        <w:rPr>
          <w:rFonts w:ascii="Times New Roman" w:eastAsiaTheme="minorEastAsia" w:hAnsi="Times New Roman" w:cs="Times New Roman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d>
        <m:r>
          <w:rPr>
            <w:rFonts w:ascii="Cambria Math" w:eastAsiaTheme="minorEastAsia" w:hAnsi="Cambria Math" w:cs="Times New Roman"/>
          </w:rPr>
          <m:t>&lt;1</m:t>
        </m:r>
      </m:oMath>
      <w:moveFrom w:id="3729" w:author="Josué" w:date="2015-06-26T15:44:00Z">
        <w:r w:rsidR="007314AD" w:rsidRPr="009A7192" w:rsidDel="00FC0900">
          <w:rPr>
            <w:rFonts w:ascii="Times New Roman" w:eastAsiaTheme="minorEastAsia" w:hAnsi="Times New Roman" w:cs="Times New Roman"/>
          </w:rPr>
          <w:t xml:space="preserve"> se  alarga  horizontalmente.</w:t>
        </w:r>
      </w:moveFrom>
    </w:p>
    <w:p w14:paraId="0DF6E88B" w14:textId="13EF7B41" w:rsidR="007314AD" w:rsidRPr="009A7192" w:rsidDel="00FC0900" w:rsidRDefault="00086586" w:rsidP="00817BA9">
      <w:pPr>
        <w:spacing w:after="0"/>
        <w:rPr>
          <w:rFonts w:ascii="Times New Roman" w:eastAsiaTheme="minorEastAsia" w:hAnsi="Times New Roman" w:cs="Times New Roman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d>
        <m:r>
          <w:rPr>
            <w:rFonts w:ascii="Cambria Math" w:eastAsiaTheme="minorEastAsia" w:hAnsi="Cambria Math" w:cs="Times New Roman"/>
          </w:rPr>
          <m:t>&gt;1</m:t>
        </m:r>
      </m:oMath>
      <w:moveFrom w:id="3730" w:author="Josué" w:date="2015-06-26T15:44:00Z">
        <w:r w:rsidR="007314AD" w:rsidRPr="009A7192" w:rsidDel="00FC0900">
          <w:rPr>
            <w:rFonts w:ascii="Times New Roman" w:eastAsiaTheme="minorEastAsia" w:hAnsi="Times New Roman" w:cs="Times New Roman"/>
          </w:rPr>
          <w:t xml:space="preserve"> se  comprime  horizontalmente.</w:t>
        </w:r>
      </w:moveFrom>
    </w:p>
    <w:p w14:paraId="267F054B" w14:textId="7B13F96B" w:rsidR="007314AD" w:rsidRPr="009A7192" w:rsidDel="00FC0900" w:rsidRDefault="007314AD" w:rsidP="00817BA9">
      <w:pPr>
        <w:spacing w:after="0"/>
        <w:rPr>
          <w:rFonts w:ascii="Times New Roman" w:eastAsiaTheme="minorEastAsia" w:hAnsi="Times New Roman" w:cs="Times New Roman"/>
        </w:rPr>
      </w:pPr>
      <w:moveFrom w:id="3731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Recordemos el periodo estará  dado  por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  <w:r w:rsidRPr="009A7192" w:rsidDel="00FC0900">
          <w:rPr>
            <w:rFonts w:ascii="Times New Roman" w:eastAsiaTheme="minorEastAsia" w:hAnsi="Times New Roman" w:cs="Times New Roman"/>
          </w:rPr>
          <w:t xml:space="preserve"> a excepción de   las  funciones  tangente  y  cotangente  cuyo   periodo  se  determina  por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  <w:r w:rsidRPr="009A7192" w:rsidDel="00FC0900">
          <w:rPr>
            <w:rFonts w:ascii="Times New Roman" w:eastAsiaTheme="minorEastAsia" w:hAnsi="Times New Roman" w:cs="Times New Roman"/>
          </w:rPr>
          <w:t>.</w:t>
        </w:r>
      </w:moveFrom>
    </w:p>
    <w:p w14:paraId="1E073DE4" w14:textId="48547A67" w:rsidR="00330EFB" w:rsidRPr="009A7192" w:rsidDel="00FC0900" w:rsidRDefault="00330EFB" w:rsidP="00817BA9">
      <w:pPr>
        <w:spacing w:after="0"/>
        <w:rPr>
          <w:rFonts w:ascii="Times New Roman" w:eastAsiaTheme="minorEastAsia" w:hAnsi="Times New Roman" w:cs="Times New Roman"/>
        </w:rPr>
      </w:pPr>
    </w:p>
    <w:p w14:paraId="70560955" w14:textId="01BE0848" w:rsidR="00330EFB" w:rsidRPr="009A7192" w:rsidDel="00FC0900" w:rsidRDefault="00330EFB" w:rsidP="00330EFB">
      <w:pPr>
        <w:pStyle w:val="Prrafodelista"/>
        <w:numPr>
          <w:ilvl w:val="0"/>
          <w:numId w:val="49"/>
        </w:numPr>
        <w:spacing w:after="0"/>
        <w:rPr>
          <w:rFonts w:ascii="Times New Roman" w:eastAsiaTheme="minorEastAsia" w:hAnsi="Times New Roman" w:cs="Times New Roman"/>
        </w:rPr>
      </w:pPr>
      <w:moveFrom w:id="3732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Alargamiento  o compresión vertical  según </w:t>
        </w:r>
        <m:oMath>
          <m:r>
            <w:rPr>
              <w:rFonts w:ascii="Cambria Math" w:eastAsiaTheme="minorEastAsia" w:hAnsi="Cambria Math" w:cs="Times New Roman"/>
            </w:rPr>
            <m:t>B.</m:t>
          </m:r>
        </m:oMath>
      </w:moveFrom>
    </w:p>
    <w:p w14:paraId="6C3A9230" w14:textId="725054B2" w:rsidR="00330EFB" w:rsidRPr="009A7192" w:rsidDel="00FC0900" w:rsidRDefault="00330EFB" w:rsidP="00330EFB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p w14:paraId="2FB0FC9D" w14:textId="00127195" w:rsidR="00330EFB" w:rsidRPr="009A7192" w:rsidDel="00FC0900" w:rsidRDefault="00086586" w:rsidP="00330EFB">
      <w:pPr>
        <w:spacing w:after="0"/>
        <w:rPr>
          <w:rFonts w:ascii="Times New Roman" w:eastAsiaTheme="minorEastAsia" w:hAnsi="Times New Roman" w:cs="Times New Roman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d>
        <m:r>
          <w:rPr>
            <w:rFonts w:ascii="Cambria Math" w:eastAsiaTheme="minorEastAsia" w:hAnsi="Cambria Math" w:cs="Times New Roman"/>
          </w:rPr>
          <m:t>&lt;1</m:t>
        </m:r>
      </m:oMath>
      <w:moveFrom w:id="3733" w:author="Josué" w:date="2015-06-26T15:44:00Z">
        <w:r w:rsidR="00330EFB" w:rsidRPr="009A7192" w:rsidDel="00FC0900">
          <w:rPr>
            <w:rFonts w:ascii="Times New Roman" w:eastAsiaTheme="minorEastAsia" w:hAnsi="Times New Roman" w:cs="Times New Roman"/>
          </w:rPr>
          <w:t xml:space="preserve"> se  comprime  verticalmente.</w:t>
        </w:r>
      </w:moveFrom>
    </w:p>
    <w:p w14:paraId="33D7DABE" w14:textId="50C4EEBA" w:rsidR="00330EFB" w:rsidRPr="009A7192" w:rsidDel="00FC0900" w:rsidRDefault="00086586" w:rsidP="00330EFB">
      <w:pPr>
        <w:spacing w:after="0"/>
        <w:rPr>
          <w:rFonts w:ascii="Times New Roman" w:eastAsiaTheme="minorEastAsia" w:hAnsi="Times New Roman" w:cs="Times New Roman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d>
        <m:r>
          <w:rPr>
            <w:rFonts w:ascii="Cambria Math" w:eastAsiaTheme="minorEastAsia" w:hAnsi="Cambria Math" w:cs="Times New Roman"/>
          </w:rPr>
          <m:t>&gt;1</m:t>
        </m:r>
      </m:oMath>
      <w:moveFrom w:id="3734" w:author="Josué" w:date="2015-06-26T15:44:00Z">
        <w:r w:rsidR="00330EFB" w:rsidRPr="009A7192" w:rsidDel="00FC0900">
          <w:rPr>
            <w:rFonts w:ascii="Times New Roman" w:eastAsiaTheme="minorEastAsia" w:hAnsi="Times New Roman" w:cs="Times New Roman"/>
          </w:rPr>
          <w:t xml:space="preserve"> se  alarga verticalmente.</w:t>
        </w:r>
      </w:moveFrom>
    </w:p>
    <w:p w14:paraId="7AEF7E57" w14:textId="4CAB3DF0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B&lt;0</m:t>
        </m:r>
      </m:oMath>
      <w:moveFrom w:id="3735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  se  refleja  alrededor  del eje </w:t>
        </w:r>
        <m:oMath>
          <m:r>
            <w:rPr>
              <w:rFonts w:ascii="Cambria Math" w:eastAsiaTheme="minorEastAsia" w:hAnsi="Cambria Math" w:cs="Times New Roman"/>
            </w:rPr>
            <m:t>x</m:t>
          </m:r>
        </m:oMath>
      </w:moveFrom>
    </w:p>
    <w:p w14:paraId="460604AD" w14:textId="6073FE39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</w:p>
    <w:p w14:paraId="6FEE288D" w14:textId="62783452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  <w:moveFrom w:id="3736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La  amplitud  es </w:t>
        </w: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</m:d>
        </m:oMath>
        <w:r w:rsidRPr="009A7192" w:rsidDel="00FC0900">
          <w:rPr>
            <w:rFonts w:ascii="Times New Roman" w:eastAsiaTheme="minorEastAsia" w:hAnsi="Times New Roman" w:cs="Times New Roman"/>
          </w:rPr>
          <w:t>.</w:t>
        </w:r>
      </w:moveFrom>
    </w:p>
    <w:p w14:paraId="34ED33FD" w14:textId="387C0B73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</w:p>
    <w:p w14:paraId="26B52C1C" w14:textId="5016EFB1" w:rsidR="00CA785C" w:rsidRPr="009A7192" w:rsidDel="00FC0900" w:rsidRDefault="00330EFB" w:rsidP="00330EFB">
      <w:pPr>
        <w:pStyle w:val="Prrafodelista"/>
        <w:numPr>
          <w:ilvl w:val="0"/>
          <w:numId w:val="49"/>
        </w:numPr>
        <w:spacing w:after="0"/>
        <w:rPr>
          <w:rFonts w:ascii="Times New Roman" w:eastAsiaTheme="minorEastAsia" w:hAnsi="Times New Roman" w:cs="Times New Roman"/>
        </w:rPr>
      </w:pPr>
      <w:moveFrom w:id="3737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Desfase de la  gráfica  de acuerdo a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</w:moveFrom>
    </w:p>
    <w:p w14:paraId="0E315C74" w14:textId="1AF6305F" w:rsidR="00CD3D25" w:rsidRPr="009A7192" w:rsidDel="00FC0900" w:rsidRDefault="00CD3D25" w:rsidP="00817BA9">
      <w:pPr>
        <w:spacing w:after="0"/>
        <w:rPr>
          <w:rFonts w:ascii="Times New Roman" w:eastAsiaTheme="minorEastAsia" w:hAnsi="Times New Roman" w:cs="Times New Roman"/>
        </w:rPr>
      </w:pPr>
    </w:p>
    <w:p w14:paraId="6D5A3572" w14:textId="48297FAC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  <w:moveFrom w:id="3738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  <m:r>
            <w:rPr>
              <w:rFonts w:ascii="Cambria Math" w:eastAsiaTheme="minorEastAsia" w:hAnsi="Cambria Math" w:cs="Times New Roman"/>
            </w:rPr>
            <m:t>&gt;0,</m:t>
          </m:r>
        </m:oMath>
        <w:r w:rsidRPr="009A7192" w:rsidDel="00FC0900">
          <w:rPr>
            <w:rFonts w:ascii="Times New Roman" w:eastAsiaTheme="minorEastAsia" w:hAnsi="Times New Roman" w:cs="Times New Roman"/>
          </w:rPr>
          <w:t xml:space="preserve"> la grafica esta  traslada a  la derecha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  <w:r w:rsidRPr="009A7192" w:rsidDel="00FC0900">
          <w:rPr>
            <w:rFonts w:ascii="Times New Roman" w:eastAsiaTheme="minorEastAsia" w:hAnsi="Times New Roman" w:cs="Times New Roman"/>
          </w:rPr>
          <w:t xml:space="preserve"> unidades.</w:t>
        </w:r>
      </w:moveFrom>
    </w:p>
    <w:p w14:paraId="38C1386C" w14:textId="4D6348A8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  <w:moveFrom w:id="3739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  <m:r>
            <w:rPr>
              <w:rFonts w:ascii="Cambria Math" w:eastAsiaTheme="minorEastAsia" w:hAnsi="Cambria Math" w:cs="Times New Roman"/>
            </w:rPr>
            <m:t>&lt;0</m:t>
          </m:r>
        </m:oMath>
        <w:r w:rsidRPr="009A7192" w:rsidDel="00FC0900">
          <w:rPr>
            <w:rFonts w:ascii="Times New Roman" w:eastAsiaTheme="minorEastAsia" w:hAnsi="Times New Roman" w:cs="Times New Roman"/>
          </w:rPr>
          <w:t xml:space="preserve">  la grafica se translada  a  la  izquierda  </w:t>
        </w: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den>
              </m:f>
            </m:e>
          </m:d>
        </m:oMath>
        <w:r w:rsidRPr="009A7192" w:rsidDel="00FC0900">
          <w:rPr>
            <w:rFonts w:ascii="Times New Roman" w:eastAsiaTheme="minorEastAsia" w:hAnsi="Times New Roman" w:cs="Times New Roman"/>
          </w:rPr>
          <w:t>unidades.</w:t>
        </w:r>
      </w:moveFrom>
    </w:p>
    <w:p w14:paraId="08E2CEF6" w14:textId="74E74280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  <w:moveFrom w:id="3740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</w:t>
        </w:r>
      </w:moveFrom>
    </w:p>
    <w:p w14:paraId="002A6786" w14:textId="47817108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  <w:moveFrom w:id="3741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El  desface es  </w:t>
        </w:r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A</m:t>
              </m:r>
            </m:den>
          </m:f>
        </m:oMath>
      </w:moveFrom>
    </w:p>
    <w:p w14:paraId="7EB57BA8" w14:textId="4BDA244F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</w:p>
    <w:p w14:paraId="1355E048" w14:textId="0AAFD3D4" w:rsidR="00330EFB" w:rsidRPr="009A7192" w:rsidDel="00FC0900" w:rsidRDefault="00330EFB" w:rsidP="00330EFB">
      <w:pPr>
        <w:pStyle w:val="Prrafodelista"/>
        <w:numPr>
          <w:ilvl w:val="0"/>
          <w:numId w:val="49"/>
        </w:numPr>
        <w:spacing w:after="0"/>
        <w:rPr>
          <w:rFonts w:ascii="Times New Roman" w:eastAsiaTheme="minorEastAsia" w:hAnsi="Times New Roman" w:cs="Times New Roman"/>
        </w:rPr>
      </w:pPr>
      <w:moveFrom w:id="3742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>Translado  de  la  gráfica vertical.</w:t>
        </w:r>
      </w:moveFrom>
    </w:p>
    <w:p w14:paraId="421C8571" w14:textId="6BB73E2C" w:rsidR="00330EFB" w:rsidRPr="009A7192" w:rsidDel="00FC0900" w:rsidRDefault="00330EFB" w:rsidP="00330EFB">
      <w:pPr>
        <w:pStyle w:val="Prrafodelista"/>
        <w:spacing w:after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D&lt;O</m:t>
        </m:r>
      </m:oMath>
      <w:moveFrom w:id="3743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 Se  traslada </w:t>
        </w: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D</m:t>
              </m:r>
            </m:e>
          </m:d>
        </m:oMath>
        <w:r w:rsidRPr="009A7192" w:rsidDel="00FC0900">
          <w:rPr>
            <w:rFonts w:ascii="Times New Roman" w:eastAsiaTheme="minorEastAsia" w:hAnsi="Times New Roman" w:cs="Times New Roman"/>
          </w:rPr>
          <w:t xml:space="preserve"> hacia abajo</w:t>
        </w:r>
      </w:moveFrom>
    </w:p>
    <w:p w14:paraId="2B58B0D4" w14:textId="3EF1D117" w:rsidR="00330EFB" w:rsidRPr="009A7192" w:rsidDel="00FC0900" w:rsidRDefault="00330EFB" w:rsidP="00330EFB">
      <w:pPr>
        <w:pStyle w:val="Prrafodelista"/>
        <w:spacing w:after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D&gt;0</m:t>
        </m:r>
      </m:oMath>
      <w:moveFrom w:id="3744" w:author="Josué" w:date="2015-06-26T15:44:00Z">
        <w:r w:rsidRPr="009A7192" w:rsidDel="00FC0900">
          <w:rPr>
            <w:rFonts w:ascii="Times New Roman" w:eastAsiaTheme="minorEastAsia" w:hAnsi="Times New Roman" w:cs="Times New Roman"/>
          </w:rPr>
          <w:t xml:space="preserve">   Se traslada </w:t>
        </w:r>
        <m:oMath>
          <m:r>
            <w:rPr>
              <w:rFonts w:ascii="Cambria Math" w:eastAsiaTheme="minorEastAsia" w:hAnsi="Cambria Math" w:cs="Times New Roman"/>
            </w:rPr>
            <m:t>D</m:t>
          </m:r>
        </m:oMath>
        <w:r w:rsidRPr="009A7192" w:rsidDel="00FC0900">
          <w:rPr>
            <w:rFonts w:ascii="Times New Roman" w:eastAsiaTheme="minorEastAsia" w:hAnsi="Times New Roman" w:cs="Times New Roman"/>
          </w:rPr>
          <w:t xml:space="preserve"> unidades hacia arriba.</w:t>
        </w:r>
      </w:moveFrom>
    </w:p>
    <w:p w14:paraId="679E5130" w14:textId="5DEF3047" w:rsidR="00330EFB" w:rsidRPr="009A7192" w:rsidDel="00FC0900" w:rsidRDefault="00330EFB" w:rsidP="00330EFB">
      <w:pPr>
        <w:spacing w:after="0"/>
        <w:rPr>
          <w:rFonts w:ascii="Times New Roman" w:eastAsiaTheme="minorEastAsia" w:hAnsi="Times New Roman" w:cs="Times New Roman"/>
        </w:rPr>
      </w:pPr>
    </w:p>
    <w:moveFromRangeEnd w:id="3725"/>
    <w:p w14:paraId="2249AC04" w14:textId="77777777" w:rsidR="00304BA5" w:rsidRPr="009A7192" w:rsidRDefault="00304BA5" w:rsidP="00817BA9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77FCB748" w14:textId="139EA27B" w:rsidR="00817BA9" w:rsidRDefault="00817BA9" w:rsidP="00817BA9">
      <w:pPr>
        <w:spacing w:after="0"/>
        <w:rPr>
          <w:ins w:id="3745" w:author="Josué" w:date="2015-06-26T14:59:00Z"/>
          <w:rFonts w:ascii="Times New Roman" w:hAnsi="Times New Roman" w:cs="Times New Roman"/>
          <w:b/>
        </w:rPr>
      </w:pPr>
      <w:r w:rsidRPr="009A7192">
        <w:rPr>
          <w:rFonts w:ascii="Times New Roman" w:hAnsi="Times New Roman" w:cs="Times New Roman"/>
          <w:highlight w:val="yellow"/>
        </w:rPr>
        <w:t>[SECCIÓN 2]</w:t>
      </w:r>
      <w:r w:rsidRPr="009A7192">
        <w:rPr>
          <w:rFonts w:ascii="Times New Roman" w:hAnsi="Times New Roman" w:cs="Times New Roman"/>
        </w:rPr>
        <w:t xml:space="preserve"> </w:t>
      </w:r>
      <w:r w:rsidR="00CA785C" w:rsidRPr="009A7192">
        <w:rPr>
          <w:rFonts w:ascii="Times New Roman" w:hAnsi="Times New Roman" w:cs="Times New Roman"/>
          <w:b/>
        </w:rPr>
        <w:t>3.8</w:t>
      </w:r>
      <w:r w:rsidRPr="009A7192">
        <w:rPr>
          <w:rFonts w:ascii="Times New Roman" w:hAnsi="Times New Roman" w:cs="Times New Roman"/>
          <w:b/>
        </w:rPr>
        <w:t xml:space="preserve"> </w:t>
      </w:r>
      <w:del w:id="3746" w:author="Josué" w:date="2015-06-26T14:59:00Z">
        <w:r w:rsidRPr="009A7192" w:rsidDel="008429BA">
          <w:rPr>
            <w:rFonts w:ascii="Times New Roman" w:hAnsi="Times New Roman" w:cs="Times New Roman"/>
            <w:b/>
          </w:rPr>
          <w:delText xml:space="preserve"> </w:delText>
        </w:r>
      </w:del>
      <w:r w:rsidRPr="009A7192">
        <w:rPr>
          <w:rFonts w:ascii="Times New Roman" w:hAnsi="Times New Roman" w:cs="Times New Roman"/>
          <w:b/>
        </w:rPr>
        <w:t>Consolidación</w:t>
      </w:r>
    </w:p>
    <w:p w14:paraId="70B4CE98" w14:textId="77777777" w:rsidR="008429BA" w:rsidRPr="00E0273B" w:rsidRDefault="008429BA" w:rsidP="008429BA">
      <w:pPr>
        <w:spacing w:line="276" w:lineRule="auto"/>
        <w:rPr>
          <w:ins w:id="3747" w:author="Josué" w:date="2015-06-26T15:00:00Z"/>
          <w:rFonts w:ascii="Times New Roman" w:eastAsiaTheme="minorEastAsia" w:hAnsi="Times New Roman" w:cs="Times New Roman"/>
          <w:b/>
        </w:rPr>
      </w:pPr>
      <w:ins w:id="3748" w:author="Josué" w:date="2015-06-26T15:00:00Z">
        <w:r w:rsidRPr="00E0273B">
          <w:rPr>
            <w:rFonts w:ascii="Times New Roman" w:hAnsi="Times New Roman" w:cs="Times New Roman"/>
            <w:color w:val="333333"/>
            <w:shd w:val="clear" w:color="auto" w:fill="FFFFFF"/>
          </w:rPr>
          <w:t>Actividades para consolidar lo que has aprendido en esta sección.</w:t>
        </w:r>
      </w:ins>
    </w:p>
    <w:p w14:paraId="386D55A5" w14:textId="64B58433" w:rsidR="008429BA" w:rsidRPr="009A7192" w:rsidDel="00FC0900" w:rsidRDefault="008429BA" w:rsidP="00817BA9">
      <w:pPr>
        <w:spacing w:after="0"/>
        <w:rPr>
          <w:del w:id="3749" w:author="Josué" w:date="2015-06-26T15:44:00Z"/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3276EB" w:rsidRPr="009A7192" w:rsidDel="008429BA" w14:paraId="29CA5B93" w14:textId="5C59E956" w:rsidTr="00A00E62">
        <w:trPr>
          <w:del w:id="3750" w:author="Josué" w:date="2015-06-26T15:00:00Z"/>
        </w:trPr>
        <w:tc>
          <w:tcPr>
            <w:tcW w:w="9033" w:type="dxa"/>
            <w:gridSpan w:val="2"/>
            <w:shd w:val="clear" w:color="auto" w:fill="000000" w:themeFill="text1"/>
          </w:tcPr>
          <w:p w14:paraId="04BEE0FF" w14:textId="5346C0A9" w:rsidR="003276EB" w:rsidRPr="009A7192" w:rsidDel="008429BA" w:rsidRDefault="003276EB" w:rsidP="00A00E62">
            <w:pPr>
              <w:jc w:val="center"/>
              <w:rPr>
                <w:del w:id="3751" w:author="Josué" w:date="2015-06-26T15:00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del w:id="3752" w:author="Josué" w:date="2015-06-26T15:00:00Z">
              <w:r w:rsidRPr="009A7192" w:rsidDel="008429BA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delText>Profundiza: recurso nuevo</w:delText>
              </w:r>
            </w:del>
          </w:p>
        </w:tc>
      </w:tr>
      <w:tr w:rsidR="003276EB" w:rsidRPr="009A7192" w:rsidDel="008429BA" w14:paraId="2363556A" w14:textId="41066FDF" w:rsidTr="00A00E62">
        <w:trPr>
          <w:del w:id="3753" w:author="Josué" w:date="2015-06-26T15:00:00Z"/>
        </w:trPr>
        <w:tc>
          <w:tcPr>
            <w:tcW w:w="2518" w:type="dxa"/>
          </w:tcPr>
          <w:p w14:paraId="5327CE13" w14:textId="00596F33" w:rsidR="003276EB" w:rsidRPr="009A7192" w:rsidDel="008429BA" w:rsidRDefault="003276EB" w:rsidP="00A00E62">
            <w:pPr>
              <w:rPr>
                <w:del w:id="3754" w:author="Josué" w:date="2015-06-26T15:00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3755" w:author="Josué" w:date="2015-06-26T15:00:00Z">
              <w:r w:rsidRPr="009A7192" w:rsidDel="008429B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Código</w:delText>
              </w:r>
            </w:del>
          </w:p>
        </w:tc>
        <w:tc>
          <w:tcPr>
            <w:tcW w:w="6515" w:type="dxa"/>
          </w:tcPr>
          <w:p w14:paraId="3919872B" w14:textId="1239733C" w:rsidR="003276EB" w:rsidRPr="009A7192" w:rsidDel="008429BA" w:rsidRDefault="003276EB" w:rsidP="00A00E62">
            <w:pPr>
              <w:rPr>
                <w:del w:id="3756" w:author="Josué" w:date="2015-06-26T15:00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3757" w:author="Josué" w:date="2015-06-26T15:00:00Z">
              <w:r w:rsidRPr="009A7192" w:rsidDel="008429B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XX_00_00_REC00 (Se numeran de 10 en 10)</w:delText>
              </w:r>
            </w:del>
          </w:p>
        </w:tc>
      </w:tr>
      <w:tr w:rsidR="003276EB" w:rsidRPr="009A7192" w:rsidDel="008429BA" w14:paraId="3FBFB911" w14:textId="6A507C80" w:rsidTr="00A00E62">
        <w:trPr>
          <w:del w:id="3758" w:author="Josué" w:date="2015-06-26T15:00:00Z"/>
        </w:trPr>
        <w:tc>
          <w:tcPr>
            <w:tcW w:w="2518" w:type="dxa"/>
          </w:tcPr>
          <w:p w14:paraId="34D0805A" w14:textId="74E56C7E" w:rsidR="003276EB" w:rsidRPr="009A7192" w:rsidDel="008429BA" w:rsidRDefault="003276EB" w:rsidP="00A00E62">
            <w:pPr>
              <w:rPr>
                <w:del w:id="3759" w:author="Josué" w:date="2015-06-26T15:0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3760" w:author="Josué" w:date="2015-06-26T15:00:00Z">
              <w:r w:rsidRPr="009A7192" w:rsidDel="008429B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Título</w:delText>
              </w:r>
            </w:del>
          </w:p>
        </w:tc>
        <w:tc>
          <w:tcPr>
            <w:tcW w:w="6515" w:type="dxa"/>
          </w:tcPr>
          <w:p w14:paraId="3DD8C30E" w14:textId="2080051A" w:rsidR="003276EB" w:rsidRPr="009A7192" w:rsidDel="008429BA" w:rsidRDefault="003276EB" w:rsidP="00A00E62">
            <w:pPr>
              <w:rPr>
                <w:del w:id="3761" w:author="Josué" w:date="2015-06-26T15:0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76EB" w:rsidRPr="009A7192" w:rsidDel="008429BA" w14:paraId="0EF1D79C" w14:textId="05E95FE2" w:rsidTr="00A00E62">
        <w:trPr>
          <w:del w:id="3762" w:author="Josué" w:date="2015-06-26T15:00:00Z"/>
        </w:trPr>
        <w:tc>
          <w:tcPr>
            <w:tcW w:w="2518" w:type="dxa"/>
          </w:tcPr>
          <w:p w14:paraId="392B97DE" w14:textId="2475880F" w:rsidR="003276EB" w:rsidRPr="009A7192" w:rsidDel="008429BA" w:rsidRDefault="003276EB" w:rsidP="00A00E62">
            <w:pPr>
              <w:rPr>
                <w:del w:id="3763" w:author="Josué" w:date="2015-06-26T15:0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3764" w:author="Josué" w:date="2015-06-26T15:00:00Z">
              <w:r w:rsidRPr="009A7192" w:rsidDel="008429B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Descripción</w:delText>
              </w:r>
            </w:del>
          </w:p>
        </w:tc>
        <w:tc>
          <w:tcPr>
            <w:tcW w:w="6515" w:type="dxa"/>
          </w:tcPr>
          <w:p w14:paraId="586DFF8E" w14:textId="4BF15F7F" w:rsidR="003276EB" w:rsidRPr="009A7192" w:rsidDel="008429BA" w:rsidRDefault="003276EB" w:rsidP="00A00E62">
            <w:pPr>
              <w:rPr>
                <w:del w:id="3765" w:author="Josué" w:date="2015-06-26T15:0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A7EFB51" w14:textId="77777777" w:rsidR="00817BA9" w:rsidRPr="009A7192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E6137" w:rsidRPr="009A7192" w14:paraId="2D18EB97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5D9B6259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06D348E6" w14:textId="77777777" w:rsidTr="006A1C5D">
        <w:trPr>
          <w:trHeight w:val="320"/>
        </w:trPr>
        <w:tc>
          <w:tcPr>
            <w:tcW w:w="2518" w:type="dxa"/>
          </w:tcPr>
          <w:p w14:paraId="3012D1FA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0E40A8" w14:textId="4C242631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</w:t>
            </w:r>
            <w:ins w:id="3766" w:author="Josué" w:date="2015-06-26T15:57:00Z">
              <w:r w:rsidR="00C83D8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CO_</w:t>
              </w:r>
            </w:ins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REC70</w:t>
            </w:r>
          </w:p>
        </w:tc>
      </w:tr>
      <w:tr w:rsidR="009E6137" w:rsidRPr="009A7192" w14:paraId="3E854B6E" w14:textId="77777777" w:rsidTr="006A1C5D">
        <w:trPr>
          <w:trHeight w:val="282"/>
        </w:trPr>
        <w:tc>
          <w:tcPr>
            <w:tcW w:w="2518" w:type="dxa"/>
          </w:tcPr>
          <w:p w14:paraId="72A04730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9D80004" w14:textId="1F145F9C" w:rsidR="009E6137" w:rsidRPr="009A7192" w:rsidRDefault="009E6137" w:rsidP="00C83D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Transformaciones</w:t>
            </w:r>
            <w:del w:id="3767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de</w:t>
            </w:r>
            <w:del w:id="3768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las </w:t>
            </w:r>
            <w:del w:id="3769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funciones seno y </w:t>
            </w:r>
            <w:del w:id="3770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coseno</w:t>
            </w:r>
            <w:del w:id="3771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  <w:tr w:rsidR="009E6137" w:rsidRPr="009A7192" w14:paraId="01156833" w14:textId="77777777" w:rsidTr="006A1C5D">
        <w:tc>
          <w:tcPr>
            <w:tcW w:w="2518" w:type="dxa"/>
          </w:tcPr>
          <w:p w14:paraId="1AAB9AB9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45B63EE" w14:textId="38ACBC9E" w:rsidR="009E6137" w:rsidRPr="009A7192" w:rsidRDefault="009E6137" w:rsidP="00C83D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Ejercicio</w:t>
            </w:r>
            <w:del w:id="3772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de arrastrar imágenes</w:t>
            </w:r>
            <w:del w:id="3773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de  graficas</w:t>
            </w:r>
            <w:del w:id="3774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al </w:t>
            </w:r>
            <w:del w:id="3775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contenedor que </w:t>
            </w:r>
            <w:del w:id="3776" w:author="Josué" w:date="2015-06-26T15:57:00Z">
              <w:r w:rsidRPr="009A7192" w:rsidDel="00C83D8F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</w:delText>
              </w:r>
            </w:del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correspond</w:t>
            </w:r>
            <w:bookmarkStart w:id="3777" w:name="_GoBack"/>
            <w:bookmarkEnd w:id="3777"/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a.</w:t>
            </w:r>
          </w:p>
        </w:tc>
      </w:tr>
    </w:tbl>
    <w:p w14:paraId="77BDA8E3" w14:textId="77777777" w:rsidR="003276EB" w:rsidRPr="009A7192" w:rsidRDefault="003276EB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C09B2E6" w14:textId="77777777" w:rsidR="003276EB" w:rsidRPr="009A7192" w:rsidRDefault="003276EB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713213" w:rsidRPr="009A7192" w14:paraId="3635CC4B" w14:textId="77777777" w:rsidTr="00C861C0">
        <w:tc>
          <w:tcPr>
            <w:tcW w:w="9033" w:type="dxa"/>
            <w:gridSpan w:val="2"/>
            <w:shd w:val="clear" w:color="auto" w:fill="000000" w:themeFill="text1"/>
          </w:tcPr>
          <w:p w14:paraId="4DCC6B1B" w14:textId="77777777" w:rsidR="00713213" w:rsidRPr="009A7192" w:rsidRDefault="00713213" w:rsidP="00C861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13213" w:rsidRPr="009A7192" w14:paraId="1415B787" w14:textId="77777777" w:rsidTr="00C861C0">
        <w:tc>
          <w:tcPr>
            <w:tcW w:w="2518" w:type="dxa"/>
          </w:tcPr>
          <w:p w14:paraId="48EB18C9" w14:textId="77777777" w:rsidR="00713213" w:rsidRPr="009A7192" w:rsidRDefault="00713213" w:rsidP="00C861C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E22B20E" w14:textId="504470B7" w:rsidR="00713213" w:rsidRPr="009A7192" w:rsidRDefault="009E6137" w:rsidP="00C861C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MA_10_04_REC8</w:t>
            </w:r>
            <w:r w:rsidR="00713213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13213" w:rsidRPr="009A7192" w14:paraId="235CAC37" w14:textId="77777777" w:rsidTr="00C861C0">
        <w:tc>
          <w:tcPr>
            <w:tcW w:w="2518" w:type="dxa"/>
          </w:tcPr>
          <w:p w14:paraId="202E73DC" w14:textId="77777777" w:rsidR="00713213" w:rsidRPr="009A7192" w:rsidRDefault="00713213" w:rsidP="00C861C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1F9324" w14:textId="4E86A380" w:rsidR="00713213" w:rsidRPr="009A7192" w:rsidRDefault="00F57E58" w:rsidP="00C861C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Transformaciones  de  las  funciones tangente y  cotangente</w:t>
            </w:r>
          </w:p>
        </w:tc>
      </w:tr>
      <w:tr w:rsidR="00713213" w:rsidRPr="009A7192" w14:paraId="42576239" w14:textId="77777777" w:rsidTr="00C861C0">
        <w:tc>
          <w:tcPr>
            <w:tcW w:w="2518" w:type="dxa"/>
          </w:tcPr>
          <w:p w14:paraId="35476F2E" w14:textId="77777777" w:rsidR="00713213" w:rsidRPr="009A7192" w:rsidRDefault="00713213" w:rsidP="00C861C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0811034" w14:textId="39F7C195" w:rsidR="00713213" w:rsidRPr="009A7192" w:rsidRDefault="00F57E58" w:rsidP="00F57E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Ejercicio  de arrastrar imágenes  de  graficas  al  contenedor que  corresponda.</w:t>
            </w:r>
          </w:p>
        </w:tc>
      </w:tr>
    </w:tbl>
    <w:p w14:paraId="74630856" w14:textId="77777777" w:rsidR="00713213" w:rsidRPr="009A7192" w:rsidRDefault="0071321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1643B3EB" w14:textId="77777777" w:rsidR="00713213" w:rsidRPr="009A7192" w:rsidRDefault="0071321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9E6137" w:rsidRPr="009A7192" w14:paraId="184DAD9D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2D7FBBA0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29A2B8A3" w14:textId="77777777" w:rsidTr="006A1C5D">
        <w:tc>
          <w:tcPr>
            <w:tcW w:w="2518" w:type="dxa"/>
          </w:tcPr>
          <w:p w14:paraId="770A1442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B818F8" w14:textId="69782AC8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MA_10_04_REC90</w:t>
            </w:r>
          </w:p>
        </w:tc>
      </w:tr>
      <w:tr w:rsidR="009E6137" w:rsidRPr="009A7192" w14:paraId="520CD658" w14:textId="77777777" w:rsidTr="006A1C5D">
        <w:tc>
          <w:tcPr>
            <w:tcW w:w="2518" w:type="dxa"/>
          </w:tcPr>
          <w:p w14:paraId="6292172F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9905B57" w14:textId="0D385307" w:rsidR="009E6137" w:rsidRPr="009A7192" w:rsidRDefault="0076790D" w:rsidP="007679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Transformaciones  de  las  funciones secante y  cosecante.</w:t>
            </w:r>
          </w:p>
        </w:tc>
      </w:tr>
      <w:tr w:rsidR="009E6137" w:rsidRPr="009A7192" w14:paraId="65038BCA" w14:textId="77777777" w:rsidTr="006A1C5D">
        <w:tc>
          <w:tcPr>
            <w:tcW w:w="2518" w:type="dxa"/>
          </w:tcPr>
          <w:p w14:paraId="5187E195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4E5F562" w14:textId="12F594EA" w:rsidR="009E6137" w:rsidRPr="009A7192" w:rsidRDefault="0076790D" w:rsidP="007679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Ejercicio  de arrastrar imágenes  de  graficas  al  contenedor que  corresponda.</w:t>
            </w:r>
          </w:p>
        </w:tc>
      </w:tr>
    </w:tbl>
    <w:p w14:paraId="3E5A0EC5" w14:textId="77777777" w:rsidR="00713213" w:rsidRPr="009A7192" w:rsidRDefault="0071321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E6137" w:rsidRPr="009A7192" w14:paraId="17385408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1B689C13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7B44B850" w14:textId="77777777" w:rsidTr="006A1C5D">
        <w:tc>
          <w:tcPr>
            <w:tcW w:w="2518" w:type="dxa"/>
          </w:tcPr>
          <w:p w14:paraId="66FC6330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B760FAF" w14:textId="240B1EBA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MA_10_04_REC100</w:t>
            </w:r>
          </w:p>
        </w:tc>
      </w:tr>
      <w:tr w:rsidR="009E6137" w:rsidRPr="009A7192" w14:paraId="0BB69C7A" w14:textId="77777777" w:rsidTr="006A1C5D">
        <w:tc>
          <w:tcPr>
            <w:tcW w:w="2518" w:type="dxa"/>
          </w:tcPr>
          <w:p w14:paraId="165FCC20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426B33A" w14:textId="46006D3D" w:rsidR="009E6137" w:rsidRPr="009A7192" w:rsidRDefault="005E4038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Periodo y amplitud de  funciones trigonométricas.</w:t>
            </w:r>
          </w:p>
        </w:tc>
      </w:tr>
      <w:tr w:rsidR="009E6137" w:rsidRPr="009A7192" w14:paraId="32CF49BE" w14:textId="77777777" w:rsidTr="006A1C5D">
        <w:tc>
          <w:tcPr>
            <w:tcW w:w="2518" w:type="dxa"/>
          </w:tcPr>
          <w:p w14:paraId="779DB714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4B90CD7" w14:textId="77777777" w:rsidR="007274F6" w:rsidRPr="009A7192" w:rsidRDefault="007274F6" w:rsidP="007274F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Selecciona el  valor del periodo  o amplitud de la función  dada.</w:t>
            </w:r>
          </w:p>
          <w:p w14:paraId="78857465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47C1D6E" w14:textId="77777777" w:rsidR="00817BA9" w:rsidRPr="009A7192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E4E5503" w14:textId="77777777" w:rsidR="007274F6" w:rsidRPr="009A7192" w:rsidRDefault="007274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7274F6" w:rsidRPr="009A7192" w14:paraId="39BF1638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1CCE8488" w14:textId="77777777" w:rsidR="007274F6" w:rsidRPr="009A7192" w:rsidRDefault="007274F6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274F6" w:rsidRPr="009A7192" w14:paraId="6B2EBC2E" w14:textId="77777777" w:rsidTr="006A1C5D">
        <w:tc>
          <w:tcPr>
            <w:tcW w:w="2518" w:type="dxa"/>
          </w:tcPr>
          <w:p w14:paraId="72C440C0" w14:textId="77777777" w:rsidR="007274F6" w:rsidRPr="009A7192" w:rsidRDefault="007274F6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DF500DB" w14:textId="1862D2DA" w:rsidR="007274F6" w:rsidRPr="009A7192" w:rsidRDefault="007274F6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MA_10_04_REC110</w:t>
            </w:r>
          </w:p>
        </w:tc>
      </w:tr>
      <w:tr w:rsidR="007274F6" w:rsidRPr="009A7192" w14:paraId="421FBBD9" w14:textId="77777777" w:rsidTr="006A1C5D">
        <w:tc>
          <w:tcPr>
            <w:tcW w:w="2518" w:type="dxa"/>
          </w:tcPr>
          <w:p w14:paraId="7AF61CD4" w14:textId="77777777" w:rsidR="007274F6" w:rsidRPr="009A7192" w:rsidRDefault="007274F6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EBCF56A" w14:textId="569A3D0A" w:rsidR="007274F6" w:rsidRPr="009A7192" w:rsidRDefault="004A5F18" w:rsidP="004A5F1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Transformación  de la  función  trigonométrica  coseno.</w:t>
            </w:r>
          </w:p>
        </w:tc>
      </w:tr>
      <w:tr w:rsidR="007274F6" w:rsidRPr="009A7192" w14:paraId="0C7BDFFB" w14:textId="77777777" w:rsidTr="006A1C5D">
        <w:tc>
          <w:tcPr>
            <w:tcW w:w="2518" w:type="dxa"/>
          </w:tcPr>
          <w:p w14:paraId="56765397" w14:textId="77777777" w:rsidR="007274F6" w:rsidRPr="009A7192" w:rsidRDefault="007274F6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71E3248" w14:textId="49B4E322" w:rsidR="007274F6" w:rsidRPr="009A7192" w:rsidRDefault="004A5F18" w:rsidP="004A5F1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Dada una   secuencia de  imágenes  es posible  determinar  la  ecuación  de  una  función  trigonométrica  transformada.</w:t>
            </w:r>
          </w:p>
        </w:tc>
      </w:tr>
    </w:tbl>
    <w:p w14:paraId="4E203BA4" w14:textId="77777777" w:rsidR="007274F6" w:rsidRPr="009A7192" w:rsidRDefault="007274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459CDD77" w14:textId="77777777" w:rsidR="007274F6" w:rsidRPr="009A7192" w:rsidRDefault="007274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E6137" w:rsidRPr="009A7192" w14:paraId="5BA53E03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7807BB31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3434382E" w14:textId="77777777" w:rsidTr="006A1C5D">
        <w:tc>
          <w:tcPr>
            <w:tcW w:w="2518" w:type="dxa"/>
          </w:tcPr>
          <w:p w14:paraId="6D48D2A0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DC546A7" w14:textId="123C546F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MA_10_04_REC120</w:t>
            </w:r>
          </w:p>
        </w:tc>
      </w:tr>
      <w:tr w:rsidR="009E6137" w:rsidRPr="009A7192" w14:paraId="2ED8F7B7" w14:textId="77777777" w:rsidTr="006A1C5D">
        <w:tc>
          <w:tcPr>
            <w:tcW w:w="2518" w:type="dxa"/>
          </w:tcPr>
          <w:p w14:paraId="525C0970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E2E787" w14:textId="6046DB35" w:rsidR="009E6137" w:rsidRPr="009A7192" w:rsidRDefault="00143554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Transformación  de la  función  trigonométrica tangente.</w:t>
            </w:r>
          </w:p>
        </w:tc>
      </w:tr>
      <w:tr w:rsidR="009E6137" w:rsidRPr="009A7192" w14:paraId="601AA4E9" w14:textId="77777777" w:rsidTr="006A1C5D">
        <w:tc>
          <w:tcPr>
            <w:tcW w:w="2518" w:type="dxa"/>
          </w:tcPr>
          <w:p w14:paraId="54A400DE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2C2393D" w14:textId="7D53264B" w:rsidR="009E6137" w:rsidRPr="009A7192" w:rsidRDefault="005621CD" w:rsidP="005621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eastAsia="MS Mincho" w:hAnsi="Times New Roman" w:cs="Times New Roman"/>
                <w:sz w:val="24"/>
                <w:szCs w:val="24"/>
              </w:rPr>
              <w:t>Dada una   secuencia de  imágenes  es posible  determinar  la  ecuación  de  una  función  trigonométrica  transformada.</w:t>
            </w:r>
          </w:p>
        </w:tc>
      </w:tr>
    </w:tbl>
    <w:p w14:paraId="609327F8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E6137" w:rsidRPr="009A7192" w14:paraId="560A2832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2F7FD48E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607BB63B" w14:textId="77777777" w:rsidTr="006A1C5D">
        <w:tc>
          <w:tcPr>
            <w:tcW w:w="2518" w:type="dxa"/>
          </w:tcPr>
          <w:p w14:paraId="5EB4F37C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EDB669" w14:textId="6D3283D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MA_10_04_REC130</w:t>
            </w:r>
          </w:p>
        </w:tc>
      </w:tr>
      <w:tr w:rsidR="009E6137" w:rsidRPr="009A7192" w14:paraId="68DA059A" w14:textId="77777777" w:rsidTr="006A1C5D">
        <w:tc>
          <w:tcPr>
            <w:tcW w:w="2518" w:type="dxa"/>
          </w:tcPr>
          <w:p w14:paraId="050AD858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C1A5275" w14:textId="435C08DC" w:rsidR="009E6137" w:rsidRPr="009A7192" w:rsidRDefault="00263E1A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Desfase de  las  funciones trigonométricas</w:t>
            </w:r>
          </w:p>
        </w:tc>
      </w:tr>
      <w:tr w:rsidR="009E6137" w:rsidRPr="009A7192" w14:paraId="587EE07D" w14:textId="77777777" w:rsidTr="006A1C5D">
        <w:tc>
          <w:tcPr>
            <w:tcW w:w="2518" w:type="dxa"/>
          </w:tcPr>
          <w:p w14:paraId="0F15E081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5527C7E" w14:textId="09310B3F" w:rsidR="009E6137" w:rsidRPr="009A7192" w:rsidRDefault="00263E1A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permite  al  estudiante encontrar  el  desfase de  la  gráfica  dada  su ecuación.</w:t>
            </w:r>
          </w:p>
        </w:tc>
      </w:tr>
    </w:tbl>
    <w:p w14:paraId="08714677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C25E079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E6137" w:rsidRPr="009A7192" w14:paraId="1AB28954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5F82097A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0EFB23DE" w14:textId="77777777" w:rsidTr="006A1C5D">
        <w:tc>
          <w:tcPr>
            <w:tcW w:w="2518" w:type="dxa"/>
          </w:tcPr>
          <w:p w14:paraId="4E4B2698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4146F35" w14:textId="085460F8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MA_10_04_REC140</w:t>
            </w:r>
          </w:p>
        </w:tc>
      </w:tr>
      <w:tr w:rsidR="009E6137" w:rsidRPr="009A7192" w14:paraId="3C53B1AF" w14:textId="77777777" w:rsidTr="006A1C5D">
        <w:tc>
          <w:tcPr>
            <w:tcW w:w="2518" w:type="dxa"/>
          </w:tcPr>
          <w:p w14:paraId="539BA66E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54CBF4D" w14:textId="1364F9E8" w:rsidR="009E6137" w:rsidRPr="009A7192" w:rsidRDefault="008106EC" w:rsidP="008106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Periodo  de las funciones trigonométricas tangentes, cotangente, secante, cosecante.</w:t>
            </w:r>
          </w:p>
        </w:tc>
      </w:tr>
      <w:tr w:rsidR="009E6137" w:rsidRPr="009A7192" w14:paraId="7282448E" w14:textId="77777777" w:rsidTr="006A1C5D">
        <w:tc>
          <w:tcPr>
            <w:tcW w:w="2518" w:type="dxa"/>
          </w:tcPr>
          <w:p w14:paraId="71D44FB4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9029104" w14:textId="23D40509" w:rsidR="009E6137" w:rsidRPr="009A7192" w:rsidRDefault="008106EC" w:rsidP="008106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permite  al  estudiante encontrar  el  periodo de  la  gráfica  dada  su ecuación.</w:t>
            </w:r>
          </w:p>
        </w:tc>
      </w:tr>
    </w:tbl>
    <w:p w14:paraId="34216E9B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19CF253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9E6137" w:rsidRPr="009A7192" w14:paraId="3C31EA67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21FE849B" w14:textId="77777777" w:rsidR="009E6137" w:rsidRPr="009A7192" w:rsidRDefault="009E6137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E6137" w:rsidRPr="009A7192" w14:paraId="7B7EB3D7" w14:textId="77777777" w:rsidTr="006A1C5D">
        <w:tc>
          <w:tcPr>
            <w:tcW w:w="2518" w:type="dxa"/>
          </w:tcPr>
          <w:p w14:paraId="61FA3ED1" w14:textId="77777777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48CA1E" w14:textId="7FC13F38" w:rsidR="009E6137" w:rsidRPr="009A7192" w:rsidRDefault="009E6137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MA_10_04_REC150</w:t>
            </w:r>
          </w:p>
        </w:tc>
      </w:tr>
      <w:tr w:rsidR="009E6137" w:rsidRPr="009A7192" w14:paraId="57E4B6A3" w14:textId="77777777" w:rsidTr="006A1C5D">
        <w:tc>
          <w:tcPr>
            <w:tcW w:w="2518" w:type="dxa"/>
          </w:tcPr>
          <w:p w14:paraId="46C6423B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EE7A654" w14:textId="2E3DAF82" w:rsidR="009E6137" w:rsidRPr="009A7192" w:rsidRDefault="002D4F8C" w:rsidP="002D4F8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Desfase de las funciones trigonométricas tangentes, cotangente, secante, cosecante.</w:t>
            </w:r>
          </w:p>
        </w:tc>
      </w:tr>
      <w:tr w:rsidR="009E6137" w:rsidRPr="009A7192" w14:paraId="17A8C67F" w14:textId="77777777" w:rsidTr="006A1C5D">
        <w:tc>
          <w:tcPr>
            <w:tcW w:w="2518" w:type="dxa"/>
          </w:tcPr>
          <w:p w14:paraId="7C3F680C" w14:textId="77777777" w:rsidR="009E6137" w:rsidRPr="009A7192" w:rsidRDefault="009E6137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7879696" w14:textId="6531A80F" w:rsidR="009E6137" w:rsidRPr="009A7192" w:rsidRDefault="002D4F8C" w:rsidP="002D4F8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permite  al  estudiante encontrar  el  desfase de  la  gráfica  dada  su ecuación.</w:t>
            </w:r>
          </w:p>
        </w:tc>
      </w:tr>
    </w:tbl>
    <w:p w14:paraId="2818C19E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82750" w:rsidRPr="009A7192" w14:paraId="0D4DD777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752E53B2" w14:textId="77777777" w:rsidR="00182750" w:rsidRPr="009A7192" w:rsidRDefault="00182750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82750" w:rsidRPr="009A7192" w14:paraId="7AC7428E" w14:textId="77777777" w:rsidTr="006A1C5D">
        <w:tc>
          <w:tcPr>
            <w:tcW w:w="2518" w:type="dxa"/>
          </w:tcPr>
          <w:p w14:paraId="7E4FB72F" w14:textId="77777777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33386CD" w14:textId="5ADF7B45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MA_10_04_REC160</w:t>
            </w:r>
          </w:p>
        </w:tc>
      </w:tr>
      <w:tr w:rsidR="00182750" w:rsidRPr="009A7192" w14:paraId="0B316340" w14:textId="77777777" w:rsidTr="006A1C5D">
        <w:tc>
          <w:tcPr>
            <w:tcW w:w="2518" w:type="dxa"/>
          </w:tcPr>
          <w:p w14:paraId="49514ADB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EB18468" w14:textId="016EA420" w:rsidR="00182750" w:rsidRPr="009A7192" w:rsidRDefault="00607903" w:rsidP="0060790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Desplazamiento vertical de  las  funciones trigonométricas.</w:t>
            </w:r>
          </w:p>
        </w:tc>
      </w:tr>
      <w:tr w:rsidR="00182750" w:rsidRPr="009A7192" w14:paraId="2387D4B2" w14:textId="77777777" w:rsidTr="006A1C5D">
        <w:tc>
          <w:tcPr>
            <w:tcW w:w="2518" w:type="dxa"/>
          </w:tcPr>
          <w:p w14:paraId="00B93D16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D691642" w14:textId="32EB2D1F" w:rsidR="00182750" w:rsidRPr="009A7192" w:rsidRDefault="00607903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permite  al  estudiante encontrar  el  desplazamiento  vertical de  la  gráfica  dada  su ecuación</w:t>
            </w:r>
          </w:p>
        </w:tc>
      </w:tr>
    </w:tbl>
    <w:p w14:paraId="58C894BA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82750" w:rsidRPr="009A7192" w14:paraId="5C61990E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70432EA6" w14:textId="77777777" w:rsidR="00182750" w:rsidRPr="009A7192" w:rsidRDefault="00182750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82750" w:rsidRPr="009A7192" w14:paraId="6539CCEC" w14:textId="77777777" w:rsidTr="006A1C5D">
        <w:tc>
          <w:tcPr>
            <w:tcW w:w="2518" w:type="dxa"/>
          </w:tcPr>
          <w:p w14:paraId="27398694" w14:textId="77777777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4ECA318" w14:textId="31CE7F95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MA_10_04_REC170</w:t>
            </w:r>
          </w:p>
        </w:tc>
      </w:tr>
      <w:tr w:rsidR="00182750" w:rsidRPr="009A7192" w14:paraId="6656232C" w14:textId="77777777" w:rsidTr="006A1C5D">
        <w:tc>
          <w:tcPr>
            <w:tcW w:w="2518" w:type="dxa"/>
          </w:tcPr>
          <w:p w14:paraId="75776794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0CD7D8C" w14:textId="6CD0C77C" w:rsidR="00182750" w:rsidRPr="009A7192" w:rsidRDefault="00A74DDD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Desplazamiento horizontal de  las  funciones trigonométricas.</w:t>
            </w:r>
          </w:p>
        </w:tc>
      </w:tr>
      <w:tr w:rsidR="00182750" w:rsidRPr="009A7192" w14:paraId="66CA2C87" w14:textId="77777777" w:rsidTr="006A1C5D">
        <w:tc>
          <w:tcPr>
            <w:tcW w:w="2518" w:type="dxa"/>
          </w:tcPr>
          <w:p w14:paraId="11903B7C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546C396" w14:textId="234F3CBC" w:rsidR="00182750" w:rsidRPr="009A7192" w:rsidRDefault="00A74DDD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permite  al  estudiante encontrar  el  desplazamiento  horizontal de  la  gráfica  dada  su ecuación</w:t>
            </w:r>
          </w:p>
        </w:tc>
      </w:tr>
    </w:tbl>
    <w:p w14:paraId="7D090E99" w14:textId="77777777" w:rsidR="009E6137" w:rsidRPr="009A7192" w:rsidRDefault="009E6137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82750" w:rsidRPr="009A7192" w14:paraId="791961DB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6DD0AA12" w14:textId="77777777" w:rsidR="00182750" w:rsidRPr="009A7192" w:rsidRDefault="00182750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182750" w:rsidRPr="009A7192" w14:paraId="66A549F9" w14:textId="77777777" w:rsidTr="006A1C5D">
        <w:tc>
          <w:tcPr>
            <w:tcW w:w="2518" w:type="dxa"/>
          </w:tcPr>
          <w:p w14:paraId="5DCC0F5C" w14:textId="77777777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8761F8D" w14:textId="5FEDDDF1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MA_10_04_REC180 (Se numeran de 10 en 10)</w:t>
            </w:r>
          </w:p>
        </w:tc>
      </w:tr>
      <w:tr w:rsidR="00182750" w:rsidRPr="009A7192" w14:paraId="6379C227" w14:textId="77777777" w:rsidTr="006A1C5D">
        <w:tc>
          <w:tcPr>
            <w:tcW w:w="2518" w:type="dxa"/>
          </w:tcPr>
          <w:p w14:paraId="6E13C8EB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0FDC0E" w14:textId="2E7DFE92" w:rsidR="00182750" w:rsidRPr="009A7192" w:rsidRDefault="00D00D9E" w:rsidP="00D00D9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Instalación de  Geogebra.</w:t>
            </w:r>
          </w:p>
        </w:tc>
      </w:tr>
      <w:tr w:rsidR="00182750" w:rsidRPr="009A7192" w14:paraId="6496705D" w14:textId="77777777" w:rsidTr="006A1C5D">
        <w:tc>
          <w:tcPr>
            <w:tcW w:w="2518" w:type="dxa"/>
          </w:tcPr>
          <w:p w14:paraId="511A2D6E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44DB7F0" w14:textId="5ECB955E" w:rsidR="00182750" w:rsidRPr="009A7192" w:rsidRDefault="00D00D9E" w:rsidP="00D00D9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 te  permitirá   descargar el  software  Geogebra.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A88F8DB" w14:textId="77777777" w:rsidR="00182750" w:rsidRPr="009A7192" w:rsidRDefault="00182750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82750" w:rsidRPr="009A7192" w14:paraId="40398C09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7FC4E95D" w14:textId="77777777" w:rsidR="00182750" w:rsidRPr="009A7192" w:rsidRDefault="00182750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182750" w:rsidRPr="009A7192" w14:paraId="293D9142" w14:textId="77777777" w:rsidTr="006A1C5D">
        <w:tc>
          <w:tcPr>
            <w:tcW w:w="2518" w:type="dxa"/>
          </w:tcPr>
          <w:p w14:paraId="7ABDFF12" w14:textId="77777777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5EF5284" w14:textId="0601B3E0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MA_10_04_REC190 (Se numeran de 10 en 10)</w:t>
            </w:r>
          </w:p>
        </w:tc>
      </w:tr>
      <w:tr w:rsidR="00182750" w:rsidRPr="009A7192" w14:paraId="6DF493F2" w14:textId="77777777" w:rsidTr="006A1C5D">
        <w:tc>
          <w:tcPr>
            <w:tcW w:w="2518" w:type="dxa"/>
          </w:tcPr>
          <w:p w14:paraId="39FA5BC1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49EDF97" w14:textId="581373ED" w:rsidR="00182750" w:rsidRPr="009A7192" w:rsidRDefault="00B7541A" w:rsidP="00B7541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Construcción de  las  funciones trigonometrías, seno,coseno, tangente.</w:t>
            </w:r>
          </w:p>
        </w:tc>
      </w:tr>
      <w:tr w:rsidR="00182750" w:rsidRPr="009A7192" w14:paraId="4368AC2B" w14:textId="77777777" w:rsidTr="006A1C5D">
        <w:tc>
          <w:tcPr>
            <w:tcW w:w="2518" w:type="dxa"/>
          </w:tcPr>
          <w:p w14:paraId="5ADCA0ED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D16813B" w14:textId="2E56FE7F" w:rsidR="00182750" w:rsidRPr="009A7192" w:rsidRDefault="00B7541A" w:rsidP="00B7541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Esta actividad  debe  asignarse  como  tarea  ya  sea  para  entregarse  a  mano  o  enviarse  por correo.</w:t>
            </w:r>
          </w:p>
        </w:tc>
      </w:tr>
    </w:tbl>
    <w:p w14:paraId="03BFCDE4" w14:textId="77777777" w:rsidR="00182750" w:rsidRPr="009A7192" w:rsidRDefault="00182750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82750" w:rsidRPr="009A7192" w14:paraId="7BD9F777" w14:textId="77777777" w:rsidTr="006A1C5D">
        <w:tc>
          <w:tcPr>
            <w:tcW w:w="9033" w:type="dxa"/>
            <w:gridSpan w:val="2"/>
            <w:shd w:val="clear" w:color="auto" w:fill="000000" w:themeFill="text1"/>
          </w:tcPr>
          <w:p w14:paraId="3C574AB6" w14:textId="77777777" w:rsidR="00182750" w:rsidRPr="009A7192" w:rsidRDefault="00182750" w:rsidP="006A1C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182750" w:rsidRPr="009A7192" w14:paraId="5E29D112" w14:textId="77777777" w:rsidTr="006A1C5D">
        <w:tc>
          <w:tcPr>
            <w:tcW w:w="2518" w:type="dxa"/>
          </w:tcPr>
          <w:p w14:paraId="73F777C7" w14:textId="77777777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7BB0E8B" w14:textId="7E02BBB7" w:rsidR="00182750" w:rsidRPr="009A7192" w:rsidRDefault="00182750" w:rsidP="006A1C5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MA_10_04_REC200 (Se numeran de 10 en 10)</w:t>
            </w:r>
          </w:p>
        </w:tc>
      </w:tr>
      <w:tr w:rsidR="00182750" w:rsidRPr="009A7192" w14:paraId="4836EDA4" w14:textId="77777777" w:rsidTr="006A1C5D">
        <w:tc>
          <w:tcPr>
            <w:tcW w:w="2518" w:type="dxa"/>
          </w:tcPr>
          <w:p w14:paraId="05469302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F8263AD" w14:textId="44604207" w:rsidR="00182750" w:rsidRPr="009A7192" w:rsidRDefault="00C64AA2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Construcción de  las  funciones trigonometrías, cotangente,secante, cosecante.</w:t>
            </w:r>
          </w:p>
        </w:tc>
      </w:tr>
      <w:tr w:rsidR="00182750" w:rsidRPr="009A7192" w14:paraId="488F5BB3" w14:textId="77777777" w:rsidTr="006A1C5D">
        <w:tc>
          <w:tcPr>
            <w:tcW w:w="2518" w:type="dxa"/>
          </w:tcPr>
          <w:p w14:paraId="7E4787EA" w14:textId="77777777" w:rsidR="00182750" w:rsidRPr="009A7192" w:rsidRDefault="00182750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93605F6" w14:textId="583ED9DA" w:rsidR="00182750" w:rsidRPr="009A7192" w:rsidRDefault="00C64AA2" w:rsidP="006A1C5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Esta actividad  debe  asignarse  como  tarea  ya  sea  para  entregarse  a  mano  o  enviarse  por correo.</w:t>
            </w:r>
          </w:p>
        </w:tc>
      </w:tr>
    </w:tbl>
    <w:p w14:paraId="0A5E4C14" w14:textId="77777777" w:rsidR="00182750" w:rsidRPr="009A7192" w:rsidRDefault="00182750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E995B7A" w14:textId="77777777" w:rsidR="00182750" w:rsidRPr="009A7192" w:rsidRDefault="00182750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CAE7FA6" w14:textId="77777777" w:rsidR="00182750" w:rsidRPr="009A7192" w:rsidRDefault="00182750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63E46A" w14:textId="3E0D5147" w:rsidR="00E20A20" w:rsidDel="008429BA" w:rsidRDefault="00E20A20">
      <w:pPr>
        <w:rPr>
          <w:ins w:id="3778" w:author="Edgar Josué Malagón Montaña" w:date="2015-06-20T12:04:00Z"/>
          <w:del w:id="3779" w:author="Josué" w:date="2015-06-26T14:52:00Z"/>
          <w:rFonts w:ascii="Times New Roman" w:hAnsi="Times New Roman" w:cs="Times New Roman"/>
          <w:color w:val="000000"/>
          <w:lang w:val="es-CO"/>
        </w:rPr>
      </w:pPr>
      <w:ins w:id="3780" w:author="Edgar Josué Malagón Montaña" w:date="2015-06-20T12:04:00Z">
        <w:del w:id="3781" w:author="Josué" w:date="2015-06-26T14:52:00Z">
          <w:r w:rsidDel="008429BA">
            <w:rPr>
              <w:rFonts w:ascii="Times New Roman" w:hAnsi="Times New Roman" w:cs="Times New Roman"/>
              <w:color w:val="000000"/>
              <w:lang w:val="es-CO"/>
            </w:rPr>
            <w:br w:type="page"/>
          </w:r>
        </w:del>
      </w:ins>
    </w:p>
    <w:p w14:paraId="395DEE58" w14:textId="638D7039" w:rsidR="00182750" w:rsidRPr="009A7192" w:rsidDel="00E20A20" w:rsidRDefault="00182750" w:rsidP="00081745">
      <w:pPr>
        <w:spacing w:after="0"/>
        <w:rPr>
          <w:del w:id="3782" w:author="Edgar Josué Malagón Montaña" w:date="2015-06-20T12:04:00Z"/>
          <w:rFonts w:ascii="Times New Roman" w:hAnsi="Times New Roman" w:cs="Times New Roman"/>
          <w:color w:val="000000"/>
          <w:lang w:val="es-CO"/>
        </w:rPr>
      </w:pPr>
    </w:p>
    <w:p w14:paraId="1ED7AB69" w14:textId="10B5A922" w:rsidR="00054A93" w:rsidRPr="009A7192" w:rsidRDefault="00C64AA2" w:rsidP="00134A9E">
      <w:pPr>
        <w:rPr>
          <w:rFonts w:ascii="Times New Roman" w:hAnsi="Times New Roman" w:cs="Times New Roman"/>
          <w:highlight w:val="yellow"/>
        </w:rPr>
      </w:pPr>
      <w:r w:rsidRPr="009A7192">
        <w:rPr>
          <w:rFonts w:ascii="Times New Roman" w:hAnsi="Times New Roman" w:cs="Times New Roman"/>
          <w:highlight w:val="yellow"/>
        </w:rPr>
        <w:t xml:space="preserve"> </w:t>
      </w:r>
      <w:r w:rsidR="00054A93" w:rsidRPr="009A7192">
        <w:rPr>
          <w:rFonts w:ascii="Times New Roman" w:hAnsi="Times New Roman" w:cs="Times New Roman"/>
          <w:highlight w:val="yellow"/>
        </w:rPr>
        <w:t>[SECCIÓN 1]</w:t>
      </w:r>
      <w:r w:rsidR="00054A93" w:rsidRPr="009A7192">
        <w:rPr>
          <w:rFonts w:ascii="Times New Roman" w:hAnsi="Times New Roman" w:cs="Times New Roman"/>
          <w:b/>
        </w:rPr>
        <w:t xml:space="preserve">Fin de </w:t>
      </w:r>
      <w:ins w:id="3783" w:author="Josué" w:date="2015-06-26T14:52:00Z">
        <w:r w:rsidR="008429BA">
          <w:rPr>
            <w:rFonts w:ascii="Times New Roman" w:hAnsi="Times New Roman" w:cs="Times New Roman"/>
            <w:b/>
          </w:rPr>
          <w:t>tema</w:t>
        </w:r>
      </w:ins>
      <w:del w:id="3784" w:author="Josué" w:date="2015-06-26T14:53:00Z">
        <w:r w:rsidR="00054A93" w:rsidRPr="009A7192" w:rsidDel="008429BA">
          <w:rPr>
            <w:rFonts w:ascii="Times New Roman" w:hAnsi="Times New Roman" w:cs="Times New Roman"/>
            <w:b/>
          </w:rPr>
          <w:delText>unidad</w:delText>
        </w:r>
      </w:del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34A9E" w:rsidRPr="009A7192" w14:paraId="2123944D" w14:textId="77777777" w:rsidTr="00694CB8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A7192" w:rsidRDefault="00134A9E" w:rsidP="00694C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134A9E" w:rsidRPr="009A7192" w14:paraId="15719AA6" w14:textId="77777777" w:rsidTr="00694CB8">
        <w:tc>
          <w:tcPr>
            <w:tcW w:w="2518" w:type="dxa"/>
          </w:tcPr>
          <w:p w14:paraId="6CFD1BE5" w14:textId="77777777" w:rsidR="00134A9E" w:rsidRPr="009A7192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5241CCC" w14:textId="149AB7AF" w:rsidR="00134A9E" w:rsidRPr="009A7192" w:rsidRDefault="00182750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</w:t>
            </w:r>
            <w:r w:rsidR="00FE4049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10_04</w:t>
            </w:r>
            <w:r w:rsidR="00134A9E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_REC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 w:rsidR="00134A9E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34A9E" w:rsidRPr="009A7192" w14:paraId="181F52A6" w14:textId="77777777" w:rsidTr="00694CB8">
        <w:tc>
          <w:tcPr>
            <w:tcW w:w="2518" w:type="dxa"/>
          </w:tcPr>
          <w:p w14:paraId="4246924B" w14:textId="77777777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134A9E" w:rsidRPr="009A7192" w14:paraId="738A5489" w14:textId="77777777" w:rsidTr="00694CB8">
        <w:tc>
          <w:tcPr>
            <w:tcW w:w="2518" w:type="dxa"/>
          </w:tcPr>
          <w:p w14:paraId="04B26A5F" w14:textId="77777777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BA77D9A" w14:textId="1F15CA18" w:rsidR="00134A9E" w:rsidRPr="009A7192" w:rsidRDefault="008201E1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Describe las funciones  trigonométricas  y sus  transformaciones.</w:t>
            </w:r>
          </w:p>
        </w:tc>
      </w:tr>
    </w:tbl>
    <w:p w14:paraId="52D7A3C0" w14:textId="77777777" w:rsidR="00054A93" w:rsidRPr="009A7192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134A9E" w:rsidRPr="009A7192" w14:paraId="0D64212D" w14:textId="77777777" w:rsidTr="00694CB8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A7192" w:rsidRDefault="00134A9E" w:rsidP="00694C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134A9E" w:rsidRPr="009A7192" w14:paraId="207EA6AB" w14:textId="77777777" w:rsidTr="00694CB8">
        <w:tc>
          <w:tcPr>
            <w:tcW w:w="2518" w:type="dxa"/>
          </w:tcPr>
          <w:p w14:paraId="55596F6C" w14:textId="77777777" w:rsidR="00134A9E" w:rsidRPr="009A7192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14654A" w14:textId="6C6864C4" w:rsidR="00134A9E" w:rsidRPr="009A7192" w:rsidRDefault="00182750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</w:t>
            </w:r>
            <w:r w:rsidR="00FE4049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10_04_RE</w:t>
            </w:r>
            <w:r w:rsidR="00085FAC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34A9E" w:rsidRPr="009A7192" w14:paraId="38269999" w14:textId="77777777" w:rsidTr="00694CB8">
        <w:tc>
          <w:tcPr>
            <w:tcW w:w="2518" w:type="dxa"/>
          </w:tcPr>
          <w:p w14:paraId="35CCBF58" w14:textId="77777777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AD568EA" w14:textId="3F667FF7" w:rsidR="00134A9E" w:rsidRPr="009A7192" w:rsidRDefault="00B473A4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EVALUACIÓN DE FUNCIONES TRIGONOMETRICAS</w:t>
            </w:r>
          </w:p>
        </w:tc>
      </w:tr>
      <w:tr w:rsidR="00134A9E" w:rsidRPr="009A7192" w14:paraId="680DAD81" w14:textId="77777777" w:rsidTr="00694CB8">
        <w:tc>
          <w:tcPr>
            <w:tcW w:w="2518" w:type="dxa"/>
          </w:tcPr>
          <w:p w14:paraId="3BDF4C16" w14:textId="77777777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076C91A" w14:textId="469D9182" w:rsidR="00134A9E" w:rsidRPr="009A7192" w:rsidRDefault="00B473A4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Este  recurso permite  evaluar  que  tanto  has  aprendido  sobre las funciones trigonométricas.</w:t>
            </w:r>
          </w:p>
        </w:tc>
      </w:tr>
    </w:tbl>
    <w:p w14:paraId="6BF6CAE0" w14:textId="77777777" w:rsidR="00134A9E" w:rsidRPr="009A7192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8"/>
        <w:gridCol w:w="2300"/>
        <w:gridCol w:w="4750"/>
      </w:tblGrid>
      <w:tr w:rsidR="00134A9E" w:rsidRPr="009A7192" w14:paraId="1C9797FC" w14:textId="77777777" w:rsidTr="00694CB8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9A7192" w:rsidRDefault="00134A9E" w:rsidP="00694C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134A9E" w:rsidRPr="009A7192" w14:paraId="492CE9B8" w14:textId="77777777" w:rsidTr="00694CB8">
        <w:tc>
          <w:tcPr>
            <w:tcW w:w="2518" w:type="dxa"/>
          </w:tcPr>
          <w:p w14:paraId="7EAE6C05" w14:textId="77777777" w:rsidR="00134A9E" w:rsidRPr="009A7192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65E78EED" w:rsidR="00134A9E" w:rsidRPr="009A7192" w:rsidRDefault="00182750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</w:t>
            </w:r>
            <w:r w:rsidR="00FE4049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10_04</w:t>
            </w:r>
            <w:r w:rsidR="00085FAC" w:rsidRPr="009A71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_REC230</w:t>
            </w:r>
          </w:p>
        </w:tc>
      </w:tr>
      <w:tr w:rsidR="00134A9E" w:rsidRPr="009A7192" w14:paraId="14F74D4D" w14:textId="77777777" w:rsidTr="00694CB8">
        <w:tc>
          <w:tcPr>
            <w:tcW w:w="2518" w:type="dxa"/>
          </w:tcPr>
          <w:p w14:paraId="5B0F1BF2" w14:textId="0C7B9861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Web 01</w:t>
            </w:r>
          </w:p>
        </w:tc>
        <w:tc>
          <w:tcPr>
            <w:tcW w:w="3257" w:type="dxa"/>
          </w:tcPr>
          <w:p w14:paraId="78F8930E" w14:textId="00F82334" w:rsidR="00134A9E" w:rsidRPr="009A7192" w:rsidRDefault="006E123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Función seno</w:t>
            </w:r>
          </w:p>
        </w:tc>
        <w:tc>
          <w:tcPr>
            <w:tcW w:w="3258" w:type="dxa"/>
          </w:tcPr>
          <w:p w14:paraId="6DB00687" w14:textId="3D02CE4D" w:rsidR="00134A9E" w:rsidRPr="009A7192" w:rsidRDefault="006E123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http://tube.geogebra.org/student/m15858</w:t>
            </w:r>
            <w:r w:rsidR="00134A9E"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URL</w:t>
            </w:r>
          </w:p>
        </w:tc>
      </w:tr>
      <w:tr w:rsidR="00134A9E" w:rsidRPr="009A7192" w14:paraId="4A847A21" w14:textId="77777777" w:rsidTr="00694CB8">
        <w:tc>
          <w:tcPr>
            <w:tcW w:w="2518" w:type="dxa"/>
          </w:tcPr>
          <w:p w14:paraId="6E5D37F2" w14:textId="750ECCF1" w:rsidR="00134A9E" w:rsidRPr="009A7192" w:rsidRDefault="00134A9E" w:rsidP="00694CB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3257" w:type="dxa"/>
          </w:tcPr>
          <w:p w14:paraId="4568F319" w14:textId="0F585472" w:rsidR="00134A9E" w:rsidRPr="009A7192" w:rsidRDefault="00FA27F6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Funciones periodicas</w:t>
            </w:r>
          </w:p>
        </w:tc>
        <w:tc>
          <w:tcPr>
            <w:tcW w:w="3258" w:type="dxa"/>
          </w:tcPr>
          <w:p w14:paraId="093828DE" w14:textId="62E5E97D" w:rsidR="00134A9E" w:rsidRPr="009A7192" w:rsidRDefault="00FA27F6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http://tube.geogebra.org/student/m106334</w:t>
            </w:r>
            <w:r w:rsidR="00134A9E"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URL</w:t>
            </w:r>
          </w:p>
        </w:tc>
      </w:tr>
      <w:tr w:rsidR="00134A9E" w:rsidRPr="009A7192" w14:paraId="1572862F" w14:textId="77777777" w:rsidTr="00694CB8">
        <w:tc>
          <w:tcPr>
            <w:tcW w:w="2518" w:type="dxa"/>
          </w:tcPr>
          <w:p w14:paraId="3DE92A1D" w14:textId="53D921C6" w:rsidR="00134A9E" w:rsidRPr="009A7192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3257" w:type="dxa"/>
          </w:tcPr>
          <w:p w14:paraId="629BB5D5" w14:textId="3C6C5C6C" w:rsidR="00134A9E" w:rsidRPr="009A7192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Título</w:t>
            </w:r>
          </w:p>
        </w:tc>
        <w:tc>
          <w:tcPr>
            <w:tcW w:w="3258" w:type="dxa"/>
          </w:tcPr>
          <w:p w14:paraId="35017F04" w14:textId="24226D95" w:rsidR="00134A9E" w:rsidRPr="009A7192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A7192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URL</w:t>
            </w:r>
          </w:p>
        </w:tc>
      </w:tr>
    </w:tbl>
    <w:p w14:paraId="26C92892" w14:textId="6B235AFA" w:rsidR="009D7E43" w:rsidRPr="009A7192" w:rsidRDefault="009D7E43" w:rsidP="00DB11A8">
      <w:pPr>
        <w:spacing w:after="0"/>
        <w:rPr>
          <w:rFonts w:ascii="Times New Roman" w:hAnsi="Times New Roman" w:cs="Times New Roman"/>
        </w:rPr>
      </w:pPr>
    </w:p>
    <w:sectPr w:rsidR="009D7E43" w:rsidRPr="009A7192" w:rsidSect="00FC30C2">
      <w:headerReference w:type="even" r:id="rId33"/>
      <w:headerReference w:type="default" r:id="rId34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19" w:author="Josué" w:date="2015-06-19T15:17:00Z" w:initials="C">
    <w:p w14:paraId="03EB604D" w14:textId="77DA25C3" w:rsidR="00086586" w:rsidRDefault="00086586">
      <w:pPr>
        <w:pStyle w:val="Textocomentario"/>
      </w:pPr>
      <w:r>
        <w:rPr>
          <w:rStyle w:val="Refdecomentario"/>
        </w:rPr>
        <w:annotationRef/>
      </w:r>
    </w:p>
  </w:comment>
  <w:comment w:id="1520" w:author="Josué" w:date="2015-06-19T15:17:00Z" w:initials="C">
    <w:p w14:paraId="60128E21" w14:textId="42E36C8B" w:rsidR="00086586" w:rsidRDefault="00086586">
      <w:pPr>
        <w:pStyle w:val="Textocomentario"/>
      </w:pPr>
      <w:r>
        <w:rPr>
          <w:rStyle w:val="Refdecomentario"/>
        </w:rPr>
        <w:annotationRef/>
      </w:r>
      <w:r>
        <w:rPr>
          <w:noProof/>
        </w:rPr>
        <w:t>Se puede convertr en un recurso profundiza</w:t>
      </w:r>
    </w:p>
  </w:comment>
  <w:comment w:id="1658" w:author="Edgar Josué Malagón Montaña" w:date="2015-06-20T11:14:00Z" w:initials="EJMM">
    <w:p w14:paraId="45B8757D" w14:textId="18258E74" w:rsidR="00086586" w:rsidRDefault="00086586">
      <w:pPr>
        <w:pStyle w:val="Textocomentario"/>
      </w:pPr>
      <w:r>
        <w:rPr>
          <w:rStyle w:val="Refdecomentario"/>
        </w:rPr>
        <w:annotationRef/>
      </w:r>
      <w:r>
        <w:t>Convertir en un recurso profundiza</w:t>
      </w:r>
    </w:p>
  </w:comment>
  <w:comment w:id="2856" w:author="Josué" w:date="2015-06-22T15:42:00Z" w:initials="C">
    <w:p w14:paraId="6EBB9A4A" w14:textId="2E1AF575" w:rsidR="00086586" w:rsidRDefault="00086586">
      <w:pPr>
        <w:pStyle w:val="Textocomentario"/>
      </w:pPr>
      <w:r>
        <w:rPr>
          <w:rStyle w:val="Refdecomentario"/>
        </w:rPr>
        <w:annotationRef/>
      </w:r>
      <w:r>
        <w:rPr>
          <w:noProof/>
        </w:rPr>
        <w:t>aclarar la idea.</w:t>
      </w:r>
    </w:p>
  </w:comment>
  <w:comment w:id="3186" w:author="Josué" w:date="2015-06-26T15:18:00Z" w:initials="C">
    <w:p w14:paraId="497BECAB" w14:textId="5889B469" w:rsidR="00D81B5D" w:rsidRDefault="00D81B5D">
      <w:pPr>
        <w:pStyle w:val="Textocomentario"/>
      </w:pPr>
      <w:r>
        <w:rPr>
          <w:rStyle w:val="Refdecomentario"/>
        </w:rPr>
        <w:annotationRef/>
      </w:r>
      <w:r>
        <w:t>Por favor aclarar este tema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EB604D" w15:done="0"/>
  <w15:commentEx w15:paraId="60128E21" w15:done="0"/>
  <w15:commentEx w15:paraId="45B8757D" w15:done="0"/>
  <w15:commentEx w15:paraId="6EBB9A4A" w15:done="0"/>
  <w15:commentEx w15:paraId="497BEC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3B53EE" w14:textId="77777777" w:rsidR="00AD6F41" w:rsidRDefault="00AD6F41">
      <w:pPr>
        <w:spacing w:after="0"/>
      </w:pPr>
      <w:r>
        <w:separator/>
      </w:r>
    </w:p>
  </w:endnote>
  <w:endnote w:type="continuationSeparator" w:id="0">
    <w:p w14:paraId="5533EEBF" w14:textId="77777777" w:rsidR="00AD6F41" w:rsidRDefault="00AD6F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9CF6B7" w14:textId="77777777" w:rsidR="00AD6F41" w:rsidRDefault="00AD6F41">
      <w:pPr>
        <w:spacing w:after="0"/>
      </w:pPr>
      <w:r>
        <w:separator/>
      </w:r>
    </w:p>
  </w:footnote>
  <w:footnote w:type="continuationSeparator" w:id="0">
    <w:p w14:paraId="188E7AB3" w14:textId="77777777" w:rsidR="00AD6F41" w:rsidRDefault="00AD6F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086586" w:rsidRDefault="00086586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086586" w:rsidRDefault="00086586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086586" w:rsidRDefault="00086586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47E01">
      <w:rPr>
        <w:rStyle w:val="Nmerodepgina"/>
        <w:noProof/>
      </w:rPr>
      <w:t>32</w:t>
    </w:r>
    <w:r>
      <w:rPr>
        <w:rStyle w:val="Nmerodepgina"/>
      </w:rPr>
      <w:fldChar w:fldCharType="end"/>
    </w:r>
  </w:p>
  <w:p w14:paraId="5F223E2B" w14:textId="06A1F4AD" w:rsidR="00086586" w:rsidRPr="00F16D37" w:rsidRDefault="00086586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r>
      <w:rPr>
        <w:rFonts w:ascii="Times" w:hAnsi="Times"/>
        <w:sz w:val="20"/>
        <w:szCs w:val="20"/>
        <w:highlight w:val="yellow"/>
        <w:lang w:val="es-ES"/>
      </w:rPr>
      <w:t>GUION 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10_04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</w:t>
    </w:r>
    <w:r>
      <w:rPr>
        <w:b/>
        <w:sz w:val="22"/>
        <w:szCs w:val="22"/>
      </w:rPr>
      <w:t xml:space="preserve">Funciones trigonométricas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412DEF"/>
    <w:multiLevelType w:val="hybridMultilevel"/>
    <w:tmpl w:val="8222DF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114284"/>
    <w:multiLevelType w:val="hybridMultilevel"/>
    <w:tmpl w:val="072A39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FE75038"/>
    <w:multiLevelType w:val="hybridMultilevel"/>
    <w:tmpl w:val="73D65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B05466B"/>
    <w:multiLevelType w:val="hybridMultilevel"/>
    <w:tmpl w:val="37C298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7E0BC9"/>
    <w:multiLevelType w:val="hybridMultilevel"/>
    <w:tmpl w:val="82E27B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692952"/>
    <w:multiLevelType w:val="hybridMultilevel"/>
    <w:tmpl w:val="8222DF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>
    <w:nsid w:val="34210414"/>
    <w:multiLevelType w:val="hybridMultilevel"/>
    <w:tmpl w:val="45AAE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F372CC3"/>
    <w:multiLevelType w:val="hybridMultilevel"/>
    <w:tmpl w:val="FD8A1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CE28EF"/>
    <w:multiLevelType w:val="hybridMultilevel"/>
    <w:tmpl w:val="44AA7C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7005FDD"/>
    <w:multiLevelType w:val="hybridMultilevel"/>
    <w:tmpl w:val="EDDA7AA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71473D7"/>
    <w:multiLevelType w:val="hybridMultilevel"/>
    <w:tmpl w:val="AD8A08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5A6583"/>
    <w:multiLevelType w:val="hybridMultilevel"/>
    <w:tmpl w:val="53B228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F5E3D0A"/>
    <w:multiLevelType w:val="hybridMultilevel"/>
    <w:tmpl w:val="C0783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4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7071D0E"/>
    <w:multiLevelType w:val="hybridMultilevel"/>
    <w:tmpl w:val="04F0E2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794766C1"/>
    <w:multiLevelType w:val="hybridMultilevel"/>
    <w:tmpl w:val="15969C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99D5F7D"/>
    <w:multiLevelType w:val="hybridMultilevel"/>
    <w:tmpl w:val="ECC4B9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5"/>
  </w:num>
  <w:num w:numId="4">
    <w:abstractNumId w:val="4"/>
  </w:num>
  <w:num w:numId="5">
    <w:abstractNumId w:val="29"/>
  </w:num>
  <w:num w:numId="6">
    <w:abstractNumId w:val="14"/>
  </w:num>
  <w:num w:numId="7">
    <w:abstractNumId w:val="9"/>
  </w:num>
  <w:num w:numId="8">
    <w:abstractNumId w:val="19"/>
  </w:num>
  <w:num w:numId="9">
    <w:abstractNumId w:val="35"/>
  </w:num>
  <w:num w:numId="10">
    <w:abstractNumId w:val="6"/>
  </w:num>
  <w:num w:numId="11">
    <w:abstractNumId w:val="26"/>
  </w:num>
  <w:num w:numId="12">
    <w:abstractNumId w:val="45"/>
  </w:num>
  <w:num w:numId="13">
    <w:abstractNumId w:val="24"/>
  </w:num>
  <w:num w:numId="14">
    <w:abstractNumId w:val="27"/>
  </w:num>
  <w:num w:numId="15">
    <w:abstractNumId w:val="43"/>
  </w:num>
  <w:num w:numId="16">
    <w:abstractNumId w:val="40"/>
  </w:num>
  <w:num w:numId="17">
    <w:abstractNumId w:val="47"/>
  </w:num>
  <w:num w:numId="18">
    <w:abstractNumId w:val="30"/>
  </w:num>
  <w:num w:numId="19">
    <w:abstractNumId w:val="22"/>
  </w:num>
  <w:num w:numId="20">
    <w:abstractNumId w:val="11"/>
  </w:num>
  <w:num w:numId="21">
    <w:abstractNumId w:val="50"/>
  </w:num>
  <w:num w:numId="22">
    <w:abstractNumId w:val="12"/>
  </w:num>
  <w:num w:numId="23">
    <w:abstractNumId w:val="2"/>
  </w:num>
  <w:num w:numId="24">
    <w:abstractNumId w:val="34"/>
  </w:num>
  <w:num w:numId="25">
    <w:abstractNumId w:val="31"/>
  </w:num>
  <w:num w:numId="26">
    <w:abstractNumId w:val="39"/>
  </w:num>
  <w:num w:numId="27">
    <w:abstractNumId w:val="15"/>
  </w:num>
  <w:num w:numId="28">
    <w:abstractNumId w:val="10"/>
  </w:num>
  <w:num w:numId="29">
    <w:abstractNumId w:val="23"/>
  </w:num>
  <w:num w:numId="30">
    <w:abstractNumId w:val="0"/>
  </w:num>
  <w:num w:numId="31">
    <w:abstractNumId w:val="41"/>
  </w:num>
  <w:num w:numId="32">
    <w:abstractNumId w:val="8"/>
  </w:num>
  <w:num w:numId="33">
    <w:abstractNumId w:val="44"/>
  </w:num>
  <w:num w:numId="34">
    <w:abstractNumId w:val="17"/>
  </w:num>
  <w:num w:numId="35">
    <w:abstractNumId w:val="16"/>
  </w:num>
  <w:num w:numId="36">
    <w:abstractNumId w:val="1"/>
  </w:num>
  <w:num w:numId="37">
    <w:abstractNumId w:val="21"/>
  </w:num>
  <w:num w:numId="38">
    <w:abstractNumId w:val="46"/>
  </w:num>
  <w:num w:numId="39">
    <w:abstractNumId w:val="48"/>
  </w:num>
  <w:num w:numId="40">
    <w:abstractNumId w:val="37"/>
  </w:num>
  <w:num w:numId="41">
    <w:abstractNumId w:val="38"/>
  </w:num>
  <w:num w:numId="42">
    <w:abstractNumId w:val="7"/>
  </w:num>
  <w:num w:numId="43">
    <w:abstractNumId w:val="49"/>
  </w:num>
  <w:num w:numId="44">
    <w:abstractNumId w:val="3"/>
  </w:num>
  <w:num w:numId="45">
    <w:abstractNumId w:val="42"/>
  </w:num>
  <w:num w:numId="46">
    <w:abstractNumId w:val="32"/>
  </w:num>
  <w:num w:numId="47">
    <w:abstractNumId w:val="36"/>
  </w:num>
  <w:num w:numId="48">
    <w:abstractNumId w:val="25"/>
  </w:num>
  <w:num w:numId="49">
    <w:abstractNumId w:val="13"/>
  </w:num>
  <w:num w:numId="50">
    <w:abstractNumId w:val="33"/>
  </w:num>
  <w:num w:numId="51">
    <w:abstractNumId w:val="18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ué">
    <w15:presenceInfo w15:providerId="None" w15:userId="Josué"/>
  </w15:person>
  <w15:person w15:author="Edgar Josué Malagón Montaña">
    <w15:presenceInfo w15:providerId="Windows Live" w15:userId="a2cef99131b85b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1D38"/>
    <w:rsid w:val="00022E85"/>
    <w:rsid w:val="0002307B"/>
    <w:rsid w:val="0002625A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89C"/>
    <w:rsid w:val="00045C68"/>
    <w:rsid w:val="000468AD"/>
    <w:rsid w:val="00046EB5"/>
    <w:rsid w:val="00046F41"/>
    <w:rsid w:val="00047153"/>
    <w:rsid w:val="00047627"/>
    <w:rsid w:val="00053744"/>
    <w:rsid w:val="00054A93"/>
    <w:rsid w:val="0005679F"/>
    <w:rsid w:val="00056BFD"/>
    <w:rsid w:val="00056FCF"/>
    <w:rsid w:val="000573A2"/>
    <w:rsid w:val="00057679"/>
    <w:rsid w:val="000629EA"/>
    <w:rsid w:val="00064F7F"/>
    <w:rsid w:val="000716B5"/>
    <w:rsid w:val="0007415B"/>
    <w:rsid w:val="0007752C"/>
    <w:rsid w:val="00081745"/>
    <w:rsid w:val="00081E63"/>
    <w:rsid w:val="0008475A"/>
    <w:rsid w:val="00085D52"/>
    <w:rsid w:val="00085FAC"/>
    <w:rsid w:val="00086586"/>
    <w:rsid w:val="00086775"/>
    <w:rsid w:val="0008711D"/>
    <w:rsid w:val="000871E0"/>
    <w:rsid w:val="000874F7"/>
    <w:rsid w:val="000924E5"/>
    <w:rsid w:val="0009314C"/>
    <w:rsid w:val="0009379A"/>
    <w:rsid w:val="00093D7C"/>
    <w:rsid w:val="00096510"/>
    <w:rsid w:val="0009651E"/>
    <w:rsid w:val="00097ACE"/>
    <w:rsid w:val="00097F50"/>
    <w:rsid w:val="000A070F"/>
    <w:rsid w:val="000A089B"/>
    <w:rsid w:val="000A3959"/>
    <w:rsid w:val="000A3DA9"/>
    <w:rsid w:val="000A3DE8"/>
    <w:rsid w:val="000A4D90"/>
    <w:rsid w:val="000A72A0"/>
    <w:rsid w:val="000A7E1A"/>
    <w:rsid w:val="000B24EF"/>
    <w:rsid w:val="000B2DD2"/>
    <w:rsid w:val="000B4F40"/>
    <w:rsid w:val="000B5A8D"/>
    <w:rsid w:val="000C0B3F"/>
    <w:rsid w:val="000C4BAB"/>
    <w:rsid w:val="000C602F"/>
    <w:rsid w:val="000D0680"/>
    <w:rsid w:val="000D0E70"/>
    <w:rsid w:val="000D0F14"/>
    <w:rsid w:val="000D3304"/>
    <w:rsid w:val="000D3AAA"/>
    <w:rsid w:val="000D76CE"/>
    <w:rsid w:val="000E1629"/>
    <w:rsid w:val="000E1E66"/>
    <w:rsid w:val="000E2D76"/>
    <w:rsid w:val="000E3B0A"/>
    <w:rsid w:val="000E50F5"/>
    <w:rsid w:val="000E56BF"/>
    <w:rsid w:val="000E5A67"/>
    <w:rsid w:val="000E7362"/>
    <w:rsid w:val="000F03A0"/>
    <w:rsid w:val="000F0C7A"/>
    <w:rsid w:val="000F3118"/>
    <w:rsid w:val="000F7B46"/>
    <w:rsid w:val="001018BE"/>
    <w:rsid w:val="00101BD5"/>
    <w:rsid w:val="00101D89"/>
    <w:rsid w:val="0011245D"/>
    <w:rsid w:val="00112EDC"/>
    <w:rsid w:val="00114C4A"/>
    <w:rsid w:val="00116DC4"/>
    <w:rsid w:val="00121317"/>
    <w:rsid w:val="001239A8"/>
    <w:rsid w:val="001246F9"/>
    <w:rsid w:val="001300C4"/>
    <w:rsid w:val="001310C6"/>
    <w:rsid w:val="001316BE"/>
    <w:rsid w:val="0013385F"/>
    <w:rsid w:val="00134A9E"/>
    <w:rsid w:val="001354F3"/>
    <w:rsid w:val="00135E31"/>
    <w:rsid w:val="00140B08"/>
    <w:rsid w:val="00140D65"/>
    <w:rsid w:val="00143554"/>
    <w:rsid w:val="001435BE"/>
    <w:rsid w:val="00147210"/>
    <w:rsid w:val="00147AE6"/>
    <w:rsid w:val="00147D40"/>
    <w:rsid w:val="00147EFB"/>
    <w:rsid w:val="00150A19"/>
    <w:rsid w:val="0015239D"/>
    <w:rsid w:val="00152DB8"/>
    <w:rsid w:val="00155DDA"/>
    <w:rsid w:val="001561C2"/>
    <w:rsid w:val="00161D0A"/>
    <w:rsid w:val="00163E0E"/>
    <w:rsid w:val="00164C58"/>
    <w:rsid w:val="00173847"/>
    <w:rsid w:val="001738BE"/>
    <w:rsid w:val="00175AA8"/>
    <w:rsid w:val="00177A1F"/>
    <w:rsid w:val="0018099E"/>
    <w:rsid w:val="001814D8"/>
    <w:rsid w:val="00182750"/>
    <w:rsid w:val="00183EBC"/>
    <w:rsid w:val="0018426E"/>
    <w:rsid w:val="0018784F"/>
    <w:rsid w:val="00193B1C"/>
    <w:rsid w:val="0019469F"/>
    <w:rsid w:val="001951EE"/>
    <w:rsid w:val="001955D6"/>
    <w:rsid w:val="00195E54"/>
    <w:rsid w:val="00195FE7"/>
    <w:rsid w:val="001A2B3A"/>
    <w:rsid w:val="001A42BD"/>
    <w:rsid w:val="001A4664"/>
    <w:rsid w:val="001A5E30"/>
    <w:rsid w:val="001B1DF1"/>
    <w:rsid w:val="001B1F44"/>
    <w:rsid w:val="001B37F8"/>
    <w:rsid w:val="001B3DAF"/>
    <w:rsid w:val="001B4371"/>
    <w:rsid w:val="001C161B"/>
    <w:rsid w:val="001C4F3C"/>
    <w:rsid w:val="001C6229"/>
    <w:rsid w:val="001D42D1"/>
    <w:rsid w:val="001D49CD"/>
    <w:rsid w:val="001D5457"/>
    <w:rsid w:val="001D54D1"/>
    <w:rsid w:val="001D6E31"/>
    <w:rsid w:val="001F16AE"/>
    <w:rsid w:val="001F1C0D"/>
    <w:rsid w:val="001F1D8F"/>
    <w:rsid w:val="001F26C5"/>
    <w:rsid w:val="001F2873"/>
    <w:rsid w:val="001F391D"/>
    <w:rsid w:val="002022A7"/>
    <w:rsid w:val="0020303A"/>
    <w:rsid w:val="0020599A"/>
    <w:rsid w:val="0021072A"/>
    <w:rsid w:val="00212435"/>
    <w:rsid w:val="00212459"/>
    <w:rsid w:val="00214515"/>
    <w:rsid w:val="002209FB"/>
    <w:rsid w:val="00221740"/>
    <w:rsid w:val="00222DD8"/>
    <w:rsid w:val="00225861"/>
    <w:rsid w:val="00225AC7"/>
    <w:rsid w:val="00226011"/>
    <w:rsid w:val="0023016E"/>
    <w:rsid w:val="00230B4F"/>
    <w:rsid w:val="00232291"/>
    <w:rsid w:val="002337E7"/>
    <w:rsid w:val="0023765B"/>
    <w:rsid w:val="002406F9"/>
    <w:rsid w:val="00243875"/>
    <w:rsid w:val="00244336"/>
    <w:rsid w:val="002514C9"/>
    <w:rsid w:val="00252A72"/>
    <w:rsid w:val="00257DDB"/>
    <w:rsid w:val="002632B2"/>
    <w:rsid w:val="00263E1A"/>
    <w:rsid w:val="00264B58"/>
    <w:rsid w:val="00272066"/>
    <w:rsid w:val="00273007"/>
    <w:rsid w:val="00276C9D"/>
    <w:rsid w:val="00280C0C"/>
    <w:rsid w:val="00281A09"/>
    <w:rsid w:val="00285778"/>
    <w:rsid w:val="00285811"/>
    <w:rsid w:val="00293919"/>
    <w:rsid w:val="00296001"/>
    <w:rsid w:val="002973CB"/>
    <w:rsid w:val="002A07B3"/>
    <w:rsid w:val="002A0B55"/>
    <w:rsid w:val="002A1E54"/>
    <w:rsid w:val="002A239D"/>
    <w:rsid w:val="002A239E"/>
    <w:rsid w:val="002A6B17"/>
    <w:rsid w:val="002A768B"/>
    <w:rsid w:val="002B0F59"/>
    <w:rsid w:val="002B253B"/>
    <w:rsid w:val="002B74DE"/>
    <w:rsid w:val="002C194D"/>
    <w:rsid w:val="002C2770"/>
    <w:rsid w:val="002C3084"/>
    <w:rsid w:val="002C5918"/>
    <w:rsid w:val="002C5ADE"/>
    <w:rsid w:val="002C7D17"/>
    <w:rsid w:val="002D1656"/>
    <w:rsid w:val="002D1E0F"/>
    <w:rsid w:val="002D2B46"/>
    <w:rsid w:val="002D2FE7"/>
    <w:rsid w:val="002D3077"/>
    <w:rsid w:val="002D3682"/>
    <w:rsid w:val="002D4F8C"/>
    <w:rsid w:val="002D710E"/>
    <w:rsid w:val="002E0A3A"/>
    <w:rsid w:val="002E0AFB"/>
    <w:rsid w:val="002E34D4"/>
    <w:rsid w:val="002E4AF5"/>
    <w:rsid w:val="002E7393"/>
    <w:rsid w:val="002E75C0"/>
    <w:rsid w:val="002F3431"/>
    <w:rsid w:val="002F3FB5"/>
    <w:rsid w:val="003030CE"/>
    <w:rsid w:val="00304BA5"/>
    <w:rsid w:val="00304F3E"/>
    <w:rsid w:val="00305F48"/>
    <w:rsid w:val="0030709A"/>
    <w:rsid w:val="00312A3B"/>
    <w:rsid w:val="00312F78"/>
    <w:rsid w:val="003139FA"/>
    <w:rsid w:val="00314206"/>
    <w:rsid w:val="00314B36"/>
    <w:rsid w:val="003150E5"/>
    <w:rsid w:val="00317F68"/>
    <w:rsid w:val="00321FC1"/>
    <w:rsid w:val="0032206E"/>
    <w:rsid w:val="0032234E"/>
    <w:rsid w:val="00322D61"/>
    <w:rsid w:val="00323B2C"/>
    <w:rsid w:val="00324E6A"/>
    <w:rsid w:val="00325653"/>
    <w:rsid w:val="00326FC9"/>
    <w:rsid w:val="00327549"/>
    <w:rsid w:val="003276EB"/>
    <w:rsid w:val="0033015E"/>
    <w:rsid w:val="00330EFB"/>
    <w:rsid w:val="00331E66"/>
    <w:rsid w:val="00332709"/>
    <w:rsid w:val="00333D4F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4B9F"/>
    <w:rsid w:val="003556F1"/>
    <w:rsid w:val="00356434"/>
    <w:rsid w:val="00362BCE"/>
    <w:rsid w:val="0036393A"/>
    <w:rsid w:val="00365A47"/>
    <w:rsid w:val="0036644C"/>
    <w:rsid w:val="00376179"/>
    <w:rsid w:val="00376B66"/>
    <w:rsid w:val="00377F3F"/>
    <w:rsid w:val="003812EB"/>
    <w:rsid w:val="0038315B"/>
    <w:rsid w:val="0038456F"/>
    <w:rsid w:val="00385C30"/>
    <w:rsid w:val="00385E3E"/>
    <w:rsid w:val="003926E6"/>
    <w:rsid w:val="00394AE7"/>
    <w:rsid w:val="00395E03"/>
    <w:rsid w:val="00395F9D"/>
    <w:rsid w:val="00396E33"/>
    <w:rsid w:val="003A0493"/>
    <w:rsid w:val="003A2A39"/>
    <w:rsid w:val="003A3208"/>
    <w:rsid w:val="003A470F"/>
    <w:rsid w:val="003A5FBA"/>
    <w:rsid w:val="003A60D4"/>
    <w:rsid w:val="003A63E0"/>
    <w:rsid w:val="003A7274"/>
    <w:rsid w:val="003A784A"/>
    <w:rsid w:val="003B0407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62C"/>
    <w:rsid w:val="003E024E"/>
    <w:rsid w:val="003E036B"/>
    <w:rsid w:val="003E1651"/>
    <w:rsid w:val="003E1BE1"/>
    <w:rsid w:val="003E1D55"/>
    <w:rsid w:val="003E39CA"/>
    <w:rsid w:val="003E689A"/>
    <w:rsid w:val="003E7985"/>
    <w:rsid w:val="003F1B3A"/>
    <w:rsid w:val="003F2984"/>
    <w:rsid w:val="003F2F74"/>
    <w:rsid w:val="003F3EE5"/>
    <w:rsid w:val="003F42C3"/>
    <w:rsid w:val="003F6E14"/>
    <w:rsid w:val="003F7179"/>
    <w:rsid w:val="004006D4"/>
    <w:rsid w:val="00404CF7"/>
    <w:rsid w:val="00407C56"/>
    <w:rsid w:val="00416B09"/>
    <w:rsid w:val="0042512A"/>
    <w:rsid w:val="00425943"/>
    <w:rsid w:val="004274ED"/>
    <w:rsid w:val="004274FA"/>
    <w:rsid w:val="00433B6D"/>
    <w:rsid w:val="00436E0A"/>
    <w:rsid w:val="00440AF7"/>
    <w:rsid w:val="0044314A"/>
    <w:rsid w:val="004434F2"/>
    <w:rsid w:val="00446FBC"/>
    <w:rsid w:val="004506D7"/>
    <w:rsid w:val="00450885"/>
    <w:rsid w:val="00453D0F"/>
    <w:rsid w:val="00453DA5"/>
    <w:rsid w:val="00455E58"/>
    <w:rsid w:val="0046182F"/>
    <w:rsid w:val="00461BC5"/>
    <w:rsid w:val="0046708B"/>
    <w:rsid w:val="004725E5"/>
    <w:rsid w:val="004756AC"/>
    <w:rsid w:val="0047645C"/>
    <w:rsid w:val="004802CB"/>
    <w:rsid w:val="0048119B"/>
    <w:rsid w:val="00482535"/>
    <w:rsid w:val="00484A58"/>
    <w:rsid w:val="0048579E"/>
    <w:rsid w:val="004871BA"/>
    <w:rsid w:val="0048783D"/>
    <w:rsid w:val="004905D5"/>
    <w:rsid w:val="00491E50"/>
    <w:rsid w:val="00493A29"/>
    <w:rsid w:val="00493D91"/>
    <w:rsid w:val="00493EBC"/>
    <w:rsid w:val="00494824"/>
    <w:rsid w:val="004A2A0C"/>
    <w:rsid w:val="004A3952"/>
    <w:rsid w:val="004A4334"/>
    <w:rsid w:val="004A590D"/>
    <w:rsid w:val="004A5F18"/>
    <w:rsid w:val="004A6044"/>
    <w:rsid w:val="004A6E6E"/>
    <w:rsid w:val="004B21D1"/>
    <w:rsid w:val="004B3939"/>
    <w:rsid w:val="004B47F2"/>
    <w:rsid w:val="004B5883"/>
    <w:rsid w:val="004B6B94"/>
    <w:rsid w:val="004B7F8D"/>
    <w:rsid w:val="004C1531"/>
    <w:rsid w:val="004C2881"/>
    <w:rsid w:val="004C4192"/>
    <w:rsid w:val="004C46B1"/>
    <w:rsid w:val="004C4869"/>
    <w:rsid w:val="004C7D0C"/>
    <w:rsid w:val="004D013B"/>
    <w:rsid w:val="004D3002"/>
    <w:rsid w:val="004D43E4"/>
    <w:rsid w:val="004D65E8"/>
    <w:rsid w:val="004D7C1C"/>
    <w:rsid w:val="004E0C44"/>
    <w:rsid w:val="004E50F2"/>
    <w:rsid w:val="004E5E51"/>
    <w:rsid w:val="004E742B"/>
    <w:rsid w:val="004F059B"/>
    <w:rsid w:val="004F341B"/>
    <w:rsid w:val="004F6AE7"/>
    <w:rsid w:val="00502C0E"/>
    <w:rsid w:val="00503061"/>
    <w:rsid w:val="00503AB4"/>
    <w:rsid w:val="00506975"/>
    <w:rsid w:val="005113BC"/>
    <w:rsid w:val="00511E9F"/>
    <w:rsid w:val="00512FAD"/>
    <w:rsid w:val="005132E7"/>
    <w:rsid w:val="00513D1A"/>
    <w:rsid w:val="005141D9"/>
    <w:rsid w:val="00515332"/>
    <w:rsid w:val="005158CD"/>
    <w:rsid w:val="005167CF"/>
    <w:rsid w:val="00517426"/>
    <w:rsid w:val="00520778"/>
    <w:rsid w:val="00521FFB"/>
    <w:rsid w:val="00522E49"/>
    <w:rsid w:val="00523EF5"/>
    <w:rsid w:val="00525BD4"/>
    <w:rsid w:val="005273B3"/>
    <w:rsid w:val="005319D0"/>
    <w:rsid w:val="00531CF8"/>
    <w:rsid w:val="0053396A"/>
    <w:rsid w:val="005407D1"/>
    <w:rsid w:val="00541888"/>
    <w:rsid w:val="00541D80"/>
    <w:rsid w:val="005426DA"/>
    <w:rsid w:val="00542BF6"/>
    <w:rsid w:val="00542FED"/>
    <w:rsid w:val="00545BE9"/>
    <w:rsid w:val="00545F61"/>
    <w:rsid w:val="00546A71"/>
    <w:rsid w:val="00550059"/>
    <w:rsid w:val="00550CBB"/>
    <w:rsid w:val="005556BA"/>
    <w:rsid w:val="0055598D"/>
    <w:rsid w:val="00556554"/>
    <w:rsid w:val="00557707"/>
    <w:rsid w:val="00557DB9"/>
    <w:rsid w:val="00560C51"/>
    <w:rsid w:val="00561243"/>
    <w:rsid w:val="00561431"/>
    <w:rsid w:val="005621CD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3649"/>
    <w:rsid w:val="00583E43"/>
    <w:rsid w:val="005852AD"/>
    <w:rsid w:val="005863A3"/>
    <w:rsid w:val="00587381"/>
    <w:rsid w:val="005919AA"/>
    <w:rsid w:val="005939BA"/>
    <w:rsid w:val="00593DFD"/>
    <w:rsid w:val="0059651D"/>
    <w:rsid w:val="005A3B16"/>
    <w:rsid w:val="005A40CA"/>
    <w:rsid w:val="005A4C1A"/>
    <w:rsid w:val="005B2CDC"/>
    <w:rsid w:val="005B35C1"/>
    <w:rsid w:val="005B61F4"/>
    <w:rsid w:val="005B648B"/>
    <w:rsid w:val="005B6E01"/>
    <w:rsid w:val="005C0797"/>
    <w:rsid w:val="005C2112"/>
    <w:rsid w:val="005C2681"/>
    <w:rsid w:val="005C40A1"/>
    <w:rsid w:val="005C41BA"/>
    <w:rsid w:val="005C5EB1"/>
    <w:rsid w:val="005D1738"/>
    <w:rsid w:val="005D2903"/>
    <w:rsid w:val="005D3558"/>
    <w:rsid w:val="005D3C97"/>
    <w:rsid w:val="005D3FA9"/>
    <w:rsid w:val="005D4960"/>
    <w:rsid w:val="005D4BD0"/>
    <w:rsid w:val="005D4D74"/>
    <w:rsid w:val="005D741E"/>
    <w:rsid w:val="005D783D"/>
    <w:rsid w:val="005E227B"/>
    <w:rsid w:val="005E4038"/>
    <w:rsid w:val="005E40AA"/>
    <w:rsid w:val="005E7549"/>
    <w:rsid w:val="005E7C7A"/>
    <w:rsid w:val="005F118D"/>
    <w:rsid w:val="005F226C"/>
    <w:rsid w:val="005F3B34"/>
    <w:rsid w:val="005F4DA4"/>
    <w:rsid w:val="00601256"/>
    <w:rsid w:val="00601BDD"/>
    <w:rsid w:val="00603690"/>
    <w:rsid w:val="00604376"/>
    <w:rsid w:val="00605A4C"/>
    <w:rsid w:val="00606197"/>
    <w:rsid w:val="00607903"/>
    <w:rsid w:val="00610EBA"/>
    <w:rsid w:val="00612D36"/>
    <w:rsid w:val="006141AB"/>
    <w:rsid w:val="006154EC"/>
    <w:rsid w:val="00616DBC"/>
    <w:rsid w:val="0061799C"/>
    <w:rsid w:val="00620174"/>
    <w:rsid w:val="00621979"/>
    <w:rsid w:val="00622ADD"/>
    <w:rsid w:val="006242A7"/>
    <w:rsid w:val="0062484A"/>
    <w:rsid w:val="00626C9A"/>
    <w:rsid w:val="006346A2"/>
    <w:rsid w:val="00637159"/>
    <w:rsid w:val="0064164C"/>
    <w:rsid w:val="00642768"/>
    <w:rsid w:val="00642C3E"/>
    <w:rsid w:val="00645669"/>
    <w:rsid w:val="00647E01"/>
    <w:rsid w:val="0065038E"/>
    <w:rsid w:val="00655EEF"/>
    <w:rsid w:val="006603DE"/>
    <w:rsid w:val="00660F65"/>
    <w:rsid w:val="00670091"/>
    <w:rsid w:val="00670761"/>
    <w:rsid w:val="006742FA"/>
    <w:rsid w:val="006749CF"/>
    <w:rsid w:val="006769B2"/>
    <w:rsid w:val="006770FD"/>
    <w:rsid w:val="0068378A"/>
    <w:rsid w:val="0068736B"/>
    <w:rsid w:val="00690A23"/>
    <w:rsid w:val="0069130B"/>
    <w:rsid w:val="006924A0"/>
    <w:rsid w:val="00692844"/>
    <w:rsid w:val="00694CB8"/>
    <w:rsid w:val="006959E5"/>
    <w:rsid w:val="00695B29"/>
    <w:rsid w:val="006A0494"/>
    <w:rsid w:val="006A0953"/>
    <w:rsid w:val="006A1381"/>
    <w:rsid w:val="006A1C5D"/>
    <w:rsid w:val="006A23D4"/>
    <w:rsid w:val="006A2D60"/>
    <w:rsid w:val="006A449D"/>
    <w:rsid w:val="006A493A"/>
    <w:rsid w:val="006A5363"/>
    <w:rsid w:val="006A5810"/>
    <w:rsid w:val="006B0124"/>
    <w:rsid w:val="006B0FA4"/>
    <w:rsid w:val="006B4CD5"/>
    <w:rsid w:val="006C075F"/>
    <w:rsid w:val="006C17DF"/>
    <w:rsid w:val="006C342C"/>
    <w:rsid w:val="006C46A1"/>
    <w:rsid w:val="006C690F"/>
    <w:rsid w:val="006D24A3"/>
    <w:rsid w:val="006D3E7D"/>
    <w:rsid w:val="006D4074"/>
    <w:rsid w:val="006E04FF"/>
    <w:rsid w:val="006E1231"/>
    <w:rsid w:val="006E3DFC"/>
    <w:rsid w:val="006E3FCB"/>
    <w:rsid w:val="006E5252"/>
    <w:rsid w:val="006E73F7"/>
    <w:rsid w:val="006E7704"/>
    <w:rsid w:val="006F3F0A"/>
    <w:rsid w:val="006F42B1"/>
    <w:rsid w:val="006F4EB4"/>
    <w:rsid w:val="006F7D3C"/>
    <w:rsid w:val="0070244F"/>
    <w:rsid w:val="00702D33"/>
    <w:rsid w:val="007033C5"/>
    <w:rsid w:val="00704D28"/>
    <w:rsid w:val="0070676D"/>
    <w:rsid w:val="00706A0F"/>
    <w:rsid w:val="00706AB7"/>
    <w:rsid w:val="00706FEB"/>
    <w:rsid w:val="007070AC"/>
    <w:rsid w:val="007109CF"/>
    <w:rsid w:val="007114E8"/>
    <w:rsid w:val="00713213"/>
    <w:rsid w:val="00713F94"/>
    <w:rsid w:val="00717CFF"/>
    <w:rsid w:val="00723E98"/>
    <w:rsid w:val="00724705"/>
    <w:rsid w:val="00724CA8"/>
    <w:rsid w:val="00725D66"/>
    <w:rsid w:val="00726376"/>
    <w:rsid w:val="007274F6"/>
    <w:rsid w:val="0073112B"/>
    <w:rsid w:val="007311BE"/>
    <w:rsid w:val="007314AD"/>
    <w:rsid w:val="00736490"/>
    <w:rsid w:val="007415A9"/>
    <w:rsid w:val="00741C41"/>
    <w:rsid w:val="00742DFC"/>
    <w:rsid w:val="007443E2"/>
    <w:rsid w:val="007454E3"/>
    <w:rsid w:val="007466A1"/>
    <w:rsid w:val="00747361"/>
    <w:rsid w:val="007530AF"/>
    <w:rsid w:val="0075379D"/>
    <w:rsid w:val="00753E7B"/>
    <w:rsid w:val="007574BF"/>
    <w:rsid w:val="00762BBB"/>
    <w:rsid w:val="007641EF"/>
    <w:rsid w:val="0076790D"/>
    <w:rsid w:val="0077084B"/>
    <w:rsid w:val="00772B97"/>
    <w:rsid w:val="00772E6F"/>
    <w:rsid w:val="00773DE0"/>
    <w:rsid w:val="00780218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1BBB"/>
    <w:rsid w:val="00793B45"/>
    <w:rsid w:val="007940EF"/>
    <w:rsid w:val="00794716"/>
    <w:rsid w:val="00794815"/>
    <w:rsid w:val="0079656C"/>
    <w:rsid w:val="00797AF2"/>
    <w:rsid w:val="007A0EDA"/>
    <w:rsid w:val="007A45A9"/>
    <w:rsid w:val="007A6FCA"/>
    <w:rsid w:val="007A7524"/>
    <w:rsid w:val="007A7625"/>
    <w:rsid w:val="007A7E25"/>
    <w:rsid w:val="007B08A6"/>
    <w:rsid w:val="007B0BEE"/>
    <w:rsid w:val="007B13DA"/>
    <w:rsid w:val="007B2236"/>
    <w:rsid w:val="007B341F"/>
    <w:rsid w:val="007C192C"/>
    <w:rsid w:val="007C2DA8"/>
    <w:rsid w:val="007C5226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9C3"/>
    <w:rsid w:val="00800ED8"/>
    <w:rsid w:val="00804B8D"/>
    <w:rsid w:val="00806DFA"/>
    <w:rsid w:val="008106EC"/>
    <w:rsid w:val="00810A81"/>
    <w:rsid w:val="008119A3"/>
    <w:rsid w:val="00812894"/>
    <w:rsid w:val="0081708C"/>
    <w:rsid w:val="0081772D"/>
    <w:rsid w:val="00817BA9"/>
    <w:rsid w:val="008201E1"/>
    <w:rsid w:val="00820E89"/>
    <w:rsid w:val="008210A9"/>
    <w:rsid w:val="00821347"/>
    <w:rsid w:val="00821CEC"/>
    <w:rsid w:val="0082620B"/>
    <w:rsid w:val="00826289"/>
    <w:rsid w:val="0082771A"/>
    <w:rsid w:val="008278AE"/>
    <w:rsid w:val="00827F9B"/>
    <w:rsid w:val="00830978"/>
    <w:rsid w:val="00832C23"/>
    <w:rsid w:val="00833317"/>
    <w:rsid w:val="00834AF9"/>
    <w:rsid w:val="008420C8"/>
    <w:rsid w:val="008421CC"/>
    <w:rsid w:val="00842252"/>
    <w:rsid w:val="008429BA"/>
    <w:rsid w:val="0084479D"/>
    <w:rsid w:val="00845E19"/>
    <w:rsid w:val="008476F6"/>
    <w:rsid w:val="00847EA7"/>
    <w:rsid w:val="00850A49"/>
    <w:rsid w:val="00852371"/>
    <w:rsid w:val="00854B41"/>
    <w:rsid w:val="008648CE"/>
    <w:rsid w:val="00864B03"/>
    <w:rsid w:val="00864FE2"/>
    <w:rsid w:val="00865141"/>
    <w:rsid w:val="0086569F"/>
    <w:rsid w:val="00865D68"/>
    <w:rsid w:val="00871D79"/>
    <w:rsid w:val="00872119"/>
    <w:rsid w:val="0087270D"/>
    <w:rsid w:val="008729DA"/>
    <w:rsid w:val="00875612"/>
    <w:rsid w:val="008819B4"/>
    <w:rsid w:val="008825B3"/>
    <w:rsid w:val="0088291C"/>
    <w:rsid w:val="0089265D"/>
    <w:rsid w:val="00893017"/>
    <w:rsid w:val="008969D0"/>
    <w:rsid w:val="008A00D9"/>
    <w:rsid w:val="008A0D4A"/>
    <w:rsid w:val="008A1BD7"/>
    <w:rsid w:val="008A1E38"/>
    <w:rsid w:val="008A4D14"/>
    <w:rsid w:val="008A51E7"/>
    <w:rsid w:val="008B0232"/>
    <w:rsid w:val="008B03F7"/>
    <w:rsid w:val="008B213C"/>
    <w:rsid w:val="008B4C96"/>
    <w:rsid w:val="008B6F21"/>
    <w:rsid w:val="008B78B3"/>
    <w:rsid w:val="008C184A"/>
    <w:rsid w:val="008C1B5B"/>
    <w:rsid w:val="008C2F46"/>
    <w:rsid w:val="008C3C24"/>
    <w:rsid w:val="008C432C"/>
    <w:rsid w:val="008C4561"/>
    <w:rsid w:val="008C4647"/>
    <w:rsid w:val="008C6D7A"/>
    <w:rsid w:val="008D056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9037BD"/>
    <w:rsid w:val="00904A13"/>
    <w:rsid w:val="00905F4B"/>
    <w:rsid w:val="00906CE6"/>
    <w:rsid w:val="00907312"/>
    <w:rsid w:val="009074D5"/>
    <w:rsid w:val="00907EC6"/>
    <w:rsid w:val="00912EB2"/>
    <w:rsid w:val="0091372D"/>
    <w:rsid w:val="009140D6"/>
    <w:rsid w:val="009153F5"/>
    <w:rsid w:val="00927CC1"/>
    <w:rsid w:val="009312D0"/>
    <w:rsid w:val="00932347"/>
    <w:rsid w:val="00932837"/>
    <w:rsid w:val="00933631"/>
    <w:rsid w:val="009355FF"/>
    <w:rsid w:val="0093582E"/>
    <w:rsid w:val="0093732D"/>
    <w:rsid w:val="00937DA9"/>
    <w:rsid w:val="00942AF2"/>
    <w:rsid w:val="00945604"/>
    <w:rsid w:val="009461F9"/>
    <w:rsid w:val="00952817"/>
    <w:rsid w:val="00952A91"/>
    <w:rsid w:val="0095345F"/>
    <w:rsid w:val="0095355B"/>
    <w:rsid w:val="00955009"/>
    <w:rsid w:val="009604C5"/>
    <w:rsid w:val="00963B92"/>
    <w:rsid w:val="00963CC3"/>
    <w:rsid w:val="009646BC"/>
    <w:rsid w:val="009655BE"/>
    <w:rsid w:val="009661D3"/>
    <w:rsid w:val="00970F2E"/>
    <w:rsid w:val="00971E52"/>
    <w:rsid w:val="00976A1A"/>
    <w:rsid w:val="0098031F"/>
    <w:rsid w:val="009825F0"/>
    <w:rsid w:val="00984C03"/>
    <w:rsid w:val="009873E2"/>
    <w:rsid w:val="0099027B"/>
    <w:rsid w:val="00994885"/>
    <w:rsid w:val="009953B0"/>
    <w:rsid w:val="009962E8"/>
    <w:rsid w:val="009963B3"/>
    <w:rsid w:val="009A078B"/>
    <w:rsid w:val="009A285F"/>
    <w:rsid w:val="009A29B1"/>
    <w:rsid w:val="009A5751"/>
    <w:rsid w:val="009A67C8"/>
    <w:rsid w:val="009A7192"/>
    <w:rsid w:val="009B0471"/>
    <w:rsid w:val="009B12F9"/>
    <w:rsid w:val="009B2287"/>
    <w:rsid w:val="009B3163"/>
    <w:rsid w:val="009B3AB4"/>
    <w:rsid w:val="009B4D15"/>
    <w:rsid w:val="009B5200"/>
    <w:rsid w:val="009B79A0"/>
    <w:rsid w:val="009C04CA"/>
    <w:rsid w:val="009C0D65"/>
    <w:rsid w:val="009C17CF"/>
    <w:rsid w:val="009C17E7"/>
    <w:rsid w:val="009C1A2F"/>
    <w:rsid w:val="009C28B2"/>
    <w:rsid w:val="009C3F8A"/>
    <w:rsid w:val="009C4CCD"/>
    <w:rsid w:val="009C5A72"/>
    <w:rsid w:val="009C7398"/>
    <w:rsid w:val="009D060B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E6137"/>
    <w:rsid w:val="009F02B2"/>
    <w:rsid w:val="009F03B0"/>
    <w:rsid w:val="009F182E"/>
    <w:rsid w:val="009F205C"/>
    <w:rsid w:val="009F25C1"/>
    <w:rsid w:val="009F3926"/>
    <w:rsid w:val="009F3E7C"/>
    <w:rsid w:val="00A00B50"/>
    <w:rsid w:val="00A00E62"/>
    <w:rsid w:val="00A03F95"/>
    <w:rsid w:val="00A04CCD"/>
    <w:rsid w:val="00A055BC"/>
    <w:rsid w:val="00A05739"/>
    <w:rsid w:val="00A1083C"/>
    <w:rsid w:val="00A12324"/>
    <w:rsid w:val="00A1377B"/>
    <w:rsid w:val="00A15964"/>
    <w:rsid w:val="00A15D9D"/>
    <w:rsid w:val="00A16E62"/>
    <w:rsid w:val="00A17B8A"/>
    <w:rsid w:val="00A2074B"/>
    <w:rsid w:val="00A21C89"/>
    <w:rsid w:val="00A226B7"/>
    <w:rsid w:val="00A25ED0"/>
    <w:rsid w:val="00A31F94"/>
    <w:rsid w:val="00A34F0F"/>
    <w:rsid w:val="00A3663B"/>
    <w:rsid w:val="00A41398"/>
    <w:rsid w:val="00A433B0"/>
    <w:rsid w:val="00A43806"/>
    <w:rsid w:val="00A45D50"/>
    <w:rsid w:val="00A46B4A"/>
    <w:rsid w:val="00A47067"/>
    <w:rsid w:val="00A47C12"/>
    <w:rsid w:val="00A51BE5"/>
    <w:rsid w:val="00A52066"/>
    <w:rsid w:val="00A538C1"/>
    <w:rsid w:val="00A55F33"/>
    <w:rsid w:val="00A56F58"/>
    <w:rsid w:val="00A6198D"/>
    <w:rsid w:val="00A6212B"/>
    <w:rsid w:val="00A63C60"/>
    <w:rsid w:val="00A63D3D"/>
    <w:rsid w:val="00A641F6"/>
    <w:rsid w:val="00A65139"/>
    <w:rsid w:val="00A65D5D"/>
    <w:rsid w:val="00A71544"/>
    <w:rsid w:val="00A7297E"/>
    <w:rsid w:val="00A730DC"/>
    <w:rsid w:val="00A73EFA"/>
    <w:rsid w:val="00A7402E"/>
    <w:rsid w:val="00A74A1C"/>
    <w:rsid w:val="00A74DDD"/>
    <w:rsid w:val="00A7642E"/>
    <w:rsid w:val="00A76494"/>
    <w:rsid w:val="00A764C8"/>
    <w:rsid w:val="00A76EAC"/>
    <w:rsid w:val="00A81304"/>
    <w:rsid w:val="00A815DB"/>
    <w:rsid w:val="00A83867"/>
    <w:rsid w:val="00A85F2A"/>
    <w:rsid w:val="00A87CEE"/>
    <w:rsid w:val="00A9249E"/>
    <w:rsid w:val="00A92DFA"/>
    <w:rsid w:val="00A97238"/>
    <w:rsid w:val="00AA1CA2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5C6C"/>
    <w:rsid w:val="00AB605B"/>
    <w:rsid w:val="00AC1D2D"/>
    <w:rsid w:val="00AC1DB8"/>
    <w:rsid w:val="00AC3685"/>
    <w:rsid w:val="00AC3DE2"/>
    <w:rsid w:val="00AC43BB"/>
    <w:rsid w:val="00AC575F"/>
    <w:rsid w:val="00AC5781"/>
    <w:rsid w:val="00AC58AF"/>
    <w:rsid w:val="00AC58BD"/>
    <w:rsid w:val="00AD0488"/>
    <w:rsid w:val="00AD61DD"/>
    <w:rsid w:val="00AD6F41"/>
    <w:rsid w:val="00AD7350"/>
    <w:rsid w:val="00AD7B3A"/>
    <w:rsid w:val="00AE0BBF"/>
    <w:rsid w:val="00AE1FC1"/>
    <w:rsid w:val="00AE34AE"/>
    <w:rsid w:val="00AE4988"/>
    <w:rsid w:val="00AE6CCF"/>
    <w:rsid w:val="00AE7C66"/>
    <w:rsid w:val="00AF0907"/>
    <w:rsid w:val="00AF11C0"/>
    <w:rsid w:val="00AF352F"/>
    <w:rsid w:val="00AF4302"/>
    <w:rsid w:val="00AF78AB"/>
    <w:rsid w:val="00AF7F27"/>
    <w:rsid w:val="00AF7F33"/>
    <w:rsid w:val="00B06769"/>
    <w:rsid w:val="00B10D84"/>
    <w:rsid w:val="00B11370"/>
    <w:rsid w:val="00B11A7A"/>
    <w:rsid w:val="00B17E64"/>
    <w:rsid w:val="00B209BA"/>
    <w:rsid w:val="00B20D07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3B34"/>
    <w:rsid w:val="00B3643D"/>
    <w:rsid w:val="00B36897"/>
    <w:rsid w:val="00B42B92"/>
    <w:rsid w:val="00B42BD1"/>
    <w:rsid w:val="00B42C5C"/>
    <w:rsid w:val="00B46EF2"/>
    <w:rsid w:val="00B473A4"/>
    <w:rsid w:val="00B50429"/>
    <w:rsid w:val="00B52533"/>
    <w:rsid w:val="00B52B58"/>
    <w:rsid w:val="00B533AA"/>
    <w:rsid w:val="00B540D4"/>
    <w:rsid w:val="00B559C2"/>
    <w:rsid w:val="00B55DDA"/>
    <w:rsid w:val="00B57730"/>
    <w:rsid w:val="00B60128"/>
    <w:rsid w:val="00B628BD"/>
    <w:rsid w:val="00B62FB0"/>
    <w:rsid w:val="00B6315A"/>
    <w:rsid w:val="00B6365A"/>
    <w:rsid w:val="00B6416D"/>
    <w:rsid w:val="00B65452"/>
    <w:rsid w:val="00B66EE5"/>
    <w:rsid w:val="00B70C08"/>
    <w:rsid w:val="00B70F20"/>
    <w:rsid w:val="00B733D6"/>
    <w:rsid w:val="00B7541A"/>
    <w:rsid w:val="00B779D3"/>
    <w:rsid w:val="00B77F43"/>
    <w:rsid w:val="00B80CF0"/>
    <w:rsid w:val="00B81238"/>
    <w:rsid w:val="00B82800"/>
    <w:rsid w:val="00B86549"/>
    <w:rsid w:val="00B879A3"/>
    <w:rsid w:val="00B917A2"/>
    <w:rsid w:val="00B9292E"/>
    <w:rsid w:val="00B92F2F"/>
    <w:rsid w:val="00B932A2"/>
    <w:rsid w:val="00B95566"/>
    <w:rsid w:val="00B95FDC"/>
    <w:rsid w:val="00BA05B7"/>
    <w:rsid w:val="00BA1128"/>
    <w:rsid w:val="00BA245F"/>
    <w:rsid w:val="00BA4332"/>
    <w:rsid w:val="00BA7655"/>
    <w:rsid w:val="00BB065C"/>
    <w:rsid w:val="00BB0E5A"/>
    <w:rsid w:val="00BB3187"/>
    <w:rsid w:val="00BB48F9"/>
    <w:rsid w:val="00BB4A4B"/>
    <w:rsid w:val="00BB5AF3"/>
    <w:rsid w:val="00BB70A9"/>
    <w:rsid w:val="00BC0B55"/>
    <w:rsid w:val="00BC1FD5"/>
    <w:rsid w:val="00BC2B5B"/>
    <w:rsid w:val="00BC3023"/>
    <w:rsid w:val="00BC3B2C"/>
    <w:rsid w:val="00BC4D24"/>
    <w:rsid w:val="00BD118D"/>
    <w:rsid w:val="00BD2487"/>
    <w:rsid w:val="00BD281F"/>
    <w:rsid w:val="00BD4892"/>
    <w:rsid w:val="00BD4A6E"/>
    <w:rsid w:val="00BD5CC0"/>
    <w:rsid w:val="00BD5F6C"/>
    <w:rsid w:val="00BD6018"/>
    <w:rsid w:val="00BE0E7B"/>
    <w:rsid w:val="00BE0F08"/>
    <w:rsid w:val="00BE1502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51D"/>
    <w:rsid w:val="00BF18D7"/>
    <w:rsid w:val="00BF42A4"/>
    <w:rsid w:val="00BF44E0"/>
    <w:rsid w:val="00BF45A2"/>
    <w:rsid w:val="00BF7C30"/>
    <w:rsid w:val="00BF7CA0"/>
    <w:rsid w:val="00C0121C"/>
    <w:rsid w:val="00C01DF0"/>
    <w:rsid w:val="00C01ED9"/>
    <w:rsid w:val="00C02F47"/>
    <w:rsid w:val="00C0613E"/>
    <w:rsid w:val="00C073CF"/>
    <w:rsid w:val="00C10363"/>
    <w:rsid w:val="00C126F9"/>
    <w:rsid w:val="00C164CC"/>
    <w:rsid w:val="00C208F0"/>
    <w:rsid w:val="00C21467"/>
    <w:rsid w:val="00C229C9"/>
    <w:rsid w:val="00C23D07"/>
    <w:rsid w:val="00C25727"/>
    <w:rsid w:val="00C273A7"/>
    <w:rsid w:val="00C30B31"/>
    <w:rsid w:val="00C321AA"/>
    <w:rsid w:val="00C321B7"/>
    <w:rsid w:val="00C330D9"/>
    <w:rsid w:val="00C33136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649D5"/>
    <w:rsid w:val="00C64AA2"/>
    <w:rsid w:val="00C66B92"/>
    <w:rsid w:val="00C67B69"/>
    <w:rsid w:val="00C70112"/>
    <w:rsid w:val="00C7074A"/>
    <w:rsid w:val="00C73DCA"/>
    <w:rsid w:val="00C74E6C"/>
    <w:rsid w:val="00C7646B"/>
    <w:rsid w:val="00C76EE8"/>
    <w:rsid w:val="00C77554"/>
    <w:rsid w:val="00C77888"/>
    <w:rsid w:val="00C77986"/>
    <w:rsid w:val="00C8328A"/>
    <w:rsid w:val="00C83D8F"/>
    <w:rsid w:val="00C852FF"/>
    <w:rsid w:val="00C8567B"/>
    <w:rsid w:val="00C859F4"/>
    <w:rsid w:val="00C861C0"/>
    <w:rsid w:val="00C87205"/>
    <w:rsid w:val="00C90045"/>
    <w:rsid w:val="00C903D6"/>
    <w:rsid w:val="00C9381A"/>
    <w:rsid w:val="00C9467B"/>
    <w:rsid w:val="00C9659D"/>
    <w:rsid w:val="00CA26D2"/>
    <w:rsid w:val="00CA2AC9"/>
    <w:rsid w:val="00CA3AD8"/>
    <w:rsid w:val="00CA4D75"/>
    <w:rsid w:val="00CA5055"/>
    <w:rsid w:val="00CA5183"/>
    <w:rsid w:val="00CA5431"/>
    <w:rsid w:val="00CA65CC"/>
    <w:rsid w:val="00CA785C"/>
    <w:rsid w:val="00CB0642"/>
    <w:rsid w:val="00CB10EA"/>
    <w:rsid w:val="00CB1917"/>
    <w:rsid w:val="00CB260B"/>
    <w:rsid w:val="00CB59F9"/>
    <w:rsid w:val="00CC3AE9"/>
    <w:rsid w:val="00CC5C2E"/>
    <w:rsid w:val="00CC5D5A"/>
    <w:rsid w:val="00CD027F"/>
    <w:rsid w:val="00CD1130"/>
    <w:rsid w:val="00CD39D7"/>
    <w:rsid w:val="00CD3D25"/>
    <w:rsid w:val="00CD42E1"/>
    <w:rsid w:val="00CD48A0"/>
    <w:rsid w:val="00CD751A"/>
    <w:rsid w:val="00CE18B4"/>
    <w:rsid w:val="00CE19BB"/>
    <w:rsid w:val="00CE477F"/>
    <w:rsid w:val="00CE5880"/>
    <w:rsid w:val="00CE78E2"/>
    <w:rsid w:val="00CF00D2"/>
    <w:rsid w:val="00CF1597"/>
    <w:rsid w:val="00CF29BE"/>
    <w:rsid w:val="00CF2CCF"/>
    <w:rsid w:val="00CF347E"/>
    <w:rsid w:val="00CF3BA1"/>
    <w:rsid w:val="00CF4DA1"/>
    <w:rsid w:val="00CF6C7D"/>
    <w:rsid w:val="00D00C13"/>
    <w:rsid w:val="00D00D9E"/>
    <w:rsid w:val="00D0155D"/>
    <w:rsid w:val="00D018E9"/>
    <w:rsid w:val="00D01B35"/>
    <w:rsid w:val="00D01FD9"/>
    <w:rsid w:val="00D020CA"/>
    <w:rsid w:val="00D102E2"/>
    <w:rsid w:val="00D106A8"/>
    <w:rsid w:val="00D137BF"/>
    <w:rsid w:val="00D1522A"/>
    <w:rsid w:val="00D15622"/>
    <w:rsid w:val="00D1587E"/>
    <w:rsid w:val="00D160E0"/>
    <w:rsid w:val="00D16157"/>
    <w:rsid w:val="00D162A1"/>
    <w:rsid w:val="00D17A68"/>
    <w:rsid w:val="00D21FB9"/>
    <w:rsid w:val="00D24A37"/>
    <w:rsid w:val="00D251AF"/>
    <w:rsid w:val="00D255F2"/>
    <w:rsid w:val="00D311A0"/>
    <w:rsid w:val="00D32640"/>
    <w:rsid w:val="00D33B2F"/>
    <w:rsid w:val="00D34D57"/>
    <w:rsid w:val="00D3601D"/>
    <w:rsid w:val="00D408F4"/>
    <w:rsid w:val="00D4141B"/>
    <w:rsid w:val="00D421D9"/>
    <w:rsid w:val="00D4364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0BC"/>
    <w:rsid w:val="00D567E4"/>
    <w:rsid w:val="00D56EDD"/>
    <w:rsid w:val="00D57078"/>
    <w:rsid w:val="00D573AA"/>
    <w:rsid w:val="00D600A8"/>
    <w:rsid w:val="00D60DF6"/>
    <w:rsid w:val="00D60E89"/>
    <w:rsid w:val="00D65A57"/>
    <w:rsid w:val="00D6710F"/>
    <w:rsid w:val="00D707C1"/>
    <w:rsid w:val="00D72969"/>
    <w:rsid w:val="00D73498"/>
    <w:rsid w:val="00D73B7B"/>
    <w:rsid w:val="00D80AC4"/>
    <w:rsid w:val="00D81B5D"/>
    <w:rsid w:val="00D821FA"/>
    <w:rsid w:val="00D8413A"/>
    <w:rsid w:val="00D844E0"/>
    <w:rsid w:val="00D879CA"/>
    <w:rsid w:val="00D90A20"/>
    <w:rsid w:val="00D918DB"/>
    <w:rsid w:val="00DA57A8"/>
    <w:rsid w:val="00DA5BD8"/>
    <w:rsid w:val="00DA6D03"/>
    <w:rsid w:val="00DA7CC1"/>
    <w:rsid w:val="00DB11A8"/>
    <w:rsid w:val="00DB4387"/>
    <w:rsid w:val="00DC3F3C"/>
    <w:rsid w:val="00DC638C"/>
    <w:rsid w:val="00DD09E0"/>
    <w:rsid w:val="00DD2490"/>
    <w:rsid w:val="00DD2604"/>
    <w:rsid w:val="00DD329C"/>
    <w:rsid w:val="00DD45E2"/>
    <w:rsid w:val="00DD4B41"/>
    <w:rsid w:val="00DD534A"/>
    <w:rsid w:val="00DD740E"/>
    <w:rsid w:val="00DE1CEE"/>
    <w:rsid w:val="00DE3763"/>
    <w:rsid w:val="00DE3AAE"/>
    <w:rsid w:val="00DE69EE"/>
    <w:rsid w:val="00DE6F1E"/>
    <w:rsid w:val="00DF1AEC"/>
    <w:rsid w:val="00DF25AE"/>
    <w:rsid w:val="00DF28B1"/>
    <w:rsid w:val="00DF35B8"/>
    <w:rsid w:val="00DF44F5"/>
    <w:rsid w:val="00DF7895"/>
    <w:rsid w:val="00DF7D8A"/>
    <w:rsid w:val="00E00B89"/>
    <w:rsid w:val="00E01400"/>
    <w:rsid w:val="00E03BA9"/>
    <w:rsid w:val="00E04646"/>
    <w:rsid w:val="00E06BCD"/>
    <w:rsid w:val="00E10F1D"/>
    <w:rsid w:val="00E1131A"/>
    <w:rsid w:val="00E1181A"/>
    <w:rsid w:val="00E135BE"/>
    <w:rsid w:val="00E13EFB"/>
    <w:rsid w:val="00E15CA3"/>
    <w:rsid w:val="00E176B4"/>
    <w:rsid w:val="00E17B3F"/>
    <w:rsid w:val="00E20A20"/>
    <w:rsid w:val="00E218E2"/>
    <w:rsid w:val="00E229CD"/>
    <w:rsid w:val="00E22C2C"/>
    <w:rsid w:val="00E2355C"/>
    <w:rsid w:val="00E2397E"/>
    <w:rsid w:val="00E24FDD"/>
    <w:rsid w:val="00E26B0C"/>
    <w:rsid w:val="00E27D82"/>
    <w:rsid w:val="00E328E7"/>
    <w:rsid w:val="00E33AEB"/>
    <w:rsid w:val="00E33FC6"/>
    <w:rsid w:val="00E34ED5"/>
    <w:rsid w:val="00E3525E"/>
    <w:rsid w:val="00E3697A"/>
    <w:rsid w:val="00E37194"/>
    <w:rsid w:val="00E3728B"/>
    <w:rsid w:val="00E437F5"/>
    <w:rsid w:val="00E45564"/>
    <w:rsid w:val="00E45B8B"/>
    <w:rsid w:val="00E45FD0"/>
    <w:rsid w:val="00E51625"/>
    <w:rsid w:val="00E538CC"/>
    <w:rsid w:val="00E549C3"/>
    <w:rsid w:val="00E602C6"/>
    <w:rsid w:val="00E607B7"/>
    <w:rsid w:val="00E6161D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4E40"/>
    <w:rsid w:val="00E85C68"/>
    <w:rsid w:val="00E90F5C"/>
    <w:rsid w:val="00E9108F"/>
    <w:rsid w:val="00E91EEC"/>
    <w:rsid w:val="00E92066"/>
    <w:rsid w:val="00E92D2E"/>
    <w:rsid w:val="00EA16F3"/>
    <w:rsid w:val="00EA24F1"/>
    <w:rsid w:val="00EA56FC"/>
    <w:rsid w:val="00EA617C"/>
    <w:rsid w:val="00EB040B"/>
    <w:rsid w:val="00EB0532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847"/>
    <w:rsid w:val="00ED0B81"/>
    <w:rsid w:val="00ED0FC0"/>
    <w:rsid w:val="00ED22D9"/>
    <w:rsid w:val="00ED3937"/>
    <w:rsid w:val="00ED3C09"/>
    <w:rsid w:val="00ED49D1"/>
    <w:rsid w:val="00ED6B53"/>
    <w:rsid w:val="00EE3B24"/>
    <w:rsid w:val="00EE503C"/>
    <w:rsid w:val="00EE6B9F"/>
    <w:rsid w:val="00EF15BF"/>
    <w:rsid w:val="00EF43EB"/>
    <w:rsid w:val="00EF5161"/>
    <w:rsid w:val="00F00CC7"/>
    <w:rsid w:val="00F01EFC"/>
    <w:rsid w:val="00F03F69"/>
    <w:rsid w:val="00F04148"/>
    <w:rsid w:val="00F0572D"/>
    <w:rsid w:val="00F0694F"/>
    <w:rsid w:val="00F079DF"/>
    <w:rsid w:val="00F07E7C"/>
    <w:rsid w:val="00F11351"/>
    <w:rsid w:val="00F1336F"/>
    <w:rsid w:val="00F1339D"/>
    <w:rsid w:val="00F14431"/>
    <w:rsid w:val="00F1586C"/>
    <w:rsid w:val="00F15D97"/>
    <w:rsid w:val="00F162D1"/>
    <w:rsid w:val="00F1652C"/>
    <w:rsid w:val="00F16D37"/>
    <w:rsid w:val="00F17BD9"/>
    <w:rsid w:val="00F21DA8"/>
    <w:rsid w:val="00F23646"/>
    <w:rsid w:val="00F23DBC"/>
    <w:rsid w:val="00F30E80"/>
    <w:rsid w:val="00F317B2"/>
    <w:rsid w:val="00F330CD"/>
    <w:rsid w:val="00F335B5"/>
    <w:rsid w:val="00F33C48"/>
    <w:rsid w:val="00F36937"/>
    <w:rsid w:val="00F36FF2"/>
    <w:rsid w:val="00F3735F"/>
    <w:rsid w:val="00F40100"/>
    <w:rsid w:val="00F40FB0"/>
    <w:rsid w:val="00F45523"/>
    <w:rsid w:val="00F50900"/>
    <w:rsid w:val="00F51C55"/>
    <w:rsid w:val="00F528A6"/>
    <w:rsid w:val="00F52DC7"/>
    <w:rsid w:val="00F53972"/>
    <w:rsid w:val="00F53E98"/>
    <w:rsid w:val="00F53EC7"/>
    <w:rsid w:val="00F550E4"/>
    <w:rsid w:val="00F5566F"/>
    <w:rsid w:val="00F55E68"/>
    <w:rsid w:val="00F56259"/>
    <w:rsid w:val="00F5734A"/>
    <w:rsid w:val="00F57632"/>
    <w:rsid w:val="00F576FB"/>
    <w:rsid w:val="00F57E58"/>
    <w:rsid w:val="00F60D90"/>
    <w:rsid w:val="00F626AE"/>
    <w:rsid w:val="00F6653D"/>
    <w:rsid w:val="00F66A8B"/>
    <w:rsid w:val="00F70599"/>
    <w:rsid w:val="00F70C32"/>
    <w:rsid w:val="00F7245B"/>
    <w:rsid w:val="00F77D60"/>
    <w:rsid w:val="00F800D3"/>
    <w:rsid w:val="00F814E6"/>
    <w:rsid w:val="00F81BC4"/>
    <w:rsid w:val="00F830A0"/>
    <w:rsid w:val="00F835EB"/>
    <w:rsid w:val="00F84EA3"/>
    <w:rsid w:val="00F85CA2"/>
    <w:rsid w:val="00F97348"/>
    <w:rsid w:val="00F974C1"/>
    <w:rsid w:val="00FA27F6"/>
    <w:rsid w:val="00FA2B39"/>
    <w:rsid w:val="00FA3E01"/>
    <w:rsid w:val="00FA3EFB"/>
    <w:rsid w:val="00FA4496"/>
    <w:rsid w:val="00FA5916"/>
    <w:rsid w:val="00FA7710"/>
    <w:rsid w:val="00FA7C11"/>
    <w:rsid w:val="00FB3052"/>
    <w:rsid w:val="00FB30B8"/>
    <w:rsid w:val="00FB3711"/>
    <w:rsid w:val="00FB5911"/>
    <w:rsid w:val="00FB7B12"/>
    <w:rsid w:val="00FC0900"/>
    <w:rsid w:val="00FC0DD9"/>
    <w:rsid w:val="00FC30C2"/>
    <w:rsid w:val="00FD09C7"/>
    <w:rsid w:val="00FD2625"/>
    <w:rsid w:val="00FD2B9B"/>
    <w:rsid w:val="00FD562B"/>
    <w:rsid w:val="00FD5656"/>
    <w:rsid w:val="00FD5FF9"/>
    <w:rsid w:val="00FD61CB"/>
    <w:rsid w:val="00FE4049"/>
    <w:rsid w:val="00FE4300"/>
    <w:rsid w:val="00FE436A"/>
    <w:rsid w:val="00FE5D52"/>
    <w:rsid w:val="00FE7191"/>
    <w:rsid w:val="00FF2A4B"/>
    <w:rsid w:val="00FF2D3C"/>
    <w:rsid w:val="00FF310C"/>
    <w:rsid w:val="00FF3E4E"/>
    <w:rsid w:val="00FF428A"/>
    <w:rsid w:val="00FF602C"/>
    <w:rsid w:val="00FF6109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FD08317-7ECC-4D49-9A9D-48F4E5356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EFB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BD6018"/>
    <w:rPr>
      <w:color w:val="808080"/>
    </w:rPr>
  </w:style>
  <w:style w:type="character" w:styleId="CdigoHTML">
    <w:name w:val="HTML Code"/>
    <w:basedOn w:val="Fuentedeprrafopredeter"/>
    <w:uiPriority w:val="99"/>
    <w:semiHidden/>
    <w:unhideWhenUsed/>
    <w:rsid w:val="009B0471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rsid w:val="006E1231"/>
    <w:rPr>
      <w:color w:val="800080" w:themeColor="followedHyperlink"/>
      <w:u w:val="single"/>
    </w:rPr>
  </w:style>
  <w:style w:type="paragraph" w:styleId="Revisin">
    <w:name w:val="Revision"/>
    <w:hidden/>
    <w:semiHidden/>
    <w:rsid w:val="000E3B0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1/relationships/people" Target="people.xml"/><Relationship Id="rId10" Type="http://schemas.openxmlformats.org/officeDocument/2006/relationships/hyperlink" Target="http://profesores.aulaplaneta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07DBF3-7110-4334-B686-4E5450BA7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5626</Words>
  <Characters>30944</Characters>
  <Application>Microsoft Office Word</Application>
  <DocSecurity>0</DocSecurity>
  <Lines>257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36498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Susana Moreno</dc:creator>
  <cp:lastModifiedBy>Josué</cp:lastModifiedBy>
  <cp:revision>2</cp:revision>
  <dcterms:created xsi:type="dcterms:W3CDTF">2015-06-26T20:58:00Z</dcterms:created>
  <dcterms:modified xsi:type="dcterms:W3CDTF">2015-06-26T20:58:00Z</dcterms:modified>
</cp:coreProperties>
</file>