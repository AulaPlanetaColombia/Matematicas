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7F64" w:rsidRPr="005B1407" w14:paraId="7A149B37" w14:textId="77777777" w:rsidTr="00137F64">
        <w:tc>
          <w:tcPr>
            <w:tcW w:w="2518" w:type="dxa"/>
            <w:shd w:val="clear" w:color="auto" w:fill="000000" w:themeFill="text1"/>
          </w:tcPr>
          <w:p w14:paraId="23D3D4DD" w14:textId="77777777" w:rsidR="00137F64" w:rsidRPr="00E37F34" w:rsidRDefault="00137F64" w:rsidP="00BE48B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Titulo del guion </w:t>
            </w:r>
          </w:p>
        </w:tc>
        <w:tc>
          <w:tcPr>
            <w:tcW w:w="6515" w:type="dxa"/>
          </w:tcPr>
          <w:p w14:paraId="1099DF35" w14:textId="77777777" w:rsidR="00137F64" w:rsidRPr="00E37F34" w:rsidRDefault="00015232" w:rsidP="003A53DD">
            <w:pPr>
              <w:tabs>
                <w:tab w:val="left" w:pos="3480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 circunferencia y las relacio</w:t>
            </w:r>
            <w:r w:rsidR="003A53DD" w:rsidRPr="003A53DD"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es</w:t>
            </w:r>
            <w:r w:rsidR="003A53DD" w:rsidRPr="003A53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entre sus elementos</w:t>
            </w:r>
            <w:r w:rsidR="003A53DD">
              <w:rPr>
                <w:rFonts w:ascii="Times" w:hAnsi="Times"/>
                <w:sz w:val="20"/>
                <w:szCs w:val="20"/>
              </w:rPr>
              <w:t xml:space="preserve">     </w:t>
            </w:r>
            <w:r w:rsidR="003A53DD" w:rsidRPr="00D125B6">
              <w:rPr>
                <w:rFonts w:ascii="Times" w:hAnsi="Times"/>
                <w:sz w:val="20"/>
                <w:szCs w:val="20"/>
              </w:rPr>
              <w:t xml:space="preserve"> </w:t>
            </w:r>
          </w:p>
        </w:tc>
      </w:tr>
      <w:tr w:rsidR="00137F64" w:rsidRPr="005B1407" w14:paraId="37FA2843" w14:textId="77777777" w:rsidTr="00137F64">
        <w:tc>
          <w:tcPr>
            <w:tcW w:w="2518" w:type="dxa"/>
            <w:shd w:val="clear" w:color="auto" w:fill="000000" w:themeFill="text1"/>
          </w:tcPr>
          <w:p w14:paraId="03937835" w14:textId="77777777" w:rsidR="00137F64" w:rsidRPr="00E37F34" w:rsidRDefault="00137F64" w:rsidP="00BE48B1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14:paraId="4B773A08" w14:textId="77777777" w:rsidR="00137F64" w:rsidRPr="005B1407" w:rsidRDefault="00E33C22" w:rsidP="00137F6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</w:t>
            </w:r>
            <w:r w:rsidR="003A53DD">
              <w:rPr>
                <w:rFonts w:ascii="Arial" w:hAnsi="Arial" w:cs="Arial"/>
                <w:sz w:val="24"/>
                <w:szCs w:val="24"/>
              </w:rPr>
              <w:t>09_10</w:t>
            </w:r>
            <w:r w:rsidR="00137F64" w:rsidRPr="005B1407">
              <w:rPr>
                <w:rFonts w:ascii="Arial" w:hAnsi="Arial" w:cs="Arial"/>
                <w:sz w:val="24"/>
                <w:szCs w:val="24"/>
              </w:rPr>
              <w:t>_CO</w:t>
            </w:r>
          </w:p>
        </w:tc>
      </w:tr>
      <w:tr w:rsidR="00137F64" w:rsidRPr="005B1407" w14:paraId="5F11197E" w14:textId="77777777" w:rsidTr="00137F64">
        <w:tc>
          <w:tcPr>
            <w:tcW w:w="2518" w:type="dxa"/>
            <w:shd w:val="clear" w:color="auto" w:fill="000000" w:themeFill="text1"/>
          </w:tcPr>
          <w:p w14:paraId="12E766A3" w14:textId="77777777" w:rsidR="00137F64" w:rsidRPr="00E37F34" w:rsidRDefault="00137F64" w:rsidP="00137F64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2593BF4" w14:textId="6031173D" w:rsidR="00137F64" w:rsidRDefault="005D5736" w:rsidP="000C047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En la Grecia antigua, la circunferencia era el símbolo de la perfección debido a que sus propiedades eran muy </w:t>
            </w:r>
            <w:r w:rsidR="00D34F2D">
              <w:rPr>
                <w:rFonts w:ascii="Arial" w:hAnsi="Arial" w:cs="Arial"/>
                <w:color w:val="000000" w:themeColor="text1"/>
                <w:sz w:val="24"/>
                <w:szCs w:val="24"/>
              </w:rPr>
              <w:t>útiles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para resolver algunas de las necesidades básicas</w:t>
            </w:r>
            <w:r w:rsidR="00D34F2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del ser humano. E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ste tema estudia la </w:t>
            </w:r>
            <w:r w:rsidR="00D34F2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circunferencia, sus elementos,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propiedades</w:t>
            </w:r>
            <w:r w:rsidR="00D34F2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 relaciones.</w:t>
            </w:r>
          </w:p>
          <w:p w14:paraId="445DD715" w14:textId="77777777" w:rsidR="005D5736" w:rsidRPr="00B0494E" w:rsidRDefault="005D5736" w:rsidP="000C047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2E0BE0F3" w14:textId="77777777" w:rsidR="0061059B" w:rsidRDefault="0061059B" w:rsidP="007613A8">
      <w:pPr>
        <w:tabs>
          <w:tab w:val="right" w:pos="8498"/>
        </w:tabs>
        <w:spacing w:after="0"/>
        <w:rPr>
          <w:rFonts w:ascii="Arial" w:hAnsi="Arial" w:cs="Arial"/>
        </w:rPr>
      </w:pPr>
    </w:p>
    <w:p w14:paraId="18C18C84" w14:textId="77777777" w:rsidR="00E33C22" w:rsidRPr="00D973BA" w:rsidRDefault="00E33C22" w:rsidP="00E33C22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D973BA">
        <w:rPr>
          <w:rFonts w:ascii="Arial" w:hAnsi="Arial" w:cs="Arial"/>
          <w:highlight w:val="yellow"/>
        </w:rPr>
        <w:t>[SECCIÓN 1]</w:t>
      </w:r>
      <w:r w:rsidRPr="00D973BA">
        <w:rPr>
          <w:rFonts w:ascii="Arial" w:hAnsi="Arial" w:cs="Arial"/>
        </w:rPr>
        <w:t xml:space="preserve"> </w:t>
      </w:r>
      <w:r w:rsidRPr="00D973BA">
        <w:rPr>
          <w:rFonts w:ascii="Arial" w:hAnsi="Arial" w:cs="Arial"/>
          <w:b/>
        </w:rPr>
        <w:t xml:space="preserve">1  </w:t>
      </w:r>
      <w:r>
        <w:rPr>
          <w:rFonts w:ascii="Arial" w:hAnsi="Arial" w:cs="Arial"/>
          <w:b/>
        </w:rPr>
        <w:t>La circunferencia</w:t>
      </w:r>
    </w:p>
    <w:p w14:paraId="54386D4F" w14:textId="77777777" w:rsidR="00E33C22" w:rsidRDefault="00E33C22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3C642DF" w14:textId="77777777" w:rsidR="00377D1E" w:rsidRDefault="00E33C22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0C047B">
        <w:rPr>
          <w:rFonts w:ascii="Arial" w:hAnsi="Arial" w:cs="Arial"/>
        </w:rPr>
        <w:t xml:space="preserve">a circunferencia </w:t>
      </w:r>
      <w:r>
        <w:rPr>
          <w:rFonts w:ascii="Arial" w:hAnsi="Arial" w:cs="Arial"/>
        </w:rPr>
        <w:t>es el conjunto de todos los puntos que</w:t>
      </w:r>
      <w:r w:rsidR="003A53DD">
        <w:rPr>
          <w:rFonts w:ascii="Arial" w:hAnsi="Arial" w:cs="Arial"/>
        </w:rPr>
        <w:t xml:space="preserve"> están a la misma distancia de un punto f</w:t>
      </w:r>
      <w:r w:rsidR="006C5065">
        <w:rPr>
          <w:rFonts w:ascii="Arial" w:hAnsi="Arial" w:cs="Arial"/>
        </w:rPr>
        <w:t xml:space="preserve">ijo llamado </w:t>
      </w:r>
      <w:r w:rsidR="006C5065" w:rsidRPr="000865A1">
        <w:rPr>
          <w:rFonts w:ascii="Arial" w:hAnsi="Arial" w:cs="Arial"/>
          <w:b/>
        </w:rPr>
        <w:t>centro</w:t>
      </w:r>
      <w:r w:rsidR="006C5065">
        <w:rPr>
          <w:rFonts w:ascii="Arial" w:hAnsi="Arial" w:cs="Arial"/>
        </w:rPr>
        <w:t>.</w:t>
      </w:r>
      <w:r w:rsidR="00916220">
        <w:rPr>
          <w:rFonts w:ascii="Arial" w:hAnsi="Arial" w:cs="Arial"/>
        </w:rPr>
        <w:t xml:space="preserve"> </w:t>
      </w:r>
      <w:r w:rsidR="000865A1">
        <w:rPr>
          <w:rFonts w:ascii="Arial" w:hAnsi="Arial" w:cs="Arial"/>
        </w:rPr>
        <w:t xml:space="preserve">El segmento </w:t>
      </w:r>
      <w:r w:rsidR="00B67DCD">
        <w:rPr>
          <w:rFonts w:ascii="Arial" w:hAnsi="Arial" w:cs="Arial"/>
        </w:rPr>
        <w:t>cuyos extremos son el centro y un punto de</w:t>
      </w:r>
      <w:r w:rsidR="00916220">
        <w:rPr>
          <w:rFonts w:ascii="Arial" w:hAnsi="Arial" w:cs="Arial"/>
        </w:rPr>
        <w:t xml:space="preserve"> la circunferencia se denomina </w:t>
      </w:r>
      <w:r w:rsidR="00916220" w:rsidRPr="00B67DCD">
        <w:rPr>
          <w:rFonts w:ascii="Arial" w:hAnsi="Arial" w:cs="Arial"/>
          <w:b/>
        </w:rPr>
        <w:t>radio</w:t>
      </w:r>
      <w:r w:rsidR="00916220">
        <w:rPr>
          <w:rFonts w:ascii="Arial" w:hAnsi="Arial" w:cs="Arial"/>
        </w:rPr>
        <w:t>.</w:t>
      </w:r>
    </w:p>
    <w:p w14:paraId="38003051" w14:textId="77777777" w:rsidR="00A42826" w:rsidRDefault="00A42826" w:rsidP="003A53D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7A4A5BF4" w14:textId="77777777" w:rsidR="00A42826" w:rsidRDefault="00A42826" w:rsidP="00A4282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A42826" w:rsidRPr="00492F5C" w14:paraId="2521FE99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11B69941" w14:textId="77777777" w:rsidR="00A42826" w:rsidRPr="00492F5C" w:rsidRDefault="00A42826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42826" w:rsidRPr="00492F5C" w14:paraId="73BEFDC5" w14:textId="77777777" w:rsidTr="00EA1014">
        <w:tc>
          <w:tcPr>
            <w:tcW w:w="2943" w:type="dxa"/>
          </w:tcPr>
          <w:p w14:paraId="2430FEF6" w14:textId="77777777" w:rsidR="00A42826" w:rsidRPr="00492F5C" w:rsidRDefault="00A42826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06B1F2DF" w14:textId="34A631BA" w:rsidR="00A42826" w:rsidRPr="00492F5C" w:rsidRDefault="00A42826" w:rsidP="002836E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del w:id="0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</w:delText>
              </w:r>
            </w:del>
            <w:ins w:id="1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2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_IMG01</w:t>
            </w:r>
          </w:p>
        </w:tc>
      </w:tr>
      <w:tr w:rsidR="00A42826" w:rsidRPr="00492F5C" w14:paraId="5AF320EB" w14:textId="77777777" w:rsidTr="00EA1014">
        <w:tc>
          <w:tcPr>
            <w:tcW w:w="2943" w:type="dxa"/>
          </w:tcPr>
          <w:p w14:paraId="011A6794" w14:textId="77777777" w:rsidR="00A42826" w:rsidRPr="00492F5C" w:rsidRDefault="00A42826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6D0459BA" w14:textId="61740593" w:rsidR="00A42826" w:rsidRPr="00492F5C" w:rsidRDefault="00A42826" w:rsidP="00A05A0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Rueda </w:t>
            </w:r>
          </w:p>
        </w:tc>
      </w:tr>
      <w:tr w:rsidR="00A42826" w:rsidRPr="00492F5C" w14:paraId="4D6E32D0" w14:textId="77777777" w:rsidTr="00EA1014">
        <w:tc>
          <w:tcPr>
            <w:tcW w:w="2943" w:type="dxa"/>
          </w:tcPr>
          <w:p w14:paraId="3C42AF6A" w14:textId="77777777" w:rsidR="00A42826" w:rsidRPr="00492F5C" w:rsidRDefault="00A42826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65503964" w14:textId="77777777" w:rsidR="00A42826" w:rsidRDefault="00A42826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51B6A0E5" w14:textId="77777777" w:rsidR="00A42826" w:rsidRDefault="005253AF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E7BDEA4" wp14:editId="111902B6">
                  <wp:extent cx="2464594" cy="1752600"/>
                  <wp:effectExtent l="0" t="0" r="0" b="0"/>
                  <wp:docPr id="4" name="Imagen 4" descr="http://thumb101.shutterstock.com/display_pic_with_logo/1997867/178688567/stock-photo-car-wheel-in-summer-1786885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humb101.shutterstock.com/display_pic_with_logo/1997867/178688567/stock-photo-car-wheel-in-summer-1786885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356" cy="175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475CC9" w14:textId="77777777" w:rsidR="00A42826" w:rsidRDefault="00A42826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5ABF84ED" w14:textId="77777777" w:rsidR="00A42826" w:rsidRDefault="00A42826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005B663F" w14:textId="77777777" w:rsidR="00A42826" w:rsidRPr="00492F5C" w:rsidRDefault="00A42826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42826" w:rsidRPr="00492F5C" w14:paraId="6545A7CD" w14:textId="77777777" w:rsidTr="00EA1014">
        <w:trPr>
          <w:trHeight w:val="70"/>
        </w:trPr>
        <w:tc>
          <w:tcPr>
            <w:tcW w:w="2943" w:type="dxa"/>
          </w:tcPr>
          <w:p w14:paraId="17A02AAF" w14:textId="77777777" w:rsidR="00A42826" w:rsidRPr="00492F5C" w:rsidRDefault="00A42826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6924A9F" w14:textId="0F4C1405" w:rsidR="00A42826" w:rsidRPr="00E33C22" w:rsidRDefault="00A42826">
            <w:pPr>
              <w:rPr>
                <w:rFonts w:ascii="Arial" w:hAnsi="Arial" w:cs="Arial"/>
                <w:sz w:val="24"/>
                <w:szCs w:val="24"/>
              </w:rPr>
            </w:pPr>
            <w:r w:rsidRPr="00E33C22">
              <w:rPr>
                <w:rFonts w:ascii="Arial" w:eastAsiaTheme="minorEastAsia" w:hAnsi="Arial" w:cs="Arial"/>
              </w:rPr>
              <w:t xml:space="preserve">La rueda es </w:t>
            </w:r>
            <w:r>
              <w:rPr>
                <w:rFonts w:ascii="Arial" w:eastAsiaTheme="minorEastAsia" w:hAnsi="Arial" w:cs="Arial"/>
              </w:rPr>
              <w:t>considerada</w:t>
            </w:r>
            <w:r w:rsidRPr="00E33C22">
              <w:rPr>
                <w:rFonts w:ascii="Arial" w:eastAsiaTheme="minorEastAsia" w:hAnsi="Arial" w:cs="Arial"/>
              </w:rPr>
              <w:t xml:space="preserve"> uno de los inventos más importantes en la historia</w:t>
            </w:r>
            <w:r w:rsidR="00A05A01">
              <w:rPr>
                <w:rFonts w:ascii="Arial" w:eastAsiaTheme="minorEastAsia" w:hAnsi="Arial" w:cs="Arial"/>
              </w:rPr>
              <w:t xml:space="preserve"> de la humanidad</w:t>
            </w:r>
            <w:r w:rsidRPr="00E33C22">
              <w:rPr>
                <w:rFonts w:ascii="Arial" w:eastAsiaTheme="minorEastAsia" w:hAnsi="Arial" w:cs="Arial"/>
              </w:rPr>
              <w:t xml:space="preserve"> y su forma es de una circunferencia, donde su eje es el punto central</w:t>
            </w:r>
            <w:r>
              <w:rPr>
                <w:rFonts w:ascii="Arial" w:eastAsiaTheme="minorEastAsia" w:hAnsi="Arial" w:cs="Arial"/>
              </w:rPr>
              <w:t>.</w:t>
            </w:r>
          </w:p>
        </w:tc>
      </w:tr>
    </w:tbl>
    <w:p w14:paraId="3C434EFF" w14:textId="77777777" w:rsidR="00A42826" w:rsidRDefault="00A42826" w:rsidP="00A4282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D3A5936" w14:textId="0C95E81B" w:rsidR="006C5065" w:rsidRDefault="000865A1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865A1">
        <w:rPr>
          <w:rFonts w:ascii="Arial" w:hAnsi="Arial" w:cs="Arial"/>
          <w:b/>
        </w:rPr>
        <w:t>Puntos relativos de la circunferencia:</w:t>
      </w:r>
      <w:r>
        <w:rPr>
          <w:rFonts w:ascii="Arial" w:hAnsi="Arial" w:cs="Arial"/>
        </w:rPr>
        <w:t xml:space="preserve"> g</w:t>
      </w:r>
      <w:r w:rsidR="006662BA">
        <w:rPr>
          <w:rFonts w:ascii="Arial" w:hAnsi="Arial" w:cs="Arial"/>
        </w:rPr>
        <w:t>eométricamente</w:t>
      </w:r>
      <w:r w:rsidR="00916220">
        <w:rPr>
          <w:rFonts w:ascii="Arial" w:hAnsi="Arial" w:cs="Arial"/>
        </w:rPr>
        <w:t>,</w:t>
      </w:r>
      <w:r w:rsidR="006662BA">
        <w:rPr>
          <w:rFonts w:ascii="Arial" w:hAnsi="Arial" w:cs="Arial"/>
        </w:rPr>
        <w:t xml:space="preserve"> es importante </w:t>
      </w:r>
      <w:r w:rsidR="006C5065">
        <w:rPr>
          <w:rFonts w:ascii="Arial" w:hAnsi="Arial" w:cs="Arial"/>
        </w:rPr>
        <w:t>definir</w:t>
      </w:r>
      <w:r w:rsidR="006662BA">
        <w:rPr>
          <w:rFonts w:ascii="Arial" w:hAnsi="Arial" w:cs="Arial"/>
        </w:rPr>
        <w:t xml:space="preserve"> las </w:t>
      </w:r>
      <w:r w:rsidR="006C5065">
        <w:rPr>
          <w:rFonts w:ascii="Arial" w:hAnsi="Arial" w:cs="Arial"/>
        </w:rPr>
        <w:t>tres clases de puntos</w:t>
      </w:r>
      <w:r w:rsidR="005671F1">
        <w:rPr>
          <w:rFonts w:ascii="Arial" w:hAnsi="Arial" w:cs="Arial"/>
        </w:rPr>
        <w:t xml:space="preserve"> que se pueden establecer </w:t>
      </w:r>
      <w:r w:rsidR="006C5065">
        <w:rPr>
          <w:rFonts w:ascii="Arial" w:hAnsi="Arial" w:cs="Arial"/>
        </w:rPr>
        <w:t>respecto</w:t>
      </w:r>
      <w:r w:rsidR="00E051CA">
        <w:rPr>
          <w:rFonts w:ascii="Arial" w:hAnsi="Arial" w:cs="Arial"/>
        </w:rPr>
        <w:t xml:space="preserve"> a</w:t>
      </w:r>
      <w:r w:rsidR="00C73D58">
        <w:rPr>
          <w:rFonts w:ascii="Arial" w:hAnsi="Arial" w:cs="Arial"/>
        </w:rPr>
        <w:t xml:space="preserve"> su posición </w:t>
      </w:r>
      <w:r w:rsidR="00E051CA">
        <w:rPr>
          <w:rFonts w:ascii="Arial" w:hAnsi="Arial" w:cs="Arial"/>
        </w:rPr>
        <w:t xml:space="preserve">con </w:t>
      </w:r>
      <w:r w:rsidR="00C73D58">
        <w:rPr>
          <w:rFonts w:ascii="Arial" w:hAnsi="Arial" w:cs="Arial"/>
        </w:rPr>
        <w:t xml:space="preserve">relación </w:t>
      </w:r>
      <w:r w:rsidR="00E051CA">
        <w:rPr>
          <w:rFonts w:ascii="Arial" w:hAnsi="Arial" w:cs="Arial"/>
        </w:rPr>
        <w:t xml:space="preserve">a </w:t>
      </w:r>
      <w:r w:rsidR="00C73D58">
        <w:rPr>
          <w:rFonts w:ascii="Arial" w:hAnsi="Arial" w:cs="Arial"/>
        </w:rPr>
        <w:t>l</w:t>
      </w:r>
      <w:r w:rsidR="006C5065">
        <w:rPr>
          <w:rFonts w:ascii="Arial" w:hAnsi="Arial" w:cs="Arial"/>
        </w:rPr>
        <w:t>a circunferencia</w:t>
      </w:r>
      <w:r w:rsidR="00E051CA">
        <w:rPr>
          <w:rFonts w:ascii="Arial" w:hAnsi="Arial" w:cs="Arial"/>
        </w:rPr>
        <w:t xml:space="preserve">; </w:t>
      </w:r>
      <w:r w:rsidR="00C73D58">
        <w:rPr>
          <w:rFonts w:ascii="Arial" w:hAnsi="Arial" w:cs="Arial"/>
        </w:rPr>
        <w:t>estos puntos son:</w:t>
      </w:r>
    </w:p>
    <w:p w14:paraId="427D5EE2" w14:textId="77777777" w:rsidR="006C5065" w:rsidRDefault="006C5065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EADDE17" w14:textId="77777777" w:rsidR="006C5065" w:rsidRDefault="006C5065" w:rsidP="006C5065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C73D58">
        <w:rPr>
          <w:rFonts w:ascii="Arial" w:hAnsi="Arial" w:cs="Arial"/>
          <w:b/>
        </w:rPr>
        <w:t>Punto exterior</w:t>
      </w:r>
      <w:r w:rsidR="00B67DCD">
        <w:rPr>
          <w:rFonts w:ascii="Arial" w:hAnsi="Arial" w:cs="Arial"/>
          <w:b/>
        </w:rPr>
        <w:t xml:space="preserve"> a la circunferencia</w:t>
      </w:r>
      <w:r w:rsidRPr="00C73D58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se encuentra fuera de la circunferencia.</w:t>
      </w:r>
    </w:p>
    <w:p w14:paraId="4F2DF7F7" w14:textId="6DF60C3A" w:rsidR="006C5065" w:rsidRDefault="006C5065" w:rsidP="006C5065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CA77A2">
        <w:rPr>
          <w:rFonts w:ascii="Arial" w:hAnsi="Arial" w:cs="Arial"/>
          <w:b/>
        </w:rPr>
        <w:t>Punto sobre</w:t>
      </w:r>
      <w:r w:rsidR="00B67DCD">
        <w:rPr>
          <w:rFonts w:ascii="Arial" w:hAnsi="Arial" w:cs="Arial"/>
          <w:b/>
        </w:rPr>
        <w:t xml:space="preserve"> la circunferencia</w:t>
      </w:r>
      <w:r w:rsidR="00656113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se </w:t>
      </w:r>
      <w:r w:rsidR="00E051CA">
        <w:rPr>
          <w:rFonts w:ascii="Arial" w:hAnsi="Arial" w:cs="Arial"/>
        </w:rPr>
        <w:t xml:space="preserve">halla </w:t>
      </w:r>
      <w:r>
        <w:rPr>
          <w:rFonts w:ascii="Arial" w:hAnsi="Arial" w:cs="Arial"/>
        </w:rPr>
        <w:t>sobre la línea de la circunferencia.</w:t>
      </w:r>
    </w:p>
    <w:p w14:paraId="318E8FE1" w14:textId="134004A9" w:rsidR="006C5065" w:rsidRDefault="006C5065" w:rsidP="006C5065">
      <w:pPr>
        <w:pStyle w:val="Prrafodelista"/>
        <w:numPr>
          <w:ilvl w:val="0"/>
          <w:numId w:val="3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656113">
        <w:rPr>
          <w:rFonts w:ascii="Arial" w:hAnsi="Arial" w:cs="Arial"/>
          <w:b/>
        </w:rPr>
        <w:t>Punto interior</w:t>
      </w:r>
      <w:r w:rsidR="00B67DCD">
        <w:rPr>
          <w:rFonts w:ascii="Arial" w:hAnsi="Arial" w:cs="Arial"/>
          <w:b/>
        </w:rPr>
        <w:t xml:space="preserve"> a la circunferencia</w:t>
      </w:r>
      <w:r w:rsidRPr="0065611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se </w:t>
      </w:r>
      <w:r w:rsidR="00E051CA">
        <w:rPr>
          <w:rFonts w:ascii="Arial" w:hAnsi="Arial" w:cs="Arial"/>
        </w:rPr>
        <w:t xml:space="preserve">localiza </w:t>
      </w:r>
      <w:r>
        <w:rPr>
          <w:rFonts w:ascii="Arial" w:hAnsi="Arial" w:cs="Arial"/>
        </w:rPr>
        <w:t>en el interior de la circunferencia.</w:t>
      </w:r>
    </w:p>
    <w:p w14:paraId="453279B6" w14:textId="77777777" w:rsidR="006C5065" w:rsidRPr="00306CAF" w:rsidRDefault="006C5065" w:rsidP="00306CAF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p w14:paraId="3C742631" w14:textId="77777777" w:rsidR="00BB239E" w:rsidRDefault="00BB239E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B239E" w:rsidRPr="00492F5C" w14:paraId="7F800516" w14:textId="77777777" w:rsidTr="001845E0">
        <w:tc>
          <w:tcPr>
            <w:tcW w:w="9054" w:type="dxa"/>
            <w:gridSpan w:val="2"/>
            <w:shd w:val="clear" w:color="auto" w:fill="0D0D0D" w:themeFill="text1" w:themeFillTint="F2"/>
          </w:tcPr>
          <w:p w14:paraId="4EE9EEEE" w14:textId="77777777" w:rsidR="00BB239E" w:rsidRPr="00492F5C" w:rsidRDefault="00BB239E" w:rsidP="001845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B239E" w:rsidRPr="00492F5C" w14:paraId="13A3241F" w14:textId="77777777" w:rsidTr="001845E0">
        <w:tc>
          <w:tcPr>
            <w:tcW w:w="2943" w:type="dxa"/>
          </w:tcPr>
          <w:p w14:paraId="6D501B05" w14:textId="77777777" w:rsidR="00BB239E" w:rsidRPr="00492F5C" w:rsidRDefault="00BB239E" w:rsidP="001845E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5297CBD" w14:textId="66CE78B2" w:rsidR="00BB239E" w:rsidRPr="00492F5C" w:rsidRDefault="00BB239E" w:rsidP="001845E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3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4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111D47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BB239E" w:rsidRPr="00492F5C" w14:paraId="4CEC1F06" w14:textId="77777777" w:rsidTr="001845E0">
        <w:tc>
          <w:tcPr>
            <w:tcW w:w="2943" w:type="dxa"/>
          </w:tcPr>
          <w:p w14:paraId="74AD7B58" w14:textId="77777777" w:rsidR="00BB239E" w:rsidRPr="00492F5C" w:rsidRDefault="00BB239E" w:rsidP="001845E0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3E61E71D" w14:textId="7E3626A5" w:rsidR="00BB239E" w:rsidRPr="00492F5C" w:rsidRDefault="00BB239E" w:rsidP="001845E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</w:t>
            </w:r>
            <w:r w:rsidR="006756F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C5065">
              <w:rPr>
                <w:rFonts w:ascii="Arial" w:hAnsi="Arial" w:cs="Arial"/>
                <w:sz w:val="24"/>
                <w:szCs w:val="24"/>
              </w:rPr>
              <w:t xml:space="preserve">y sus puntos relativos </w:t>
            </w:r>
          </w:p>
        </w:tc>
      </w:tr>
      <w:tr w:rsidR="00BB239E" w:rsidRPr="00492F5C" w14:paraId="75ADFD59" w14:textId="77777777" w:rsidTr="001845E0">
        <w:tc>
          <w:tcPr>
            <w:tcW w:w="2943" w:type="dxa"/>
          </w:tcPr>
          <w:p w14:paraId="196EFAB4" w14:textId="77777777" w:rsidR="00BB239E" w:rsidRPr="00492F5C" w:rsidRDefault="00BB239E" w:rsidP="001845E0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519496D8" w14:textId="77777777" w:rsidR="00BB239E" w:rsidRDefault="00BB239E" w:rsidP="001845E0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09B81298" w14:textId="1D1191C1" w:rsidR="00BB239E" w:rsidRPr="00492F5C" w:rsidRDefault="00A05A01" w:rsidP="001845E0">
            <w:pPr>
              <w:rPr>
                <w:rFonts w:ascii="Arial" w:hAnsi="Arial" w:cs="Arial"/>
                <w:sz w:val="24"/>
                <w:szCs w:val="24"/>
              </w:rPr>
            </w:pPr>
            <w:r>
              <w:object w:dxaOrig="3950" w:dyaOrig="3300" w14:anchorId="2D3C162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197.5pt;height:165pt" o:ole="">
                  <v:imagedata r:id="rId9" o:title=""/>
                </v:shape>
                <o:OLEObject Type="Embed" ProgID="PBrush" ShapeID="_x0000_i1033" DrawAspect="Content" ObjectID="_1519544725" r:id="rId10"/>
              </w:object>
            </w:r>
          </w:p>
        </w:tc>
      </w:tr>
      <w:tr w:rsidR="00BB239E" w:rsidRPr="00492F5C" w14:paraId="09BDAF36" w14:textId="77777777" w:rsidTr="001845E0">
        <w:trPr>
          <w:trHeight w:val="70"/>
        </w:trPr>
        <w:tc>
          <w:tcPr>
            <w:tcW w:w="2943" w:type="dxa"/>
          </w:tcPr>
          <w:p w14:paraId="2EDD3F03" w14:textId="77777777" w:rsidR="00BB239E" w:rsidRPr="00492F5C" w:rsidRDefault="00BB239E" w:rsidP="001845E0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8C71D58" w14:textId="7E758F7C" w:rsidR="00BB239E" w:rsidRPr="009B2901" w:rsidRDefault="009B290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Theme="minorEastAsia" w:hAnsi="Arial" w:cs="Arial"/>
              </w:rPr>
              <w:t>En la r</w:t>
            </w:r>
            <w:r w:rsidR="00BB239E" w:rsidRPr="009B2901">
              <w:rPr>
                <w:rFonts w:ascii="Arial" w:eastAsiaTheme="minorEastAsia" w:hAnsi="Arial" w:cs="Arial"/>
              </w:rPr>
              <w:t>epresentación gr</w:t>
            </w:r>
            <w:r>
              <w:rPr>
                <w:rFonts w:ascii="Arial" w:eastAsiaTheme="minorEastAsia" w:hAnsi="Arial" w:cs="Arial"/>
              </w:rPr>
              <w:t>á</w:t>
            </w:r>
            <w:r w:rsidR="00BB239E" w:rsidRPr="009B2901">
              <w:rPr>
                <w:rFonts w:ascii="Arial" w:eastAsiaTheme="minorEastAsia" w:hAnsi="Arial" w:cs="Arial"/>
              </w:rPr>
              <w:t>fica de la circunferencia</w:t>
            </w:r>
            <w:r w:rsidR="005671F1" w:rsidRPr="009B2901"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eastAsiaTheme="minorEastAsia" w:hAnsi="Arial" w:cs="Arial"/>
              </w:rPr>
              <w:t>se definen los siguientes puntos respecto</w:t>
            </w:r>
            <w:r w:rsidR="005671F1" w:rsidRPr="009B2901"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eastAsiaTheme="minorEastAsia" w:hAnsi="Arial" w:cs="Arial"/>
              </w:rPr>
              <w:t xml:space="preserve">a </w:t>
            </w:r>
            <w:r w:rsidR="00E051CA">
              <w:rPr>
                <w:rFonts w:ascii="Arial" w:eastAsiaTheme="minorEastAsia" w:hAnsi="Arial" w:cs="Arial"/>
              </w:rPr>
              <w:t xml:space="preserve">la </w:t>
            </w:r>
            <w:r w:rsidR="005671F1" w:rsidRPr="009B2901">
              <w:rPr>
                <w:rFonts w:ascii="Arial" w:eastAsiaTheme="minorEastAsia" w:hAnsi="Arial" w:cs="Arial"/>
              </w:rPr>
              <w:t xml:space="preserve">posición relativa </w:t>
            </w:r>
            <w:r>
              <w:rPr>
                <w:rFonts w:ascii="Arial" w:eastAsiaTheme="minorEastAsia" w:hAnsi="Arial" w:cs="Arial"/>
              </w:rPr>
              <w:t>con la circunferencia:</w:t>
            </w:r>
            <w:r w:rsidR="006C5065" w:rsidRPr="009B2901">
              <w:rPr>
                <w:rFonts w:ascii="Arial" w:eastAsiaTheme="minorEastAsia" w:hAnsi="Arial" w:cs="Arial"/>
              </w:rPr>
              <w:t xml:space="preserve"> </w:t>
            </w:r>
            <w:r w:rsidR="006C5065" w:rsidRPr="00377D1E">
              <w:rPr>
                <w:rFonts w:ascii="Arial" w:eastAsiaTheme="minorEastAsia" w:hAnsi="Arial" w:cs="Arial"/>
                <w:i/>
              </w:rPr>
              <w:t>A</w:t>
            </w:r>
            <w:r w:rsidR="006C5065" w:rsidRPr="009B2901"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eastAsiaTheme="minorEastAsia" w:hAnsi="Arial" w:cs="Arial"/>
              </w:rPr>
              <w:t>es un punto exterior</w:t>
            </w:r>
            <w:r w:rsidR="006C5065" w:rsidRPr="009B2901">
              <w:rPr>
                <w:rFonts w:ascii="Arial" w:eastAsiaTheme="minorEastAsia" w:hAnsi="Arial" w:cs="Arial"/>
              </w:rPr>
              <w:t xml:space="preserve">, </w:t>
            </w:r>
            <w:r w:rsidRPr="00377D1E">
              <w:rPr>
                <w:rFonts w:ascii="Arial" w:eastAsiaTheme="minorEastAsia" w:hAnsi="Arial" w:cs="Arial"/>
                <w:i/>
              </w:rPr>
              <w:t>B</w:t>
            </w:r>
            <w:r>
              <w:rPr>
                <w:rFonts w:ascii="Arial" w:eastAsiaTheme="minorEastAsia" w:hAnsi="Arial" w:cs="Arial"/>
              </w:rPr>
              <w:t xml:space="preserve"> es un </w:t>
            </w:r>
            <w:r w:rsidR="006C5065" w:rsidRPr="009B2901">
              <w:rPr>
                <w:rFonts w:ascii="Arial" w:eastAsiaTheme="minorEastAsia" w:hAnsi="Arial" w:cs="Arial"/>
              </w:rPr>
              <w:t>punto sobre</w:t>
            </w:r>
            <w:r>
              <w:rPr>
                <w:rFonts w:ascii="Arial" w:eastAsiaTheme="minorEastAsia" w:hAnsi="Arial" w:cs="Arial"/>
              </w:rPr>
              <w:t xml:space="preserve"> y</w:t>
            </w:r>
            <w:r w:rsidR="006C5065" w:rsidRPr="009B2901">
              <w:rPr>
                <w:rFonts w:ascii="Arial" w:eastAsiaTheme="minorEastAsia" w:hAnsi="Arial" w:cs="Arial"/>
              </w:rPr>
              <w:t xml:space="preserve"> </w:t>
            </w:r>
            <w:r w:rsidR="006C5065" w:rsidRPr="00377D1E">
              <w:rPr>
                <w:rFonts w:ascii="Arial" w:eastAsiaTheme="minorEastAsia" w:hAnsi="Arial" w:cs="Arial"/>
                <w:i/>
              </w:rPr>
              <w:t>C</w:t>
            </w:r>
            <w:r w:rsidR="006C5065" w:rsidRPr="009B2901">
              <w:rPr>
                <w:rFonts w:ascii="Arial" w:eastAsiaTheme="minorEastAsia" w:hAnsi="Arial" w:cs="Arial"/>
              </w:rPr>
              <w:t xml:space="preserve"> </w:t>
            </w:r>
            <w:r>
              <w:rPr>
                <w:rFonts w:ascii="Arial" w:eastAsiaTheme="minorEastAsia" w:hAnsi="Arial" w:cs="Arial"/>
              </w:rPr>
              <w:t>es un punto interior</w:t>
            </w:r>
            <w:r w:rsidR="005671F1" w:rsidRPr="009B2901">
              <w:rPr>
                <w:rFonts w:ascii="Arial" w:eastAsiaTheme="minorEastAsia" w:hAnsi="Arial" w:cs="Arial"/>
              </w:rPr>
              <w:t>.</w:t>
            </w:r>
            <w:r w:rsidR="006C5065" w:rsidRPr="009B2901">
              <w:rPr>
                <w:rFonts w:ascii="Arial" w:eastAsiaTheme="minorEastAsia" w:hAnsi="Arial" w:cs="Arial"/>
              </w:rPr>
              <w:t xml:space="preserve"> </w:t>
            </w:r>
          </w:p>
        </w:tc>
      </w:tr>
    </w:tbl>
    <w:p w14:paraId="4CF75002" w14:textId="77777777" w:rsidR="00BB239E" w:rsidRDefault="00BB239E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6C528B4" w14:textId="77777777" w:rsidR="00632934" w:rsidRPr="00992278" w:rsidRDefault="00632934" w:rsidP="00632934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32934" w:rsidRPr="00992278" w14:paraId="5A41EBF3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14B76247" w14:textId="77777777" w:rsidR="00632934" w:rsidRPr="00992278" w:rsidRDefault="00632934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 (recurso de exposición)</w:t>
            </w:r>
          </w:p>
        </w:tc>
      </w:tr>
      <w:tr w:rsidR="00632934" w:rsidRPr="00992278" w14:paraId="4BA99B8D" w14:textId="77777777" w:rsidTr="009C1DAF">
        <w:tc>
          <w:tcPr>
            <w:tcW w:w="2518" w:type="dxa"/>
          </w:tcPr>
          <w:p w14:paraId="2E059EEC" w14:textId="77777777" w:rsidR="00632934" w:rsidRPr="00992278" w:rsidRDefault="00632934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8AE8ED0" w14:textId="77777777" w:rsidR="00632934" w:rsidRPr="00992278" w:rsidRDefault="00632934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MA_09_10_REC10 </w:t>
            </w:r>
          </w:p>
        </w:tc>
      </w:tr>
      <w:tr w:rsidR="00632934" w:rsidRPr="00992278" w14:paraId="42635D04" w14:textId="77777777" w:rsidTr="009C1DAF">
        <w:tc>
          <w:tcPr>
            <w:tcW w:w="2518" w:type="dxa"/>
          </w:tcPr>
          <w:p w14:paraId="44C14FD5" w14:textId="77777777" w:rsidR="00632934" w:rsidRPr="00992278" w:rsidRDefault="00632934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7206F87" w14:textId="77777777" w:rsidR="00632934" w:rsidRPr="00992278" w:rsidRDefault="00632934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La circunferencia</w:t>
            </w:r>
          </w:p>
        </w:tc>
      </w:tr>
      <w:tr w:rsidR="00632934" w:rsidRPr="00992278" w14:paraId="2453659D" w14:textId="77777777" w:rsidTr="009C1DAF">
        <w:tc>
          <w:tcPr>
            <w:tcW w:w="2518" w:type="dxa"/>
          </w:tcPr>
          <w:p w14:paraId="78F44D86" w14:textId="77777777" w:rsidR="00632934" w:rsidRPr="00992278" w:rsidRDefault="00632934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F4EFD2C" w14:textId="77777777" w:rsidR="00632934" w:rsidRPr="00992278" w:rsidRDefault="00632934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Interactivo que muestra generalidades sobre la circunferencia</w:t>
            </w:r>
          </w:p>
        </w:tc>
      </w:tr>
    </w:tbl>
    <w:p w14:paraId="2E6E0FB4" w14:textId="77777777" w:rsidR="00632934" w:rsidRPr="00992278" w:rsidRDefault="00632934" w:rsidP="00632934">
      <w:pPr>
        <w:spacing w:after="0"/>
        <w:rPr>
          <w:rFonts w:ascii="Arial" w:hAnsi="Arial" w:cs="Arial"/>
          <w:color w:val="000000"/>
        </w:rPr>
      </w:pPr>
    </w:p>
    <w:p w14:paraId="4F5D33CC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18457F19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4598F6EB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FA3280" w:rsidRPr="00992278" w14:paraId="7B1F02A3" w14:textId="77777777" w:rsidTr="009C1DAF">
        <w:tc>
          <w:tcPr>
            <w:tcW w:w="2518" w:type="dxa"/>
          </w:tcPr>
          <w:p w14:paraId="3D29A0DF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10D6D19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MA_09_10_REC20</w:t>
            </w:r>
          </w:p>
        </w:tc>
      </w:tr>
      <w:tr w:rsidR="00FA3280" w:rsidRPr="00992278" w14:paraId="32F1714B" w14:textId="77777777" w:rsidTr="009C1DAF">
        <w:tc>
          <w:tcPr>
            <w:tcW w:w="2518" w:type="dxa"/>
          </w:tcPr>
          <w:p w14:paraId="6FB52E02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4B305C7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Reconoce los elementos de la circunferencia</w:t>
            </w:r>
          </w:p>
        </w:tc>
      </w:tr>
      <w:tr w:rsidR="00FA3280" w:rsidRPr="00992278" w14:paraId="3093BD4E" w14:textId="77777777" w:rsidTr="009C1DAF">
        <w:tc>
          <w:tcPr>
            <w:tcW w:w="2518" w:type="dxa"/>
          </w:tcPr>
          <w:p w14:paraId="73942774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5BA8BD9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identificar elementos de la circunferencia</w:t>
            </w:r>
          </w:p>
        </w:tc>
      </w:tr>
    </w:tbl>
    <w:p w14:paraId="2ED21907" w14:textId="77777777" w:rsidR="00632934" w:rsidRDefault="00632934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D16E427" w14:textId="2171C5FE" w:rsidR="00377D1E" w:rsidRDefault="0020460E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Al igual que ocurre con</w:t>
      </w:r>
      <w:r w:rsidR="00377D1E">
        <w:rPr>
          <w:rFonts w:ascii="Arial" w:hAnsi="Arial" w:cs="Arial"/>
        </w:rPr>
        <w:t xml:space="preserve"> los puntos, existen alguna</w:t>
      </w:r>
      <w:r w:rsidR="003A53DD">
        <w:rPr>
          <w:rFonts w:ascii="Arial" w:hAnsi="Arial" w:cs="Arial"/>
        </w:rPr>
        <w:t xml:space="preserve">s </w:t>
      </w:r>
      <w:r w:rsidR="00377D1E">
        <w:rPr>
          <w:rFonts w:ascii="Arial" w:hAnsi="Arial" w:cs="Arial"/>
        </w:rPr>
        <w:t>rectas que se clasifican de acuerdo con su posición relativa respecto a la circunferencia</w:t>
      </w:r>
      <w:r>
        <w:rPr>
          <w:rFonts w:ascii="Arial" w:hAnsi="Arial" w:cs="Arial"/>
        </w:rPr>
        <w:t xml:space="preserve">; </w:t>
      </w:r>
      <w:r w:rsidR="00AC5D72">
        <w:rPr>
          <w:rFonts w:ascii="Arial" w:hAnsi="Arial" w:cs="Arial"/>
        </w:rPr>
        <w:t xml:space="preserve">a continuación se </w:t>
      </w:r>
      <w:r w:rsidR="00377D1E">
        <w:rPr>
          <w:rFonts w:ascii="Arial" w:hAnsi="Arial" w:cs="Arial"/>
        </w:rPr>
        <w:t>presenta esta clasificación.</w:t>
      </w:r>
    </w:p>
    <w:p w14:paraId="023B985E" w14:textId="77777777" w:rsidR="00956C74" w:rsidRDefault="00377D1E" w:rsidP="009E547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3510CB7" w14:textId="77777777" w:rsidR="00377D1E" w:rsidRPr="00377D1E" w:rsidRDefault="00C90A62" w:rsidP="00377D1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2</w:t>
      </w:r>
      <w:r w:rsidR="00377D1E" w:rsidRPr="007C7957">
        <w:rPr>
          <w:rFonts w:ascii="Arial" w:hAnsi="Arial" w:cs="Arial"/>
          <w:highlight w:val="yellow"/>
        </w:rPr>
        <w:t>]</w:t>
      </w:r>
      <w:r w:rsidR="00377D1E" w:rsidRPr="007C7957">
        <w:rPr>
          <w:rFonts w:ascii="Arial" w:hAnsi="Arial" w:cs="Arial"/>
        </w:rPr>
        <w:t xml:space="preserve"> </w:t>
      </w:r>
      <w:r w:rsidR="00377D1E">
        <w:rPr>
          <w:rFonts w:ascii="Arial" w:hAnsi="Arial" w:cs="Arial"/>
          <w:b/>
        </w:rPr>
        <w:t>1.1 La posición relativa de una recta respecto a una circunferencia</w:t>
      </w:r>
    </w:p>
    <w:p w14:paraId="176195A9" w14:textId="77777777" w:rsidR="00377D1E" w:rsidRDefault="00377D1E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5B74253" w14:textId="061C1D55" w:rsidR="00AC5D72" w:rsidRDefault="00377D1E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De acuerdo con su posición re</w:t>
      </w:r>
      <w:r w:rsidR="0020460E">
        <w:rPr>
          <w:rFonts w:ascii="Arial" w:hAnsi="Arial" w:cs="Arial"/>
        </w:rPr>
        <w:t>specto</w:t>
      </w:r>
      <w:r>
        <w:rPr>
          <w:rFonts w:ascii="Arial" w:hAnsi="Arial" w:cs="Arial"/>
        </w:rPr>
        <w:t xml:space="preserve"> </w:t>
      </w:r>
      <w:r w:rsidR="0020460E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la circunferencia, las rectas se clasifican en recta exterior, recta secante y recta tangente.</w:t>
      </w:r>
    </w:p>
    <w:p w14:paraId="32781A08" w14:textId="77777777" w:rsidR="000C41FF" w:rsidRDefault="000C41FF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48B815E" w14:textId="77777777" w:rsidR="00377D1E" w:rsidRDefault="00C90A62" w:rsidP="00377D1E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="00377D1E" w:rsidRPr="007C7957">
        <w:rPr>
          <w:rFonts w:ascii="Arial" w:hAnsi="Arial" w:cs="Arial"/>
          <w:highlight w:val="yellow"/>
        </w:rPr>
        <w:t>]</w:t>
      </w:r>
      <w:r w:rsidR="00377D1E" w:rsidRPr="007C7957">
        <w:rPr>
          <w:rFonts w:ascii="Arial" w:hAnsi="Arial" w:cs="Arial"/>
        </w:rPr>
        <w:t xml:space="preserve"> </w:t>
      </w:r>
      <w:r w:rsidR="00377D1E" w:rsidRPr="00377D1E">
        <w:rPr>
          <w:rFonts w:ascii="Arial" w:hAnsi="Arial" w:cs="Arial"/>
          <w:b/>
        </w:rPr>
        <w:t>1.1.1</w:t>
      </w:r>
      <w:r w:rsidR="00377D1E">
        <w:rPr>
          <w:rFonts w:ascii="Arial" w:hAnsi="Arial" w:cs="Arial"/>
          <w:b/>
        </w:rPr>
        <w:t xml:space="preserve">  La recta exterior a una circunferencia</w:t>
      </w:r>
    </w:p>
    <w:p w14:paraId="36EED288" w14:textId="77777777" w:rsidR="00377D1E" w:rsidRDefault="00377D1E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30F8E04" w14:textId="6B8ABD2F" w:rsidR="003A53DD" w:rsidRDefault="003A53DD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="00EA1014">
        <w:rPr>
          <w:rFonts w:ascii="Arial" w:hAnsi="Arial" w:cs="Arial"/>
        </w:rPr>
        <w:t xml:space="preserve">Como su nombre lo indica, la recta exterior es aquella cuyos puntos son </w:t>
      </w:r>
      <w:r w:rsidR="007B146F">
        <w:rPr>
          <w:rFonts w:ascii="Arial" w:hAnsi="Arial" w:cs="Arial"/>
        </w:rPr>
        <w:t xml:space="preserve">externos </w:t>
      </w:r>
      <w:r w:rsidR="00EA1014">
        <w:rPr>
          <w:rFonts w:ascii="Arial" w:hAnsi="Arial" w:cs="Arial"/>
        </w:rPr>
        <w:t xml:space="preserve">a la circunferencia, </w:t>
      </w:r>
      <w:r w:rsidR="005305FB">
        <w:rPr>
          <w:rFonts w:ascii="Arial" w:hAnsi="Arial" w:cs="Arial"/>
        </w:rPr>
        <w:t>es decir que</w:t>
      </w:r>
      <w:r w:rsidR="00EA1014">
        <w:rPr>
          <w:rFonts w:ascii="Arial" w:hAnsi="Arial" w:cs="Arial"/>
        </w:rPr>
        <w:t xml:space="preserve"> la recta exterior y la circunferencia no contienen puntos en común.</w:t>
      </w:r>
    </w:p>
    <w:p w14:paraId="06C7E46E" w14:textId="77777777" w:rsidR="00EA1014" w:rsidRDefault="00EA1014" w:rsidP="00EA101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A1014" w:rsidRPr="00492F5C" w14:paraId="4E61CC8C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3D93138D" w14:textId="77777777" w:rsidR="00EA1014" w:rsidRPr="00492F5C" w:rsidRDefault="00EA1014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A1014" w:rsidRPr="00492F5C" w14:paraId="3D9149FC" w14:textId="77777777" w:rsidTr="00EA1014">
        <w:tc>
          <w:tcPr>
            <w:tcW w:w="2943" w:type="dxa"/>
          </w:tcPr>
          <w:p w14:paraId="18F0FA97" w14:textId="77777777" w:rsidR="00EA1014" w:rsidRPr="00492F5C" w:rsidRDefault="00EA1014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6FCA43A0" w14:textId="0838E854" w:rsidR="00EA1014" w:rsidRPr="00492F5C" w:rsidRDefault="00EA1014" w:rsidP="002836E4">
            <w:pPr>
              <w:rPr>
                <w:rFonts w:ascii="Arial" w:hAnsi="Arial" w:cs="Arial"/>
                <w:b/>
                <w:sz w:val="24"/>
                <w:szCs w:val="24"/>
              </w:rPr>
              <w:pPrChange w:id="5" w:author="Cristhian Andres Bello Rivera" w:date="2016-03-15T10:56:00Z">
                <w:pPr/>
              </w:pPrChange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del w:id="6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</w:delText>
              </w:r>
            </w:del>
            <w:ins w:id="7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8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EA1014" w:rsidRPr="00492F5C" w14:paraId="34D92843" w14:textId="77777777" w:rsidTr="00EA1014">
        <w:tc>
          <w:tcPr>
            <w:tcW w:w="2943" w:type="dxa"/>
          </w:tcPr>
          <w:p w14:paraId="09D021F1" w14:textId="77777777" w:rsidR="00EA1014" w:rsidRPr="00492F5C" w:rsidRDefault="00EA101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0B2C26A" w14:textId="4488A3CB" w:rsidR="00EA1014" w:rsidRPr="00492F5C" w:rsidRDefault="00EA1014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 y una recta exterior</w:t>
            </w:r>
          </w:p>
        </w:tc>
      </w:tr>
      <w:tr w:rsidR="00EA1014" w:rsidRPr="00492F5C" w14:paraId="163189E7" w14:textId="77777777" w:rsidTr="00EA1014">
        <w:tc>
          <w:tcPr>
            <w:tcW w:w="2943" w:type="dxa"/>
          </w:tcPr>
          <w:p w14:paraId="09EA5E52" w14:textId="77777777" w:rsidR="00EA1014" w:rsidRPr="00492F5C" w:rsidRDefault="00EA101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7F312A4E" w14:textId="77777777" w:rsidR="00EA1014" w:rsidRDefault="00EA1014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1C30ED39" w14:textId="77777777" w:rsidR="00EA1014" w:rsidRDefault="00EA1014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4620" w:dyaOrig="3710" w14:anchorId="62CFE0E1">
                <v:shape id="_x0000_i1025" type="#_x0000_t75" style="width:169.5pt;height:135.5pt" o:ole="">
                  <v:imagedata r:id="rId11" o:title=""/>
                </v:shape>
                <o:OLEObject Type="Embed" ProgID="PBrush" ShapeID="_x0000_i1025" DrawAspect="Content" ObjectID="_1519544726" r:id="rId12"/>
              </w:object>
            </w:r>
          </w:p>
          <w:p w14:paraId="1C0952FD" w14:textId="77777777" w:rsidR="00EA1014" w:rsidRDefault="00EA1014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2CC17EFD" w14:textId="77777777" w:rsidR="00EA1014" w:rsidRPr="00492F5C" w:rsidRDefault="00EA1014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1014" w:rsidRPr="00492F5C" w14:paraId="089B8CC2" w14:textId="77777777" w:rsidTr="00EA1014">
        <w:trPr>
          <w:trHeight w:val="70"/>
        </w:trPr>
        <w:tc>
          <w:tcPr>
            <w:tcW w:w="2943" w:type="dxa"/>
          </w:tcPr>
          <w:p w14:paraId="05841C2B" w14:textId="77777777" w:rsidR="00EA1014" w:rsidRPr="00492F5C" w:rsidRDefault="00EA101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38394868" w14:textId="77777777" w:rsidR="00EA1014" w:rsidRPr="007C15B8" w:rsidRDefault="00EA1014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recta </w:t>
            </w:r>
            <w:r w:rsidRPr="00EA1014">
              <w:rPr>
                <w:rFonts w:ascii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 xml:space="preserve"> es exterior a la circunferencia </w:t>
            </w:r>
            <w:r w:rsidRPr="00EA1014">
              <w:rPr>
                <w:rFonts w:ascii="Arial" w:hAnsi="Arial" w:cs="Arial"/>
                <w:i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273B32F" w14:textId="77777777" w:rsidR="00EA1014" w:rsidRDefault="00EA1014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BAE0191" w14:textId="77777777" w:rsidR="008353CD" w:rsidRDefault="00C90A62" w:rsidP="00BA16CD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="00BA16CD" w:rsidRPr="007C7957">
        <w:rPr>
          <w:rFonts w:ascii="Arial" w:hAnsi="Arial" w:cs="Arial"/>
          <w:highlight w:val="yellow"/>
        </w:rPr>
        <w:t>]</w:t>
      </w:r>
      <w:r w:rsidR="00BA16CD" w:rsidRPr="007C7957">
        <w:rPr>
          <w:rFonts w:ascii="Arial" w:hAnsi="Arial" w:cs="Arial"/>
        </w:rPr>
        <w:t xml:space="preserve"> </w:t>
      </w:r>
      <w:r w:rsidR="00377D1E" w:rsidRPr="00377D1E">
        <w:rPr>
          <w:rFonts w:ascii="Arial" w:hAnsi="Arial" w:cs="Arial"/>
          <w:b/>
        </w:rPr>
        <w:t>1.1.</w:t>
      </w:r>
      <w:r w:rsidR="00EA1014">
        <w:rPr>
          <w:rFonts w:ascii="Arial" w:hAnsi="Arial" w:cs="Arial"/>
          <w:b/>
        </w:rPr>
        <w:t>2</w:t>
      </w:r>
      <w:r w:rsidR="003A53DD">
        <w:rPr>
          <w:rFonts w:ascii="Arial" w:hAnsi="Arial" w:cs="Arial"/>
          <w:b/>
        </w:rPr>
        <w:t xml:space="preserve">  </w:t>
      </w:r>
      <w:r w:rsidR="007C15B8">
        <w:rPr>
          <w:rFonts w:ascii="Arial" w:hAnsi="Arial" w:cs="Arial"/>
          <w:b/>
        </w:rPr>
        <w:t>La r</w:t>
      </w:r>
      <w:r w:rsidR="001845E0">
        <w:rPr>
          <w:rFonts w:ascii="Arial" w:hAnsi="Arial" w:cs="Arial"/>
          <w:b/>
        </w:rPr>
        <w:t>ecta tangente a una circunferencia</w:t>
      </w:r>
    </w:p>
    <w:p w14:paraId="1D7EFC4F" w14:textId="77777777" w:rsidR="001845E0" w:rsidRDefault="001845E0" w:rsidP="00BA16CD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14:paraId="2BA21401" w14:textId="31BB638C" w:rsidR="001845E0" w:rsidRPr="001845E0" w:rsidRDefault="007C15B8" w:rsidP="001845E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recta que toca un solo punto </w:t>
      </w:r>
      <w:r w:rsidR="009077B2">
        <w:rPr>
          <w:rFonts w:ascii="Arial" w:hAnsi="Arial" w:cs="Arial"/>
        </w:rPr>
        <w:t xml:space="preserve">sobre </w:t>
      </w:r>
      <w:r>
        <w:rPr>
          <w:rFonts w:ascii="Arial" w:hAnsi="Arial" w:cs="Arial"/>
        </w:rPr>
        <w:t xml:space="preserve">la circunferencia se denomina </w:t>
      </w:r>
      <w:r w:rsidRPr="007C15B8">
        <w:rPr>
          <w:rFonts w:ascii="Arial" w:hAnsi="Arial" w:cs="Arial"/>
          <w:b/>
        </w:rPr>
        <w:t>recta tangente a la circunferencia</w:t>
      </w:r>
      <w:r w:rsidR="007B146F">
        <w:rPr>
          <w:rFonts w:ascii="Arial" w:hAnsi="Arial" w:cs="Arial"/>
        </w:rPr>
        <w:t xml:space="preserve">. </w:t>
      </w:r>
      <w:r w:rsidR="009077B2">
        <w:rPr>
          <w:rFonts w:ascii="Arial" w:hAnsi="Arial" w:cs="Arial"/>
        </w:rPr>
        <w:t>Una misma circunferencia tiene infinitas rectas tangentes a est</w:t>
      </w:r>
      <w:r w:rsidR="00EA1014">
        <w:rPr>
          <w:rFonts w:ascii="Arial" w:hAnsi="Arial" w:cs="Arial"/>
        </w:rPr>
        <w:t>a</w:t>
      </w:r>
      <w:r w:rsidR="009077B2">
        <w:rPr>
          <w:rFonts w:ascii="Arial" w:hAnsi="Arial" w:cs="Arial"/>
        </w:rPr>
        <w:t>, una por cad</w:t>
      </w:r>
      <w:r w:rsidR="00EA1014">
        <w:rPr>
          <w:rFonts w:ascii="Arial" w:hAnsi="Arial" w:cs="Arial"/>
        </w:rPr>
        <w:t>a punto sobre la circunferencia.</w:t>
      </w:r>
      <w:r w:rsidR="001845E0">
        <w:rPr>
          <w:rFonts w:ascii="Arial" w:hAnsi="Arial" w:cs="Arial"/>
        </w:rPr>
        <w:t xml:space="preserve"> </w:t>
      </w:r>
      <w:r w:rsidR="00EA1014">
        <w:rPr>
          <w:rFonts w:ascii="Arial" w:hAnsi="Arial" w:cs="Arial"/>
        </w:rPr>
        <w:t>O</w:t>
      </w:r>
      <w:r w:rsidR="009077B2">
        <w:rPr>
          <w:rFonts w:ascii="Arial" w:hAnsi="Arial" w:cs="Arial"/>
        </w:rPr>
        <w:t>bserva el siguiente grá</w:t>
      </w:r>
      <w:r w:rsidR="001845E0">
        <w:rPr>
          <w:rFonts w:ascii="Arial" w:hAnsi="Arial" w:cs="Arial"/>
        </w:rPr>
        <w:t xml:space="preserve">fico de una recta tangente a una circunferencia:  </w:t>
      </w:r>
    </w:p>
    <w:p w14:paraId="03E631C6" w14:textId="77777777" w:rsidR="00647D69" w:rsidRDefault="00647D69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C05537" w:rsidRPr="00492F5C" w14:paraId="551CBC99" w14:textId="77777777" w:rsidTr="00C05537">
        <w:tc>
          <w:tcPr>
            <w:tcW w:w="9054" w:type="dxa"/>
            <w:gridSpan w:val="2"/>
            <w:shd w:val="clear" w:color="auto" w:fill="0D0D0D" w:themeFill="text1" w:themeFillTint="F2"/>
          </w:tcPr>
          <w:p w14:paraId="31103061" w14:textId="77777777" w:rsidR="00C05537" w:rsidRPr="00492F5C" w:rsidRDefault="00C05537" w:rsidP="00C055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05537" w:rsidRPr="00492F5C" w14:paraId="10B2FE2A" w14:textId="77777777" w:rsidTr="00C05537">
        <w:tc>
          <w:tcPr>
            <w:tcW w:w="2943" w:type="dxa"/>
          </w:tcPr>
          <w:p w14:paraId="4A7C1EBC" w14:textId="77777777" w:rsidR="00C05537" w:rsidRPr="00492F5C" w:rsidRDefault="00C05537" w:rsidP="00C0553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16B3F461" w14:textId="0A358E8C" w:rsidR="00C05537" w:rsidRPr="00492F5C" w:rsidRDefault="00C05537" w:rsidP="00C0553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9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10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D34F2D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05537" w:rsidRPr="00492F5C" w14:paraId="4436B6DD" w14:textId="77777777" w:rsidTr="00C05537">
        <w:tc>
          <w:tcPr>
            <w:tcW w:w="2943" w:type="dxa"/>
          </w:tcPr>
          <w:p w14:paraId="3DCD4B54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7CFA697" w14:textId="77777777" w:rsidR="00C05537" w:rsidRPr="00492F5C" w:rsidRDefault="001845E0" w:rsidP="00C055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 y una recta tangente</w:t>
            </w:r>
            <w:r w:rsidR="006773AB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05537" w:rsidRPr="00492F5C" w14:paraId="38152803" w14:textId="77777777" w:rsidTr="00C05537">
        <w:tc>
          <w:tcPr>
            <w:tcW w:w="2943" w:type="dxa"/>
          </w:tcPr>
          <w:p w14:paraId="0212051F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085B18A8" w14:textId="77777777" w:rsidR="00C05537" w:rsidRDefault="00C05537" w:rsidP="00C05537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29CDA6D3" w14:textId="77777777" w:rsidR="00C05537" w:rsidRDefault="001845E0" w:rsidP="00C05537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5BF30C2D" wp14:editId="1626FE88">
                  <wp:extent cx="3813574" cy="1847850"/>
                  <wp:effectExtent l="0" t="0" r="0" b="0"/>
                  <wp:docPr id="6" name="Imagen 1" descr="I:\guion 10\imagenes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guion 10\imagenes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659" cy="1851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5A331" w14:textId="77777777" w:rsidR="00C05537" w:rsidRDefault="00C05537" w:rsidP="00C05537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0ED26263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5537" w:rsidRPr="00492F5C" w14:paraId="3D99512D" w14:textId="77777777" w:rsidTr="00C05537">
        <w:trPr>
          <w:trHeight w:val="70"/>
        </w:trPr>
        <w:tc>
          <w:tcPr>
            <w:tcW w:w="2943" w:type="dxa"/>
          </w:tcPr>
          <w:p w14:paraId="1EACCFD6" w14:textId="77777777"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66AE08ED" w14:textId="77777777" w:rsidR="00C05537" w:rsidRPr="007C15B8" w:rsidRDefault="00032A38" w:rsidP="007C15B8">
            <w:pPr>
              <w:rPr>
                <w:rFonts w:ascii="Arial" w:hAnsi="Arial" w:cs="Arial"/>
                <w:sz w:val="24"/>
                <w:szCs w:val="24"/>
              </w:rPr>
            </w:pPr>
            <w:r w:rsidRPr="007C15B8">
              <w:rPr>
                <w:rFonts w:ascii="Arial" w:hAnsi="Arial" w:cs="Arial"/>
                <w:sz w:val="24"/>
                <w:szCs w:val="24"/>
              </w:rPr>
              <w:t xml:space="preserve">La recta </w:t>
            </w:r>
            <w:r w:rsidR="007C15B8" w:rsidRPr="007C15B8">
              <w:rPr>
                <w:rFonts w:ascii="Arial" w:hAnsi="Arial" w:cs="Arial"/>
                <w:i/>
                <w:sz w:val="24"/>
                <w:szCs w:val="24"/>
              </w:rPr>
              <w:t>b</w:t>
            </w:r>
            <w:r w:rsidR="007C15B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15B8">
              <w:rPr>
                <w:rFonts w:ascii="Arial" w:hAnsi="Arial" w:cs="Arial"/>
                <w:sz w:val="24"/>
                <w:szCs w:val="24"/>
              </w:rPr>
              <w:t xml:space="preserve">es tangente a la circunferencia </w:t>
            </w:r>
            <w:r w:rsidRPr="007C15B8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Pr="007C15B8">
              <w:rPr>
                <w:rFonts w:ascii="Arial" w:hAnsi="Arial" w:cs="Arial"/>
                <w:sz w:val="24"/>
                <w:szCs w:val="24"/>
              </w:rPr>
              <w:t xml:space="preserve"> en el punto </w:t>
            </w:r>
            <w:r w:rsidRPr="007C15B8"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="007C15B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DCC0676" w14:textId="77777777" w:rsidR="00EE7BA3" w:rsidRDefault="00EE7BA3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720B1E9" w14:textId="77777777" w:rsidR="00D85763" w:rsidRDefault="00D85763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D85763">
        <w:rPr>
          <w:rFonts w:ascii="Arial" w:hAnsi="Arial" w:cs="Arial"/>
        </w:rPr>
        <w:t xml:space="preserve">El punto de intersección de la recta y la circunferencia se denomina </w:t>
      </w:r>
      <w:r w:rsidR="00EA1014" w:rsidRPr="00A05A01">
        <w:rPr>
          <w:rFonts w:ascii="Arial" w:hAnsi="Arial" w:cs="Arial"/>
          <w:b/>
        </w:rPr>
        <w:t xml:space="preserve">punto </w:t>
      </w:r>
      <w:r w:rsidRPr="00A05A01">
        <w:rPr>
          <w:rFonts w:ascii="Arial" w:hAnsi="Arial" w:cs="Arial"/>
          <w:b/>
        </w:rPr>
        <w:t>de tangencia.</w:t>
      </w:r>
      <w:r w:rsidRPr="00D85763">
        <w:rPr>
          <w:rFonts w:ascii="Arial" w:hAnsi="Arial" w:cs="Arial"/>
        </w:rPr>
        <w:t xml:space="preserve"> </w:t>
      </w:r>
    </w:p>
    <w:p w14:paraId="1C5617B5" w14:textId="77777777" w:rsidR="00C63B7D" w:rsidRDefault="00C63B7D" w:rsidP="00C63B7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63B7D" w:rsidRPr="00596306" w14:paraId="58A92828" w14:textId="77777777" w:rsidTr="001C5378">
        <w:tc>
          <w:tcPr>
            <w:tcW w:w="8978" w:type="dxa"/>
            <w:gridSpan w:val="2"/>
            <w:shd w:val="clear" w:color="auto" w:fill="000000" w:themeFill="text1"/>
          </w:tcPr>
          <w:p w14:paraId="2DD828FC" w14:textId="77777777" w:rsidR="00C63B7D" w:rsidRPr="00C34E75" w:rsidRDefault="00C63B7D" w:rsidP="001C537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C63B7D" w:rsidRPr="00596306" w14:paraId="2550E630" w14:textId="77777777" w:rsidTr="001C5378">
        <w:trPr>
          <w:trHeight w:val="410"/>
        </w:trPr>
        <w:tc>
          <w:tcPr>
            <w:tcW w:w="2518" w:type="dxa"/>
          </w:tcPr>
          <w:p w14:paraId="6C7673D9" w14:textId="77777777" w:rsidR="00C63B7D" w:rsidRPr="00C34E75" w:rsidRDefault="00C63B7D" w:rsidP="001C537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7474C90" w14:textId="77777777" w:rsidR="00C63B7D" w:rsidRPr="00C34E75" w:rsidRDefault="00C63B7D" w:rsidP="001C537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Relación entre la recta tangente y la circunferencia</w:t>
            </w:r>
          </w:p>
        </w:tc>
      </w:tr>
      <w:tr w:rsidR="00C63B7D" w:rsidRPr="00596306" w14:paraId="63BF8508" w14:textId="77777777" w:rsidTr="001C5378">
        <w:tc>
          <w:tcPr>
            <w:tcW w:w="2518" w:type="dxa"/>
          </w:tcPr>
          <w:p w14:paraId="2B9B89EB" w14:textId="77777777" w:rsidR="00C63B7D" w:rsidRPr="00C34E75" w:rsidRDefault="00C63B7D" w:rsidP="001C537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0906C4FB" w14:textId="77777777" w:rsidR="00C63B7D" w:rsidRPr="00C63B7D" w:rsidRDefault="00C63B7D" w:rsidP="00B67DC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La recta tangente y el radio de la circunferencia que pasa por el punto sobre el cual la recta es tangente son perpendiculares.</w:t>
            </w:r>
          </w:p>
        </w:tc>
      </w:tr>
    </w:tbl>
    <w:p w14:paraId="455F786B" w14:textId="77777777" w:rsidR="00D945F1" w:rsidRDefault="00D945F1" w:rsidP="00A755F0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7A9B8C04" w14:textId="7CE6B644" w:rsidR="00C63B7D" w:rsidRDefault="00B67DCD" w:rsidP="00C63B7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otras palabras, </w:t>
      </w:r>
      <w:r w:rsidR="00662414">
        <w:rPr>
          <w:rFonts w:ascii="Arial" w:hAnsi="Arial" w:cs="Arial"/>
        </w:rPr>
        <w:t xml:space="preserve">el punto donde la </w:t>
      </w:r>
      <w:r w:rsidR="00662414" w:rsidRPr="006B6B59">
        <w:rPr>
          <w:rFonts w:ascii="Arial" w:hAnsi="Arial" w:cs="Arial"/>
          <w:b/>
        </w:rPr>
        <w:t>recta es tangente</w:t>
      </w:r>
      <w:r w:rsidR="00662414">
        <w:rPr>
          <w:rFonts w:ascii="Arial" w:hAnsi="Arial" w:cs="Arial"/>
        </w:rPr>
        <w:t xml:space="preserve"> a la circunferencia</w:t>
      </w:r>
      <w:r w:rsidR="002F0108">
        <w:rPr>
          <w:rFonts w:ascii="Arial" w:hAnsi="Arial" w:cs="Arial"/>
        </w:rPr>
        <w:t xml:space="preserve"> se puede determinar</w:t>
      </w:r>
      <w:r w:rsidR="00C63B7D">
        <w:rPr>
          <w:rFonts w:ascii="Arial" w:hAnsi="Arial" w:cs="Arial"/>
        </w:rPr>
        <w:t xml:space="preserve"> a través del </w:t>
      </w:r>
      <w:r w:rsidR="002F0108" w:rsidRPr="006B6B59">
        <w:rPr>
          <w:rFonts w:ascii="Arial" w:hAnsi="Arial" w:cs="Arial"/>
          <w:b/>
        </w:rPr>
        <w:t>radio</w:t>
      </w:r>
      <w:r w:rsidR="002F0108">
        <w:rPr>
          <w:rFonts w:ascii="Arial" w:hAnsi="Arial" w:cs="Arial"/>
        </w:rPr>
        <w:t xml:space="preserve"> de la circunferencia,</w:t>
      </w:r>
      <w:r w:rsidR="005671F1">
        <w:rPr>
          <w:rFonts w:ascii="Arial" w:hAnsi="Arial" w:cs="Arial"/>
        </w:rPr>
        <w:t xml:space="preserve"> debido a que </w:t>
      </w:r>
      <w:r w:rsidR="002F0108">
        <w:rPr>
          <w:rFonts w:ascii="Arial" w:hAnsi="Arial" w:cs="Arial"/>
        </w:rPr>
        <w:t xml:space="preserve">el segmento que determina el </w:t>
      </w:r>
      <w:r w:rsidR="00E5033C">
        <w:rPr>
          <w:rFonts w:ascii="Arial" w:hAnsi="Arial" w:cs="Arial"/>
        </w:rPr>
        <w:t>radio forma un ángulo</w:t>
      </w:r>
      <w:r w:rsidR="002F0108">
        <w:rPr>
          <w:rFonts w:ascii="Arial" w:hAnsi="Arial" w:cs="Arial"/>
        </w:rPr>
        <w:t xml:space="preserve"> recto con la recta tangente en el punto</w:t>
      </w:r>
      <w:r w:rsidR="00E5033C">
        <w:rPr>
          <w:rFonts w:ascii="Arial" w:hAnsi="Arial" w:cs="Arial"/>
        </w:rPr>
        <w:t xml:space="preserve"> </w:t>
      </w:r>
      <w:r w:rsidR="00111D47">
        <w:rPr>
          <w:rFonts w:ascii="Arial" w:hAnsi="Arial" w:cs="Arial"/>
        </w:rPr>
        <w:t>de tangencia</w:t>
      </w:r>
      <w:r w:rsidR="007B146F">
        <w:rPr>
          <w:rFonts w:ascii="Arial" w:hAnsi="Arial" w:cs="Arial"/>
        </w:rPr>
        <w:t xml:space="preserve">; </w:t>
      </w:r>
      <w:r w:rsidR="00C63B7D">
        <w:rPr>
          <w:rFonts w:ascii="Arial" w:hAnsi="Arial" w:cs="Arial"/>
        </w:rPr>
        <w:t>esta relación se presenta en la siguiente imagen</w:t>
      </w:r>
      <w:r w:rsidR="00AF6DC7">
        <w:rPr>
          <w:rFonts w:ascii="Arial" w:hAnsi="Arial" w:cs="Arial"/>
        </w:rPr>
        <w:t>.</w:t>
      </w:r>
    </w:p>
    <w:p w14:paraId="3C576BEA" w14:textId="77777777" w:rsidR="00831C78" w:rsidRDefault="00831C78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0D3D098" w14:textId="77777777" w:rsidR="00A643EF" w:rsidRPr="00D945F1" w:rsidRDefault="002F0108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662414">
        <w:rPr>
          <w:rFonts w:ascii="Arial" w:hAnsi="Arial" w:cs="Arial"/>
        </w:rPr>
        <w:t xml:space="preserve"> </w:t>
      </w:r>
      <w:r w:rsidR="001C6801" w:rsidRPr="00D945F1">
        <w:rPr>
          <w:rFonts w:ascii="Arial" w:hAnsi="Arial" w:cs="Arial"/>
        </w:rPr>
        <w:t xml:space="preserve">  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2F0108" w:rsidRPr="00492F5C" w14:paraId="72CB7769" w14:textId="77777777" w:rsidTr="006B1C56">
        <w:tc>
          <w:tcPr>
            <w:tcW w:w="9054" w:type="dxa"/>
            <w:gridSpan w:val="2"/>
            <w:shd w:val="clear" w:color="auto" w:fill="0D0D0D" w:themeFill="text1" w:themeFillTint="F2"/>
          </w:tcPr>
          <w:p w14:paraId="58F60FDD" w14:textId="77777777" w:rsidR="002F0108" w:rsidRPr="00492F5C" w:rsidRDefault="002F0108" w:rsidP="006B1C5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F0108" w:rsidRPr="00492F5C" w14:paraId="5032DD9F" w14:textId="77777777" w:rsidTr="006B1C56">
        <w:tc>
          <w:tcPr>
            <w:tcW w:w="2943" w:type="dxa"/>
          </w:tcPr>
          <w:p w14:paraId="02B0F28E" w14:textId="77777777" w:rsidR="002F0108" w:rsidRPr="00492F5C" w:rsidRDefault="002F0108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5955EB5B" w14:textId="7887AC54" w:rsidR="002F0108" w:rsidRPr="00492F5C" w:rsidRDefault="002F0108" w:rsidP="002836E4">
            <w:pPr>
              <w:rPr>
                <w:rFonts w:ascii="Arial" w:hAnsi="Arial" w:cs="Arial"/>
                <w:b/>
                <w:sz w:val="24"/>
                <w:szCs w:val="24"/>
              </w:rPr>
              <w:pPrChange w:id="11" w:author="Cristhian Andres Bello Rivera" w:date="2016-03-15T10:56:00Z">
                <w:pPr/>
              </w:pPrChange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del w:id="12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ins w:id="13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D34F2D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2F0108" w:rsidRPr="00492F5C" w14:paraId="33D56831" w14:textId="77777777" w:rsidTr="006B1C56">
        <w:tc>
          <w:tcPr>
            <w:tcW w:w="2943" w:type="dxa"/>
          </w:tcPr>
          <w:p w14:paraId="4A6D0C41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547BFE3E" w14:textId="39EB48B0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</w:t>
            </w:r>
            <w:r w:rsidR="00E5033C">
              <w:rPr>
                <w:rFonts w:ascii="Arial" w:hAnsi="Arial" w:cs="Arial"/>
                <w:sz w:val="24"/>
                <w:szCs w:val="24"/>
              </w:rPr>
              <w:t xml:space="preserve">unferencia, recta tangente y radio al punto tangente </w:t>
            </w:r>
          </w:p>
        </w:tc>
      </w:tr>
      <w:tr w:rsidR="002F0108" w:rsidRPr="00492F5C" w14:paraId="48AC24D1" w14:textId="77777777" w:rsidTr="006B1C56">
        <w:tc>
          <w:tcPr>
            <w:tcW w:w="2943" w:type="dxa"/>
          </w:tcPr>
          <w:p w14:paraId="1D0AE736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4654BA10" w14:textId="77777777" w:rsidR="002F0108" w:rsidRDefault="002F0108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14:paraId="3B72E189" w14:textId="77777777" w:rsidR="002F0108" w:rsidRDefault="00AF6DC7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6195" w:dyaOrig="7395" w14:anchorId="70FF5542">
                <v:shape id="_x0000_i1026" type="#_x0000_t75" style="width:173pt;height:206.5pt" o:ole="">
                  <v:imagedata r:id="rId14" o:title=""/>
                </v:shape>
                <o:OLEObject Type="Embed" ProgID="PBrush" ShapeID="_x0000_i1026" DrawAspect="Content" ObjectID="_1519544727" r:id="rId15"/>
              </w:object>
            </w:r>
          </w:p>
          <w:p w14:paraId="414329EC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0108" w:rsidRPr="00E5033C" w14:paraId="13D018C7" w14:textId="77777777" w:rsidTr="006B1C56">
        <w:trPr>
          <w:trHeight w:val="70"/>
        </w:trPr>
        <w:tc>
          <w:tcPr>
            <w:tcW w:w="2943" w:type="dxa"/>
          </w:tcPr>
          <w:p w14:paraId="0F0D36DA" w14:textId="77777777"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08FE0345" w14:textId="2F1A741B" w:rsidR="002F0108" w:rsidRPr="00AF6DC7" w:rsidRDefault="002F0108">
            <w:pPr>
              <w:rPr>
                <w:rFonts w:ascii="Arial" w:hAnsi="Arial" w:cs="Arial"/>
                <w:sz w:val="24"/>
                <w:szCs w:val="24"/>
              </w:rPr>
            </w:pPr>
            <w:r w:rsidRPr="00AF6DC7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E5033C" w:rsidRPr="00AF6DC7">
              <w:rPr>
                <w:rFonts w:ascii="Arial" w:hAnsi="Arial" w:cs="Arial"/>
                <w:sz w:val="24"/>
                <w:szCs w:val="24"/>
              </w:rPr>
              <w:t xml:space="preserve">recta </w:t>
            </w:r>
            <w:r w:rsidR="00AF6DC7">
              <w:rPr>
                <w:rFonts w:ascii="Arial" w:hAnsi="Arial" w:cs="Arial"/>
                <w:i/>
                <w:sz w:val="24"/>
                <w:szCs w:val="24"/>
              </w:rPr>
              <w:t>p</w:t>
            </w:r>
            <w:r w:rsidRPr="00AF6DC7">
              <w:rPr>
                <w:rFonts w:ascii="Arial" w:hAnsi="Arial" w:cs="Arial"/>
                <w:sz w:val="24"/>
                <w:szCs w:val="24"/>
              </w:rPr>
              <w:t xml:space="preserve"> e</w:t>
            </w:r>
            <w:r w:rsidR="00E5033C" w:rsidRPr="00AF6DC7">
              <w:rPr>
                <w:rFonts w:ascii="Arial" w:hAnsi="Arial" w:cs="Arial"/>
                <w:sz w:val="24"/>
                <w:szCs w:val="24"/>
              </w:rPr>
              <w:t xml:space="preserve">s tangente a la circunferencia </w:t>
            </w:r>
            <w:r w:rsidR="00AF6DC7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Pr="00AF6DC7">
              <w:rPr>
                <w:rFonts w:ascii="Arial" w:hAnsi="Arial" w:cs="Arial"/>
                <w:sz w:val="24"/>
                <w:szCs w:val="24"/>
              </w:rPr>
              <w:t xml:space="preserve"> en el punto </w:t>
            </w:r>
            <w:r w:rsidR="00E5033C" w:rsidRPr="00AF6DC7">
              <w:rPr>
                <w:rFonts w:ascii="Arial" w:hAnsi="Arial" w:cs="Arial"/>
                <w:i/>
                <w:sz w:val="24"/>
                <w:szCs w:val="24"/>
              </w:rPr>
              <w:t>Z</w:t>
            </w:r>
            <w:r w:rsidR="00DB1A47">
              <w:rPr>
                <w:rFonts w:ascii="Arial" w:hAnsi="Arial" w:cs="Arial"/>
                <w:sz w:val="24"/>
                <w:szCs w:val="24"/>
              </w:rPr>
              <w:t>;</w:t>
            </w:r>
            <w:r w:rsidR="00DB1A47" w:rsidRPr="00AF6DC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5033C" w:rsidRPr="00AF6DC7">
              <w:rPr>
                <w:rFonts w:ascii="Arial" w:hAnsi="Arial" w:cs="Arial"/>
                <w:sz w:val="24"/>
                <w:szCs w:val="24"/>
              </w:rPr>
              <w:t xml:space="preserve">el radio </w:t>
            </w:r>
            <w:r w:rsidR="00E5033C" w:rsidRPr="00B67DCD">
              <w:rPr>
                <w:rFonts w:ascii="Arial" w:hAnsi="Arial" w:cs="Arial"/>
                <w:i/>
                <w:sz w:val="24"/>
                <w:szCs w:val="24"/>
              </w:rPr>
              <w:t>AZ</w:t>
            </w:r>
            <w:r w:rsidR="00E5033C" w:rsidRPr="00AF6DC7">
              <w:rPr>
                <w:rFonts w:ascii="Arial" w:hAnsi="Arial" w:cs="Arial"/>
                <w:sz w:val="24"/>
                <w:szCs w:val="24"/>
              </w:rPr>
              <w:t xml:space="preserve"> es perpendicular a la recta tangente </w:t>
            </w:r>
            <w:r w:rsidR="00F64967" w:rsidRPr="00EF33E6">
              <w:rPr>
                <w:rFonts w:ascii="Arial" w:hAnsi="Arial" w:cs="Arial"/>
                <w:i/>
              </w:rPr>
              <w:t>p</w:t>
            </w:r>
            <w:r w:rsidR="00E5033C" w:rsidRPr="00AF6DC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153524D" w14:textId="77777777" w:rsidR="009B0E08" w:rsidRDefault="009B0E08" w:rsidP="00692B6F">
      <w:pPr>
        <w:tabs>
          <w:tab w:val="right" w:pos="8498"/>
        </w:tabs>
        <w:spacing w:after="0"/>
        <w:rPr>
          <w:rFonts w:ascii="Arial" w:hAnsi="Arial" w:cs="Arial"/>
        </w:rPr>
      </w:pPr>
    </w:p>
    <w:p w14:paraId="64891CCD" w14:textId="77777777" w:rsidR="009B0E08" w:rsidRDefault="00111D47" w:rsidP="00E5033C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 decir</w:t>
      </w:r>
      <w:r w:rsidR="00AF6DC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esta relación permite </w:t>
      </w:r>
      <w:r w:rsidR="00E5033C">
        <w:rPr>
          <w:rFonts w:ascii="Arial" w:hAnsi="Arial" w:cs="Arial"/>
        </w:rPr>
        <w:t>determinar si una recta es tangente a una circunferencia</w:t>
      </w:r>
      <w:r>
        <w:rPr>
          <w:rFonts w:ascii="Arial" w:hAnsi="Arial" w:cs="Arial"/>
        </w:rPr>
        <w:t>,</w:t>
      </w:r>
      <w:r w:rsidR="00E5033C">
        <w:rPr>
          <w:rFonts w:ascii="Arial" w:hAnsi="Arial" w:cs="Arial"/>
        </w:rPr>
        <w:t xml:space="preserve"> </w:t>
      </w:r>
      <w:r w:rsidR="00AF6DC7">
        <w:rPr>
          <w:rFonts w:ascii="Arial" w:hAnsi="Arial" w:cs="Arial"/>
        </w:rPr>
        <w:t xml:space="preserve">verificando </w:t>
      </w:r>
      <w:r w:rsidR="00E5033C">
        <w:rPr>
          <w:rFonts w:ascii="Arial" w:hAnsi="Arial" w:cs="Arial"/>
        </w:rPr>
        <w:t xml:space="preserve">si el ángulo que forma el radio y la recta tangente en el punto </w:t>
      </w:r>
      <w:r w:rsidR="00AF6DC7">
        <w:rPr>
          <w:rFonts w:ascii="Arial" w:hAnsi="Arial" w:cs="Arial"/>
        </w:rPr>
        <w:t>de intersección es de</w:t>
      </w:r>
      <w:r w:rsidR="00E5033C">
        <w:rPr>
          <w:rFonts w:ascii="Arial" w:hAnsi="Arial" w:cs="Arial"/>
        </w:rPr>
        <w:t xml:space="preserve"> 90</w:t>
      </w:r>
      <w:r w:rsidR="00AF6DC7">
        <w:rPr>
          <w:rFonts w:ascii="Arial" w:hAnsi="Arial" w:cs="Arial"/>
        </w:rPr>
        <w:t>°</w:t>
      </w:r>
      <w:r w:rsidR="00C35C8E">
        <w:rPr>
          <w:rFonts w:ascii="Arial" w:hAnsi="Arial" w:cs="Arial"/>
        </w:rPr>
        <w:t>.</w:t>
      </w:r>
      <w:r w:rsidR="00E5033C">
        <w:rPr>
          <w:rFonts w:ascii="Arial" w:hAnsi="Arial" w:cs="Arial"/>
        </w:rPr>
        <w:t xml:space="preserve">    </w:t>
      </w:r>
    </w:p>
    <w:p w14:paraId="7B22D397" w14:textId="77777777" w:rsidR="009B0427" w:rsidRPr="009B0427" w:rsidRDefault="009B0427" w:rsidP="009B0427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F2C94" w:rsidRPr="00492F5C" w14:paraId="0E6A82CA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021C3003" w14:textId="77777777" w:rsidR="009F2C94" w:rsidRPr="00492F5C" w:rsidRDefault="009F2C94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F2C94" w:rsidRPr="00492F5C" w14:paraId="66263732" w14:textId="77777777" w:rsidTr="00EA1014">
        <w:tc>
          <w:tcPr>
            <w:tcW w:w="2943" w:type="dxa"/>
          </w:tcPr>
          <w:p w14:paraId="27282C7E" w14:textId="77777777" w:rsidR="009F2C94" w:rsidRPr="00492F5C" w:rsidRDefault="009F2C94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4B3FB597" w14:textId="07EB1C3D" w:rsidR="009F2C94" w:rsidRPr="00492F5C" w:rsidRDefault="009F2C94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14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15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D34F2D">
              <w:rPr>
                <w:rFonts w:ascii="Arial" w:hAnsi="Arial" w:cs="Arial"/>
                <w:sz w:val="24"/>
                <w:szCs w:val="24"/>
              </w:rPr>
              <w:t>06</w:t>
            </w:r>
          </w:p>
        </w:tc>
      </w:tr>
      <w:tr w:rsidR="009F2C94" w:rsidRPr="00492F5C" w14:paraId="7962A9E8" w14:textId="77777777" w:rsidTr="00EA1014">
        <w:tc>
          <w:tcPr>
            <w:tcW w:w="2943" w:type="dxa"/>
          </w:tcPr>
          <w:p w14:paraId="63207518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6F390430" w14:textId="01093E7B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Dos rectas</w:t>
            </w:r>
            <w:r w:rsidR="006756F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con un punto en común son tangentes 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una circunferencia </w:t>
            </w:r>
          </w:p>
        </w:tc>
      </w:tr>
      <w:tr w:rsidR="009F2C94" w:rsidRPr="00492F5C" w14:paraId="0ADCF3B5" w14:textId="77777777" w:rsidTr="00EA1014">
        <w:tc>
          <w:tcPr>
            <w:tcW w:w="2943" w:type="dxa"/>
          </w:tcPr>
          <w:p w14:paraId="591D2EE1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14:paraId="4F9C427B" w14:textId="77777777" w:rsidR="009F2C94" w:rsidRDefault="009F2C94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688D5779" wp14:editId="3944911A">
                  <wp:extent cx="3536950" cy="1967279"/>
                  <wp:effectExtent l="0" t="0" r="0" b="0"/>
                  <wp:docPr id="8" name="Imagen 8" descr="F:\guion 10\imagenes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guion 10\imagenes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283" cy="197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F533B" w14:textId="77777777" w:rsidR="009F2C94" w:rsidRDefault="009F2C94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3918E383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2C94" w:rsidRPr="00E5033C" w14:paraId="29AEC9C7" w14:textId="77777777" w:rsidTr="00EA1014">
        <w:trPr>
          <w:trHeight w:val="70"/>
        </w:trPr>
        <w:tc>
          <w:tcPr>
            <w:tcW w:w="2943" w:type="dxa"/>
          </w:tcPr>
          <w:p w14:paraId="597E156F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55092362" w14:textId="2F929367" w:rsidR="009B0427" w:rsidRDefault="009B0427" w:rsidP="009B0427">
            <w:pPr>
              <w:pStyle w:val="Prrafodelista"/>
              <w:tabs>
                <w:tab w:val="right" w:pos="8498"/>
              </w:tabs>
              <w:ind w:left="360"/>
              <w:jc w:val="both"/>
              <w:rPr>
                <w:rFonts w:ascii="Arial" w:hAnsi="Arial" w:cs="Arial"/>
              </w:rPr>
            </w:pPr>
            <w:r w:rsidRPr="009B0427">
              <w:rPr>
                <w:rFonts w:ascii="Arial" w:hAnsi="Arial" w:cs="Arial"/>
                <w:b/>
                <w:sz w:val="24"/>
                <w:szCs w:val="24"/>
              </w:rPr>
              <w:t>Propiedad de las rectas tangentes y un punto exterior:</w:t>
            </w:r>
            <w:r>
              <w:rPr>
                <w:rFonts w:ascii="Arial" w:hAnsi="Arial" w:cs="Arial"/>
                <w:sz w:val="24"/>
                <w:szCs w:val="24"/>
              </w:rPr>
              <w:t xml:space="preserve"> d</w:t>
            </w:r>
            <w:r w:rsidRPr="009B0427">
              <w:rPr>
                <w:rFonts w:ascii="Arial" w:hAnsi="Arial" w:cs="Arial"/>
              </w:rPr>
              <w:t xml:space="preserve">ado un punto exterior </w:t>
            </w:r>
            <w:r w:rsidRPr="009B0427">
              <w:rPr>
                <w:rFonts w:ascii="Arial" w:hAnsi="Arial" w:cs="Arial"/>
                <w:i/>
              </w:rPr>
              <w:t>D</w:t>
            </w:r>
            <w:r w:rsidRPr="009B0427">
              <w:rPr>
                <w:rFonts w:ascii="Arial" w:hAnsi="Arial" w:cs="Arial"/>
              </w:rPr>
              <w:t xml:space="preserve"> a la circunferencia con centro </w:t>
            </w:r>
            <w:r w:rsidRPr="009B0427">
              <w:rPr>
                <w:rFonts w:ascii="Arial" w:hAnsi="Arial" w:cs="Arial"/>
                <w:i/>
              </w:rPr>
              <w:t>A</w:t>
            </w:r>
            <w:r w:rsidRPr="009B0427">
              <w:rPr>
                <w:rFonts w:ascii="Arial" w:hAnsi="Arial" w:cs="Arial"/>
              </w:rPr>
              <w:t xml:space="preserve"> y dos rectas </w:t>
            </w:r>
            <w:r w:rsidRPr="009B0427">
              <w:rPr>
                <w:rFonts w:ascii="Arial" w:hAnsi="Arial" w:cs="Arial"/>
                <w:i/>
              </w:rPr>
              <w:t>l</w:t>
            </w:r>
            <w:r w:rsidRPr="009B0427">
              <w:rPr>
                <w:rFonts w:ascii="Arial" w:hAnsi="Arial" w:cs="Arial"/>
              </w:rPr>
              <w:t xml:space="preserve"> y </w:t>
            </w:r>
            <w:r w:rsidRPr="009B0427">
              <w:rPr>
                <w:rFonts w:ascii="Arial" w:hAnsi="Arial" w:cs="Arial"/>
                <w:i/>
              </w:rPr>
              <w:t>m</w:t>
            </w:r>
            <w:r w:rsidRPr="009B0427">
              <w:rPr>
                <w:rFonts w:ascii="Arial" w:hAnsi="Arial" w:cs="Arial"/>
                <w:b/>
                <w:i/>
              </w:rPr>
              <w:t xml:space="preserve"> </w:t>
            </w:r>
            <w:r w:rsidRPr="009B0427">
              <w:rPr>
                <w:rFonts w:ascii="Arial" w:hAnsi="Arial" w:cs="Arial"/>
              </w:rPr>
              <w:t>tangentes a la circunferencia</w:t>
            </w:r>
            <w:r w:rsidR="00DB1A47">
              <w:rPr>
                <w:rFonts w:ascii="Arial" w:hAnsi="Arial" w:cs="Arial"/>
              </w:rPr>
              <w:t>,</w:t>
            </w:r>
            <w:r w:rsidRPr="009B0427">
              <w:rPr>
                <w:rFonts w:ascii="Arial" w:hAnsi="Arial" w:cs="Arial"/>
              </w:rPr>
              <w:t xml:space="preserve"> cuyos puntos de tangencia son </w:t>
            </w:r>
            <w:r w:rsidRPr="009B0427">
              <w:rPr>
                <w:rFonts w:ascii="Arial" w:hAnsi="Arial" w:cs="Arial"/>
                <w:i/>
              </w:rPr>
              <w:t>B</w:t>
            </w:r>
            <w:r w:rsidRPr="009B0427">
              <w:rPr>
                <w:rFonts w:ascii="Arial" w:hAnsi="Arial" w:cs="Arial"/>
              </w:rPr>
              <w:t xml:space="preserve"> y </w:t>
            </w:r>
            <w:r w:rsidRPr="009B0427">
              <w:rPr>
                <w:rFonts w:ascii="Arial" w:hAnsi="Arial" w:cs="Arial"/>
                <w:i/>
              </w:rPr>
              <w:t>C</w:t>
            </w:r>
            <w:r w:rsidRPr="009B0427">
              <w:rPr>
                <w:rFonts w:ascii="Arial" w:hAnsi="Arial" w:cs="Arial"/>
              </w:rPr>
              <w:t xml:space="preserve">  respectivamente, se cumple que los ∆</w:t>
            </w:r>
            <w:r w:rsidRPr="009B0427">
              <w:rPr>
                <w:rFonts w:ascii="Arial" w:hAnsi="Arial" w:cs="Arial"/>
                <w:i/>
              </w:rPr>
              <w:t>DBA</w:t>
            </w:r>
            <w:r w:rsidRPr="009B0427">
              <w:rPr>
                <w:rFonts w:ascii="Arial" w:hAnsi="Arial" w:cs="Arial"/>
              </w:rPr>
              <w:t xml:space="preserve"> y ∆</w:t>
            </w:r>
            <w:r w:rsidRPr="009B0427">
              <w:rPr>
                <w:rFonts w:ascii="Arial" w:hAnsi="Arial" w:cs="Arial"/>
                <w:i/>
              </w:rPr>
              <w:t>DCA</w:t>
            </w:r>
            <w:r w:rsidRPr="009B0427">
              <w:rPr>
                <w:rFonts w:ascii="Arial" w:hAnsi="Arial" w:cs="Arial"/>
              </w:rPr>
              <w:t xml:space="preserve"> son triángulos rectángulos</w:t>
            </w:r>
            <w:r>
              <w:rPr>
                <w:rFonts w:ascii="Arial" w:hAnsi="Arial" w:cs="Arial"/>
              </w:rPr>
              <w:t>.</w:t>
            </w:r>
          </w:p>
          <w:p w14:paraId="5A9F3B32" w14:textId="77777777" w:rsidR="009F2C94" w:rsidRPr="009B0427" w:rsidRDefault="009F2C94" w:rsidP="009B0427">
            <w:pPr>
              <w:rPr>
                <w:rFonts w:ascii="Arial" w:hAnsi="Arial" w:cs="Arial"/>
                <w:sz w:val="24"/>
                <w:szCs w:val="24"/>
                <w:vertAlign w:val="superscript"/>
              </w:rPr>
            </w:pPr>
          </w:p>
        </w:tc>
      </w:tr>
    </w:tbl>
    <w:p w14:paraId="317F9E40" w14:textId="77777777" w:rsidR="00F17D61" w:rsidRDefault="00F17D61" w:rsidP="001A27E3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07E6D79E" w14:textId="77777777" w:rsidR="00F17D61" w:rsidRDefault="00F17D61" w:rsidP="001A27E3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2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F17D61" w:rsidRPr="00C34E75" w14:paraId="67F54E2A" w14:textId="77777777" w:rsidTr="009C1DAF">
        <w:tc>
          <w:tcPr>
            <w:tcW w:w="8978" w:type="dxa"/>
            <w:gridSpan w:val="2"/>
            <w:shd w:val="clear" w:color="auto" w:fill="000000" w:themeFill="text1"/>
          </w:tcPr>
          <w:p w14:paraId="3DEA7E1F" w14:textId="77777777" w:rsidR="00F17D61" w:rsidRPr="00C34E75" w:rsidRDefault="00F17D61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F17D61" w:rsidRPr="00C34E75" w14:paraId="3773CDA5" w14:textId="77777777" w:rsidTr="009C1DAF">
        <w:trPr>
          <w:trHeight w:val="410"/>
        </w:trPr>
        <w:tc>
          <w:tcPr>
            <w:tcW w:w="2518" w:type="dxa"/>
          </w:tcPr>
          <w:p w14:paraId="48C49878" w14:textId="77777777" w:rsidR="00F17D61" w:rsidRPr="00C34E75" w:rsidRDefault="00F17D61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91A0D0F" w14:textId="77777777" w:rsidR="00F17D61" w:rsidRPr="00C34E75" w:rsidRDefault="00F17D61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  <w:r w:rsidRPr="00C34E7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F17D61" w:rsidRPr="0087565A" w14:paraId="5FD23134" w14:textId="77777777" w:rsidTr="009C1DAF">
        <w:tc>
          <w:tcPr>
            <w:tcW w:w="2518" w:type="dxa"/>
          </w:tcPr>
          <w:p w14:paraId="70A4FA92" w14:textId="77777777" w:rsidR="00F17D61" w:rsidRPr="00C34E75" w:rsidRDefault="00F17D61" w:rsidP="009C1DAF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042DA5C2" w14:textId="05F3F3EF" w:rsidR="00F17D61" w:rsidRPr="007A1F14" w:rsidRDefault="00F17D61" w:rsidP="009C1DA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A05A01">
              <w:rPr>
                <w:rFonts w:ascii="Arial" w:hAnsi="Arial" w:cs="Arial"/>
                <w:lang w:val="en-US"/>
              </w:rPr>
              <w:t>Euclides (325 a. C., 265 a. C.)</w:t>
            </w:r>
            <w:r w:rsidR="006756F0">
              <w:rPr>
                <w:rFonts w:ascii="Arial" w:hAnsi="Arial" w:cs="Arial"/>
                <w:lang w:val="en-US"/>
              </w:rPr>
              <w:t xml:space="preserve"> </w:t>
            </w:r>
            <w:r w:rsidRPr="007A1F14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propuso las dos </w:t>
            </w:r>
            <w:r w:rsidR="001E1989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siguientes </w:t>
            </w:r>
            <w:r w:rsidRPr="007A1F14">
              <w:rPr>
                <w:rFonts w:ascii="Arial" w:hAnsi="Arial" w:cs="Arial"/>
                <w:sz w:val="24"/>
                <w:szCs w:val="24"/>
                <w:lang w:val="es-ES_tradnl"/>
              </w:rPr>
              <w:t>propiedades que definían la recta tangente a una circunferencia:</w:t>
            </w:r>
          </w:p>
          <w:p w14:paraId="663CBA8C" w14:textId="7AE1D20A" w:rsidR="00F17D61" w:rsidRPr="007A1F14" w:rsidRDefault="00F17D61" w:rsidP="009C1DAF">
            <w:pPr>
              <w:pStyle w:val="Prrafodelista"/>
              <w:numPr>
                <w:ilvl w:val="0"/>
                <w:numId w:val="42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7A1F14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La recta </w:t>
            </w:r>
            <w:r w:rsidR="001E1989" w:rsidRPr="007A1F14">
              <w:rPr>
                <w:rFonts w:ascii="Arial" w:hAnsi="Arial" w:cs="Arial"/>
                <w:sz w:val="24"/>
                <w:szCs w:val="24"/>
                <w:lang w:val="es-ES_tradnl"/>
              </w:rPr>
              <w:t>s</w:t>
            </w:r>
            <w:r w:rsidR="001E1989">
              <w:rPr>
                <w:rFonts w:ascii="Arial" w:hAnsi="Arial" w:cs="Arial"/>
                <w:sz w:val="24"/>
                <w:szCs w:val="24"/>
                <w:lang w:val="es-ES_tradnl"/>
              </w:rPr>
              <w:t>o</w:t>
            </w:r>
            <w:r w:rsidR="001E1989" w:rsidRPr="007A1F14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lo </w:t>
            </w:r>
            <w:r w:rsidRPr="007A1F14">
              <w:rPr>
                <w:rFonts w:ascii="Arial" w:hAnsi="Arial" w:cs="Arial"/>
                <w:sz w:val="24"/>
                <w:szCs w:val="24"/>
                <w:lang w:val="es-ES_tradnl"/>
              </w:rPr>
              <w:t>tiene en común un punto con la circunferencia.</w:t>
            </w:r>
          </w:p>
          <w:p w14:paraId="42CD7A1B" w14:textId="77777777" w:rsidR="00F17D61" w:rsidRPr="0087565A" w:rsidRDefault="00F17D61" w:rsidP="009C1DAF">
            <w:pPr>
              <w:pStyle w:val="Prrafodelista"/>
              <w:numPr>
                <w:ilvl w:val="0"/>
                <w:numId w:val="42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s-ES"/>
              </w:rPr>
            </w:pPr>
            <w:r w:rsidRPr="007A1F14">
              <w:rPr>
                <w:rFonts w:ascii="Arial" w:hAnsi="Arial" w:cs="Arial"/>
                <w:sz w:val="24"/>
                <w:szCs w:val="24"/>
                <w:lang w:val="es-ES_tradnl"/>
              </w:rPr>
              <w:t>Es imposible interponer otra línea entre esa recta y la circunferencia.</w:t>
            </w:r>
          </w:p>
        </w:tc>
      </w:tr>
    </w:tbl>
    <w:p w14:paraId="1DB6781A" w14:textId="77777777" w:rsidR="00F17D61" w:rsidRDefault="00F17D61" w:rsidP="001A27E3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7AF11067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7C2A399C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FA3280" w:rsidRPr="00992278" w14:paraId="09667DD4" w14:textId="77777777" w:rsidTr="009C1DAF">
        <w:tc>
          <w:tcPr>
            <w:tcW w:w="2518" w:type="dxa"/>
          </w:tcPr>
          <w:p w14:paraId="0D0F2DA4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A56A78D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MA_09_10_REC30</w:t>
            </w:r>
          </w:p>
        </w:tc>
      </w:tr>
      <w:tr w:rsidR="00FA3280" w:rsidRPr="00992278" w14:paraId="6B06BD06" w14:textId="77777777" w:rsidTr="009C1DAF">
        <w:tc>
          <w:tcPr>
            <w:tcW w:w="2518" w:type="dxa"/>
          </w:tcPr>
          <w:p w14:paraId="3BF5EAEF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442A026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Define las propiedades de la recta tangente</w:t>
            </w:r>
          </w:p>
        </w:tc>
      </w:tr>
      <w:tr w:rsidR="00FA3280" w:rsidRPr="00992278" w14:paraId="5594ECAE" w14:textId="77777777" w:rsidTr="009C1DAF">
        <w:tc>
          <w:tcPr>
            <w:tcW w:w="2518" w:type="dxa"/>
          </w:tcPr>
          <w:p w14:paraId="7C8E8C9B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3B51936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enunciar el teorema del radio y la tangente de una circunferencia</w:t>
            </w:r>
          </w:p>
        </w:tc>
      </w:tr>
    </w:tbl>
    <w:p w14:paraId="4D48B4AA" w14:textId="77777777" w:rsidR="00FA3280" w:rsidRDefault="00FA3280" w:rsidP="001A27E3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4F04FE22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7947B559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FA3280" w:rsidRPr="00992278" w14:paraId="4F86848A" w14:textId="77777777" w:rsidTr="009C1DAF">
        <w:tc>
          <w:tcPr>
            <w:tcW w:w="2518" w:type="dxa"/>
          </w:tcPr>
          <w:p w14:paraId="0D964049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2CF381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MA_09_10_REC40</w:t>
            </w:r>
          </w:p>
        </w:tc>
      </w:tr>
      <w:tr w:rsidR="00FA3280" w:rsidRPr="00992278" w14:paraId="70243056" w14:textId="77777777" w:rsidTr="009C1DAF">
        <w:tc>
          <w:tcPr>
            <w:tcW w:w="2518" w:type="dxa"/>
          </w:tcPr>
          <w:p w14:paraId="76977274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B0EC18E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Aplica las propiedades de las tangentes</w:t>
            </w:r>
          </w:p>
        </w:tc>
      </w:tr>
      <w:tr w:rsidR="00FA3280" w:rsidRPr="00992278" w14:paraId="7B797559" w14:textId="77777777" w:rsidTr="009C1DAF">
        <w:tc>
          <w:tcPr>
            <w:tcW w:w="2518" w:type="dxa"/>
          </w:tcPr>
          <w:p w14:paraId="375F4595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CFD4629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Ejercicios de aplicación de las propiedades de la recta tangente a la circunferencia</w:t>
            </w:r>
          </w:p>
        </w:tc>
      </w:tr>
    </w:tbl>
    <w:p w14:paraId="7D97CB18" w14:textId="77777777" w:rsidR="00FA3280" w:rsidRDefault="00FA3280" w:rsidP="00F17D61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435749FC" w14:textId="77777777" w:rsidR="00F17D61" w:rsidRDefault="00F17D61" w:rsidP="00F17D61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[SECCIÓN </w:t>
      </w:r>
      <w:r w:rsidR="00C90A62">
        <w:rPr>
          <w:rFonts w:ascii="Arial" w:hAnsi="Arial" w:cs="Arial"/>
          <w:highlight w:val="yellow"/>
        </w:rPr>
        <w:t>3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 w:rsidRPr="00C90A62">
        <w:rPr>
          <w:rFonts w:ascii="Arial" w:hAnsi="Arial" w:cs="Arial"/>
          <w:b/>
        </w:rPr>
        <w:t>1.1.</w:t>
      </w:r>
      <w:r w:rsidR="00D34F2D">
        <w:rPr>
          <w:rFonts w:ascii="Arial" w:hAnsi="Arial" w:cs="Arial"/>
          <w:b/>
        </w:rPr>
        <w:t>3</w:t>
      </w:r>
      <w:r w:rsidRPr="00C90A62">
        <w:rPr>
          <w:rFonts w:ascii="Arial" w:hAnsi="Arial" w:cs="Arial"/>
          <w:b/>
        </w:rPr>
        <w:t xml:space="preserve"> La recta secante</w:t>
      </w:r>
      <w:r w:rsidRPr="00B84093">
        <w:rPr>
          <w:rFonts w:ascii="Arial" w:hAnsi="Arial" w:cs="Arial"/>
          <w:b/>
        </w:rPr>
        <w:t xml:space="preserve"> </w:t>
      </w:r>
    </w:p>
    <w:p w14:paraId="06BE228A" w14:textId="77777777" w:rsidR="00F17D61" w:rsidRDefault="00F17D61" w:rsidP="00F17D6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73FC161" w14:textId="4443CF01" w:rsidR="00F17D61" w:rsidRDefault="00F17D61" w:rsidP="00F17D6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rectas s</w:t>
      </w:r>
      <w:r w:rsidRPr="00F26406">
        <w:rPr>
          <w:rFonts w:ascii="Arial" w:hAnsi="Arial" w:cs="Arial"/>
          <w:b/>
        </w:rPr>
        <w:t>ecantes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son aquellas que tocan a la circunferencia en dos puntos</w:t>
      </w:r>
      <w:r w:rsidR="00177D24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observa el siguiente ejemplo:</w:t>
      </w:r>
    </w:p>
    <w:p w14:paraId="73EA7762" w14:textId="77777777" w:rsidR="00F17D61" w:rsidRPr="00D945F1" w:rsidRDefault="00F17D61" w:rsidP="00F17D6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17D61" w:rsidRPr="00492F5C" w14:paraId="7485E568" w14:textId="77777777" w:rsidTr="009C1DAF">
        <w:tc>
          <w:tcPr>
            <w:tcW w:w="9054" w:type="dxa"/>
            <w:gridSpan w:val="2"/>
            <w:shd w:val="clear" w:color="auto" w:fill="0D0D0D" w:themeFill="text1" w:themeFillTint="F2"/>
          </w:tcPr>
          <w:p w14:paraId="04F2DFF1" w14:textId="77777777" w:rsidR="00F17D61" w:rsidRPr="00492F5C" w:rsidRDefault="00F17D61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17D61" w:rsidRPr="00492F5C" w14:paraId="3D634685" w14:textId="77777777" w:rsidTr="009C1DAF">
        <w:tc>
          <w:tcPr>
            <w:tcW w:w="2943" w:type="dxa"/>
          </w:tcPr>
          <w:p w14:paraId="4FBEC436" w14:textId="77777777" w:rsidR="00F17D61" w:rsidRPr="00492F5C" w:rsidRDefault="00F17D61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647A2827" w14:textId="61A6FE3D" w:rsidR="00F17D61" w:rsidRPr="00492F5C" w:rsidRDefault="00F17D61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16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17" w:author="Cristhian Andres Bello Rivera" w:date="2016-03-15T10:56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D34F2D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F17D61" w:rsidRPr="00492F5C" w14:paraId="1CDD3F81" w14:textId="77777777" w:rsidTr="009C1DAF">
        <w:tc>
          <w:tcPr>
            <w:tcW w:w="2943" w:type="dxa"/>
          </w:tcPr>
          <w:p w14:paraId="24953ACE" w14:textId="77777777" w:rsidR="00F17D61" w:rsidRPr="00492F5C" w:rsidRDefault="00F17D61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BFDA630" w14:textId="78693F7D" w:rsidR="00F17D61" w:rsidRPr="00492F5C" w:rsidRDefault="00F17D61" w:rsidP="00F17D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circunferencia y la recta secante </w:t>
            </w:r>
          </w:p>
        </w:tc>
      </w:tr>
      <w:tr w:rsidR="00F17D61" w:rsidRPr="00492F5C" w14:paraId="4C373B99" w14:textId="77777777" w:rsidTr="009C1DAF">
        <w:tc>
          <w:tcPr>
            <w:tcW w:w="2943" w:type="dxa"/>
          </w:tcPr>
          <w:p w14:paraId="6ED9F6F3" w14:textId="77777777" w:rsidR="00F17D61" w:rsidRPr="00492F5C" w:rsidRDefault="00F17D61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3AE3C63C" w14:textId="77777777" w:rsidR="00F17D61" w:rsidRDefault="00F17D61" w:rsidP="009C1DAF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sz w:val="24"/>
                <w:szCs w:val="24"/>
                <w:lang w:val="es-ES_tradnl"/>
              </w:rPr>
              <w:object w:dxaOrig="3470" w:dyaOrig="3280" w14:anchorId="1317F2AE">
                <v:shape id="_x0000_i1027" type="#_x0000_t75" style="width:98.5pt;height:93pt" o:ole="">
                  <v:imagedata r:id="rId17" o:title=""/>
                </v:shape>
                <o:OLEObject Type="Embed" ProgID="PBrush" ShapeID="_x0000_i1027" DrawAspect="Content" ObjectID="_1519544728" r:id="rId18"/>
              </w:object>
            </w:r>
          </w:p>
          <w:p w14:paraId="4F38AC4F" w14:textId="77777777" w:rsidR="00F17D61" w:rsidRPr="00492F5C" w:rsidRDefault="00F17D61" w:rsidP="009C1D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17D61" w:rsidRPr="00E5033C" w14:paraId="32B5E334" w14:textId="77777777" w:rsidTr="009C1DAF">
        <w:trPr>
          <w:trHeight w:val="70"/>
        </w:trPr>
        <w:tc>
          <w:tcPr>
            <w:tcW w:w="2943" w:type="dxa"/>
          </w:tcPr>
          <w:p w14:paraId="7DF641CF" w14:textId="77777777" w:rsidR="00F17D61" w:rsidRPr="00492F5C" w:rsidRDefault="00F17D61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6B478B3F" w14:textId="78B58E5A" w:rsidR="00F17D61" w:rsidRPr="00AF6DC7" w:rsidRDefault="00F17D61" w:rsidP="00C90A62">
            <w:pPr>
              <w:rPr>
                <w:rFonts w:ascii="Arial" w:hAnsi="Arial" w:cs="Arial"/>
                <w:sz w:val="24"/>
                <w:szCs w:val="24"/>
              </w:rPr>
            </w:pPr>
            <w:r w:rsidRPr="00AF6DC7">
              <w:rPr>
                <w:rFonts w:ascii="Arial" w:hAnsi="Arial" w:cs="Arial"/>
                <w:sz w:val="24"/>
                <w:szCs w:val="24"/>
              </w:rPr>
              <w:t xml:space="preserve">La recta </w:t>
            </w:r>
            <w:r w:rsidR="00C90A62">
              <w:rPr>
                <w:rFonts w:ascii="Arial" w:hAnsi="Arial" w:cs="Arial"/>
                <w:i/>
                <w:sz w:val="24"/>
                <w:szCs w:val="24"/>
              </w:rPr>
              <w:t>m</w:t>
            </w:r>
            <w:r w:rsidRPr="00AF6DC7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="00C90A62">
              <w:rPr>
                <w:rFonts w:ascii="Arial" w:hAnsi="Arial" w:cs="Arial"/>
                <w:sz w:val="24"/>
                <w:szCs w:val="24"/>
              </w:rPr>
              <w:t xml:space="preserve">secante a la circunferencia </w:t>
            </w:r>
            <w:r w:rsidR="00C90A62" w:rsidRPr="00C90A62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="00DE5DC0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C90A62">
              <w:rPr>
                <w:rFonts w:ascii="Arial" w:hAnsi="Arial" w:cs="Arial"/>
                <w:sz w:val="24"/>
                <w:szCs w:val="24"/>
              </w:rPr>
              <w:t xml:space="preserve">porque la corta en los puntos </w:t>
            </w:r>
            <w:r w:rsidR="00C90A62" w:rsidRPr="00C90A62">
              <w:rPr>
                <w:rFonts w:ascii="Arial" w:hAnsi="Arial" w:cs="Arial"/>
                <w:i/>
                <w:sz w:val="24"/>
                <w:szCs w:val="24"/>
              </w:rPr>
              <w:t>B</w:t>
            </w:r>
            <w:r w:rsidR="00C90A62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="00C90A62" w:rsidRPr="00C90A62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="00C90A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6DA0A5A" w14:textId="77777777" w:rsidR="00F17D61" w:rsidRDefault="00F17D61" w:rsidP="00F17D61">
      <w:pPr>
        <w:tabs>
          <w:tab w:val="right" w:pos="8498"/>
        </w:tabs>
        <w:spacing w:after="0"/>
        <w:rPr>
          <w:rFonts w:ascii="Arial" w:hAnsi="Arial" w:cs="Arial"/>
        </w:rPr>
      </w:pPr>
    </w:p>
    <w:p w14:paraId="75CBC49B" w14:textId="77777777" w:rsidR="00B659E0" w:rsidRPr="00992278" w:rsidRDefault="00B659E0" w:rsidP="00B659E0">
      <w:pPr>
        <w:rPr>
          <w:rFonts w:ascii="Arial" w:hAnsi="Arial" w:cs="Arial"/>
        </w:rPr>
      </w:pPr>
    </w:p>
    <w:p w14:paraId="25426B11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54ACE1A1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0122F4A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 (recurso de exposición)</w:t>
            </w:r>
          </w:p>
        </w:tc>
      </w:tr>
      <w:tr w:rsidR="00B659E0" w:rsidRPr="00992278" w14:paraId="0B5A726C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58BCBA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4CE783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MA_09_10_REC160</w:t>
            </w:r>
          </w:p>
        </w:tc>
      </w:tr>
      <w:tr w:rsidR="00B659E0" w:rsidRPr="00992278" w14:paraId="4199B615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E44704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853D9D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Ángulos entre rectas y secantes</w:t>
            </w:r>
          </w:p>
        </w:tc>
      </w:tr>
      <w:tr w:rsidR="00B659E0" w:rsidRPr="00992278" w14:paraId="3DAB2E80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EB1BD2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97191D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Interactivo que muestra las posiciones relativas de una recta a una circunferencia</w:t>
            </w:r>
          </w:p>
        </w:tc>
      </w:tr>
    </w:tbl>
    <w:p w14:paraId="6B23AA7B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67709D3B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250238C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54CE1D8B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4CC56F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3F2DD5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MA_09_10_REC170</w:t>
            </w:r>
          </w:p>
        </w:tc>
      </w:tr>
      <w:tr w:rsidR="00B659E0" w:rsidRPr="00992278" w14:paraId="7048C0DE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503D2F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47E5D3" w14:textId="77777777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Repasa conceptos sobre tangentes y secantes</w:t>
            </w:r>
          </w:p>
        </w:tc>
      </w:tr>
      <w:tr w:rsidR="00B659E0" w:rsidRPr="00992278" w14:paraId="2A5296A1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1C071A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492D0F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identificar las propiedades de rectas tangentes y secantes a una circunferencia</w:t>
            </w:r>
          </w:p>
        </w:tc>
      </w:tr>
    </w:tbl>
    <w:p w14:paraId="3D6973D5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p w14:paraId="118D87F3" w14:textId="77777777" w:rsidR="00B659E0" w:rsidRDefault="00B659E0" w:rsidP="00FA3280">
      <w:pPr>
        <w:spacing w:after="0"/>
        <w:jc w:val="both"/>
        <w:rPr>
          <w:rFonts w:ascii="Arial" w:hAnsi="Arial" w:cs="Arial"/>
          <w:highlight w:val="yellow"/>
        </w:rPr>
      </w:pPr>
    </w:p>
    <w:p w14:paraId="7DA53962" w14:textId="77777777" w:rsidR="00FA3280" w:rsidRDefault="00FA3280" w:rsidP="00FA3280">
      <w:pPr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5B1407">
        <w:rPr>
          <w:rFonts w:ascii="Arial" w:hAnsi="Arial" w:cs="Arial"/>
          <w:b/>
          <w:highlight w:val="yellow"/>
        </w:rPr>
        <w:t>]</w:t>
      </w:r>
      <w:r w:rsidRPr="005B1407">
        <w:rPr>
          <w:rFonts w:ascii="Arial" w:hAnsi="Arial" w:cs="Arial"/>
          <w:b/>
        </w:rPr>
        <w:t xml:space="preserve"> 1.2 </w:t>
      </w:r>
      <w:r>
        <w:rPr>
          <w:rFonts w:ascii="Arial" w:hAnsi="Arial" w:cs="Arial"/>
          <w:b/>
        </w:rPr>
        <w:t>C</w:t>
      </w:r>
      <w:r w:rsidRPr="005B1407">
        <w:rPr>
          <w:rFonts w:ascii="Arial" w:hAnsi="Arial" w:cs="Arial"/>
          <w:b/>
        </w:rPr>
        <w:t>onsolida</w:t>
      </w:r>
      <w:r>
        <w:rPr>
          <w:rFonts w:ascii="Arial" w:hAnsi="Arial" w:cs="Arial"/>
          <w:b/>
        </w:rPr>
        <w:t xml:space="preserve">ción </w:t>
      </w:r>
    </w:p>
    <w:p w14:paraId="46976913" w14:textId="77777777" w:rsidR="00FA3280" w:rsidRDefault="00FA3280" w:rsidP="00FA3280">
      <w:pPr>
        <w:spacing w:after="0"/>
        <w:jc w:val="both"/>
        <w:rPr>
          <w:rFonts w:ascii="Arial" w:hAnsi="Arial" w:cs="Arial"/>
          <w:b/>
          <w:color w:val="FF0000"/>
        </w:rPr>
      </w:pPr>
    </w:p>
    <w:p w14:paraId="39A6DD23" w14:textId="77777777" w:rsidR="00FA3280" w:rsidRDefault="00FA3280" w:rsidP="00FA3280">
      <w:pPr>
        <w:spacing w:after="0"/>
        <w:jc w:val="both"/>
        <w:rPr>
          <w:rFonts w:ascii="Arial" w:hAnsi="Arial" w:cs="Arial"/>
          <w:lang w:val="es-MX"/>
        </w:rPr>
      </w:pPr>
      <w:r w:rsidRPr="007436C9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517E5C62" w14:textId="77777777" w:rsidR="00FA3280" w:rsidRDefault="00FA3280" w:rsidP="000C41FF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760C70E8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7AAFF2E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FA3280" w:rsidRPr="00992278" w14:paraId="77F764CA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547562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28093F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MA_09_10_REC50</w:t>
            </w:r>
          </w:p>
        </w:tc>
      </w:tr>
      <w:tr w:rsidR="00FA3280" w:rsidRPr="00992278" w14:paraId="64886200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E28E58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7BC02D" w14:textId="77777777" w:rsidR="00FA3280" w:rsidRPr="00992278" w:rsidRDefault="00FA328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La circunferencia</w:t>
            </w:r>
          </w:p>
        </w:tc>
      </w:tr>
      <w:tr w:rsidR="00FA3280" w:rsidRPr="00992278" w14:paraId="71597F19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248A2B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D56A3E" w14:textId="6822FAEB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sobre </w:t>
            </w:r>
            <w:r w:rsidR="006773AB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 circunferencia</w:t>
            </w:r>
          </w:p>
        </w:tc>
      </w:tr>
    </w:tbl>
    <w:p w14:paraId="116DD33A" w14:textId="77777777" w:rsidR="00FA3280" w:rsidRDefault="00FA3280" w:rsidP="000C41FF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3D4D1656" w14:textId="77777777" w:rsidR="000C41FF" w:rsidRDefault="000C41FF" w:rsidP="000C41F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 w:rsidRPr="007C7957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2 Los elementos de la circunferencia y sus propiedades </w:t>
      </w:r>
    </w:p>
    <w:p w14:paraId="515EB8E8" w14:textId="77777777" w:rsidR="000C41FF" w:rsidRDefault="000C41FF" w:rsidP="000C41F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9E88A0D" w14:textId="3DEAB452" w:rsidR="000C41FF" w:rsidRDefault="000C41FF" w:rsidP="000C41F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las secciones anteriores se presentaron algunos de los elementos de la circunferencia como lo son el centro y el radio. A continuación</w:t>
      </w:r>
      <w:r w:rsidR="006773A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AC788C">
        <w:rPr>
          <w:rFonts w:ascii="Arial" w:hAnsi="Arial" w:cs="Arial"/>
        </w:rPr>
        <w:t xml:space="preserve">se presentan </w:t>
      </w:r>
      <w:r w:rsidR="00A560C7">
        <w:rPr>
          <w:rFonts w:ascii="Arial" w:hAnsi="Arial" w:cs="Arial"/>
        </w:rPr>
        <w:t xml:space="preserve">otros </w:t>
      </w:r>
      <w:r w:rsidR="00AC788C">
        <w:rPr>
          <w:rFonts w:ascii="Arial" w:hAnsi="Arial" w:cs="Arial"/>
        </w:rPr>
        <w:t>elementos</w:t>
      </w:r>
      <w:r w:rsidR="00A560C7">
        <w:rPr>
          <w:rFonts w:ascii="Arial" w:hAnsi="Arial" w:cs="Arial"/>
        </w:rPr>
        <w:t>,</w:t>
      </w:r>
      <w:r w:rsidR="00AC788C">
        <w:rPr>
          <w:rFonts w:ascii="Arial" w:hAnsi="Arial" w:cs="Arial"/>
        </w:rPr>
        <w:t xml:space="preserve"> como los segmentos </w:t>
      </w:r>
      <w:r w:rsidR="00346FBC">
        <w:rPr>
          <w:rFonts w:ascii="Arial" w:hAnsi="Arial" w:cs="Arial"/>
        </w:rPr>
        <w:t xml:space="preserve">y los ángulos </w:t>
      </w:r>
      <w:r w:rsidR="00AC788C">
        <w:rPr>
          <w:rFonts w:ascii="Arial" w:hAnsi="Arial" w:cs="Arial"/>
        </w:rPr>
        <w:t>asociados a la circunferencia y los trozos de la circunferencia denominados arcos.</w:t>
      </w:r>
    </w:p>
    <w:p w14:paraId="2904F289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p w14:paraId="3DD93521" w14:textId="70147318" w:rsidR="001A27E3" w:rsidRDefault="00FA3280" w:rsidP="001A27E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</w:t>
      </w:r>
      <w:r w:rsidR="001A27E3">
        <w:rPr>
          <w:rFonts w:ascii="Arial" w:hAnsi="Arial" w:cs="Arial"/>
          <w:highlight w:val="yellow"/>
        </w:rPr>
        <w:t xml:space="preserve">[SECCIÓN </w:t>
      </w:r>
      <w:r w:rsidR="009C1211">
        <w:rPr>
          <w:rFonts w:ascii="Arial" w:hAnsi="Arial" w:cs="Arial"/>
          <w:highlight w:val="yellow"/>
        </w:rPr>
        <w:t>2</w:t>
      </w:r>
      <w:r w:rsidR="001A27E3" w:rsidRPr="007C7957">
        <w:rPr>
          <w:rFonts w:ascii="Arial" w:hAnsi="Arial" w:cs="Arial"/>
          <w:highlight w:val="yellow"/>
        </w:rPr>
        <w:t>]</w:t>
      </w:r>
      <w:r w:rsidR="001A27E3" w:rsidRPr="007C7957">
        <w:rPr>
          <w:rFonts w:ascii="Arial" w:hAnsi="Arial" w:cs="Arial"/>
        </w:rPr>
        <w:t xml:space="preserve"> </w:t>
      </w:r>
      <w:r w:rsidR="001A27E3">
        <w:rPr>
          <w:rFonts w:ascii="Arial" w:hAnsi="Arial" w:cs="Arial"/>
          <w:b/>
        </w:rPr>
        <w:t>2</w:t>
      </w:r>
      <w:r w:rsidR="00AC788C">
        <w:rPr>
          <w:rFonts w:ascii="Arial" w:hAnsi="Arial" w:cs="Arial"/>
          <w:b/>
        </w:rPr>
        <w:t>.1</w:t>
      </w:r>
      <w:r w:rsidR="001A27E3">
        <w:rPr>
          <w:rFonts w:ascii="Arial" w:hAnsi="Arial" w:cs="Arial"/>
          <w:b/>
        </w:rPr>
        <w:t xml:space="preserve">  Las cuerdas de una circunferencia </w:t>
      </w:r>
    </w:p>
    <w:p w14:paraId="50D81824" w14:textId="77777777" w:rsidR="00F17D61" w:rsidRDefault="00F17D61" w:rsidP="001A27E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0D22FF2A" w14:textId="5B906098" w:rsidR="00A523EA" w:rsidRDefault="001A27E3" w:rsidP="001A27E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4C069D">
        <w:rPr>
          <w:rFonts w:ascii="Arial" w:hAnsi="Arial" w:cs="Arial"/>
          <w:b/>
        </w:rPr>
        <w:t>Las</w:t>
      </w:r>
      <w:r w:rsidRPr="004C069D">
        <w:rPr>
          <w:rFonts w:ascii="Arial" w:hAnsi="Arial" w:cs="Arial"/>
        </w:rPr>
        <w:t xml:space="preserve"> </w:t>
      </w:r>
      <w:r w:rsidRPr="004C069D">
        <w:rPr>
          <w:rFonts w:ascii="Arial" w:hAnsi="Arial" w:cs="Arial"/>
          <w:b/>
        </w:rPr>
        <w:t>cuerdas</w:t>
      </w:r>
      <w:r w:rsidRPr="004C069D">
        <w:rPr>
          <w:rFonts w:ascii="Arial" w:hAnsi="Arial" w:cs="Arial"/>
        </w:rPr>
        <w:t xml:space="preserve"> son segmentos que unen dos puntos distintos de la circunferencia</w:t>
      </w:r>
      <w:r w:rsidR="00A560C7">
        <w:rPr>
          <w:rFonts w:ascii="Arial" w:hAnsi="Arial" w:cs="Arial"/>
        </w:rPr>
        <w:t>;</w:t>
      </w:r>
      <w:r w:rsidR="00A560C7" w:rsidRPr="004C069D">
        <w:rPr>
          <w:rFonts w:ascii="Arial" w:hAnsi="Arial" w:cs="Arial"/>
        </w:rPr>
        <w:t xml:space="preserve"> </w:t>
      </w:r>
      <w:r w:rsidRPr="004C069D">
        <w:rPr>
          <w:rFonts w:ascii="Arial" w:hAnsi="Arial" w:cs="Arial"/>
        </w:rPr>
        <w:t>se denota</w:t>
      </w:r>
      <w:r w:rsidR="00AC788C">
        <w:rPr>
          <w:rFonts w:ascii="Arial" w:hAnsi="Arial" w:cs="Arial"/>
        </w:rPr>
        <w:t>n</w:t>
      </w:r>
      <w:r w:rsidRPr="004C069D">
        <w:rPr>
          <w:rFonts w:ascii="Arial" w:hAnsi="Arial" w:cs="Arial"/>
        </w:rPr>
        <w:t xml:space="preserve"> con los dos puntos que define el segmento</w:t>
      </w:r>
      <w:r w:rsidR="00A523EA">
        <w:rPr>
          <w:rFonts w:ascii="Arial" w:hAnsi="Arial" w:cs="Arial"/>
        </w:rPr>
        <w:t>.</w:t>
      </w:r>
    </w:p>
    <w:p w14:paraId="12A398D2" w14:textId="77777777" w:rsidR="00A523EA" w:rsidRDefault="00A523EA" w:rsidP="00A523E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A523EA" w:rsidRPr="00492F5C" w14:paraId="5B3F1C7E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292A6A5C" w14:textId="77777777" w:rsidR="00A523EA" w:rsidRPr="00492F5C" w:rsidRDefault="00A523EA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523EA" w:rsidRPr="00492F5C" w14:paraId="4BDDA62F" w14:textId="77777777" w:rsidTr="00EA1014">
        <w:tc>
          <w:tcPr>
            <w:tcW w:w="2943" w:type="dxa"/>
          </w:tcPr>
          <w:p w14:paraId="1F34FC25" w14:textId="77777777" w:rsidR="00A523EA" w:rsidRPr="00492F5C" w:rsidRDefault="00A523EA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4EB9E045" w14:textId="3AE6B1F6" w:rsidR="00A523EA" w:rsidRPr="00492F5C" w:rsidRDefault="00A523EA" w:rsidP="002836E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r w:rsidR="002836E4">
              <w:rPr>
                <w:rFonts w:ascii="Arial" w:hAnsi="Arial" w:cs="Arial"/>
                <w:sz w:val="24"/>
                <w:szCs w:val="24"/>
              </w:rPr>
              <w:t>10</w:t>
            </w:r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D34F2D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A523EA" w:rsidRPr="00492F5C" w14:paraId="629749B7" w14:textId="77777777" w:rsidTr="00EA1014">
        <w:tc>
          <w:tcPr>
            <w:tcW w:w="2943" w:type="dxa"/>
          </w:tcPr>
          <w:p w14:paraId="113D413A" w14:textId="77777777" w:rsidR="00A523EA" w:rsidRPr="00492F5C" w:rsidRDefault="00A523EA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75FC13FA" w14:textId="5E8ED22F" w:rsidR="00A523EA" w:rsidRPr="00492F5C" w:rsidRDefault="00A523EA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Circunferencia, con algunas cuerdas </w:t>
            </w:r>
          </w:p>
        </w:tc>
      </w:tr>
      <w:tr w:rsidR="00A523EA" w:rsidRPr="00492F5C" w14:paraId="1F26ACFA" w14:textId="77777777" w:rsidTr="00EA1014">
        <w:tc>
          <w:tcPr>
            <w:tcW w:w="2943" w:type="dxa"/>
          </w:tcPr>
          <w:p w14:paraId="60F3E0E6" w14:textId="77777777" w:rsidR="00A523EA" w:rsidRPr="00492F5C" w:rsidRDefault="00A523EA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0707B538" w14:textId="1BD8F00D" w:rsidR="00A523EA" w:rsidRDefault="00A523EA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ins w:id="18" w:author="Cristhian Andres Bello Rivera" w:date="2016-03-15T10:53:00Z">
              <w:r w:rsidR="002836E4">
                <w:object w:dxaOrig="3680" w:dyaOrig="2250" w14:anchorId="33FD6A04">
                  <v:shape id="_x0000_i1034" type="#_x0000_t75" style="width:184pt;height:112.5pt" o:ole="">
                    <v:imagedata r:id="rId19" o:title=""/>
                  </v:shape>
                  <o:OLEObject Type="Embed" ProgID="PBrush" ShapeID="_x0000_i1034" DrawAspect="Content" ObjectID="_1519544729" r:id="rId20"/>
                </w:object>
              </w:r>
            </w:ins>
          </w:p>
          <w:p w14:paraId="4DBFDAC4" w14:textId="49F9301D" w:rsidR="00A523EA" w:rsidRDefault="00A523EA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del w:id="19" w:author="Cristhian Andres Bello Rivera" w:date="2016-03-15T10:53:00Z">
              <w:r w:rsidDel="002836E4">
                <w:rPr>
                  <w:rFonts w:ascii="Calibri" w:eastAsia="Calibri" w:hAnsi="Calibri" w:cs="Times New Roman"/>
                  <w:noProof/>
                  <w:sz w:val="18"/>
                  <w:szCs w:val="18"/>
                  <w:lang w:val="es-CO" w:eastAsia="es-CO"/>
                </w:rPr>
                <w:drawing>
                  <wp:inline distT="0" distB="0" distL="0" distR="0" wp14:anchorId="5A907B40" wp14:editId="77B79D93">
                    <wp:extent cx="3366965" cy="2190750"/>
                    <wp:effectExtent l="0" t="0" r="0" b="0"/>
                    <wp:docPr id="14" name="Imagen 7" descr="I:\guion 10\imagenes\4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I:\guion 10\imagenes\4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72889" cy="21946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54387E99" w14:textId="77777777" w:rsidR="00A523EA" w:rsidRDefault="00A523EA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165D94EB" w14:textId="77777777" w:rsidR="00A523EA" w:rsidRPr="00492F5C" w:rsidRDefault="00A523EA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523EA" w:rsidRPr="00E5033C" w14:paraId="20EF58C5" w14:textId="77777777" w:rsidTr="00EA1014">
        <w:trPr>
          <w:trHeight w:val="70"/>
        </w:trPr>
        <w:tc>
          <w:tcPr>
            <w:tcW w:w="2943" w:type="dxa"/>
          </w:tcPr>
          <w:p w14:paraId="29C6AFBD" w14:textId="77777777" w:rsidR="00A523EA" w:rsidRPr="00492F5C" w:rsidRDefault="00A523EA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4650B2FC" w14:textId="77777777" w:rsidR="00A523EA" w:rsidRPr="001C5378" w:rsidRDefault="00A523EA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Los segmentos </w:t>
            </w:r>
            <w:r w:rsidRPr="001C5378">
              <w:rPr>
                <w:rFonts w:ascii="Arial" w:hAnsi="Arial" w:cs="Arial"/>
                <w:i/>
                <w:sz w:val="24"/>
                <w:szCs w:val="24"/>
              </w:rPr>
              <w:t>FG</w:t>
            </w:r>
            <w:r w:rsidRPr="001C5378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C5378">
              <w:rPr>
                <w:rFonts w:ascii="Arial" w:hAnsi="Arial" w:cs="Arial"/>
                <w:i/>
                <w:sz w:val="24"/>
                <w:szCs w:val="24"/>
              </w:rPr>
              <w:t>JK</w:t>
            </w:r>
            <w:r w:rsidRPr="001C5378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C5378">
              <w:rPr>
                <w:rFonts w:ascii="Arial" w:hAnsi="Arial" w:cs="Arial"/>
                <w:i/>
                <w:sz w:val="24"/>
                <w:szCs w:val="24"/>
              </w:rPr>
              <w:t>HI</w:t>
            </w:r>
            <w:r w:rsidRPr="001C5378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1C5378">
              <w:rPr>
                <w:rFonts w:ascii="Arial" w:hAnsi="Arial" w:cs="Arial"/>
                <w:i/>
                <w:sz w:val="24"/>
                <w:szCs w:val="24"/>
              </w:rPr>
              <w:t>LM</w:t>
            </w:r>
            <w:r w:rsidRPr="001C537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92D54A3" w14:textId="77777777" w:rsidR="00A523EA" w:rsidRDefault="00A523EA" w:rsidP="00A523EA">
      <w:pPr>
        <w:tabs>
          <w:tab w:val="right" w:pos="8498"/>
        </w:tabs>
        <w:spacing w:after="0"/>
        <w:jc w:val="both"/>
        <w:rPr>
          <w:rFonts w:ascii="Arial" w:hAnsi="Arial" w:cs="Arial"/>
          <w:lang w:val="es-MX"/>
        </w:rPr>
      </w:pPr>
    </w:p>
    <w:p w14:paraId="7B14A73C" w14:textId="77777777" w:rsidR="00AC788C" w:rsidRPr="009D54AC" w:rsidRDefault="00AC788C" w:rsidP="00AC788C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T</w:t>
      </w:r>
      <w:r w:rsidRPr="009D54AC">
        <w:rPr>
          <w:rFonts w:ascii="Arial" w:hAnsi="Arial" w:cs="Arial"/>
        </w:rPr>
        <w:t xml:space="preserve">oda </w:t>
      </w:r>
      <w:r w:rsidRPr="009D54AC">
        <w:rPr>
          <w:rFonts w:ascii="Arial" w:hAnsi="Arial" w:cs="Arial"/>
          <w:b/>
        </w:rPr>
        <w:t>cuerda</w:t>
      </w:r>
      <w:r w:rsidRPr="009D54AC">
        <w:rPr>
          <w:rFonts w:ascii="Arial" w:hAnsi="Arial" w:cs="Arial"/>
        </w:rPr>
        <w:t xml:space="preserve"> está contenida en una recta que es </w:t>
      </w:r>
      <w:r w:rsidRPr="009D54AC">
        <w:rPr>
          <w:rFonts w:ascii="Arial" w:hAnsi="Arial" w:cs="Arial"/>
          <w:b/>
        </w:rPr>
        <w:t xml:space="preserve">secante </w:t>
      </w:r>
      <w:r w:rsidRPr="009D54AC">
        <w:rPr>
          <w:rFonts w:ascii="Arial" w:hAnsi="Arial" w:cs="Arial"/>
        </w:rPr>
        <w:t>a la circunferencia.</w:t>
      </w:r>
    </w:p>
    <w:p w14:paraId="6260A793" w14:textId="77777777" w:rsidR="00AC788C" w:rsidRDefault="00AC788C" w:rsidP="00AC788C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AC788C" w:rsidRPr="00492F5C" w14:paraId="584461F3" w14:textId="77777777" w:rsidTr="009C1DAF">
        <w:tc>
          <w:tcPr>
            <w:tcW w:w="9054" w:type="dxa"/>
            <w:gridSpan w:val="2"/>
            <w:shd w:val="clear" w:color="auto" w:fill="0D0D0D" w:themeFill="text1" w:themeFillTint="F2"/>
          </w:tcPr>
          <w:p w14:paraId="31099921" w14:textId="77777777" w:rsidR="00AC788C" w:rsidRPr="00492F5C" w:rsidRDefault="00AC788C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C788C" w:rsidRPr="00492F5C" w14:paraId="6B5D72C8" w14:textId="77777777" w:rsidTr="009C1DAF">
        <w:tc>
          <w:tcPr>
            <w:tcW w:w="2943" w:type="dxa"/>
          </w:tcPr>
          <w:p w14:paraId="526E94BF" w14:textId="77777777" w:rsidR="00AC788C" w:rsidRPr="00492F5C" w:rsidRDefault="00AC788C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774D4BAF" w14:textId="5E745F32" w:rsidR="00AC788C" w:rsidRPr="00492F5C" w:rsidRDefault="00D34F2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ins w:id="20" w:author="Cristhian Andres Bello Rivera" w:date="2016-03-15T10:56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21" w:author="Cristhian Andres Bello Rivera" w:date="2016-03-15T10:56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>
              <w:rPr>
                <w:rFonts w:ascii="Arial" w:hAnsi="Arial" w:cs="Arial"/>
                <w:sz w:val="24"/>
                <w:szCs w:val="24"/>
              </w:rPr>
              <w:t>_IMG09</w:t>
            </w:r>
          </w:p>
        </w:tc>
      </w:tr>
      <w:tr w:rsidR="00AC788C" w:rsidRPr="00492F5C" w14:paraId="3BD1491A" w14:textId="77777777" w:rsidTr="009C1DAF">
        <w:tc>
          <w:tcPr>
            <w:tcW w:w="2943" w:type="dxa"/>
          </w:tcPr>
          <w:p w14:paraId="7B094662" w14:textId="77777777" w:rsidR="00AC788C" w:rsidRPr="00492F5C" w:rsidRDefault="00AC788C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2DDE14D0" w14:textId="47823CFE" w:rsidR="00AC788C" w:rsidRPr="00492F5C" w:rsidRDefault="00AC788C" w:rsidP="009C1D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Recta secante a la circunferencia que contiene una cuerda que pertenece a la circunferencia  </w:t>
            </w:r>
          </w:p>
        </w:tc>
      </w:tr>
      <w:tr w:rsidR="00AC788C" w:rsidRPr="00492F5C" w14:paraId="596D81BC" w14:textId="77777777" w:rsidTr="009C1DAF">
        <w:tc>
          <w:tcPr>
            <w:tcW w:w="2943" w:type="dxa"/>
          </w:tcPr>
          <w:p w14:paraId="66EE469B" w14:textId="77777777" w:rsidR="00AC788C" w:rsidRPr="00492F5C" w:rsidRDefault="00AC788C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5E17922E" w14:textId="77777777" w:rsidR="00AC788C" w:rsidRDefault="00AC788C" w:rsidP="009C1DAF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494FE1CD" w14:textId="77777777" w:rsidR="00AC788C" w:rsidRDefault="00AC788C" w:rsidP="009C1DAF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537915CD" wp14:editId="674639E7">
                  <wp:extent cx="2449055" cy="1314450"/>
                  <wp:effectExtent l="0" t="0" r="0" b="0"/>
                  <wp:docPr id="9" name="Imagen 2" descr="I:\guion 10\imagene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guion 10\imagene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026" cy="132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64F50" w14:textId="77777777" w:rsidR="00AC788C" w:rsidRPr="00492F5C" w:rsidRDefault="00AC788C" w:rsidP="009C1D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788C" w:rsidRPr="00E5033C" w14:paraId="3EF43F03" w14:textId="77777777" w:rsidTr="009C1DAF">
        <w:trPr>
          <w:trHeight w:val="70"/>
        </w:trPr>
        <w:tc>
          <w:tcPr>
            <w:tcW w:w="2943" w:type="dxa"/>
          </w:tcPr>
          <w:p w14:paraId="5916E2AF" w14:textId="77777777" w:rsidR="00AC788C" w:rsidRPr="00492F5C" w:rsidRDefault="00AC788C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5E034829" w14:textId="77777777" w:rsidR="00AC788C" w:rsidRPr="00FC737C" w:rsidRDefault="00AC788C" w:rsidP="00AC78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737C">
              <w:rPr>
                <w:rFonts w:ascii="Arial" w:hAnsi="Arial" w:cs="Arial"/>
                <w:sz w:val="24"/>
                <w:szCs w:val="24"/>
              </w:rPr>
              <w:t xml:space="preserve">La recta </w:t>
            </w:r>
            <w:r w:rsidRPr="00FC737C">
              <w:rPr>
                <w:rFonts w:ascii="Arial" w:hAnsi="Arial" w:cs="Arial"/>
                <w:i/>
                <w:sz w:val="24"/>
                <w:szCs w:val="24"/>
              </w:rPr>
              <w:t>b</w:t>
            </w:r>
            <w:r w:rsidRPr="00FC737C">
              <w:rPr>
                <w:rFonts w:ascii="Arial" w:hAnsi="Arial" w:cs="Arial"/>
                <w:sz w:val="24"/>
                <w:szCs w:val="24"/>
              </w:rPr>
              <w:t xml:space="preserve"> es secante a la circunferencia </w:t>
            </w:r>
            <w:r w:rsidRPr="00FC737C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Pr="00FC737C">
              <w:rPr>
                <w:rFonts w:ascii="Arial" w:hAnsi="Arial" w:cs="Arial"/>
                <w:sz w:val="24"/>
                <w:szCs w:val="24"/>
              </w:rPr>
              <w:t xml:space="preserve"> en los puntos </w:t>
            </w:r>
            <w:r w:rsidRPr="00FC737C">
              <w:rPr>
                <w:rFonts w:ascii="Arial" w:hAnsi="Arial" w:cs="Arial"/>
                <w:i/>
                <w:sz w:val="24"/>
                <w:szCs w:val="24"/>
              </w:rPr>
              <w:t>E</w:t>
            </w:r>
            <w:r w:rsidRPr="00FC737C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Pr="00FC737C">
              <w:rPr>
                <w:rFonts w:ascii="Arial" w:hAnsi="Arial" w:cs="Arial"/>
                <w:i/>
                <w:sz w:val="24"/>
                <w:szCs w:val="24"/>
              </w:rPr>
              <w:t>D</w:t>
            </w:r>
            <w:r w:rsidRPr="00FC737C">
              <w:rPr>
                <w:rFonts w:ascii="Arial" w:hAnsi="Arial" w:cs="Arial"/>
                <w:sz w:val="24"/>
                <w:szCs w:val="24"/>
              </w:rPr>
              <w:t xml:space="preserve"> que forman la cuerda </w:t>
            </w:r>
            <w:r w:rsidRPr="00FC737C">
              <w:rPr>
                <w:rFonts w:ascii="Arial" w:hAnsi="Arial" w:cs="Arial"/>
                <w:i/>
                <w:sz w:val="24"/>
                <w:szCs w:val="24"/>
              </w:rPr>
              <w:t>ED</w:t>
            </w:r>
            <w:r w:rsidRPr="00FC737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B222211" w14:textId="77777777" w:rsidR="00AC788C" w:rsidRPr="00331E88" w:rsidRDefault="00AC788C" w:rsidP="00AC788C">
      <w:pPr>
        <w:pStyle w:val="Prrafodelista"/>
        <w:tabs>
          <w:tab w:val="right" w:pos="8498"/>
        </w:tabs>
        <w:spacing w:after="0"/>
        <w:ind w:left="644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523EA" w:rsidRPr="00596306" w14:paraId="38BE5EF8" w14:textId="77777777" w:rsidTr="00EA1014">
        <w:tc>
          <w:tcPr>
            <w:tcW w:w="8978" w:type="dxa"/>
            <w:gridSpan w:val="2"/>
            <w:shd w:val="clear" w:color="auto" w:fill="000000" w:themeFill="text1"/>
          </w:tcPr>
          <w:p w14:paraId="2781C70F" w14:textId="77777777" w:rsidR="00A523EA" w:rsidRPr="00C34E75" w:rsidRDefault="00A523EA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A523EA" w:rsidRPr="00596306" w14:paraId="6712C2CC" w14:textId="77777777" w:rsidTr="00EA1014">
        <w:trPr>
          <w:trHeight w:val="410"/>
        </w:trPr>
        <w:tc>
          <w:tcPr>
            <w:tcW w:w="2518" w:type="dxa"/>
          </w:tcPr>
          <w:p w14:paraId="7A4E25BC" w14:textId="77777777" w:rsidR="00A523EA" w:rsidRPr="00C34E75" w:rsidRDefault="00A523EA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30A8EBE" w14:textId="77777777" w:rsidR="00A523EA" w:rsidRPr="00C34E75" w:rsidRDefault="00AC788C" w:rsidP="00AC788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El d</w:t>
            </w:r>
            <w:r w:rsidR="00A523EA">
              <w:rPr>
                <w:rFonts w:ascii="Arial" w:hAnsi="Arial" w:cs="Arial"/>
                <w:b/>
                <w:sz w:val="24"/>
                <w:szCs w:val="24"/>
              </w:rPr>
              <w:t xml:space="preserve">iámetro </w:t>
            </w:r>
            <w:r w:rsidR="00A523EA" w:rsidRPr="00C34E7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A523EA" w:rsidRPr="00596306" w14:paraId="04C41558" w14:textId="77777777" w:rsidTr="00EA1014">
        <w:tc>
          <w:tcPr>
            <w:tcW w:w="2518" w:type="dxa"/>
          </w:tcPr>
          <w:p w14:paraId="55C7F9A7" w14:textId="77777777" w:rsidR="00A523EA" w:rsidRPr="00C34E75" w:rsidRDefault="00A523EA" w:rsidP="00EA101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73C16AEF" w14:textId="77777777" w:rsidR="00A523EA" w:rsidRDefault="00A523EA" w:rsidP="00A523EA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diámetro de una circunferencia </w:t>
            </w:r>
            <w:r w:rsidRPr="00A523EA">
              <w:rPr>
                <w:rFonts w:ascii="Arial" w:hAnsi="Arial" w:cs="Arial"/>
                <w:i/>
              </w:rPr>
              <w:t>d</w:t>
            </w:r>
            <w:r>
              <w:rPr>
                <w:rFonts w:ascii="Arial" w:hAnsi="Arial" w:cs="Arial"/>
              </w:rPr>
              <w:t xml:space="preserve"> es la cuerda de mayor tamaño que divide en dos partes iguales a la circunferencia.</w:t>
            </w:r>
          </w:p>
          <w:p w14:paraId="5E3048E9" w14:textId="42FC3396" w:rsidR="00A523EA" w:rsidRDefault="00A523EA" w:rsidP="00A523EA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diámetro de la circunferencia siempre pasa por el punto central de esta y su longitud equivale al doble del radio. De esta forma</w:t>
            </w:r>
            <w:r w:rsidR="00B04582">
              <w:rPr>
                <w:rFonts w:ascii="Arial" w:hAnsi="Arial" w:cs="Arial"/>
              </w:rPr>
              <w:t>:</w:t>
            </w:r>
          </w:p>
          <w:p w14:paraId="7D69F6AC" w14:textId="77777777" w:rsidR="00A523EA" w:rsidRDefault="00A523EA" w:rsidP="00A523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A523EA">
              <w:rPr>
                <w:rFonts w:ascii="Arial" w:hAnsi="Arial" w:cs="Arial"/>
                <w:i/>
              </w:rPr>
              <w:t>d</w:t>
            </w:r>
            <w:r>
              <w:rPr>
                <w:rFonts w:ascii="Arial" w:hAnsi="Arial" w:cs="Arial"/>
              </w:rPr>
              <w:t xml:space="preserve"> = 2</w:t>
            </w:r>
            <w:r w:rsidRPr="00A523EA">
              <w:rPr>
                <w:rFonts w:ascii="Arial" w:hAnsi="Arial" w:cs="Arial"/>
                <w:i/>
              </w:rPr>
              <w:t>r</w:t>
            </w:r>
            <w:r w:rsidR="00AC788C">
              <w:rPr>
                <w:rFonts w:ascii="Arial" w:hAnsi="Arial" w:cs="Arial"/>
                <w:i/>
              </w:rPr>
              <w:t>.</w:t>
            </w:r>
          </w:p>
          <w:p w14:paraId="65291121" w14:textId="77777777" w:rsidR="00A523EA" w:rsidRDefault="00A523EA" w:rsidP="00A523EA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14:paraId="73830783" w14:textId="77777777" w:rsidR="00A523EA" w:rsidRPr="0087565A" w:rsidRDefault="00A523EA" w:rsidP="00A523EA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s-ES"/>
              </w:rPr>
            </w:pPr>
          </w:p>
        </w:tc>
      </w:tr>
    </w:tbl>
    <w:p w14:paraId="7173820B" w14:textId="77777777" w:rsidR="00B14F01" w:rsidRDefault="00B14F01" w:rsidP="00FC737C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750DF39" w14:textId="77777777" w:rsidR="00FC737C" w:rsidRPr="00FC737C" w:rsidRDefault="00FC737C" w:rsidP="00FC737C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C737C">
        <w:rPr>
          <w:rFonts w:ascii="Arial" w:hAnsi="Arial" w:cs="Arial"/>
        </w:rPr>
        <w:t>La siguiente imagen presenta un ejemplo del diámetro de una circunferencia.</w:t>
      </w:r>
    </w:p>
    <w:p w14:paraId="74907807" w14:textId="77777777" w:rsidR="00FC737C" w:rsidRPr="0001712F" w:rsidRDefault="00FC737C" w:rsidP="00FC737C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C737C" w:rsidRPr="00492F5C" w14:paraId="39A215B0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65599B27" w14:textId="77777777" w:rsidR="00FC737C" w:rsidRPr="00492F5C" w:rsidRDefault="00FC737C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C737C" w:rsidRPr="00492F5C" w14:paraId="020D489B" w14:textId="77777777" w:rsidTr="00EA1014">
        <w:tc>
          <w:tcPr>
            <w:tcW w:w="2943" w:type="dxa"/>
          </w:tcPr>
          <w:p w14:paraId="1A26D7B5" w14:textId="77777777" w:rsidR="00FC737C" w:rsidRPr="00492F5C" w:rsidRDefault="00FC737C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5F2DFB44" w14:textId="3174F6BA" w:rsidR="00FC737C" w:rsidRPr="00492F5C" w:rsidRDefault="00FC737C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22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23" w:author="Cristhian Andres Bello Rivera" w:date="2016-03-15T10:57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D34F2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FC737C" w:rsidRPr="00492F5C" w14:paraId="3DE00313" w14:textId="77777777" w:rsidTr="00EA1014">
        <w:tc>
          <w:tcPr>
            <w:tcW w:w="2943" w:type="dxa"/>
          </w:tcPr>
          <w:p w14:paraId="52A7212C" w14:textId="77777777" w:rsidR="00FC737C" w:rsidRPr="00492F5C" w:rsidRDefault="00FC737C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70B07E09" w14:textId="6A6AC7DE" w:rsidR="00FC737C" w:rsidRPr="00492F5C" w:rsidRDefault="00FC737C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Cuerda de mayor dimensión</w:t>
            </w:r>
          </w:p>
        </w:tc>
      </w:tr>
      <w:tr w:rsidR="00FC737C" w:rsidRPr="00492F5C" w14:paraId="2AD1C65B" w14:textId="77777777" w:rsidTr="00EA1014">
        <w:tc>
          <w:tcPr>
            <w:tcW w:w="2943" w:type="dxa"/>
          </w:tcPr>
          <w:p w14:paraId="55E2C7A4" w14:textId="77777777" w:rsidR="00FC737C" w:rsidRPr="00492F5C" w:rsidRDefault="00FC737C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7811D350" w14:textId="77777777" w:rsidR="00FC737C" w:rsidRDefault="00FC737C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5EE4A41D" w14:textId="77777777" w:rsidR="00FC737C" w:rsidRDefault="00FC737C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0C284A5B" wp14:editId="00B94D12">
                  <wp:extent cx="1728931" cy="1631950"/>
                  <wp:effectExtent l="0" t="0" r="0" b="0"/>
                  <wp:docPr id="7" name="Imagen 1" descr="I:\guion 10\imagenes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guion 10\imagenes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942" cy="16376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78D6B6" w14:textId="77777777" w:rsidR="00FC737C" w:rsidRPr="00492F5C" w:rsidRDefault="00FC737C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737C" w:rsidRPr="00E5033C" w14:paraId="7FB64983" w14:textId="77777777" w:rsidTr="00EA1014">
        <w:trPr>
          <w:trHeight w:val="70"/>
        </w:trPr>
        <w:tc>
          <w:tcPr>
            <w:tcW w:w="2943" w:type="dxa"/>
          </w:tcPr>
          <w:p w14:paraId="4CB35A6A" w14:textId="77777777" w:rsidR="00FC737C" w:rsidRPr="00492F5C" w:rsidRDefault="00FC737C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17A067AE" w14:textId="1D82898F" w:rsidR="00FC737C" w:rsidRPr="00AC788C" w:rsidRDefault="00FC737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C788C">
              <w:rPr>
                <w:rFonts w:ascii="Arial" w:hAnsi="Arial" w:cs="Arial"/>
                <w:sz w:val="24"/>
                <w:szCs w:val="24"/>
              </w:rPr>
              <w:t xml:space="preserve">El segmento </w:t>
            </w:r>
            <w:r w:rsidRPr="00AC788C">
              <w:rPr>
                <w:rFonts w:ascii="Arial" w:hAnsi="Arial" w:cs="Arial"/>
                <w:i/>
                <w:sz w:val="24"/>
                <w:szCs w:val="24"/>
              </w:rPr>
              <w:t>ED</w:t>
            </w:r>
            <w:r w:rsidRPr="00AC788C">
              <w:rPr>
                <w:rFonts w:ascii="Arial" w:hAnsi="Arial" w:cs="Arial"/>
                <w:sz w:val="24"/>
                <w:szCs w:val="24"/>
              </w:rPr>
              <w:t xml:space="preserve"> es el diámetro de la circunferencia </w:t>
            </w:r>
            <w:r w:rsidRPr="00AC788C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Pr="00AC78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04582">
              <w:rPr>
                <w:rFonts w:ascii="Arial" w:hAnsi="Arial" w:cs="Arial"/>
                <w:sz w:val="24"/>
                <w:szCs w:val="24"/>
              </w:rPr>
              <w:t>y</w:t>
            </w:r>
            <w:r w:rsidR="00B04582" w:rsidRPr="00AC78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C788C">
              <w:rPr>
                <w:rFonts w:ascii="Arial" w:hAnsi="Arial" w:cs="Arial"/>
                <w:sz w:val="24"/>
                <w:szCs w:val="24"/>
              </w:rPr>
              <w:t xml:space="preserve">tiene la propiedad de ser la cuerda de mayor dimensión que se puede construir sobre la circunferencia </w:t>
            </w:r>
            <w:r w:rsidRPr="00AC788C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Pr="00AC788C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</w:tbl>
    <w:p w14:paraId="0F2F157D" w14:textId="77777777" w:rsidR="00FC737C" w:rsidRPr="00F43277" w:rsidRDefault="00FC737C" w:rsidP="00FC737C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p w14:paraId="1C58094B" w14:textId="1DC009D4" w:rsidR="00B14F01" w:rsidRDefault="00B14F01" w:rsidP="00B14F0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encontrar la medida del </w:t>
      </w:r>
      <w:r w:rsidRPr="006861DF">
        <w:rPr>
          <w:rFonts w:ascii="Arial" w:hAnsi="Arial" w:cs="Arial"/>
          <w:b/>
        </w:rPr>
        <w:t>diámetro</w:t>
      </w:r>
      <w:r>
        <w:rPr>
          <w:rFonts w:ascii="Arial" w:hAnsi="Arial" w:cs="Arial"/>
        </w:rPr>
        <w:t xml:space="preserve"> el procedimiento que se </w:t>
      </w:r>
      <w:r w:rsidR="00B04582">
        <w:rPr>
          <w:rFonts w:ascii="Arial" w:hAnsi="Arial" w:cs="Arial"/>
        </w:rPr>
        <w:t>sigue</w:t>
      </w:r>
      <w:r>
        <w:rPr>
          <w:rFonts w:ascii="Arial" w:hAnsi="Arial" w:cs="Arial"/>
        </w:rPr>
        <w:t xml:space="preserve"> es </w:t>
      </w:r>
      <w:r w:rsidR="00B04582">
        <w:rPr>
          <w:rFonts w:ascii="Arial" w:hAnsi="Arial" w:cs="Arial"/>
        </w:rPr>
        <w:t xml:space="preserve">hallar </w:t>
      </w:r>
      <w:r>
        <w:rPr>
          <w:rFonts w:ascii="Arial" w:hAnsi="Arial" w:cs="Arial"/>
        </w:rPr>
        <w:t xml:space="preserve">la medida del </w:t>
      </w:r>
      <w:r w:rsidRPr="006861DF">
        <w:rPr>
          <w:rFonts w:ascii="Arial" w:hAnsi="Arial" w:cs="Arial"/>
          <w:b/>
        </w:rPr>
        <w:t xml:space="preserve">radio </w:t>
      </w:r>
      <w:r>
        <w:rPr>
          <w:rFonts w:ascii="Arial" w:hAnsi="Arial" w:cs="Arial"/>
        </w:rPr>
        <w:t>y multiplicarla por dos, por ejemplo:</w:t>
      </w:r>
    </w:p>
    <w:p w14:paraId="78695484" w14:textId="77777777" w:rsidR="00B14F01" w:rsidRDefault="00B14F01" w:rsidP="00B14F0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BDC36B9" w14:textId="6D657928" w:rsidR="00B14F01" w:rsidRDefault="00B14F01" w:rsidP="00B14F0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radio de la llanta es 35 cm, </w:t>
      </w:r>
      <w:r w:rsidR="00B04582">
        <w:rPr>
          <w:rFonts w:ascii="Arial" w:hAnsi="Arial" w:cs="Arial"/>
        </w:rPr>
        <w:t xml:space="preserve">luego </w:t>
      </w:r>
      <w:r>
        <w:rPr>
          <w:rFonts w:ascii="Arial" w:hAnsi="Arial" w:cs="Arial"/>
        </w:rPr>
        <w:t xml:space="preserve">se multiplica por </w:t>
      </w:r>
      <w:r w:rsidR="009C1211">
        <w:rPr>
          <w:rFonts w:ascii="Arial" w:hAnsi="Arial" w:cs="Arial"/>
        </w:rPr>
        <w:t>dos</w:t>
      </w:r>
      <w:r>
        <w:rPr>
          <w:rFonts w:ascii="Arial" w:hAnsi="Arial" w:cs="Arial"/>
        </w:rPr>
        <w:t xml:space="preserve"> y se encuentra el diámetro</w:t>
      </w:r>
      <w:r w:rsidR="00B04582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al </w:t>
      </w:r>
      <w:r w:rsidR="00B04582">
        <w:rPr>
          <w:rFonts w:ascii="Arial" w:hAnsi="Arial" w:cs="Arial"/>
        </w:rPr>
        <w:t xml:space="preserve">efectuar </w:t>
      </w:r>
      <w:r>
        <w:rPr>
          <w:rFonts w:ascii="Arial" w:hAnsi="Arial" w:cs="Arial"/>
        </w:rPr>
        <w:t>la multiplicación, se obtiene que el diámetro es 70 cm.</w:t>
      </w:r>
    </w:p>
    <w:p w14:paraId="4A2C5144" w14:textId="77777777" w:rsidR="00B14F01" w:rsidRDefault="009D54AC" w:rsidP="00AC788C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1367380" w14:textId="68E5F47B" w:rsidR="009D54AC" w:rsidRDefault="009D54AC" w:rsidP="009D54AC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Dos cuerdas equidistan del centro de la circunferencia si y solo si las cuerdas</w:t>
      </w:r>
      <w:r w:rsidR="006756F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tiene la misma medida.</w:t>
      </w:r>
    </w:p>
    <w:p w14:paraId="40F9A827" w14:textId="77777777" w:rsidR="009D54AC" w:rsidRDefault="009D54AC" w:rsidP="009D54AC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D54AC" w:rsidRPr="00492F5C" w14:paraId="631A3E5D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44B4B1EA" w14:textId="77777777" w:rsidR="009D54AC" w:rsidRPr="00492F5C" w:rsidRDefault="009D54AC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D54AC" w:rsidRPr="00492F5C" w14:paraId="141C1C7C" w14:textId="77777777" w:rsidTr="00EA1014">
        <w:tc>
          <w:tcPr>
            <w:tcW w:w="2943" w:type="dxa"/>
          </w:tcPr>
          <w:p w14:paraId="00D76642" w14:textId="77777777" w:rsidR="009D54AC" w:rsidRPr="00492F5C" w:rsidRDefault="009D54AC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627A97BD" w14:textId="6F2A172F" w:rsidR="009D54AC" w:rsidRPr="00492F5C" w:rsidRDefault="00D34F2D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ins w:id="24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25" w:author="Cristhian Andres Bello Rivera" w:date="2016-03-15T10:57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>
              <w:rPr>
                <w:rFonts w:ascii="Arial" w:hAnsi="Arial" w:cs="Arial"/>
                <w:sz w:val="24"/>
                <w:szCs w:val="24"/>
              </w:rPr>
              <w:t>_IMG11</w:t>
            </w:r>
          </w:p>
        </w:tc>
      </w:tr>
      <w:tr w:rsidR="009D54AC" w:rsidRPr="00492F5C" w14:paraId="52A26325" w14:textId="77777777" w:rsidTr="00EA1014">
        <w:tc>
          <w:tcPr>
            <w:tcW w:w="2943" w:type="dxa"/>
          </w:tcPr>
          <w:p w14:paraId="157D726D" w14:textId="77777777" w:rsidR="009D54AC" w:rsidRPr="00492F5C" w:rsidRDefault="009D54AC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89B8DFA" w14:textId="77777777" w:rsidR="009D54AC" w:rsidRPr="009D54AC" w:rsidRDefault="009D54AC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9D54AC">
              <w:rPr>
                <w:rFonts w:ascii="Arial" w:hAnsi="Arial" w:cs="Arial"/>
                <w:sz w:val="24"/>
                <w:szCs w:val="24"/>
              </w:rPr>
              <w:t xml:space="preserve">Dos cuerdas de la circunferencia que equidistan del centro </w:t>
            </w:r>
          </w:p>
        </w:tc>
      </w:tr>
      <w:tr w:rsidR="009D54AC" w:rsidRPr="00492F5C" w14:paraId="57792C8D" w14:textId="77777777" w:rsidTr="00EA1014">
        <w:tc>
          <w:tcPr>
            <w:tcW w:w="2943" w:type="dxa"/>
          </w:tcPr>
          <w:p w14:paraId="3AC26C8A" w14:textId="77777777" w:rsidR="009D54AC" w:rsidRPr="00492F5C" w:rsidRDefault="009D54AC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4FCACBC4" w14:textId="77777777" w:rsidR="009D54AC" w:rsidRDefault="009D54AC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31F7EBAE" w14:textId="77777777" w:rsidR="009D54AC" w:rsidRDefault="009D54AC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 wp14:anchorId="5FCE4E01" wp14:editId="08936B7D">
                  <wp:extent cx="2220554" cy="1885950"/>
                  <wp:effectExtent l="0" t="0" r="0" b="0"/>
                  <wp:docPr id="18" name="Imagen 10" descr="I:\guion 10\imagenes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:\guion 10\imagenes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198" cy="1889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94503" w14:textId="77777777" w:rsidR="009D54AC" w:rsidRPr="00492F5C" w:rsidRDefault="009D54AC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54AC" w:rsidRPr="00E5033C" w14:paraId="72A58B9F" w14:textId="77777777" w:rsidTr="00EA1014">
        <w:trPr>
          <w:trHeight w:val="70"/>
        </w:trPr>
        <w:tc>
          <w:tcPr>
            <w:tcW w:w="2943" w:type="dxa"/>
          </w:tcPr>
          <w:p w14:paraId="5EAEFA5B" w14:textId="77777777" w:rsidR="009D54AC" w:rsidRPr="00D85763" w:rsidRDefault="009D54AC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D85763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79C76CCA" w14:textId="58E103C0" w:rsidR="009D54AC" w:rsidRPr="00D85763" w:rsidRDefault="009D54AC">
            <w:pPr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D8576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85763">
              <w:rPr>
                <w:rFonts w:ascii="Arial" w:hAnsi="Arial" w:cs="Arial"/>
                <w:i/>
                <w:sz w:val="24"/>
                <w:szCs w:val="24"/>
              </w:rPr>
              <w:t>AB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Pr="00D85763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Pr="00D85763">
              <w:rPr>
                <w:rFonts w:ascii="Arial" w:hAnsi="Arial" w:cs="Arial"/>
                <w:sz w:val="24"/>
                <w:szCs w:val="24"/>
              </w:rPr>
              <w:t>’</w:t>
            </w:r>
            <w:r w:rsidRPr="00D85763">
              <w:rPr>
                <w:rFonts w:ascii="Arial" w:hAnsi="Arial" w:cs="Arial"/>
                <w:i/>
                <w:sz w:val="24"/>
                <w:szCs w:val="24"/>
              </w:rPr>
              <w:t>B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’ son cuerdas de la circunferencia </w:t>
            </w:r>
            <w:r w:rsidRPr="00D85763"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 qu</w:t>
            </w:r>
            <w:r w:rsidR="00D85763" w:rsidRPr="00D85763">
              <w:rPr>
                <w:rFonts w:ascii="Arial" w:hAnsi="Arial" w:cs="Arial"/>
                <w:sz w:val="24"/>
                <w:szCs w:val="24"/>
              </w:rPr>
              <w:t>e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 tiene</w:t>
            </w:r>
            <w:r w:rsidR="00DA275F">
              <w:rPr>
                <w:rFonts w:ascii="Arial" w:hAnsi="Arial" w:cs="Arial"/>
                <w:sz w:val="24"/>
                <w:szCs w:val="24"/>
              </w:rPr>
              <w:t>n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85763" w:rsidRPr="00D85763">
              <w:rPr>
                <w:rFonts w:ascii="Arial" w:hAnsi="Arial" w:cs="Arial"/>
                <w:sz w:val="24"/>
                <w:szCs w:val="24"/>
              </w:rPr>
              <w:t xml:space="preserve">la misma medida, por </w:t>
            </w:r>
            <w:r w:rsidR="00DA275F">
              <w:rPr>
                <w:rFonts w:ascii="Arial" w:hAnsi="Arial" w:cs="Arial"/>
                <w:sz w:val="24"/>
                <w:szCs w:val="24"/>
              </w:rPr>
              <w:t>tanto,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 los segmentos </w:t>
            </w:r>
            <w:r w:rsidRPr="00D85763">
              <w:rPr>
                <w:rFonts w:ascii="Arial" w:hAnsi="Arial" w:cs="Arial"/>
                <w:i/>
                <w:sz w:val="24"/>
                <w:szCs w:val="24"/>
              </w:rPr>
              <w:t>FC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85763" w:rsidRPr="00D85763">
              <w:rPr>
                <w:rFonts w:ascii="Arial" w:eastAsiaTheme="minorEastAsia" w:hAnsi="Arial" w:cs="Arial"/>
                <w:sz w:val="24"/>
                <w:szCs w:val="24"/>
              </w:rPr>
              <w:t>y</w:t>
            </w:r>
            <w:r w:rsidRPr="00D85763">
              <w:rPr>
                <w:rFonts w:ascii="Arial" w:eastAsiaTheme="minorEastAsia" w:hAnsi="Arial" w:cs="Arial"/>
                <w:sz w:val="24"/>
                <w:szCs w:val="24"/>
              </w:rPr>
              <w:t xml:space="preserve"> </w:t>
            </w:r>
            <w:r w:rsidRPr="00D85763">
              <w:rPr>
                <w:rFonts w:ascii="Arial" w:hAnsi="Arial" w:cs="Arial"/>
                <w:i/>
                <w:sz w:val="24"/>
                <w:szCs w:val="24"/>
              </w:rPr>
              <w:t>F´C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 son congruente</w:t>
            </w:r>
            <w:r w:rsidR="00D85763" w:rsidRPr="00D85763">
              <w:rPr>
                <w:rFonts w:ascii="Arial" w:hAnsi="Arial" w:cs="Arial"/>
                <w:sz w:val="24"/>
                <w:szCs w:val="24"/>
              </w:rPr>
              <w:t>s</w:t>
            </w:r>
            <w:r w:rsidRPr="00D85763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</w:tbl>
    <w:p w14:paraId="53EA57E9" w14:textId="77777777" w:rsidR="00D85763" w:rsidRDefault="00D85763" w:rsidP="00D85763">
      <w:pPr>
        <w:tabs>
          <w:tab w:val="left" w:pos="5670"/>
        </w:tabs>
        <w:spacing w:after="0"/>
        <w:jc w:val="both"/>
        <w:rPr>
          <w:rFonts w:ascii="Arial" w:hAnsi="Arial" w:cs="Arial"/>
        </w:rPr>
      </w:pPr>
    </w:p>
    <w:p w14:paraId="603B56F1" w14:textId="77777777" w:rsidR="00830399" w:rsidRPr="00830399" w:rsidRDefault="00830399" w:rsidP="00830399">
      <w:pPr>
        <w:pStyle w:val="Prrafodelista"/>
        <w:numPr>
          <w:ilvl w:val="0"/>
          <w:numId w:val="32"/>
        </w:numPr>
        <w:tabs>
          <w:tab w:val="left" w:pos="5670"/>
        </w:tabs>
        <w:spacing w:after="0"/>
        <w:jc w:val="both"/>
        <w:rPr>
          <w:rFonts w:ascii="Arial" w:hAnsi="Arial" w:cs="Arial"/>
        </w:rPr>
      </w:pPr>
      <w:r w:rsidRPr="00830399">
        <w:rPr>
          <w:rFonts w:ascii="Arial" w:hAnsi="Arial" w:cs="Arial"/>
          <w:b/>
        </w:rPr>
        <w:t>La mediatriz de una cuerda</w:t>
      </w:r>
      <w:r w:rsidRPr="00830399">
        <w:rPr>
          <w:rFonts w:ascii="Arial" w:hAnsi="Arial" w:cs="Arial"/>
        </w:rPr>
        <w:t xml:space="preserve"> pasa por el centro de la circunferencia.</w:t>
      </w:r>
    </w:p>
    <w:p w14:paraId="5F833876" w14:textId="77777777" w:rsidR="00830399" w:rsidRDefault="00830399" w:rsidP="00830399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30399" w:rsidRPr="00492F5C" w14:paraId="252741E9" w14:textId="77777777" w:rsidTr="009C1DAF">
        <w:tc>
          <w:tcPr>
            <w:tcW w:w="9054" w:type="dxa"/>
            <w:gridSpan w:val="2"/>
            <w:shd w:val="clear" w:color="auto" w:fill="0D0D0D" w:themeFill="text1" w:themeFillTint="F2"/>
          </w:tcPr>
          <w:p w14:paraId="4819E9B3" w14:textId="77777777" w:rsidR="00830399" w:rsidRPr="00492F5C" w:rsidRDefault="00830399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30399" w:rsidRPr="00492F5C" w14:paraId="6B6289BF" w14:textId="77777777" w:rsidTr="009C1DAF">
        <w:tc>
          <w:tcPr>
            <w:tcW w:w="2943" w:type="dxa"/>
          </w:tcPr>
          <w:p w14:paraId="6E183EDD" w14:textId="77777777" w:rsidR="00830399" w:rsidRPr="00492F5C" w:rsidRDefault="00830399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3309F78" w14:textId="3CC84934" w:rsidR="00830399" w:rsidRPr="00492F5C" w:rsidRDefault="00D34F2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ins w:id="26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27" w:author="Cristhian Andres Bello Rivera" w:date="2016-03-15T10:57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>
              <w:rPr>
                <w:rFonts w:ascii="Arial" w:hAnsi="Arial" w:cs="Arial"/>
                <w:sz w:val="24"/>
                <w:szCs w:val="24"/>
              </w:rPr>
              <w:t>_IMG12</w:t>
            </w:r>
          </w:p>
        </w:tc>
      </w:tr>
      <w:tr w:rsidR="00830399" w:rsidRPr="00492F5C" w14:paraId="474645C4" w14:textId="77777777" w:rsidTr="009C1DAF">
        <w:tc>
          <w:tcPr>
            <w:tcW w:w="2943" w:type="dxa"/>
          </w:tcPr>
          <w:p w14:paraId="3E4B4558" w14:textId="77777777" w:rsidR="00830399" w:rsidRPr="00492F5C" w:rsidRDefault="00830399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68B01C9B" w14:textId="4C4B6A31" w:rsidR="00830399" w:rsidRPr="009D54AC" w:rsidRDefault="00830399" w:rsidP="009C1D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Mediatriz de una cuerda de una circunferencia</w:t>
            </w:r>
          </w:p>
        </w:tc>
      </w:tr>
      <w:tr w:rsidR="00830399" w:rsidRPr="00492F5C" w14:paraId="664ADA2A" w14:textId="77777777" w:rsidTr="009C1DAF">
        <w:tc>
          <w:tcPr>
            <w:tcW w:w="2943" w:type="dxa"/>
          </w:tcPr>
          <w:p w14:paraId="6DEF59C6" w14:textId="77777777" w:rsidR="00830399" w:rsidRPr="00492F5C" w:rsidRDefault="00830399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1253FE83" w14:textId="77777777" w:rsidR="00830399" w:rsidRDefault="00830399" w:rsidP="009C1DAF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3B57AB8D" w14:textId="77777777" w:rsidR="00830399" w:rsidRDefault="00525622" w:rsidP="009C1DAF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4690" w:dyaOrig="4940" w14:anchorId="01F7F329">
                <v:shape id="_x0000_i1028" type="#_x0000_t75" style="width:118pt;height:123.5pt" o:ole="">
                  <v:imagedata r:id="rId25" o:title=""/>
                </v:shape>
                <o:OLEObject Type="Embed" ProgID="PBrush" ShapeID="_x0000_i1028" DrawAspect="Content" ObjectID="_1519544730" r:id="rId26"/>
              </w:object>
            </w:r>
          </w:p>
          <w:p w14:paraId="2D5D1066" w14:textId="77777777" w:rsidR="00830399" w:rsidRPr="00492F5C" w:rsidRDefault="00830399" w:rsidP="009C1D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0399" w:rsidRPr="00E5033C" w14:paraId="11C67F2A" w14:textId="77777777" w:rsidTr="009C1DAF">
        <w:trPr>
          <w:trHeight w:val="70"/>
        </w:trPr>
        <w:tc>
          <w:tcPr>
            <w:tcW w:w="2943" w:type="dxa"/>
          </w:tcPr>
          <w:p w14:paraId="60A0778A" w14:textId="77777777" w:rsidR="00830399" w:rsidRPr="00D85763" w:rsidRDefault="00830399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D8576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0716D3C2" w14:textId="77777777" w:rsidR="00830399" w:rsidRPr="00830399" w:rsidRDefault="00830399" w:rsidP="00830399">
            <w:pPr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525622">
              <w:rPr>
                <w:rFonts w:ascii="Arial" w:hAnsi="Arial" w:cs="Arial"/>
                <w:sz w:val="24"/>
                <w:szCs w:val="24"/>
              </w:rPr>
              <w:t xml:space="preserve">mediatriz </w:t>
            </w:r>
            <w:r w:rsidR="00525622" w:rsidRPr="00525622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525622">
              <w:rPr>
                <w:rFonts w:ascii="Arial" w:hAnsi="Arial" w:cs="Arial"/>
                <w:sz w:val="24"/>
                <w:szCs w:val="24"/>
              </w:rPr>
              <w:t xml:space="preserve"> de la </w:t>
            </w:r>
            <w:r>
              <w:rPr>
                <w:rFonts w:ascii="Arial" w:hAnsi="Arial" w:cs="Arial"/>
                <w:sz w:val="24"/>
                <w:szCs w:val="24"/>
              </w:rPr>
              <w:t xml:space="preserve">cuerda </w:t>
            </w:r>
            <w:r w:rsidRPr="00525622">
              <w:rPr>
                <w:rFonts w:ascii="Arial" w:hAnsi="Arial" w:cs="Arial"/>
                <w:i/>
                <w:sz w:val="24"/>
                <w:szCs w:val="24"/>
              </w:rPr>
              <w:t>BC</w:t>
            </w:r>
            <w:r w:rsidR="00525622">
              <w:rPr>
                <w:rFonts w:ascii="Arial" w:hAnsi="Arial" w:cs="Arial"/>
                <w:sz w:val="24"/>
                <w:szCs w:val="24"/>
              </w:rPr>
              <w:t xml:space="preserve"> pasa por el punto </w:t>
            </w:r>
            <w:r w:rsidR="00525622" w:rsidRPr="00525622">
              <w:rPr>
                <w:rFonts w:ascii="Arial" w:hAnsi="Arial" w:cs="Arial"/>
                <w:i/>
                <w:sz w:val="24"/>
                <w:szCs w:val="24"/>
              </w:rPr>
              <w:t>A</w:t>
            </w:r>
            <w:r w:rsidR="00525622">
              <w:rPr>
                <w:rFonts w:ascii="Arial" w:hAnsi="Arial" w:cs="Arial"/>
                <w:sz w:val="24"/>
                <w:szCs w:val="24"/>
              </w:rPr>
              <w:t xml:space="preserve"> que es el centro de la circunferencia </w:t>
            </w:r>
            <w:r w:rsidR="00525622" w:rsidRPr="00525622">
              <w:rPr>
                <w:rFonts w:ascii="Arial" w:hAnsi="Arial" w:cs="Arial"/>
                <w:i/>
                <w:sz w:val="24"/>
                <w:szCs w:val="24"/>
              </w:rPr>
              <w:t>c</w:t>
            </w:r>
            <w:r w:rsidR="0052562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7091EE4" w14:textId="77777777" w:rsidR="00830399" w:rsidRDefault="00830399" w:rsidP="00830399">
      <w:pPr>
        <w:tabs>
          <w:tab w:val="left" w:pos="5670"/>
        </w:tabs>
        <w:spacing w:after="0"/>
        <w:jc w:val="both"/>
        <w:rPr>
          <w:rFonts w:ascii="Arial" w:hAnsi="Arial" w:cs="Arial"/>
        </w:rPr>
      </w:pPr>
    </w:p>
    <w:p w14:paraId="03F2BFE3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3C55DC91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12B81DA4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 (recurso de exposición)</w:t>
            </w:r>
          </w:p>
        </w:tc>
      </w:tr>
      <w:tr w:rsidR="00FA3280" w:rsidRPr="00992278" w14:paraId="58B78DBC" w14:textId="77777777" w:rsidTr="009C1DAF">
        <w:tc>
          <w:tcPr>
            <w:tcW w:w="2518" w:type="dxa"/>
          </w:tcPr>
          <w:p w14:paraId="44FB8529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030519C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MA_09_10_REC70 </w:t>
            </w:r>
          </w:p>
        </w:tc>
      </w:tr>
      <w:tr w:rsidR="00FA3280" w:rsidRPr="00992278" w14:paraId="5536FA93" w14:textId="77777777" w:rsidTr="009C1DAF">
        <w:tc>
          <w:tcPr>
            <w:tcW w:w="2518" w:type="dxa"/>
          </w:tcPr>
          <w:p w14:paraId="14C54AC1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FD18DBA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Cuerdas de la circunferencia</w:t>
            </w:r>
          </w:p>
        </w:tc>
      </w:tr>
      <w:tr w:rsidR="00FA3280" w:rsidRPr="00992278" w14:paraId="0DAB25C1" w14:textId="77777777" w:rsidTr="009C1DAF">
        <w:tc>
          <w:tcPr>
            <w:tcW w:w="2518" w:type="dxa"/>
          </w:tcPr>
          <w:p w14:paraId="3937C9B8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C427C66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Interactivo que muestra las propiedades de las cuerdas de la circunferencia y aplicaciones</w:t>
            </w:r>
          </w:p>
        </w:tc>
      </w:tr>
    </w:tbl>
    <w:p w14:paraId="79D428A3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p w14:paraId="5B27F903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476FF782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2788D569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2D1C1FF1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71251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669F8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MA_09_10_REC180</w:t>
            </w:r>
          </w:p>
        </w:tc>
      </w:tr>
      <w:tr w:rsidR="00B659E0" w:rsidRPr="00992278" w14:paraId="1CEC27F0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023A04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7880A6" w14:textId="77777777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Cuerdas, tangentes, secantes y ángulos</w:t>
            </w:r>
          </w:p>
        </w:tc>
      </w:tr>
      <w:tr w:rsidR="00B659E0" w:rsidRPr="00992278" w14:paraId="7B46250C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C4EE8B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00017E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resolver ejercicios y situaciones problema que involucran cuerdas, tangentes, secantes y ángulos de la circunferencia</w:t>
            </w:r>
          </w:p>
        </w:tc>
      </w:tr>
    </w:tbl>
    <w:p w14:paraId="4D083B3D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p w14:paraId="4FD572FE" w14:textId="0435A914" w:rsidR="00D85763" w:rsidRDefault="00D85763" w:rsidP="00D8576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[SECCIÓN </w:t>
      </w:r>
      <w:r w:rsidR="00470535">
        <w:rPr>
          <w:rFonts w:ascii="Arial" w:hAnsi="Arial" w:cs="Arial"/>
          <w:highlight w:val="yellow"/>
        </w:rPr>
        <w:t>2</w:t>
      </w:r>
      <w:r w:rsidRPr="007C7957">
        <w:rPr>
          <w:rFonts w:ascii="Arial" w:hAnsi="Arial" w:cs="Arial"/>
          <w:highlight w:val="yellow"/>
        </w:rPr>
        <w:t>]</w:t>
      </w:r>
      <w:r w:rsidRPr="007C7957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</w:t>
      </w:r>
      <w:r w:rsidR="00A12D0F">
        <w:rPr>
          <w:rFonts w:ascii="Arial" w:hAnsi="Arial" w:cs="Arial"/>
          <w:b/>
        </w:rPr>
        <w:t>.2</w:t>
      </w:r>
      <w:r>
        <w:rPr>
          <w:rFonts w:ascii="Arial" w:hAnsi="Arial" w:cs="Arial"/>
          <w:b/>
        </w:rPr>
        <w:t xml:space="preserve">  </w:t>
      </w:r>
      <w:r w:rsidR="00A12D0F">
        <w:rPr>
          <w:rFonts w:ascii="Arial" w:hAnsi="Arial" w:cs="Arial"/>
          <w:b/>
        </w:rPr>
        <w:t>Los arcos</w:t>
      </w:r>
      <w:r>
        <w:rPr>
          <w:rFonts w:ascii="Arial" w:hAnsi="Arial" w:cs="Arial"/>
          <w:b/>
        </w:rPr>
        <w:t xml:space="preserve"> de una circunferencia </w:t>
      </w:r>
    </w:p>
    <w:p w14:paraId="4AA96053" w14:textId="77777777" w:rsidR="009D54AC" w:rsidRPr="0001712F" w:rsidRDefault="009D54AC" w:rsidP="00D85763">
      <w:pPr>
        <w:tabs>
          <w:tab w:val="left" w:pos="5670"/>
        </w:tabs>
        <w:spacing w:after="0"/>
        <w:jc w:val="both"/>
        <w:rPr>
          <w:rFonts w:ascii="Arial" w:hAnsi="Arial" w:cs="Arial"/>
        </w:rPr>
      </w:pPr>
    </w:p>
    <w:p w14:paraId="5EE13920" w14:textId="55FFAC98" w:rsidR="001A27E3" w:rsidRPr="004C069D" w:rsidRDefault="00D34F2D" w:rsidP="001A27E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Los arcos </w:t>
      </w:r>
      <w:r w:rsidR="001A27E3" w:rsidRPr="004C069D">
        <w:rPr>
          <w:rFonts w:ascii="Arial" w:hAnsi="Arial" w:cs="Arial"/>
        </w:rPr>
        <w:t xml:space="preserve">son las secciones de la circunferencia limitadas por dos puntos </w:t>
      </w:r>
      <w:r w:rsidR="001A27E3">
        <w:rPr>
          <w:rFonts w:ascii="Arial" w:hAnsi="Arial" w:cs="Arial"/>
        </w:rPr>
        <w:t xml:space="preserve">distintos </w:t>
      </w:r>
      <w:r w:rsidR="001A27E3" w:rsidRPr="004C069D">
        <w:rPr>
          <w:rFonts w:ascii="Arial" w:hAnsi="Arial" w:cs="Arial"/>
        </w:rPr>
        <w:t xml:space="preserve">que pertenecen a </w:t>
      </w:r>
      <w:r w:rsidR="001A27E3">
        <w:rPr>
          <w:rFonts w:ascii="Arial" w:hAnsi="Arial" w:cs="Arial"/>
        </w:rPr>
        <w:t>l</w:t>
      </w:r>
      <w:r w:rsidR="001A27E3" w:rsidRPr="004C069D">
        <w:rPr>
          <w:rFonts w:ascii="Arial" w:hAnsi="Arial" w:cs="Arial"/>
        </w:rPr>
        <w:t>a circunferencia</w:t>
      </w:r>
      <w:r w:rsidR="00DA275F">
        <w:rPr>
          <w:rFonts w:ascii="Arial" w:hAnsi="Arial" w:cs="Arial"/>
        </w:rPr>
        <w:t>;</w:t>
      </w:r>
      <w:r w:rsidR="006756F0">
        <w:rPr>
          <w:rFonts w:ascii="Arial" w:hAnsi="Arial" w:cs="Arial"/>
        </w:rPr>
        <w:t xml:space="preserve"> </w:t>
      </w:r>
      <w:r w:rsidR="001A27E3">
        <w:rPr>
          <w:rFonts w:ascii="Arial" w:hAnsi="Arial" w:cs="Arial"/>
        </w:rPr>
        <w:t>estos p</w:t>
      </w:r>
      <w:r w:rsidR="001A27E3" w:rsidRPr="004C069D">
        <w:rPr>
          <w:rFonts w:ascii="Arial" w:hAnsi="Arial" w:cs="Arial"/>
        </w:rPr>
        <w:t>untos la dividen en dos arcos</w:t>
      </w:r>
      <w:r w:rsidR="00DA275F">
        <w:rPr>
          <w:rFonts w:ascii="Arial" w:hAnsi="Arial" w:cs="Arial"/>
        </w:rPr>
        <w:t>;</w:t>
      </w:r>
      <w:r w:rsidR="00DA275F" w:rsidRPr="004C069D">
        <w:rPr>
          <w:rFonts w:ascii="Arial" w:hAnsi="Arial" w:cs="Arial"/>
        </w:rPr>
        <w:t xml:space="preserve"> </w:t>
      </w:r>
      <w:r w:rsidR="001A27E3" w:rsidRPr="004C069D">
        <w:rPr>
          <w:rFonts w:ascii="Arial" w:hAnsi="Arial" w:cs="Arial"/>
        </w:rPr>
        <w:t>el que tiene mayor dimensión se denomina arco mayor y el que tiene menor</w:t>
      </w:r>
      <w:r w:rsidR="006756F0">
        <w:rPr>
          <w:rFonts w:ascii="Arial" w:hAnsi="Arial" w:cs="Arial"/>
        </w:rPr>
        <w:t xml:space="preserve"> </w:t>
      </w:r>
      <w:r w:rsidR="001A27E3" w:rsidRPr="004C069D">
        <w:rPr>
          <w:rFonts w:ascii="Arial" w:hAnsi="Arial" w:cs="Arial"/>
        </w:rPr>
        <w:t>dimensión</w:t>
      </w:r>
      <w:r w:rsidR="00DA275F">
        <w:rPr>
          <w:rFonts w:ascii="Arial" w:hAnsi="Arial" w:cs="Arial"/>
        </w:rPr>
        <w:t>,</w:t>
      </w:r>
      <w:r w:rsidR="001A27E3" w:rsidRPr="004C069D">
        <w:rPr>
          <w:rFonts w:ascii="Arial" w:hAnsi="Arial" w:cs="Arial"/>
        </w:rPr>
        <w:t xml:space="preserve"> arco menor</w:t>
      </w:r>
      <w:r w:rsidR="00DA275F">
        <w:rPr>
          <w:rFonts w:ascii="Arial" w:hAnsi="Arial" w:cs="Arial"/>
        </w:rPr>
        <w:t>.</w:t>
      </w:r>
      <w:r w:rsidR="00DA275F" w:rsidRPr="004C069D">
        <w:rPr>
          <w:rFonts w:ascii="Arial" w:hAnsi="Arial" w:cs="Arial"/>
        </w:rPr>
        <w:t xml:space="preserve"> </w:t>
      </w:r>
      <w:r w:rsidR="00DA275F">
        <w:rPr>
          <w:rFonts w:ascii="Arial" w:hAnsi="Arial" w:cs="Arial"/>
        </w:rPr>
        <w:t>L</w:t>
      </w:r>
      <w:r w:rsidR="00DA275F" w:rsidRPr="004C069D">
        <w:rPr>
          <w:rFonts w:ascii="Arial" w:hAnsi="Arial" w:cs="Arial"/>
        </w:rPr>
        <w:t xml:space="preserve">os </w:t>
      </w:r>
      <w:r w:rsidR="001A27E3" w:rsidRPr="004C069D">
        <w:rPr>
          <w:rFonts w:ascii="Arial" w:hAnsi="Arial" w:cs="Arial"/>
        </w:rPr>
        <w:t>arcos se denotan con las dos letras que nombran a los dos puntos</w:t>
      </w:r>
      <w:r w:rsidR="00A12D0F">
        <w:rPr>
          <w:rFonts w:ascii="Arial" w:hAnsi="Arial" w:cs="Arial"/>
        </w:rPr>
        <w:t xml:space="preserve"> extremos</w:t>
      </w:r>
      <w:r w:rsidR="001A27E3" w:rsidRPr="004C069D">
        <w:rPr>
          <w:rFonts w:ascii="Arial" w:hAnsi="Arial" w:cs="Arial"/>
        </w:rPr>
        <w:t xml:space="preserve"> colocándole un arco pequeño en la parte superior</w:t>
      </w:r>
      <w:r w:rsidR="00DA275F">
        <w:rPr>
          <w:rFonts w:ascii="Arial" w:hAnsi="Arial" w:cs="Arial"/>
        </w:rPr>
        <w:t>;</w:t>
      </w:r>
      <w:r w:rsidR="00DA275F" w:rsidRPr="004C069D">
        <w:rPr>
          <w:rFonts w:ascii="Arial" w:hAnsi="Arial" w:cs="Arial"/>
        </w:rPr>
        <w:t xml:space="preserve"> </w:t>
      </w:r>
      <w:r w:rsidR="001A27E3" w:rsidRPr="004C069D">
        <w:rPr>
          <w:rFonts w:ascii="Arial" w:hAnsi="Arial" w:cs="Arial"/>
        </w:rPr>
        <w:t>las letras</w:t>
      </w:r>
      <w:r w:rsidR="00A12D0F">
        <w:rPr>
          <w:rFonts w:ascii="Arial" w:hAnsi="Arial" w:cs="Arial"/>
        </w:rPr>
        <w:t xml:space="preserve"> deben estar</w:t>
      </w:r>
      <w:r w:rsidR="001A27E3" w:rsidRPr="004C069D">
        <w:rPr>
          <w:rFonts w:ascii="Arial" w:hAnsi="Arial" w:cs="Arial"/>
        </w:rPr>
        <w:t xml:space="preserve"> </w:t>
      </w:r>
      <w:r w:rsidR="001A27E3">
        <w:rPr>
          <w:rFonts w:ascii="Arial" w:hAnsi="Arial" w:cs="Arial"/>
        </w:rPr>
        <w:t>en el sentido contrario a las manecillas del reloj</w:t>
      </w:r>
      <w:r w:rsidR="00DA275F">
        <w:rPr>
          <w:rFonts w:ascii="Arial" w:hAnsi="Arial" w:cs="Arial"/>
        </w:rPr>
        <w:t>. O</w:t>
      </w:r>
      <w:r w:rsidR="00DA275F" w:rsidRPr="004C069D">
        <w:rPr>
          <w:rFonts w:ascii="Arial" w:hAnsi="Arial" w:cs="Arial"/>
        </w:rPr>
        <w:t xml:space="preserve">bserva </w:t>
      </w:r>
      <w:r w:rsidR="001A27E3" w:rsidRPr="004C069D">
        <w:rPr>
          <w:rFonts w:ascii="Arial" w:hAnsi="Arial" w:cs="Arial"/>
        </w:rPr>
        <w:t>el siguiente ejemplo</w:t>
      </w:r>
      <w:r w:rsidR="001A27E3">
        <w:rPr>
          <w:rFonts w:ascii="Arial" w:hAnsi="Arial" w:cs="Arial"/>
        </w:rPr>
        <w:t xml:space="preserve"> grá</w:t>
      </w:r>
      <w:r w:rsidR="001A27E3" w:rsidRPr="004C069D">
        <w:rPr>
          <w:rFonts w:ascii="Arial" w:hAnsi="Arial" w:cs="Arial"/>
        </w:rPr>
        <w:t>fico de dos arcos y la forma como se deben nombrar:</w:t>
      </w:r>
    </w:p>
    <w:p w14:paraId="01596CD3" w14:textId="77777777" w:rsidR="001A27E3" w:rsidRPr="00E15C33" w:rsidRDefault="001A27E3" w:rsidP="001A27E3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A27E3" w:rsidRPr="00492F5C" w14:paraId="37F2C686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5EB09937" w14:textId="77777777" w:rsidR="001A27E3" w:rsidRPr="00492F5C" w:rsidRDefault="001A27E3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A27E3" w:rsidRPr="00492F5C" w14:paraId="21596A99" w14:textId="77777777" w:rsidTr="00EA1014">
        <w:tc>
          <w:tcPr>
            <w:tcW w:w="2943" w:type="dxa"/>
          </w:tcPr>
          <w:p w14:paraId="77B6C510" w14:textId="77777777" w:rsidR="001A27E3" w:rsidRPr="00492F5C" w:rsidRDefault="001A27E3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9B2F478" w14:textId="11F2A7EB" w:rsidR="001A27E3" w:rsidRPr="00492F5C" w:rsidRDefault="00D34F2D" w:rsidP="002836E4">
            <w:pPr>
              <w:rPr>
                <w:rFonts w:ascii="Arial" w:hAnsi="Arial" w:cs="Arial"/>
                <w:b/>
                <w:sz w:val="24"/>
                <w:szCs w:val="24"/>
              </w:rPr>
              <w:pPrChange w:id="28" w:author="Cristhian Andres Bello Rivera" w:date="2016-03-15T10:57:00Z">
                <w:pPr/>
              </w:pPrChange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ins w:id="29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30" w:author="Cristhian Andres Bello Rivera" w:date="2016-03-15T10:57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>
              <w:rPr>
                <w:rFonts w:ascii="Arial" w:hAnsi="Arial" w:cs="Arial"/>
                <w:sz w:val="24"/>
                <w:szCs w:val="24"/>
              </w:rPr>
              <w:t>_IMG13</w:t>
            </w:r>
          </w:p>
        </w:tc>
      </w:tr>
      <w:tr w:rsidR="001A27E3" w:rsidRPr="00492F5C" w14:paraId="21424AB3" w14:textId="77777777" w:rsidTr="00EA1014">
        <w:tc>
          <w:tcPr>
            <w:tcW w:w="2943" w:type="dxa"/>
          </w:tcPr>
          <w:p w14:paraId="7E5B4299" w14:textId="77777777" w:rsidR="001A27E3" w:rsidRPr="00492F5C" w:rsidRDefault="001A27E3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E16F1AE" w14:textId="5D1674D1" w:rsidR="001A27E3" w:rsidRPr="00492F5C" w:rsidRDefault="001A27E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Circunferencia, con su arco mayor y su arco menor </w:t>
            </w:r>
          </w:p>
        </w:tc>
      </w:tr>
      <w:tr w:rsidR="001A27E3" w:rsidRPr="00492F5C" w14:paraId="7C24C5B4" w14:textId="77777777" w:rsidTr="00EA1014">
        <w:tc>
          <w:tcPr>
            <w:tcW w:w="2943" w:type="dxa"/>
          </w:tcPr>
          <w:p w14:paraId="07386822" w14:textId="77777777" w:rsidR="001A27E3" w:rsidRPr="00492F5C" w:rsidRDefault="001A27E3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19FF8F2F" w14:textId="77777777" w:rsidR="001A27E3" w:rsidRPr="00492F5C" w:rsidRDefault="001A27E3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1A8F414D" wp14:editId="04C8E4DE">
                  <wp:extent cx="2089150" cy="1533004"/>
                  <wp:effectExtent l="0" t="0" r="0" b="0"/>
                  <wp:docPr id="13" name="Imagen 6" descr="I:\guion 10\imagenes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guion 10\imagenes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330" cy="1538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7E3" w:rsidRPr="00E5033C" w14:paraId="65B4D899" w14:textId="77777777" w:rsidTr="00EA1014">
        <w:trPr>
          <w:trHeight w:val="70"/>
        </w:trPr>
        <w:tc>
          <w:tcPr>
            <w:tcW w:w="2943" w:type="dxa"/>
          </w:tcPr>
          <w:p w14:paraId="29C17D1C" w14:textId="77777777" w:rsidR="001A27E3" w:rsidRPr="00492F5C" w:rsidRDefault="001A27E3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EE9523E" w14:textId="77777777" w:rsidR="001A27E3" w:rsidRDefault="001A27E3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la figura, e</w:t>
            </w:r>
            <w:r w:rsidRPr="00B90F3B">
              <w:rPr>
                <w:rFonts w:ascii="Arial" w:hAnsi="Arial" w:cs="Arial"/>
                <w:sz w:val="24"/>
                <w:szCs w:val="24"/>
              </w:rPr>
              <w:t>l arco mayor</w:t>
            </w:r>
            <w:r>
              <w:rPr>
                <w:rFonts w:ascii="Arial" w:hAnsi="Arial" w:cs="Arial"/>
                <w:sz w:val="24"/>
                <w:szCs w:val="24"/>
              </w:rPr>
              <w:t xml:space="preserve"> de la circunferencia se denota como: </w:t>
            </w:r>
          </w:p>
          <w:p w14:paraId="580501C5" w14:textId="77777777" w:rsidR="001A27E3" w:rsidRPr="00313E52" w:rsidRDefault="001A27E3" w:rsidP="00EA1014">
            <w:pPr>
              <w:jc w:val="center"/>
              <w:rPr>
                <w:rFonts w:ascii="Arial" w:eastAsiaTheme="minorEastAsia" w:hAnsi="Arial" w:cs="Arial"/>
                <w:lang w:val="es-CO"/>
              </w:rPr>
            </w:pPr>
            <w:r w:rsidRPr="008832FC">
              <w:rPr>
                <w:rFonts w:ascii="Arial" w:eastAsiaTheme="minorEastAsia" w:hAnsi="Arial" w:cs="Arial"/>
                <w:highlight w:val="yellow"/>
                <w:lang w:val="es-CO"/>
              </w:rPr>
              <w:t>&lt;&lt;MA_09_05_0</w:t>
            </w:r>
            <w:r>
              <w:rPr>
                <w:rFonts w:ascii="Arial" w:eastAsiaTheme="minorEastAsia" w:hAnsi="Arial" w:cs="Arial"/>
                <w:highlight w:val="yellow"/>
                <w:lang w:val="es-CO"/>
              </w:rPr>
              <w:t>7</w:t>
            </w:r>
            <w:r w:rsidRPr="008832FC">
              <w:rPr>
                <w:rFonts w:ascii="Arial" w:eastAsiaTheme="minorEastAsia" w:hAnsi="Arial" w:cs="Arial"/>
                <w:highlight w:val="yellow"/>
                <w:lang w:val="es-CO"/>
              </w:rPr>
              <w:t>.gif&gt;&gt;</w:t>
            </w:r>
          </w:p>
          <w:p w14:paraId="5321B61C" w14:textId="243B12B4" w:rsidR="001A27E3" w:rsidRDefault="001A27E3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 el arco menor de la circunferencia se denota como</w:t>
            </w:r>
            <w:r w:rsidR="0063248D">
              <w:rPr>
                <w:rFonts w:ascii="Arial" w:hAnsi="Arial" w:cs="Arial"/>
                <w:sz w:val="24"/>
                <w:szCs w:val="24"/>
              </w:rPr>
              <w:t>:</w:t>
            </w:r>
            <w:r w:rsidRPr="00B90F3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F543E51" w14:textId="77777777" w:rsidR="001A27E3" w:rsidRPr="00313E52" w:rsidRDefault="001A27E3" w:rsidP="00EA1014">
            <w:pPr>
              <w:jc w:val="center"/>
              <w:rPr>
                <w:rFonts w:ascii="Arial" w:eastAsiaTheme="minorEastAsia" w:hAnsi="Arial" w:cs="Arial"/>
                <w:lang w:val="es-CO"/>
              </w:rPr>
            </w:pPr>
            <w:r w:rsidRPr="008832FC">
              <w:rPr>
                <w:rFonts w:ascii="Arial" w:eastAsiaTheme="minorEastAsia" w:hAnsi="Arial" w:cs="Arial"/>
                <w:highlight w:val="yellow"/>
                <w:lang w:val="es-CO"/>
              </w:rPr>
              <w:t>&lt;&lt;MA_09_05_0</w:t>
            </w:r>
            <w:r>
              <w:rPr>
                <w:rFonts w:ascii="Arial" w:eastAsiaTheme="minorEastAsia" w:hAnsi="Arial" w:cs="Arial"/>
                <w:highlight w:val="yellow"/>
                <w:lang w:val="es-CO"/>
              </w:rPr>
              <w:t>6</w:t>
            </w:r>
            <w:r w:rsidRPr="008832FC">
              <w:rPr>
                <w:rFonts w:ascii="Arial" w:eastAsiaTheme="minorEastAsia" w:hAnsi="Arial" w:cs="Arial"/>
                <w:highlight w:val="yellow"/>
                <w:lang w:val="es-CO"/>
              </w:rPr>
              <w:t>.gif&gt;&gt;</w:t>
            </w:r>
          </w:p>
          <w:p w14:paraId="6DE783B6" w14:textId="77777777" w:rsidR="001A27E3" w:rsidRPr="00B90F3B" w:rsidRDefault="001A27E3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5E64C9B" w14:textId="77777777" w:rsidR="001A27E3" w:rsidRDefault="001A27E3" w:rsidP="001A27E3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lang w:val="es-MX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523EA" w:rsidRPr="00596306" w14:paraId="126BE16E" w14:textId="77777777" w:rsidTr="00EA1014">
        <w:tc>
          <w:tcPr>
            <w:tcW w:w="8978" w:type="dxa"/>
            <w:gridSpan w:val="2"/>
            <w:shd w:val="clear" w:color="auto" w:fill="000000" w:themeFill="text1"/>
          </w:tcPr>
          <w:p w14:paraId="4F15CD25" w14:textId="77777777" w:rsidR="00A523EA" w:rsidRPr="00C34E75" w:rsidRDefault="00A523EA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A523EA" w:rsidRPr="00596306" w14:paraId="17CDFB86" w14:textId="77777777" w:rsidTr="00EA1014">
        <w:trPr>
          <w:trHeight w:val="410"/>
        </w:trPr>
        <w:tc>
          <w:tcPr>
            <w:tcW w:w="2518" w:type="dxa"/>
          </w:tcPr>
          <w:p w14:paraId="4FB3FC65" w14:textId="77777777" w:rsidR="00A523EA" w:rsidRPr="00C34E75" w:rsidRDefault="00A523EA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6E69AD0" w14:textId="77777777" w:rsidR="00A523EA" w:rsidRPr="00C34E75" w:rsidRDefault="007E3B66" w:rsidP="007E3B6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La s</w:t>
            </w:r>
            <w:r w:rsidR="00A523EA">
              <w:rPr>
                <w:rFonts w:ascii="Arial" w:hAnsi="Arial" w:cs="Arial"/>
                <w:b/>
                <w:sz w:val="24"/>
                <w:szCs w:val="24"/>
              </w:rPr>
              <w:t>emicircunferencia</w:t>
            </w:r>
            <w:r w:rsidR="00A523EA" w:rsidRPr="00C34E7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A523EA" w:rsidRPr="00596306" w14:paraId="22F40016" w14:textId="77777777" w:rsidTr="00EA1014">
        <w:tc>
          <w:tcPr>
            <w:tcW w:w="2518" w:type="dxa"/>
          </w:tcPr>
          <w:p w14:paraId="543714FA" w14:textId="77777777" w:rsidR="00A523EA" w:rsidRPr="00C34E75" w:rsidRDefault="00A523EA" w:rsidP="00EA101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602C97BB" w14:textId="418C662B" w:rsidR="00A523EA" w:rsidRDefault="00A12D0F" w:rsidP="00A523EA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 semicircunferencia es un</w:t>
            </w:r>
            <w:r w:rsidR="00A523EA">
              <w:rPr>
                <w:rFonts w:ascii="Arial" w:hAnsi="Arial" w:cs="Arial"/>
              </w:rPr>
              <w:t xml:space="preserve"> arco cuyos extremos son los de uno de los diámetros de la circunferencia.</w:t>
            </w:r>
          </w:p>
          <w:p w14:paraId="29C5C3C4" w14:textId="3D8EF2CA" w:rsidR="00A523EA" w:rsidRPr="0087565A" w:rsidRDefault="00A523EA" w:rsidP="00A523EA">
            <w:pPr>
              <w:tabs>
                <w:tab w:val="right" w:pos="8498"/>
              </w:tabs>
              <w:jc w:val="both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En otras palabras</w:t>
            </w:r>
            <w:r w:rsidR="004351AE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una semicircunferencia es la mitad de una circunferencia.</w:t>
            </w:r>
          </w:p>
        </w:tc>
      </w:tr>
    </w:tbl>
    <w:p w14:paraId="05B40338" w14:textId="77777777" w:rsidR="00B659E0" w:rsidRDefault="00B659E0" w:rsidP="00B659E0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300C68A1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5EC29CC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1424A86C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16A315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7B381D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MA_09_10_REC80</w:t>
            </w:r>
          </w:p>
        </w:tc>
      </w:tr>
      <w:tr w:rsidR="00B659E0" w:rsidRPr="00992278" w14:paraId="7EA890C8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5E02B0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99F067" w14:textId="77777777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Reconoce cuerdas, arcos y ángulos centrales</w:t>
            </w:r>
          </w:p>
        </w:tc>
      </w:tr>
      <w:tr w:rsidR="00B659E0" w:rsidRPr="00992278" w14:paraId="717CD351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C7421E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403D4F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identificar en una circunferencia ángulos, arcos y otros elementos de la misma</w:t>
            </w:r>
          </w:p>
        </w:tc>
      </w:tr>
    </w:tbl>
    <w:p w14:paraId="5CC3BF8A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p w14:paraId="5C97E760" w14:textId="77777777" w:rsidR="00B659E0" w:rsidRDefault="00B659E0" w:rsidP="00EA1974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4A942A56" w14:textId="77777777" w:rsidR="00B659E0" w:rsidRDefault="00B659E0" w:rsidP="00EA1974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14:paraId="312904A1" w14:textId="42385D35" w:rsidR="00EA1974" w:rsidRDefault="00EA1974" w:rsidP="00EA197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[SECCIÓN </w:t>
      </w:r>
      <w:r w:rsidR="00470535">
        <w:rPr>
          <w:rFonts w:ascii="Arial" w:hAnsi="Arial" w:cs="Arial"/>
          <w:highlight w:val="yellow"/>
        </w:rPr>
        <w:t>2</w:t>
      </w:r>
      <w:r w:rsidRPr="007C7957">
        <w:rPr>
          <w:rFonts w:ascii="Arial" w:hAnsi="Arial" w:cs="Arial"/>
          <w:highlight w:val="yellow"/>
        </w:rPr>
        <w:t>]</w:t>
      </w:r>
      <w:r w:rsidRPr="007C7957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</w:t>
      </w:r>
      <w:r w:rsidR="00830399">
        <w:rPr>
          <w:rFonts w:ascii="Arial" w:hAnsi="Arial" w:cs="Arial"/>
          <w:b/>
        </w:rPr>
        <w:t>.3</w:t>
      </w:r>
      <w:r>
        <w:rPr>
          <w:rFonts w:ascii="Arial" w:hAnsi="Arial" w:cs="Arial"/>
          <w:b/>
        </w:rPr>
        <w:t xml:space="preserve">  Los ángulos de una circunferencia</w:t>
      </w:r>
    </w:p>
    <w:p w14:paraId="0DA350BC" w14:textId="77777777" w:rsidR="00EA1974" w:rsidRDefault="00EA1974" w:rsidP="00EA197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14:paraId="4D5CF145" w14:textId="1457FA82" w:rsidR="00EA1974" w:rsidRPr="00EA1974" w:rsidRDefault="00EA1974" w:rsidP="00EA197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EA1974">
        <w:rPr>
          <w:rFonts w:ascii="Arial" w:hAnsi="Arial" w:cs="Arial"/>
        </w:rPr>
        <w:t xml:space="preserve">Existen </w:t>
      </w:r>
      <w:r w:rsidR="00346FBC">
        <w:rPr>
          <w:rFonts w:ascii="Arial" w:hAnsi="Arial" w:cs="Arial"/>
        </w:rPr>
        <w:t xml:space="preserve">cinco </w:t>
      </w:r>
      <w:r w:rsidRPr="00EA1974">
        <w:rPr>
          <w:rFonts w:ascii="Arial" w:hAnsi="Arial" w:cs="Arial"/>
        </w:rPr>
        <w:t>clases de ángulos que se destacan en una circunferencia</w:t>
      </w:r>
      <w:r w:rsidR="004351AE">
        <w:rPr>
          <w:rFonts w:ascii="Arial" w:hAnsi="Arial" w:cs="Arial"/>
        </w:rPr>
        <w:t xml:space="preserve"> llamados</w:t>
      </w:r>
      <w:r w:rsidRPr="00EA1974">
        <w:rPr>
          <w:rFonts w:ascii="Arial" w:hAnsi="Arial" w:cs="Arial"/>
        </w:rPr>
        <w:t xml:space="preserve"> ángulos centrales, ángulos inscritos</w:t>
      </w:r>
      <w:r w:rsidR="00346FBC">
        <w:rPr>
          <w:rFonts w:ascii="Arial" w:hAnsi="Arial" w:cs="Arial"/>
        </w:rPr>
        <w:t>, ángulos semiinscritos, ángulos interiores y ángulos exteriores</w:t>
      </w:r>
      <w:r w:rsidRPr="00EA1974">
        <w:rPr>
          <w:rFonts w:ascii="Arial" w:hAnsi="Arial" w:cs="Arial"/>
        </w:rPr>
        <w:t xml:space="preserve"> </w:t>
      </w:r>
      <w:r w:rsidR="00470535">
        <w:rPr>
          <w:rFonts w:ascii="Arial" w:hAnsi="Arial" w:cs="Arial"/>
        </w:rPr>
        <w:t>a</w:t>
      </w:r>
      <w:r w:rsidRPr="00EA1974">
        <w:rPr>
          <w:rFonts w:ascii="Arial" w:hAnsi="Arial" w:cs="Arial"/>
        </w:rPr>
        <w:t xml:space="preserve"> la circunferencia</w:t>
      </w:r>
      <w:r>
        <w:rPr>
          <w:rFonts w:ascii="Arial" w:hAnsi="Arial" w:cs="Arial"/>
        </w:rPr>
        <w:t>.</w:t>
      </w:r>
    </w:p>
    <w:p w14:paraId="01A0CE05" w14:textId="77777777" w:rsidR="00A12D0F" w:rsidRDefault="00A12D0F" w:rsidP="00A12D0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110C4327" w14:textId="77777777" w:rsidR="00EA1974" w:rsidRPr="00A12D0F" w:rsidRDefault="00EA1974" w:rsidP="00A12D0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12D0F">
        <w:rPr>
          <w:rFonts w:ascii="Arial" w:hAnsi="Arial" w:cs="Arial"/>
          <w:b/>
        </w:rPr>
        <w:t>Ángulos centrales</w:t>
      </w:r>
      <w:r w:rsidRPr="00A12D0F">
        <w:rPr>
          <w:rFonts w:ascii="Arial" w:hAnsi="Arial" w:cs="Arial"/>
        </w:rPr>
        <w:t xml:space="preserve">: son los ángulos cuyo vértice es el centro de la circunferencia, y sus lados son dos radios de la circunferencia, como se muestra en la siguiente figura: </w:t>
      </w:r>
    </w:p>
    <w:p w14:paraId="1E78DE87" w14:textId="77777777" w:rsidR="00EA1974" w:rsidRPr="00EC2A33" w:rsidRDefault="00EA1974" w:rsidP="00EA1974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A1974" w:rsidRPr="00492F5C" w14:paraId="24C5CD97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1DFD983B" w14:textId="77777777" w:rsidR="00EA1974" w:rsidRPr="00492F5C" w:rsidRDefault="00EA1974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A1974" w:rsidRPr="00492F5C" w14:paraId="3655B702" w14:textId="77777777" w:rsidTr="00EA1014">
        <w:tc>
          <w:tcPr>
            <w:tcW w:w="2943" w:type="dxa"/>
          </w:tcPr>
          <w:p w14:paraId="536CD3E3" w14:textId="77777777" w:rsidR="00EA1974" w:rsidRPr="00492F5C" w:rsidRDefault="00EA1974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11098C3D" w14:textId="25208E35" w:rsidR="00EA1974" w:rsidRPr="00492F5C" w:rsidRDefault="00D34F2D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ins w:id="31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32" w:author="Cristhian Andres Bello Rivera" w:date="2016-03-15T10:57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>
              <w:rPr>
                <w:rFonts w:ascii="Arial" w:hAnsi="Arial" w:cs="Arial"/>
                <w:sz w:val="24"/>
                <w:szCs w:val="24"/>
              </w:rPr>
              <w:t>_IMG14</w:t>
            </w:r>
          </w:p>
        </w:tc>
      </w:tr>
      <w:tr w:rsidR="00EA1974" w:rsidRPr="00492F5C" w14:paraId="21F42EE9" w14:textId="77777777" w:rsidTr="00EA1014">
        <w:tc>
          <w:tcPr>
            <w:tcW w:w="2943" w:type="dxa"/>
          </w:tcPr>
          <w:p w14:paraId="115AA012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5CBB8BEF" w14:textId="329EE50B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 y un ángulo centrado</w:t>
            </w:r>
          </w:p>
        </w:tc>
      </w:tr>
      <w:tr w:rsidR="00EA1974" w:rsidRPr="00492F5C" w14:paraId="767ACA1C" w14:textId="77777777" w:rsidTr="00E65659">
        <w:trPr>
          <w:trHeight w:val="3698"/>
        </w:trPr>
        <w:tc>
          <w:tcPr>
            <w:tcW w:w="2943" w:type="dxa"/>
          </w:tcPr>
          <w:p w14:paraId="2FB86761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</w:t>
            </w:r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14:paraId="5062B9B2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2A00CD79" wp14:editId="7BD776F7">
                  <wp:extent cx="3504670" cy="2188362"/>
                  <wp:effectExtent l="0" t="0" r="0" b="0"/>
                  <wp:docPr id="12" name="Imagen 5" descr="I:\guion 10\imagenes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:\guion 10\imagenes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3181" cy="2193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974" w:rsidRPr="00E5033C" w14:paraId="2386A488" w14:textId="77777777" w:rsidTr="00EA1014">
        <w:trPr>
          <w:trHeight w:val="70"/>
        </w:trPr>
        <w:tc>
          <w:tcPr>
            <w:tcW w:w="2943" w:type="dxa"/>
          </w:tcPr>
          <w:p w14:paraId="5FA89C51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6281AAE9" w14:textId="77777777" w:rsidR="00EA1974" w:rsidRPr="00F06F98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F06F98">
              <w:rPr>
                <w:rFonts w:ascii="Cambria Math" w:hAnsi="Cambria Math" w:cs="Cambria Math"/>
              </w:rPr>
              <w:t>∡</w:t>
            </w:r>
            <w:r w:rsidRPr="00F06F98">
              <w:rPr>
                <w:rFonts w:ascii="Arial" w:hAnsi="Arial" w:cs="Arial"/>
                <w:i/>
                <w:sz w:val="24"/>
                <w:szCs w:val="24"/>
              </w:rPr>
              <w:t>GAF</w:t>
            </w:r>
            <w:r>
              <w:rPr>
                <w:rFonts w:ascii="Arial" w:hAnsi="Arial" w:cs="Arial"/>
                <w:sz w:val="24"/>
                <w:szCs w:val="24"/>
              </w:rPr>
              <w:t xml:space="preserve"> es un ángulo central de la circunferencia</w:t>
            </w:r>
            <w:r w:rsidR="00346FB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46FBC" w:rsidRPr="00346FBC">
              <w:rPr>
                <w:rFonts w:ascii="Arial" w:hAnsi="Arial" w:cs="Arial"/>
                <w:i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F06F9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F62C0DB" w14:textId="77777777" w:rsidR="00EA1974" w:rsidRPr="00972751" w:rsidRDefault="00EA1974" w:rsidP="00EA1974">
      <w:pPr>
        <w:tabs>
          <w:tab w:val="right" w:pos="8498"/>
        </w:tabs>
        <w:spacing w:after="0"/>
        <w:jc w:val="both"/>
        <w:rPr>
          <w:rFonts w:ascii="Arial" w:hAnsi="Arial" w:cs="Arial"/>
          <w:lang w:val="es-MX"/>
        </w:rPr>
      </w:pPr>
    </w:p>
    <w:p w14:paraId="0A8D8E65" w14:textId="24BD37B5" w:rsidR="00EA1974" w:rsidRDefault="00EA1974" w:rsidP="00EA197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Pr="006F49DD">
        <w:rPr>
          <w:rFonts w:ascii="Arial" w:hAnsi="Arial" w:cs="Arial"/>
          <w:b/>
        </w:rPr>
        <w:t>ángulos inscritos</w:t>
      </w:r>
      <w:r w:rsidRPr="006F49DD">
        <w:rPr>
          <w:rFonts w:ascii="Arial" w:hAnsi="Arial" w:cs="Arial"/>
        </w:rPr>
        <w:t xml:space="preserve"> en una circunferencia </w:t>
      </w:r>
      <w:r>
        <w:rPr>
          <w:rFonts w:ascii="Arial" w:hAnsi="Arial" w:cs="Arial"/>
        </w:rPr>
        <w:t xml:space="preserve">son </w:t>
      </w:r>
      <w:r w:rsidRPr="006F49DD">
        <w:rPr>
          <w:rFonts w:ascii="Arial" w:hAnsi="Arial" w:cs="Arial"/>
        </w:rPr>
        <w:t>todos los ángulos cuyo vértice</w:t>
      </w:r>
      <w:r>
        <w:rPr>
          <w:rFonts w:ascii="Arial" w:hAnsi="Arial" w:cs="Arial"/>
        </w:rPr>
        <w:t xml:space="preserve"> está sobre la circunferencia y sus lados son cuerdas de la circunferencia</w:t>
      </w:r>
      <w:r w:rsidR="004351AE">
        <w:rPr>
          <w:rFonts w:ascii="Arial" w:hAnsi="Arial" w:cs="Arial"/>
        </w:rPr>
        <w:t xml:space="preserve">; </w:t>
      </w:r>
      <w:r w:rsidR="008313C4">
        <w:rPr>
          <w:rFonts w:ascii="Arial" w:hAnsi="Arial" w:cs="Arial"/>
        </w:rPr>
        <w:t xml:space="preserve">cada ángulo inscrito determina un arco que se denomina </w:t>
      </w:r>
      <w:r w:rsidR="001A27E3" w:rsidRPr="001A27E3">
        <w:rPr>
          <w:rFonts w:ascii="Arial" w:hAnsi="Arial" w:cs="Arial"/>
          <w:b/>
        </w:rPr>
        <w:t xml:space="preserve">arco </w:t>
      </w:r>
      <w:r w:rsidR="008313C4" w:rsidRPr="001A27E3">
        <w:rPr>
          <w:rFonts w:ascii="Arial" w:hAnsi="Arial" w:cs="Arial"/>
          <w:b/>
        </w:rPr>
        <w:t>intersecado</w:t>
      </w:r>
      <w:r w:rsidR="008313C4">
        <w:rPr>
          <w:rFonts w:ascii="Arial" w:hAnsi="Arial" w:cs="Arial"/>
        </w:rPr>
        <w:t>, y que está limitado por los lados del ángulo y pasa por el vértice</w:t>
      </w:r>
      <w:r w:rsidR="00F87AB9">
        <w:rPr>
          <w:rFonts w:ascii="Arial" w:hAnsi="Arial" w:cs="Arial"/>
        </w:rPr>
        <w:t xml:space="preserve">; </w:t>
      </w:r>
      <w:r w:rsidR="008313C4">
        <w:rPr>
          <w:rFonts w:ascii="Arial" w:hAnsi="Arial" w:cs="Arial"/>
        </w:rPr>
        <w:t>o</w:t>
      </w:r>
      <w:r>
        <w:rPr>
          <w:rFonts w:ascii="Arial" w:hAnsi="Arial" w:cs="Arial"/>
        </w:rPr>
        <w:t>bserva el siguiente ejemplo:</w:t>
      </w:r>
    </w:p>
    <w:p w14:paraId="739C5D7A" w14:textId="77777777" w:rsidR="00EA1974" w:rsidRDefault="00EA1974" w:rsidP="00EA197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A1974" w:rsidRPr="00492F5C" w14:paraId="34AD2737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50BB18A4" w14:textId="77777777" w:rsidR="00EA1974" w:rsidRPr="00492F5C" w:rsidRDefault="00EA1974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A1974" w:rsidRPr="00492F5C" w14:paraId="4D2313A1" w14:textId="77777777" w:rsidTr="00EA1014">
        <w:tc>
          <w:tcPr>
            <w:tcW w:w="2943" w:type="dxa"/>
          </w:tcPr>
          <w:p w14:paraId="71C64870" w14:textId="77777777" w:rsidR="00EA1974" w:rsidRPr="00492F5C" w:rsidRDefault="00EA1974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5ED5DA43" w14:textId="24E43868" w:rsidR="00EA1974" w:rsidRPr="00492F5C" w:rsidRDefault="00D34F2D" w:rsidP="002836E4">
            <w:pPr>
              <w:rPr>
                <w:rFonts w:ascii="Arial" w:hAnsi="Arial" w:cs="Arial"/>
                <w:b/>
                <w:sz w:val="24"/>
                <w:szCs w:val="24"/>
              </w:rPr>
              <w:pPrChange w:id="33" w:author="Cristhian Andres Bello Rivera" w:date="2016-03-15T10:57:00Z">
                <w:pPr/>
              </w:pPrChange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ins w:id="34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35" w:author="Cristhian Andres Bello Rivera" w:date="2016-03-15T10:57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>
              <w:rPr>
                <w:rFonts w:ascii="Arial" w:hAnsi="Arial" w:cs="Arial"/>
                <w:sz w:val="24"/>
                <w:szCs w:val="24"/>
              </w:rPr>
              <w:t>_IMG15</w:t>
            </w:r>
          </w:p>
        </w:tc>
      </w:tr>
      <w:tr w:rsidR="00EA1974" w:rsidRPr="00492F5C" w14:paraId="40F7F39B" w14:textId="77777777" w:rsidTr="00EA1014">
        <w:tc>
          <w:tcPr>
            <w:tcW w:w="2943" w:type="dxa"/>
          </w:tcPr>
          <w:p w14:paraId="55B4F8C7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AB8DCB6" w14:textId="7968ACCB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 con un ángulo inscrito</w:t>
            </w:r>
          </w:p>
        </w:tc>
      </w:tr>
      <w:tr w:rsidR="00EA1974" w:rsidRPr="00492F5C" w14:paraId="1AEC7A87" w14:textId="77777777" w:rsidTr="00EA1014">
        <w:tc>
          <w:tcPr>
            <w:tcW w:w="2943" w:type="dxa"/>
          </w:tcPr>
          <w:p w14:paraId="034951B6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14:paraId="2ED062C6" w14:textId="77777777" w:rsidR="00EA1974" w:rsidRDefault="00EA1974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5C4BD864" wp14:editId="64B96624">
                  <wp:extent cx="3609975" cy="2554492"/>
                  <wp:effectExtent l="19050" t="0" r="9525" b="0"/>
                  <wp:docPr id="10" name="Imagen 3" descr="I:\guion 10\imagenes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:\guion 10\imagenes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2554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A0D7E" w14:textId="77777777" w:rsidR="00EA1974" w:rsidRDefault="00EA1974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7E9450CB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1974" w:rsidRPr="00E5033C" w14:paraId="5EF3B030" w14:textId="77777777" w:rsidTr="00EA1014">
        <w:trPr>
          <w:trHeight w:val="70"/>
        </w:trPr>
        <w:tc>
          <w:tcPr>
            <w:tcW w:w="2943" w:type="dxa"/>
          </w:tcPr>
          <w:p w14:paraId="7D254D67" w14:textId="77777777" w:rsidR="00EA1974" w:rsidRPr="00492F5C" w:rsidRDefault="00EA197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1B1769BF" w14:textId="357EF63C" w:rsidR="00EA1974" w:rsidRPr="00346FBC" w:rsidRDefault="00EA1974" w:rsidP="00EA1974">
            <w:pPr>
              <w:rPr>
                <w:rFonts w:ascii="Arial" w:hAnsi="Arial" w:cs="Arial"/>
                <w:sz w:val="24"/>
                <w:szCs w:val="24"/>
              </w:rPr>
            </w:pPr>
            <w:r w:rsidRPr="00346FBC">
              <w:rPr>
                <w:rFonts w:ascii="Cambria Math" w:hAnsi="Cambria Math" w:cs="Cambria Math"/>
                <w:sz w:val="24"/>
                <w:szCs w:val="24"/>
              </w:rPr>
              <w:t>∡</w:t>
            </w:r>
            <w:r w:rsidRPr="00346FBC">
              <w:rPr>
                <w:rFonts w:ascii="Arial" w:hAnsi="Arial" w:cs="Arial"/>
                <w:i/>
                <w:sz w:val="24"/>
                <w:szCs w:val="24"/>
              </w:rPr>
              <w:t>CBD</w:t>
            </w:r>
            <w:r w:rsidRPr="00346FB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313C4" w:rsidRPr="00346FBC">
              <w:rPr>
                <w:rFonts w:ascii="Arial" w:hAnsi="Arial" w:cs="Arial"/>
                <w:sz w:val="24"/>
                <w:szCs w:val="24"/>
              </w:rPr>
              <w:t>es un á</w:t>
            </w:r>
            <w:r w:rsidRPr="00346FBC">
              <w:rPr>
                <w:rFonts w:ascii="Arial" w:hAnsi="Arial" w:cs="Arial"/>
                <w:sz w:val="24"/>
                <w:szCs w:val="24"/>
              </w:rPr>
              <w:t>ngulo inscrito en la circunferencia</w:t>
            </w:r>
            <w:r w:rsidRPr="00346FBC">
              <w:rPr>
                <w:rFonts w:ascii="Arial" w:hAnsi="Arial" w:cs="Arial"/>
                <w:i/>
                <w:sz w:val="24"/>
                <w:szCs w:val="24"/>
              </w:rPr>
              <w:t xml:space="preserve"> h</w:t>
            </w:r>
            <w:r w:rsidR="00F87AB9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F87AB9" w:rsidRPr="00EF33E6">
              <w:rPr>
                <w:rFonts w:ascii="Arial" w:hAnsi="Arial" w:cs="Arial"/>
              </w:rPr>
              <w:t>y</w:t>
            </w:r>
            <w:r w:rsidR="00F87AB9">
              <w:rPr>
                <w:rFonts w:ascii="Arial" w:hAnsi="Arial" w:cs="Arial"/>
                <w:i/>
                <w:sz w:val="24"/>
                <w:szCs w:val="24"/>
              </w:rPr>
              <w:t>,</w:t>
            </w:r>
            <w:r w:rsidR="001A27E3" w:rsidRPr="00346FBC">
              <w:rPr>
                <w:rFonts w:ascii="Arial" w:hAnsi="Arial" w:cs="Arial"/>
                <w:sz w:val="24"/>
                <w:szCs w:val="24"/>
              </w:rPr>
              <w:t xml:space="preserve"> además</w:t>
            </w:r>
            <w:r w:rsidR="00F87AB9">
              <w:rPr>
                <w:rFonts w:ascii="Arial" w:hAnsi="Arial" w:cs="Arial"/>
                <w:sz w:val="24"/>
                <w:szCs w:val="24"/>
              </w:rPr>
              <w:t>,</w:t>
            </w:r>
            <w:r w:rsidR="001A27E3" w:rsidRPr="00346FB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C408BA4" w14:textId="77777777" w:rsidR="001A27E3" w:rsidRPr="00346FBC" w:rsidRDefault="001A27E3" w:rsidP="001A27E3">
            <w:pPr>
              <w:jc w:val="center"/>
              <w:rPr>
                <w:rFonts w:ascii="Arial" w:eastAsiaTheme="minorEastAsia" w:hAnsi="Arial" w:cs="Arial"/>
                <w:sz w:val="24"/>
                <w:szCs w:val="24"/>
                <w:lang w:val="es-CO"/>
              </w:rPr>
            </w:pPr>
            <w:r w:rsidRPr="00346FBC">
              <w:rPr>
                <w:rFonts w:ascii="Arial" w:eastAsiaTheme="minorEastAsia" w:hAnsi="Arial" w:cs="Arial"/>
                <w:sz w:val="24"/>
                <w:szCs w:val="24"/>
                <w:highlight w:val="yellow"/>
                <w:lang w:val="es-CO"/>
              </w:rPr>
              <w:t>&lt;&lt;MA_09_05_09.gif&gt;&gt;</w:t>
            </w:r>
          </w:p>
          <w:p w14:paraId="033A08D2" w14:textId="3FB9EFAB" w:rsidR="001A27E3" w:rsidRPr="00346FBC" w:rsidRDefault="001A27E3" w:rsidP="001A27E3">
            <w:pPr>
              <w:rPr>
                <w:rFonts w:ascii="Arial" w:eastAsiaTheme="minorEastAsia" w:hAnsi="Arial" w:cs="Arial"/>
                <w:sz w:val="24"/>
                <w:szCs w:val="24"/>
                <w:lang w:val="es-CO"/>
              </w:rPr>
            </w:pPr>
            <w:r w:rsidRPr="00346FBC">
              <w:rPr>
                <w:rFonts w:ascii="Arial" w:eastAsiaTheme="minorEastAsia" w:hAnsi="Arial" w:cs="Arial"/>
                <w:sz w:val="24"/>
                <w:szCs w:val="24"/>
                <w:lang w:val="es-CO"/>
              </w:rPr>
              <w:t xml:space="preserve">es un arco </w:t>
            </w:r>
            <w:r w:rsidR="00F87AB9" w:rsidRPr="00346FBC">
              <w:rPr>
                <w:rFonts w:ascii="Arial" w:eastAsiaTheme="minorEastAsia" w:hAnsi="Arial" w:cs="Arial"/>
                <w:sz w:val="24"/>
                <w:szCs w:val="24"/>
                <w:lang w:val="es-CO"/>
              </w:rPr>
              <w:t>inter</w:t>
            </w:r>
            <w:r w:rsidR="00F87AB9">
              <w:rPr>
                <w:rFonts w:ascii="Arial" w:eastAsiaTheme="minorEastAsia" w:hAnsi="Arial" w:cs="Arial"/>
                <w:sz w:val="24"/>
                <w:szCs w:val="24"/>
                <w:lang w:val="es-CO"/>
              </w:rPr>
              <w:t>s</w:t>
            </w:r>
            <w:r w:rsidR="00F87AB9" w:rsidRPr="00346FBC">
              <w:rPr>
                <w:rFonts w:ascii="Arial" w:eastAsiaTheme="minorEastAsia" w:hAnsi="Arial" w:cs="Arial"/>
                <w:sz w:val="24"/>
                <w:szCs w:val="24"/>
                <w:lang w:val="es-CO"/>
              </w:rPr>
              <w:t>e</w:t>
            </w:r>
            <w:r w:rsidR="00F87AB9">
              <w:rPr>
                <w:rFonts w:ascii="Arial" w:eastAsiaTheme="minorEastAsia" w:hAnsi="Arial" w:cs="Arial"/>
                <w:sz w:val="24"/>
                <w:szCs w:val="24"/>
                <w:lang w:val="es-CO"/>
              </w:rPr>
              <w:t>c</w:t>
            </w:r>
            <w:r w:rsidR="00F87AB9" w:rsidRPr="00346FBC">
              <w:rPr>
                <w:rFonts w:ascii="Arial" w:eastAsiaTheme="minorEastAsia" w:hAnsi="Arial" w:cs="Arial"/>
                <w:sz w:val="24"/>
                <w:szCs w:val="24"/>
                <w:lang w:val="es-CO"/>
              </w:rPr>
              <w:t>ado</w:t>
            </w:r>
            <w:r w:rsidRPr="00346FBC">
              <w:rPr>
                <w:rFonts w:ascii="Arial" w:eastAsiaTheme="minorEastAsia" w:hAnsi="Arial" w:cs="Arial"/>
                <w:sz w:val="24"/>
                <w:szCs w:val="24"/>
                <w:lang w:val="es-CO"/>
              </w:rPr>
              <w:t>.</w:t>
            </w:r>
          </w:p>
          <w:p w14:paraId="647105AD" w14:textId="77777777" w:rsidR="001A27E3" w:rsidRPr="00346FBC" w:rsidRDefault="001A27E3" w:rsidP="00EA197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5BB1953" w14:textId="77777777" w:rsidR="00EA1974" w:rsidRDefault="00EA1974" w:rsidP="00EA197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5C7509B" w14:textId="77777777" w:rsidR="001A27E3" w:rsidRDefault="001A27E3" w:rsidP="001A27E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A27E3" w:rsidRPr="00596306" w14:paraId="61323D4B" w14:textId="77777777" w:rsidTr="00EA1014">
        <w:tc>
          <w:tcPr>
            <w:tcW w:w="8978" w:type="dxa"/>
            <w:gridSpan w:val="2"/>
            <w:shd w:val="clear" w:color="auto" w:fill="000000" w:themeFill="text1"/>
          </w:tcPr>
          <w:p w14:paraId="3A6C20C7" w14:textId="77777777" w:rsidR="001A27E3" w:rsidRPr="00C34E75" w:rsidRDefault="001A27E3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1A27E3" w:rsidRPr="00596306" w14:paraId="52A3401E" w14:textId="77777777" w:rsidTr="00EA1014">
        <w:tc>
          <w:tcPr>
            <w:tcW w:w="2518" w:type="dxa"/>
          </w:tcPr>
          <w:p w14:paraId="5F665FA1" w14:textId="77777777" w:rsidR="001A27E3" w:rsidRPr="00C34E75" w:rsidRDefault="001A27E3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6F8737" w14:textId="77777777" w:rsidR="001A27E3" w:rsidRPr="00C34E75" w:rsidRDefault="001A27E3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Teorema del ángulo central y el ángulo inscrito </w:t>
            </w:r>
          </w:p>
        </w:tc>
      </w:tr>
      <w:tr w:rsidR="001A27E3" w:rsidRPr="00596306" w14:paraId="57C24CC3" w14:textId="77777777" w:rsidTr="00EA1014">
        <w:tc>
          <w:tcPr>
            <w:tcW w:w="2518" w:type="dxa"/>
          </w:tcPr>
          <w:p w14:paraId="5BDF918B" w14:textId="77777777" w:rsidR="001A27E3" w:rsidRPr="00C34E75" w:rsidRDefault="001A27E3" w:rsidP="00EA1014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2ADF68C0" w14:textId="77777777" w:rsidR="001A27E3" w:rsidRPr="00B64074" w:rsidRDefault="001A27E3" w:rsidP="00EA1014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B64074">
              <w:rPr>
                <w:rFonts w:ascii="Arial" w:hAnsi="Arial" w:cs="Arial"/>
                <w:sz w:val="24"/>
                <w:szCs w:val="24"/>
                <w:lang w:val="es-ES_tradnl"/>
              </w:rPr>
              <w:t>El ángulo central subtendido por dos puntos de una circunferencia es el doble que cualquier ángulo inscrito subtendido por esos dos puntos.</w:t>
            </w:r>
          </w:p>
        </w:tc>
      </w:tr>
    </w:tbl>
    <w:p w14:paraId="5407CBD3" w14:textId="77777777" w:rsidR="001A27E3" w:rsidRDefault="001A27E3" w:rsidP="001A27E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A234893" w14:textId="5B2C39C7" w:rsidR="001A27E3" w:rsidRDefault="001A27E3" w:rsidP="001A27E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D5C25">
        <w:rPr>
          <w:rFonts w:ascii="Arial" w:hAnsi="Arial" w:cs="Arial"/>
        </w:rPr>
        <w:t>En la figura anterior</w:t>
      </w:r>
      <w:r w:rsidR="00A50CE2">
        <w:rPr>
          <w:rFonts w:ascii="Arial" w:hAnsi="Arial" w:cs="Arial"/>
        </w:rPr>
        <w:t xml:space="preserve"> el</w:t>
      </w:r>
      <w:r w:rsidRPr="005D5C25">
        <w:rPr>
          <w:rFonts w:ascii="Arial" w:hAnsi="Arial" w:cs="Arial"/>
        </w:rPr>
        <w:t xml:space="preserve"> </w:t>
      </w:r>
      <w:r w:rsidRPr="005D5C25">
        <w:rPr>
          <w:rFonts w:ascii="Cambria Math" w:hAnsi="Cambria Math" w:cs="Cambria Math"/>
        </w:rPr>
        <w:t>∡</w:t>
      </w:r>
      <w:r w:rsidR="005D5C25" w:rsidRPr="005D5C25">
        <w:rPr>
          <w:rFonts w:ascii="Arial" w:hAnsi="Arial" w:cs="Arial"/>
          <w:i/>
        </w:rPr>
        <w:t>CAD</w:t>
      </w:r>
      <w:r w:rsidR="005D5C25" w:rsidRPr="005D5C25">
        <w:rPr>
          <w:rFonts w:ascii="Arial" w:hAnsi="Arial" w:cs="Arial"/>
        </w:rPr>
        <w:t xml:space="preserve"> mide el doble del </w:t>
      </w:r>
      <w:r w:rsidR="005D5C25" w:rsidRPr="005D5C25">
        <w:rPr>
          <w:rFonts w:ascii="Cambria Math" w:hAnsi="Cambria Math" w:cs="Cambria Math"/>
        </w:rPr>
        <w:t>∡</w:t>
      </w:r>
      <w:r w:rsidR="005D5C25" w:rsidRPr="005D5C25">
        <w:rPr>
          <w:rFonts w:ascii="Arial" w:hAnsi="Arial" w:cs="Arial"/>
          <w:i/>
        </w:rPr>
        <w:t>CBD</w:t>
      </w:r>
      <w:r w:rsidR="005D5C25">
        <w:rPr>
          <w:rFonts w:ascii="Arial" w:hAnsi="Arial" w:cs="Arial"/>
        </w:rPr>
        <w:t>, es decir</w:t>
      </w:r>
    </w:p>
    <w:p w14:paraId="46A410F5" w14:textId="2C22F218" w:rsidR="005D5C25" w:rsidRDefault="005D5C25" w:rsidP="005D5C25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m </w:t>
      </w:r>
      <w:r w:rsidRPr="008313C4">
        <w:rPr>
          <w:rFonts w:ascii="Cambria Math" w:hAnsi="Cambria Math" w:cs="Cambria Math"/>
        </w:rPr>
        <w:t>∡</w:t>
      </w:r>
      <w:r>
        <w:rPr>
          <w:rFonts w:ascii="Arial" w:hAnsi="Arial" w:cs="Arial"/>
          <w:i/>
        </w:rPr>
        <w:t xml:space="preserve">CAD </w:t>
      </w:r>
      <w:r>
        <w:rPr>
          <w:rFonts w:ascii="Arial" w:hAnsi="Arial" w:cs="Arial"/>
        </w:rPr>
        <w:t>= 2</w:t>
      </w:r>
      <w:r w:rsidR="003D5BFE"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·</w:t>
      </w:r>
      <w:r w:rsidR="003D5BFE">
        <w:rPr>
          <w:rFonts w:ascii="Cambria Math" w:hAnsi="Cambria Math" w:cs="Arial"/>
        </w:rPr>
        <w:t xml:space="preserve"> </w:t>
      </w:r>
      <w:r>
        <w:rPr>
          <w:rFonts w:ascii="Cambria Math" w:hAnsi="Cambria Math" w:cs="Arial"/>
        </w:rPr>
        <w:t>(</w:t>
      </w:r>
      <w:r>
        <w:rPr>
          <w:rFonts w:ascii="Arial" w:hAnsi="Arial" w:cs="Arial"/>
        </w:rPr>
        <w:t xml:space="preserve">m </w:t>
      </w:r>
      <w:r w:rsidRPr="008313C4">
        <w:rPr>
          <w:rFonts w:ascii="Cambria Math" w:hAnsi="Cambria Math" w:cs="Cambria Math"/>
        </w:rPr>
        <w:t>∡</w:t>
      </w:r>
      <w:r w:rsidRPr="008313C4">
        <w:rPr>
          <w:rFonts w:ascii="Arial" w:hAnsi="Arial" w:cs="Arial"/>
          <w:i/>
        </w:rPr>
        <w:t>CBD</w:t>
      </w:r>
      <w:r>
        <w:rPr>
          <w:rFonts w:ascii="Arial" w:hAnsi="Arial" w:cs="Arial"/>
        </w:rPr>
        <w:t>)</w:t>
      </w:r>
    </w:p>
    <w:p w14:paraId="1F2B73E1" w14:textId="77777777" w:rsidR="005D5C25" w:rsidRDefault="005D5C25" w:rsidP="005D5C25">
      <w:pPr>
        <w:tabs>
          <w:tab w:val="right" w:pos="8498"/>
        </w:tabs>
        <w:spacing w:after="0"/>
        <w:rPr>
          <w:rFonts w:ascii="Arial" w:hAnsi="Arial" w:cs="Arial"/>
        </w:rPr>
      </w:pPr>
    </w:p>
    <w:p w14:paraId="61092F4A" w14:textId="77777777" w:rsidR="005D5C25" w:rsidRDefault="005D5C25" w:rsidP="005D5C25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 partir de este teorema se puede concluir que si un ángulo está inscrito en una semicircunferencia, </w:t>
      </w:r>
      <w:r w:rsidR="00666845">
        <w:rPr>
          <w:rFonts w:ascii="Arial" w:hAnsi="Arial" w:cs="Arial"/>
        </w:rPr>
        <w:t>el</w:t>
      </w:r>
      <w:r w:rsidR="00A523EA">
        <w:rPr>
          <w:rFonts w:ascii="Arial" w:hAnsi="Arial" w:cs="Arial"/>
        </w:rPr>
        <w:t xml:space="preserve"> ángulo es un ángulo recto.</w:t>
      </w:r>
    </w:p>
    <w:p w14:paraId="38681EB2" w14:textId="77777777" w:rsidR="00666845" w:rsidRPr="00EC2A33" w:rsidRDefault="00666845" w:rsidP="00666845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666845" w:rsidRPr="00492F5C" w14:paraId="614AF6C4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0D6E7353" w14:textId="77777777" w:rsidR="00666845" w:rsidRPr="00492F5C" w:rsidRDefault="00666845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666845" w:rsidRPr="00492F5C" w14:paraId="48EF5998" w14:textId="77777777" w:rsidTr="00EA1014">
        <w:tc>
          <w:tcPr>
            <w:tcW w:w="2943" w:type="dxa"/>
          </w:tcPr>
          <w:p w14:paraId="13E99F36" w14:textId="77777777" w:rsidR="00666845" w:rsidRPr="00492F5C" w:rsidRDefault="00666845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048DA493" w14:textId="67C60417" w:rsidR="00666845" w:rsidRPr="00492F5C" w:rsidRDefault="00D34F2D" w:rsidP="002836E4">
            <w:pPr>
              <w:rPr>
                <w:rFonts w:ascii="Arial" w:hAnsi="Arial" w:cs="Arial"/>
                <w:b/>
                <w:sz w:val="24"/>
                <w:szCs w:val="24"/>
              </w:rPr>
              <w:pPrChange w:id="36" w:author="Cristhian Andres Bello Rivera" w:date="2016-03-15T10:57:00Z">
                <w:pPr/>
              </w:pPrChange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del w:id="37" w:author="Cristhian Andres Bello Rivera" w:date="2016-03-15T10:57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ins w:id="38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r>
              <w:rPr>
                <w:rFonts w:ascii="Arial" w:hAnsi="Arial" w:cs="Arial"/>
                <w:sz w:val="24"/>
                <w:szCs w:val="24"/>
              </w:rPr>
              <w:t>_IMG16</w:t>
            </w:r>
          </w:p>
        </w:tc>
      </w:tr>
      <w:tr w:rsidR="00666845" w:rsidRPr="00492F5C" w14:paraId="1F8D5AFE" w14:textId="77777777" w:rsidTr="00EA1014">
        <w:tc>
          <w:tcPr>
            <w:tcW w:w="2943" w:type="dxa"/>
          </w:tcPr>
          <w:p w14:paraId="214CECEB" w14:textId="77777777" w:rsidR="00666845" w:rsidRPr="00492F5C" w:rsidRDefault="00666845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F29BEE7" w14:textId="4AB16C25" w:rsidR="00666845" w:rsidRPr="00492F5C" w:rsidRDefault="00666845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Circunferencia y un ángulo centrado </w:t>
            </w:r>
          </w:p>
        </w:tc>
      </w:tr>
      <w:tr w:rsidR="00666845" w:rsidRPr="00492F5C" w14:paraId="42C4E24E" w14:textId="77777777" w:rsidTr="00666845">
        <w:trPr>
          <w:trHeight w:val="3676"/>
        </w:trPr>
        <w:tc>
          <w:tcPr>
            <w:tcW w:w="2943" w:type="dxa"/>
          </w:tcPr>
          <w:p w14:paraId="0CE88929" w14:textId="77777777" w:rsidR="00666845" w:rsidRPr="00492F5C" w:rsidRDefault="00666845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</w:t>
            </w:r>
            <w:r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14:paraId="4FE296ED" w14:textId="77777777" w:rsidR="00666845" w:rsidRPr="00492F5C" w:rsidRDefault="00666845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sz w:val="24"/>
                <w:szCs w:val="24"/>
                <w:lang w:val="es-ES_tradnl"/>
              </w:rPr>
              <w:object w:dxaOrig="7110" w:dyaOrig="5430" w14:anchorId="37906FE9">
                <v:shape id="_x0000_i1029" type="#_x0000_t75" style="width:223pt;height:169.5pt" o:ole="">
                  <v:imagedata r:id="rId30" o:title=""/>
                </v:shape>
                <o:OLEObject Type="Embed" ProgID="PBrush" ShapeID="_x0000_i1029" DrawAspect="Content" ObjectID="_1519544731" r:id="rId31"/>
              </w:object>
            </w:r>
          </w:p>
        </w:tc>
      </w:tr>
      <w:tr w:rsidR="00666845" w:rsidRPr="00E5033C" w14:paraId="3636E91C" w14:textId="77777777" w:rsidTr="00EA1014">
        <w:trPr>
          <w:trHeight w:val="70"/>
        </w:trPr>
        <w:tc>
          <w:tcPr>
            <w:tcW w:w="2943" w:type="dxa"/>
          </w:tcPr>
          <w:p w14:paraId="162AACDF" w14:textId="77777777" w:rsidR="00666845" w:rsidRPr="00492F5C" w:rsidRDefault="00666845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E369504" w14:textId="00BC44E2" w:rsidR="00666845" w:rsidRDefault="00666845" w:rsidP="00EA1014">
            <w:pPr>
              <w:rPr>
                <w:rFonts w:ascii="Arial" w:hAnsi="Arial" w:cs="Arial"/>
              </w:rPr>
            </w:pPr>
            <w:r w:rsidRPr="00666845">
              <w:rPr>
                <w:rFonts w:ascii="Arial" w:hAnsi="Arial" w:cs="Arial"/>
                <w:sz w:val="24"/>
                <w:szCs w:val="24"/>
              </w:rPr>
              <w:t xml:space="preserve">Debido a que los segmentos </w:t>
            </w:r>
            <w:r w:rsidRPr="00EF33E6">
              <w:rPr>
                <w:rFonts w:ascii="Arial" w:hAnsi="Arial" w:cs="Arial"/>
                <w:i/>
              </w:rPr>
              <w:t>AC</w:t>
            </w:r>
            <w:r w:rsidRPr="00666845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Pr="00EF33E6">
              <w:rPr>
                <w:rFonts w:ascii="Arial" w:hAnsi="Arial" w:cs="Arial"/>
                <w:i/>
              </w:rPr>
              <w:t>CB</w:t>
            </w:r>
            <w:r w:rsidRPr="00666845">
              <w:rPr>
                <w:rFonts w:ascii="Arial" w:hAnsi="Arial" w:cs="Arial"/>
                <w:sz w:val="24"/>
                <w:szCs w:val="24"/>
              </w:rPr>
              <w:t xml:space="preserve"> forman un ángulo de 180 grados, </w:t>
            </w:r>
            <w:r w:rsidR="00A50CE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66845">
              <w:rPr>
                <w:rFonts w:ascii="Cambria Math" w:hAnsi="Cambria Math" w:cs="Cambria Math"/>
              </w:rPr>
              <w:t>∡</w:t>
            </w:r>
            <w:r w:rsidRPr="00666845">
              <w:rPr>
                <w:rFonts w:ascii="Arial" w:hAnsi="Arial" w:cs="Arial"/>
                <w:i/>
              </w:rPr>
              <w:t>ADC</w:t>
            </w:r>
            <w:r w:rsidRPr="00666845">
              <w:rPr>
                <w:rFonts w:ascii="Arial" w:hAnsi="Arial" w:cs="Arial"/>
              </w:rPr>
              <w:t xml:space="preserve"> es un ángulo recto</w:t>
            </w:r>
            <w:r>
              <w:rPr>
                <w:rFonts w:ascii="Arial" w:hAnsi="Arial" w:cs="Arial"/>
              </w:rPr>
              <w:t>. De esta forma</w:t>
            </w:r>
          </w:p>
          <w:p w14:paraId="0EFFA887" w14:textId="77777777" w:rsidR="00666845" w:rsidRDefault="00666845" w:rsidP="0066684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 </w:t>
            </w:r>
            <w:r w:rsidRPr="00666845">
              <w:rPr>
                <w:rFonts w:ascii="Cambria Math" w:hAnsi="Cambria Math" w:cs="Cambria Math"/>
              </w:rPr>
              <w:t>∡</w:t>
            </w:r>
            <w:r w:rsidRPr="00666845">
              <w:rPr>
                <w:rFonts w:ascii="Arial" w:hAnsi="Arial" w:cs="Arial"/>
                <w:i/>
              </w:rPr>
              <w:t>BAC</w:t>
            </w:r>
            <w:r>
              <w:rPr>
                <w:rFonts w:ascii="Arial" w:hAnsi="Arial" w:cs="Arial"/>
              </w:rPr>
              <w:t xml:space="preserve"> = 2(</w:t>
            </w:r>
            <w:r w:rsidRPr="00666845">
              <w:rPr>
                <w:rFonts w:ascii="Cambria Math" w:hAnsi="Cambria Math" w:cs="Cambria Math"/>
              </w:rPr>
              <w:t>∡</w:t>
            </w:r>
            <w:r w:rsidRPr="00666845">
              <w:rPr>
                <w:rFonts w:ascii="Arial" w:hAnsi="Arial" w:cs="Arial"/>
                <w:i/>
              </w:rPr>
              <w:t>ADC</w:t>
            </w:r>
            <w:r w:rsidRPr="00666845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Cambria Math" w:hAnsi="Cambria Math" w:cs="Arial"/>
              </w:rPr>
              <w:t>⟶</w:t>
            </w:r>
            <w:r>
              <w:rPr>
                <w:rFonts w:ascii="Arial" w:hAnsi="Arial" w:cs="Arial"/>
              </w:rPr>
              <w:t xml:space="preserve"> 180° = 2 </w:t>
            </w:r>
            <w:r>
              <w:rPr>
                <w:rFonts w:ascii="Cambria Math" w:hAnsi="Cambria Math" w:cs="Arial"/>
              </w:rPr>
              <w:t xml:space="preserve">· </w:t>
            </w:r>
            <w:r>
              <w:rPr>
                <w:rFonts w:ascii="Arial" w:hAnsi="Arial" w:cs="Arial"/>
              </w:rPr>
              <w:t xml:space="preserve">90° </w:t>
            </w:r>
          </w:p>
          <w:p w14:paraId="00F0F014" w14:textId="77777777" w:rsidR="00666845" w:rsidRPr="00666845" w:rsidRDefault="00666845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99B9B3" w14:textId="77777777" w:rsidR="00666845" w:rsidRPr="00972751" w:rsidRDefault="00666845" w:rsidP="00666845">
      <w:pPr>
        <w:tabs>
          <w:tab w:val="right" w:pos="8498"/>
        </w:tabs>
        <w:spacing w:after="0"/>
        <w:jc w:val="both"/>
        <w:rPr>
          <w:rFonts w:ascii="Arial" w:hAnsi="Arial" w:cs="Arial"/>
          <w:lang w:val="es-MX"/>
        </w:rPr>
      </w:pPr>
    </w:p>
    <w:p w14:paraId="6B760E39" w14:textId="3103C2AD" w:rsidR="00CF5DE3" w:rsidRDefault="00CF5DE3" w:rsidP="00CF5DE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Además de los </w:t>
      </w:r>
      <w:r w:rsidRPr="008C08DC">
        <w:rPr>
          <w:rFonts w:ascii="Arial" w:hAnsi="Arial" w:cs="Arial"/>
          <w:b/>
        </w:rPr>
        <w:t>ángulos centrales</w:t>
      </w:r>
      <w:r>
        <w:rPr>
          <w:rFonts w:ascii="Arial" w:hAnsi="Arial" w:cs="Arial"/>
        </w:rPr>
        <w:t xml:space="preserve"> y los </w:t>
      </w:r>
      <w:r w:rsidRPr="008C08DC">
        <w:rPr>
          <w:rFonts w:ascii="Arial" w:hAnsi="Arial" w:cs="Arial"/>
          <w:b/>
        </w:rPr>
        <w:t>ángulos inscritos</w:t>
      </w:r>
      <w:r w:rsidR="00BE7C2B">
        <w:rPr>
          <w:rFonts w:ascii="Arial" w:hAnsi="Arial" w:cs="Arial"/>
        </w:rPr>
        <w:t xml:space="preserve">, también </w:t>
      </w:r>
      <w:r>
        <w:rPr>
          <w:rFonts w:ascii="Arial" w:hAnsi="Arial" w:cs="Arial"/>
        </w:rPr>
        <w:t>se encuentran</w:t>
      </w:r>
      <w:r w:rsidR="006756F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los siguientes</w:t>
      </w:r>
      <w:r w:rsidR="006756F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ángulos que se relacionan con la circunferencia:</w:t>
      </w:r>
    </w:p>
    <w:p w14:paraId="2B0C86D6" w14:textId="77777777" w:rsidR="00CF5DE3" w:rsidRDefault="00CF5DE3" w:rsidP="009F2C9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1A9D8966" w14:textId="368CD71D" w:rsidR="009F2C94" w:rsidRDefault="009B0427" w:rsidP="009F2C9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Los án</w:t>
      </w:r>
      <w:r w:rsidR="009F2C94" w:rsidRPr="009F2C94">
        <w:rPr>
          <w:rFonts w:ascii="Arial" w:hAnsi="Arial" w:cs="Arial"/>
          <w:b/>
        </w:rPr>
        <w:t>gulo</w:t>
      </w:r>
      <w:r>
        <w:rPr>
          <w:rFonts w:ascii="Arial" w:hAnsi="Arial" w:cs="Arial"/>
          <w:b/>
        </w:rPr>
        <w:t>s</w:t>
      </w:r>
      <w:r w:rsidR="009F2C94" w:rsidRPr="009F2C94">
        <w:rPr>
          <w:rFonts w:ascii="Arial" w:hAnsi="Arial" w:cs="Arial"/>
          <w:b/>
        </w:rPr>
        <w:t xml:space="preserve"> semiinscrito</w:t>
      </w:r>
      <w:r>
        <w:rPr>
          <w:rFonts w:ascii="Arial" w:hAnsi="Arial" w:cs="Arial"/>
          <w:b/>
        </w:rPr>
        <w:t>s</w:t>
      </w:r>
      <w:r w:rsidR="009F2C94" w:rsidRPr="009F2C94">
        <w:rPr>
          <w:rFonts w:ascii="Arial" w:hAnsi="Arial" w:cs="Arial"/>
          <w:b/>
        </w:rPr>
        <w:t xml:space="preserve"> </w:t>
      </w:r>
      <w:r w:rsidR="009F2C94" w:rsidRPr="009F2C94">
        <w:rPr>
          <w:rFonts w:ascii="Arial" w:hAnsi="Arial" w:cs="Arial"/>
        </w:rPr>
        <w:t xml:space="preserve">son los </w:t>
      </w:r>
      <w:r w:rsidR="00A3206E">
        <w:rPr>
          <w:rFonts w:ascii="Arial" w:hAnsi="Arial" w:cs="Arial"/>
        </w:rPr>
        <w:t>aquellos</w:t>
      </w:r>
      <w:r w:rsidR="00A3206E" w:rsidRPr="009F2C94">
        <w:rPr>
          <w:rFonts w:ascii="Arial" w:hAnsi="Arial" w:cs="Arial"/>
        </w:rPr>
        <w:t xml:space="preserve"> </w:t>
      </w:r>
      <w:r w:rsidR="009F2C94" w:rsidRPr="009F2C94">
        <w:rPr>
          <w:rFonts w:ascii="Arial" w:hAnsi="Arial" w:cs="Arial"/>
        </w:rPr>
        <w:t xml:space="preserve">cuyo vértice es un punto que </w:t>
      </w:r>
      <w:r w:rsidR="009F2C94">
        <w:rPr>
          <w:rFonts w:ascii="Arial" w:hAnsi="Arial" w:cs="Arial"/>
        </w:rPr>
        <w:t xml:space="preserve">está </w:t>
      </w:r>
      <w:r w:rsidR="009F2C94" w:rsidRPr="009F2C94">
        <w:rPr>
          <w:rFonts w:ascii="Arial" w:hAnsi="Arial" w:cs="Arial"/>
        </w:rPr>
        <w:t>sobre la circunferencia, un lado</w:t>
      </w:r>
      <w:r w:rsidR="008F369A">
        <w:rPr>
          <w:rFonts w:ascii="Arial" w:hAnsi="Arial" w:cs="Arial"/>
        </w:rPr>
        <w:t xml:space="preserve"> de este ángulo</w:t>
      </w:r>
      <w:r w:rsidR="009F2C94" w:rsidRPr="009F2C94">
        <w:rPr>
          <w:rFonts w:ascii="Arial" w:hAnsi="Arial" w:cs="Arial"/>
        </w:rPr>
        <w:t xml:space="preserve"> es </w:t>
      </w:r>
      <w:r w:rsidR="009F2C94" w:rsidRPr="00CF5DE3">
        <w:rPr>
          <w:rFonts w:ascii="Arial" w:hAnsi="Arial" w:cs="Arial"/>
        </w:rPr>
        <w:t>secante</w:t>
      </w:r>
      <w:r w:rsidR="009F2C94" w:rsidRPr="009F2C94">
        <w:rPr>
          <w:rFonts w:ascii="Arial" w:hAnsi="Arial" w:cs="Arial"/>
          <w:b/>
        </w:rPr>
        <w:t xml:space="preserve"> </w:t>
      </w:r>
      <w:r w:rsidR="009F2C94" w:rsidRPr="009F2C94">
        <w:rPr>
          <w:rFonts w:ascii="Arial" w:hAnsi="Arial" w:cs="Arial"/>
        </w:rPr>
        <w:t xml:space="preserve">a la circunferencia y el otro es </w:t>
      </w:r>
      <w:r w:rsidR="009F2C94" w:rsidRPr="009F2C94">
        <w:rPr>
          <w:rFonts w:ascii="Arial" w:hAnsi="Arial" w:cs="Arial"/>
          <w:b/>
        </w:rPr>
        <w:t>tangente</w:t>
      </w:r>
      <w:r w:rsidR="009F2C94" w:rsidRPr="009F2C94">
        <w:rPr>
          <w:rFonts w:ascii="Arial" w:hAnsi="Arial" w:cs="Arial"/>
        </w:rPr>
        <w:t xml:space="preserve"> a ella.</w:t>
      </w:r>
    </w:p>
    <w:p w14:paraId="28ACD6BD" w14:textId="77777777" w:rsidR="00CF5DE3" w:rsidRDefault="00CF5DE3" w:rsidP="009F2C9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09B6CB7C" w14:textId="542552C5" w:rsidR="009F2C94" w:rsidRDefault="009B0427" w:rsidP="009F2C9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Los án</w:t>
      </w:r>
      <w:r w:rsidR="009F2C94" w:rsidRPr="009F2C94">
        <w:rPr>
          <w:rFonts w:ascii="Arial" w:hAnsi="Arial" w:cs="Arial"/>
          <w:b/>
        </w:rPr>
        <w:t>gulo</w:t>
      </w:r>
      <w:r w:rsidR="008F369A">
        <w:rPr>
          <w:rFonts w:ascii="Arial" w:hAnsi="Arial" w:cs="Arial"/>
          <w:b/>
        </w:rPr>
        <w:t>s</w:t>
      </w:r>
      <w:r w:rsidR="009F2C94" w:rsidRPr="009F2C94">
        <w:rPr>
          <w:rFonts w:ascii="Arial" w:hAnsi="Arial" w:cs="Arial"/>
          <w:b/>
        </w:rPr>
        <w:t xml:space="preserve"> interior</w:t>
      </w:r>
      <w:r>
        <w:rPr>
          <w:rFonts w:ascii="Arial" w:hAnsi="Arial" w:cs="Arial"/>
          <w:b/>
        </w:rPr>
        <w:t>es</w:t>
      </w:r>
      <w:r w:rsidR="009F2C94" w:rsidRPr="009F2C94">
        <w:rPr>
          <w:rFonts w:ascii="Arial" w:hAnsi="Arial" w:cs="Arial"/>
        </w:rPr>
        <w:t xml:space="preserve"> son los ángulos cuyo vértice es un punto que se </w:t>
      </w:r>
      <w:r w:rsidR="005B4D2D">
        <w:rPr>
          <w:rFonts w:ascii="Arial" w:hAnsi="Arial" w:cs="Arial"/>
        </w:rPr>
        <w:t>halla</w:t>
      </w:r>
      <w:r w:rsidR="005B4D2D" w:rsidRPr="009F2C94">
        <w:rPr>
          <w:rFonts w:ascii="Arial" w:hAnsi="Arial" w:cs="Arial"/>
        </w:rPr>
        <w:t xml:space="preserve"> </w:t>
      </w:r>
      <w:r w:rsidR="009F2C94" w:rsidRPr="009F2C94">
        <w:rPr>
          <w:rFonts w:ascii="Arial" w:hAnsi="Arial" w:cs="Arial"/>
        </w:rPr>
        <w:t xml:space="preserve">al interior de la circunferencia y sus lados son segmentos o semirrectas </w:t>
      </w:r>
      <w:r w:rsidR="009F2C94" w:rsidRPr="009F2C94">
        <w:rPr>
          <w:rFonts w:ascii="Arial" w:hAnsi="Arial" w:cs="Arial"/>
          <w:b/>
        </w:rPr>
        <w:t>secantes</w:t>
      </w:r>
      <w:r w:rsidR="009F2C94" w:rsidRPr="009F2C94">
        <w:rPr>
          <w:rFonts w:ascii="Arial" w:hAnsi="Arial" w:cs="Arial"/>
        </w:rPr>
        <w:t xml:space="preserve"> a la circunferencia.</w:t>
      </w:r>
    </w:p>
    <w:p w14:paraId="44A8F7B6" w14:textId="77777777" w:rsidR="008F369A" w:rsidRDefault="008F369A" w:rsidP="009F2C9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2133ECA4" w14:textId="36E5243C" w:rsidR="008F369A" w:rsidRPr="00CF5DE3" w:rsidRDefault="009B0427" w:rsidP="009F2C9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Los ángulos e</w:t>
      </w:r>
      <w:r w:rsidR="00D34F2D">
        <w:rPr>
          <w:rFonts w:ascii="Arial" w:hAnsi="Arial" w:cs="Arial"/>
          <w:b/>
        </w:rPr>
        <w:t>xteriores</w:t>
      </w:r>
      <w:r w:rsidR="009F2C94" w:rsidRPr="009F2C94">
        <w:rPr>
          <w:rFonts w:ascii="Arial" w:hAnsi="Arial" w:cs="Arial"/>
          <w:b/>
        </w:rPr>
        <w:t xml:space="preserve"> </w:t>
      </w:r>
      <w:r w:rsidR="009F2C94" w:rsidRPr="009F2C94">
        <w:rPr>
          <w:rFonts w:ascii="Arial" w:hAnsi="Arial" w:cs="Arial"/>
        </w:rPr>
        <w:t xml:space="preserve">son </w:t>
      </w:r>
      <w:r w:rsidR="009F2C94" w:rsidRPr="00CF5DE3">
        <w:rPr>
          <w:rFonts w:ascii="Arial" w:hAnsi="Arial" w:cs="Arial"/>
        </w:rPr>
        <w:t xml:space="preserve">ángulos cuyo vértice es un punto que está en el exterior de la circunferencia y sus lados son secantes a ella, o uno tangente y otro secante, o tangentes a ella.  </w:t>
      </w:r>
    </w:p>
    <w:p w14:paraId="600A1C27" w14:textId="77777777" w:rsidR="009F2C94" w:rsidRPr="009F2C94" w:rsidRDefault="009F2C94" w:rsidP="009F2C9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9F2C94">
        <w:rPr>
          <w:rFonts w:ascii="Arial" w:hAnsi="Arial" w:cs="Arial"/>
        </w:rPr>
        <w:t xml:space="preserve"> </w:t>
      </w:r>
    </w:p>
    <w:p w14:paraId="7EE6F66E" w14:textId="77777777" w:rsidR="009F2C94" w:rsidRDefault="009F2C94" w:rsidP="009F2C9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F2C94" w:rsidRPr="00492F5C" w14:paraId="06292ECE" w14:textId="77777777" w:rsidTr="00EA1014">
        <w:tc>
          <w:tcPr>
            <w:tcW w:w="9054" w:type="dxa"/>
            <w:gridSpan w:val="2"/>
            <w:shd w:val="clear" w:color="auto" w:fill="0D0D0D" w:themeFill="text1" w:themeFillTint="F2"/>
          </w:tcPr>
          <w:p w14:paraId="7D88DA3C" w14:textId="77777777" w:rsidR="009F2C94" w:rsidRPr="00492F5C" w:rsidRDefault="009F2C94" w:rsidP="00EA101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F2C94" w:rsidRPr="00492F5C" w14:paraId="6BFC9265" w14:textId="77777777" w:rsidTr="00EA1014">
        <w:tc>
          <w:tcPr>
            <w:tcW w:w="2943" w:type="dxa"/>
          </w:tcPr>
          <w:p w14:paraId="74F543D0" w14:textId="77777777" w:rsidR="009F2C94" w:rsidRPr="00492F5C" w:rsidRDefault="009F2C94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00377E80" w14:textId="3297CC56" w:rsidR="009F2C94" w:rsidRPr="00492F5C" w:rsidRDefault="009F2C94" w:rsidP="00EA101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39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40" w:author="Cristhian Andres Bello Rivera" w:date="2016-03-15T10:57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D34F2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9F2C94" w:rsidRPr="00492F5C" w14:paraId="4CB38041" w14:textId="77777777" w:rsidTr="00EA1014">
        <w:tc>
          <w:tcPr>
            <w:tcW w:w="2943" w:type="dxa"/>
          </w:tcPr>
          <w:p w14:paraId="538918BD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4D86F00A" w14:textId="0FABF561" w:rsidR="009F2C94" w:rsidRPr="00492F5C" w:rsidRDefault="005B4D2D" w:rsidP="00EA10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Ángulo </w:t>
            </w:r>
            <w:r w:rsidR="009F2C94">
              <w:rPr>
                <w:rFonts w:ascii="Arial" w:hAnsi="Arial" w:cs="Arial"/>
                <w:sz w:val="24"/>
                <w:szCs w:val="24"/>
              </w:rPr>
              <w:t>exterior a una circunferencia</w:t>
            </w:r>
            <w:r w:rsidR="002873A9">
              <w:rPr>
                <w:rFonts w:ascii="Arial" w:hAnsi="Arial" w:cs="Arial"/>
                <w:sz w:val="24"/>
                <w:szCs w:val="24"/>
              </w:rPr>
              <w:t>.</w:t>
            </w:r>
            <w:r w:rsidR="009F2C9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2C94" w:rsidRPr="00492F5C" w14:paraId="18A2F089" w14:textId="77777777" w:rsidTr="00EA1014">
        <w:tc>
          <w:tcPr>
            <w:tcW w:w="2943" w:type="dxa"/>
          </w:tcPr>
          <w:p w14:paraId="1D4C288A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0DBBF154" w14:textId="77777777" w:rsidR="009F2C94" w:rsidRDefault="00CF5DE3" w:rsidP="00EA1014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639" w:dyaOrig="4320" w14:anchorId="3B2208A6">
                <v:shape id="_x0000_i1030" type="#_x0000_t75" style="width:294pt;height:119pt" o:ole="">
                  <v:imagedata r:id="rId32" o:title=""/>
                </v:shape>
                <o:OLEObject Type="Embed" ProgID="PBrush" ShapeID="_x0000_i1030" DrawAspect="Content" ObjectID="_1519544732" r:id="rId33"/>
              </w:object>
            </w:r>
          </w:p>
          <w:p w14:paraId="7E25EA05" w14:textId="77777777" w:rsidR="009F2C94" w:rsidRDefault="009F2C94" w:rsidP="00EA1014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0F8FBF1A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2C94" w:rsidRPr="00E5033C" w14:paraId="6460E863" w14:textId="77777777" w:rsidTr="00EA1014">
        <w:trPr>
          <w:trHeight w:val="70"/>
        </w:trPr>
        <w:tc>
          <w:tcPr>
            <w:tcW w:w="2943" w:type="dxa"/>
          </w:tcPr>
          <w:p w14:paraId="3DF27210" w14:textId="77777777" w:rsidR="009F2C94" w:rsidRPr="00492F5C" w:rsidRDefault="009F2C94" w:rsidP="00EA1014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190EB5CB" w14:textId="0E26ACA5" w:rsidR="009F2C94" w:rsidRPr="00CF5DE3" w:rsidRDefault="00CF5DE3" w:rsidP="00CF5DE3">
            <w:pPr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CF5DE3">
              <w:rPr>
                <w:rFonts w:ascii="Arial" w:hAnsi="Arial" w:cs="Arial"/>
                <w:sz w:val="24"/>
                <w:szCs w:val="24"/>
              </w:rPr>
              <w:t>En la f</w:t>
            </w:r>
            <w:r>
              <w:rPr>
                <w:rFonts w:ascii="Arial" w:hAnsi="Arial" w:cs="Arial"/>
                <w:sz w:val="24"/>
                <w:szCs w:val="24"/>
              </w:rPr>
              <w:t>i</w:t>
            </w:r>
            <w:r w:rsidRPr="00CF5DE3">
              <w:rPr>
                <w:rFonts w:ascii="Arial" w:hAnsi="Arial" w:cs="Arial"/>
                <w:sz w:val="24"/>
                <w:szCs w:val="24"/>
              </w:rPr>
              <w:t>gura se muestra un ejemplo de ángulo semiinscrito, ángulo interior y ángulo exterior.</w:t>
            </w:r>
          </w:p>
        </w:tc>
      </w:tr>
    </w:tbl>
    <w:p w14:paraId="74C00E48" w14:textId="77777777" w:rsidR="009F2C94" w:rsidRDefault="009F2C94" w:rsidP="009F2C9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06F0C4B7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5BC3BF32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DB74AF7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 (recurso de exposición)</w:t>
            </w:r>
          </w:p>
        </w:tc>
      </w:tr>
      <w:tr w:rsidR="00B659E0" w:rsidRPr="00992278" w14:paraId="3B827870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8AB65B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82AF0F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MA_09_10_REC110</w:t>
            </w:r>
          </w:p>
        </w:tc>
      </w:tr>
      <w:tr w:rsidR="00B659E0" w:rsidRPr="00992278" w14:paraId="25099CBC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533E0D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8038A2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Ángulos de la circunferencia</w:t>
            </w:r>
          </w:p>
        </w:tc>
      </w:tr>
      <w:tr w:rsidR="00B659E0" w:rsidRPr="00992278" w14:paraId="6DEC90BC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CE91C3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AF242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Secuencia de imágenes que muestra la clasificación de los ángulos de la circunferencia</w:t>
            </w:r>
          </w:p>
        </w:tc>
      </w:tr>
    </w:tbl>
    <w:p w14:paraId="2779766F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p w14:paraId="79C136CB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73B81D9B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4600BFA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10324A46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54AE74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B58EC1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MA_09_10_REC120</w:t>
            </w:r>
          </w:p>
        </w:tc>
      </w:tr>
      <w:tr w:rsidR="00B659E0" w:rsidRPr="00992278" w14:paraId="2EC1B797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580FD5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644541" w14:textId="7CB9E824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Clasifica ángulos de la circunferencia</w:t>
            </w:r>
          </w:p>
        </w:tc>
      </w:tr>
      <w:tr w:rsidR="00B659E0" w:rsidRPr="00992278" w14:paraId="5BA9D8B7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ACE1C3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5DE1BC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clasificar ángulos de la circunferencia</w:t>
            </w:r>
          </w:p>
        </w:tc>
      </w:tr>
    </w:tbl>
    <w:p w14:paraId="1DEBC238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5EEB0792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8869ABC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01275FF3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8E4DD1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4C4CB3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MA_09_10_REC130</w:t>
            </w:r>
          </w:p>
        </w:tc>
      </w:tr>
      <w:tr w:rsidR="00B659E0" w:rsidRPr="00992278" w14:paraId="7BA9A1D9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98967D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D20F82" w14:textId="77777777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Relaciona cada ángulo con su medida</w:t>
            </w:r>
          </w:p>
        </w:tc>
      </w:tr>
      <w:tr w:rsidR="00B659E0" w:rsidRPr="00992278" w14:paraId="04C6A486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B307CE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3F3AFC" w14:textId="030BA1BF" w:rsidR="00B659E0" w:rsidRPr="00992278" w:rsidRDefault="00B659E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que permite </w:t>
            </w:r>
            <w:r w:rsidR="00C30A3D">
              <w:rPr>
                <w:rFonts w:ascii="Arial" w:hAnsi="Arial" w:cs="Arial"/>
                <w:color w:val="000000"/>
                <w:sz w:val="24"/>
                <w:szCs w:val="24"/>
              </w:rPr>
              <w:t>conectar</w:t>
            </w:r>
            <w:r w:rsidR="00C30A3D"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cada ángulo relacionado con la circunferencia con su definición o medida</w:t>
            </w:r>
          </w:p>
        </w:tc>
      </w:tr>
    </w:tbl>
    <w:p w14:paraId="53A26D63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7B739321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94B5E76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5D6E8242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05705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772260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MA_09_10_REC140</w:t>
            </w:r>
          </w:p>
        </w:tc>
      </w:tr>
      <w:tr w:rsidR="00B659E0" w:rsidRPr="00992278" w14:paraId="57889DD1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87FF75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601168" w14:textId="77777777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Determina la medida de ángulos en la circunferencia</w:t>
            </w:r>
          </w:p>
        </w:tc>
      </w:tr>
      <w:tr w:rsidR="00B659E0" w:rsidRPr="00992278" w14:paraId="060685F4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1B4F5E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C086F7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resolver situaciones que involucran ángulos de la circunferencia y sus medidas</w:t>
            </w:r>
          </w:p>
        </w:tc>
      </w:tr>
    </w:tbl>
    <w:p w14:paraId="434D9B69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p w14:paraId="134FE6B6" w14:textId="77777777" w:rsidR="00B659E0" w:rsidRDefault="00B659E0" w:rsidP="009F2C9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7B52863E" w14:textId="77777777" w:rsidR="00B659E0" w:rsidRDefault="00B659E0" w:rsidP="009F2C9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27F4E638" w14:textId="77777777" w:rsidR="00FA3280" w:rsidRDefault="00B659E0" w:rsidP="00FA3280">
      <w:pPr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</w:t>
      </w:r>
      <w:r w:rsidR="00FA3280">
        <w:rPr>
          <w:rFonts w:ascii="Arial" w:hAnsi="Arial" w:cs="Arial"/>
          <w:highlight w:val="yellow"/>
        </w:rPr>
        <w:t>[SECCIÓN 2</w:t>
      </w:r>
      <w:r w:rsidR="00FA3280" w:rsidRPr="005B1407">
        <w:rPr>
          <w:rFonts w:ascii="Arial" w:hAnsi="Arial" w:cs="Arial"/>
          <w:b/>
          <w:highlight w:val="yellow"/>
        </w:rPr>
        <w:t>]</w:t>
      </w:r>
      <w:r w:rsidR="007D5291">
        <w:rPr>
          <w:rFonts w:ascii="Arial" w:hAnsi="Arial" w:cs="Arial"/>
          <w:b/>
        </w:rPr>
        <w:t xml:space="preserve"> 2</w:t>
      </w:r>
      <w:r w:rsidR="00FA3280" w:rsidRPr="005B1407">
        <w:rPr>
          <w:rFonts w:ascii="Arial" w:hAnsi="Arial" w:cs="Arial"/>
          <w:b/>
        </w:rPr>
        <w:t>.</w:t>
      </w:r>
      <w:r w:rsidR="007D5291">
        <w:rPr>
          <w:rFonts w:ascii="Arial" w:hAnsi="Arial" w:cs="Arial"/>
          <w:b/>
        </w:rPr>
        <w:t>4</w:t>
      </w:r>
      <w:r w:rsidR="00FA3280" w:rsidRPr="005B1407">
        <w:rPr>
          <w:rFonts w:ascii="Arial" w:hAnsi="Arial" w:cs="Arial"/>
          <w:b/>
        </w:rPr>
        <w:t xml:space="preserve"> </w:t>
      </w:r>
      <w:r w:rsidR="00FA3280">
        <w:rPr>
          <w:rFonts w:ascii="Arial" w:hAnsi="Arial" w:cs="Arial"/>
          <w:b/>
        </w:rPr>
        <w:t>C</w:t>
      </w:r>
      <w:r w:rsidR="00FA3280" w:rsidRPr="005B1407">
        <w:rPr>
          <w:rFonts w:ascii="Arial" w:hAnsi="Arial" w:cs="Arial"/>
          <w:b/>
        </w:rPr>
        <w:t>onsolida</w:t>
      </w:r>
      <w:r w:rsidR="00FA3280">
        <w:rPr>
          <w:rFonts w:ascii="Arial" w:hAnsi="Arial" w:cs="Arial"/>
          <w:b/>
        </w:rPr>
        <w:t xml:space="preserve">ción </w:t>
      </w:r>
    </w:p>
    <w:p w14:paraId="7930C92F" w14:textId="77777777" w:rsidR="00FA3280" w:rsidRDefault="00FA3280" w:rsidP="00FA3280">
      <w:pPr>
        <w:spacing w:after="0"/>
        <w:jc w:val="both"/>
        <w:rPr>
          <w:rFonts w:ascii="Arial" w:hAnsi="Arial" w:cs="Arial"/>
          <w:b/>
          <w:color w:val="FF0000"/>
        </w:rPr>
      </w:pPr>
    </w:p>
    <w:p w14:paraId="5FA2FDEB" w14:textId="77777777" w:rsidR="00FA3280" w:rsidRDefault="00FA3280" w:rsidP="00FA3280">
      <w:pPr>
        <w:spacing w:after="0"/>
        <w:jc w:val="both"/>
        <w:rPr>
          <w:rFonts w:ascii="Arial" w:hAnsi="Arial" w:cs="Arial"/>
          <w:lang w:val="es-MX"/>
        </w:rPr>
      </w:pPr>
      <w:r w:rsidRPr="007436C9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0AF4054E" w14:textId="77777777" w:rsidR="00FA3280" w:rsidRDefault="00FA3280" w:rsidP="00FA3280">
      <w:pPr>
        <w:spacing w:after="0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0C1D1718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E7C2826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FA3280" w:rsidRPr="00992278" w14:paraId="4ECCEF26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0BACAA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EBD166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MA_09_10_REC100</w:t>
            </w:r>
          </w:p>
        </w:tc>
      </w:tr>
      <w:tr w:rsidR="00FA3280" w:rsidRPr="00992278" w14:paraId="4C8602C3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FF6E62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3A6D76" w14:textId="77777777" w:rsidR="00FA3280" w:rsidRPr="00992278" w:rsidRDefault="00FA328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Las cuerdas, los arcos y los ángulos centrales</w:t>
            </w:r>
          </w:p>
        </w:tc>
      </w:tr>
      <w:tr w:rsidR="00FA3280" w:rsidRPr="00992278" w14:paraId="1132E865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24C3D6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79D025" w14:textId="7048C8D1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sobre </w:t>
            </w:r>
            <w:r w:rsidR="002873A9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as cuerdas, los arcos y los ángulos central</w:t>
            </w:r>
            <w:r w:rsidR="00C30A3D">
              <w:rPr>
                <w:rFonts w:ascii="Arial" w:hAnsi="Arial" w:cs="Arial"/>
                <w:color w:val="000000"/>
                <w:sz w:val="24"/>
                <w:szCs w:val="24"/>
              </w:rPr>
              <w:t>es</w:t>
            </w:r>
          </w:p>
        </w:tc>
      </w:tr>
    </w:tbl>
    <w:p w14:paraId="690A3312" w14:textId="77777777" w:rsidR="00FA3280" w:rsidRDefault="00FA3280" w:rsidP="00FA328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4EDE6321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7562536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5D8E61B5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8DD303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E4F4C2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MA_09_10_REC150</w:t>
            </w:r>
          </w:p>
        </w:tc>
      </w:tr>
      <w:tr w:rsidR="00B659E0" w:rsidRPr="00992278" w14:paraId="460D7710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47558A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A9617A" w14:textId="77777777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Los ángulos inscritos</w:t>
            </w:r>
          </w:p>
        </w:tc>
      </w:tr>
      <w:tr w:rsidR="00B659E0" w:rsidRPr="00992278" w14:paraId="1DAB1016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D7051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EA7C2F" w14:textId="334CEF1E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reforzar </w:t>
            </w:r>
            <w:r w:rsidR="002873A9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os ángulos inscritos</w:t>
            </w:r>
          </w:p>
        </w:tc>
      </w:tr>
    </w:tbl>
    <w:p w14:paraId="4694DCF4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659E0" w:rsidRPr="00992278" w14:paraId="49E17E69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7ED68FC" w14:textId="77777777" w:rsidR="00B659E0" w:rsidRPr="00992278" w:rsidRDefault="00B659E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B659E0" w:rsidRPr="00992278" w14:paraId="60F33242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BB6D71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626616" w14:textId="77777777" w:rsidR="00B659E0" w:rsidRPr="00992278" w:rsidRDefault="00B659E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MA_09_10_REC190</w:t>
            </w:r>
          </w:p>
        </w:tc>
      </w:tr>
      <w:tr w:rsidR="00B659E0" w:rsidRPr="00992278" w14:paraId="2AB81281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DBE6C4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30D068" w14:textId="77777777" w:rsidR="00B659E0" w:rsidRPr="00992278" w:rsidRDefault="00B659E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Refuerza tu aprendizaje: Cuerdas, tangentes, secantes y ángulos</w:t>
            </w:r>
          </w:p>
        </w:tc>
      </w:tr>
      <w:tr w:rsidR="00B659E0" w:rsidRPr="00992278" w14:paraId="4EA564E1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AAA7D7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F5E02A" w14:textId="77777777" w:rsidR="00B659E0" w:rsidRPr="00992278" w:rsidRDefault="00B659E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reforzar lo aprendido sobre cuerdas, tangentes, secantes y ángulos</w:t>
            </w:r>
          </w:p>
        </w:tc>
      </w:tr>
    </w:tbl>
    <w:p w14:paraId="3A1BD95D" w14:textId="77777777" w:rsidR="00B659E0" w:rsidRPr="00992278" w:rsidRDefault="00B659E0" w:rsidP="00B659E0">
      <w:pPr>
        <w:spacing w:after="0"/>
        <w:rPr>
          <w:rFonts w:ascii="Arial" w:hAnsi="Arial" w:cs="Arial"/>
          <w:color w:val="000000"/>
        </w:rPr>
      </w:pPr>
    </w:p>
    <w:p w14:paraId="596EA584" w14:textId="77777777" w:rsidR="00BE7C2B" w:rsidRDefault="00B84093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En la siguiente sección se desarrolla</w:t>
      </w:r>
      <w:r w:rsidR="00BE7C2B">
        <w:rPr>
          <w:rFonts w:ascii="Arial" w:hAnsi="Arial" w:cs="Arial"/>
        </w:rPr>
        <w:t>n algunas estrategias para medir o calcular la medida de los elementos de la circunferencia.</w:t>
      </w:r>
    </w:p>
    <w:p w14:paraId="04D0A5E7" w14:textId="77777777" w:rsidR="00B84093" w:rsidRDefault="00B84093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3794670" w14:textId="77777777" w:rsidR="00BE7C2B" w:rsidRDefault="00BE7C2B" w:rsidP="00BE7C2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 La circunferencia y su medición</w:t>
      </w:r>
    </w:p>
    <w:p w14:paraId="6E902761" w14:textId="77777777" w:rsidR="00BE7C2B" w:rsidRDefault="00BE7C2B" w:rsidP="00BE7C2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14:paraId="2B439546" w14:textId="297E1FC0" w:rsidR="00BE7C2B" w:rsidRDefault="00FE095D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En esta sección se presentan algunas relaciones entre las medidas de los elementos de la circunferencia y</w:t>
      </w:r>
      <w:r w:rsidR="0087349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además</w:t>
      </w:r>
      <w:r w:rsidR="0087349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explican algunas estrategias para calcular estas medidas a partir de otros elementos de la circunferencia.</w:t>
      </w:r>
    </w:p>
    <w:p w14:paraId="5AC25A99" w14:textId="77777777" w:rsidR="00FE095D" w:rsidRDefault="00FE095D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D1A73F3" w14:textId="77777777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3.1 La longitud de la circunferencia</w:t>
      </w:r>
    </w:p>
    <w:p w14:paraId="2ADF1F59" w14:textId="77777777" w:rsidR="00FE095D" w:rsidRDefault="00FE095D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CC26CBA" w14:textId="6694D806" w:rsidR="00FE095D" w:rsidRDefault="00C30A3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FE095D">
        <w:rPr>
          <w:rFonts w:ascii="Arial" w:hAnsi="Arial" w:cs="Arial"/>
        </w:rPr>
        <w:t xml:space="preserve">a longitud o perímetro de una circunferencia </w:t>
      </w:r>
      <w:r w:rsidR="00FE095D" w:rsidRPr="006A709B">
        <w:rPr>
          <w:rFonts w:ascii="Arial" w:hAnsi="Arial" w:cs="Arial"/>
          <w:i/>
        </w:rPr>
        <w:t>L</w:t>
      </w:r>
      <w:r w:rsidR="00FE095D">
        <w:rPr>
          <w:rFonts w:ascii="Arial" w:hAnsi="Arial" w:cs="Arial"/>
        </w:rPr>
        <w:t xml:space="preserve"> se calcula mediante la fórmula:</w:t>
      </w:r>
    </w:p>
    <w:p w14:paraId="59D1FBC7" w14:textId="77777777" w:rsidR="00FE095D" w:rsidRDefault="00FE095D" w:rsidP="00FE095D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6A709B">
        <w:rPr>
          <w:rFonts w:ascii="Arial" w:hAnsi="Arial" w:cs="Arial"/>
          <w:i/>
        </w:rPr>
        <w:t>L</w:t>
      </w:r>
      <w:r w:rsidRPr="006A709B">
        <w:rPr>
          <w:rFonts w:ascii="Arial" w:hAnsi="Arial" w:cs="Arial"/>
        </w:rPr>
        <w:t xml:space="preserve"> = 2</w:t>
      </w:r>
      <w:r w:rsidRPr="006A709B">
        <w:rPr>
          <w:rFonts w:ascii="Arial" w:hAnsi="Arial" w:cs="Arial"/>
          <w:i/>
        </w:rPr>
        <w:t>πr</w:t>
      </w:r>
    </w:p>
    <w:p w14:paraId="67B4E3D2" w14:textId="2D8873F6" w:rsidR="00FE095D" w:rsidRPr="00BE6ECB" w:rsidRDefault="00C30A3D" w:rsidP="00FE095D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Pr="00BE6ECB">
        <w:rPr>
          <w:rFonts w:ascii="Arial" w:hAnsi="Arial" w:cs="Arial"/>
        </w:rPr>
        <w:t xml:space="preserve">onde </w:t>
      </w:r>
      <w:r w:rsidR="00FE095D" w:rsidRPr="00BE6ECB">
        <w:rPr>
          <w:rFonts w:ascii="Arial" w:hAnsi="Arial" w:cs="Arial"/>
          <w:i/>
        </w:rPr>
        <w:t>r</w:t>
      </w:r>
      <w:r w:rsidR="00FE095D" w:rsidRPr="00BE6ECB">
        <w:rPr>
          <w:rFonts w:ascii="Arial" w:hAnsi="Arial" w:cs="Arial"/>
        </w:rPr>
        <w:t xml:space="preserve"> es el radio de la circunferencia y </w:t>
      </w:r>
      <w:r w:rsidR="00FE095D" w:rsidRPr="00BE6ECB">
        <w:rPr>
          <w:rFonts w:ascii="Arial" w:hAnsi="Arial" w:cs="Arial"/>
          <w:i/>
        </w:rPr>
        <w:t xml:space="preserve">π </w:t>
      </w:r>
      <w:r w:rsidR="00FE095D" w:rsidRPr="00BE6ECB">
        <w:rPr>
          <w:rFonts w:ascii="Arial" w:hAnsi="Arial" w:cs="Arial"/>
        </w:rPr>
        <w:t xml:space="preserve">es </w:t>
      </w:r>
      <w:r w:rsidR="0087349B">
        <w:rPr>
          <w:rFonts w:ascii="Arial" w:hAnsi="Arial" w:cs="Arial"/>
        </w:rPr>
        <w:t>el</w:t>
      </w:r>
      <w:r w:rsidR="0087349B" w:rsidRPr="00BE6ECB">
        <w:rPr>
          <w:rFonts w:ascii="Arial" w:hAnsi="Arial" w:cs="Arial"/>
        </w:rPr>
        <w:t xml:space="preserve"> </w:t>
      </w:r>
      <w:r w:rsidRPr="00BE6ECB">
        <w:rPr>
          <w:rFonts w:ascii="Arial" w:hAnsi="Arial" w:cs="Arial"/>
        </w:rPr>
        <w:t>n</w:t>
      </w:r>
      <w:r>
        <w:rPr>
          <w:rFonts w:ascii="Arial" w:hAnsi="Arial" w:cs="Arial"/>
        </w:rPr>
        <w:t>ú</w:t>
      </w:r>
      <w:r w:rsidRPr="00BE6ECB">
        <w:rPr>
          <w:rFonts w:ascii="Arial" w:hAnsi="Arial" w:cs="Arial"/>
        </w:rPr>
        <w:t xml:space="preserve">mero </w:t>
      </w:r>
      <w:r w:rsidR="00FE095D" w:rsidRPr="00BE6ECB">
        <w:rPr>
          <w:rFonts w:ascii="Arial" w:hAnsi="Arial" w:cs="Arial"/>
        </w:rPr>
        <w:t xml:space="preserve">irracional (pi) que corresponde al número de veces que está el diámetro de la circunferencia en la longitud de la misma. Una aproximación de </w:t>
      </w:r>
      <w:r w:rsidR="00FE095D" w:rsidRPr="00BE6ECB">
        <w:rPr>
          <w:rFonts w:ascii="Arial" w:hAnsi="Arial" w:cs="Arial"/>
          <w:i/>
        </w:rPr>
        <w:t>π es</w:t>
      </w:r>
    </w:p>
    <w:p w14:paraId="2194EA06" w14:textId="77777777" w:rsidR="00FE095D" w:rsidRPr="00BE6ECB" w:rsidRDefault="00FE095D" w:rsidP="00FE095D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BE6ECB">
        <w:rPr>
          <w:rFonts w:ascii="Arial" w:hAnsi="Arial" w:cs="Arial"/>
          <w:i/>
        </w:rPr>
        <w:t>π ≈ 3,14159…</w:t>
      </w:r>
    </w:p>
    <w:p w14:paraId="68E2AFE2" w14:textId="77777777" w:rsidR="00FE095D" w:rsidRDefault="00FE095D" w:rsidP="00FE095D">
      <w:pPr>
        <w:tabs>
          <w:tab w:val="right" w:pos="8498"/>
        </w:tabs>
        <w:spacing w:after="0"/>
        <w:rPr>
          <w:rFonts w:ascii="Arial" w:hAnsi="Arial" w:cs="Arial"/>
        </w:rPr>
      </w:pPr>
    </w:p>
    <w:p w14:paraId="5B826AC9" w14:textId="24E7C4FE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ejemplo, calcular la distancia que recorre la llanta de una bicicleta que tiene </w:t>
      </w:r>
      <w:r w:rsidR="00C30A3D">
        <w:rPr>
          <w:rFonts w:ascii="Arial" w:hAnsi="Arial" w:cs="Arial"/>
        </w:rPr>
        <w:t xml:space="preserve">80 cm </w:t>
      </w:r>
      <w:r>
        <w:rPr>
          <w:rFonts w:ascii="Arial" w:hAnsi="Arial" w:cs="Arial"/>
        </w:rPr>
        <w:t>de radio</w:t>
      </w:r>
      <w:r w:rsidR="00C30A3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haber dado </w:t>
      </w:r>
      <w:r w:rsidR="0087349B">
        <w:rPr>
          <w:rFonts w:ascii="Arial" w:hAnsi="Arial" w:cs="Arial"/>
        </w:rPr>
        <w:t>quince</w:t>
      </w:r>
      <w:r>
        <w:rPr>
          <w:rFonts w:ascii="Arial" w:hAnsi="Arial" w:cs="Arial"/>
        </w:rPr>
        <w:t xml:space="preserve"> vueltas sobre su eje.</w:t>
      </w:r>
    </w:p>
    <w:p w14:paraId="35477A43" w14:textId="77777777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E095D" w:rsidRPr="00492F5C" w14:paraId="7499207B" w14:textId="77777777" w:rsidTr="009C1DAF">
        <w:tc>
          <w:tcPr>
            <w:tcW w:w="9054" w:type="dxa"/>
            <w:gridSpan w:val="2"/>
            <w:shd w:val="clear" w:color="auto" w:fill="0D0D0D" w:themeFill="text1" w:themeFillTint="F2"/>
          </w:tcPr>
          <w:p w14:paraId="122A1CA2" w14:textId="77777777" w:rsidR="00FE095D" w:rsidRPr="00492F5C" w:rsidRDefault="00FE095D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E095D" w:rsidRPr="00492F5C" w14:paraId="49182B6D" w14:textId="77777777" w:rsidTr="009C1DAF">
        <w:tc>
          <w:tcPr>
            <w:tcW w:w="2943" w:type="dxa"/>
          </w:tcPr>
          <w:p w14:paraId="31800047" w14:textId="77777777" w:rsidR="00FE095D" w:rsidRPr="00492F5C" w:rsidRDefault="00FE095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1697655C" w14:textId="0486BAE4" w:rsidR="00FE095D" w:rsidRPr="00492F5C" w:rsidRDefault="00D34F2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</w:t>
            </w:r>
            <w:ins w:id="41" w:author="Cristhian Andres Bello Rivera" w:date="2016-03-15T10:57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42" w:author="Cristhian Andres Bello Rivera" w:date="2016-03-15T10:57:00Z">
              <w:r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>
              <w:rPr>
                <w:rFonts w:ascii="Arial" w:hAnsi="Arial" w:cs="Arial"/>
                <w:sz w:val="24"/>
                <w:szCs w:val="24"/>
              </w:rPr>
              <w:t>_IMG18</w:t>
            </w:r>
          </w:p>
        </w:tc>
      </w:tr>
      <w:tr w:rsidR="00FE095D" w:rsidRPr="00492F5C" w14:paraId="573D7A66" w14:textId="77777777" w:rsidTr="009C1DAF">
        <w:tc>
          <w:tcPr>
            <w:tcW w:w="2943" w:type="dxa"/>
          </w:tcPr>
          <w:p w14:paraId="3F46C67F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1939BE12" w14:textId="6A7D0336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Rueda de bicicleta</w:t>
            </w:r>
          </w:p>
        </w:tc>
      </w:tr>
      <w:tr w:rsidR="00FE095D" w:rsidRPr="00492F5C" w14:paraId="248C18EC" w14:textId="77777777" w:rsidTr="009C1DAF">
        <w:tc>
          <w:tcPr>
            <w:tcW w:w="2943" w:type="dxa"/>
          </w:tcPr>
          <w:p w14:paraId="6C8D8E4B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0D98BB06" w14:textId="77777777" w:rsidR="00FE095D" w:rsidRDefault="00FE095D" w:rsidP="009C1DAF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sz w:val="24"/>
                <w:szCs w:val="24"/>
                <w:lang w:val="es-ES_tradnl"/>
              </w:rPr>
              <w:object w:dxaOrig="3090" w:dyaOrig="3675" w14:anchorId="23B29B54">
                <v:shape id="_x0000_i1031" type="#_x0000_t75" style="width:154pt;height:184pt" o:ole="">
                  <v:imagedata r:id="rId34" o:title=""/>
                </v:shape>
                <o:OLEObject Type="Embed" ProgID="PBrush" ShapeID="_x0000_i1031" DrawAspect="Content" ObjectID="_1519544733" r:id="rId35"/>
              </w:object>
            </w:r>
          </w:p>
          <w:p w14:paraId="374B9EAF" w14:textId="77777777" w:rsidR="00FE095D" w:rsidRDefault="00FE095D" w:rsidP="009C1DAF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6B1380AE" w14:textId="77777777" w:rsidR="00FE095D" w:rsidRDefault="00A05A01" w:rsidP="009C1DAF">
            <w:pPr>
              <w:rPr>
                <w:rStyle w:val="Refdecomentario"/>
                <w:rFonts w:ascii="Calibri" w:eastAsia="Calibri" w:hAnsi="Calibri" w:cs="Times New Roman"/>
              </w:rPr>
            </w:pPr>
            <w:hyperlink r:id="rId36" w:history="1">
              <w:r w:rsidR="00FE095D" w:rsidRPr="00334B58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http://thumb101.shutterstock.com/display_pic_with_logo/74146/139684957/stock-photo-bicycle-wheel-isolated-on-white-background-139684957.jpg</w:t>
              </w:r>
            </w:hyperlink>
          </w:p>
          <w:p w14:paraId="663C7CA2" w14:textId="77777777" w:rsidR="00FE095D" w:rsidRDefault="00FE095D" w:rsidP="009C1DAF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39864292" w14:textId="77777777" w:rsidR="00FE095D" w:rsidRDefault="00FE095D" w:rsidP="009C1DAF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6EB4AE35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E095D" w:rsidRPr="00492F5C" w14:paraId="7B9E0B70" w14:textId="77777777" w:rsidTr="009C1DAF">
        <w:trPr>
          <w:trHeight w:val="70"/>
        </w:trPr>
        <w:tc>
          <w:tcPr>
            <w:tcW w:w="2943" w:type="dxa"/>
          </w:tcPr>
          <w:p w14:paraId="2DA4DE57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28F289D2" w14:textId="77777777" w:rsidR="00FE095D" w:rsidRPr="00E33C22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imagen muestra una rueda de bicicleta de 80 cm de radio. Se debe averiguar la longitud de la circunferencia para determinar la distancia que recorre al dar una vuelta.</w:t>
            </w:r>
          </w:p>
        </w:tc>
      </w:tr>
    </w:tbl>
    <w:p w14:paraId="7929B2D5" w14:textId="77777777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FBE8BFD" w14:textId="77777777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conoce el radio de la </w:t>
      </w:r>
      <w:r w:rsidR="0087349B">
        <w:rPr>
          <w:rFonts w:ascii="Arial" w:hAnsi="Arial" w:cs="Arial"/>
        </w:rPr>
        <w:t xml:space="preserve">rueda de la </w:t>
      </w:r>
      <w:r>
        <w:rPr>
          <w:rFonts w:ascii="Arial" w:hAnsi="Arial" w:cs="Arial"/>
        </w:rPr>
        <w:t>bicicleta, la longitud de la circunferencia se calcula así:</w:t>
      </w:r>
    </w:p>
    <w:p w14:paraId="5C0D576E" w14:textId="77777777" w:rsidR="00FE095D" w:rsidRDefault="00FE095D" w:rsidP="00FE095D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6A709B">
        <w:rPr>
          <w:rFonts w:ascii="Arial" w:hAnsi="Arial" w:cs="Arial"/>
          <w:i/>
        </w:rPr>
        <w:t>L</w:t>
      </w:r>
      <w:r w:rsidRPr="006A709B">
        <w:rPr>
          <w:rFonts w:ascii="Arial" w:hAnsi="Arial" w:cs="Arial"/>
        </w:rPr>
        <w:t xml:space="preserve"> = 2</w:t>
      </w:r>
      <w:r w:rsidRPr="006A709B">
        <w:rPr>
          <w:rFonts w:ascii="Arial" w:hAnsi="Arial" w:cs="Arial"/>
          <w:i/>
        </w:rPr>
        <w:t>πr</w:t>
      </w:r>
      <w:r>
        <w:rPr>
          <w:rFonts w:ascii="Arial" w:hAnsi="Arial" w:cs="Arial"/>
          <w:i/>
        </w:rPr>
        <w:t xml:space="preserve"> </w:t>
      </w:r>
      <w:r>
        <w:rPr>
          <w:rFonts w:ascii="Cambria Math" w:hAnsi="Cambria Math" w:cs="Arial"/>
          <w:i/>
        </w:rPr>
        <w:t xml:space="preserve">⟶ </w:t>
      </w:r>
      <w:r w:rsidRPr="006A709B">
        <w:rPr>
          <w:rFonts w:ascii="Arial" w:hAnsi="Arial" w:cs="Arial"/>
          <w:i/>
        </w:rPr>
        <w:t>L</w:t>
      </w:r>
      <w:r w:rsidRPr="006A709B">
        <w:rPr>
          <w:rFonts w:ascii="Arial" w:hAnsi="Arial" w:cs="Arial"/>
        </w:rPr>
        <w:t xml:space="preserve"> = 2</w:t>
      </w:r>
      <w:r>
        <w:rPr>
          <w:rFonts w:ascii="Arial" w:hAnsi="Arial" w:cs="Arial"/>
          <w:i/>
        </w:rPr>
        <w:t>π</w:t>
      </w:r>
      <w:r w:rsidRPr="005253AF">
        <w:rPr>
          <w:rFonts w:ascii="Arial" w:hAnsi="Arial" w:cs="Arial"/>
        </w:rPr>
        <w:t>(80)</w:t>
      </w:r>
      <w:r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⟶</w:t>
      </w:r>
      <w:r>
        <w:rPr>
          <w:rFonts w:ascii="Arial" w:hAnsi="Arial" w:cs="Arial"/>
        </w:rPr>
        <w:t xml:space="preserve"> </w:t>
      </w:r>
      <w:r w:rsidRPr="006A709B">
        <w:rPr>
          <w:rFonts w:ascii="Arial" w:hAnsi="Arial" w:cs="Arial"/>
          <w:i/>
        </w:rPr>
        <w:t>L</w:t>
      </w:r>
      <w:r w:rsidRPr="006A709B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160</w:t>
      </w:r>
      <w:r w:rsidRPr="006A709B">
        <w:rPr>
          <w:rFonts w:ascii="Arial" w:hAnsi="Arial" w:cs="Arial"/>
          <w:i/>
        </w:rPr>
        <w:t>π</w:t>
      </w:r>
    </w:p>
    <w:p w14:paraId="06DFEDBB" w14:textId="38080160" w:rsidR="00FE095D" w:rsidRDefault="00FE095D" w:rsidP="00FE095D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Por lo tanto, al dar vuelta la rueda recorre 160</w:t>
      </w:r>
      <w:r>
        <w:rPr>
          <w:rFonts w:ascii="Arial" w:hAnsi="Arial" w:cs="Arial"/>
          <w:i/>
        </w:rPr>
        <w:t xml:space="preserve">π </w:t>
      </w:r>
      <w:r>
        <w:rPr>
          <w:rFonts w:ascii="Arial" w:hAnsi="Arial" w:cs="Arial"/>
        </w:rPr>
        <w:t>cm</w:t>
      </w:r>
      <w:r w:rsidR="001942D9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si </w:t>
      </w:r>
      <w:r w:rsidR="001942D9">
        <w:rPr>
          <w:rFonts w:ascii="Arial" w:hAnsi="Arial" w:cs="Arial"/>
        </w:rPr>
        <w:t xml:space="preserve">este valor </w:t>
      </w:r>
      <w:r>
        <w:rPr>
          <w:rFonts w:ascii="Arial" w:hAnsi="Arial" w:cs="Arial"/>
        </w:rPr>
        <w:t xml:space="preserve">se aproxima en números decimales se obtiene </w:t>
      </w:r>
    </w:p>
    <w:p w14:paraId="57AFDF72" w14:textId="77777777" w:rsidR="00FE095D" w:rsidRDefault="00FE095D" w:rsidP="00FE095D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6A709B">
        <w:rPr>
          <w:rFonts w:ascii="Arial" w:hAnsi="Arial" w:cs="Arial"/>
          <w:i/>
        </w:rPr>
        <w:t>L</w:t>
      </w:r>
      <w:r w:rsidRPr="006A709B">
        <w:rPr>
          <w:rFonts w:ascii="Arial" w:hAnsi="Arial" w:cs="Arial"/>
        </w:rPr>
        <w:t xml:space="preserve"> = </w:t>
      </w:r>
      <w:r>
        <w:rPr>
          <w:rFonts w:ascii="Arial" w:hAnsi="Arial" w:cs="Arial"/>
        </w:rPr>
        <w:t>160</w:t>
      </w:r>
      <w:r w:rsidRPr="006A709B">
        <w:rPr>
          <w:rFonts w:ascii="Arial" w:hAnsi="Arial" w:cs="Arial"/>
          <w:i/>
        </w:rPr>
        <w:t>π</w:t>
      </w:r>
      <w:r>
        <w:rPr>
          <w:rFonts w:ascii="Arial" w:hAnsi="Arial" w:cs="Arial"/>
          <w:i/>
        </w:rPr>
        <w:t xml:space="preserve"> </w:t>
      </w:r>
      <w:r>
        <w:rPr>
          <w:rFonts w:ascii="Cambria Math" w:hAnsi="Cambria Math" w:cs="Arial"/>
          <w:i/>
        </w:rPr>
        <w:t>≈</w:t>
      </w:r>
      <w:r>
        <w:rPr>
          <w:rFonts w:ascii="Arial" w:hAnsi="Arial" w:cs="Arial"/>
        </w:rPr>
        <w:t xml:space="preserve"> 160(3,14159) = 502,6544 cm</w:t>
      </w:r>
    </w:p>
    <w:p w14:paraId="111C0151" w14:textId="229C4E71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esta manera, para averiguar la distancia que recorre en </w:t>
      </w:r>
      <w:r w:rsidR="0087349B">
        <w:rPr>
          <w:rFonts w:ascii="Arial" w:hAnsi="Arial" w:cs="Arial"/>
        </w:rPr>
        <w:t>quince</w:t>
      </w:r>
      <w:r>
        <w:rPr>
          <w:rFonts w:ascii="Arial" w:hAnsi="Arial" w:cs="Arial"/>
        </w:rPr>
        <w:t xml:space="preserve"> vueltas se </w:t>
      </w:r>
      <w:r w:rsidR="001942D9">
        <w:rPr>
          <w:rFonts w:ascii="Arial" w:hAnsi="Arial" w:cs="Arial"/>
        </w:rPr>
        <w:t xml:space="preserve">efectúa </w:t>
      </w:r>
      <w:r>
        <w:rPr>
          <w:rFonts w:ascii="Arial" w:hAnsi="Arial" w:cs="Arial"/>
        </w:rPr>
        <w:t>la multiplicación:</w:t>
      </w:r>
    </w:p>
    <w:p w14:paraId="7A6B3F4A" w14:textId="77777777" w:rsidR="00FE095D" w:rsidRPr="00E64EB1" w:rsidRDefault="00FE095D" w:rsidP="00FE095D">
      <w:pPr>
        <w:tabs>
          <w:tab w:val="right" w:pos="8498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502,6544</w:t>
      </w:r>
      <w:r w:rsidR="0087349B">
        <w:rPr>
          <w:rFonts w:ascii="Arial" w:hAnsi="Arial" w:cs="Arial"/>
        </w:rPr>
        <w:t xml:space="preserve"> </w:t>
      </w:r>
      <w:r>
        <w:rPr>
          <w:rFonts w:ascii="Cambria Math" w:hAnsi="Cambria Math" w:cs="Arial"/>
        </w:rPr>
        <w:t>·</w:t>
      </w:r>
      <w:r w:rsidR="0087349B">
        <w:rPr>
          <w:rFonts w:ascii="Cambria Math" w:hAnsi="Cambria Math" w:cs="Arial"/>
        </w:rPr>
        <w:t xml:space="preserve"> </w:t>
      </w:r>
      <w:r>
        <w:rPr>
          <w:rFonts w:ascii="Arial" w:hAnsi="Arial" w:cs="Arial"/>
        </w:rPr>
        <w:t>15 = 7539,816</w:t>
      </w:r>
    </w:p>
    <w:p w14:paraId="7F67E2EE" w14:textId="23031965" w:rsidR="00FE095D" w:rsidRDefault="00FE095D" w:rsidP="00FE095D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Es decir que la rueda luego de </w:t>
      </w:r>
      <w:r w:rsidR="0087349B">
        <w:rPr>
          <w:rFonts w:ascii="Arial" w:hAnsi="Arial" w:cs="Arial"/>
        </w:rPr>
        <w:t>quince</w:t>
      </w:r>
      <w:r>
        <w:rPr>
          <w:rFonts w:ascii="Arial" w:hAnsi="Arial" w:cs="Arial"/>
        </w:rPr>
        <w:t xml:space="preserve"> vueltas</w:t>
      </w:r>
      <w:r w:rsidR="001942D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recorre 7539,816 cm aproximadamente.</w:t>
      </w:r>
    </w:p>
    <w:p w14:paraId="4F79B7C6" w14:textId="77777777" w:rsidR="00FE095D" w:rsidRDefault="00FE095D" w:rsidP="00FE095D">
      <w:pPr>
        <w:tabs>
          <w:tab w:val="right" w:pos="8498"/>
        </w:tabs>
        <w:spacing w:after="0"/>
        <w:rPr>
          <w:rFonts w:ascii="Arial" w:hAnsi="Arial" w:cs="Arial"/>
        </w:rPr>
      </w:pPr>
    </w:p>
    <w:p w14:paraId="0B8C15C1" w14:textId="77777777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3.2 La longitud de arco de la circunferencia</w:t>
      </w:r>
    </w:p>
    <w:p w14:paraId="182B3308" w14:textId="77777777" w:rsidR="00FE095D" w:rsidRDefault="00FE095D" w:rsidP="00FE095D">
      <w:pPr>
        <w:tabs>
          <w:tab w:val="right" w:pos="8498"/>
        </w:tabs>
        <w:spacing w:after="0"/>
        <w:rPr>
          <w:rFonts w:ascii="Arial" w:hAnsi="Arial" w:cs="Arial"/>
        </w:rPr>
      </w:pPr>
    </w:p>
    <w:p w14:paraId="4C5169EF" w14:textId="77777777" w:rsidR="00FE095D" w:rsidRDefault="00FE095D" w:rsidP="00FE095D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Asimismo, es posible calcular la longitud de cualquier arco de una circunferencia.</w:t>
      </w:r>
    </w:p>
    <w:p w14:paraId="6A59E038" w14:textId="77777777" w:rsidR="00FE095D" w:rsidRDefault="00FE095D" w:rsidP="00FE095D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E095D" w:rsidRPr="00596306" w14:paraId="19488531" w14:textId="77777777" w:rsidTr="009C1DAF">
        <w:tc>
          <w:tcPr>
            <w:tcW w:w="8978" w:type="dxa"/>
            <w:gridSpan w:val="2"/>
            <w:shd w:val="clear" w:color="auto" w:fill="000000" w:themeFill="text1"/>
          </w:tcPr>
          <w:p w14:paraId="14FBC1DA" w14:textId="77777777" w:rsidR="00FE095D" w:rsidRPr="00C34E75" w:rsidRDefault="00FE095D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FE095D" w:rsidRPr="00596306" w14:paraId="16D5CFB7" w14:textId="77777777" w:rsidTr="009C1DAF">
        <w:tc>
          <w:tcPr>
            <w:tcW w:w="2518" w:type="dxa"/>
          </w:tcPr>
          <w:p w14:paraId="0E2A56BC" w14:textId="77777777" w:rsidR="00FE095D" w:rsidRPr="00C34E75" w:rsidRDefault="00FE095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94E2B0A" w14:textId="77777777" w:rsidR="00FE095D" w:rsidRPr="00C34E75" w:rsidRDefault="00FE095D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La longitud de un arco de circunferencia</w:t>
            </w:r>
          </w:p>
        </w:tc>
      </w:tr>
      <w:tr w:rsidR="00FE095D" w:rsidRPr="00596306" w14:paraId="375F480A" w14:textId="77777777" w:rsidTr="009C1DAF">
        <w:tc>
          <w:tcPr>
            <w:tcW w:w="2518" w:type="dxa"/>
          </w:tcPr>
          <w:p w14:paraId="238E51FC" w14:textId="77777777" w:rsidR="00FE095D" w:rsidRPr="00C34E75" w:rsidRDefault="00FE095D" w:rsidP="009C1DAF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25EBF45C" w14:textId="03DA822B" w:rsidR="00FE095D" w:rsidRPr="00F207D9" w:rsidRDefault="00FE095D" w:rsidP="009C1DAF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07D9">
              <w:rPr>
                <w:rFonts w:ascii="Arial" w:hAnsi="Arial" w:cs="Arial"/>
                <w:sz w:val="24"/>
                <w:szCs w:val="24"/>
              </w:rPr>
              <w:t xml:space="preserve">Para calcular la longitud de una circunferencia se puede aplicar la siguiente </w:t>
            </w:r>
            <w:r w:rsidR="00154D89" w:rsidRPr="00F207D9">
              <w:rPr>
                <w:rFonts w:ascii="Arial" w:hAnsi="Arial" w:cs="Arial"/>
                <w:sz w:val="24"/>
                <w:szCs w:val="24"/>
              </w:rPr>
              <w:t>f</w:t>
            </w:r>
            <w:r w:rsidR="00154D89">
              <w:rPr>
                <w:rFonts w:ascii="Arial" w:hAnsi="Arial" w:cs="Arial"/>
                <w:sz w:val="24"/>
                <w:szCs w:val="24"/>
              </w:rPr>
              <w:t>ó</w:t>
            </w:r>
            <w:r w:rsidR="00154D89" w:rsidRPr="00F207D9">
              <w:rPr>
                <w:rFonts w:ascii="Arial" w:hAnsi="Arial" w:cs="Arial"/>
                <w:sz w:val="24"/>
                <w:szCs w:val="24"/>
              </w:rPr>
              <w:t xml:space="preserve">rmula </w:t>
            </w:r>
            <w:r w:rsidRPr="00F207D9">
              <w:rPr>
                <w:rFonts w:ascii="Arial" w:hAnsi="Arial" w:cs="Arial"/>
                <w:sz w:val="24"/>
                <w:szCs w:val="24"/>
              </w:rPr>
              <w:t>que relaciona el radio, la longitud del arco de la circunferencia y el ángulo central, donde:</w:t>
            </w:r>
          </w:p>
          <w:p w14:paraId="680A2FA8" w14:textId="77777777" w:rsidR="00FE095D" w:rsidRPr="0091592C" w:rsidRDefault="00FE095D" w:rsidP="009C1DAF">
            <w:pPr>
              <w:tabs>
                <w:tab w:val="right" w:pos="8498"/>
              </w:tabs>
              <w:jc w:val="center"/>
              <w:rPr>
                <w:rFonts w:ascii="Arial" w:eastAsiaTheme="minorEastAsia" w:hAnsi="Arial" w:cs="Arial"/>
                <w:i/>
                <w:sz w:val="24"/>
                <w:szCs w:val="24"/>
              </w:rPr>
            </w:pPr>
            <w:r w:rsidRPr="0091592C">
              <w:rPr>
                <w:rFonts w:ascii="Arial" w:eastAsiaTheme="minorEastAsia" w:hAnsi="Arial" w:cs="Arial"/>
                <w:i/>
                <w:sz w:val="24"/>
                <w:szCs w:val="24"/>
              </w:rPr>
              <w:t>&lt;&lt;MA_09_10_01.gif&gt;&gt;</w:t>
            </w:r>
          </w:p>
          <w:p w14:paraId="69D32FBF" w14:textId="77777777" w:rsidR="00FE095D" w:rsidRPr="0091592C" w:rsidRDefault="00FE095D" w:rsidP="009C1DAF">
            <w:pPr>
              <w:tabs>
                <w:tab w:val="right" w:pos="8498"/>
              </w:tabs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</w:p>
          <w:p w14:paraId="65DBABEB" w14:textId="1E5DBBA5" w:rsidR="00FE095D" w:rsidRPr="00171224" w:rsidRDefault="00154D89" w:rsidP="009C1DAF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sz w:val="24"/>
                <w:szCs w:val="24"/>
              </w:rPr>
              <w:t>donde</w:t>
            </w:r>
            <w:r w:rsidR="00FE095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095D" w:rsidRPr="00A42826">
              <w:rPr>
                <w:rFonts w:ascii="Arial" w:hAnsi="Arial" w:cs="Arial"/>
                <w:i/>
                <w:sz w:val="24"/>
                <w:szCs w:val="24"/>
              </w:rPr>
              <w:t>L</w:t>
            </w:r>
            <w:r w:rsidR="00FE095D">
              <w:rPr>
                <w:rFonts w:ascii="Arial" w:hAnsi="Arial" w:cs="Arial"/>
                <w:sz w:val="24"/>
                <w:szCs w:val="24"/>
              </w:rPr>
              <w:t xml:space="preserve"> es la longitud de arco, </w:t>
            </w:r>
            <w:r w:rsidR="00FE095D" w:rsidRPr="00F207D9">
              <w:rPr>
                <w:rFonts w:ascii="Arial" w:eastAsiaTheme="minorEastAsia" w:hAnsi="Arial" w:cs="Arial"/>
                <w:sz w:val="24"/>
                <w:szCs w:val="24"/>
              </w:rPr>
              <w:t>α</w:t>
            </w:r>
            <w:r w:rsidR="00FE095D">
              <w:rPr>
                <w:rFonts w:ascii="Arial" w:eastAsiaTheme="minorEastAsia" w:hAnsi="Arial" w:cs="Arial"/>
                <w:sz w:val="24"/>
                <w:szCs w:val="24"/>
              </w:rPr>
              <w:t xml:space="preserve"> es la medida en grados del ángulo </w:t>
            </w:r>
            <w:r w:rsidR="00FE095D">
              <w:rPr>
                <w:rFonts w:ascii="Arial" w:hAnsi="Arial" w:cs="Arial"/>
                <w:sz w:val="24"/>
                <w:szCs w:val="24"/>
              </w:rPr>
              <w:t xml:space="preserve">central y </w:t>
            </w:r>
            <w:r w:rsidR="00FE095D" w:rsidRPr="00F207D9">
              <w:rPr>
                <w:rFonts w:ascii="Arial" w:hAnsi="Arial" w:cs="Arial"/>
                <w:i/>
                <w:sz w:val="24"/>
                <w:szCs w:val="24"/>
              </w:rPr>
              <w:t>r</w:t>
            </w:r>
            <w:r w:rsidR="00FE095D" w:rsidRPr="00F207D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095D">
              <w:rPr>
                <w:rFonts w:ascii="Arial" w:hAnsi="Arial" w:cs="Arial"/>
                <w:sz w:val="24"/>
                <w:szCs w:val="24"/>
              </w:rPr>
              <w:t>es la medida del</w:t>
            </w:r>
            <w:r w:rsidR="00FE095D" w:rsidRPr="00F207D9">
              <w:rPr>
                <w:rFonts w:ascii="Arial" w:hAnsi="Arial" w:cs="Arial"/>
                <w:sz w:val="24"/>
                <w:szCs w:val="24"/>
              </w:rPr>
              <w:t xml:space="preserve"> radio</w:t>
            </w:r>
            <w:r w:rsidR="00FE095D">
              <w:rPr>
                <w:rFonts w:ascii="Arial" w:hAnsi="Arial" w:cs="Arial"/>
                <w:sz w:val="24"/>
                <w:szCs w:val="24"/>
              </w:rPr>
              <w:t xml:space="preserve"> de la circunferencia.</w:t>
            </w:r>
          </w:p>
        </w:tc>
      </w:tr>
    </w:tbl>
    <w:p w14:paraId="5D5B7029" w14:textId="77777777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7EACE82" w14:textId="0CF47140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Por ejemplo, calcular la longitud del arco de la circunferencia que se presenta en la imagen:</w:t>
      </w:r>
    </w:p>
    <w:p w14:paraId="2600FD23" w14:textId="77777777" w:rsidR="00FE095D" w:rsidRDefault="00FE095D" w:rsidP="00FE095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E095D" w:rsidRPr="00492F5C" w14:paraId="719E5B3E" w14:textId="77777777" w:rsidTr="009C1DAF">
        <w:tc>
          <w:tcPr>
            <w:tcW w:w="9054" w:type="dxa"/>
            <w:gridSpan w:val="2"/>
            <w:shd w:val="clear" w:color="auto" w:fill="0D0D0D" w:themeFill="text1" w:themeFillTint="F2"/>
          </w:tcPr>
          <w:p w14:paraId="0EFBEC21" w14:textId="77777777" w:rsidR="00FE095D" w:rsidRPr="00492F5C" w:rsidRDefault="00FE095D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E095D" w:rsidRPr="00492F5C" w14:paraId="21C3F9F8" w14:textId="77777777" w:rsidTr="009C1DAF">
        <w:tc>
          <w:tcPr>
            <w:tcW w:w="2943" w:type="dxa"/>
          </w:tcPr>
          <w:p w14:paraId="631F4EA2" w14:textId="77777777" w:rsidR="00FE095D" w:rsidRPr="00492F5C" w:rsidRDefault="00FE095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43189975" w14:textId="77777777" w:rsidR="00FE095D" w:rsidRPr="00492F5C" w:rsidRDefault="00D34F2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MA_09_05_IMG19</w:t>
            </w:r>
          </w:p>
        </w:tc>
      </w:tr>
      <w:tr w:rsidR="00FE095D" w:rsidRPr="00492F5C" w14:paraId="0934C76B" w14:textId="77777777" w:rsidTr="009C1DAF">
        <w:tc>
          <w:tcPr>
            <w:tcW w:w="2943" w:type="dxa"/>
          </w:tcPr>
          <w:p w14:paraId="7659581C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5C963324" w14:textId="3538197E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 con un ángulo central, el radio y la</w:t>
            </w:r>
            <w:r w:rsidR="006756F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longitud de arco</w:t>
            </w:r>
          </w:p>
        </w:tc>
      </w:tr>
      <w:tr w:rsidR="00FE095D" w:rsidRPr="00492F5C" w14:paraId="1F7C43EF" w14:textId="77777777" w:rsidTr="009C1DAF">
        <w:tc>
          <w:tcPr>
            <w:tcW w:w="2943" w:type="dxa"/>
          </w:tcPr>
          <w:p w14:paraId="48D31775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14:paraId="6537B732" w14:textId="77777777" w:rsidR="00FE095D" w:rsidRDefault="00FE095D" w:rsidP="009C1DAF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>
              <w:rPr>
                <w:sz w:val="24"/>
                <w:szCs w:val="24"/>
                <w:lang w:val="es-ES_tradnl"/>
              </w:rPr>
              <w:object w:dxaOrig="8820" w:dyaOrig="7515" w14:anchorId="15FDA2E3">
                <v:shape id="_x0000_i1032" type="#_x0000_t75" style="width:202.5pt;height:172pt" o:ole="">
                  <v:imagedata r:id="rId37" o:title=""/>
                </v:shape>
                <o:OLEObject Type="Embed" ProgID="PBrush" ShapeID="_x0000_i1032" DrawAspect="Content" ObjectID="_1519544734" r:id="rId38"/>
              </w:object>
            </w:r>
          </w:p>
          <w:p w14:paraId="257BF53F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E095D" w:rsidRPr="00E5033C" w14:paraId="4EFDCD8C" w14:textId="77777777" w:rsidTr="009C1DAF">
        <w:trPr>
          <w:trHeight w:val="70"/>
        </w:trPr>
        <w:tc>
          <w:tcPr>
            <w:tcW w:w="2943" w:type="dxa"/>
          </w:tcPr>
          <w:p w14:paraId="7D46FDB0" w14:textId="77777777" w:rsidR="00FE095D" w:rsidRPr="00492F5C" w:rsidRDefault="00FE095D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277F4F49" w14:textId="4436BA0F" w:rsidR="00FE095D" w:rsidRDefault="00FE095D" w:rsidP="009C1DA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acuerdo con la imagen se tienen los siguientes datos:</w:t>
            </w:r>
          </w:p>
          <w:p w14:paraId="5A117138" w14:textId="77777777" w:rsidR="00FE095D" w:rsidRDefault="00FE095D" w:rsidP="009C1DA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8E12A1">
              <w:rPr>
                <w:rFonts w:ascii="Arial" w:hAnsi="Arial" w:cs="Arial"/>
                <w:i/>
              </w:rPr>
              <w:t>r</w:t>
            </w:r>
            <w:r>
              <w:rPr>
                <w:rFonts w:ascii="Arial" w:hAnsi="Arial" w:cs="Arial"/>
              </w:rPr>
              <w:t xml:space="preserve"> = 3,4 m</w:t>
            </w:r>
          </w:p>
          <w:p w14:paraId="6A31590B" w14:textId="77777777" w:rsidR="00FE095D" w:rsidRDefault="00FE095D" w:rsidP="009C1DAF">
            <w:pPr>
              <w:tabs>
                <w:tab w:val="right" w:pos="8498"/>
              </w:tabs>
              <w:jc w:val="both"/>
              <w:rPr>
                <w:rFonts w:ascii="Arial" w:eastAsiaTheme="minorEastAsia" w:hAnsi="Arial" w:cs="Arial"/>
              </w:rPr>
            </w:pPr>
            <w:r w:rsidRPr="008E12A1">
              <w:rPr>
                <w:rFonts w:ascii="Arial" w:eastAsiaTheme="minorEastAsia" w:hAnsi="Arial" w:cs="Arial"/>
                <w:i/>
              </w:rPr>
              <w:t>α</w:t>
            </w:r>
            <w:r>
              <w:rPr>
                <w:rFonts w:ascii="Arial" w:eastAsiaTheme="minorEastAsia" w:hAnsi="Arial" w:cs="Arial"/>
              </w:rPr>
              <w:t xml:space="preserve"> = 65,8°</w:t>
            </w:r>
          </w:p>
          <w:p w14:paraId="0231E3D3" w14:textId="77777777" w:rsidR="00FE095D" w:rsidRPr="008E12A1" w:rsidRDefault="00FE095D" w:rsidP="009C1DAF">
            <w:pPr>
              <w:tabs>
                <w:tab w:val="right" w:pos="849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Theme="minorEastAsia" w:hAnsi="Arial" w:cs="Arial"/>
              </w:rPr>
              <w:t xml:space="preserve">Se debe averiguar el valor de la longitud </w:t>
            </w:r>
            <w:r w:rsidR="0087349B">
              <w:rPr>
                <w:rFonts w:ascii="Arial" w:eastAsiaTheme="minorEastAsia" w:hAnsi="Arial" w:cs="Arial"/>
              </w:rPr>
              <w:t xml:space="preserve">de arco </w:t>
            </w:r>
            <w:r>
              <w:rPr>
                <w:rFonts w:ascii="Arial" w:eastAsiaTheme="minorEastAsia" w:hAnsi="Arial" w:cs="Arial"/>
              </w:rPr>
              <w:t xml:space="preserve">de la circunferencia </w:t>
            </w:r>
            <w:r w:rsidRPr="008E12A1">
              <w:rPr>
                <w:rFonts w:ascii="Arial" w:eastAsiaTheme="minorEastAsia" w:hAnsi="Arial" w:cs="Arial"/>
                <w:i/>
              </w:rPr>
              <w:t>L</w:t>
            </w:r>
            <w:r>
              <w:rPr>
                <w:rFonts w:ascii="Arial" w:eastAsiaTheme="minorEastAsia" w:hAnsi="Arial" w:cs="Arial"/>
                <w:i/>
              </w:rPr>
              <w:t>.</w:t>
            </w:r>
          </w:p>
        </w:tc>
      </w:tr>
    </w:tbl>
    <w:p w14:paraId="79C36107" w14:textId="77777777" w:rsidR="00FE095D" w:rsidRDefault="00FE095D" w:rsidP="00FE095D">
      <w:pPr>
        <w:tabs>
          <w:tab w:val="left" w:pos="2010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76E5356" w14:textId="028CAFA3" w:rsidR="00FE095D" w:rsidRDefault="00FE095D" w:rsidP="00FE095D">
      <w:pPr>
        <w:tabs>
          <w:tab w:val="left" w:pos="2010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calcular la longitud de arco de la circunferencia se remplazan los valores en la </w:t>
      </w:r>
      <w:r w:rsidR="00154D89">
        <w:rPr>
          <w:rFonts w:ascii="Arial" w:hAnsi="Arial" w:cs="Arial"/>
        </w:rPr>
        <w:t xml:space="preserve">fórmula </w:t>
      </w:r>
      <w:r>
        <w:rPr>
          <w:rFonts w:ascii="Arial" w:hAnsi="Arial" w:cs="Arial"/>
        </w:rPr>
        <w:t>y se resuelve, así</w:t>
      </w:r>
    </w:p>
    <w:p w14:paraId="3E7FE595" w14:textId="77777777" w:rsidR="00FE095D" w:rsidRDefault="00FE095D" w:rsidP="00FE095D">
      <w:pPr>
        <w:tabs>
          <w:tab w:val="left" w:pos="2010"/>
        </w:tabs>
        <w:spacing w:after="0"/>
        <w:jc w:val="both"/>
        <w:rPr>
          <w:rFonts w:ascii="Arial" w:hAnsi="Arial" w:cs="Arial"/>
        </w:rPr>
      </w:pPr>
    </w:p>
    <w:p w14:paraId="4B9748B7" w14:textId="77777777" w:rsidR="00FE095D" w:rsidRPr="009E76A5" w:rsidRDefault="00FE095D" w:rsidP="00FE095D">
      <w:pPr>
        <w:tabs>
          <w:tab w:val="right" w:pos="8498"/>
        </w:tabs>
        <w:jc w:val="center"/>
        <w:rPr>
          <w:rFonts w:ascii="Arial" w:eastAsiaTheme="minorEastAsia" w:hAnsi="Arial" w:cs="Arial"/>
        </w:rPr>
      </w:pPr>
      <w:r w:rsidRPr="009E76A5">
        <w:rPr>
          <w:rFonts w:ascii="Arial" w:eastAsiaTheme="minorEastAsia" w:hAnsi="Arial" w:cs="Arial"/>
        </w:rPr>
        <w:t>&lt;&lt;MA_09_10_08.gif&gt;&gt;</w:t>
      </w:r>
    </w:p>
    <w:p w14:paraId="05CD682E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2532CA39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34225C11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 (recurso de exposición)</w:t>
            </w:r>
          </w:p>
        </w:tc>
      </w:tr>
      <w:tr w:rsidR="00FA3280" w:rsidRPr="00992278" w14:paraId="3689E097" w14:textId="77777777" w:rsidTr="009C1DAF">
        <w:tc>
          <w:tcPr>
            <w:tcW w:w="2518" w:type="dxa"/>
          </w:tcPr>
          <w:p w14:paraId="2884C294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8296164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MA_09_10_REC60 </w:t>
            </w:r>
          </w:p>
        </w:tc>
      </w:tr>
      <w:tr w:rsidR="00FA3280" w:rsidRPr="00992278" w14:paraId="6412BA92" w14:textId="77777777" w:rsidTr="009C1DAF">
        <w:tc>
          <w:tcPr>
            <w:tcW w:w="2518" w:type="dxa"/>
          </w:tcPr>
          <w:p w14:paraId="6279E196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8D0246F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Arcos y ángulos</w:t>
            </w:r>
          </w:p>
        </w:tc>
      </w:tr>
      <w:tr w:rsidR="00FA3280" w:rsidRPr="00992278" w14:paraId="4EC89914" w14:textId="77777777" w:rsidTr="009C1DAF">
        <w:tc>
          <w:tcPr>
            <w:tcW w:w="2518" w:type="dxa"/>
          </w:tcPr>
          <w:p w14:paraId="3D8C63CE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DDDBDD6" w14:textId="77777777" w:rsidR="00FA3280" w:rsidRPr="00992278" w:rsidRDefault="00FA3280" w:rsidP="00FA328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Secuencia de imágenes mediante la cual se identifican ángulos y arcos de una circunferencia y su respectiva medida</w:t>
            </w:r>
          </w:p>
        </w:tc>
      </w:tr>
    </w:tbl>
    <w:p w14:paraId="00A5620C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p w14:paraId="63AF084D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3280" w:rsidRPr="00992278" w14:paraId="08B014F3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CDE56AD" w14:textId="77777777" w:rsidR="00FA3280" w:rsidRPr="00992278" w:rsidRDefault="00FA3280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FA3280" w:rsidRPr="00992278" w14:paraId="6E06CF09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20698B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7DED57" w14:textId="77777777" w:rsidR="00FA3280" w:rsidRPr="00992278" w:rsidRDefault="00FA3280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MA_09_10_REC90</w:t>
            </w:r>
          </w:p>
        </w:tc>
      </w:tr>
      <w:tr w:rsidR="00FA3280" w:rsidRPr="00992278" w14:paraId="0CD95EF4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418176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1042A3" w14:textId="77777777" w:rsidR="00FA3280" w:rsidRPr="00992278" w:rsidRDefault="00FA3280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Calcula medidas aplicando propiedades de la circunferencia</w:t>
            </w:r>
          </w:p>
        </w:tc>
      </w:tr>
      <w:tr w:rsidR="00FA3280" w:rsidRPr="00992278" w14:paraId="3BB971C7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1C7429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A1013F" w14:textId="77777777" w:rsidR="00FA3280" w:rsidRPr="00992278" w:rsidRDefault="00FA3280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calcular medidas de cuerdas, ángulos o arcos de la circunferencia aplicando conceptos y propiedades estudiados</w:t>
            </w:r>
          </w:p>
        </w:tc>
      </w:tr>
    </w:tbl>
    <w:p w14:paraId="544EB95B" w14:textId="77777777" w:rsidR="00FA3280" w:rsidRPr="00992278" w:rsidRDefault="00FA3280" w:rsidP="00FA3280">
      <w:pPr>
        <w:spacing w:after="0"/>
        <w:rPr>
          <w:rFonts w:ascii="Arial" w:hAnsi="Arial" w:cs="Arial"/>
          <w:color w:val="000000"/>
        </w:rPr>
      </w:pPr>
    </w:p>
    <w:p w14:paraId="6B29CA19" w14:textId="77777777" w:rsidR="00F64B24" w:rsidRDefault="007D5291" w:rsidP="00AB6997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="00AB6997" w:rsidRPr="007C7957">
        <w:rPr>
          <w:rFonts w:ascii="Arial" w:hAnsi="Arial" w:cs="Arial"/>
          <w:highlight w:val="yellow"/>
        </w:rPr>
        <w:t>]</w:t>
      </w:r>
      <w:r w:rsidR="00AB6997">
        <w:rPr>
          <w:rFonts w:ascii="Arial" w:hAnsi="Arial" w:cs="Arial"/>
        </w:rPr>
        <w:t xml:space="preserve"> </w:t>
      </w:r>
      <w:r w:rsidR="00AB6997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>.3</w:t>
      </w:r>
      <w:r w:rsidR="00AB6997">
        <w:rPr>
          <w:rFonts w:ascii="Arial" w:hAnsi="Arial" w:cs="Arial"/>
          <w:b/>
        </w:rPr>
        <w:t xml:space="preserve"> Medidas de segmentos de la circunferencia</w:t>
      </w:r>
    </w:p>
    <w:p w14:paraId="3D3B0C74" w14:textId="77777777" w:rsidR="00F64B24" w:rsidRDefault="00F64B24" w:rsidP="00AB6997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14:paraId="1D59A339" w14:textId="6F11D47F" w:rsidR="00F21936" w:rsidRDefault="007D5C44" w:rsidP="006F6EE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6F2094">
        <w:rPr>
          <w:rFonts w:ascii="Arial" w:hAnsi="Arial" w:cs="Arial"/>
        </w:rPr>
        <w:t xml:space="preserve">os segmentos que </w:t>
      </w:r>
      <w:r w:rsidR="006F2094" w:rsidRPr="00F21936">
        <w:rPr>
          <w:rFonts w:ascii="Arial" w:hAnsi="Arial" w:cs="Arial"/>
        </w:rPr>
        <w:t>se relacionan con la circunferencia son</w:t>
      </w:r>
      <w:r w:rsidR="00F21936">
        <w:rPr>
          <w:rFonts w:ascii="Arial" w:hAnsi="Arial" w:cs="Arial"/>
        </w:rPr>
        <w:t xml:space="preserve">: </w:t>
      </w:r>
      <w:r w:rsidR="00F21936" w:rsidRPr="00F21936">
        <w:rPr>
          <w:rFonts w:ascii="Arial" w:hAnsi="Arial" w:cs="Arial"/>
        </w:rPr>
        <w:t>el</w:t>
      </w:r>
      <w:r w:rsidR="006756F0">
        <w:rPr>
          <w:rFonts w:ascii="Arial" w:hAnsi="Arial" w:cs="Arial"/>
        </w:rPr>
        <w:t xml:space="preserve"> </w:t>
      </w:r>
      <w:r w:rsidR="006F6EEE" w:rsidRPr="006861DF">
        <w:rPr>
          <w:rFonts w:ascii="Arial" w:hAnsi="Arial" w:cs="Arial"/>
          <w:b/>
        </w:rPr>
        <w:t>r</w:t>
      </w:r>
      <w:r w:rsidR="006F2094" w:rsidRPr="006861DF">
        <w:rPr>
          <w:rFonts w:ascii="Arial" w:hAnsi="Arial" w:cs="Arial"/>
          <w:b/>
        </w:rPr>
        <w:t>adio</w:t>
      </w:r>
      <w:r w:rsidR="006F6EEE" w:rsidRPr="00F21936">
        <w:rPr>
          <w:rFonts w:ascii="Arial" w:hAnsi="Arial" w:cs="Arial"/>
        </w:rPr>
        <w:t xml:space="preserve">, el </w:t>
      </w:r>
      <w:r w:rsidR="00CF5DE3">
        <w:rPr>
          <w:rFonts w:ascii="Arial" w:hAnsi="Arial" w:cs="Arial"/>
          <w:b/>
        </w:rPr>
        <w:t>d</w:t>
      </w:r>
      <w:r w:rsidR="006F2094" w:rsidRPr="006861DF">
        <w:rPr>
          <w:rFonts w:ascii="Arial" w:hAnsi="Arial" w:cs="Arial"/>
          <w:b/>
        </w:rPr>
        <w:t>iámetro</w:t>
      </w:r>
      <w:r w:rsidR="006F6EEE" w:rsidRPr="006861DF">
        <w:rPr>
          <w:rFonts w:ascii="Arial" w:hAnsi="Arial" w:cs="Arial"/>
          <w:b/>
        </w:rPr>
        <w:t xml:space="preserve"> </w:t>
      </w:r>
      <w:r w:rsidR="006F6EEE" w:rsidRPr="00F21936">
        <w:rPr>
          <w:rFonts w:ascii="Arial" w:hAnsi="Arial" w:cs="Arial"/>
        </w:rPr>
        <w:t xml:space="preserve">y las </w:t>
      </w:r>
      <w:r w:rsidR="006F6EEE" w:rsidRPr="006861DF">
        <w:rPr>
          <w:rFonts w:ascii="Arial" w:hAnsi="Arial" w:cs="Arial"/>
          <w:b/>
        </w:rPr>
        <w:t>cuerdas</w:t>
      </w:r>
      <w:r w:rsidR="00154D89">
        <w:rPr>
          <w:rFonts w:ascii="Arial" w:hAnsi="Arial" w:cs="Arial"/>
        </w:rPr>
        <w:t>.</w:t>
      </w:r>
      <w:r w:rsidR="006F6EEE" w:rsidRPr="00F21936">
        <w:rPr>
          <w:rFonts w:ascii="Arial" w:hAnsi="Arial" w:cs="Arial"/>
        </w:rPr>
        <w:t xml:space="preserve"> </w:t>
      </w:r>
      <w:r w:rsidR="00154D89">
        <w:rPr>
          <w:rFonts w:ascii="Arial" w:hAnsi="Arial" w:cs="Arial"/>
        </w:rPr>
        <w:t>A</w:t>
      </w:r>
      <w:r w:rsidR="006F6EEE" w:rsidRPr="00F21936">
        <w:rPr>
          <w:rFonts w:ascii="Arial" w:hAnsi="Arial" w:cs="Arial"/>
        </w:rPr>
        <w:t xml:space="preserve"> continuación se </w:t>
      </w:r>
      <w:r w:rsidR="00154D89" w:rsidRPr="00F21936">
        <w:rPr>
          <w:rFonts w:ascii="Arial" w:hAnsi="Arial" w:cs="Arial"/>
        </w:rPr>
        <w:t>mostrar</w:t>
      </w:r>
      <w:r w:rsidR="00154D89">
        <w:rPr>
          <w:rFonts w:ascii="Arial" w:hAnsi="Arial" w:cs="Arial"/>
        </w:rPr>
        <w:t>á</w:t>
      </w:r>
      <w:r w:rsidR="00154D89" w:rsidRPr="00F21936">
        <w:rPr>
          <w:rFonts w:ascii="Arial" w:hAnsi="Arial" w:cs="Arial"/>
        </w:rPr>
        <w:t xml:space="preserve">n </w:t>
      </w:r>
      <w:r w:rsidR="006F6EEE" w:rsidRPr="00F21936">
        <w:rPr>
          <w:rFonts w:ascii="Arial" w:hAnsi="Arial" w:cs="Arial"/>
        </w:rPr>
        <w:t>algunos métodos que</w:t>
      </w:r>
      <w:r w:rsidR="00F21936">
        <w:rPr>
          <w:rFonts w:ascii="Arial" w:hAnsi="Arial" w:cs="Arial"/>
        </w:rPr>
        <w:t xml:space="preserve"> se pueden </w:t>
      </w:r>
      <w:r w:rsidR="00F21936">
        <w:rPr>
          <w:rFonts w:ascii="Arial" w:hAnsi="Arial" w:cs="Arial"/>
        </w:rPr>
        <w:lastRenderedPageBreak/>
        <w:t>u</w:t>
      </w:r>
      <w:r w:rsidR="0062564B">
        <w:rPr>
          <w:rFonts w:ascii="Arial" w:hAnsi="Arial" w:cs="Arial"/>
        </w:rPr>
        <w:t>tilizar para encontrar las medi</w:t>
      </w:r>
      <w:r w:rsidR="00F21936">
        <w:rPr>
          <w:rFonts w:ascii="Arial" w:hAnsi="Arial" w:cs="Arial"/>
        </w:rPr>
        <w:t>das de estos segmentos</w:t>
      </w:r>
      <w:r w:rsidR="00154D89">
        <w:rPr>
          <w:rFonts w:ascii="Arial" w:hAnsi="Arial" w:cs="Arial"/>
        </w:rPr>
        <w:t xml:space="preserve">; </w:t>
      </w:r>
      <w:r w:rsidR="00F21936">
        <w:rPr>
          <w:rFonts w:ascii="Arial" w:hAnsi="Arial" w:cs="Arial"/>
        </w:rPr>
        <w:t>cabe recordar que se deben cumplir ciertas co</w:t>
      </w:r>
      <w:r w:rsidR="00744730">
        <w:rPr>
          <w:rFonts w:ascii="Arial" w:hAnsi="Arial" w:cs="Arial"/>
        </w:rPr>
        <w:t>ndiciones para utilizar cada uno</w:t>
      </w:r>
      <w:r w:rsidR="00F21936">
        <w:rPr>
          <w:rFonts w:ascii="Arial" w:hAnsi="Arial" w:cs="Arial"/>
        </w:rPr>
        <w:t xml:space="preserve"> de estos métodos.</w:t>
      </w:r>
    </w:p>
    <w:p w14:paraId="12D77676" w14:textId="77777777" w:rsidR="00F21936" w:rsidRDefault="00F21936" w:rsidP="006F6EE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EE83B8C" w14:textId="77777777" w:rsidR="00607BBC" w:rsidRDefault="00607BBC" w:rsidP="00607BBC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07BBC" w:rsidRPr="00596306" w14:paraId="09BD911E" w14:textId="77777777" w:rsidTr="009C1DAF">
        <w:tc>
          <w:tcPr>
            <w:tcW w:w="8978" w:type="dxa"/>
            <w:gridSpan w:val="2"/>
            <w:shd w:val="clear" w:color="auto" w:fill="000000" w:themeFill="text1"/>
          </w:tcPr>
          <w:p w14:paraId="5E4149EA" w14:textId="77777777" w:rsidR="00607BBC" w:rsidRPr="00C34E75" w:rsidRDefault="00607BBC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607BBC" w:rsidRPr="00596306" w14:paraId="1A780CDF" w14:textId="77777777" w:rsidTr="009C1DAF">
        <w:tc>
          <w:tcPr>
            <w:tcW w:w="2518" w:type="dxa"/>
          </w:tcPr>
          <w:p w14:paraId="4874F015" w14:textId="77777777" w:rsidR="00607BBC" w:rsidRPr="00C34E75" w:rsidRDefault="00607BBC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92B3AB5" w14:textId="77777777" w:rsidR="00607BBC" w:rsidRPr="00C34E75" w:rsidRDefault="00607BBC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La medida del radio</w:t>
            </w:r>
          </w:p>
        </w:tc>
      </w:tr>
      <w:tr w:rsidR="00607BBC" w:rsidRPr="00596306" w14:paraId="562B14A7" w14:textId="77777777" w:rsidTr="009C1DAF">
        <w:tc>
          <w:tcPr>
            <w:tcW w:w="2518" w:type="dxa"/>
          </w:tcPr>
          <w:p w14:paraId="0A9275B2" w14:textId="77777777" w:rsidR="00607BBC" w:rsidRPr="00C34E75" w:rsidRDefault="00607BBC" w:rsidP="009C1DAF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2FB9E75C" w14:textId="403FF9CE" w:rsidR="00607BBC" w:rsidRDefault="00607BBC" w:rsidP="00607BBC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</w:t>
            </w:r>
            <w:r w:rsidR="00154D89">
              <w:rPr>
                <w:rFonts w:ascii="Arial" w:hAnsi="Arial" w:cs="Arial"/>
              </w:rPr>
              <w:t xml:space="preserve">calcular </w:t>
            </w:r>
            <w:r>
              <w:rPr>
                <w:rFonts w:ascii="Arial" w:hAnsi="Arial" w:cs="Arial"/>
              </w:rPr>
              <w:t xml:space="preserve">la medida </w:t>
            </w:r>
            <w:r w:rsidRPr="00F21936">
              <w:rPr>
                <w:rFonts w:ascii="Arial" w:hAnsi="Arial" w:cs="Arial"/>
              </w:rPr>
              <w:t>del</w:t>
            </w:r>
            <w:r w:rsidRPr="00F21936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radio </w:t>
            </w:r>
            <w:r>
              <w:rPr>
                <w:rFonts w:ascii="Arial" w:hAnsi="Arial" w:cs="Arial"/>
              </w:rPr>
              <w:t xml:space="preserve">de una circunferencia, en esta ocasión se </w:t>
            </w:r>
            <w:r w:rsidR="00154D89">
              <w:rPr>
                <w:rFonts w:ascii="Arial" w:hAnsi="Arial" w:cs="Arial"/>
              </w:rPr>
              <w:t xml:space="preserve">utilizarán </w:t>
            </w:r>
            <w:r>
              <w:rPr>
                <w:rFonts w:ascii="Arial" w:hAnsi="Arial" w:cs="Arial"/>
              </w:rPr>
              <w:t>dos métodos</w:t>
            </w:r>
            <w:r w:rsidR="00154D89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cada uno con su fórmula</w:t>
            </w:r>
            <w:r w:rsidR="00154D89">
              <w:rPr>
                <w:rFonts w:ascii="Arial" w:hAnsi="Arial" w:cs="Arial"/>
              </w:rPr>
              <w:t xml:space="preserve">; </w:t>
            </w:r>
            <w:r>
              <w:rPr>
                <w:rFonts w:ascii="Arial" w:hAnsi="Arial" w:cs="Arial"/>
              </w:rPr>
              <w:t>en la primera fórmula es necesario conocer la longitud de la circunferencia</w:t>
            </w:r>
            <w:r w:rsidR="00154D89">
              <w:rPr>
                <w:rFonts w:ascii="Arial" w:hAnsi="Arial" w:cs="Arial"/>
              </w:rPr>
              <w:t xml:space="preserve"> y </w:t>
            </w:r>
            <w:r>
              <w:rPr>
                <w:rFonts w:ascii="Arial" w:hAnsi="Arial" w:cs="Arial"/>
              </w:rPr>
              <w:t xml:space="preserve">en la segunda fórmula es </w:t>
            </w:r>
            <w:r w:rsidR="00422257">
              <w:rPr>
                <w:rFonts w:ascii="Arial" w:hAnsi="Arial" w:cs="Arial"/>
              </w:rPr>
              <w:t xml:space="preserve">indispensable </w:t>
            </w:r>
            <w:r>
              <w:rPr>
                <w:rFonts w:ascii="Arial" w:hAnsi="Arial" w:cs="Arial"/>
              </w:rPr>
              <w:t>conocer el área de la circunferencia:</w:t>
            </w:r>
          </w:p>
          <w:p w14:paraId="09ED8905" w14:textId="77777777" w:rsidR="00607BBC" w:rsidRPr="00F21936" w:rsidRDefault="00607BBC" w:rsidP="00607BBC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Pr="00F21936">
              <w:rPr>
                <w:rFonts w:ascii="Arial" w:hAnsi="Arial" w:cs="Arial"/>
                <w:b/>
              </w:rPr>
              <w:t xml:space="preserve">   </w:t>
            </w:r>
          </w:p>
          <w:p w14:paraId="78AE3B10" w14:textId="77777777" w:rsidR="00607BBC" w:rsidRPr="00744730" w:rsidRDefault="00607BBC" w:rsidP="00607BBC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  <w:r w:rsidRPr="00744730">
              <w:rPr>
                <w:rFonts w:ascii="Arial" w:hAnsi="Arial" w:cs="Arial"/>
              </w:rPr>
              <w:t>&lt;&lt;MA_09_10_02.gif&gt;&gt;</w:t>
            </w:r>
          </w:p>
          <w:p w14:paraId="4F1CC222" w14:textId="77777777" w:rsidR="00607BBC" w:rsidRDefault="00607BBC" w:rsidP="00607BBC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14:paraId="1D506CCB" w14:textId="6D761FDA" w:rsidR="00607BBC" w:rsidRDefault="00422257" w:rsidP="00607BBC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donde </w:t>
            </w:r>
            <w:r w:rsidR="00607BBC" w:rsidRPr="00744730">
              <w:rPr>
                <w:rFonts w:ascii="Arial" w:hAnsi="Arial" w:cs="Arial"/>
                <w:i/>
              </w:rPr>
              <w:t>L</w:t>
            </w:r>
            <w:r w:rsidR="00607BBC">
              <w:rPr>
                <w:rFonts w:ascii="Arial" w:hAnsi="Arial" w:cs="Arial"/>
              </w:rPr>
              <w:t xml:space="preserve"> es la longitud de la circunferencia y </w:t>
            </w:r>
            <w:r w:rsidR="00607BBC" w:rsidRPr="00744730">
              <w:rPr>
                <w:rFonts w:ascii="Arial" w:hAnsi="Arial" w:cs="Arial"/>
                <w:i/>
              </w:rPr>
              <w:t>r</w:t>
            </w:r>
            <w:r w:rsidR="00607BBC">
              <w:rPr>
                <w:rFonts w:ascii="Arial" w:hAnsi="Arial" w:cs="Arial"/>
              </w:rPr>
              <w:t xml:space="preserve"> el radio.</w:t>
            </w:r>
          </w:p>
          <w:p w14:paraId="316A6470" w14:textId="77777777" w:rsidR="00607BBC" w:rsidRPr="00744730" w:rsidRDefault="00607BBC" w:rsidP="00607BBC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744730">
              <w:rPr>
                <w:rFonts w:ascii="Arial" w:hAnsi="Arial" w:cs="Arial"/>
              </w:rPr>
              <w:t>&lt;&lt;MA_09_10_03.gif&gt;&gt;</w:t>
            </w:r>
          </w:p>
          <w:p w14:paraId="599BFB78" w14:textId="77777777" w:rsidR="00607BBC" w:rsidRDefault="00607BBC" w:rsidP="00607BBC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14:paraId="500B222E" w14:textId="67B0D4C5" w:rsidR="00607BBC" w:rsidRPr="00171224" w:rsidRDefault="00422257" w:rsidP="00A0405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 xml:space="preserve">donde </w:t>
            </w:r>
            <w:r w:rsidR="00607BBC" w:rsidRPr="00744730">
              <w:rPr>
                <w:rFonts w:ascii="Arial" w:hAnsi="Arial" w:cs="Arial"/>
                <w:i/>
              </w:rPr>
              <w:t>A</w:t>
            </w:r>
            <w:r w:rsidR="00607BBC">
              <w:rPr>
                <w:rFonts w:ascii="Arial" w:hAnsi="Arial" w:cs="Arial"/>
              </w:rPr>
              <w:t xml:space="preserve"> es el área de la circunferencia y </w:t>
            </w:r>
            <w:r w:rsidR="00607BBC" w:rsidRPr="00744730">
              <w:rPr>
                <w:rFonts w:ascii="Arial" w:hAnsi="Arial" w:cs="Arial"/>
                <w:i/>
              </w:rPr>
              <w:t>r</w:t>
            </w:r>
            <w:r w:rsidR="00607BBC">
              <w:rPr>
                <w:rFonts w:ascii="Arial" w:hAnsi="Arial" w:cs="Arial"/>
              </w:rPr>
              <w:t xml:space="preserve"> el radio.</w:t>
            </w:r>
          </w:p>
        </w:tc>
      </w:tr>
    </w:tbl>
    <w:p w14:paraId="4DC4319E" w14:textId="77777777" w:rsidR="00607BBC" w:rsidRDefault="00607BBC" w:rsidP="00607BBC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AB06A43" w14:textId="77777777" w:rsidR="006861DF" w:rsidRDefault="007D5C44" w:rsidP="006861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6861DF">
        <w:rPr>
          <w:rFonts w:ascii="Arial" w:hAnsi="Arial" w:cs="Arial"/>
        </w:rPr>
        <w:t xml:space="preserve">bserva </w:t>
      </w:r>
      <w:r>
        <w:rPr>
          <w:rFonts w:ascii="Arial" w:hAnsi="Arial" w:cs="Arial"/>
        </w:rPr>
        <w:t>los siguientes ejemplos</w:t>
      </w:r>
      <w:r w:rsidR="006861DF">
        <w:rPr>
          <w:rFonts w:ascii="Arial" w:hAnsi="Arial" w:cs="Arial"/>
        </w:rPr>
        <w:t>:</w:t>
      </w:r>
    </w:p>
    <w:p w14:paraId="5CE993CF" w14:textId="77777777" w:rsidR="006861DF" w:rsidRDefault="006861DF" w:rsidP="006861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7D855A1" w14:textId="05DF7D09" w:rsidR="006861DF" w:rsidRPr="00A04059" w:rsidRDefault="00744730" w:rsidP="00A04059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04059">
        <w:rPr>
          <w:rFonts w:ascii="Arial" w:hAnsi="Arial" w:cs="Arial"/>
        </w:rPr>
        <w:t xml:space="preserve">La longitud de la circunferencia de una llanta es </w:t>
      </w:r>
      <w:r w:rsidR="006861DF" w:rsidRPr="00A04059">
        <w:rPr>
          <w:rFonts w:ascii="Arial" w:hAnsi="Arial" w:cs="Arial"/>
        </w:rPr>
        <w:t>220 cm</w:t>
      </w:r>
      <w:r w:rsidRPr="00A04059">
        <w:rPr>
          <w:rFonts w:ascii="Arial" w:hAnsi="Arial" w:cs="Arial"/>
        </w:rPr>
        <w:t>,</w:t>
      </w:r>
      <w:r w:rsidR="006861DF" w:rsidRPr="00A04059">
        <w:rPr>
          <w:rFonts w:ascii="Arial" w:hAnsi="Arial" w:cs="Arial"/>
        </w:rPr>
        <w:t xml:space="preserve"> </w:t>
      </w:r>
      <w:r w:rsidRPr="00A04059">
        <w:rPr>
          <w:rFonts w:ascii="Arial" w:hAnsi="Arial" w:cs="Arial"/>
        </w:rPr>
        <w:t>determinar su radio.</w:t>
      </w:r>
    </w:p>
    <w:p w14:paraId="1159A468" w14:textId="77777777" w:rsidR="006861DF" w:rsidRDefault="006861DF" w:rsidP="006861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704F5FC" w14:textId="6346D823" w:rsidR="006861DF" w:rsidRDefault="00A04059" w:rsidP="006861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744730">
        <w:rPr>
          <w:rFonts w:ascii="Arial" w:hAnsi="Arial" w:cs="Arial"/>
        </w:rPr>
        <w:t xml:space="preserve">Se aplica la </w:t>
      </w:r>
      <w:r w:rsidR="00422257">
        <w:rPr>
          <w:rFonts w:ascii="Arial" w:hAnsi="Arial" w:cs="Arial"/>
        </w:rPr>
        <w:t>fórmula</w:t>
      </w:r>
    </w:p>
    <w:p w14:paraId="545D93F8" w14:textId="77777777" w:rsidR="00C632FA" w:rsidRDefault="00C632FA" w:rsidP="006861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5027F9D" w14:textId="77777777" w:rsidR="00C632FA" w:rsidRDefault="00C632FA" w:rsidP="00A04059">
      <w:pPr>
        <w:pStyle w:val="Prrafodelista"/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6861DF">
        <w:rPr>
          <w:rFonts w:ascii="Arial" w:hAnsi="Arial" w:cs="Arial"/>
        </w:rPr>
        <w:t>&lt;&lt;MA_09_</w:t>
      </w:r>
      <w:r w:rsidR="002E5475">
        <w:rPr>
          <w:rFonts w:ascii="Arial" w:hAnsi="Arial" w:cs="Arial"/>
        </w:rPr>
        <w:t>10_04</w:t>
      </w:r>
      <w:r w:rsidRPr="006861DF">
        <w:rPr>
          <w:rFonts w:ascii="Arial" w:hAnsi="Arial" w:cs="Arial"/>
        </w:rPr>
        <w:t>.gif&gt;&gt;</w:t>
      </w:r>
    </w:p>
    <w:p w14:paraId="6BE680CD" w14:textId="77777777" w:rsidR="00C632FA" w:rsidRDefault="00C632FA" w:rsidP="00C632F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4E81F5A" w14:textId="77777777" w:rsidR="00C632FA" w:rsidRPr="00C632FA" w:rsidRDefault="00A04059" w:rsidP="00C632F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C632FA">
        <w:rPr>
          <w:rFonts w:ascii="Arial" w:hAnsi="Arial" w:cs="Arial"/>
        </w:rPr>
        <w:t xml:space="preserve">El radio de la circunferencia de la llanta es de </w:t>
      </w:r>
      <w:r w:rsidRPr="00A04059">
        <w:rPr>
          <w:rFonts w:ascii="Arial" w:hAnsi="Arial" w:cs="Arial"/>
        </w:rPr>
        <w:t>3</w:t>
      </w:r>
      <w:r w:rsidR="00C632FA" w:rsidRPr="00A04059">
        <w:rPr>
          <w:rFonts w:ascii="Arial" w:hAnsi="Arial" w:cs="Arial"/>
        </w:rPr>
        <w:t>5 cm</w:t>
      </w:r>
      <w:r>
        <w:rPr>
          <w:rFonts w:ascii="Arial" w:hAnsi="Arial" w:cs="Arial"/>
        </w:rPr>
        <w:t xml:space="preserve"> aproximadamente.</w:t>
      </w:r>
      <w:r w:rsidR="00C632FA">
        <w:rPr>
          <w:rFonts w:ascii="Arial" w:hAnsi="Arial" w:cs="Arial"/>
        </w:rPr>
        <w:t xml:space="preserve"> </w:t>
      </w:r>
    </w:p>
    <w:p w14:paraId="5807824E" w14:textId="77777777" w:rsidR="006861DF" w:rsidRDefault="006861DF" w:rsidP="006861D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331ED689" w14:textId="2FDE91FB" w:rsidR="00C632FA" w:rsidRPr="00A04059" w:rsidRDefault="00C632FA" w:rsidP="00A04059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04059">
        <w:rPr>
          <w:rFonts w:ascii="Arial" w:hAnsi="Arial" w:cs="Arial"/>
        </w:rPr>
        <w:t>Se tiene una rueda de la fortuna cuya área es 28</w:t>
      </w:r>
      <w:r w:rsidR="00422257">
        <w:rPr>
          <w:rFonts w:ascii="Arial" w:hAnsi="Arial" w:cs="Arial"/>
        </w:rPr>
        <w:t xml:space="preserve"> </w:t>
      </w:r>
      <w:r w:rsidRPr="00A04059">
        <w:rPr>
          <w:rFonts w:ascii="Arial" w:hAnsi="Arial" w:cs="Arial"/>
        </w:rPr>
        <w:t>m</w:t>
      </w:r>
      <w:r w:rsidRPr="00A04059">
        <w:rPr>
          <w:rFonts w:ascii="Arial" w:hAnsi="Arial" w:cs="Arial"/>
          <w:vertAlign w:val="superscript"/>
        </w:rPr>
        <w:t>2</w:t>
      </w:r>
      <w:r w:rsidRPr="00A04059">
        <w:rPr>
          <w:rFonts w:ascii="Arial" w:hAnsi="Arial" w:cs="Arial"/>
        </w:rPr>
        <w:t>, calcular su radio.</w:t>
      </w:r>
    </w:p>
    <w:p w14:paraId="41190456" w14:textId="77777777" w:rsidR="00C632FA" w:rsidRDefault="00C632FA" w:rsidP="00C632F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7C8246A" w14:textId="77777777" w:rsidR="00C632FA" w:rsidRDefault="00A04059" w:rsidP="00A04059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Se u</w:t>
      </w:r>
      <w:r w:rsidR="002E19A6">
        <w:rPr>
          <w:rFonts w:ascii="Arial" w:hAnsi="Arial" w:cs="Arial"/>
        </w:rPr>
        <w:t>tiliza</w:t>
      </w:r>
      <w:r w:rsidR="00C632FA">
        <w:rPr>
          <w:rFonts w:ascii="Arial" w:hAnsi="Arial" w:cs="Arial"/>
        </w:rPr>
        <w:t xml:space="preserve"> la fórmula:</w:t>
      </w:r>
    </w:p>
    <w:p w14:paraId="5429FA28" w14:textId="77777777" w:rsidR="00C632FA" w:rsidRDefault="00C632FA" w:rsidP="00C632F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96EAFEA" w14:textId="77777777" w:rsidR="00C632FA" w:rsidRDefault="00C632FA" w:rsidP="002E19A6">
      <w:pPr>
        <w:pStyle w:val="Prrafodelista"/>
        <w:tabs>
          <w:tab w:val="right" w:pos="8498"/>
        </w:tabs>
        <w:spacing w:after="0"/>
        <w:jc w:val="center"/>
        <w:rPr>
          <w:rFonts w:ascii="Arial" w:hAnsi="Arial" w:cs="Arial"/>
        </w:rPr>
      </w:pPr>
      <w:r w:rsidRPr="006861DF">
        <w:rPr>
          <w:rFonts w:ascii="Arial" w:hAnsi="Arial" w:cs="Arial"/>
        </w:rPr>
        <w:t>&lt;&lt;MA_09_</w:t>
      </w:r>
      <w:r w:rsidR="002E5475">
        <w:rPr>
          <w:rFonts w:ascii="Arial" w:hAnsi="Arial" w:cs="Arial"/>
        </w:rPr>
        <w:t>10_05</w:t>
      </w:r>
      <w:r w:rsidRPr="006861DF">
        <w:rPr>
          <w:rFonts w:ascii="Arial" w:hAnsi="Arial" w:cs="Arial"/>
        </w:rPr>
        <w:t>.gif&gt;&gt;</w:t>
      </w:r>
    </w:p>
    <w:p w14:paraId="565F869D" w14:textId="77777777" w:rsidR="00C632FA" w:rsidRDefault="00C632FA" w:rsidP="00C632F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9BC1060" w14:textId="1FEB917C" w:rsidR="00C632FA" w:rsidRPr="00C632FA" w:rsidRDefault="002E19A6" w:rsidP="00C632FA">
      <w:pPr>
        <w:tabs>
          <w:tab w:val="right" w:pos="8498"/>
        </w:tabs>
        <w:spacing w:after="0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      </w:t>
      </w:r>
      <w:r w:rsidR="00C632FA">
        <w:rPr>
          <w:rFonts w:ascii="Arial" w:hAnsi="Arial" w:cs="Arial"/>
        </w:rPr>
        <w:t xml:space="preserve">El radio de la rueda de la fortuna es </w:t>
      </w:r>
      <w:r w:rsidR="00E65659" w:rsidRPr="00EF33E6">
        <w:rPr>
          <w:rFonts w:ascii="Arial" w:hAnsi="Arial" w:cs="Arial"/>
        </w:rPr>
        <w:t>9</w:t>
      </w:r>
      <w:r w:rsidRPr="00EF33E6">
        <w:rPr>
          <w:rFonts w:ascii="Arial" w:hAnsi="Arial" w:cs="Arial"/>
        </w:rPr>
        <w:t>,37</w:t>
      </w:r>
      <w:r w:rsidR="00E65659" w:rsidRPr="00EF33E6">
        <w:rPr>
          <w:rFonts w:ascii="Arial" w:hAnsi="Arial" w:cs="Arial"/>
        </w:rPr>
        <w:t xml:space="preserve"> m</w:t>
      </w:r>
      <w:r w:rsidR="00422257" w:rsidRPr="00EF33E6">
        <w:rPr>
          <w:rFonts w:ascii="Arial" w:hAnsi="Arial" w:cs="Arial"/>
        </w:rPr>
        <w:t>.</w:t>
      </w:r>
      <w:r w:rsidR="00C632FA" w:rsidRPr="00C632FA">
        <w:rPr>
          <w:rFonts w:ascii="Arial" w:hAnsi="Arial" w:cs="Arial"/>
          <w:i/>
        </w:rPr>
        <w:t xml:space="preserve">  </w:t>
      </w:r>
    </w:p>
    <w:p w14:paraId="2ECCF676" w14:textId="77777777" w:rsidR="006861DF" w:rsidRPr="00C632FA" w:rsidRDefault="00C632FA" w:rsidP="00C632FA">
      <w:pPr>
        <w:tabs>
          <w:tab w:val="right" w:pos="8498"/>
        </w:tabs>
        <w:spacing w:after="0"/>
        <w:jc w:val="both"/>
        <w:rPr>
          <w:rFonts w:ascii="Arial" w:hAnsi="Arial" w:cs="Arial"/>
          <w:i/>
        </w:rPr>
      </w:pPr>
      <w:r w:rsidRPr="00C632FA">
        <w:rPr>
          <w:rFonts w:ascii="Arial" w:hAnsi="Arial" w:cs="Arial"/>
          <w:i/>
        </w:rPr>
        <w:t xml:space="preserve">  </w:t>
      </w:r>
    </w:p>
    <w:p w14:paraId="0817E091" w14:textId="77777777" w:rsidR="008F3D68" w:rsidRDefault="008F3D68" w:rsidP="008F3D6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[SECCIÓN </w:t>
      </w:r>
      <w:r w:rsidR="007D5291">
        <w:rPr>
          <w:rFonts w:ascii="Arial" w:hAnsi="Arial" w:cs="Arial"/>
          <w:highlight w:val="yellow"/>
        </w:rPr>
        <w:t>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</w:t>
      </w:r>
      <w:r w:rsidR="007D5291">
        <w:rPr>
          <w:rFonts w:ascii="Arial" w:hAnsi="Arial" w:cs="Arial"/>
          <w:b/>
        </w:rPr>
        <w:t>.4</w:t>
      </w:r>
      <w:r>
        <w:rPr>
          <w:rFonts w:ascii="Arial" w:hAnsi="Arial" w:cs="Arial"/>
          <w:b/>
        </w:rPr>
        <w:t xml:space="preserve"> Relaciones entre las longitudes de las cuerdas</w:t>
      </w:r>
    </w:p>
    <w:p w14:paraId="170ECA09" w14:textId="77777777" w:rsidR="008F3D68" w:rsidRDefault="008F3D68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2D6966F4" w14:textId="77777777" w:rsidR="008F3D68" w:rsidRDefault="008F3D68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 w:rsidR="00DF5952">
        <w:rPr>
          <w:rFonts w:ascii="Arial" w:hAnsi="Arial" w:cs="Arial"/>
        </w:rPr>
        <w:t xml:space="preserve">relaciones entre las longitudes de las </w:t>
      </w:r>
      <w:r w:rsidR="00DF5952" w:rsidRPr="007240F6">
        <w:rPr>
          <w:rFonts w:ascii="Arial" w:hAnsi="Arial" w:cs="Arial"/>
          <w:b/>
        </w:rPr>
        <w:t>cuerdas</w:t>
      </w:r>
      <w:r w:rsidR="00DF595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 presentan en los </w:t>
      </w:r>
      <w:r w:rsidR="007D5291">
        <w:rPr>
          <w:rFonts w:ascii="Arial" w:hAnsi="Arial" w:cs="Arial"/>
        </w:rPr>
        <w:t>siguientes</w:t>
      </w:r>
      <w:r>
        <w:rPr>
          <w:rFonts w:ascii="Arial" w:hAnsi="Arial" w:cs="Arial"/>
        </w:rPr>
        <w:t xml:space="preserve"> teoremas:</w:t>
      </w:r>
    </w:p>
    <w:p w14:paraId="3F9F7482" w14:textId="77777777" w:rsidR="008F3D68" w:rsidRDefault="008F3D68" w:rsidP="008F3D6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63457F35" w14:textId="77777777" w:rsidR="008F3D68" w:rsidRDefault="008F3D68" w:rsidP="008F3D68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F3D68" w:rsidRPr="00596306" w14:paraId="0CFF1342" w14:textId="77777777" w:rsidTr="009C1DAF">
        <w:tc>
          <w:tcPr>
            <w:tcW w:w="8978" w:type="dxa"/>
            <w:gridSpan w:val="2"/>
            <w:shd w:val="clear" w:color="auto" w:fill="000000" w:themeFill="text1"/>
          </w:tcPr>
          <w:p w14:paraId="7C2E083D" w14:textId="77777777" w:rsidR="008F3D68" w:rsidRPr="00C34E75" w:rsidRDefault="008F3D68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8F3D68" w:rsidRPr="00596306" w14:paraId="032B5DF7" w14:textId="77777777" w:rsidTr="009C1DAF">
        <w:tc>
          <w:tcPr>
            <w:tcW w:w="2518" w:type="dxa"/>
          </w:tcPr>
          <w:p w14:paraId="309291A3" w14:textId="77777777" w:rsidR="008F3D68" w:rsidRPr="00C34E75" w:rsidRDefault="008F3D68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1E9D8B6" w14:textId="77777777" w:rsidR="008F3D68" w:rsidRPr="00C34E75" w:rsidRDefault="008F3D68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Teorema de la intersección de dos cuerdas</w:t>
            </w:r>
          </w:p>
        </w:tc>
      </w:tr>
      <w:tr w:rsidR="008F3D68" w:rsidRPr="00596306" w14:paraId="5F6FD4F4" w14:textId="77777777" w:rsidTr="009C1DAF">
        <w:tc>
          <w:tcPr>
            <w:tcW w:w="2518" w:type="dxa"/>
          </w:tcPr>
          <w:p w14:paraId="31C087C7" w14:textId="77777777" w:rsidR="008F3D68" w:rsidRPr="00C34E75" w:rsidRDefault="008F3D68" w:rsidP="009C1DAF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4225ACDD" w14:textId="77777777" w:rsidR="008F3D68" w:rsidRDefault="008F3D68" w:rsidP="008F3D68">
            <w:pPr>
              <w:pStyle w:val="Prrafodelista"/>
              <w:numPr>
                <w:ilvl w:val="0"/>
                <w:numId w:val="32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 dos </w:t>
            </w:r>
            <w:r w:rsidRPr="0001712F">
              <w:rPr>
                <w:rFonts w:ascii="Arial" w:hAnsi="Arial" w:cs="Arial"/>
                <w:b/>
              </w:rPr>
              <w:t xml:space="preserve">cuerdas </w:t>
            </w:r>
            <w:r>
              <w:rPr>
                <w:rFonts w:ascii="Arial" w:hAnsi="Arial" w:cs="Arial"/>
              </w:rPr>
              <w:t xml:space="preserve">se intersecan, el producto de las medidas de los segmentos determinados en una </w:t>
            </w:r>
            <w:r w:rsidRPr="0001712F">
              <w:rPr>
                <w:rFonts w:ascii="Arial" w:hAnsi="Arial" w:cs="Arial"/>
                <w:b/>
              </w:rPr>
              <w:t xml:space="preserve">cuerda </w:t>
            </w:r>
            <w:r>
              <w:rPr>
                <w:rFonts w:ascii="Arial" w:hAnsi="Arial" w:cs="Arial"/>
              </w:rPr>
              <w:t xml:space="preserve">es igual al </w:t>
            </w:r>
            <w:r>
              <w:rPr>
                <w:rFonts w:ascii="Arial" w:hAnsi="Arial" w:cs="Arial"/>
              </w:rPr>
              <w:lastRenderedPageBreak/>
              <w:t xml:space="preserve">producto de las medidas de los segmentos determinados en la otra </w:t>
            </w:r>
            <w:r w:rsidRPr="0001712F">
              <w:rPr>
                <w:rFonts w:ascii="Arial" w:hAnsi="Arial" w:cs="Arial"/>
                <w:b/>
              </w:rPr>
              <w:t>cuerda</w:t>
            </w:r>
            <w:r>
              <w:rPr>
                <w:rFonts w:ascii="Arial" w:hAnsi="Arial" w:cs="Arial"/>
              </w:rPr>
              <w:t>.</w:t>
            </w:r>
            <w:r w:rsidRPr="007E0F7A">
              <w:rPr>
                <w:rFonts w:ascii="Arial" w:hAnsi="Arial" w:cs="Arial"/>
              </w:rPr>
              <w:t xml:space="preserve">   </w:t>
            </w:r>
          </w:p>
          <w:p w14:paraId="3A6568BC" w14:textId="77777777" w:rsidR="008F3D68" w:rsidRPr="00171224" w:rsidRDefault="008F3D68" w:rsidP="009C1DAF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</w:tc>
      </w:tr>
    </w:tbl>
    <w:p w14:paraId="60497A9E" w14:textId="77777777" w:rsidR="008F3D68" w:rsidRDefault="008F3D68" w:rsidP="008F3D6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DF1E167" w14:textId="77777777" w:rsidR="008F3D68" w:rsidRDefault="008F3D68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Esta relación se puede observar en la siguiente imagen:</w:t>
      </w:r>
    </w:p>
    <w:p w14:paraId="43611CBC" w14:textId="77777777" w:rsidR="00DF5952" w:rsidRPr="007E0F7A" w:rsidRDefault="00DF5952" w:rsidP="00DF5952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DF5952" w:rsidRPr="00492F5C" w14:paraId="0E6627C4" w14:textId="77777777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14:paraId="7F983CEC" w14:textId="77777777" w:rsidR="00DF5952" w:rsidRPr="00492F5C" w:rsidRDefault="00DF5952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DF5952" w:rsidRPr="00492F5C" w14:paraId="3CA74B31" w14:textId="77777777" w:rsidTr="00DF5952">
        <w:tc>
          <w:tcPr>
            <w:tcW w:w="2943" w:type="dxa"/>
          </w:tcPr>
          <w:p w14:paraId="001051C4" w14:textId="77777777" w:rsidR="00DF5952" w:rsidRPr="00492F5C" w:rsidRDefault="00DF595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0D1D6B3A" w14:textId="38CBCD6D" w:rsidR="00DF5952" w:rsidRPr="00492F5C" w:rsidRDefault="00DF5952" w:rsidP="002836E4">
            <w:pPr>
              <w:rPr>
                <w:rFonts w:ascii="Arial" w:hAnsi="Arial" w:cs="Arial"/>
                <w:b/>
                <w:sz w:val="24"/>
                <w:szCs w:val="24"/>
              </w:rPr>
              <w:pPrChange w:id="43" w:author="Cristhian Andres Bello Rivera" w:date="2016-03-15T10:58:00Z">
                <w:pPr/>
              </w:pPrChange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44" w:author="Cristhian Andres Bello Rivera" w:date="2016-03-15T10:58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45" w:author="Cristhian Andres Bello Rivera" w:date="2016-03-15T10:58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2D35E7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DF5952" w:rsidRPr="00492F5C" w14:paraId="40A30C9F" w14:textId="77777777" w:rsidTr="00DF5952">
        <w:tc>
          <w:tcPr>
            <w:tcW w:w="2943" w:type="dxa"/>
          </w:tcPr>
          <w:p w14:paraId="78FC63FE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0595030F" w14:textId="089306CE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Dos cuerdas</w:t>
            </w:r>
            <w:r w:rsidR="006756F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intersecadas </w:t>
            </w:r>
          </w:p>
        </w:tc>
      </w:tr>
      <w:tr w:rsidR="00DF5952" w:rsidRPr="00492F5C" w14:paraId="0A0D9A0D" w14:textId="77777777" w:rsidTr="00DF5952">
        <w:tc>
          <w:tcPr>
            <w:tcW w:w="2943" w:type="dxa"/>
          </w:tcPr>
          <w:p w14:paraId="4A28161D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7EE53504" w14:textId="77777777" w:rsidR="00DF5952" w:rsidRDefault="00DF5952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3A2FDC88" w14:textId="77777777" w:rsidR="00DF5952" w:rsidRDefault="00DF5952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13FBE409" wp14:editId="4167DBF3">
                  <wp:extent cx="1908918" cy="1263650"/>
                  <wp:effectExtent l="0" t="0" r="0" b="0"/>
                  <wp:docPr id="22" name="Imagen 11" descr="I:\guion 10\imagenes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:\guion 10\imagenes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712" cy="127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C0D78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5952" w:rsidRPr="00E5033C" w14:paraId="38694B33" w14:textId="77777777" w:rsidTr="00DF5952">
        <w:trPr>
          <w:trHeight w:val="70"/>
        </w:trPr>
        <w:tc>
          <w:tcPr>
            <w:tcW w:w="2943" w:type="dxa"/>
          </w:tcPr>
          <w:p w14:paraId="46DB95F3" w14:textId="77777777"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1147214" w14:textId="77777777" w:rsidR="00DF5952" w:rsidRPr="00944358" w:rsidRDefault="008F3D68" w:rsidP="008F3D68">
            <w:pPr>
              <w:jc w:val="both"/>
              <w:rPr>
                <w:rFonts w:ascii="Arial" w:hAnsi="Arial" w:cs="Arial"/>
                <w:i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producto de las longitudes de </w:t>
            </w:r>
            <w:r w:rsidRPr="008F3D68">
              <w:rPr>
                <w:rFonts w:ascii="Arial" w:hAnsi="Arial" w:cs="Arial"/>
                <w:i/>
                <w:sz w:val="24"/>
                <w:szCs w:val="24"/>
              </w:rPr>
              <w:t>AH</w:t>
            </w:r>
            <w:r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Pr="008F3D68">
              <w:rPr>
                <w:rFonts w:ascii="Arial" w:hAnsi="Arial" w:cs="Arial"/>
                <w:i/>
                <w:sz w:val="24"/>
                <w:szCs w:val="24"/>
              </w:rPr>
              <w:t>HB</w:t>
            </w:r>
            <w:r>
              <w:rPr>
                <w:rFonts w:ascii="Arial" w:hAnsi="Arial" w:cs="Arial"/>
                <w:sz w:val="24"/>
                <w:szCs w:val="24"/>
              </w:rPr>
              <w:t xml:space="preserve"> es igual al producto de las longitudes de los segmentos </w:t>
            </w:r>
            <w:r w:rsidRPr="008F3D68">
              <w:rPr>
                <w:rFonts w:ascii="Arial" w:hAnsi="Arial" w:cs="Arial"/>
                <w:i/>
                <w:sz w:val="24"/>
                <w:szCs w:val="24"/>
              </w:rPr>
              <w:t>DH</w:t>
            </w:r>
            <w:r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Pr="008F3D68">
              <w:rPr>
                <w:rFonts w:ascii="Arial" w:hAnsi="Arial" w:cs="Arial"/>
                <w:i/>
                <w:sz w:val="24"/>
                <w:szCs w:val="24"/>
              </w:rPr>
              <w:t>HG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</w:tbl>
    <w:p w14:paraId="3A76A697" w14:textId="77777777" w:rsidR="00DF5952" w:rsidRDefault="00DF595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74E1B822" w14:textId="77777777" w:rsidR="008F3D68" w:rsidRDefault="008F3D68" w:rsidP="008F3D68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F3D68" w:rsidRPr="00596306" w14:paraId="504B20DF" w14:textId="77777777" w:rsidTr="009C1DAF">
        <w:tc>
          <w:tcPr>
            <w:tcW w:w="8978" w:type="dxa"/>
            <w:gridSpan w:val="2"/>
            <w:shd w:val="clear" w:color="auto" w:fill="000000" w:themeFill="text1"/>
          </w:tcPr>
          <w:p w14:paraId="1261E2EC" w14:textId="77777777" w:rsidR="008F3D68" w:rsidRPr="00C34E75" w:rsidRDefault="008F3D68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8F3D68" w:rsidRPr="00596306" w14:paraId="7FC607BF" w14:textId="77777777" w:rsidTr="009C1DAF">
        <w:tc>
          <w:tcPr>
            <w:tcW w:w="2518" w:type="dxa"/>
          </w:tcPr>
          <w:p w14:paraId="6D38DA22" w14:textId="77777777" w:rsidR="008F3D68" w:rsidRPr="00C34E75" w:rsidRDefault="008F3D68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915435D" w14:textId="77777777" w:rsidR="008F3D68" w:rsidRPr="00C34E75" w:rsidRDefault="008F3D68" w:rsidP="00BD53A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Teorema </w:t>
            </w:r>
            <w:r w:rsidR="00BD53AD">
              <w:rPr>
                <w:rFonts w:ascii="Arial" w:hAnsi="Arial" w:cs="Arial"/>
                <w:b/>
                <w:sz w:val="24"/>
                <w:szCs w:val="24"/>
              </w:rPr>
              <w:t>que relaciona un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segmento secante </w:t>
            </w:r>
            <w:r w:rsidR="00BD53AD">
              <w:rPr>
                <w:rFonts w:ascii="Arial" w:hAnsi="Arial" w:cs="Arial"/>
                <w:b/>
                <w:sz w:val="24"/>
                <w:szCs w:val="24"/>
              </w:rPr>
              <w:t xml:space="preserve">y un </w:t>
            </w:r>
            <w:r>
              <w:rPr>
                <w:rFonts w:ascii="Arial" w:hAnsi="Arial" w:cs="Arial"/>
                <w:b/>
                <w:sz w:val="24"/>
                <w:szCs w:val="24"/>
              </w:rPr>
              <w:t>segmento tangente</w:t>
            </w:r>
            <w:r w:rsidR="00BD53AD">
              <w:rPr>
                <w:rFonts w:ascii="Arial" w:hAnsi="Arial" w:cs="Arial"/>
                <w:b/>
                <w:sz w:val="24"/>
                <w:szCs w:val="24"/>
              </w:rPr>
              <w:t xml:space="preserve"> a partir de un punto exterior</w:t>
            </w:r>
          </w:p>
        </w:tc>
      </w:tr>
      <w:tr w:rsidR="008F3D68" w:rsidRPr="00596306" w14:paraId="502DB678" w14:textId="77777777" w:rsidTr="009C1DAF">
        <w:tc>
          <w:tcPr>
            <w:tcW w:w="2518" w:type="dxa"/>
          </w:tcPr>
          <w:p w14:paraId="6B2416BB" w14:textId="77777777" w:rsidR="008F3D68" w:rsidRPr="00C34E75" w:rsidRDefault="008F3D68" w:rsidP="009C1DAF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6288F6F2" w14:textId="3228F23A" w:rsidR="008F3D68" w:rsidRDefault="008F3D68" w:rsidP="008F3D68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 se traza un segmento </w:t>
            </w:r>
            <w:r w:rsidRPr="001149B6">
              <w:rPr>
                <w:rFonts w:ascii="Arial" w:hAnsi="Arial" w:cs="Arial"/>
                <w:b/>
              </w:rPr>
              <w:t>secante</w:t>
            </w:r>
            <w:r>
              <w:rPr>
                <w:rFonts w:ascii="Arial" w:hAnsi="Arial" w:cs="Arial"/>
              </w:rPr>
              <w:t xml:space="preserve"> y otro que sea</w:t>
            </w:r>
            <w:r w:rsidRPr="001149B6">
              <w:rPr>
                <w:rFonts w:ascii="Arial" w:hAnsi="Arial" w:cs="Arial"/>
                <w:b/>
              </w:rPr>
              <w:t xml:space="preserve"> tangente</w:t>
            </w:r>
            <w:r>
              <w:rPr>
                <w:rFonts w:ascii="Arial" w:hAnsi="Arial" w:cs="Arial"/>
              </w:rPr>
              <w:t xml:space="preserve"> desde un punto exterior a la circunferencia, el cuadrado de la longitud del segmento tangente es igual al producto de la longitud del segmento secante y de su segmento secante externo.</w:t>
            </w:r>
          </w:p>
          <w:p w14:paraId="3B769B39" w14:textId="77777777" w:rsidR="008F3D68" w:rsidRPr="00171224" w:rsidRDefault="008F3D68" w:rsidP="008F3D68">
            <w:pPr>
              <w:pStyle w:val="Prrafodelista"/>
              <w:tabs>
                <w:tab w:val="right" w:pos="8498"/>
              </w:tabs>
              <w:ind w:left="360"/>
              <w:jc w:val="both"/>
              <w:rPr>
                <w:rFonts w:ascii="Arial" w:hAnsi="Arial" w:cs="Arial"/>
                <w:i/>
              </w:rPr>
            </w:pPr>
          </w:p>
        </w:tc>
      </w:tr>
    </w:tbl>
    <w:p w14:paraId="04BDEE7E" w14:textId="77777777" w:rsidR="008F3D68" w:rsidRDefault="008F3D68" w:rsidP="008F3D6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05730389" w14:textId="67E170A3" w:rsidR="008F3D68" w:rsidRDefault="00BD53AD" w:rsidP="00CF5DE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relación </w:t>
      </w:r>
      <w:r w:rsidR="00422257">
        <w:rPr>
          <w:rFonts w:ascii="Arial" w:hAnsi="Arial" w:cs="Arial"/>
        </w:rPr>
        <w:t xml:space="preserve">explica </w:t>
      </w:r>
      <w:r>
        <w:rPr>
          <w:rFonts w:ascii="Arial" w:hAnsi="Arial" w:cs="Arial"/>
        </w:rPr>
        <w:t>en este teorema se presenta en la siguiente imagen:</w:t>
      </w:r>
    </w:p>
    <w:p w14:paraId="285B553F" w14:textId="77777777" w:rsidR="002365ED" w:rsidRDefault="002365ED" w:rsidP="002365ED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2365ED" w:rsidRPr="00492F5C" w14:paraId="44422EF7" w14:textId="77777777" w:rsidTr="005671F1">
        <w:tc>
          <w:tcPr>
            <w:tcW w:w="9054" w:type="dxa"/>
            <w:gridSpan w:val="2"/>
            <w:shd w:val="clear" w:color="auto" w:fill="0D0D0D" w:themeFill="text1" w:themeFillTint="F2"/>
          </w:tcPr>
          <w:p w14:paraId="52E20762" w14:textId="77777777" w:rsidR="002365ED" w:rsidRPr="00492F5C" w:rsidRDefault="002365ED" w:rsidP="005671F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365ED" w:rsidRPr="00492F5C" w14:paraId="0019D197" w14:textId="77777777" w:rsidTr="005671F1">
        <w:tc>
          <w:tcPr>
            <w:tcW w:w="2943" w:type="dxa"/>
          </w:tcPr>
          <w:p w14:paraId="3A1096F1" w14:textId="77777777" w:rsidR="002365ED" w:rsidRPr="00492F5C" w:rsidRDefault="002365ED" w:rsidP="005671F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297B73E5" w14:textId="49AFF223" w:rsidR="002365ED" w:rsidRPr="00492F5C" w:rsidRDefault="002365ED" w:rsidP="002836E4">
            <w:pPr>
              <w:rPr>
                <w:rFonts w:ascii="Arial" w:hAnsi="Arial" w:cs="Arial"/>
                <w:b/>
                <w:sz w:val="24"/>
                <w:szCs w:val="24"/>
              </w:rPr>
              <w:pPrChange w:id="46" w:author="Cristhian Andres Bello Rivera" w:date="2016-03-15T10:58:00Z">
                <w:pPr/>
              </w:pPrChange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47" w:author="Cristhian Andres Bello Rivera" w:date="2016-03-15T10:58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48" w:author="Cristhian Andres Bello Rivera" w:date="2016-03-15T10:58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2D35E7"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2365ED" w:rsidRPr="00492F5C" w14:paraId="64499BBE" w14:textId="77777777" w:rsidTr="005671F1">
        <w:tc>
          <w:tcPr>
            <w:tcW w:w="2943" w:type="dxa"/>
          </w:tcPr>
          <w:p w14:paraId="798A4693" w14:textId="77777777" w:rsidR="002365ED" w:rsidRPr="00492F5C" w:rsidRDefault="002365ED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48C26280" w14:textId="4EAB07B0" w:rsidR="002365ED" w:rsidRPr="00492F5C" w:rsidRDefault="002365ED" w:rsidP="005671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Segmento secante y segmento tangente desde un punto externo a la circunferencia</w:t>
            </w:r>
          </w:p>
        </w:tc>
      </w:tr>
      <w:tr w:rsidR="002365ED" w:rsidRPr="00492F5C" w14:paraId="42008DAC" w14:textId="77777777" w:rsidTr="005671F1">
        <w:tc>
          <w:tcPr>
            <w:tcW w:w="2943" w:type="dxa"/>
          </w:tcPr>
          <w:p w14:paraId="76E8C0A8" w14:textId="77777777" w:rsidR="002365ED" w:rsidRPr="00492F5C" w:rsidRDefault="002365ED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5A33D7CE" w14:textId="77777777" w:rsidR="002365ED" w:rsidRDefault="002365ED" w:rsidP="005671F1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11EACD89" w14:textId="77777777" w:rsidR="002365ED" w:rsidRDefault="002365ED" w:rsidP="005671F1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 wp14:anchorId="486DD956" wp14:editId="39378CD6">
                  <wp:extent cx="2305050" cy="1580442"/>
                  <wp:effectExtent l="0" t="0" r="0" b="0"/>
                  <wp:docPr id="17" name="Imagen 17" descr="F:\guion 10\imagenes\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guion 10\imagenes\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20" cy="158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BB01F" w14:textId="77777777" w:rsidR="002365ED" w:rsidRPr="00492F5C" w:rsidRDefault="002365ED" w:rsidP="005671F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65ED" w:rsidRPr="00E5033C" w14:paraId="714FF3BA" w14:textId="77777777" w:rsidTr="005671F1">
        <w:trPr>
          <w:trHeight w:val="70"/>
        </w:trPr>
        <w:tc>
          <w:tcPr>
            <w:tcW w:w="2943" w:type="dxa"/>
          </w:tcPr>
          <w:p w14:paraId="2A47D56E" w14:textId="77777777" w:rsidR="002365ED" w:rsidRPr="00492F5C" w:rsidRDefault="002365ED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14:paraId="20D39D8D" w14:textId="1252C90D" w:rsidR="002365ED" w:rsidRPr="002365ED" w:rsidRDefault="002365ED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B92557">
              <w:rPr>
                <w:rFonts w:ascii="Arial" w:hAnsi="Arial" w:cs="Arial"/>
                <w:i/>
                <w:sz w:val="24"/>
                <w:szCs w:val="24"/>
              </w:rPr>
              <w:t>CB</w:t>
            </w:r>
            <w:r w:rsidRPr="00B92557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 w:rsidR="00422257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 xml:space="preserve"> </w:t>
            </w:r>
            <w:r w:rsidRPr="00EF33E6">
              <w:rPr>
                <w:rFonts w:ascii="Arial" w:hAnsi="Arial" w:cs="Arial"/>
              </w:rPr>
              <w:t>=</w:t>
            </w:r>
            <w:r w:rsidR="00422257" w:rsidRPr="00EF33E6">
              <w:rPr>
                <w:rFonts w:ascii="Arial" w:hAnsi="Arial" w:cs="Arial"/>
              </w:rPr>
              <w:t xml:space="preserve"> </w:t>
            </w:r>
            <w:r w:rsidRPr="00B92557">
              <w:rPr>
                <w:rFonts w:ascii="Arial" w:hAnsi="Arial" w:cs="Arial"/>
                <w:i/>
                <w:sz w:val="24"/>
                <w:szCs w:val="24"/>
              </w:rPr>
              <w:t>CD</w:t>
            </w:r>
            <w:r w:rsidR="00422257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422257" w:rsidRPr="00422257">
              <w:rPr>
                <w:rFonts w:ascii="Arial" w:hAnsi="Arial" w:cs="Arial"/>
                <w:i/>
              </w:rPr>
              <w:t>•</w:t>
            </w:r>
            <w:r w:rsidR="00422257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B92557">
              <w:rPr>
                <w:rFonts w:ascii="Arial" w:hAnsi="Arial" w:cs="Arial"/>
                <w:i/>
                <w:sz w:val="24"/>
                <w:szCs w:val="24"/>
              </w:rPr>
              <w:t>CE</w:t>
            </w:r>
          </w:p>
        </w:tc>
      </w:tr>
    </w:tbl>
    <w:p w14:paraId="234607AE" w14:textId="77777777" w:rsidR="002365ED" w:rsidRDefault="002365ED" w:rsidP="002365ED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p w14:paraId="50A16145" w14:textId="77777777" w:rsidR="00BD53AD" w:rsidRDefault="00BD53AD" w:rsidP="00BD53AD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D53AD" w:rsidRPr="00596306" w14:paraId="3952A952" w14:textId="77777777" w:rsidTr="009C1DAF">
        <w:tc>
          <w:tcPr>
            <w:tcW w:w="8978" w:type="dxa"/>
            <w:gridSpan w:val="2"/>
            <w:shd w:val="clear" w:color="auto" w:fill="000000" w:themeFill="text1"/>
          </w:tcPr>
          <w:p w14:paraId="5A1D83B5" w14:textId="77777777" w:rsidR="00BD53AD" w:rsidRPr="00C34E75" w:rsidRDefault="00BD53AD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BD53AD" w:rsidRPr="00596306" w14:paraId="0368317C" w14:textId="77777777" w:rsidTr="009C1DAF">
        <w:tc>
          <w:tcPr>
            <w:tcW w:w="2518" w:type="dxa"/>
          </w:tcPr>
          <w:p w14:paraId="33367E37" w14:textId="77777777" w:rsidR="00BD53AD" w:rsidRPr="00C34E75" w:rsidRDefault="00BD53AD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C94CC23" w14:textId="77777777" w:rsidR="00BD53AD" w:rsidRPr="00C34E75" w:rsidRDefault="00BD53AD" w:rsidP="00BD53A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Teorema que relaciona dos segmentos secantes desde un punto exterior</w:t>
            </w:r>
          </w:p>
        </w:tc>
      </w:tr>
      <w:tr w:rsidR="00BD53AD" w:rsidRPr="00596306" w14:paraId="39902D4D" w14:textId="77777777" w:rsidTr="009C1DAF">
        <w:tc>
          <w:tcPr>
            <w:tcW w:w="2518" w:type="dxa"/>
          </w:tcPr>
          <w:p w14:paraId="4F3F228F" w14:textId="77777777" w:rsidR="00BD53AD" w:rsidRPr="00C34E75" w:rsidRDefault="00BD53AD" w:rsidP="009C1DAF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C34E75">
              <w:rPr>
                <w:rFonts w:ascii="Arial" w:hAnsi="Arial" w:cs="Arial"/>
                <w:sz w:val="24"/>
                <w:szCs w:val="24"/>
                <w:lang w:val="es-ES"/>
              </w:rPr>
              <w:t>Contenido</w:t>
            </w:r>
          </w:p>
        </w:tc>
        <w:tc>
          <w:tcPr>
            <w:tcW w:w="6460" w:type="dxa"/>
          </w:tcPr>
          <w:p w14:paraId="441DB0D9" w14:textId="153E8BE4" w:rsidR="00BD53AD" w:rsidRPr="003D62C9" w:rsidRDefault="00BD53AD" w:rsidP="003D62C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D62C9">
              <w:rPr>
                <w:rFonts w:ascii="Arial" w:hAnsi="Arial" w:cs="Arial"/>
              </w:rPr>
              <w:t>Si por un punto exterior a una circunferencia se trazan</w:t>
            </w:r>
            <w:r w:rsidR="006756F0">
              <w:rPr>
                <w:rFonts w:ascii="Arial" w:hAnsi="Arial" w:cs="Arial"/>
              </w:rPr>
              <w:t xml:space="preserve"> </w:t>
            </w:r>
            <w:r w:rsidRPr="003D62C9">
              <w:rPr>
                <w:rFonts w:ascii="Arial" w:hAnsi="Arial" w:cs="Arial"/>
              </w:rPr>
              <w:t>dos segmentos que sean secantes</w:t>
            </w:r>
            <w:r w:rsidR="004D4815">
              <w:rPr>
                <w:rFonts w:ascii="Arial" w:hAnsi="Arial" w:cs="Arial"/>
              </w:rPr>
              <w:t>,</w:t>
            </w:r>
            <w:r w:rsidRPr="003D62C9">
              <w:rPr>
                <w:rFonts w:ascii="Arial" w:hAnsi="Arial" w:cs="Arial"/>
              </w:rPr>
              <w:t xml:space="preserve"> entonces el producto de las medidas de un segmento secante y su segmento secante externo es igual al producto de las medidas del otro segmento secante y su segmento secante externo.</w:t>
            </w:r>
          </w:p>
          <w:p w14:paraId="42165A0F" w14:textId="77777777" w:rsidR="00BD53AD" w:rsidRDefault="00BD53AD" w:rsidP="009C1DA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14:paraId="6E89DA7F" w14:textId="77777777" w:rsidR="00BD53AD" w:rsidRPr="00171224" w:rsidRDefault="00BD53AD" w:rsidP="009C1DAF">
            <w:pPr>
              <w:pStyle w:val="Prrafodelista"/>
              <w:tabs>
                <w:tab w:val="right" w:pos="8498"/>
              </w:tabs>
              <w:ind w:left="360"/>
              <w:jc w:val="both"/>
              <w:rPr>
                <w:rFonts w:ascii="Arial" w:hAnsi="Arial" w:cs="Arial"/>
                <w:i/>
              </w:rPr>
            </w:pPr>
          </w:p>
        </w:tc>
      </w:tr>
    </w:tbl>
    <w:p w14:paraId="6B26C3DA" w14:textId="77777777" w:rsidR="00BD53AD" w:rsidRPr="00BD53AD" w:rsidRDefault="00BD53AD" w:rsidP="00BD53A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49347D14" w14:textId="77777777" w:rsidR="001149B6" w:rsidRDefault="001149B6" w:rsidP="001149B6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149B6" w:rsidRPr="00492F5C" w14:paraId="46E6DEB9" w14:textId="77777777" w:rsidTr="005671F1">
        <w:tc>
          <w:tcPr>
            <w:tcW w:w="9054" w:type="dxa"/>
            <w:gridSpan w:val="2"/>
            <w:shd w:val="clear" w:color="auto" w:fill="0D0D0D" w:themeFill="text1" w:themeFillTint="F2"/>
          </w:tcPr>
          <w:p w14:paraId="7DAF3DE8" w14:textId="77777777" w:rsidR="001149B6" w:rsidRPr="00492F5C" w:rsidRDefault="001149B6" w:rsidP="005671F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149B6" w:rsidRPr="00492F5C" w14:paraId="023FDADD" w14:textId="77777777" w:rsidTr="005671F1">
        <w:tc>
          <w:tcPr>
            <w:tcW w:w="2943" w:type="dxa"/>
          </w:tcPr>
          <w:p w14:paraId="21FB3959" w14:textId="77777777" w:rsidR="001149B6" w:rsidRPr="00492F5C" w:rsidRDefault="001149B6" w:rsidP="005671F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14:paraId="3DD3D284" w14:textId="7DE90626" w:rsidR="001149B6" w:rsidRPr="00492F5C" w:rsidRDefault="001149B6" w:rsidP="005671F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MA_09_</w:t>
            </w:r>
            <w:ins w:id="49" w:author="Cristhian Andres Bello Rivera" w:date="2016-03-15T10:58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50" w:author="Cristhian Andres Bello Rivera" w:date="2016-03-15T10:58:00Z">
              <w:r w:rsidRPr="00492F5C" w:rsidDel="002836E4">
                <w:rPr>
                  <w:rFonts w:ascii="Arial" w:hAnsi="Arial" w:cs="Arial"/>
                  <w:sz w:val="24"/>
                  <w:szCs w:val="24"/>
                </w:rPr>
                <w:delText>05</w:delText>
              </w:r>
            </w:del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2D35E7"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  <w:tr w:rsidR="001149B6" w:rsidRPr="00492F5C" w14:paraId="4495B7BE" w14:textId="77777777" w:rsidTr="005671F1">
        <w:tc>
          <w:tcPr>
            <w:tcW w:w="2943" w:type="dxa"/>
          </w:tcPr>
          <w:p w14:paraId="66BBF9A5" w14:textId="77777777" w:rsidR="001149B6" w:rsidRPr="00492F5C" w:rsidRDefault="001149B6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14:paraId="546512F9" w14:textId="1B89670C" w:rsidR="001149B6" w:rsidRPr="00492F5C" w:rsidRDefault="001149B6" w:rsidP="001149B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Segmento</w:t>
            </w:r>
            <w:r w:rsidR="004D4815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secantes desde un punto externo a la circunferencia</w:t>
            </w:r>
          </w:p>
        </w:tc>
      </w:tr>
      <w:tr w:rsidR="001149B6" w:rsidRPr="00492F5C" w14:paraId="2663B510" w14:textId="77777777" w:rsidTr="005671F1">
        <w:tc>
          <w:tcPr>
            <w:tcW w:w="2943" w:type="dxa"/>
          </w:tcPr>
          <w:p w14:paraId="3EB6D355" w14:textId="77777777" w:rsidR="001149B6" w:rsidRPr="00492F5C" w:rsidRDefault="001149B6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14:paraId="06D63F85" w14:textId="77777777" w:rsidR="001149B6" w:rsidRDefault="001149B6" w:rsidP="005671F1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14:paraId="644F8A69" w14:textId="77777777" w:rsidR="001149B6" w:rsidRDefault="001149B6" w:rsidP="005671F1">
            <w:pPr>
              <w:rPr>
                <w:rStyle w:val="Refdecomentario"/>
                <w:rFonts w:ascii="Calibri" w:eastAsia="Calibri" w:hAnsi="Calibri" w:cs="Times New Roman"/>
              </w:rPr>
            </w:pPr>
            <w:commentRangeStart w:id="51"/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44DB9FCE" wp14:editId="388E6D97">
                  <wp:extent cx="3257550" cy="2395705"/>
                  <wp:effectExtent l="0" t="0" r="0" b="0"/>
                  <wp:docPr id="19" name="Imagen 19" descr="F:\guion 10\imagenes\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guion 10\imagenes\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601" cy="240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51"/>
            <w:r w:rsidR="004D4815">
              <w:rPr>
                <w:rStyle w:val="Refdecomentario"/>
                <w:rFonts w:ascii="Calibri" w:eastAsia="Calibri" w:hAnsi="Calibri" w:cs="Times New Roman"/>
              </w:rPr>
              <w:commentReference w:id="51"/>
            </w:r>
          </w:p>
          <w:p w14:paraId="5A7DC7B8" w14:textId="77777777" w:rsidR="001149B6" w:rsidRPr="00492F5C" w:rsidRDefault="001149B6" w:rsidP="005671F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149B6" w:rsidRPr="00E5033C" w14:paraId="236E92EC" w14:textId="77777777" w:rsidTr="005671F1">
        <w:trPr>
          <w:trHeight w:val="70"/>
        </w:trPr>
        <w:tc>
          <w:tcPr>
            <w:tcW w:w="2943" w:type="dxa"/>
          </w:tcPr>
          <w:p w14:paraId="5A25EAC5" w14:textId="77777777" w:rsidR="001149B6" w:rsidRPr="00492F5C" w:rsidRDefault="001149B6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14:paraId="7BAC7E1A" w14:textId="7CA6A63C" w:rsidR="001149B6" w:rsidRPr="003D62C9" w:rsidRDefault="003D62C9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3D62C9">
              <w:rPr>
                <w:rFonts w:ascii="Arial" w:hAnsi="Arial" w:cs="Arial"/>
                <w:sz w:val="24"/>
                <w:szCs w:val="24"/>
              </w:rPr>
              <w:t xml:space="preserve">En la imagen, el producto de los segmentos </w:t>
            </w:r>
            <w:r w:rsidRPr="003D62C9">
              <w:rPr>
                <w:rFonts w:ascii="Arial" w:hAnsi="Arial" w:cs="Arial"/>
                <w:i/>
                <w:sz w:val="24"/>
                <w:szCs w:val="24"/>
              </w:rPr>
              <w:t>EB</w:t>
            </w:r>
            <w:r w:rsidRPr="003D62C9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Pr="003D62C9">
              <w:rPr>
                <w:rFonts w:ascii="Arial" w:hAnsi="Arial" w:cs="Arial"/>
                <w:i/>
                <w:sz w:val="24"/>
                <w:szCs w:val="24"/>
              </w:rPr>
              <w:t>EF</w:t>
            </w:r>
            <w:r w:rsidRPr="003D62C9">
              <w:rPr>
                <w:rFonts w:ascii="Arial" w:hAnsi="Arial" w:cs="Arial"/>
                <w:sz w:val="24"/>
                <w:szCs w:val="24"/>
              </w:rPr>
              <w:t xml:space="preserve"> es igual al producto de los segmentos </w:t>
            </w:r>
            <w:r w:rsidRPr="003D62C9">
              <w:rPr>
                <w:rFonts w:ascii="Arial" w:hAnsi="Arial" w:cs="Arial"/>
                <w:i/>
                <w:sz w:val="24"/>
                <w:szCs w:val="24"/>
              </w:rPr>
              <w:t>EH</w:t>
            </w:r>
            <w:r w:rsidRPr="003D62C9">
              <w:rPr>
                <w:rFonts w:ascii="Arial" w:hAnsi="Arial" w:cs="Arial"/>
                <w:sz w:val="24"/>
                <w:szCs w:val="24"/>
              </w:rPr>
              <w:t xml:space="preserve"> y </w:t>
            </w:r>
            <w:r w:rsidRPr="003D62C9">
              <w:rPr>
                <w:rFonts w:ascii="Arial" w:hAnsi="Arial" w:cs="Arial"/>
                <w:i/>
                <w:sz w:val="24"/>
                <w:szCs w:val="24"/>
              </w:rPr>
              <w:t>EG</w:t>
            </w:r>
            <w:r w:rsidR="004D4815">
              <w:rPr>
                <w:rFonts w:ascii="Arial" w:hAnsi="Arial" w:cs="Arial"/>
                <w:i/>
                <w:sz w:val="24"/>
                <w:szCs w:val="24"/>
              </w:rPr>
              <w:t>.</w:t>
            </w:r>
          </w:p>
        </w:tc>
      </w:tr>
    </w:tbl>
    <w:p w14:paraId="64073BBA" w14:textId="77777777" w:rsidR="001149B6" w:rsidRDefault="001149B6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D5291" w:rsidRPr="00992278" w14:paraId="6D294CD1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48B402A" w14:textId="77777777" w:rsidR="007D5291" w:rsidRPr="00992278" w:rsidRDefault="007D5291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 (recurso de exposición)</w:t>
            </w:r>
          </w:p>
        </w:tc>
      </w:tr>
      <w:tr w:rsidR="007D5291" w:rsidRPr="00992278" w14:paraId="2202FB23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74EBA7" w14:textId="77777777" w:rsidR="007D5291" w:rsidRPr="00992278" w:rsidRDefault="007D5291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815E13" w14:textId="77777777" w:rsidR="007D5291" w:rsidRPr="00992278" w:rsidRDefault="007D5291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MA_09_10_REC200</w:t>
            </w:r>
          </w:p>
        </w:tc>
      </w:tr>
      <w:tr w:rsidR="007D5291" w:rsidRPr="00992278" w14:paraId="0C8A882A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69277C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1C9B9C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Longitudes de segmentos tangentes y segmentos secantes</w:t>
            </w:r>
          </w:p>
        </w:tc>
      </w:tr>
      <w:tr w:rsidR="007D5291" w:rsidRPr="00992278" w14:paraId="0FEB9F83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967A97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E9C9B2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Interactivo mediante el cual se explica cómo calcular la longitud de segmentos tangentes y secantes a la circunferencia</w:t>
            </w:r>
          </w:p>
        </w:tc>
      </w:tr>
    </w:tbl>
    <w:p w14:paraId="5D532301" w14:textId="77777777" w:rsidR="007D5291" w:rsidRPr="00992278" w:rsidRDefault="007D5291" w:rsidP="007D5291">
      <w:pPr>
        <w:spacing w:after="0"/>
        <w:rPr>
          <w:rFonts w:ascii="Arial" w:hAnsi="Arial" w:cs="Arial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D5291" w:rsidRPr="00992278" w14:paraId="22AE6343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972C2F7" w14:textId="77777777" w:rsidR="007D5291" w:rsidRPr="00992278" w:rsidRDefault="007D5291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7D5291" w:rsidRPr="00992278" w14:paraId="3FD5E115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22B98A" w14:textId="77777777" w:rsidR="007D5291" w:rsidRPr="00992278" w:rsidRDefault="007D5291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349F74" w14:textId="77777777" w:rsidR="007D5291" w:rsidRPr="00992278" w:rsidRDefault="007D5291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MA_09_10_REC210</w:t>
            </w:r>
          </w:p>
        </w:tc>
      </w:tr>
      <w:tr w:rsidR="007D5291" w:rsidRPr="00992278" w14:paraId="0D7F4D9A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28C876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9F0493" w14:textId="77777777" w:rsidR="007D5291" w:rsidRPr="00992278" w:rsidRDefault="007D5291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Calcula longitudes de segmentos tangentes y secantes</w:t>
            </w:r>
          </w:p>
        </w:tc>
      </w:tr>
      <w:tr w:rsidR="007D5291" w:rsidRPr="00992278" w14:paraId="6DF46120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D0CA62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F10FB5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para determinar la medida de segmentos tangentes o secantes a una circunferencia</w:t>
            </w:r>
          </w:p>
        </w:tc>
      </w:tr>
    </w:tbl>
    <w:p w14:paraId="533F08AD" w14:textId="77777777" w:rsidR="007D5291" w:rsidRPr="00992278" w:rsidRDefault="007D5291" w:rsidP="007D5291">
      <w:pPr>
        <w:spacing w:after="0"/>
        <w:rPr>
          <w:rFonts w:ascii="Arial" w:hAnsi="Arial" w:cs="Arial"/>
          <w:color w:val="000000"/>
        </w:rPr>
      </w:pPr>
    </w:p>
    <w:p w14:paraId="343CBF06" w14:textId="77777777" w:rsidR="009D54AC" w:rsidRDefault="009D54A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19790B6B" w14:textId="77777777" w:rsidR="009D54AC" w:rsidRDefault="009D54A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14:paraId="53B7D13A" w14:textId="77777777" w:rsidR="007D5291" w:rsidRDefault="007D5291" w:rsidP="007D5291">
      <w:pPr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5B1407">
        <w:rPr>
          <w:rFonts w:ascii="Arial" w:hAnsi="Arial" w:cs="Arial"/>
          <w:b/>
          <w:highlight w:val="yellow"/>
        </w:rPr>
        <w:t>]</w:t>
      </w:r>
      <w:r>
        <w:rPr>
          <w:rFonts w:ascii="Arial" w:hAnsi="Arial" w:cs="Arial"/>
          <w:b/>
        </w:rPr>
        <w:t xml:space="preserve"> 3.5</w:t>
      </w:r>
      <w:r w:rsidRPr="005B1407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5B1407">
        <w:rPr>
          <w:rFonts w:ascii="Arial" w:hAnsi="Arial" w:cs="Arial"/>
          <w:b/>
        </w:rPr>
        <w:t>onsolida</w:t>
      </w:r>
      <w:r>
        <w:rPr>
          <w:rFonts w:ascii="Arial" w:hAnsi="Arial" w:cs="Arial"/>
          <w:b/>
        </w:rPr>
        <w:t xml:space="preserve">ción </w:t>
      </w:r>
    </w:p>
    <w:p w14:paraId="4DE2713D" w14:textId="77777777" w:rsidR="007D5291" w:rsidRDefault="007D5291" w:rsidP="007D5291">
      <w:pPr>
        <w:spacing w:after="0"/>
        <w:jc w:val="both"/>
        <w:rPr>
          <w:rFonts w:ascii="Arial" w:hAnsi="Arial" w:cs="Arial"/>
          <w:b/>
          <w:color w:val="FF0000"/>
        </w:rPr>
      </w:pPr>
    </w:p>
    <w:p w14:paraId="031F22D5" w14:textId="77777777" w:rsidR="007D5291" w:rsidRDefault="007D5291" w:rsidP="007D5291">
      <w:pPr>
        <w:spacing w:after="0"/>
        <w:jc w:val="both"/>
        <w:rPr>
          <w:rFonts w:ascii="Arial" w:hAnsi="Arial" w:cs="Arial"/>
          <w:lang w:val="es-MX"/>
        </w:rPr>
      </w:pPr>
      <w:r w:rsidRPr="007436C9">
        <w:rPr>
          <w:rFonts w:ascii="Arial" w:hAnsi="Arial" w:cs="Arial"/>
          <w:lang w:val="es-MX"/>
        </w:rPr>
        <w:t xml:space="preserve">Actividades para consolidar lo que has aprendido en esta sección. </w:t>
      </w:r>
    </w:p>
    <w:p w14:paraId="5C87E78B" w14:textId="77777777" w:rsidR="00CF5DE3" w:rsidRDefault="00CF5DE3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D5291" w:rsidRPr="00992278" w14:paraId="502C2A15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4CAB91B" w14:textId="77777777" w:rsidR="007D5291" w:rsidRPr="00992278" w:rsidRDefault="007D5291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7D5291" w:rsidRPr="00992278" w14:paraId="4215FA9D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574956" w14:textId="77777777" w:rsidR="007D5291" w:rsidRPr="00992278" w:rsidRDefault="007D5291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A53CB0" w14:textId="77777777" w:rsidR="007D5291" w:rsidRPr="00992278" w:rsidRDefault="007D5291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MA_09_10_REC220</w:t>
            </w:r>
          </w:p>
        </w:tc>
      </w:tr>
      <w:tr w:rsidR="007D5291" w:rsidRPr="00992278" w14:paraId="00B92247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3C283C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E05F68" w14:textId="77777777" w:rsidR="007D5291" w:rsidRPr="00992278" w:rsidRDefault="007D5291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Las medidas de segmentos de la circunferencia</w:t>
            </w:r>
          </w:p>
        </w:tc>
      </w:tr>
      <w:tr w:rsidR="007D5291" w:rsidRPr="00992278" w14:paraId="6440E705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64BD42" w14:textId="77777777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BD610D" w14:textId="01852AE8" w:rsidR="007D5291" w:rsidRPr="00992278" w:rsidRDefault="007D5291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Actividades</w:t>
            </w:r>
            <w:r w:rsidR="006756F0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sobre </w:t>
            </w:r>
            <w:r w:rsidR="00E33306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as medida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s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 de segmentos de la circunferencia</w:t>
            </w:r>
          </w:p>
        </w:tc>
      </w:tr>
    </w:tbl>
    <w:p w14:paraId="28EB869B" w14:textId="77777777" w:rsidR="007D5291" w:rsidRPr="00992278" w:rsidRDefault="007D5291" w:rsidP="007D5291">
      <w:pPr>
        <w:spacing w:after="0"/>
        <w:rPr>
          <w:rFonts w:ascii="Arial" w:hAnsi="Arial" w:cs="Arial"/>
          <w:color w:val="000000"/>
        </w:rPr>
      </w:pPr>
    </w:p>
    <w:p w14:paraId="6E97AF57" w14:textId="77777777" w:rsidR="00015232" w:rsidRPr="00D973BA" w:rsidRDefault="00015232" w:rsidP="00015232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D973BA">
        <w:rPr>
          <w:rFonts w:ascii="Arial" w:hAnsi="Arial" w:cs="Arial"/>
          <w:highlight w:val="yellow"/>
        </w:rPr>
        <w:t>[SECCIÓN 1]</w:t>
      </w:r>
      <w:r w:rsidRPr="00D973BA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4</w:t>
      </w:r>
      <w:r w:rsidRPr="00D973BA">
        <w:rPr>
          <w:rFonts w:ascii="Arial" w:hAnsi="Arial" w:cs="Arial"/>
          <w:b/>
        </w:rPr>
        <w:t xml:space="preserve"> Competencias</w:t>
      </w:r>
    </w:p>
    <w:p w14:paraId="4C2E7DF0" w14:textId="77777777" w:rsidR="00015232" w:rsidRPr="00D973BA" w:rsidRDefault="00015232" w:rsidP="00015232">
      <w:pPr>
        <w:spacing w:after="0"/>
        <w:rPr>
          <w:rFonts w:ascii="Arial" w:eastAsiaTheme="minorEastAsia" w:hAnsi="Arial" w:cs="Arial"/>
        </w:rPr>
      </w:pPr>
    </w:p>
    <w:p w14:paraId="2EA2383B" w14:textId="77777777" w:rsidR="00015232" w:rsidRDefault="00015232" w:rsidP="00015232">
      <w:pPr>
        <w:spacing w:after="0"/>
        <w:rPr>
          <w:rFonts w:ascii="Arial" w:hAnsi="Arial" w:cs="Arial"/>
        </w:rPr>
      </w:pPr>
      <w:r w:rsidRPr="00D973BA">
        <w:rPr>
          <w:rFonts w:ascii="Arial" w:hAnsi="Arial" w:cs="Arial"/>
        </w:rPr>
        <w:t>Pon a prueba tus capacidades y aplica lo aprendido con estos recursos.</w:t>
      </w:r>
    </w:p>
    <w:p w14:paraId="2053F352" w14:textId="77777777" w:rsidR="00015232" w:rsidRPr="00D973BA" w:rsidRDefault="00015232" w:rsidP="00015232">
      <w:pPr>
        <w:spacing w:after="0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232" w:rsidRPr="00992278" w14:paraId="554B50DF" w14:textId="77777777" w:rsidTr="009C1DAF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FAA59FE" w14:textId="77777777" w:rsidR="00015232" w:rsidRPr="00992278" w:rsidRDefault="00015232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 (recurso de ejercitación)</w:t>
            </w:r>
          </w:p>
        </w:tc>
      </w:tr>
      <w:tr w:rsidR="00015232" w:rsidRPr="00992278" w14:paraId="38815F39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6A4E8F" w14:textId="77777777" w:rsidR="00015232" w:rsidRPr="00992278" w:rsidRDefault="00015232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548BBC" w14:textId="77777777" w:rsidR="00015232" w:rsidRPr="00992278" w:rsidRDefault="00015232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MA_09_10_REC230</w:t>
            </w:r>
          </w:p>
        </w:tc>
      </w:tr>
      <w:tr w:rsidR="00015232" w:rsidRPr="00992278" w14:paraId="7BBAA6AE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2EE2D3" w14:textId="77777777" w:rsidR="00015232" w:rsidRPr="00992278" w:rsidRDefault="00015232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C09FAD" w14:textId="77777777" w:rsidR="00015232" w:rsidRPr="00992278" w:rsidRDefault="00015232" w:rsidP="009C1DAF">
            <w:pPr>
              <w:tabs>
                <w:tab w:val="left" w:pos="2310"/>
              </w:tabs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Competencias: La circunferencia y sus elementos en Cabri</w:t>
            </w:r>
          </w:p>
        </w:tc>
      </w:tr>
      <w:tr w:rsidR="00015232" w:rsidRPr="00992278" w14:paraId="34D38A61" w14:textId="77777777" w:rsidTr="009C1DAF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99648F" w14:textId="77777777" w:rsidR="00015232" w:rsidRPr="00992278" w:rsidRDefault="00015232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B3ABD3" w14:textId="5E7146D8" w:rsidR="00015232" w:rsidRPr="00992278" w:rsidRDefault="0001523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Actividad que permite verificar las propiedades de ángulos, arcos</w:t>
            </w:r>
            <w:r w:rsidR="004D4815">
              <w:rPr>
                <w:rFonts w:ascii="Arial" w:hAnsi="Arial" w:cs="Arial"/>
                <w:color w:val="000000"/>
                <w:sz w:val="24"/>
                <w:szCs w:val="24"/>
              </w:rPr>
              <w:t xml:space="preserve"> y</w:t>
            </w:r>
            <w:r w:rsidR="004D4815" w:rsidRPr="0099227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segmentos asociados a una</w:t>
            </w:r>
            <w:r w:rsidR="006756F0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992278">
              <w:rPr>
                <w:rFonts w:ascii="Arial" w:hAnsi="Arial" w:cs="Arial"/>
                <w:color w:val="000000"/>
                <w:sz w:val="24"/>
                <w:szCs w:val="24"/>
              </w:rPr>
              <w:t>circunferencia con apoyo del programa Cabri</w:t>
            </w:r>
          </w:p>
        </w:tc>
      </w:tr>
    </w:tbl>
    <w:p w14:paraId="32708514" w14:textId="77777777" w:rsidR="00015232" w:rsidRDefault="00015232" w:rsidP="00015232">
      <w:pPr>
        <w:spacing w:after="0"/>
        <w:rPr>
          <w:rFonts w:ascii="Arial" w:hAnsi="Arial" w:cs="Arial"/>
          <w:highlight w:val="yellow"/>
        </w:rPr>
      </w:pPr>
    </w:p>
    <w:p w14:paraId="21AE21F1" w14:textId="77777777" w:rsidR="00015232" w:rsidRPr="00D973BA" w:rsidRDefault="00015232" w:rsidP="00015232">
      <w:pPr>
        <w:spacing w:after="0"/>
        <w:rPr>
          <w:rFonts w:ascii="Arial" w:hAnsi="Arial" w:cs="Arial"/>
          <w:b/>
        </w:rPr>
      </w:pPr>
      <w:r w:rsidRPr="00D973BA">
        <w:rPr>
          <w:rFonts w:ascii="Arial" w:hAnsi="Arial" w:cs="Arial"/>
          <w:highlight w:val="yellow"/>
        </w:rPr>
        <w:t>[SECCIÓN 1]</w:t>
      </w:r>
      <w:r w:rsidRPr="00D973BA">
        <w:rPr>
          <w:rFonts w:ascii="Arial" w:hAnsi="Arial" w:cs="Arial"/>
          <w:b/>
        </w:rPr>
        <w:t xml:space="preserve"> Fin de tema</w:t>
      </w:r>
    </w:p>
    <w:p w14:paraId="3058CD94" w14:textId="77777777" w:rsidR="00015232" w:rsidRPr="00D973BA" w:rsidRDefault="00015232" w:rsidP="00015232">
      <w:pPr>
        <w:spacing w:after="0"/>
        <w:rPr>
          <w:rFonts w:ascii="Arial" w:hAnsi="Arial" w:cs="Arial"/>
          <w:highlight w:val="yellow"/>
          <w:lang w:val="es-MX"/>
        </w:rPr>
      </w:pPr>
    </w:p>
    <w:tbl>
      <w:tblPr>
        <w:tblStyle w:val="Tablaconcuadrcula"/>
        <w:tblpPr w:leftFromText="141" w:rightFromText="141" w:vertAnchor="text" w:horzAnchor="margin" w:tblpY="61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232" w:rsidRPr="00D973BA" w14:paraId="203C0007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59D374FD" w14:textId="77777777" w:rsidR="00015232" w:rsidRPr="00D973BA" w:rsidRDefault="00015232" w:rsidP="009C1DA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sz w:val="24"/>
                <w:szCs w:val="24"/>
              </w:rPr>
              <w:t>Mapa conceptual</w:t>
            </w:r>
          </w:p>
        </w:tc>
      </w:tr>
      <w:tr w:rsidR="00015232" w:rsidRPr="00D973BA" w14:paraId="743C440B" w14:textId="77777777" w:rsidTr="009C1DAF">
        <w:tc>
          <w:tcPr>
            <w:tcW w:w="2518" w:type="dxa"/>
          </w:tcPr>
          <w:p w14:paraId="38D9D885" w14:textId="77777777" w:rsidR="00015232" w:rsidRPr="00D973BA" w:rsidRDefault="00015232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8544734" w14:textId="6F9DCD0C" w:rsidR="00015232" w:rsidRPr="00D973BA" w:rsidRDefault="00015232" w:rsidP="009C1D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973BA">
              <w:rPr>
                <w:rFonts w:ascii="Arial" w:hAnsi="Arial" w:cs="Arial"/>
                <w:sz w:val="24"/>
                <w:szCs w:val="24"/>
              </w:rPr>
              <w:t>MA_09_</w:t>
            </w:r>
            <w:ins w:id="52" w:author="Cristhian Andres Bello Rivera" w:date="2016-03-15T10:58:00Z">
              <w:r w:rsidR="002836E4">
                <w:rPr>
                  <w:rFonts w:ascii="Arial" w:hAnsi="Arial" w:cs="Arial"/>
                  <w:sz w:val="24"/>
                  <w:szCs w:val="24"/>
                </w:rPr>
                <w:t>10</w:t>
              </w:r>
            </w:ins>
            <w:del w:id="53" w:author="Cristhian Andres Bello Rivera" w:date="2016-03-15T10:58:00Z">
              <w:r w:rsidDel="002836E4">
                <w:rPr>
                  <w:rFonts w:ascii="Arial" w:hAnsi="Arial" w:cs="Arial"/>
                  <w:sz w:val="24"/>
                  <w:szCs w:val="24"/>
                </w:rPr>
                <w:delText>09</w:delText>
              </w:r>
            </w:del>
            <w:r w:rsidRPr="00D973BA">
              <w:rPr>
                <w:rFonts w:ascii="Arial" w:hAnsi="Arial" w:cs="Arial"/>
                <w:sz w:val="24"/>
                <w:szCs w:val="24"/>
              </w:rPr>
              <w:t>_CO_REC2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D973BA">
              <w:rPr>
                <w:rFonts w:ascii="Arial" w:hAnsi="Arial" w:cs="Arial"/>
                <w:sz w:val="24"/>
                <w:szCs w:val="24"/>
              </w:rPr>
              <w:t xml:space="preserve">0    </w:t>
            </w:r>
          </w:p>
        </w:tc>
      </w:tr>
      <w:tr w:rsidR="00015232" w:rsidRPr="00D973BA" w14:paraId="2AFEBBE9" w14:textId="77777777" w:rsidTr="009C1DAF">
        <w:tc>
          <w:tcPr>
            <w:tcW w:w="2518" w:type="dxa"/>
          </w:tcPr>
          <w:p w14:paraId="470B5601" w14:textId="77777777" w:rsidR="00015232" w:rsidRPr="00D973BA" w:rsidRDefault="00015232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8EF2F85" w14:textId="77777777" w:rsidR="00015232" w:rsidRPr="00D973BA" w:rsidRDefault="00015232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D973BA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</w:p>
        </w:tc>
      </w:tr>
      <w:tr w:rsidR="00015232" w:rsidRPr="00D973BA" w14:paraId="6B081ED3" w14:textId="77777777" w:rsidTr="009C1DAF">
        <w:tc>
          <w:tcPr>
            <w:tcW w:w="2518" w:type="dxa"/>
          </w:tcPr>
          <w:p w14:paraId="097BB523" w14:textId="77777777" w:rsidR="00015232" w:rsidRPr="00D973BA" w:rsidRDefault="00015232" w:rsidP="009C1DAF">
            <w:pPr>
              <w:rPr>
                <w:rFonts w:ascii="Arial" w:hAnsi="Arial" w:cs="Arial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9E0AADF" w14:textId="35E38ECC" w:rsidR="00015232" w:rsidRPr="00D973BA" w:rsidRDefault="00015232" w:rsidP="00A05A01">
            <w:pPr>
              <w:rPr>
                <w:rFonts w:ascii="Arial" w:hAnsi="Arial" w:cs="Arial"/>
                <w:sz w:val="24"/>
                <w:szCs w:val="24"/>
              </w:rPr>
            </w:pPr>
            <w:r w:rsidRPr="00D973BA">
              <w:rPr>
                <w:rFonts w:ascii="Arial" w:hAnsi="Arial" w:cs="Arial"/>
                <w:sz w:val="24"/>
                <w:szCs w:val="24"/>
              </w:rPr>
              <w:t xml:space="preserve">Mapa conceptual sobre el tema </w:t>
            </w:r>
            <w:r w:rsidR="00E33306">
              <w:rPr>
                <w:rFonts w:ascii="Arial" w:hAnsi="Arial" w:cs="Arial"/>
                <w:color w:val="000000" w:themeColor="text1"/>
                <w:sz w:val="24"/>
                <w:szCs w:val="24"/>
              </w:rPr>
              <w:t>l</w:t>
            </w:r>
            <w:r w:rsidRPr="003A53DD">
              <w:rPr>
                <w:rFonts w:ascii="Arial" w:hAnsi="Arial" w:cs="Arial"/>
                <w:color w:val="000000" w:themeColor="text1"/>
                <w:sz w:val="24"/>
                <w:szCs w:val="24"/>
              </w:rPr>
              <w:t>a circunferencia y la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 relaciones</w:t>
            </w:r>
            <w:r w:rsidRPr="003A53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entre sus elementos</w:t>
            </w:r>
            <w:r>
              <w:rPr>
                <w:rFonts w:ascii="Times" w:hAnsi="Times"/>
                <w:sz w:val="20"/>
                <w:szCs w:val="20"/>
              </w:rPr>
              <w:t xml:space="preserve">     </w:t>
            </w:r>
            <w:r w:rsidRPr="00D125B6">
              <w:rPr>
                <w:rFonts w:ascii="Times" w:hAnsi="Times"/>
                <w:sz w:val="20"/>
                <w:szCs w:val="20"/>
              </w:rPr>
              <w:t xml:space="preserve"> </w:t>
            </w:r>
          </w:p>
        </w:tc>
      </w:tr>
    </w:tbl>
    <w:p w14:paraId="3193817C" w14:textId="77777777" w:rsidR="00015232" w:rsidRPr="00D973BA" w:rsidRDefault="00015232" w:rsidP="00015232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232" w:rsidRPr="00D973BA" w14:paraId="2FC7AE7C" w14:textId="77777777" w:rsidTr="009C1DAF">
        <w:tc>
          <w:tcPr>
            <w:tcW w:w="9033" w:type="dxa"/>
            <w:gridSpan w:val="2"/>
            <w:shd w:val="clear" w:color="auto" w:fill="000000" w:themeFill="text1"/>
          </w:tcPr>
          <w:p w14:paraId="02DB3D34" w14:textId="77777777" w:rsidR="00015232" w:rsidRPr="00D973BA" w:rsidRDefault="00015232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015232" w:rsidRPr="00D973BA" w14:paraId="57132BFF" w14:textId="77777777" w:rsidTr="009C1DAF">
        <w:tc>
          <w:tcPr>
            <w:tcW w:w="2518" w:type="dxa"/>
          </w:tcPr>
          <w:p w14:paraId="1A7DA68A" w14:textId="77777777" w:rsidR="00015232" w:rsidRPr="00D973BA" w:rsidRDefault="00015232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16ABE4B" w14:textId="13D03F45" w:rsidR="00015232" w:rsidRPr="00D973BA" w:rsidRDefault="00015232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color w:val="000000"/>
                <w:sz w:val="24"/>
                <w:szCs w:val="24"/>
              </w:rPr>
              <w:t>MA_09_</w:t>
            </w:r>
            <w:ins w:id="54" w:author="Cristhian Andres Bello Rivera" w:date="2016-03-15T10:58:00Z">
              <w:r w:rsidR="002836E4">
                <w:rPr>
                  <w:rFonts w:ascii="Arial" w:hAnsi="Arial" w:cs="Arial"/>
                  <w:color w:val="000000"/>
                  <w:sz w:val="24"/>
                  <w:szCs w:val="24"/>
                </w:rPr>
                <w:t>10</w:t>
              </w:r>
            </w:ins>
            <w:del w:id="55" w:author="Cristhian Andres Bello Rivera" w:date="2016-03-15T10:58:00Z">
              <w:r w:rsidRPr="00D973BA" w:rsidDel="002836E4">
                <w:rPr>
                  <w:rFonts w:ascii="Arial" w:hAnsi="Arial" w:cs="Arial"/>
                  <w:color w:val="000000"/>
                  <w:sz w:val="24"/>
                  <w:szCs w:val="24"/>
                </w:rPr>
                <w:delText>01</w:delText>
              </w:r>
            </w:del>
            <w:r w:rsidRPr="00D973BA">
              <w:rPr>
                <w:rFonts w:ascii="Arial" w:hAnsi="Arial" w:cs="Arial"/>
                <w:color w:val="000000"/>
                <w:sz w:val="24"/>
                <w:szCs w:val="24"/>
              </w:rPr>
              <w:t>_CO_REC2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5</w:t>
            </w:r>
            <w:r w:rsidRPr="00D973BA">
              <w:rPr>
                <w:rFonts w:ascii="Arial" w:hAnsi="Arial" w:cs="Arial"/>
                <w:color w:val="000000"/>
                <w:sz w:val="24"/>
                <w:szCs w:val="24"/>
              </w:rPr>
              <w:t>0</w:t>
            </w:r>
          </w:p>
        </w:tc>
      </w:tr>
      <w:tr w:rsidR="00015232" w:rsidRPr="00D973BA" w14:paraId="09BA5562" w14:textId="77777777" w:rsidTr="009C1DAF">
        <w:tc>
          <w:tcPr>
            <w:tcW w:w="2518" w:type="dxa"/>
          </w:tcPr>
          <w:p w14:paraId="158BACEE" w14:textId="77777777" w:rsidR="00015232" w:rsidRPr="00D973BA" w:rsidRDefault="00015232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A75F164" w14:textId="77777777" w:rsidR="00015232" w:rsidRPr="00D973BA" w:rsidRDefault="00015232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sz w:val="24"/>
                <w:szCs w:val="24"/>
              </w:rPr>
              <w:t xml:space="preserve">Evaluación </w:t>
            </w:r>
          </w:p>
        </w:tc>
      </w:tr>
      <w:tr w:rsidR="00015232" w:rsidRPr="00D973BA" w14:paraId="05E21E23" w14:textId="77777777" w:rsidTr="009C1DAF">
        <w:tc>
          <w:tcPr>
            <w:tcW w:w="2518" w:type="dxa"/>
          </w:tcPr>
          <w:p w14:paraId="4C6A5217" w14:textId="77777777" w:rsidR="00015232" w:rsidRPr="00D973BA" w:rsidRDefault="00015232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5DC0CC1" w14:textId="75EA0671" w:rsidR="00015232" w:rsidRPr="00D973BA" w:rsidRDefault="00015232" w:rsidP="0001523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color w:val="000000"/>
                <w:sz w:val="24"/>
                <w:szCs w:val="24"/>
              </w:rPr>
              <w:t xml:space="preserve">Evalúa tus conocimientos sobre el tema </w:t>
            </w:r>
            <w:r w:rsidR="00E33306">
              <w:rPr>
                <w:rFonts w:ascii="Arial" w:hAnsi="Arial" w:cs="Arial"/>
                <w:color w:val="000000" w:themeColor="text1"/>
                <w:sz w:val="24"/>
                <w:szCs w:val="24"/>
              </w:rPr>
              <w:t>l</w:t>
            </w:r>
            <w:r w:rsidRPr="003A53DD">
              <w:rPr>
                <w:rFonts w:ascii="Arial" w:hAnsi="Arial" w:cs="Arial"/>
                <w:color w:val="000000" w:themeColor="text1"/>
                <w:sz w:val="24"/>
                <w:szCs w:val="24"/>
              </w:rPr>
              <w:t>a circunferencia y la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 relaciones</w:t>
            </w:r>
            <w:r w:rsidRPr="003A53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entre sus elementos</w:t>
            </w:r>
            <w:r>
              <w:rPr>
                <w:rFonts w:ascii="Times" w:hAnsi="Times"/>
                <w:sz w:val="20"/>
                <w:szCs w:val="20"/>
              </w:rPr>
              <w:t xml:space="preserve">    </w:t>
            </w:r>
          </w:p>
        </w:tc>
      </w:tr>
    </w:tbl>
    <w:p w14:paraId="4EAAC5E8" w14:textId="77777777" w:rsidR="00015232" w:rsidRPr="00D973BA" w:rsidRDefault="00015232" w:rsidP="00015232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410"/>
        <w:gridCol w:w="5260"/>
      </w:tblGrid>
      <w:tr w:rsidR="00015232" w:rsidRPr="00D973BA" w14:paraId="62068B06" w14:textId="77777777" w:rsidTr="009C1DAF">
        <w:tc>
          <w:tcPr>
            <w:tcW w:w="9054" w:type="dxa"/>
            <w:gridSpan w:val="3"/>
            <w:shd w:val="clear" w:color="auto" w:fill="000000" w:themeFill="text1"/>
          </w:tcPr>
          <w:p w14:paraId="08774108" w14:textId="77777777" w:rsidR="00015232" w:rsidRPr="00D973BA" w:rsidRDefault="00015232" w:rsidP="009C1DAF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015232" w:rsidRPr="00D973BA" w14:paraId="09205133" w14:textId="77777777" w:rsidTr="009C1DAF">
        <w:tc>
          <w:tcPr>
            <w:tcW w:w="1384" w:type="dxa"/>
          </w:tcPr>
          <w:p w14:paraId="30104B15" w14:textId="77777777" w:rsidR="00015232" w:rsidRPr="00D973BA" w:rsidRDefault="00015232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670" w:type="dxa"/>
            <w:gridSpan w:val="2"/>
          </w:tcPr>
          <w:p w14:paraId="7C1D3FAA" w14:textId="371801EC" w:rsidR="00015232" w:rsidRPr="00D973BA" w:rsidRDefault="00015232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MA_09_</w:t>
            </w:r>
            <w:ins w:id="56" w:author="Cristhian Andres Bello Rivera" w:date="2016-03-15T10:58:00Z">
              <w:r w:rsidR="002836E4">
                <w:rPr>
                  <w:rFonts w:ascii="Arial" w:hAnsi="Arial" w:cs="Arial"/>
                  <w:color w:val="000000"/>
                  <w:sz w:val="24"/>
                  <w:szCs w:val="24"/>
                </w:rPr>
                <w:t>10</w:t>
              </w:r>
            </w:ins>
            <w:del w:id="57" w:author="Cristhian Andres Bello Rivera" w:date="2016-03-15T10:58:00Z">
              <w:r w:rsidDel="002836E4">
                <w:rPr>
                  <w:rFonts w:ascii="Arial" w:hAnsi="Arial" w:cs="Arial"/>
                  <w:color w:val="000000"/>
                  <w:sz w:val="24"/>
                  <w:szCs w:val="24"/>
                </w:rPr>
                <w:delText>09</w:delText>
              </w:r>
            </w:del>
            <w:r>
              <w:rPr>
                <w:rFonts w:ascii="Arial" w:hAnsi="Arial" w:cs="Arial"/>
                <w:color w:val="000000"/>
                <w:sz w:val="24"/>
                <w:szCs w:val="24"/>
              </w:rPr>
              <w:t>_CO_REC26</w:t>
            </w:r>
            <w:r w:rsidRPr="00D973BA">
              <w:rPr>
                <w:rFonts w:ascii="Arial" w:hAnsi="Arial" w:cs="Arial"/>
                <w:color w:val="000000"/>
                <w:sz w:val="24"/>
                <w:szCs w:val="24"/>
              </w:rPr>
              <w:t xml:space="preserve">0   </w:t>
            </w:r>
          </w:p>
        </w:tc>
      </w:tr>
      <w:tr w:rsidR="00015232" w:rsidRPr="00D973BA" w14:paraId="6058330B" w14:textId="77777777" w:rsidTr="009C1DAF">
        <w:tc>
          <w:tcPr>
            <w:tcW w:w="1384" w:type="dxa"/>
          </w:tcPr>
          <w:p w14:paraId="37D7CF7E" w14:textId="77777777" w:rsidR="00015232" w:rsidRPr="00D973BA" w:rsidRDefault="00015232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2410" w:type="dxa"/>
          </w:tcPr>
          <w:p w14:paraId="6D3FF6ED" w14:textId="77777777" w:rsidR="00015232" w:rsidRPr="00D973BA" w:rsidRDefault="007A631F" w:rsidP="009C1DAF">
            <w:pPr>
              <w:tabs>
                <w:tab w:val="center" w:pos="1489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Cálculo de la longitud de la circunferencia</w:t>
            </w:r>
          </w:p>
        </w:tc>
        <w:tc>
          <w:tcPr>
            <w:tcW w:w="5260" w:type="dxa"/>
          </w:tcPr>
          <w:p w14:paraId="49F0E05A" w14:textId="77777777" w:rsidR="00015232" w:rsidRDefault="00A05A01" w:rsidP="009C1DAF">
            <w:pPr>
              <w:rPr>
                <w:rFonts w:ascii="Arial" w:hAnsi="Arial" w:cs="Arial"/>
                <w:sz w:val="24"/>
                <w:szCs w:val="24"/>
              </w:rPr>
            </w:pPr>
            <w:hyperlink r:id="rId44" w:history="1">
              <w:r w:rsidR="009C1DAF" w:rsidRPr="007B5039">
                <w:rPr>
                  <w:rStyle w:val="Hipervnculo"/>
                  <w:rFonts w:ascii="Arial" w:hAnsi="Arial" w:cs="Arial"/>
                </w:rPr>
                <w:t>http://www.bromera.com/tl_files/activitatsdigitals/capicua_6c_PA/C6_u05_62_0_spriteRespNumerica_longitudCircumf.swf</w:t>
              </w:r>
            </w:hyperlink>
          </w:p>
          <w:p w14:paraId="38DBB915" w14:textId="77777777" w:rsidR="009C1DAF" w:rsidRPr="00D973BA" w:rsidRDefault="009C1DAF" w:rsidP="009C1DA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5232" w:rsidRPr="00D973BA" w14:paraId="7EDF6507" w14:textId="77777777" w:rsidTr="009C1DAF">
        <w:tc>
          <w:tcPr>
            <w:tcW w:w="1384" w:type="dxa"/>
          </w:tcPr>
          <w:p w14:paraId="32AB13B9" w14:textId="77777777" w:rsidR="00015232" w:rsidRPr="00D973BA" w:rsidRDefault="00015232" w:rsidP="009C1DAF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973BA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2410" w:type="dxa"/>
          </w:tcPr>
          <w:p w14:paraId="68207B2B" w14:textId="77777777" w:rsidR="00015232" w:rsidRPr="00D973BA" w:rsidRDefault="00015232" w:rsidP="009C1D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elementos de Euclides</w:t>
            </w:r>
            <w:r w:rsidR="009C1DAF">
              <w:rPr>
                <w:rFonts w:ascii="Arial" w:hAnsi="Arial" w:cs="Arial"/>
                <w:sz w:val="24"/>
                <w:szCs w:val="24"/>
              </w:rPr>
              <w:t>. Libro III: teoremas sobre la circunferencia</w:t>
            </w:r>
          </w:p>
        </w:tc>
        <w:tc>
          <w:tcPr>
            <w:tcW w:w="5260" w:type="dxa"/>
          </w:tcPr>
          <w:p w14:paraId="41220E17" w14:textId="77777777" w:rsidR="00015232" w:rsidRDefault="00A05A01" w:rsidP="009C1DAF">
            <w:pPr>
              <w:jc w:val="center"/>
              <w:rPr>
                <w:rFonts w:ascii="Arial" w:hAnsi="Arial" w:cs="Arial"/>
              </w:rPr>
            </w:pPr>
            <w:hyperlink r:id="rId45" w:history="1">
              <w:r w:rsidR="009C1DAF" w:rsidRPr="007B5039">
                <w:rPr>
                  <w:rStyle w:val="Hipervnculo"/>
                  <w:rFonts w:ascii="Arial" w:hAnsi="Arial" w:cs="Arial"/>
                </w:rPr>
                <w:t>http://www.euclides.org/menu/elements_esp/03/proposicioneslibro3.htm</w:t>
              </w:r>
            </w:hyperlink>
          </w:p>
          <w:p w14:paraId="528370A8" w14:textId="77777777" w:rsidR="009C1DAF" w:rsidRDefault="009C1DAF" w:rsidP="009C1DAF">
            <w:pPr>
              <w:jc w:val="center"/>
              <w:rPr>
                <w:rFonts w:ascii="Arial" w:hAnsi="Arial" w:cs="Arial"/>
              </w:rPr>
            </w:pPr>
          </w:p>
          <w:p w14:paraId="1785B0E1" w14:textId="77777777" w:rsidR="00015232" w:rsidRPr="00D973BA" w:rsidRDefault="00015232" w:rsidP="009C1DA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5232" w:rsidRPr="00D973BA" w14:paraId="5F2257DE" w14:textId="77777777" w:rsidTr="009C1DAF">
        <w:tc>
          <w:tcPr>
            <w:tcW w:w="1384" w:type="dxa"/>
          </w:tcPr>
          <w:p w14:paraId="5B33ADB6" w14:textId="77777777" w:rsidR="00015232" w:rsidRPr="00D973BA" w:rsidRDefault="00015232" w:rsidP="009C1DAF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bookmarkStart w:id="58" w:name="_GoBack" w:colFirst="1" w:colLast="1"/>
            <w:r w:rsidRPr="00D973BA">
              <w:rPr>
                <w:rFonts w:ascii="Arial" w:hAnsi="Arial" w:cs="Arial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410" w:type="dxa"/>
          </w:tcPr>
          <w:p w14:paraId="689BF5CF" w14:textId="77777777" w:rsidR="00015232" w:rsidRPr="00D973BA" w:rsidRDefault="007A631F" w:rsidP="009C1DA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Arcos y cuerdas de una circunferencia</w:t>
            </w:r>
          </w:p>
        </w:tc>
        <w:tc>
          <w:tcPr>
            <w:tcW w:w="5260" w:type="dxa"/>
          </w:tcPr>
          <w:p w14:paraId="4231E61C" w14:textId="77777777" w:rsidR="00015232" w:rsidRDefault="00A05A01" w:rsidP="007A631F">
            <w:pPr>
              <w:rPr>
                <w:rFonts w:ascii="Arial" w:hAnsi="Arial" w:cs="Arial"/>
                <w:sz w:val="24"/>
                <w:szCs w:val="24"/>
              </w:rPr>
            </w:pPr>
            <w:hyperlink r:id="rId46" w:history="1">
              <w:r w:rsidR="007A631F" w:rsidRPr="007B5039">
                <w:rPr>
                  <w:rStyle w:val="Hipervnculo"/>
                  <w:rFonts w:ascii="Arial" w:hAnsi="Arial" w:cs="Arial"/>
                </w:rPr>
                <w:t>http://www.dmae.upct.es/~pepemar/mateprimero/trigonometria/circulo/arcoycuerda.htm</w:t>
              </w:r>
            </w:hyperlink>
          </w:p>
          <w:p w14:paraId="0F5586D5" w14:textId="77777777" w:rsidR="007A631F" w:rsidRPr="00D973BA" w:rsidRDefault="007A631F" w:rsidP="007A631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58"/>
    </w:tbl>
    <w:p w14:paraId="4391CC38" w14:textId="77777777" w:rsidR="00015232" w:rsidRPr="00D973BA" w:rsidRDefault="00015232" w:rsidP="00015232">
      <w:pPr>
        <w:spacing w:after="0"/>
        <w:rPr>
          <w:rFonts w:ascii="Arial" w:hAnsi="Arial" w:cs="Arial"/>
          <w:b/>
        </w:rPr>
      </w:pPr>
    </w:p>
    <w:p w14:paraId="4B5461C0" w14:textId="77777777" w:rsidR="00015232" w:rsidRPr="00D973BA" w:rsidRDefault="00015232" w:rsidP="00015232">
      <w:pPr>
        <w:spacing w:after="0"/>
        <w:rPr>
          <w:rFonts w:ascii="Arial" w:hAnsi="Arial" w:cs="Arial"/>
          <w:b/>
        </w:rPr>
      </w:pPr>
    </w:p>
    <w:p w14:paraId="7F36E1AE" w14:textId="77777777" w:rsidR="007D5291" w:rsidRDefault="007D5291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sectPr w:rsidR="007D5291" w:rsidSect="00FC30C2">
      <w:headerReference w:type="even" r:id="rId47"/>
      <w:headerReference w:type="default" r:id="rId48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1" w:author="user" w:date="2016-03-10T10:32:00Z" w:initials="u">
    <w:p w14:paraId="4C895A07" w14:textId="4FAFA4F9" w:rsidR="00A05A01" w:rsidRDefault="00A05A01" w:rsidP="004D4815">
      <w:pPr>
        <w:pStyle w:val="Textocomentario"/>
      </w:pPr>
      <w:r>
        <w:rPr>
          <w:rStyle w:val="Refdecomentario"/>
        </w:rPr>
        <w:annotationRef/>
      </w:r>
      <w:r>
        <w:t>Escribir los “puntos” de multiplicación centrados:</w:t>
      </w:r>
    </w:p>
    <w:p w14:paraId="4C4FA711" w14:textId="06416BF3" w:rsidR="00A05A01" w:rsidRDefault="00A05A01" w:rsidP="004D4815">
      <w:pPr>
        <w:pStyle w:val="Textocomentario"/>
      </w:pPr>
      <w:r>
        <w:rPr>
          <w:i/>
        </w:rPr>
        <w:t>EB</w:t>
      </w:r>
      <w:r>
        <w:t xml:space="preserve"> </w:t>
      </w:r>
      <w:r w:rsidRPr="000677DE">
        <w:rPr>
          <w:rFonts w:cs="Calibri"/>
          <w:sz w:val="16"/>
          <w:szCs w:val="16"/>
        </w:rPr>
        <w:t>•</w:t>
      </w:r>
      <w:r>
        <w:t xml:space="preserve"> </w:t>
      </w:r>
      <w:r w:rsidRPr="000677DE">
        <w:rPr>
          <w:i/>
        </w:rPr>
        <w:t>E</w:t>
      </w:r>
      <w:r>
        <w:rPr>
          <w:i/>
        </w:rPr>
        <w:t>F</w:t>
      </w:r>
      <w:r>
        <w:t xml:space="preserve"> = </w:t>
      </w:r>
      <w:r>
        <w:rPr>
          <w:i/>
        </w:rPr>
        <w:t>EH</w:t>
      </w:r>
      <w:r>
        <w:t xml:space="preserve"> </w:t>
      </w:r>
      <w:r w:rsidRPr="000677DE">
        <w:rPr>
          <w:rFonts w:cs="Calibri"/>
          <w:sz w:val="16"/>
          <w:szCs w:val="16"/>
        </w:rPr>
        <w:t>•</w:t>
      </w:r>
      <w:r>
        <w:t xml:space="preserve"> </w:t>
      </w:r>
      <w:r w:rsidRPr="000677DE">
        <w:rPr>
          <w:i/>
        </w:rPr>
        <w:t>E</w:t>
      </w:r>
      <w:r>
        <w:rPr>
          <w:i/>
        </w:rPr>
        <w:t>G</w:t>
      </w:r>
    </w:p>
    <w:p w14:paraId="6009E08B" w14:textId="26C91FED" w:rsidR="00A05A01" w:rsidRDefault="00A05A01" w:rsidP="004D4815">
      <w:pPr>
        <w:pStyle w:val="Textocomentario"/>
      </w:pPr>
      <w:r>
        <w:t>Aumentar el tamaño de las letras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009E08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C92FBC" w14:textId="77777777" w:rsidR="0015716C" w:rsidRDefault="0015716C">
      <w:pPr>
        <w:spacing w:after="0"/>
      </w:pPr>
      <w:r>
        <w:separator/>
      </w:r>
    </w:p>
  </w:endnote>
  <w:endnote w:type="continuationSeparator" w:id="0">
    <w:p w14:paraId="2826702E" w14:textId="77777777" w:rsidR="0015716C" w:rsidRDefault="001571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5C49E5" w14:textId="77777777" w:rsidR="0015716C" w:rsidRDefault="0015716C">
      <w:pPr>
        <w:spacing w:after="0"/>
      </w:pPr>
      <w:r>
        <w:separator/>
      </w:r>
    </w:p>
  </w:footnote>
  <w:footnote w:type="continuationSeparator" w:id="0">
    <w:p w14:paraId="339A1ADC" w14:textId="77777777" w:rsidR="0015716C" w:rsidRDefault="0015716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EAD9E6" w14:textId="77777777" w:rsidR="00A05A01" w:rsidRDefault="00A05A01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AB600C8" w14:textId="77777777" w:rsidR="00A05A01" w:rsidRDefault="00A05A01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789E0F" w14:textId="77777777" w:rsidR="00A05A01" w:rsidRDefault="00A05A01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836E4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03549DCA" w14:textId="77777777" w:rsidR="00A05A01" w:rsidRPr="00BE48B1" w:rsidRDefault="00A05A01" w:rsidP="0004489C">
    <w:pPr>
      <w:pStyle w:val="Encabezado"/>
      <w:ind w:right="360"/>
      <w:rPr>
        <w:rFonts w:ascii="Times" w:hAnsi="Times"/>
        <w:sz w:val="20"/>
        <w:szCs w:val="20"/>
        <w:highlight w:val="yellow"/>
      </w:rPr>
    </w:pPr>
    <w:r w:rsidRPr="00D125B6">
      <w:rPr>
        <w:rFonts w:ascii="Times" w:hAnsi="Times"/>
        <w:sz w:val="20"/>
        <w:szCs w:val="20"/>
        <w:highlight w:val="yellow"/>
      </w:rPr>
      <w:t>[GU</w:t>
    </w:r>
    <w:r>
      <w:rPr>
        <w:rFonts w:ascii="Times" w:hAnsi="Times"/>
        <w:sz w:val="20"/>
        <w:szCs w:val="20"/>
        <w:highlight w:val="yellow"/>
      </w:rPr>
      <w:t>ION MA_09_10</w:t>
    </w:r>
    <w:r w:rsidRPr="00D125B6">
      <w:rPr>
        <w:rFonts w:ascii="Times" w:hAnsi="Times"/>
        <w:sz w:val="20"/>
        <w:szCs w:val="20"/>
        <w:highlight w:val="yellow"/>
      </w:rPr>
      <w:t>_CO]</w:t>
    </w:r>
    <w:r>
      <w:rPr>
        <w:rFonts w:ascii="Times" w:hAnsi="Times"/>
        <w:sz w:val="20"/>
        <w:szCs w:val="20"/>
      </w:rPr>
      <w:t xml:space="preserve"> Guión 10 La circunferencia y la relación entre sus elementos     </w:t>
    </w:r>
    <w:r w:rsidRPr="00D125B6">
      <w:rPr>
        <w:rFonts w:ascii="Times" w:hAnsi="Times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260DD"/>
    <w:multiLevelType w:val="hybridMultilevel"/>
    <w:tmpl w:val="A9D035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2535D"/>
    <w:multiLevelType w:val="hybridMultilevel"/>
    <w:tmpl w:val="891459CA"/>
    <w:lvl w:ilvl="0" w:tplc="DB862284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AB7235"/>
    <w:multiLevelType w:val="hybridMultilevel"/>
    <w:tmpl w:val="6588AB80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3">
    <w:nsid w:val="072F43B6"/>
    <w:multiLevelType w:val="hybridMultilevel"/>
    <w:tmpl w:val="6BDE86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765C3A"/>
    <w:multiLevelType w:val="hybridMultilevel"/>
    <w:tmpl w:val="52C82210"/>
    <w:lvl w:ilvl="0" w:tplc="4538DABE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8F544D5"/>
    <w:multiLevelType w:val="hybridMultilevel"/>
    <w:tmpl w:val="C07AAAFA"/>
    <w:lvl w:ilvl="0" w:tplc="1FA68A78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A9231C5"/>
    <w:multiLevelType w:val="hybridMultilevel"/>
    <w:tmpl w:val="C2A2531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C037CBB"/>
    <w:multiLevelType w:val="hybridMultilevel"/>
    <w:tmpl w:val="B6F09B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05399A"/>
    <w:multiLevelType w:val="hybridMultilevel"/>
    <w:tmpl w:val="A9D035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9F3AD9"/>
    <w:multiLevelType w:val="hybridMultilevel"/>
    <w:tmpl w:val="80DAD006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4BB6D0E"/>
    <w:multiLevelType w:val="hybridMultilevel"/>
    <w:tmpl w:val="E1367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201FB7"/>
    <w:multiLevelType w:val="hybridMultilevel"/>
    <w:tmpl w:val="4260AE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63B7B22"/>
    <w:multiLevelType w:val="hybridMultilevel"/>
    <w:tmpl w:val="FECEC2A4"/>
    <w:lvl w:ilvl="0" w:tplc="5D82D51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1F5D2B"/>
    <w:multiLevelType w:val="hybridMultilevel"/>
    <w:tmpl w:val="DC3CAAF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2A0634"/>
    <w:multiLevelType w:val="hybridMultilevel"/>
    <w:tmpl w:val="F93AB1AA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>
    <w:nsid w:val="1DCB2476"/>
    <w:multiLevelType w:val="hybridMultilevel"/>
    <w:tmpl w:val="A9D035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544503"/>
    <w:multiLevelType w:val="hybridMultilevel"/>
    <w:tmpl w:val="31AE49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74449C"/>
    <w:multiLevelType w:val="hybridMultilevel"/>
    <w:tmpl w:val="74820BD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0DF40FD"/>
    <w:multiLevelType w:val="hybridMultilevel"/>
    <w:tmpl w:val="A9D035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75E774F"/>
    <w:multiLevelType w:val="hybridMultilevel"/>
    <w:tmpl w:val="C6C61C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ADE45F7"/>
    <w:multiLevelType w:val="hybridMultilevel"/>
    <w:tmpl w:val="E67EF2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D2B7761"/>
    <w:multiLevelType w:val="hybridMultilevel"/>
    <w:tmpl w:val="34BA216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D386950"/>
    <w:multiLevelType w:val="hybridMultilevel"/>
    <w:tmpl w:val="F9C239E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1F41F56"/>
    <w:multiLevelType w:val="hybridMultilevel"/>
    <w:tmpl w:val="DB526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4013718"/>
    <w:multiLevelType w:val="hybridMultilevel"/>
    <w:tmpl w:val="A9D035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D728AC"/>
    <w:multiLevelType w:val="hybridMultilevel"/>
    <w:tmpl w:val="891459CA"/>
    <w:lvl w:ilvl="0" w:tplc="DB862284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B9F74A5"/>
    <w:multiLevelType w:val="hybridMultilevel"/>
    <w:tmpl w:val="FECEC2A4"/>
    <w:lvl w:ilvl="0" w:tplc="5D82D51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6C08BD"/>
    <w:multiLevelType w:val="hybridMultilevel"/>
    <w:tmpl w:val="D05E1B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13974E9"/>
    <w:multiLevelType w:val="hybridMultilevel"/>
    <w:tmpl w:val="891459CA"/>
    <w:lvl w:ilvl="0" w:tplc="DB862284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854395"/>
    <w:multiLevelType w:val="hybridMultilevel"/>
    <w:tmpl w:val="DE4A43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25C7BE0"/>
    <w:multiLevelType w:val="hybridMultilevel"/>
    <w:tmpl w:val="EE306C1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4E24394"/>
    <w:multiLevelType w:val="hybridMultilevel"/>
    <w:tmpl w:val="60B8D7A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4A8934FA"/>
    <w:multiLevelType w:val="hybridMultilevel"/>
    <w:tmpl w:val="FECEC2A4"/>
    <w:lvl w:ilvl="0" w:tplc="5D82D51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175859"/>
    <w:multiLevelType w:val="hybridMultilevel"/>
    <w:tmpl w:val="A9D035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7B0182"/>
    <w:multiLevelType w:val="hybridMultilevel"/>
    <w:tmpl w:val="891459CA"/>
    <w:lvl w:ilvl="0" w:tplc="DB862284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9C2C03"/>
    <w:multiLevelType w:val="hybridMultilevel"/>
    <w:tmpl w:val="BDBEA9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970917"/>
    <w:multiLevelType w:val="hybridMultilevel"/>
    <w:tmpl w:val="788875AE"/>
    <w:lvl w:ilvl="0" w:tplc="69543FF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7">
    <w:nsid w:val="60531DE0"/>
    <w:multiLevelType w:val="hybridMultilevel"/>
    <w:tmpl w:val="A590F5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81C4C9C"/>
    <w:multiLevelType w:val="hybridMultilevel"/>
    <w:tmpl w:val="43ACA8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717F15"/>
    <w:multiLevelType w:val="hybridMultilevel"/>
    <w:tmpl w:val="167026D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EB605BB"/>
    <w:multiLevelType w:val="hybridMultilevel"/>
    <w:tmpl w:val="FD7AFB1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23E0071"/>
    <w:multiLevelType w:val="hybridMultilevel"/>
    <w:tmpl w:val="5FDC043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9381BAE"/>
    <w:multiLevelType w:val="hybridMultilevel"/>
    <w:tmpl w:val="8EB89F2C"/>
    <w:lvl w:ilvl="0" w:tplc="C2EEC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21"/>
  </w:num>
  <w:num w:numId="3">
    <w:abstractNumId w:val="42"/>
  </w:num>
  <w:num w:numId="4">
    <w:abstractNumId w:val="4"/>
  </w:num>
  <w:num w:numId="5">
    <w:abstractNumId w:val="1"/>
  </w:num>
  <w:num w:numId="6">
    <w:abstractNumId w:val="38"/>
  </w:num>
  <w:num w:numId="7">
    <w:abstractNumId w:val="34"/>
  </w:num>
  <w:num w:numId="8">
    <w:abstractNumId w:val="28"/>
  </w:num>
  <w:num w:numId="9">
    <w:abstractNumId w:val="6"/>
  </w:num>
  <w:num w:numId="10">
    <w:abstractNumId w:val="40"/>
  </w:num>
  <w:num w:numId="11">
    <w:abstractNumId w:val="41"/>
  </w:num>
  <w:num w:numId="12">
    <w:abstractNumId w:val="30"/>
  </w:num>
  <w:num w:numId="13">
    <w:abstractNumId w:val="25"/>
  </w:num>
  <w:num w:numId="14">
    <w:abstractNumId w:val="14"/>
  </w:num>
  <w:num w:numId="15">
    <w:abstractNumId w:val="13"/>
  </w:num>
  <w:num w:numId="16">
    <w:abstractNumId w:val="20"/>
  </w:num>
  <w:num w:numId="17">
    <w:abstractNumId w:val="5"/>
  </w:num>
  <w:num w:numId="18">
    <w:abstractNumId w:val="23"/>
  </w:num>
  <w:num w:numId="19">
    <w:abstractNumId w:val="36"/>
  </w:num>
  <w:num w:numId="20">
    <w:abstractNumId w:val="7"/>
  </w:num>
  <w:num w:numId="21">
    <w:abstractNumId w:val="39"/>
  </w:num>
  <w:num w:numId="22">
    <w:abstractNumId w:val="31"/>
  </w:num>
  <w:num w:numId="23">
    <w:abstractNumId w:val="24"/>
  </w:num>
  <w:num w:numId="24">
    <w:abstractNumId w:val="33"/>
  </w:num>
  <w:num w:numId="25">
    <w:abstractNumId w:val="0"/>
  </w:num>
  <w:num w:numId="26">
    <w:abstractNumId w:val="8"/>
  </w:num>
  <w:num w:numId="27">
    <w:abstractNumId w:val="15"/>
  </w:num>
  <w:num w:numId="28">
    <w:abstractNumId w:val="18"/>
  </w:num>
  <w:num w:numId="29">
    <w:abstractNumId w:val="35"/>
  </w:num>
  <w:num w:numId="30">
    <w:abstractNumId w:val="19"/>
  </w:num>
  <w:num w:numId="31">
    <w:abstractNumId w:val="9"/>
  </w:num>
  <w:num w:numId="32">
    <w:abstractNumId w:val="17"/>
  </w:num>
  <w:num w:numId="33">
    <w:abstractNumId w:val="11"/>
  </w:num>
  <w:num w:numId="34">
    <w:abstractNumId w:val="16"/>
  </w:num>
  <w:num w:numId="35">
    <w:abstractNumId w:val="2"/>
  </w:num>
  <w:num w:numId="36">
    <w:abstractNumId w:val="3"/>
  </w:num>
  <w:num w:numId="37">
    <w:abstractNumId w:val="22"/>
  </w:num>
  <w:num w:numId="38">
    <w:abstractNumId w:val="37"/>
  </w:num>
  <w:num w:numId="39">
    <w:abstractNumId w:val="26"/>
  </w:num>
  <w:num w:numId="40">
    <w:abstractNumId w:val="12"/>
  </w:num>
  <w:num w:numId="41">
    <w:abstractNumId w:val="27"/>
  </w:num>
  <w:num w:numId="42">
    <w:abstractNumId w:val="32"/>
  </w:num>
  <w:num w:numId="43">
    <w:abstractNumId w:val="29"/>
  </w:num>
  <w:numIdMacAtCleanup w:val="1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risthian Andres Bello Rivera">
    <w15:presenceInfo w15:providerId="Windows Live" w15:userId="e1248433d6724597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0138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63E9"/>
    <w:rsid w:val="000064E2"/>
    <w:rsid w:val="00006700"/>
    <w:rsid w:val="00007651"/>
    <w:rsid w:val="000103F7"/>
    <w:rsid w:val="00012056"/>
    <w:rsid w:val="000138E6"/>
    <w:rsid w:val="00013B64"/>
    <w:rsid w:val="00014FCE"/>
    <w:rsid w:val="00015232"/>
    <w:rsid w:val="00016723"/>
    <w:rsid w:val="000170D6"/>
    <w:rsid w:val="0001712F"/>
    <w:rsid w:val="00017645"/>
    <w:rsid w:val="000177F1"/>
    <w:rsid w:val="00017C56"/>
    <w:rsid w:val="00017CBA"/>
    <w:rsid w:val="000209CA"/>
    <w:rsid w:val="00020B8B"/>
    <w:rsid w:val="00020C65"/>
    <w:rsid w:val="00022D23"/>
    <w:rsid w:val="000236DB"/>
    <w:rsid w:val="00023BDA"/>
    <w:rsid w:val="00024B41"/>
    <w:rsid w:val="000277F7"/>
    <w:rsid w:val="000278CC"/>
    <w:rsid w:val="000303B4"/>
    <w:rsid w:val="000307F5"/>
    <w:rsid w:val="00030E2D"/>
    <w:rsid w:val="000310F9"/>
    <w:rsid w:val="00032A38"/>
    <w:rsid w:val="00032B02"/>
    <w:rsid w:val="00032CF4"/>
    <w:rsid w:val="00033123"/>
    <w:rsid w:val="00033394"/>
    <w:rsid w:val="00033A3A"/>
    <w:rsid w:val="000352E8"/>
    <w:rsid w:val="0003538E"/>
    <w:rsid w:val="0003581C"/>
    <w:rsid w:val="00035DDC"/>
    <w:rsid w:val="000363E7"/>
    <w:rsid w:val="000368EE"/>
    <w:rsid w:val="00036F85"/>
    <w:rsid w:val="00037F53"/>
    <w:rsid w:val="00037FDF"/>
    <w:rsid w:val="00040B51"/>
    <w:rsid w:val="0004273E"/>
    <w:rsid w:val="00042A94"/>
    <w:rsid w:val="000441BA"/>
    <w:rsid w:val="000442C9"/>
    <w:rsid w:val="0004489C"/>
    <w:rsid w:val="000457AD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340A"/>
    <w:rsid w:val="00054A93"/>
    <w:rsid w:val="00054C02"/>
    <w:rsid w:val="0005679F"/>
    <w:rsid w:val="00056BFD"/>
    <w:rsid w:val="00056FCF"/>
    <w:rsid w:val="000573A2"/>
    <w:rsid w:val="00057525"/>
    <w:rsid w:val="000575E0"/>
    <w:rsid w:val="00057679"/>
    <w:rsid w:val="00060462"/>
    <w:rsid w:val="0006111D"/>
    <w:rsid w:val="00061805"/>
    <w:rsid w:val="000629EA"/>
    <w:rsid w:val="00064F7F"/>
    <w:rsid w:val="0006535A"/>
    <w:rsid w:val="0006671E"/>
    <w:rsid w:val="000677DE"/>
    <w:rsid w:val="00071107"/>
    <w:rsid w:val="000716B5"/>
    <w:rsid w:val="0007352A"/>
    <w:rsid w:val="0007415B"/>
    <w:rsid w:val="00074209"/>
    <w:rsid w:val="0007752C"/>
    <w:rsid w:val="00081745"/>
    <w:rsid w:val="00081E63"/>
    <w:rsid w:val="000820C2"/>
    <w:rsid w:val="0008475A"/>
    <w:rsid w:val="00084C14"/>
    <w:rsid w:val="00084FF8"/>
    <w:rsid w:val="00085D52"/>
    <w:rsid w:val="00086006"/>
    <w:rsid w:val="000865A1"/>
    <w:rsid w:val="00086775"/>
    <w:rsid w:val="0008711D"/>
    <w:rsid w:val="000871E0"/>
    <w:rsid w:val="000874F7"/>
    <w:rsid w:val="0009022B"/>
    <w:rsid w:val="00091123"/>
    <w:rsid w:val="000924E5"/>
    <w:rsid w:val="00093119"/>
    <w:rsid w:val="0009314C"/>
    <w:rsid w:val="0009379A"/>
    <w:rsid w:val="0009558D"/>
    <w:rsid w:val="000960B8"/>
    <w:rsid w:val="00096510"/>
    <w:rsid w:val="00097ACE"/>
    <w:rsid w:val="00097F50"/>
    <w:rsid w:val="000A070F"/>
    <w:rsid w:val="000A089B"/>
    <w:rsid w:val="000A3959"/>
    <w:rsid w:val="000A3DA9"/>
    <w:rsid w:val="000A3DE8"/>
    <w:rsid w:val="000A405B"/>
    <w:rsid w:val="000A47D1"/>
    <w:rsid w:val="000A4D90"/>
    <w:rsid w:val="000A7E1A"/>
    <w:rsid w:val="000B0AD1"/>
    <w:rsid w:val="000B14D8"/>
    <w:rsid w:val="000B153C"/>
    <w:rsid w:val="000B1D77"/>
    <w:rsid w:val="000B2DD2"/>
    <w:rsid w:val="000B3447"/>
    <w:rsid w:val="000B3E9B"/>
    <w:rsid w:val="000B5A8D"/>
    <w:rsid w:val="000B6E4E"/>
    <w:rsid w:val="000C047B"/>
    <w:rsid w:val="000C0B3F"/>
    <w:rsid w:val="000C1113"/>
    <w:rsid w:val="000C32D7"/>
    <w:rsid w:val="000C4112"/>
    <w:rsid w:val="000C41FF"/>
    <w:rsid w:val="000C4BAB"/>
    <w:rsid w:val="000C5BF7"/>
    <w:rsid w:val="000C602F"/>
    <w:rsid w:val="000C62FD"/>
    <w:rsid w:val="000C6F78"/>
    <w:rsid w:val="000C7B75"/>
    <w:rsid w:val="000D0983"/>
    <w:rsid w:val="000D0E70"/>
    <w:rsid w:val="000D3304"/>
    <w:rsid w:val="000D3AAA"/>
    <w:rsid w:val="000D5009"/>
    <w:rsid w:val="000D6B89"/>
    <w:rsid w:val="000D76CE"/>
    <w:rsid w:val="000E059F"/>
    <w:rsid w:val="000E08BB"/>
    <w:rsid w:val="000E14C1"/>
    <w:rsid w:val="000E1629"/>
    <w:rsid w:val="000E1E66"/>
    <w:rsid w:val="000E2DB8"/>
    <w:rsid w:val="000E34FD"/>
    <w:rsid w:val="000E3B7B"/>
    <w:rsid w:val="000E50F5"/>
    <w:rsid w:val="000E56BF"/>
    <w:rsid w:val="000E6E84"/>
    <w:rsid w:val="000E726B"/>
    <w:rsid w:val="000E7362"/>
    <w:rsid w:val="000F07BA"/>
    <w:rsid w:val="000F0C7A"/>
    <w:rsid w:val="000F0D9F"/>
    <w:rsid w:val="000F205C"/>
    <w:rsid w:val="000F3118"/>
    <w:rsid w:val="000F4FC0"/>
    <w:rsid w:val="000F68A3"/>
    <w:rsid w:val="000F70D0"/>
    <w:rsid w:val="000F79DD"/>
    <w:rsid w:val="000F7A58"/>
    <w:rsid w:val="000F7B46"/>
    <w:rsid w:val="00100FDE"/>
    <w:rsid w:val="001018BE"/>
    <w:rsid w:val="00101D89"/>
    <w:rsid w:val="00105783"/>
    <w:rsid w:val="00106AFE"/>
    <w:rsid w:val="00111D47"/>
    <w:rsid w:val="001120EA"/>
    <w:rsid w:val="0011245D"/>
    <w:rsid w:val="001124D0"/>
    <w:rsid w:val="001127BF"/>
    <w:rsid w:val="00112EDC"/>
    <w:rsid w:val="001130CC"/>
    <w:rsid w:val="001149B6"/>
    <w:rsid w:val="00115C62"/>
    <w:rsid w:val="001166A8"/>
    <w:rsid w:val="001167AA"/>
    <w:rsid w:val="001177B7"/>
    <w:rsid w:val="00120E9E"/>
    <w:rsid w:val="00121317"/>
    <w:rsid w:val="001239A8"/>
    <w:rsid w:val="001246F9"/>
    <w:rsid w:val="00124F00"/>
    <w:rsid w:val="00126811"/>
    <w:rsid w:val="00127FA9"/>
    <w:rsid w:val="001300C4"/>
    <w:rsid w:val="00130E89"/>
    <w:rsid w:val="001316BE"/>
    <w:rsid w:val="0013385F"/>
    <w:rsid w:val="0013485D"/>
    <w:rsid w:val="00134EA7"/>
    <w:rsid w:val="001354F3"/>
    <w:rsid w:val="00135E31"/>
    <w:rsid w:val="00136F24"/>
    <w:rsid w:val="00137F64"/>
    <w:rsid w:val="00137FA9"/>
    <w:rsid w:val="00140B08"/>
    <w:rsid w:val="00140D65"/>
    <w:rsid w:val="0014325B"/>
    <w:rsid w:val="001435BE"/>
    <w:rsid w:val="00143EDF"/>
    <w:rsid w:val="0014447C"/>
    <w:rsid w:val="0014509E"/>
    <w:rsid w:val="00145456"/>
    <w:rsid w:val="00146799"/>
    <w:rsid w:val="00147210"/>
    <w:rsid w:val="0014776A"/>
    <w:rsid w:val="00147AFB"/>
    <w:rsid w:val="00147BD2"/>
    <w:rsid w:val="00147D40"/>
    <w:rsid w:val="00150A19"/>
    <w:rsid w:val="001518B3"/>
    <w:rsid w:val="0015195E"/>
    <w:rsid w:val="00152C54"/>
    <w:rsid w:val="00152DB8"/>
    <w:rsid w:val="0015411E"/>
    <w:rsid w:val="00154D89"/>
    <w:rsid w:val="00155DDA"/>
    <w:rsid w:val="001561C2"/>
    <w:rsid w:val="00156363"/>
    <w:rsid w:val="0015716C"/>
    <w:rsid w:val="001571AE"/>
    <w:rsid w:val="00161968"/>
    <w:rsid w:val="00161D0A"/>
    <w:rsid w:val="001624AC"/>
    <w:rsid w:val="00163184"/>
    <w:rsid w:val="001634AA"/>
    <w:rsid w:val="00163E0E"/>
    <w:rsid w:val="0016439D"/>
    <w:rsid w:val="00164C58"/>
    <w:rsid w:val="00165199"/>
    <w:rsid w:val="0016601B"/>
    <w:rsid w:val="00166262"/>
    <w:rsid w:val="00166FBC"/>
    <w:rsid w:val="00167540"/>
    <w:rsid w:val="00167894"/>
    <w:rsid w:val="001678D9"/>
    <w:rsid w:val="00167AA9"/>
    <w:rsid w:val="001708A8"/>
    <w:rsid w:val="00170E79"/>
    <w:rsid w:val="00171224"/>
    <w:rsid w:val="001727BB"/>
    <w:rsid w:val="00172FC4"/>
    <w:rsid w:val="001738BE"/>
    <w:rsid w:val="00174192"/>
    <w:rsid w:val="00175287"/>
    <w:rsid w:val="00175AA8"/>
    <w:rsid w:val="00177A1F"/>
    <w:rsid w:val="00177D24"/>
    <w:rsid w:val="0018107D"/>
    <w:rsid w:val="00183EBC"/>
    <w:rsid w:val="0018426E"/>
    <w:rsid w:val="001845E0"/>
    <w:rsid w:val="00185DF9"/>
    <w:rsid w:val="0018784F"/>
    <w:rsid w:val="001878F8"/>
    <w:rsid w:val="00193B1C"/>
    <w:rsid w:val="001942D9"/>
    <w:rsid w:val="0019469F"/>
    <w:rsid w:val="00195065"/>
    <w:rsid w:val="00195955"/>
    <w:rsid w:val="00195E54"/>
    <w:rsid w:val="00196541"/>
    <w:rsid w:val="001A0687"/>
    <w:rsid w:val="001A0FA4"/>
    <w:rsid w:val="001A1DEB"/>
    <w:rsid w:val="001A2676"/>
    <w:rsid w:val="001A27E3"/>
    <w:rsid w:val="001A2B3A"/>
    <w:rsid w:val="001A363A"/>
    <w:rsid w:val="001A42BD"/>
    <w:rsid w:val="001A4664"/>
    <w:rsid w:val="001A487E"/>
    <w:rsid w:val="001A5A58"/>
    <w:rsid w:val="001A5E30"/>
    <w:rsid w:val="001A79DA"/>
    <w:rsid w:val="001B0B1E"/>
    <w:rsid w:val="001B1F44"/>
    <w:rsid w:val="001B2DEF"/>
    <w:rsid w:val="001B3060"/>
    <w:rsid w:val="001B37F8"/>
    <w:rsid w:val="001B3AA8"/>
    <w:rsid w:val="001B3DAF"/>
    <w:rsid w:val="001B4371"/>
    <w:rsid w:val="001B4F9E"/>
    <w:rsid w:val="001B51F5"/>
    <w:rsid w:val="001C0380"/>
    <w:rsid w:val="001C161B"/>
    <w:rsid w:val="001C18E4"/>
    <w:rsid w:val="001C1BAF"/>
    <w:rsid w:val="001C28DE"/>
    <w:rsid w:val="001C2FFD"/>
    <w:rsid w:val="001C3FC3"/>
    <w:rsid w:val="001C44A8"/>
    <w:rsid w:val="001C48C0"/>
    <w:rsid w:val="001C4983"/>
    <w:rsid w:val="001C5378"/>
    <w:rsid w:val="001C6229"/>
    <w:rsid w:val="001C6801"/>
    <w:rsid w:val="001C6CDB"/>
    <w:rsid w:val="001C7CB3"/>
    <w:rsid w:val="001D2849"/>
    <w:rsid w:val="001D340D"/>
    <w:rsid w:val="001D42D1"/>
    <w:rsid w:val="001D49CD"/>
    <w:rsid w:val="001D4C22"/>
    <w:rsid w:val="001D4CA8"/>
    <w:rsid w:val="001D54D1"/>
    <w:rsid w:val="001D61B1"/>
    <w:rsid w:val="001D6869"/>
    <w:rsid w:val="001D6E31"/>
    <w:rsid w:val="001D6E7A"/>
    <w:rsid w:val="001E04C5"/>
    <w:rsid w:val="001E1989"/>
    <w:rsid w:val="001E39DE"/>
    <w:rsid w:val="001E41E7"/>
    <w:rsid w:val="001E620F"/>
    <w:rsid w:val="001F1678"/>
    <w:rsid w:val="001F16AE"/>
    <w:rsid w:val="001F1D8F"/>
    <w:rsid w:val="001F26C5"/>
    <w:rsid w:val="001F2873"/>
    <w:rsid w:val="001F2DA4"/>
    <w:rsid w:val="001F391D"/>
    <w:rsid w:val="001F3A6A"/>
    <w:rsid w:val="001F4645"/>
    <w:rsid w:val="001F4C77"/>
    <w:rsid w:val="001F67F9"/>
    <w:rsid w:val="002016C4"/>
    <w:rsid w:val="002022A7"/>
    <w:rsid w:val="00202B09"/>
    <w:rsid w:val="0020303A"/>
    <w:rsid w:val="002035A7"/>
    <w:rsid w:val="00204291"/>
    <w:rsid w:val="0020460E"/>
    <w:rsid w:val="00204EE7"/>
    <w:rsid w:val="0020599A"/>
    <w:rsid w:val="00205F5A"/>
    <w:rsid w:val="002073ED"/>
    <w:rsid w:val="00207AD0"/>
    <w:rsid w:val="0021072A"/>
    <w:rsid w:val="0021157A"/>
    <w:rsid w:val="00212435"/>
    <w:rsid w:val="00212459"/>
    <w:rsid w:val="002141A7"/>
    <w:rsid w:val="00214515"/>
    <w:rsid w:val="00214B91"/>
    <w:rsid w:val="00215D89"/>
    <w:rsid w:val="002209FB"/>
    <w:rsid w:val="00222484"/>
    <w:rsid w:val="00223673"/>
    <w:rsid w:val="00224952"/>
    <w:rsid w:val="00224A78"/>
    <w:rsid w:val="00225EA2"/>
    <w:rsid w:val="00226A24"/>
    <w:rsid w:val="0023016E"/>
    <w:rsid w:val="00230B4F"/>
    <w:rsid w:val="0023140D"/>
    <w:rsid w:val="00231E58"/>
    <w:rsid w:val="00232291"/>
    <w:rsid w:val="002328E1"/>
    <w:rsid w:val="002331E9"/>
    <w:rsid w:val="00233B39"/>
    <w:rsid w:val="002365ED"/>
    <w:rsid w:val="002367F9"/>
    <w:rsid w:val="0023765B"/>
    <w:rsid w:val="00237A32"/>
    <w:rsid w:val="002402BF"/>
    <w:rsid w:val="002406F9"/>
    <w:rsid w:val="00241BC5"/>
    <w:rsid w:val="00243094"/>
    <w:rsid w:val="00243875"/>
    <w:rsid w:val="00244336"/>
    <w:rsid w:val="00244632"/>
    <w:rsid w:val="00246199"/>
    <w:rsid w:val="00250463"/>
    <w:rsid w:val="002514C9"/>
    <w:rsid w:val="00251D3F"/>
    <w:rsid w:val="0025244A"/>
    <w:rsid w:val="00252A72"/>
    <w:rsid w:val="002561A3"/>
    <w:rsid w:val="00256D71"/>
    <w:rsid w:val="00257DDB"/>
    <w:rsid w:val="0026213B"/>
    <w:rsid w:val="00262996"/>
    <w:rsid w:val="002630C1"/>
    <w:rsid w:val="002632B2"/>
    <w:rsid w:val="00263DD9"/>
    <w:rsid w:val="00264155"/>
    <w:rsid w:val="00264B58"/>
    <w:rsid w:val="00265F8D"/>
    <w:rsid w:val="0026792B"/>
    <w:rsid w:val="00267EE7"/>
    <w:rsid w:val="0027029F"/>
    <w:rsid w:val="00270330"/>
    <w:rsid w:val="00270987"/>
    <w:rsid w:val="00270A0C"/>
    <w:rsid w:val="00272066"/>
    <w:rsid w:val="00272825"/>
    <w:rsid w:val="00273007"/>
    <w:rsid w:val="002732AB"/>
    <w:rsid w:val="00273AB2"/>
    <w:rsid w:val="002756FE"/>
    <w:rsid w:val="00275FC9"/>
    <w:rsid w:val="00276C9D"/>
    <w:rsid w:val="0028041A"/>
    <w:rsid w:val="002817A8"/>
    <w:rsid w:val="0028274F"/>
    <w:rsid w:val="00282EAB"/>
    <w:rsid w:val="002836E4"/>
    <w:rsid w:val="00283CF1"/>
    <w:rsid w:val="00283D47"/>
    <w:rsid w:val="00285491"/>
    <w:rsid w:val="00285778"/>
    <w:rsid w:val="00285811"/>
    <w:rsid w:val="00285BFC"/>
    <w:rsid w:val="002867E8"/>
    <w:rsid w:val="00286B52"/>
    <w:rsid w:val="00286F62"/>
    <w:rsid w:val="002873A9"/>
    <w:rsid w:val="00290310"/>
    <w:rsid w:val="0029035E"/>
    <w:rsid w:val="002931D1"/>
    <w:rsid w:val="0029514A"/>
    <w:rsid w:val="002973CB"/>
    <w:rsid w:val="00297B2B"/>
    <w:rsid w:val="002A04DE"/>
    <w:rsid w:val="002A07B3"/>
    <w:rsid w:val="002A1E54"/>
    <w:rsid w:val="002A239D"/>
    <w:rsid w:val="002A239E"/>
    <w:rsid w:val="002A2929"/>
    <w:rsid w:val="002A38FF"/>
    <w:rsid w:val="002A48EC"/>
    <w:rsid w:val="002A4F0C"/>
    <w:rsid w:val="002A54FF"/>
    <w:rsid w:val="002A58A6"/>
    <w:rsid w:val="002A60CF"/>
    <w:rsid w:val="002A686E"/>
    <w:rsid w:val="002A6B17"/>
    <w:rsid w:val="002A6C84"/>
    <w:rsid w:val="002A768B"/>
    <w:rsid w:val="002B0F59"/>
    <w:rsid w:val="002B0F7C"/>
    <w:rsid w:val="002B106D"/>
    <w:rsid w:val="002B1D89"/>
    <w:rsid w:val="002B1F63"/>
    <w:rsid w:val="002B253B"/>
    <w:rsid w:val="002B2AAC"/>
    <w:rsid w:val="002B7122"/>
    <w:rsid w:val="002C042F"/>
    <w:rsid w:val="002C106D"/>
    <w:rsid w:val="002C13BA"/>
    <w:rsid w:val="002C194D"/>
    <w:rsid w:val="002C2770"/>
    <w:rsid w:val="002C2A6B"/>
    <w:rsid w:val="002C2B94"/>
    <w:rsid w:val="002C3DBF"/>
    <w:rsid w:val="002C4564"/>
    <w:rsid w:val="002C475C"/>
    <w:rsid w:val="002C47AA"/>
    <w:rsid w:val="002C5ADE"/>
    <w:rsid w:val="002C7D17"/>
    <w:rsid w:val="002D04EA"/>
    <w:rsid w:val="002D1656"/>
    <w:rsid w:val="002D2B46"/>
    <w:rsid w:val="002D2FE7"/>
    <w:rsid w:val="002D35E7"/>
    <w:rsid w:val="002D39B4"/>
    <w:rsid w:val="002D3DD1"/>
    <w:rsid w:val="002D498A"/>
    <w:rsid w:val="002D5DE6"/>
    <w:rsid w:val="002D718E"/>
    <w:rsid w:val="002E004D"/>
    <w:rsid w:val="002E0A3A"/>
    <w:rsid w:val="002E197D"/>
    <w:rsid w:val="002E19A6"/>
    <w:rsid w:val="002E1E5E"/>
    <w:rsid w:val="002E2ED7"/>
    <w:rsid w:val="002E34D4"/>
    <w:rsid w:val="002E3CE3"/>
    <w:rsid w:val="002E407B"/>
    <w:rsid w:val="002E4873"/>
    <w:rsid w:val="002E4CB5"/>
    <w:rsid w:val="002E5475"/>
    <w:rsid w:val="002E557F"/>
    <w:rsid w:val="002E6639"/>
    <w:rsid w:val="002E7393"/>
    <w:rsid w:val="002F0108"/>
    <w:rsid w:val="002F0884"/>
    <w:rsid w:val="002F2011"/>
    <w:rsid w:val="002F322F"/>
    <w:rsid w:val="002F3C1E"/>
    <w:rsid w:val="002F3FB5"/>
    <w:rsid w:val="002F5A58"/>
    <w:rsid w:val="002F7C42"/>
    <w:rsid w:val="003004B1"/>
    <w:rsid w:val="00300F2C"/>
    <w:rsid w:val="00302554"/>
    <w:rsid w:val="00302C4A"/>
    <w:rsid w:val="003030CE"/>
    <w:rsid w:val="00303141"/>
    <w:rsid w:val="0030372A"/>
    <w:rsid w:val="003049F0"/>
    <w:rsid w:val="00304EF5"/>
    <w:rsid w:val="00304F3E"/>
    <w:rsid w:val="00305F48"/>
    <w:rsid w:val="00306CAF"/>
    <w:rsid w:val="0030709A"/>
    <w:rsid w:val="003074F2"/>
    <w:rsid w:val="00312A3B"/>
    <w:rsid w:val="00312F78"/>
    <w:rsid w:val="003139FA"/>
    <w:rsid w:val="003140C4"/>
    <w:rsid w:val="003143ED"/>
    <w:rsid w:val="003150E5"/>
    <w:rsid w:val="00315CE8"/>
    <w:rsid w:val="00316AED"/>
    <w:rsid w:val="00316D1B"/>
    <w:rsid w:val="00316EA8"/>
    <w:rsid w:val="00317F68"/>
    <w:rsid w:val="003206F0"/>
    <w:rsid w:val="00320A80"/>
    <w:rsid w:val="0032206E"/>
    <w:rsid w:val="00322191"/>
    <w:rsid w:val="0032234E"/>
    <w:rsid w:val="0032273C"/>
    <w:rsid w:val="00322D61"/>
    <w:rsid w:val="00323B2C"/>
    <w:rsid w:val="003246DA"/>
    <w:rsid w:val="00324E6A"/>
    <w:rsid w:val="0032517E"/>
    <w:rsid w:val="0032534C"/>
    <w:rsid w:val="00325548"/>
    <w:rsid w:val="00325653"/>
    <w:rsid w:val="00325DBB"/>
    <w:rsid w:val="00326FC9"/>
    <w:rsid w:val="00327549"/>
    <w:rsid w:val="0033015E"/>
    <w:rsid w:val="00330C3C"/>
    <w:rsid w:val="00330C96"/>
    <w:rsid w:val="00331D53"/>
    <w:rsid w:val="00331E66"/>
    <w:rsid w:val="00331E88"/>
    <w:rsid w:val="00332709"/>
    <w:rsid w:val="00333092"/>
    <w:rsid w:val="00333D4F"/>
    <w:rsid w:val="00333EF6"/>
    <w:rsid w:val="00334412"/>
    <w:rsid w:val="003358F3"/>
    <w:rsid w:val="00336283"/>
    <w:rsid w:val="0033743D"/>
    <w:rsid w:val="00340782"/>
    <w:rsid w:val="00340A1E"/>
    <w:rsid w:val="0034119E"/>
    <w:rsid w:val="0034390C"/>
    <w:rsid w:val="00344B5B"/>
    <w:rsid w:val="00346730"/>
    <w:rsid w:val="00346793"/>
    <w:rsid w:val="00346FBC"/>
    <w:rsid w:val="00347250"/>
    <w:rsid w:val="00347BA5"/>
    <w:rsid w:val="00350AB9"/>
    <w:rsid w:val="00351ECB"/>
    <w:rsid w:val="003521B0"/>
    <w:rsid w:val="0035230F"/>
    <w:rsid w:val="003524CB"/>
    <w:rsid w:val="003534B8"/>
    <w:rsid w:val="003556F1"/>
    <w:rsid w:val="00356434"/>
    <w:rsid w:val="00356D92"/>
    <w:rsid w:val="00356DB8"/>
    <w:rsid w:val="00361CA0"/>
    <w:rsid w:val="00362BCE"/>
    <w:rsid w:val="0036393A"/>
    <w:rsid w:val="00364CE5"/>
    <w:rsid w:val="0036570B"/>
    <w:rsid w:val="00365A47"/>
    <w:rsid w:val="00365DAD"/>
    <w:rsid w:val="0036644C"/>
    <w:rsid w:val="00372F02"/>
    <w:rsid w:val="00372FF3"/>
    <w:rsid w:val="003730EF"/>
    <w:rsid w:val="003747CE"/>
    <w:rsid w:val="00374F2D"/>
    <w:rsid w:val="00375504"/>
    <w:rsid w:val="00376179"/>
    <w:rsid w:val="00376B66"/>
    <w:rsid w:val="00376FE0"/>
    <w:rsid w:val="00377D1E"/>
    <w:rsid w:val="00377E77"/>
    <w:rsid w:val="00380F1E"/>
    <w:rsid w:val="00381136"/>
    <w:rsid w:val="0038119B"/>
    <w:rsid w:val="003812EB"/>
    <w:rsid w:val="00381BAC"/>
    <w:rsid w:val="00383062"/>
    <w:rsid w:val="0038315B"/>
    <w:rsid w:val="00384456"/>
    <w:rsid w:val="0038456F"/>
    <w:rsid w:val="00384810"/>
    <w:rsid w:val="00385A3A"/>
    <w:rsid w:val="00385C30"/>
    <w:rsid w:val="00385E3E"/>
    <w:rsid w:val="00386AC7"/>
    <w:rsid w:val="003926E6"/>
    <w:rsid w:val="0039278F"/>
    <w:rsid w:val="00392E01"/>
    <w:rsid w:val="00393A1F"/>
    <w:rsid w:val="00393E3C"/>
    <w:rsid w:val="00394675"/>
    <w:rsid w:val="00394783"/>
    <w:rsid w:val="00394AE7"/>
    <w:rsid w:val="00395E2E"/>
    <w:rsid w:val="00395F9D"/>
    <w:rsid w:val="00396E33"/>
    <w:rsid w:val="00396F4A"/>
    <w:rsid w:val="003A03CF"/>
    <w:rsid w:val="003A0493"/>
    <w:rsid w:val="003A0A24"/>
    <w:rsid w:val="003A2A39"/>
    <w:rsid w:val="003A3208"/>
    <w:rsid w:val="003A4053"/>
    <w:rsid w:val="003A4366"/>
    <w:rsid w:val="003A53DD"/>
    <w:rsid w:val="003A5FBA"/>
    <w:rsid w:val="003A63E0"/>
    <w:rsid w:val="003A7539"/>
    <w:rsid w:val="003A784A"/>
    <w:rsid w:val="003B0407"/>
    <w:rsid w:val="003B1068"/>
    <w:rsid w:val="003B14B4"/>
    <w:rsid w:val="003B2140"/>
    <w:rsid w:val="003B35CF"/>
    <w:rsid w:val="003B3F0D"/>
    <w:rsid w:val="003B6231"/>
    <w:rsid w:val="003B6E27"/>
    <w:rsid w:val="003B717B"/>
    <w:rsid w:val="003B7E6A"/>
    <w:rsid w:val="003C0290"/>
    <w:rsid w:val="003C20B8"/>
    <w:rsid w:val="003C2B9F"/>
    <w:rsid w:val="003C2D6D"/>
    <w:rsid w:val="003C306F"/>
    <w:rsid w:val="003C50CE"/>
    <w:rsid w:val="003C63A7"/>
    <w:rsid w:val="003C6ADD"/>
    <w:rsid w:val="003C6C1F"/>
    <w:rsid w:val="003C7A44"/>
    <w:rsid w:val="003D011F"/>
    <w:rsid w:val="003D04A8"/>
    <w:rsid w:val="003D080F"/>
    <w:rsid w:val="003D099A"/>
    <w:rsid w:val="003D0B91"/>
    <w:rsid w:val="003D0E63"/>
    <w:rsid w:val="003D1044"/>
    <w:rsid w:val="003D362C"/>
    <w:rsid w:val="003D3F0F"/>
    <w:rsid w:val="003D5BFE"/>
    <w:rsid w:val="003D6143"/>
    <w:rsid w:val="003D61FA"/>
    <w:rsid w:val="003D62C9"/>
    <w:rsid w:val="003D6CB7"/>
    <w:rsid w:val="003D6F77"/>
    <w:rsid w:val="003E024E"/>
    <w:rsid w:val="003E036B"/>
    <w:rsid w:val="003E0CBD"/>
    <w:rsid w:val="003E1651"/>
    <w:rsid w:val="003E1987"/>
    <w:rsid w:val="003E1BE1"/>
    <w:rsid w:val="003E39CA"/>
    <w:rsid w:val="003E3B3D"/>
    <w:rsid w:val="003E3C86"/>
    <w:rsid w:val="003E40E9"/>
    <w:rsid w:val="003E597C"/>
    <w:rsid w:val="003E75CC"/>
    <w:rsid w:val="003E7E3F"/>
    <w:rsid w:val="003F1B3A"/>
    <w:rsid w:val="003F22EA"/>
    <w:rsid w:val="003F2984"/>
    <w:rsid w:val="003F2A37"/>
    <w:rsid w:val="003F2F74"/>
    <w:rsid w:val="003F363D"/>
    <w:rsid w:val="003F3EE5"/>
    <w:rsid w:val="003F42C3"/>
    <w:rsid w:val="003F4E0D"/>
    <w:rsid w:val="003F6E14"/>
    <w:rsid w:val="003F7179"/>
    <w:rsid w:val="003F7991"/>
    <w:rsid w:val="00400DB2"/>
    <w:rsid w:val="0040228F"/>
    <w:rsid w:val="00402A62"/>
    <w:rsid w:val="0040395E"/>
    <w:rsid w:val="00403D15"/>
    <w:rsid w:val="00404304"/>
    <w:rsid w:val="004045C0"/>
    <w:rsid w:val="00404C86"/>
    <w:rsid w:val="00404CF7"/>
    <w:rsid w:val="0040715C"/>
    <w:rsid w:val="00407C56"/>
    <w:rsid w:val="004122CC"/>
    <w:rsid w:val="00416B09"/>
    <w:rsid w:val="0042079B"/>
    <w:rsid w:val="00420A68"/>
    <w:rsid w:val="00422257"/>
    <w:rsid w:val="00422E4A"/>
    <w:rsid w:val="00423BCB"/>
    <w:rsid w:val="0042512A"/>
    <w:rsid w:val="0042547A"/>
    <w:rsid w:val="00425943"/>
    <w:rsid w:val="00425E60"/>
    <w:rsid w:val="004264D9"/>
    <w:rsid w:val="004274ED"/>
    <w:rsid w:val="004274FA"/>
    <w:rsid w:val="00427E45"/>
    <w:rsid w:val="004351AE"/>
    <w:rsid w:val="0043539B"/>
    <w:rsid w:val="00436E0A"/>
    <w:rsid w:val="004374E8"/>
    <w:rsid w:val="00440AF7"/>
    <w:rsid w:val="0044314A"/>
    <w:rsid w:val="00443468"/>
    <w:rsid w:val="004434F2"/>
    <w:rsid w:val="00444A17"/>
    <w:rsid w:val="00446CDA"/>
    <w:rsid w:val="00446FBC"/>
    <w:rsid w:val="00447A28"/>
    <w:rsid w:val="004506D7"/>
    <w:rsid w:val="00451841"/>
    <w:rsid w:val="00451D1A"/>
    <w:rsid w:val="00453D0F"/>
    <w:rsid w:val="00453DA5"/>
    <w:rsid w:val="00453F31"/>
    <w:rsid w:val="00454574"/>
    <w:rsid w:val="00454F4B"/>
    <w:rsid w:val="00455C19"/>
    <w:rsid w:val="00455E58"/>
    <w:rsid w:val="00457532"/>
    <w:rsid w:val="0046182F"/>
    <w:rsid w:val="00461B00"/>
    <w:rsid w:val="00461BC5"/>
    <w:rsid w:val="00461F94"/>
    <w:rsid w:val="00463635"/>
    <w:rsid w:val="0046370E"/>
    <w:rsid w:val="0046377B"/>
    <w:rsid w:val="004649E7"/>
    <w:rsid w:val="00465D85"/>
    <w:rsid w:val="0046708B"/>
    <w:rsid w:val="004679CC"/>
    <w:rsid w:val="00467BE3"/>
    <w:rsid w:val="004702BB"/>
    <w:rsid w:val="00470535"/>
    <w:rsid w:val="00471EE9"/>
    <w:rsid w:val="00472404"/>
    <w:rsid w:val="00472525"/>
    <w:rsid w:val="004725E5"/>
    <w:rsid w:val="00472E8C"/>
    <w:rsid w:val="00474F4A"/>
    <w:rsid w:val="004756AC"/>
    <w:rsid w:val="0047585A"/>
    <w:rsid w:val="0047645C"/>
    <w:rsid w:val="004802CB"/>
    <w:rsid w:val="0048119B"/>
    <w:rsid w:val="00482535"/>
    <w:rsid w:val="00484A58"/>
    <w:rsid w:val="004860F1"/>
    <w:rsid w:val="0048783D"/>
    <w:rsid w:val="004905D5"/>
    <w:rsid w:val="00490B59"/>
    <w:rsid w:val="00491410"/>
    <w:rsid w:val="00491E50"/>
    <w:rsid w:val="00492CDA"/>
    <w:rsid w:val="00492DC6"/>
    <w:rsid w:val="00492F5C"/>
    <w:rsid w:val="00493A29"/>
    <w:rsid w:val="00493D5C"/>
    <w:rsid w:val="00493EBC"/>
    <w:rsid w:val="00494824"/>
    <w:rsid w:val="00494EB5"/>
    <w:rsid w:val="00494FB6"/>
    <w:rsid w:val="0049565E"/>
    <w:rsid w:val="004A161A"/>
    <w:rsid w:val="004A1A0B"/>
    <w:rsid w:val="004A3952"/>
    <w:rsid w:val="004A4334"/>
    <w:rsid w:val="004A52A0"/>
    <w:rsid w:val="004A5361"/>
    <w:rsid w:val="004A6044"/>
    <w:rsid w:val="004A60E7"/>
    <w:rsid w:val="004A6C4C"/>
    <w:rsid w:val="004A6E6E"/>
    <w:rsid w:val="004B0CE1"/>
    <w:rsid w:val="004B21D1"/>
    <w:rsid w:val="004B299A"/>
    <w:rsid w:val="004B2E88"/>
    <w:rsid w:val="004B3939"/>
    <w:rsid w:val="004B47F2"/>
    <w:rsid w:val="004B491A"/>
    <w:rsid w:val="004B51BF"/>
    <w:rsid w:val="004B557D"/>
    <w:rsid w:val="004B5711"/>
    <w:rsid w:val="004B66FD"/>
    <w:rsid w:val="004B6B94"/>
    <w:rsid w:val="004B7F8D"/>
    <w:rsid w:val="004C069D"/>
    <w:rsid w:val="004C19E7"/>
    <w:rsid w:val="004C2881"/>
    <w:rsid w:val="004C3C43"/>
    <w:rsid w:val="004C4522"/>
    <w:rsid w:val="004C46B1"/>
    <w:rsid w:val="004C4869"/>
    <w:rsid w:val="004C7D0C"/>
    <w:rsid w:val="004D0822"/>
    <w:rsid w:val="004D0866"/>
    <w:rsid w:val="004D1B8E"/>
    <w:rsid w:val="004D1BC3"/>
    <w:rsid w:val="004D26AE"/>
    <w:rsid w:val="004D27D2"/>
    <w:rsid w:val="004D3002"/>
    <w:rsid w:val="004D4815"/>
    <w:rsid w:val="004D5609"/>
    <w:rsid w:val="004D65E8"/>
    <w:rsid w:val="004D7A5D"/>
    <w:rsid w:val="004D7C1C"/>
    <w:rsid w:val="004E08A5"/>
    <w:rsid w:val="004E0C44"/>
    <w:rsid w:val="004E10B3"/>
    <w:rsid w:val="004E130D"/>
    <w:rsid w:val="004E1C9F"/>
    <w:rsid w:val="004E31AD"/>
    <w:rsid w:val="004E37EA"/>
    <w:rsid w:val="004E50F2"/>
    <w:rsid w:val="004E51FF"/>
    <w:rsid w:val="004E55F4"/>
    <w:rsid w:val="004E5E51"/>
    <w:rsid w:val="004E63C4"/>
    <w:rsid w:val="004E742B"/>
    <w:rsid w:val="004F0505"/>
    <w:rsid w:val="004F1035"/>
    <w:rsid w:val="004F1CFD"/>
    <w:rsid w:val="004F2007"/>
    <w:rsid w:val="004F20B3"/>
    <w:rsid w:val="004F341B"/>
    <w:rsid w:val="004F64AC"/>
    <w:rsid w:val="004F6AE7"/>
    <w:rsid w:val="004F6E9F"/>
    <w:rsid w:val="004F75C8"/>
    <w:rsid w:val="0050015B"/>
    <w:rsid w:val="00500425"/>
    <w:rsid w:val="00503061"/>
    <w:rsid w:val="00503AB4"/>
    <w:rsid w:val="005041E3"/>
    <w:rsid w:val="0050510C"/>
    <w:rsid w:val="00505E8B"/>
    <w:rsid w:val="005065F2"/>
    <w:rsid w:val="00506897"/>
    <w:rsid w:val="00506975"/>
    <w:rsid w:val="00507553"/>
    <w:rsid w:val="00507B84"/>
    <w:rsid w:val="00507FD7"/>
    <w:rsid w:val="005113BC"/>
    <w:rsid w:val="00512FAD"/>
    <w:rsid w:val="005132E7"/>
    <w:rsid w:val="00513D1A"/>
    <w:rsid w:val="005141D9"/>
    <w:rsid w:val="00514DF0"/>
    <w:rsid w:val="00514EBD"/>
    <w:rsid w:val="00515332"/>
    <w:rsid w:val="005158CD"/>
    <w:rsid w:val="005167CF"/>
    <w:rsid w:val="00516A7B"/>
    <w:rsid w:val="00517426"/>
    <w:rsid w:val="00521FFB"/>
    <w:rsid w:val="00522125"/>
    <w:rsid w:val="00522E49"/>
    <w:rsid w:val="00523E01"/>
    <w:rsid w:val="00523EF5"/>
    <w:rsid w:val="005253AF"/>
    <w:rsid w:val="00525622"/>
    <w:rsid w:val="00525BD4"/>
    <w:rsid w:val="00526B63"/>
    <w:rsid w:val="005273B3"/>
    <w:rsid w:val="005305FB"/>
    <w:rsid w:val="005310FE"/>
    <w:rsid w:val="0053195D"/>
    <w:rsid w:val="005319D0"/>
    <w:rsid w:val="00531CF8"/>
    <w:rsid w:val="00531DCC"/>
    <w:rsid w:val="0053273D"/>
    <w:rsid w:val="00532875"/>
    <w:rsid w:val="00532C5E"/>
    <w:rsid w:val="005336FB"/>
    <w:rsid w:val="0053396A"/>
    <w:rsid w:val="00534AF6"/>
    <w:rsid w:val="005407D1"/>
    <w:rsid w:val="00541888"/>
    <w:rsid w:val="00541D80"/>
    <w:rsid w:val="00542773"/>
    <w:rsid w:val="00542BF6"/>
    <w:rsid w:val="00545BE9"/>
    <w:rsid w:val="00545CB0"/>
    <w:rsid w:val="00550059"/>
    <w:rsid w:val="00550CBB"/>
    <w:rsid w:val="00550E96"/>
    <w:rsid w:val="00550F1F"/>
    <w:rsid w:val="005515E4"/>
    <w:rsid w:val="00552B4B"/>
    <w:rsid w:val="00553D10"/>
    <w:rsid w:val="005556BA"/>
    <w:rsid w:val="0055598D"/>
    <w:rsid w:val="00556554"/>
    <w:rsid w:val="0055718F"/>
    <w:rsid w:val="0055742A"/>
    <w:rsid w:val="00557707"/>
    <w:rsid w:val="00557DB9"/>
    <w:rsid w:val="00560C04"/>
    <w:rsid w:val="00561243"/>
    <w:rsid w:val="00561431"/>
    <w:rsid w:val="00562D97"/>
    <w:rsid w:val="00564275"/>
    <w:rsid w:val="00564663"/>
    <w:rsid w:val="005648CC"/>
    <w:rsid w:val="00564C6D"/>
    <w:rsid w:val="00564D21"/>
    <w:rsid w:val="00565049"/>
    <w:rsid w:val="005666F2"/>
    <w:rsid w:val="005671F1"/>
    <w:rsid w:val="0056759D"/>
    <w:rsid w:val="0056772B"/>
    <w:rsid w:val="005700AC"/>
    <w:rsid w:val="00570D64"/>
    <w:rsid w:val="0057116D"/>
    <w:rsid w:val="00571853"/>
    <w:rsid w:val="00571AE9"/>
    <w:rsid w:val="00572014"/>
    <w:rsid w:val="005725D6"/>
    <w:rsid w:val="005726E4"/>
    <w:rsid w:val="00572B35"/>
    <w:rsid w:val="00573072"/>
    <w:rsid w:val="00573A01"/>
    <w:rsid w:val="00573AE6"/>
    <w:rsid w:val="00574A97"/>
    <w:rsid w:val="00576218"/>
    <w:rsid w:val="00577D57"/>
    <w:rsid w:val="0058039B"/>
    <w:rsid w:val="005832B9"/>
    <w:rsid w:val="00584762"/>
    <w:rsid w:val="005852AD"/>
    <w:rsid w:val="00586DA4"/>
    <w:rsid w:val="00587381"/>
    <w:rsid w:val="00590539"/>
    <w:rsid w:val="005907E8"/>
    <w:rsid w:val="00590DEB"/>
    <w:rsid w:val="005919AA"/>
    <w:rsid w:val="005939BA"/>
    <w:rsid w:val="00593DFD"/>
    <w:rsid w:val="005954BB"/>
    <w:rsid w:val="00596306"/>
    <w:rsid w:val="00597D27"/>
    <w:rsid w:val="005A0B8F"/>
    <w:rsid w:val="005A11D6"/>
    <w:rsid w:val="005A128C"/>
    <w:rsid w:val="005A2DD7"/>
    <w:rsid w:val="005A3B16"/>
    <w:rsid w:val="005A40CA"/>
    <w:rsid w:val="005A4269"/>
    <w:rsid w:val="005A4C1A"/>
    <w:rsid w:val="005A5ABD"/>
    <w:rsid w:val="005A767E"/>
    <w:rsid w:val="005B060D"/>
    <w:rsid w:val="005B1407"/>
    <w:rsid w:val="005B1ADC"/>
    <w:rsid w:val="005B2FAD"/>
    <w:rsid w:val="005B35C1"/>
    <w:rsid w:val="005B38CA"/>
    <w:rsid w:val="005B3C5D"/>
    <w:rsid w:val="005B4D2D"/>
    <w:rsid w:val="005B50AA"/>
    <w:rsid w:val="005B525E"/>
    <w:rsid w:val="005B61F4"/>
    <w:rsid w:val="005B648B"/>
    <w:rsid w:val="005B6E01"/>
    <w:rsid w:val="005B70E6"/>
    <w:rsid w:val="005C0797"/>
    <w:rsid w:val="005C1F6D"/>
    <w:rsid w:val="005C2112"/>
    <w:rsid w:val="005C2681"/>
    <w:rsid w:val="005C3760"/>
    <w:rsid w:val="005C40A1"/>
    <w:rsid w:val="005C4F14"/>
    <w:rsid w:val="005C67B8"/>
    <w:rsid w:val="005C7C1C"/>
    <w:rsid w:val="005C7EF7"/>
    <w:rsid w:val="005D047C"/>
    <w:rsid w:val="005D082F"/>
    <w:rsid w:val="005D111C"/>
    <w:rsid w:val="005D1351"/>
    <w:rsid w:val="005D1970"/>
    <w:rsid w:val="005D2106"/>
    <w:rsid w:val="005D27C0"/>
    <w:rsid w:val="005D2ABF"/>
    <w:rsid w:val="005D3558"/>
    <w:rsid w:val="005D3C97"/>
    <w:rsid w:val="005D3FA9"/>
    <w:rsid w:val="005D4960"/>
    <w:rsid w:val="005D4BD0"/>
    <w:rsid w:val="005D5736"/>
    <w:rsid w:val="005D5C25"/>
    <w:rsid w:val="005D5D67"/>
    <w:rsid w:val="005D783D"/>
    <w:rsid w:val="005D7DC0"/>
    <w:rsid w:val="005D7F81"/>
    <w:rsid w:val="005E1627"/>
    <w:rsid w:val="005E18C4"/>
    <w:rsid w:val="005E227B"/>
    <w:rsid w:val="005E2325"/>
    <w:rsid w:val="005E3DEC"/>
    <w:rsid w:val="005E40AA"/>
    <w:rsid w:val="005E42AF"/>
    <w:rsid w:val="005E5924"/>
    <w:rsid w:val="005E7549"/>
    <w:rsid w:val="005E7C7A"/>
    <w:rsid w:val="005F044C"/>
    <w:rsid w:val="005F0994"/>
    <w:rsid w:val="005F118D"/>
    <w:rsid w:val="005F226C"/>
    <w:rsid w:val="005F29B6"/>
    <w:rsid w:val="005F4215"/>
    <w:rsid w:val="005F4DA4"/>
    <w:rsid w:val="006007D7"/>
    <w:rsid w:val="00601256"/>
    <w:rsid w:val="006012B4"/>
    <w:rsid w:val="00601863"/>
    <w:rsid w:val="006022C7"/>
    <w:rsid w:val="00602BEB"/>
    <w:rsid w:val="0060334E"/>
    <w:rsid w:val="00604376"/>
    <w:rsid w:val="00605377"/>
    <w:rsid w:val="00605A4C"/>
    <w:rsid w:val="00606056"/>
    <w:rsid w:val="00607532"/>
    <w:rsid w:val="00607BBC"/>
    <w:rsid w:val="0061059B"/>
    <w:rsid w:val="006107D3"/>
    <w:rsid w:val="00610E90"/>
    <w:rsid w:val="00610EBA"/>
    <w:rsid w:val="00610FF7"/>
    <w:rsid w:val="0061121E"/>
    <w:rsid w:val="00611549"/>
    <w:rsid w:val="00611CD3"/>
    <w:rsid w:val="00612AF3"/>
    <w:rsid w:val="00612D36"/>
    <w:rsid w:val="0061323E"/>
    <w:rsid w:val="00613612"/>
    <w:rsid w:val="006141AB"/>
    <w:rsid w:val="00615C3E"/>
    <w:rsid w:val="00615D83"/>
    <w:rsid w:val="006165E3"/>
    <w:rsid w:val="00616646"/>
    <w:rsid w:val="00616DBC"/>
    <w:rsid w:val="0061799C"/>
    <w:rsid w:val="00620174"/>
    <w:rsid w:val="006201DA"/>
    <w:rsid w:val="0062090D"/>
    <w:rsid w:val="00621979"/>
    <w:rsid w:val="00622101"/>
    <w:rsid w:val="0062221F"/>
    <w:rsid w:val="00622ADD"/>
    <w:rsid w:val="00622B41"/>
    <w:rsid w:val="006242A7"/>
    <w:rsid w:val="00624600"/>
    <w:rsid w:val="0062484A"/>
    <w:rsid w:val="0062564B"/>
    <w:rsid w:val="006257DA"/>
    <w:rsid w:val="00626BF0"/>
    <w:rsid w:val="00626C9A"/>
    <w:rsid w:val="0062719E"/>
    <w:rsid w:val="0063087B"/>
    <w:rsid w:val="00630E18"/>
    <w:rsid w:val="0063248D"/>
    <w:rsid w:val="00632934"/>
    <w:rsid w:val="006346A2"/>
    <w:rsid w:val="0063537F"/>
    <w:rsid w:val="00636742"/>
    <w:rsid w:val="0063692C"/>
    <w:rsid w:val="00637159"/>
    <w:rsid w:val="006373BF"/>
    <w:rsid w:val="006417F1"/>
    <w:rsid w:val="00642768"/>
    <w:rsid w:val="006431F7"/>
    <w:rsid w:val="006451BE"/>
    <w:rsid w:val="00645669"/>
    <w:rsid w:val="00646A73"/>
    <w:rsid w:val="00647A76"/>
    <w:rsid w:val="00647D69"/>
    <w:rsid w:val="0065038E"/>
    <w:rsid w:val="00650B48"/>
    <w:rsid w:val="0065104F"/>
    <w:rsid w:val="00651B4C"/>
    <w:rsid w:val="00652A14"/>
    <w:rsid w:val="00653A3B"/>
    <w:rsid w:val="00654ADF"/>
    <w:rsid w:val="00656113"/>
    <w:rsid w:val="006603DE"/>
    <w:rsid w:val="00660CED"/>
    <w:rsid w:val="00662414"/>
    <w:rsid w:val="0066463E"/>
    <w:rsid w:val="006653CE"/>
    <w:rsid w:val="006662BA"/>
    <w:rsid w:val="00666845"/>
    <w:rsid w:val="00666949"/>
    <w:rsid w:val="0066717D"/>
    <w:rsid w:val="00670091"/>
    <w:rsid w:val="006701A9"/>
    <w:rsid w:val="00672D98"/>
    <w:rsid w:val="006756F0"/>
    <w:rsid w:val="006766E0"/>
    <w:rsid w:val="006769B2"/>
    <w:rsid w:val="006770FD"/>
    <w:rsid w:val="006773AB"/>
    <w:rsid w:val="00677DB9"/>
    <w:rsid w:val="006806BF"/>
    <w:rsid w:val="00681720"/>
    <w:rsid w:val="00682068"/>
    <w:rsid w:val="006820D8"/>
    <w:rsid w:val="006822F5"/>
    <w:rsid w:val="00682606"/>
    <w:rsid w:val="00682BB7"/>
    <w:rsid w:val="00683278"/>
    <w:rsid w:val="0068378A"/>
    <w:rsid w:val="00684E50"/>
    <w:rsid w:val="006861DF"/>
    <w:rsid w:val="0068736B"/>
    <w:rsid w:val="0068780C"/>
    <w:rsid w:val="00687BD5"/>
    <w:rsid w:val="00690A23"/>
    <w:rsid w:val="0069130B"/>
    <w:rsid w:val="006924A0"/>
    <w:rsid w:val="00692844"/>
    <w:rsid w:val="006929F1"/>
    <w:rsid w:val="00692B6F"/>
    <w:rsid w:val="0069346D"/>
    <w:rsid w:val="0069480E"/>
    <w:rsid w:val="006959E5"/>
    <w:rsid w:val="00695B29"/>
    <w:rsid w:val="00695D42"/>
    <w:rsid w:val="00697255"/>
    <w:rsid w:val="00697D4F"/>
    <w:rsid w:val="006A0494"/>
    <w:rsid w:val="006A0756"/>
    <w:rsid w:val="006A0953"/>
    <w:rsid w:val="006A1381"/>
    <w:rsid w:val="006A2D60"/>
    <w:rsid w:val="006A43DF"/>
    <w:rsid w:val="006A449D"/>
    <w:rsid w:val="006A493A"/>
    <w:rsid w:val="006A5363"/>
    <w:rsid w:val="006A53C3"/>
    <w:rsid w:val="006A5810"/>
    <w:rsid w:val="006A709B"/>
    <w:rsid w:val="006A75DE"/>
    <w:rsid w:val="006B0124"/>
    <w:rsid w:val="006B0FA4"/>
    <w:rsid w:val="006B1C56"/>
    <w:rsid w:val="006B2143"/>
    <w:rsid w:val="006B3EEC"/>
    <w:rsid w:val="006B4CD5"/>
    <w:rsid w:val="006B5809"/>
    <w:rsid w:val="006B608D"/>
    <w:rsid w:val="006B6B59"/>
    <w:rsid w:val="006C0192"/>
    <w:rsid w:val="006C075F"/>
    <w:rsid w:val="006C17DF"/>
    <w:rsid w:val="006C257D"/>
    <w:rsid w:val="006C2CDF"/>
    <w:rsid w:val="006C46A1"/>
    <w:rsid w:val="006C4DCA"/>
    <w:rsid w:val="006C4F8E"/>
    <w:rsid w:val="006C5065"/>
    <w:rsid w:val="006C6555"/>
    <w:rsid w:val="006C690F"/>
    <w:rsid w:val="006C7465"/>
    <w:rsid w:val="006D0F71"/>
    <w:rsid w:val="006D1510"/>
    <w:rsid w:val="006D1C79"/>
    <w:rsid w:val="006D1E31"/>
    <w:rsid w:val="006D20A1"/>
    <w:rsid w:val="006D24A3"/>
    <w:rsid w:val="006D24CF"/>
    <w:rsid w:val="006D3E7D"/>
    <w:rsid w:val="006D4074"/>
    <w:rsid w:val="006D44BC"/>
    <w:rsid w:val="006D6C7C"/>
    <w:rsid w:val="006D7219"/>
    <w:rsid w:val="006E04FF"/>
    <w:rsid w:val="006E2AC0"/>
    <w:rsid w:val="006E3DFC"/>
    <w:rsid w:val="006E3FCB"/>
    <w:rsid w:val="006E73F7"/>
    <w:rsid w:val="006E7704"/>
    <w:rsid w:val="006F0145"/>
    <w:rsid w:val="006F19A1"/>
    <w:rsid w:val="006F1D63"/>
    <w:rsid w:val="006F2094"/>
    <w:rsid w:val="006F2AAD"/>
    <w:rsid w:val="006F3CDB"/>
    <w:rsid w:val="006F3F0A"/>
    <w:rsid w:val="006F4151"/>
    <w:rsid w:val="006F49DD"/>
    <w:rsid w:val="006F5DD3"/>
    <w:rsid w:val="006F6EEE"/>
    <w:rsid w:val="006F6F7E"/>
    <w:rsid w:val="006F7D3C"/>
    <w:rsid w:val="006F7D3D"/>
    <w:rsid w:val="007006EC"/>
    <w:rsid w:val="00700FA1"/>
    <w:rsid w:val="0070244F"/>
    <w:rsid w:val="00702982"/>
    <w:rsid w:val="00702A33"/>
    <w:rsid w:val="00702D33"/>
    <w:rsid w:val="00704D28"/>
    <w:rsid w:val="007057E2"/>
    <w:rsid w:val="00706A0F"/>
    <w:rsid w:val="00706AB7"/>
    <w:rsid w:val="00706FEB"/>
    <w:rsid w:val="007070AC"/>
    <w:rsid w:val="007076D1"/>
    <w:rsid w:val="0070782B"/>
    <w:rsid w:val="007109CF"/>
    <w:rsid w:val="007114E8"/>
    <w:rsid w:val="00712677"/>
    <w:rsid w:val="00714607"/>
    <w:rsid w:val="00715B78"/>
    <w:rsid w:val="00721BDD"/>
    <w:rsid w:val="00722A00"/>
    <w:rsid w:val="00723E98"/>
    <w:rsid w:val="007240F6"/>
    <w:rsid w:val="00724705"/>
    <w:rsid w:val="00724CA8"/>
    <w:rsid w:val="007259BE"/>
    <w:rsid w:val="00725D66"/>
    <w:rsid w:val="00726863"/>
    <w:rsid w:val="007311BE"/>
    <w:rsid w:val="007320E0"/>
    <w:rsid w:val="007328C8"/>
    <w:rsid w:val="00734535"/>
    <w:rsid w:val="00736490"/>
    <w:rsid w:val="0073758C"/>
    <w:rsid w:val="00740EAC"/>
    <w:rsid w:val="007415A9"/>
    <w:rsid w:val="00741C41"/>
    <w:rsid w:val="00742C8B"/>
    <w:rsid w:val="00742DFC"/>
    <w:rsid w:val="0074440B"/>
    <w:rsid w:val="00744730"/>
    <w:rsid w:val="007454E3"/>
    <w:rsid w:val="007455AE"/>
    <w:rsid w:val="007466A1"/>
    <w:rsid w:val="00746993"/>
    <w:rsid w:val="00746C3D"/>
    <w:rsid w:val="00747361"/>
    <w:rsid w:val="007527DF"/>
    <w:rsid w:val="007530AF"/>
    <w:rsid w:val="0075321E"/>
    <w:rsid w:val="0075379D"/>
    <w:rsid w:val="00753E7B"/>
    <w:rsid w:val="007558A6"/>
    <w:rsid w:val="00755D50"/>
    <w:rsid w:val="00756260"/>
    <w:rsid w:val="00756DA4"/>
    <w:rsid w:val="007574BF"/>
    <w:rsid w:val="007579B6"/>
    <w:rsid w:val="00757F37"/>
    <w:rsid w:val="007613A8"/>
    <w:rsid w:val="007614CA"/>
    <w:rsid w:val="00761B9A"/>
    <w:rsid w:val="00763B3E"/>
    <w:rsid w:val="00764DB3"/>
    <w:rsid w:val="00765D93"/>
    <w:rsid w:val="00766254"/>
    <w:rsid w:val="00766A57"/>
    <w:rsid w:val="00767898"/>
    <w:rsid w:val="00767A19"/>
    <w:rsid w:val="0077042D"/>
    <w:rsid w:val="0077084B"/>
    <w:rsid w:val="00771B7E"/>
    <w:rsid w:val="00772B97"/>
    <w:rsid w:val="00773587"/>
    <w:rsid w:val="007739A4"/>
    <w:rsid w:val="00773DE0"/>
    <w:rsid w:val="00775444"/>
    <w:rsid w:val="0077655D"/>
    <w:rsid w:val="00776A7D"/>
    <w:rsid w:val="00780218"/>
    <w:rsid w:val="00780A5A"/>
    <w:rsid w:val="007814A8"/>
    <w:rsid w:val="00782988"/>
    <w:rsid w:val="00782ABB"/>
    <w:rsid w:val="00782D81"/>
    <w:rsid w:val="00783621"/>
    <w:rsid w:val="007838F6"/>
    <w:rsid w:val="00785E93"/>
    <w:rsid w:val="00785F84"/>
    <w:rsid w:val="007864B8"/>
    <w:rsid w:val="00787A56"/>
    <w:rsid w:val="00791156"/>
    <w:rsid w:val="00791AD7"/>
    <w:rsid w:val="00792082"/>
    <w:rsid w:val="00793B45"/>
    <w:rsid w:val="00794716"/>
    <w:rsid w:val="00794815"/>
    <w:rsid w:val="00797AF2"/>
    <w:rsid w:val="007A0D26"/>
    <w:rsid w:val="007A0EDA"/>
    <w:rsid w:val="007A1F14"/>
    <w:rsid w:val="007A2FF1"/>
    <w:rsid w:val="007A3EC6"/>
    <w:rsid w:val="007A43E6"/>
    <w:rsid w:val="007A45A9"/>
    <w:rsid w:val="007A631F"/>
    <w:rsid w:val="007A646C"/>
    <w:rsid w:val="007A66C2"/>
    <w:rsid w:val="007A6747"/>
    <w:rsid w:val="007A6BE1"/>
    <w:rsid w:val="007A6FCA"/>
    <w:rsid w:val="007A7175"/>
    <w:rsid w:val="007A7625"/>
    <w:rsid w:val="007A780C"/>
    <w:rsid w:val="007B0173"/>
    <w:rsid w:val="007B08A6"/>
    <w:rsid w:val="007B0BEE"/>
    <w:rsid w:val="007B146F"/>
    <w:rsid w:val="007B2236"/>
    <w:rsid w:val="007B2800"/>
    <w:rsid w:val="007B2C42"/>
    <w:rsid w:val="007B341F"/>
    <w:rsid w:val="007B3EEE"/>
    <w:rsid w:val="007B432E"/>
    <w:rsid w:val="007B4B0A"/>
    <w:rsid w:val="007B6CFA"/>
    <w:rsid w:val="007B786B"/>
    <w:rsid w:val="007C102C"/>
    <w:rsid w:val="007C15B8"/>
    <w:rsid w:val="007C192C"/>
    <w:rsid w:val="007C1B80"/>
    <w:rsid w:val="007C1D74"/>
    <w:rsid w:val="007C2AEB"/>
    <w:rsid w:val="007C4BBF"/>
    <w:rsid w:val="007C5226"/>
    <w:rsid w:val="007C5818"/>
    <w:rsid w:val="007C5CE5"/>
    <w:rsid w:val="007C62E9"/>
    <w:rsid w:val="007C641C"/>
    <w:rsid w:val="007C6CB5"/>
    <w:rsid w:val="007C6DB7"/>
    <w:rsid w:val="007C70A1"/>
    <w:rsid w:val="007C7957"/>
    <w:rsid w:val="007D0267"/>
    <w:rsid w:val="007D0C4D"/>
    <w:rsid w:val="007D1A1D"/>
    <w:rsid w:val="007D4D08"/>
    <w:rsid w:val="007D5291"/>
    <w:rsid w:val="007D5C44"/>
    <w:rsid w:val="007D6D97"/>
    <w:rsid w:val="007D71E5"/>
    <w:rsid w:val="007D7783"/>
    <w:rsid w:val="007E0F7A"/>
    <w:rsid w:val="007E2313"/>
    <w:rsid w:val="007E24B0"/>
    <w:rsid w:val="007E2D10"/>
    <w:rsid w:val="007E3036"/>
    <w:rsid w:val="007E3B66"/>
    <w:rsid w:val="007E5DFB"/>
    <w:rsid w:val="007E5E72"/>
    <w:rsid w:val="007E68AA"/>
    <w:rsid w:val="007E6B4B"/>
    <w:rsid w:val="007E74E4"/>
    <w:rsid w:val="007F0867"/>
    <w:rsid w:val="007F27B1"/>
    <w:rsid w:val="007F2B3E"/>
    <w:rsid w:val="007F4301"/>
    <w:rsid w:val="007F4768"/>
    <w:rsid w:val="007F4CA9"/>
    <w:rsid w:val="007F51B3"/>
    <w:rsid w:val="007F612C"/>
    <w:rsid w:val="007F6A35"/>
    <w:rsid w:val="00800ED8"/>
    <w:rsid w:val="00801653"/>
    <w:rsid w:val="008026A0"/>
    <w:rsid w:val="0080361A"/>
    <w:rsid w:val="00803B06"/>
    <w:rsid w:val="0080421F"/>
    <w:rsid w:val="00804B51"/>
    <w:rsid w:val="00804B8D"/>
    <w:rsid w:val="008053E5"/>
    <w:rsid w:val="00806504"/>
    <w:rsid w:val="00806CAD"/>
    <w:rsid w:val="00806DFA"/>
    <w:rsid w:val="00810886"/>
    <w:rsid w:val="00810A81"/>
    <w:rsid w:val="008118D6"/>
    <w:rsid w:val="008119A3"/>
    <w:rsid w:val="00812894"/>
    <w:rsid w:val="00813D9C"/>
    <w:rsid w:val="008142AB"/>
    <w:rsid w:val="00817401"/>
    <w:rsid w:val="0081772D"/>
    <w:rsid w:val="00820E89"/>
    <w:rsid w:val="00820FF3"/>
    <w:rsid w:val="008211E0"/>
    <w:rsid w:val="00821CEC"/>
    <w:rsid w:val="00822327"/>
    <w:rsid w:val="00822E94"/>
    <w:rsid w:val="0082395C"/>
    <w:rsid w:val="00825600"/>
    <w:rsid w:val="0082620B"/>
    <w:rsid w:val="00826289"/>
    <w:rsid w:val="0082771A"/>
    <w:rsid w:val="008278AE"/>
    <w:rsid w:val="00827F9B"/>
    <w:rsid w:val="00827FC5"/>
    <w:rsid w:val="00830399"/>
    <w:rsid w:val="00830608"/>
    <w:rsid w:val="00830978"/>
    <w:rsid w:val="008313C4"/>
    <w:rsid w:val="008313CB"/>
    <w:rsid w:val="00831C78"/>
    <w:rsid w:val="008331BF"/>
    <w:rsid w:val="00833317"/>
    <w:rsid w:val="00833CD5"/>
    <w:rsid w:val="00833D75"/>
    <w:rsid w:val="00834A81"/>
    <w:rsid w:val="00834AF9"/>
    <w:rsid w:val="008353CD"/>
    <w:rsid w:val="008368C8"/>
    <w:rsid w:val="008412CA"/>
    <w:rsid w:val="008420C8"/>
    <w:rsid w:val="008421CC"/>
    <w:rsid w:val="00842252"/>
    <w:rsid w:val="00842BF4"/>
    <w:rsid w:val="0084479D"/>
    <w:rsid w:val="008455E7"/>
    <w:rsid w:val="00845C85"/>
    <w:rsid w:val="00845E19"/>
    <w:rsid w:val="008461CC"/>
    <w:rsid w:val="008476F6"/>
    <w:rsid w:val="00847D63"/>
    <w:rsid w:val="00847EA7"/>
    <w:rsid w:val="00850A49"/>
    <w:rsid w:val="008523DF"/>
    <w:rsid w:val="00854370"/>
    <w:rsid w:val="00854B41"/>
    <w:rsid w:val="00856E3A"/>
    <w:rsid w:val="00857049"/>
    <w:rsid w:val="0085722E"/>
    <w:rsid w:val="0086275B"/>
    <w:rsid w:val="00862D29"/>
    <w:rsid w:val="00863CF1"/>
    <w:rsid w:val="00863EDA"/>
    <w:rsid w:val="008648CE"/>
    <w:rsid w:val="00864B03"/>
    <w:rsid w:val="00864C17"/>
    <w:rsid w:val="00864FE2"/>
    <w:rsid w:val="008651BC"/>
    <w:rsid w:val="0086569F"/>
    <w:rsid w:val="00865C3B"/>
    <w:rsid w:val="008666D0"/>
    <w:rsid w:val="00867EF1"/>
    <w:rsid w:val="00871D79"/>
    <w:rsid w:val="008721E4"/>
    <w:rsid w:val="0087270D"/>
    <w:rsid w:val="0087349B"/>
    <w:rsid w:val="00873895"/>
    <w:rsid w:val="00874EBE"/>
    <w:rsid w:val="00875612"/>
    <w:rsid w:val="0087565A"/>
    <w:rsid w:val="00876082"/>
    <w:rsid w:val="008803F8"/>
    <w:rsid w:val="00880756"/>
    <w:rsid w:val="008819B4"/>
    <w:rsid w:val="00881FF9"/>
    <w:rsid w:val="008825B3"/>
    <w:rsid w:val="0088291C"/>
    <w:rsid w:val="00885546"/>
    <w:rsid w:val="00885D62"/>
    <w:rsid w:val="00886387"/>
    <w:rsid w:val="00887608"/>
    <w:rsid w:val="00887DD9"/>
    <w:rsid w:val="0089265D"/>
    <w:rsid w:val="00893017"/>
    <w:rsid w:val="00893850"/>
    <w:rsid w:val="0089586A"/>
    <w:rsid w:val="00895D72"/>
    <w:rsid w:val="008969D0"/>
    <w:rsid w:val="008977D3"/>
    <w:rsid w:val="008A00D9"/>
    <w:rsid w:val="008A0A35"/>
    <w:rsid w:val="008A0D4A"/>
    <w:rsid w:val="008A1BD7"/>
    <w:rsid w:val="008A48BB"/>
    <w:rsid w:val="008A4D14"/>
    <w:rsid w:val="008A51E7"/>
    <w:rsid w:val="008A617F"/>
    <w:rsid w:val="008A62AA"/>
    <w:rsid w:val="008A7787"/>
    <w:rsid w:val="008B03F7"/>
    <w:rsid w:val="008B1116"/>
    <w:rsid w:val="008B14C4"/>
    <w:rsid w:val="008B2622"/>
    <w:rsid w:val="008B2E42"/>
    <w:rsid w:val="008B409E"/>
    <w:rsid w:val="008B45A8"/>
    <w:rsid w:val="008B4F7D"/>
    <w:rsid w:val="008B5074"/>
    <w:rsid w:val="008B6F21"/>
    <w:rsid w:val="008B78B3"/>
    <w:rsid w:val="008C08DC"/>
    <w:rsid w:val="008C0A82"/>
    <w:rsid w:val="008C184A"/>
    <w:rsid w:val="008C1B5B"/>
    <w:rsid w:val="008C1B5D"/>
    <w:rsid w:val="008C1F7D"/>
    <w:rsid w:val="008C240C"/>
    <w:rsid w:val="008C2503"/>
    <w:rsid w:val="008C27DB"/>
    <w:rsid w:val="008C2F46"/>
    <w:rsid w:val="008C3C24"/>
    <w:rsid w:val="008C4647"/>
    <w:rsid w:val="008C49DA"/>
    <w:rsid w:val="008C58D6"/>
    <w:rsid w:val="008C6724"/>
    <w:rsid w:val="008C6D7A"/>
    <w:rsid w:val="008C7217"/>
    <w:rsid w:val="008C741B"/>
    <w:rsid w:val="008D0088"/>
    <w:rsid w:val="008D1502"/>
    <w:rsid w:val="008D2B84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12A1"/>
    <w:rsid w:val="008E13DD"/>
    <w:rsid w:val="008E3BD3"/>
    <w:rsid w:val="008E43FD"/>
    <w:rsid w:val="008E505C"/>
    <w:rsid w:val="008E5A55"/>
    <w:rsid w:val="008E647B"/>
    <w:rsid w:val="008E7099"/>
    <w:rsid w:val="008E7C2C"/>
    <w:rsid w:val="008F006F"/>
    <w:rsid w:val="008F04B5"/>
    <w:rsid w:val="008F0BF6"/>
    <w:rsid w:val="008F0C78"/>
    <w:rsid w:val="008F1A9A"/>
    <w:rsid w:val="008F369A"/>
    <w:rsid w:val="008F3D68"/>
    <w:rsid w:val="008F4B10"/>
    <w:rsid w:val="008F5BD1"/>
    <w:rsid w:val="008F735D"/>
    <w:rsid w:val="00902054"/>
    <w:rsid w:val="00902135"/>
    <w:rsid w:val="009037BD"/>
    <w:rsid w:val="00903A71"/>
    <w:rsid w:val="00903CE0"/>
    <w:rsid w:val="00904A13"/>
    <w:rsid w:val="00904CF4"/>
    <w:rsid w:val="00905F4B"/>
    <w:rsid w:val="00906733"/>
    <w:rsid w:val="00906884"/>
    <w:rsid w:val="00906CE6"/>
    <w:rsid w:val="009074D5"/>
    <w:rsid w:val="009077B2"/>
    <w:rsid w:val="00907EC6"/>
    <w:rsid w:val="00910925"/>
    <w:rsid w:val="00910B7C"/>
    <w:rsid w:val="00912840"/>
    <w:rsid w:val="00912EB2"/>
    <w:rsid w:val="009143BC"/>
    <w:rsid w:val="009153F5"/>
    <w:rsid w:val="0091592C"/>
    <w:rsid w:val="00916220"/>
    <w:rsid w:val="00916B46"/>
    <w:rsid w:val="00916F68"/>
    <w:rsid w:val="00917D33"/>
    <w:rsid w:val="00920C25"/>
    <w:rsid w:val="00920ECC"/>
    <w:rsid w:val="0092132A"/>
    <w:rsid w:val="00926061"/>
    <w:rsid w:val="00927581"/>
    <w:rsid w:val="00927CC1"/>
    <w:rsid w:val="009305ED"/>
    <w:rsid w:val="009312D0"/>
    <w:rsid w:val="00931A00"/>
    <w:rsid w:val="00932347"/>
    <w:rsid w:val="0093239E"/>
    <w:rsid w:val="00933631"/>
    <w:rsid w:val="009337B1"/>
    <w:rsid w:val="0093414B"/>
    <w:rsid w:val="009347AD"/>
    <w:rsid w:val="0093581D"/>
    <w:rsid w:val="009371E0"/>
    <w:rsid w:val="0093732D"/>
    <w:rsid w:val="00937BFD"/>
    <w:rsid w:val="00937DA9"/>
    <w:rsid w:val="00940EF1"/>
    <w:rsid w:val="00941AF8"/>
    <w:rsid w:val="00941BBB"/>
    <w:rsid w:val="00942500"/>
    <w:rsid w:val="009429A8"/>
    <w:rsid w:val="00942AF2"/>
    <w:rsid w:val="00942CC3"/>
    <w:rsid w:val="00944358"/>
    <w:rsid w:val="009446A7"/>
    <w:rsid w:val="00945604"/>
    <w:rsid w:val="00947747"/>
    <w:rsid w:val="009513F9"/>
    <w:rsid w:val="00951C2C"/>
    <w:rsid w:val="00952817"/>
    <w:rsid w:val="00952A91"/>
    <w:rsid w:val="0095345F"/>
    <w:rsid w:val="0095355B"/>
    <w:rsid w:val="00953DC6"/>
    <w:rsid w:val="00954FCB"/>
    <w:rsid w:val="00955009"/>
    <w:rsid w:val="00955848"/>
    <w:rsid w:val="00956C74"/>
    <w:rsid w:val="009604C5"/>
    <w:rsid w:val="00961E00"/>
    <w:rsid w:val="0096336E"/>
    <w:rsid w:val="00963B92"/>
    <w:rsid w:val="00963CC3"/>
    <w:rsid w:val="0096477A"/>
    <w:rsid w:val="00965229"/>
    <w:rsid w:val="009655BE"/>
    <w:rsid w:val="00965661"/>
    <w:rsid w:val="00965E16"/>
    <w:rsid w:val="009661D3"/>
    <w:rsid w:val="009661F0"/>
    <w:rsid w:val="00966B91"/>
    <w:rsid w:val="009702C8"/>
    <w:rsid w:val="0097173F"/>
    <w:rsid w:val="00971955"/>
    <w:rsid w:val="00971E52"/>
    <w:rsid w:val="00972751"/>
    <w:rsid w:val="009731C1"/>
    <w:rsid w:val="00976A1A"/>
    <w:rsid w:val="00977EDA"/>
    <w:rsid w:val="0098031F"/>
    <w:rsid w:val="00980F6A"/>
    <w:rsid w:val="00981BD9"/>
    <w:rsid w:val="00982590"/>
    <w:rsid w:val="00984C03"/>
    <w:rsid w:val="00986657"/>
    <w:rsid w:val="0098676C"/>
    <w:rsid w:val="00986AD4"/>
    <w:rsid w:val="009873E2"/>
    <w:rsid w:val="0099027B"/>
    <w:rsid w:val="0099042B"/>
    <w:rsid w:val="00991416"/>
    <w:rsid w:val="0099244F"/>
    <w:rsid w:val="009927F7"/>
    <w:rsid w:val="00992D20"/>
    <w:rsid w:val="00994885"/>
    <w:rsid w:val="009954AD"/>
    <w:rsid w:val="00995C0A"/>
    <w:rsid w:val="009962E8"/>
    <w:rsid w:val="009963B3"/>
    <w:rsid w:val="009968FF"/>
    <w:rsid w:val="00996DFF"/>
    <w:rsid w:val="009A078B"/>
    <w:rsid w:val="009A26E6"/>
    <w:rsid w:val="009A285F"/>
    <w:rsid w:val="009A29B1"/>
    <w:rsid w:val="009A3A76"/>
    <w:rsid w:val="009A3B66"/>
    <w:rsid w:val="009A3C2B"/>
    <w:rsid w:val="009A3E94"/>
    <w:rsid w:val="009A409A"/>
    <w:rsid w:val="009A4235"/>
    <w:rsid w:val="009A4ED4"/>
    <w:rsid w:val="009A5751"/>
    <w:rsid w:val="009A6571"/>
    <w:rsid w:val="009A67C8"/>
    <w:rsid w:val="009A6A06"/>
    <w:rsid w:val="009B0427"/>
    <w:rsid w:val="009B0BF5"/>
    <w:rsid w:val="009B0E08"/>
    <w:rsid w:val="009B12F9"/>
    <w:rsid w:val="009B1F75"/>
    <w:rsid w:val="009B2287"/>
    <w:rsid w:val="009B2901"/>
    <w:rsid w:val="009B29D9"/>
    <w:rsid w:val="009B3163"/>
    <w:rsid w:val="009B3AB4"/>
    <w:rsid w:val="009B448D"/>
    <w:rsid w:val="009B44E9"/>
    <w:rsid w:val="009B5C01"/>
    <w:rsid w:val="009B79A0"/>
    <w:rsid w:val="009B7BBC"/>
    <w:rsid w:val="009C040C"/>
    <w:rsid w:val="009C04CA"/>
    <w:rsid w:val="009C0D65"/>
    <w:rsid w:val="009C1211"/>
    <w:rsid w:val="009C1273"/>
    <w:rsid w:val="009C17CF"/>
    <w:rsid w:val="009C17E7"/>
    <w:rsid w:val="009C1A2F"/>
    <w:rsid w:val="009C1DAF"/>
    <w:rsid w:val="009C1E77"/>
    <w:rsid w:val="009C3F8A"/>
    <w:rsid w:val="009C4CCD"/>
    <w:rsid w:val="009C4FA8"/>
    <w:rsid w:val="009C54D4"/>
    <w:rsid w:val="009C5A72"/>
    <w:rsid w:val="009C60FD"/>
    <w:rsid w:val="009C7D29"/>
    <w:rsid w:val="009D0494"/>
    <w:rsid w:val="009D1C5D"/>
    <w:rsid w:val="009D31DB"/>
    <w:rsid w:val="009D3451"/>
    <w:rsid w:val="009D3B9A"/>
    <w:rsid w:val="009D3CA7"/>
    <w:rsid w:val="009D45C4"/>
    <w:rsid w:val="009D54AC"/>
    <w:rsid w:val="009D5A2C"/>
    <w:rsid w:val="009D5E68"/>
    <w:rsid w:val="009D603D"/>
    <w:rsid w:val="009D61BE"/>
    <w:rsid w:val="009D69F9"/>
    <w:rsid w:val="009D7E43"/>
    <w:rsid w:val="009E07A6"/>
    <w:rsid w:val="009E07BF"/>
    <w:rsid w:val="009E0A98"/>
    <w:rsid w:val="009E25A9"/>
    <w:rsid w:val="009E2A07"/>
    <w:rsid w:val="009E2F88"/>
    <w:rsid w:val="009E3B06"/>
    <w:rsid w:val="009E4E3E"/>
    <w:rsid w:val="009E4EFC"/>
    <w:rsid w:val="009E4FE2"/>
    <w:rsid w:val="009E5474"/>
    <w:rsid w:val="009E58FB"/>
    <w:rsid w:val="009E601B"/>
    <w:rsid w:val="009E76A5"/>
    <w:rsid w:val="009E7C18"/>
    <w:rsid w:val="009F0164"/>
    <w:rsid w:val="009F02B2"/>
    <w:rsid w:val="009F03B0"/>
    <w:rsid w:val="009F0456"/>
    <w:rsid w:val="009F182E"/>
    <w:rsid w:val="009F205C"/>
    <w:rsid w:val="009F25C1"/>
    <w:rsid w:val="009F2C94"/>
    <w:rsid w:val="009F2D4E"/>
    <w:rsid w:val="009F3E7C"/>
    <w:rsid w:val="009F401B"/>
    <w:rsid w:val="009F433E"/>
    <w:rsid w:val="009F44F9"/>
    <w:rsid w:val="009F78D3"/>
    <w:rsid w:val="009F79BF"/>
    <w:rsid w:val="00A002E9"/>
    <w:rsid w:val="00A00B50"/>
    <w:rsid w:val="00A011C1"/>
    <w:rsid w:val="00A01C06"/>
    <w:rsid w:val="00A02852"/>
    <w:rsid w:val="00A02EDF"/>
    <w:rsid w:val="00A04059"/>
    <w:rsid w:val="00A04E4F"/>
    <w:rsid w:val="00A055BC"/>
    <w:rsid w:val="00A05739"/>
    <w:rsid w:val="00A05A01"/>
    <w:rsid w:val="00A07D1F"/>
    <w:rsid w:val="00A103A2"/>
    <w:rsid w:val="00A1083C"/>
    <w:rsid w:val="00A11BCD"/>
    <w:rsid w:val="00A11D7C"/>
    <w:rsid w:val="00A12324"/>
    <w:rsid w:val="00A12D0F"/>
    <w:rsid w:val="00A1377B"/>
    <w:rsid w:val="00A141DB"/>
    <w:rsid w:val="00A152D5"/>
    <w:rsid w:val="00A1545F"/>
    <w:rsid w:val="00A15964"/>
    <w:rsid w:val="00A15D9D"/>
    <w:rsid w:val="00A16CDC"/>
    <w:rsid w:val="00A16E62"/>
    <w:rsid w:val="00A21C89"/>
    <w:rsid w:val="00A24289"/>
    <w:rsid w:val="00A2470F"/>
    <w:rsid w:val="00A24CA3"/>
    <w:rsid w:val="00A25340"/>
    <w:rsid w:val="00A25E0B"/>
    <w:rsid w:val="00A25ED0"/>
    <w:rsid w:val="00A26242"/>
    <w:rsid w:val="00A270EE"/>
    <w:rsid w:val="00A273CD"/>
    <w:rsid w:val="00A319C5"/>
    <w:rsid w:val="00A31F94"/>
    <w:rsid w:val="00A3206E"/>
    <w:rsid w:val="00A349F9"/>
    <w:rsid w:val="00A34F0F"/>
    <w:rsid w:val="00A35C24"/>
    <w:rsid w:val="00A36035"/>
    <w:rsid w:val="00A3608D"/>
    <w:rsid w:val="00A360AB"/>
    <w:rsid w:val="00A3663B"/>
    <w:rsid w:val="00A4008D"/>
    <w:rsid w:val="00A401AE"/>
    <w:rsid w:val="00A40D61"/>
    <w:rsid w:val="00A414F6"/>
    <w:rsid w:val="00A42826"/>
    <w:rsid w:val="00A431E1"/>
    <w:rsid w:val="00A43806"/>
    <w:rsid w:val="00A43F18"/>
    <w:rsid w:val="00A45D50"/>
    <w:rsid w:val="00A464F4"/>
    <w:rsid w:val="00A46B4A"/>
    <w:rsid w:val="00A4730A"/>
    <w:rsid w:val="00A47930"/>
    <w:rsid w:val="00A47C12"/>
    <w:rsid w:val="00A50C46"/>
    <w:rsid w:val="00A50CE2"/>
    <w:rsid w:val="00A51BE5"/>
    <w:rsid w:val="00A52066"/>
    <w:rsid w:val="00A523EA"/>
    <w:rsid w:val="00A538C1"/>
    <w:rsid w:val="00A53A2F"/>
    <w:rsid w:val="00A55943"/>
    <w:rsid w:val="00A55F33"/>
    <w:rsid w:val="00A560C7"/>
    <w:rsid w:val="00A5671F"/>
    <w:rsid w:val="00A5681B"/>
    <w:rsid w:val="00A56B24"/>
    <w:rsid w:val="00A56DFD"/>
    <w:rsid w:val="00A56F58"/>
    <w:rsid w:val="00A6198D"/>
    <w:rsid w:val="00A63C60"/>
    <w:rsid w:val="00A63D3D"/>
    <w:rsid w:val="00A643EF"/>
    <w:rsid w:val="00A65139"/>
    <w:rsid w:val="00A659AA"/>
    <w:rsid w:val="00A65D5D"/>
    <w:rsid w:val="00A7162C"/>
    <w:rsid w:val="00A71EDB"/>
    <w:rsid w:val="00A7297E"/>
    <w:rsid w:val="00A72E34"/>
    <w:rsid w:val="00A730DC"/>
    <w:rsid w:val="00A73D57"/>
    <w:rsid w:val="00A7402E"/>
    <w:rsid w:val="00A74A1C"/>
    <w:rsid w:val="00A755F0"/>
    <w:rsid w:val="00A76494"/>
    <w:rsid w:val="00A764C8"/>
    <w:rsid w:val="00A76EAC"/>
    <w:rsid w:val="00A77386"/>
    <w:rsid w:val="00A7771C"/>
    <w:rsid w:val="00A77E4B"/>
    <w:rsid w:val="00A81304"/>
    <w:rsid w:val="00A81DA1"/>
    <w:rsid w:val="00A82B8A"/>
    <w:rsid w:val="00A83867"/>
    <w:rsid w:val="00A84805"/>
    <w:rsid w:val="00A85642"/>
    <w:rsid w:val="00A85DE8"/>
    <w:rsid w:val="00A85F2A"/>
    <w:rsid w:val="00A87CEE"/>
    <w:rsid w:val="00A87DED"/>
    <w:rsid w:val="00A90782"/>
    <w:rsid w:val="00A91DF2"/>
    <w:rsid w:val="00A9249E"/>
    <w:rsid w:val="00A925DD"/>
    <w:rsid w:val="00A92E78"/>
    <w:rsid w:val="00A941C7"/>
    <w:rsid w:val="00A9468B"/>
    <w:rsid w:val="00A950E3"/>
    <w:rsid w:val="00A95561"/>
    <w:rsid w:val="00A967E3"/>
    <w:rsid w:val="00A97238"/>
    <w:rsid w:val="00A97890"/>
    <w:rsid w:val="00A979C3"/>
    <w:rsid w:val="00AA290A"/>
    <w:rsid w:val="00AA455B"/>
    <w:rsid w:val="00AA48D8"/>
    <w:rsid w:val="00AA4D27"/>
    <w:rsid w:val="00AA58F3"/>
    <w:rsid w:val="00AA5CE7"/>
    <w:rsid w:val="00AA5F8C"/>
    <w:rsid w:val="00AA6362"/>
    <w:rsid w:val="00AA6F28"/>
    <w:rsid w:val="00AA7EA9"/>
    <w:rsid w:val="00AB01C0"/>
    <w:rsid w:val="00AB1343"/>
    <w:rsid w:val="00AB1EE6"/>
    <w:rsid w:val="00AB264F"/>
    <w:rsid w:val="00AB2EE2"/>
    <w:rsid w:val="00AB4187"/>
    <w:rsid w:val="00AB47EF"/>
    <w:rsid w:val="00AB5C6C"/>
    <w:rsid w:val="00AB605B"/>
    <w:rsid w:val="00AB64AE"/>
    <w:rsid w:val="00AB6997"/>
    <w:rsid w:val="00AB77FE"/>
    <w:rsid w:val="00AB7814"/>
    <w:rsid w:val="00AC0286"/>
    <w:rsid w:val="00AC14A9"/>
    <w:rsid w:val="00AC1D2D"/>
    <w:rsid w:val="00AC1DB8"/>
    <w:rsid w:val="00AC2CD6"/>
    <w:rsid w:val="00AC3152"/>
    <w:rsid w:val="00AC3685"/>
    <w:rsid w:val="00AC3DE2"/>
    <w:rsid w:val="00AC43BB"/>
    <w:rsid w:val="00AC4DF6"/>
    <w:rsid w:val="00AC4FCF"/>
    <w:rsid w:val="00AC5629"/>
    <w:rsid w:val="00AC575F"/>
    <w:rsid w:val="00AC58BD"/>
    <w:rsid w:val="00AC5D72"/>
    <w:rsid w:val="00AC66D1"/>
    <w:rsid w:val="00AC6E62"/>
    <w:rsid w:val="00AC711F"/>
    <w:rsid w:val="00AC71FF"/>
    <w:rsid w:val="00AC788C"/>
    <w:rsid w:val="00AC7E2E"/>
    <w:rsid w:val="00AD0488"/>
    <w:rsid w:val="00AD063D"/>
    <w:rsid w:val="00AD5554"/>
    <w:rsid w:val="00AD61DD"/>
    <w:rsid w:val="00AD6235"/>
    <w:rsid w:val="00AD7350"/>
    <w:rsid w:val="00AD7D8A"/>
    <w:rsid w:val="00AE0BBF"/>
    <w:rsid w:val="00AE1A8C"/>
    <w:rsid w:val="00AE1FC1"/>
    <w:rsid w:val="00AE250B"/>
    <w:rsid w:val="00AE4988"/>
    <w:rsid w:val="00AE6CCF"/>
    <w:rsid w:val="00AE7035"/>
    <w:rsid w:val="00AE7C66"/>
    <w:rsid w:val="00AF04ED"/>
    <w:rsid w:val="00AF0660"/>
    <w:rsid w:val="00AF11C0"/>
    <w:rsid w:val="00AF14F1"/>
    <w:rsid w:val="00AF3A5D"/>
    <w:rsid w:val="00AF40E0"/>
    <w:rsid w:val="00AF4302"/>
    <w:rsid w:val="00AF5B9D"/>
    <w:rsid w:val="00AF5C4F"/>
    <w:rsid w:val="00AF5CF5"/>
    <w:rsid w:val="00AF6B9E"/>
    <w:rsid w:val="00AF6DC7"/>
    <w:rsid w:val="00AF78AB"/>
    <w:rsid w:val="00AF7E74"/>
    <w:rsid w:val="00AF7F27"/>
    <w:rsid w:val="00AF7F33"/>
    <w:rsid w:val="00B03B94"/>
    <w:rsid w:val="00B04582"/>
    <w:rsid w:val="00B047FE"/>
    <w:rsid w:val="00B0494E"/>
    <w:rsid w:val="00B05912"/>
    <w:rsid w:val="00B05E4B"/>
    <w:rsid w:val="00B06769"/>
    <w:rsid w:val="00B06BAB"/>
    <w:rsid w:val="00B1076E"/>
    <w:rsid w:val="00B10D84"/>
    <w:rsid w:val="00B11370"/>
    <w:rsid w:val="00B11A7A"/>
    <w:rsid w:val="00B120AE"/>
    <w:rsid w:val="00B12395"/>
    <w:rsid w:val="00B1469F"/>
    <w:rsid w:val="00B14F01"/>
    <w:rsid w:val="00B1519E"/>
    <w:rsid w:val="00B15CA9"/>
    <w:rsid w:val="00B165D1"/>
    <w:rsid w:val="00B209BA"/>
    <w:rsid w:val="00B2117C"/>
    <w:rsid w:val="00B22015"/>
    <w:rsid w:val="00B22B6E"/>
    <w:rsid w:val="00B2370C"/>
    <w:rsid w:val="00B23F7F"/>
    <w:rsid w:val="00B23FE3"/>
    <w:rsid w:val="00B2402C"/>
    <w:rsid w:val="00B24030"/>
    <w:rsid w:val="00B2419E"/>
    <w:rsid w:val="00B25962"/>
    <w:rsid w:val="00B2729C"/>
    <w:rsid w:val="00B3006B"/>
    <w:rsid w:val="00B300F7"/>
    <w:rsid w:val="00B32575"/>
    <w:rsid w:val="00B326BC"/>
    <w:rsid w:val="00B32A55"/>
    <w:rsid w:val="00B32AD4"/>
    <w:rsid w:val="00B36897"/>
    <w:rsid w:val="00B36B58"/>
    <w:rsid w:val="00B40B15"/>
    <w:rsid w:val="00B40FD9"/>
    <w:rsid w:val="00B4146D"/>
    <w:rsid w:val="00B42B92"/>
    <w:rsid w:val="00B42BD1"/>
    <w:rsid w:val="00B42C5C"/>
    <w:rsid w:val="00B4358D"/>
    <w:rsid w:val="00B44D75"/>
    <w:rsid w:val="00B46EF2"/>
    <w:rsid w:val="00B46FD9"/>
    <w:rsid w:val="00B519F8"/>
    <w:rsid w:val="00B52B58"/>
    <w:rsid w:val="00B533AA"/>
    <w:rsid w:val="00B540D4"/>
    <w:rsid w:val="00B55112"/>
    <w:rsid w:val="00B55160"/>
    <w:rsid w:val="00B559C2"/>
    <w:rsid w:val="00B55DDA"/>
    <w:rsid w:val="00B5748D"/>
    <w:rsid w:val="00B60128"/>
    <w:rsid w:val="00B628BD"/>
    <w:rsid w:val="00B62FB0"/>
    <w:rsid w:val="00B6365A"/>
    <w:rsid w:val="00B63717"/>
    <w:rsid w:val="00B64074"/>
    <w:rsid w:val="00B6416D"/>
    <w:rsid w:val="00B65452"/>
    <w:rsid w:val="00B659E0"/>
    <w:rsid w:val="00B673E6"/>
    <w:rsid w:val="00B67DCD"/>
    <w:rsid w:val="00B70D95"/>
    <w:rsid w:val="00B70F20"/>
    <w:rsid w:val="00B7212E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C51"/>
    <w:rsid w:val="00B825DA"/>
    <w:rsid w:val="00B82A24"/>
    <w:rsid w:val="00B84093"/>
    <w:rsid w:val="00B84A7B"/>
    <w:rsid w:val="00B85B35"/>
    <w:rsid w:val="00B86549"/>
    <w:rsid w:val="00B879A3"/>
    <w:rsid w:val="00B90F3B"/>
    <w:rsid w:val="00B92000"/>
    <w:rsid w:val="00B92226"/>
    <w:rsid w:val="00B923E9"/>
    <w:rsid w:val="00B925CE"/>
    <w:rsid w:val="00B9292E"/>
    <w:rsid w:val="00B932A2"/>
    <w:rsid w:val="00B93B21"/>
    <w:rsid w:val="00B94C35"/>
    <w:rsid w:val="00B95566"/>
    <w:rsid w:val="00B95FDC"/>
    <w:rsid w:val="00B968AA"/>
    <w:rsid w:val="00B97949"/>
    <w:rsid w:val="00BA041E"/>
    <w:rsid w:val="00BA05B7"/>
    <w:rsid w:val="00BA1128"/>
    <w:rsid w:val="00BA16CA"/>
    <w:rsid w:val="00BA16CD"/>
    <w:rsid w:val="00BA1913"/>
    <w:rsid w:val="00BA245F"/>
    <w:rsid w:val="00BA3912"/>
    <w:rsid w:val="00BA3E41"/>
    <w:rsid w:val="00BA4332"/>
    <w:rsid w:val="00BA463F"/>
    <w:rsid w:val="00BA4654"/>
    <w:rsid w:val="00BA4DBA"/>
    <w:rsid w:val="00BA4DE1"/>
    <w:rsid w:val="00BA5309"/>
    <w:rsid w:val="00BA5393"/>
    <w:rsid w:val="00BA66BF"/>
    <w:rsid w:val="00BA6888"/>
    <w:rsid w:val="00BA781B"/>
    <w:rsid w:val="00BA794A"/>
    <w:rsid w:val="00BA7A8F"/>
    <w:rsid w:val="00BB065C"/>
    <w:rsid w:val="00BB0AFC"/>
    <w:rsid w:val="00BB0E2D"/>
    <w:rsid w:val="00BB0E5A"/>
    <w:rsid w:val="00BB15F1"/>
    <w:rsid w:val="00BB1D47"/>
    <w:rsid w:val="00BB230C"/>
    <w:rsid w:val="00BB239E"/>
    <w:rsid w:val="00BB267A"/>
    <w:rsid w:val="00BB3345"/>
    <w:rsid w:val="00BB423C"/>
    <w:rsid w:val="00BB48F9"/>
    <w:rsid w:val="00BB4A4B"/>
    <w:rsid w:val="00BB5314"/>
    <w:rsid w:val="00BB5AF3"/>
    <w:rsid w:val="00BB5B07"/>
    <w:rsid w:val="00BB5B29"/>
    <w:rsid w:val="00BB6B5C"/>
    <w:rsid w:val="00BB70A9"/>
    <w:rsid w:val="00BB797F"/>
    <w:rsid w:val="00BC01CA"/>
    <w:rsid w:val="00BC1F10"/>
    <w:rsid w:val="00BC1FD5"/>
    <w:rsid w:val="00BC2B5B"/>
    <w:rsid w:val="00BC3023"/>
    <w:rsid w:val="00BC4D24"/>
    <w:rsid w:val="00BD118D"/>
    <w:rsid w:val="00BD241F"/>
    <w:rsid w:val="00BD2487"/>
    <w:rsid w:val="00BD281F"/>
    <w:rsid w:val="00BD296B"/>
    <w:rsid w:val="00BD36BE"/>
    <w:rsid w:val="00BD39A8"/>
    <w:rsid w:val="00BD417E"/>
    <w:rsid w:val="00BD427F"/>
    <w:rsid w:val="00BD4892"/>
    <w:rsid w:val="00BD4A6E"/>
    <w:rsid w:val="00BD53AD"/>
    <w:rsid w:val="00BD5874"/>
    <w:rsid w:val="00BD5F6C"/>
    <w:rsid w:val="00BD6445"/>
    <w:rsid w:val="00BD64E4"/>
    <w:rsid w:val="00BD7DC2"/>
    <w:rsid w:val="00BE060B"/>
    <w:rsid w:val="00BE09F7"/>
    <w:rsid w:val="00BE0E7B"/>
    <w:rsid w:val="00BE0F08"/>
    <w:rsid w:val="00BE1884"/>
    <w:rsid w:val="00BE2A3D"/>
    <w:rsid w:val="00BE3022"/>
    <w:rsid w:val="00BE3087"/>
    <w:rsid w:val="00BE43A5"/>
    <w:rsid w:val="00BE4645"/>
    <w:rsid w:val="00BE48B1"/>
    <w:rsid w:val="00BE54A4"/>
    <w:rsid w:val="00BE5EA1"/>
    <w:rsid w:val="00BE5F09"/>
    <w:rsid w:val="00BE606E"/>
    <w:rsid w:val="00BE6ECB"/>
    <w:rsid w:val="00BE7621"/>
    <w:rsid w:val="00BE7C2B"/>
    <w:rsid w:val="00BF05E4"/>
    <w:rsid w:val="00BF12B2"/>
    <w:rsid w:val="00BF141F"/>
    <w:rsid w:val="00BF18D7"/>
    <w:rsid w:val="00BF45A2"/>
    <w:rsid w:val="00BF6B3F"/>
    <w:rsid w:val="00BF7C30"/>
    <w:rsid w:val="00C00088"/>
    <w:rsid w:val="00C00B5A"/>
    <w:rsid w:val="00C0121C"/>
    <w:rsid w:val="00C01377"/>
    <w:rsid w:val="00C01DF0"/>
    <w:rsid w:val="00C01ED9"/>
    <w:rsid w:val="00C03C04"/>
    <w:rsid w:val="00C05537"/>
    <w:rsid w:val="00C05A9D"/>
    <w:rsid w:val="00C05FA7"/>
    <w:rsid w:val="00C0613E"/>
    <w:rsid w:val="00C073CF"/>
    <w:rsid w:val="00C075E0"/>
    <w:rsid w:val="00C10363"/>
    <w:rsid w:val="00C126F9"/>
    <w:rsid w:val="00C150A9"/>
    <w:rsid w:val="00C164CC"/>
    <w:rsid w:val="00C167CB"/>
    <w:rsid w:val="00C173C9"/>
    <w:rsid w:val="00C17E93"/>
    <w:rsid w:val="00C208F0"/>
    <w:rsid w:val="00C21329"/>
    <w:rsid w:val="00C21467"/>
    <w:rsid w:val="00C218EB"/>
    <w:rsid w:val="00C229C9"/>
    <w:rsid w:val="00C2362B"/>
    <w:rsid w:val="00C23AAB"/>
    <w:rsid w:val="00C25727"/>
    <w:rsid w:val="00C26CA6"/>
    <w:rsid w:val="00C273A7"/>
    <w:rsid w:val="00C300C9"/>
    <w:rsid w:val="00C30A3D"/>
    <w:rsid w:val="00C31A24"/>
    <w:rsid w:val="00C321AA"/>
    <w:rsid w:val="00C321B7"/>
    <w:rsid w:val="00C32475"/>
    <w:rsid w:val="00C328B5"/>
    <w:rsid w:val="00C33136"/>
    <w:rsid w:val="00C33FFD"/>
    <w:rsid w:val="00C34E75"/>
    <w:rsid w:val="00C35580"/>
    <w:rsid w:val="00C35C8E"/>
    <w:rsid w:val="00C3690E"/>
    <w:rsid w:val="00C36B3D"/>
    <w:rsid w:val="00C36D02"/>
    <w:rsid w:val="00C36EC0"/>
    <w:rsid w:val="00C41781"/>
    <w:rsid w:val="00C41840"/>
    <w:rsid w:val="00C41E91"/>
    <w:rsid w:val="00C42413"/>
    <w:rsid w:val="00C42F71"/>
    <w:rsid w:val="00C44EC7"/>
    <w:rsid w:val="00C44F3B"/>
    <w:rsid w:val="00C453B1"/>
    <w:rsid w:val="00C45813"/>
    <w:rsid w:val="00C459BD"/>
    <w:rsid w:val="00C46238"/>
    <w:rsid w:val="00C46ED2"/>
    <w:rsid w:val="00C505D4"/>
    <w:rsid w:val="00C51292"/>
    <w:rsid w:val="00C53D86"/>
    <w:rsid w:val="00C53DBD"/>
    <w:rsid w:val="00C55466"/>
    <w:rsid w:val="00C55BAE"/>
    <w:rsid w:val="00C5698A"/>
    <w:rsid w:val="00C56ED4"/>
    <w:rsid w:val="00C60101"/>
    <w:rsid w:val="00C617DC"/>
    <w:rsid w:val="00C6273A"/>
    <w:rsid w:val="00C62A33"/>
    <w:rsid w:val="00C632FA"/>
    <w:rsid w:val="00C63357"/>
    <w:rsid w:val="00C63B7D"/>
    <w:rsid w:val="00C64916"/>
    <w:rsid w:val="00C649D5"/>
    <w:rsid w:val="00C66B92"/>
    <w:rsid w:val="00C67E82"/>
    <w:rsid w:val="00C70112"/>
    <w:rsid w:val="00C7074A"/>
    <w:rsid w:val="00C71738"/>
    <w:rsid w:val="00C7195E"/>
    <w:rsid w:val="00C71D5C"/>
    <w:rsid w:val="00C73D58"/>
    <w:rsid w:val="00C73DCA"/>
    <w:rsid w:val="00C74E6C"/>
    <w:rsid w:val="00C7642C"/>
    <w:rsid w:val="00C7646B"/>
    <w:rsid w:val="00C76886"/>
    <w:rsid w:val="00C76EE8"/>
    <w:rsid w:val="00C77554"/>
    <w:rsid w:val="00C77DDA"/>
    <w:rsid w:val="00C80101"/>
    <w:rsid w:val="00C809AF"/>
    <w:rsid w:val="00C81AD8"/>
    <w:rsid w:val="00C8229A"/>
    <w:rsid w:val="00C8328A"/>
    <w:rsid w:val="00C83775"/>
    <w:rsid w:val="00C8567B"/>
    <w:rsid w:val="00C859F4"/>
    <w:rsid w:val="00C87205"/>
    <w:rsid w:val="00C87D8C"/>
    <w:rsid w:val="00C90045"/>
    <w:rsid w:val="00C903D6"/>
    <w:rsid w:val="00C905A5"/>
    <w:rsid w:val="00C90A62"/>
    <w:rsid w:val="00C91CA1"/>
    <w:rsid w:val="00C9292E"/>
    <w:rsid w:val="00C93492"/>
    <w:rsid w:val="00C9381A"/>
    <w:rsid w:val="00C9467B"/>
    <w:rsid w:val="00C94DB5"/>
    <w:rsid w:val="00C95625"/>
    <w:rsid w:val="00C9659D"/>
    <w:rsid w:val="00C96CC2"/>
    <w:rsid w:val="00CA0136"/>
    <w:rsid w:val="00CA26D2"/>
    <w:rsid w:val="00CA3018"/>
    <w:rsid w:val="00CA30D8"/>
    <w:rsid w:val="00CA3AD8"/>
    <w:rsid w:val="00CA3FA4"/>
    <w:rsid w:val="00CA4D75"/>
    <w:rsid w:val="00CA5055"/>
    <w:rsid w:val="00CA5183"/>
    <w:rsid w:val="00CA5431"/>
    <w:rsid w:val="00CA573D"/>
    <w:rsid w:val="00CA5FD7"/>
    <w:rsid w:val="00CA65CC"/>
    <w:rsid w:val="00CA758C"/>
    <w:rsid w:val="00CA77A2"/>
    <w:rsid w:val="00CA7A24"/>
    <w:rsid w:val="00CB0642"/>
    <w:rsid w:val="00CB1917"/>
    <w:rsid w:val="00CB1AE6"/>
    <w:rsid w:val="00CB1CD6"/>
    <w:rsid w:val="00CB4571"/>
    <w:rsid w:val="00CB4F96"/>
    <w:rsid w:val="00CB521C"/>
    <w:rsid w:val="00CB59F9"/>
    <w:rsid w:val="00CB5DAD"/>
    <w:rsid w:val="00CB763A"/>
    <w:rsid w:val="00CC0488"/>
    <w:rsid w:val="00CC0B35"/>
    <w:rsid w:val="00CC0DD9"/>
    <w:rsid w:val="00CC18BE"/>
    <w:rsid w:val="00CC1C69"/>
    <w:rsid w:val="00CC1F7C"/>
    <w:rsid w:val="00CC20A3"/>
    <w:rsid w:val="00CC2BBD"/>
    <w:rsid w:val="00CC3AE9"/>
    <w:rsid w:val="00CC574C"/>
    <w:rsid w:val="00CC5C2E"/>
    <w:rsid w:val="00CC5D5A"/>
    <w:rsid w:val="00CD027F"/>
    <w:rsid w:val="00CD05B0"/>
    <w:rsid w:val="00CD1130"/>
    <w:rsid w:val="00CD1B9E"/>
    <w:rsid w:val="00CD2FDB"/>
    <w:rsid w:val="00CD39D7"/>
    <w:rsid w:val="00CD42E1"/>
    <w:rsid w:val="00CD648B"/>
    <w:rsid w:val="00CD6490"/>
    <w:rsid w:val="00CD6D62"/>
    <w:rsid w:val="00CD7388"/>
    <w:rsid w:val="00CD751A"/>
    <w:rsid w:val="00CE0E00"/>
    <w:rsid w:val="00CE18B4"/>
    <w:rsid w:val="00CE19BB"/>
    <w:rsid w:val="00CE3D6B"/>
    <w:rsid w:val="00CE477F"/>
    <w:rsid w:val="00CE5331"/>
    <w:rsid w:val="00CE5880"/>
    <w:rsid w:val="00CE7410"/>
    <w:rsid w:val="00CE7495"/>
    <w:rsid w:val="00CE78E2"/>
    <w:rsid w:val="00CF00F0"/>
    <w:rsid w:val="00CF29BE"/>
    <w:rsid w:val="00CF2CCF"/>
    <w:rsid w:val="00CF347E"/>
    <w:rsid w:val="00CF4E5A"/>
    <w:rsid w:val="00CF5118"/>
    <w:rsid w:val="00CF5200"/>
    <w:rsid w:val="00CF5AE4"/>
    <w:rsid w:val="00CF5DE3"/>
    <w:rsid w:val="00CF6C7D"/>
    <w:rsid w:val="00CF6ECB"/>
    <w:rsid w:val="00D00C13"/>
    <w:rsid w:val="00D0155D"/>
    <w:rsid w:val="00D018E9"/>
    <w:rsid w:val="00D01B35"/>
    <w:rsid w:val="00D01FD9"/>
    <w:rsid w:val="00D02C9A"/>
    <w:rsid w:val="00D03909"/>
    <w:rsid w:val="00D10007"/>
    <w:rsid w:val="00D102E2"/>
    <w:rsid w:val="00D10F2A"/>
    <w:rsid w:val="00D125B6"/>
    <w:rsid w:val="00D137BF"/>
    <w:rsid w:val="00D1486E"/>
    <w:rsid w:val="00D14B47"/>
    <w:rsid w:val="00D14E67"/>
    <w:rsid w:val="00D15026"/>
    <w:rsid w:val="00D1522A"/>
    <w:rsid w:val="00D15622"/>
    <w:rsid w:val="00D1587E"/>
    <w:rsid w:val="00D15C2E"/>
    <w:rsid w:val="00D16157"/>
    <w:rsid w:val="00D162A1"/>
    <w:rsid w:val="00D16C5C"/>
    <w:rsid w:val="00D1732A"/>
    <w:rsid w:val="00D17A68"/>
    <w:rsid w:val="00D21051"/>
    <w:rsid w:val="00D215E0"/>
    <w:rsid w:val="00D21FB9"/>
    <w:rsid w:val="00D2295A"/>
    <w:rsid w:val="00D2365E"/>
    <w:rsid w:val="00D24A37"/>
    <w:rsid w:val="00D251AF"/>
    <w:rsid w:val="00D269C5"/>
    <w:rsid w:val="00D305A3"/>
    <w:rsid w:val="00D30B1C"/>
    <w:rsid w:val="00D30D43"/>
    <w:rsid w:val="00D31037"/>
    <w:rsid w:val="00D311A0"/>
    <w:rsid w:val="00D32640"/>
    <w:rsid w:val="00D33398"/>
    <w:rsid w:val="00D33B2F"/>
    <w:rsid w:val="00D34D57"/>
    <w:rsid w:val="00D34F2D"/>
    <w:rsid w:val="00D35E10"/>
    <w:rsid w:val="00D3601D"/>
    <w:rsid w:val="00D37E75"/>
    <w:rsid w:val="00D37E9C"/>
    <w:rsid w:val="00D408F4"/>
    <w:rsid w:val="00D4141B"/>
    <w:rsid w:val="00D43A78"/>
    <w:rsid w:val="00D4487E"/>
    <w:rsid w:val="00D45539"/>
    <w:rsid w:val="00D45D95"/>
    <w:rsid w:val="00D46A42"/>
    <w:rsid w:val="00D46B4E"/>
    <w:rsid w:val="00D478FB"/>
    <w:rsid w:val="00D47B06"/>
    <w:rsid w:val="00D47D1F"/>
    <w:rsid w:val="00D50C59"/>
    <w:rsid w:val="00D511E3"/>
    <w:rsid w:val="00D51F9C"/>
    <w:rsid w:val="00D537ED"/>
    <w:rsid w:val="00D54C70"/>
    <w:rsid w:val="00D55356"/>
    <w:rsid w:val="00D55622"/>
    <w:rsid w:val="00D567E4"/>
    <w:rsid w:val="00D569B1"/>
    <w:rsid w:val="00D56ABE"/>
    <w:rsid w:val="00D56EDD"/>
    <w:rsid w:val="00D56F3C"/>
    <w:rsid w:val="00D57078"/>
    <w:rsid w:val="00D573AA"/>
    <w:rsid w:val="00D57762"/>
    <w:rsid w:val="00D600A8"/>
    <w:rsid w:val="00D601BA"/>
    <w:rsid w:val="00D60516"/>
    <w:rsid w:val="00D60DF6"/>
    <w:rsid w:val="00D619F1"/>
    <w:rsid w:val="00D63802"/>
    <w:rsid w:val="00D65106"/>
    <w:rsid w:val="00D6591B"/>
    <w:rsid w:val="00D65A57"/>
    <w:rsid w:val="00D65C31"/>
    <w:rsid w:val="00D6710F"/>
    <w:rsid w:val="00D67B3C"/>
    <w:rsid w:val="00D67DFD"/>
    <w:rsid w:val="00D707C1"/>
    <w:rsid w:val="00D7175E"/>
    <w:rsid w:val="00D71AD9"/>
    <w:rsid w:val="00D71B88"/>
    <w:rsid w:val="00D72969"/>
    <w:rsid w:val="00D73498"/>
    <w:rsid w:val="00D7378F"/>
    <w:rsid w:val="00D73B7B"/>
    <w:rsid w:val="00D73FA0"/>
    <w:rsid w:val="00D74233"/>
    <w:rsid w:val="00D75B68"/>
    <w:rsid w:val="00D80691"/>
    <w:rsid w:val="00D80AC4"/>
    <w:rsid w:val="00D81050"/>
    <w:rsid w:val="00D821FA"/>
    <w:rsid w:val="00D83C96"/>
    <w:rsid w:val="00D840DC"/>
    <w:rsid w:val="00D8413A"/>
    <w:rsid w:val="00D844E0"/>
    <w:rsid w:val="00D8494C"/>
    <w:rsid w:val="00D8563B"/>
    <w:rsid w:val="00D85763"/>
    <w:rsid w:val="00D87964"/>
    <w:rsid w:val="00D879CA"/>
    <w:rsid w:val="00D918DB"/>
    <w:rsid w:val="00D927B7"/>
    <w:rsid w:val="00D92EE9"/>
    <w:rsid w:val="00D93304"/>
    <w:rsid w:val="00D945F1"/>
    <w:rsid w:val="00D9482E"/>
    <w:rsid w:val="00D94ABA"/>
    <w:rsid w:val="00D95C7A"/>
    <w:rsid w:val="00D95D40"/>
    <w:rsid w:val="00D96B47"/>
    <w:rsid w:val="00DA1877"/>
    <w:rsid w:val="00DA18C0"/>
    <w:rsid w:val="00DA275F"/>
    <w:rsid w:val="00DA3A1F"/>
    <w:rsid w:val="00DA45D6"/>
    <w:rsid w:val="00DA57A8"/>
    <w:rsid w:val="00DA5BD8"/>
    <w:rsid w:val="00DA64C2"/>
    <w:rsid w:val="00DA6B7A"/>
    <w:rsid w:val="00DA7B7E"/>
    <w:rsid w:val="00DA7CC1"/>
    <w:rsid w:val="00DB12A1"/>
    <w:rsid w:val="00DB1A47"/>
    <w:rsid w:val="00DB2DDA"/>
    <w:rsid w:val="00DB4387"/>
    <w:rsid w:val="00DB6F0D"/>
    <w:rsid w:val="00DB708B"/>
    <w:rsid w:val="00DB7D0A"/>
    <w:rsid w:val="00DC059F"/>
    <w:rsid w:val="00DC1828"/>
    <w:rsid w:val="00DC1CB6"/>
    <w:rsid w:val="00DC3A51"/>
    <w:rsid w:val="00DC3BFB"/>
    <w:rsid w:val="00DC3F3C"/>
    <w:rsid w:val="00DC4ECE"/>
    <w:rsid w:val="00DC638C"/>
    <w:rsid w:val="00DC7905"/>
    <w:rsid w:val="00DD09E0"/>
    <w:rsid w:val="00DD21EE"/>
    <w:rsid w:val="00DD2490"/>
    <w:rsid w:val="00DD2604"/>
    <w:rsid w:val="00DD3576"/>
    <w:rsid w:val="00DD4288"/>
    <w:rsid w:val="00DD45E2"/>
    <w:rsid w:val="00DD476C"/>
    <w:rsid w:val="00DD4B41"/>
    <w:rsid w:val="00DD534A"/>
    <w:rsid w:val="00DD5E20"/>
    <w:rsid w:val="00DD740E"/>
    <w:rsid w:val="00DE0A7C"/>
    <w:rsid w:val="00DE1CEE"/>
    <w:rsid w:val="00DE1F5D"/>
    <w:rsid w:val="00DE3AAE"/>
    <w:rsid w:val="00DE3D48"/>
    <w:rsid w:val="00DE47C7"/>
    <w:rsid w:val="00DE5491"/>
    <w:rsid w:val="00DE5DC0"/>
    <w:rsid w:val="00DE6534"/>
    <w:rsid w:val="00DE6594"/>
    <w:rsid w:val="00DE69EE"/>
    <w:rsid w:val="00DE6F1E"/>
    <w:rsid w:val="00DF04AB"/>
    <w:rsid w:val="00DF07A4"/>
    <w:rsid w:val="00DF1AEC"/>
    <w:rsid w:val="00DF25AE"/>
    <w:rsid w:val="00DF28B1"/>
    <w:rsid w:val="00DF2F4B"/>
    <w:rsid w:val="00DF44F5"/>
    <w:rsid w:val="00DF5952"/>
    <w:rsid w:val="00DF59EA"/>
    <w:rsid w:val="00DF6EAB"/>
    <w:rsid w:val="00DF7895"/>
    <w:rsid w:val="00E0009A"/>
    <w:rsid w:val="00E00B89"/>
    <w:rsid w:val="00E01400"/>
    <w:rsid w:val="00E03BA9"/>
    <w:rsid w:val="00E04202"/>
    <w:rsid w:val="00E04580"/>
    <w:rsid w:val="00E04646"/>
    <w:rsid w:val="00E04D08"/>
    <w:rsid w:val="00E051CA"/>
    <w:rsid w:val="00E05C29"/>
    <w:rsid w:val="00E07E52"/>
    <w:rsid w:val="00E10F1D"/>
    <w:rsid w:val="00E11A01"/>
    <w:rsid w:val="00E12F8E"/>
    <w:rsid w:val="00E135BE"/>
    <w:rsid w:val="00E13EFB"/>
    <w:rsid w:val="00E14300"/>
    <w:rsid w:val="00E14356"/>
    <w:rsid w:val="00E15C33"/>
    <w:rsid w:val="00E15CA3"/>
    <w:rsid w:val="00E15E8B"/>
    <w:rsid w:val="00E176B4"/>
    <w:rsid w:val="00E17B3F"/>
    <w:rsid w:val="00E2089B"/>
    <w:rsid w:val="00E20EA7"/>
    <w:rsid w:val="00E211D1"/>
    <w:rsid w:val="00E218E2"/>
    <w:rsid w:val="00E2227C"/>
    <w:rsid w:val="00E224AD"/>
    <w:rsid w:val="00E2355C"/>
    <w:rsid w:val="00E2397E"/>
    <w:rsid w:val="00E24FDD"/>
    <w:rsid w:val="00E26B0C"/>
    <w:rsid w:val="00E27246"/>
    <w:rsid w:val="00E27886"/>
    <w:rsid w:val="00E30D66"/>
    <w:rsid w:val="00E3124C"/>
    <w:rsid w:val="00E31684"/>
    <w:rsid w:val="00E328E7"/>
    <w:rsid w:val="00E33285"/>
    <w:rsid w:val="00E33306"/>
    <w:rsid w:val="00E33AD1"/>
    <w:rsid w:val="00E33AEB"/>
    <w:rsid w:val="00E33C22"/>
    <w:rsid w:val="00E33FC6"/>
    <w:rsid w:val="00E34CF1"/>
    <w:rsid w:val="00E35ED0"/>
    <w:rsid w:val="00E368DA"/>
    <w:rsid w:val="00E3697A"/>
    <w:rsid w:val="00E3728B"/>
    <w:rsid w:val="00E373D5"/>
    <w:rsid w:val="00E377D0"/>
    <w:rsid w:val="00E37F34"/>
    <w:rsid w:val="00E403A3"/>
    <w:rsid w:val="00E4062B"/>
    <w:rsid w:val="00E41D28"/>
    <w:rsid w:val="00E4242C"/>
    <w:rsid w:val="00E437F5"/>
    <w:rsid w:val="00E44A69"/>
    <w:rsid w:val="00E44CBA"/>
    <w:rsid w:val="00E45564"/>
    <w:rsid w:val="00E45B8B"/>
    <w:rsid w:val="00E45FD0"/>
    <w:rsid w:val="00E477ED"/>
    <w:rsid w:val="00E5033C"/>
    <w:rsid w:val="00E51625"/>
    <w:rsid w:val="00E522D7"/>
    <w:rsid w:val="00E53212"/>
    <w:rsid w:val="00E538CC"/>
    <w:rsid w:val="00E56329"/>
    <w:rsid w:val="00E60293"/>
    <w:rsid w:val="00E607B7"/>
    <w:rsid w:val="00E61521"/>
    <w:rsid w:val="00E623D5"/>
    <w:rsid w:val="00E623F0"/>
    <w:rsid w:val="00E626EA"/>
    <w:rsid w:val="00E64EB1"/>
    <w:rsid w:val="00E65659"/>
    <w:rsid w:val="00E65691"/>
    <w:rsid w:val="00E66E0E"/>
    <w:rsid w:val="00E67395"/>
    <w:rsid w:val="00E67616"/>
    <w:rsid w:val="00E679E2"/>
    <w:rsid w:val="00E72986"/>
    <w:rsid w:val="00E7313F"/>
    <w:rsid w:val="00E7374B"/>
    <w:rsid w:val="00E73BCB"/>
    <w:rsid w:val="00E73D7C"/>
    <w:rsid w:val="00E741A1"/>
    <w:rsid w:val="00E747BD"/>
    <w:rsid w:val="00E74924"/>
    <w:rsid w:val="00E75196"/>
    <w:rsid w:val="00E75ACB"/>
    <w:rsid w:val="00E77533"/>
    <w:rsid w:val="00E77FE9"/>
    <w:rsid w:val="00E80876"/>
    <w:rsid w:val="00E835B9"/>
    <w:rsid w:val="00E83EEF"/>
    <w:rsid w:val="00E84F83"/>
    <w:rsid w:val="00E85C68"/>
    <w:rsid w:val="00E90405"/>
    <w:rsid w:val="00E90F5C"/>
    <w:rsid w:val="00E9108F"/>
    <w:rsid w:val="00E91EEC"/>
    <w:rsid w:val="00E930C9"/>
    <w:rsid w:val="00E95950"/>
    <w:rsid w:val="00EA1014"/>
    <w:rsid w:val="00EA1974"/>
    <w:rsid w:val="00EA2021"/>
    <w:rsid w:val="00EA4B1B"/>
    <w:rsid w:val="00EA56FC"/>
    <w:rsid w:val="00EA617C"/>
    <w:rsid w:val="00EB1EBC"/>
    <w:rsid w:val="00EB2472"/>
    <w:rsid w:val="00EB27FA"/>
    <w:rsid w:val="00EB32FD"/>
    <w:rsid w:val="00EB3348"/>
    <w:rsid w:val="00EB66D6"/>
    <w:rsid w:val="00EB68B5"/>
    <w:rsid w:val="00EB6C2C"/>
    <w:rsid w:val="00EB79E7"/>
    <w:rsid w:val="00EC034C"/>
    <w:rsid w:val="00EC064D"/>
    <w:rsid w:val="00EC1411"/>
    <w:rsid w:val="00EC17C3"/>
    <w:rsid w:val="00EC2846"/>
    <w:rsid w:val="00EC2A33"/>
    <w:rsid w:val="00EC2B64"/>
    <w:rsid w:val="00EC2D12"/>
    <w:rsid w:val="00EC4690"/>
    <w:rsid w:val="00EC5060"/>
    <w:rsid w:val="00EC5847"/>
    <w:rsid w:val="00EC7EBE"/>
    <w:rsid w:val="00EC7F0B"/>
    <w:rsid w:val="00ED0B81"/>
    <w:rsid w:val="00ED0FC0"/>
    <w:rsid w:val="00ED2035"/>
    <w:rsid w:val="00ED22D9"/>
    <w:rsid w:val="00ED2DD9"/>
    <w:rsid w:val="00ED3937"/>
    <w:rsid w:val="00ED3C09"/>
    <w:rsid w:val="00ED3DC5"/>
    <w:rsid w:val="00ED49D1"/>
    <w:rsid w:val="00ED5E6F"/>
    <w:rsid w:val="00ED6B53"/>
    <w:rsid w:val="00EE00D5"/>
    <w:rsid w:val="00EE1F63"/>
    <w:rsid w:val="00EE2772"/>
    <w:rsid w:val="00EE3052"/>
    <w:rsid w:val="00EE3634"/>
    <w:rsid w:val="00EE3B24"/>
    <w:rsid w:val="00EE4003"/>
    <w:rsid w:val="00EE503C"/>
    <w:rsid w:val="00EE5939"/>
    <w:rsid w:val="00EE7BA3"/>
    <w:rsid w:val="00EE7CDB"/>
    <w:rsid w:val="00EE7D3B"/>
    <w:rsid w:val="00EF15BF"/>
    <w:rsid w:val="00EF20D2"/>
    <w:rsid w:val="00EF2676"/>
    <w:rsid w:val="00EF33E6"/>
    <w:rsid w:val="00EF43EB"/>
    <w:rsid w:val="00EF5161"/>
    <w:rsid w:val="00EF51B7"/>
    <w:rsid w:val="00EF5670"/>
    <w:rsid w:val="00EF619D"/>
    <w:rsid w:val="00EF643D"/>
    <w:rsid w:val="00EF6F97"/>
    <w:rsid w:val="00F01057"/>
    <w:rsid w:val="00F01EFC"/>
    <w:rsid w:val="00F02CA5"/>
    <w:rsid w:val="00F03F69"/>
    <w:rsid w:val="00F04148"/>
    <w:rsid w:val="00F05A57"/>
    <w:rsid w:val="00F0624D"/>
    <w:rsid w:val="00F0626A"/>
    <w:rsid w:val="00F0694F"/>
    <w:rsid w:val="00F06F98"/>
    <w:rsid w:val="00F07188"/>
    <w:rsid w:val="00F07991"/>
    <w:rsid w:val="00F07E7C"/>
    <w:rsid w:val="00F11351"/>
    <w:rsid w:val="00F114C5"/>
    <w:rsid w:val="00F12511"/>
    <w:rsid w:val="00F12F82"/>
    <w:rsid w:val="00F1336F"/>
    <w:rsid w:val="00F138FC"/>
    <w:rsid w:val="00F14388"/>
    <w:rsid w:val="00F14431"/>
    <w:rsid w:val="00F1538D"/>
    <w:rsid w:val="00F15497"/>
    <w:rsid w:val="00F1586C"/>
    <w:rsid w:val="00F15872"/>
    <w:rsid w:val="00F16D37"/>
    <w:rsid w:val="00F17BAE"/>
    <w:rsid w:val="00F17BD9"/>
    <w:rsid w:val="00F17D61"/>
    <w:rsid w:val="00F207D9"/>
    <w:rsid w:val="00F2106C"/>
    <w:rsid w:val="00F21936"/>
    <w:rsid w:val="00F21DA8"/>
    <w:rsid w:val="00F21E02"/>
    <w:rsid w:val="00F23646"/>
    <w:rsid w:val="00F23DBC"/>
    <w:rsid w:val="00F24B29"/>
    <w:rsid w:val="00F2567A"/>
    <w:rsid w:val="00F258CC"/>
    <w:rsid w:val="00F26406"/>
    <w:rsid w:val="00F2770B"/>
    <w:rsid w:val="00F302C9"/>
    <w:rsid w:val="00F30763"/>
    <w:rsid w:val="00F30E80"/>
    <w:rsid w:val="00F317B2"/>
    <w:rsid w:val="00F335B5"/>
    <w:rsid w:val="00F33C48"/>
    <w:rsid w:val="00F33C4E"/>
    <w:rsid w:val="00F33FF6"/>
    <w:rsid w:val="00F36937"/>
    <w:rsid w:val="00F36FF2"/>
    <w:rsid w:val="00F3740D"/>
    <w:rsid w:val="00F40100"/>
    <w:rsid w:val="00F40FB0"/>
    <w:rsid w:val="00F42959"/>
    <w:rsid w:val="00F43277"/>
    <w:rsid w:val="00F434A4"/>
    <w:rsid w:val="00F4449D"/>
    <w:rsid w:val="00F44509"/>
    <w:rsid w:val="00F44788"/>
    <w:rsid w:val="00F45523"/>
    <w:rsid w:val="00F4700F"/>
    <w:rsid w:val="00F5019F"/>
    <w:rsid w:val="00F506EA"/>
    <w:rsid w:val="00F50900"/>
    <w:rsid w:val="00F51C55"/>
    <w:rsid w:val="00F5250B"/>
    <w:rsid w:val="00F52614"/>
    <w:rsid w:val="00F526DA"/>
    <w:rsid w:val="00F528A6"/>
    <w:rsid w:val="00F52DC7"/>
    <w:rsid w:val="00F53972"/>
    <w:rsid w:val="00F53D80"/>
    <w:rsid w:val="00F53EC7"/>
    <w:rsid w:val="00F53F7F"/>
    <w:rsid w:val="00F54018"/>
    <w:rsid w:val="00F543A8"/>
    <w:rsid w:val="00F5452B"/>
    <w:rsid w:val="00F550E4"/>
    <w:rsid w:val="00F550F6"/>
    <w:rsid w:val="00F5566F"/>
    <w:rsid w:val="00F55E68"/>
    <w:rsid w:val="00F56259"/>
    <w:rsid w:val="00F5649B"/>
    <w:rsid w:val="00F56AAF"/>
    <w:rsid w:val="00F5734A"/>
    <w:rsid w:val="00F57632"/>
    <w:rsid w:val="00F576FB"/>
    <w:rsid w:val="00F60D90"/>
    <w:rsid w:val="00F6262B"/>
    <w:rsid w:val="00F63B01"/>
    <w:rsid w:val="00F64967"/>
    <w:rsid w:val="00F64B24"/>
    <w:rsid w:val="00F6616D"/>
    <w:rsid w:val="00F6653D"/>
    <w:rsid w:val="00F66A8B"/>
    <w:rsid w:val="00F70C32"/>
    <w:rsid w:val="00F7245B"/>
    <w:rsid w:val="00F74ECE"/>
    <w:rsid w:val="00F7553F"/>
    <w:rsid w:val="00F75C55"/>
    <w:rsid w:val="00F76E50"/>
    <w:rsid w:val="00F776AD"/>
    <w:rsid w:val="00F77D60"/>
    <w:rsid w:val="00F800D3"/>
    <w:rsid w:val="00F814E6"/>
    <w:rsid w:val="00F81BC4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87AB9"/>
    <w:rsid w:val="00F9066D"/>
    <w:rsid w:val="00F90E93"/>
    <w:rsid w:val="00F9188A"/>
    <w:rsid w:val="00F92DD1"/>
    <w:rsid w:val="00F93421"/>
    <w:rsid w:val="00F941EF"/>
    <w:rsid w:val="00F97348"/>
    <w:rsid w:val="00F974C1"/>
    <w:rsid w:val="00F97CB7"/>
    <w:rsid w:val="00FA02B0"/>
    <w:rsid w:val="00FA2089"/>
    <w:rsid w:val="00FA2549"/>
    <w:rsid w:val="00FA3280"/>
    <w:rsid w:val="00FA3E01"/>
    <w:rsid w:val="00FA4496"/>
    <w:rsid w:val="00FA5916"/>
    <w:rsid w:val="00FA6253"/>
    <w:rsid w:val="00FA7710"/>
    <w:rsid w:val="00FB12F7"/>
    <w:rsid w:val="00FB1DCD"/>
    <w:rsid w:val="00FB30B8"/>
    <w:rsid w:val="00FB3737"/>
    <w:rsid w:val="00FB4659"/>
    <w:rsid w:val="00FB5911"/>
    <w:rsid w:val="00FB5E56"/>
    <w:rsid w:val="00FB60B1"/>
    <w:rsid w:val="00FB63DB"/>
    <w:rsid w:val="00FB680A"/>
    <w:rsid w:val="00FB7B12"/>
    <w:rsid w:val="00FB7C34"/>
    <w:rsid w:val="00FC0F29"/>
    <w:rsid w:val="00FC30C2"/>
    <w:rsid w:val="00FC6DE1"/>
    <w:rsid w:val="00FC737C"/>
    <w:rsid w:val="00FD018E"/>
    <w:rsid w:val="00FD09C7"/>
    <w:rsid w:val="00FD100C"/>
    <w:rsid w:val="00FD20CF"/>
    <w:rsid w:val="00FD2625"/>
    <w:rsid w:val="00FD2B9B"/>
    <w:rsid w:val="00FD562B"/>
    <w:rsid w:val="00FD5656"/>
    <w:rsid w:val="00FD5C6C"/>
    <w:rsid w:val="00FD64E5"/>
    <w:rsid w:val="00FD7E8E"/>
    <w:rsid w:val="00FE063A"/>
    <w:rsid w:val="00FE095D"/>
    <w:rsid w:val="00FE2DB9"/>
    <w:rsid w:val="00FE3454"/>
    <w:rsid w:val="00FE4300"/>
    <w:rsid w:val="00FE5BC0"/>
    <w:rsid w:val="00FE5D52"/>
    <w:rsid w:val="00FE5E7D"/>
    <w:rsid w:val="00FE68FB"/>
    <w:rsid w:val="00FE69F8"/>
    <w:rsid w:val="00FE69FC"/>
    <w:rsid w:val="00FE7191"/>
    <w:rsid w:val="00FE7FAC"/>
    <w:rsid w:val="00FF10B9"/>
    <w:rsid w:val="00FF1724"/>
    <w:rsid w:val="00FF18DD"/>
    <w:rsid w:val="00FF2047"/>
    <w:rsid w:val="00FF2A4B"/>
    <w:rsid w:val="00FF2D3C"/>
    <w:rsid w:val="00FF3E4E"/>
    <w:rsid w:val="00FF49F9"/>
    <w:rsid w:val="00FF502B"/>
    <w:rsid w:val="00FF5439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2EFDF97"/>
  <w15:docId w15:val="{0F3FA7E5-CBEF-477E-BE5A-E802ECD3B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5291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9" Type="http://schemas.openxmlformats.org/officeDocument/2006/relationships/image" Target="media/image21.jpeg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42" Type="http://schemas.openxmlformats.org/officeDocument/2006/relationships/comments" Target="comments.xml"/><Relationship Id="rId47" Type="http://schemas.openxmlformats.org/officeDocument/2006/relationships/header" Target="header1.xm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6.jpeg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image" Target="media/image20.png"/><Relationship Id="rId40" Type="http://schemas.openxmlformats.org/officeDocument/2006/relationships/image" Target="media/image22.jpeg"/><Relationship Id="rId45" Type="http://schemas.openxmlformats.org/officeDocument/2006/relationships/hyperlink" Target="http://www.euclides.org/menu/elements_esp/03/proposicioneslibro3.htm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36" Type="http://schemas.openxmlformats.org/officeDocument/2006/relationships/hyperlink" Target="http://thumb101.shutterstock.com/display_pic_with_logo/74146/139684957/stock-photo-bicycle-wheel-isolated-on-white-background-139684957.jpg" TargetMode="External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7.bin"/><Relationship Id="rId44" Type="http://schemas.openxmlformats.org/officeDocument/2006/relationships/hyperlink" Target="http://www.bromera.com/tl_files/activitatsdigitals/capicua_6c_PA/C6_u05_62_0_spriteRespNumerica_longitudCircumf.sw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46" Type="http://schemas.openxmlformats.org/officeDocument/2006/relationships/hyperlink" Target="http://www.dmae.upct.es/~pepemar/mateprimero/trigonometria/circulo/arcoycuerda.htm" TargetMode="External"/><Relationship Id="rId20" Type="http://schemas.openxmlformats.org/officeDocument/2006/relationships/oleObject" Target="embeddings/oleObject5.bin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5E2629-D9D6-4255-9078-B099AC801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22</Pages>
  <Words>4044</Words>
  <Characters>22242</Characters>
  <Application>Microsoft Office Word</Application>
  <DocSecurity>0</DocSecurity>
  <Lines>185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Impulso Editorial</Company>
  <LinksUpToDate>false</LinksUpToDate>
  <CharactersWithSpaces>26234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Cristhian Andres Bello Rivera</cp:lastModifiedBy>
  <cp:revision>62</cp:revision>
  <dcterms:created xsi:type="dcterms:W3CDTF">2015-12-18T23:07:00Z</dcterms:created>
  <dcterms:modified xsi:type="dcterms:W3CDTF">2016-03-15T15:59:00Z</dcterms:modified>
</cp:coreProperties>
</file>