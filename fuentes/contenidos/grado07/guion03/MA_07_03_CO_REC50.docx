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7F25B9FA" w:rsidR="0045712C" w:rsidRPr="00CA7383" w:rsidRDefault="000537AE" w:rsidP="00CB02D2">
      <w:pPr>
        <w:jc w:val="center"/>
        <w:rPr>
          <w:rFonts w:ascii="Arial" w:hAnsi="Arial" w:cs="Arial"/>
          <w:b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sz w:val="18"/>
          <w:szCs w:val="18"/>
          <w:lang w:val="es-ES_tradnl"/>
        </w:rPr>
        <w:t xml:space="preserve">Ejercicio Genérico </w:t>
      </w:r>
      <w:r w:rsidR="00051C59" w:rsidRPr="00CA7383">
        <w:rPr>
          <w:rFonts w:ascii="Arial" w:hAnsi="Arial" w:cs="Arial"/>
          <w:b/>
          <w:sz w:val="18"/>
          <w:szCs w:val="18"/>
          <w:lang w:val="es-ES_tradnl"/>
        </w:rPr>
        <w:t>M5A: Test - con imagen</w:t>
      </w:r>
    </w:p>
    <w:p w14:paraId="720D2C7B" w14:textId="77777777" w:rsidR="0045712C" w:rsidRPr="00CA7383" w:rsidRDefault="0045712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062F45E4" w14:textId="03B764E6" w:rsidR="00E61A4B" w:rsidRPr="00CA7383" w:rsidRDefault="00254FDB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CA7383">
        <w:rPr>
          <w:rFonts w:ascii="Arial" w:hAnsi="Arial" w:cs="Arial"/>
          <w:sz w:val="18"/>
          <w:szCs w:val="18"/>
          <w:highlight w:val="green"/>
          <w:lang w:val="es-ES_tradnl"/>
        </w:rPr>
        <w:t>Nombre del guio</w:t>
      </w:r>
      <w:bookmarkStart w:id="0" w:name="_GoBack"/>
      <w:bookmarkEnd w:id="0"/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n a que corresponde el ejercicio</w:t>
      </w:r>
    </w:p>
    <w:p w14:paraId="5E98F080" w14:textId="5B2CCDD5" w:rsidR="00E61A4B" w:rsidRPr="00CA7383" w:rsidRDefault="00A96661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La potenciación y la radicación</w:t>
      </w:r>
      <w:r w:rsidR="004803DB" w:rsidRPr="00CA7383">
        <w:rPr>
          <w:rFonts w:ascii="Arial" w:hAnsi="Arial" w:cs="Arial"/>
          <w:sz w:val="18"/>
          <w:szCs w:val="18"/>
          <w:lang w:val="es-ES_tradnl"/>
        </w:rPr>
        <w:t xml:space="preserve"> en los números enteros</w:t>
      </w:r>
    </w:p>
    <w:p w14:paraId="73C3E215" w14:textId="77777777" w:rsidR="006D02A8" w:rsidRPr="00CA7383" w:rsidRDefault="006D02A8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FB33223" w14:textId="5AE03276" w:rsidR="0063490D" w:rsidRPr="00CA7383" w:rsidRDefault="0045712C" w:rsidP="00CB02D2">
      <w:pPr>
        <w:rPr>
          <w:rFonts w:ascii="Arial" w:hAnsi="Arial" w:cs="Arial"/>
          <w:b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sz w:val="18"/>
          <w:szCs w:val="18"/>
          <w:lang w:val="es-ES_tradnl"/>
        </w:rPr>
        <w:t xml:space="preserve">DATOS DEL </w:t>
      </w:r>
      <w:r w:rsidR="00340C3A" w:rsidRPr="00CA7383">
        <w:rPr>
          <w:rFonts w:ascii="Arial" w:hAnsi="Arial" w:cs="Arial"/>
          <w:b/>
          <w:sz w:val="18"/>
          <w:szCs w:val="18"/>
          <w:lang w:val="es-ES_tradnl"/>
        </w:rPr>
        <w:t>RECURSO</w:t>
      </w:r>
    </w:p>
    <w:p w14:paraId="27808A64" w14:textId="77777777" w:rsidR="009320AC" w:rsidRPr="00CA7383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FAD7D35" w14:textId="77777777" w:rsidR="00E14BD5" w:rsidRPr="00CA7383" w:rsidRDefault="00E14BD5" w:rsidP="00E14BD5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Título del recurso (</w:t>
      </w:r>
      <w:r w:rsidRPr="00CA7383">
        <w:rPr>
          <w:rFonts w:ascii="Arial" w:hAnsi="Arial" w:cs="Arial"/>
          <w:b/>
          <w:sz w:val="18"/>
          <w:szCs w:val="18"/>
          <w:highlight w:val="green"/>
          <w:lang w:val="es-ES_tradnl"/>
        </w:rPr>
        <w:t>65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máx.)</w:t>
      </w:r>
    </w:p>
    <w:p w14:paraId="1DA93BF6" w14:textId="4D925170" w:rsidR="00E14BD5" w:rsidRPr="00CA7383" w:rsidRDefault="004803DB" w:rsidP="00E14BD5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Aplicaciones de la potenciación</w:t>
      </w:r>
    </w:p>
    <w:p w14:paraId="543E468C" w14:textId="77777777" w:rsidR="000719EE" w:rsidRPr="00CA7383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Pr="00CA7383" w:rsidRDefault="0063490D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AC7FAC"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CA7383">
        <w:rPr>
          <w:rFonts w:ascii="Arial" w:hAnsi="Arial" w:cs="Arial"/>
          <w:sz w:val="18"/>
          <w:szCs w:val="18"/>
          <w:highlight w:val="green"/>
          <w:lang w:val="es-ES_tradnl"/>
        </w:rPr>
        <w:t>recurso</w:t>
      </w:r>
    </w:p>
    <w:p w14:paraId="5A70135C" w14:textId="5AAEAE1B" w:rsidR="000719EE" w:rsidRPr="00CA7383" w:rsidRDefault="00A96661" w:rsidP="000719EE">
      <w:pPr>
        <w:rPr>
          <w:rFonts w:ascii="Arial" w:hAnsi="Arial" w:cs="Arial"/>
          <w:sz w:val="18"/>
          <w:szCs w:val="18"/>
        </w:rPr>
      </w:pPr>
      <w:proofErr w:type="spellStart"/>
      <w:r w:rsidRPr="00CA7383">
        <w:rPr>
          <w:rFonts w:ascii="Arial" w:hAnsi="Arial" w:cs="Arial"/>
          <w:sz w:val="18"/>
          <w:szCs w:val="18"/>
        </w:rPr>
        <w:t>Actividad</w:t>
      </w:r>
      <w:proofErr w:type="spellEnd"/>
      <w:r w:rsidRPr="00CA7383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CA7383">
        <w:rPr>
          <w:rFonts w:ascii="Arial" w:hAnsi="Arial" w:cs="Arial"/>
          <w:sz w:val="18"/>
          <w:szCs w:val="18"/>
        </w:rPr>
        <w:t>que</w:t>
      </w:r>
      <w:proofErr w:type="spellEnd"/>
      <w:r w:rsidRPr="00CA7383">
        <w:rPr>
          <w:rFonts w:ascii="Arial" w:hAnsi="Arial" w:cs="Arial"/>
          <w:sz w:val="18"/>
          <w:szCs w:val="18"/>
        </w:rPr>
        <w:t xml:space="preserve"> propone </w:t>
      </w:r>
      <w:proofErr w:type="spellStart"/>
      <w:r w:rsidRPr="00CA7383">
        <w:rPr>
          <w:rFonts w:ascii="Arial" w:hAnsi="Arial" w:cs="Arial"/>
          <w:sz w:val="18"/>
          <w:szCs w:val="18"/>
        </w:rPr>
        <w:t>situaciones</w:t>
      </w:r>
      <w:proofErr w:type="spellEnd"/>
      <w:r w:rsidRPr="00CA7383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CA7383">
        <w:rPr>
          <w:rFonts w:ascii="Arial" w:hAnsi="Arial" w:cs="Arial"/>
          <w:sz w:val="18"/>
          <w:szCs w:val="18"/>
        </w:rPr>
        <w:t>problem</w:t>
      </w:r>
      <w:ins w:id="1" w:author="Full name" w:date="2015-08-12T14:27:00Z">
        <w:r w:rsidRPr="00CA7383">
          <w:rPr>
            <w:rFonts w:ascii="Arial" w:hAnsi="Arial" w:cs="Arial"/>
            <w:sz w:val="18"/>
            <w:szCs w:val="18"/>
          </w:rPr>
          <w:t>áticas</w:t>
        </w:r>
      </w:ins>
      <w:proofErr w:type="spellEnd"/>
      <w:del w:id="2" w:author="Full name" w:date="2015-08-12T14:27:00Z">
        <w:r w:rsidRPr="00CA7383" w:rsidDel="00B432D8">
          <w:rPr>
            <w:rFonts w:ascii="Arial" w:hAnsi="Arial" w:cs="Arial"/>
            <w:sz w:val="18"/>
            <w:szCs w:val="18"/>
          </w:rPr>
          <w:delText>a</w:delText>
        </w:r>
      </w:del>
      <w:r w:rsidRPr="00CA7383">
        <w:rPr>
          <w:rFonts w:ascii="Arial" w:hAnsi="Arial" w:cs="Arial"/>
          <w:sz w:val="18"/>
          <w:szCs w:val="18"/>
        </w:rPr>
        <w:t xml:space="preserve"> de </w:t>
      </w:r>
      <w:proofErr w:type="spellStart"/>
      <w:r w:rsidRPr="00CA7383">
        <w:rPr>
          <w:rFonts w:ascii="Arial" w:hAnsi="Arial" w:cs="Arial"/>
          <w:sz w:val="18"/>
          <w:szCs w:val="18"/>
        </w:rPr>
        <w:t>aplicación</w:t>
      </w:r>
      <w:proofErr w:type="spellEnd"/>
      <w:r w:rsidRPr="00CA7383">
        <w:rPr>
          <w:rFonts w:ascii="Arial" w:hAnsi="Arial" w:cs="Arial"/>
          <w:sz w:val="18"/>
          <w:szCs w:val="18"/>
        </w:rPr>
        <w:t xml:space="preserve"> de la </w:t>
      </w:r>
      <w:proofErr w:type="spellStart"/>
      <w:r w:rsidRPr="00CA7383">
        <w:rPr>
          <w:rFonts w:ascii="Arial" w:hAnsi="Arial" w:cs="Arial"/>
          <w:sz w:val="18"/>
          <w:szCs w:val="18"/>
        </w:rPr>
        <w:t>potenciación</w:t>
      </w:r>
      <w:proofErr w:type="spellEnd"/>
      <w:r w:rsidRPr="00CA7383">
        <w:rPr>
          <w:rFonts w:ascii="Arial" w:hAnsi="Arial" w:cs="Arial"/>
          <w:sz w:val="18"/>
          <w:szCs w:val="18"/>
        </w:rPr>
        <w:t xml:space="preserve"> de </w:t>
      </w:r>
      <w:proofErr w:type="spellStart"/>
      <w:r w:rsidRPr="00CA7383">
        <w:rPr>
          <w:rFonts w:ascii="Arial" w:hAnsi="Arial" w:cs="Arial"/>
          <w:sz w:val="18"/>
          <w:szCs w:val="18"/>
        </w:rPr>
        <w:t>números</w:t>
      </w:r>
      <w:proofErr w:type="spellEnd"/>
      <w:r w:rsidRPr="00CA7383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CA7383">
        <w:rPr>
          <w:rFonts w:ascii="Arial" w:hAnsi="Arial" w:cs="Arial"/>
          <w:sz w:val="18"/>
          <w:szCs w:val="18"/>
        </w:rPr>
        <w:t>enteros</w:t>
      </w:r>
      <w:proofErr w:type="spellEnd"/>
      <w:ins w:id="3" w:author="Full name" w:date="2015-08-12T14:27:00Z">
        <w:r w:rsidRPr="00CA7383">
          <w:rPr>
            <w:rFonts w:ascii="Arial" w:hAnsi="Arial" w:cs="Arial"/>
            <w:sz w:val="18"/>
            <w:szCs w:val="18"/>
          </w:rPr>
          <w:t>.</w:t>
        </w:r>
      </w:ins>
    </w:p>
    <w:p w14:paraId="7A5A380B" w14:textId="77777777" w:rsidR="00A96661" w:rsidRPr="00CA7383" w:rsidRDefault="00A96661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CA7383" w:rsidRDefault="0063490D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3D72B3" w:rsidRPr="00CA7383">
        <w:rPr>
          <w:rFonts w:ascii="Arial" w:hAnsi="Arial" w:cs="Arial"/>
          <w:sz w:val="18"/>
          <w:szCs w:val="18"/>
          <w:highlight w:val="green"/>
          <w:lang w:val="es-ES_tradnl"/>
        </w:rPr>
        <w:t>Palabras clave del recurso (separadas por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comas</w:t>
      </w:r>
      <w:r w:rsidR="003D72B3"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",")</w:t>
      </w:r>
    </w:p>
    <w:p w14:paraId="3CDB971F" w14:textId="79190AEA" w:rsidR="000719EE" w:rsidRPr="00CA7383" w:rsidRDefault="004803DB" w:rsidP="000719EE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Potenciación, problemas, exponentes, enteros</w:t>
      </w:r>
    </w:p>
    <w:p w14:paraId="4F4162B8" w14:textId="77777777" w:rsidR="000719EE" w:rsidRPr="00CA7383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Pr="00CA7383" w:rsidRDefault="0063490D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Tiempo estimado (minutos)</w:t>
      </w:r>
    </w:p>
    <w:p w14:paraId="6C2B1E7A" w14:textId="50C4BD66" w:rsidR="000719EE" w:rsidRPr="00CA7383" w:rsidRDefault="004803DB" w:rsidP="000719EE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30 minutos</w:t>
      </w:r>
    </w:p>
    <w:p w14:paraId="4D3D1F03" w14:textId="77777777" w:rsidR="000719EE" w:rsidRPr="00CA7383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Pr="00CA7383" w:rsidRDefault="0063490D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="003D72B3" w:rsidRPr="00CA7383">
        <w:rPr>
          <w:rFonts w:ascii="Arial" w:hAnsi="Arial" w:cs="Arial"/>
          <w:sz w:val="18"/>
          <w:szCs w:val="18"/>
          <w:highlight w:val="green"/>
          <w:lang w:val="es-ES_tradnl"/>
        </w:rPr>
        <w:t>Acción didáctica</w:t>
      </w:r>
      <w:r w:rsidR="00611072"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(</w:t>
      </w:r>
      <w:r w:rsidR="005F4C68" w:rsidRPr="00CA7383">
        <w:rPr>
          <w:rFonts w:ascii="Arial" w:hAnsi="Arial" w:cs="Arial"/>
          <w:sz w:val="18"/>
          <w:szCs w:val="18"/>
          <w:highlight w:val="green"/>
          <w:lang w:val="es-ES_tradnl"/>
        </w:rPr>
        <w:t>indicar</w:t>
      </w:r>
      <w:r w:rsidR="00C7411E"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sólo una</w:t>
      </w:r>
      <w:r w:rsidR="003D72B3" w:rsidRPr="00CA7383">
        <w:rPr>
          <w:rFonts w:ascii="Arial" w:hAnsi="Arial" w:cs="Arial"/>
          <w:sz w:val="18"/>
          <w:szCs w:val="18"/>
          <w:highlight w:val="green"/>
          <w:lang w:val="es-ES_tradnl"/>
        </w:rPr>
        <w:t>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CA7383" w14:paraId="3EF28718" w14:textId="77777777" w:rsidTr="00AC7496">
        <w:tc>
          <w:tcPr>
            <w:tcW w:w="1248" w:type="dxa"/>
          </w:tcPr>
          <w:p w14:paraId="0F71FD18" w14:textId="4CA29615" w:rsidR="005F4C68" w:rsidRPr="00CA7383" w:rsidRDefault="005F4C68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CA7383" w:rsidRDefault="005F4C68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CA7383" w:rsidRDefault="005F4C68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18B9E8A6" w:rsidR="005F4C68" w:rsidRPr="00CA7383" w:rsidRDefault="00594F83" w:rsidP="00594F83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2504" w:type="dxa"/>
          </w:tcPr>
          <w:p w14:paraId="0BDB58D3" w14:textId="47BDEF01" w:rsidR="005F4C68" w:rsidRPr="00CA7383" w:rsidRDefault="00AC7496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CA7383" w:rsidRDefault="005F4C68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CA7383" w:rsidRDefault="005F4C68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CA7383" w:rsidRDefault="005F4C68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AC7496" w:rsidRPr="00CA7383" w14:paraId="424EB321" w14:textId="77777777" w:rsidTr="00AC7496">
        <w:tc>
          <w:tcPr>
            <w:tcW w:w="1248" w:type="dxa"/>
          </w:tcPr>
          <w:p w14:paraId="79357949" w14:textId="1F32B609" w:rsidR="005F4C68" w:rsidRPr="00CA7383" w:rsidRDefault="005F4C68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CA7383" w:rsidRDefault="005F4C68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289" w:type="dxa"/>
          </w:tcPr>
          <w:p w14:paraId="698A2175" w14:textId="3B9BC533" w:rsidR="005F4C68" w:rsidRPr="00CA7383" w:rsidRDefault="005F4C68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77777777" w:rsidR="005F4C68" w:rsidRPr="00CA7383" w:rsidRDefault="005F4C68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504" w:type="dxa"/>
          </w:tcPr>
          <w:p w14:paraId="705ACF4D" w14:textId="12DCF10B" w:rsidR="005F4C68" w:rsidRPr="00CA7383" w:rsidRDefault="005F4C68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77777777" w:rsidR="005F4C68" w:rsidRPr="00CA7383" w:rsidRDefault="005F4C68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2268" w:type="dxa"/>
          </w:tcPr>
          <w:p w14:paraId="466069B9" w14:textId="6EA6261E" w:rsidR="005F4C68" w:rsidRPr="00CA7383" w:rsidRDefault="005F4C68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CA7383" w:rsidRDefault="005F4C68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06E19E32" w14:textId="77777777" w:rsidR="000719EE" w:rsidRPr="00CA7383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2FD90744" w:rsidR="003D72B3" w:rsidRPr="00CA7383" w:rsidRDefault="00AC7496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CA7383" w14:paraId="3F4FCFF6" w14:textId="102574E5" w:rsidTr="00B92165">
        <w:tc>
          <w:tcPr>
            <w:tcW w:w="4536" w:type="dxa"/>
          </w:tcPr>
          <w:p w14:paraId="6FE44A92" w14:textId="06DD1B98" w:rsidR="002E4EE6" w:rsidRPr="00CA7383" w:rsidRDefault="00AC7496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…</w:t>
            </w:r>
            <w:r w:rsidR="002E4EE6" w:rsidRPr="00CA7383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CA7383" w:rsidRDefault="002E4EE6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CA7383" w:rsidRDefault="00BD1FFA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…</w:t>
            </w:r>
            <w:r w:rsidR="002E4EE6" w:rsidRPr="00CA7383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377D93E2" w:rsidR="002E4EE6" w:rsidRPr="00CA7383" w:rsidRDefault="002E4EE6" w:rsidP="00594F83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BD1FFA" w:rsidRPr="00CA7383" w14:paraId="1593AE9E" w14:textId="55DEF9CB" w:rsidTr="00B92165">
        <w:tc>
          <w:tcPr>
            <w:tcW w:w="4536" w:type="dxa"/>
          </w:tcPr>
          <w:p w14:paraId="73E9F5D1" w14:textId="6D86BA7E" w:rsidR="002E4EE6" w:rsidRPr="00CA7383" w:rsidRDefault="00AC7496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…</w:t>
            </w:r>
            <w:r w:rsidR="002E4EE6" w:rsidRPr="00CA7383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1BB630DF" w:rsidR="002E4EE6" w:rsidRPr="00CA7383" w:rsidRDefault="00CE2691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4111" w:type="dxa"/>
          </w:tcPr>
          <w:p w14:paraId="718850E1" w14:textId="777DD882" w:rsidR="002E4EE6" w:rsidRPr="00CA7383" w:rsidRDefault="002E4EE6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CA7383" w:rsidRDefault="002E4EE6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BD1FFA" w:rsidRPr="00CA7383" w14:paraId="616BF0A9" w14:textId="36EE9EF1" w:rsidTr="00B92165">
        <w:tc>
          <w:tcPr>
            <w:tcW w:w="4536" w:type="dxa"/>
          </w:tcPr>
          <w:p w14:paraId="5D9EA602" w14:textId="143FA7BA" w:rsidR="002E4EE6" w:rsidRPr="00CA7383" w:rsidRDefault="00AC7496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…</w:t>
            </w:r>
            <w:r w:rsidR="002E4EE6" w:rsidRPr="00CA7383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77777777" w:rsidR="002E4EE6" w:rsidRPr="00CA7383" w:rsidRDefault="002E4EE6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</w:tcPr>
          <w:p w14:paraId="2A5386ED" w14:textId="5CDA7B51" w:rsidR="002E4EE6" w:rsidRPr="00CA7383" w:rsidRDefault="00BD1FFA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…</w:t>
            </w:r>
            <w:r w:rsidR="002E4EE6" w:rsidRPr="00CA7383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CA7383" w:rsidRDefault="002E4EE6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BD1FFA" w:rsidRPr="00CA7383" w14:paraId="0CEAED7C" w14:textId="6C732F50" w:rsidTr="00B92165">
        <w:tc>
          <w:tcPr>
            <w:tcW w:w="4536" w:type="dxa"/>
          </w:tcPr>
          <w:p w14:paraId="04FC76F0" w14:textId="081E1537" w:rsidR="002E4EE6" w:rsidRPr="00CA7383" w:rsidRDefault="00AC7496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…</w:t>
            </w:r>
            <w:r w:rsidR="002E4EE6" w:rsidRPr="00CA7383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CA7383" w:rsidRDefault="002E4EE6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CA7383" w:rsidRDefault="002E4EE6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CA7383" w:rsidRDefault="002E4EE6" w:rsidP="00CB02D2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54EF9986" w14:textId="77777777" w:rsidR="000719EE" w:rsidRPr="00CA7383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260E653" w14:textId="77777777" w:rsidR="006F1FE3" w:rsidRPr="00CA7383" w:rsidRDefault="006F1FE3" w:rsidP="006F1FE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6F1FE3" w:rsidRPr="00CA7383" w14:paraId="49A62E4B" w14:textId="77777777" w:rsidTr="007B5078">
        <w:tc>
          <w:tcPr>
            <w:tcW w:w="2126" w:type="dxa"/>
          </w:tcPr>
          <w:p w14:paraId="5A70AAF5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2F5B6AAC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</w:tcPr>
          <w:p w14:paraId="61182804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76C411FE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</w:tcPr>
          <w:p w14:paraId="5AF336BB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3F878EB5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559" w:type="dxa"/>
          </w:tcPr>
          <w:p w14:paraId="4E7A8960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DF4F6A0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6F1FE3" w:rsidRPr="00CA7383" w14:paraId="12BA3EFD" w14:textId="77777777" w:rsidTr="007B5078">
        <w:tc>
          <w:tcPr>
            <w:tcW w:w="2126" w:type="dxa"/>
          </w:tcPr>
          <w:p w14:paraId="074AC8BE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5B03DE2A" w14:textId="4D3BA0D4" w:rsidR="006F1FE3" w:rsidRPr="00CA7383" w:rsidRDefault="00594F83" w:rsidP="00594F83">
            <w:pPr>
              <w:jc w:val="center"/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X</w:t>
            </w:r>
          </w:p>
        </w:tc>
        <w:tc>
          <w:tcPr>
            <w:tcW w:w="1156" w:type="dxa"/>
          </w:tcPr>
          <w:p w14:paraId="3E6ED37D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CB44145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</w:tcPr>
          <w:p w14:paraId="6A38CC41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2000D1CD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A7D666F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17CF9CAC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  <w:tr w:rsidR="006F1FE3" w:rsidRPr="00CA7383" w14:paraId="13303A65" w14:textId="77777777" w:rsidTr="007B5078">
        <w:tc>
          <w:tcPr>
            <w:tcW w:w="2126" w:type="dxa"/>
          </w:tcPr>
          <w:p w14:paraId="0E0F34D9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786B2080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156" w:type="dxa"/>
          </w:tcPr>
          <w:p w14:paraId="40CACD21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3F2C43EE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843" w:type="dxa"/>
          </w:tcPr>
          <w:p w14:paraId="2036CC3E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 w:rsidRPr="00CA7383">
              <w:rPr>
                <w:rFonts w:ascii="Arial" w:hAnsi="Arial" w:cs="Arial"/>
                <w:sz w:val="18"/>
                <w:szCs w:val="18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714624A3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2AF8714F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1FB35A" w14:textId="77777777" w:rsidR="006F1FE3" w:rsidRPr="00CA7383" w:rsidRDefault="006F1FE3" w:rsidP="007B5078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</w:p>
        </w:tc>
      </w:tr>
    </w:tbl>
    <w:p w14:paraId="3C3CFF19" w14:textId="77777777" w:rsidR="006F1FE3" w:rsidRPr="00CA7383" w:rsidRDefault="006F1FE3" w:rsidP="006F1FE3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257678A8" w:rsidR="004375B6" w:rsidRPr="00CA7383" w:rsidRDefault="0005228B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="004375B6" w:rsidRPr="00CA7383">
        <w:rPr>
          <w:rFonts w:ascii="Arial" w:hAnsi="Arial" w:cs="Arial"/>
          <w:sz w:val="18"/>
          <w:szCs w:val="18"/>
          <w:highlight w:val="green"/>
          <w:lang w:val="es-ES_tradnl"/>
        </w:rPr>
        <w:t>Nivel del ejercicio, 1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-</w:t>
      </w:r>
      <w:r w:rsidR="004375B6" w:rsidRPr="00CA7383">
        <w:rPr>
          <w:rFonts w:ascii="Arial" w:hAnsi="Arial" w:cs="Arial"/>
          <w:sz w:val="18"/>
          <w:szCs w:val="18"/>
          <w:highlight w:val="green"/>
          <w:lang w:val="es-ES_tradnl"/>
        </w:rPr>
        <w:t>Fácil, 2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-</w:t>
      </w:r>
      <w:r w:rsidR="004375B6"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Medio 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ó</w:t>
      </w:r>
      <w:r w:rsidR="004375B6"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3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-</w:t>
      </w:r>
      <w:r w:rsidR="004375B6" w:rsidRPr="00CA7383">
        <w:rPr>
          <w:rFonts w:ascii="Arial" w:hAnsi="Arial" w:cs="Arial"/>
          <w:sz w:val="18"/>
          <w:szCs w:val="18"/>
          <w:highlight w:val="green"/>
          <w:lang w:val="es-ES_tradnl"/>
        </w:rPr>
        <w:t>Difícil</w:t>
      </w:r>
    </w:p>
    <w:p w14:paraId="2FAAFA3F" w14:textId="0395C740" w:rsidR="000719EE" w:rsidRPr="00CA7383" w:rsidRDefault="00594F83" w:rsidP="000719EE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2</w:t>
      </w:r>
    </w:p>
    <w:p w14:paraId="4D4F0978" w14:textId="77777777" w:rsidR="000719EE" w:rsidRPr="00CA7383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A818B3F" w14:textId="77777777" w:rsidR="0045712C" w:rsidRPr="00CA7383" w:rsidRDefault="0045712C" w:rsidP="00CB02D2">
      <w:pPr>
        <w:rPr>
          <w:rFonts w:ascii="Arial" w:hAnsi="Arial" w:cs="Arial"/>
          <w:b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Pr="00CA7383" w:rsidRDefault="00A925B6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007CB729" w14:textId="44EF4602" w:rsidR="00A925B6" w:rsidRPr="00CA7383" w:rsidRDefault="00125D25" w:rsidP="00125D25">
      <w:pPr>
        <w:jc w:val="both"/>
        <w:rPr>
          <w:rFonts w:ascii="Arial" w:hAnsi="Arial" w:cs="Arial"/>
          <w:color w:val="0000FF"/>
          <w:sz w:val="18"/>
          <w:szCs w:val="18"/>
          <w:lang w:val="es-ES_tradnl"/>
        </w:rPr>
      </w:pPr>
      <w:r w:rsidRPr="00CA7383">
        <w:rPr>
          <w:rFonts w:ascii="Arial" w:hAnsi="Arial" w:cs="Arial"/>
          <w:color w:val="0000FF"/>
          <w:sz w:val="18"/>
          <w:szCs w:val="18"/>
          <w:lang w:val="es-ES_tradnl"/>
        </w:rPr>
        <w:t xml:space="preserve">COPIA </w:t>
      </w:r>
      <w:r w:rsidR="00A925B6" w:rsidRPr="00CA7383">
        <w:rPr>
          <w:rFonts w:ascii="Arial" w:hAnsi="Arial" w:cs="Arial"/>
          <w:color w:val="0000FF"/>
          <w:sz w:val="18"/>
          <w:szCs w:val="18"/>
          <w:lang w:val="es-ES_tradnl"/>
        </w:rPr>
        <w:t xml:space="preserve">EL TÍTULO DEL RECURSO </w:t>
      </w:r>
      <w:r w:rsidRPr="00CA7383">
        <w:rPr>
          <w:rFonts w:ascii="Arial" w:hAnsi="Arial" w:cs="Arial"/>
          <w:color w:val="0000FF"/>
          <w:sz w:val="18"/>
          <w:szCs w:val="18"/>
          <w:lang w:val="es-ES_tradnl"/>
        </w:rPr>
        <w:t>PARA EL TÍTULO DEL EJERCICIO AL MENOS QUE SEA DIFERENTE</w:t>
      </w:r>
      <w:r w:rsidR="00A925B6" w:rsidRPr="00CA7383">
        <w:rPr>
          <w:rFonts w:ascii="Arial" w:hAnsi="Arial" w:cs="Arial"/>
          <w:color w:val="0000FF"/>
          <w:sz w:val="18"/>
          <w:szCs w:val="18"/>
          <w:lang w:val="es-ES_tradnl"/>
        </w:rPr>
        <w:t xml:space="preserve">. RECUERDA </w:t>
      </w:r>
      <w:r w:rsidR="00EA3E65" w:rsidRPr="00CA7383">
        <w:rPr>
          <w:rFonts w:ascii="Arial" w:hAnsi="Arial" w:cs="Arial"/>
          <w:color w:val="0000FF"/>
          <w:sz w:val="18"/>
          <w:szCs w:val="18"/>
          <w:lang w:val="es-ES_tradnl"/>
        </w:rPr>
        <w:t>EL TÍTULO</w:t>
      </w:r>
      <w:r w:rsidR="00A925B6" w:rsidRPr="00CA7383">
        <w:rPr>
          <w:rFonts w:ascii="Arial" w:hAnsi="Arial" w:cs="Arial"/>
          <w:color w:val="0000FF"/>
          <w:sz w:val="18"/>
          <w:szCs w:val="18"/>
          <w:lang w:val="es-ES_tradnl"/>
        </w:rPr>
        <w:t xml:space="preserve"> NO DEBE REBASAR LOS 86 CARACTERES. </w:t>
      </w:r>
    </w:p>
    <w:p w14:paraId="095C18B4" w14:textId="179DA44D" w:rsidR="00B0282E" w:rsidRPr="00CA7383" w:rsidRDefault="00054002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="006907A4" w:rsidRPr="00CA7383">
        <w:rPr>
          <w:rFonts w:ascii="Arial" w:hAnsi="Arial" w:cs="Arial"/>
          <w:sz w:val="18"/>
          <w:szCs w:val="18"/>
          <w:highlight w:val="green"/>
          <w:lang w:val="es-ES_tradnl"/>
        </w:rPr>
        <w:t>Título del ejercicio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(</w:t>
      </w:r>
      <w:r w:rsidRPr="00CA7383">
        <w:rPr>
          <w:rFonts w:ascii="Arial" w:hAnsi="Arial" w:cs="Arial"/>
          <w:b/>
          <w:sz w:val="18"/>
          <w:szCs w:val="18"/>
          <w:highlight w:val="green"/>
          <w:lang w:val="es-ES_tradnl"/>
        </w:rPr>
        <w:t>86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CA7383">
        <w:rPr>
          <w:rFonts w:ascii="Arial" w:hAnsi="Arial" w:cs="Arial"/>
          <w:sz w:val="18"/>
          <w:szCs w:val="18"/>
          <w:highlight w:val="green"/>
          <w:lang w:val="es-ES_tradnl"/>
        </w:rPr>
        <w:t>)</w:t>
      </w:r>
    </w:p>
    <w:p w14:paraId="6622684B" w14:textId="77777777" w:rsidR="004803DB" w:rsidRPr="00CA7383" w:rsidRDefault="004803DB" w:rsidP="004803DB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Aplicaciones de la potenciación</w:t>
      </w:r>
    </w:p>
    <w:p w14:paraId="6028E8CA" w14:textId="77777777" w:rsidR="000719EE" w:rsidRPr="00CA7383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C778160" w14:textId="77777777" w:rsidR="000719EE" w:rsidRPr="00CA7383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Pr="00CA7383" w:rsidRDefault="00054002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="006907A4" w:rsidRPr="00CA7383">
        <w:rPr>
          <w:rFonts w:ascii="Arial" w:hAnsi="Arial" w:cs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CA7383">
        <w:rPr>
          <w:rFonts w:ascii="Arial" w:hAnsi="Arial" w:cs="Arial"/>
          <w:sz w:val="18"/>
          <w:szCs w:val="18"/>
          <w:highlight w:val="green"/>
          <w:lang w:val="es-ES_tradnl"/>
        </w:rPr>
        <w:t>; “P” o “S”</w:t>
      </w:r>
    </w:p>
    <w:p w14:paraId="665DAA60" w14:textId="27BDBF46" w:rsidR="000719EE" w:rsidRPr="00CA7383" w:rsidRDefault="0018049D" w:rsidP="000719EE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7 S</w:t>
      </w:r>
    </w:p>
    <w:p w14:paraId="325E211B" w14:textId="77777777" w:rsidR="000719EE" w:rsidRPr="00CA7383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4A01777" w14:textId="18F64E2F" w:rsidR="006907A4" w:rsidRPr="00CA7383" w:rsidRDefault="00C92E0A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="006907A4"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1B3983" w:rsidRPr="00CA7383">
        <w:rPr>
          <w:rFonts w:ascii="Arial" w:hAnsi="Arial" w:cs="Arial"/>
          <w:sz w:val="18"/>
          <w:szCs w:val="18"/>
          <w:highlight w:val="green"/>
          <w:lang w:val="es-ES_tradnl"/>
        </w:rPr>
        <w:t>Enunciado (</w:t>
      </w:r>
      <w:r w:rsidR="00992AB9"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Instrucción </w:t>
      </w:r>
      <w:r w:rsidR="001B3983" w:rsidRPr="00CA7383">
        <w:rPr>
          <w:rFonts w:ascii="Arial" w:hAnsi="Arial" w:cs="Arial"/>
          <w:b/>
          <w:sz w:val="18"/>
          <w:szCs w:val="18"/>
          <w:highlight w:val="green"/>
          <w:lang w:val="es-ES_tradnl"/>
        </w:rPr>
        <w:t>193</w:t>
      </w:r>
      <w:r w:rsidR="001B3983"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</w:t>
      </w:r>
    </w:p>
    <w:p w14:paraId="72134288" w14:textId="2501A3FF" w:rsidR="000719EE" w:rsidRPr="00CA7383" w:rsidRDefault="00CE2691" w:rsidP="000719EE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Usa la potenciación para resolver cada una de las situaciones dadas</w:t>
      </w:r>
      <w:r w:rsidR="00072260" w:rsidRPr="00CA7383">
        <w:rPr>
          <w:rFonts w:ascii="Arial" w:hAnsi="Arial" w:cs="Arial"/>
          <w:sz w:val="18"/>
          <w:szCs w:val="18"/>
          <w:lang w:val="es-ES_tradnl"/>
        </w:rPr>
        <w:t>.</w:t>
      </w:r>
      <w:r w:rsidR="00FE1FC9" w:rsidRPr="00CA7383">
        <w:rPr>
          <w:rFonts w:ascii="Arial" w:hAnsi="Arial" w:cs="Arial"/>
          <w:sz w:val="18"/>
          <w:szCs w:val="18"/>
          <w:lang w:val="es-ES_tradnl"/>
        </w:rPr>
        <w:t xml:space="preserve"> Realiza las operaciones a mano y luego compruébalas con la calculadora que tiene el recurso.</w:t>
      </w:r>
    </w:p>
    <w:p w14:paraId="67EC4DD2" w14:textId="77777777" w:rsidR="000719EE" w:rsidRPr="00CA7383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CA7383" w:rsidRDefault="006907A4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(ventana flotante)</w:t>
      </w:r>
    </w:p>
    <w:p w14:paraId="07378790" w14:textId="77777777" w:rsidR="000719EE" w:rsidRPr="00CA7383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8586478" w14:textId="77777777" w:rsidR="000719EE" w:rsidRPr="00CA7383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Pr="00CA7383" w:rsidRDefault="001E2043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M</w:t>
      </w:r>
      <w:r w:rsidR="00F80068"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ventana </w:t>
      </w:r>
      <w:r w:rsidRPr="00CA7383">
        <w:rPr>
          <w:rFonts w:ascii="Arial" w:hAnsi="Arial" w:cs="Arial"/>
          <w:sz w:val="18"/>
          <w:szCs w:val="18"/>
          <w:highlight w:val="green"/>
          <w:u w:val="single"/>
          <w:lang w:val="es-ES_tradnl"/>
        </w:rPr>
        <w:t>Más información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</w:t>
      </w:r>
      <w:r w:rsidR="002233BF" w:rsidRPr="00CA7383">
        <w:rPr>
          <w:rFonts w:ascii="Arial" w:hAnsi="Arial" w:cs="Arial"/>
          <w:sz w:val="18"/>
          <w:szCs w:val="18"/>
          <w:highlight w:val="green"/>
          <w:lang w:val="es-ES_tradnl"/>
        </w:rPr>
        <w:t>(S/N)</w:t>
      </w:r>
    </w:p>
    <w:p w14:paraId="55B4E04D" w14:textId="56EFAD7D" w:rsidR="000719EE" w:rsidRPr="00CA7383" w:rsidRDefault="00072260" w:rsidP="000719EE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N</w:t>
      </w:r>
    </w:p>
    <w:p w14:paraId="47BED343" w14:textId="77777777" w:rsidR="00584F8B" w:rsidRPr="00CA7383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381D508" w14:textId="77777777" w:rsidR="00584F8B" w:rsidRPr="00CA7383" w:rsidRDefault="00584F8B" w:rsidP="00584F8B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Sin ordenación aleatoria (S/N</w:t>
      </w:r>
      <w:proofErr w:type="gramStart"/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):</w:t>
      </w:r>
      <w:proofErr w:type="gramEnd"/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)</w:t>
      </w:r>
    </w:p>
    <w:p w14:paraId="5BCFA376" w14:textId="43DF83C1" w:rsidR="00584F8B" w:rsidRPr="00CA7383" w:rsidRDefault="00072260" w:rsidP="00584F8B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N</w:t>
      </w:r>
    </w:p>
    <w:p w14:paraId="170DCB28" w14:textId="77777777" w:rsidR="000719EE" w:rsidRPr="00CA7383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Pr="00CA7383" w:rsidRDefault="006907A4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Mostrar calculadora (S/N)</w:t>
      </w:r>
    </w:p>
    <w:p w14:paraId="4F33AC45" w14:textId="70CE59CD" w:rsidR="000719EE" w:rsidRPr="00CA7383" w:rsidRDefault="00072260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S</w:t>
      </w:r>
    </w:p>
    <w:p w14:paraId="72847A08" w14:textId="77777777" w:rsidR="009C4689" w:rsidRPr="00CA7383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15EE4309" w14:textId="130A3E68" w:rsidR="009C4689" w:rsidRPr="00CA7383" w:rsidRDefault="00923C89" w:rsidP="00CB02D2">
      <w:pPr>
        <w:rPr>
          <w:rFonts w:ascii="Arial" w:hAnsi="Arial" w:cs="Arial"/>
          <w:color w:val="0000FF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0000FF"/>
          <w:sz w:val="18"/>
          <w:szCs w:val="18"/>
          <w:lang w:val="es-ES_tradnl"/>
        </w:rPr>
        <w:t>NO</w:t>
      </w:r>
      <w:r w:rsidRPr="00CA7383">
        <w:rPr>
          <w:rFonts w:ascii="Arial" w:hAnsi="Arial" w:cs="Arial"/>
          <w:color w:val="0000FF"/>
          <w:sz w:val="18"/>
          <w:szCs w:val="18"/>
          <w:lang w:val="es-ES_tradnl"/>
        </w:rPr>
        <w:t>: PERMITE SELECCIONAR MÁS DE UNA OPCIÓN</w:t>
      </w:r>
      <w:r w:rsidR="006C5EF2" w:rsidRPr="00CA7383">
        <w:rPr>
          <w:rFonts w:ascii="Arial" w:hAnsi="Arial" w:cs="Arial"/>
          <w:color w:val="0000FF"/>
          <w:sz w:val="18"/>
          <w:szCs w:val="18"/>
          <w:lang w:val="es-ES_tradnl"/>
        </w:rPr>
        <w:t xml:space="preserve">, </w:t>
      </w:r>
      <w:r w:rsidR="002B2F09" w:rsidRPr="00CA7383">
        <w:rPr>
          <w:rFonts w:ascii="Arial" w:hAnsi="Arial" w:cs="Arial"/>
          <w:color w:val="0000FF"/>
          <w:sz w:val="18"/>
          <w:szCs w:val="18"/>
          <w:lang w:val="es-ES_tradnl"/>
        </w:rPr>
        <w:t>APLICA A TODAS LAS PR</w:t>
      </w:r>
      <w:r w:rsidR="006C5EF2" w:rsidRPr="00CA7383">
        <w:rPr>
          <w:rFonts w:ascii="Arial" w:hAnsi="Arial" w:cs="Arial"/>
          <w:color w:val="0000FF"/>
          <w:sz w:val="18"/>
          <w:szCs w:val="18"/>
          <w:lang w:val="es-ES_tradnl"/>
        </w:rPr>
        <w:t xml:space="preserve">EGUNTAS DEL </w:t>
      </w:r>
      <w:r w:rsidR="002B2F09" w:rsidRPr="00CA7383">
        <w:rPr>
          <w:rFonts w:ascii="Arial" w:hAnsi="Arial" w:cs="Arial"/>
          <w:color w:val="0000FF"/>
          <w:sz w:val="18"/>
          <w:szCs w:val="18"/>
          <w:lang w:val="es-ES_tradnl"/>
        </w:rPr>
        <w:t>EJERCICIO</w:t>
      </w:r>
      <w:r w:rsidR="009C4689" w:rsidRPr="00CA7383">
        <w:rPr>
          <w:rFonts w:ascii="Arial" w:hAnsi="Arial" w:cs="Arial"/>
          <w:color w:val="0000FF"/>
          <w:sz w:val="18"/>
          <w:szCs w:val="18"/>
          <w:lang w:val="es-ES_tradnl"/>
        </w:rPr>
        <w:t>.</w:t>
      </w:r>
    </w:p>
    <w:p w14:paraId="32C76093" w14:textId="664EA7B3" w:rsidR="009C4689" w:rsidRPr="00CA7383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lastRenderedPageBreak/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Respuesta única (S/N)</w:t>
      </w:r>
    </w:p>
    <w:p w14:paraId="25D0C271" w14:textId="19BC38D4" w:rsidR="009C4689" w:rsidRPr="00CA7383" w:rsidRDefault="00692250" w:rsidP="00CB02D2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S</w:t>
      </w:r>
    </w:p>
    <w:p w14:paraId="066AEDDB" w14:textId="77777777" w:rsidR="000719EE" w:rsidRPr="00CA7383" w:rsidRDefault="000719EE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5AF29E11" w:rsidR="00742D83" w:rsidRPr="00CA7383" w:rsidRDefault="004A4A9C" w:rsidP="009C4689">
      <w:pPr>
        <w:rPr>
          <w:rFonts w:ascii="Arial" w:hAnsi="Arial" w:cs="Arial"/>
          <w:color w:val="0000FF"/>
          <w:sz w:val="18"/>
          <w:szCs w:val="18"/>
          <w:lang w:val="es-ES_tradnl"/>
        </w:rPr>
      </w:pPr>
      <w:r w:rsidRPr="00CA7383">
        <w:rPr>
          <w:rFonts w:ascii="Arial" w:hAnsi="Arial" w:cs="Arial"/>
          <w:color w:val="0000FF"/>
          <w:sz w:val="18"/>
          <w:szCs w:val="18"/>
          <w:lang w:val="es-ES_tradnl"/>
        </w:rPr>
        <w:t xml:space="preserve">MÍN. </w:t>
      </w:r>
      <w:proofErr w:type="gramStart"/>
      <w:r w:rsidRPr="00CA7383">
        <w:rPr>
          <w:rFonts w:ascii="Arial" w:hAnsi="Arial" w:cs="Arial"/>
          <w:color w:val="0000FF"/>
          <w:sz w:val="18"/>
          <w:szCs w:val="18"/>
          <w:lang w:val="es-ES_tradnl"/>
        </w:rPr>
        <w:t>1  MÁX</w:t>
      </w:r>
      <w:proofErr w:type="gramEnd"/>
      <w:r w:rsidRPr="00CA7383">
        <w:rPr>
          <w:rFonts w:ascii="Arial" w:hAnsi="Arial" w:cs="Arial"/>
          <w:color w:val="0000FF"/>
          <w:sz w:val="18"/>
          <w:szCs w:val="18"/>
          <w:lang w:val="es-ES_tradnl"/>
        </w:rPr>
        <w:t>. 1</w:t>
      </w:r>
      <w:r w:rsidR="009C4689" w:rsidRPr="00CA7383">
        <w:rPr>
          <w:rFonts w:ascii="Arial" w:hAnsi="Arial" w:cs="Arial"/>
          <w:color w:val="0000FF"/>
          <w:sz w:val="18"/>
          <w:szCs w:val="18"/>
          <w:lang w:val="es-ES_tradnl"/>
        </w:rPr>
        <w:t>0</w:t>
      </w:r>
      <w:r w:rsidRPr="00CA7383">
        <w:rPr>
          <w:rFonts w:ascii="Arial" w:hAnsi="Arial" w:cs="Arial"/>
          <w:color w:val="0000FF"/>
          <w:sz w:val="18"/>
          <w:szCs w:val="18"/>
          <w:lang w:val="es-ES_tradnl"/>
        </w:rPr>
        <w:t xml:space="preserve">. </w:t>
      </w:r>
      <w:r w:rsidR="009C4689" w:rsidRPr="00CA7383">
        <w:rPr>
          <w:rFonts w:ascii="Arial" w:hAnsi="Arial" w:cs="Arial"/>
          <w:color w:val="0000FF"/>
          <w:sz w:val="18"/>
          <w:szCs w:val="18"/>
          <w:lang w:val="es-ES_tradnl"/>
        </w:rPr>
        <w:t>TEST-TEXTO</w:t>
      </w:r>
      <w:r w:rsidR="00584F8B" w:rsidRPr="00CA7383">
        <w:rPr>
          <w:rFonts w:ascii="Arial" w:hAnsi="Arial" w:cs="Arial"/>
          <w:color w:val="0000FF"/>
          <w:sz w:val="18"/>
          <w:szCs w:val="18"/>
          <w:lang w:val="es-ES_tradnl"/>
        </w:rPr>
        <w:t xml:space="preserve"> CON IMAGEN</w:t>
      </w:r>
      <w:r w:rsidR="009C4689" w:rsidRPr="00CA7383">
        <w:rPr>
          <w:rFonts w:ascii="Arial" w:hAnsi="Arial" w:cs="Arial"/>
          <w:color w:val="0000FF"/>
          <w:sz w:val="18"/>
          <w:szCs w:val="18"/>
          <w:lang w:val="es-ES_tradnl"/>
        </w:rPr>
        <w:t xml:space="preserve"> (OPCIÓN MÚLTIPLE). </w:t>
      </w:r>
      <w:r w:rsidR="00D3600C" w:rsidRPr="00CA7383">
        <w:rPr>
          <w:rFonts w:ascii="Arial" w:hAnsi="Arial" w:cs="Arial"/>
          <w:color w:val="0000FF"/>
          <w:sz w:val="18"/>
          <w:szCs w:val="18"/>
          <w:lang w:val="es-ES_tradnl"/>
        </w:rPr>
        <w:t xml:space="preserve">LA EXPLICACIÓN SE MUESTRA AL MOMENTO DE PEDIR LA SOLUCIÓN. POR LO MENOS UNA O TODAS LAS RESPUESTAS DE UNA PREGUNTA PUEDEN SER CORRECTAS, MARQUE </w:t>
      </w:r>
      <w:r w:rsidR="0036258A" w:rsidRPr="00CA7383">
        <w:rPr>
          <w:rFonts w:ascii="Arial" w:hAnsi="Arial" w:cs="Arial"/>
          <w:color w:val="0000FF"/>
          <w:sz w:val="18"/>
          <w:szCs w:val="18"/>
          <w:lang w:val="es-ES_tradnl"/>
        </w:rPr>
        <w:t xml:space="preserve">ÉSTAS </w:t>
      </w:r>
      <w:r w:rsidR="00D3600C" w:rsidRPr="00CA7383">
        <w:rPr>
          <w:rFonts w:ascii="Arial" w:hAnsi="Arial" w:cs="Arial"/>
          <w:color w:val="0000FF"/>
          <w:sz w:val="18"/>
          <w:szCs w:val="18"/>
          <w:lang w:val="es-ES_tradnl"/>
        </w:rPr>
        <w:t>CON NEGRITA</w:t>
      </w:r>
      <w:r w:rsidR="0036258A" w:rsidRPr="00CA7383">
        <w:rPr>
          <w:rFonts w:ascii="Arial" w:hAnsi="Arial" w:cs="Arial"/>
          <w:color w:val="0000FF"/>
          <w:sz w:val="18"/>
          <w:szCs w:val="18"/>
          <w:lang w:val="es-ES_tradnl"/>
        </w:rPr>
        <w:t>.</w:t>
      </w:r>
    </w:p>
    <w:p w14:paraId="52721E54" w14:textId="77777777" w:rsidR="004A4A9C" w:rsidRPr="00CA7383" w:rsidRDefault="004A4A9C" w:rsidP="00742D83">
      <w:pPr>
        <w:rPr>
          <w:rFonts w:ascii="Arial" w:hAnsi="Arial" w:cs="Arial"/>
          <w:color w:val="0000FF"/>
          <w:sz w:val="18"/>
          <w:szCs w:val="18"/>
          <w:lang w:val="es-ES_tradnl"/>
        </w:rPr>
      </w:pPr>
    </w:p>
    <w:p w14:paraId="3D74FDC8" w14:textId="0D24C1A4" w:rsidR="006D02A8" w:rsidRPr="00CA7383" w:rsidRDefault="006D02A8" w:rsidP="006D02A8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="00CD0B3B" w:rsidRPr="00CA7383">
        <w:rPr>
          <w:rFonts w:ascii="Arial" w:hAnsi="Arial" w:cs="Arial"/>
          <w:sz w:val="18"/>
          <w:szCs w:val="18"/>
          <w:highlight w:val="green"/>
          <w:lang w:val="es-ES_tradnl"/>
        </w:rPr>
        <w:t>Pregunta 1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(</w:t>
      </w:r>
      <w:r w:rsidR="00CD0B3B" w:rsidRPr="00CA7383">
        <w:rPr>
          <w:rFonts w:ascii="Arial" w:hAnsi="Arial" w:cs="Arial"/>
          <w:b/>
          <w:sz w:val="18"/>
          <w:szCs w:val="18"/>
          <w:highlight w:val="green"/>
          <w:lang w:val="es-ES_tradnl"/>
        </w:rPr>
        <w:t>173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</w:t>
      </w:r>
    </w:p>
    <w:p w14:paraId="55BD2970" w14:textId="77777777" w:rsidR="001015B4" w:rsidRPr="00CA7383" w:rsidRDefault="001015B4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562557D7" w14:textId="75326D53" w:rsidR="00CD0B3B" w:rsidRPr="00CA7383" w:rsidRDefault="00CE2691" w:rsidP="006D02A8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E</w:t>
      </w:r>
      <w:r w:rsidR="00C40FD4" w:rsidRPr="00CA7383">
        <w:rPr>
          <w:rFonts w:ascii="Arial" w:hAnsi="Arial" w:cs="Arial"/>
          <w:sz w:val="18"/>
          <w:szCs w:val="18"/>
          <w:lang w:val="es-ES_tradnl"/>
        </w:rPr>
        <w:t xml:space="preserve">n un laboratorio </w:t>
      </w:r>
      <w:r w:rsidR="00DA3427" w:rsidRPr="00CA7383">
        <w:rPr>
          <w:rFonts w:ascii="Arial" w:hAnsi="Arial" w:cs="Arial"/>
          <w:sz w:val="18"/>
          <w:szCs w:val="18"/>
          <w:lang w:val="es-ES_tradnl"/>
        </w:rPr>
        <w:t>hay una bacteria</w:t>
      </w:r>
      <w:r w:rsidR="00B64EAC" w:rsidRPr="00CA7383">
        <w:rPr>
          <w:rFonts w:ascii="Arial" w:hAnsi="Arial" w:cs="Arial"/>
          <w:sz w:val="18"/>
          <w:szCs w:val="18"/>
          <w:lang w:val="es-ES_tradnl"/>
        </w:rPr>
        <w:t xml:space="preserve"> que se duplica cada día</w:t>
      </w:r>
      <w:r w:rsidR="00C40FD4" w:rsidRPr="00CA7383">
        <w:rPr>
          <w:rFonts w:ascii="Arial" w:hAnsi="Arial" w:cs="Arial"/>
          <w:sz w:val="18"/>
          <w:szCs w:val="18"/>
          <w:lang w:val="es-ES_tradnl"/>
        </w:rPr>
        <w:t xml:space="preserve">, </w:t>
      </w:r>
      <w:r w:rsidRPr="00CA7383">
        <w:rPr>
          <w:rFonts w:ascii="Arial" w:hAnsi="Arial" w:cs="Arial"/>
          <w:sz w:val="18"/>
          <w:szCs w:val="18"/>
          <w:lang w:val="es-ES_tradnl"/>
        </w:rPr>
        <w:t>¿cuántas bacterias habrá a los 1</w:t>
      </w:r>
      <w:r w:rsidR="00EA1151" w:rsidRPr="00CA7383">
        <w:rPr>
          <w:rFonts w:ascii="Arial" w:hAnsi="Arial" w:cs="Arial"/>
          <w:sz w:val="18"/>
          <w:szCs w:val="18"/>
          <w:lang w:val="es-ES_tradnl"/>
        </w:rPr>
        <w:t>5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días</w:t>
      </w:r>
      <w:r w:rsidR="00DA3427" w:rsidRPr="00CA7383">
        <w:rPr>
          <w:rFonts w:ascii="Arial" w:hAnsi="Arial" w:cs="Arial"/>
          <w:sz w:val="18"/>
          <w:szCs w:val="18"/>
          <w:lang w:val="es-ES_tradnl"/>
        </w:rPr>
        <w:t>?</w:t>
      </w:r>
    </w:p>
    <w:p w14:paraId="7FD1C4DD" w14:textId="77777777" w:rsidR="00DA3427" w:rsidRPr="00CA7383" w:rsidRDefault="00DA3427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723BB33C" w14:textId="29283CCC" w:rsidR="00B5250C" w:rsidRPr="00CA7383" w:rsidRDefault="00B5250C" w:rsidP="00B5250C">
      <w:pPr>
        <w:rPr>
          <w:rFonts w:ascii="Arial" w:hAnsi="Arial" w:cs="Arial"/>
          <w:sz w:val="18"/>
          <w:szCs w:val="18"/>
          <w:lang w:val="es-ES_tradnl"/>
        </w:rPr>
      </w:pPr>
    </w:p>
    <w:p w14:paraId="6B4DE35C" w14:textId="77777777" w:rsidR="00112487" w:rsidRPr="00CA7383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A90246D" w14:textId="0ED5E7D4" w:rsidR="00C531DB" w:rsidRPr="00CA7383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1ED3B9BB" w14:textId="475F13ED" w:rsidR="00C40FD4" w:rsidRPr="00CA7383" w:rsidRDefault="00CA7383" w:rsidP="00C40FD4">
      <w:pPr>
        <w:ind w:left="567"/>
        <w:rPr>
          <w:rFonts w:ascii="Arial" w:hAnsi="Arial" w:cs="Arial"/>
          <w:sz w:val="18"/>
          <w:szCs w:val="18"/>
          <w:lang w:val="es-CO"/>
        </w:rPr>
      </w:pPr>
      <w:hyperlink r:id="rId4" w:history="1">
        <w:r w:rsidR="00C40FD4" w:rsidRPr="00CA7383">
          <w:rPr>
            <w:rStyle w:val="Hipervnculo"/>
            <w:rFonts w:ascii="Arial" w:hAnsi="Arial" w:cs="Arial"/>
            <w:sz w:val="18"/>
            <w:szCs w:val="18"/>
            <w:lang w:val="es-CO"/>
          </w:rPr>
          <w:t>148225403</w:t>
        </w:r>
      </w:hyperlink>
    </w:p>
    <w:p w14:paraId="76D2235D" w14:textId="6D3A7DF3" w:rsidR="00C531DB" w:rsidRPr="00CA7383" w:rsidRDefault="003C3839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31F64D3E" wp14:editId="4E960B40">
            <wp:extent cx="6115050" cy="2266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638A" w14:textId="77777777" w:rsidR="00C531DB" w:rsidRPr="00CA7383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28747AB" w14:textId="69BB99C9" w:rsidR="00C531DB" w:rsidRPr="00CA7383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 xml:space="preserve">* </w:t>
      </w:r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>Imagen normal (codificado ejemplo, CI_S3_G1_REC10_F1n)</w:t>
      </w:r>
    </w:p>
    <w:p w14:paraId="7794B1E6" w14:textId="52A4CA94" w:rsidR="00C531DB" w:rsidRPr="00CA7383" w:rsidRDefault="00180D90" w:rsidP="00C40FD4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MA_07_03_REC6</w:t>
      </w:r>
      <w:r w:rsidR="008D70B5" w:rsidRPr="00CA7383">
        <w:rPr>
          <w:rFonts w:ascii="Arial" w:hAnsi="Arial" w:cs="Arial"/>
          <w:sz w:val="18"/>
          <w:szCs w:val="18"/>
          <w:lang w:val="es-ES_tradnl"/>
        </w:rPr>
        <w:t>0_IMG01n</w:t>
      </w:r>
    </w:p>
    <w:p w14:paraId="7757F184" w14:textId="7DB6D803" w:rsidR="00B5250C" w:rsidRPr="00CA7383" w:rsidRDefault="00B5250C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5FE56D4" w14:textId="29D82679" w:rsidR="007D2825" w:rsidRPr="00CA7383" w:rsidRDefault="009E7DAC" w:rsidP="006D02A8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="001E4A5B" w:rsidRPr="00CA7383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7719115" w14:textId="082687F7" w:rsidR="00325A2B" w:rsidRPr="00CA7383" w:rsidRDefault="005355B5" w:rsidP="006D02A8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30 bacterias</w:t>
      </w:r>
    </w:p>
    <w:p w14:paraId="6A11498E" w14:textId="231FE48A" w:rsidR="005355B5" w:rsidRPr="00CA7383" w:rsidRDefault="005355B5" w:rsidP="005355B5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225 bacterias</w:t>
      </w:r>
    </w:p>
    <w:p w14:paraId="45396E0E" w14:textId="2CDD06B5" w:rsidR="00584F8B" w:rsidRPr="00CA7383" w:rsidRDefault="00325A2B" w:rsidP="006D02A8">
      <w:pPr>
        <w:rPr>
          <w:rFonts w:ascii="Arial" w:hAnsi="Arial" w:cs="Arial"/>
          <w:b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sz w:val="18"/>
          <w:szCs w:val="18"/>
          <w:lang w:val="es-ES_tradnl"/>
        </w:rPr>
        <w:t>32 768 bacterias</w:t>
      </w:r>
    </w:p>
    <w:p w14:paraId="343FCAB1" w14:textId="28783748" w:rsidR="005355B5" w:rsidRPr="00CA7383" w:rsidRDefault="005355B5" w:rsidP="005355B5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65 356 bacterias</w:t>
      </w:r>
    </w:p>
    <w:p w14:paraId="2E56E9B7" w14:textId="050C73BC" w:rsidR="00584F8B" w:rsidRPr="00CA7383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54EB8DE5" w14:textId="77777777" w:rsidR="001015B4" w:rsidRPr="00CA7383" w:rsidRDefault="001015B4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7CF6A872" w14:textId="6CD36667" w:rsidR="00584F8B" w:rsidRPr="00CA7383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CFEA788" w14:textId="1BA04B44" w:rsidR="007D2825" w:rsidRPr="00CA7383" w:rsidRDefault="007D2825" w:rsidP="007D2825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Pregunta 2 (</w:t>
      </w:r>
      <w:r w:rsidRPr="00CA7383">
        <w:rPr>
          <w:rFonts w:ascii="Arial" w:hAnsi="Arial" w:cs="Arial"/>
          <w:b/>
          <w:sz w:val="18"/>
          <w:szCs w:val="18"/>
          <w:highlight w:val="green"/>
          <w:lang w:val="es-ES_tradnl"/>
        </w:rPr>
        <w:t>173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</w:t>
      </w:r>
    </w:p>
    <w:p w14:paraId="6BAF6CB8" w14:textId="77777777" w:rsidR="001015B4" w:rsidRPr="00CA7383" w:rsidRDefault="001015B4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9228BD7" w14:textId="324F707E" w:rsidR="00DE2253" w:rsidRPr="00CA7383" w:rsidRDefault="000541DF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Juan</w:t>
      </w:r>
      <w:r w:rsidR="00A61D05" w:rsidRPr="00CA7383">
        <w:rPr>
          <w:rFonts w:ascii="Arial" w:hAnsi="Arial" w:cs="Arial"/>
          <w:sz w:val="18"/>
          <w:szCs w:val="18"/>
          <w:lang w:val="es-ES_tradnl"/>
        </w:rPr>
        <w:t xml:space="preserve"> empacó los libros de su biblioteca porque planea </w:t>
      </w:r>
      <w:r w:rsidRPr="00CA7383">
        <w:rPr>
          <w:rFonts w:ascii="Arial" w:hAnsi="Arial" w:cs="Arial"/>
          <w:sz w:val="18"/>
          <w:szCs w:val="18"/>
          <w:lang w:val="es-ES_tradnl"/>
        </w:rPr>
        <w:t>mudarse</w:t>
      </w:r>
      <w:r w:rsidR="00A61D05" w:rsidRPr="00CA7383">
        <w:rPr>
          <w:rFonts w:ascii="Arial" w:hAnsi="Arial" w:cs="Arial"/>
          <w:sz w:val="18"/>
          <w:szCs w:val="18"/>
          <w:lang w:val="es-ES_tradnl"/>
        </w:rPr>
        <w:t xml:space="preserve">. </w:t>
      </w:r>
      <w:r w:rsidR="00F42E74" w:rsidRPr="00CA7383">
        <w:rPr>
          <w:rFonts w:ascii="Arial" w:hAnsi="Arial" w:cs="Arial"/>
          <w:sz w:val="18"/>
          <w:szCs w:val="18"/>
          <w:lang w:val="es-ES_tradnl"/>
        </w:rPr>
        <w:t>Al terminar</w:t>
      </w:r>
      <w:r w:rsidR="00A61D05"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F42E74" w:rsidRPr="00CA7383">
        <w:rPr>
          <w:rFonts w:ascii="Arial" w:hAnsi="Arial" w:cs="Arial"/>
          <w:sz w:val="18"/>
          <w:szCs w:val="18"/>
          <w:lang w:val="es-ES_tradnl"/>
        </w:rPr>
        <w:t xml:space="preserve">tenía </w:t>
      </w:r>
      <w:r w:rsidR="00A61D05" w:rsidRPr="00CA7383">
        <w:rPr>
          <w:rFonts w:ascii="Arial" w:hAnsi="Arial" w:cs="Arial"/>
          <w:sz w:val="18"/>
          <w:szCs w:val="18"/>
          <w:lang w:val="es-ES_tradnl"/>
        </w:rPr>
        <w:t xml:space="preserve">tantas cajas como libros en cada caja. </w:t>
      </w:r>
      <w:r w:rsidR="001E25C5" w:rsidRPr="00CA7383">
        <w:rPr>
          <w:rFonts w:ascii="Arial" w:hAnsi="Arial" w:cs="Arial"/>
          <w:sz w:val="18"/>
          <w:szCs w:val="18"/>
          <w:lang w:val="es-ES_tradnl"/>
        </w:rPr>
        <w:t xml:space="preserve">Si llenó 15 cajas, </w:t>
      </w:r>
      <w:r w:rsidR="00A61D05" w:rsidRPr="00CA7383">
        <w:rPr>
          <w:rFonts w:ascii="Arial" w:hAnsi="Arial" w:cs="Arial"/>
          <w:sz w:val="18"/>
          <w:szCs w:val="18"/>
          <w:lang w:val="es-ES_tradnl"/>
        </w:rPr>
        <w:t>¿</w:t>
      </w:r>
      <w:r w:rsidR="001E25C5" w:rsidRPr="00CA7383">
        <w:rPr>
          <w:rFonts w:ascii="Arial" w:hAnsi="Arial" w:cs="Arial"/>
          <w:sz w:val="18"/>
          <w:szCs w:val="18"/>
          <w:lang w:val="es-ES_tradnl"/>
        </w:rPr>
        <w:t>c</w:t>
      </w:r>
      <w:r w:rsidR="00A61D05" w:rsidRPr="00CA7383">
        <w:rPr>
          <w:rFonts w:ascii="Arial" w:hAnsi="Arial" w:cs="Arial"/>
          <w:sz w:val="18"/>
          <w:szCs w:val="18"/>
          <w:lang w:val="es-ES_tradnl"/>
        </w:rPr>
        <w:t xml:space="preserve">uántos libros </w:t>
      </w:r>
      <w:r w:rsidR="00F42E74" w:rsidRPr="00CA7383">
        <w:rPr>
          <w:rFonts w:ascii="Arial" w:hAnsi="Arial" w:cs="Arial"/>
          <w:sz w:val="18"/>
          <w:szCs w:val="18"/>
          <w:lang w:val="es-ES_tradnl"/>
        </w:rPr>
        <w:t xml:space="preserve">tiene </w:t>
      </w:r>
      <w:r w:rsidRPr="00CA7383">
        <w:rPr>
          <w:rFonts w:ascii="Arial" w:hAnsi="Arial" w:cs="Arial"/>
          <w:sz w:val="18"/>
          <w:szCs w:val="18"/>
          <w:lang w:val="es-ES_tradnl"/>
        </w:rPr>
        <w:t>Juan</w:t>
      </w:r>
      <w:r w:rsidR="00A61D05" w:rsidRPr="00CA7383">
        <w:rPr>
          <w:rFonts w:ascii="Arial" w:hAnsi="Arial" w:cs="Arial"/>
          <w:sz w:val="18"/>
          <w:szCs w:val="18"/>
          <w:lang w:val="es-ES_tradnl"/>
        </w:rPr>
        <w:t>?</w:t>
      </w:r>
    </w:p>
    <w:p w14:paraId="49305C0A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F47CE9D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B60CAB9" w14:textId="77777777" w:rsidR="00112487" w:rsidRPr="00CA7383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8A03AE7" w14:textId="540ECF2D" w:rsidR="00C531DB" w:rsidRPr="00CA7383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71176102" w14:textId="60F00695" w:rsidR="00A61D05" w:rsidRPr="00CA7383" w:rsidRDefault="00CA7383" w:rsidP="00A61D05">
      <w:pPr>
        <w:ind w:left="567"/>
        <w:rPr>
          <w:rFonts w:ascii="Arial" w:hAnsi="Arial" w:cs="Arial"/>
          <w:sz w:val="18"/>
          <w:szCs w:val="18"/>
          <w:lang w:val="es-CO"/>
        </w:rPr>
      </w:pPr>
      <w:hyperlink r:id="rId6" w:history="1">
        <w:r w:rsidR="00A61D05" w:rsidRPr="00CA7383">
          <w:rPr>
            <w:rStyle w:val="Hipervnculo"/>
            <w:rFonts w:ascii="Arial" w:hAnsi="Arial" w:cs="Arial"/>
            <w:sz w:val="18"/>
            <w:szCs w:val="18"/>
            <w:lang w:val="es-CO"/>
          </w:rPr>
          <w:t>120203629</w:t>
        </w:r>
      </w:hyperlink>
    </w:p>
    <w:p w14:paraId="76007CB7" w14:textId="055A2995" w:rsidR="00C531DB" w:rsidRPr="00CA7383" w:rsidRDefault="00E160E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noProof/>
          <w:sz w:val="18"/>
          <w:szCs w:val="18"/>
          <w:lang w:val="es-CO" w:eastAsia="es-CO"/>
        </w:rPr>
        <w:lastRenderedPageBreak/>
        <w:drawing>
          <wp:inline distT="0" distB="0" distL="0" distR="0" wp14:anchorId="322FF372" wp14:editId="5827AE64">
            <wp:extent cx="6115050" cy="24669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7FA8" w14:textId="77777777" w:rsidR="00C531DB" w:rsidRPr="00CA7383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FD6F737" w14:textId="77777777" w:rsidR="00C531DB" w:rsidRPr="00CA7383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 xml:space="preserve">* </w:t>
      </w:r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>Imagen normal (codificado ejemplo, CI_S3_G1_REC10_F1n)</w:t>
      </w:r>
    </w:p>
    <w:p w14:paraId="000D350C" w14:textId="77777777" w:rsidR="00C531DB" w:rsidRPr="00CA7383" w:rsidRDefault="00C531DB" w:rsidP="00A61D05">
      <w:pPr>
        <w:rPr>
          <w:rFonts w:ascii="Arial" w:hAnsi="Arial" w:cs="Arial"/>
          <w:sz w:val="18"/>
          <w:szCs w:val="18"/>
          <w:lang w:val="es-ES_tradnl"/>
        </w:rPr>
      </w:pPr>
    </w:p>
    <w:p w14:paraId="15B8B9DF" w14:textId="6CD0CC74" w:rsidR="00C531DB" w:rsidRPr="00CA7383" w:rsidRDefault="00180D9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MAT_07_03_REC6</w:t>
      </w:r>
      <w:r w:rsidR="008D70B5" w:rsidRPr="00CA7383">
        <w:rPr>
          <w:rFonts w:ascii="Arial" w:hAnsi="Arial" w:cs="Arial"/>
          <w:sz w:val="18"/>
          <w:szCs w:val="18"/>
          <w:lang w:val="es-ES_tradnl"/>
        </w:rPr>
        <w:t>0_IMG02n</w:t>
      </w:r>
    </w:p>
    <w:p w14:paraId="2B2B06C0" w14:textId="636061EB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="001E4A5B" w:rsidRPr="00CA7383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3522E194" w14:textId="77777777" w:rsidR="00235ECB" w:rsidRPr="00CA7383" w:rsidRDefault="00235ECB" w:rsidP="00235ECB">
      <w:pPr>
        <w:rPr>
          <w:rFonts w:ascii="Arial" w:hAnsi="Arial" w:cs="Arial"/>
          <w:b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sz w:val="18"/>
          <w:szCs w:val="18"/>
          <w:lang w:val="es-ES_tradnl"/>
        </w:rPr>
        <w:t>Tiene 225 libros en total.</w:t>
      </w:r>
    </w:p>
    <w:p w14:paraId="1634C535" w14:textId="469DEED1" w:rsidR="00235ECB" w:rsidRPr="00CA7383" w:rsidRDefault="00235ECB" w:rsidP="00235ECB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 xml:space="preserve">Tiene </w:t>
      </w:r>
      <w:r w:rsidR="000D0510" w:rsidRPr="00CA7383">
        <w:rPr>
          <w:rFonts w:ascii="Arial" w:hAnsi="Arial" w:cs="Arial"/>
          <w:sz w:val="18"/>
          <w:szCs w:val="18"/>
          <w:lang w:val="es-ES_tradnl"/>
        </w:rPr>
        <w:t>3375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libros en total.</w:t>
      </w:r>
    </w:p>
    <w:p w14:paraId="017E3EF3" w14:textId="228D6D90" w:rsidR="00235ECB" w:rsidRPr="00CA7383" w:rsidRDefault="00235ECB" w:rsidP="00235ECB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 xml:space="preserve">Tiene </w:t>
      </w:r>
      <w:r w:rsidR="000D0510" w:rsidRPr="00CA7383">
        <w:rPr>
          <w:rFonts w:ascii="Arial" w:hAnsi="Arial" w:cs="Arial"/>
          <w:sz w:val="18"/>
          <w:szCs w:val="18"/>
          <w:lang w:val="es-ES_tradnl"/>
        </w:rPr>
        <w:t>30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libros en total.</w:t>
      </w:r>
    </w:p>
    <w:p w14:paraId="48AA702F" w14:textId="6D0194A0" w:rsidR="00DE2253" w:rsidRPr="00CA7383" w:rsidRDefault="000D0510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Tiene 15 libros en total.</w:t>
      </w:r>
    </w:p>
    <w:p w14:paraId="0850530D" w14:textId="77777777" w:rsidR="001A0D65" w:rsidRPr="00CA7383" w:rsidRDefault="001A0D65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D9E8F5E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3EAC994" w14:textId="77777777" w:rsidR="001015B4" w:rsidRPr="00CA7383" w:rsidRDefault="001015B4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F743CBA" w14:textId="47D19947" w:rsidR="007D2825" w:rsidRPr="00CA7383" w:rsidRDefault="007D2825" w:rsidP="007D2825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Pregunta 3 (</w:t>
      </w:r>
      <w:r w:rsidRPr="00CA7383">
        <w:rPr>
          <w:rFonts w:ascii="Arial" w:hAnsi="Arial" w:cs="Arial"/>
          <w:b/>
          <w:sz w:val="18"/>
          <w:szCs w:val="18"/>
          <w:highlight w:val="green"/>
          <w:lang w:val="es-ES_tradnl"/>
        </w:rPr>
        <w:t>173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</w:t>
      </w:r>
    </w:p>
    <w:p w14:paraId="2143FAA0" w14:textId="77777777" w:rsidR="001015B4" w:rsidRPr="00CA7383" w:rsidRDefault="001015B4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477C66E" w14:textId="1D6CB4E3" w:rsidR="00DE2253" w:rsidRPr="00CA7383" w:rsidRDefault="00257C6C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Cuando se utiliza el prefijo GIGA en sistemas de almacenamiento de información se hace referencia a la cantidad</w:t>
      </w:r>
      <w:r w:rsidR="001E25C5" w:rsidRPr="00CA7383">
        <w:rPr>
          <w:rFonts w:ascii="Arial" w:hAnsi="Arial" w:cs="Arial"/>
          <w:sz w:val="18"/>
          <w:szCs w:val="18"/>
          <w:lang w:val="es-ES_tradnl"/>
        </w:rPr>
        <w:t xml:space="preserve"> 10</w:t>
      </w:r>
      <w:r w:rsidR="001E25C5" w:rsidRPr="00CA7383">
        <w:rPr>
          <w:rFonts w:ascii="Arial" w:hAnsi="Arial" w:cs="Arial"/>
          <w:sz w:val="18"/>
          <w:szCs w:val="18"/>
          <w:vertAlign w:val="superscript"/>
          <w:lang w:val="es-ES_tradnl"/>
        </w:rPr>
        <w:t>9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. ¿Cuántos bytes </w:t>
      </w:r>
      <w:r w:rsidR="001E25C5" w:rsidRPr="00CA7383">
        <w:rPr>
          <w:rFonts w:ascii="Arial" w:hAnsi="Arial" w:cs="Arial"/>
          <w:sz w:val="18"/>
          <w:szCs w:val="18"/>
          <w:lang w:val="es-ES_tradnl"/>
        </w:rPr>
        <w:t>son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un gigabyte?</w:t>
      </w:r>
    </w:p>
    <w:p w14:paraId="620452A2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21C1BBC" w14:textId="77777777" w:rsidR="00112487" w:rsidRPr="00CA7383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485788B9" w14:textId="77777777" w:rsidR="00C531DB" w:rsidRPr="00CA7383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124ED55" w14:textId="6EF9DC7E" w:rsidR="00C531DB" w:rsidRPr="00CA7383" w:rsidRDefault="00CA7383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hyperlink r:id="rId8" w:history="1">
        <w:r w:rsidR="008D1105" w:rsidRPr="00CA7383">
          <w:rPr>
            <w:rStyle w:val="Hipervnculo"/>
            <w:rFonts w:ascii="Arial" w:hAnsi="Arial" w:cs="Arial"/>
            <w:sz w:val="18"/>
            <w:szCs w:val="18"/>
            <w:lang w:val="es-ES_tradnl"/>
          </w:rPr>
          <w:t>253150627</w:t>
        </w:r>
      </w:hyperlink>
    </w:p>
    <w:p w14:paraId="246AED54" w14:textId="64E7CE7B" w:rsidR="008D1105" w:rsidRPr="00CA7383" w:rsidRDefault="00E160E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200F0E39" wp14:editId="1088A327">
            <wp:extent cx="6105525" cy="23431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C4B2" w14:textId="77777777" w:rsidR="00C531DB" w:rsidRPr="00CA7383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D3D34F" w14:textId="77777777" w:rsidR="00C531DB" w:rsidRPr="00CA7383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 xml:space="preserve">* </w:t>
      </w:r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>Imagen normal (codificado ejemplo, CI_S3_G1_REC10_F1n)</w:t>
      </w:r>
    </w:p>
    <w:p w14:paraId="3B904779" w14:textId="3DCC5ABA" w:rsidR="008D70B5" w:rsidRPr="00CA7383" w:rsidRDefault="00180D90" w:rsidP="008D70B5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MAT_07_03_REC6</w:t>
      </w:r>
      <w:r w:rsidR="008D70B5" w:rsidRPr="00CA7383">
        <w:rPr>
          <w:rFonts w:ascii="Arial" w:hAnsi="Arial" w:cs="Arial"/>
          <w:sz w:val="18"/>
          <w:szCs w:val="18"/>
          <w:lang w:val="es-ES_tradnl"/>
        </w:rPr>
        <w:t>0_IMG03n</w:t>
      </w:r>
    </w:p>
    <w:p w14:paraId="35CFF027" w14:textId="77777777" w:rsidR="00C531DB" w:rsidRPr="00CA7383" w:rsidRDefault="00C531DB" w:rsidP="008D1105">
      <w:pPr>
        <w:rPr>
          <w:rFonts w:ascii="Arial" w:hAnsi="Arial" w:cs="Arial"/>
          <w:sz w:val="18"/>
          <w:szCs w:val="18"/>
          <w:lang w:val="es-ES_tradnl"/>
        </w:rPr>
      </w:pPr>
    </w:p>
    <w:p w14:paraId="053CDC77" w14:textId="77777777" w:rsidR="00C531DB" w:rsidRPr="00CA7383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9DB720" w14:textId="2D6567C1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="001E4A5B" w:rsidRPr="00CA7383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5E870543" w14:textId="7F448651" w:rsidR="00DE2253" w:rsidRPr="00CA7383" w:rsidRDefault="00FE3B4B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90 bytes</w:t>
      </w:r>
    </w:p>
    <w:p w14:paraId="052CAB65" w14:textId="61550DAC" w:rsidR="00FE3B4B" w:rsidRPr="00CA7383" w:rsidRDefault="001E25C5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1</w:t>
      </w:r>
      <w:r w:rsidR="00FE3B4B" w:rsidRPr="00CA7383">
        <w:rPr>
          <w:rFonts w:ascii="Arial" w:hAnsi="Arial" w:cs="Arial"/>
          <w:sz w:val="18"/>
          <w:szCs w:val="18"/>
          <w:lang w:val="es-ES_tradnl"/>
        </w:rPr>
        <w:t>000 bytes</w:t>
      </w:r>
    </w:p>
    <w:p w14:paraId="35A6FFE6" w14:textId="2E2B5C8E" w:rsidR="00FE3B4B" w:rsidRPr="00CA7383" w:rsidRDefault="00FE3B4B" w:rsidP="00DE2253">
      <w:pPr>
        <w:rPr>
          <w:rFonts w:ascii="Arial" w:hAnsi="Arial" w:cs="Arial"/>
          <w:b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sz w:val="18"/>
          <w:szCs w:val="18"/>
          <w:lang w:val="es-ES_tradnl"/>
        </w:rPr>
        <w:t>1 000 000 000 bytes</w:t>
      </w:r>
    </w:p>
    <w:p w14:paraId="0E838795" w14:textId="48249785" w:rsidR="00FE3B4B" w:rsidRPr="00CA7383" w:rsidRDefault="00FE3B4B" w:rsidP="00FE3B4B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9 000 000 000 bytes</w:t>
      </w:r>
    </w:p>
    <w:p w14:paraId="66F52316" w14:textId="77777777" w:rsidR="00FE3B4B" w:rsidRPr="00CA7383" w:rsidRDefault="00FE3B4B" w:rsidP="00FE3B4B">
      <w:pPr>
        <w:rPr>
          <w:rFonts w:ascii="Arial" w:hAnsi="Arial" w:cs="Arial"/>
          <w:sz w:val="18"/>
          <w:szCs w:val="18"/>
          <w:lang w:val="es-ES_tradnl"/>
        </w:rPr>
      </w:pPr>
    </w:p>
    <w:p w14:paraId="7ED5BEFE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F12516A" w14:textId="1C551681" w:rsidR="007D2825" w:rsidRPr="00CA7383" w:rsidRDefault="007D2825" w:rsidP="007D2825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Pregunta 4 (</w:t>
      </w:r>
      <w:r w:rsidRPr="00CA7383">
        <w:rPr>
          <w:rFonts w:ascii="Arial" w:hAnsi="Arial" w:cs="Arial"/>
          <w:b/>
          <w:sz w:val="18"/>
          <w:szCs w:val="18"/>
          <w:highlight w:val="green"/>
          <w:lang w:val="es-ES_tradnl"/>
        </w:rPr>
        <w:t>173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</w:t>
      </w:r>
    </w:p>
    <w:p w14:paraId="3E329BD0" w14:textId="77777777" w:rsidR="001015B4" w:rsidRPr="00CA7383" w:rsidRDefault="001015B4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90D1C78" w14:textId="2A76E608" w:rsidR="00DE2253" w:rsidRPr="00CA7383" w:rsidRDefault="00C12296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¿Cuántas oficinas hay en una construcción que tiene tres edificios de tres pisos</w:t>
      </w:r>
      <w:r w:rsidR="00C7499F" w:rsidRPr="00CA7383">
        <w:rPr>
          <w:rFonts w:ascii="Arial" w:hAnsi="Arial" w:cs="Arial"/>
          <w:sz w:val="18"/>
          <w:szCs w:val="18"/>
          <w:lang w:val="es-ES_tradnl"/>
        </w:rPr>
        <w:t>, si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F40424" w:rsidRPr="00CA7383">
        <w:rPr>
          <w:rFonts w:ascii="Arial" w:hAnsi="Arial" w:cs="Arial"/>
          <w:sz w:val="18"/>
          <w:szCs w:val="18"/>
          <w:lang w:val="es-ES_tradnl"/>
        </w:rPr>
        <w:t xml:space="preserve">en 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cada </w:t>
      </w:r>
      <w:r w:rsidR="00F40424" w:rsidRPr="00CA7383">
        <w:rPr>
          <w:rFonts w:ascii="Arial" w:hAnsi="Arial" w:cs="Arial"/>
          <w:sz w:val="18"/>
          <w:szCs w:val="18"/>
          <w:lang w:val="es-ES_tradnl"/>
        </w:rPr>
        <w:t>piso hay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tres oficinas?</w:t>
      </w:r>
    </w:p>
    <w:p w14:paraId="370A0DB9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9DE5C06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AE281F9" w14:textId="58885F0E" w:rsidR="00C531DB" w:rsidRPr="00CA7383" w:rsidRDefault="00112487" w:rsidP="00C531DB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C531DB" w:rsidRPr="00CA7383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EA0DE89" w14:textId="62BCCE97" w:rsidR="00C531DB" w:rsidRPr="00CA7383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6C8606A2" w14:textId="2BE9312E" w:rsidR="00C531DB" w:rsidRPr="00CA7383" w:rsidRDefault="00CA7383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hyperlink r:id="rId10" w:history="1">
        <w:r w:rsidR="00C12296" w:rsidRPr="00CA7383">
          <w:rPr>
            <w:rStyle w:val="Hipervnculo"/>
            <w:rFonts w:ascii="Arial" w:hAnsi="Arial" w:cs="Arial"/>
            <w:sz w:val="18"/>
            <w:szCs w:val="18"/>
            <w:lang w:val="es-ES_tradnl"/>
          </w:rPr>
          <w:t>211959367</w:t>
        </w:r>
      </w:hyperlink>
    </w:p>
    <w:p w14:paraId="6D32A5A6" w14:textId="4C57F97B" w:rsidR="00C12296" w:rsidRPr="00CA7383" w:rsidRDefault="00E160E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31BB9454" wp14:editId="5AF03617">
            <wp:extent cx="6105525" cy="21431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5F06" w14:textId="77777777" w:rsidR="00C531DB" w:rsidRPr="00CA7383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7F51DB" w14:textId="77777777" w:rsidR="00C531DB" w:rsidRPr="00CA7383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 xml:space="preserve">* </w:t>
      </w:r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>Imagen normal (codificado ejemplo, CI_S3_G1_REC10_F1n)</w:t>
      </w:r>
    </w:p>
    <w:p w14:paraId="021E0829" w14:textId="0AECB33B" w:rsidR="008D70B5" w:rsidRPr="00CA7383" w:rsidRDefault="00180D90" w:rsidP="008D70B5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MAT_07_03_REC6</w:t>
      </w:r>
      <w:r w:rsidR="008D70B5" w:rsidRPr="00CA7383">
        <w:rPr>
          <w:rFonts w:ascii="Arial" w:hAnsi="Arial" w:cs="Arial"/>
          <w:sz w:val="18"/>
          <w:szCs w:val="18"/>
          <w:lang w:val="es-ES_tradnl"/>
        </w:rPr>
        <w:t>0_IMG04n</w:t>
      </w:r>
    </w:p>
    <w:p w14:paraId="3903EC0B" w14:textId="77777777" w:rsidR="00C531DB" w:rsidRPr="00CA7383" w:rsidRDefault="00C531DB" w:rsidP="00C7499F">
      <w:pPr>
        <w:rPr>
          <w:rFonts w:ascii="Arial" w:hAnsi="Arial" w:cs="Arial"/>
          <w:sz w:val="18"/>
          <w:szCs w:val="18"/>
          <w:lang w:val="es-ES_tradnl"/>
        </w:rPr>
      </w:pPr>
    </w:p>
    <w:p w14:paraId="6683437A" w14:textId="77777777" w:rsidR="00C531DB" w:rsidRPr="00CA7383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8BE53E7" w14:textId="0408F790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="001E4A5B" w:rsidRPr="00CA7383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8A58A15" w14:textId="5F02056F" w:rsidR="00DE2253" w:rsidRPr="00CA7383" w:rsidRDefault="00C7499F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9 oficinas</w:t>
      </w:r>
    </w:p>
    <w:p w14:paraId="7AAAE9C4" w14:textId="77ABE3AD" w:rsidR="00C7499F" w:rsidRPr="00CA7383" w:rsidRDefault="00C7499F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18 oficinas</w:t>
      </w:r>
    </w:p>
    <w:p w14:paraId="48C5956B" w14:textId="6B974BD0" w:rsidR="00C7499F" w:rsidRPr="00CA7383" w:rsidRDefault="00C7499F" w:rsidP="00DE2253">
      <w:pPr>
        <w:rPr>
          <w:rFonts w:ascii="Arial" w:hAnsi="Arial" w:cs="Arial"/>
          <w:b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sz w:val="18"/>
          <w:szCs w:val="18"/>
          <w:lang w:val="es-ES_tradnl"/>
        </w:rPr>
        <w:t>27 oficinas</w:t>
      </w:r>
    </w:p>
    <w:p w14:paraId="184A68FF" w14:textId="28F7E0BD" w:rsidR="00C7499F" w:rsidRPr="00CA7383" w:rsidRDefault="00C7499F" w:rsidP="00C7499F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54 oficinas</w:t>
      </w:r>
    </w:p>
    <w:p w14:paraId="51AEEDD7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69061F7" w14:textId="77777777" w:rsidR="001015B4" w:rsidRPr="00CA7383" w:rsidRDefault="001015B4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EE7435F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3DF5DEA" w14:textId="32495A26" w:rsidR="007D2825" w:rsidRPr="00CA7383" w:rsidRDefault="007D2825" w:rsidP="007D2825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>Pregunta 5 (</w:t>
      </w:r>
      <w:r w:rsidRPr="00CA7383">
        <w:rPr>
          <w:rFonts w:ascii="Arial" w:hAnsi="Arial" w:cs="Arial"/>
          <w:b/>
          <w:sz w:val="18"/>
          <w:szCs w:val="18"/>
          <w:highlight w:val="green"/>
          <w:lang w:val="es-ES_tradnl"/>
        </w:rPr>
        <w:t>173</w:t>
      </w:r>
      <w:r w:rsidRPr="00CA7383">
        <w:rPr>
          <w:rFonts w:ascii="Arial" w:hAnsi="Arial" w:cs="Arial"/>
          <w:sz w:val="18"/>
          <w:szCs w:val="18"/>
          <w:highlight w:val="green"/>
          <w:lang w:val="es-ES_tradnl"/>
        </w:rPr>
        <w:t xml:space="preserve"> caracteres máximo)</w:t>
      </w:r>
    </w:p>
    <w:p w14:paraId="5C0B0DAE" w14:textId="77777777" w:rsidR="001015B4" w:rsidRPr="00CA7383" w:rsidRDefault="001015B4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9106D6D" w14:textId="5ACB8323" w:rsidR="00DE2253" w:rsidRPr="00CA7383" w:rsidRDefault="008967C5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¿</w:t>
      </w:r>
      <w:r w:rsidR="00F40424" w:rsidRPr="00CA7383">
        <w:rPr>
          <w:rFonts w:ascii="Arial" w:hAnsi="Arial" w:cs="Arial"/>
          <w:sz w:val="18"/>
          <w:szCs w:val="18"/>
          <w:lang w:val="es-ES_tradnl"/>
        </w:rPr>
        <w:t>Cuál es el resultado de elevar ‒16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al cubo?</w:t>
      </w:r>
    </w:p>
    <w:p w14:paraId="7567FE8F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19DA28B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6183D8E" w14:textId="77777777" w:rsidR="00112487" w:rsidRPr="00CA7383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8C3B6BE" w14:textId="781396A6" w:rsidR="00C531DB" w:rsidRPr="00CA7383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</w:t>
      </w:r>
    </w:p>
    <w:p w14:paraId="49C7832A" w14:textId="77777777" w:rsidR="008D70B5" w:rsidRPr="00CA7383" w:rsidRDefault="008D70B5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</w:p>
    <w:p w14:paraId="05FFABFE" w14:textId="3C75D88F" w:rsidR="008D70B5" w:rsidRPr="00CA7383" w:rsidRDefault="008D70B5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157319654</w:t>
      </w:r>
    </w:p>
    <w:p w14:paraId="2F18BAF5" w14:textId="05B033F6" w:rsidR="001015B4" w:rsidRPr="00CA7383" w:rsidRDefault="00E160E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3150C82D" wp14:editId="1DB36180">
            <wp:extent cx="6115050" cy="3086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0A48" w14:textId="77777777" w:rsidR="00E160EE" w:rsidRPr="00CA7383" w:rsidRDefault="00E160E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F85428C" w14:textId="420E5F23" w:rsidR="00E160EE" w:rsidRPr="00CA7383" w:rsidRDefault="00E160E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8611232" w14:textId="77777777" w:rsidR="00C531DB" w:rsidRPr="00CA7383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F03EA51" w14:textId="77777777" w:rsidR="00C531DB" w:rsidRPr="00CA7383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 xml:space="preserve">* </w:t>
      </w:r>
      <w:r w:rsidRPr="00CA7383">
        <w:rPr>
          <w:rFonts w:ascii="Arial" w:hAnsi="Arial" w:cs="Arial"/>
          <w:sz w:val="18"/>
          <w:szCs w:val="18"/>
          <w:highlight w:val="yellow"/>
          <w:lang w:val="es-ES_tradnl"/>
        </w:rPr>
        <w:t>Imagen normal (codificado ejemplo, CI_S3_G1_REC10_F1n)</w:t>
      </w:r>
    </w:p>
    <w:p w14:paraId="3C6488F9" w14:textId="04E0506F" w:rsidR="008D70B5" w:rsidRPr="00CA7383" w:rsidRDefault="00180D90" w:rsidP="008D70B5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MAT_07_03_REC6</w:t>
      </w:r>
      <w:r w:rsidR="008D70B5" w:rsidRPr="00CA7383">
        <w:rPr>
          <w:rFonts w:ascii="Arial" w:hAnsi="Arial" w:cs="Arial"/>
          <w:sz w:val="18"/>
          <w:szCs w:val="18"/>
          <w:lang w:val="es-ES_tradnl"/>
        </w:rPr>
        <w:t>0_IMG05n</w:t>
      </w:r>
    </w:p>
    <w:p w14:paraId="0912045E" w14:textId="77777777" w:rsidR="00C531DB" w:rsidRPr="00CA7383" w:rsidRDefault="00C531DB" w:rsidP="00B801A8">
      <w:pPr>
        <w:rPr>
          <w:rFonts w:ascii="Arial" w:hAnsi="Arial" w:cs="Arial"/>
          <w:sz w:val="18"/>
          <w:szCs w:val="18"/>
          <w:lang w:val="es-ES_tradnl"/>
        </w:rPr>
      </w:pPr>
    </w:p>
    <w:p w14:paraId="133E3EC0" w14:textId="77777777" w:rsidR="00C531DB" w:rsidRPr="00CA7383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04A5FD3" w14:textId="1F2095F9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color w:val="FF0000"/>
          <w:sz w:val="18"/>
          <w:szCs w:val="18"/>
          <w:lang w:val="es-ES_tradnl"/>
        </w:rPr>
        <w:t>*</w:t>
      </w:r>
      <w:r w:rsidRPr="00CA7383">
        <w:rPr>
          <w:rFonts w:ascii="Arial" w:hAnsi="Arial" w:cs="Arial"/>
          <w:color w:val="FF0000"/>
          <w:sz w:val="18"/>
          <w:szCs w:val="18"/>
          <w:lang w:val="es-ES_tradnl"/>
        </w:rPr>
        <w:t xml:space="preserve"> </w:t>
      </w:r>
      <w:r w:rsidR="001E4A5B" w:rsidRPr="00CA7383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C72C522" w14:textId="77777777" w:rsidR="00F40424" w:rsidRPr="00CA7383" w:rsidRDefault="00F40424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C4A0DE6" w14:textId="6B62EBD2" w:rsidR="00F40424" w:rsidRPr="00CA7383" w:rsidRDefault="00F40424" w:rsidP="00DE2253">
      <w:pPr>
        <w:rPr>
          <w:rFonts w:ascii="Arial" w:hAnsi="Arial" w:cs="Arial"/>
          <w:b/>
          <w:sz w:val="18"/>
          <w:szCs w:val="18"/>
          <w:lang w:val="es-ES_tradnl"/>
        </w:rPr>
      </w:pPr>
      <w:r w:rsidRPr="00CA7383">
        <w:rPr>
          <w:rFonts w:ascii="Arial" w:hAnsi="Arial" w:cs="Arial"/>
          <w:b/>
          <w:sz w:val="18"/>
          <w:szCs w:val="18"/>
          <w:lang w:val="es-ES_tradnl"/>
        </w:rPr>
        <w:t>‒4096</w:t>
      </w:r>
    </w:p>
    <w:p w14:paraId="25CA9978" w14:textId="3E04F3C4" w:rsidR="00F40424" w:rsidRPr="00CA7383" w:rsidRDefault="00F40424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‒256</w:t>
      </w:r>
    </w:p>
    <w:p w14:paraId="7D33F845" w14:textId="64C3108E" w:rsidR="00F40424" w:rsidRPr="00CA7383" w:rsidRDefault="00F40424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‒1 048 576</w:t>
      </w:r>
    </w:p>
    <w:p w14:paraId="4A140BC0" w14:textId="1D3789FA" w:rsidR="00B801A8" w:rsidRPr="00CA7383" w:rsidRDefault="00F40424" w:rsidP="00DE2253">
      <w:pPr>
        <w:rPr>
          <w:rFonts w:ascii="Arial" w:hAnsi="Arial" w:cs="Arial"/>
          <w:sz w:val="18"/>
          <w:szCs w:val="18"/>
          <w:lang w:val="es-ES_tradnl"/>
        </w:rPr>
      </w:pPr>
      <w:r w:rsidRPr="00CA7383">
        <w:rPr>
          <w:rFonts w:ascii="Arial" w:hAnsi="Arial" w:cs="Arial"/>
          <w:sz w:val="18"/>
          <w:szCs w:val="18"/>
          <w:lang w:val="es-ES_tradnl"/>
        </w:rPr>
        <w:t>‒65 536</w:t>
      </w:r>
    </w:p>
    <w:p w14:paraId="56CFEBC1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19440AE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08242EE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04E7395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CB51423" w14:textId="77777777" w:rsidR="00DE2253" w:rsidRPr="00CA738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6D9BBB6" w14:textId="77777777" w:rsidR="00C531DB" w:rsidRPr="00CA7383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1C80A32" w14:textId="77777777" w:rsidR="00C531DB" w:rsidRPr="00CA7383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523C0C49" w14:textId="77777777" w:rsidR="00C531DB" w:rsidRPr="00CA7383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sectPr w:rsidR="00C531DB" w:rsidRPr="00CA7383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Full name">
    <w15:presenceInfo w15:providerId="None" w15:userId="Full na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5642"/>
    <w:rsid w:val="00046B74"/>
    <w:rsid w:val="00051C59"/>
    <w:rsid w:val="0005228B"/>
    <w:rsid w:val="000537AE"/>
    <w:rsid w:val="00054002"/>
    <w:rsid w:val="000541DF"/>
    <w:rsid w:val="000719EE"/>
    <w:rsid w:val="00072260"/>
    <w:rsid w:val="000B20BA"/>
    <w:rsid w:val="000D0510"/>
    <w:rsid w:val="001015B4"/>
    <w:rsid w:val="00104E5C"/>
    <w:rsid w:val="001074B2"/>
    <w:rsid w:val="00112487"/>
    <w:rsid w:val="00125D25"/>
    <w:rsid w:val="00166ABF"/>
    <w:rsid w:val="0018049D"/>
    <w:rsid w:val="00180D90"/>
    <w:rsid w:val="001A0D65"/>
    <w:rsid w:val="001B092E"/>
    <w:rsid w:val="001B3983"/>
    <w:rsid w:val="001D2148"/>
    <w:rsid w:val="001E2043"/>
    <w:rsid w:val="001E25C5"/>
    <w:rsid w:val="001E4A5B"/>
    <w:rsid w:val="002233BF"/>
    <w:rsid w:val="00227850"/>
    <w:rsid w:val="00230D9D"/>
    <w:rsid w:val="00235ECB"/>
    <w:rsid w:val="00254FDB"/>
    <w:rsid w:val="0025789D"/>
    <w:rsid w:val="00257C6C"/>
    <w:rsid w:val="002B2F09"/>
    <w:rsid w:val="002B7E96"/>
    <w:rsid w:val="002E30A7"/>
    <w:rsid w:val="002E4EE6"/>
    <w:rsid w:val="002F3F12"/>
    <w:rsid w:val="00317F44"/>
    <w:rsid w:val="00325A2B"/>
    <w:rsid w:val="00326C60"/>
    <w:rsid w:val="00340C3A"/>
    <w:rsid w:val="00342E6F"/>
    <w:rsid w:val="00345260"/>
    <w:rsid w:val="00353644"/>
    <w:rsid w:val="0036258A"/>
    <w:rsid w:val="003A458C"/>
    <w:rsid w:val="003B49B4"/>
    <w:rsid w:val="003C3839"/>
    <w:rsid w:val="003D72B3"/>
    <w:rsid w:val="004024BA"/>
    <w:rsid w:val="00411F22"/>
    <w:rsid w:val="00417B06"/>
    <w:rsid w:val="004375B6"/>
    <w:rsid w:val="0045712C"/>
    <w:rsid w:val="004803DB"/>
    <w:rsid w:val="00485C72"/>
    <w:rsid w:val="00495119"/>
    <w:rsid w:val="004A4A9C"/>
    <w:rsid w:val="00510FE7"/>
    <w:rsid w:val="0052013C"/>
    <w:rsid w:val="005355B5"/>
    <w:rsid w:val="005513FA"/>
    <w:rsid w:val="00551D6E"/>
    <w:rsid w:val="005524C1"/>
    <w:rsid w:val="00552D7C"/>
    <w:rsid w:val="0056506C"/>
    <w:rsid w:val="00584F8B"/>
    <w:rsid w:val="00594F83"/>
    <w:rsid w:val="005B210B"/>
    <w:rsid w:val="005C209B"/>
    <w:rsid w:val="005D3CC8"/>
    <w:rsid w:val="005F4C68"/>
    <w:rsid w:val="00611072"/>
    <w:rsid w:val="00616529"/>
    <w:rsid w:val="00630169"/>
    <w:rsid w:val="0063490D"/>
    <w:rsid w:val="00647430"/>
    <w:rsid w:val="006907A4"/>
    <w:rsid w:val="00692250"/>
    <w:rsid w:val="006A32CE"/>
    <w:rsid w:val="006A3851"/>
    <w:rsid w:val="006B1C75"/>
    <w:rsid w:val="006C5EF2"/>
    <w:rsid w:val="006D02A8"/>
    <w:rsid w:val="006E1C59"/>
    <w:rsid w:val="006E32EF"/>
    <w:rsid w:val="006F1FE3"/>
    <w:rsid w:val="00713B23"/>
    <w:rsid w:val="0072270A"/>
    <w:rsid w:val="00742D83"/>
    <w:rsid w:val="00742E65"/>
    <w:rsid w:val="0074775C"/>
    <w:rsid w:val="00792588"/>
    <w:rsid w:val="007A2B2C"/>
    <w:rsid w:val="007B25C8"/>
    <w:rsid w:val="007B521F"/>
    <w:rsid w:val="007B7770"/>
    <w:rsid w:val="007C28CE"/>
    <w:rsid w:val="007D0493"/>
    <w:rsid w:val="007D2825"/>
    <w:rsid w:val="007F74EA"/>
    <w:rsid w:val="008752D9"/>
    <w:rsid w:val="00881754"/>
    <w:rsid w:val="008932B9"/>
    <w:rsid w:val="008967C5"/>
    <w:rsid w:val="00897C6A"/>
    <w:rsid w:val="008C6F76"/>
    <w:rsid w:val="008D1105"/>
    <w:rsid w:val="008D70B5"/>
    <w:rsid w:val="009003AA"/>
    <w:rsid w:val="00923C89"/>
    <w:rsid w:val="009320AC"/>
    <w:rsid w:val="009510B5"/>
    <w:rsid w:val="00953886"/>
    <w:rsid w:val="0099088A"/>
    <w:rsid w:val="00992AB9"/>
    <w:rsid w:val="009C4689"/>
    <w:rsid w:val="009D12AE"/>
    <w:rsid w:val="009E7DAC"/>
    <w:rsid w:val="009F074B"/>
    <w:rsid w:val="00A22796"/>
    <w:rsid w:val="00A61B6D"/>
    <w:rsid w:val="00A61D05"/>
    <w:rsid w:val="00A714C4"/>
    <w:rsid w:val="00A74CE5"/>
    <w:rsid w:val="00A925B6"/>
    <w:rsid w:val="00A96661"/>
    <w:rsid w:val="00A974E1"/>
    <w:rsid w:val="00AA0FF1"/>
    <w:rsid w:val="00AC165F"/>
    <w:rsid w:val="00AC45C1"/>
    <w:rsid w:val="00AC7496"/>
    <w:rsid w:val="00AC7FAC"/>
    <w:rsid w:val="00AE458C"/>
    <w:rsid w:val="00AF23DF"/>
    <w:rsid w:val="00B0282E"/>
    <w:rsid w:val="00B45ECD"/>
    <w:rsid w:val="00B51D60"/>
    <w:rsid w:val="00B5250C"/>
    <w:rsid w:val="00B55138"/>
    <w:rsid w:val="00B64EAC"/>
    <w:rsid w:val="00B801A8"/>
    <w:rsid w:val="00B92165"/>
    <w:rsid w:val="00BC129D"/>
    <w:rsid w:val="00BC2254"/>
    <w:rsid w:val="00BD1FFA"/>
    <w:rsid w:val="00C0683E"/>
    <w:rsid w:val="00C1101B"/>
    <w:rsid w:val="00C12296"/>
    <w:rsid w:val="00C209AE"/>
    <w:rsid w:val="00C219A9"/>
    <w:rsid w:val="00C34A1F"/>
    <w:rsid w:val="00C35567"/>
    <w:rsid w:val="00C40FD4"/>
    <w:rsid w:val="00C43F55"/>
    <w:rsid w:val="00C531DB"/>
    <w:rsid w:val="00C7411E"/>
    <w:rsid w:val="00C7499F"/>
    <w:rsid w:val="00C801EC"/>
    <w:rsid w:val="00C82D30"/>
    <w:rsid w:val="00C84826"/>
    <w:rsid w:val="00C92E0A"/>
    <w:rsid w:val="00CA5658"/>
    <w:rsid w:val="00CA7383"/>
    <w:rsid w:val="00CB02D2"/>
    <w:rsid w:val="00CD0B3B"/>
    <w:rsid w:val="00CD2245"/>
    <w:rsid w:val="00CE2691"/>
    <w:rsid w:val="00CE7115"/>
    <w:rsid w:val="00D15A42"/>
    <w:rsid w:val="00D3600C"/>
    <w:rsid w:val="00D660AD"/>
    <w:rsid w:val="00D6717E"/>
    <w:rsid w:val="00DA3427"/>
    <w:rsid w:val="00DE1C4F"/>
    <w:rsid w:val="00DE2253"/>
    <w:rsid w:val="00DE69EE"/>
    <w:rsid w:val="00DF5702"/>
    <w:rsid w:val="00E14BD5"/>
    <w:rsid w:val="00E160EE"/>
    <w:rsid w:val="00E32F4B"/>
    <w:rsid w:val="00E5330E"/>
    <w:rsid w:val="00E54DA3"/>
    <w:rsid w:val="00E61A4B"/>
    <w:rsid w:val="00E62858"/>
    <w:rsid w:val="00E7707B"/>
    <w:rsid w:val="00E814BE"/>
    <w:rsid w:val="00E84C33"/>
    <w:rsid w:val="00EA1151"/>
    <w:rsid w:val="00EA22E1"/>
    <w:rsid w:val="00EA3E65"/>
    <w:rsid w:val="00EB0CCB"/>
    <w:rsid w:val="00EC398E"/>
    <w:rsid w:val="00EC3FD8"/>
    <w:rsid w:val="00EF7BBC"/>
    <w:rsid w:val="00F157B9"/>
    <w:rsid w:val="00F40424"/>
    <w:rsid w:val="00F42E74"/>
    <w:rsid w:val="00F44F99"/>
    <w:rsid w:val="00F57E22"/>
    <w:rsid w:val="00F73B99"/>
    <w:rsid w:val="00F80068"/>
    <w:rsid w:val="00F819D0"/>
    <w:rsid w:val="00F93E33"/>
    <w:rsid w:val="00FA04FB"/>
    <w:rsid w:val="00FA6DF9"/>
    <w:rsid w:val="00FD4E51"/>
    <w:rsid w:val="00FE1FC9"/>
    <w:rsid w:val="00FE3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60BB0BFF-6EBF-4ABA-8F24-F16575AC1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40FD4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257C6C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666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666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hutterstock.com/cat.mhtml?searchterm=bytes&amp;language=es&amp;lang=es&amp;search_source=&amp;safesearch=1&amp;version=llv1&amp;media_type=&amp;page=1&amp;inline=253150627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shutterstock.com/es/s/cajas+dentro+de+cajas/search.html?page=3&amp;thumb_size=mosaic&amp;inline=120203629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www.shutterstock.com/cat.mhtml?lang=es&amp;language=es&amp;ref_site=photo&amp;search_source=search_form&amp;version=llv1&amp;anyorall=all&amp;safesearch=1&amp;use_local_boost=1&amp;search_tracking_id=HtncuYR7GIXlm1bF2wrVhQ&amp;searchterm=edificios%20con%20oficinas&amp;show_color_wheel=1&amp;orient=&amp;commercial_ok=&amp;media_type=images&amp;search_cat=&amp;searchtermx=&amp;photographer_name=&amp;people_gender=&amp;people_age=&amp;people_ethnicity=&amp;people_number=&amp;color=&amp;page=1&amp;inline=211959367" TargetMode="External"/><Relationship Id="rId4" Type="http://schemas.openxmlformats.org/officeDocument/2006/relationships/hyperlink" Target="http://www.shutterstock.com/es/s/crecimiento+de+bacterias/search.html?page=2&amp;thumb_size=mosaic&amp;inline=148225403" TargetMode="External"/><Relationship Id="rId9" Type="http://schemas.openxmlformats.org/officeDocument/2006/relationships/image" Target="media/image3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</Pages>
  <Words>807</Words>
  <Characters>4440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Diana Velásquez Rojas</cp:lastModifiedBy>
  <cp:revision>12</cp:revision>
  <dcterms:created xsi:type="dcterms:W3CDTF">2015-04-01T02:33:00Z</dcterms:created>
  <dcterms:modified xsi:type="dcterms:W3CDTF">2015-08-18T23:12:00Z</dcterms:modified>
</cp:coreProperties>
</file>