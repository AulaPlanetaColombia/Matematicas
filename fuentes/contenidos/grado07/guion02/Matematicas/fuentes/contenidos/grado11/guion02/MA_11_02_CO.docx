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AF2C96" w:rsidRPr="00560ED9" w14:paraId="2EA048AF" w14:textId="77777777" w:rsidTr="00753DB3">
        <w:tc>
          <w:tcPr>
            <w:tcW w:w="1951" w:type="dxa"/>
            <w:shd w:val="clear" w:color="auto" w:fill="000000" w:themeFill="text1"/>
          </w:tcPr>
          <w:p w14:paraId="581F1F02" w14:textId="77777777" w:rsidR="00AF2C96" w:rsidRPr="00560ED9" w:rsidRDefault="00AF2C96" w:rsidP="00753DB3">
            <w:pPr>
              <w:tabs>
                <w:tab w:val="right" w:pos="8498"/>
              </w:tabs>
              <w:rPr>
                <w:rFonts w:ascii="Arial" w:hAnsi="Arial" w:cs="Arial"/>
              </w:rPr>
            </w:pPr>
            <w:r w:rsidRPr="00560ED9">
              <w:rPr>
                <w:rFonts w:ascii="Arial" w:hAnsi="Arial" w:cs="Arial"/>
              </w:rPr>
              <w:t>Título del guion</w:t>
            </w:r>
          </w:p>
        </w:tc>
        <w:tc>
          <w:tcPr>
            <w:tcW w:w="7027" w:type="dxa"/>
          </w:tcPr>
          <w:p w14:paraId="3CF56E96" w14:textId="40C82DCF" w:rsidR="00AF2C96" w:rsidRPr="00560ED9" w:rsidRDefault="00AF2C96" w:rsidP="00753DB3">
            <w:pPr>
              <w:tabs>
                <w:tab w:val="right" w:pos="8498"/>
              </w:tabs>
              <w:rPr>
                <w:rFonts w:ascii="Arial" w:hAnsi="Arial" w:cs="Arial"/>
                <w:highlight w:val="yellow"/>
              </w:rPr>
            </w:pPr>
            <w:r w:rsidRPr="00560ED9">
              <w:rPr>
                <w:rFonts w:ascii="Arial" w:hAnsi="Arial" w:cs="Arial"/>
              </w:rPr>
              <w:t>Funciones</w:t>
            </w:r>
          </w:p>
        </w:tc>
      </w:tr>
      <w:tr w:rsidR="00AF2C96" w:rsidRPr="00560ED9" w14:paraId="70E132CC" w14:textId="77777777" w:rsidTr="00753DB3">
        <w:tc>
          <w:tcPr>
            <w:tcW w:w="1951" w:type="dxa"/>
            <w:shd w:val="clear" w:color="auto" w:fill="000000" w:themeFill="text1"/>
          </w:tcPr>
          <w:p w14:paraId="56113365" w14:textId="77777777" w:rsidR="00AF2C96" w:rsidRPr="00560ED9" w:rsidRDefault="00AF2C96" w:rsidP="00753DB3">
            <w:pPr>
              <w:tabs>
                <w:tab w:val="right" w:pos="8498"/>
              </w:tabs>
              <w:rPr>
                <w:rFonts w:ascii="Arial" w:hAnsi="Arial" w:cs="Arial"/>
              </w:rPr>
            </w:pPr>
            <w:r w:rsidRPr="00560ED9">
              <w:rPr>
                <w:rFonts w:ascii="Arial" w:hAnsi="Arial" w:cs="Arial"/>
              </w:rPr>
              <w:t>Código del guion</w:t>
            </w:r>
          </w:p>
        </w:tc>
        <w:tc>
          <w:tcPr>
            <w:tcW w:w="7027" w:type="dxa"/>
          </w:tcPr>
          <w:p w14:paraId="6CED9104" w14:textId="406DBD8E" w:rsidR="00AF2C96" w:rsidRPr="00560ED9" w:rsidRDefault="00AF2C96" w:rsidP="00753DB3">
            <w:pPr>
              <w:tabs>
                <w:tab w:val="right" w:pos="8498"/>
              </w:tabs>
              <w:rPr>
                <w:rFonts w:ascii="Arial" w:hAnsi="Arial" w:cs="Arial"/>
                <w:highlight w:val="yellow"/>
              </w:rPr>
            </w:pPr>
            <w:r w:rsidRPr="00560ED9">
              <w:rPr>
                <w:rFonts w:ascii="Arial" w:hAnsi="Arial" w:cs="Arial"/>
              </w:rPr>
              <w:t>MA_11_02_CO</w:t>
            </w:r>
          </w:p>
        </w:tc>
      </w:tr>
      <w:tr w:rsidR="00AF2C96" w:rsidRPr="00560ED9" w14:paraId="18CF8ACE" w14:textId="77777777" w:rsidTr="00753DB3">
        <w:tc>
          <w:tcPr>
            <w:tcW w:w="1951" w:type="dxa"/>
            <w:shd w:val="clear" w:color="auto" w:fill="000000" w:themeFill="text1"/>
          </w:tcPr>
          <w:p w14:paraId="0A66AF21" w14:textId="77777777" w:rsidR="00AF2C96" w:rsidRPr="00560ED9" w:rsidRDefault="00AF2C96" w:rsidP="00753DB3">
            <w:pPr>
              <w:tabs>
                <w:tab w:val="right" w:pos="8498"/>
              </w:tabs>
              <w:rPr>
                <w:rFonts w:ascii="Arial" w:hAnsi="Arial" w:cs="Arial"/>
              </w:rPr>
            </w:pPr>
            <w:r w:rsidRPr="00560ED9">
              <w:rPr>
                <w:rFonts w:ascii="Arial" w:hAnsi="Arial" w:cs="Arial"/>
              </w:rPr>
              <w:t>Descripción</w:t>
            </w:r>
          </w:p>
        </w:tc>
        <w:tc>
          <w:tcPr>
            <w:tcW w:w="7027" w:type="dxa"/>
          </w:tcPr>
          <w:p w14:paraId="20593193" w14:textId="0BD64824" w:rsidR="00AF2C96" w:rsidRPr="00DA6D8C" w:rsidRDefault="00DA6D8C" w:rsidP="00DA6D8C">
            <w:pPr>
              <w:tabs>
                <w:tab w:val="right" w:pos="8498"/>
              </w:tabs>
              <w:jc w:val="both"/>
              <w:rPr>
                <w:rFonts w:ascii="Arial" w:hAnsi="Arial" w:cs="Arial"/>
                <w:sz w:val="24"/>
                <w:szCs w:val="24"/>
                <w:highlight w:val="yellow"/>
              </w:rPr>
            </w:pPr>
            <w:r w:rsidRPr="00DA6D8C">
              <w:rPr>
                <w:rFonts w:ascii="Arial" w:hAnsi="Arial" w:cs="Arial"/>
                <w:sz w:val="24"/>
                <w:szCs w:val="24"/>
              </w:rPr>
              <w:t>Las funciones desempeñan un papel fundamental en la construcción</w:t>
            </w:r>
            <w:r w:rsidRPr="00DA6D8C">
              <w:rPr>
                <w:rFonts w:ascii="Arial" w:hAnsi="Arial" w:cs="Arial"/>
                <w:sz w:val="24"/>
                <w:szCs w:val="24"/>
                <w:lang w:val="es-CO"/>
              </w:rPr>
              <w:t xml:space="preserve"> del pensamiento matemático, puesto que tienen múltiples aplicaciones en modelar situaciones de variación, tanto en contextos cotidianos como de aplicación en diversas ciencias. Aquí se estudia el concepto de función, su clasificación, propiedades y operaciones.</w:t>
            </w:r>
          </w:p>
        </w:tc>
      </w:tr>
    </w:tbl>
    <w:p w14:paraId="3FBF169A" w14:textId="77777777" w:rsidR="00AF2C96" w:rsidRPr="00560ED9" w:rsidRDefault="00AF2C96" w:rsidP="00962CCA">
      <w:pPr>
        <w:tabs>
          <w:tab w:val="right" w:pos="8498"/>
        </w:tabs>
        <w:spacing w:after="0"/>
        <w:jc w:val="both"/>
        <w:rPr>
          <w:rFonts w:ascii="Arial" w:hAnsi="Arial" w:cs="Arial"/>
          <w:highlight w:val="yellow"/>
        </w:rPr>
      </w:pPr>
    </w:p>
    <w:p w14:paraId="0992E8EC" w14:textId="7D6F48D8" w:rsidR="00834B0E" w:rsidRDefault="00834B0E" w:rsidP="00962CCA">
      <w:pPr>
        <w:tabs>
          <w:tab w:val="right" w:pos="8498"/>
        </w:tabs>
        <w:spacing w:after="0"/>
        <w:jc w:val="both"/>
        <w:rPr>
          <w:rFonts w:ascii="Arial" w:hAnsi="Arial" w:cs="Arial"/>
          <w:b/>
        </w:rPr>
      </w:pPr>
      <w:r w:rsidRPr="00560ED9">
        <w:rPr>
          <w:rFonts w:ascii="Arial" w:hAnsi="Arial" w:cs="Arial"/>
          <w:highlight w:val="yellow"/>
        </w:rPr>
        <w:t>[SECCIÓN 1]</w:t>
      </w:r>
      <w:r w:rsidR="006D45A8">
        <w:rPr>
          <w:rFonts w:ascii="Arial" w:hAnsi="Arial" w:cs="Arial"/>
        </w:rPr>
        <w:t xml:space="preserve"> </w:t>
      </w:r>
      <w:r w:rsidRPr="00560ED9">
        <w:rPr>
          <w:rFonts w:ascii="Arial" w:hAnsi="Arial" w:cs="Arial"/>
          <w:b/>
        </w:rPr>
        <w:t>1</w:t>
      </w:r>
      <w:r w:rsidR="00BC077C" w:rsidRPr="00560ED9">
        <w:rPr>
          <w:rFonts w:ascii="Arial" w:hAnsi="Arial" w:cs="Arial"/>
          <w:b/>
        </w:rPr>
        <w:t xml:space="preserve"> Relaciones y funciones </w:t>
      </w:r>
    </w:p>
    <w:p w14:paraId="28CF63E3" w14:textId="666F4F8B" w:rsidR="00DA6D8C" w:rsidRPr="00FD3225" w:rsidRDefault="00DA6D8C" w:rsidP="00962CCA">
      <w:pPr>
        <w:tabs>
          <w:tab w:val="right" w:pos="8498"/>
        </w:tabs>
        <w:spacing w:after="0"/>
        <w:jc w:val="both"/>
        <w:rPr>
          <w:rFonts w:ascii="Arial" w:hAnsi="Arial" w:cs="Arial"/>
          <w:highlight w:val="yellow"/>
        </w:rPr>
      </w:pPr>
      <w:r w:rsidRPr="00FD3225">
        <w:rPr>
          <w:rFonts w:ascii="Arial" w:hAnsi="Arial" w:cs="Arial"/>
        </w:rPr>
        <w:t xml:space="preserve">El concepto de </w:t>
      </w:r>
      <w:r w:rsidRPr="00FD3225">
        <w:rPr>
          <w:rFonts w:ascii="Arial" w:hAnsi="Arial" w:cs="Arial"/>
          <w:b/>
        </w:rPr>
        <w:t>función</w:t>
      </w:r>
      <w:r w:rsidRPr="00FD3225">
        <w:rPr>
          <w:rFonts w:ascii="Arial" w:hAnsi="Arial" w:cs="Arial"/>
        </w:rPr>
        <w:t xml:space="preserve"> es uno de los más importantes en matemáticas. Las funciones expresan una relación de </w:t>
      </w:r>
      <w:r w:rsidRPr="00FD3225">
        <w:rPr>
          <w:rFonts w:ascii="Arial" w:hAnsi="Arial" w:cs="Arial"/>
          <w:b/>
        </w:rPr>
        <w:t>dependencia</w:t>
      </w:r>
      <w:r w:rsidRPr="00FD3225">
        <w:rPr>
          <w:rFonts w:ascii="Arial" w:hAnsi="Arial" w:cs="Arial"/>
        </w:rPr>
        <w:t xml:space="preserve"> entre dos magnitudes. Por ejemplo, cuando se lanza un balón al aire, la altura a la que se encuentra depende del tiempo transcurrido desde su lanzamiento; el área de un círculo depende de su radio y el costo de enviar un paquete depende de su peso. La representación de estas y otras situaciones de dependencia, así como el análisis de la variación de una magnitud respecto a otra, se constituye en el centro de estudio de la función, por lo que las funciones son herramientas claves en la modelación de distintos fenómenos.</w:t>
      </w:r>
    </w:p>
    <w:p w14:paraId="3B4FB8D3" w14:textId="77777777" w:rsidR="00485603" w:rsidRPr="00560ED9" w:rsidRDefault="00485603" w:rsidP="00962CCA">
      <w:pPr>
        <w:spacing w:after="0"/>
        <w:jc w:val="both"/>
        <w:rPr>
          <w:rFonts w:ascii="Arial" w:hAnsi="Arial" w:cs="Arial"/>
          <w:color w:val="000000"/>
        </w:rPr>
      </w:pPr>
    </w:p>
    <w:p w14:paraId="729C1C38" w14:textId="77777777" w:rsidR="00E16321" w:rsidRPr="00560ED9" w:rsidRDefault="00E16321" w:rsidP="00E16321">
      <w:pPr>
        <w:spacing w:after="0"/>
        <w:jc w:val="both"/>
        <w:rPr>
          <w:rFonts w:ascii="Arial" w:hAnsi="Arial" w:cs="Arial"/>
          <w:color w:val="000000"/>
        </w:rPr>
      </w:pPr>
    </w:p>
    <w:tbl>
      <w:tblPr>
        <w:tblStyle w:val="Tablaconcuadrcula"/>
        <w:tblW w:w="9054" w:type="dxa"/>
        <w:tblLayout w:type="fixed"/>
        <w:tblLook w:val="04A0" w:firstRow="1" w:lastRow="0" w:firstColumn="1" w:lastColumn="0" w:noHBand="0" w:noVBand="1"/>
      </w:tblPr>
      <w:tblGrid>
        <w:gridCol w:w="1384"/>
        <w:gridCol w:w="7670"/>
      </w:tblGrid>
      <w:tr w:rsidR="00E16321" w:rsidRPr="00560ED9" w14:paraId="3BEC8B6C" w14:textId="77777777" w:rsidTr="009B0F82">
        <w:tc>
          <w:tcPr>
            <w:tcW w:w="9054" w:type="dxa"/>
            <w:gridSpan w:val="2"/>
            <w:shd w:val="clear" w:color="auto" w:fill="0D0D0D" w:themeFill="text1" w:themeFillTint="F2"/>
          </w:tcPr>
          <w:p w14:paraId="69F3756B" w14:textId="77777777" w:rsidR="00E16321" w:rsidRPr="00560ED9" w:rsidRDefault="00E16321" w:rsidP="00E16321">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E16321" w:rsidRPr="00560ED9" w14:paraId="3AB169B2" w14:textId="77777777" w:rsidTr="009B0F82">
        <w:tc>
          <w:tcPr>
            <w:tcW w:w="1384" w:type="dxa"/>
          </w:tcPr>
          <w:p w14:paraId="7CAD8A3E" w14:textId="77777777" w:rsidR="00E16321" w:rsidRPr="00560ED9" w:rsidRDefault="00E16321" w:rsidP="00E16321">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289D6ED3" w14:textId="77777777" w:rsidR="00E16321" w:rsidRPr="00560ED9" w:rsidRDefault="00E16321" w:rsidP="00E16321">
            <w:pPr>
              <w:rPr>
                <w:rFonts w:ascii="Arial" w:hAnsi="Arial" w:cs="Arial"/>
                <w:b/>
                <w:color w:val="000000"/>
                <w:sz w:val="18"/>
                <w:szCs w:val="18"/>
              </w:rPr>
            </w:pPr>
            <w:r w:rsidRPr="00560ED9">
              <w:rPr>
                <w:rFonts w:ascii="Arial" w:hAnsi="Arial" w:cs="Arial"/>
                <w:color w:val="000000"/>
              </w:rPr>
              <w:t>MA_11_02_IMG01</w:t>
            </w:r>
          </w:p>
        </w:tc>
      </w:tr>
      <w:tr w:rsidR="00E16321" w:rsidRPr="00560ED9" w14:paraId="40BCC716" w14:textId="77777777" w:rsidTr="009B0F82">
        <w:tc>
          <w:tcPr>
            <w:tcW w:w="1384" w:type="dxa"/>
          </w:tcPr>
          <w:p w14:paraId="4330B1B9" w14:textId="77777777" w:rsidR="00E16321" w:rsidRPr="00560ED9" w:rsidRDefault="00E16321" w:rsidP="00E16321">
            <w:pPr>
              <w:rPr>
                <w:rFonts w:ascii="Arial" w:hAnsi="Arial" w:cs="Arial"/>
                <w:color w:val="000000"/>
              </w:rPr>
            </w:pPr>
            <w:r w:rsidRPr="00560ED9">
              <w:rPr>
                <w:rFonts w:ascii="Arial" w:hAnsi="Arial" w:cs="Arial"/>
                <w:b/>
                <w:color w:val="000000"/>
                <w:sz w:val="18"/>
                <w:szCs w:val="18"/>
              </w:rPr>
              <w:t>Descripción</w:t>
            </w:r>
          </w:p>
        </w:tc>
        <w:tc>
          <w:tcPr>
            <w:tcW w:w="7670" w:type="dxa"/>
          </w:tcPr>
          <w:p w14:paraId="3E1EDACD" w14:textId="77777777" w:rsidR="00E16321" w:rsidRPr="00560ED9" w:rsidRDefault="00E16321" w:rsidP="00E16321">
            <w:pPr>
              <w:rPr>
                <w:rFonts w:ascii="Arial" w:hAnsi="Arial" w:cs="Arial"/>
                <w:color w:val="000000"/>
                <w:highlight w:val="green"/>
              </w:rPr>
            </w:pPr>
            <w:r w:rsidRPr="00560ED9">
              <w:rPr>
                <w:rFonts w:ascii="Arial" w:hAnsi="Arial" w:cs="Arial"/>
                <w:color w:val="000000"/>
                <w:highlight w:val="green"/>
              </w:rPr>
              <w:t>La función</w:t>
            </w:r>
          </w:p>
        </w:tc>
      </w:tr>
      <w:tr w:rsidR="00E16321" w:rsidRPr="00560ED9" w14:paraId="456FD645" w14:textId="77777777" w:rsidTr="009B0F82">
        <w:tc>
          <w:tcPr>
            <w:tcW w:w="1384" w:type="dxa"/>
          </w:tcPr>
          <w:p w14:paraId="252E5DF4" w14:textId="77777777" w:rsidR="00E16321" w:rsidRPr="00560ED9" w:rsidRDefault="00E16321" w:rsidP="00E16321">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A839820" w14:textId="0794EBDA" w:rsidR="00E16321" w:rsidRPr="00560ED9" w:rsidRDefault="008E1CD6" w:rsidP="00E7628F">
            <w:pPr>
              <w:rPr>
                <w:rFonts w:ascii="Arial" w:hAnsi="Arial" w:cs="Arial"/>
                <w:color w:val="000000"/>
                <w:highlight w:val="green"/>
              </w:rPr>
            </w:pPr>
            <w:r w:rsidRPr="00560ED9">
              <w:rPr>
                <w:rFonts w:ascii="Arial" w:hAnsi="Arial" w:cs="Arial"/>
                <w:sz w:val="24"/>
                <w:szCs w:val="24"/>
                <w:lang w:val="es-ES_tradnl"/>
              </w:rPr>
              <w:object w:dxaOrig="13680" w:dyaOrig="4845" w14:anchorId="19DE7B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8pt;height:97.8pt" o:ole="">
                  <v:imagedata r:id="rId8" o:title=""/>
                </v:shape>
                <o:OLEObject Type="Embed" ProgID="PBrush" ShapeID="_x0000_i1025" DrawAspect="Content" ObjectID="_1498549540" r:id="rId9"/>
              </w:object>
            </w:r>
          </w:p>
        </w:tc>
      </w:tr>
      <w:tr w:rsidR="009B0F82" w:rsidRPr="00560ED9" w14:paraId="3FA85C63" w14:textId="77777777" w:rsidTr="009B0F82">
        <w:tc>
          <w:tcPr>
            <w:tcW w:w="1384" w:type="dxa"/>
          </w:tcPr>
          <w:p w14:paraId="0753D048" w14:textId="033699F1" w:rsidR="009B0F82" w:rsidRPr="00560ED9" w:rsidRDefault="009B0F82" w:rsidP="009B0F82">
            <w:pPr>
              <w:rPr>
                <w:rFonts w:ascii="Arial" w:hAnsi="Arial" w:cs="Arial"/>
                <w:b/>
                <w:color w:val="000000"/>
                <w:sz w:val="18"/>
                <w:szCs w:val="18"/>
              </w:rPr>
            </w:pPr>
            <w:r w:rsidRPr="00560ED9">
              <w:rPr>
                <w:rFonts w:ascii="Arial" w:hAnsi="Arial" w:cs="Arial"/>
                <w:b/>
                <w:color w:val="000000"/>
                <w:sz w:val="18"/>
                <w:szCs w:val="18"/>
              </w:rPr>
              <w:t xml:space="preserve">Pie de </w:t>
            </w:r>
            <w:proofErr w:type="spellStart"/>
            <w:r w:rsidRPr="00560ED9">
              <w:rPr>
                <w:rFonts w:ascii="Arial" w:hAnsi="Arial" w:cs="Arial"/>
                <w:b/>
                <w:color w:val="000000"/>
                <w:sz w:val="18"/>
                <w:szCs w:val="18"/>
              </w:rPr>
              <w:t>imagen</w:t>
            </w:r>
            <w:r w:rsidR="00C13617">
              <w:rPr>
                <w:rFonts w:ascii="Arial" w:hAnsi="Arial" w:cs="Arial"/>
                <w:b/>
                <w:color w:val="000000"/>
                <w:sz w:val="18"/>
                <w:szCs w:val="18"/>
              </w:rPr>
              <w:t>a</w:t>
            </w:r>
            <w:proofErr w:type="spellEnd"/>
          </w:p>
        </w:tc>
        <w:tc>
          <w:tcPr>
            <w:tcW w:w="7670" w:type="dxa"/>
          </w:tcPr>
          <w:p w14:paraId="05FCD5EB" w14:textId="3EEBA884" w:rsidR="009B0F82" w:rsidRPr="00560ED9" w:rsidRDefault="00C13617" w:rsidP="009B0F82">
            <w:pPr>
              <w:tabs>
                <w:tab w:val="right" w:pos="8498"/>
              </w:tabs>
              <w:jc w:val="both"/>
              <w:rPr>
                <w:rFonts w:ascii="Arial" w:eastAsiaTheme="minorEastAsia" w:hAnsi="Arial" w:cs="Arial"/>
              </w:rPr>
            </w:pPr>
            <w:r>
              <w:rPr>
                <w:rFonts w:ascii="Arial" w:eastAsiaTheme="minorEastAsia" w:hAnsi="Arial" w:cs="Arial"/>
              </w:rPr>
              <w:t>Al</w:t>
            </w:r>
            <w:r w:rsidR="009B0F82" w:rsidRPr="00560ED9">
              <w:rPr>
                <w:rFonts w:ascii="Arial" w:eastAsiaTheme="minorEastAsia" w:hAnsi="Arial" w:cs="Arial"/>
              </w:rPr>
              <w:t>gunas aplicaciones de</w:t>
            </w:r>
            <w:r w:rsidR="0063318B">
              <w:rPr>
                <w:rFonts w:ascii="Arial" w:eastAsiaTheme="minorEastAsia" w:hAnsi="Arial" w:cs="Arial"/>
              </w:rPr>
              <w:t xml:space="preserve">l concepto de </w:t>
            </w:r>
            <w:r w:rsidR="009B0F82" w:rsidRPr="00560ED9">
              <w:rPr>
                <w:rFonts w:ascii="Arial" w:eastAsiaTheme="minorEastAsia" w:hAnsi="Arial" w:cs="Arial"/>
              </w:rPr>
              <w:t xml:space="preserve">función </w:t>
            </w:r>
            <w:r w:rsidR="001D63C7">
              <w:rPr>
                <w:rFonts w:ascii="Arial" w:eastAsiaTheme="minorEastAsia" w:hAnsi="Arial" w:cs="Arial"/>
              </w:rPr>
              <w:t xml:space="preserve">en la </w:t>
            </w:r>
            <w:r>
              <w:rPr>
                <w:rFonts w:ascii="Arial" w:eastAsiaTheme="minorEastAsia" w:hAnsi="Arial" w:cs="Arial"/>
              </w:rPr>
              <w:t>economía, se establecen a través de la relación de dependencia entre  el capital adquirido y el tiempo transcurrido para obtenerlo.</w:t>
            </w:r>
          </w:p>
          <w:p w14:paraId="356A0757" w14:textId="77777777" w:rsidR="009B0F82" w:rsidRPr="00560ED9" w:rsidRDefault="009B0F82" w:rsidP="009B0F82">
            <w:pPr>
              <w:rPr>
                <w:rFonts w:ascii="Arial" w:hAnsi="Arial" w:cs="Arial"/>
                <w:highlight w:val="green"/>
              </w:rPr>
            </w:pPr>
          </w:p>
        </w:tc>
      </w:tr>
    </w:tbl>
    <w:p w14:paraId="76F45F92" w14:textId="77777777" w:rsidR="00E16321" w:rsidRPr="00560ED9" w:rsidRDefault="00E16321" w:rsidP="00962CCA">
      <w:pPr>
        <w:spacing w:after="0"/>
        <w:jc w:val="both"/>
        <w:rPr>
          <w:rFonts w:ascii="Arial" w:hAnsi="Arial" w:cs="Arial"/>
          <w:color w:val="000000"/>
        </w:rPr>
      </w:pPr>
    </w:p>
    <w:p w14:paraId="30BC434B" w14:textId="4A9DC0BC" w:rsidR="00D96017" w:rsidRPr="00560ED9" w:rsidRDefault="00D96017" w:rsidP="00962CCA">
      <w:pPr>
        <w:spacing w:after="0"/>
        <w:jc w:val="both"/>
        <w:rPr>
          <w:rFonts w:ascii="Arial" w:hAnsi="Arial" w:cs="Arial"/>
          <w:color w:val="000000"/>
        </w:rPr>
      </w:pPr>
      <w:r w:rsidRPr="00560ED9">
        <w:rPr>
          <w:rFonts w:ascii="Arial" w:hAnsi="Arial" w:cs="Arial"/>
          <w:color w:val="000000"/>
        </w:rPr>
        <w:t xml:space="preserve">El estudio de las funciones empieza con </w:t>
      </w:r>
      <w:r w:rsidR="00C412E5" w:rsidRPr="00560ED9">
        <w:rPr>
          <w:rFonts w:ascii="Arial" w:hAnsi="Arial" w:cs="Arial"/>
          <w:color w:val="000000"/>
        </w:rPr>
        <w:t xml:space="preserve">un </w:t>
      </w:r>
      <w:r w:rsidR="00546B2B" w:rsidRPr="00560ED9">
        <w:rPr>
          <w:rFonts w:ascii="Arial" w:hAnsi="Arial" w:cs="Arial"/>
          <w:color w:val="000000"/>
        </w:rPr>
        <w:t xml:space="preserve">concepto </w:t>
      </w:r>
      <w:r w:rsidRPr="00560ED9">
        <w:rPr>
          <w:rFonts w:ascii="Arial" w:hAnsi="Arial" w:cs="Arial"/>
          <w:color w:val="000000"/>
        </w:rPr>
        <w:t>más general</w:t>
      </w:r>
      <w:r w:rsidR="00C412E5" w:rsidRPr="00560ED9">
        <w:rPr>
          <w:rFonts w:ascii="Arial" w:hAnsi="Arial" w:cs="Arial"/>
          <w:color w:val="000000"/>
        </w:rPr>
        <w:t>:</w:t>
      </w:r>
      <w:r w:rsidRPr="00560ED9">
        <w:rPr>
          <w:rFonts w:ascii="Arial" w:hAnsi="Arial" w:cs="Arial"/>
          <w:color w:val="000000"/>
        </w:rPr>
        <w:t xml:space="preserve"> las relaciones.</w:t>
      </w:r>
    </w:p>
    <w:p w14:paraId="262BF628" w14:textId="044AE282" w:rsidR="009257C3" w:rsidRPr="00560ED9" w:rsidRDefault="007F6B8B" w:rsidP="007F6B8B">
      <w:pPr>
        <w:tabs>
          <w:tab w:val="left" w:pos="6480"/>
        </w:tabs>
        <w:spacing w:after="0"/>
        <w:jc w:val="both"/>
        <w:rPr>
          <w:rFonts w:ascii="Arial" w:hAnsi="Arial" w:cs="Arial"/>
          <w:color w:val="000000"/>
        </w:rPr>
      </w:pPr>
      <w:r>
        <w:rPr>
          <w:rFonts w:ascii="Arial" w:hAnsi="Arial" w:cs="Arial"/>
          <w:color w:val="000000"/>
        </w:rPr>
        <w:tab/>
      </w:r>
    </w:p>
    <w:p w14:paraId="2A97F981" w14:textId="314A70CB" w:rsidR="003F061D" w:rsidRPr="00560ED9" w:rsidRDefault="00D96017" w:rsidP="00962CCA">
      <w:pPr>
        <w:tabs>
          <w:tab w:val="right" w:pos="8498"/>
        </w:tabs>
        <w:spacing w:after="0"/>
        <w:jc w:val="both"/>
        <w:rPr>
          <w:rFonts w:ascii="Arial" w:hAnsi="Arial" w:cs="Arial"/>
          <w:b/>
        </w:rPr>
      </w:pPr>
      <w:r w:rsidRPr="00560ED9">
        <w:rPr>
          <w:rFonts w:ascii="Arial" w:hAnsi="Arial" w:cs="Arial"/>
          <w:highlight w:val="yellow"/>
        </w:rPr>
        <w:t xml:space="preserve"> </w:t>
      </w:r>
      <w:r w:rsidR="005421E4" w:rsidRPr="00560ED9">
        <w:rPr>
          <w:rFonts w:ascii="Arial" w:hAnsi="Arial" w:cs="Arial"/>
          <w:highlight w:val="yellow"/>
        </w:rPr>
        <w:t>[SECCIÓN 2]</w:t>
      </w:r>
      <w:r w:rsidR="006D45A8">
        <w:rPr>
          <w:rFonts w:ascii="Arial" w:hAnsi="Arial" w:cs="Arial"/>
        </w:rPr>
        <w:t xml:space="preserve"> </w:t>
      </w:r>
      <w:r w:rsidR="005421E4" w:rsidRPr="00560ED9">
        <w:rPr>
          <w:rFonts w:ascii="Arial" w:hAnsi="Arial" w:cs="Arial"/>
          <w:b/>
        </w:rPr>
        <w:t>1.1 Concepto de relación</w:t>
      </w:r>
    </w:p>
    <w:p w14:paraId="5ADD8E28" w14:textId="77777777" w:rsidR="0083302A" w:rsidRPr="00560ED9" w:rsidRDefault="0083302A" w:rsidP="00962CCA">
      <w:pPr>
        <w:tabs>
          <w:tab w:val="right" w:pos="8498"/>
        </w:tabs>
        <w:spacing w:after="0"/>
        <w:jc w:val="both"/>
        <w:rPr>
          <w:rFonts w:ascii="Arial" w:hAnsi="Arial" w:cs="Arial"/>
        </w:rPr>
      </w:pPr>
    </w:p>
    <w:p w14:paraId="7BC75377" w14:textId="7E5589C0" w:rsidR="00C13617" w:rsidRDefault="007F6B8B" w:rsidP="00C13617">
      <w:pPr>
        <w:tabs>
          <w:tab w:val="right" w:pos="8498"/>
        </w:tabs>
        <w:spacing w:after="0"/>
        <w:jc w:val="both"/>
        <w:rPr>
          <w:rFonts w:ascii="Arial" w:eastAsiaTheme="minorEastAsia" w:hAnsi="Arial" w:cs="Arial"/>
        </w:rPr>
      </w:pPr>
      <w:r>
        <w:rPr>
          <w:rFonts w:ascii="Arial" w:eastAsiaTheme="minorEastAsia" w:hAnsi="Arial" w:cs="Arial"/>
        </w:rPr>
        <w:t>U</w:t>
      </w:r>
      <w:r w:rsidR="00C13617">
        <w:rPr>
          <w:rFonts w:ascii="Arial" w:eastAsiaTheme="minorEastAsia" w:hAnsi="Arial" w:cs="Arial"/>
        </w:rPr>
        <w:t xml:space="preserve">na relación entre dos conjuntos se define </w:t>
      </w:r>
      <w:r w:rsidR="00C13617" w:rsidRPr="00560ED9">
        <w:rPr>
          <w:rFonts w:ascii="Arial" w:eastAsiaTheme="minorEastAsia" w:hAnsi="Arial" w:cs="Arial"/>
        </w:rPr>
        <w:t xml:space="preserve">como un conjunto de parejas </w:t>
      </w:r>
      <w:r w:rsidR="00C13617">
        <w:rPr>
          <w:rFonts w:ascii="Arial" w:eastAsiaTheme="minorEastAsia" w:hAnsi="Arial" w:cs="Arial"/>
        </w:rPr>
        <w:t xml:space="preserve">ordenadas </w:t>
      </w:r>
      <w:r w:rsidR="00C13617" w:rsidRPr="00560ED9">
        <w:rPr>
          <w:rFonts w:ascii="Arial" w:eastAsiaTheme="minorEastAsia" w:hAnsi="Arial" w:cs="Arial"/>
        </w:rPr>
        <w:t xml:space="preserve">que pertenecen al </w:t>
      </w:r>
      <w:r w:rsidR="00C13617" w:rsidRPr="009B75B0">
        <w:rPr>
          <w:rFonts w:ascii="Arial" w:eastAsiaTheme="minorEastAsia" w:hAnsi="Arial" w:cs="Arial"/>
          <w:b/>
        </w:rPr>
        <w:t>producto cartesiano</w:t>
      </w:r>
      <w:r w:rsidR="00C13617">
        <w:rPr>
          <w:rFonts w:ascii="Arial" w:eastAsiaTheme="minorEastAsia" w:hAnsi="Arial" w:cs="Arial"/>
        </w:rPr>
        <w:t xml:space="preserve"> de los conjuntos</w:t>
      </w:r>
      <w:r w:rsidR="00C13617" w:rsidRPr="00560ED9">
        <w:rPr>
          <w:rFonts w:ascii="Arial" w:eastAsiaTheme="minorEastAsia" w:hAnsi="Arial" w:cs="Arial"/>
        </w:rPr>
        <w:t xml:space="preserve">. </w:t>
      </w:r>
    </w:p>
    <w:p w14:paraId="38EFAF2F" w14:textId="77777777" w:rsidR="00C13617" w:rsidRPr="00560ED9" w:rsidRDefault="00C13617" w:rsidP="00C13617">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0"/>
        <w:gridCol w:w="6338"/>
      </w:tblGrid>
      <w:tr w:rsidR="00C13617" w:rsidRPr="00560ED9" w14:paraId="1FF84E6C" w14:textId="77777777" w:rsidTr="00574FCA">
        <w:tc>
          <w:tcPr>
            <w:tcW w:w="8978" w:type="dxa"/>
            <w:gridSpan w:val="2"/>
            <w:shd w:val="clear" w:color="auto" w:fill="000000" w:themeFill="text1"/>
          </w:tcPr>
          <w:p w14:paraId="5E2080C1" w14:textId="77777777" w:rsidR="00C13617" w:rsidRPr="00560ED9" w:rsidRDefault="00C13617" w:rsidP="00574FCA">
            <w:pPr>
              <w:jc w:val="center"/>
              <w:rPr>
                <w:rFonts w:ascii="Arial" w:hAnsi="Arial" w:cs="Arial"/>
                <w:b/>
                <w:color w:val="FFFFFF" w:themeColor="background1"/>
                <w:sz w:val="24"/>
                <w:szCs w:val="24"/>
              </w:rPr>
            </w:pPr>
            <w:r w:rsidRPr="00560ED9">
              <w:rPr>
                <w:rFonts w:ascii="Arial" w:hAnsi="Arial" w:cs="Arial"/>
                <w:b/>
                <w:color w:val="FFFFFF" w:themeColor="background1"/>
                <w:sz w:val="24"/>
                <w:szCs w:val="24"/>
              </w:rPr>
              <w:t>Recuerda</w:t>
            </w:r>
          </w:p>
        </w:tc>
      </w:tr>
      <w:tr w:rsidR="00C13617" w:rsidRPr="00560ED9" w14:paraId="230A1209" w14:textId="77777777" w:rsidTr="00574FCA">
        <w:tc>
          <w:tcPr>
            <w:tcW w:w="2518" w:type="dxa"/>
          </w:tcPr>
          <w:p w14:paraId="13E544B4" w14:textId="77777777" w:rsidR="00C13617" w:rsidRPr="00560ED9" w:rsidRDefault="00C13617" w:rsidP="00574FCA">
            <w:pPr>
              <w:rPr>
                <w:rFonts w:ascii="Arial" w:hAnsi="Arial" w:cs="Arial"/>
                <w:b/>
                <w:color w:val="000000"/>
                <w:sz w:val="24"/>
                <w:szCs w:val="24"/>
              </w:rPr>
            </w:pPr>
            <w:r w:rsidRPr="00560ED9">
              <w:rPr>
                <w:rFonts w:ascii="Arial" w:hAnsi="Arial" w:cs="Arial"/>
                <w:b/>
                <w:color w:val="000000"/>
                <w:sz w:val="24"/>
                <w:szCs w:val="24"/>
              </w:rPr>
              <w:t>Contenido</w:t>
            </w:r>
          </w:p>
        </w:tc>
        <w:tc>
          <w:tcPr>
            <w:tcW w:w="6460" w:type="dxa"/>
          </w:tcPr>
          <w:p w14:paraId="5D895B18" w14:textId="04F5F8AD" w:rsidR="00C13617" w:rsidRDefault="00C13617" w:rsidP="00574FCA">
            <w:pPr>
              <w:pStyle w:val="Textocomentario"/>
              <w:rPr>
                <w:rFonts w:ascii="Arial" w:hAnsi="Arial" w:cs="Arial"/>
                <w:sz w:val="24"/>
                <w:szCs w:val="24"/>
              </w:rPr>
            </w:pPr>
            <w:r w:rsidRPr="009B75B0">
              <w:rPr>
                <w:rFonts w:ascii="Arial" w:eastAsiaTheme="minorEastAsia" w:hAnsi="Arial" w:cs="Arial"/>
                <w:sz w:val="24"/>
                <w:szCs w:val="24"/>
              </w:rPr>
              <w:t>Dados dos conjuntos</w:t>
            </w:r>
            <w:r>
              <w:rPr>
                <w:rFonts w:ascii="Arial" w:eastAsiaTheme="minorEastAsia" w:hAnsi="Arial" w:cs="Arial"/>
                <w:sz w:val="24"/>
                <w:szCs w:val="24"/>
              </w:rPr>
              <w:t xml:space="preserve"> </w:t>
            </w:r>
            <w:r w:rsidRPr="00FE0D85">
              <w:rPr>
                <w:rFonts w:ascii="Arial" w:eastAsiaTheme="minorEastAsia" w:hAnsi="Arial" w:cs="Arial"/>
                <w:i/>
                <w:sz w:val="24"/>
                <w:szCs w:val="24"/>
              </w:rPr>
              <w:t>A</w:t>
            </w:r>
            <w:r>
              <w:rPr>
                <w:rFonts w:ascii="Arial" w:eastAsiaTheme="minorEastAsia" w:hAnsi="Arial" w:cs="Arial"/>
                <w:sz w:val="24"/>
                <w:szCs w:val="24"/>
              </w:rPr>
              <w:t xml:space="preserve"> </w:t>
            </w:r>
            <w:r w:rsidRPr="009B75B0">
              <w:rPr>
                <w:rFonts w:ascii="Arial" w:eastAsiaTheme="minorEastAsia" w:hAnsi="Arial" w:cs="Arial"/>
                <w:sz w:val="24"/>
                <w:szCs w:val="24"/>
              </w:rPr>
              <w:t xml:space="preserve">y </w:t>
            </w:r>
            <w:r w:rsidRPr="00FE0D85">
              <w:rPr>
                <w:rFonts w:ascii="Arial" w:eastAsiaTheme="minorEastAsia" w:hAnsi="Arial" w:cs="Arial"/>
                <w:i/>
                <w:sz w:val="24"/>
                <w:szCs w:val="24"/>
              </w:rPr>
              <w:t>B</w:t>
            </w:r>
            <m:oMath>
              <m:r>
                <w:rPr>
                  <w:rFonts w:ascii="Cambria Math" w:eastAsiaTheme="minorEastAsia" w:hAnsi="Cambria Math" w:cs="Arial"/>
                  <w:sz w:val="24"/>
                  <w:szCs w:val="24"/>
                </w:rPr>
                <m:t xml:space="preserve">,  </m:t>
              </m:r>
            </m:oMath>
            <w:r w:rsidRPr="009B75B0">
              <w:rPr>
                <w:rStyle w:val="Refdecomentario"/>
                <w:rFonts w:ascii="Arial" w:hAnsi="Arial" w:cs="Arial"/>
                <w:sz w:val="24"/>
                <w:szCs w:val="24"/>
              </w:rPr>
              <w:annotationRef/>
            </w:r>
            <w:r w:rsidRPr="009B75B0">
              <w:rPr>
                <w:rStyle w:val="Refdecomentario"/>
                <w:rFonts w:ascii="Arial" w:hAnsi="Arial" w:cs="Arial"/>
                <w:sz w:val="24"/>
                <w:szCs w:val="24"/>
              </w:rPr>
              <w:annotationRef/>
            </w:r>
            <w:r w:rsidRPr="009B75B0">
              <w:rPr>
                <w:rFonts w:ascii="Arial" w:hAnsi="Arial" w:cs="Arial"/>
                <w:sz w:val="24"/>
                <w:szCs w:val="24"/>
              </w:rPr>
              <w:t xml:space="preserve">su </w:t>
            </w:r>
            <w:r w:rsidRPr="009B75B0">
              <w:rPr>
                <w:rFonts w:ascii="Arial" w:hAnsi="Arial" w:cs="Arial"/>
                <w:b/>
                <w:sz w:val="24"/>
                <w:szCs w:val="24"/>
              </w:rPr>
              <w:t>producto cartesiano</w:t>
            </w:r>
            <w:r w:rsidR="007F6B8B">
              <w:rPr>
                <w:rFonts w:ascii="Arial" w:hAnsi="Arial" w:cs="Arial"/>
                <w:b/>
                <w:sz w:val="24"/>
                <w:szCs w:val="24"/>
              </w:rPr>
              <w:t xml:space="preserve">, </w:t>
            </w:r>
            <w:r w:rsidR="007F6B8B" w:rsidRPr="007F6B8B">
              <w:rPr>
                <w:rFonts w:ascii="Arial" w:hAnsi="Arial" w:cs="Arial"/>
                <w:sz w:val="24"/>
                <w:szCs w:val="24"/>
              </w:rPr>
              <w:t>que se denota como</w:t>
            </w:r>
            <w:r w:rsidRPr="007F6B8B">
              <w:rPr>
                <w:rFonts w:ascii="Arial" w:hAnsi="Arial" w:cs="Arial"/>
                <w:sz w:val="24"/>
                <w:szCs w:val="24"/>
              </w:rPr>
              <w:t xml:space="preserve"> </w:t>
            </w:r>
            <w:r w:rsidR="007F6B8B" w:rsidRPr="007F6B8B">
              <w:rPr>
                <w:rFonts w:ascii="Arial" w:hAnsi="Arial" w:cs="Arial"/>
                <w:i/>
                <w:sz w:val="24"/>
                <w:szCs w:val="24"/>
              </w:rPr>
              <w:t xml:space="preserve">A </w:t>
            </w:r>
            <w:r w:rsidR="007F6B8B" w:rsidRPr="007F6B8B">
              <w:rPr>
                <w:rFonts w:ascii="Cambria Math" w:hAnsi="Cambria Math" w:cs="Arial"/>
                <w:i/>
                <w:sz w:val="24"/>
                <w:szCs w:val="24"/>
              </w:rPr>
              <w:t>⨯</w:t>
            </w:r>
            <w:r w:rsidR="007F6B8B" w:rsidRPr="007F6B8B">
              <w:rPr>
                <w:rFonts w:ascii="Arial" w:hAnsi="Arial" w:cs="Arial"/>
                <w:i/>
                <w:sz w:val="24"/>
                <w:szCs w:val="24"/>
              </w:rPr>
              <w:t xml:space="preserve"> B</w:t>
            </w:r>
            <w:r w:rsidR="007F6B8B">
              <w:rPr>
                <w:rFonts w:ascii="Arial" w:hAnsi="Arial" w:cs="Arial"/>
                <w:sz w:val="24"/>
                <w:szCs w:val="24"/>
              </w:rPr>
              <w:t xml:space="preserve"> </w:t>
            </w:r>
            <w:r>
              <w:rPr>
                <w:rFonts w:ascii="Arial" w:hAnsi="Arial" w:cs="Arial"/>
                <w:sz w:val="24"/>
                <w:szCs w:val="24"/>
              </w:rPr>
              <w:t>se define como:</w:t>
            </w:r>
          </w:p>
          <w:p w14:paraId="3935D888" w14:textId="4B551319" w:rsidR="007F6B8B" w:rsidRDefault="007F6B8B" w:rsidP="007F6B8B">
            <w:pPr>
              <w:pStyle w:val="Textocomentario"/>
              <w:jc w:val="center"/>
            </w:pPr>
            <w:r w:rsidRPr="007F6B8B">
              <w:rPr>
                <w:rFonts w:ascii="Arial" w:hAnsi="Arial" w:cs="Arial"/>
                <w:i/>
                <w:sz w:val="24"/>
                <w:szCs w:val="24"/>
              </w:rPr>
              <w:t xml:space="preserve">A </w:t>
            </w:r>
            <w:r w:rsidRPr="007F6B8B">
              <w:rPr>
                <w:rFonts w:ascii="Cambria Math" w:hAnsi="Cambria Math" w:cs="Arial"/>
                <w:i/>
                <w:sz w:val="24"/>
                <w:szCs w:val="24"/>
              </w:rPr>
              <w:t>⨯</w:t>
            </w:r>
            <w:r w:rsidRPr="007F6B8B">
              <w:rPr>
                <w:rFonts w:ascii="Arial" w:hAnsi="Arial" w:cs="Arial"/>
                <w:i/>
                <w:sz w:val="24"/>
                <w:szCs w:val="24"/>
              </w:rPr>
              <w:t xml:space="preserve"> B</w:t>
            </w:r>
            <w:r w:rsidR="0064453D">
              <w:rPr>
                <w:rFonts w:ascii="Arial" w:hAnsi="Arial" w:cs="Arial"/>
                <w:i/>
                <w:sz w:val="24"/>
                <w:szCs w:val="24"/>
              </w:rPr>
              <w:t xml:space="preserve"> </w:t>
            </w:r>
            <w:r>
              <w:rPr>
                <w:rFonts w:ascii="Arial" w:hAnsi="Arial" w:cs="Arial"/>
                <w:i/>
                <w:sz w:val="24"/>
                <w:szCs w:val="24"/>
              </w:rPr>
              <w:t xml:space="preserve">= {(a, b)| a </w:t>
            </w:r>
            <w:r>
              <w:rPr>
                <w:rFonts w:ascii="Cambria Math" w:hAnsi="Cambria Math" w:cs="Arial"/>
                <w:i/>
                <w:sz w:val="24"/>
                <w:szCs w:val="24"/>
              </w:rPr>
              <w:t>⋲</w:t>
            </w:r>
            <w:r>
              <w:rPr>
                <w:rFonts w:ascii="Arial" w:hAnsi="Arial" w:cs="Arial"/>
                <w:i/>
                <w:sz w:val="24"/>
                <w:szCs w:val="24"/>
              </w:rPr>
              <w:t xml:space="preserve"> A y b </w:t>
            </w:r>
            <w:r>
              <w:rPr>
                <w:rFonts w:ascii="Cambria Math" w:hAnsi="Cambria Math" w:cs="Arial"/>
                <w:i/>
                <w:sz w:val="24"/>
                <w:szCs w:val="24"/>
              </w:rPr>
              <w:t>⋲</w:t>
            </w:r>
            <w:r>
              <w:rPr>
                <w:rFonts w:ascii="Arial" w:hAnsi="Arial" w:cs="Arial"/>
                <w:i/>
                <w:sz w:val="24"/>
                <w:szCs w:val="24"/>
              </w:rPr>
              <w:t xml:space="preserve"> B}</w:t>
            </w:r>
          </w:p>
          <w:p w14:paraId="1FD4EE88" w14:textId="5FDD2EAA" w:rsidR="00C13617" w:rsidRPr="00560ED9" w:rsidRDefault="00C13617" w:rsidP="00574FCA">
            <w:pPr>
              <w:tabs>
                <w:tab w:val="right" w:pos="8498"/>
              </w:tabs>
              <w:jc w:val="both"/>
              <w:rPr>
                <w:rFonts w:ascii="Arial" w:eastAsiaTheme="minorEastAsia" w:hAnsi="Arial" w:cs="Arial"/>
              </w:rPr>
            </w:pPr>
            <w:r>
              <w:rPr>
                <w:rFonts w:ascii="Arial" w:eastAsiaTheme="minorEastAsia" w:hAnsi="Arial" w:cs="Arial"/>
              </w:rPr>
              <w:lastRenderedPageBreak/>
              <w:t>e</w:t>
            </w:r>
            <w:r w:rsidRPr="00560ED9">
              <w:rPr>
                <w:rFonts w:ascii="Arial" w:eastAsiaTheme="minorEastAsia" w:hAnsi="Arial" w:cs="Arial"/>
              </w:rPr>
              <w:t>s decir,</w:t>
            </w:r>
            <w:r>
              <w:rPr>
                <w:rFonts w:ascii="Arial" w:eastAsiaTheme="minorEastAsia" w:hAnsi="Arial" w:cs="Arial"/>
              </w:rPr>
              <w:t xml:space="preserve"> el producto cartesiano de dos conjuntos es</w:t>
            </w:r>
            <w:r w:rsidRPr="00560ED9">
              <w:rPr>
                <w:rFonts w:ascii="Arial" w:eastAsiaTheme="minorEastAsia" w:hAnsi="Arial" w:cs="Arial"/>
              </w:rPr>
              <w:t xml:space="preserve"> el conjunto de todas las </w:t>
            </w:r>
            <w:r w:rsidRPr="00560ED9">
              <w:rPr>
                <w:rFonts w:ascii="Arial" w:eastAsiaTheme="minorEastAsia" w:hAnsi="Arial" w:cs="Arial"/>
                <w:b/>
              </w:rPr>
              <w:t xml:space="preserve">parejas ordenadas </w:t>
            </w:r>
            <w:r w:rsidRPr="00560ED9">
              <w:rPr>
                <w:rFonts w:ascii="Arial" w:eastAsiaTheme="minorEastAsia" w:hAnsi="Arial" w:cs="Arial"/>
              </w:rPr>
              <w:t xml:space="preserve">tales que el primer elemento de la pareja (primera componente) pertenece al conjunto </w:t>
            </w:r>
            <w:r w:rsidR="007F6B8B" w:rsidRPr="007F6B8B">
              <w:rPr>
                <w:rFonts w:ascii="Arial" w:eastAsiaTheme="minorEastAsia" w:hAnsi="Arial" w:cs="Arial"/>
                <w:i/>
              </w:rPr>
              <w:t>A</w:t>
            </w:r>
            <w:r w:rsidR="007F6B8B">
              <w:rPr>
                <w:rFonts w:ascii="Arial" w:eastAsiaTheme="minorEastAsia" w:hAnsi="Arial" w:cs="Arial"/>
              </w:rPr>
              <w:t xml:space="preserve"> </w:t>
            </w:r>
            <w:r w:rsidRPr="00560ED9">
              <w:rPr>
                <w:rFonts w:ascii="Arial" w:eastAsiaTheme="minorEastAsia" w:hAnsi="Arial" w:cs="Arial"/>
              </w:rPr>
              <w:t>y el segundo elemento de la pareja</w:t>
            </w:r>
            <w:r>
              <w:rPr>
                <w:rFonts w:ascii="Arial" w:eastAsiaTheme="minorEastAsia" w:hAnsi="Arial" w:cs="Arial"/>
              </w:rPr>
              <w:t xml:space="preserve"> </w:t>
            </w:r>
            <w:r w:rsidRPr="00560ED9">
              <w:rPr>
                <w:rFonts w:ascii="Arial" w:eastAsiaTheme="minorEastAsia" w:hAnsi="Arial" w:cs="Arial"/>
              </w:rPr>
              <w:t>(segunda componente) pertenece al conjunto</w:t>
            </w:r>
            <w:r w:rsidR="007F6B8B">
              <w:rPr>
                <w:rFonts w:ascii="Arial" w:eastAsiaTheme="minorEastAsia" w:hAnsi="Arial" w:cs="Arial"/>
              </w:rPr>
              <w:t xml:space="preserve"> </w:t>
            </w:r>
            <w:r w:rsidR="007F6B8B" w:rsidRPr="007F6B8B">
              <w:rPr>
                <w:rFonts w:ascii="Arial" w:eastAsiaTheme="minorEastAsia" w:hAnsi="Arial" w:cs="Arial"/>
                <w:i/>
              </w:rPr>
              <w:t>B</w:t>
            </w:r>
            <w:r w:rsidRPr="00560ED9">
              <w:rPr>
                <w:rFonts w:ascii="Arial" w:eastAsiaTheme="minorEastAsia" w:hAnsi="Arial" w:cs="Arial"/>
              </w:rPr>
              <w:t>.</w:t>
            </w:r>
          </w:p>
          <w:p w14:paraId="46CF8ABB" w14:textId="77777777" w:rsidR="00C13617" w:rsidRPr="00560ED9" w:rsidRDefault="00C13617" w:rsidP="00574FCA">
            <w:pPr>
              <w:rPr>
                <w:rFonts w:ascii="Arial" w:hAnsi="Arial" w:cs="Arial"/>
                <w:color w:val="000000"/>
                <w:sz w:val="24"/>
                <w:szCs w:val="24"/>
              </w:rPr>
            </w:pPr>
          </w:p>
        </w:tc>
      </w:tr>
    </w:tbl>
    <w:p w14:paraId="54629E89" w14:textId="77777777" w:rsidR="00C13617" w:rsidRPr="00560ED9" w:rsidRDefault="00C13617" w:rsidP="00C13617">
      <w:pPr>
        <w:tabs>
          <w:tab w:val="right" w:pos="8498"/>
        </w:tabs>
        <w:spacing w:after="0"/>
        <w:jc w:val="both"/>
        <w:rPr>
          <w:rFonts w:ascii="Arial" w:eastAsiaTheme="minorEastAsia" w:hAnsi="Arial" w:cs="Arial"/>
        </w:rPr>
      </w:pPr>
    </w:p>
    <w:p w14:paraId="7EC7B9CE" w14:textId="794DFEAE" w:rsidR="0064453D" w:rsidRDefault="0064453D" w:rsidP="004241DD">
      <w:pPr>
        <w:tabs>
          <w:tab w:val="right" w:pos="8498"/>
        </w:tabs>
        <w:spacing w:after="0"/>
        <w:jc w:val="both"/>
        <w:rPr>
          <w:rFonts w:ascii="Arial" w:hAnsi="Arial" w:cs="Arial"/>
        </w:rPr>
      </w:pPr>
      <w:r>
        <w:rPr>
          <w:rFonts w:ascii="Arial" w:hAnsi="Arial" w:cs="Arial"/>
        </w:rPr>
        <w:t>En matemáticas una relación se define como</w:t>
      </w:r>
    </w:p>
    <w:p w14:paraId="69CB7EC3" w14:textId="403051C5" w:rsidR="002E64CD" w:rsidRPr="00560ED9" w:rsidRDefault="002E64CD" w:rsidP="002E64CD">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1"/>
        <w:gridCol w:w="6337"/>
      </w:tblGrid>
      <w:tr w:rsidR="003B7745" w:rsidRPr="00560ED9" w14:paraId="5BBED04A" w14:textId="77777777" w:rsidTr="00C13617">
        <w:tc>
          <w:tcPr>
            <w:tcW w:w="8828" w:type="dxa"/>
            <w:gridSpan w:val="2"/>
            <w:shd w:val="clear" w:color="auto" w:fill="000000" w:themeFill="text1"/>
          </w:tcPr>
          <w:p w14:paraId="4CCC7C06" w14:textId="77777777" w:rsidR="003B7745" w:rsidRPr="00560ED9" w:rsidRDefault="003B7745" w:rsidP="003B7745">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3B7745" w:rsidRPr="00560ED9" w14:paraId="5067FB41" w14:textId="77777777" w:rsidTr="00C13617">
        <w:tc>
          <w:tcPr>
            <w:tcW w:w="2491" w:type="dxa"/>
          </w:tcPr>
          <w:p w14:paraId="4249861E" w14:textId="77777777" w:rsidR="003B7745" w:rsidRPr="00560ED9" w:rsidRDefault="003B7745" w:rsidP="003B7745">
            <w:pPr>
              <w:rPr>
                <w:rFonts w:ascii="Arial" w:hAnsi="Arial" w:cs="Arial"/>
                <w:b/>
                <w:color w:val="000000"/>
                <w:sz w:val="24"/>
                <w:szCs w:val="24"/>
              </w:rPr>
            </w:pPr>
            <w:r w:rsidRPr="00560ED9">
              <w:rPr>
                <w:rFonts w:ascii="Arial" w:hAnsi="Arial" w:cs="Arial"/>
                <w:b/>
                <w:color w:val="000000"/>
                <w:sz w:val="24"/>
                <w:szCs w:val="24"/>
              </w:rPr>
              <w:t>Título</w:t>
            </w:r>
          </w:p>
        </w:tc>
        <w:tc>
          <w:tcPr>
            <w:tcW w:w="6337" w:type="dxa"/>
          </w:tcPr>
          <w:p w14:paraId="19AB0192" w14:textId="4EB0E4C2" w:rsidR="003B7745" w:rsidRPr="00560ED9" w:rsidRDefault="003B7745" w:rsidP="00612263">
            <w:pPr>
              <w:rPr>
                <w:rFonts w:ascii="Arial" w:hAnsi="Arial" w:cs="Arial"/>
                <w:b/>
                <w:color w:val="000000"/>
                <w:sz w:val="24"/>
                <w:szCs w:val="24"/>
              </w:rPr>
            </w:pPr>
            <w:r w:rsidRPr="00560ED9">
              <w:rPr>
                <w:rFonts w:ascii="Arial" w:hAnsi="Arial" w:cs="Arial"/>
                <w:b/>
                <w:color w:val="000000"/>
                <w:sz w:val="24"/>
                <w:szCs w:val="24"/>
              </w:rPr>
              <w:t xml:space="preserve">Definición de </w:t>
            </w:r>
            <w:r w:rsidR="00612263">
              <w:rPr>
                <w:rFonts w:ascii="Arial" w:hAnsi="Arial" w:cs="Arial"/>
                <w:b/>
                <w:color w:val="000000"/>
                <w:sz w:val="24"/>
                <w:szCs w:val="24"/>
              </w:rPr>
              <w:t>re</w:t>
            </w:r>
            <w:r w:rsidRPr="00560ED9">
              <w:rPr>
                <w:rFonts w:ascii="Arial" w:hAnsi="Arial" w:cs="Arial"/>
                <w:b/>
                <w:color w:val="000000"/>
                <w:sz w:val="24"/>
                <w:szCs w:val="24"/>
              </w:rPr>
              <w:t xml:space="preserve">lación </w:t>
            </w:r>
          </w:p>
        </w:tc>
      </w:tr>
      <w:tr w:rsidR="003B7745" w:rsidRPr="00560ED9" w14:paraId="0970CD8B" w14:textId="77777777" w:rsidTr="00C13617">
        <w:tc>
          <w:tcPr>
            <w:tcW w:w="2491" w:type="dxa"/>
          </w:tcPr>
          <w:p w14:paraId="401ED5D0" w14:textId="77777777" w:rsidR="003B7745" w:rsidRPr="00560ED9" w:rsidRDefault="003B7745" w:rsidP="003B7745">
            <w:pPr>
              <w:rPr>
                <w:rFonts w:ascii="Arial" w:hAnsi="Arial" w:cs="Arial"/>
                <w:color w:val="000000"/>
                <w:sz w:val="24"/>
                <w:szCs w:val="24"/>
              </w:rPr>
            </w:pPr>
            <w:r w:rsidRPr="00560ED9">
              <w:rPr>
                <w:rFonts w:ascii="Arial" w:hAnsi="Arial" w:cs="Arial"/>
                <w:b/>
                <w:color w:val="000000"/>
                <w:sz w:val="24"/>
                <w:szCs w:val="24"/>
              </w:rPr>
              <w:t>Contenido</w:t>
            </w:r>
          </w:p>
        </w:tc>
        <w:tc>
          <w:tcPr>
            <w:tcW w:w="6337" w:type="dxa"/>
          </w:tcPr>
          <w:p w14:paraId="79FD674C" w14:textId="1DB5F644" w:rsidR="003B7745" w:rsidRPr="00560ED9" w:rsidRDefault="00600C99" w:rsidP="0064453D">
            <w:pPr>
              <w:tabs>
                <w:tab w:val="right" w:pos="8498"/>
              </w:tabs>
              <w:jc w:val="both"/>
              <w:rPr>
                <w:rFonts w:ascii="Arial" w:hAnsi="Arial" w:cs="Arial"/>
                <w:color w:val="000000"/>
                <w:sz w:val="24"/>
                <w:szCs w:val="24"/>
              </w:rPr>
            </w:pPr>
            <w:r>
              <w:rPr>
                <w:rFonts w:ascii="Arial" w:eastAsiaTheme="minorEastAsia" w:hAnsi="Arial" w:cs="Arial"/>
              </w:rPr>
              <w:t>Una relación</w:t>
            </w:r>
            <w:r w:rsidR="00560ED9" w:rsidRPr="00560ED9">
              <w:rPr>
                <w:rFonts w:ascii="Arial" w:eastAsiaTheme="minorEastAsia" w:hAnsi="Arial" w:cs="Arial"/>
              </w:rPr>
              <w:t xml:space="preserve"> </w:t>
            </w:r>
            <w:r w:rsidR="00612263" w:rsidRPr="00612263">
              <w:rPr>
                <w:rFonts w:ascii="Arial" w:eastAsiaTheme="minorEastAsia" w:hAnsi="Arial" w:cs="Arial"/>
                <w:i/>
              </w:rPr>
              <w:t>R</w:t>
            </w:r>
            <w:r w:rsidR="00612263">
              <w:rPr>
                <w:rFonts w:ascii="Arial" w:eastAsiaTheme="minorEastAsia" w:hAnsi="Arial" w:cs="Arial"/>
              </w:rPr>
              <w:t xml:space="preserve"> </w:t>
            </w:r>
            <w:r w:rsidR="003B7745" w:rsidRPr="00560ED9">
              <w:rPr>
                <w:rFonts w:ascii="Arial" w:eastAsiaTheme="minorEastAsia" w:hAnsi="Arial" w:cs="Arial"/>
              </w:rPr>
              <w:t>entre dos conjuntos</w:t>
            </w:r>
            <w:r w:rsidR="0064453D">
              <w:rPr>
                <w:rFonts w:ascii="Arial" w:eastAsiaTheme="minorEastAsia" w:hAnsi="Arial" w:cs="Arial"/>
              </w:rPr>
              <w:t xml:space="preserve"> </w:t>
            </w:r>
            <w:r w:rsidR="0064453D" w:rsidRPr="0064453D">
              <w:rPr>
                <w:rFonts w:ascii="Arial" w:eastAsiaTheme="minorEastAsia" w:hAnsi="Arial" w:cs="Arial"/>
                <w:i/>
              </w:rPr>
              <w:t>A</w:t>
            </w:r>
            <w:r w:rsidR="0064453D">
              <w:rPr>
                <w:rFonts w:ascii="Arial" w:eastAsiaTheme="minorEastAsia" w:hAnsi="Arial" w:cs="Arial"/>
              </w:rPr>
              <w:t xml:space="preserve"> y </w:t>
            </w:r>
            <w:r w:rsidR="0064453D" w:rsidRPr="0064453D">
              <w:rPr>
                <w:rFonts w:ascii="Arial" w:eastAsiaTheme="minorEastAsia" w:hAnsi="Arial" w:cs="Arial"/>
                <w:i/>
              </w:rPr>
              <w:t>B</w:t>
            </w:r>
            <w:r w:rsidR="003B7745" w:rsidRPr="00560ED9">
              <w:rPr>
                <w:rFonts w:ascii="Arial" w:eastAsiaTheme="minorEastAsia" w:hAnsi="Arial" w:cs="Arial"/>
              </w:rPr>
              <w:t xml:space="preserve"> es un subconjunto de su producto cartesiano</w:t>
            </w:r>
            <w:r w:rsidR="006364CE">
              <w:rPr>
                <w:rFonts w:ascii="Arial" w:eastAsiaTheme="minorEastAsia" w:hAnsi="Arial" w:cs="Arial"/>
              </w:rPr>
              <w:t>,</w:t>
            </w:r>
            <w:r w:rsidR="003B7745" w:rsidRPr="00560ED9">
              <w:rPr>
                <w:rFonts w:ascii="Arial" w:eastAsiaTheme="minorEastAsia" w:hAnsi="Arial" w:cs="Arial"/>
              </w:rPr>
              <w:t xml:space="preserve"> </w:t>
            </w:r>
            <w:r w:rsidR="006364CE">
              <w:rPr>
                <w:rFonts w:ascii="Arial" w:eastAsiaTheme="minorEastAsia" w:hAnsi="Arial" w:cs="Arial"/>
              </w:rPr>
              <w:t>e</w:t>
            </w:r>
            <w:r w:rsidR="003B7745" w:rsidRPr="00560ED9">
              <w:rPr>
                <w:rFonts w:ascii="Arial" w:eastAsiaTheme="minorEastAsia" w:hAnsi="Arial" w:cs="Arial"/>
              </w:rPr>
              <w:t>s decir</w:t>
            </w:r>
            <w:r w:rsidR="006364CE">
              <w:rPr>
                <w:rFonts w:ascii="Arial" w:eastAsiaTheme="minorEastAsia" w:hAnsi="Arial" w:cs="Arial"/>
              </w:rPr>
              <w:t>,</w:t>
            </w:r>
            <w:r w:rsidR="003B7745" w:rsidRPr="00560ED9">
              <w:rPr>
                <w:rFonts w:ascii="Arial" w:eastAsiaTheme="minorEastAsia" w:hAnsi="Arial" w:cs="Arial"/>
              </w:rPr>
              <w:t xml:space="preserve"> si</w:t>
            </w:r>
            <w:r w:rsidR="0064453D">
              <w:rPr>
                <w:rFonts w:ascii="Arial" w:eastAsiaTheme="minorEastAsia" w:hAnsi="Arial" w:cs="Arial"/>
              </w:rPr>
              <w:t xml:space="preserve"> R </w:t>
            </w:r>
            <w:r w:rsidR="0064453D">
              <w:rPr>
                <w:rFonts w:ascii="Cambria Math" w:eastAsiaTheme="minorEastAsia" w:hAnsi="Cambria Math" w:cs="Arial"/>
              </w:rPr>
              <w:t>⊆</w:t>
            </w:r>
            <w:r w:rsidR="0064453D">
              <w:rPr>
                <w:rFonts w:ascii="Arial" w:eastAsiaTheme="minorEastAsia" w:hAnsi="Arial" w:cs="Arial"/>
              </w:rPr>
              <w:t xml:space="preserve"> </w:t>
            </w:r>
            <w:r w:rsidR="0064453D" w:rsidRPr="007F6B8B">
              <w:rPr>
                <w:rFonts w:ascii="Arial" w:hAnsi="Arial" w:cs="Arial"/>
                <w:i/>
                <w:sz w:val="24"/>
                <w:szCs w:val="24"/>
              </w:rPr>
              <w:t xml:space="preserve">A </w:t>
            </w:r>
            <w:r w:rsidR="0064453D" w:rsidRPr="007F6B8B">
              <w:rPr>
                <w:rFonts w:ascii="Cambria Math" w:hAnsi="Cambria Math" w:cs="Arial"/>
                <w:i/>
                <w:sz w:val="24"/>
                <w:szCs w:val="24"/>
              </w:rPr>
              <w:t>⨯</w:t>
            </w:r>
            <w:r w:rsidR="0064453D" w:rsidRPr="007F6B8B">
              <w:rPr>
                <w:rFonts w:ascii="Arial" w:hAnsi="Arial" w:cs="Arial"/>
                <w:i/>
                <w:sz w:val="24"/>
                <w:szCs w:val="24"/>
              </w:rPr>
              <w:t xml:space="preserve"> B</w:t>
            </w:r>
            <w:r w:rsidR="0064453D">
              <w:rPr>
                <w:rFonts w:ascii="Arial" w:hAnsi="Arial" w:cs="Arial"/>
                <w:i/>
                <w:sz w:val="24"/>
                <w:szCs w:val="24"/>
              </w:rPr>
              <w:t>,</w:t>
            </w:r>
            <w:r w:rsidR="003B7745" w:rsidRPr="00560ED9">
              <w:rPr>
                <w:rFonts w:ascii="Arial" w:eastAsiaTheme="minorEastAsia" w:hAnsi="Arial" w:cs="Arial"/>
              </w:rPr>
              <w:t xml:space="preserve"> entonces</w:t>
            </w:r>
            <w:r w:rsidR="0064453D">
              <w:rPr>
                <w:rFonts w:ascii="Arial" w:eastAsiaTheme="minorEastAsia" w:hAnsi="Arial" w:cs="Arial"/>
              </w:rPr>
              <w:t xml:space="preserve"> </w:t>
            </w:r>
            <w:r w:rsidR="0064453D" w:rsidRPr="0064453D">
              <w:rPr>
                <w:rFonts w:ascii="Arial" w:eastAsiaTheme="minorEastAsia" w:hAnsi="Arial" w:cs="Arial"/>
                <w:i/>
              </w:rPr>
              <w:t>R</w:t>
            </w:r>
            <w:r w:rsidR="0064453D">
              <w:rPr>
                <w:rFonts w:ascii="Arial" w:eastAsiaTheme="minorEastAsia" w:hAnsi="Arial" w:cs="Arial"/>
              </w:rPr>
              <w:t xml:space="preserve"> es una relación entre los</w:t>
            </w:r>
            <w:r w:rsidR="003B7745" w:rsidRPr="00560ED9">
              <w:rPr>
                <w:rFonts w:ascii="Arial" w:eastAsiaTheme="minorEastAsia" w:hAnsi="Arial" w:cs="Arial"/>
              </w:rPr>
              <w:t xml:space="preserve"> conjunto</w:t>
            </w:r>
            <w:r w:rsidR="0064453D">
              <w:rPr>
                <w:rFonts w:ascii="Arial" w:eastAsiaTheme="minorEastAsia" w:hAnsi="Arial" w:cs="Arial"/>
              </w:rPr>
              <w:t xml:space="preserve">s </w:t>
            </w:r>
            <w:r w:rsidR="0064453D" w:rsidRPr="0064453D">
              <w:rPr>
                <w:rFonts w:ascii="Arial" w:eastAsiaTheme="minorEastAsia" w:hAnsi="Arial" w:cs="Arial"/>
                <w:i/>
              </w:rPr>
              <w:t>A</w:t>
            </w:r>
            <w:r w:rsidR="0064453D">
              <w:rPr>
                <w:rFonts w:ascii="Arial" w:eastAsiaTheme="minorEastAsia" w:hAnsi="Arial" w:cs="Arial"/>
              </w:rPr>
              <w:t xml:space="preserve"> </w:t>
            </w:r>
            <w:r w:rsidR="003B7745" w:rsidRPr="00560ED9">
              <w:rPr>
                <w:rFonts w:ascii="Arial" w:eastAsiaTheme="minorEastAsia" w:hAnsi="Arial" w:cs="Arial"/>
              </w:rPr>
              <w:t>y</w:t>
            </w:r>
            <w:r w:rsidR="0064453D">
              <w:rPr>
                <w:rFonts w:ascii="Arial" w:eastAsiaTheme="minorEastAsia" w:hAnsi="Arial" w:cs="Arial"/>
              </w:rPr>
              <w:t xml:space="preserve"> </w:t>
            </w:r>
            <w:r w:rsidR="0064453D" w:rsidRPr="0064453D">
              <w:rPr>
                <w:rFonts w:ascii="Arial" w:eastAsiaTheme="minorEastAsia" w:hAnsi="Arial" w:cs="Arial"/>
                <w:i/>
              </w:rPr>
              <w:t>B</w:t>
            </w:r>
            <w:r w:rsidR="006364CE">
              <w:rPr>
                <w:rFonts w:ascii="Arial" w:eastAsiaTheme="minorEastAsia" w:hAnsi="Arial" w:cs="Arial"/>
              </w:rPr>
              <w:t>. E</w:t>
            </w:r>
            <w:r w:rsidR="00A4268C" w:rsidRPr="00560ED9">
              <w:rPr>
                <w:rFonts w:ascii="Arial" w:eastAsiaTheme="minorEastAsia" w:hAnsi="Arial" w:cs="Arial"/>
              </w:rPr>
              <w:t>l</w:t>
            </w:r>
            <w:r w:rsidR="003B7745" w:rsidRPr="00560ED9">
              <w:rPr>
                <w:rFonts w:ascii="Arial" w:eastAsiaTheme="minorEastAsia" w:hAnsi="Arial" w:cs="Arial"/>
              </w:rPr>
              <w:t xml:space="preserve"> conjunto</w:t>
            </w:r>
            <w:r w:rsidR="0064453D">
              <w:rPr>
                <w:rFonts w:ascii="Arial" w:eastAsiaTheme="minorEastAsia" w:hAnsi="Arial" w:cs="Arial"/>
              </w:rPr>
              <w:t xml:space="preserve"> A</w:t>
            </w:r>
            <w:r w:rsidR="003B7745" w:rsidRPr="00560ED9">
              <w:rPr>
                <w:rFonts w:ascii="Arial" w:eastAsiaTheme="minorEastAsia" w:hAnsi="Arial" w:cs="Arial"/>
              </w:rPr>
              <w:t xml:space="preserve"> </w:t>
            </w:r>
            <w:r w:rsidR="00A4268C" w:rsidRPr="00560ED9">
              <w:rPr>
                <w:rFonts w:ascii="Arial" w:eastAsiaTheme="minorEastAsia" w:hAnsi="Arial" w:cs="Arial"/>
              </w:rPr>
              <w:t>se llama</w:t>
            </w:r>
            <w:r w:rsidR="00A4268C" w:rsidRPr="00560ED9">
              <w:rPr>
                <w:rFonts w:ascii="Arial" w:eastAsiaTheme="minorEastAsia" w:hAnsi="Arial" w:cs="Arial"/>
                <w:b/>
              </w:rPr>
              <w:t xml:space="preserve"> c</w:t>
            </w:r>
            <w:r w:rsidR="003B7745" w:rsidRPr="00560ED9">
              <w:rPr>
                <w:rFonts w:ascii="Arial" w:eastAsiaTheme="minorEastAsia" w:hAnsi="Arial" w:cs="Arial"/>
                <w:b/>
              </w:rPr>
              <w:t>onjunto de salida</w:t>
            </w:r>
            <w:r w:rsidR="003B7745" w:rsidRPr="00560ED9">
              <w:rPr>
                <w:rFonts w:ascii="Arial" w:eastAsiaTheme="minorEastAsia" w:hAnsi="Arial" w:cs="Arial"/>
              </w:rPr>
              <w:t xml:space="preserve"> y </w:t>
            </w:r>
            <w:r w:rsidR="00A4268C" w:rsidRPr="00560ED9">
              <w:rPr>
                <w:rFonts w:ascii="Arial" w:eastAsiaTheme="minorEastAsia" w:hAnsi="Arial" w:cs="Arial"/>
              </w:rPr>
              <w:t xml:space="preserve">el conjunto </w:t>
            </w:r>
            <w:r w:rsidR="0064453D" w:rsidRPr="0064453D">
              <w:rPr>
                <w:rFonts w:ascii="Arial" w:eastAsiaTheme="minorEastAsia" w:hAnsi="Arial" w:cs="Arial"/>
                <w:i/>
              </w:rPr>
              <w:t>B</w:t>
            </w:r>
            <w:r w:rsidR="0064453D">
              <w:rPr>
                <w:rFonts w:ascii="Arial" w:eastAsiaTheme="minorEastAsia" w:hAnsi="Arial" w:cs="Arial"/>
              </w:rPr>
              <w:t xml:space="preserve"> </w:t>
            </w:r>
            <w:r w:rsidR="00A4268C" w:rsidRPr="00560ED9">
              <w:rPr>
                <w:rFonts w:ascii="Arial" w:eastAsiaTheme="minorEastAsia" w:hAnsi="Arial" w:cs="Arial"/>
              </w:rPr>
              <w:t>se denomina</w:t>
            </w:r>
            <w:r w:rsidR="003B7745" w:rsidRPr="00560ED9">
              <w:rPr>
                <w:rFonts w:ascii="Arial" w:eastAsiaTheme="minorEastAsia" w:hAnsi="Arial" w:cs="Arial"/>
              </w:rPr>
              <w:t xml:space="preserve"> </w:t>
            </w:r>
            <w:r w:rsidR="003B7745" w:rsidRPr="00560ED9">
              <w:rPr>
                <w:rFonts w:ascii="Arial" w:eastAsiaTheme="minorEastAsia" w:hAnsi="Arial" w:cs="Arial"/>
                <w:b/>
              </w:rPr>
              <w:t>conjunto de llegada</w:t>
            </w:r>
            <w:r w:rsidR="006364CE">
              <w:rPr>
                <w:rFonts w:ascii="Arial" w:eastAsiaTheme="minorEastAsia" w:hAnsi="Arial" w:cs="Arial"/>
                <w:b/>
              </w:rPr>
              <w:t xml:space="preserve"> </w:t>
            </w:r>
            <w:r w:rsidR="006364CE" w:rsidRPr="006364CE">
              <w:rPr>
                <w:rFonts w:ascii="Arial" w:eastAsiaTheme="minorEastAsia" w:hAnsi="Arial" w:cs="Arial"/>
              </w:rPr>
              <w:t xml:space="preserve">de la relación </w:t>
            </w:r>
            <w:r w:rsidR="006364CE" w:rsidRPr="006364CE">
              <w:rPr>
                <w:rFonts w:ascii="Arial" w:eastAsiaTheme="minorEastAsia" w:hAnsi="Arial" w:cs="Arial"/>
                <w:i/>
              </w:rPr>
              <w:t>R</w:t>
            </w:r>
            <w:r w:rsidR="003B7745" w:rsidRPr="00560ED9">
              <w:rPr>
                <w:rFonts w:ascii="Arial" w:eastAsiaTheme="minorEastAsia" w:hAnsi="Arial" w:cs="Arial"/>
              </w:rPr>
              <w:t>.</w:t>
            </w:r>
          </w:p>
        </w:tc>
      </w:tr>
    </w:tbl>
    <w:p w14:paraId="132F458E" w14:textId="77777777" w:rsidR="000F37C6" w:rsidRDefault="000F37C6" w:rsidP="002E64CD">
      <w:pPr>
        <w:tabs>
          <w:tab w:val="right" w:pos="8498"/>
        </w:tabs>
        <w:spacing w:after="0"/>
        <w:jc w:val="both"/>
        <w:rPr>
          <w:rFonts w:ascii="Arial" w:eastAsiaTheme="minorEastAsia" w:hAnsi="Arial" w:cs="Arial"/>
        </w:rPr>
      </w:pPr>
    </w:p>
    <w:p w14:paraId="4A4CC07D" w14:textId="03177D98" w:rsidR="002E64CD" w:rsidRDefault="000F37C6" w:rsidP="002E64CD">
      <w:pPr>
        <w:tabs>
          <w:tab w:val="right" w:pos="8498"/>
        </w:tabs>
        <w:spacing w:after="0"/>
        <w:jc w:val="both"/>
        <w:rPr>
          <w:rFonts w:ascii="Arial" w:eastAsiaTheme="minorEastAsia" w:hAnsi="Arial" w:cs="Arial"/>
        </w:rPr>
      </w:pPr>
      <w:r>
        <w:rPr>
          <w:rFonts w:ascii="Arial" w:eastAsiaTheme="minorEastAsia" w:hAnsi="Arial" w:cs="Arial"/>
        </w:rPr>
        <w:t>Por ejemplo:</w:t>
      </w:r>
    </w:p>
    <w:p w14:paraId="21C11DB2" w14:textId="05BF3193" w:rsidR="000F37C6" w:rsidRDefault="000F37C6" w:rsidP="002E64CD">
      <w:pPr>
        <w:tabs>
          <w:tab w:val="right" w:pos="8498"/>
        </w:tabs>
        <w:spacing w:after="0"/>
        <w:jc w:val="both"/>
        <w:rPr>
          <w:rFonts w:ascii="Arial" w:eastAsiaTheme="minorEastAsia" w:hAnsi="Arial" w:cs="Arial"/>
        </w:rPr>
      </w:pPr>
      <w:r>
        <w:rPr>
          <w:rFonts w:ascii="Arial" w:eastAsiaTheme="minorEastAsia" w:hAnsi="Arial" w:cs="Arial"/>
        </w:rPr>
        <w:t xml:space="preserve">Si </w:t>
      </w:r>
      <w:r w:rsidRPr="000F37C6">
        <w:rPr>
          <w:rFonts w:ascii="Arial" w:eastAsiaTheme="minorEastAsia" w:hAnsi="Arial" w:cs="Arial"/>
          <w:i/>
        </w:rPr>
        <w:t>A = {a, b, c}</w:t>
      </w:r>
      <w:r>
        <w:rPr>
          <w:rFonts w:ascii="Arial" w:eastAsiaTheme="minorEastAsia" w:hAnsi="Arial" w:cs="Arial"/>
        </w:rPr>
        <w:t xml:space="preserve"> y </w:t>
      </w:r>
      <w:r w:rsidRPr="000F37C6">
        <w:rPr>
          <w:rFonts w:ascii="Arial" w:eastAsiaTheme="minorEastAsia" w:hAnsi="Arial" w:cs="Arial"/>
          <w:i/>
        </w:rPr>
        <w:t>B = {m, n}</w:t>
      </w:r>
      <w:r w:rsidR="002F48B3">
        <w:rPr>
          <w:rFonts w:ascii="Arial" w:eastAsiaTheme="minorEastAsia" w:hAnsi="Arial" w:cs="Arial"/>
          <w:i/>
        </w:rPr>
        <w:t>,</w:t>
      </w:r>
      <w:r>
        <w:rPr>
          <w:rFonts w:ascii="Arial" w:eastAsiaTheme="minorEastAsia" w:hAnsi="Arial" w:cs="Arial"/>
        </w:rPr>
        <w:t xml:space="preserve"> se tiene que:</w:t>
      </w:r>
    </w:p>
    <w:p w14:paraId="3A4384E2" w14:textId="77777777" w:rsidR="002F48B3" w:rsidRDefault="002F48B3" w:rsidP="002E64CD">
      <w:pPr>
        <w:tabs>
          <w:tab w:val="right" w:pos="8498"/>
        </w:tabs>
        <w:spacing w:after="0"/>
        <w:jc w:val="both"/>
        <w:rPr>
          <w:rFonts w:ascii="Arial" w:eastAsiaTheme="minorEastAsia" w:hAnsi="Arial" w:cs="Arial"/>
          <w:i/>
        </w:rPr>
      </w:pPr>
    </w:p>
    <w:p w14:paraId="660FB173" w14:textId="7DF80C26" w:rsidR="000F37C6" w:rsidRPr="002F48B3" w:rsidRDefault="002F48B3" w:rsidP="002F48B3">
      <w:pPr>
        <w:tabs>
          <w:tab w:val="right" w:pos="8498"/>
        </w:tabs>
        <w:spacing w:after="0"/>
        <w:jc w:val="center"/>
        <w:rPr>
          <w:rFonts w:ascii="Arial" w:eastAsiaTheme="minorEastAsia" w:hAnsi="Arial" w:cs="Arial"/>
          <w:i/>
        </w:rPr>
      </w:pPr>
      <w:r w:rsidRPr="002F48B3">
        <w:rPr>
          <w:rFonts w:ascii="Arial" w:hAnsi="Arial" w:cs="Arial"/>
          <w:i/>
        </w:rPr>
        <w:t xml:space="preserve">A </w:t>
      </w:r>
      <w:r w:rsidRPr="002F48B3">
        <w:rPr>
          <w:rFonts w:ascii="Cambria Math" w:hAnsi="Cambria Math" w:cs="Arial"/>
          <w:i/>
        </w:rPr>
        <w:t>⨯</w:t>
      </w:r>
      <w:r w:rsidRPr="002F48B3">
        <w:rPr>
          <w:rFonts w:ascii="Arial" w:hAnsi="Arial" w:cs="Arial"/>
          <w:i/>
        </w:rPr>
        <w:t xml:space="preserve"> B = </w:t>
      </w:r>
      <w:r w:rsidR="000F37C6" w:rsidRPr="002F48B3">
        <w:rPr>
          <w:rFonts w:ascii="Arial" w:eastAsiaTheme="minorEastAsia" w:hAnsi="Arial" w:cs="Arial"/>
          <w:i/>
        </w:rPr>
        <w:t>{(a, m), (a, n), (b, m)</w:t>
      </w:r>
      <w:r w:rsidRPr="002F48B3">
        <w:rPr>
          <w:rFonts w:ascii="Arial" w:eastAsiaTheme="minorEastAsia" w:hAnsi="Arial" w:cs="Arial"/>
          <w:i/>
        </w:rPr>
        <w:t>, (b, n), (c, m), (c, n)}</w:t>
      </w:r>
      <w:r>
        <w:rPr>
          <w:rFonts w:ascii="Arial" w:eastAsiaTheme="minorEastAsia" w:hAnsi="Arial" w:cs="Arial"/>
          <w:i/>
        </w:rPr>
        <w:t>.</w:t>
      </w:r>
    </w:p>
    <w:p w14:paraId="5F47D95A" w14:textId="77777777" w:rsidR="002E64CD" w:rsidRPr="00560ED9" w:rsidRDefault="002E64CD" w:rsidP="002E64CD">
      <w:pPr>
        <w:tabs>
          <w:tab w:val="right" w:pos="8498"/>
        </w:tabs>
        <w:spacing w:after="0"/>
        <w:jc w:val="both"/>
        <w:rPr>
          <w:rFonts w:ascii="Arial" w:eastAsiaTheme="minorEastAsia" w:hAnsi="Arial" w:cs="Arial"/>
        </w:rPr>
      </w:pPr>
    </w:p>
    <w:p w14:paraId="626A4D07" w14:textId="6A97D56E" w:rsidR="002E64CD" w:rsidRDefault="00E97C13" w:rsidP="002E64CD">
      <w:pPr>
        <w:tabs>
          <w:tab w:val="right" w:pos="8498"/>
        </w:tabs>
        <w:spacing w:after="0"/>
        <w:jc w:val="both"/>
        <w:rPr>
          <w:rFonts w:ascii="Arial" w:eastAsiaTheme="minorEastAsia" w:hAnsi="Arial" w:cs="Arial"/>
        </w:rPr>
      </w:pPr>
      <w:r>
        <w:rPr>
          <w:rFonts w:ascii="Arial" w:eastAsiaTheme="minorEastAsia" w:hAnsi="Arial" w:cs="Arial"/>
        </w:rPr>
        <w:t>A</w:t>
      </w:r>
      <w:r w:rsidR="003B7745" w:rsidRPr="00560ED9">
        <w:rPr>
          <w:rFonts w:ascii="Arial" w:eastAsiaTheme="minorEastAsia" w:hAnsi="Arial" w:cs="Arial"/>
        </w:rPr>
        <w:t>lgunas relaciones</w:t>
      </w:r>
      <w:r w:rsidR="00D87F52">
        <w:rPr>
          <w:rFonts w:ascii="Arial" w:eastAsiaTheme="minorEastAsia" w:hAnsi="Arial" w:cs="Arial"/>
        </w:rPr>
        <w:t xml:space="preserve"> entre </w:t>
      </w:r>
      <w:r w:rsidR="00D87F52" w:rsidRPr="00D87F52">
        <w:rPr>
          <w:rFonts w:ascii="Arial" w:eastAsiaTheme="minorEastAsia" w:hAnsi="Arial" w:cs="Arial"/>
          <w:i/>
        </w:rPr>
        <w:t>A</w:t>
      </w:r>
      <w:r w:rsidR="00D87F52">
        <w:rPr>
          <w:rFonts w:ascii="Arial" w:eastAsiaTheme="minorEastAsia" w:hAnsi="Arial" w:cs="Arial"/>
        </w:rPr>
        <w:t xml:space="preserve"> y </w:t>
      </w:r>
      <w:r w:rsidR="00D87F52" w:rsidRPr="00D87F52">
        <w:rPr>
          <w:rFonts w:ascii="Arial" w:eastAsiaTheme="minorEastAsia" w:hAnsi="Arial" w:cs="Arial"/>
          <w:i/>
        </w:rPr>
        <w:t>B</w:t>
      </w:r>
      <w:r w:rsidR="00D87F52">
        <w:rPr>
          <w:rFonts w:ascii="Arial" w:eastAsiaTheme="minorEastAsia" w:hAnsi="Arial" w:cs="Arial"/>
        </w:rPr>
        <w:t xml:space="preserve"> o de</w:t>
      </w:r>
      <w:r>
        <w:rPr>
          <w:rFonts w:ascii="Arial" w:eastAsiaTheme="minorEastAsia" w:hAnsi="Arial" w:cs="Arial"/>
        </w:rPr>
        <w:t xml:space="preserve"> </w:t>
      </w:r>
      <w:r w:rsidRPr="00D87F52">
        <w:rPr>
          <w:rFonts w:ascii="Arial" w:eastAsiaTheme="minorEastAsia" w:hAnsi="Arial" w:cs="Arial"/>
          <w:i/>
        </w:rPr>
        <w:t>A</w:t>
      </w:r>
      <w:r>
        <w:rPr>
          <w:rFonts w:ascii="Arial" w:eastAsiaTheme="minorEastAsia" w:hAnsi="Arial" w:cs="Arial"/>
        </w:rPr>
        <w:t xml:space="preserve"> en</w:t>
      </w:r>
      <w:r w:rsidR="003B7745" w:rsidRPr="00560ED9">
        <w:rPr>
          <w:rFonts w:ascii="Arial" w:eastAsiaTheme="minorEastAsia" w:hAnsi="Arial" w:cs="Arial"/>
        </w:rPr>
        <w:t xml:space="preserve"> </w:t>
      </w:r>
      <w:r w:rsidRPr="00E97C13">
        <w:rPr>
          <w:rFonts w:ascii="Arial" w:eastAsiaTheme="minorEastAsia" w:hAnsi="Arial" w:cs="Arial"/>
          <w:i/>
        </w:rPr>
        <w:t>B</w:t>
      </w:r>
      <w:r>
        <w:rPr>
          <w:rFonts w:ascii="Arial" w:eastAsiaTheme="minorEastAsia" w:hAnsi="Arial" w:cs="Arial"/>
        </w:rPr>
        <w:t xml:space="preserve"> </w:t>
      </w:r>
      <w:r w:rsidR="003B7745" w:rsidRPr="00560ED9">
        <w:rPr>
          <w:rFonts w:ascii="Arial" w:eastAsiaTheme="minorEastAsia" w:hAnsi="Arial" w:cs="Arial"/>
        </w:rPr>
        <w:t>son:</w:t>
      </w:r>
    </w:p>
    <w:p w14:paraId="2FF71859" w14:textId="77777777" w:rsidR="002F48B3" w:rsidRDefault="002F48B3" w:rsidP="002F48B3">
      <w:pPr>
        <w:pStyle w:val="Prrafodelista"/>
        <w:numPr>
          <w:ilvl w:val="0"/>
          <w:numId w:val="10"/>
        </w:numPr>
        <w:tabs>
          <w:tab w:val="right" w:pos="8498"/>
        </w:tabs>
        <w:spacing w:after="0"/>
        <w:jc w:val="both"/>
        <w:rPr>
          <w:rFonts w:ascii="Arial" w:eastAsiaTheme="minorEastAsia" w:hAnsi="Arial" w:cs="Arial"/>
          <w:i/>
        </w:rPr>
      </w:pPr>
      <w:r w:rsidRPr="002F48B3">
        <w:rPr>
          <w:rFonts w:ascii="Arial" w:eastAsiaTheme="minorEastAsia" w:hAnsi="Arial" w:cs="Arial"/>
          <w:i/>
        </w:rPr>
        <w:t>R</w:t>
      </w:r>
      <w:r w:rsidRPr="002F48B3">
        <w:rPr>
          <w:rFonts w:ascii="Arial" w:eastAsiaTheme="minorEastAsia" w:hAnsi="Arial" w:cs="Arial"/>
          <w:i/>
          <w:vertAlign w:val="subscript"/>
        </w:rPr>
        <w:t>1</w:t>
      </w:r>
      <w:r w:rsidRPr="002F48B3">
        <w:rPr>
          <w:rFonts w:ascii="Arial" w:eastAsiaTheme="minorEastAsia" w:hAnsi="Arial" w:cs="Arial"/>
          <w:i/>
        </w:rPr>
        <w:t xml:space="preserve"> = {(a, m), (a, n), (b, m), (b, n)}</w:t>
      </w:r>
      <w:r>
        <w:rPr>
          <w:rFonts w:ascii="Arial" w:eastAsiaTheme="minorEastAsia" w:hAnsi="Arial" w:cs="Arial"/>
          <w:i/>
        </w:rPr>
        <w:t>.</w:t>
      </w:r>
    </w:p>
    <w:p w14:paraId="226A5A20" w14:textId="418A7505" w:rsidR="002F48B3" w:rsidRPr="002F48B3" w:rsidRDefault="002F48B3" w:rsidP="00574FCA">
      <w:pPr>
        <w:pStyle w:val="Prrafodelista"/>
        <w:numPr>
          <w:ilvl w:val="0"/>
          <w:numId w:val="10"/>
        </w:numPr>
        <w:tabs>
          <w:tab w:val="right" w:pos="8498"/>
        </w:tabs>
        <w:spacing w:after="0"/>
        <w:jc w:val="both"/>
        <w:rPr>
          <w:rFonts w:ascii="Arial" w:eastAsiaTheme="minorEastAsia" w:hAnsi="Arial" w:cs="Arial"/>
          <w:i/>
        </w:rPr>
      </w:pPr>
      <w:r w:rsidRPr="002F48B3">
        <w:rPr>
          <w:rFonts w:ascii="Arial" w:eastAsiaTheme="minorEastAsia" w:hAnsi="Arial" w:cs="Arial"/>
          <w:i/>
        </w:rPr>
        <w:t>R</w:t>
      </w:r>
      <w:r w:rsidRPr="002F48B3">
        <w:rPr>
          <w:rFonts w:ascii="Arial" w:eastAsiaTheme="minorEastAsia" w:hAnsi="Arial" w:cs="Arial"/>
          <w:i/>
          <w:vertAlign w:val="subscript"/>
        </w:rPr>
        <w:t>2</w:t>
      </w:r>
      <w:r w:rsidRPr="002F48B3">
        <w:rPr>
          <w:rFonts w:ascii="Arial" w:eastAsiaTheme="minorEastAsia" w:hAnsi="Arial" w:cs="Arial"/>
          <w:i/>
        </w:rPr>
        <w:t xml:space="preserve"> = {(a, m), (a, n), (b, m), (b, n), (c, m), (c, n)}.</w:t>
      </w:r>
    </w:p>
    <w:p w14:paraId="16B4D42B" w14:textId="0D1F37E4" w:rsidR="002F48B3" w:rsidRPr="002F48B3" w:rsidRDefault="002F48B3" w:rsidP="002F48B3">
      <w:pPr>
        <w:pStyle w:val="Prrafodelista"/>
        <w:numPr>
          <w:ilvl w:val="0"/>
          <w:numId w:val="10"/>
        </w:numPr>
        <w:tabs>
          <w:tab w:val="right" w:pos="8498"/>
        </w:tabs>
        <w:spacing w:after="0"/>
        <w:jc w:val="both"/>
        <w:rPr>
          <w:rFonts w:ascii="Arial" w:eastAsiaTheme="minorEastAsia" w:hAnsi="Arial" w:cs="Arial"/>
          <w:i/>
        </w:rPr>
      </w:pPr>
      <w:r w:rsidRPr="002F48B3">
        <w:rPr>
          <w:rFonts w:ascii="Arial" w:eastAsiaTheme="minorEastAsia" w:hAnsi="Arial" w:cs="Arial"/>
          <w:i/>
        </w:rPr>
        <w:t>R</w:t>
      </w:r>
      <w:r>
        <w:rPr>
          <w:rFonts w:ascii="Arial" w:eastAsiaTheme="minorEastAsia" w:hAnsi="Arial" w:cs="Arial"/>
          <w:i/>
          <w:vertAlign w:val="subscript"/>
        </w:rPr>
        <w:t>3</w:t>
      </w:r>
      <w:r w:rsidRPr="002F48B3">
        <w:rPr>
          <w:rFonts w:ascii="Arial" w:eastAsiaTheme="minorEastAsia" w:hAnsi="Arial" w:cs="Arial"/>
          <w:i/>
        </w:rPr>
        <w:t xml:space="preserve"> = </w:t>
      </w:r>
      <w:r>
        <w:rPr>
          <w:rFonts w:ascii="Arial" w:eastAsiaTheme="minorEastAsia" w:hAnsi="Arial" w:cs="Arial"/>
          <w:i/>
        </w:rPr>
        <w:t>{</w:t>
      </w:r>
      <w:r w:rsidRPr="002F48B3">
        <w:rPr>
          <w:rFonts w:ascii="Arial" w:eastAsiaTheme="minorEastAsia" w:hAnsi="Arial" w:cs="Arial"/>
          <w:i/>
        </w:rPr>
        <w:t>(c, m), (c, n)}.</w:t>
      </w:r>
    </w:p>
    <w:p w14:paraId="01AFE080" w14:textId="57365E96" w:rsidR="002F48B3" w:rsidRDefault="002F48B3" w:rsidP="002F48B3">
      <w:pPr>
        <w:pStyle w:val="Prrafodelista"/>
        <w:numPr>
          <w:ilvl w:val="0"/>
          <w:numId w:val="10"/>
        </w:numPr>
        <w:tabs>
          <w:tab w:val="right" w:pos="8498"/>
        </w:tabs>
        <w:spacing w:after="0"/>
        <w:jc w:val="both"/>
        <w:rPr>
          <w:rFonts w:ascii="Arial" w:eastAsiaTheme="minorEastAsia" w:hAnsi="Arial" w:cs="Arial"/>
          <w:i/>
        </w:rPr>
      </w:pPr>
      <w:r w:rsidRPr="002F48B3">
        <w:rPr>
          <w:rFonts w:ascii="Arial" w:eastAsiaTheme="minorEastAsia" w:hAnsi="Arial" w:cs="Arial"/>
          <w:i/>
        </w:rPr>
        <w:t>R</w:t>
      </w:r>
      <w:r>
        <w:rPr>
          <w:rFonts w:ascii="Arial" w:eastAsiaTheme="minorEastAsia" w:hAnsi="Arial" w:cs="Arial"/>
          <w:i/>
          <w:vertAlign w:val="subscript"/>
        </w:rPr>
        <w:t>4</w:t>
      </w:r>
      <w:r w:rsidRPr="002F48B3">
        <w:rPr>
          <w:rFonts w:ascii="Arial" w:eastAsiaTheme="minorEastAsia" w:hAnsi="Arial" w:cs="Arial"/>
          <w:i/>
        </w:rPr>
        <w:t xml:space="preserve"> = {(b, n)}.</w:t>
      </w:r>
    </w:p>
    <w:p w14:paraId="68976668" w14:textId="2E6D5F63" w:rsidR="002F48B3" w:rsidRDefault="002F48B3" w:rsidP="002F48B3">
      <w:pPr>
        <w:pStyle w:val="Prrafodelista"/>
        <w:numPr>
          <w:ilvl w:val="0"/>
          <w:numId w:val="10"/>
        </w:numPr>
        <w:tabs>
          <w:tab w:val="right" w:pos="8498"/>
        </w:tabs>
        <w:spacing w:after="0"/>
        <w:jc w:val="both"/>
        <w:rPr>
          <w:rFonts w:ascii="Arial" w:eastAsiaTheme="minorEastAsia" w:hAnsi="Arial" w:cs="Arial"/>
          <w:i/>
        </w:rPr>
      </w:pPr>
      <w:r>
        <w:rPr>
          <w:rFonts w:ascii="Arial" w:eastAsiaTheme="minorEastAsia" w:hAnsi="Arial" w:cs="Arial"/>
          <w:i/>
        </w:rPr>
        <w:t>R</w:t>
      </w:r>
      <w:r w:rsidRPr="002F48B3">
        <w:rPr>
          <w:rFonts w:ascii="Arial" w:eastAsiaTheme="minorEastAsia" w:hAnsi="Arial" w:cs="Arial"/>
          <w:i/>
          <w:vertAlign w:val="subscript"/>
        </w:rPr>
        <w:t>5</w:t>
      </w:r>
      <w:r>
        <w:rPr>
          <w:rFonts w:ascii="Arial" w:eastAsiaTheme="minorEastAsia" w:hAnsi="Arial" w:cs="Arial"/>
          <w:i/>
        </w:rPr>
        <w:t xml:space="preserve"> = {(a, m), (b, m), (c, m)}.</w:t>
      </w:r>
    </w:p>
    <w:p w14:paraId="5BD7899E" w14:textId="2844ED0F" w:rsidR="002F48B3" w:rsidRDefault="002F48B3" w:rsidP="002F48B3">
      <w:pPr>
        <w:pStyle w:val="Prrafodelista"/>
        <w:tabs>
          <w:tab w:val="right" w:pos="8498"/>
        </w:tabs>
        <w:spacing w:after="0"/>
        <w:jc w:val="both"/>
        <w:rPr>
          <w:rFonts w:ascii="Arial" w:eastAsiaTheme="minorEastAsia" w:hAnsi="Arial" w:cs="Arial"/>
          <w:i/>
        </w:rPr>
      </w:pPr>
    </w:p>
    <w:p w14:paraId="38D6B588" w14:textId="77777777" w:rsidR="00DD738F" w:rsidRDefault="00DD738F" w:rsidP="00DD738F">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68"/>
        <w:gridCol w:w="6360"/>
      </w:tblGrid>
      <w:tr w:rsidR="00DD738F" w:rsidRPr="00560ED9" w14:paraId="10A79686" w14:textId="77777777" w:rsidTr="0019737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FEE518" w14:textId="77777777" w:rsidR="00DD738F" w:rsidRPr="00560ED9" w:rsidRDefault="00DD738F" w:rsidP="0019737C">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DD738F" w:rsidRPr="00560ED9" w14:paraId="6639A21C"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64D21" w14:textId="77777777" w:rsidR="00DD738F" w:rsidRPr="00560ED9" w:rsidRDefault="00DD738F" w:rsidP="0019737C">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C09922E" w14:textId="77777777" w:rsidR="00DD738F" w:rsidRPr="00560ED9" w:rsidRDefault="00DD738F" w:rsidP="0019737C">
            <w:pPr>
              <w:rPr>
                <w:rFonts w:ascii="Arial" w:hAnsi="Arial" w:cs="Arial"/>
                <w:b/>
                <w:color w:val="000000"/>
                <w:sz w:val="18"/>
                <w:szCs w:val="18"/>
              </w:rPr>
            </w:pPr>
            <w:r>
              <w:rPr>
                <w:rFonts w:ascii="Arial" w:hAnsi="Arial" w:cs="Arial"/>
                <w:color w:val="000000"/>
              </w:rPr>
              <w:t>MA_11_02_CO_REC10</w:t>
            </w:r>
          </w:p>
        </w:tc>
      </w:tr>
      <w:tr w:rsidR="00DD738F" w:rsidRPr="00455B9C" w14:paraId="1D023085"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CFD3D" w14:textId="77777777" w:rsidR="00DD738F" w:rsidRPr="00560ED9" w:rsidRDefault="00DD738F" w:rsidP="0019737C">
            <w:pPr>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469656" w14:textId="77F951F5" w:rsidR="00DD738F" w:rsidRPr="00455B9C" w:rsidRDefault="00DD738F" w:rsidP="0019737C">
            <w:pPr>
              <w:rPr>
                <w:rFonts w:ascii="Arial" w:hAnsi="Arial" w:cs="Arial"/>
                <w:color w:val="000000"/>
                <w:sz w:val="24"/>
                <w:szCs w:val="24"/>
              </w:rPr>
            </w:pPr>
            <w:r w:rsidRPr="00DD738F">
              <w:rPr>
                <w:rFonts w:ascii="Arial" w:hAnsi="Arial" w:cs="Arial"/>
                <w:color w:val="000000"/>
                <w:sz w:val="24"/>
                <w:szCs w:val="24"/>
              </w:rPr>
              <w:t>Relaciones en contextos reales</w:t>
            </w:r>
          </w:p>
        </w:tc>
      </w:tr>
      <w:tr w:rsidR="00DD738F" w:rsidRPr="00455B9C" w14:paraId="73755ED0"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C1888" w14:textId="77777777" w:rsidR="00DD738F" w:rsidRPr="00560ED9" w:rsidRDefault="00DD738F" w:rsidP="0019737C">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A79E6D" w14:textId="709CDAD8" w:rsidR="00DD738F" w:rsidRPr="00455B9C" w:rsidRDefault="00DD738F" w:rsidP="00DD738F">
            <w:pPr>
              <w:rPr>
                <w:rFonts w:ascii="Arial" w:hAnsi="Arial" w:cs="Arial"/>
                <w:color w:val="000000"/>
                <w:sz w:val="24"/>
                <w:szCs w:val="24"/>
              </w:rPr>
            </w:pPr>
            <w:r w:rsidRPr="00DD738F">
              <w:rPr>
                <w:rFonts w:ascii="Arial" w:hAnsi="Arial" w:cs="Arial"/>
                <w:color w:val="000000"/>
                <w:sz w:val="24"/>
                <w:szCs w:val="24"/>
              </w:rPr>
              <w:t>Interactivo que permite conocer ejemplos de relaciones en situaciones de contextos cotidianos</w:t>
            </w:r>
          </w:p>
        </w:tc>
      </w:tr>
    </w:tbl>
    <w:p w14:paraId="4EA747D4" w14:textId="77777777" w:rsidR="002F48B3" w:rsidRPr="00DD738F" w:rsidRDefault="002F48B3" w:rsidP="00DD738F">
      <w:pPr>
        <w:tabs>
          <w:tab w:val="right" w:pos="8498"/>
        </w:tabs>
        <w:spacing w:after="0"/>
        <w:jc w:val="both"/>
        <w:rPr>
          <w:rFonts w:ascii="Arial" w:eastAsiaTheme="minorEastAsia" w:hAnsi="Arial" w:cs="Arial"/>
          <w:i/>
        </w:rPr>
      </w:pPr>
    </w:p>
    <w:p w14:paraId="3C3409A6" w14:textId="4015AC68" w:rsidR="000F0738" w:rsidRPr="000F0738" w:rsidRDefault="000F3C27" w:rsidP="00A54315">
      <w:pPr>
        <w:tabs>
          <w:tab w:val="right" w:pos="8498"/>
        </w:tabs>
        <w:spacing w:after="0"/>
        <w:jc w:val="both"/>
        <w:rPr>
          <w:rFonts w:ascii="Arial" w:hAnsi="Arial" w:cs="Arial"/>
        </w:rPr>
      </w:pPr>
      <w:r w:rsidRPr="000F0738">
        <w:rPr>
          <w:rFonts w:ascii="Arial" w:eastAsiaTheme="minorEastAsia" w:hAnsi="Arial" w:cs="Arial"/>
        </w:rPr>
        <w:t>Las relaciones también se pueden definir mediante una regla o ley que permita determinar la correspondencia</w:t>
      </w:r>
      <w:r w:rsidR="00F941FE" w:rsidRPr="000F0738">
        <w:rPr>
          <w:rFonts w:ascii="Arial" w:eastAsiaTheme="minorEastAsia" w:hAnsi="Arial" w:cs="Arial"/>
        </w:rPr>
        <w:t xml:space="preserve"> establecida. </w:t>
      </w:r>
    </w:p>
    <w:p w14:paraId="5A33FD2E" w14:textId="0BBAFCF5" w:rsidR="002C7203" w:rsidRDefault="00571C2C" w:rsidP="002E64CD">
      <w:pPr>
        <w:tabs>
          <w:tab w:val="right" w:pos="8498"/>
        </w:tabs>
        <w:spacing w:after="0"/>
        <w:jc w:val="both"/>
        <w:rPr>
          <w:rFonts w:ascii="Arial" w:eastAsiaTheme="minorEastAsia" w:hAnsi="Arial" w:cs="Arial"/>
        </w:rPr>
      </w:pPr>
      <w:r>
        <w:rPr>
          <w:rFonts w:ascii="Arial" w:eastAsiaTheme="minorEastAsia" w:hAnsi="Arial" w:cs="Arial"/>
        </w:rPr>
        <w:t>Por ejemplo:</w:t>
      </w:r>
    </w:p>
    <w:p w14:paraId="59D4AA11" w14:textId="552CA306" w:rsidR="004C357E" w:rsidRPr="000F0738" w:rsidRDefault="00253907" w:rsidP="002E64CD">
      <w:pPr>
        <w:tabs>
          <w:tab w:val="right" w:pos="8498"/>
        </w:tabs>
        <w:spacing w:after="0"/>
        <w:jc w:val="both"/>
        <w:rPr>
          <w:rFonts w:ascii="Arial" w:eastAsiaTheme="minorEastAsia" w:hAnsi="Arial" w:cs="Arial"/>
        </w:rPr>
      </w:pPr>
      <w:r>
        <w:rPr>
          <w:rFonts w:ascii="Arial" w:hAnsi="Arial" w:cs="Arial"/>
        </w:rPr>
        <w:t>En l</w:t>
      </w:r>
      <w:r w:rsidR="000F0738" w:rsidRPr="000F0738">
        <w:rPr>
          <w:rFonts w:ascii="Arial" w:hAnsi="Arial" w:cs="Arial"/>
        </w:rPr>
        <w:t xml:space="preserve">a relación </w:t>
      </w:r>
      <w:r w:rsidR="000F0738" w:rsidRPr="000F0738">
        <w:rPr>
          <w:rFonts w:ascii="Arial" w:hAnsi="Arial" w:cs="Arial"/>
          <w:i/>
        </w:rPr>
        <w:t>R</w:t>
      </w:r>
      <w:r w:rsidR="00571C2C">
        <w:rPr>
          <w:rFonts w:ascii="Arial" w:hAnsi="Arial" w:cs="Arial"/>
          <w:i/>
        </w:rPr>
        <w:t xml:space="preserve"> </w:t>
      </w:r>
      <w:r w:rsidR="00571C2C" w:rsidRPr="00571C2C">
        <w:rPr>
          <w:rFonts w:ascii="Arial" w:hAnsi="Arial" w:cs="Arial"/>
        </w:rPr>
        <w:t>entre</w:t>
      </w:r>
      <w:r w:rsidR="00571C2C">
        <w:rPr>
          <w:rFonts w:ascii="Arial" w:hAnsi="Arial" w:cs="Arial"/>
          <w:i/>
        </w:rPr>
        <w:t xml:space="preserve"> </w:t>
      </w:r>
      <w:r w:rsidR="000F0738" w:rsidRPr="000F0738">
        <w:rPr>
          <w:rFonts w:ascii="Arial" w:hAnsi="Arial" w:cs="Arial"/>
        </w:rPr>
        <w:t>números naturales</w:t>
      </w:r>
      <w:r w:rsidR="00571C2C">
        <w:rPr>
          <w:rFonts w:ascii="Arial" w:hAnsi="Arial" w:cs="Arial"/>
        </w:rPr>
        <w:t xml:space="preserve"> </w:t>
      </w:r>
      <w:r>
        <w:rPr>
          <w:rFonts w:ascii="Arial" w:hAnsi="Arial" w:cs="Arial"/>
        </w:rPr>
        <w:t xml:space="preserve">se establece </w:t>
      </w:r>
      <w:r w:rsidR="00571C2C">
        <w:rPr>
          <w:rFonts w:ascii="Arial" w:hAnsi="Arial" w:cs="Arial"/>
        </w:rPr>
        <w:t xml:space="preserve">que </w:t>
      </w:r>
      <w:r w:rsidR="000F0738" w:rsidRPr="00253907">
        <w:rPr>
          <w:rFonts w:ascii="Arial" w:hAnsi="Arial" w:cs="Arial"/>
        </w:rPr>
        <w:t>a</w:t>
      </w:r>
      <w:r w:rsidR="000F0738" w:rsidRPr="000F0738">
        <w:rPr>
          <w:rFonts w:ascii="Arial" w:hAnsi="Arial" w:cs="Arial"/>
        </w:rPr>
        <w:t xml:space="preserve"> está</w:t>
      </w:r>
      <w:r w:rsidR="004C357E" w:rsidRPr="000F0738">
        <w:rPr>
          <w:rFonts w:ascii="Arial" w:eastAsiaTheme="minorEastAsia" w:hAnsi="Arial" w:cs="Arial"/>
        </w:rPr>
        <w:t xml:space="preserve"> relacionado con</w:t>
      </w:r>
      <w:r w:rsidR="00571C2C">
        <w:rPr>
          <w:rFonts w:ascii="Arial" w:eastAsiaTheme="minorEastAsia" w:hAnsi="Arial" w:cs="Arial"/>
        </w:rPr>
        <w:t xml:space="preserve"> </w:t>
      </w:r>
      <w:r w:rsidR="00571C2C" w:rsidRPr="00253907">
        <w:rPr>
          <w:rFonts w:ascii="Arial" w:eastAsiaTheme="minorEastAsia" w:hAnsi="Arial" w:cs="Arial"/>
          <w:i/>
        </w:rPr>
        <w:t>b</w:t>
      </w:r>
      <w:r w:rsidR="00571C2C">
        <w:rPr>
          <w:rFonts w:ascii="Arial" w:eastAsiaTheme="minorEastAsia" w:hAnsi="Arial" w:cs="Arial"/>
        </w:rPr>
        <w:t xml:space="preserve">, </w:t>
      </w:r>
      <w:r w:rsidR="004C357E" w:rsidRPr="000F0738">
        <w:rPr>
          <w:rFonts w:ascii="Arial" w:eastAsiaTheme="minorEastAsia" w:hAnsi="Arial" w:cs="Arial"/>
        </w:rPr>
        <w:t>si</w:t>
      </w:r>
      <w:r w:rsidR="00571C2C">
        <w:rPr>
          <w:rFonts w:ascii="Arial" w:eastAsiaTheme="minorEastAsia" w:hAnsi="Arial" w:cs="Arial"/>
        </w:rPr>
        <w:t xml:space="preserve"> </w:t>
      </w:r>
      <w:r w:rsidR="00571C2C" w:rsidRPr="00253907">
        <w:rPr>
          <w:rFonts w:ascii="Arial" w:eastAsiaTheme="minorEastAsia" w:hAnsi="Arial" w:cs="Arial"/>
          <w:i/>
        </w:rPr>
        <w:t>a</w:t>
      </w:r>
      <w:r>
        <w:rPr>
          <w:rFonts w:ascii="Arial" w:eastAsiaTheme="minorEastAsia" w:hAnsi="Arial" w:cs="Arial"/>
        </w:rPr>
        <w:t xml:space="preserve"> </w:t>
      </w:r>
      <w:proofErr w:type="spellStart"/>
      <w:r w:rsidR="004C357E" w:rsidRPr="000F0738">
        <w:rPr>
          <w:rFonts w:ascii="Arial" w:eastAsiaTheme="minorEastAsia" w:hAnsi="Arial" w:cs="Arial"/>
        </w:rPr>
        <w:t>es</w:t>
      </w:r>
      <w:proofErr w:type="spellEnd"/>
      <w:r w:rsidR="004C357E" w:rsidRPr="000F0738">
        <w:rPr>
          <w:rFonts w:ascii="Arial" w:eastAsiaTheme="minorEastAsia" w:hAnsi="Arial" w:cs="Arial"/>
        </w:rPr>
        <w:t xml:space="preserve"> divisor de</w:t>
      </w:r>
      <w:r w:rsidR="00571C2C">
        <w:rPr>
          <w:rFonts w:ascii="Arial" w:eastAsiaTheme="minorEastAsia" w:hAnsi="Arial" w:cs="Arial"/>
        </w:rPr>
        <w:t xml:space="preserve"> </w:t>
      </w:r>
      <w:r w:rsidR="00571C2C" w:rsidRPr="00253907">
        <w:rPr>
          <w:rFonts w:ascii="Arial" w:eastAsiaTheme="minorEastAsia" w:hAnsi="Arial" w:cs="Arial"/>
          <w:i/>
        </w:rPr>
        <w:t>b</w:t>
      </w:r>
      <w:r w:rsidR="000F0738">
        <w:rPr>
          <w:rFonts w:ascii="Arial" w:eastAsiaTheme="minorEastAsia" w:hAnsi="Arial" w:cs="Arial"/>
        </w:rPr>
        <w:t>,</w:t>
      </w:r>
      <w:r w:rsidR="004C357E" w:rsidRPr="000F0738">
        <w:rPr>
          <w:rFonts w:ascii="Arial" w:eastAsiaTheme="minorEastAsia" w:hAnsi="Arial" w:cs="Arial"/>
        </w:rPr>
        <w:t xml:space="preserve"> </w:t>
      </w:r>
      <w:r>
        <w:rPr>
          <w:rFonts w:ascii="Arial" w:eastAsiaTheme="minorEastAsia" w:hAnsi="Arial" w:cs="Arial"/>
        </w:rPr>
        <w:t>es decir</w:t>
      </w:r>
    </w:p>
    <w:p w14:paraId="1799B5CD" w14:textId="7A90D1B0" w:rsidR="00A54315" w:rsidRPr="00253907" w:rsidRDefault="00253907" w:rsidP="00253907">
      <w:pPr>
        <w:tabs>
          <w:tab w:val="right" w:pos="8498"/>
        </w:tabs>
        <w:spacing w:after="0"/>
        <w:jc w:val="center"/>
        <w:rPr>
          <w:rFonts w:ascii="Arial" w:eastAsiaTheme="minorEastAsia" w:hAnsi="Arial" w:cs="Arial"/>
          <w:i/>
        </w:rPr>
      </w:pPr>
      <w:r w:rsidRPr="00253907">
        <w:rPr>
          <w:rFonts w:ascii="Arial" w:eastAsiaTheme="minorEastAsia" w:hAnsi="Arial" w:cs="Arial"/>
          <w:i/>
        </w:rPr>
        <w:t xml:space="preserve">R = {(a, b) </w:t>
      </w:r>
      <w:r w:rsidRPr="00253907">
        <w:rPr>
          <w:rFonts w:ascii="Cambria Math" w:eastAsiaTheme="minorEastAsia" w:hAnsi="Cambria Math" w:cs="Arial"/>
          <w:i/>
        </w:rPr>
        <w:t>⋲</w:t>
      </w:r>
      <w:r w:rsidRPr="00253907">
        <w:rPr>
          <w:rFonts w:ascii="Arial" w:eastAsiaTheme="minorEastAsia" w:hAnsi="Arial" w:cs="Arial"/>
          <w:i/>
        </w:rPr>
        <w:t xml:space="preserve"> </w:t>
      </w:r>
      <w:r w:rsidRPr="00253907">
        <w:rPr>
          <w:rFonts w:ascii="Cambria Math" w:eastAsiaTheme="minorEastAsia" w:hAnsi="Cambria Math" w:cs="Arial"/>
          <w:i/>
        </w:rPr>
        <w:t>ℕ⨯ℕ</w:t>
      </w:r>
      <w:r>
        <w:rPr>
          <w:rFonts w:ascii="Cambria Math" w:eastAsiaTheme="minorEastAsia" w:hAnsi="Cambria Math" w:cs="Arial"/>
          <w:i/>
        </w:rPr>
        <w:t xml:space="preserve"> </w:t>
      </w:r>
      <w:r w:rsidRPr="00253907">
        <w:rPr>
          <w:rFonts w:ascii="Arial" w:eastAsiaTheme="minorEastAsia" w:hAnsi="Arial" w:cs="Arial"/>
          <w:i/>
        </w:rPr>
        <w:t xml:space="preserve">| </w:t>
      </w:r>
      <w:proofErr w:type="spellStart"/>
      <w:r w:rsidRPr="00253907">
        <w:rPr>
          <w:rFonts w:ascii="Arial" w:eastAsiaTheme="minorEastAsia" w:hAnsi="Arial" w:cs="Arial"/>
          <w:i/>
        </w:rPr>
        <w:t>a</w:t>
      </w:r>
      <w:proofErr w:type="spellEnd"/>
      <w:r w:rsidRPr="00253907">
        <w:rPr>
          <w:rFonts w:ascii="Arial" w:eastAsiaTheme="minorEastAsia" w:hAnsi="Arial" w:cs="Arial"/>
          <w:i/>
        </w:rPr>
        <w:t xml:space="preserve"> </w:t>
      </w:r>
      <w:r w:rsidRPr="00253907">
        <w:rPr>
          <w:rFonts w:ascii="Arial" w:eastAsiaTheme="minorEastAsia" w:hAnsi="Arial" w:cs="Arial"/>
        </w:rPr>
        <w:t>es divisor de</w:t>
      </w:r>
      <w:r w:rsidRPr="00253907">
        <w:rPr>
          <w:rFonts w:ascii="Arial" w:eastAsiaTheme="minorEastAsia" w:hAnsi="Arial" w:cs="Arial"/>
          <w:i/>
        </w:rPr>
        <w:t xml:space="preserve"> b}</w:t>
      </w:r>
    </w:p>
    <w:p w14:paraId="31C13F20" w14:textId="6BD02167" w:rsidR="004F7ED3" w:rsidRDefault="00253907" w:rsidP="002E64CD">
      <w:pPr>
        <w:tabs>
          <w:tab w:val="right" w:pos="8498"/>
        </w:tabs>
        <w:spacing w:after="0"/>
        <w:jc w:val="both"/>
        <w:rPr>
          <w:rFonts w:ascii="Arial" w:eastAsiaTheme="minorEastAsia" w:hAnsi="Arial" w:cs="Arial"/>
        </w:rPr>
      </w:pPr>
      <w:r>
        <w:rPr>
          <w:rFonts w:ascii="Arial" w:eastAsiaTheme="minorEastAsia" w:hAnsi="Arial" w:cs="Arial"/>
        </w:rPr>
        <w:t>Por lo tanto</w:t>
      </w:r>
    </w:p>
    <w:p w14:paraId="447F1BEB" w14:textId="0433B465" w:rsidR="002C6CF9" w:rsidRDefault="00253907" w:rsidP="002E64CD">
      <w:pPr>
        <w:tabs>
          <w:tab w:val="right" w:pos="8498"/>
        </w:tabs>
        <w:spacing w:after="0"/>
        <w:jc w:val="both"/>
        <w:rPr>
          <w:rFonts w:ascii="Arial" w:eastAsiaTheme="minorEastAsia" w:hAnsi="Arial" w:cs="Arial"/>
        </w:rPr>
      </w:pPr>
      <w:r w:rsidRPr="00253907">
        <w:rPr>
          <w:rFonts w:ascii="Arial" w:eastAsiaTheme="minorEastAsia" w:hAnsi="Arial" w:cs="Arial"/>
        </w:rPr>
        <w:t xml:space="preserve">(1, 2) </w:t>
      </w:r>
      <w:r w:rsidRPr="00253907">
        <w:rPr>
          <w:rFonts w:ascii="Cambria Math" w:eastAsiaTheme="minorEastAsia" w:hAnsi="Cambria Math" w:cs="Arial"/>
        </w:rPr>
        <w:t>⋲</w:t>
      </w:r>
      <w:r w:rsidRPr="00253907">
        <w:rPr>
          <w:rFonts w:ascii="Arial" w:eastAsiaTheme="minorEastAsia" w:hAnsi="Arial" w:cs="Arial"/>
        </w:rPr>
        <w:t xml:space="preserve"> </w:t>
      </w:r>
      <w:r w:rsidRPr="00253907">
        <w:rPr>
          <w:rFonts w:ascii="Arial" w:eastAsiaTheme="minorEastAsia" w:hAnsi="Arial" w:cs="Arial"/>
          <w:i/>
        </w:rPr>
        <w:t>R</w:t>
      </w:r>
      <w:r w:rsidRPr="00253907">
        <w:rPr>
          <w:rFonts w:ascii="Arial" w:eastAsiaTheme="minorEastAsia" w:hAnsi="Arial" w:cs="Arial"/>
        </w:rPr>
        <w:t>, ya que, 1 es divisor de 2</w:t>
      </w:r>
      <w:r w:rsidR="002C6CF9">
        <w:rPr>
          <w:rFonts w:ascii="Arial" w:eastAsiaTheme="minorEastAsia" w:hAnsi="Arial" w:cs="Arial"/>
        </w:rPr>
        <w:t>.</w:t>
      </w:r>
    </w:p>
    <w:p w14:paraId="2A9E674E" w14:textId="1A405A3F" w:rsidR="00253907" w:rsidRDefault="002C6CF9" w:rsidP="002E64CD">
      <w:pPr>
        <w:tabs>
          <w:tab w:val="right" w:pos="8498"/>
        </w:tabs>
        <w:spacing w:after="0"/>
        <w:jc w:val="both"/>
        <w:rPr>
          <w:rFonts w:ascii="Arial" w:eastAsiaTheme="minorEastAsia" w:hAnsi="Arial" w:cs="Arial"/>
        </w:rPr>
      </w:pPr>
      <w:r>
        <w:rPr>
          <w:rFonts w:ascii="Arial" w:eastAsiaTheme="minorEastAsia" w:hAnsi="Arial" w:cs="Arial"/>
        </w:rPr>
        <w:t xml:space="preserve">(4, 8) </w:t>
      </w:r>
      <w:r w:rsidR="00253907" w:rsidRPr="00253907">
        <w:rPr>
          <w:rFonts w:ascii="Arial" w:eastAsiaTheme="minorEastAsia" w:hAnsi="Arial" w:cs="Arial"/>
        </w:rPr>
        <w:t xml:space="preserve"> </w:t>
      </w:r>
      <w:r w:rsidRPr="00253907">
        <w:rPr>
          <w:rFonts w:ascii="Cambria Math" w:eastAsiaTheme="minorEastAsia" w:hAnsi="Cambria Math" w:cs="Arial"/>
        </w:rPr>
        <w:t>⋲</w:t>
      </w:r>
      <w:r w:rsidRPr="00253907">
        <w:rPr>
          <w:rFonts w:ascii="Arial" w:eastAsiaTheme="minorEastAsia" w:hAnsi="Arial" w:cs="Arial"/>
        </w:rPr>
        <w:t xml:space="preserve"> </w:t>
      </w:r>
      <w:r w:rsidRPr="00253907">
        <w:rPr>
          <w:rFonts w:ascii="Arial" w:eastAsiaTheme="minorEastAsia" w:hAnsi="Arial" w:cs="Arial"/>
          <w:i/>
        </w:rPr>
        <w:t>R</w:t>
      </w:r>
      <w:r>
        <w:rPr>
          <w:rFonts w:ascii="Arial" w:eastAsiaTheme="minorEastAsia" w:hAnsi="Arial" w:cs="Arial"/>
          <w:i/>
        </w:rPr>
        <w:t xml:space="preserve">, </w:t>
      </w:r>
      <w:r>
        <w:rPr>
          <w:rFonts w:ascii="Arial" w:eastAsiaTheme="minorEastAsia" w:hAnsi="Arial" w:cs="Arial"/>
        </w:rPr>
        <w:t xml:space="preserve">ya que, 4 es divisor de 8. </w:t>
      </w:r>
    </w:p>
    <w:p w14:paraId="6BE47AD6" w14:textId="77777777" w:rsidR="002C6CF9" w:rsidRDefault="002C6CF9" w:rsidP="002E64CD">
      <w:pPr>
        <w:tabs>
          <w:tab w:val="right" w:pos="8498"/>
        </w:tabs>
        <w:spacing w:after="0"/>
        <w:jc w:val="both"/>
        <w:rPr>
          <w:rFonts w:ascii="Arial" w:eastAsiaTheme="minorEastAsia" w:hAnsi="Arial" w:cs="Arial"/>
        </w:rPr>
      </w:pPr>
      <w:r>
        <w:rPr>
          <w:rFonts w:ascii="Arial" w:eastAsiaTheme="minorEastAsia" w:hAnsi="Arial" w:cs="Arial"/>
        </w:rPr>
        <w:t xml:space="preserve">(3, 2) </w:t>
      </w:r>
      <w:r>
        <w:rPr>
          <w:rFonts w:ascii="Arial" w:eastAsiaTheme="minorEastAsia" w:hAnsi="Arial" w:cs="Arial"/>
        </w:rPr>
        <w:sym w:font="Symbol" w:char="F0CF"/>
      </w:r>
      <w:r>
        <w:rPr>
          <w:rFonts w:ascii="Arial" w:eastAsiaTheme="minorEastAsia" w:hAnsi="Arial" w:cs="Arial"/>
        </w:rPr>
        <w:t xml:space="preserve"> R, ya que, 3 no es divisor de 2.</w:t>
      </w:r>
    </w:p>
    <w:p w14:paraId="4E9C427C" w14:textId="6617A4BC" w:rsidR="002C6CF9" w:rsidRDefault="002C6CF9" w:rsidP="002E64CD">
      <w:pPr>
        <w:tabs>
          <w:tab w:val="right" w:pos="8498"/>
        </w:tabs>
        <w:spacing w:after="0"/>
        <w:jc w:val="both"/>
        <w:rPr>
          <w:rFonts w:ascii="Arial" w:eastAsiaTheme="minorEastAsia" w:hAnsi="Arial" w:cs="Arial"/>
        </w:rPr>
      </w:pPr>
      <w:r>
        <w:rPr>
          <w:rFonts w:ascii="Arial" w:eastAsiaTheme="minorEastAsia" w:hAnsi="Arial" w:cs="Arial"/>
        </w:rPr>
        <w:t xml:space="preserve">(-1, 2) </w:t>
      </w:r>
      <w:r>
        <w:rPr>
          <w:rFonts w:ascii="Arial" w:eastAsiaTheme="minorEastAsia" w:hAnsi="Arial" w:cs="Arial"/>
        </w:rPr>
        <w:sym w:font="Symbol" w:char="F0CF"/>
      </w:r>
      <w:r>
        <w:rPr>
          <w:rFonts w:ascii="Arial" w:eastAsiaTheme="minorEastAsia" w:hAnsi="Arial" w:cs="Arial"/>
        </w:rPr>
        <w:t xml:space="preserve"> R, ya que, -1 </w:t>
      </w:r>
      <w:r>
        <w:rPr>
          <w:rFonts w:ascii="Arial" w:eastAsiaTheme="minorEastAsia" w:hAnsi="Arial" w:cs="Arial"/>
        </w:rPr>
        <w:sym w:font="Symbol" w:char="F0CF"/>
      </w:r>
      <w:r>
        <w:rPr>
          <w:rFonts w:ascii="Arial" w:eastAsiaTheme="minorEastAsia" w:hAnsi="Arial" w:cs="Arial"/>
        </w:rPr>
        <w:t xml:space="preserve"> </w:t>
      </w:r>
      <w:r>
        <w:rPr>
          <w:rFonts w:ascii="Cambria Math" w:eastAsiaTheme="minorEastAsia" w:hAnsi="Cambria Math" w:cs="Arial"/>
        </w:rPr>
        <w:t>ℕ.</w:t>
      </w:r>
      <w:r>
        <w:rPr>
          <w:rFonts w:ascii="Arial" w:eastAsiaTheme="minorEastAsia" w:hAnsi="Arial" w:cs="Arial"/>
        </w:rPr>
        <w:t xml:space="preserve">  </w:t>
      </w:r>
    </w:p>
    <w:p w14:paraId="32BE57E7" w14:textId="77777777" w:rsidR="00596A9E" w:rsidRDefault="00596A9E" w:rsidP="00596A9E">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68"/>
        <w:gridCol w:w="6360"/>
      </w:tblGrid>
      <w:tr w:rsidR="00596A9E" w:rsidRPr="00560ED9" w14:paraId="4B3E6AFD" w14:textId="77777777" w:rsidTr="001647D4">
        <w:trPr>
          <w:trHeight w:val="133"/>
        </w:trPr>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B3F020C" w14:textId="77777777" w:rsidR="00596A9E" w:rsidRPr="00560ED9" w:rsidRDefault="00596A9E" w:rsidP="00574FC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596A9E" w:rsidRPr="00560ED9" w14:paraId="128311CC"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9B4394" w14:textId="77777777" w:rsidR="00596A9E" w:rsidRPr="00560ED9" w:rsidRDefault="00596A9E" w:rsidP="00574FCA">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37C4C2C" w14:textId="26D15717" w:rsidR="00596A9E" w:rsidRPr="00560ED9" w:rsidRDefault="00596A9E" w:rsidP="007C3A8B">
            <w:pPr>
              <w:rPr>
                <w:rFonts w:ascii="Arial" w:hAnsi="Arial" w:cs="Arial"/>
                <w:b/>
                <w:color w:val="000000"/>
                <w:sz w:val="18"/>
                <w:szCs w:val="18"/>
              </w:rPr>
            </w:pPr>
            <w:r>
              <w:rPr>
                <w:rFonts w:ascii="Arial" w:hAnsi="Arial" w:cs="Arial"/>
                <w:color w:val="000000"/>
              </w:rPr>
              <w:t>MA_11_02_CO_REC</w:t>
            </w:r>
            <w:r w:rsidR="007C3A8B">
              <w:rPr>
                <w:rFonts w:ascii="Arial" w:hAnsi="Arial" w:cs="Arial"/>
                <w:color w:val="000000"/>
              </w:rPr>
              <w:t>2</w:t>
            </w:r>
            <w:r>
              <w:rPr>
                <w:rFonts w:ascii="Arial" w:hAnsi="Arial" w:cs="Arial"/>
                <w:color w:val="000000"/>
              </w:rPr>
              <w:t>0</w:t>
            </w:r>
          </w:p>
        </w:tc>
      </w:tr>
      <w:tr w:rsidR="00596A9E" w:rsidRPr="00455B9C" w14:paraId="430F1384"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8278" w14:textId="77777777" w:rsidR="00596A9E" w:rsidRPr="00560ED9" w:rsidRDefault="00596A9E" w:rsidP="00574FCA">
            <w:pPr>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F01ABF" w14:textId="5AF17C4B" w:rsidR="00596A9E" w:rsidRPr="00455B9C" w:rsidRDefault="00596A9E" w:rsidP="00574FCA">
            <w:pPr>
              <w:rPr>
                <w:rFonts w:ascii="Arial" w:hAnsi="Arial" w:cs="Arial"/>
                <w:sz w:val="24"/>
                <w:szCs w:val="24"/>
              </w:rPr>
            </w:pPr>
            <w:r w:rsidRPr="00C41A3A">
              <w:rPr>
                <w:rFonts w:ascii="Arial" w:hAnsi="Arial" w:cs="Arial"/>
                <w:color w:val="000000"/>
                <w:sz w:val="24"/>
                <w:szCs w:val="24"/>
                <w:highlight w:val="yellow"/>
              </w:rPr>
              <w:t>Formas de representación de relaciones</w:t>
            </w:r>
            <w:r>
              <w:rPr>
                <w:rFonts w:ascii="Arial" w:hAnsi="Arial" w:cs="Arial"/>
                <w:color w:val="000000"/>
                <w:sz w:val="24"/>
                <w:szCs w:val="24"/>
              </w:rPr>
              <w:t xml:space="preserve"> </w:t>
            </w:r>
          </w:p>
          <w:p w14:paraId="0D3EF379" w14:textId="77777777" w:rsidR="00596A9E" w:rsidRPr="00455B9C" w:rsidRDefault="00596A9E" w:rsidP="00574FCA">
            <w:pPr>
              <w:rPr>
                <w:rFonts w:ascii="Arial" w:hAnsi="Arial" w:cs="Arial"/>
                <w:color w:val="000000"/>
                <w:sz w:val="24"/>
                <w:szCs w:val="24"/>
              </w:rPr>
            </w:pPr>
          </w:p>
        </w:tc>
      </w:tr>
      <w:tr w:rsidR="00596A9E" w:rsidRPr="00455B9C" w14:paraId="0CB71169"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6C8F63" w14:textId="77777777" w:rsidR="00596A9E" w:rsidRPr="00560ED9" w:rsidRDefault="00596A9E" w:rsidP="00574FCA">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C59A0A" w14:textId="543895EA" w:rsidR="00596A9E" w:rsidRPr="00455B9C" w:rsidRDefault="001647D4" w:rsidP="0019737C">
            <w:pPr>
              <w:jc w:val="both"/>
              <w:rPr>
                <w:rFonts w:ascii="Arial" w:hAnsi="Arial" w:cs="Arial"/>
                <w:sz w:val="24"/>
                <w:szCs w:val="24"/>
              </w:rPr>
            </w:pPr>
            <w:r>
              <w:rPr>
                <w:rFonts w:ascii="Arial" w:hAnsi="Arial" w:cs="Arial"/>
                <w:color w:val="000000"/>
                <w:sz w:val="24"/>
                <w:szCs w:val="24"/>
              </w:rPr>
              <w:t>Interactivo que</w:t>
            </w:r>
            <w:r w:rsidR="00596A9E">
              <w:rPr>
                <w:rFonts w:ascii="Arial" w:hAnsi="Arial" w:cs="Arial"/>
                <w:color w:val="000000"/>
                <w:sz w:val="24"/>
                <w:szCs w:val="24"/>
              </w:rPr>
              <w:t xml:space="preserve"> presenta el diagrama sagital y el diagrama cartesiano como formas de representar relaciones entre conjuntos.</w:t>
            </w:r>
          </w:p>
          <w:p w14:paraId="0EB339A4" w14:textId="77777777" w:rsidR="00596A9E" w:rsidRPr="00455B9C" w:rsidRDefault="00596A9E" w:rsidP="00574FCA">
            <w:pPr>
              <w:rPr>
                <w:rFonts w:ascii="Arial" w:hAnsi="Arial" w:cs="Arial"/>
                <w:color w:val="000000"/>
                <w:sz w:val="24"/>
                <w:szCs w:val="24"/>
              </w:rPr>
            </w:pPr>
          </w:p>
        </w:tc>
      </w:tr>
    </w:tbl>
    <w:p w14:paraId="3A142AE5" w14:textId="77777777" w:rsidR="00596A9E" w:rsidRDefault="00596A9E" w:rsidP="002E64CD">
      <w:pPr>
        <w:tabs>
          <w:tab w:val="right" w:pos="8498"/>
        </w:tabs>
        <w:spacing w:after="0"/>
        <w:jc w:val="both"/>
        <w:rPr>
          <w:rFonts w:ascii="Arial" w:eastAsiaTheme="minorEastAsia" w:hAnsi="Arial" w:cs="Arial"/>
        </w:rPr>
      </w:pPr>
    </w:p>
    <w:p w14:paraId="00F04198" w14:textId="6F7BDA36" w:rsidR="007011AD" w:rsidRPr="00560ED9" w:rsidRDefault="007011AD" w:rsidP="007011AD">
      <w:pPr>
        <w:tabs>
          <w:tab w:val="right" w:pos="8498"/>
        </w:tabs>
        <w:spacing w:after="0"/>
        <w:jc w:val="both"/>
        <w:rPr>
          <w:rFonts w:ascii="Arial" w:hAnsi="Arial" w:cs="Arial"/>
          <w:b/>
        </w:rPr>
      </w:pPr>
      <w:r w:rsidRPr="00560ED9">
        <w:rPr>
          <w:rFonts w:ascii="Arial" w:hAnsi="Arial" w:cs="Arial"/>
          <w:highlight w:val="yellow"/>
        </w:rPr>
        <w:t>[SECCIÓN 3]</w:t>
      </w:r>
      <w:r w:rsidR="006D45A8">
        <w:rPr>
          <w:rFonts w:ascii="Arial" w:hAnsi="Arial" w:cs="Arial"/>
        </w:rPr>
        <w:t xml:space="preserve"> </w:t>
      </w:r>
      <w:r w:rsidRPr="00560ED9">
        <w:rPr>
          <w:rFonts w:ascii="Arial" w:hAnsi="Arial" w:cs="Arial"/>
          <w:b/>
        </w:rPr>
        <w:t>1.1.1 Dominio y rango de una relación</w:t>
      </w:r>
    </w:p>
    <w:p w14:paraId="6F44F1AF" w14:textId="77777777" w:rsidR="005960D7" w:rsidRDefault="005960D7" w:rsidP="00C62F25">
      <w:pPr>
        <w:tabs>
          <w:tab w:val="right" w:pos="8498"/>
        </w:tabs>
        <w:spacing w:after="0"/>
        <w:jc w:val="both"/>
        <w:rPr>
          <w:rFonts w:ascii="Arial" w:eastAsiaTheme="minorEastAsia" w:hAnsi="Arial" w:cs="Arial"/>
        </w:rPr>
      </w:pPr>
    </w:p>
    <w:p w14:paraId="3E95A914" w14:textId="45702451" w:rsidR="00343309" w:rsidRDefault="00343309" w:rsidP="00C62F25">
      <w:pPr>
        <w:tabs>
          <w:tab w:val="right" w:pos="8498"/>
        </w:tabs>
        <w:spacing w:after="0"/>
        <w:jc w:val="both"/>
        <w:rPr>
          <w:rFonts w:ascii="Arial" w:eastAsiaTheme="minorEastAsia" w:hAnsi="Arial" w:cs="Arial"/>
        </w:rPr>
      </w:pPr>
      <w:r w:rsidRPr="00560ED9">
        <w:rPr>
          <w:rFonts w:ascii="Arial" w:eastAsiaTheme="minorEastAsia" w:hAnsi="Arial" w:cs="Arial"/>
        </w:rPr>
        <w:t>Los elementos de una relación son</w:t>
      </w:r>
      <w:r w:rsidR="009367A5">
        <w:rPr>
          <w:rFonts w:ascii="Arial" w:eastAsiaTheme="minorEastAsia" w:hAnsi="Arial" w:cs="Arial"/>
        </w:rPr>
        <w:t xml:space="preserve"> el conjunto de salida, el conjunto de llegada, </w:t>
      </w:r>
      <w:r w:rsidRPr="00560ED9">
        <w:rPr>
          <w:rFonts w:ascii="Arial" w:eastAsiaTheme="minorEastAsia" w:hAnsi="Arial" w:cs="Arial"/>
        </w:rPr>
        <w:t>el do</w:t>
      </w:r>
      <w:r w:rsidR="009367A5">
        <w:rPr>
          <w:rFonts w:ascii="Arial" w:eastAsiaTheme="minorEastAsia" w:hAnsi="Arial" w:cs="Arial"/>
        </w:rPr>
        <w:t>minio y el rango de la relación.</w:t>
      </w:r>
    </w:p>
    <w:p w14:paraId="42F8BE16" w14:textId="77777777" w:rsidR="005960D7" w:rsidRPr="00560ED9" w:rsidRDefault="005960D7" w:rsidP="00C62F25">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0"/>
        <w:gridCol w:w="6338"/>
      </w:tblGrid>
      <w:tr w:rsidR="00C62F25" w:rsidRPr="00560ED9" w14:paraId="11F9551F" w14:textId="77777777" w:rsidTr="007D6A90">
        <w:tc>
          <w:tcPr>
            <w:tcW w:w="8978" w:type="dxa"/>
            <w:gridSpan w:val="2"/>
            <w:shd w:val="clear" w:color="auto" w:fill="000000" w:themeFill="text1"/>
          </w:tcPr>
          <w:p w14:paraId="0C0409D1" w14:textId="77777777" w:rsidR="00C62F25" w:rsidRPr="00560ED9" w:rsidRDefault="00C62F25" w:rsidP="007D6A90">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C62F25" w:rsidRPr="00560ED9" w14:paraId="215A7FCA" w14:textId="77777777" w:rsidTr="007D6A90">
        <w:tc>
          <w:tcPr>
            <w:tcW w:w="2518" w:type="dxa"/>
          </w:tcPr>
          <w:p w14:paraId="25434797" w14:textId="77777777" w:rsidR="00C62F25" w:rsidRPr="00560ED9" w:rsidRDefault="00C62F25" w:rsidP="007D6A90">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211E456F" w14:textId="77777777" w:rsidR="00C62F25" w:rsidRPr="00560ED9" w:rsidRDefault="00C62F25" w:rsidP="007D6A90">
            <w:pPr>
              <w:rPr>
                <w:rFonts w:ascii="Arial" w:hAnsi="Arial" w:cs="Arial"/>
                <w:b/>
                <w:color w:val="000000"/>
                <w:sz w:val="24"/>
                <w:szCs w:val="24"/>
              </w:rPr>
            </w:pPr>
            <w:r w:rsidRPr="00560ED9">
              <w:rPr>
                <w:rFonts w:ascii="Arial" w:hAnsi="Arial" w:cs="Arial"/>
                <w:b/>
                <w:color w:val="000000"/>
                <w:sz w:val="24"/>
                <w:szCs w:val="24"/>
              </w:rPr>
              <w:t xml:space="preserve">Dominio y rango de una relación </w:t>
            </w:r>
          </w:p>
        </w:tc>
      </w:tr>
      <w:tr w:rsidR="00C62F25" w:rsidRPr="00560ED9" w14:paraId="5F19D616" w14:textId="77777777" w:rsidTr="007D6A90">
        <w:tc>
          <w:tcPr>
            <w:tcW w:w="2518" w:type="dxa"/>
          </w:tcPr>
          <w:p w14:paraId="27E53D04" w14:textId="77777777" w:rsidR="00C62F25" w:rsidRPr="00560ED9" w:rsidRDefault="00C62F25" w:rsidP="007D6A90">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20628F5F" w14:textId="0ECD0EC1" w:rsidR="00C62F25" w:rsidRPr="002C6CF9" w:rsidRDefault="00C62F25" w:rsidP="007D6A90">
            <w:pPr>
              <w:tabs>
                <w:tab w:val="right" w:pos="8498"/>
              </w:tabs>
              <w:jc w:val="both"/>
              <w:rPr>
                <w:rFonts w:ascii="Arial" w:eastAsiaTheme="minorEastAsia" w:hAnsi="Arial" w:cs="Arial"/>
                <w:sz w:val="24"/>
                <w:szCs w:val="24"/>
              </w:rPr>
            </w:pPr>
            <w:r w:rsidRPr="002C6CF9">
              <w:rPr>
                <w:rFonts w:ascii="Arial" w:hAnsi="Arial" w:cs="Arial"/>
                <w:sz w:val="24"/>
                <w:szCs w:val="24"/>
              </w:rPr>
              <w:t xml:space="preserve">Dada una relación </w:t>
            </w:r>
            <w:r w:rsidR="002C260D" w:rsidRPr="002C6CF9">
              <w:rPr>
                <w:rFonts w:ascii="Arial" w:hAnsi="Arial" w:cs="Arial"/>
                <w:i/>
                <w:sz w:val="24"/>
                <w:szCs w:val="24"/>
              </w:rPr>
              <w:t>R</w:t>
            </w:r>
            <w:r w:rsidR="002C260D" w:rsidRPr="002C6CF9">
              <w:rPr>
                <w:rFonts w:ascii="Arial" w:hAnsi="Arial" w:cs="Arial"/>
                <w:sz w:val="24"/>
                <w:szCs w:val="24"/>
              </w:rPr>
              <w:t xml:space="preserve"> </w:t>
            </w:r>
            <w:r w:rsidRPr="002C6CF9">
              <w:rPr>
                <w:rFonts w:ascii="Arial" w:hAnsi="Arial" w:cs="Arial"/>
                <w:sz w:val="24"/>
                <w:szCs w:val="24"/>
              </w:rPr>
              <w:t>entre los conjuntos</w:t>
            </w:r>
            <w:r w:rsidR="00407991">
              <w:rPr>
                <w:rFonts w:ascii="Arial" w:hAnsi="Arial" w:cs="Arial"/>
                <w:sz w:val="24"/>
                <w:szCs w:val="24"/>
              </w:rPr>
              <w:t xml:space="preserve"> A </w:t>
            </w:r>
            <w:r w:rsidRPr="002C6CF9">
              <w:rPr>
                <w:rFonts w:ascii="Arial" w:eastAsiaTheme="minorEastAsia" w:hAnsi="Arial" w:cs="Arial"/>
                <w:sz w:val="24"/>
                <w:szCs w:val="24"/>
              </w:rPr>
              <w:t>y</w:t>
            </w:r>
            <w:r w:rsidR="00407991">
              <w:rPr>
                <w:rFonts w:ascii="Arial" w:eastAsiaTheme="minorEastAsia" w:hAnsi="Arial" w:cs="Arial"/>
                <w:sz w:val="24"/>
                <w:szCs w:val="24"/>
              </w:rPr>
              <w:t xml:space="preserve"> B</w:t>
            </w:r>
            <w:r w:rsidRPr="002C6CF9">
              <w:rPr>
                <w:rFonts w:ascii="Arial" w:eastAsiaTheme="minorEastAsia" w:hAnsi="Arial" w:cs="Arial"/>
                <w:sz w:val="24"/>
                <w:szCs w:val="24"/>
              </w:rPr>
              <w:t>, se define el</w:t>
            </w:r>
            <w:r w:rsidRPr="002C6CF9">
              <w:rPr>
                <w:rFonts w:ascii="Arial" w:eastAsiaTheme="minorEastAsia" w:hAnsi="Arial" w:cs="Arial"/>
                <w:b/>
                <w:sz w:val="24"/>
                <w:szCs w:val="24"/>
              </w:rPr>
              <w:t xml:space="preserve"> dominio de la relación</w:t>
            </w:r>
            <w:r w:rsidR="00407991">
              <w:rPr>
                <w:rFonts w:ascii="Arial" w:eastAsiaTheme="minorEastAsia" w:hAnsi="Arial" w:cs="Arial"/>
                <w:b/>
                <w:sz w:val="24"/>
                <w:szCs w:val="24"/>
              </w:rPr>
              <w:t xml:space="preserve"> </w:t>
            </w:r>
            <w:r w:rsidR="00407991" w:rsidRPr="00407991">
              <w:rPr>
                <w:rFonts w:ascii="Arial" w:eastAsiaTheme="minorEastAsia" w:hAnsi="Arial" w:cs="Arial"/>
                <w:b/>
                <w:i/>
                <w:sz w:val="24"/>
                <w:szCs w:val="24"/>
              </w:rPr>
              <w:t>R</w:t>
            </w:r>
            <w:r w:rsidR="002C260D" w:rsidRPr="002C6CF9">
              <w:rPr>
                <w:rFonts w:ascii="Arial" w:eastAsiaTheme="minorEastAsia" w:hAnsi="Arial" w:cs="Arial"/>
                <w:b/>
                <w:sz w:val="24"/>
                <w:szCs w:val="24"/>
              </w:rPr>
              <w:t>,</w:t>
            </w:r>
            <w:r w:rsidR="00407991">
              <w:rPr>
                <w:rFonts w:ascii="Arial" w:eastAsiaTheme="minorEastAsia" w:hAnsi="Arial" w:cs="Arial"/>
                <w:b/>
                <w:sz w:val="24"/>
                <w:szCs w:val="24"/>
              </w:rPr>
              <w:t xml:space="preserve"> </w:t>
            </w:r>
            <w:r w:rsidR="00407991" w:rsidRPr="00407991">
              <w:rPr>
                <w:rFonts w:ascii="Arial" w:eastAsiaTheme="minorEastAsia" w:hAnsi="Arial" w:cs="Arial"/>
                <w:sz w:val="24"/>
                <w:szCs w:val="24"/>
              </w:rPr>
              <w:t xml:space="preserve">que se denota como </w:t>
            </w:r>
            <w:r w:rsidR="00407991" w:rsidRPr="00407991">
              <w:rPr>
                <w:rFonts w:ascii="Arial" w:eastAsiaTheme="minorEastAsia" w:hAnsi="Arial" w:cs="Arial"/>
                <w:i/>
                <w:sz w:val="24"/>
                <w:szCs w:val="24"/>
              </w:rPr>
              <w:t>Dom R</w:t>
            </w:r>
            <w:r w:rsidR="00407991">
              <w:rPr>
                <w:rFonts w:ascii="Arial" w:eastAsiaTheme="minorEastAsia" w:hAnsi="Arial" w:cs="Arial"/>
                <w:sz w:val="24"/>
                <w:szCs w:val="24"/>
              </w:rPr>
              <w:t xml:space="preserve">, </w:t>
            </w:r>
            <w:r w:rsidRPr="00407991">
              <w:rPr>
                <w:rFonts w:ascii="Arial" w:eastAsiaTheme="minorEastAsia" w:hAnsi="Arial" w:cs="Arial"/>
                <w:sz w:val="24"/>
                <w:szCs w:val="24"/>
              </w:rPr>
              <w:t>como el conjun</w:t>
            </w:r>
            <w:r w:rsidRPr="002C6CF9">
              <w:rPr>
                <w:rFonts w:ascii="Arial" w:eastAsiaTheme="minorEastAsia" w:hAnsi="Arial" w:cs="Arial"/>
                <w:sz w:val="24"/>
                <w:szCs w:val="24"/>
              </w:rPr>
              <w:t>to de todas las primeras componentes de las parejas que pertenecen a la relación, es decir</w:t>
            </w:r>
            <w:r w:rsidR="002C260D" w:rsidRPr="002C6CF9">
              <w:rPr>
                <w:rFonts w:ascii="Arial" w:eastAsiaTheme="minorEastAsia" w:hAnsi="Arial" w:cs="Arial"/>
                <w:sz w:val="24"/>
                <w:szCs w:val="24"/>
              </w:rPr>
              <w:t>,</w:t>
            </w:r>
            <w:r w:rsidRPr="002C6CF9">
              <w:rPr>
                <w:rFonts w:ascii="Arial" w:eastAsiaTheme="minorEastAsia" w:hAnsi="Arial" w:cs="Arial"/>
                <w:sz w:val="24"/>
                <w:szCs w:val="24"/>
              </w:rPr>
              <w:t xml:space="preserve"> todos los elementos de</w:t>
            </w:r>
            <w:r w:rsidR="00407991">
              <w:rPr>
                <w:rFonts w:ascii="Arial" w:eastAsiaTheme="minorEastAsia" w:hAnsi="Arial" w:cs="Arial"/>
                <w:sz w:val="24"/>
                <w:szCs w:val="24"/>
              </w:rPr>
              <w:t xml:space="preserve"> </w:t>
            </w:r>
            <w:r w:rsidR="00407991" w:rsidRPr="007C49EF">
              <w:rPr>
                <w:rFonts w:ascii="Arial" w:eastAsiaTheme="minorEastAsia" w:hAnsi="Arial" w:cs="Arial"/>
                <w:i/>
                <w:sz w:val="24"/>
                <w:szCs w:val="24"/>
              </w:rPr>
              <w:t>A</w:t>
            </w:r>
            <w:r w:rsidRPr="002C6CF9">
              <w:rPr>
                <w:rFonts w:ascii="Arial" w:eastAsiaTheme="minorEastAsia" w:hAnsi="Arial" w:cs="Arial"/>
                <w:sz w:val="24"/>
                <w:szCs w:val="24"/>
              </w:rPr>
              <w:t xml:space="preserve"> que están relacionados </w:t>
            </w:r>
            <w:r w:rsidR="007C49EF">
              <w:rPr>
                <w:rFonts w:ascii="Arial" w:eastAsiaTheme="minorEastAsia" w:hAnsi="Arial" w:cs="Arial"/>
                <w:sz w:val="24"/>
                <w:szCs w:val="24"/>
              </w:rPr>
              <w:t>p</w:t>
            </w:r>
            <w:r w:rsidRPr="002C6CF9">
              <w:rPr>
                <w:rFonts w:ascii="Arial" w:eastAsiaTheme="minorEastAsia" w:hAnsi="Arial" w:cs="Arial"/>
                <w:sz w:val="24"/>
                <w:szCs w:val="24"/>
              </w:rPr>
              <w:t>or lo menos</w:t>
            </w:r>
            <w:r w:rsidR="007C49EF">
              <w:rPr>
                <w:rFonts w:ascii="Arial" w:eastAsiaTheme="minorEastAsia" w:hAnsi="Arial" w:cs="Arial"/>
                <w:sz w:val="24"/>
                <w:szCs w:val="24"/>
              </w:rPr>
              <w:t xml:space="preserve"> con</w:t>
            </w:r>
            <w:r w:rsidRPr="002C6CF9">
              <w:rPr>
                <w:rFonts w:ascii="Arial" w:eastAsiaTheme="minorEastAsia" w:hAnsi="Arial" w:cs="Arial"/>
                <w:sz w:val="24"/>
                <w:szCs w:val="24"/>
              </w:rPr>
              <w:t xml:space="preserve"> un elemento de</w:t>
            </w:r>
            <w:r w:rsidR="007C49EF">
              <w:rPr>
                <w:rFonts w:ascii="Arial" w:eastAsiaTheme="minorEastAsia" w:hAnsi="Arial" w:cs="Arial"/>
                <w:sz w:val="24"/>
                <w:szCs w:val="24"/>
              </w:rPr>
              <w:t xml:space="preserve"> </w:t>
            </w:r>
            <w:r w:rsidR="007C49EF" w:rsidRPr="007C49EF">
              <w:rPr>
                <w:rFonts w:ascii="Arial" w:eastAsiaTheme="minorEastAsia" w:hAnsi="Arial" w:cs="Arial"/>
                <w:i/>
                <w:sz w:val="24"/>
                <w:szCs w:val="24"/>
              </w:rPr>
              <w:t>B</w:t>
            </w:r>
            <w:r w:rsidR="007C49EF">
              <w:rPr>
                <w:rFonts w:ascii="Arial" w:eastAsiaTheme="minorEastAsia" w:hAnsi="Arial" w:cs="Arial"/>
                <w:sz w:val="24"/>
                <w:szCs w:val="24"/>
              </w:rPr>
              <w:t>.</w:t>
            </w:r>
            <w:r w:rsidRPr="002C6CF9">
              <w:rPr>
                <w:rFonts w:ascii="Arial" w:eastAsiaTheme="minorEastAsia" w:hAnsi="Arial" w:cs="Arial"/>
                <w:sz w:val="24"/>
                <w:szCs w:val="24"/>
              </w:rPr>
              <w:t xml:space="preserve"> </w:t>
            </w:r>
          </w:p>
          <w:p w14:paraId="5527489F" w14:textId="4A80F335" w:rsidR="00C62F25" w:rsidRPr="002C260D" w:rsidRDefault="00C62F25" w:rsidP="007C49EF">
            <w:pPr>
              <w:tabs>
                <w:tab w:val="right" w:pos="8498"/>
              </w:tabs>
              <w:jc w:val="both"/>
              <w:rPr>
                <w:rFonts w:ascii="Arial" w:hAnsi="Arial" w:cs="Arial"/>
                <w:color w:val="000000"/>
                <w:sz w:val="24"/>
                <w:szCs w:val="24"/>
              </w:rPr>
            </w:pPr>
            <w:r w:rsidRPr="002C6CF9">
              <w:rPr>
                <w:rFonts w:ascii="Arial" w:eastAsiaTheme="minorEastAsia" w:hAnsi="Arial" w:cs="Arial"/>
                <w:sz w:val="24"/>
                <w:szCs w:val="24"/>
              </w:rPr>
              <w:t>El</w:t>
            </w:r>
            <w:r w:rsidRPr="002C6CF9">
              <w:rPr>
                <w:rFonts w:ascii="Arial" w:eastAsiaTheme="minorEastAsia" w:hAnsi="Arial" w:cs="Arial"/>
                <w:b/>
                <w:sz w:val="24"/>
                <w:szCs w:val="24"/>
              </w:rPr>
              <w:t xml:space="preserve"> rango de</w:t>
            </w:r>
            <w:r w:rsidR="007C49EF">
              <w:rPr>
                <w:rFonts w:ascii="Arial" w:eastAsiaTheme="minorEastAsia" w:hAnsi="Arial" w:cs="Arial"/>
                <w:b/>
                <w:sz w:val="24"/>
                <w:szCs w:val="24"/>
              </w:rPr>
              <w:t xml:space="preserve"> la </w:t>
            </w:r>
            <w:r w:rsidR="002C260D" w:rsidRPr="002C6CF9">
              <w:rPr>
                <w:rFonts w:ascii="Arial" w:hAnsi="Arial" w:cs="Arial"/>
                <w:b/>
                <w:sz w:val="24"/>
                <w:szCs w:val="24"/>
              </w:rPr>
              <w:t>relación</w:t>
            </w:r>
            <w:r w:rsidR="007C49EF">
              <w:rPr>
                <w:rFonts w:ascii="Arial" w:hAnsi="Arial" w:cs="Arial"/>
                <w:b/>
                <w:sz w:val="24"/>
                <w:szCs w:val="24"/>
              </w:rPr>
              <w:t xml:space="preserve"> R</w:t>
            </w:r>
            <w:r w:rsidR="002C260D" w:rsidRPr="002C6CF9">
              <w:rPr>
                <w:rFonts w:ascii="Arial" w:hAnsi="Arial" w:cs="Arial"/>
                <w:sz w:val="24"/>
                <w:szCs w:val="24"/>
              </w:rPr>
              <w:t>,</w:t>
            </w:r>
            <w:r w:rsidR="007C49EF">
              <w:rPr>
                <w:rFonts w:ascii="Arial" w:hAnsi="Arial" w:cs="Arial"/>
                <w:sz w:val="24"/>
                <w:szCs w:val="24"/>
              </w:rPr>
              <w:t xml:space="preserve"> que se denota como</w:t>
            </w:r>
            <w:r w:rsidR="002C260D" w:rsidRPr="002C6CF9">
              <w:rPr>
                <w:rFonts w:ascii="Arial" w:hAnsi="Arial" w:cs="Arial"/>
                <w:sz w:val="24"/>
                <w:szCs w:val="24"/>
              </w:rPr>
              <w:t xml:space="preserve"> </w:t>
            </w:r>
            <w:proofErr w:type="spellStart"/>
            <w:r w:rsidR="002C260D" w:rsidRPr="002C6CF9">
              <w:rPr>
                <w:rFonts w:ascii="Arial" w:hAnsi="Arial" w:cs="Arial"/>
                <w:i/>
                <w:sz w:val="24"/>
                <w:szCs w:val="24"/>
              </w:rPr>
              <w:t>Rang</w:t>
            </w:r>
            <w:proofErr w:type="spellEnd"/>
            <w:r w:rsidR="002C260D" w:rsidRPr="002C6CF9">
              <w:rPr>
                <w:rFonts w:ascii="Arial" w:hAnsi="Arial" w:cs="Arial"/>
                <w:i/>
                <w:sz w:val="24"/>
                <w:szCs w:val="24"/>
              </w:rPr>
              <w:t xml:space="preserve"> R</w:t>
            </w:r>
            <w:r w:rsidR="002C260D" w:rsidRPr="002C6CF9">
              <w:rPr>
                <w:rFonts w:ascii="Arial" w:hAnsi="Arial" w:cs="Arial"/>
                <w:sz w:val="24"/>
                <w:szCs w:val="24"/>
              </w:rPr>
              <w:t xml:space="preserve">, es el conjunto de todas las segundas componentes de las parejas de la relación, es decir, el conjunto de todos los elementos de </w:t>
            </w:r>
            <w:r w:rsidR="002C260D" w:rsidRPr="002C6CF9">
              <w:rPr>
                <w:rFonts w:ascii="Arial" w:hAnsi="Arial" w:cs="Arial"/>
                <w:i/>
                <w:sz w:val="24"/>
                <w:szCs w:val="24"/>
              </w:rPr>
              <w:t>B</w:t>
            </w:r>
            <w:r w:rsidR="002C260D" w:rsidRPr="002C6CF9">
              <w:rPr>
                <w:rFonts w:ascii="Arial" w:hAnsi="Arial" w:cs="Arial"/>
                <w:sz w:val="24"/>
                <w:szCs w:val="24"/>
              </w:rPr>
              <w:t xml:space="preserve"> relacionados por lo menos </w:t>
            </w:r>
            <w:r w:rsidR="007C49EF">
              <w:rPr>
                <w:rFonts w:ascii="Arial" w:hAnsi="Arial" w:cs="Arial"/>
                <w:sz w:val="24"/>
                <w:szCs w:val="24"/>
              </w:rPr>
              <w:t xml:space="preserve">con </w:t>
            </w:r>
            <w:r w:rsidR="002C260D" w:rsidRPr="002C6CF9">
              <w:rPr>
                <w:rFonts w:ascii="Arial" w:hAnsi="Arial" w:cs="Arial"/>
                <w:sz w:val="24"/>
                <w:szCs w:val="24"/>
              </w:rPr>
              <w:t xml:space="preserve">un elemento del conjunto </w:t>
            </w:r>
            <w:r w:rsidR="002C260D" w:rsidRPr="002C6CF9">
              <w:rPr>
                <w:rFonts w:ascii="Arial" w:hAnsi="Arial" w:cs="Arial"/>
                <w:i/>
                <w:sz w:val="24"/>
                <w:szCs w:val="24"/>
              </w:rPr>
              <w:t>A</w:t>
            </w:r>
            <w:r w:rsidR="002C260D" w:rsidRPr="002C6CF9">
              <w:rPr>
                <w:rFonts w:ascii="Arial" w:hAnsi="Arial" w:cs="Arial"/>
                <w:sz w:val="24"/>
                <w:szCs w:val="24"/>
              </w:rPr>
              <w:t>.</w:t>
            </w:r>
          </w:p>
        </w:tc>
      </w:tr>
    </w:tbl>
    <w:p w14:paraId="1C110736" w14:textId="77777777" w:rsidR="007011AD" w:rsidRPr="00560ED9" w:rsidRDefault="007011AD" w:rsidP="007011AD">
      <w:pPr>
        <w:tabs>
          <w:tab w:val="right" w:pos="8498"/>
        </w:tabs>
        <w:spacing w:after="0"/>
        <w:jc w:val="both"/>
        <w:rPr>
          <w:rFonts w:ascii="Arial" w:hAnsi="Arial" w:cs="Arial"/>
          <w:b/>
        </w:rPr>
      </w:pPr>
    </w:p>
    <w:p w14:paraId="66E90BF8" w14:textId="6BED9077" w:rsidR="00AB5800" w:rsidRDefault="007C49EF" w:rsidP="007011AD">
      <w:pPr>
        <w:tabs>
          <w:tab w:val="right" w:pos="8498"/>
        </w:tabs>
        <w:spacing w:after="0"/>
        <w:jc w:val="both"/>
        <w:rPr>
          <w:rFonts w:ascii="Arial" w:eastAsiaTheme="minorEastAsia" w:hAnsi="Arial" w:cs="Arial"/>
          <w:i/>
        </w:rPr>
      </w:pPr>
      <w:r>
        <w:rPr>
          <w:rFonts w:ascii="Arial" w:eastAsiaTheme="minorEastAsia" w:hAnsi="Arial" w:cs="Arial"/>
        </w:rPr>
        <w:t xml:space="preserve">Por ejemplo, los siguientes diagramas sagitales representan relaciones de </w:t>
      </w:r>
      <w:r w:rsidRPr="007C49EF">
        <w:rPr>
          <w:rFonts w:ascii="Arial" w:eastAsiaTheme="minorEastAsia" w:hAnsi="Arial" w:cs="Arial"/>
          <w:i/>
        </w:rPr>
        <w:t>A</w:t>
      </w:r>
      <w:r>
        <w:rPr>
          <w:rFonts w:ascii="Arial" w:eastAsiaTheme="minorEastAsia" w:hAnsi="Arial" w:cs="Arial"/>
        </w:rPr>
        <w:t xml:space="preserve"> en </w:t>
      </w:r>
      <w:r w:rsidRPr="007C49EF">
        <w:rPr>
          <w:rFonts w:ascii="Arial" w:eastAsiaTheme="minorEastAsia" w:hAnsi="Arial" w:cs="Arial"/>
          <w:i/>
        </w:rPr>
        <w:t>B</w:t>
      </w:r>
      <w:r>
        <w:rPr>
          <w:rFonts w:ascii="Arial" w:eastAsiaTheme="minorEastAsia" w:hAnsi="Arial" w:cs="Arial"/>
          <w:i/>
        </w:rPr>
        <w:t>.</w:t>
      </w:r>
    </w:p>
    <w:p w14:paraId="0AA1CF26" w14:textId="77777777" w:rsidR="007C49EF" w:rsidRPr="00560ED9" w:rsidRDefault="007C49EF" w:rsidP="007011AD">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AB5800" w:rsidRPr="00560ED9" w14:paraId="59714C5B" w14:textId="77777777" w:rsidTr="00AB5800">
        <w:tc>
          <w:tcPr>
            <w:tcW w:w="9054" w:type="dxa"/>
            <w:gridSpan w:val="2"/>
            <w:shd w:val="clear" w:color="auto" w:fill="0D0D0D" w:themeFill="text1" w:themeFillTint="F2"/>
          </w:tcPr>
          <w:p w14:paraId="7839B8BE" w14:textId="77777777" w:rsidR="00AB5800" w:rsidRPr="00560ED9" w:rsidRDefault="00AB5800" w:rsidP="00AB5800">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AB5800" w:rsidRPr="00560ED9" w14:paraId="4DD39855" w14:textId="77777777" w:rsidTr="00AB5800">
        <w:tc>
          <w:tcPr>
            <w:tcW w:w="1384" w:type="dxa"/>
          </w:tcPr>
          <w:p w14:paraId="6A8B184C" w14:textId="77777777" w:rsidR="00AB5800" w:rsidRPr="00560ED9" w:rsidRDefault="00AB5800" w:rsidP="00AB5800">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5300242" w14:textId="57BBCF68" w:rsidR="00AB5800" w:rsidRPr="00560ED9" w:rsidRDefault="008E1CD6" w:rsidP="00AB5800">
            <w:pPr>
              <w:rPr>
                <w:rFonts w:ascii="Arial" w:hAnsi="Arial" w:cs="Arial"/>
                <w:b/>
                <w:color w:val="000000"/>
                <w:sz w:val="18"/>
                <w:szCs w:val="18"/>
              </w:rPr>
            </w:pPr>
            <w:r>
              <w:rPr>
                <w:rFonts w:ascii="Arial" w:hAnsi="Arial" w:cs="Arial"/>
                <w:color w:val="000000"/>
              </w:rPr>
              <w:t>MA_11_02_IMG02</w:t>
            </w:r>
          </w:p>
        </w:tc>
      </w:tr>
      <w:tr w:rsidR="00AB5800" w:rsidRPr="00560ED9" w14:paraId="23D33C93" w14:textId="77777777" w:rsidTr="00AB5800">
        <w:tc>
          <w:tcPr>
            <w:tcW w:w="1384" w:type="dxa"/>
          </w:tcPr>
          <w:p w14:paraId="4987E68B" w14:textId="77777777" w:rsidR="00AB5800" w:rsidRPr="00560ED9" w:rsidRDefault="00AB5800" w:rsidP="00AB5800">
            <w:pPr>
              <w:rPr>
                <w:rFonts w:ascii="Arial" w:hAnsi="Arial" w:cs="Arial"/>
                <w:color w:val="000000"/>
              </w:rPr>
            </w:pPr>
            <w:r w:rsidRPr="00560ED9">
              <w:rPr>
                <w:rFonts w:ascii="Arial" w:hAnsi="Arial" w:cs="Arial"/>
                <w:b/>
                <w:color w:val="000000"/>
                <w:sz w:val="18"/>
                <w:szCs w:val="18"/>
              </w:rPr>
              <w:t>Descripción</w:t>
            </w:r>
          </w:p>
        </w:tc>
        <w:tc>
          <w:tcPr>
            <w:tcW w:w="7670" w:type="dxa"/>
          </w:tcPr>
          <w:p w14:paraId="7DA45163" w14:textId="384258F2" w:rsidR="00AB5800" w:rsidRPr="00560ED9" w:rsidRDefault="007C49EF" w:rsidP="00AB5800">
            <w:pPr>
              <w:rPr>
                <w:rFonts w:ascii="Arial" w:hAnsi="Arial" w:cs="Arial"/>
                <w:color w:val="000000"/>
              </w:rPr>
            </w:pPr>
            <w:r>
              <w:rPr>
                <w:rFonts w:ascii="Arial" w:hAnsi="Arial" w:cs="Arial"/>
                <w:color w:val="000000"/>
              </w:rPr>
              <w:t>Representación sagital de relaciones</w:t>
            </w:r>
          </w:p>
        </w:tc>
      </w:tr>
      <w:tr w:rsidR="00AB5800" w:rsidRPr="00560ED9" w14:paraId="4242FBA3" w14:textId="77777777" w:rsidTr="00AB5800">
        <w:tc>
          <w:tcPr>
            <w:tcW w:w="1384" w:type="dxa"/>
          </w:tcPr>
          <w:p w14:paraId="79C7A5BF" w14:textId="77777777" w:rsidR="00AB5800" w:rsidRPr="00560ED9" w:rsidRDefault="00AB5800" w:rsidP="00AB5800">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B2E8220" w14:textId="08BCA351" w:rsidR="00AB5800" w:rsidRPr="00560ED9" w:rsidRDefault="00AB5800" w:rsidP="00AB5800">
            <w:pPr>
              <w:rPr>
                <w:rFonts w:ascii="Arial" w:hAnsi="Arial" w:cs="Arial"/>
                <w:color w:val="000000"/>
              </w:rPr>
            </w:pPr>
            <w:r w:rsidRPr="00560ED9">
              <w:rPr>
                <w:rFonts w:ascii="Arial" w:eastAsiaTheme="minorEastAsia" w:hAnsi="Arial" w:cs="Arial"/>
                <w:noProof/>
                <w:lang w:val="es-CO" w:eastAsia="es-CO"/>
              </w:rPr>
              <w:drawing>
                <wp:inline distT="0" distB="0" distL="0" distR="0" wp14:anchorId="47D20356" wp14:editId="4B7DA811">
                  <wp:extent cx="4382135" cy="664451"/>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AB5800" w:rsidRPr="00560ED9" w14:paraId="32BE42CC" w14:textId="77777777" w:rsidTr="00AB5800">
        <w:tc>
          <w:tcPr>
            <w:tcW w:w="1384" w:type="dxa"/>
          </w:tcPr>
          <w:p w14:paraId="1EBC795A" w14:textId="77777777" w:rsidR="00AB5800" w:rsidRPr="00560ED9" w:rsidRDefault="00AB5800" w:rsidP="00AB5800">
            <w:pPr>
              <w:rPr>
                <w:rFonts w:ascii="Arial" w:hAnsi="Arial" w:cs="Arial"/>
                <w:color w:val="000000"/>
              </w:rPr>
            </w:pPr>
            <w:r w:rsidRPr="00560ED9">
              <w:rPr>
                <w:rFonts w:ascii="Arial" w:hAnsi="Arial" w:cs="Arial"/>
                <w:b/>
                <w:color w:val="000000"/>
                <w:sz w:val="18"/>
                <w:szCs w:val="18"/>
              </w:rPr>
              <w:t>Pie de imagen</w:t>
            </w:r>
          </w:p>
        </w:tc>
        <w:tc>
          <w:tcPr>
            <w:tcW w:w="7670" w:type="dxa"/>
          </w:tcPr>
          <w:p w14:paraId="6981C70E" w14:textId="3FF5B335" w:rsidR="00AB5800" w:rsidRPr="00560ED9" w:rsidRDefault="00AB5800" w:rsidP="007C3A8B">
            <w:pPr>
              <w:tabs>
                <w:tab w:val="right" w:pos="8498"/>
              </w:tabs>
              <w:jc w:val="both"/>
              <w:rPr>
                <w:rFonts w:ascii="Arial" w:hAnsi="Arial" w:cs="Arial"/>
                <w:color w:val="000000"/>
              </w:rPr>
            </w:pPr>
            <w:r w:rsidRPr="00560ED9">
              <w:rPr>
                <w:rFonts w:ascii="Arial" w:eastAsiaTheme="minorEastAsia" w:hAnsi="Arial" w:cs="Arial"/>
              </w:rPr>
              <w:t>Algunas relaciones entre el conjunto de salida</w:t>
            </w:r>
            <w:r w:rsidR="007C3A8B">
              <w:rPr>
                <w:rFonts w:ascii="Arial" w:eastAsiaTheme="minorEastAsia" w:hAnsi="Arial" w:cs="Arial"/>
              </w:rPr>
              <w:t xml:space="preserve"> </w:t>
            </w:r>
            <w:r w:rsidR="007C3A8B" w:rsidRPr="007C3A8B">
              <w:rPr>
                <w:rFonts w:ascii="Arial" w:eastAsiaTheme="minorEastAsia" w:hAnsi="Arial" w:cs="Arial"/>
                <w:i/>
              </w:rPr>
              <w:t>A = {a, b, c}</w:t>
            </w:r>
            <w:r w:rsidRPr="00560ED9">
              <w:rPr>
                <w:rFonts w:ascii="Arial" w:eastAsiaTheme="minorEastAsia" w:hAnsi="Arial" w:cs="Arial"/>
              </w:rPr>
              <w:t xml:space="preserve"> y el conjunto de llegada</w:t>
            </w:r>
            <w:r w:rsidR="007C3A8B">
              <w:rPr>
                <w:rFonts w:ascii="Arial" w:eastAsiaTheme="minorEastAsia" w:hAnsi="Arial" w:cs="Arial"/>
              </w:rPr>
              <w:t xml:space="preserve"> </w:t>
            </w:r>
            <w:r w:rsidR="007C3A8B" w:rsidRPr="007C3A8B">
              <w:rPr>
                <w:rFonts w:ascii="Arial" w:eastAsiaTheme="minorEastAsia" w:hAnsi="Arial" w:cs="Arial"/>
                <w:i/>
              </w:rPr>
              <w:t>B = {m, n}</w:t>
            </w:r>
          </w:p>
        </w:tc>
      </w:tr>
    </w:tbl>
    <w:p w14:paraId="0207FAD7" w14:textId="234427EE" w:rsidR="002742C8" w:rsidRPr="00560ED9" w:rsidRDefault="002742C8" w:rsidP="007011AD">
      <w:pPr>
        <w:tabs>
          <w:tab w:val="right" w:pos="8498"/>
        </w:tabs>
        <w:spacing w:after="0"/>
        <w:jc w:val="both"/>
        <w:rPr>
          <w:rFonts w:ascii="Arial" w:eastAsiaTheme="minorEastAsia" w:hAnsi="Arial" w:cs="Arial"/>
        </w:rPr>
      </w:pPr>
    </w:p>
    <w:p w14:paraId="645B051E" w14:textId="12D8E35C" w:rsidR="007C49EF" w:rsidRDefault="007C49EF" w:rsidP="0019737C">
      <w:pPr>
        <w:pStyle w:val="Prrafodelista"/>
        <w:numPr>
          <w:ilvl w:val="0"/>
          <w:numId w:val="1"/>
        </w:numPr>
        <w:tabs>
          <w:tab w:val="left" w:pos="5103"/>
          <w:tab w:val="right" w:pos="8498"/>
        </w:tabs>
        <w:spacing w:after="0"/>
        <w:jc w:val="both"/>
        <w:rPr>
          <w:rFonts w:ascii="Arial" w:hAnsi="Arial" w:cs="Arial"/>
        </w:rPr>
      </w:pPr>
      <w:r w:rsidRPr="007C49EF">
        <w:rPr>
          <w:rFonts w:ascii="Arial" w:hAnsi="Arial" w:cs="Arial"/>
          <w:i/>
        </w:rPr>
        <w:t>Dom R</w:t>
      </w:r>
      <w:r w:rsidRPr="007C49EF">
        <w:rPr>
          <w:rFonts w:ascii="Arial" w:hAnsi="Arial" w:cs="Arial"/>
          <w:i/>
          <w:vertAlign w:val="subscript"/>
        </w:rPr>
        <w:t>1</w:t>
      </w:r>
      <w:r w:rsidRPr="007C49EF">
        <w:rPr>
          <w:rFonts w:ascii="Arial" w:hAnsi="Arial" w:cs="Arial"/>
          <w:i/>
        </w:rPr>
        <w:t xml:space="preserve"> = {a, b}</w:t>
      </w:r>
      <w:r>
        <w:rPr>
          <w:rFonts w:ascii="Arial" w:hAnsi="Arial" w:cs="Arial"/>
        </w:rPr>
        <w:t xml:space="preserve"> y Rang </w:t>
      </w:r>
      <w:r w:rsidRPr="007C49EF">
        <w:rPr>
          <w:rFonts w:ascii="Arial" w:hAnsi="Arial" w:cs="Arial"/>
          <w:i/>
        </w:rPr>
        <w:t>R</w:t>
      </w:r>
      <w:r w:rsidRPr="007C49EF">
        <w:rPr>
          <w:rFonts w:ascii="Arial" w:hAnsi="Arial" w:cs="Arial"/>
          <w:i/>
          <w:vertAlign w:val="subscript"/>
        </w:rPr>
        <w:t>1</w:t>
      </w:r>
      <w:r w:rsidRPr="007C49EF">
        <w:rPr>
          <w:rFonts w:ascii="Arial" w:hAnsi="Arial" w:cs="Arial"/>
          <w:i/>
        </w:rPr>
        <w:t xml:space="preserve"> = {m, n}</w:t>
      </w:r>
      <w:r>
        <w:rPr>
          <w:rFonts w:ascii="Arial" w:hAnsi="Arial" w:cs="Arial"/>
        </w:rPr>
        <w:t xml:space="preserve">  </w:t>
      </w:r>
    </w:p>
    <w:p w14:paraId="57AB55CD" w14:textId="0FF436D1" w:rsidR="007C49EF" w:rsidRDefault="007C49EF" w:rsidP="007C49EF">
      <w:pPr>
        <w:pStyle w:val="Prrafodelista"/>
        <w:numPr>
          <w:ilvl w:val="0"/>
          <w:numId w:val="1"/>
        </w:numPr>
        <w:tabs>
          <w:tab w:val="right" w:pos="8498"/>
        </w:tabs>
        <w:spacing w:after="0"/>
        <w:jc w:val="both"/>
        <w:rPr>
          <w:rFonts w:ascii="Arial" w:hAnsi="Arial" w:cs="Arial"/>
        </w:rPr>
      </w:pPr>
      <w:r w:rsidRPr="007C49EF">
        <w:rPr>
          <w:rFonts w:ascii="Arial" w:hAnsi="Arial" w:cs="Arial"/>
          <w:i/>
        </w:rPr>
        <w:t>Dom R</w:t>
      </w:r>
      <w:r>
        <w:rPr>
          <w:rFonts w:ascii="Arial" w:hAnsi="Arial" w:cs="Arial"/>
          <w:i/>
          <w:vertAlign w:val="subscript"/>
        </w:rPr>
        <w:t>2</w:t>
      </w:r>
      <w:r w:rsidRPr="007C49EF">
        <w:rPr>
          <w:rFonts w:ascii="Arial" w:hAnsi="Arial" w:cs="Arial"/>
          <w:i/>
        </w:rPr>
        <w:t xml:space="preserve"> = {a, b</w:t>
      </w:r>
      <w:r>
        <w:rPr>
          <w:rFonts w:ascii="Arial" w:hAnsi="Arial" w:cs="Arial"/>
          <w:i/>
        </w:rPr>
        <w:t>, c</w:t>
      </w:r>
      <w:r w:rsidRPr="007C49EF">
        <w:rPr>
          <w:rFonts w:ascii="Arial" w:hAnsi="Arial" w:cs="Arial"/>
          <w:i/>
        </w:rPr>
        <w:t>}</w:t>
      </w:r>
      <w:r>
        <w:rPr>
          <w:rFonts w:ascii="Arial" w:hAnsi="Arial" w:cs="Arial"/>
        </w:rPr>
        <w:t xml:space="preserve"> y Rang </w:t>
      </w:r>
      <w:r w:rsidRPr="007C49EF">
        <w:rPr>
          <w:rFonts w:ascii="Arial" w:hAnsi="Arial" w:cs="Arial"/>
          <w:i/>
        </w:rPr>
        <w:t>R</w:t>
      </w:r>
      <w:r>
        <w:rPr>
          <w:rFonts w:ascii="Arial" w:hAnsi="Arial" w:cs="Arial"/>
          <w:i/>
          <w:vertAlign w:val="subscript"/>
        </w:rPr>
        <w:t>2</w:t>
      </w:r>
      <w:r w:rsidRPr="007C49EF">
        <w:rPr>
          <w:rFonts w:ascii="Arial" w:hAnsi="Arial" w:cs="Arial"/>
          <w:i/>
        </w:rPr>
        <w:t xml:space="preserve"> = {m, n}</w:t>
      </w:r>
      <w:r>
        <w:rPr>
          <w:rFonts w:ascii="Arial" w:hAnsi="Arial" w:cs="Arial"/>
        </w:rPr>
        <w:t xml:space="preserve">  </w:t>
      </w:r>
    </w:p>
    <w:p w14:paraId="027E1036" w14:textId="77777777" w:rsidR="007C49EF" w:rsidRDefault="007C49EF" w:rsidP="007C49EF">
      <w:pPr>
        <w:pStyle w:val="Prrafodelista"/>
        <w:numPr>
          <w:ilvl w:val="0"/>
          <w:numId w:val="1"/>
        </w:numPr>
        <w:tabs>
          <w:tab w:val="right" w:pos="8498"/>
        </w:tabs>
        <w:spacing w:after="0"/>
        <w:jc w:val="both"/>
        <w:rPr>
          <w:rFonts w:ascii="Arial" w:hAnsi="Arial" w:cs="Arial"/>
        </w:rPr>
      </w:pPr>
      <w:r w:rsidRPr="007C49EF">
        <w:rPr>
          <w:rFonts w:ascii="Arial" w:hAnsi="Arial" w:cs="Arial"/>
          <w:i/>
        </w:rPr>
        <w:t>Dom R</w:t>
      </w:r>
      <w:r>
        <w:rPr>
          <w:rFonts w:ascii="Arial" w:hAnsi="Arial" w:cs="Arial"/>
          <w:i/>
          <w:vertAlign w:val="subscript"/>
        </w:rPr>
        <w:t>3</w:t>
      </w:r>
      <w:r w:rsidRPr="007C49EF">
        <w:rPr>
          <w:rFonts w:ascii="Arial" w:hAnsi="Arial" w:cs="Arial"/>
          <w:i/>
        </w:rPr>
        <w:t xml:space="preserve"> = {</w:t>
      </w:r>
      <w:r>
        <w:rPr>
          <w:rFonts w:ascii="Arial" w:hAnsi="Arial" w:cs="Arial"/>
          <w:i/>
        </w:rPr>
        <w:t>c</w:t>
      </w:r>
      <w:r w:rsidRPr="007C49EF">
        <w:rPr>
          <w:rFonts w:ascii="Arial" w:hAnsi="Arial" w:cs="Arial"/>
          <w:i/>
        </w:rPr>
        <w:t>}</w:t>
      </w:r>
      <w:r>
        <w:rPr>
          <w:rFonts w:ascii="Arial" w:hAnsi="Arial" w:cs="Arial"/>
        </w:rPr>
        <w:t xml:space="preserve"> y Rang </w:t>
      </w:r>
      <w:r w:rsidRPr="007C49EF">
        <w:rPr>
          <w:rFonts w:ascii="Arial" w:hAnsi="Arial" w:cs="Arial"/>
          <w:i/>
        </w:rPr>
        <w:t>R</w:t>
      </w:r>
      <w:r>
        <w:rPr>
          <w:rFonts w:ascii="Arial" w:hAnsi="Arial" w:cs="Arial"/>
          <w:i/>
          <w:vertAlign w:val="subscript"/>
        </w:rPr>
        <w:t>3</w:t>
      </w:r>
      <w:r w:rsidRPr="007C49EF">
        <w:rPr>
          <w:rFonts w:ascii="Arial" w:hAnsi="Arial" w:cs="Arial"/>
          <w:i/>
        </w:rPr>
        <w:t xml:space="preserve"> = {m, n}</w:t>
      </w:r>
      <w:r>
        <w:rPr>
          <w:rFonts w:ascii="Arial" w:hAnsi="Arial" w:cs="Arial"/>
        </w:rPr>
        <w:t xml:space="preserve"> </w:t>
      </w:r>
    </w:p>
    <w:p w14:paraId="7E6DFAAF" w14:textId="7EFDBA10" w:rsidR="007C49EF" w:rsidRDefault="007C49EF" w:rsidP="007C49EF">
      <w:pPr>
        <w:pStyle w:val="Prrafodelista"/>
        <w:numPr>
          <w:ilvl w:val="0"/>
          <w:numId w:val="1"/>
        </w:numPr>
        <w:tabs>
          <w:tab w:val="right" w:pos="8498"/>
        </w:tabs>
        <w:spacing w:after="0"/>
        <w:jc w:val="both"/>
        <w:rPr>
          <w:rFonts w:ascii="Arial" w:hAnsi="Arial" w:cs="Arial"/>
        </w:rPr>
      </w:pPr>
      <w:r w:rsidRPr="007C49EF">
        <w:rPr>
          <w:rFonts w:ascii="Arial" w:hAnsi="Arial" w:cs="Arial"/>
          <w:i/>
        </w:rPr>
        <w:t>Dom R</w:t>
      </w:r>
      <w:r>
        <w:rPr>
          <w:rFonts w:ascii="Arial" w:hAnsi="Arial" w:cs="Arial"/>
          <w:i/>
          <w:vertAlign w:val="subscript"/>
        </w:rPr>
        <w:t>4</w:t>
      </w:r>
      <w:r w:rsidRPr="007C49EF">
        <w:rPr>
          <w:rFonts w:ascii="Arial" w:hAnsi="Arial" w:cs="Arial"/>
          <w:i/>
        </w:rPr>
        <w:t xml:space="preserve"> = {b}</w:t>
      </w:r>
      <w:r>
        <w:rPr>
          <w:rFonts w:ascii="Arial" w:hAnsi="Arial" w:cs="Arial"/>
        </w:rPr>
        <w:t xml:space="preserve"> y Rang </w:t>
      </w:r>
      <w:r w:rsidRPr="007C49EF">
        <w:rPr>
          <w:rFonts w:ascii="Arial" w:hAnsi="Arial" w:cs="Arial"/>
          <w:i/>
        </w:rPr>
        <w:t>R</w:t>
      </w:r>
      <w:r>
        <w:rPr>
          <w:rFonts w:ascii="Arial" w:hAnsi="Arial" w:cs="Arial"/>
          <w:i/>
          <w:vertAlign w:val="subscript"/>
        </w:rPr>
        <w:t>4</w:t>
      </w:r>
      <w:r>
        <w:rPr>
          <w:rFonts w:ascii="Arial" w:hAnsi="Arial" w:cs="Arial"/>
          <w:i/>
        </w:rPr>
        <w:t xml:space="preserve"> = {</w:t>
      </w:r>
      <w:r w:rsidRPr="007C49EF">
        <w:rPr>
          <w:rFonts w:ascii="Arial" w:hAnsi="Arial" w:cs="Arial"/>
          <w:i/>
        </w:rPr>
        <w:t>n}</w:t>
      </w:r>
      <w:r>
        <w:rPr>
          <w:rFonts w:ascii="Arial" w:hAnsi="Arial" w:cs="Arial"/>
        </w:rPr>
        <w:t xml:space="preserve">  </w:t>
      </w:r>
    </w:p>
    <w:p w14:paraId="02E8AA85" w14:textId="446E1C9D" w:rsidR="007C49EF" w:rsidRDefault="007C49EF" w:rsidP="007C49EF">
      <w:pPr>
        <w:pStyle w:val="Prrafodelista"/>
        <w:numPr>
          <w:ilvl w:val="0"/>
          <w:numId w:val="1"/>
        </w:numPr>
        <w:tabs>
          <w:tab w:val="right" w:pos="8498"/>
        </w:tabs>
        <w:spacing w:after="0"/>
        <w:jc w:val="both"/>
        <w:rPr>
          <w:rFonts w:ascii="Arial" w:hAnsi="Arial" w:cs="Arial"/>
        </w:rPr>
      </w:pPr>
      <w:r w:rsidRPr="007C49EF">
        <w:rPr>
          <w:rFonts w:ascii="Arial" w:hAnsi="Arial" w:cs="Arial"/>
          <w:i/>
        </w:rPr>
        <w:t>Dom R</w:t>
      </w:r>
      <w:r>
        <w:rPr>
          <w:rFonts w:ascii="Arial" w:hAnsi="Arial" w:cs="Arial"/>
          <w:i/>
          <w:vertAlign w:val="subscript"/>
        </w:rPr>
        <w:t>5</w:t>
      </w:r>
      <w:r w:rsidRPr="007C49EF">
        <w:rPr>
          <w:rFonts w:ascii="Arial" w:hAnsi="Arial" w:cs="Arial"/>
          <w:i/>
        </w:rPr>
        <w:t xml:space="preserve"> = {a, b</w:t>
      </w:r>
      <w:r>
        <w:rPr>
          <w:rFonts w:ascii="Arial" w:hAnsi="Arial" w:cs="Arial"/>
          <w:i/>
        </w:rPr>
        <w:t>, c</w:t>
      </w:r>
      <w:r w:rsidRPr="007C49EF">
        <w:rPr>
          <w:rFonts w:ascii="Arial" w:hAnsi="Arial" w:cs="Arial"/>
          <w:i/>
        </w:rPr>
        <w:t>}</w:t>
      </w:r>
      <w:r>
        <w:rPr>
          <w:rFonts w:ascii="Arial" w:hAnsi="Arial" w:cs="Arial"/>
        </w:rPr>
        <w:t xml:space="preserve"> y Rang </w:t>
      </w:r>
      <w:r w:rsidRPr="007C49EF">
        <w:rPr>
          <w:rFonts w:ascii="Arial" w:hAnsi="Arial" w:cs="Arial"/>
          <w:i/>
        </w:rPr>
        <w:t>R</w:t>
      </w:r>
      <w:r>
        <w:rPr>
          <w:rFonts w:ascii="Arial" w:hAnsi="Arial" w:cs="Arial"/>
          <w:i/>
          <w:vertAlign w:val="subscript"/>
        </w:rPr>
        <w:t>5</w:t>
      </w:r>
      <w:r w:rsidRPr="007C49EF">
        <w:rPr>
          <w:rFonts w:ascii="Arial" w:hAnsi="Arial" w:cs="Arial"/>
          <w:i/>
        </w:rPr>
        <w:t xml:space="preserve"> = {m}</w:t>
      </w:r>
      <w:r>
        <w:rPr>
          <w:rFonts w:ascii="Arial" w:hAnsi="Arial" w:cs="Arial"/>
        </w:rPr>
        <w:t xml:space="preserve">  </w:t>
      </w:r>
    </w:p>
    <w:p w14:paraId="6ABF6C89" w14:textId="77777777" w:rsidR="0084571A" w:rsidRPr="00560ED9" w:rsidRDefault="0084571A" w:rsidP="00395314">
      <w:pPr>
        <w:tabs>
          <w:tab w:val="right" w:pos="8498"/>
        </w:tabs>
        <w:spacing w:after="0"/>
        <w:jc w:val="both"/>
        <w:rPr>
          <w:rFonts w:ascii="Arial" w:eastAsiaTheme="minorEastAsia" w:hAnsi="Arial" w:cs="Arial"/>
        </w:rPr>
      </w:pPr>
    </w:p>
    <w:p w14:paraId="797898CF" w14:textId="77777777" w:rsidR="00886FC5" w:rsidRDefault="00886FC5" w:rsidP="00147107">
      <w:pPr>
        <w:tabs>
          <w:tab w:val="right" w:pos="8498"/>
        </w:tabs>
        <w:spacing w:after="0"/>
        <w:jc w:val="both"/>
        <w:rPr>
          <w:rFonts w:ascii="Arial" w:eastAsiaTheme="minorEastAsia" w:hAnsi="Arial" w:cs="Arial"/>
        </w:rPr>
      </w:pPr>
    </w:p>
    <w:p w14:paraId="635EE9AD" w14:textId="77777777" w:rsidR="009F511B" w:rsidRPr="00560ED9" w:rsidRDefault="009F511B" w:rsidP="00147107">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1"/>
        <w:gridCol w:w="6347"/>
      </w:tblGrid>
      <w:tr w:rsidR="00886FC5" w:rsidRPr="00560ED9" w14:paraId="60A139FC" w14:textId="77777777" w:rsidTr="00D354CA">
        <w:tc>
          <w:tcPr>
            <w:tcW w:w="8828" w:type="dxa"/>
            <w:gridSpan w:val="2"/>
            <w:shd w:val="clear" w:color="auto" w:fill="000000" w:themeFill="text1"/>
          </w:tcPr>
          <w:p w14:paraId="48182070" w14:textId="77777777" w:rsidR="00886FC5" w:rsidRPr="00560ED9" w:rsidRDefault="00886FC5" w:rsidP="00753DB3">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886FC5" w:rsidRPr="00560ED9" w14:paraId="6696491F" w14:textId="77777777" w:rsidTr="00D354CA">
        <w:tc>
          <w:tcPr>
            <w:tcW w:w="2481" w:type="dxa"/>
          </w:tcPr>
          <w:p w14:paraId="243A5576" w14:textId="77777777" w:rsidR="00886FC5" w:rsidRPr="00560ED9" w:rsidRDefault="00886FC5" w:rsidP="00753DB3">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7" w:type="dxa"/>
          </w:tcPr>
          <w:p w14:paraId="6CED4C55" w14:textId="1C5879E2" w:rsidR="00886FC5" w:rsidRPr="00560ED9" w:rsidRDefault="00886FC5" w:rsidP="00753DB3">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D354CA">
              <w:rPr>
                <w:rFonts w:ascii="Arial" w:eastAsiaTheme="minorEastAsia" w:hAnsi="Arial" w:cs="Arial"/>
                <w:color w:val="000000"/>
                <w:sz w:val="24"/>
                <w:szCs w:val="24"/>
              </w:rPr>
              <w:t>30-</w:t>
            </w:r>
            <w:r w:rsidRPr="00560ED9">
              <w:rPr>
                <w:rFonts w:ascii="Arial" w:eastAsiaTheme="minorEastAsia" w:hAnsi="Arial" w:cs="Arial"/>
                <w:color w:val="000000"/>
                <w:sz w:val="24"/>
                <w:szCs w:val="24"/>
              </w:rPr>
              <w:t>10</w:t>
            </w:r>
          </w:p>
        </w:tc>
      </w:tr>
      <w:tr w:rsidR="00886FC5" w:rsidRPr="00560ED9" w14:paraId="5312799A" w14:textId="77777777" w:rsidTr="00D354CA">
        <w:tc>
          <w:tcPr>
            <w:tcW w:w="2481" w:type="dxa"/>
          </w:tcPr>
          <w:p w14:paraId="2E800800" w14:textId="77777777" w:rsidR="00886FC5" w:rsidRPr="00560ED9" w:rsidRDefault="00886FC5"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7" w:type="dxa"/>
          </w:tcPr>
          <w:p w14:paraId="00BFA465" w14:textId="7C1EC68E" w:rsidR="00886FC5" w:rsidRPr="006361D4" w:rsidRDefault="00244985" w:rsidP="00244985">
            <w:pPr>
              <w:rPr>
                <w:rFonts w:ascii="Arial" w:eastAsiaTheme="minorEastAsia" w:hAnsi="Arial" w:cs="Arial"/>
                <w:color w:val="000000"/>
                <w:sz w:val="24"/>
                <w:szCs w:val="24"/>
              </w:rPr>
            </w:pPr>
            <w:r w:rsidRPr="00244985">
              <w:rPr>
                <w:rFonts w:ascii="Arial" w:hAnsi="Arial" w:cs="Arial"/>
                <w:color w:val="000000"/>
                <w:sz w:val="24"/>
                <w:szCs w:val="24"/>
              </w:rPr>
              <w:t>Determinación del dominio y del rango de una relación</w:t>
            </w:r>
          </w:p>
        </w:tc>
      </w:tr>
      <w:tr w:rsidR="00886FC5" w:rsidRPr="00560ED9" w14:paraId="070C3C6D" w14:textId="77777777" w:rsidTr="00D354CA">
        <w:tc>
          <w:tcPr>
            <w:tcW w:w="2481" w:type="dxa"/>
          </w:tcPr>
          <w:p w14:paraId="06CFEAA8" w14:textId="77777777" w:rsidR="00886FC5" w:rsidRPr="00560ED9" w:rsidRDefault="00886FC5"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7" w:type="dxa"/>
          </w:tcPr>
          <w:p w14:paraId="7169E893" w14:textId="14F854C3" w:rsidR="00886FC5" w:rsidRPr="006361D4" w:rsidRDefault="006361D4" w:rsidP="006361D4">
            <w:pPr>
              <w:rPr>
                <w:rFonts w:ascii="Arial" w:eastAsiaTheme="minorEastAsia" w:hAnsi="Arial" w:cs="Arial"/>
                <w:color w:val="000000"/>
                <w:sz w:val="24"/>
                <w:szCs w:val="24"/>
              </w:rPr>
            </w:pPr>
            <w:r w:rsidRPr="006361D4">
              <w:rPr>
                <w:rFonts w:ascii="Arial" w:hAnsi="Arial" w:cs="Arial"/>
                <w:color w:val="000000"/>
                <w:sz w:val="24"/>
                <w:szCs w:val="24"/>
              </w:rPr>
              <w:t>Actividad para identificar en diferentes relaciones sus conjuntos de salida y llegada</w:t>
            </w:r>
            <w:ins w:id="0" w:author="Cristhian Andres Bello Rivera" w:date="2015-04-27T16:54:00Z">
              <w:r w:rsidRPr="006361D4">
                <w:rPr>
                  <w:rFonts w:ascii="Arial" w:hAnsi="Arial" w:cs="Arial"/>
                  <w:color w:val="000000"/>
                  <w:sz w:val="24"/>
                  <w:szCs w:val="24"/>
                </w:rPr>
                <w:t>,</w:t>
              </w:r>
            </w:ins>
            <w:del w:id="1" w:author="Cristhian Andres Bello Rivera" w:date="2015-04-27T16:54:00Z">
              <w:r w:rsidRPr="006361D4" w:rsidDel="007D33F0">
                <w:rPr>
                  <w:rFonts w:ascii="Arial" w:hAnsi="Arial" w:cs="Arial"/>
                  <w:color w:val="000000"/>
                  <w:sz w:val="24"/>
                  <w:szCs w:val="24"/>
                </w:rPr>
                <w:delText>;</w:delText>
              </w:r>
            </w:del>
            <w:r w:rsidRPr="006361D4">
              <w:rPr>
                <w:rFonts w:ascii="Arial" w:hAnsi="Arial" w:cs="Arial"/>
                <w:color w:val="000000"/>
                <w:sz w:val="24"/>
                <w:szCs w:val="24"/>
              </w:rPr>
              <w:t xml:space="preserve"> así como sus dominios y rangos</w:t>
            </w:r>
          </w:p>
        </w:tc>
      </w:tr>
    </w:tbl>
    <w:p w14:paraId="228B2700" w14:textId="77777777" w:rsidR="00886FC5" w:rsidRPr="00560ED9" w:rsidRDefault="00886FC5" w:rsidP="00147107">
      <w:pPr>
        <w:tabs>
          <w:tab w:val="right" w:pos="8498"/>
        </w:tabs>
        <w:spacing w:after="0"/>
        <w:jc w:val="both"/>
        <w:rPr>
          <w:rFonts w:ascii="Arial" w:hAnsi="Arial" w:cs="Arial"/>
        </w:rPr>
      </w:pPr>
    </w:p>
    <w:p w14:paraId="7B966178" w14:textId="16957673" w:rsidR="00A01F3B" w:rsidRPr="00560ED9" w:rsidRDefault="00A01F3B" w:rsidP="00A01F3B">
      <w:pPr>
        <w:tabs>
          <w:tab w:val="right" w:pos="8498"/>
        </w:tabs>
        <w:spacing w:after="0"/>
        <w:jc w:val="both"/>
        <w:rPr>
          <w:rFonts w:ascii="Arial" w:hAnsi="Arial" w:cs="Arial"/>
          <w:b/>
        </w:rPr>
      </w:pPr>
      <w:r w:rsidRPr="00560ED9">
        <w:rPr>
          <w:rFonts w:ascii="Arial" w:hAnsi="Arial" w:cs="Arial"/>
          <w:highlight w:val="yellow"/>
        </w:rPr>
        <w:t>[SECCIÓN 2]</w:t>
      </w:r>
      <w:r w:rsidR="00E90197">
        <w:rPr>
          <w:rFonts w:ascii="Arial" w:hAnsi="Arial" w:cs="Arial"/>
        </w:rPr>
        <w:t xml:space="preserve"> </w:t>
      </w:r>
      <w:r w:rsidRPr="00560ED9">
        <w:rPr>
          <w:rFonts w:ascii="Arial" w:hAnsi="Arial" w:cs="Arial"/>
          <w:b/>
        </w:rPr>
        <w:t>1.2 Funciones</w:t>
      </w:r>
    </w:p>
    <w:p w14:paraId="532638A5" w14:textId="2D9A8549" w:rsidR="00A01F3B" w:rsidRPr="00560ED9" w:rsidRDefault="00E62198" w:rsidP="008258A3">
      <w:pPr>
        <w:tabs>
          <w:tab w:val="left" w:pos="2794"/>
          <w:tab w:val="left" w:pos="5580"/>
        </w:tabs>
        <w:spacing w:after="0"/>
        <w:jc w:val="both"/>
        <w:rPr>
          <w:rFonts w:ascii="Arial" w:hAnsi="Arial" w:cs="Arial"/>
          <w:b/>
        </w:rPr>
      </w:pPr>
      <w:r>
        <w:rPr>
          <w:rFonts w:ascii="Arial" w:hAnsi="Arial" w:cs="Arial"/>
          <w:b/>
        </w:rPr>
        <w:tab/>
      </w:r>
      <w:r w:rsidR="008258A3">
        <w:rPr>
          <w:rFonts w:ascii="Arial" w:hAnsi="Arial" w:cs="Arial"/>
          <w:b/>
        </w:rPr>
        <w:tab/>
      </w:r>
    </w:p>
    <w:p w14:paraId="3807F682" w14:textId="699AD8D1" w:rsidR="00A16926" w:rsidRPr="00560ED9" w:rsidRDefault="004D6B65" w:rsidP="00A01F3B">
      <w:pPr>
        <w:tabs>
          <w:tab w:val="right" w:pos="8498"/>
        </w:tabs>
        <w:spacing w:after="0"/>
        <w:jc w:val="both"/>
        <w:rPr>
          <w:rFonts w:ascii="Arial" w:hAnsi="Arial" w:cs="Arial"/>
        </w:rPr>
      </w:pPr>
      <w:r w:rsidRPr="00560ED9">
        <w:rPr>
          <w:rFonts w:ascii="Arial" w:hAnsi="Arial" w:cs="Arial"/>
        </w:rPr>
        <w:t xml:space="preserve">Las funciones son un caso particular de las relaciones, </w:t>
      </w:r>
      <w:r w:rsidR="00A16926" w:rsidRPr="00560ED9">
        <w:rPr>
          <w:rFonts w:ascii="Arial" w:hAnsi="Arial" w:cs="Arial"/>
        </w:rPr>
        <w:t xml:space="preserve">es decir, </w:t>
      </w:r>
      <w:r w:rsidR="00DF0A23" w:rsidRPr="00560ED9">
        <w:rPr>
          <w:rFonts w:ascii="Arial" w:hAnsi="Arial" w:cs="Arial"/>
        </w:rPr>
        <w:t xml:space="preserve">toda función es una relación, pero no toda relación es función. </w:t>
      </w:r>
    </w:p>
    <w:p w14:paraId="6083C59D" w14:textId="77777777" w:rsidR="00A16926" w:rsidRPr="00560ED9" w:rsidRDefault="00A16926" w:rsidP="00A16926">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1"/>
        <w:gridCol w:w="6337"/>
      </w:tblGrid>
      <w:tr w:rsidR="00A16926" w:rsidRPr="00560ED9" w14:paraId="6AA577DC" w14:textId="77777777" w:rsidTr="006B0C5C">
        <w:tc>
          <w:tcPr>
            <w:tcW w:w="8978" w:type="dxa"/>
            <w:gridSpan w:val="2"/>
            <w:shd w:val="clear" w:color="auto" w:fill="000000" w:themeFill="text1"/>
          </w:tcPr>
          <w:p w14:paraId="3A40FFE3" w14:textId="77777777" w:rsidR="00A16926" w:rsidRPr="00560ED9" w:rsidRDefault="00A16926" w:rsidP="006B0C5C">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A16926" w:rsidRPr="00560ED9" w14:paraId="54283893" w14:textId="77777777" w:rsidTr="006B0C5C">
        <w:tc>
          <w:tcPr>
            <w:tcW w:w="2518" w:type="dxa"/>
          </w:tcPr>
          <w:p w14:paraId="68F42F4D" w14:textId="77777777" w:rsidR="00A16926" w:rsidRPr="00560ED9" w:rsidRDefault="00A16926" w:rsidP="006B0C5C">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AC78AE4" w14:textId="77430CDF" w:rsidR="00A16926" w:rsidRPr="00560ED9" w:rsidRDefault="007F5E55" w:rsidP="006B0C5C">
            <w:pPr>
              <w:rPr>
                <w:rFonts w:ascii="Arial" w:hAnsi="Arial" w:cs="Arial"/>
                <w:b/>
                <w:color w:val="000000"/>
                <w:sz w:val="24"/>
                <w:szCs w:val="24"/>
              </w:rPr>
            </w:pPr>
            <w:r>
              <w:rPr>
                <w:rFonts w:ascii="Arial" w:hAnsi="Arial" w:cs="Arial"/>
                <w:b/>
                <w:color w:val="000000"/>
                <w:sz w:val="24"/>
                <w:szCs w:val="24"/>
              </w:rPr>
              <w:t>Función</w:t>
            </w:r>
          </w:p>
        </w:tc>
      </w:tr>
      <w:tr w:rsidR="00A16926" w:rsidRPr="00560ED9" w14:paraId="1AE17AB1" w14:textId="77777777" w:rsidTr="006B0C5C">
        <w:tc>
          <w:tcPr>
            <w:tcW w:w="2518" w:type="dxa"/>
          </w:tcPr>
          <w:p w14:paraId="260F4109" w14:textId="77777777" w:rsidR="00A16926" w:rsidRPr="00560ED9" w:rsidRDefault="00A16926" w:rsidP="006B0C5C">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664C5EE6" w14:textId="2B500705" w:rsidR="00A16926" w:rsidRPr="00560ED9" w:rsidRDefault="001C0C12" w:rsidP="005A7D20">
            <w:pPr>
              <w:tabs>
                <w:tab w:val="right" w:pos="8498"/>
              </w:tabs>
              <w:jc w:val="both"/>
              <w:rPr>
                <w:rFonts w:ascii="Arial" w:hAnsi="Arial" w:cs="Arial"/>
                <w:color w:val="000000"/>
                <w:sz w:val="24"/>
                <w:szCs w:val="24"/>
              </w:rPr>
            </w:pPr>
            <w:r w:rsidRPr="00560ED9">
              <w:rPr>
                <w:rFonts w:ascii="Arial" w:hAnsi="Arial" w:cs="Arial"/>
              </w:rPr>
              <w:t>Una relación</w:t>
            </w:r>
            <w:r w:rsidR="003F033E">
              <w:rPr>
                <w:rFonts w:ascii="Arial" w:hAnsi="Arial" w:cs="Arial"/>
              </w:rPr>
              <w:t xml:space="preserve"> </w:t>
            </w:r>
            <w:r w:rsidR="003F033E" w:rsidRPr="003F033E">
              <w:rPr>
                <w:rFonts w:ascii="Arial" w:hAnsi="Arial" w:cs="Arial"/>
                <w:i/>
              </w:rPr>
              <w:t>f</w:t>
            </w:r>
            <w:r w:rsidR="003F033E">
              <w:rPr>
                <w:rFonts w:ascii="Arial" w:hAnsi="Arial" w:cs="Arial"/>
                <w:i/>
              </w:rPr>
              <w:t xml:space="preserve"> </w:t>
            </w:r>
            <w:r w:rsidRPr="00560ED9">
              <w:rPr>
                <w:rFonts w:ascii="Arial" w:eastAsiaTheme="minorEastAsia" w:hAnsi="Arial" w:cs="Arial"/>
              </w:rPr>
              <w:t xml:space="preserve"> </w:t>
            </w:r>
            <w:r w:rsidRPr="00560ED9">
              <w:rPr>
                <w:rFonts w:ascii="Arial" w:hAnsi="Arial" w:cs="Arial"/>
              </w:rPr>
              <w:t>entre los conjuntos</w:t>
            </w:r>
            <w:r w:rsidR="003F033E">
              <w:rPr>
                <w:rFonts w:ascii="Arial" w:hAnsi="Arial" w:cs="Arial"/>
              </w:rPr>
              <w:t xml:space="preserve"> </w:t>
            </w:r>
            <w:r w:rsidR="003F033E" w:rsidRPr="003F033E">
              <w:rPr>
                <w:rFonts w:ascii="Arial" w:hAnsi="Arial" w:cs="Arial"/>
                <w:i/>
              </w:rPr>
              <w:t>A</w:t>
            </w:r>
            <w:r w:rsidR="003F033E">
              <w:rPr>
                <w:rFonts w:ascii="Arial" w:hAnsi="Arial" w:cs="Arial"/>
              </w:rPr>
              <w:t xml:space="preserve"> y </w:t>
            </w:r>
            <w:r w:rsidR="003F033E" w:rsidRPr="003F033E">
              <w:rPr>
                <w:rFonts w:ascii="Arial" w:hAnsi="Arial" w:cs="Arial"/>
                <w:i/>
              </w:rPr>
              <w:t>B</w:t>
            </w:r>
            <w:r w:rsidRPr="00560ED9">
              <w:rPr>
                <w:rFonts w:ascii="Arial" w:eastAsiaTheme="minorEastAsia" w:hAnsi="Arial" w:cs="Arial"/>
              </w:rPr>
              <w:t xml:space="preserve"> es una </w:t>
            </w:r>
            <w:r w:rsidRPr="00560ED9">
              <w:rPr>
                <w:rFonts w:ascii="Arial" w:eastAsiaTheme="minorEastAsia" w:hAnsi="Arial" w:cs="Arial"/>
                <w:b/>
              </w:rPr>
              <w:t>función</w:t>
            </w:r>
            <w:r w:rsidRPr="00560ED9">
              <w:rPr>
                <w:rFonts w:ascii="Arial" w:eastAsiaTheme="minorEastAsia" w:hAnsi="Arial" w:cs="Arial"/>
              </w:rPr>
              <w:t xml:space="preserve"> si </w:t>
            </w:r>
            <w:r w:rsidRPr="00560ED9">
              <w:rPr>
                <w:rFonts w:ascii="Arial" w:hAnsi="Arial" w:cs="Arial"/>
              </w:rPr>
              <w:t>cada elemento del dominio está relacionado con un único elemento del conjunto</w:t>
            </w:r>
            <w:r w:rsidR="005A7D20">
              <w:rPr>
                <w:rFonts w:ascii="Arial" w:hAnsi="Arial" w:cs="Arial"/>
              </w:rPr>
              <w:t xml:space="preserve"> </w:t>
            </w:r>
            <w:r w:rsidR="005A7D20" w:rsidRPr="005A7D20">
              <w:rPr>
                <w:rFonts w:ascii="Arial" w:hAnsi="Arial" w:cs="Arial"/>
                <w:i/>
              </w:rPr>
              <w:t>B</w:t>
            </w:r>
            <w:r w:rsidR="005A7D20">
              <w:rPr>
                <w:rFonts w:ascii="Arial" w:hAnsi="Arial" w:cs="Arial"/>
              </w:rPr>
              <w:t>.</w:t>
            </w:r>
          </w:p>
        </w:tc>
      </w:tr>
    </w:tbl>
    <w:p w14:paraId="572CA9AC" w14:textId="77777777" w:rsidR="00A16926" w:rsidRPr="00560ED9" w:rsidRDefault="00A16926" w:rsidP="00A16926">
      <w:pPr>
        <w:tabs>
          <w:tab w:val="right" w:pos="8498"/>
        </w:tabs>
        <w:spacing w:after="0"/>
        <w:jc w:val="both"/>
        <w:rPr>
          <w:rFonts w:ascii="Arial" w:hAnsi="Arial" w:cs="Arial"/>
          <w:b/>
        </w:rPr>
      </w:pPr>
    </w:p>
    <w:p w14:paraId="7C57FC1D" w14:textId="345F540F" w:rsidR="00A01F3B" w:rsidRDefault="001C0C12" w:rsidP="00A01F3B">
      <w:pPr>
        <w:tabs>
          <w:tab w:val="right" w:pos="8498"/>
        </w:tabs>
        <w:spacing w:after="0"/>
        <w:jc w:val="both"/>
        <w:rPr>
          <w:rFonts w:ascii="Arial" w:eastAsiaTheme="minorEastAsia" w:hAnsi="Arial" w:cs="Arial"/>
        </w:rPr>
      </w:pPr>
      <w:r w:rsidRPr="00560ED9">
        <w:rPr>
          <w:rFonts w:ascii="Arial" w:hAnsi="Arial" w:cs="Arial"/>
        </w:rPr>
        <w:t xml:space="preserve">En otras palabras, si en una relación es posible determinar </w:t>
      </w:r>
      <w:r w:rsidRPr="00560ED9">
        <w:rPr>
          <w:rFonts w:ascii="Arial" w:eastAsiaTheme="minorEastAsia" w:hAnsi="Arial" w:cs="Arial"/>
        </w:rPr>
        <w:t>al</w:t>
      </w:r>
      <w:r w:rsidR="002B5EA2" w:rsidRPr="00560ED9">
        <w:rPr>
          <w:rFonts w:ascii="Arial" w:eastAsiaTheme="minorEastAsia" w:hAnsi="Arial" w:cs="Arial"/>
        </w:rPr>
        <w:t xml:space="preserve"> menos un elemento del dominio que </w:t>
      </w:r>
      <w:r w:rsidRPr="00560ED9">
        <w:rPr>
          <w:rFonts w:ascii="Arial" w:eastAsiaTheme="minorEastAsia" w:hAnsi="Arial" w:cs="Arial"/>
        </w:rPr>
        <w:t>esté</w:t>
      </w:r>
      <w:r w:rsidR="002B5EA2" w:rsidRPr="00560ED9">
        <w:rPr>
          <w:rFonts w:ascii="Arial" w:eastAsiaTheme="minorEastAsia" w:hAnsi="Arial" w:cs="Arial"/>
        </w:rPr>
        <w:t xml:space="preserve"> relacionado con </w:t>
      </w:r>
      <w:r w:rsidRPr="00560ED9">
        <w:rPr>
          <w:rFonts w:ascii="Arial" w:eastAsiaTheme="minorEastAsia" w:hAnsi="Arial" w:cs="Arial"/>
        </w:rPr>
        <w:t>más</w:t>
      </w:r>
      <w:r w:rsidR="002B5EA2" w:rsidRPr="00560ED9">
        <w:rPr>
          <w:rFonts w:ascii="Arial" w:eastAsiaTheme="minorEastAsia" w:hAnsi="Arial" w:cs="Arial"/>
        </w:rPr>
        <w:t xml:space="preserve"> de un elemento de</w:t>
      </w:r>
      <w:r w:rsidR="001B4F05">
        <w:rPr>
          <w:rFonts w:ascii="Arial" w:eastAsiaTheme="minorEastAsia" w:hAnsi="Arial" w:cs="Arial"/>
        </w:rPr>
        <w:t>l conjunto de llegada</w:t>
      </w:r>
      <w:r w:rsidR="002B5EA2" w:rsidRPr="00560ED9">
        <w:rPr>
          <w:rFonts w:ascii="Arial" w:eastAsiaTheme="minorEastAsia" w:hAnsi="Arial" w:cs="Arial"/>
        </w:rPr>
        <w:t>, entonces</w:t>
      </w:r>
      <w:r w:rsidRPr="00560ED9">
        <w:rPr>
          <w:rFonts w:ascii="Arial" w:eastAsiaTheme="minorEastAsia" w:hAnsi="Arial" w:cs="Arial"/>
        </w:rPr>
        <w:t xml:space="preserve"> la relación </w:t>
      </w:r>
      <w:r w:rsidR="002B5EA2" w:rsidRPr="00560ED9">
        <w:rPr>
          <w:rFonts w:ascii="Arial" w:eastAsiaTheme="minorEastAsia" w:hAnsi="Arial" w:cs="Arial"/>
          <w:b/>
        </w:rPr>
        <w:t>no</w:t>
      </w:r>
      <w:r w:rsidR="002B5EA2" w:rsidRPr="00560ED9">
        <w:rPr>
          <w:rFonts w:ascii="Arial" w:eastAsiaTheme="minorEastAsia" w:hAnsi="Arial" w:cs="Arial"/>
        </w:rPr>
        <w:t xml:space="preserve"> es una función.</w:t>
      </w:r>
    </w:p>
    <w:p w14:paraId="382A1080" w14:textId="4D561831" w:rsidR="005A7D20" w:rsidRDefault="005A7D20" w:rsidP="00A01F3B">
      <w:pPr>
        <w:tabs>
          <w:tab w:val="right" w:pos="8498"/>
        </w:tabs>
        <w:spacing w:after="0"/>
        <w:jc w:val="both"/>
        <w:rPr>
          <w:rFonts w:ascii="Arial" w:eastAsiaTheme="minorEastAsia" w:hAnsi="Arial" w:cs="Arial"/>
        </w:rPr>
      </w:pPr>
      <w:r>
        <w:rPr>
          <w:rFonts w:ascii="Arial" w:eastAsiaTheme="minorEastAsia" w:hAnsi="Arial" w:cs="Arial"/>
        </w:rPr>
        <w:t xml:space="preserve">Por ejemplo: </w:t>
      </w:r>
    </w:p>
    <w:p w14:paraId="428019EF" w14:textId="289A6F92" w:rsidR="005A7D20" w:rsidRDefault="005A7D20" w:rsidP="00A01F3B">
      <w:pPr>
        <w:tabs>
          <w:tab w:val="right" w:pos="8498"/>
        </w:tabs>
        <w:spacing w:after="0"/>
        <w:jc w:val="both"/>
        <w:rPr>
          <w:rFonts w:ascii="Arial" w:eastAsiaTheme="minorEastAsia" w:hAnsi="Arial" w:cs="Arial"/>
        </w:rPr>
      </w:pPr>
      <w:r>
        <w:rPr>
          <w:rFonts w:ascii="Arial" w:eastAsiaTheme="minorEastAsia" w:hAnsi="Arial" w:cs="Arial"/>
        </w:rPr>
        <w:t xml:space="preserve">Sea el conjunto A = {-5, -1, 2, 3} y las relaciones </w:t>
      </w:r>
      <w:r w:rsidRPr="009F511B">
        <w:rPr>
          <w:rFonts w:ascii="Arial" w:eastAsiaTheme="minorEastAsia" w:hAnsi="Arial" w:cs="Arial"/>
          <w:i/>
        </w:rPr>
        <w:t>R</w:t>
      </w:r>
      <w:r w:rsidRPr="009F511B">
        <w:rPr>
          <w:rFonts w:ascii="Arial" w:eastAsiaTheme="minorEastAsia" w:hAnsi="Arial" w:cs="Arial"/>
          <w:i/>
          <w:vertAlign w:val="subscript"/>
        </w:rPr>
        <w:t>1</w:t>
      </w:r>
      <w:r w:rsidRPr="009F511B">
        <w:rPr>
          <w:rFonts w:ascii="Arial" w:eastAsiaTheme="minorEastAsia" w:hAnsi="Arial" w:cs="Arial"/>
          <w:i/>
        </w:rPr>
        <w:t>, R</w:t>
      </w:r>
      <w:r w:rsidRPr="009F511B">
        <w:rPr>
          <w:rFonts w:ascii="Arial" w:eastAsiaTheme="minorEastAsia" w:hAnsi="Arial" w:cs="Arial"/>
          <w:i/>
          <w:vertAlign w:val="subscript"/>
        </w:rPr>
        <w:t>2</w:t>
      </w:r>
      <w:r w:rsidRPr="009F511B">
        <w:rPr>
          <w:rFonts w:ascii="Arial" w:eastAsiaTheme="minorEastAsia" w:hAnsi="Arial" w:cs="Arial"/>
          <w:i/>
        </w:rPr>
        <w:t>, R</w:t>
      </w:r>
      <w:r w:rsidRPr="009F511B">
        <w:rPr>
          <w:rFonts w:ascii="Arial" w:eastAsiaTheme="minorEastAsia" w:hAnsi="Arial" w:cs="Arial"/>
          <w:i/>
          <w:vertAlign w:val="subscript"/>
        </w:rPr>
        <w:t>3</w:t>
      </w:r>
      <w:r>
        <w:rPr>
          <w:rFonts w:ascii="Arial" w:eastAsiaTheme="minorEastAsia" w:hAnsi="Arial" w:cs="Arial"/>
        </w:rPr>
        <w:t xml:space="preserve"> del conjunto </w:t>
      </w:r>
      <w:r w:rsidRPr="005A7D20">
        <w:rPr>
          <w:rFonts w:ascii="Arial" w:eastAsiaTheme="minorEastAsia" w:hAnsi="Arial" w:cs="Arial"/>
          <w:i/>
        </w:rPr>
        <w:t>A</w:t>
      </w:r>
      <w:r>
        <w:rPr>
          <w:rFonts w:ascii="Arial" w:eastAsiaTheme="minorEastAsia" w:hAnsi="Arial" w:cs="Arial"/>
        </w:rPr>
        <w:t xml:space="preserve"> en sí mismo, tal que </w:t>
      </w:r>
    </w:p>
    <w:p w14:paraId="4EB90CA9" w14:textId="4A926C2A" w:rsidR="005A7D20" w:rsidRDefault="005A7D20" w:rsidP="00A01F3B">
      <w:pPr>
        <w:tabs>
          <w:tab w:val="right" w:pos="8498"/>
        </w:tabs>
        <w:spacing w:after="0"/>
        <w:jc w:val="both"/>
        <w:rPr>
          <w:rFonts w:ascii="Arial" w:eastAsiaTheme="minorEastAsia" w:hAnsi="Arial" w:cs="Arial"/>
        </w:rPr>
      </w:pPr>
      <w:r w:rsidRPr="005A7D20">
        <w:rPr>
          <w:rFonts w:ascii="Arial" w:eastAsiaTheme="minorEastAsia" w:hAnsi="Arial" w:cs="Arial"/>
          <w:i/>
        </w:rPr>
        <w:t>R</w:t>
      </w:r>
      <w:r w:rsidRPr="005A7D20">
        <w:rPr>
          <w:rFonts w:ascii="Arial" w:eastAsiaTheme="minorEastAsia" w:hAnsi="Arial" w:cs="Arial"/>
          <w:i/>
          <w:vertAlign w:val="subscript"/>
        </w:rPr>
        <w:t>1</w:t>
      </w:r>
      <w:r w:rsidRPr="005A7D20">
        <w:rPr>
          <w:rFonts w:ascii="Arial" w:eastAsiaTheme="minorEastAsia" w:hAnsi="Arial" w:cs="Arial"/>
          <w:i/>
        </w:rPr>
        <w:t xml:space="preserve"> = {(-1, -1), (2, 2), (3, 3), (-5, -5)}, R</w:t>
      </w:r>
      <w:r w:rsidRPr="005A7D20">
        <w:rPr>
          <w:rFonts w:ascii="Arial" w:eastAsiaTheme="minorEastAsia" w:hAnsi="Arial" w:cs="Arial"/>
          <w:i/>
          <w:vertAlign w:val="subscript"/>
        </w:rPr>
        <w:t>2</w:t>
      </w:r>
      <w:r w:rsidRPr="005A7D20">
        <w:rPr>
          <w:rFonts w:ascii="Arial" w:eastAsiaTheme="minorEastAsia" w:hAnsi="Arial" w:cs="Arial"/>
          <w:i/>
        </w:rPr>
        <w:t>= {(-1, -1), ((-1, -5), (3, 2)} y R</w:t>
      </w:r>
      <w:r w:rsidRPr="005A7D20">
        <w:rPr>
          <w:rFonts w:ascii="Arial" w:eastAsiaTheme="minorEastAsia" w:hAnsi="Arial" w:cs="Arial"/>
          <w:i/>
          <w:vertAlign w:val="subscript"/>
        </w:rPr>
        <w:t>3</w:t>
      </w:r>
      <w:r w:rsidRPr="005A7D20">
        <w:rPr>
          <w:rFonts w:ascii="Arial" w:eastAsiaTheme="minorEastAsia" w:hAnsi="Arial" w:cs="Arial"/>
          <w:i/>
        </w:rPr>
        <w:t xml:space="preserve"> = {(-1, 2), (3, -5), (-5, 3)}</w:t>
      </w:r>
      <w:r>
        <w:rPr>
          <w:rFonts w:ascii="Arial" w:eastAsiaTheme="minorEastAsia" w:hAnsi="Arial" w:cs="Arial"/>
        </w:rPr>
        <w:t>. Como se muestra en la figura</w:t>
      </w:r>
    </w:p>
    <w:p w14:paraId="6D919459" w14:textId="77777777" w:rsidR="005A7D20" w:rsidRPr="00560ED9" w:rsidRDefault="005A7D20" w:rsidP="005A7D20">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5A7D20" w:rsidRPr="00560ED9" w14:paraId="494A140D" w14:textId="77777777" w:rsidTr="00574FCA">
        <w:tc>
          <w:tcPr>
            <w:tcW w:w="9054" w:type="dxa"/>
            <w:gridSpan w:val="2"/>
            <w:shd w:val="clear" w:color="auto" w:fill="0D0D0D" w:themeFill="text1" w:themeFillTint="F2"/>
          </w:tcPr>
          <w:p w14:paraId="04F51598" w14:textId="77777777" w:rsidR="005A7D20" w:rsidRPr="00560ED9" w:rsidRDefault="005A7D20" w:rsidP="00574FCA">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5A7D20" w:rsidRPr="00560ED9" w14:paraId="0590E166" w14:textId="77777777" w:rsidTr="00574FCA">
        <w:tc>
          <w:tcPr>
            <w:tcW w:w="1384" w:type="dxa"/>
          </w:tcPr>
          <w:p w14:paraId="39F01A87" w14:textId="77777777" w:rsidR="005A7D20" w:rsidRPr="00560ED9" w:rsidRDefault="005A7D20" w:rsidP="00574FCA">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4B3684C9" w14:textId="09B681C5" w:rsidR="005A7D20" w:rsidRPr="00560ED9" w:rsidRDefault="008E1CD6" w:rsidP="00574FCA">
            <w:pPr>
              <w:rPr>
                <w:rFonts w:ascii="Arial" w:hAnsi="Arial" w:cs="Arial"/>
                <w:b/>
                <w:color w:val="000000"/>
                <w:sz w:val="18"/>
                <w:szCs w:val="18"/>
              </w:rPr>
            </w:pPr>
            <w:r>
              <w:rPr>
                <w:rFonts w:ascii="Arial" w:hAnsi="Arial" w:cs="Arial"/>
                <w:color w:val="000000"/>
              </w:rPr>
              <w:t>MA_11_02_IMG03</w:t>
            </w:r>
          </w:p>
        </w:tc>
      </w:tr>
      <w:tr w:rsidR="005A7D20" w:rsidRPr="00560ED9" w14:paraId="3BC5CCE0" w14:textId="77777777" w:rsidTr="00574FCA">
        <w:tc>
          <w:tcPr>
            <w:tcW w:w="1384" w:type="dxa"/>
          </w:tcPr>
          <w:p w14:paraId="2223B962" w14:textId="77777777" w:rsidR="005A7D20" w:rsidRPr="00560ED9" w:rsidRDefault="005A7D20" w:rsidP="00574FCA">
            <w:pPr>
              <w:rPr>
                <w:rFonts w:ascii="Arial" w:hAnsi="Arial" w:cs="Arial"/>
                <w:color w:val="000000"/>
              </w:rPr>
            </w:pPr>
            <w:r w:rsidRPr="00560ED9">
              <w:rPr>
                <w:rFonts w:ascii="Arial" w:hAnsi="Arial" w:cs="Arial"/>
                <w:b/>
                <w:color w:val="000000"/>
                <w:sz w:val="18"/>
                <w:szCs w:val="18"/>
              </w:rPr>
              <w:t>Descripción</w:t>
            </w:r>
          </w:p>
        </w:tc>
        <w:tc>
          <w:tcPr>
            <w:tcW w:w="7670" w:type="dxa"/>
          </w:tcPr>
          <w:p w14:paraId="4F8BA856" w14:textId="0F283818" w:rsidR="005A7D20" w:rsidRPr="00560ED9" w:rsidRDefault="005A7D20" w:rsidP="005A7D20">
            <w:pPr>
              <w:rPr>
                <w:rFonts w:ascii="Arial" w:hAnsi="Arial" w:cs="Arial"/>
                <w:color w:val="000000"/>
              </w:rPr>
            </w:pPr>
            <w:r w:rsidRPr="00560ED9">
              <w:rPr>
                <w:rFonts w:ascii="Arial" w:hAnsi="Arial" w:cs="Arial"/>
                <w:color w:val="000000"/>
              </w:rPr>
              <w:t xml:space="preserve">Diagrama </w:t>
            </w:r>
            <w:r>
              <w:rPr>
                <w:rFonts w:ascii="Arial" w:hAnsi="Arial" w:cs="Arial"/>
                <w:color w:val="000000"/>
              </w:rPr>
              <w:t>sa</w:t>
            </w:r>
            <w:r w:rsidRPr="00560ED9">
              <w:rPr>
                <w:rFonts w:ascii="Arial" w:hAnsi="Arial" w:cs="Arial"/>
                <w:color w:val="000000"/>
              </w:rPr>
              <w:t xml:space="preserve">gital </w:t>
            </w:r>
            <w:r>
              <w:rPr>
                <w:rFonts w:ascii="Arial" w:hAnsi="Arial" w:cs="Arial"/>
                <w:color w:val="000000"/>
              </w:rPr>
              <w:t xml:space="preserve">de las relaciones </w:t>
            </w:r>
          </w:p>
        </w:tc>
      </w:tr>
      <w:tr w:rsidR="005A7D20" w:rsidRPr="00560ED9" w14:paraId="46521219" w14:textId="77777777" w:rsidTr="00574FCA">
        <w:tc>
          <w:tcPr>
            <w:tcW w:w="1384" w:type="dxa"/>
          </w:tcPr>
          <w:p w14:paraId="2E517ADA" w14:textId="77777777" w:rsidR="005A7D20" w:rsidRPr="00560ED9" w:rsidRDefault="005A7D20" w:rsidP="00574FCA">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06E2CFFF" w14:textId="77777777" w:rsidR="005A7D20" w:rsidRPr="00560ED9" w:rsidRDefault="005A7D20" w:rsidP="00574FCA">
            <w:pPr>
              <w:rPr>
                <w:rFonts w:ascii="Arial" w:hAnsi="Arial" w:cs="Arial"/>
                <w:color w:val="000000"/>
              </w:rPr>
            </w:pPr>
            <w:r w:rsidRPr="00560ED9">
              <w:rPr>
                <w:rFonts w:ascii="Arial" w:hAnsi="Arial" w:cs="Arial"/>
                <w:noProof/>
                <w:color w:val="000000"/>
                <w:lang w:val="es-CO" w:eastAsia="es-CO"/>
              </w:rPr>
              <w:drawing>
                <wp:inline distT="0" distB="0" distL="0" distR="0" wp14:anchorId="58BFC99B" wp14:editId="628A327A">
                  <wp:extent cx="3981450" cy="999108"/>
                  <wp:effectExtent l="0" t="0" r="0" b="0"/>
                  <wp:docPr id="1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219" cy="1001057"/>
                          </a:xfrm>
                          <a:prstGeom prst="rect">
                            <a:avLst/>
                          </a:prstGeom>
                          <a:noFill/>
                          <a:ln>
                            <a:noFill/>
                          </a:ln>
                        </pic:spPr>
                      </pic:pic>
                    </a:graphicData>
                  </a:graphic>
                </wp:inline>
              </w:drawing>
            </w:r>
          </w:p>
        </w:tc>
      </w:tr>
      <w:tr w:rsidR="005A7D20" w:rsidRPr="00560ED9" w14:paraId="529B675C" w14:textId="77777777" w:rsidTr="00574FCA">
        <w:tc>
          <w:tcPr>
            <w:tcW w:w="1384" w:type="dxa"/>
          </w:tcPr>
          <w:p w14:paraId="558D2638" w14:textId="77777777" w:rsidR="005A7D20" w:rsidRPr="00560ED9" w:rsidRDefault="005A7D20" w:rsidP="00574FCA">
            <w:pPr>
              <w:rPr>
                <w:rFonts w:ascii="Arial" w:hAnsi="Arial" w:cs="Arial"/>
                <w:color w:val="000000"/>
              </w:rPr>
            </w:pPr>
            <w:r w:rsidRPr="00560ED9">
              <w:rPr>
                <w:rFonts w:ascii="Arial" w:hAnsi="Arial" w:cs="Arial"/>
                <w:b/>
                <w:color w:val="000000"/>
                <w:sz w:val="18"/>
                <w:szCs w:val="18"/>
              </w:rPr>
              <w:t>Pie de imagen</w:t>
            </w:r>
          </w:p>
        </w:tc>
        <w:tc>
          <w:tcPr>
            <w:tcW w:w="7670" w:type="dxa"/>
          </w:tcPr>
          <w:p w14:paraId="230003B8" w14:textId="394859F4" w:rsidR="005A7D20" w:rsidRPr="00560ED9" w:rsidRDefault="005A7D20" w:rsidP="005A7D20">
            <w:pPr>
              <w:rPr>
                <w:rFonts w:ascii="Arial" w:hAnsi="Arial" w:cs="Arial"/>
                <w:color w:val="000000"/>
              </w:rPr>
            </w:pPr>
            <w:r>
              <w:rPr>
                <w:rFonts w:ascii="Arial" w:eastAsiaTheme="minorEastAsia" w:hAnsi="Arial" w:cs="Arial"/>
              </w:rPr>
              <w:t>Representaciones por el diagrama sagital de las relaciones R</w:t>
            </w:r>
            <w:r w:rsidRPr="005A7D20">
              <w:rPr>
                <w:rFonts w:ascii="Arial" w:eastAsiaTheme="minorEastAsia" w:hAnsi="Arial" w:cs="Arial"/>
                <w:vertAlign w:val="subscript"/>
              </w:rPr>
              <w:t>1</w:t>
            </w:r>
            <w:r>
              <w:rPr>
                <w:rFonts w:ascii="Arial" w:eastAsiaTheme="minorEastAsia" w:hAnsi="Arial" w:cs="Arial"/>
              </w:rPr>
              <w:t>, R</w:t>
            </w:r>
            <w:r w:rsidRPr="005A7D20">
              <w:rPr>
                <w:rFonts w:ascii="Arial" w:eastAsiaTheme="minorEastAsia" w:hAnsi="Arial" w:cs="Arial"/>
                <w:vertAlign w:val="subscript"/>
              </w:rPr>
              <w:t>2</w:t>
            </w:r>
            <w:r>
              <w:rPr>
                <w:rFonts w:ascii="Arial" w:eastAsiaTheme="minorEastAsia" w:hAnsi="Arial" w:cs="Arial"/>
              </w:rPr>
              <w:t xml:space="preserve"> y R</w:t>
            </w:r>
            <w:r w:rsidRPr="005A7D20">
              <w:rPr>
                <w:rFonts w:ascii="Arial" w:eastAsiaTheme="minorEastAsia" w:hAnsi="Arial" w:cs="Arial"/>
                <w:vertAlign w:val="subscript"/>
              </w:rPr>
              <w:t>3</w:t>
            </w:r>
            <w:r>
              <w:rPr>
                <w:rFonts w:ascii="Arial" w:eastAsiaTheme="minorEastAsia" w:hAnsi="Arial" w:cs="Arial"/>
              </w:rPr>
              <w:t>.</w:t>
            </w:r>
          </w:p>
        </w:tc>
      </w:tr>
    </w:tbl>
    <w:p w14:paraId="2ED91322" w14:textId="78BBA2BB" w:rsidR="005A7D20" w:rsidRDefault="009F511B" w:rsidP="005A7D20">
      <w:pPr>
        <w:tabs>
          <w:tab w:val="right" w:pos="8498"/>
        </w:tabs>
        <w:spacing w:after="0"/>
        <w:jc w:val="both"/>
        <w:rPr>
          <w:rFonts w:ascii="Arial" w:eastAsiaTheme="minorEastAsia" w:hAnsi="Arial" w:cs="Arial"/>
        </w:rPr>
      </w:pPr>
      <w:r>
        <w:rPr>
          <w:rFonts w:ascii="Arial" w:eastAsiaTheme="minorEastAsia" w:hAnsi="Arial" w:cs="Arial"/>
        </w:rPr>
        <w:t>Acerca de</w:t>
      </w:r>
      <w:r w:rsidR="005A7D20">
        <w:rPr>
          <w:rFonts w:ascii="Arial" w:eastAsiaTheme="minorEastAsia" w:hAnsi="Arial" w:cs="Arial"/>
        </w:rPr>
        <w:t xml:space="preserve"> estas relaciones se afirma que:</w:t>
      </w:r>
    </w:p>
    <w:p w14:paraId="4381FE4B" w14:textId="5D7BF79D" w:rsidR="005A7D20" w:rsidRPr="00560ED9" w:rsidRDefault="009F511B" w:rsidP="005A7D20">
      <w:pPr>
        <w:pStyle w:val="Prrafodelista"/>
        <w:numPr>
          <w:ilvl w:val="0"/>
          <w:numId w:val="4"/>
        </w:numPr>
        <w:tabs>
          <w:tab w:val="right" w:pos="8498"/>
        </w:tabs>
        <w:spacing w:after="0"/>
        <w:jc w:val="both"/>
        <w:rPr>
          <w:rFonts w:ascii="Arial" w:hAnsi="Arial" w:cs="Arial"/>
        </w:rPr>
      </w:pPr>
      <w:r>
        <w:rPr>
          <w:rFonts w:ascii="Arial" w:eastAsiaTheme="minorEastAsia" w:hAnsi="Arial" w:cs="Arial"/>
        </w:rPr>
        <w:t>R</w:t>
      </w:r>
      <w:r w:rsidRPr="009F511B">
        <w:rPr>
          <w:rFonts w:ascii="Arial" w:eastAsiaTheme="minorEastAsia" w:hAnsi="Arial" w:cs="Arial"/>
          <w:vertAlign w:val="subscript"/>
        </w:rPr>
        <w:t>2</w:t>
      </w:r>
      <w:r>
        <w:rPr>
          <w:rFonts w:ascii="Arial" w:eastAsiaTheme="minorEastAsia" w:hAnsi="Arial" w:cs="Arial"/>
        </w:rPr>
        <w:t xml:space="preserve"> </w:t>
      </w:r>
      <w:r w:rsidR="005A7D20">
        <w:rPr>
          <w:rFonts w:ascii="Arial" w:eastAsiaTheme="minorEastAsia" w:hAnsi="Arial" w:cs="Arial"/>
          <w:b/>
        </w:rPr>
        <w:t>no es</w:t>
      </w:r>
      <w:r w:rsidR="005A7D20" w:rsidRPr="00560ED9">
        <w:rPr>
          <w:rFonts w:ascii="Arial" w:eastAsiaTheme="minorEastAsia" w:hAnsi="Arial" w:cs="Arial"/>
          <w:b/>
        </w:rPr>
        <w:t xml:space="preserve"> función,</w:t>
      </w:r>
      <w:r w:rsidR="005A7D20" w:rsidRPr="00560ED9">
        <w:rPr>
          <w:rFonts w:ascii="Arial" w:eastAsiaTheme="minorEastAsia" w:hAnsi="Arial" w:cs="Arial"/>
        </w:rPr>
        <w:t xml:space="preserve"> porque </w:t>
      </w:r>
      <w:r w:rsidR="005A7D20">
        <w:rPr>
          <w:rFonts w:ascii="Arial" w:eastAsiaTheme="minorEastAsia" w:hAnsi="Arial" w:cs="Arial"/>
        </w:rPr>
        <w:t>-</w:t>
      </w:r>
      <w:r w:rsidR="005A7D20" w:rsidRPr="00560ED9">
        <w:rPr>
          <w:rFonts w:ascii="Arial" w:eastAsiaTheme="minorEastAsia" w:hAnsi="Arial" w:cs="Arial"/>
        </w:rPr>
        <w:t>1 está relacionado con dos elementos</w:t>
      </w:r>
      <w:r w:rsidR="005A7D20">
        <w:rPr>
          <w:rFonts w:ascii="Arial" w:eastAsiaTheme="minorEastAsia" w:hAnsi="Arial" w:cs="Arial"/>
        </w:rPr>
        <w:t>,</w:t>
      </w:r>
      <w:r w:rsidR="005A7D20" w:rsidRPr="00560ED9">
        <w:rPr>
          <w:rFonts w:ascii="Arial" w:eastAsiaTheme="minorEastAsia" w:hAnsi="Arial" w:cs="Arial"/>
        </w:rPr>
        <w:t xml:space="preserve"> </w:t>
      </w:r>
      <w:r w:rsidR="005A7D20">
        <w:rPr>
          <w:rFonts w:ascii="Arial" w:eastAsiaTheme="minorEastAsia" w:hAnsi="Arial" w:cs="Arial"/>
        </w:rPr>
        <w:t>-1</w:t>
      </w:r>
      <w:r w:rsidR="005A7D20" w:rsidRPr="00560ED9">
        <w:rPr>
          <w:rFonts w:ascii="Arial" w:eastAsiaTheme="minorEastAsia" w:hAnsi="Arial" w:cs="Arial"/>
        </w:rPr>
        <w:t xml:space="preserve"> y </w:t>
      </w:r>
      <m:oMath>
        <m:r>
          <w:rPr>
            <w:rFonts w:ascii="Cambria Math" w:eastAsiaTheme="minorEastAsia" w:hAnsi="Cambria Math" w:cs="Arial"/>
          </w:rPr>
          <m:t>-5</m:t>
        </m:r>
      </m:oMath>
      <w:r w:rsidR="005A7D20" w:rsidRPr="00560ED9">
        <w:rPr>
          <w:rFonts w:ascii="Arial" w:eastAsiaTheme="minorEastAsia" w:hAnsi="Arial" w:cs="Arial"/>
        </w:rPr>
        <w:t>.</w:t>
      </w:r>
    </w:p>
    <w:p w14:paraId="6D0556B7" w14:textId="136EE560" w:rsidR="005A7D20" w:rsidRPr="00560ED9" w:rsidRDefault="009F511B" w:rsidP="005A7D20">
      <w:pPr>
        <w:pStyle w:val="Prrafodelista"/>
        <w:numPr>
          <w:ilvl w:val="0"/>
          <w:numId w:val="4"/>
        </w:numPr>
        <w:tabs>
          <w:tab w:val="right" w:pos="8498"/>
        </w:tabs>
        <w:spacing w:after="0"/>
        <w:jc w:val="both"/>
        <w:rPr>
          <w:rFonts w:ascii="Arial" w:eastAsiaTheme="minorEastAsia" w:hAnsi="Arial" w:cs="Arial"/>
        </w:rPr>
      </w:pPr>
      <w:r>
        <w:rPr>
          <w:rFonts w:ascii="Arial" w:eastAsiaTheme="minorEastAsia" w:hAnsi="Arial" w:cs="Arial"/>
        </w:rPr>
        <w:t>R</w:t>
      </w:r>
      <w:r w:rsidRPr="009F511B">
        <w:rPr>
          <w:rFonts w:ascii="Arial" w:eastAsiaTheme="minorEastAsia" w:hAnsi="Arial" w:cs="Arial"/>
          <w:vertAlign w:val="subscript"/>
        </w:rPr>
        <w:t>1</w:t>
      </w:r>
      <w:r>
        <w:rPr>
          <w:rFonts w:ascii="Arial" w:eastAsiaTheme="minorEastAsia" w:hAnsi="Arial" w:cs="Arial"/>
        </w:rPr>
        <w:t xml:space="preserve"> y R</w:t>
      </w:r>
      <w:r w:rsidRPr="009F511B">
        <w:rPr>
          <w:rFonts w:ascii="Arial" w:eastAsiaTheme="minorEastAsia" w:hAnsi="Arial" w:cs="Arial"/>
          <w:vertAlign w:val="subscript"/>
        </w:rPr>
        <w:t>3</w:t>
      </w:r>
      <w:r>
        <w:rPr>
          <w:rFonts w:ascii="Arial" w:eastAsiaTheme="minorEastAsia" w:hAnsi="Arial" w:cs="Arial"/>
        </w:rPr>
        <w:t xml:space="preserve"> </w:t>
      </w:r>
      <w:r w:rsidR="005A7D20">
        <w:rPr>
          <w:rFonts w:ascii="Arial" w:eastAsiaTheme="minorEastAsia" w:hAnsi="Arial" w:cs="Arial"/>
        </w:rPr>
        <w:t xml:space="preserve"> </w:t>
      </w:r>
      <w:r w:rsidR="005A7D20" w:rsidRPr="00560ED9">
        <w:rPr>
          <w:rFonts w:ascii="Arial" w:eastAsiaTheme="minorEastAsia" w:hAnsi="Arial" w:cs="Arial"/>
          <w:b/>
        </w:rPr>
        <w:t>son funciones.</w:t>
      </w:r>
    </w:p>
    <w:p w14:paraId="5CADAD88" w14:textId="77777777" w:rsidR="00147107" w:rsidRPr="00560ED9" w:rsidRDefault="00147107" w:rsidP="00F01F75">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2"/>
        <w:gridCol w:w="6336"/>
      </w:tblGrid>
      <w:tr w:rsidR="00953BC0" w:rsidRPr="00560ED9" w14:paraId="40A3519D" w14:textId="77777777" w:rsidTr="006B0C5C">
        <w:tc>
          <w:tcPr>
            <w:tcW w:w="8978" w:type="dxa"/>
            <w:gridSpan w:val="2"/>
            <w:shd w:val="clear" w:color="auto" w:fill="000000" w:themeFill="text1"/>
          </w:tcPr>
          <w:p w14:paraId="2C7932EC" w14:textId="77777777" w:rsidR="00953BC0" w:rsidRPr="00560ED9" w:rsidRDefault="00953BC0" w:rsidP="006B0C5C">
            <w:pPr>
              <w:jc w:val="center"/>
              <w:rPr>
                <w:rFonts w:ascii="Arial" w:hAnsi="Arial" w:cs="Arial"/>
                <w:b/>
                <w:color w:val="FFFFFF" w:themeColor="background1"/>
                <w:sz w:val="24"/>
                <w:szCs w:val="24"/>
              </w:rPr>
            </w:pPr>
            <w:r w:rsidRPr="00560ED9">
              <w:rPr>
                <w:rFonts w:ascii="Arial" w:hAnsi="Arial" w:cs="Arial"/>
                <w:b/>
                <w:color w:val="FFFFFF" w:themeColor="background1"/>
                <w:sz w:val="24"/>
                <w:szCs w:val="24"/>
              </w:rPr>
              <w:t>Recuerda</w:t>
            </w:r>
          </w:p>
        </w:tc>
      </w:tr>
      <w:tr w:rsidR="00953BC0" w:rsidRPr="00560ED9" w14:paraId="4F434048" w14:textId="77777777" w:rsidTr="006B0C5C">
        <w:tc>
          <w:tcPr>
            <w:tcW w:w="2518" w:type="dxa"/>
          </w:tcPr>
          <w:p w14:paraId="547ED19F" w14:textId="77777777" w:rsidR="00953BC0" w:rsidRPr="00560ED9" w:rsidRDefault="00953BC0" w:rsidP="006B0C5C">
            <w:pPr>
              <w:rPr>
                <w:rFonts w:ascii="Arial" w:hAnsi="Arial" w:cs="Arial"/>
                <w:b/>
                <w:color w:val="000000"/>
                <w:sz w:val="24"/>
                <w:szCs w:val="24"/>
              </w:rPr>
            </w:pPr>
            <w:r w:rsidRPr="00560ED9">
              <w:rPr>
                <w:rFonts w:ascii="Arial" w:hAnsi="Arial" w:cs="Arial"/>
                <w:b/>
                <w:color w:val="000000"/>
                <w:sz w:val="24"/>
                <w:szCs w:val="24"/>
              </w:rPr>
              <w:t>Contenido</w:t>
            </w:r>
          </w:p>
        </w:tc>
        <w:tc>
          <w:tcPr>
            <w:tcW w:w="6460" w:type="dxa"/>
          </w:tcPr>
          <w:p w14:paraId="203C9595" w14:textId="09DA94D3" w:rsidR="00953BC0" w:rsidRPr="00560ED9" w:rsidRDefault="00953BC0" w:rsidP="00FB0F96">
            <w:pPr>
              <w:tabs>
                <w:tab w:val="right" w:pos="8498"/>
              </w:tabs>
              <w:jc w:val="both"/>
              <w:rPr>
                <w:rFonts w:ascii="Arial" w:hAnsi="Arial" w:cs="Arial"/>
                <w:color w:val="000000"/>
                <w:sz w:val="24"/>
                <w:szCs w:val="24"/>
              </w:rPr>
            </w:pPr>
            <w:r w:rsidRPr="00560ED9">
              <w:rPr>
                <w:rFonts w:ascii="Arial" w:eastAsiaTheme="minorEastAsia" w:hAnsi="Arial" w:cs="Arial"/>
              </w:rPr>
              <w:t xml:space="preserve">La definición de función no permite relacionar </w:t>
            </w:r>
            <w:r w:rsidR="00FB0F96">
              <w:rPr>
                <w:rFonts w:ascii="Arial" w:eastAsiaTheme="minorEastAsia" w:hAnsi="Arial" w:cs="Arial"/>
              </w:rPr>
              <w:t xml:space="preserve">ningún </w:t>
            </w:r>
            <w:r w:rsidRPr="00560ED9">
              <w:rPr>
                <w:rFonts w:ascii="Arial" w:eastAsiaTheme="minorEastAsia" w:hAnsi="Arial" w:cs="Arial"/>
              </w:rPr>
              <w:t xml:space="preserve">elemento del conjunto de salida A con más de un elemento del conjunto </w:t>
            </w:r>
            <w:r w:rsidRPr="00560ED9">
              <w:rPr>
                <w:rFonts w:ascii="Arial" w:eastAsiaTheme="minorEastAsia" w:hAnsi="Arial" w:cs="Arial"/>
              </w:rPr>
              <w:lastRenderedPageBreak/>
              <w:t xml:space="preserve">de llegada B, pero no impide que </w:t>
            </w:r>
            <w:r w:rsidR="00FB0F96">
              <w:rPr>
                <w:rFonts w:ascii="Arial" w:eastAsiaTheme="minorEastAsia" w:hAnsi="Arial" w:cs="Arial"/>
              </w:rPr>
              <w:t>elementos</w:t>
            </w:r>
            <w:r w:rsidRPr="00560ED9">
              <w:rPr>
                <w:rFonts w:ascii="Arial" w:eastAsiaTheme="minorEastAsia" w:hAnsi="Arial" w:cs="Arial"/>
              </w:rPr>
              <w:t xml:space="preserve"> de </w:t>
            </w:r>
            <m:oMath>
              <m:r>
                <w:rPr>
                  <w:rFonts w:ascii="Cambria Math" w:eastAsiaTheme="minorEastAsia" w:hAnsi="Cambria Math" w:cs="Arial"/>
                </w:rPr>
                <m:t>B</m:t>
              </m:r>
            </m:oMath>
            <w:r w:rsidRPr="00560ED9">
              <w:rPr>
                <w:rFonts w:ascii="Arial" w:eastAsiaTheme="minorEastAsia" w:hAnsi="Arial" w:cs="Arial"/>
              </w:rPr>
              <w:t xml:space="preserve"> se </w:t>
            </w:r>
            <w:r w:rsidR="00FB0F96">
              <w:rPr>
                <w:rFonts w:ascii="Arial" w:eastAsiaTheme="minorEastAsia" w:hAnsi="Arial" w:cs="Arial"/>
              </w:rPr>
              <w:t>relacionen</w:t>
            </w:r>
            <w:r w:rsidRPr="00560ED9">
              <w:rPr>
                <w:rFonts w:ascii="Arial" w:eastAsiaTheme="minorEastAsia" w:hAnsi="Arial" w:cs="Arial"/>
              </w:rPr>
              <w:t xml:space="preserve"> con más de un elemento de </w:t>
            </w:r>
            <m:oMath>
              <m:r>
                <w:rPr>
                  <w:rFonts w:ascii="Cambria Math" w:eastAsiaTheme="minorEastAsia" w:hAnsi="Cambria Math" w:cs="Arial"/>
                </w:rPr>
                <m:t>A</m:t>
              </m:r>
            </m:oMath>
            <w:r w:rsidRPr="00560ED9">
              <w:rPr>
                <w:rFonts w:ascii="Arial" w:eastAsiaTheme="minorEastAsia" w:hAnsi="Arial" w:cs="Arial"/>
              </w:rPr>
              <w:t>.</w:t>
            </w:r>
          </w:p>
        </w:tc>
      </w:tr>
    </w:tbl>
    <w:p w14:paraId="4EB10EFC" w14:textId="7527A47D" w:rsidR="002F73DC" w:rsidRDefault="008258A3" w:rsidP="002B5EA2">
      <w:pPr>
        <w:tabs>
          <w:tab w:val="right" w:pos="8498"/>
        </w:tabs>
        <w:spacing w:after="0"/>
        <w:jc w:val="both"/>
        <w:rPr>
          <w:rFonts w:ascii="Arial" w:eastAsiaTheme="minorEastAsia" w:hAnsi="Arial" w:cs="Arial"/>
          <w:b/>
        </w:rPr>
      </w:pPr>
      <w:commentRangeStart w:id="2"/>
      <w:r>
        <w:rPr>
          <w:rFonts w:ascii="Arial" w:eastAsiaTheme="minorEastAsia" w:hAnsi="Arial" w:cs="Arial"/>
          <w:b/>
        </w:rPr>
        <w:lastRenderedPageBreak/>
        <w:t>Plano cartesiano de funciones</w:t>
      </w:r>
      <w:commentRangeEnd w:id="2"/>
      <w:r w:rsidR="00D86308">
        <w:rPr>
          <w:rStyle w:val="Refdecomentario"/>
          <w:rFonts w:ascii="Calibri" w:eastAsia="Calibri" w:hAnsi="Calibri" w:cs="Times New Roman"/>
          <w:lang w:val="es-MX"/>
        </w:rPr>
        <w:commentReference w:id="2"/>
      </w:r>
    </w:p>
    <w:p w14:paraId="2FB03C7B" w14:textId="77777777" w:rsidR="009F511B" w:rsidRDefault="00C504B4" w:rsidP="009F511B">
      <w:pPr>
        <w:tabs>
          <w:tab w:val="right" w:pos="8498"/>
        </w:tabs>
        <w:spacing w:after="0"/>
        <w:jc w:val="both"/>
        <w:rPr>
          <w:rFonts w:ascii="Arial" w:eastAsiaTheme="minorEastAsia" w:hAnsi="Arial" w:cs="Arial"/>
        </w:rPr>
      </w:pPr>
      <w:r w:rsidRPr="00876B83">
        <w:rPr>
          <w:rFonts w:ascii="Arial" w:eastAsiaTheme="minorEastAsia" w:hAnsi="Arial" w:cs="Arial"/>
        </w:rPr>
        <w:t xml:space="preserve"> </w:t>
      </w:r>
    </w:p>
    <w:tbl>
      <w:tblPr>
        <w:tblStyle w:val="Tablaconcuadrcula"/>
        <w:tblW w:w="0" w:type="auto"/>
        <w:tblLook w:val="04A0" w:firstRow="1" w:lastRow="0" w:firstColumn="1" w:lastColumn="0" w:noHBand="0" w:noVBand="1"/>
      </w:tblPr>
      <w:tblGrid>
        <w:gridCol w:w="2468"/>
        <w:gridCol w:w="6360"/>
      </w:tblGrid>
      <w:tr w:rsidR="009F511B" w:rsidRPr="00560ED9" w14:paraId="6A693AE7" w14:textId="77777777" w:rsidTr="00574FC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70D0AEF" w14:textId="77777777" w:rsidR="009F511B" w:rsidRPr="00560ED9" w:rsidRDefault="009F511B" w:rsidP="00574FC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9F511B" w:rsidRPr="00560ED9" w14:paraId="48984ADD"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5A614" w14:textId="77777777" w:rsidR="009F511B" w:rsidRPr="00560ED9" w:rsidRDefault="009F511B" w:rsidP="00574FCA">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DC13844" w14:textId="06E4127E" w:rsidR="009F511B" w:rsidRPr="00560ED9" w:rsidRDefault="009F511B" w:rsidP="00574FCA">
            <w:pPr>
              <w:rPr>
                <w:rFonts w:ascii="Arial" w:hAnsi="Arial" w:cs="Arial"/>
                <w:b/>
                <w:color w:val="000000"/>
                <w:sz w:val="18"/>
                <w:szCs w:val="18"/>
              </w:rPr>
            </w:pPr>
            <w:r>
              <w:rPr>
                <w:rFonts w:ascii="Arial" w:hAnsi="Arial" w:cs="Arial"/>
                <w:color w:val="000000"/>
              </w:rPr>
              <w:t>MA_11_02_CO_REC40</w:t>
            </w:r>
          </w:p>
        </w:tc>
      </w:tr>
      <w:tr w:rsidR="009F511B" w:rsidRPr="00455B9C" w14:paraId="24B8D694"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7CE90A" w14:textId="77777777" w:rsidR="009F511B" w:rsidRPr="00560ED9" w:rsidRDefault="009F511B" w:rsidP="00574FCA">
            <w:pPr>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04D58F" w14:textId="7D01AFCE" w:rsidR="009F511B" w:rsidRPr="00455B9C" w:rsidRDefault="009F511B" w:rsidP="00574FCA">
            <w:pPr>
              <w:rPr>
                <w:rFonts w:ascii="Arial" w:hAnsi="Arial" w:cs="Arial"/>
                <w:sz w:val="24"/>
                <w:szCs w:val="24"/>
              </w:rPr>
            </w:pPr>
            <w:r>
              <w:rPr>
                <w:rFonts w:ascii="Arial" w:hAnsi="Arial" w:cs="Arial"/>
                <w:color w:val="000000"/>
                <w:sz w:val="24"/>
                <w:szCs w:val="24"/>
              </w:rPr>
              <w:t>Criterio de la recta vertical</w:t>
            </w:r>
          </w:p>
          <w:p w14:paraId="7881C03D" w14:textId="77777777" w:rsidR="009F511B" w:rsidRPr="00455B9C" w:rsidRDefault="009F511B" w:rsidP="00574FCA">
            <w:pPr>
              <w:rPr>
                <w:rFonts w:ascii="Arial" w:hAnsi="Arial" w:cs="Arial"/>
                <w:color w:val="000000"/>
                <w:sz w:val="24"/>
                <w:szCs w:val="24"/>
              </w:rPr>
            </w:pPr>
          </w:p>
        </w:tc>
      </w:tr>
      <w:tr w:rsidR="009F511B" w:rsidRPr="00455B9C" w14:paraId="30F9ADEF"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CAD53" w14:textId="77777777" w:rsidR="009F511B" w:rsidRPr="00560ED9" w:rsidRDefault="009F511B" w:rsidP="00574FCA">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461E00" w14:textId="3C5D82DF" w:rsidR="009F511B" w:rsidRPr="00455B9C" w:rsidRDefault="009F511B" w:rsidP="00D86308">
            <w:pPr>
              <w:jc w:val="both"/>
              <w:rPr>
                <w:rFonts w:ascii="Arial" w:hAnsi="Arial" w:cs="Arial"/>
                <w:color w:val="000000"/>
                <w:sz w:val="24"/>
                <w:szCs w:val="24"/>
              </w:rPr>
            </w:pPr>
            <w:r>
              <w:rPr>
                <w:rFonts w:ascii="Arial" w:hAnsi="Arial" w:cs="Arial"/>
                <w:color w:val="000000"/>
                <w:sz w:val="24"/>
                <w:szCs w:val="24"/>
              </w:rPr>
              <w:t>Interactivo en el que se presenta el criterio de la recta vertical que permite identificar relaciones que son funciones a través de su represe</w:t>
            </w:r>
            <w:r w:rsidR="00D86308">
              <w:rPr>
                <w:rFonts w:ascii="Arial" w:hAnsi="Arial" w:cs="Arial"/>
                <w:color w:val="000000"/>
                <w:sz w:val="24"/>
                <w:szCs w:val="24"/>
              </w:rPr>
              <w:t>ntación en el plano cartesiano</w:t>
            </w:r>
          </w:p>
        </w:tc>
      </w:tr>
    </w:tbl>
    <w:p w14:paraId="75926BAF" w14:textId="77777777" w:rsidR="009F511B" w:rsidRDefault="009F511B" w:rsidP="009F511B">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1"/>
        <w:gridCol w:w="6347"/>
      </w:tblGrid>
      <w:tr w:rsidR="00147107" w:rsidRPr="00560ED9" w14:paraId="082800DD" w14:textId="77777777" w:rsidTr="009F511B">
        <w:tc>
          <w:tcPr>
            <w:tcW w:w="8828" w:type="dxa"/>
            <w:gridSpan w:val="2"/>
            <w:shd w:val="clear" w:color="auto" w:fill="000000" w:themeFill="text1"/>
          </w:tcPr>
          <w:p w14:paraId="2B6621B6" w14:textId="77777777" w:rsidR="00147107" w:rsidRPr="00560ED9" w:rsidRDefault="00147107" w:rsidP="00147107">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147107" w:rsidRPr="00560ED9" w14:paraId="5ABAB859" w14:textId="77777777" w:rsidTr="009F511B">
        <w:tc>
          <w:tcPr>
            <w:tcW w:w="2481" w:type="dxa"/>
          </w:tcPr>
          <w:p w14:paraId="01B5C52D" w14:textId="77777777" w:rsidR="00147107" w:rsidRPr="00560ED9" w:rsidRDefault="00147107" w:rsidP="00147107">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7" w:type="dxa"/>
          </w:tcPr>
          <w:p w14:paraId="355A0D3D" w14:textId="76A61CC6" w:rsidR="00147107" w:rsidRPr="00560ED9" w:rsidRDefault="00147107" w:rsidP="00147107">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9F511B">
              <w:rPr>
                <w:rFonts w:ascii="Arial" w:eastAsiaTheme="minorEastAsia" w:hAnsi="Arial" w:cs="Arial"/>
                <w:color w:val="000000"/>
                <w:sz w:val="24"/>
                <w:szCs w:val="24"/>
              </w:rPr>
              <w:t>50-</w:t>
            </w:r>
            <w:r w:rsidRPr="00560ED9">
              <w:rPr>
                <w:rFonts w:ascii="Arial" w:eastAsiaTheme="minorEastAsia" w:hAnsi="Arial" w:cs="Arial"/>
                <w:color w:val="000000"/>
                <w:sz w:val="24"/>
                <w:szCs w:val="24"/>
              </w:rPr>
              <w:t>20</w:t>
            </w:r>
          </w:p>
        </w:tc>
      </w:tr>
      <w:tr w:rsidR="00147107" w:rsidRPr="00560ED9" w14:paraId="49996EAF" w14:textId="77777777" w:rsidTr="009F511B">
        <w:tc>
          <w:tcPr>
            <w:tcW w:w="2481" w:type="dxa"/>
          </w:tcPr>
          <w:p w14:paraId="483F2159" w14:textId="77777777" w:rsidR="00147107" w:rsidRPr="00560ED9" w:rsidRDefault="00147107" w:rsidP="00147107">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7" w:type="dxa"/>
          </w:tcPr>
          <w:p w14:paraId="274B8B1B" w14:textId="77777777" w:rsidR="006361D4" w:rsidRPr="006361D4" w:rsidRDefault="006361D4" w:rsidP="006361D4">
            <w:pPr>
              <w:rPr>
                <w:rFonts w:ascii="Arial" w:hAnsi="Arial" w:cs="Arial"/>
                <w:color w:val="000000"/>
                <w:sz w:val="24"/>
                <w:szCs w:val="24"/>
              </w:rPr>
            </w:pPr>
            <w:r w:rsidRPr="006361D4">
              <w:rPr>
                <w:rFonts w:ascii="Arial" w:hAnsi="Arial" w:cs="Arial"/>
                <w:color w:val="000000"/>
                <w:sz w:val="24"/>
                <w:szCs w:val="24"/>
              </w:rPr>
              <w:t>Relaciones que son funciones</w:t>
            </w:r>
          </w:p>
          <w:p w14:paraId="38EF2634" w14:textId="04C57CA5" w:rsidR="00147107" w:rsidRPr="006361D4" w:rsidRDefault="00147107" w:rsidP="00344920">
            <w:pPr>
              <w:rPr>
                <w:rFonts w:ascii="Arial" w:eastAsiaTheme="minorEastAsia" w:hAnsi="Arial" w:cs="Arial"/>
                <w:color w:val="000000"/>
                <w:sz w:val="24"/>
                <w:szCs w:val="24"/>
              </w:rPr>
            </w:pPr>
          </w:p>
        </w:tc>
      </w:tr>
      <w:tr w:rsidR="00147107" w:rsidRPr="00560ED9" w14:paraId="49D6A64E" w14:textId="77777777" w:rsidTr="009F511B">
        <w:tc>
          <w:tcPr>
            <w:tcW w:w="2481" w:type="dxa"/>
          </w:tcPr>
          <w:p w14:paraId="1E380897" w14:textId="77777777" w:rsidR="00147107" w:rsidRPr="00560ED9" w:rsidRDefault="00147107" w:rsidP="00147107">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7" w:type="dxa"/>
          </w:tcPr>
          <w:p w14:paraId="42EB9B68" w14:textId="77777777" w:rsidR="006361D4" w:rsidRPr="006361D4" w:rsidRDefault="006361D4" w:rsidP="006361D4">
            <w:pPr>
              <w:rPr>
                <w:rFonts w:ascii="Arial" w:hAnsi="Arial" w:cs="Arial"/>
                <w:color w:val="000000"/>
                <w:sz w:val="24"/>
                <w:szCs w:val="24"/>
              </w:rPr>
            </w:pPr>
            <w:r w:rsidRPr="006361D4">
              <w:rPr>
                <w:rFonts w:ascii="Arial" w:hAnsi="Arial" w:cs="Arial"/>
                <w:color w:val="000000"/>
                <w:sz w:val="24"/>
                <w:szCs w:val="24"/>
              </w:rPr>
              <w:t>Actividad en la que se practica el reconocimiento de las relaciones que son funciones y las que no lo son</w:t>
            </w:r>
          </w:p>
          <w:p w14:paraId="66AE5A9A" w14:textId="15B858F2" w:rsidR="00147107" w:rsidRPr="006361D4" w:rsidRDefault="00886FC5" w:rsidP="00344920">
            <w:pPr>
              <w:rPr>
                <w:rFonts w:ascii="Arial" w:eastAsiaTheme="minorEastAsia" w:hAnsi="Arial" w:cs="Arial"/>
                <w:color w:val="000000"/>
                <w:sz w:val="24"/>
                <w:szCs w:val="24"/>
              </w:rPr>
            </w:pPr>
            <w:del w:id="3" w:author="Cristhian Andres Bello Rivera" w:date="2015-04-04T11:26:00Z">
              <w:r w:rsidRPr="006361D4" w:rsidDel="00344920">
                <w:rPr>
                  <w:rFonts w:ascii="Arial" w:eastAsiaTheme="minorEastAsia" w:hAnsi="Arial" w:cs="Arial"/>
                  <w:color w:val="000000"/>
                  <w:sz w:val="24"/>
                  <w:szCs w:val="24"/>
                </w:rPr>
                <w:delText xml:space="preserve">Actividad en el que </w:delText>
              </w:r>
              <w:r w:rsidR="009505F8" w:rsidRPr="006361D4" w:rsidDel="00344920">
                <w:rPr>
                  <w:rFonts w:ascii="Arial" w:eastAsiaTheme="minorEastAsia" w:hAnsi="Arial" w:cs="Arial"/>
                  <w:color w:val="000000"/>
                  <w:sz w:val="24"/>
                  <w:szCs w:val="24"/>
                </w:rPr>
                <w:delText xml:space="preserve">identifican y </w:delText>
              </w:r>
              <w:r w:rsidR="00147107" w:rsidRPr="006361D4" w:rsidDel="00344920">
                <w:rPr>
                  <w:rFonts w:ascii="Arial" w:eastAsiaTheme="minorEastAsia" w:hAnsi="Arial" w:cs="Arial"/>
                  <w:color w:val="000000"/>
                  <w:sz w:val="24"/>
                  <w:szCs w:val="24"/>
                </w:rPr>
                <w:delText xml:space="preserve">se diferencian las </w:delText>
              </w:r>
              <w:r w:rsidRPr="006361D4" w:rsidDel="00344920">
                <w:rPr>
                  <w:rFonts w:ascii="Arial" w:eastAsiaTheme="minorEastAsia" w:hAnsi="Arial" w:cs="Arial"/>
                  <w:color w:val="000000"/>
                  <w:sz w:val="24"/>
                  <w:szCs w:val="24"/>
                </w:rPr>
                <w:delText xml:space="preserve">relaciones que son </w:delText>
              </w:r>
              <w:r w:rsidR="00147107" w:rsidRPr="006361D4" w:rsidDel="00344920">
                <w:rPr>
                  <w:rFonts w:ascii="Arial" w:eastAsiaTheme="minorEastAsia" w:hAnsi="Arial" w:cs="Arial"/>
                  <w:color w:val="000000"/>
                  <w:sz w:val="24"/>
                  <w:szCs w:val="24"/>
                </w:rPr>
                <w:delText xml:space="preserve">funciones </w:delText>
              </w:r>
              <w:r w:rsidRPr="006361D4" w:rsidDel="00344920">
                <w:rPr>
                  <w:rFonts w:ascii="Arial" w:eastAsiaTheme="minorEastAsia" w:hAnsi="Arial" w:cs="Arial"/>
                  <w:color w:val="000000"/>
                  <w:sz w:val="24"/>
                  <w:szCs w:val="24"/>
                </w:rPr>
                <w:delText>de las que no</w:delText>
              </w:r>
              <w:r w:rsidR="009505F8" w:rsidRPr="006361D4" w:rsidDel="00344920">
                <w:rPr>
                  <w:rFonts w:ascii="Arial" w:eastAsiaTheme="minorEastAsia" w:hAnsi="Arial" w:cs="Arial"/>
                  <w:color w:val="000000"/>
                  <w:sz w:val="24"/>
                  <w:szCs w:val="24"/>
                </w:rPr>
                <w:delText xml:space="preserve"> lo son</w:delText>
              </w:r>
              <w:r w:rsidRPr="006361D4" w:rsidDel="00344920">
                <w:rPr>
                  <w:rFonts w:ascii="Arial" w:eastAsiaTheme="minorEastAsia" w:hAnsi="Arial" w:cs="Arial"/>
                  <w:color w:val="000000"/>
                  <w:sz w:val="24"/>
                  <w:szCs w:val="24"/>
                </w:rPr>
                <w:delText>.</w:delText>
              </w:r>
            </w:del>
          </w:p>
        </w:tc>
      </w:tr>
    </w:tbl>
    <w:p w14:paraId="4AB6C871" w14:textId="77777777" w:rsidR="00147107" w:rsidRPr="00560ED9" w:rsidRDefault="00147107" w:rsidP="00147107">
      <w:pPr>
        <w:tabs>
          <w:tab w:val="right" w:pos="8498"/>
        </w:tabs>
        <w:spacing w:after="0"/>
        <w:jc w:val="both"/>
        <w:rPr>
          <w:rFonts w:ascii="Arial" w:eastAsiaTheme="minorEastAsia" w:hAnsi="Arial" w:cs="Arial"/>
        </w:rPr>
      </w:pPr>
    </w:p>
    <w:p w14:paraId="09E9733B" w14:textId="7780F513" w:rsidR="00F93EF0" w:rsidRPr="00560ED9" w:rsidRDefault="00A01F3B" w:rsidP="00962CCA">
      <w:pPr>
        <w:tabs>
          <w:tab w:val="right" w:pos="8498"/>
        </w:tabs>
        <w:spacing w:after="0"/>
        <w:jc w:val="both"/>
        <w:rPr>
          <w:rFonts w:ascii="Arial" w:hAnsi="Arial" w:cs="Arial"/>
          <w:b/>
        </w:rPr>
      </w:pPr>
      <w:r w:rsidRPr="00560ED9">
        <w:rPr>
          <w:rFonts w:ascii="Arial" w:hAnsi="Arial" w:cs="Arial"/>
          <w:highlight w:val="yellow"/>
        </w:rPr>
        <w:t xml:space="preserve"> </w:t>
      </w:r>
      <w:r w:rsidR="00F93EF0" w:rsidRPr="00560ED9">
        <w:rPr>
          <w:rFonts w:ascii="Arial" w:hAnsi="Arial" w:cs="Arial"/>
          <w:highlight w:val="yellow"/>
        </w:rPr>
        <w:t>[SECCIÓN 3]</w:t>
      </w:r>
      <w:r w:rsidR="003D5CD4">
        <w:rPr>
          <w:rFonts w:ascii="Arial" w:hAnsi="Arial" w:cs="Arial"/>
        </w:rPr>
        <w:t xml:space="preserve"> </w:t>
      </w:r>
      <w:r w:rsidR="00643A4F" w:rsidRPr="00560ED9">
        <w:rPr>
          <w:rFonts w:ascii="Arial" w:hAnsi="Arial" w:cs="Arial"/>
          <w:b/>
        </w:rPr>
        <w:t xml:space="preserve">1.2.1 </w:t>
      </w:r>
      <w:r w:rsidR="00024715" w:rsidRPr="00560ED9">
        <w:rPr>
          <w:rFonts w:ascii="Arial" w:hAnsi="Arial" w:cs="Arial"/>
          <w:b/>
        </w:rPr>
        <w:t>Codominio, imagen y</w:t>
      </w:r>
      <w:r w:rsidR="00F93EF0" w:rsidRPr="00560ED9">
        <w:rPr>
          <w:rFonts w:ascii="Arial" w:hAnsi="Arial" w:cs="Arial"/>
          <w:b/>
        </w:rPr>
        <w:t xml:space="preserve"> pre</w:t>
      </w:r>
      <w:r w:rsidR="00643A4F" w:rsidRPr="00560ED9">
        <w:rPr>
          <w:rFonts w:ascii="Arial" w:hAnsi="Arial" w:cs="Arial"/>
          <w:b/>
        </w:rPr>
        <w:t xml:space="preserve">imagen </w:t>
      </w:r>
      <w:r w:rsidR="00F93EF0" w:rsidRPr="00560ED9">
        <w:rPr>
          <w:rFonts w:ascii="Arial" w:hAnsi="Arial" w:cs="Arial"/>
          <w:b/>
        </w:rPr>
        <w:t>de</w:t>
      </w:r>
      <w:r w:rsidR="00637CCD" w:rsidRPr="00560ED9">
        <w:rPr>
          <w:rFonts w:ascii="Arial" w:hAnsi="Arial" w:cs="Arial"/>
          <w:b/>
        </w:rPr>
        <w:t xml:space="preserve"> </w:t>
      </w:r>
      <w:r w:rsidR="00F93EF0" w:rsidRPr="00560ED9">
        <w:rPr>
          <w:rFonts w:ascii="Arial" w:hAnsi="Arial" w:cs="Arial"/>
          <w:b/>
        </w:rPr>
        <w:t>funciones</w:t>
      </w:r>
    </w:p>
    <w:p w14:paraId="4463FDFC" w14:textId="77777777" w:rsidR="00024715" w:rsidRPr="00560ED9" w:rsidRDefault="00024715" w:rsidP="00962CCA">
      <w:pPr>
        <w:tabs>
          <w:tab w:val="right" w:pos="8498"/>
        </w:tabs>
        <w:spacing w:after="0"/>
        <w:jc w:val="both"/>
        <w:rPr>
          <w:rFonts w:ascii="Arial" w:eastAsiaTheme="minorEastAsia" w:hAnsi="Arial" w:cs="Arial"/>
        </w:rPr>
      </w:pPr>
    </w:p>
    <w:p w14:paraId="09085D9E" w14:textId="06B992B6" w:rsidR="00E43D79" w:rsidRPr="00E43D79" w:rsidRDefault="00E43D79" w:rsidP="0084511A">
      <w:pPr>
        <w:tabs>
          <w:tab w:val="right" w:pos="8498"/>
        </w:tabs>
        <w:spacing w:after="0"/>
        <w:jc w:val="both"/>
        <w:rPr>
          <w:rFonts w:ascii="Arial" w:hAnsi="Arial" w:cs="Arial"/>
        </w:rPr>
      </w:pPr>
      <w:r w:rsidRPr="00E43D79">
        <w:rPr>
          <w:rFonts w:ascii="Arial" w:hAnsi="Arial" w:cs="Arial"/>
        </w:rPr>
        <w:t xml:space="preserve">Todas las funciones son relaciones. Por tanto, establecen una correspondencia entre elementos de un conjunto de salida </w:t>
      </w:r>
      <w:r w:rsidRPr="00E43D79">
        <w:rPr>
          <w:rFonts w:ascii="Arial" w:hAnsi="Arial" w:cs="Arial"/>
          <w:i/>
        </w:rPr>
        <w:t>A</w:t>
      </w:r>
      <w:r w:rsidRPr="00E43D79">
        <w:rPr>
          <w:rFonts w:ascii="Arial" w:hAnsi="Arial" w:cs="Arial"/>
        </w:rPr>
        <w:t xml:space="preserve"> y un conjunto de llegada </w:t>
      </w:r>
      <w:r w:rsidRPr="00E43D79">
        <w:rPr>
          <w:rFonts w:ascii="Arial" w:hAnsi="Arial" w:cs="Arial"/>
          <w:i/>
        </w:rPr>
        <w:t>B</w:t>
      </w:r>
      <w:r w:rsidRPr="00E43D79">
        <w:rPr>
          <w:rFonts w:ascii="Arial" w:hAnsi="Arial" w:cs="Arial"/>
        </w:rPr>
        <w:t xml:space="preserve">, de modo que tienen definido un dominio y un rango. Además de estos, hay otros elementos que se deben tener en cuenta al trabajar con funciones: el </w:t>
      </w:r>
      <w:r w:rsidRPr="00E43D79">
        <w:rPr>
          <w:rFonts w:ascii="Arial" w:hAnsi="Arial" w:cs="Arial"/>
          <w:b/>
        </w:rPr>
        <w:t>codominio</w:t>
      </w:r>
      <w:r w:rsidRPr="00E43D79">
        <w:rPr>
          <w:rFonts w:ascii="Arial" w:hAnsi="Arial" w:cs="Arial"/>
        </w:rPr>
        <w:t xml:space="preserve">, la </w:t>
      </w:r>
      <w:r w:rsidRPr="00E43D79">
        <w:rPr>
          <w:rFonts w:ascii="Arial" w:hAnsi="Arial" w:cs="Arial"/>
          <w:b/>
        </w:rPr>
        <w:t>imagen</w:t>
      </w:r>
      <w:r w:rsidRPr="00E43D79">
        <w:rPr>
          <w:rFonts w:ascii="Arial" w:hAnsi="Arial" w:cs="Arial"/>
        </w:rPr>
        <w:t xml:space="preserve"> y la </w:t>
      </w:r>
      <w:r w:rsidRPr="00E43D79">
        <w:rPr>
          <w:rFonts w:ascii="Arial" w:hAnsi="Arial" w:cs="Arial"/>
          <w:b/>
        </w:rPr>
        <w:t>preimagen</w:t>
      </w:r>
      <w:r w:rsidRPr="00E43D79">
        <w:rPr>
          <w:rFonts w:ascii="Arial" w:hAnsi="Arial" w:cs="Arial"/>
        </w:rPr>
        <w:t xml:space="preserve">.  </w:t>
      </w:r>
    </w:p>
    <w:p w14:paraId="183E0DB6" w14:textId="77777777" w:rsidR="00E43D79" w:rsidRDefault="00E43D79" w:rsidP="0084511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6C5E9C" w:rsidRPr="00560ED9" w14:paraId="26E6AE8B" w14:textId="77777777" w:rsidTr="00E43D79">
        <w:tc>
          <w:tcPr>
            <w:tcW w:w="8828" w:type="dxa"/>
            <w:gridSpan w:val="2"/>
            <w:shd w:val="clear" w:color="auto" w:fill="000000" w:themeFill="text1"/>
          </w:tcPr>
          <w:p w14:paraId="275C9C58" w14:textId="77777777" w:rsidR="006C5E9C" w:rsidRPr="00560ED9" w:rsidRDefault="006C5E9C" w:rsidP="006C5E9C">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6C5E9C" w:rsidRPr="00560ED9" w14:paraId="246B1CFA" w14:textId="77777777" w:rsidTr="00E43D79">
        <w:tc>
          <w:tcPr>
            <w:tcW w:w="2490" w:type="dxa"/>
          </w:tcPr>
          <w:p w14:paraId="7AC2C46A" w14:textId="77777777" w:rsidR="006C5E9C" w:rsidRPr="00560ED9" w:rsidRDefault="006C5E9C" w:rsidP="006C5E9C">
            <w:pPr>
              <w:rPr>
                <w:rFonts w:ascii="Arial" w:hAnsi="Arial" w:cs="Arial"/>
                <w:b/>
                <w:color w:val="000000"/>
                <w:sz w:val="24"/>
                <w:szCs w:val="24"/>
              </w:rPr>
            </w:pPr>
            <w:r w:rsidRPr="00560ED9">
              <w:rPr>
                <w:rFonts w:ascii="Arial" w:hAnsi="Arial" w:cs="Arial"/>
                <w:b/>
                <w:color w:val="000000"/>
                <w:sz w:val="24"/>
                <w:szCs w:val="24"/>
              </w:rPr>
              <w:t>Título</w:t>
            </w:r>
          </w:p>
        </w:tc>
        <w:tc>
          <w:tcPr>
            <w:tcW w:w="6338" w:type="dxa"/>
          </w:tcPr>
          <w:p w14:paraId="1CF60002" w14:textId="2DD6E659" w:rsidR="006C5E9C" w:rsidRPr="009F511B" w:rsidRDefault="006C5E9C" w:rsidP="006C5E9C">
            <w:pPr>
              <w:rPr>
                <w:rFonts w:ascii="Arial" w:hAnsi="Arial" w:cs="Arial"/>
                <w:b/>
                <w:color w:val="000000"/>
                <w:sz w:val="24"/>
                <w:szCs w:val="24"/>
              </w:rPr>
            </w:pPr>
            <w:r w:rsidRPr="009F511B">
              <w:rPr>
                <w:rFonts w:ascii="Arial" w:hAnsi="Arial" w:cs="Arial"/>
                <w:b/>
                <w:color w:val="000000"/>
                <w:sz w:val="24"/>
                <w:szCs w:val="24"/>
              </w:rPr>
              <w:t xml:space="preserve">Definición </w:t>
            </w:r>
            <w:r w:rsidR="009F511B" w:rsidRPr="009F511B">
              <w:rPr>
                <w:rFonts w:ascii="Arial" w:hAnsi="Arial" w:cs="Arial"/>
                <w:b/>
                <w:color w:val="000000"/>
                <w:sz w:val="24"/>
                <w:szCs w:val="24"/>
              </w:rPr>
              <w:t xml:space="preserve">de </w:t>
            </w:r>
            <w:r w:rsidR="009F511B" w:rsidRPr="009F511B">
              <w:rPr>
                <w:rFonts w:ascii="Arial" w:hAnsi="Arial" w:cs="Arial"/>
                <w:b/>
                <w:sz w:val="24"/>
                <w:szCs w:val="24"/>
              </w:rPr>
              <w:t>codominio, imagen y preimagen de funciones</w:t>
            </w:r>
          </w:p>
        </w:tc>
      </w:tr>
      <w:tr w:rsidR="006C5E9C" w:rsidRPr="00560ED9" w14:paraId="31C12A7B" w14:textId="77777777" w:rsidTr="00E43D79">
        <w:tc>
          <w:tcPr>
            <w:tcW w:w="2490" w:type="dxa"/>
          </w:tcPr>
          <w:p w14:paraId="3C436AE7" w14:textId="77777777" w:rsidR="006C5E9C" w:rsidRPr="00560ED9" w:rsidRDefault="006C5E9C" w:rsidP="006C5E9C">
            <w:pPr>
              <w:rPr>
                <w:rFonts w:ascii="Arial" w:hAnsi="Arial" w:cs="Arial"/>
                <w:color w:val="000000"/>
                <w:sz w:val="24"/>
                <w:szCs w:val="24"/>
              </w:rPr>
            </w:pPr>
            <w:r w:rsidRPr="00560ED9">
              <w:rPr>
                <w:rFonts w:ascii="Arial" w:hAnsi="Arial" w:cs="Arial"/>
                <w:b/>
                <w:color w:val="000000"/>
                <w:sz w:val="24"/>
                <w:szCs w:val="24"/>
              </w:rPr>
              <w:t>Contenido</w:t>
            </w:r>
          </w:p>
        </w:tc>
        <w:tc>
          <w:tcPr>
            <w:tcW w:w="6338" w:type="dxa"/>
          </w:tcPr>
          <w:p w14:paraId="4D09C358" w14:textId="77777777" w:rsidR="002F12BA" w:rsidRDefault="002F12BA" w:rsidP="009F511B">
            <w:pPr>
              <w:tabs>
                <w:tab w:val="right" w:pos="8498"/>
              </w:tabs>
              <w:jc w:val="both"/>
              <w:rPr>
                <w:rFonts w:ascii="Arial" w:hAnsi="Arial" w:cs="Arial"/>
              </w:rPr>
            </w:pPr>
            <w:r>
              <w:rPr>
                <w:rFonts w:ascii="Arial" w:hAnsi="Arial" w:cs="Arial"/>
              </w:rPr>
              <w:t xml:space="preserve">Dada una función </w:t>
            </w:r>
            <w:r w:rsidRPr="002F12BA">
              <w:rPr>
                <w:rFonts w:ascii="Arial" w:hAnsi="Arial" w:cs="Arial"/>
                <w:i/>
              </w:rPr>
              <w:t>f</w:t>
            </w:r>
            <w:r>
              <w:rPr>
                <w:rFonts w:ascii="Arial" w:hAnsi="Arial" w:cs="Arial"/>
              </w:rPr>
              <w:t xml:space="preserve"> de </w:t>
            </w:r>
            <w:r w:rsidRPr="002F12BA">
              <w:rPr>
                <w:rFonts w:ascii="Arial" w:hAnsi="Arial" w:cs="Arial"/>
                <w:i/>
              </w:rPr>
              <w:t>A</w:t>
            </w:r>
            <w:r>
              <w:rPr>
                <w:rFonts w:ascii="Arial" w:hAnsi="Arial" w:cs="Arial"/>
              </w:rPr>
              <w:t xml:space="preserve"> en </w:t>
            </w:r>
            <w:r w:rsidRPr="002F12BA">
              <w:rPr>
                <w:rFonts w:ascii="Arial" w:hAnsi="Arial" w:cs="Arial"/>
                <w:i/>
              </w:rPr>
              <w:t>B</w:t>
            </w:r>
            <w:r>
              <w:rPr>
                <w:rFonts w:ascii="Arial" w:hAnsi="Arial" w:cs="Arial"/>
              </w:rPr>
              <w:t xml:space="preserve"> que se denota como:</w:t>
            </w:r>
          </w:p>
          <w:p w14:paraId="1E7B9B5C" w14:textId="686C174C" w:rsidR="002F12BA" w:rsidRPr="002F12BA" w:rsidRDefault="002F12BA" w:rsidP="002F12BA">
            <w:pPr>
              <w:tabs>
                <w:tab w:val="right" w:pos="8498"/>
              </w:tabs>
              <w:jc w:val="center"/>
              <w:rPr>
                <w:rFonts w:ascii="Arial" w:hAnsi="Arial" w:cs="Arial"/>
                <w:i/>
                <w:sz w:val="24"/>
                <w:szCs w:val="24"/>
              </w:rPr>
            </w:pPr>
            <w:r w:rsidRPr="002F12BA">
              <w:rPr>
                <w:rFonts w:ascii="Arial" w:hAnsi="Arial" w:cs="Arial"/>
                <w:i/>
                <w:sz w:val="24"/>
                <w:szCs w:val="24"/>
              </w:rPr>
              <w:t>f: A → B</w:t>
            </w:r>
          </w:p>
          <w:p w14:paraId="15C6B2AD" w14:textId="76FEA159" w:rsidR="002F12BA" w:rsidRDefault="002F12BA" w:rsidP="009F511B">
            <w:pPr>
              <w:tabs>
                <w:tab w:val="right" w:pos="8498"/>
              </w:tabs>
              <w:jc w:val="both"/>
              <w:rPr>
                <w:rFonts w:ascii="Arial" w:hAnsi="Arial" w:cs="Arial"/>
              </w:rPr>
            </w:pPr>
            <w:proofErr w:type="gramStart"/>
            <w:r w:rsidRPr="002F12BA">
              <w:rPr>
                <w:rFonts w:ascii="Arial" w:hAnsi="Arial" w:cs="Arial"/>
              </w:rPr>
              <w:t>tal</w:t>
            </w:r>
            <w:proofErr w:type="gramEnd"/>
            <w:r w:rsidRPr="002F12BA">
              <w:rPr>
                <w:rFonts w:ascii="Arial" w:hAnsi="Arial" w:cs="Arial"/>
              </w:rPr>
              <w:t xml:space="preserve"> que </w:t>
            </w:r>
            <w:r w:rsidRPr="002F12BA">
              <w:rPr>
                <w:rFonts w:ascii="Arial" w:hAnsi="Arial" w:cs="Arial"/>
                <w:i/>
              </w:rPr>
              <w:t xml:space="preserve">x </w:t>
            </w:r>
            <w:r w:rsidRPr="002F12BA">
              <w:rPr>
                <w:rFonts w:ascii="Cambria Math" w:hAnsi="Cambria Math" w:cs="Cambria Math"/>
                <w:i/>
              </w:rPr>
              <w:t>⋲</w:t>
            </w:r>
            <w:r w:rsidRPr="002F12BA">
              <w:rPr>
                <w:rFonts w:ascii="Arial" w:hAnsi="Arial" w:cs="Arial"/>
                <w:i/>
              </w:rPr>
              <w:t xml:space="preserve"> A, y</w:t>
            </w:r>
            <w:r>
              <w:rPr>
                <w:rFonts w:ascii="Arial" w:hAnsi="Arial" w:cs="Arial"/>
                <w:i/>
              </w:rPr>
              <w:t xml:space="preserve"> </w:t>
            </w:r>
            <w:r w:rsidRPr="002F12BA">
              <w:rPr>
                <w:rFonts w:ascii="Cambria Math" w:hAnsi="Cambria Math" w:cs="Cambria Math"/>
                <w:i/>
              </w:rPr>
              <w:t>⋲</w:t>
            </w:r>
            <w:r w:rsidRPr="002F12BA">
              <w:rPr>
                <w:rFonts w:ascii="Arial" w:hAnsi="Arial" w:cs="Arial"/>
                <w:i/>
              </w:rPr>
              <w:t xml:space="preserve"> B</w:t>
            </w:r>
            <w:r w:rsidRPr="002F12BA">
              <w:rPr>
                <w:rFonts w:ascii="Arial" w:hAnsi="Arial" w:cs="Arial"/>
              </w:rPr>
              <w:t>.</w:t>
            </w:r>
          </w:p>
          <w:p w14:paraId="3FCBF1F1" w14:textId="77777777" w:rsidR="002F12BA" w:rsidRPr="002F12BA" w:rsidRDefault="002F12BA" w:rsidP="009F511B">
            <w:pPr>
              <w:tabs>
                <w:tab w:val="right" w:pos="8498"/>
              </w:tabs>
              <w:jc w:val="both"/>
              <w:rPr>
                <w:rFonts w:ascii="Arial" w:hAnsi="Arial" w:cs="Arial"/>
              </w:rPr>
            </w:pPr>
          </w:p>
          <w:p w14:paraId="03BEC200" w14:textId="74640C77" w:rsidR="006C5E9C" w:rsidRDefault="006C5E9C" w:rsidP="009F511B">
            <w:pPr>
              <w:tabs>
                <w:tab w:val="right" w:pos="8498"/>
              </w:tabs>
              <w:jc w:val="both"/>
              <w:rPr>
                <w:rFonts w:ascii="Arial" w:eastAsiaTheme="minorEastAsia" w:hAnsi="Arial" w:cs="Arial"/>
                <w:b/>
              </w:rPr>
            </w:pPr>
            <w:r w:rsidRPr="00560ED9">
              <w:rPr>
                <w:rFonts w:ascii="Arial" w:hAnsi="Arial" w:cs="Arial"/>
              </w:rPr>
              <w:t xml:space="preserve">El conjunto de llegada de </w:t>
            </w:r>
            <w:r w:rsidR="002F12BA">
              <w:rPr>
                <w:rFonts w:ascii="Arial" w:hAnsi="Arial" w:cs="Arial"/>
              </w:rPr>
              <w:t>la</w:t>
            </w:r>
            <w:r w:rsidRPr="00560ED9">
              <w:rPr>
                <w:rFonts w:ascii="Arial" w:hAnsi="Arial" w:cs="Arial"/>
              </w:rPr>
              <w:t xml:space="preserve"> función</w:t>
            </w:r>
            <w:r w:rsidR="0005624E">
              <w:rPr>
                <w:rFonts w:ascii="Arial" w:hAnsi="Arial" w:cs="Arial"/>
              </w:rPr>
              <w:t xml:space="preserve"> </w:t>
            </w:r>
            <w:r w:rsidR="0005624E" w:rsidRPr="0005624E">
              <w:rPr>
                <w:rFonts w:ascii="Arial" w:hAnsi="Arial" w:cs="Arial"/>
                <w:i/>
              </w:rPr>
              <w:t>f</w:t>
            </w:r>
            <w:r w:rsidRPr="00560ED9">
              <w:rPr>
                <w:rFonts w:ascii="Arial" w:hAnsi="Arial" w:cs="Arial"/>
              </w:rPr>
              <w:t xml:space="preserve"> se d</w:t>
            </w:r>
            <w:r w:rsidRPr="00560ED9">
              <w:rPr>
                <w:rFonts w:ascii="Arial" w:eastAsiaTheme="minorEastAsia" w:hAnsi="Arial" w:cs="Arial"/>
              </w:rPr>
              <w:t xml:space="preserve">enomina el </w:t>
            </w:r>
            <w:r w:rsidRPr="00560ED9">
              <w:rPr>
                <w:rFonts w:ascii="Arial" w:eastAsiaTheme="minorEastAsia" w:hAnsi="Arial" w:cs="Arial"/>
                <w:b/>
              </w:rPr>
              <w:t>codominio de la función</w:t>
            </w:r>
            <w:r w:rsidR="009F511B">
              <w:rPr>
                <w:rFonts w:ascii="Arial" w:eastAsiaTheme="minorEastAsia" w:hAnsi="Arial" w:cs="Arial"/>
                <w:b/>
              </w:rPr>
              <w:t xml:space="preserve"> </w:t>
            </w:r>
            <w:r w:rsidR="009F511B" w:rsidRPr="009F511B">
              <w:rPr>
                <w:rFonts w:ascii="Arial" w:eastAsiaTheme="minorEastAsia" w:hAnsi="Arial" w:cs="Arial"/>
              </w:rPr>
              <w:t xml:space="preserve">y se denota como </w:t>
            </w:r>
            <w:r w:rsidR="009F511B" w:rsidRPr="009F511B">
              <w:rPr>
                <w:rFonts w:ascii="Arial" w:eastAsiaTheme="minorEastAsia" w:hAnsi="Arial" w:cs="Arial"/>
                <w:i/>
              </w:rPr>
              <w:t>Codm f</w:t>
            </w:r>
            <w:r w:rsidR="009F511B">
              <w:rPr>
                <w:rFonts w:ascii="Arial" w:eastAsiaTheme="minorEastAsia" w:hAnsi="Arial" w:cs="Arial"/>
                <w:b/>
              </w:rPr>
              <w:t>.</w:t>
            </w:r>
          </w:p>
          <w:p w14:paraId="3D3F21EC" w14:textId="77777777" w:rsidR="002F12BA" w:rsidRDefault="002F12BA" w:rsidP="009F511B">
            <w:pPr>
              <w:tabs>
                <w:tab w:val="right" w:pos="8498"/>
              </w:tabs>
              <w:jc w:val="both"/>
              <w:rPr>
                <w:rFonts w:ascii="Arial" w:eastAsiaTheme="minorEastAsia" w:hAnsi="Arial" w:cs="Arial"/>
                <w:b/>
              </w:rPr>
            </w:pPr>
          </w:p>
          <w:p w14:paraId="705CBD77" w14:textId="77777777" w:rsidR="008A4D4C" w:rsidRDefault="002F12BA" w:rsidP="002F12BA">
            <w:pPr>
              <w:tabs>
                <w:tab w:val="right" w:pos="8498"/>
              </w:tabs>
              <w:jc w:val="both"/>
              <w:rPr>
                <w:rFonts w:ascii="Arial" w:eastAsiaTheme="minorEastAsia" w:hAnsi="Arial" w:cs="Arial"/>
              </w:rPr>
            </w:pPr>
            <w:r w:rsidRPr="002F12BA">
              <w:rPr>
                <w:rFonts w:ascii="Arial" w:eastAsiaTheme="minorEastAsia" w:hAnsi="Arial" w:cs="Arial"/>
              </w:rPr>
              <w:t>La</w:t>
            </w:r>
            <w:r>
              <w:rPr>
                <w:rFonts w:ascii="Arial" w:eastAsiaTheme="minorEastAsia" w:hAnsi="Arial" w:cs="Arial"/>
                <w:b/>
              </w:rPr>
              <w:t xml:space="preserve"> </w:t>
            </w:r>
            <w:r w:rsidR="008A4D4C" w:rsidRPr="00560ED9">
              <w:rPr>
                <w:rFonts w:ascii="Arial" w:eastAsiaTheme="minorEastAsia" w:hAnsi="Arial" w:cs="Arial"/>
                <w:b/>
              </w:rPr>
              <w:t>imagen</w:t>
            </w:r>
            <w:r w:rsidR="008A4D4C" w:rsidRPr="00560ED9">
              <w:rPr>
                <w:rFonts w:ascii="Arial" w:eastAsiaTheme="minorEastAsia" w:hAnsi="Arial" w:cs="Arial"/>
              </w:rPr>
              <w:t xml:space="preserve"> </w:t>
            </w:r>
            <w:r w:rsidR="008A4D4C" w:rsidRPr="00560ED9">
              <w:rPr>
                <w:rFonts w:ascii="Arial" w:eastAsiaTheme="minorEastAsia" w:hAnsi="Arial" w:cs="Arial"/>
                <w:b/>
              </w:rPr>
              <w:t>de</w:t>
            </w:r>
            <w:r>
              <w:rPr>
                <w:rFonts w:ascii="Arial" w:eastAsiaTheme="minorEastAsia" w:hAnsi="Arial" w:cs="Arial"/>
                <w:b/>
              </w:rPr>
              <w:t xml:space="preserve"> </w:t>
            </w:r>
            <w:r w:rsidRPr="002F12BA">
              <w:rPr>
                <w:rFonts w:ascii="Arial" w:eastAsiaTheme="minorEastAsia" w:hAnsi="Arial" w:cs="Arial"/>
                <w:b/>
                <w:i/>
              </w:rPr>
              <w:t>x</w:t>
            </w:r>
            <w:r>
              <w:rPr>
                <w:rFonts w:ascii="Arial" w:eastAsiaTheme="minorEastAsia" w:hAnsi="Arial" w:cs="Arial"/>
                <w:b/>
              </w:rPr>
              <w:t xml:space="preserve"> </w:t>
            </w:r>
            <w:r w:rsidR="008A4D4C" w:rsidRPr="00560ED9">
              <w:rPr>
                <w:rFonts w:ascii="Arial" w:eastAsiaTheme="minorEastAsia" w:hAnsi="Arial" w:cs="Arial"/>
                <w:b/>
              </w:rPr>
              <w:t>por</w:t>
            </w:r>
            <w:r>
              <w:rPr>
                <w:rFonts w:ascii="Arial" w:eastAsiaTheme="minorEastAsia" w:hAnsi="Arial" w:cs="Arial"/>
                <w:b/>
              </w:rPr>
              <w:t xml:space="preserve"> </w:t>
            </w:r>
            <w:r w:rsidRPr="002F12BA">
              <w:rPr>
                <w:rFonts w:ascii="Arial" w:eastAsiaTheme="minorEastAsia" w:hAnsi="Arial" w:cs="Arial"/>
                <w:b/>
                <w:i/>
              </w:rPr>
              <w:t>f</w:t>
            </w:r>
            <w:r>
              <w:rPr>
                <w:rFonts w:ascii="Arial" w:eastAsiaTheme="minorEastAsia" w:hAnsi="Arial" w:cs="Arial"/>
                <w:b/>
              </w:rPr>
              <w:t xml:space="preserve"> </w:t>
            </w:r>
            <w:r w:rsidRPr="002F12BA">
              <w:rPr>
                <w:rFonts w:ascii="Arial" w:eastAsiaTheme="minorEastAsia" w:hAnsi="Arial" w:cs="Arial"/>
              </w:rPr>
              <w:t>o</w:t>
            </w:r>
            <w:r>
              <w:rPr>
                <w:rFonts w:ascii="Arial" w:eastAsiaTheme="minorEastAsia" w:hAnsi="Arial" w:cs="Arial"/>
                <w:b/>
              </w:rPr>
              <w:t xml:space="preserve"> </w:t>
            </w:r>
            <w:r w:rsidRPr="002F12BA">
              <w:rPr>
                <w:rFonts w:ascii="Arial" w:eastAsiaTheme="minorEastAsia" w:hAnsi="Arial" w:cs="Arial"/>
                <w:b/>
                <w:i/>
              </w:rPr>
              <w:t>f(x)</w:t>
            </w:r>
            <w:r w:rsidR="008A4D4C" w:rsidRPr="00560ED9">
              <w:rPr>
                <w:rFonts w:ascii="Arial" w:eastAsiaTheme="minorEastAsia" w:hAnsi="Arial" w:cs="Arial"/>
              </w:rPr>
              <w:t xml:space="preserve"> </w:t>
            </w:r>
            <w:r>
              <w:rPr>
                <w:rFonts w:ascii="Arial" w:eastAsiaTheme="minorEastAsia" w:hAnsi="Arial" w:cs="Arial"/>
              </w:rPr>
              <w:t xml:space="preserve">es el único elemento del conjunto B que está </w:t>
            </w:r>
            <w:r w:rsidR="008A4D4C" w:rsidRPr="00560ED9">
              <w:rPr>
                <w:rFonts w:ascii="Arial" w:eastAsiaTheme="minorEastAsia" w:hAnsi="Arial" w:cs="Arial"/>
              </w:rPr>
              <w:t>relacionado</w:t>
            </w:r>
            <w:r>
              <w:rPr>
                <w:rFonts w:ascii="Arial" w:eastAsiaTheme="minorEastAsia" w:hAnsi="Arial" w:cs="Arial"/>
              </w:rPr>
              <w:t xml:space="preserve"> con </w:t>
            </w:r>
            <w:r w:rsidRPr="002F12BA">
              <w:rPr>
                <w:rFonts w:ascii="Arial" w:eastAsiaTheme="minorEastAsia" w:hAnsi="Arial" w:cs="Arial"/>
                <w:i/>
              </w:rPr>
              <w:t>x</w:t>
            </w:r>
            <w:r>
              <w:rPr>
                <w:rFonts w:ascii="Arial" w:eastAsiaTheme="minorEastAsia" w:hAnsi="Arial" w:cs="Arial"/>
              </w:rPr>
              <w:t xml:space="preserve"> a través de la función </w:t>
            </w:r>
            <w:r w:rsidRPr="002F12BA">
              <w:rPr>
                <w:rFonts w:ascii="Arial" w:eastAsiaTheme="minorEastAsia" w:hAnsi="Arial" w:cs="Arial"/>
                <w:i/>
              </w:rPr>
              <w:t>f</w:t>
            </w:r>
            <w:r>
              <w:rPr>
                <w:rFonts w:ascii="Arial" w:eastAsiaTheme="minorEastAsia" w:hAnsi="Arial" w:cs="Arial"/>
              </w:rPr>
              <w:t>.</w:t>
            </w:r>
          </w:p>
          <w:p w14:paraId="30DD754B" w14:textId="77777777" w:rsidR="002F12BA" w:rsidRDefault="002F12BA" w:rsidP="002F12BA">
            <w:pPr>
              <w:tabs>
                <w:tab w:val="right" w:pos="8498"/>
              </w:tabs>
              <w:jc w:val="both"/>
              <w:rPr>
                <w:rFonts w:ascii="Arial" w:eastAsiaTheme="minorEastAsia" w:hAnsi="Arial" w:cs="Arial"/>
              </w:rPr>
            </w:pPr>
          </w:p>
          <w:p w14:paraId="0168EFB9" w14:textId="53593088" w:rsidR="002F12BA" w:rsidRPr="002F12BA" w:rsidRDefault="002F12BA" w:rsidP="00C5342D">
            <w:pPr>
              <w:tabs>
                <w:tab w:val="right" w:pos="8498"/>
              </w:tabs>
              <w:jc w:val="both"/>
              <w:rPr>
                <w:rFonts w:ascii="Arial" w:eastAsiaTheme="minorEastAsia" w:hAnsi="Arial" w:cs="Arial"/>
              </w:rPr>
            </w:pPr>
            <w:r>
              <w:rPr>
                <w:rFonts w:ascii="Arial" w:eastAsiaTheme="minorEastAsia" w:hAnsi="Arial" w:cs="Arial"/>
              </w:rPr>
              <w:t>Las</w:t>
            </w:r>
            <w:r w:rsidRPr="00560ED9">
              <w:rPr>
                <w:rFonts w:ascii="Arial" w:eastAsiaTheme="minorEastAsia" w:hAnsi="Arial" w:cs="Arial"/>
              </w:rPr>
              <w:t xml:space="preserve"> </w:t>
            </w:r>
            <w:r w:rsidRPr="00560ED9">
              <w:rPr>
                <w:rFonts w:ascii="Arial" w:eastAsiaTheme="minorEastAsia" w:hAnsi="Arial" w:cs="Arial"/>
                <w:b/>
              </w:rPr>
              <w:t>preimágen</w:t>
            </w:r>
            <w:r>
              <w:rPr>
                <w:rFonts w:ascii="Arial" w:eastAsiaTheme="minorEastAsia" w:hAnsi="Arial" w:cs="Arial"/>
                <w:b/>
              </w:rPr>
              <w:t>es</w:t>
            </w:r>
            <w:r w:rsidRPr="00560ED9">
              <w:rPr>
                <w:rFonts w:ascii="Arial" w:eastAsiaTheme="minorEastAsia" w:hAnsi="Arial" w:cs="Arial"/>
                <w:b/>
              </w:rPr>
              <w:t xml:space="preserve"> de</w:t>
            </w:r>
            <w:r>
              <w:rPr>
                <w:rFonts w:ascii="Arial" w:eastAsiaTheme="minorEastAsia" w:hAnsi="Arial" w:cs="Arial"/>
                <w:b/>
              </w:rPr>
              <w:t xml:space="preserve"> </w:t>
            </w:r>
            <w:r w:rsidRPr="002F12BA">
              <w:rPr>
                <w:rFonts w:ascii="Arial" w:eastAsiaTheme="minorEastAsia" w:hAnsi="Arial" w:cs="Arial"/>
                <w:b/>
                <w:i/>
              </w:rPr>
              <w:t>y</w:t>
            </w:r>
            <w:r>
              <w:rPr>
                <w:rFonts w:ascii="Arial" w:eastAsiaTheme="minorEastAsia" w:hAnsi="Arial" w:cs="Arial"/>
                <w:b/>
              </w:rPr>
              <w:t xml:space="preserve"> </w:t>
            </w:r>
            <w:r w:rsidRPr="00560ED9">
              <w:rPr>
                <w:rFonts w:ascii="Arial" w:eastAsiaTheme="minorEastAsia" w:hAnsi="Arial" w:cs="Arial"/>
                <w:b/>
              </w:rPr>
              <w:t>por</w:t>
            </w:r>
            <w:r>
              <w:rPr>
                <w:rFonts w:ascii="Arial" w:eastAsiaTheme="minorEastAsia" w:hAnsi="Arial" w:cs="Arial"/>
                <w:b/>
              </w:rPr>
              <w:t xml:space="preserve"> </w:t>
            </w:r>
            <w:r w:rsidRPr="002F12BA">
              <w:rPr>
                <w:rFonts w:ascii="Arial" w:eastAsiaTheme="minorEastAsia" w:hAnsi="Arial" w:cs="Arial"/>
                <w:b/>
                <w:i/>
              </w:rPr>
              <w:t>f</w:t>
            </w:r>
            <w:r>
              <w:rPr>
                <w:rFonts w:ascii="Arial" w:eastAsiaTheme="minorEastAsia" w:hAnsi="Arial" w:cs="Arial"/>
                <w:b/>
              </w:rPr>
              <w:t xml:space="preserve"> </w:t>
            </w:r>
            <w:r w:rsidRPr="002F12BA">
              <w:rPr>
                <w:rFonts w:ascii="Arial" w:eastAsiaTheme="minorEastAsia" w:hAnsi="Arial" w:cs="Arial"/>
              </w:rPr>
              <w:t>son</w:t>
            </w:r>
            <w:r>
              <w:rPr>
                <w:rFonts w:ascii="Arial" w:eastAsiaTheme="minorEastAsia" w:hAnsi="Arial" w:cs="Arial"/>
                <w:b/>
              </w:rPr>
              <w:t xml:space="preserve"> </w:t>
            </w:r>
            <w:r w:rsidRPr="00560ED9">
              <w:rPr>
                <w:rFonts w:ascii="Arial" w:eastAsiaTheme="minorEastAsia" w:hAnsi="Arial" w:cs="Arial"/>
              </w:rPr>
              <w:t xml:space="preserve">todos los elementos del dominio cuya imagen </w:t>
            </w:r>
            <w:r w:rsidR="00C5342D">
              <w:rPr>
                <w:rFonts w:ascii="Arial" w:eastAsiaTheme="minorEastAsia" w:hAnsi="Arial" w:cs="Arial"/>
              </w:rPr>
              <w:t>es</w:t>
            </w:r>
            <w:r>
              <w:rPr>
                <w:rFonts w:ascii="Arial" w:eastAsiaTheme="minorEastAsia" w:hAnsi="Arial" w:cs="Arial"/>
              </w:rPr>
              <w:t xml:space="preserve"> </w:t>
            </w:r>
            <w:r w:rsidRPr="002F12BA">
              <w:rPr>
                <w:rFonts w:ascii="Arial" w:eastAsiaTheme="minorEastAsia" w:hAnsi="Arial" w:cs="Arial"/>
                <w:i/>
              </w:rPr>
              <w:t>y</w:t>
            </w:r>
            <w:r>
              <w:rPr>
                <w:rFonts w:ascii="Arial" w:eastAsiaTheme="minorEastAsia" w:hAnsi="Arial" w:cs="Arial"/>
              </w:rPr>
              <w:t>.</w:t>
            </w:r>
          </w:p>
        </w:tc>
      </w:tr>
    </w:tbl>
    <w:p w14:paraId="0F96CDAA" w14:textId="0A97EEBF" w:rsidR="006C5E9C" w:rsidRPr="00560ED9" w:rsidRDefault="006C5E9C" w:rsidP="00C23F7C">
      <w:pPr>
        <w:tabs>
          <w:tab w:val="right" w:pos="8498"/>
        </w:tabs>
        <w:spacing w:after="0"/>
        <w:jc w:val="both"/>
        <w:rPr>
          <w:rFonts w:ascii="Arial" w:eastAsiaTheme="minorEastAsia" w:hAnsi="Arial" w:cs="Arial"/>
        </w:rPr>
      </w:pPr>
    </w:p>
    <w:p w14:paraId="783A44E0" w14:textId="7F0B2BAC" w:rsidR="008C3A5D" w:rsidRPr="00560ED9" w:rsidRDefault="00AD0176" w:rsidP="00C23F7C">
      <w:pPr>
        <w:tabs>
          <w:tab w:val="right" w:pos="8498"/>
        </w:tabs>
        <w:spacing w:after="0"/>
        <w:jc w:val="both"/>
        <w:rPr>
          <w:rFonts w:ascii="Arial" w:eastAsiaTheme="minorEastAsia" w:hAnsi="Arial" w:cs="Arial"/>
        </w:rPr>
      </w:pPr>
      <w:r w:rsidRPr="00560ED9">
        <w:rPr>
          <w:rFonts w:ascii="Arial" w:eastAsiaTheme="minorEastAsia" w:hAnsi="Arial" w:cs="Arial"/>
        </w:rPr>
        <w:t>En otras palabras,</w:t>
      </w:r>
      <w:r w:rsidR="007621F3">
        <w:rPr>
          <w:rFonts w:ascii="Arial" w:eastAsiaTheme="minorEastAsia" w:hAnsi="Arial" w:cs="Arial"/>
        </w:rPr>
        <w:t xml:space="preserve"> </w:t>
      </w:r>
      <w:r w:rsidRPr="00560ED9">
        <w:rPr>
          <w:rFonts w:ascii="Arial" w:eastAsiaTheme="minorEastAsia" w:hAnsi="Arial" w:cs="Arial"/>
        </w:rPr>
        <w:t>la afirmación</w:t>
      </w:r>
      <w:r w:rsidR="007621F3">
        <w:rPr>
          <w:rFonts w:ascii="Arial" w:eastAsiaTheme="minorEastAsia" w:hAnsi="Arial" w:cs="Arial"/>
        </w:rPr>
        <w:t xml:space="preserve"> </w:t>
      </w:r>
      <w:r w:rsidR="007621F3" w:rsidRPr="007621F3">
        <w:rPr>
          <w:rFonts w:ascii="Arial" w:eastAsiaTheme="minorEastAsia" w:hAnsi="Arial" w:cs="Arial"/>
          <w:i/>
        </w:rPr>
        <w:t xml:space="preserve">f(x) = </w:t>
      </w:r>
      <w:proofErr w:type="spellStart"/>
      <w:r w:rsidR="007621F3" w:rsidRPr="007621F3">
        <w:rPr>
          <w:rFonts w:ascii="Arial" w:eastAsiaTheme="minorEastAsia" w:hAnsi="Arial" w:cs="Arial"/>
          <w:i/>
        </w:rPr>
        <w:t>y</w:t>
      </w:r>
      <w:proofErr w:type="spellEnd"/>
      <w:r w:rsidR="00CF1259" w:rsidRPr="00560ED9">
        <w:rPr>
          <w:rFonts w:ascii="Arial" w:eastAsiaTheme="minorEastAsia" w:hAnsi="Arial" w:cs="Arial"/>
        </w:rPr>
        <w:t xml:space="preserve"> </w:t>
      </w:r>
      <w:r w:rsidRPr="00560ED9">
        <w:rPr>
          <w:rFonts w:ascii="Arial" w:eastAsiaTheme="minorEastAsia" w:hAnsi="Arial" w:cs="Arial"/>
        </w:rPr>
        <w:t xml:space="preserve">indica </w:t>
      </w:r>
      <w:r w:rsidR="00CF1259" w:rsidRPr="00560ED9">
        <w:rPr>
          <w:rFonts w:ascii="Arial" w:eastAsiaTheme="minorEastAsia" w:hAnsi="Arial" w:cs="Arial"/>
        </w:rPr>
        <w:t>que el valor de</w:t>
      </w:r>
      <w:r w:rsidR="007621F3">
        <w:rPr>
          <w:rFonts w:ascii="Arial" w:eastAsiaTheme="minorEastAsia" w:hAnsi="Arial" w:cs="Arial"/>
        </w:rPr>
        <w:t xml:space="preserve"> y </w:t>
      </w:r>
      <w:r w:rsidR="00CF1259" w:rsidRPr="00560ED9">
        <w:rPr>
          <w:rFonts w:ascii="Arial" w:eastAsiaTheme="minorEastAsia" w:hAnsi="Arial" w:cs="Arial"/>
          <w:b/>
        </w:rPr>
        <w:t xml:space="preserve">queda determinado </w:t>
      </w:r>
      <w:r w:rsidR="00CF1259" w:rsidRPr="00560ED9">
        <w:rPr>
          <w:rFonts w:ascii="Arial" w:eastAsiaTheme="minorEastAsia" w:hAnsi="Arial" w:cs="Arial"/>
        </w:rPr>
        <w:t>por el valor de</w:t>
      </w:r>
      <w:r w:rsidR="007621F3">
        <w:rPr>
          <w:rFonts w:ascii="Arial" w:eastAsiaTheme="minorEastAsia" w:hAnsi="Arial" w:cs="Arial"/>
        </w:rPr>
        <w:t xml:space="preserve"> </w:t>
      </w:r>
      <w:r w:rsidR="007621F3" w:rsidRPr="007621F3">
        <w:rPr>
          <w:rFonts w:ascii="Arial" w:eastAsiaTheme="minorEastAsia" w:hAnsi="Arial" w:cs="Arial"/>
          <w:i/>
        </w:rPr>
        <w:t>x</w:t>
      </w:r>
      <w:r w:rsidR="007621F3">
        <w:rPr>
          <w:rFonts w:ascii="Arial" w:eastAsiaTheme="minorEastAsia" w:hAnsi="Arial" w:cs="Arial"/>
        </w:rPr>
        <w:t>.</w:t>
      </w:r>
      <w:r w:rsidR="00CF1259" w:rsidRPr="00560ED9">
        <w:rPr>
          <w:rFonts w:ascii="Arial" w:eastAsiaTheme="minorEastAsia" w:hAnsi="Arial" w:cs="Arial"/>
        </w:rPr>
        <w:t xml:space="preserve"> </w:t>
      </w:r>
    </w:p>
    <w:p w14:paraId="78DF7B30" w14:textId="598D18DC" w:rsidR="00CF1259" w:rsidRDefault="002F12BA" w:rsidP="00962CCA">
      <w:pPr>
        <w:tabs>
          <w:tab w:val="right" w:pos="8498"/>
        </w:tabs>
        <w:spacing w:after="0"/>
        <w:jc w:val="both"/>
        <w:rPr>
          <w:rFonts w:ascii="Arial" w:eastAsiaTheme="minorEastAsia" w:hAnsi="Arial" w:cs="Arial"/>
        </w:rPr>
      </w:pPr>
      <w:r>
        <w:rPr>
          <w:rFonts w:ascii="Arial" w:eastAsiaTheme="minorEastAsia" w:hAnsi="Arial" w:cs="Arial"/>
        </w:rPr>
        <w:lastRenderedPageBreak/>
        <w:t xml:space="preserve">Por ejemplo: </w:t>
      </w:r>
    </w:p>
    <w:p w14:paraId="33A415D0" w14:textId="34082D13" w:rsidR="002F12BA" w:rsidRPr="00560ED9" w:rsidRDefault="00C5342D" w:rsidP="00962CCA">
      <w:pPr>
        <w:tabs>
          <w:tab w:val="right" w:pos="8498"/>
        </w:tabs>
        <w:spacing w:after="0"/>
        <w:jc w:val="both"/>
        <w:rPr>
          <w:rFonts w:ascii="Arial" w:eastAsiaTheme="minorEastAsia" w:hAnsi="Arial" w:cs="Arial"/>
        </w:rPr>
      </w:pPr>
      <w:r>
        <w:rPr>
          <w:rFonts w:ascii="Arial" w:eastAsiaTheme="minorEastAsia" w:hAnsi="Arial" w:cs="Arial"/>
        </w:rPr>
        <w:t>Sea la función f de A en B como se muestra en el diagrama sagital</w:t>
      </w:r>
    </w:p>
    <w:tbl>
      <w:tblPr>
        <w:tblStyle w:val="Tablaconcuadrcula"/>
        <w:tblW w:w="9054" w:type="dxa"/>
        <w:tblLayout w:type="fixed"/>
        <w:tblLook w:val="04A0" w:firstRow="1" w:lastRow="0" w:firstColumn="1" w:lastColumn="0" w:noHBand="0" w:noVBand="1"/>
      </w:tblPr>
      <w:tblGrid>
        <w:gridCol w:w="1384"/>
        <w:gridCol w:w="7670"/>
      </w:tblGrid>
      <w:tr w:rsidR="0028153C" w:rsidRPr="00560ED9" w14:paraId="33C87060" w14:textId="77777777" w:rsidTr="00EB04A8">
        <w:tc>
          <w:tcPr>
            <w:tcW w:w="9054" w:type="dxa"/>
            <w:gridSpan w:val="2"/>
            <w:shd w:val="clear" w:color="auto" w:fill="0D0D0D" w:themeFill="text1" w:themeFillTint="F2"/>
          </w:tcPr>
          <w:p w14:paraId="5756B0C6" w14:textId="37C85C6B" w:rsidR="0028153C" w:rsidRPr="00560ED9" w:rsidRDefault="00EB04A8" w:rsidP="0028153C">
            <w:pPr>
              <w:jc w:val="center"/>
              <w:rPr>
                <w:rFonts w:ascii="Arial" w:hAnsi="Arial" w:cs="Arial"/>
                <w:b/>
                <w:color w:val="FFFFFF" w:themeColor="background1"/>
              </w:rPr>
            </w:pPr>
            <w:r>
              <w:rPr>
                <w:rFonts w:ascii="Arial" w:hAnsi="Arial" w:cs="Arial"/>
                <w:b/>
                <w:color w:val="FFFFFF" w:themeColor="background1"/>
              </w:rPr>
              <w:t>I</w:t>
            </w:r>
            <w:r w:rsidR="0028153C" w:rsidRPr="00560ED9">
              <w:rPr>
                <w:rFonts w:ascii="Arial" w:hAnsi="Arial" w:cs="Arial"/>
                <w:b/>
                <w:color w:val="FFFFFF" w:themeColor="background1"/>
              </w:rPr>
              <w:t>magen (fotografía, gráfica o ilustración)</w:t>
            </w:r>
          </w:p>
        </w:tc>
      </w:tr>
      <w:tr w:rsidR="0028153C" w:rsidRPr="00560ED9" w14:paraId="5501E1D9" w14:textId="77777777" w:rsidTr="00EB04A8">
        <w:tc>
          <w:tcPr>
            <w:tcW w:w="1384" w:type="dxa"/>
          </w:tcPr>
          <w:p w14:paraId="2B8BE18D" w14:textId="77777777" w:rsidR="0028153C" w:rsidRPr="00560ED9" w:rsidRDefault="0028153C" w:rsidP="0028153C">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058AD6C" w14:textId="2B9418E5" w:rsidR="0028153C" w:rsidRPr="00560ED9" w:rsidRDefault="008E1CD6" w:rsidP="0028153C">
            <w:pPr>
              <w:rPr>
                <w:rFonts w:ascii="Arial" w:hAnsi="Arial" w:cs="Arial"/>
                <w:b/>
                <w:color w:val="000000"/>
                <w:sz w:val="18"/>
                <w:szCs w:val="18"/>
              </w:rPr>
            </w:pPr>
            <w:r>
              <w:rPr>
                <w:rFonts w:ascii="Arial" w:hAnsi="Arial" w:cs="Arial"/>
                <w:color w:val="000000"/>
              </w:rPr>
              <w:t>MA_11_02_IMG04</w:t>
            </w:r>
          </w:p>
        </w:tc>
      </w:tr>
      <w:tr w:rsidR="0028153C" w:rsidRPr="00560ED9" w14:paraId="27998D5D" w14:textId="77777777" w:rsidTr="00EB04A8">
        <w:tc>
          <w:tcPr>
            <w:tcW w:w="1384" w:type="dxa"/>
          </w:tcPr>
          <w:p w14:paraId="444224F6" w14:textId="77777777" w:rsidR="0028153C" w:rsidRPr="00560ED9" w:rsidRDefault="0028153C" w:rsidP="0028153C">
            <w:pPr>
              <w:rPr>
                <w:rFonts w:ascii="Arial" w:hAnsi="Arial" w:cs="Arial"/>
                <w:color w:val="000000"/>
              </w:rPr>
            </w:pPr>
            <w:r w:rsidRPr="00560ED9">
              <w:rPr>
                <w:rFonts w:ascii="Arial" w:hAnsi="Arial" w:cs="Arial"/>
                <w:b/>
                <w:color w:val="000000"/>
                <w:sz w:val="18"/>
                <w:szCs w:val="18"/>
              </w:rPr>
              <w:t>Descripción</w:t>
            </w:r>
          </w:p>
        </w:tc>
        <w:tc>
          <w:tcPr>
            <w:tcW w:w="7670" w:type="dxa"/>
          </w:tcPr>
          <w:p w14:paraId="3890D71F" w14:textId="72E14B8E" w:rsidR="0028153C" w:rsidRPr="007621F3" w:rsidRDefault="0028153C" w:rsidP="007621F3">
            <w:pPr>
              <w:rPr>
                <w:rFonts w:ascii="Arial" w:hAnsi="Arial" w:cs="Arial"/>
                <w:color w:val="000000"/>
              </w:rPr>
            </w:pPr>
            <w:r w:rsidRPr="00560ED9">
              <w:rPr>
                <w:rFonts w:ascii="Arial" w:hAnsi="Arial" w:cs="Arial"/>
                <w:color w:val="000000"/>
              </w:rPr>
              <w:t xml:space="preserve">Diagrama </w:t>
            </w:r>
            <w:r w:rsidR="00AC25A6">
              <w:rPr>
                <w:rFonts w:ascii="Arial" w:hAnsi="Arial" w:cs="Arial"/>
                <w:color w:val="000000"/>
              </w:rPr>
              <w:t>sa</w:t>
            </w:r>
            <w:r w:rsidRPr="00560ED9">
              <w:rPr>
                <w:rFonts w:ascii="Arial" w:hAnsi="Arial" w:cs="Arial"/>
                <w:color w:val="000000"/>
              </w:rPr>
              <w:t>gital de la</w:t>
            </w:r>
            <w:r w:rsidR="007621F3">
              <w:rPr>
                <w:rFonts w:ascii="Arial" w:hAnsi="Arial" w:cs="Arial"/>
                <w:color w:val="000000"/>
              </w:rPr>
              <w:t xml:space="preserve"> </w:t>
            </w:r>
            <w:r w:rsidR="008E1CD6">
              <w:rPr>
                <w:rFonts w:ascii="Arial" w:hAnsi="Arial" w:cs="Arial"/>
                <w:color w:val="000000"/>
              </w:rPr>
              <w:t>función</w:t>
            </w:r>
            <w:r w:rsidR="007621F3">
              <w:rPr>
                <w:rFonts w:ascii="Arial" w:hAnsi="Arial" w:cs="Arial"/>
                <w:color w:val="000000"/>
              </w:rPr>
              <w:t xml:space="preserve"> f  cambiar </w:t>
            </w:r>
            <w:r w:rsidR="00AC25A6" w:rsidRPr="00AC25A6">
              <w:rPr>
                <w:rFonts w:ascii="Arial" w:hAnsi="Arial" w:cs="Arial"/>
                <w:i/>
                <w:color w:val="000000"/>
              </w:rPr>
              <w:t>R</w:t>
            </w:r>
            <w:r w:rsidR="00AC25A6" w:rsidRPr="00AC25A6">
              <w:rPr>
                <w:rFonts w:ascii="Arial" w:hAnsi="Arial" w:cs="Arial"/>
                <w:i/>
                <w:color w:val="000000"/>
                <w:vertAlign w:val="subscript"/>
              </w:rPr>
              <w:t>5</w:t>
            </w:r>
            <w:r w:rsidR="007621F3">
              <w:rPr>
                <w:rFonts w:ascii="Arial" w:hAnsi="Arial" w:cs="Arial"/>
                <w:color w:val="000000"/>
              </w:rPr>
              <w:t xml:space="preserve"> por f</w:t>
            </w:r>
          </w:p>
        </w:tc>
      </w:tr>
      <w:tr w:rsidR="0028153C" w:rsidRPr="00560ED9" w14:paraId="27524BA4" w14:textId="77777777" w:rsidTr="00EB04A8">
        <w:tc>
          <w:tcPr>
            <w:tcW w:w="1384" w:type="dxa"/>
          </w:tcPr>
          <w:p w14:paraId="48D0FF1A" w14:textId="77777777" w:rsidR="0028153C" w:rsidRPr="00560ED9" w:rsidRDefault="0028153C" w:rsidP="0028153C">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4D76BE1" w14:textId="77777777" w:rsidR="0028153C" w:rsidRPr="00560ED9" w:rsidRDefault="0028153C" w:rsidP="0028153C">
            <w:pPr>
              <w:rPr>
                <w:rFonts w:ascii="Arial" w:hAnsi="Arial" w:cs="Arial"/>
                <w:color w:val="000000"/>
              </w:rPr>
            </w:pPr>
            <w:r w:rsidRPr="00560ED9">
              <w:rPr>
                <w:rFonts w:ascii="Arial" w:hAnsi="Arial" w:cs="Arial"/>
                <w:noProof/>
                <w:lang w:val="es-CO" w:eastAsia="es-CO"/>
              </w:rPr>
              <w:drawing>
                <wp:inline distT="0" distB="0" distL="0" distR="0" wp14:anchorId="7B040524" wp14:editId="6EC4A11A">
                  <wp:extent cx="1180468" cy="828675"/>
                  <wp:effectExtent l="0" t="0" r="635"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3245" cy="830624"/>
                          </a:xfrm>
                          <a:prstGeom prst="rect">
                            <a:avLst/>
                          </a:prstGeom>
                          <a:noFill/>
                          <a:ln>
                            <a:noFill/>
                          </a:ln>
                        </pic:spPr>
                      </pic:pic>
                    </a:graphicData>
                  </a:graphic>
                </wp:inline>
              </w:drawing>
            </w:r>
          </w:p>
        </w:tc>
      </w:tr>
      <w:tr w:rsidR="0028153C" w:rsidRPr="00560ED9" w14:paraId="5EAF029C" w14:textId="77777777" w:rsidTr="00EB04A8">
        <w:tc>
          <w:tcPr>
            <w:tcW w:w="1384" w:type="dxa"/>
          </w:tcPr>
          <w:p w14:paraId="1B2C8F33" w14:textId="77777777" w:rsidR="0028153C" w:rsidRPr="00560ED9" w:rsidRDefault="0028153C" w:rsidP="0028153C">
            <w:pPr>
              <w:rPr>
                <w:rFonts w:ascii="Arial" w:hAnsi="Arial" w:cs="Arial"/>
                <w:color w:val="000000"/>
              </w:rPr>
            </w:pPr>
            <w:r w:rsidRPr="00560ED9">
              <w:rPr>
                <w:rFonts w:ascii="Arial" w:hAnsi="Arial" w:cs="Arial"/>
                <w:b/>
                <w:color w:val="000000"/>
                <w:sz w:val="18"/>
                <w:szCs w:val="18"/>
              </w:rPr>
              <w:t>Pie de imagen</w:t>
            </w:r>
          </w:p>
        </w:tc>
        <w:tc>
          <w:tcPr>
            <w:tcW w:w="7670" w:type="dxa"/>
          </w:tcPr>
          <w:p w14:paraId="177E48FC" w14:textId="37C86DE8" w:rsidR="0028153C" w:rsidRPr="00DB6AEF" w:rsidRDefault="0037470E" w:rsidP="0028153C">
            <w:pPr>
              <w:tabs>
                <w:tab w:val="right" w:pos="8498"/>
              </w:tabs>
              <w:jc w:val="both"/>
              <w:rPr>
                <w:rFonts w:ascii="Arial" w:eastAsiaTheme="minorEastAsia" w:hAnsi="Arial" w:cs="Arial"/>
                <w:vertAlign w:val="subscript"/>
              </w:rPr>
            </w:pPr>
            <w:r w:rsidRPr="0037470E">
              <w:rPr>
                <w:rFonts w:ascii="Arial" w:eastAsiaTheme="minorEastAsia" w:hAnsi="Arial" w:cs="Arial"/>
                <w:i/>
              </w:rPr>
              <w:t>a</w:t>
            </w:r>
            <w:r>
              <w:rPr>
                <w:rFonts w:ascii="Arial" w:eastAsiaTheme="minorEastAsia" w:hAnsi="Arial" w:cs="Arial"/>
              </w:rPr>
              <w:t xml:space="preserve">, </w:t>
            </w:r>
            <w:r w:rsidRPr="0037470E">
              <w:rPr>
                <w:rFonts w:ascii="Arial" w:eastAsiaTheme="minorEastAsia" w:hAnsi="Arial" w:cs="Arial"/>
                <w:i/>
              </w:rPr>
              <w:t>b</w:t>
            </w:r>
            <w:r>
              <w:rPr>
                <w:rFonts w:ascii="Arial" w:eastAsiaTheme="minorEastAsia" w:hAnsi="Arial" w:cs="Arial"/>
              </w:rPr>
              <w:t xml:space="preserve"> y </w:t>
            </w:r>
            <w:r w:rsidRPr="0037470E">
              <w:rPr>
                <w:rFonts w:ascii="Arial" w:eastAsiaTheme="minorEastAsia" w:hAnsi="Arial" w:cs="Arial"/>
                <w:i/>
              </w:rPr>
              <w:t>c</w:t>
            </w:r>
            <w:r>
              <w:rPr>
                <w:rFonts w:ascii="Arial" w:eastAsiaTheme="minorEastAsia" w:hAnsi="Arial" w:cs="Arial"/>
              </w:rPr>
              <w:t xml:space="preserve"> son </w:t>
            </w:r>
            <w:proofErr w:type="spellStart"/>
            <w:r>
              <w:rPr>
                <w:rFonts w:ascii="Arial" w:eastAsiaTheme="minorEastAsia" w:hAnsi="Arial" w:cs="Arial"/>
              </w:rPr>
              <w:t>preim</w:t>
            </w:r>
            <w:proofErr w:type="spellEnd"/>
            <w:r>
              <w:rPr>
                <w:rFonts w:ascii="Arial" w:eastAsiaTheme="minorEastAsia" w:hAnsi="Arial" w:cs="Arial"/>
                <w:lang w:val="es-CO"/>
              </w:rPr>
              <w:t>á</w:t>
            </w:r>
            <w:r>
              <w:rPr>
                <w:rFonts w:ascii="Arial" w:eastAsiaTheme="minorEastAsia" w:hAnsi="Arial" w:cs="Arial"/>
              </w:rPr>
              <w:t xml:space="preserve">genes de </w:t>
            </w:r>
            <w:r w:rsidRPr="0037470E">
              <w:rPr>
                <w:rFonts w:ascii="Arial" w:eastAsiaTheme="minorEastAsia" w:hAnsi="Arial" w:cs="Arial"/>
                <w:i/>
              </w:rPr>
              <w:t>m</w:t>
            </w:r>
            <w:r>
              <w:rPr>
                <w:rFonts w:ascii="Arial" w:eastAsiaTheme="minorEastAsia" w:hAnsi="Arial" w:cs="Arial"/>
              </w:rPr>
              <w:t xml:space="preserve"> por</w:t>
            </w:r>
            <w:r w:rsidR="00DB6AEF">
              <w:rPr>
                <w:rFonts w:ascii="Arial" w:eastAsiaTheme="minorEastAsia" w:hAnsi="Arial" w:cs="Arial"/>
              </w:rPr>
              <w:t xml:space="preserve"> la función</w:t>
            </w:r>
            <w:r w:rsidR="00C5342D">
              <w:rPr>
                <w:rFonts w:ascii="Arial" w:eastAsiaTheme="minorEastAsia" w:hAnsi="Arial" w:cs="Arial"/>
              </w:rPr>
              <w:t xml:space="preserve"> f </w:t>
            </w:r>
          </w:p>
          <w:p w14:paraId="62C29A86" w14:textId="77777777" w:rsidR="0028153C" w:rsidRPr="00560ED9" w:rsidRDefault="0028153C" w:rsidP="0028153C">
            <w:pPr>
              <w:rPr>
                <w:rFonts w:ascii="Arial" w:hAnsi="Arial" w:cs="Arial"/>
                <w:color w:val="000000"/>
              </w:rPr>
            </w:pPr>
          </w:p>
        </w:tc>
      </w:tr>
    </w:tbl>
    <w:p w14:paraId="681351DC" w14:textId="77777777" w:rsidR="003C01EA" w:rsidRPr="00560ED9" w:rsidRDefault="003C01EA" w:rsidP="00962CCA">
      <w:pPr>
        <w:tabs>
          <w:tab w:val="right" w:pos="8498"/>
        </w:tabs>
        <w:spacing w:after="0"/>
        <w:jc w:val="both"/>
        <w:rPr>
          <w:rFonts w:ascii="Arial" w:eastAsiaTheme="minorEastAsia" w:hAnsi="Arial" w:cs="Arial"/>
        </w:rPr>
      </w:pPr>
    </w:p>
    <w:p w14:paraId="50D9204B" w14:textId="513EE7C0" w:rsidR="0084511A" w:rsidRDefault="00C5342D" w:rsidP="00962CCA">
      <w:pPr>
        <w:tabs>
          <w:tab w:val="right" w:pos="8498"/>
        </w:tabs>
        <w:spacing w:after="0"/>
        <w:jc w:val="both"/>
        <w:rPr>
          <w:rFonts w:ascii="Arial" w:eastAsiaTheme="minorEastAsia" w:hAnsi="Arial" w:cs="Arial"/>
        </w:rPr>
      </w:pPr>
      <w:proofErr w:type="gramStart"/>
      <w:r w:rsidRPr="00C5342D">
        <w:rPr>
          <w:rFonts w:ascii="Arial" w:eastAsiaTheme="minorEastAsia" w:hAnsi="Arial" w:cs="Arial"/>
          <w:i/>
        </w:rPr>
        <w:t>f</w:t>
      </w:r>
      <w:proofErr w:type="gramEnd"/>
      <w:r>
        <w:rPr>
          <w:rFonts w:ascii="Arial" w:eastAsiaTheme="minorEastAsia" w:hAnsi="Arial" w:cs="Arial"/>
        </w:rPr>
        <w:t xml:space="preserve"> </w:t>
      </w:r>
      <w:r w:rsidR="00B14453" w:rsidRPr="00560ED9">
        <w:rPr>
          <w:rFonts w:ascii="Arial" w:eastAsiaTheme="minorEastAsia" w:hAnsi="Arial" w:cs="Arial"/>
        </w:rPr>
        <w:t>es una función</w:t>
      </w:r>
      <w:r w:rsidR="0028153C" w:rsidRPr="00560ED9">
        <w:rPr>
          <w:rFonts w:ascii="Arial" w:eastAsiaTheme="minorEastAsia" w:hAnsi="Arial" w:cs="Arial"/>
        </w:rPr>
        <w:t xml:space="preserve"> con</w:t>
      </w:r>
      <w:r>
        <w:rPr>
          <w:rFonts w:ascii="Arial" w:eastAsiaTheme="minorEastAsia" w:hAnsi="Arial" w:cs="Arial"/>
        </w:rPr>
        <w:t xml:space="preserve"> </w:t>
      </w:r>
      <w:r w:rsidRPr="00C5342D">
        <w:rPr>
          <w:rFonts w:ascii="Arial" w:eastAsiaTheme="minorEastAsia" w:hAnsi="Arial" w:cs="Arial"/>
          <w:i/>
        </w:rPr>
        <w:t xml:space="preserve">Dom f = {a, b, c}, Rang f = {m} y </w:t>
      </w:r>
      <w:proofErr w:type="spellStart"/>
      <w:r w:rsidRPr="00C5342D">
        <w:rPr>
          <w:rFonts w:ascii="Arial" w:eastAsiaTheme="minorEastAsia" w:hAnsi="Arial" w:cs="Arial"/>
          <w:i/>
        </w:rPr>
        <w:t>Codm</w:t>
      </w:r>
      <w:proofErr w:type="spellEnd"/>
      <w:r w:rsidRPr="00C5342D">
        <w:rPr>
          <w:rFonts w:ascii="Arial" w:eastAsiaTheme="minorEastAsia" w:hAnsi="Arial" w:cs="Arial"/>
          <w:i/>
        </w:rPr>
        <w:t xml:space="preserve"> f = {m, n}</w:t>
      </w:r>
      <w:r>
        <w:rPr>
          <w:rFonts w:ascii="Arial" w:eastAsiaTheme="minorEastAsia" w:hAnsi="Arial" w:cs="Arial"/>
        </w:rPr>
        <w:t xml:space="preserve">. </w:t>
      </w:r>
      <w:r w:rsidR="0028153C" w:rsidRPr="00560ED9">
        <w:rPr>
          <w:rFonts w:ascii="Arial" w:eastAsiaTheme="minorEastAsia" w:hAnsi="Arial" w:cs="Arial"/>
        </w:rPr>
        <w:t>Además se tiene que:</w:t>
      </w:r>
    </w:p>
    <w:p w14:paraId="754D8471" w14:textId="39DEDF22" w:rsidR="00C5342D" w:rsidRPr="00C5342D" w:rsidRDefault="00C5342D" w:rsidP="00C5342D">
      <w:pPr>
        <w:tabs>
          <w:tab w:val="right" w:pos="8498"/>
        </w:tabs>
        <w:spacing w:after="0"/>
        <w:jc w:val="center"/>
        <w:rPr>
          <w:rFonts w:ascii="Arial" w:eastAsiaTheme="minorEastAsia" w:hAnsi="Arial" w:cs="Arial"/>
          <w:i/>
        </w:rPr>
      </w:pPr>
      <w:proofErr w:type="gramStart"/>
      <w:r w:rsidRPr="00C5342D">
        <w:rPr>
          <w:rFonts w:ascii="Arial" w:eastAsiaTheme="minorEastAsia" w:hAnsi="Arial" w:cs="Arial"/>
          <w:i/>
        </w:rPr>
        <w:t>f(</w:t>
      </w:r>
      <w:proofErr w:type="gramEnd"/>
      <w:r w:rsidRPr="00C5342D">
        <w:rPr>
          <w:rFonts w:ascii="Arial" w:eastAsiaTheme="minorEastAsia" w:hAnsi="Arial" w:cs="Arial"/>
          <w:i/>
        </w:rPr>
        <w:t>a) = m</w:t>
      </w:r>
    </w:p>
    <w:p w14:paraId="3622ED66" w14:textId="3E4038B8" w:rsidR="00C5342D" w:rsidRPr="00C5342D" w:rsidRDefault="00C5342D" w:rsidP="00C5342D">
      <w:pPr>
        <w:tabs>
          <w:tab w:val="right" w:pos="8498"/>
        </w:tabs>
        <w:spacing w:after="0"/>
        <w:jc w:val="center"/>
        <w:rPr>
          <w:rFonts w:ascii="Arial" w:eastAsiaTheme="minorEastAsia" w:hAnsi="Arial" w:cs="Arial"/>
          <w:i/>
        </w:rPr>
      </w:pPr>
      <w:proofErr w:type="gramStart"/>
      <w:r w:rsidRPr="00C5342D">
        <w:rPr>
          <w:rFonts w:ascii="Arial" w:eastAsiaTheme="minorEastAsia" w:hAnsi="Arial" w:cs="Arial"/>
          <w:i/>
        </w:rPr>
        <w:t>f(</w:t>
      </w:r>
      <w:proofErr w:type="gramEnd"/>
      <w:r w:rsidRPr="00C5342D">
        <w:rPr>
          <w:rFonts w:ascii="Arial" w:eastAsiaTheme="minorEastAsia" w:hAnsi="Arial" w:cs="Arial"/>
          <w:i/>
        </w:rPr>
        <w:t>b) = m</w:t>
      </w:r>
    </w:p>
    <w:p w14:paraId="74FA37EB" w14:textId="1F69D451" w:rsidR="00C5342D" w:rsidRPr="00C5342D" w:rsidRDefault="00C5342D" w:rsidP="00C5342D">
      <w:pPr>
        <w:tabs>
          <w:tab w:val="right" w:pos="8498"/>
        </w:tabs>
        <w:spacing w:after="0"/>
        <w:jc w:val="center"/>
        <w:rPr>
          <w:rFonts w:ascii="Arial" w:eastAsiaTheme="minorEastAsia" w:hAnsi="Arial" w:cs="Arial"/>
          <w:i/>
        </w:rPr>
      </w:pPr>
      <w:proofErr w:type="gramStart"/>
      <w:r w:rsidRPr="00C5342D">
        <w:rPr>
          <w:rFonts w:ascii="Arial" w:eastAsiaTheme="minorEastAsia" w:hAnsi="Arial" w:cs="Arial"/>
          <w:i/>
        </w:rPr>
        <w:t>f(</w:t>
      </w:r>
      <w:proofErr w:type="gramEnd"/>
      <w:r w:rsidRPr="00C5342D">
        <w:rPr>
          <w:rFonts w:ascii="Arial" w:eastAsiaTheme="minorEastAsia" w:hAnsi="Arial" w:cs="Arial"/>
          <w:i/>
        </w:rPr>
        <w:t>c) = m</w:t>
      </w:r>
    </w:p>
    <w:p w14:paraId="7512BAF1" w14:textId="09DBD0F6" w:rsidR="005421E4" w:rsidRPr="00560ED9" w:rsidRDefault="00C5342D" w:rsidP="00962CCA">
      <w:pPr>
        <w:tabs>
          <w:tab w:val="right" w:pos="8498"/>
        </w:tabs>
        <w:spacing w:after="0"/>
        <w:jc w:val="both"/>
        <w:rPr>
          <w:rFonts w:ascii="Arial" w:eastAsiaTheme="minorEastAsia" w:hAnsi="Arial" w:cs="Arial"/>
        </w:rPr>
      </w:pPr>
      <w:proofErr w:type="gramStart"/>
      <w:r>
        <w:rPr>
          <w:rFonts w:ascii="Arial" w:eastAsiaTheme="minorEastAsia" w:hAnsi="Arial" w:cs="Arial"/>
        </w:rPr>
        <w:t>y</w:t>
      </w:r>
      <w:proofErr w:type="gramEnd"/>
      <w:r>
        <w:rPr>
          <w:rFonts w:ascii="Arial" w:eastAsiaTheme="minorEastAsia" w:hAnsi="Arial" w:cs="Arial"/>
        </w:rPr>
        <w:t xml:space="preserve"> </w:t>
      </w:r>
      <w:r w:rsidRPr="00C5342D">
        <w:rPr>
          <w:rFonts w:ascii="Arial" w:eastAsiaTheme="minorEastAsia" w:hAnsi="Arial" w:cs="Arial"/>
          <w:i/>
        </w:rPr>
        <w:t>{a, b, c}</w:t>
      </w:r>
      <w:r>
        <w:rPr>
          <w:rFonts w:ascii="Arial" w:eastAsiaTheme="minorEastAsia" w:hAnsi="Arial" w:cs="Arial"/>
        </w:rPr>
        <w:t xml:space="preserve"> </w:t>
      </w:r>
      <w:r w:rsidR="00123597" w:rsidRPr="00560ED9">
        <w:rPr>
          <w:rFonts w:ascii="Arial" w:eastAsiaTheme="minorEastAsia" w:hAnsi="Arial" w:cs="Arial"/>
        </w:rPr>
        <w:t>es el conjunto de</w:t>
      </w:r>
      <w:r w:rsidR="005A5426" w:rsidRPr="00560ED9">
        <w:rPr>
          <w:rFonts w:ascii="Arial" w:eastAsiaTheme="minorEastAsia" w:hAnsi="Arial" w:cs="Arial"/>
        </w:rPr>
        <w:t xml:space="preserve"> </w:t>
      </w:r>
      <w:r w:rsidR="00C5799E" w:rsidRPr="00560ED9">
        <w:rPr>
          <w:rFonts w:ascii="Arial" w:eastAsiaTheme="minorEastAsia" w:hAnsi="Arial" w:cs="Arial"/>
        </w:rPr>
        <w:t xml:space="preserve">las </w:t>
      </w:r>
      <w:r w:rsidR="005A5426" w:rsidRPr="00560ED9">
        <w:rPr>
          <w:rFonts w:ascii="Arial" w:eastAsiaTheme="minorEastAsia" w:hAnsi="Arial" w:cs="Arial"/>
        </w:rPr>
        <w:t>preim</w:t>
      </w:r>
      <w:r w:rsidR="00123597" w:rsidRPr="00560ED9">
        <w:rPr>
          <w:rFonts w:ascii="Arial" w:eastAsiaTheme="minorEastAsia" w:hAnsi="Arial" w:cs="Arial"/>
        </w:rPr>
        <w:t>á</w:t>
      </w:r>
      <w:r w:rsidR="005A5426" w:rsidRPr="00560ED9">
        <w:rPr>
          <w:rFonts w:ascii="Arial" w:eastAsiaTheme="minorEastAsia" w:hAnsi="Arial" w:cs="Arial"/>
        </w:rPr>
        <w:t>genes de</w:t>
      </w:r>
      <w:r>
        <w:rPr>
          <w:rFonts w:ascii="Arial" w:eastAsiaTheme="minorEastAsia" w:hAnsi="Arial" w:cs="Arial"/>
        </w:rPr>
        <w:t xml:space="preserve"> </w:t>
      </w:r>
      <w:r w:rsidRPr="00C5342D">
        <w:rPr>
          <w:rFonts w:ascii="Arial" w:eastAsiaTheme="minorEastAsia" w:hAnsi="Arial" w:cs="Arial"/>
          <w:i/>
        </w:rPr>
        <w:t>m</w:t>
      </w:r>
      <w:r>
        <w:rPr>
          <w:rFonts w:ascii="Arial" w:eastAsiaTheme="minorEastAsia" w:hAnsi="Arial" w:cs="Arial"/>
        </w:rPr>
        <w:t>.</w:t>
      </w:r>
    </w:p>
    <w:p w14:paraId="0F907505" w14:textId="77777777" w:rsidR="00147107" w:rsidRPr="00560ED9" w:rsidRDefault="00147107" w:rsidP="00962CCA">
      <w:pPr>
        <w:tabs>
          <w:tab w:val="right" w:pos="8498"/>
        </w:tabs>
        <w:spacing w:after="0"/>
        <w:jc w:val="both"/>
        <w:rPr>
          <w:rFonts w:ascii="Arial" w:eastAsiaTheme="minorEastAsia" w:hAnsi="Arial" w:cs="Arial"/>
        </w:rPr>
      </w:pPr>
    </w:p>
    <w:p w14:paraId="44C80CCD" w14:textId="33014CB1" w:rsidR="005421E4" w:rsidRPr="00560ED9" w:rsidRDefault="00527CA7" w:rsidP="00962CCA">
      <w:pPr>
        <w:tabs>
          <w:tab w:val="right" w:pos="8498"/>
        </w:tabs>
        <w:spacing w:after="0"/>
        <w:jc w:val="both"/>
        <w:rPr>
          <w:rFonts w:ascii="Arial" w:hAnsi="Arial" w:cs="Arial"/>
          <w:b/>
        </w:rPr>
      </w:pPr>
      <w:r w:rsidRPr="00560ED9">
        <w:rPr>
          <w:rFonts w:ascii="Arial" w:hAnsi="Arial" w:cs="Arial"/>
          <w:highlight w:val="yellow"/>
        </w:rPr>
        <w:t xml:space="preserve"> </w:t>
      </w:r>
      <w:r w:rsidR="005421E4" w:rsidRPr="00560ED9">
        <w:rPr>
          <w:rFonts w:ascii="Arial" w:hAnsi="Arial" w:cs="Arial"/>
          <w:highlight w:val="yellow"/>
        </w:rPr>
        <w:t>[SECCIÓN 2]</w:t>
      </w:r>
      <w:r w:rsidR="0018752C">
        <w:rPr>
          <w:rFonts w:ascii="Arial" w:hAnsi="Arial" w:cs="Arial"/>
        </w:rPr>
        <w:t xml:space="preserve"> </w:t>
      </w:r>
      <w:r w:rsidR="005421E4" w:rsidRPr="00560ED9">
        <w:rPr>
          <w:rFonts w:ascii="Arial" w:hAnsi="Arial" w:cs="Arial"/>
          <w:b/>
        </w:rPr>
        <w:t xml:space="preserve">1.3 Funciones </w:t>
      </w:r>
      <w:r w:rsidR="0028153C" w:rsidRPr="00560ED9">
        <w:rPr>
          <w:rFonts w:ascii="Arial" w:hAnsi="Arial" w:cs="Arial"/>
          <w:b/>
        </w:rPr>
        <w:t xml:space="preserve">de </w:t>
      </w:r>
      <w:r w:rsidR="007C1DEE">
        <w:rPr>
          <w:rFonts w:ascii="Arial" w:hAnsi="Arial" w:cs="Arial"/>
          <w:b/>
        </w:rPr>
        <w:t>números reales</w:t>
      </w:r>
    </w:p>
    <w:p w14:paraId="4DE60021" w14:textId="4B692D71" w:rsidR="0028153C" w:rsidRPr="00560ED9" w:rsidRDefault="00BC077C" w:rsidP="00962CCA">
      <w:pPr>
        <w:tabs>
          <w:tab w:val="right" w:pos="8498"/>
        </w:tabs>
        <w:spacing w:after="0"/>
        <w:jc w:val="both"/>
        <w:rPr>
          <w:rFonts w:ascii="Arial" w:hAnsi="Arial" w:cs="Arial"/>
        </w:rPr>
      </w:pPr>
      <w:r w:rsidRPr="00560ED9">
        <w:rPr>
          <w:rFonts w:ascii="Arial" w:hAnsi="Arial" w:cs="Arial"/>
        </w:rPr>
        <w:t xml:space="preserve">En el estudio del cálculo se hace énfasis en las funciones de números reales, que se definen a continuación: </w:t>
      </w:r>
    </w:p>
    <w:tbl>
      <w:tblPr>
        <w:tblStyle w:val="Tablaconcuadrcula"/>
        <w:tblW w:w="0" w:type="auto"/>
        <w:tblLook w:val="04A0" w:firstRow="1" w:lastRow="0" w:firstColumn="1" w:lastColumn="0" w:noHBand="0" w:noVBand="1"/>
      </w:tblPr>
      <w:tblGrid>
        <w:gridCol w:w="2491"/>
        <w:gridCol w:w="6337"/>
      </w:tblGrid>
      <w:tr w:rsidR="0028153C" w:rsidRPr="00560ED9" w14:paraId="3E04054F" w14:textId="77777777" w:rsidTr="0028153C">
        <w:tc>
          <w:tcPr>
            <w:tcW w:w="8978" w:type="dxa"/>
            <w:gridSpan w:val="2"/>
            <w:shd w:val="clear" w:color="auto" w:fill="000000" w:themeFill="text1"/>
          </w:tcPr>
          <w:p w14:paraId="0FBF6EA2" w14:textId="77777777" w:rsidR="0028153C" w:rsidRPr="00560ED9" w:rsidRDefault="0028153C" w:rsidP="0028153C">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28153C" w:rsidRPr="00560ED9" w14:paraId="40B64604" w14:textId="77777777" w:rsidTr="0028153C">
        <w:tc>
          <w:tcPr>
            <w:tcW w:w="2518" w:type="dxa"/>
          </w:tcPr>
          <w:p w14:paraId="3B4C73FA" w14:textId="77777777" w:rsidR="0028153C" w:rsidRPr="00560ED9" w:rsidRDefault="0028153C" w:rsidP="0028153C">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F0A1436" w14:textId="093A19EB" w:rsidR="0028153C" w:rsidRPr="00560ED9" w:rsidRDefault="0028153C" w:rsidP="0028153C">
            <w:pPr>
              <w:rPr>
                <w:rFonts w:ascii="Arial" w:hAnsi="Arial" w:cs="Arial"/>
                <w:b/>
                <w:color w:val="000000"/>
                <w:sz w:val="24"/>
                <w:szCs w:val="24"/>
              </w:rPr>
            </w:pPr>
            <w:r w:rsidRPr="00560ED9">
              <w:rPr>
                <w:rFonts w:ascii="Arial" w:hAnsi="Arial" w:cs="Arial"/>
                <w:b/>
                <w:color w:val="000000"/>
                <w:sz w:val="24"/>
                <w:szCs w:val="24"/>
              </w:rPr>
              <w:t>Funciones de números reales</w:t>
            </w:r>
          </w:p>
        </w:tc>
      </w:tr>
      <w:tr w:rsidR="0028153C" w:rsidRPr="00560ED9" w14:paraId="57CFEBB2" w14:textId="77777777" w:rsidTr="0028153C">
        <w:tc>
          <w:tcPr>
            <w:tcW w:w="2518" w:type="dxa"/>
          </w:tcPr>
          <w:p w14:paraId="2BA8DE99" w14:textId="77777777" w:rsidR="0028153C" w:rsidRPr="00560ED9" w:rsidRDefault="0028153C" w:rsidP="0028153C">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08705094" w14:textId="16117AD4" w:rsidR="0028153C" w:rsidRPr="00560ED9" w:rsidRDefault="002D334B" w:rsidP="0098509E">
            <w:pPr>
              <w:tabs>
                <w:tab w:val="right" w:pos="8498"/>
              </w:tabs>
              <w:jc w:val="both"/>
              <w:rPr>
                <w:rFonts w:ascii="Arial" w:eastAsiaTheme="minorEastAsia" w:hAnsi="Arial" w:cs="Arial"/>
              </w:rPr>
            </w:pPr>
            <w:r w:rsidRPr="00560ED9">
              <w:rPr>
                <w:rFonts w:ascii="Arial" w:eastAsiaTheme="minorEastAsia" w:hAnsi="Arial" w:cs="Arial"/>
              </w:rPr>
              <w:t>Las funciones</w:t>
            </w:r>
            <w:r w:rsidR="0098509E">
              <w:rPr>
                <w:rFonts w:ascii="Arial" w:eastAsiaTheme="minorEastAsia" w:hAnsi="Arial" w:cs="Arial"/>
              </w:rPr>
              <w:t xml:space="preserve"> con</w:t>
            </w:r>
            <w:r w:rsidRPr="00560ED9">
              <w:rPr>
                <w:rFonts w:ascii="Arial" w:eastAsiaTheme="minorEastAsia" w:hAnsi="Arial" w:cs="Arial"/>
              </w:rPr>
              <w:t xml:space="preserve"> dominio y codominio en el conjunto de los números reales se denominan </w:t>
            </w:r>
            <w:r w:rsidRPr="00560ED9">
              <w:rPr>
                <w:rFonts w:ascii="Arial" w:eastAsiaTheme="minorEastAsia" w:hAnsi="Arial" w:cs="Arial"/>
                <w:b/>
              </w:rPr>
              <w:t>funciones de números reales</w:t>
            </w:r>
            <w:r w:rsidRPr="00560ED9">
              <w:rPr>
                <w:rFonts w:ascii="Arial" w:eastAsiaTheme="minorEastAsia" w:hAnsi="Arial" w:cs="Arial"/>
              </w:rPr>
              <w:t>.</w:t>
            </w:r>
          </w:p>
        </w:tc>
      </w:tr>
    </w:tbl>
    <w:p w14:paraId="60961807" w14:textId="77777777" w:rsidR="003D609C" w:rsidRPr="00560ED9" w:rsidRDefault="003D609C" w:rsidP="00962CCA">
      <w:pPr>
        <w:tabs>
          <w:tab w:val="right" w:pos="8498"/>
        </w:tabs>
        <w:spacing w:after="0"/>
        <w:jc w:val="both"/>
        <w:rPr>
          <w:rFonts w:ascii="Arial" w:eastAsiaTheme="minorEastAsia" w:hAnsi="Arial" w:cs="Arial"/>
        </w:rPr>
      </w:pPr>
    </w:p>
    <w:p w14:paraId="20600E6A" w14:textId="27749311" w:rsidR="0028153C" w:rsidRPr="0004673E" w:rsidRDefault="0028153C" w:rsidP="00C81151">
      <w:pPr>
        <w:tabs>
          <w:tab w:val="right" w:pos="8498"/>
        </w:tabs>
        <w:spacing w:after="0"/>
        <w:jc w:val="both"/>
        <w:rPr>
          <w:sz w:val="18"/>
          <w:szCs w:val="18"/>
        </w:rPr>
      </w:pPr>
      <w:r w:rsidRPr="00560ED9">
        <w:rPr>
          <w:rFonts w:ascii="Arial" w:hAnsi="Arial" w:cs="Arial"/>
        </w:rPr>
        <w:t>Por lo general</w:t>
      </w:r>
      <w:r w:rsidR="00A04325" w:rsidRPr="00560ED9">
        <w:rPr>
          <w:rFonts w:ascii="Arial" w:hAnsi="Arial" w:cs="Arial"/>
        </w:rPr>
        <w:t>,</w:t>
      </w:r>
      <w:r w:rsidRPr="00560ED9">
        <w:rPr>
          <w:rFonts w:ascii="Arial" w:hAnsi="Arial" w:cs="Arial"/>
        </w:rPr>
        <w:t xml:space="preserve"> las funciones de números reales se expresan </w:t>
      </w:r>
      <w:r w:rsidR="001B14C1">
        <w:rPr>
          <w:rFonts w:ascii="Arial" w:hAnsi="Arial" w:cs="Arial"/>
        </w:rPr>
        <w:t xml:space="preserve">en </w:t>
      </w:r>
      <w:r w:rsidR="00851764" w:rsidRPr="00560ED9">
        <w:rPr>
          <w:rFonts w:ascii="Arial" w:hAnsi="Arial" w:cs="Arial"/>
        </w:rPr>
        <w:t xml:space="preserve">forma </w:t>
      </w:r>
      <w:r w:rsidR="00A04325" w:rsidRPr="00560ED9">
        <w:rPr>
          <w:rFonts w:ascii="Arial" w:hAnsi="Arial" w:cs="Arial"/>
        </w:rPr>
        <w:t>gráfica</w:t>
      </w:r>
      <w:r w:rsidR="00851764" w:rsidRPr="00560ED9">
        <w:rPr>
          <w:rFonts w:ascii="Arial" w:hAnsi="Arial" w:cs="Arial"/>
        </w:rPr>
        <w:t xml:space="preserve"> o analítica</w:t>
      </w:r>
      <w:r w:rsidR="001B14C1">
        <w:rPr>
          <w:rFonts w:ascii="Arial" w:hAnsi="Arial" w:cs="Arial"/>
        </w:rPr>
        <w:t>. L</w:t>
      </w:r>
      <w:r w:rsidR="00851764" w:rsidRPr="00560ED9">
        <w:rPr>
          <w:rFonts w:ascii="Arial" w:hAnsi="Arial" w:cs="Arial"/>
        </w:rPr>
        <w:t>a</w:t>
      </w:r>
      <w:r w:rsidR="00A04325" w:rsidRPr="00560ED9">
        <w:rPr>
          <w:rFonts w:ascii="Arial" w:hAnsi="Arial" w:cs="Arial"/>
        </w:rPr>
        <w:t xml:space="preserve"> </w:t>
      </w:r>
      <w:r w:rsidR="00851764" w:rsidRPr="0004673E">
        <w:rPr>
          <w:rFonts w:ascii="Arial" w:hAnsi="Arial" w:cs="Arial"/>
        </w:rPr>
        <w:t>gr</w:t>
      </w:r>
      <w:r w:rsidR="00A04325" w:rsidRPr="0004673E">
        <w:rPr>
          <w:rFonts w:ascii="Arial" w:hAnsi="Arial" w:cs="Arial"/>
        </w:rPr>
        <w:t>á</w:t>
      </w:r>
      <w:r w:rsidR="00851764" w:rsidRPr="0004673E">
        <w:rPr>
          <w:rFonts w:ascii="Arial" w:hAnsi="Arial" w:cs="Arial"/>
        </w:rPr>
        <w:t>fica corresponde a su representación en el plano cartesiano y la forma analítica</w:t>
      </w:r>
      <w:r w:rsidR="0004673E" w:rsidRPr="0004673E">
        <w:rPr>
          <w:rFonts w:ascii="Arial" w:hAnsi="Arial" w:cs="Arial"/>
        </w:rPr>
        <w:t>,</w:t>
      </w:r>
      <w:r w:rsidR="00851764" w:rsidRPr="0004673E">
        <w:rPr>
          <w:rFonts w:ascii="Arial" w:hAnsi="Arial" w:cs="Arial"/>
        </w:rPr>
        <w:t xml:space="preserve"> </w:t>
      </w:r>
      <w:r w:rsidR="0037470E" w:rsidRPr="0004673E">
        <w:rPr>
          <w:rFonts w:ascii="Arial" w:hAnsi="Arial" w:cs="Arial"/>
        </w:rPr>
        <w:t xml:space="preserve">a la ecuación </w:t>
      </w:r>
      <w:r w:rsidR="00A04325" w:rsidRPr="0004673E">
        <w:rPr>
          <w:rFonts w:ascii="Arial" w:hAnsi="Arial" w:cs="Arial"/>
        </w:rPr>
        <w:t>que relaciona</w:t>
      </w:r>
      <w:r w:rsidR="0004673E" w:rsidRPr="0004673E">
        <w:rPr>
          <w:rFonts w:ascii="Arial" w:hAnsi="Arial" w:cs="Arial"/>
        </w:rPr>
        <w:t xml:space="preserve"> </w:t>
      </w:r>
      <w:r w:rsidR="0004673E" w:rsidRPr="0004673E">
        <w:rPr>
          <w:rStyle w:val="Refdecomentario"/>
          <w:rFonts w:ascii="Arial" w:hAnsi="Arial" w:cs="Arial"/>
          <w:sz w:val="24"/>
          <w:szCs w:val="24"/>
        </w:rPr>
        <w:t xml:space="preserve">cada uno de los elementos del dominio con sus imágenes por medio de una expresión matemática. </w:t>
      </w:r>
      <w:r w:rsidR="00A04325" w:rsidRPr="0004673E">
        <w:rPr>
          <w:rFonts w:ascii="Arial" w:hAnsi="Arial" w:cs="Arial"/>
        </w:rPr>
        <w:t>Las siguientes expresiones son ejemplos de la forma analítica de funciones de números</w:t>
      </w:r>
      <w:r w:rsidR="00A04325" w:rsidRPr="00560ED9">
        <w:rPr>
          <w:rFonts w:ascii="Arial" w:hAnsi="Arial" w:cs="Arial"/>
        </w:rPr>
        <w:t xml:space="preserve"> reales:</w:t>
      </w:r>
    </w:p>
    <w:p w14:paraId="7805452E" w14:textId="77777777" w:rsidR="00851764" w:rsidRDefault="00851764" w:rsidP="00C72847">
      <w:pPr>
        <w:tabs>
          <w:tab w:val="right" w:pos="8498"/>
        </w:tabs>
        <w:spacing w:after="0"/>
        <w:jc w:val="both"/>
        <w:rPr>
          <w:rFonts w:ascii="Arial" w:hAnsi="Arial" w:cs="Arial"/>
        </w:rPr>
      </w:pPr>
    </w:p>
    <w:p w14:paraId="101DCAB4" w14:textId="1F312178" w:rsidR="008B706E" w:rsidRPr="00560ED9" w:rsidRDefault="008B706E" w:rsidP="00C72847">
      <w:pPr>
        <w:tabs>
          <w:tab w:val="right" w:pos="8498"/>
        </w:tabs>
        <w:spacing w:after="0"/>
        <w:jc w:val="both"/>
        <w:rPr>
          <w:rFonts w:ascii="Arial" w:hAnsi="Arial" w:cs="Arial"/>
        </w:rPr>
      </w:pPr>
      <w:r>
        <w:rPr>
          <w:rFonts w:ascii="Arial" w:hAnsi="Arial" w:cs="Arial"/>
          <w:color w:val="000000"/>
        </w:rPr>
        <w:t>MA_11_02_IMG05</w:t>
      </w:r>
    </w:p>
    <w:p w14:paraId="457E12C1" w14:textId="5545C246" w:rsidR="00851764" w:rsidRPr="00560ED9" w:rsidRDefault="00851764" w:rsidP="00851764">
      <w:pPr>
        <w:tabs>
          <w:tab w:val="right" w:pos="8498"/>
        </w:tabs>
        <w:spacing w:after="0"/>
        <w:jc w:val="center"/>
        <w:rPr>
          <w:rFonts w:ascii="Arial"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=3x+4</m:t>
        </m:r>
      </m:oMath>
      <w:r w:rsidRPr="00560ED9">
        <w:rPr>
          <w:rFonts w:ascii="Arial" w:eastAsiaTheme="minorEastAsia" w:hAnsi="Arial" w:cs="Arial"/>
        </w:rPr>
        <w:t xml:space="preserve"> ,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 xml:space="preserve">= </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3</m:t>
                </m:r>
              </m:sup>
            </m:sSup>
            <m:r>
              <w:rPr>
                <w:rFonts w:ascii="Cambria Math" w:eastAsiaTheme="minorEastAsia" w:hAnsi="Cambria Math" w:cs="Arial"/>
              </w:rPr>
              <m:t xml:space="preserve">+2 </m:t>
            </m:r>
          </m:num>
          <m:den>
            <m:r>
              <w:rPr>
                <w:rFonts w:ascii="Cambria Math" w:eastAsiaTheme="minorEastAsia" w:hAnsi="Cambria Math" w:cs="Arial"/>
              </w:rPr>
              <m:t>x-4</m:t>
            </m:r>
          </m:den>
        </m:f>
        <m:r>
          <w:rPr>
            <w:rFonts w:ascii="Cambria Math" w:eastAsiaTheme="minorEastAsia" w:hAnsi="Cambria Math" w:cs="Arial"/>
          </w:rPr>
          <m:t xml:space="preserve">  </m:t>
        </m:r>
      </m:oMath>
      <w:r w:rsidRPr="00560ED9">
        <w:rPr>
          <w:rFonts w:ascii="Arial" w:eastAsiaTheme="minorEastAsia" w:hAnsi="Arial" w:cs="Arial"/>
        </w:rPr>
        <w:t xml:space="preserve">,   </w:t>
      </w:r>
      <m:oMath>
        <m:r>
          <w:rPr>
            <w:rFonts w:ascii="Cambria Math" w:eastAsiaTheme="minorEastAsia" w:hAnsi="Cambria Math" w:cs="Arial"/>
          </w:rPr>
          <m:t xml:space="preserve">  h</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sen</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cos</m:t>
            </m:r>
            <m:d>
              <m:dPr>
                <m:ctrlPr>
                  <w:rPr>
                    <w:rFonts w:ascii="Cambria Math" w:eastAsiaTheme="minorEastAsia" w:hAnsi="Cambria Math" w:cs="Arial"/>
                    <w:i/>
                  </w:rPr>
                </m:ctrlPr>
              </m:dPr>
              <m:e>
                <m:r>
                  <w:rPr>
                    <w:rFonts w:ascii="Cambria Math" w:eastAsiaTheme="minorEastAsia" w:hAnsi="Cambria Math" w:cs="Arial"/>
                  </w:rPr>
                  <m:t>3x</m:t>
                </m:r>
              </m:e>
            </m:d>
          </m:num>
          <m:den>
            <m:r>
              <w:rPr>
                <w:rFonts w:ascii="Cambria Math" w:eastAsiaTheme="minorEastAsia" w:hAnsi="Cambria Math" w:cs="Arial"/>
              </w:rPr>
              <m:t>x</m:t>
            </m:r>
          </m:den>
        </m:f>
      </m:oMath>
      <w:r w:rsidRPr="00560ED9">
        <w:rPr>
          <w:rFonts w:ascii="Arial" w:eastAsiaTheme="minorEastAsia" w:hAnsi="Arial" w:cs="Arial"/>
        </w:rPr>
        <w:t xml:space="preserve"> ,     </w:t>
      </w:r>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3</m:t>
                    </m:r>
                  </m:sup>
                </m:sSup>
                <m:r>
                  <w:rPr>
                    <w:rFonts w:ascii="Cambria Math" w:eastAsiaTheme="minorEastAsia" w:hAnsi="Cambria Math" w:cs="Arial"/>
                  </w:rPr>
                  <m:t>-4</m:t>
                </m:r>
              </m:e>
            </m:rad>
          </m:num>
          <m:den>
            <m:r>
              <w:rPr>
                <w:rFonts w:ascii="Cambria Math" w:eastAsiaTheme="minorEastAsia" w:hAnsi="Cambria Math" w:cs="Arial"/>
              </w:rPr>
              <m:t>x+1</m:t>
            </m:r>
          </m:den>
        </m:f>
        <m:r>
          <w:rPr>
            <w:rFonts w:ascii="Cambria Math" w:eastAsiaTheme="minorEastAsia" w:hAnsi="Cambria Math" w:cs="Arial"/>
          </w:rPr>
          <m:t>-2</m:t>
        </m:r>
      </m:oMath>
      <w:r w:rsidR="0004673E">
        <w:rPr>
          <w:rFonts w:ascii="Arial" w:eastAsiaTheme="minorEastAsia" w:hAnsi="Arial" w:cs="Arial"/>
        </w:rPr>
        <w:t>.</w:t>
      </w:r>
    </w:p>
    <w:p w14:paraId="2015C936" w14:textId="77777777" w:rsidR="0028153C" w:rsidRPr="00560ED9" w:rsidRDefault="0028153C" w:rsidP="00C72847">
      <w:pPr>
        <w:tabs>
          <w:tab w:val="right" w:pos="8498"/>
        </w:tabs>
        <w:spacing w:after="0"/>
        <w:jc w:val="both"/>
        <w:rPr>
          <w:rFonts w:ascii="Arial" w:hAnsi="Arial" w:cs="Arial"/>
        </w:rPr>
      </w:pPr>
    </w:p>
    <w:p w14:paraId="0FDEC6AD" w14:textId="67A4D42C" w:rsidR="00E24557" w:rsidRDefault="00851764" w:rsidP="00C72847">
      <w:pPr>
        <w:tabs>
          <w:tab w:val="right" w:pos="8498"/>
        </w:tabs>
        <w:spacing w:after="0"/>
        <w:jc w:val="both"/>
        <w:rPr>
          <w:rFonts w:ascii="Arial" w:eastAsiaTheme="minorEastAsia" w:hAnsi="Arial" w:cs="Arial"/>
        </w:rPr>
      </w:pPr>
      <w:r w:rsidRPr="00560ED9">
        <w:rPr>
          <w:rFonts w:ascii="Arial" w:hAnsi="Arial" w:cs="Arial"/>
        </w:rPr>
        <w:t>Sin embargo, n</w:t>
      </w:r>
      <w:r w:rsidR="00C72847" w:rsidRPr="00560ED9">
        <w:rPr>
          <w:rFonts w:ascii="Arial" w:hAnsi="Arial" w:cs="Arial"/>
        </w:rPr>
        <w:t xml:space="preserve">o siempre es posible encontrar una expresión </w:t>
      </w:r>
      <w:r w:rsidRPr="00560ED9">
        <w:rPr>
          <w:rFonts w:ascii="Arial" w:hAnsi="Arial" w:cs="Arial"/>
        </w:rPr>
        <w:t xml:space="preserve">analítica </w:t>
      </w:r>
      <w:r w:rsidR="005B0476">
        <w:rPr>
          <w:rFonts w:ascii="Arial" w:hAnsi="Arial" w:cs="Arial"/>
        </w:rPr>
        <w:t>o trazar</w:t>
      </w:r>
      <w:r w:rsidRPr="00560ED9">
        <w:rPr>
          <w:rFonts w:ascii="Arial" w:hAnsi="Arial" w:cs="Arial"/>
        </w:rPr>
        <w:t xml:space="preserve"> la </w:t>
      </w:r>
      <w:r w:rsidR="003245C9" w:rsidRPr="00560ED9">
        <w:rPr>
          <w:rFonts w:ascii="Arial" w:hAnsi="Arial" w:cs="Arial"/>
        </w:rPr>
        <w:t>gráfica</w:t>
      </w:r>
      <w:r w:rsidRPr="00560ED9">
        <w:rPr>
          <w:rFonts w:ascii="Arial" w:hAnsi="Arial" w:cs="Arial"/>
        </w:rPr>
        <w:t xml:space="preserve"> de</w:t>
      </w:r>
      <w:r w:rsidR="00C72847" w:rsidRPr="00560ED9">
        <w:rPr>
          <w:rFonts w:ascii="Arial" w:hAnsi="Arial" w:cs="Arial"/>
        </w:rPr>
        <w:t xml:space="preserve"> una función de números reales</w:t>
      </w:r>
      <w:r w:rsidR="005B0476">
        <w:rPr>
          <w:rFonts w:ascii="Arial" w:hAnsi="Arial" w:cs="Arial"/>
        </w:rPr>
        <w:t>. Po</w:t>
      </w:r>
      <w:r w:rsidR="00C72847" w:rsidRPr="00560ED9">
        <w:rPr>
          <w:rFonts w:ascii="Arial" w:hAnsi="Arial" w:cs="Arial"/>
        </w:rPr>
        <w:t>r ejemplo</w:t>
      </w:r>
      <w:r w:rsidR="003245C9" w:rsidRPr="00560ED9">
        <w:rPr>
          <w:rFonts w:ascii="Arial" w:hAnsi="Arial" w:cs="Arial"/>
        </w:rPr>
        <w:t>,</w:t>
      </w:r>
      <w:r w:rsidR="00E24557" w:rsidRPr="00560ED9">
        <w:rPr>
          <w:rFonts w:ascii="Arial" w:hAnsi="Arial" w:cs="Arial"/>
        </w:rPr>
        <w:t xml:space="preserve"> </w:t>
      </w:r>
      <w:r w:rsidR="003245C9" w:rsidRPr="00560ED9">
        <w:rPr>
          <w:rFonts w:ascii="Arial" w:hAnsi="Arial" w:cs="Arial"/>
        </w:rPr>
        <w:t>dada la</w:t>
      </w:r>
      <w:r w:rsidRPr="00560ED9">
        <w:rPr>
          <w:rFonts w:ascii="Arial" w:hAnsi="Arial" w:cs="Arial"/>
        </w:rPr>
        <w:t xml:space="preserve"> función</w:t>
      </w:r>
      <w:r w:rsidR="0079542B">
        <w:rPr>
          <w:rFonts w:ascii="Arial" w:hAnsi="Arial" w:cs="Arial"/>
        </w:rPr>
        <w:t xml:space="preserve"> </w:t>
      </w:r>
      <w:r w:rsidR="0079542B" w:rsidRPr="0079542B">
        <w:rPr>
          <w:rFonts w:ascii="Arial" w:hAnsi="Arial" w:cs="Arial"/>
          <w:i/>
        </w:rPr>
        <w:t>f</w:t>
      </w:r>
      <w:r w:rsidR="0079542B">
        <w:rPr>
          <w:rFonts w:ascii="Arial" w:hAnsi="Arial" w:cs="Arial"/>
        </w:rPr>
        <w:t xml:space="preserve"> </w:t>
      </w:r>
      <w:r w:rsidRPr="00560ED9">
        <w:rPr>
          <w:rFonts w:ascii="Arial" w:hAnsi="Arial" w:cs="Arial"/>
        </w:rPr>
        <w:t>que</w:t>
      </w:r>
      <w:r w:rsidR="003245C9" w:rsidRPr="00560ED9">
        <w:rPr>
          <w:rFonts w:ascii="Arial" w:hAnsi="Arial" w:cs="Arial"/>
        </w:rPr>
        <w:t xml:space="preserve"> relaciona a cada número </w:t>
      </w:r>
      <w:r w:rsidR="00C72847" w:rsidRPr="00560ED9">
        <w:rPr>
          <w:rFonts w:ascii="Arial" w:hAnsi="Arial" w:cs="Arial"/>
        </w:rPr>
        <w:t>real</w:t>
      </w:r>
      <w:r w:rsidR="0079542B">
        <w:rPr>
          <w:rFonts w:ascii="Arial" w:hAnsi="Arial" w:cs="Arial"/>
        </w:rPr>
        <w:t xml:space="preserve"> </w:t>
      </w:r>
      <w:r w:rsidR="0079542B" w:rsidRPr="0079542B">
        <w:rPr>
          <w:rFonts w:ascii="Arial" w:hAnsi="Arial" w:cs="Arial"/>
          <w:i/>
        </w:rPr>
        <w:t>x</w:t>
      </w:r>
      <w:r w:rsidR="00C72847" w:rsidRPr="00560ED9">
        <w:rPr>
          <w:rFonts w:ascii="Arial" w:eastAsiaTheme="minorEastAsia" w:hAnsi="Arial" w:cs="Arial"/>
        </w:rPr>
        <w:t xml:space="preserve"> </w:t>
      </w:r>
      <w:r w:rsidR="003245C9" w:rsidRPr="00560ED9">
        <w:rPr>
          <w:rFonts w:ascii="Arial" w:eastAsiaTheme="minorEastAsia" w:hAnsi="Arial" w:cs="Arial"/>
        </w:rPr>
        <w:t xml:space="preserve">con </w:t>
      </w:r>
      <w:r w:rsidR="00E24557" w:rsidRPr="00560ED9">
        <w:rPr>
          <w:rFonts w:ascii="Arial" w:eastAsiaTheme="minorEastAsia" w:hAnsi="Arial" w:cs="Arial"/>
        </w:rPr>
        <w:t>su imagen por</w:t>
      </w:r>
      <w:r w:rsidR="0079542B">
        <w:rPr>
          <w:rFonts w:ascii="Arial" w:eastAsiaTheme="minorEastAsia" w:hAnsi="Arial" w:cs="Arial"/>
        </w:rPr>
        <w:t xml:space="preserve"> </w:t>
      </w:r>
      <w:r w:rsidR="0079542B" w:rsidRPr="0079542B">
        <w:rPr>
          <w:rFonts w:ascii="Arial" w:eastAsiaTheme="minorEastAsia" w:hAnsi="Arial" w:cs="Arial"/>
          <w:i/>
        </w:rPr>
        <w:t>f</w:t>
      </w:r>
      <w:r w:rsidR="003245C9" w:rsidRPr="00560ED9">
        <w:rPr>
          <w:rFonts w:ascii="Arial" w:eastAsiaTheme="minorEastAsia" w:hAnsi="Arial" w:cs="Arial"/>
        </w:rPr>
        <w:t>, donde</w:t>
      </w:r>
      <w:r w:rsidR="0079542B">
        <w:rPr>
          <w:rFonts w:ascii="Arial" w:eastAsiaTheme="minorEastAsia" w:hAnsi="Arial" w:cs="Arial"/>
        </w:rPr>
        <w:t xml:space="preserve"> </w:t>
      </w:r>
      <w:r w:rsidR="0079542B" w:rsidRPr="0079542B">
        <w:rPr>
          <w:rFonts w:ascii="Arial" w:eastAsiaTheme="minorEastAsia" w:hAnsi="Arial" w:cs="Arial"/>
          <w:i/>
        </w:rPr>
        <w:t>f(x)</w:t>
      </w:r>
      <w:r w:rsidR="00E24557" w:rsidRPr="00560ED9">
        <w:rPr>
          <w:rFonts w:ascii="Arial" w:eastAsiaTheme="minorEastAsia" w:hAnsi="Arial" w:cs="Arial"/>
        </w:rPr>
        <w:t xml:space="preserve"> </w:t>
      </w:r>
      <w:r w:rsidR="00C72847" w:rsidRPr="00560ED9">
        <w:rPr>
          <w:rFonts w:ascii="Arial" w:eastAsiaTheme="minorEastAsia" w:hAnsi="Arial" w:cs="Arial"/>
        </w:rPr>
        <w:t>es la cantidad de cifras</w:t>
      </w:r>
      <w:r w:rsidR="00E24557" w:rsidRPr="00560ED9">
        <w:rPr>
          <w:rFonts w:ascii="Arial" w:eastAsiaTheme="minorEastAsia" w:hAnsi="Arial" w:cs="Arial"/>
        </w:rPr>
        <w:t xml:space="preserve"> periódicas</w:t>
      </w:r>
      <w:r w:rsidR="00C72847" w:rsidRPr="00560ED9">
        <w:rPr>
          <w:rFonts w:ascii="Arial" w:eastAsiaTheme="minorEastAsia" w:hAnsi="Arial" w:cs="Arial"/>
        </w:rPr>
        <w:t xml:space="preserve"> que tiene </w:t>
      </w:r>
      <w:r w:rsidR="003245C9" w:rsidRPr="00560ED9">
        <w:rPr>
          <w:rFonts w:ascii="Arial" w:eastAsiaTheme="minorEastAsia" w:hAnsi="Arial" w:cs="Arial"/>
        </w:rPr>
        <w:t>la</w:t>
      </w:r>
      <w:r w:rsidR="00C72847" w:rsidRPr="00560ED9">
        <w:rPr>
          <w:rFonts w:ascii="Arial" w:eastAsiaTheme="minorEastAsia" w:hAnsi="Arial" w:cs="Arial"/>
        </w:rPr>
        <w:t xml:space="preserve"> expansión decimal</w:t>
      </w:r>
      <w:r w:rsidR="003245C9" w:rsidRPr="00560ED9">
        <w:rPr>
          <w:rFonts w:ascii="Arial" w:eastAsiaTheme="minorEastAsia" w:hAnsi="Arial" w:cs="Arial"/>
        </w:rPr>
        <w:t xml:space="preserve"> de</w:t>
      </w:r>
      <w:r w:rsidR="0079542B">
        <w:rPr>
          <w:rFonts w:ascii="Arial" w:eastAsiaTheme="minorEastAsia" w:hAnsi="Arial" w:cs="Arial"/>
        </w:rPr>
        <w:t xml:space="preserve"> </w:t>
      </w:r>
      <w:r w:rsidR="0079542B" w:rsidRPr="0079542B">
        <w:rPr>
          <w:rFonts w:ascii="Arial" w:eastAsiaTheme="minorEastAsia" w:hAnsi="Arial" w:cs="Arial"/>
          <w:i/>
        </w:rPr>
        <w:t>x</w:t>
      </w:r>
      <w:r w:rsidR="00C72847" w:rsidRPr="00560ED9">
        <w:rPr>
          <w:rFonts w:ascii="Arial" w:eastAsiaTheme="minorEastAsia" w:hAnsi="Arial" w:cs="Arial"/>
        </w:rPr>
        <w:t xml:space="preserve">, </w:t>
      </w:r>
      <w:r w:rsidR="00E24557" w:rsidRPr="00560ED9">
        <w:rPr>
          <w:rFonts w:ascii="Arial" w:eastAsiaTheme="minorEastAsia" w:hAnsi="Arial" w:cs="Arial"/>
        </w:rPr>
        <w:t>se tiene que:</w:t>
      </w:r>
    </w:p>
    <w:p w14:paraId="0AAD1760" w14:textId="77777777" w:rsidR="008B706E" w:rsidRDefault="008B706E" w:rsidP="00C72847">
      <w:pPr>
        <w:tabs>
          <w:tab w:val="right" w:pos="8498"/>
        </w:tabs>
        <w:spacing w:after="0"/>
        <w:jc w:val="both"/>
        <w:rPr>
          <w:rFonts w:ascii="Arial" w:eastAsiaTheme="minorEastAsia" w:hAnsi="Arial" w:cs="Arial"/>
        </w:rPr>
      </w:pPr>
    </w:p>
    <w:p w14:paraId="078ADF35" w14:textId="6EFA70E2" w:rsidR="00C72847" w:rsidRPr="00560ED9" w:rsidRDefault="008B706E" w:rsidP="00962CCA">
      <w:pPr>
        <w:tabs>
          <w:tab w:val="right" w:pos="8498"/>
        </w:tabs>
        <w:spacing w:after="0"/>
        <w:jc w:val="both"/>
        <w:rPr>
          <w:rFonts w:ascii="Arial" w:eastAsiaTheme="minorEastAsia" w:hAnsi="Arial" w:cs="Arial"/>
        </w:rPr>
      </w:pPr>
      <w:r>
        <w:rPr>
          <w:rFonts w:ascii="Arial" w:hAnsi="Arial" w:cs="Arial"/>
          <w:color w:val="000000"/>
        </w:rPr>
        <w:t>MA_11_02_IMG06</w:t>
      </w:r>
    </w:p>
    <w:tbl>
      <w:tblPr>
        <w:tblStyle w:val="Tablaconcuadrcula"/>
        <w:tblW w:w="0" w:type="auto"/>
        <w:tblLook w:val="04A0" w:firstRow="1" w:lastRow="0" w:firstColumn="1" w:lastColumn="0" w:noHBand="0" w:noVBand="1"/>
      </w:tblPr>
      <w:tblGrid>
        <w:gridCol w:w="885"/>
        <w:gridCol w:w="885"/>
        <w:gridCol w:w="879"/>
        <w:gridCol w:w="913"/>
        <w:gridCol w:w="871"/>
        <w:gridCol w:w="871"/>
        <w:gridCol w:w="871"/>
        <w:gridCol w:w="897"/>
        <w:gridCol w:w="871"/>
        <w:gridCol w:w="885"/>
      </w:tblGrid>
      <w:tr w:rsidR="00E24557" w:rsidRPr="00560ED9" w14:paraId="6C465C95" w14:textId="77777777" w:rsidTr="00E24557">
        <w:tc>
          <w:tcPr>
            <w:tcW w:w="897" w:type="dxa"/>
          </w:tcPr>
          <w:p w14:paraId="61E367EB" w14:textId="27D44D0A"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x</m:t>
                </m:r>
              </m:oMath>
            </m:oMathPara>
          </w:p>
        </w:tc>
        <w:tc>
          <w:tcPr>
            <w:tcW w:w="897" w:type="dxa"/>
          </w:tcPr>
          <w:p w14:paraId="6C168CD8" w14:textId="632D889A"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oMath>
            </m:oMathPara>
          </w:p>
        </w:tc>
        <w:tc>
          <w:tcPr>
            <w:tcW w:w="898" w:type="dxa"/>
          </w:tcPr>
          <w:p w14:paraId="38261894" w14:textId="13B9651E"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c>
          <w:tcPr>
            <w:tcW w:w="898" w:type="dxa"/>
          </w:tcPr>
          <w:p w14:paraId="2889C500" w14:textId="50D5B5F7"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-0.2</m:t>
                </m:r>
                <m:acc>
                  <m:accPr>
                    <m:chr m:val="̅"/>
                    <m:ctrlPr>
                      <w:rPr>
                        <w:rFonts w:ascii="Cambria Math" w:eastAsiaTheme="minorEastAsia" w:hAnsi="Cambria Math" w:cs="Arial"/>
                        <w:i/>
                      </w:rPr>
                    </m:ctrlPr>
                  </m:accPr>
                  <m:e>
                    <m:r>
                      <w:rPr>
                        <w:rFonts w:ascii="Cambria Math" w:eastAsiaTheme="minorEastAsia" w:hAnsi="Cambria Math" w:cs="Arial"/>
                      </w:rPr>
                      <m:t>56</m:t>
                    </m:r>
                  </m:e>
                </m:acc>
              </m:oMath>
            </m:oMathPara>
          </w:p>
        </w:tc>
        <w:tc>
          <w:tcPr>
            <w:tcW w:w="898" w:type="dxa"/>
          </w:tcPr>
          <w:p w14:paraId="485765AB" w14:textId="31B2ABFC"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0</m:t>
                </m:r>
              </m:oMath>
            </m:oMathPara>
          </w:p>
        </w:tc>
        <w:tc>
          <w:tcPr>
            <w:tcW w:w="898" w:type="dxa"/>
          </w:tcPr>
          <w:p w14:paraId="5BE434B3" w14:textId="063A8382" w:rsidR="00E24557" w:rsidRPr="00560ED9" w:rsidRDefault="008E1CD6" w:rsidP="00962CCA">
            <w:pPr>
              <w:tabs>
                <w:tab w:val="right" w:pos="8498"/>
              </w:tabs>
              <w:jc w:val="both"/>
              <w:rPr>
                <w:rFonts w:ascii="Cambria Math" w:eastAsiaTheme="minorEastAsia" w:hAnsi="Cambria Math" w:cs="Arial" w:hint="eastAsia"/>
                <w:oMath/>
              </w:rPr>
            </w:pPr>
            <m:oMathPara>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7</m:t>
                    </m:r>
                  </m:den>
                </m:f>
              </m:oMath>
            </m:oMathPara>
          </w:p>
        </w:tc>
        <w:tc>
          <w:tcPr>
            <w:tcW w:w="898" w:type="dxa"/>
          </w:tcPr>
          <w:p w14:paraId="5CC6A03A" w14:textId="63C6D84B" w:rsidR="00E24557" w:rsidRPr="00560ED9" w:rsidRDefault="008E1CD6" w:rsidP="00962CCA">
            <w:pPr>
              <w:tabs>
                <w:tab w:val="right" w:pos="8498"/>
              </w:tabs>
              <w:jc w:val="both"/>
              <w:rPr>
                <w:rFonts w:ascii="Cambria Math" w:eastAsiaTheme="minorEastAsia" w:hAnsi="Cambria Math" w:cs="Arial" w:hint="eastAsia"/>
                <w:oMath/>
              </w:rPr>
            </w:pPr>
            <m:oMathPara>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oMath>
            </m:oMathPara>
          </w:p>
        </w:tc>
        <w:tc>
          <w:tcPr>
            <w:tcW w:w="898" w:type="dxa"/>
          </w:tcPr>
          <w:p w14:paraId="4AFDABCF" w14:textId="07DCA0A5"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1.3</m:t>
                </m:r>
                <m:acc>
                  <m:accPr>
                    <m:chr m:val="̅"/>
                    <m:ctrlPr>
                      <w:rPr>
                        <w:rFonts w:ascii="Cambria Math" w:eastAsiaTheme="minorEastAsia" w:hAnsi="Cambria Math" w:cs="Arial"/>
                        <w:i/>
                      </w:rPr>
                    </m:ctrlPr>
                  </m:accPr>
                  <m:e>
                    <m:r>
                      <w:rPr>
                        <w:rFonts w:ascii="Cambria Math" w:eastAsiaTheme="minorEastAsia" w:hAnsi="Cambria Math" w:cs="Arial"/>
                      </w:rPr>
                      <m:t>567</m:t>
                    </m:r>
                  </m:e>
                </m:acc>
              </m:oMath>
            </m:oMathPara>
          </w:p>
        </w:tc>
        <w:tc>
          <w:tcPr>
            <w:tcW w:w="898" w:type="dxa"/>
          </w:tcPr>
          <w:p w14:paraId="00B4FCC5" w14:textId="360B84BA"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e</m:t>
                </m:r>
              </m:oMath>
            </m:oMathPara>
          </w:p>
        </w:tc>
        <w:tc>
          <w:tcPr>
            <w:tcW w:w="898" w:type="dxa"/>
          </w:tcPr>
          <w:p w14:paraId="3A51B981" w14:textId="4FAA1932"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15.5</m:t>
                </m:r>
              </m:oMath>
            </m:oMathPara>
          </w:p>
        </w:tc>
      </w:tr>
      <w:tr w:rsidR="00E24557" w:rsidRPr="00560ED9" w14:paraId="7B719D2A" w14:textId="77777777" w:rsidTr="00E24557">
        <w:tc>
          <w:tcPr>
            <w:tcW w:w="897" w:type="dxa"/>
          </w:tcPr>
          <w:p w14:paraId="625AB9D0" w14:textId="19C260DD"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f(x)</m:t>
                </m:r>
              </m:oMath>
            </m:oMathPara>
          </w:p>
        </w:tc>
        <w:tc>
          <w:tcPr>
            <w:tcW w:w="897" w:type="dxa"/>
          </w:tcPr>
          <w:p w14:paraId="4D9739CD" w14:textId="26DBA344"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0</m:t>
                </m:r>
              </m:oMath>
            </m:oMathPara>
          </w:p>
        </w:tc>
        <w:tc>
          <w:tcPr>
            <w:tcW w:w="898" w:type="dxa"/>
          </w:tcPr>
          <w:p w14:paraId="3D915420" w14:textId="226A9E54"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c>
          <w:tcPr>
            <w:tcW w:w="898" w:type="dxa"/>
          </w:tcPr>
          <w:p w14:paraId="0B5523A0" w14:textId="55B950BC"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2</m:t>
                </m:r>
              </m:oMath>
            </m:oMathPara>
          </w:p>
        </w:tc>
        <w:tc>
          <w:tcPr>
            <w:tcW w:w="898" w:type="dxa"/>
          </w:tcPr>
          <w:p w14:paraId="5C4455FD" w14:textId="5DEE9413"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c>
          <w:tcPr>
            <w:tcW w:w="898" w:type="dxa"/>
          </w:tcPr>
          <w:p w14:paraId="44A3B2D6" w14:textId="17FB395D"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6</m:t>
                </m:r>
              </m:oMath>
            </m:oMathPara>
          </w:p>
        </w:tc>
        <w:tc>
          <w:tcPr>
            <w:tcW w:w="898" w:type="dxa"/>
          </w:tcPr>
          <w:p w14:paraId="5710931C" w14:textId="4027A786"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c>
          <w:tcPr>
            <w:tcW w:w="898" w:type="dxa"/>
          </w:tcPr>
          <w:p w14:paraId="31E86B12" w14:textId="180C12AA"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3</m:t>
                </m:r>
              </m:oMath>
            </m:oMathPara>
          </w:p>
        </w:tc>
        <w:tc>
          <w:tcPr>
            <w:tcW w:w="898" w:type="dxa"/>
          </w:tcPr>
          <w:p w14:paraId="3C605979" w14:textId="5BB6C6D9"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0</m:t>
                </m:r>
              </m:oMath>
            </m:oMathPara>
          </w:p>
        </w:tc>
        <w:tc>
          <w:tcPr>
            <w:tcW w:w="898" w:type="dxa"/>
          </w:tcPr>
          <w:p w14:paraId="575538D1" w14:textId="63287573"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r>
    </w:tbl>
    <w:p w14:paraId="70B4698A" w14:textId="77777777" w:rsidR="00E24557" w:rsidRDefault="00E24557" w:rsidP="00962CCA">
      <w:pPr>
        <w:tabs>
          <w:tab w:val="right" w:pos="8498"/>
        </w:tabs>
        <w:spacing w:after="0"/>
        <w:jc w:val="both"/>
        <w:rPr>
          <w:rFonts w:ascii="Arial" w:eastAsiaTheme="minorEastAsia" w:hAnsi="Arial" w:cs="Arial"/>
        </w:rPr>
      </w:pPr>
    </w:p>
    <w:p w14:paraId="610DFB77" w14:textId="5B12711D" w:rsidR="0079542B" w:rsidRPr="0079542B" w:rsidRDefault="0079542B" w:rsidP="0079542B">
      <w:pPr>
        <w:tabs>
          <w:tab w:val="right" w:pos="8498"/>
        </w:tabs>
        <w:spacing w:after="0"/>
        <w:jc w:val="center"/>
        <w:rPr>
          <w:rFonts w:ascii="Arial" w:eastAsiaTheme="minorEastAsia" w:hAnsi="Arial" w:cs="Arial"/>
          <w:i/>
        </w:rPr>
      </w:pPr>
      <w:r w:rsidRPr="0079542B">
        <w:rPr>
          <w:rFonts w:ascii="Arial" w:eastAsiaTheme="minorEastAsia" w:hAnsi="Arial" w:cs="Arial"/>
          <w:i/>
        </w:rPr>
        <w:lastRenderedPageBreak/>
        <w:t xml:space="preserve">Dom f = </w:t>
      </w:r>
      <w:r w:rsidRPr="0079542B">
        <w:rPr>
          <w:rFonts w:ascii="Cambria Math" w:eastAsiaTheme="minorEastAsia" w:hAnsi="Cambria Math" w:cs="Arial"/>
          <w:i/>
        </w:rPr>
        <w:t>ℝ</w:t>
      </w:r>
      <w:r w:rsidRPr="0079542B">
        <w:rPr>
          <w:rFonts w:ascii="Arial" w:eastAsiaTheme="minorEastAsia" w:hAnsi="Arial" w:cs="Arial"/>
          <w:i/>
        </w:rPr>
        <w:t xml:space="preserve">, </w:t>
      </w:r>
      <w:proofErr w:type="spellStart"/>
      <w:r w:rsidRPr="0079542B">
        <w:rPr>
          <w:rFonts w:ascii="Arial" w:eastAsiaTheme="minorEastAsia" w:hAnsi="Arial" w:cs="Arial"/>
          <w:i/>
        </w:rPr>
        <w:t>Codm</w:t>
      </w:r>
      <w:proofErr w:type="spellEnd"/>
      <w:r w:rsidRPr="0079542B">
        <w:rPr>
          <w:rFonts w:ascii="Arial" w:eastAsiaTheme="minorEastAsia" w:hAnsi="Arial" w:cs="Arial"/>
          <w:i/>
        </w:rPr>
        <w:t xml:space="preserve"> f = </w:t>
      </w:r>
      <w:r w:rsidRPr="0079542B">
        <w:rPr>
          <w:rFonts w:ascii="Cambria Math" w:eastAsiaTheme="minorEastAsia" w:hAnsi="Cambria Math" w:cs="Arial"/>
          <w:i/>
        </w:rPr>
        <w:t>ℝ</w:t>
      </w:r>
      <w:r w:rsidRPr="0079542B">
        <w:rPr>
          <w:rFonts w:ascii="Arial" w:eastAsiaTheme="minorEastAsia" w:hAnsi="Arial" w:cs="Arial"/>
          <w:i/>
        </w:rPr>
        <w:t xml:space="preserve"> y Rang f = </w:t>
      </w:r>
      <w:r w:rsidRPr="0079542B">
        <w:rPr>
          <w:rFonts w:ascii="Cambria Math" w:eastAsiaTheme="minorEastAsia" w:hAnsi="Cambria Math" w:cs="Arial"/>
          <w:i/>
        </w:rPr>
        <w:t xml:space="preserve">ℕ ∪ </w:t>
      </w:r>
      <w:r w:rsidRPr="0079542B">
        <w:rPr>
          <w:rFonts w:ascii="Arial" w:eastAsiaTheme="minorEastAsia" w:hAnsi="Arial" w:cs="Arial"/>
          <w:i/>
        </w:rPr>
        <w:t>{0}</w:t>
      </w:r>
    </w:p>
    <w:p w14:paraId="37CA257F" w14:textId="77777777" w:rsidR="00E24557" w:rsidRPr="00560ED9" w:rsidRDefault="00E24557" w:rsidP="00962CCA">
      <w:pPr>
        <w:tabs>
          <w:tab w:val="right" w:pos="8498"/>
        </w:tabs>
        <w:spacing w:after="0"/>
        <w:jc w:val="both"/>
        <w:rPr>
          <w:rFonts w:ascii="Arial" w:eastAsiaTheme="minorEastAsia" w:hAnsi="Arial" w:cs="Arial"/>
        </w:rPr>
      </w:pPr>
    </w:p>
    <w:p w14:paraId="496B1999" w14:textId="3B47DC4D" w:rsidR="00147107" w:rsidRPr="00560ED9" w:rsidRDefault="00FA3122" w:rsidP="00147107">
      <w:pPr>
        <w:tabs>
          <w:tab w:val="right" w:pos="8498"/>
        </w:tabs>
        <w:spacing w:after="0"/>
        <w:jc w:val="both"/>
        <w:rPr>
          <w:rFonts w:ascii="Arial" w:hAnsi="Arial" w:cs="Arial"/>
        </w:rPr>
      </w:pPr>
      <w:r w:rsidRPr="00560ED9">
        <w:rPr>
          <w:rFonts w:ascii="Arial" w:eastAsiaTheme="minorEastAsia" w:hAnsi="Arial" w:cs="Arial"/>
        </w:rPr>
        <w:t xml:space="preserve">En </w:t>
      </w:r>
      <w:r w:rsidR="00320D6F">
        <w:rPr>
          <w:rFonts w:ascii="Arial" w:eastAsiaTheme="minorEastAsia" w:hAnsi="Arial" w:cs="Arial"/>
        </w:rPr>
        <w:t xml:space="preserve">el caso de </w:t>
      </w:r>
      <w:r w:rsidR="00E24557" w:rsidRPr="00560ED9">
        <w:rPr>
          <w:rFonts w:ascii="Arial" w:eastAsiaTheme="minorEastAsia" w:hAnsi="Arial" w:cs="Arial"/>
        </w:rPr>
        <w:t xml:space="preserve">esta función no </w:t>
      </w:r>
      <w:r w:rsidRPr="00560ED9">
        <w:rPr>
          <w:rFonts w:ascii="Arial" w:eastAsiaTheme="minorEastAsia" w:hAnsi="Arial" w:cs="Arial"/>
        </w:rPr>
        <w:t>es posible determinar</w:t>
      </w:r>
      <w:r w:rsidR="00E24557" w:rsidRPr="00560ED9">
        <w:rPr>
          <w:rFonts w:ascii="Arial" w:eastAsiaTheme="minorEastAsia" w:hAnsi="Arial" w:cs="Arial"/>
        </w:rPr>
        <w:t xml:space="preserve"> una expresión analítica o</w:t>
      </w:r>
      <w:r w:rsidR="00320D6F">
        <w:rPr>
          <w:rFonts w:ascii="Arial" w:eastAsiaTheme="minorEastAsia" w:hAnsi="Arial" w:cs="Arial"/>
        </w:rPr>
        <w:t xml:space="preserve"> construir una</w:t>
      </w:r>
      <w:r w:rsidR="00E24557" w:rsidRPr="00560ED9">
        <w:rPr>
          <w:rFonts w:ascii="Arial" w:eastAsiaTheme="minorEastAsia" w:hAnsi="Arial" w:cs="Arial"/>
        </w:rPr>
        <w:t xml:space="preserve"> </w:t>
      </w:r>
      <w:r w:rsidRPr="00560ED9">
        <w:rPr>
          <w:rFonts w:ascii="Arial" w:eastAsiaTheme="minorEastAsia" w:hAnsi="Arial" w:cs="Arial"/>
        </w:rPr>
        <w:t>gráfica que la represente.</w:t>
      </w:r>
    </w:p>
    <w:p w14:paraId="2CC1EFC1" w14:textId="77777777" w:rsidR="00147107" w:rsidRPr="00560ED9" w:rsidRDefault="00147107" w:rsidP="00147107">
      <w:pPr>
        <w:spacing w:after="0"/>
        <w:jc w:val="both"/>
        <w:rPr>
          <w:rFonts w:ascii="Arial" w:hAnsi="Arial" w:cs="Arial"/>
        </w:rPr>
      </w:pPr>
    </w:p>
    <w:tbl>
      <w:tblPr>
        <w:tblStyle w:val="Tablaconcuadrcula"/>
        <w:tblW w:w="0" w:type="auto"/>
        <w:tblLook w:val="04A0" w:firstRow="1" w:lastRow="0" w:firstColumn="1" w:lastColumn="0" w:noHBand="0" w:noVBand="1"/>
      </w:tblPr>
      <w:tblGrid>
        <w:gridCol w:w="2467"/>
        <w:gridCol w:w="6361"/>
      </w:tblGrid>
      <w:tr w:rsidR="00147107" w:rsidRPr="00560ED9" w14:paraId="4D511176" w14:textId="77777777" w:rsidTr="0014710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178B8B" w14:textId="77777777" w:rsidR="00147107" w:rsidRPr="00560ED9" w:rsidRDefault="00147107" w:rsidP="00147107">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147107" w:rsidRPr="00560ED9" w14:paraId="5F2BC2D9"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BE06" w14:textId="77777777" w:rsidR="00147107" w:rsidRPr="00560ED9" w:rsidRDefault="00147107" w:rsidP="00147107">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1C412" w14:textId="5AFAC2BF" w:rsidR="00147107" w:rsidRPr="00560ED9" w:rsidRDefault="0079542B" w:rsidP="00147107">
            <w:pPr>
              <w:rPr>
                <w:rFonts w:ascii="Arial" w:hAnsi="Arial" w:cs="Arial"/>
                <w:b/>
                <w:color w:val="000000"/>
                <w:sz w:val="18"/>
                <w:szCs w:val="18"/>
              </w:rPr>
            </w:pPr>
            <w:r>
              <w:rPr>
                <w:rFonts w:ascii="Arial" w:hAnsi="Arial" w:cs="Arial"/>
                <w:color w:val="000000"/>
              </w:rPr>
              <w:t>MA_11_02_CO_REC6</w:t>
            </w:r>
            <w:r w:rsidR="00147107" w:rsidRPr="00560ED9">
              <w:rPr>
                <w:rFonts w:ascii="Arial" w:hAnsi="Arial" w:cs="Arial"/>
                <w:color w:val="000000"/>
              </w:rPr>
              <w:t>0</w:t>
            </w:r>
            <w:r>
              <w:rPr>
                <w:rFonts w:ascii="Arial" w:hAnsi="Arial" w:cs="Arial"/>
                <w:color w:val="000000"/>
              </w:rPr>
              <w:t>-30</w:t>
            </w:r>
          </w:p>
        </w:tc>
      </w:tr>
      <w:tr w:rsidR="00147107" w:rsidRPr="00560ED9" w14:paraId="691D1C2F"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EF6A5" w14:textId="77777777" w:rsidR="00147107" w:rsidRPr="00560ED9" w:rsidRDefault="00147107" w:rsidP="00147107">
            <w:pPr>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8DC6E" w14:textId="68E0DC80" w:rsidR="00147107" w:rsidRPr="00560ED9" w:rsidRDefault="00DE2DF4" w:rsidP="00DE2DF4">
            <w:pPr>
              <w:rPr>
                <w:rFonts w:ascii="Arial" w:hAnsi="Arial" w:cs="Arial"/>
                <w:color w:val="000000"/>
              </w:rPr>
            </w:pPr>
            <w:r w:rsidRPr="00DE2DF4">
              <w:rPr>
                <w:rFonts w:ascii="Arial" w:hAnsi="Arial" w:cs="Arial"/>
                <w:color w:val="000000"/>
                <w:sz w:val="24"/>
                <w:szCs w:val="24"/>
              </w:rPr>
              <w:t>Dominio y rango de funciones</w:t>
            </w:r>
            <w:r>
              <w:rPr>
                <w:rFonts w:ascii="Arial" w:hAnsi="Arial" w:cs="Arial"/>
                <w:color w:val="000000"/>
                <w:sz w:val="24"/>
                <w:szCs w:val="24"/>
              </w:rPr>
              <w:t xml:space="preserve"> </w:t>
            </w:r>
            <w:r w:rsidRPr="00DE2DF4">
              <w:rPr>
                <w:rFonts w:ascii="Arial" w:hAnsi="Arial" w:cs="Arial"/>
                <w:color w:val="000000"/>
                <w:sz w:val="24"/>
                <w:szCs w:val="24"/>
              </w:rPr>
              <w:t>con alguna restricción</w:t>
            </w:r>
          </w:p>
        </w:tc>
      </w:tr>
      <w:tr w:rsidR="00147107" w:rsidRPr="00560ED9" w14:paraId="21313308"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F2812" w14:textId="77777777" w:rsidR="00147107" w:rsidRPr="00560ED9" w:rsidRDefault="00147107" w:rsidP="00147107">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86AFC" w14:textId="77777777" w:rsidR="006361D4" w:rsidRPr="006361D4" w:rsidRDefault="006361D4" w:rsidP="006361D4">
            <w:pPr>
              <w:rPr>
                <w:rFonts w:ascii="Arial" w:hAnsi="Arial" w:cs="Arial"/>
                <w:sz w:val="24"/>
                <w:szCs w:val="24"/>
              </w:rPr>
            </w:pPr>
            <w:r w:rsidRPr="006361D4">
              <w:rPr>
                <w:rFonts w:ascii="Arial" w:hAnsi="Arial" w:cs="Arial"/>
                <w:color w:val="000000"/>
                <w:sz w:val="24"/>
                <w:szCs w:val="24"/>
              </w:rPr>
              <w:t>Interactivo en el que se presentan los procedimientos para determinar el dominio de funciones de números reales a partir de su expresión analítica</w:t>
            </w:r>
          </w:p>
          <w:p w14:paraId="5240F62E" w14:textId="5E798BD8" w:rsidR="00147107" w:rsidRPr="00560ED9" w:rsidRDefault="00147107" w:rsidP="00527CA7">
            <w:pPr>
              <w:rPr>
                <w:rFonts w:ascii="Arial" w:hAnsi="Arial" w:cs="Arial"/>
                <w:color w:val="000000"/>
              </w:rPr>
            </w:pPr>
          </w:p>
        </w:tc>
      </w:tr>
    </w:tbl>
    <w:p w14:paraId="46B3C4C3" w14:textId="77777777" w:rsidR="00147107" w:rsidRPr="00560ED9" w:rsidRDefault="00147107" w:rsidP="00147107">
      <w:pPr>
        <w:tabs>
          <w:tab w:val="right" w:pos="8498"/>
        </w:tabs>
        <w:spacing w:after="0"/>
        <w:jc w:val="both"/>
        <w:rPr>
          <w:rFonts w:ascii="Arial" w:eastAsiaTheme="minorEastAsia" w:hAnsi="Arial" w:cs="Arial"/>
        </w:rPr>
      </w:pPr>
    </w:p>
    <w:p w14:paraId="61BA5C5C" w14:textId="48CDEC19" w:rsidR="00147107" w:rsidRPr="00560ED9" w:rsidRDefault="00D179F6" w:rsidP="00073787">
      <w:pPr>
        <w:tabs>
          <w:tab w:val="right" w:pos="8498"/>
        </w:tabs>
        <w:spacing w:after="0"/>
        <w:jc w:val="both"/>
        <w:rPr>
          <w:rFonts w:ascii="Arial" w:hAnsi="Arial" w:cs="Arial"/>
          <w:b/>
        </w:rPr>
      </w:pPr>
      <w:r w:rsidRPr="00560ED9">
        <w:rPr>
          <w:rFonts w:ascii="Arial" w:hAnsi="Arial" w:cs="Arial"/>
          <w:highlight w:val="yellow"/>
        </w:rPr>
        <w:t xml:space="preserve"> </w:t>
      </w:r>
      <w:r w:rsidR="008C26A1" w:rsidRPr="00560ED9">
        <w:rPr>
          <w:rFonts w:ascii="Arial" w:hAnsi="Arial" w:cs="Arial"/>
          <w:highlight w:val="yellow"/>
        </w:rPr>
        <w:t>[SECCIÓN 2]</w:t>
      </w:r>
      <w:r w:rsidR="0018752C">
        <w:rPr>
          <w:rFonts w:ascii="Arial" w:hAnsi="Arial" w:cs="Arial"/>
        </w:rPr>
        <w:t xml:space="preserve"> </w:t>
      </w:r>
      <w:r w:rsidR="008C26A1" w:rsidRPr="00560ED9">
        <w:rPr>
          <w:rFonts w:ascii="Arial" w:hAnsi="Arial" w:cs="Arial"/>
          <w:b/>
        </w:rPr>
        <w:t xml:space="preserve">1.4 Consolidación </w:t>
      </w:r>
    </w:p>
    <w:p w14:paraId="2BDF986C" w14:textId="77777777" w:rsidR="002E49D7" w:rsidRPr="00560ED9" w:rsidRDefault="002E49D7" w:rsidP="002E49D7">
      <w:pPr>
        <w:spacing w:after="0"/>
        <w:rPr>
          <w:rFonts w:ascii="Arial" w:hAnsi="Arial" w:cs="Arial"/>
        </w:rPr>
      </w:pPr>
      <w:r w:rsidRPr="00560ED9">
        <w:rPr>
          <w:rFonts w:ascii="Arial" w:hAnsi="Arial" w:cs="Arial"/>
        </w:rPr>
        <w:t xml:space="preserve">Estas actividades te permitirán afianzar los conocimientos adquiridos en esta sección. </w:t>
      </w:r>
    </w:p>
    <w:p w14:paraId="457621C5" w14:textId="77777777" w:rsidR="00147107" w:rsidRPr="00560ED9" w:rsidRDefault="00147107" w:rsidP="00147107">
      <w:pPr>
        <w:spacing w:after="0"/>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147107" w:rsidRPr="00560ED9" w14:paraId="20B82A7A" w14:textId="77777777" w:rsidTr="00147107">
        <w:tc>
          <w:tcPr>
            <w:tcW w:w="9033" w:type="dxa"/>
            <w:gridSpan w:val="2"/>
            <w:shd w:val="clear" w:color="auto" w:fill="000000" w:themeFill="text1"/>
          </w:tcPr>
          <w:p w14:paraId="5FFA4F11" w14:textId="77777777" w:rsidR="00147107" w:rsidRPr="00560ED9" w:rsidRDefault="00147107" w:rsidP="00147107">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147107" w:rsidRPr="00560ED9" w14:paraId="1C11D7ED" w14:textId="77777777" w:rsidTr="00334D18">
        <w:tc>
          <w:tcPr>
            <w:tcW w:w="2518" w:type="dxa"/>
          </w:tcPr>
          <w:p w14:paraId="544241FE" w14:textId="77777777" w:rsidR="00147107" w:rsidRPr="00560ED9" w:rsidRDefault="00147107" w:rsidP="00147107">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shd w:val="clear" w:color="auto" w:fill="auto"/>
          </w:tcPr>
          <w:p w14:paraId="0CEA858B" w14:textId="0BBE37CD" w:rsidR="00147107" w:rsidRPr="00560ED9" w:rsidRDefault="00147107" w:rsidP="00147107">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1403F7">
              <w:rPr>
                <w:rFonts w:ascii="Arial" w:eastAsiaTheme="minorEastAsia" w:hAnsi="Arial" w:cs="Arial"/>
                <w:color w:val="000000"/>
                <w:sz w:val="24"/>
                <w:szCs w:val="24"/>
              </w:rPr>
              <w:t>70</w:t>
            </w:r>
          </w:p>
        </w:tc>
      </w:tr>
      <w:tr w:rsidR="00147107" w:rsidRPr="00560ED9" w14:paraId="27179DB4" w14:textId="77777777" w:rsidTr="00334D18">
        <w:tc>
          <w:tcPr>
            <w:tcW w:w="2518" w:type="dxa"/>
          </w:tcPr>
          <w:p w14:paraId="73955BF0" w14:textId="77777777" w:rsidR="00147107" w:rsidRPr="00560ED9" w:rsidRDefault="00147107" w:rsidP="00147107">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shd w:val="clear" w:color="auto" w:fill="auto"/>
          </w:tcPr>
          <w:p w14:paraId="61323F31" w14:textId="77777777" w:rsidR="006361D4" w:rsidRPr="006361D4" w:rsidRDefault="006361D4" w:rsidP="006361D4">
            <w:pPr>
              <w:rPr>
                <w:rFonts w:ascii="Arial" w:hAnsi="Arial" w:cs="Arial"/>
                <w:sz w:val="24"/>
                <w:szCs w:val="24"/>
              </w:rPr>
            </w:pPr>
            <w:r w:rsidRPr="00DE2DF4">
              <w:rPr>
                <w:rFonts w:ascii="Arial" w:hAnsi="Arial" w:cs="Arial"/>
                <w:color w:val="000000"/>
                <w:sz w:val="24"/>
                <w:szCs w:val="24"/>
              </w:rPr>
              <w:t>Refuerza tu aprendizaje: Dominio, rango, codominio, imágenes y preimágenes de funciones</w:t>
            </w:r>
          </w:p>
          <w:p w14:paraId="43F4F2E9" w14:textId="31CEAF92" w:rsidR="00147107" w:rsidRPr="00560ED9" w:rsidRDefault="00147107" w:rsidP="00320D6F">
            <w:pPr>
              <w:rPr>
                <w:rFonts w:ascii="Arial" w:eastAsiaTheme="minorEastAsia" w:hAnsi="Arial" w:cs="Arial"/>
                <w:color w:val="000000"/>
                <w:sz w:val="24"/>
                <w:szCs w:val="24"/>
              </w:rPr>
            </w:pPr>
          </w:p>
        </w:tc>
      </w:tr>
      <w:tr w:rsidR="00147107" w:rsidRPr="00560ED9" w14:paraId="5762569A" w14:textId="77777777" w:rsidTr="00334D18">
        <w:tc>
          <w:tcPr>
            <w:tcW w:w="2518" w:type="dxa"/>
          </w:tcPr>
          <w:p w14:paraId="5009B9B0" w14:textId="77777777" w:rsidR="00147107" w:rsidRPr="00560ED9" w:rsidRDefault="00147107" w:rsidP="00147107">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shd w:val="clear" w:color="auto" w:fill="auto"/>
          </w:tcPr>
          <w:p w14:paraId="5A989B02" w14:textId="77777777" w:rsidR="006361D4" w:rsidRPr="006361D4" w:rsidRDefault="006361D4" w:rsidP="006361D4">
            <w:pPr>
              <w:jc w:val="both"/>
              <w:rPr>
                <w:rFonts w:ascii="Arial" w:hAnsi="Arial" w:cs="Arial"/>
                <w:sz w:val="24"/>
                <w:szCs w:val="24"/>
              </w:rPr>
            </w:pPr>
            <w:r w:rsidRPr="006361D4">
              <w:rPr>
                <w:rFonts w:ascii="Arial" w:hAnsi="Arial" w:cs="Arial"/>
                <w:color w:val="000000"/>
                <w:sz w:val="24"/>
                <w:szCs w:val="24"/>
              </w:rPr>
              <w:t>Actividad en la que se refuerzan los conocimientos adquiridos acerca de los conceptos de dominio, rango, codominio, imágenes y preimágenes de funciones</w:t>
            </w:r>
          </w:p>
          <w:p w14:paraId="202570BA" w14:textId="5FAF1BC2" w:rsidR="00147107" w:rsidRPr="00560ED9" w:rsidRDefault="00147107" w:rsidP="006072F4">
            <w:pPr>
              <w:rPr>
                <w:rFonts w:ascii="Arial" w:eastAsiaTheme="minorEastAsia" w:hAnsi="Arial" w:cs="Arial"/>
                <w:color w:val="000000"/>
                <w:sz w:val="24"/>
                <w:szCs w:val="24"/>
              </w:rPr>
            </w:pPr>
          </w:p>
        </w:tc>
      </w:tr>
    </w:tbl>
    <w:p w14:paraId="427BA538" w14:textId="77777777" w:rsidR="00073787" w:rsidRPr="00560ED9" w:rsidRDefault="00073787" w:rsidP="00073787">
      <w:pPr>
        <w:spacing w:after="0"/>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073787" w:rsidRPr="00560ED9" w14:paraId="06E906FD" w14:textId="77777777" w:rsidTr="00073787">
        <w:tc>
          <w:tcPr>
            <w:tcW w:w="9033" w:type="dxa"/>
            <w:gridSpan w:val="2"/>
            <w:shd w:val="clear" w:color="auto" w:fill="000000" w:themeFill="text1"/>
          </w:tcPr>
          <w:p w14:paraId="4382AB0E" w14:textId="77777777" w:rsidR="00073787" w:rsidRPr="00560ED9" w:rsidRDefault="00073787" w:rsidP="00073787">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073787" w:rsidRPr="00560ED9" w14:paraId="0F8CFFA1" w14:textId="77777777" w:rsidTr="00073787">
        <w:tc>
          <w:tcPr>
            <w:tcW w:w="2518" w:type="dxa"/>
          </w:tcPr>
          <w:p w14:paraId="34BDD5A7" w14:textId="77777777" w:rsidR="00073787" w:rsidRPr="00560ED9" w:rsidRDefault="00073787" w:rsidP="00073787">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tcPr>
          <w:p w14:paraId="71BA34EB" w14:textId="4360611E" w:rsidR="00073787" w:rsidRPr="00560ED9" w:rsidRDefault="00073787" w:rsidP="00073787">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1403F7">
              <w:rPr>
                <w:rFonts w:ascii="Arial" w:eastAsiaTheme="minorEastAsia" w:hAnsi="Arial" w:cs="Arial"/>
                <w:color w:val="000000"/>
                <w:sz w:val="24"/>
                <w:szCs w:val="24"/>
              </w:rPr>
              <w:t>80</w:t>
            </w:r>
          </w:p>
        </w:tc>
      </w:tr>
      <w:tr w:rsidR="00073787" w:rsidRPr="00560ED9" w14:paraId="0DFE95A0" w14:textId="77777777" w:rsidTr="00073787">
        <w:tc>
          <w:tcPr>
            <w:tcW w:w="2518" w:type="dxa"/>
          </w:tcPr>
          <w:p w14:paraId="2F377877" w14:textId="77777777" w:rsidR="00073787" w:rsidRPr="00560ED9" w:rsidRDefault="00073787" w:rsidP="00073787">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tcPr>
          <w:p w14:paraId="7E1530D0" w14:textId="0898DFEC" w:rsidR="00073787" w:rsidRPr="006361D4" w:rsidRDefault="00753DB3" w:rsidP="006072F4">
            <w:pPr>
              <w:rPr>
                <w:rFonts w:ascii="Arial" w:eastAsiaTheme="minorEastAsia" w:hAnsi="Arial" w:cs="Arial"/>
                <w:color w:val="000000"/>
                <w:sz w:val="24"/>
                <w:szCs w:val="24"/>
              </w:rPr>
            </w:pPr>
            <w:r w:rsidRPr="006361D4">
              <w:rPr>
                <w:rFonts w:ascii="Arial" w:eastAsiaTheme="minorEastAsia" w:hAnsi="Arial" w:cs="Arial"/>
                <w:color w:val="000000"/>
                <w:sz w:val="24"/>
                <w:szCs w:val="24"/>
              </w:rPr>
              <w:t>Ref</w:t>
            </w:r>
            <w:r w:rsidR="00654AD4" w:rsidRPr="006361D4">
              <w:rPr>
                <w:rFonts w:ascii="Arial" w:eastAsiaTheme="minorEastAsia" w:hAnsi="Arial" w:cs="Arial"/>
                <w:color w:val="000000"/>
                <w:sz w:val="24"/>
                <w:szCs w:val="24"/>
              </w:rPr>
              <w:t xml:space="preserve">uerza tu aprendizaje: </w:t>
            </w:r>
            <w:r w:rsidR="006072F4" w:rsidRPr="006361D4">
              <w:rPr>
                <w:rFonts w:ascii="Arial" w:eastAsiaTheme="minorEastAsia" w:hAnsi="Arial" w:cs="Arial"/>
                <w:color w:val="000000"/>
                <w:sz w:val="24"/>
                <w:szCs w:val="24"/>
              </w:rPr>
              <w:t>do</w:t>
            </w:r>
            <w:r w:rsidRPr="006361D4">
              <w:rPr>
                <w:rFonts w:ascii="Arial" w:eastAsiaTheme="minorEastAsia" w:hAnsi="Arial" w:cs="Arial"/>
                <w:color w:val="000000"/>
                <w:sz w:val="24"/>
                <w:szCs w:val="24"/>
              </w:rPr>
              <w:t xml:space="preserve">minio de </w:t>
            </w:r>
            <w:r w:rsidR="00922BDB" w:rsidRPr="006361D4">
              <w:rPr>
                <w:rFonts w:ascii="Arial" w:eastAsiaTheme="minorEastAsia" w:hAnsi="Arial" w:cs="Arial"/>
                <w:color w:val="000000"/>
                <w:sz w:val="24"/>
                <w:szCs w:val="24"/>
              </w:rPr>
              <w:t>funciones de números reales</w:t>
            </w:r>
          </w:p>
        </w:tc>
      </w:tr>
      <w:tr w:rsidR="00073787" w:rsidRPr="00560ED9" w14:paraId="78381FB0" w14:textId="77777777" w:rsidTr="00073787">
        <w:tc>
          <w:tcPr>
            <w:tcW w:w="2518" w:type="dxa"/>
          </w:tcPr>
          <w:p w14:paraId="7ABECA8D" w14:textId="77777777" w:rsidR="00073787" w:rsidRPr="00560ED9" w:rsidRDefault="00073787" w:rsidP="00073787">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tcPr>
          <w:p w14:paraId="402A492B" w14:textId="77777777" w:rsidR="006361D4" w:rsidRPr="006361D4" w:rsidRDefault="006361D4" w:rsidP="006361D4">
            <w:pPr>
              <w:rPr>
                <w:rFonts w:ascii="Arial" w:hAnsi="Arial" w:cs="Arial"/>
                <w:sz w:val="24"/>
                <w:szCs w:val="24"/>
              </w:rPr>
            </w:pPr>
            <w:r w:rsidRPr="006361D4">
              <w:rPr>
                <w:rFonts w:ascii="Arial" w:hAnsi="Arial" w:cs="Arial"/>
                <w:color w:val="000000"/>
                <w:sz w:val="24"/>
                <w:szCs w:val="24"/>
              </w:rPr>
              <w:t>Actividad en la que se practican los procedimientos para determinar el dominio de funciones de números reales</w:t>
            </w:r>
          </w:p>
          <w:p w14:paraId="046D829B" w14:textId="77FD015D" w:rsidR="00073787" w:rsidRPr="006361D4" w:rsidRDefault="00073787" w:rsidP="009E588C">
            <w:pPr>
              <w:rPr>
                <w:rFonts w:ascii="Arial" w:eastAsiaTheme="minorEastAsia" w:hAnsi="Arial" w:cs="Arial"/>
                <w:color w:val="000000"/>
                <w:sz w:val="24"/>
                <w:szCs w:val="24"/>
              </w:rPr>
            </w:pPr>
          </w:p>
        </w:tc>
      </w:tr>
    </w:tbl>
    <w:p w14:paraId="5BE0CE1F" w14:textId="77777777" w:rsidR="001403F7" w:rsidRDefault="001403F7" w:rsidP="00962CCA">
      <w:pPr>
        <w:tabs>
          <w:tab w:val="right" w:pos="8498"/>
        </w:tabs>
        <w:spacing w:after="0"/>
        <w:jc w:val="both"/>
        <w:rPr>
          <w:rFonts w:ascii="Arial" w:hAnsi="Arial" w:cs="Arial"/>
          <w:highlight w:val="yellow"/>
        </w:rPr>
      </w:pPr>
    </w:p>
    <w:p w14:paraId="2D0C379D" w14:textId="4D9157C4" w:rsidR="005421E4" w:rsidRPr="00560ED9" w:rsidRDefault="005421E4" w:rsidP="00962CCA">
      <w:pPr>
        <w:tabs>
          <w:tab w:val="right" w:pos="8498"/>
        </w:tabs>
        <w:spacing w:after="0"/>
        <w:jc w:val="both"/>
        <w:rPr>
          <w:rFonts w:ascii="Arial" w:hAnsi="Arial" w:cs="Arial"/>
          <w:b/>
        </w:rPr>
      </w:pPr>
      <w:r w:rsidRPr="00560ED9">
        <w:rPr>
          <w:rFonts w:ascii="Arial" w:hAnsi="Arial" w:cs="Arial"/>
          <w:highlight w:val="yellow"/>
        </w:rPr>
        <w:t>[SECCIÓN 1]</w:t>
      </w:r>
      <w:r w:rsidR="00F96BB5">
        <w:rPr>
          <w:rFonts w:ascii="Arial" w:hAnsi="Arial" w:cs="Arial"/>
        </w:rPr>
        <w:t xml:space="preserve"> </w:t>
      </w:r>
      <w:r w:rsidRPr="00560ED9">
        <w:rPr>
          <w:rFonts w:ascii="Arial" w:hAnsi="Arial" w:cs="Arial"/>
          <w:b/>
        </w:rPr>
        <w:t xml:space="preserve">2 </w:t>
      </w:r>
      <w:r w:rsidR="002E49D7" w:rsidRPr="00560ED9">
        <w:rPr>
          <w:rFonts w:ascii="Arial" w:hAnsi="Arial" w:cs="Arial"/>
          <w:b/>
        </w:rPr>
        <w:t>P</w:t>
      </w:r>
      <w:r w:rsidRPr="00560ED9">
        <w:rPr>
          <w:rFonts w:ascii="Arial" w:hAnsi="Arial" w:cs="Arial"/>
          <w:b/>
        </w:rPr>
        <w:t>ropiedades de las funciones</w:t>
      </w:r>
    </w:p>
    <w:p w14:paraId="51AC8F2D" w14:textId="77777777" w:rsidR="005421E4" w:rsidRPr="00560ED9" w:rsidRDefault="005421E4" w:rsidP="00962CCA">
      <w:pPr>
        <w:tabs>
          <w:tab w:val="right" w:pos="8498"/>
        </w:tabs>
        <w:spacing w:after="0"/>
        <w:jc w:val="both"/>
        <w:rPr>
          <w:rFonts w:ascii="Arial" w:hAnsi="Arial" w:cs="Arial"/>
          <w:b/>
        </w:rPr>
      </w:pPr>
    </w:p>
    <w:p w14:paraId="1AFC3223" w14:textId="43F7AFF9" w:rsidR="00482567" w:rsidRPr="00560ED9" w:rsidRDefault="00266165" w:rsidP="00962CCA">
      <w:pPr>
        <w:tabs>
          <w:tab w:val="right" w:pos="8498"/>
        </w:tabs>
        <w:spacing w:after="0"/>
        <w:jc w:val="both"/>
        <w:rPr>
          <w:rFonts w:ascii="Arial" w:hAnsi="Arial" w:cs="Arial"/>
        </w:rPr>
      </w:pPr>
      <w:r w:rsidRPr="00560ED9">
        <w:rPr>
          <w:rFonts w:ascii="Arial" w:hAnsi="Arial" w:cs="Arial"/>
        </w:rPr>
        <w:t>P</w:t>
      </w:r>
      <w:r w:rsidR="006E43DE">
        <w:rPr>
          <w:rFonts w:ascii="Arial" w:hAnsi="Arial" w:cs="Arial"/>
        </w:rPr>
        <w:t>ara profundizar el estudio de</w:t>
      </w:r>
      <w:r w:rsidRPr="00560ED9">
        <w:rPr>
          <w:rFonts w:ascii="Arial" w:hAnsi="Arial" w:cs="Arial"/>
        </w:rPr>
        <w:t xml:space="preserve"> las funciones</w:t>
      </w:r>
      <w:r w:rsidR="006E43DE">
        <w:rPr>
          <w:rFonts w:ascii="Arial" w:hAnsi="Arial" w:cs="Arial"/>
        </w:rPr>
        <w:t>,</w:t>
      </w:r>
      <w:r w:rsidRPr="00560ED9">
        <w:rPr>
          <w:rFonts w:ascii="Arial" w:hAnsi="Arial" w:cs="Arial"/>
        </w:rPr>
        <w:t xml:space="preserve"> es necesario explorar </w:t>
      </w:r>
      <w:r w:rsidR="005B6F22" w:rsidRPr="00560ED9">
        <w:rPr>
          <w:rFonts w:ascii="Arial" w:hAnsi="Arial" w:cs="Arial"/>
        </w:rPr>
        <w:t>ciertas características</w:t>
      </w:r>
      <w:r w:rsidRPr="00560ED9">
        <w:rPr>
          <w:rFonts w:ascii="Arial" w:hAnsi="Arial" w:cs="Arial"/>
        </w:rPr>
        <w:t xml:space="preserve"> o propiedades </w:t>
      </w:r>
      <w:r w:rsidR="006E43DE">
        <w:rPr>
          <w:rFonts w:ascii="Arial" w:hAnsi="Arial" w:cs="Arial"/>
        </w:rPr>
        <w:t xml:space="preserve">de ellas, </w:t>
      </w:r>
      <w:r w:rsidRPr="00560ED9">
        <w:rPr>
          <w:rFonts w:ascii="Arial" w:hAnsi="Arial" w:cs="Arial"/>
        </w:rPr>
        <w:t xml:space="preserve">y </w:t>
      </w:r>
      <w:r w:rsidR="005B6F22" w:rsidRPr="00560ED9">
        <w:rPr>
          <w:rFonts w:ascii="Arial" w:hAnsi="Arial" w:cs="Arial"/>
        </w:rPr>
        <w:t xml:space="preserve">que </w:t>
      </w:r>
      <w:r w:rsidR="002E49D7" w:rsidRPr="00560ED9">
        <w:rPr>
          <w:rFonts w:ascii="Arial" w:hAnsi="Arial" w:cs="Arial"/>
        </w:rPr>
        <w:t xml:space="preserve">se evidencian </w:t>
      </w:r>
      <w:r w:rsidR="005B6F22" w:rsidRPr="00560ED9">
        <w:rPr>
          <w:rFonts w:ascii="Arial" w:hAnsi="Arial" w:cs="Arial"/>
        </w:rPr>
        <w:t>tanto en el comportamiento de la función</w:t>
      </w:r>
      <w:r w:rsidRPr="00560ED9">
        <w:rPr>
          <w:rFonts w:ascii="Arial" w:hAnsi="Arial" w:cs="Arial"/>
        </w:rPr>
        <w:t xml:space="preserve"> como en la </w:t>
      </w:r>
      <w:r w:rsidR="002E49D7" w:rsidRPr="00560ED9">
        <w:rPr>
          <w:rFonts w:ascii="Arial" w:hAnsi="Arial" w:cs="Arial"/>
        </w:rPr>
        <w:t>gráfica</w:t>
      </w:r>
      <w:r w:rsidRPr="00560ED9">
        <w:rPr>
          <w:rFonts w:ascii="Arial" w:hAnsi="Arial" w:cs="Arial"/>
        </w:rPr>
        <w:t xml:space="preserve"> de la misma</w:t>
      </w:r>
      <w:r w:rsidR="006E43DE">
        <w:rPr>
          <w:rFonts w:ascii="Arial" w:hAnsi="Arial" w:cs="Arial"/>
        </w:rPr>
        <w:t>. A</w:t>
      </w:r>
      <w:r w:rsidR="002E49D7" w:rsidRPr="00560ED9">
        <w:rPr>
          <w:rFonts w:ascii="Arial" w:hAnsi="Arial" w:cs="Arial"/>
        </w:rPr>
        <w:t xml:space="preserve">lgunas </w:t>
      </w:r>
      <w:r w:rsidRPr="00560ED9">
        <w:rPr>
          <w:rFonts w:ascii="Arial" w:hAnsi="Arial" w:cs="Arial"/>
        </w:rPr>
        <w:t>de estas propiedades se pueden definir para cualquier tipo de función, mientras que otras se definen</w:t>
      </w:r>
      <w:r w:rsidR="006E43DE">
        <w:rPr>
          <w:rFonts w:ascii="Arial" w:hAnsi="Arial" w:cs="Arial"/>
        </w:rPr>
        <w:t xml:space="preserve"> únicamente </w:t>
      </w:r>
      <w:r w:rsidRPr="00560ED9">
        <w:rPr>
          <w:rFonts w:ascii="Arial" w:hAnsi="Arial" w:cs="Arial"/>
        </w:rPr>
        <w:t>para las funciones de números reales.</w:t>
      </w:r>
    </w:p>
    <w:p w14:paraId="06128621" w14:textId="77777777" w:rsidR="005B6F22" w:rsidRPr="00560ED9" w:rsidRDefault="005B6F22" w:rsidP="00962CCA">
      <w:pPr>
        <w:tabs>
          <w:tab w:val="right" w:pos="8498"/>
        </w:tabs>
        <w:spacing w:after="0"/>
        <w:jc w:val="both"/>
        <w:rPr>
          <w:rFonts w:ascii="Arial" w:hAnsi="Arial" w:cs="Arial"/>
        </w:rPr>
      </w:pPr>
    </w:p>
    <w:p w14:paraId="2398FF81" w14:textId="2219C641" w:rsidR="005421E4" w:rsidRPr="00560ED9" w:rsidRDefault="005421E4" w:rsidP="00962CCA">
      <w:pPr>
        <w:tabs>
          <w:tab w:val="right" w:pos="8498"/>
        </w:tabs>
        <w:spacing w:after="0"/>
        <w:jc w:val="both"/>
        <w:rPr>
          <w:rFonts w:ascii="Arial" w:hAnsi="Arial" w:cs="Arial"/>
          <w:b/>
        </w:rPr>
      </w:pPr>
      <w:r w:rsidRPr="00560ED9">
        <w:rPr>
          <w:rFonts w:ascii="Arial" w:hAnsi="Arial" w:cs="Arial"/>
          <w:highlight w:val="yellow"/>
        </w:rPr>
        <w:t>[SECCIÓN 2]</w:t>
      </w:r>
      <w:r w:rsidR="00035A9A">
        <w:rPr>
          <w:rFonts w:ascii="Arial" w:hAnsi="Arial" w:cs="Arial"/>
        </w:rPr>
        <w:t xml:space="preserve"> </w:t>
      </w:r>
      <w:r w:rsidRPr="00560ED9">
        <w:rPr>
          <w:rFonts w:ascii="Arial" w:hAnsi="Arial" w:cs="Arial"/>
          <w:b/>
        </w:rPr>
        <w:t xml:space="preserve">2.1 </w:t>
      </w:r>
      <w:r w:rsidR="00EF03FA">
        <w:rPr>
          <w:rFonts w:ascii="Arial" w:hAnsi="Arial" w:cs="Arial"/>
          <w:b/>
          <w:color w:val="000000"/>
        </w:rPr>
        <w:t>Funciones inyectivas, sobreyectivas y biyectivas</w:t>
      </w:r>
    </w:p>
    <w:p w14:paraId="53149856" w14:textId="77777777" w:rsidR="009E588C" w:rsidRPr="00560ED9" w:rsidRDefault="009E588C" w:rsidP="00962CCA">
      <w:pPr>
        <w:tabs>
          <w:tab w:val="right" w:pos="8498"/>
        </w:tabs>
        <w:spacing w:after="0"/>
        <w:jc w:val="both"/>
        <w:rPr>
          <w:rFonts w:ascii="Arial" w:hAnsi="Arial" w:cs="Arial"/>
        </w:rPr>
      </w:pPr>
    </w:p>
    <w:p w14:paraId="1786B217" w14:textId="400C6C13" w:rsidR="00266165" w:rsidRPr="00D526FA" w:rsidRDefault="00D526FA" w:rsidP="00962CCA">
      <w:pPr>
        <w:tabs>
          <w:tab w:val="right" w:pos="8498"/>
        </w:tabs>
        <w:spacing w:after="0"/>
        <w:jc w:val="both"/>
        <w:rPr>
          <w:rFonts w:ascii="Arial" w:hAnsi="Arial" w:cs="Arial"/>
        </w:rPr>
      </w:pPr>
      <w:r>
        <w:rPr>
          <w:rFonts w:ascii="Arial" w:hAnsi="Arial" w:cs="Arial"/>
        </w:rPr>
        <w:lastRenderedPageBreak/>
        <w:t xml:space="preserve">Una </w:t>
      </w:r>
      <w:proofErr w:type="spellStart"/>
      <w:r>
        <w:rPr>
          <w:rFonts w:ascii="Arial" w:hAnsi="Arial" w:cs="Arial"/>
        </w:rPr>
        <w:t>funcion</w:t>
      </w:r>
      <w:proofErr w:type="spellEnd"/>
      <w:r>
        <w:rPr>
          <w:rFonts w:ascii="Arial" w:hAnsi="Arial" w:cs="Arial"/>
        </w:rPr>
        <w:t xml:space="preserve"> </w:t>
      </w:r>
      <w:r w:rsidRPr="00D526FA">
        <w:rPr>
          <w:rFonts w:ascii="Arial" w:hAnsi="Arial" w:cs="Arial"/>
          <w:i/>
        </w:rPr>
        <w:t>f</w:t>
      </w:r>
      <w:r>
        <w:rPr>
          <w:rFonts w:ascii="Arial" w:hAnsi="Arial" w:cs="Arial"/>
          <w:i/>
        </w:rPr>
        <w:t xml:space="preserve"> </w:t>
      </w:r>
      <w:r>
        <w:rPr>
          <w:rFonts w:ascii="Arial" w:hAnsi="Arial" w:cs="Arial"/>
        </w:rPr>
        <w:t xml:space="preserve"> puede ser inyectiva, sobreyectiva o biyectiva, de acuerdo a la siguiente definición. </w:t>
      </w:r>
    </w:p>
    <w:p w14:paraId="1F431849" w14:textId="77777777" w:rsidR="001F4F26" w:rsidRPr="00560ED9" w:rsidRDefault="001F4F26"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9"/>
        <w:gridCol w:w="6339"/>
      </w:tblGrid>
      <w:tr w:rsidR="00266165" w:rsidRPr="00560ED9" w14:paraId="625C214E" w14:textId="77777777" w:rsidTr="00266165">
        <w:tc>
          <w:tcPr>
            <w:tcW w:w="8978" w:type="dxa"/>
            <w:gridSpan w:val="2"/>
            <w:shd w:val="clear" w:color="auto" w:fill="000000" w:themeFill="text1"/>
          </w:tcPr>
          <w:p w14:paraId="0FA259CF" w14:textId="77777777" w:rsidR="00266165" w:rsidRPr="00560ED9" w:rsidRDefault="00266165" w:rsidP="00266165">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266165" w:rsidRPr="00560ED9" w14:paraId="6E59BD1A" w14:textId="77777777" w:rsidTr="00266165">
        <w:tc>
          <w:tcPr>
            <w:tcW w:w="2518" w:type="dxa"/>
          </w:tcPr>
          <w:p w14:paraId="037695A4" w14:textId="77777777" w:rsidR="00266165" w:rsidRPr="00560ED9" w:rsidRDefault="00266165" w:rsidP="00266165">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757620E" w14:textId="47998EFE" w:rsidR="00266165" w:rsidRPr="00560ED9" w:rsidRDefault="009D601E" w:rsidP="00266165">
            <w:pPr>
              <w:rPr>
                <w:rFonts w:ascii="Arial" w:hAnsi="Arial" w:cs="Arial"/>
                <w:b/>
                <w:color w:val="000000"/>
                <w:sz w:val="24"/>
                <w:szCs w:val="24"/>
              </w:rPr>
            </w:pPr>
            <w:r>
              <w:rPr>
                <w:rFonts w:ascii="Arial" w:hAnsi="Arial" w:cs="Arial"/>
                <w:b/>
                <w:color w:val="000000"/>
                <w:sz w:val="24"/>
                <w:szCs w:val="24"/>
              </w:rPr>
              <w:t>Funciones inyectivas, sobreyectivas y biyectiv</w:t>
            </w:r>
            <w:r w:rsidR="00EF03FA">
              <w:rPr>
                <w:rFonts w:ascii="Arial" w:hAnsi="Arial" w:cs="Arial"/>
                <w:b/>
                <w:color w:val="000000"/>
                <w:sz w:val="24"/>
                <w:szCs w:val="24"/>
              </w:rPr>
              <w:t>a</w:t>
            </w:r>
            <w:r>
              <w:rPr>
                <w:rFonts w:ascii="Arial" w:hAnsi="Arial" w:cs="Arial"/>
                <w:b/>
                <w:color w:val="000000"/>
                <w:sz w:val="24"/>
                <w:szCs w:val="24"/>
              </w:rPr>
              <w:t>s</w:t>
            </w:r>
          </w:p>
        </w:tc>
      </w:tr>
      <w:tr w:rsidR="00266165" w:rsidRPr="00560ED9" w14:paraId="5C9A4A42" w14:textId="77777777" w:rsidTr="00266165">
        <w:tc>
          <w:tcPr>
            <w:tcW w:w="2518" w:type="dxa"/>
          </w:tcPr>
          <w:p w14:paraId="03B87EC4" w14:textId="77777777" w:rsidR="00266165" w:rsidRPr="00560ED9" w:rsidRDefault="00266165" w:rsidP="00266165">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4AB56357" w14:textId="77777777" w:rsidR="00574FCA" w:rsidRDefault="00E62198" w:rsidP="00E62198">
            <w:pPr>
              <w:tabs>
                <w:tab w:val="right" w:pos="8498"/>
              </w:tabs>
              <w:jc w:val="both"/>
              <w:rPr>
                <w:rFonts w:ascii="Arial" w:hAnsi="Arial" w:cs="Arial"/>
                <w:i/>
              </w:rPr>
            </w:pPr>
            <w:r w:rsidRPr="00E62198">
              <w:rPr>
                <w:rFonts w:ascii="Arial" w:hAnsi="Arial" w:cs="Arial"/>
              </w:rPr>
              <w:t xml:space="preserve">La función </w:t>
            </w:r>
            <w:r>
              <w:rPr>
                <w:rFonts w:ascii="Arial" w:hAnsi="Arial" w:cs="Arial"/>
                <w:i/>
              </w:rPr>
              <w:t>f</w:t>
            </w:r>
            <w:r>
              <w:rPr>
                <w:rFonts w:ascii="Arial" w:hAnsi="Arial" w:cs="Arial"/>
              </w:rPr>
              <w:t xml:space="preserve"> es </w:t>
            </w:r>
            <w:r w:rsidRPr="00EB41AA">
              <w:rPr>
                <w:rFonts w:ascii="Arial" w:hAnsi="Arial" w:cs="Arial"/>
                <w:b/>
              </w:rPr>
              <w:t>inyectiva</w:t>
            </w:r>
            <w:r>
              <w:rPr>
                <w:rFonts w:ascii="Arial" w:hAnsi="Arial" w:cs="Arial"/>
              </w:rPr>
              <w:t xml:space="preserve">, si para todo </w:t>
            </w:r>
            <w:r w:rsidRPr="00E62198">
              <w:rPr>
                <w:rFonts w:ascii="Arial" w:hAnsi="Arial" w:cs="Arial"/>
                <w:i/>
              </w:rPr>
              <w:t xml:space="preserve">a, b </w:t>
            </w:r>
            <w:r w:rsidRPr="00E62198">
              <w:rPr>
                <w:rFonts w:ascii="Cambria Math" w:hAnsi="Cambria Math" w:cs="Arial"/>
                <w:i/>
              </w:rPr>
              <w:t>⋲</w:t>
            </w:r>
            <w:r w:rsidRPr="00E62198">
              <w:rPr>
                <w:rFonts w:ascii="Arial" w:hAnsi="Arial" w:cs="Arial"/>
                <w:i/>
              </w:rPr>
              <w:t xml:space="preserve"> Dom f</w:t>
            </w:r>
            <w:r>
              <w:rPr>
                <w:rFonts w:ascii="Arial" w:hAnsi="Arial" w:cs="Arial"/>
                <w:i/>
              </w:rPr>
              <w:t>,</w:t>
            </w:r>
          </w:p>
          <w:p w14:paraId="26DAEC56" w14:textId="77777777" w:rsidR="00F545CE" w:rsidRDefault="00E62198" w:rsidP="00574FCA">
            <w:pPr>
              <w:tabs>
                <w:tab w:val="right" w:pos="8498"/>
              </w:tabs>
              <w:jc w:val="center"/>
              <w:rPr>
                <w:rFonts w:ascii="Arial" w:hAnsi="Arial" w:cs="Arial"/>
                <w:i/>
              </w:rPr>
            </w:pPr>
            <w:r>
              <w:rPr>
                <w:rFonts w:ascii="Arial" w:hAnsi="Arial" w:cs="Arial"/>
                <w:i/>
              </w:rPr>
              <w:t xml:space="preserve">f(a) = f(b) </w:t>
            </w:r>
            <w:r w:rsidRPr="00E62198">
              <w:rPr>
                <w:rFonts w:ascii="Arial" w:hAnsi="Arial" w:cs="Arial"/>
              </w:rPr>
              <w:t>implica que</w:t>
            </w:r>
            <w:r>
              <w:rPr>
                <w:rFonts w:ascii="Arial" w:hAnsi="Arial" w:cs="Arial"/>
                <w:i/>
              </w:rPr>
              <w:t xml:space="preserve"> a = b</w:t>
            </w:r>
          </w:p>
          <w:p w14:paraId="41F04E08" w14:textId="77777777" w:rsidR="00EB41AA" w:rsidRDefault="00EB41AA" w:rsidP="00EB41AA">
            <w:pPr>
              <w:tabs>
                <w:tab w:val="right" w:pos="8498"/>
              </w:tabs>
              <w:jc w:val="both"/>
              <w:rPr>
                <w:rFonts w:ascii="Arial" w:hAnsi="Arial" w:cs="Arial"/>
              </w:rPr>
            </w:pPr>
            <w:r w:rsidRPr="00560ED9">
              <w:rPr>
                <w:rFonts w:ascii="Arial" w:hAnsi="Arial" w:cs="Arial"/>
              </w:rPr>
              <w:t>En otras palabras</w:t>
            </w:r>
            <w:r>
              <w:rPr>
                <w:rFonts w:ascii="Arial" w:hAnsi="Arial" w:cs="Arial"/>
              </w:rPr>
              <w:t>, u</w:t>
            </w:r>
            <w:r w:rsidRPr="00EB41AA">
              <w:rPr>
                <w:rFonts w:ascii="Arial" w:hAnsi="Arial" w:cs="Arial"/>
              </w:rPr>
              <w:t>na función es inyectiva,</w:t>
            </w:r>
            <w:r w:rsidRPr="00560ED9">
              <w:rPr>
                <w:rFonts w:ascii="Arial" w:hAnsi="Arial" w:cs="Arial"/>
                <w:b/>
              </w:rPr>
              <w:t xml:space="preserve"> </w:t>
            </w:r>
            <w:r w:rsidRPr="00560ED9">
              <w:rPr>
                <w:rFonts w:ascii="Arial" w:hAnsi="Arial" w:cs="Arial"/>
              </w:rPr>
              <w:t xml:space="preserve"> si todo elemento del rango tiene una única preimagen. </w:t>
            </w:r>
          </w:p>
          <w:p w14:paraId="30FF3D82" w14:textId="77777777" w:rsidR="00CC07BE" w:rsidRDefault="00CC07BE" w:rsidP="00EB41AA">
            <w:pPr>
              <w:tabs>
                <w:tab w:val="right" w:pos="8498"/>
              </w:tabs>
              <w:jc w:val="both"/>
              <w:rPr>
                <w:rFonts w:ascii="Arial" w:hAnsi="Arial" w:cs="Arial"/>
              </w:rPr>
            </w:pPr>
          </w:p>
          <w:p w14:paraId="4AE76304" w14:textId="700CC2B1" w:rsidR="00CC07BE" w:rsidRDefault="00CC07BE" w:rsidP="00EB41AA">
            <w:pPr>
              <w:tabs>
                <w:tab w:val="right" w:pos="8498"/>
              </w:tabs>
              <w:jc w:val="both"/>
              <w:rPr>
                <w:rFonts w:ascii="Arial" w:hAnsi="Arial" w:cs="Arial"/>
              </w:rPr>
            </w:pPr>
            <w:r w:rsidRPr="00560ED9">
              <w:rPr>
                <w:rFonts w:ascii="Arial" w:hAnsi="Arial" w:cs="Arial"/>
              </w:rPr>
              <w:t xml:space="preserve">Una función es </w:t>
            </w:r>
            <w:r w:rsidRPr="00560ED9">
              <w:rPr>
                <w:rFonts w:ascii="Arial" w:hAnsi="Arial" w:cs="Arial"/>
                <w:b/>
              </w:rPr>
              <w:t>sobreyectiva</w:t>
            </w:r>
            <w:r w:rsidRPr="00560ED9">
              <w:rPr>
                <w:rFonts w:ascii="Arial" w:hAnsi="Arial" w:cs="Arial"/>
              </w:rPr>
              <w:t xml:space="preserve"> si  y solo si, todos los elementos de</w:t>
            </w:r>
            <w:r>
              <w:rPr>
                <w:rFonts w:ascii="Arial" w:hAnsi="Arial" w:cs="Arial"/>
              </w:rPr>
              <w:t xml:space="preserve"> su codominio son imágenes de los elementos del dominio  la función.</w:t>
            </w:r>
          </w:p>
          <w:p w14:paraId="47160366" w14:textId="77777777" w:rsidR="00CC07BE" w:rsidRDefault="00CC07BE" w:rsidP="00EB41AA">
            <w:pPr>
              <w:tabs>
                <w:tab w:val="right" w:pos="8498"/>
              </w:tabs>
              <w:jc w:val="both"/>
              <w:rPr>
                <w:rFonts w:ascii="Arial" w:hAnsi="Arial" w:cs="Arial"/>
              </w:rPr>
            </w:pPr>
          </w:p>
          <w:p w14:paraId="57E3E378" w14:textId="1B1E1F34" w:rsidR="005C3762" w:rsidRPr="00560ED9" w:rsidRDefault="00CC07BE" w:rsidP="009D601E">
            <w:pPr>
              <w:tabs>
                <w:tab w:val="right" w:pos="8498"/>
              </w:tabs>
              <w:jc w:val="both"/>
              <w:rPr>
                <w:rFonts w:ascii="Arial" w:eastAsiaTheme="minorEastAsia" w:hAnsi="Arial" w:cs="Arial"/>
              </w:rPr>
            </w:pPr>
            <w:r w:rsidRPr="00560ED9">
              <w:rPr>
                <w:rFonts w:ascii="Arial" w:hAnsi="Arial" w:cs="Arial"/>
              </w:rPr>
              <w:t xml:space="preserve">Una función es </w:t>
            </w:r>
            <w:r w:rsidRPr="00560ED9">
              <w:rPr>
                <w:rFonts w:ascii="Arial" w:hAnsi="Arial" w:cs="Arial"/>
                <w:b/>
              </w:rPr>
              <w:t>biyectiva</w:t>
            </w:r>
            <w:r>
              <w:rPr>
                <w:rFonts w:ascii="Arial" w:hAnsi="Arial" w:cs="Arial"/>
                <w:b/>
              </w:rPr>
              <w:t>,</w:t>
            </w:r>
            <w:r w:rsidRPr="00560ED9">
              <w:rPr>
                <w:rFonts w:ascii="Arial" w:hAnsi="Arial" w:cs="Arial"/>
                <w:b/>
              </w:rPr>
              <w:t xml:space="preserve"> </w:t>
            </w:r>
            <w:r w:rsidRPr="00560ED9">
              <w:rPr>
                <w:rFonts w:ascii="Arial" w:hAnsi="Arial" w:cs="Arial"/>
              </w:rPr>
              <w:t>si y solo</w:t>
            </w:r>
            <w:r w:rsidRPr="00560ED9">
              <w:rPr>
                <w:rFonts w:ascii="Arial" w:hAnsi="Arial" w:cs="Arial"/>
                <w:b/>
              </w:rPr>
              <w:t xml:space="preserve"> </w:t>
            </w:r>
            <w:r w:rsidRPr="00560ED9">
              <w:rPr>
                <w:rFonts w:ascii="Arial" w:hAnsi="Arial" w:cs="Arial"/>
              </w:rPr>
              <w:t>si es</w:t>
            </w:r>
            <w:r>
              <w:rPr>
                <w:rFonts w:ascii="Arial" w:hAnsi="Arial" w:cs="Arial"/>
              </w:rPr>
              <w:t xml:space="preserve"> a la vez</w:t>
            </w:r>
            <w:r w:rsidRPr="00560ED9">
              <w:rPr>
                <w:rFonts w:ascii="Arial" w:hAnsi="Arial" w:cs="Arial"/>
              </w:rPr>
              <w:t xml:space="preserve"> inyectiva y sobreyectiva</w:t>
            </w:r>
            <w:r w:rsidR="009D601E">
              <w:rPr>
                <w:rFonts w:ascii="Arial" w:hAnsi="Arial" w:cs="Arial"/>
              </w:rPr>
              <w:t>.</w:t>
            </w:r>
          </w:p>
        </w:tc>
      </w:tr>
    </w:tbl>
    <w:p w14:paraId="450A7541" w14:textId="74DB5D71" w:rsidR="001D2324" w:rsidRDefault="001D2324" w:rsidP="00962CCA">
      <w:pPr>
        <w:tabs>
          <w:tab w:val="right" w:pos="8498"/>
        </w:tabs>
        <w:spacing w:after="0"/>
        <w:jc w:val="both"/>
        <w:rPr>
          <w:rFonts w:ascii="Arial" w:hAnsi="Arial" w:cs="Arial"/>
        </w:rPr>
      </w:pPr>
    </w:p>
    <w:p w14:paraId="6BA28CBE" w14:textId="77777777" w:rsidR="00EF03FA" w:rsidRPr="00560ED9" w:rsidRDefault="00EF03FA" w:rsidP="00EF03FA">
      <w:pPr>
        <w:tabs>
          <w:tab w:val="right" w:pos="8498"/>
        </w:tabs>
        <w:spacing w:after="0"/>
        <w:jc w:val="both"/>
        <w:rPr>
          <w:rFonts w:ascii="Arial" w:hAnsi="Arial" w:cs="Arial"/>
        </w:rPr>
      </w:pPr>
      <w:r>
        <w:rPr>
          <w:rFonts w:ascii="Arial" w:hAnsi="Arial" w:cs="Arial"/>
        </w:rPr>
        <w:t xml:space="preserve">Por ejemplo, considera el diagrama cartesiano de la función </w:t>
      </w:r>
      <w:r w:rsidRPr="00935D2D">
        <w:rPr>
          <w:rFonts w:ascii="Arial" w:hAnsi="Arial" w:cs="Arial"/>
          <w:i/>
        </w:rPr>
        <w:t>f</w:t>
      </w:r>
    </w:p>
    <w:tbl>
      <w:tblPr>
        <w:tblStyle w:val="Tablaconcuadrcula"/>
        <w:tblW w:w="0" w:type="auto"/>
        <w:tblLayout w:type="fixed"/>
        <w:tblLook w:val="04A0" w:firstRow="1" w:lastRow="0" w:firstColumn="1" w:lastColumn="0" w:noHBand="0" w:noVBand="1"/>
      </w:tblPr>
      <w:tblGrid>
        <w:gridCol w:w="1384"/>
        <w:gridCol w:w="7670"/>
      </w:tblGrid>
      <w:tr w:rsidR="00EF03FA" w:rsidRPr="00560ED9" w14:paraId="190FC422" w14:textId="77777777" w:rsidTr="00C3582A">
        <w:tc>
          <w:tcPr>
            <w:tcW w:w="9054" w:type="dxa"/>
            <w:gridSpan w:val="2"/>
            <w:shd w:val="clear" w:color="auto" w:fill="0D0D0D" w:themeFill="text1" w:themeFillTint="F2"/>
          </w:tcPr>
          <w:p w14:paraId="55FE5500" w14:textId="77777777" w:rsidR="00EF03FA" w:rsidRPr="00560ED9" w:rsidRDefault="00EF03FA" w:rsidP="00C3582A">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EF03FA" w:rsidRPr="00560ED9" w14:paraId="499FB2F1" w14:textId="77777777" w:rsidTr="00C3582A">
        <w:tc>
          <w:tcPr>
            <w:tcW w:w="1384" w:type="dxa"/>
          </w:tcPr>
          <w:p w14:paraId="0CE40BBF" w14:textId="77777777" w:rsidR="00EF03FA" w:rsidRPr="00560ED9" w:rsidRDefault="00EF03FA" w:rsidP="00C3582A">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23A34520" w14:textId="41C871CC" w:rsidR="00EF03FA" w:rsidRPr="00560ED9" w:rsidRDefault="00E96100" w:rsidP="00C3582A">
            <w:pPr>
              <w:rPr>
                <w:rFonts w:ascii="Arial" w:hAnsi="Arial" w:cs="Arial"/>
                <w:color w:val="000000"/>
              </w:rPr>
            </w:pPr>
            <w:r>
              <w:rPr>
                <w:rFonts w:ascii="Arial" w:hAnsi="Arial" w:cs="Arial"/>
                <w:color w:val="000000"/>
              </w:rPr>
              <w:t>MA_11_02_IMG07</w:t>
            </w:r>
          </w:p>
        </w:tc>
      </w:tr>
      <w:tr w:rsidR="00EF03FA" w:rsidRPr="00560ED9" w14:paraId="69EB0A64" w14:textId="77777777" w:rsidTr="00C3582A">
        <w:tc>
          <w:tcPr>
            <w:tcW w:w="1384" w:type="dxa"/>
          </w:tcPr>
          <w:p w14:paraId="0EA0AAFC" w14:textId="77777777" w:rsidR="00EF03FA" w:rsidRPr="00560ED9" w:rsidRDefault="00EF03FA" w:rsidP="00C3582A">
            <w:pPr>
              <w:rPr>
                <w:rFonts w:ascii="Arial" w:hAnsi="Arial" w:cs="Arial"/>
                <w:color w:val="000000"/>
              </w:rPr>
            </w:pPr>
            <w:r w:rsidRPr="00560ED9">
              <w:rPr>
                <w:rFonts w:ascii="Arial" w:hAnsi="Arial" w:cs="Arial"/>
                <w:b/>
                <w:color w:val="000000"/>
                <w:sz w:val="18"/>
                <w:szCs w:val="18"/>
              </w:rPr>
              <w:t>Descripción</w:t>
            </w:r>
          </w:p>
        </w:tc>
        <w:tc>
          <w:tcPr>
            <w:tcW w:w="7670" w:type="dxa"/>
          </w:tcPr>
          <w:p w14:paraId="44CC3A72" w14:textId="77777777" w:rsidR="00EF03FA" w:rsidRPr="00560ED9" w:rsidRDefault="00EF03FA" w:rsidP="00C3582A">
            <w:pPr>
              <w:rPr>
                <w:rFonts w:ascii="Arial" w:hAnsi="Arial" w:cs="Arial"/>
                <w:color w:val="000000"/>
              </w:rPr>
            </w:pPr>
            <w:r w:rsidRPr="00560ED9">
              <w:rPr>
                <w:rFonts w:ascii="Arial" w:hAnsi="Arial" w:cs="Arial"/>
                <w:color w:val="000000"/>
              </w:rPr>
              <w:t xml:space="preserve">Diagrama </w:t>
            </w:r>
            <w:r>
              <w:rPr>
                <w:rFonts w:ascii="Arial" w:hAnsi="Arial" w:cs="Arial"/>
                <w:color w:val="000000"/>
              </w:rPr>
              <w:t>sag</w:t>
            </w:r>
            <w:r w:rsidRPr="00560ED9">
              <w:rPr>
                <w:rFonts w:ascii="Arial" w:hAnsi="Arial" w:cs="Arial"/>
                <w:color w:val="000000"/>
              </w:rPr>
              <w:t>ital de una función</w:t>
            </w:r>
          </w:p>
        </w:tc>
      </w:tr>
      <w:tr w:rsidR="00EF03FA" w:rsidRPr="00560ED9" w14:paraId="27B042AF" w14:textId="77777777" w:rsidTr="00C3582A">
        <w:tc>
          <w:tcPr>
            <w:tcW w:w="1384" w:type="dxa"/>
          </w:tcPr>
          <w:p w14:paraId="78FA9C81" w14:textId="77777777" w:rsidR="00EF03FA" w:rsidRPr="00560ED9" w:rsidRDefault="00EF03FA" w:rsidP="00C3582A">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4152FC92" w14:textId="77777777" w:rsidR="00EF03FA" w:rsidRPr="00560ED9" w:rsidRDefault="00EF03FA" w:rsidP="00C3582A">
            <w:pPr>
              <w:rPr>
                <w:rFonts w:ascii="Arial" w:hAnsi="Arial" w:cs="Arial"/>
                <w:color w:val="000000"/>
              </w:rPr>
            </w:pPr>
            <w:r w:rsidRPr="00560ED9">
              <w:rPr>
                <w:rFonts w:ascii="Arial" w:hAnsi="Arial" w:cs="Arial"/>
                <w:noProof/>
                <w:color w:val="000000"/>
                <w:lang w:val="es-CO" w:eastAsia="es-CO"/>
              </w:rPr>
              <w:drawing>
                <wp:inline distT="0" distB="0" distL="0" distR="0" wp14:anchorId="4065EA29" wp14:editId="20D505C2">
                  <wp:extent cx="1650514" cy="885825"/>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8710" cy="890224"/>
                          </a:xfrm>
                          <a:prstGeom prst="rect">
                            <a:avLst/>
                          </a:prstGeom>
                          <a:noFill/>
                          <a:ln>
                            <a:noFill/>
                          </a:ln>
                        </pic:spPr>
                      </pic:pic>
                    </a:graphicData>
                  </a:graphic>
                </wp:inline>
              </w:drawing>
            </w:r>
          </w:p>
        </w:tc>
      </w:tr>
      <w:tr w:rsidR="00EF03FA" w:rsidRPr="00560ED9" w14:paraId="12BFDAA5" w14:textId="77777777" w:rsidTr="00C3582A">
        <w:tc>
          <w:tcPr>
            <w:tcW w:w="1384" w:type="dxa"/>
          </w:tcPr>
          <w:p w14:paraId="2FFAFEA7" w14:textId="77777777" w:rsidR="00EF03FA" w:rsidRPr="00560ED9" w:rsidRDefault="00EF03FA" w:rsidP="00C3582A">
            <w:pPr>
              <w:rPr>
                <w:rFonts w:ascii="Arial" w:hAnsi="Arial" w:cs="Arial"/>
                <w:color w:val="000000"/>
              </w:rPr>
            </w:pPr>
            <w:r w:rsidRPr="00560ED9">
              <w:rPr>
                <w:rFonts w:ascii="Arial" w:hAnsi="Arial" w:cs="Arial"/>
                <w:b/>
                <w:color w:val="000000"/>
                <w:sz w:val="18"/>
                <w:szCs w:val="18"/>
              </w:rPr>
              <w:t>Pie de imagen</w:t>
            </w:r>
          </w:p>
        </w:tc>
        <w:tc>
          <w:tcPr>
            <w:tcW w:w="7670" w:type="dxa"/>
          </w:tcPr>
          <w:p w14:paraId="4B0826A8" w14:textId="77777777" w:rsidR="00EF03FA" w:rsidRPr="00F87562" w:rsidRDefault="00EF03FA" w:rsidP="00C3582A">
            <w:pPr>
              <w:tabs>
                <w:tab w:val="right" w:pos="8498"/>
              </w:tabs>
              <w:jc w:val="both"/>
              <w:rPr>
                <w:rFonts w:ascii="Arial" w:eastAsiaTheme="minorEastAsia" w:hAnsi="Arial" w:cs="Arial"/>
              </w:rPr>
            </w:pPr>
            <w:r w:rsidRPr="00F87562">
              <w:rPr>
                <w:rFonts w:ascii="Arial" w:eastAsiaTheme="minorEastAsia" w:hAnsi="Arial" w:cs="Arial"/>
              </w:rPr>
              <w:t xml:space="preserve">Representación </w:t>
            </w:r>
            <w:r w:rsidRPr="00F87562">
              <w:rPr>
                <w:rFonts w:ascii="Arial" w:hAnsi="Arial" w:cs="Arial"/>
              </w:rPr>
              <w:t>de una función biyectiva por medio de diagrama sagital</w:t>
            </w:r>
          </w:p>
        </w:tc>
      </w:tr>
    </w:tbl>
    <w:p w14:paraId="653396B9" w14:textId="77777777" w:rsidR="00EF03FA" w:rsidRPr="00560ED9" w:rsidRDefault="00EF03FA" w:rsidP="00EF03FA">
      <w:pPr>
        <w:tabs>
          <w:tab w:val="right" w:pos="8498"/>
        </w:tabs>
        <w:spacing w:after="0"/>
        <w:jc w:val="both"/>
        <w:rPr>
          <w:rFonts w:ascii="Arial" w:hAnsi="Arial" w:cs="Arial"/>
        </w:rPr>
      </w:pPr>
    </w:p>
    <w:p w14:paraId="072A2C8C" w14:textId="77777777" w:rsidR="00EF03FA" w:rsidRPr="00560ED9" w:rsidRDefault="00EF03FA" w:rsidP="00EF03FA">
      <w:pPr>
        <w:tabs>
          <w:tab w:val="right" w:pos="8498"/>
        </w:tabs>
        <w:spacing w:after="0"/>
        <w:jc w:val="both"/>
        <w:rPr>
          <w:rFonts w:ascii="Arial" w:eastAsiaTheme="minorEastAsia" w:hAnsi="Arial" w:cs="Arial"/>
        </w:rPr>
      </w:pPr>
      <w:r w:rsidRPr="00560ED9">
        <w:rPr>
          <w:rFonts w:ascii="Arial" w:hAnsi="Arial" w:cs="Arial"/>
        </w:rPr>
        <w:t>Se observa que el</w:t>
      </w:r>
      <w:r>
        <w:rPr>
          <w:rFonts w:ascii="Arial" w:hAnsi="Arial" w:cs="Arial"/>
        </w:rPr>
        <w:t xml:space="preserve"> </w:t>
      </w:r>
      <w:proofErr w:type="spellStart"/>
      <w:r w:rsidRPr="00935D2D">
        <w:rPr>
          <w:rFonts w:ascii="Arial" w:hAnsi="Arial" w:cs="Arial"/>
          <w:i/>
        </w:rPr>
        <w:t>Rang</w:t>
      </w:r>
      <w:proofErr w:type="spellEnd"/>
      <w:r w:rsidRPr="00935D2D">
        <w:rPr>
          <w:rFonts w:ascii="Arial" w:hAnsi="Arial" w:cs="Arial"/>
          <w:i/>
        </w:rPr>
        <w:t xml:space="preserve"> f = {a, b, c, d} = </w:t>
      </w:r>
      <w:proofErr w:type="spellStart"/>
      <w:r w:rsidRPr="00935D2D">
        <w:rPr>
          <w:rFonts w:ascii="Arial" w:hAnsi="Arial" w:cs="Arial"/>
          <w:i/>
        </w:rPr>
        <w:t>Codm</w:t>
      </w:r>
      <w:proofErr w:type="spellEnd"/>
      <w:r w:rsidRPr="00935D2D">
        <w:rPr>
          <w:rFonts w:ascii="Arial" w:hAnsi="Arial" w:cs="Arial"/>
          <w:i/>
        </w:rPr>
        <w:t xml:space="preserve"> f</w:t>
      </w:r>
      <w:r>
        <w:rPr>
          <w:rFonts w:ascii="Arial" w:hAnsi="Arial" w:cs="Arial"/>
        </w:rPr>
        <w:t xml:space="preserve">. </w:t>
      </w:r>
      <w:r>
        <w:rPr>
          <w:rFonts w:ascii="Arial" w:eastAsiaTheme="minorEastAsia" w:hAnsi="Arial" w:cs="Arial"/>
        </w:rPr>
        <w:t>Lueg</w:t>
      </w:r>
      <w:r w:rsidRPr="00560ED9">
        <w:rPr>
          <w:rFonts w:ascii="Arial" w:eastAsiaTheme="minorEastAsia" w:hAnsi="Arial" w:cs="Arial"/>
        </w:rPr>
        <w:t>o</w:t>
      </w:r>
      <w:r>
        <w:rPr>
          <w:rFonts w:ascii="Arial" w:eastAsiaTheme="minorEastAsia" w:hAnsi="Arial" w:cs="Arial"/>
        </w:rPr>
        <w:t xml:space="preserve"> </w:t>
      </w:r>
      <w:r w:rsidRPr="001C357B">
        <w:rPr>
          <w:rFonts w:ascii="Times New Roman" w:eastAsiaTheme="minorEastAsia" w:hAnsi="Times New Roman" w:cs="Times New Roman"/>
          <w:i/>
        </w:rPr>
        <w:t>f</w:t>
      </w:r>
      <w:r w:rsidRPr="00560ED9">
        <w:rPr>
          <w:rFonts w:ascii="Arial" w:eastAsiaTheme="minorEastAsia" w:hAnsi="Arial" w:cs="Arial"/>
        </w:rPr>
        <w:t xml:space="preserve"> es una función</w:t>
      </w:r>
      <w:r w:rsidRPr="00560ED9">
        <w:rPr>
          <w:rFonts w:ascii="Arial" w:eastAsiaTheme="minorEastAsia" w:hAnsi="Arial" w:cs="Arial"/>
          <w:b/>
        </w:rPr>
        <w:t xml:space="preserve"> sobreyectiva,</w:t>
      </w:r>
      <w:r w:rsidRPr="00560ED9">
        <w:rPr>
          <w:rFonts w:ascii="Arial" w:eastAsiaTheme="minorEastAsia" w:hAnsi="Arial" w:cs="Arial"/>
        </w:rPr>
        <w:t xml:space="preserve"> ahora </w:t>
      </w:r>
      <w:r>
        <w:rPr>
          <w:rFonts w:ascii="Arial" w:eastAsiaTheme="minorEastAsia" w:hAnsi="Arial" w:cs="Arial"/>
        </w:rPr>
        <w:t>l</w:t>
      </w:r>
      <w:r w:rsidRPr="00560ED9">
        <w:rPr>
          <w:rFonts w:ascii="Arial" w:eastAsiaTheme="minorEastAsia" w:hAnsi="Arial" w:cs="Arial"/>
        </w:rPr>
        <w:t>as preimágenes para cada uno de esto</w:t>
      </w:r>
      <w:r>
        <w:rPr>
          <w:rFonts w:ascii="Arial" w:eastAsiaTheme="minorEastAsia" w:hAnsi="Arial" w:cs="Arial"/>
        </w:rPr>
        <w:t>s</w:t>
      </w:r>
      <w:r w:rsidRPr="00560ED9">
        <w:rPr>
          <w:rFonts w:ascii="Arial" w:eastAsiaTheme="minorEastAsia" w:hAnsi="Arial" w:cs="Arial"/>
        </w:rPr>
        <w:t xml:space="preserve"> valores </w:t>
      </w:r>
      <w:r>
        <w:rPr>
          <w:rFonts w:ascii="Arial" w:eastAsiaTheme="minorEastAsia" w:hAnsi="Arial" w:cs="Arial"/>
        </w:rPr>
        <w:t>son:</w:t>
      </w:r>
    </w:p>
    <w:p w14:paraId="77FBBB91" w14:textId="77777777" w:rsidR="00EF03FA" w:rsidRPr="00560ED9" w:rsidRDefault="00EF03FA" w:rsidP="00EF03FA">
      <w:pPr>
        <w:tabs>
          <w:tab w:val="left" w:pos="6360"/>
        </w:tabs>
        <w:spacing w:after="0"/>
        <w:jc w:val="both"/>
        <w:rPr>
          <w:rFonts w:ascii="Arial" w:eastAsiaTheme="minorEastAsia" w:hAnsi="Arial" w:cs="Arial"/>
        </w:rPr>
      </w:pPr>
      <w:r>
        <w:rPr>
          <w:rFonts w:ascii="Arial" w:eastAsiaTheme="minorEastAsia" w:hAnsi="Arial" w:cs="Arial"/>
        </w:rPr>
        <w:tab/>
      </w:r>
    </w:p>
    <w:p w14:paraId="0F57992C" w14:textId="77777777" w:rsidR="00EF03FA" w:rsidRDefault="00EF03FA" w:rsidP="00EF03FA">
      <w:pPr>
        <w:tabs>
          <w:tab w:val="right" w:pos="8498"/>
        </w:tabs>
        <w:spacing w:after="0"/>
        <w:jc w:val="both"/>
        <w:rPr>
          <w:rFonts w:ascii="Arial" w:eastAsiaTheme="minorEastAsia" w:hAnsi="Arial" w:cs="Arial"/>
        </w:rPr>
      </w:pPr>
      <w:r w:rsidRPr="00560ED9">
        <w:rPr>
          <w:rFonts w:ascii="Arial" w:eastAsiaTheme="minorEastAsia" w:hAnsi="Arial" w:cs="Arial"/>
        </w:rPr>
        <w:t>La preimagen de</w:t>
      </w:r>
      <w:r>
        <w:rPr>
          <w:rFonts w:ascii="Arial" w:eastAsiaTheme="minorEastAsia" w:hAnsi="Arial" w:cs="Arial"/>
        </w:rPr>
        <w:t xml:space="preserve"> </w:t>
      </w:r>
      <w:r w:rsidRPr="00935D2D">
        <w:rPr>
          <w:rFonts w:ascii="Arial" w:eastAsiaTheme="minorEastAsia" w:hAnsi="Arial" w:cs="Arial"/>
          <w:i/>
        </w:rPr>
        <w:t>a</w:t>
      </w:r>
      <w:r>
        <w:rPr>
          <w:rFonts w:ascii="Arial" w:eastAsiaTheme="minorEastAsia" w:hAnsi="Arial" w:cs="Arial"/>
        </w:rPr>
        <w:t xml:space="preserve"> es 2. </w:t>
      </w:r>
    </w:p>
    <w:p w14:paraId="2E9BEB40" w14:textId="77777777" w:rsidR="00EF03FA" w:rsidRDefault="00EF03FA" w:rsidP="00EF03FA">
      <w:pPr>
        <w:tabs>
          <w:tab w:val="right" w:pos="8498"/>
        </w:tabs>
        <w:spacing w:after="0"/>
        <w:jc w:val="both"/>
        <w:rPr>
          <w:rFonts w:ascii="Arial" w:eastAsiaTheme="minorEastAsia" w:hAnsi="Arial" w:cs="Arial"/>
        </w:rPr>
      </w:pPr>
      <w:r w:rsidRPr="00560ED9">
        <w:rPr>
          <w:rFonts w:ascii="Arial" w:eastAsiaTheme="minorEastAsia" w:hAnsi="Arial" w:cs="Arial"/>
        </w:rPr>
        <w:t>La preimagen de</w:t>
      </w:r>
      <w:r>
        <w:rPr>
          <w:rFonts w:ascii="Arial" w:eastAsiaTheme="minorEastAsia" w:hAnsi="Arial" w:cs="Arial"/>
        </w:rPr>
        <w:t xml:space="preserve"> </w:t>
      </w:r>
      <w:r>
        <w:rPr>
          <w:rFonts w:ascii="Arial" w:eastAsiaTheme="minorEastAsia" w:hAnsi="Arial" w:cs="Arial"/>
          <w:i/>
        </w:rPr>
        <w:t>b</w:t>
      </w:r>
      <w:r>
        <w:rPr>
          <w:rFonts w:ascii="Arial" w:eastAsiaTheme="minorEastAsia" w:hAnsi="Arial" w:cs="Arial"/>
        </w:rPr>
        <w:t xml:space="preserve"> es -1. </w:t>
      </w:r>
    </w:p>
    <w:p w14:paraId="2E9CCDEB" w14:textId="77777777" w:rsidR="00EF03FA" w:rsidRDefault="00EF03FA" w:rsidP="00EF03FA">
      <w:pPr>
        <w:tabs>
          <w:tab w:val="right" w:pos="8498"/>
        </w:tabs>
        <w:spacing w:after="0"/>
        <w:jc w:val="both"/>
        <w:rPr>
          <w:rFonts w:ascii="Arial" w:eastAsiaTheme="minorEastAsia" w:hAnsi="Arial" w:cs="Arial"/>
        </w:rPr>
      </w:pPr>
      <w:r w:rsidRPr="00560ED9">
        <w:rPr>
          <w:rFonts w:ascii="Arial" w:eastAsiaTheme="minorEastAsia" w:hAnsi="Arial" w:cs="Arial"/>
        </w:rPr>
        <w:t>La preimagen de</w:t>
      </w:r>
      <w:r>
        <w:rPr>
          <w:rFonts w:ascii="Arial" w:eastAsiaTheme="minorEastAsia" w:hAnsi="Arial" w:cs="Arial"/>
        </w:rPr>
        <w:t xml:space="preserve"> </w:t>
      </w:r>
      <w:r>
        <w:rPr>
          <w:rFonts w:ascii="Arial" w:eastAsiaTheme="minorEastAsia" w:hAnsi="Arial" w:cs="Arial"/>
          <w:i/>
        </w:rPr>
        <w:t>c</w:t>
      </w:r>
      <w:r>
        <w:rPr>
          <w:rFonts w:ascii="Arial" w:eastAsiaTheme="minorEastAsia" w:hAnsi="Arial" w:cs="Arial"/>
        </w:rPr>
        <w:t xml:space="preserve"> es 3. </w:t>
      </w:r>
    </w:p>
    <w:p w14:paraId="509477C7" w14:textId="77777777" w:rsidR="00EF03FA" w:rsidRDefault="00EF03FA" w:rsidP="00EF03FA">
      <w:pPr>
        <w:tabs>
          <w:tab w:val="right" w:pos="8498"/>
        </w:tabs>
        <w:spacing w:after="0"/>
        <w:jc w:val="both"/>
        <w:rPr>
          <w:rFonts w:ascii="Arial" w:eastAsiaTheme="minorEastAsia" w:hAnsi="Arial" w:cs="Arial"/>
        </w:rPr>
      </w:pPr>
      <w:r w:rsidRPr="00560ED9">
        <w:rPr>
          <w:rFonts w:ascii="Arial" w:eastAsiaTheme="minorEastAsia" w:hAnsi="Arial" w:cs="Arial"/>
        </w:rPr>
        <w:t>La preimagen de</w:t>
      </w:r>
      <w:r>
        <w:rPr>
          <w:rFonts w:ascii="Arial" w:eastAsiaTheme="minorEastAsia" w:hAnsi="Arial" w:cs="Arial"/>
        </w:rPr>
        <w:t xml:space="preserve"> </w:t>
      </w:r>
      <w:r>
        <w:rPr>
          <w:rFonts w:ascii="Arial" w:eastAsiaTheme="minorEastAsia" w:hAnsi="Arial" w:cs="Arial"/>
          <w:i/>
        </w:rPr>
        <w:t>d</w:t>
      </w:r>
      <w:r>
        <w:rPr>
          <w:rFonts w:ascii="Arial" w:eastAsiaTheme="minorEastAsia" w:hAnsi="Arial" w:cs="Arial"/>
        </w:rPr>
        <w:t xml:space="preserve"> es -5. </w:t>
      </w:r>
    </w:p>
    <w:p w14:paraId="6AC3EB1A" w14:textId="77777777" w:rsidR="00EF03FA" w:rsidRDefault="00EF03FA" w:rsidP="00EF03FA">
      <w:pPr>
        <w:tabs>
          <w:tab w:val="right" w:pos="8498"/>
        </w:tabs>
        <w:spacing w:after="0"/>
        <w:jc w:val="both"/>
        <w:rPr>
          <w:rFonts w:ascii="Arial" w:eastAsiaTheme="minorEastAsia" w:hAnsi="Arial" w:cs="Arial"/>
        </w:rPr>
      </w:pPr>
    </w:p>
    <w:p w14:paraId="791F2E2A" w14:textId="77777777" w:rsidR="00EF03FA" w:rsidRPr="00560ED9" w:rsidRDefault="00EF03FA" w:rsidP="00EF03FA">
      <w:pPr>
        <w:tabs>
          <w:tab w:val="right" w:pos="8498"/>
        </w:tabs>
        <w:spacing w:after="0"/>
        <w:jc w:val="both"/>
        <w:rPr>
          <w:rFonts w:ascii="Arial" w:hAnsi="Arial" w:cs="Arial"/>
          <w:b/>
        </w:rPr>
      </w:pPr>
      <w:r w:rsidRPr="00560ED9">
        <w:rPr>
          <w:rFonts w:ascii="Arial" w:hAnsi="Arial" w:cs="Arial"/>
        </w:rPr>
        <w:t xml:space="preserve">Como las preimágenes son únicas, </w:t>
      </w:r>
      <w:r w:rsidRPr="00A508CD">
        <w:rPr>
          <w:rFonts w:ascii="Times New Roman" w:hAnsi="Times New Roman" w:cs="Times New Roman"/>
          <w:i/>
        </w:rPr>
        <w:t>f</w:t>
      </w:r>
      <w:r w:rsidRPr="00560ED9">
        <w:rPr>
          <w:rFonts w:ascii="Arial" w:hAnsi="Arial" w:cs="Arial"/>
        </w:rPr>
        <w:t xml:space="preserve"> </w:t>
      </w:r>
      <w:r w:rsidRPr="00560ED9">
        <w:rPr>
          <w:rFonts w:ascii="Arial" w:hAnsi="Arial" w:cs="Arial"/>
          <w:b/>
        </w:rPr>
        <w:t>es inyectiva</w:t>
      </w:r>
      <w:r>
        <w:rPr>
          <w:rFonts w:ascii="Arial" w:hAnsi="Arial" w:cs="Arial"/>
          <w:b/>
        </w:rPr>
        <w:t>.</w:t>
      </w:r>
      <w:r w:rsidRPr="00560ED9">
        <w:rPr>
          <w:rFonts w:ascii="Arial" w:hAnsi="Arial" w:cs="Arial"/>
          <w:b/>
        </w:rPr>
        <w:t xml:space="preserve"> </w:t>
      </w:r>
    </w:p>
    <w:p w14:paraId="3C3B0CC6" w14:textId="77777777" w:rsidR="00EF03FA" w:rsidRPr="00560ED9" w:rsidRDefault="00EF03FA" w:rsidP="00EF03FA">
      <w:pPr>
        <w:tabs>
          <w:tab w:val="right" w:pos="8498"/>
        </w:tabs>
        <w:spacing w:after="0"/>
        <w:jc w:val="both"/>
        <w:rPr>
          <w:rFonts w:ascii="Arial" w:hAnsi="Arial" w:cs="Arial"/>
        </w:rPr>
      </w:pPr>
      <w:r w:rsidRPr="00560ED9">
        <w:rPr>
          <w:rFonts w:ascii="Arial" w:hAnsi="Arial" w:cs="Arial"/>
        </w:rPr>
        <w:t xml:space="preserve">En conclusión, </w:t>
      </w:r>
      <w:r w:rsidRPr="00A508CD">
        <w:rPr>
          <w:rFonts w:ascii="Times New Roman" w:hAnsi="Times New Roman" w:cs="Times New Roman"/>
          <w:i/>
        </w:rPr>
        <w:t>f</w:t>
      </w:r>
      <w:r w:rsidRPr="00560ED9">
        <w:rPr>
          <w:rFonts w:ascii="Arial" w:hAnsi="Arial" w:cs="Arial"/>
        </w:rPr>
        <w:t xml:space="preserve"> es sobreyectiva e inyectiva</w:t>
      </w:r>
      <w:r>
        <w:rPr>
          <w:rFonts w:ascii="Arial" w:hAnsi="Arial" w:cs="Arial"/>
        </w:rPr>
        <w:t>;</w:t>
      </w:r>
      <w:r w:rsidRPr="00560ED9">
        <w:rPr>
          <w:rFonts w:ascii="Arial" w:hAnsi="Arial" w:cs="Arial"/>
        </w:rPr>
        <w:t xml:space="preserve">  por lo tanto</w:t>
      </w:r>
      <w:r>
        <w:rPr>
          <w:rFonts w:ascii="Arial" w:hAnsi="Arial" w:cs="Arial"/>
        </w:rPr>
        <w:t xml:space="preserve">, </w:t>
      </w:r>
      <w:r w:rsidRPr="00A508CD">
        <w:rPr>
          <w:rFonts w:ascii="Times New Roman" w:hAnsi="Times New Roman" w:cs="Times New Roman"/>
          <w:i/>
        </w:rPr>
        <w:t>f</w:t>
      </w:r>
      <w:r w:rsidRPr="00560ED9">
        <w:rPr>
          <w:rFonts w:ascii="Arial" w:hAnsi="Arial" w:cs="Arial"/>
          <w:b/>
        </w:rPr>
        <w:t xml:space="preserve"> es</w:t>
      </w:r>
      <w:r>
        <w:rPr>
          <w:rFonts w:ascii="Arial" w:hAnsi="Arial" w:cs="Arial"/>
          <w:b/>
        </w:rPr>
        <w:t xml:space="preserve"> una función </w:t>
      </w:r>
      <w:r w:rsidRPr="00560ED9">
        <w:rPr>
          <w:rFonts w:ascii="Arial" w:hAnsi="Arial" w:cs="Arial"/>
          <w:b/>
        </w:rPr>
        <w:t xml:space="preserve"> biyectiva.</w:t>
      </w:r>
    </w:p>
    <w:p w14:paraId="5FFC42FB" w14:textId="77777777" w:rsidR="00EF03FA" w:rsidRDefault="00EF03FA" w:rsidP="00962CCA">
      <w:pPr>
        <w:tabs>
          <w:tab w:val="right" w:pos="8498"/>
        </w:tabs>
        <w:spacing w:after="0"/>
        <w:jc w:val="both"/>
        <w:rPr>
          <w:rFonts w:ascii="Arial" w:hAnsi="Arial" w:cs="Arial"/>
        </w:rPr>
      </w:pPr>
    </w:p>
    <w:p w14:paraId="07E4E9CE" w14:textId="77777777" w:rsidR="009D601E" w:rsidRPr="00560ED9" w:rsidRDefault="009D601E" w:rsidP="009D601E">
      <w:pPr>
        <w:tabs>
          <w:tab w:val="right" w:pos="8498"/>
        </w:tabs>
        <w:spacing w:after="0"/>
        <w:jc w:val="both"/>
        <w:rPr>
          <w:rFonts w:ascii="Arial" w:hAnsi="Arial" w:cs="Arial"/>
        </w:rPr>
      </w:pPr>
      <w:r>
        <w:rPr>
          <w:rFonts w:ascii="Arial" w:hAnsi="Arial" w:cs="Arial"/>
        </w:rPr>
        <w:t>Para</w:t>
      </w:r>
      <w:r w:rsidRPr="00560ED9">
        <w:rPr>
          <w:rFonts w:ascii="Arial" w:hAnsi="Arial" w:cs="Arial"/>
        </w:rPr>
        <w:t xml:space="preserve"> funciones de números reales, se puede determinar</w:t>
      </w:r>
      <w:r>
        <w:rPr>
          <w:rFonts w:ascii="Arial" w:hAnsi="Arial" w:cs="Arial"/>
        </w:rPr>
        <w:t xml:space="preserve"> si la </w:t>
      </w:r>
      <w:r w:rsidRPr="00560ED9">
        <w:rPr>
          <w:rFonts w:ascii="Arial" w:hAnsi="Arial" w:cs="Arial"/>
        </w:rPr>
        <w:t>función es inyectiva trazando rectas horizontales</w:t>
      </w:r>
      <w:r>
        <w:rPr>
          <w:rFonts w:ascii="Arial" w:hAnsi="Arial" w:cs="Arial"/>
        </w:rPr>
        <w:t xml:space="preserve"> sobre su gráfica. </w:t>
      </w:r>
    </w:p>
    <w:p w14:paraId="73EA2733" w14:textId="77777777" w:rsidR="009D601E" w:rsidRPr="00560ED9" w:rsidRDefault="009D601E" w:rsidP="009D601E">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9D601E" w:rsidRPr="00560ED9" w14:paraId="7B1D1C44" w14:textId="77777777" w:rsidTr="00C3582A">
        <w:tc>
          <w:tcPr>
            <w:tcW w:w="8828" w:type="dxa"/>
            <w:gridSpan w:val="2"/>
            <w:shd w:val="clear" w:color="auto" w:fill="000000" w:themeFill="text1"/>
          </w:tcPr>
          <w:p w14:paraId="78EEC589" w14:textId="77777777" w:rsidR="009D601E" w:rsidRPr="00560ED9" w:rsidRDefault="009D601E" w:rsidP="00C3582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9D601E" w:rsidRPr="00560ED9" w14:paraId="39E35326" w14:textId="77777777" w:rsidTr="00C3582A">
        <w:tc>
          <w:tcPr>
            <w:tcW w:w="2491" w:type="dxa"/>
          </w:tcPr>
          <w:p w14:paraId="26D25484" w14:textId="77777777" w:rsidR="009D601E" w:rsidRPr="00560ED9" w:rsidRDefault="009D601E" w:rsidP="00C3582A">
            <w:pPr>
              <w:rPr>
                <w:rFonts w:ascii="Arial" w:hAnsi="Arial" w:cs="Arial"/>
                <w:b/>
                <w:color w:val="000000"/>
                <w:sz w:val="24"/>
                <w:szCs w:val="24"/>
              </w:rPr>
            </w:pPr>
            <w:r w:rsidRPr="00560ED9">
              <w:rPr>
                <w:rFonts w:ascii="Arial" w:hAnsi="Arial" w:cs="Arial"/>
                <w:b/>
                <w:color w:val="000000"/>
                <w:sz w:val="24"/>
                <w:szCs w:val="24"/>
              </w:rPr>
              <w:t>Título</w:t>
            </w:r>
          </w:p>
        </w:tc>
        <w:tc>
          <w:tcPr>
            <w:tcW w:w="6337" w:type="dxa"/>
          </w:tcPr>
          <w:p w14:paraId="6E011083" w14:textId="77777777" w:rsidR="009D601E" w:rsidRPr="00560ED9" w:rsidRDefault="009D601E" w:rsidP="00C3582A">
            <w:pPr>
              <w:rPr>
                <w:rFonts w:ascii="Arial" w:hAnsi="Arial" w:cs="Arial"/>
                <w:b/>
                <w:color w:val="000000"/>
                <w:sz w:val="24"/>
                <w:szCs w:val="24"/>
              </w:rPr>
            </w:pPr>
            <w:r w:rsidRPr="00560ED9">
              <w:rPr>
                <w:rFonts w:ascii="Arial" w:hAnsi="Arial" w:cs="Arial"/>
                <w:b/>
                <w:color w:val="000000"/>
                <w:sz w:val="24"/>
                <w:szCs w:val="24"/>
              </w:rPr>
              <w:t>Criterio de la recta horizontal</w:t>
            </w:r>
          </w:p>
        </w:tc>
      </w:tr>
      <w:tr w:rsidR="009D601E" w:rsidRPr="00560ED9" w14:paraId="0E76BD6B" w14:textId="77777777" w:rsidTr="00C3582A">
        <w:tc>
          <w:tcPr>
            <w:tcW w:w="2491" w:type="dxa"/>
          </w:tcPr>
          <w:p w14:paraId="60F99F76" w14:textId="77777777" w:rsidR="009D601E" w:rsidRPr="00560ED9" w:rsidRDefault="009D601E" w:rsidP="00C3582A">
            <w:pPr>
              <w:rPr>
                <w:rFonts w:ascii="Arial" w:hAnsi="Arial" w:cs="Arial"/>
                <w:color w:val="000000"/>
                <w:sz w:val="24"/>
                <w:szCs w:val="24"/>
              </w:rPr>
            </w:pPr>
            <w:r w:rsidRPr="00560ED9">
              <w:rPr>
                <w:rFonts w:ascii="Arial" w:hAnsi="Arial" w:cs="Arial"/>
                <w:b/>
                <w:color w:val="000000"/>
                <w:sz w:val="24"/>
                <w:szCs w:val="24"/>
              </w:rPr>
              <w:t>Contenido</w:t>
            </w:r>
          </w:p>
        </w:tc>
        <w:tc>
          <w:tcPr>
            <w:tcW w:w="6337" w:type="dxa"/>
          </w:tcPr>
          <w:p w14:paraId="636756B8" w14:textId="77777777" w:rsidR="009D601E" w:rsidRPr="00560ED9" w:rsidRDefault="009D601E" w:rsidP="00C3582A">
            <w:pPr>
              <w:tabs>
                <w:tab w:val="right" w:pos="8498"/>
              </w:tabs>
              <w:jc w:val="both"/>
              <w:rPr>
                <w:rFonts w:ascii="Arial" w:eastAsiaTheme="minorEastAsia" w:hAnsi="Arial" w:cs="Arial"/>
              </w:rPr>
            </w:pPr>
            <w:r w:rsidRPr="00560ED9">
              <w:rPr>
                <w:rFonts w:ascii="Arial" w:hAnsi="Arial" w:cs="Arial"/>
              </w:rPr>
              <w:t xml:space="preserve">Una función de números reales es inyectiva si y solo si ninguna recta horizontal corta su gráfica en más de un punto. </w:t>
            </w:r>
          </w:p>
        </w:tc>
      </w:tr>
    </w:tbl>
    <w:p w14:paraId="7C4D6CE9" w14:textId="77777777" w:rsidR="009D601E" w:rsidRPr="00560ED9" w:rsidRDefault="009D601E" w:rsidP="009D601E">
      <w:pPr>
        <w:tabs>
          <w:tab w:val="right" w:pos="8498"/>
        </w:tabs>
        <w:spacing w:after="0"/>
        <w:jc w:val="both"/>
        <w:rPr>
          <w:rFonts w:ascii="Arial" w:hAnsi="Arial" w:cs="Arial"/>
        </w:rPr>
      </w:pPr>
    </w:p>
    <w:p w14:paraId="41582BF1" w14:textId="77777777" w:rsidR="009D601E" w:rsidRPr="0034285C" w:rsidRDefault="009D601E" w:rsidP="009D601E">
      <w:pPr>
        <w:tabs>
          <w:tab w:val="left" w:pos="3465"/>
        </w:tabs>
        <w:spacing w:after="0"/>
        <w:jc w:val="both"/>
        <w:rPr>
          <w:rFonts w:ascii="Arial" w:hAnsi="Arial" w:cs="Arial"/>
        </w:rPr>
      </w:pPr>
      <w:r w:rsidRPr="0034285C">
        <w:rPr>
          <w:rFonts w:ascii="Arial" w:hAnsi="Arial" w:cs="Arial"/>
        </w:rPr>
        <w:t>Por ejemplo:</w:t>
      </w:r>
      <w:r w:rsidRPr="0034285C">
        <w:rPr>
          <w:rFonts w:ascii="Arial" w:hAnsi="Arial" w:cs="Arial"/>
        </w:rPr>
        <w:tab/>
      </w:r>
    </w:p>
    <w:tbl>
      <w:tblPr>
        <w:tblStyle w:val="Tablaconcuadrcula"/>
        <w:tblW w:w="9054" w:type="dxa"/>
        <w:tblLayout w:type="fixed"/>
        <w:tblLook w:val="04A0" w:firstRow="1" w:lastRow="0" w:firstColumn="1" w:lastColumn="0" w:noHBand="0" w:noVBand="1"/>
      </w:tblPr>
      <w:tblGrid>
        <w:gridCol w:w="1384"/>
        <w:gridCol w:w="7670"/>
      </w:tblGrid>
      <w:tr w:rsidR="009D601E" w:rsidRPr="00560ED9" w14:paraId="7AA63DAA" w14:textId="77777777" w:rsidTr="00B76BB0">
        <w:tc>
          <w:tcPr>
            <w:tcW w:w="9054" w:type="dxa"/>
            <w:gridSpan w:val="2"/>
            <w:shd w:val="clear" w:color="auto" w:fill="0D0D0D" w:themeFill="text1" w:themeFillTint="F2"/>
          </w:tcPr>
          <w:p w14:paraId="3C5742B0" w14:textId="77777777" w:rsidR="009D601E" w:rsidRPr="00560ED9" w:rsidRDefault="009D601E" w:rsidP="00C3582A">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9D601E" w:rsidRPr="00560ED9" w14:paraId="4843D0FE" w14:textId="77777777" w:rsidTr="00B76BB0">
        <w:tc>
          <w:tcPr>
            <w:tcW w:w="1384" w:type="dxa"/>
          </w:tcPr>
          <w:p w14:paraId="569899E5" w14:textId="77777777" w:rsidR="009D601E" w:rsidRPr="00560ED9" w:rsidRDefault="009D601E" w:rsidP="00C3582A">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754B8D7" w14:textId="5D16CEB5" w:rsidR="009D601E" w:rsidRPr="00560ED9" w:rsidRDefault="00E96100" w:rsidP="00C3582A">
            <w:pPr>
              <w:rPr>
                <w:rFonts w:ascii="Arial" w:hAnsi="Arial" w:cs="Arial"/>
                <w:b/>
                <w:color w:val="000000"/>
                <w:sz w:val="18"/>
                <w:szCs w:val="18"/>
              </w:rPr>
            </w:pPr>
            <w:r>
              <w:rPr>
                <w:rFonts w:ascii="Arial" w:hAnsi="Arial" w:cs="Arial"/>
                <w:color w:val="000000"/>
              </w:rPr>
              <w:t>MA_11_02_IMG08</w:t>
            </w:r>
          </w:p>
        </w:tc>
      </w:tr>
      <w:tr w:rsidR="009D601E" w:rsidRPr="00560ED9" w14:paraId="2E7789CF" w14:textId="77777777" w:rsidTr="00B76BB0">
        <w:tc>
          <w:tcPr>
            <w:tcW w:w="1384" w:type="dxa"/>
          </w:tcPr>
          <w:p w14:paraId="6CB585A6"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Descripción</w:t>
            </w:r>
          </w:p>
        </w:tc>
        <w:tc>
          <w:tcPr>
            <w:tcW w:w="7670" w:type="dxa"/>
          </w:tcPr>
          <w:p w14:paraId="0AD5284B" w14:textId="77777777" w:rsidR="009D601E" w:rsidRPr="00560ED9" w:rsidRDefault="009D601E" w:rsidP="00C3582A">
            <w:pPr>
              <w:rPr>
                <w:rFonts w:ascii="Arial" w:hAnsi="Arial" w:cs="Arial"/>
                <w:color w:val="000000"/>
              </w:rPr>
            </w:pPr>
            <w:r w:rsidRPr="00560ED9">
              <w:rPr>
                <w:rFonts w:ascii="Arial" w:hAnsi="Arial" w:cs="Arial"/>
                <w:color w:val="000000"/>
              </w:rPr>
              <w:t xml:space="preserve">Prueba de la recta horizontal </w:t>
            </w:r>
          </w:p>
        </w:tc>
      </w:tr>
      <w:tr w:rsidR="009D601E" w:rsidRPr="00560ED9" w14:paraId="31458D72" w14:textId="77777777" w:rsidTr="00B76BB0">
        <w:tc>
          <w:tcPr>
            <w:tcW w:w="1384" w:type="dxa"/>
          </w:tcPr>
          <w:p w14:paraId="3AEE8565"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6B803A32" w14:textId="77777777" w:rsidR="009D601E" w:rsidRPr="00560ED9" w:rsidRDefault="009D601E" w:rsidP="00C3582A">
            <w:pPr>
              <w:rPr>
                <w:rFonts w:ascii="Arial" w:hAnsi="Arial" w:cs="Arial"/>
                <w:color w:val="000000"/>
              </w:rPr>
            </w:pPr>
            <w:r w:rsidRPr="00560ED9">
              <w:rPr>
                <w:rFonts w:ascii="Arial" w:hAnsi="Arial" w:cs="Arial"/>
                <w:noProof/>
                <w:color w:val="000000"/>
                <w:lang w:val="es-CO" w:eastAsia="es-CO"/>
              </w:rPr>
              <w:drawing>
                <wp:inline distT="0" distB="0" distL="0" distR="0" wp14:anchorId="3016F041" wp14:editId="7B0BAA74">
                  <wp:extent cx="1348869" cy="1095375"/>
                  <wp:effectExtent l="0" t="0" r="3810"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0741" cy="1096895"/>
                          </a:xfrm>
                          <a:prstGeom prst="rect">
                            <a:avLst/>
                          </a:prstGeom>
                          <a:noFill/>
                          <a:ln>
                            <a:noFill/>
                          </a:ln>
                        </pic:spPr>
                      </pic:pic>
                    </a:graphicData>
                  </a:graphic>
                </wp:inline>
              </w:drawing>
            </w:r>
          </w:p>
        </w:tc>
      </w:tr>
      <w:tr w:rsidR="009D601E" w:rsidRPr="00560ED9" w14:paraId="0A2C4588" w14:textId="77777777" w:rsidTr="00B76BB0">
        <w:tc>
          <w:tcPr>
            <w:tcW w:w="1384" w:type="dxa"/>
          </w:tcPr>
          <w:p w14:paraId="54501CDD"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Pie de imagen</w:t>
            </w:r>
          </w:p>
        </w:tc>
        <w:tc>
          <w:tcPr>
            <w:tcW w:w="7670" w:type="dxa"/>
          </w:tcPr>
          <w:p w14:paraId="20702AF2" w14:textId="77777777" w:rsidR="009D601E" w:rsidRPr="00B22CC9" w:rsidRDefault="009D601E" w:rsidP="00C3582A">
            <w:pPr>
              <w:tabs>
                <w:tab w:val="right" w:pos="8498"/>
              </w:tabs>
              <w:jc w:val="both"/>
              <w:rPr>
                <w:rFonts w:ascii="Arial" w:eastAsiaTheme="minorEastAsia" w:hAnsi="Arial" w:cs="Arial"/>
              </w:rPr>
            </w:pPr>
            <w:r w:rsidRPr="00B22CC9">
              <w:rPr>
                <w:rFonts w:ascii="Arial" w:hAnsi="Arial" w:cs="Arial"/>
              </w:rPr>
              <w:t>Ninguna recta horizontal corta la gráfica</w:t>
            </w:r>
            <w:r>
              <w:rPr>
                <w:rFonts w:ascii="Arial" w:hAnsi="Arial" w:cs="Arial"/>
              </w:rPr>
              <w:t xml:space="preserve"> e la función </w:t>
            </w:r>
            <w:r w:rsidRPr="0034285C">
              <w:rPr>
                <w:rFonts w:ascii="Arial" w:hAnsi="Arial" w:cs="Arial"/>
                <w:i/>
              </w:rPr>
              <w:t>f(x) = √x</w:t>
            </w:r>
            <w:r w:rsidRPr="00B22CC9">
              <w:rPr>
                <w:rFonts w:ascii="Arial" w:hAnsi="Arial" w:cs="Arial"/>
              </w:rPr>
              <w:t xml:space="preserve"> en más de un punto. Luego, de acuerdo con el criterio de la recta horizontal</w:t>
            </w:r>
            <w:r w:rsidRPr="00B22CC9">
              <w:rPr>
                <w:rFonts w:ascii="Arial" w:eastAsiaTheme="minorEastAsia" w:hAnsi="Arial" w:cs="Arial"/>
              </w:rPr>
              <w:t xml:space="preserve"> la función es inyectiva</w:t>
            </w:r>
            <w:r>
              <w:rPr>
                <w:rFonts w:ascii="Arial" w:eastAsiaTheme="minorEastAsia" w:hAnsi="Arial" w:cs="Arial"/>
              </w:rPr>
              <w:t>.</w:t>
            </w:r>
          </w:p>
        </w:tc>
      </w:tr>
    </w:tbl>
    <w:p w14:paraId="5F742E0C" w14:textId="77777777" w:rsidR="009D601E" w:rsidRPr="00560ED9" w:rsidRDefault="009D601E" w:rsidP="009D601E">
      <w:pPr>
        <w:tabs>
          <w:tab w:val="right" w:pos="8498"/>
        </w:tabs>
        <w:spacing w:after="0"/>
        <w:jc w:val="both"/>
        <w:rPr>
          <w:rFonts w:ascii="Arial" w:hAnsi="Arial" w:cs="Arial"/>
        </w:rPr>
      </w:pPr>
    </w:p>
    <w:tbl>
      <w:tblPr>
        <w:tblStyle w:val="Tablaconcuadrcula"/>
        <w:tblW w:w="9054" w:type="dxa"/>
        <w:tblLayout w:type="fixed"/>
        <w:tblLook w:val="04A0" w:firstRow="1" w:lastRow="0" w:firstColumn="1" w:lastColumn="0" w:noHBand="0" w:noVBand="1"/>
      </w:tblPr>
      <w:tblGrid>
        <w:gridCol w:w="1384"/>
        <w:gridCol w:w="7670"/>
      </w:tblGrid>
      <w:tr w:rsidR="009D601E" w:rsidRPr="00560ED9" w14:paraId="29973B67" w14:textId="77777777" w:rsidTr="00C3582A">
        <w:tc>
          <w:tcPr>
            <w:tcW w:w="9054" w:type="dxa"/>
            <w:gridSpan w:val="2"/>
            <w:shd w:val="clear" w:color="auto" w:fill="0D0D0D" w:themeFill="text1" w:themeFillTint="F2"/>
          </w:tcPr>
          <w:p w14:paraId="071772AE" w14:textId="77777777" w:rsidR="009D601E" w:rsidRPr="00560ED9" w:rsidRDefault="009D601E" w:rsidP="00C3582A">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9D601E" w:rsidRPr="00560ED9" w14:paraId="7CDB7C08" w14:textId="77777777" w:rsidTr="00C3582A">
        <w:tc>
          <w:tcPr>
            <w:tcW w:w="1384" w:type="dxa"/>
          </w:tcPr>
          <w:p w14:paraId="29CEAF1E" w14:textId="77777777" w:rsidR="009D601E" w:rsidRPr="00560ED9" w:rsidRDefault="009D601E" w:rsidP="00C3582A">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920DD6C" w14:textId="0B04FA78" w:rsidR="009D601E" w:rsidRPr="00560ED9" w:rsidRDefault="00E96100" w:rsidP="00C3582A">
            <w:pPr>
              <w:rPr>
                <w:rFonts w:ascii="Arial" w:hAnsi="Arial" w:cs="Arial"/>
                <w:b/>
                <w:color w:val="000000"/>
                <w:sz w:val="18"/>
                <w:szCs w:val="18"/>
              </w:rPr>
            </w:pPr>
            <w:r>
              <w:rPr>
                <w:rFonts w:ascii="Arial" w:hAnsi="Arial" w:cs="Arial"/>
                <w:color w:val="000000"/>
              </w:rPr>
              <w:t>MA_11_02_IMG09</w:t>
            </w:r>
          </w:p>
        </w:tc>
      </w:tr>
      <w:tr w:rsidR="009D601E" w:rsidRPr="00560ED9" w14:paraId="4D766948" w14:textId="77777777" w:rsidTr="00C3582A">
        <w:tc>
          <w:tcPr>
            <w:tcW w:w="1384" w:type="dxa"/>
          </w:tcPr>
          <w:p w14:paraId="0B322C3B"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Descripción</w:t>
            </w:r>
          </w:p>
        </w:tc>
        <w:tc>
          <w:tcPr>
            <w:tcW w:w="7670" w:type="dxa"/>
          </w:tcPr>
          <w:p w14:paraId="1ED78783" w14:textId="77777777" w:rsidR="009D601E" w:rsidRPr="00560ED9" w:rsidRDefault="009D601E" w:rsidP="00C3582A">
            <w:pPr>
              <w:rPr>
                <w:rFonts w:ascii="Arial" w:hAnsi="Arial" w:cs="Arial"/>
                <w:color w:val="000000"/>
              </w:rPr>
            </w:pPr>
            <w:r w:rsidRPr="00560ED9">
              <w:rPr>
                <w:rFonts w:ascii="Arial" w:hAnsi="Arial" w:cs="Arial"/>
                <w:color w:val="000000"/>
              </w:rPr>
              <w:t xml:space="preserve">Prueba de la recta vertical </w:t>
            </w:r>
          </w:p>
        </w:tc>
      </w:tr>
      <w:tr w:rsidR="009D601E" w:rsidRPr="00560ED9" w14:paraId="6437ECDF" w14:textId="77777777" w:rsidTr="00C3582A">
        <w:tc>
          <w:tcPr>
            <w:tcW w:w="1384" w:type="dxa"/>
          </w:tcPr>
          <w:p w14:paraId="52B1CDF1"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0A3667C7" w14:textId="77777777" w:rsidR="009D601E" w:rsidRPr="00560ED9" w:rsidRDefault="009D601E" w:rsidP="00C3582A">
            <w:pPr>
              <w:rPr>
                <w:rFonts w:ascii="Arial" w:hAnsi="Arial" w:cs="Arial"/>
                <w:color w:val="000000"/>
              </w:rPr>
            </w:pPr>
            <w:r w:rsidRPr="00560ED9">
              <w:rPr>
                <w:rFonts w:ascii="Arial" w:hAnsi="Arial" w:cs="Arial"/>
                <w:noProof/>
                <w:color w:val="000000"/>
                <w:lang w:val="es-CO" w:eastAsia="es-CO"/>
              </w:rPr>
              <w:drawing>
                <wp:inline distT="0" distB="0" distL="0" distR="0" wp14:anchorId="099710DD" wp14:editId="036EB758">
                  <wp:extent cx="1603939" cy="1304925"/>
                  <wp:effectExtent l="0" t="0" r="0" b="0"/>
                  <wp:docPr id="2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6239" cy="1306796"/>
                          </a:xfrm>
                          <a:prstGeom prst="rect">
                            <a:avLst/>
                          </a:prstGeom>
                          <a:noFill/>
                          <a:ln>
                            <a:noFill/>
                          </a:ln>
                        </pic:spPr>
                      </pic:pic>
                    </a:graphicData>
                  </a:graphic>
                </wp:inline>
              </w:drawing>
            </w:r>
          </w:p>
        </w:tc>
      </w:tr>
      <w:tr w:rsidR="009D601E" w:rsidRPr="00560ED9" w14:paraId="023D8CE8" w14:textId="77777777" w:rsidTr="00C3582A">
        <w:tc>
          <w:tcPr>
            <w:tcW w:w="1384" w:type="dxa"/>
          </w:tcPr>
          <w:p w14:paraId="50870DF6"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Pie de imagen</w:t>
            </w:r>
          </w:p>
        </w:tc>
        <w:tc>
          <w:tcPr>
            <w:tcW w:w="7670" w:type="dxa"/>
          </w:tcPr>
          <w:p w14:paraId="682F863C" w14:textId="77777777" w:rsidR="009D601E" w:rsidRPr="00FD3225" w:rsidRDefault="009D601E" w:rsidP="00C3582A">
            <w:pPr>
              <w:tabs>
                <w:tab w:val="right" w:pos="8498"/>
              </w:tabs>
              <w:jc w:val="both"/>
              <w:rPr>
                <w:rFonts w:ascii="Arial" w:eastAsiaTheme="minorEastAsia" w:hAnsi="Arial" w:cs="Arial"/>
              </w:rPr>
            </w:pPr>
            <w:r w:rsidRPr="00FD3225">
              <w:rPr>
                <w:rFonts w:ascii="Arial" w:hAnsi="Arial" w:cs="Arial"/>
              </w:rPr>
              <w:t xml:space="preserve">Hay rectas horizontales que cortan la gráfica </w:t>
            </w:r>
            <w:r>
              <w:rPr>
                <w:rFonts w:ascii="Arial" w:hAnsi="Arial" w:cs="Arial"/>
              </w:rPr>
              <w:t xml:space="preserve">de la función </w:t>
            </w:r>
            <w:r w:rsidRPr="0034285C">
              <w:rPr>
                <w:rFonts w:ascii="Arial" w:hAnsi="Arial" w:cs="Arial"/>
                <w:i/>
              </w:rPr>
              <w:t>f(x) = x</w:t>
            </w:r>
            <w:r w:rsidRPr="0034285C">
              <w:rPr>
                <w:rFonts w:ascii="Arial" w:hAnsi="Arial" w:cs="Arial"/>
                <w:i/>
                <w:vertAlign w:val="superscript"/>
              </w:rPr>
              <w:t>2</w:t>
            </w:r>
            <w:r>
              <w:rPr>
                <w:rFonts w:ascii="Arial" w:hAnsi="Arial" w:cs="Arial"/>
              </w:rPr>
              <w:t xml:space="preserve"> </w:t>
            </w:r>
            <w:r w:rsidRPr="00FD3225">
              <w:rPr>
                <w:rFonts w:ascii="Arial" w:hAnsi="Arial" w:cs="Arial"/>
              </w:rPr>
              <w:t>en más de un punto. Luego, de acuerdo con el criterio de la recta horizontal, la función no es inyectiva</w:t>
            </w:r>
            <w:r>
              <w:rPr>
                <w:rFonts w:ascii="Arial" w:hAnsi="Arial" w:cs="Arial"/>
              </w:rPr>
              <w:t>.</w:t>
            </w:r>
          </w:p>
        </w:tc>
      </w:tr>
    </w:tbl>
    <w:p w14:paraId="078CEC64" w14:textId="77777777" w:rsidR="00B76BB0" w:rsidRDefault="00B76BB0" w:rsidP="009D601E">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8"/>
        <w:gridCol w:w="6360"/>
      </w:tblGrid>
      <w:tr w:rsidR="00073787" w:rsidRPr="00560ED9" w14:paraId="78CC549D" w14:textId="77777777" w:rsidTr="00C806C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978C28D" w14:textId="77777777" w:rsidR="00073787" w:rsidRPr="00560ED9" w:rsidRDefault="00073787" w:rsidP="00073787">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073787" w:rsidRPr="00560ED9" w14:paraId="15BF3CFD" w14:textId="77777777" w:rsidTr="00C806C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7107B" w14:textId="77777777" w:rsidR="00073787" w:rsidRPr="00560ED9" w:rsidRDefault="00073787" w:rsidP="00073787">
            <w:pPr>
              <w:rPr>
                <w:rFonts w:ascii="Arial" w:hAnsi="Arial" w:cs="Arial"/>
                <w:b/>
                <w:color w:val="000000"/>
                <w:sz w:val="18"/>
                <w:szCs w:val="18"/>
              </w:rPr>
            </w:pPr>
            <w:r w:rsidRPr="00560ED9">
              <w:rPr>
                <w:rFonts w:ascii="Arial" w:hAnsi="Arial" w:cs="Arial"/>
                <w:b/>
                <w:color w:val="000000"/>
                <w:sz w:val="18"/>
                <w:szCs w:val="18"/>
              </w:rPr>
              <w:t>Código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02BDB" w14:textId="5B614DD5" w:rsidR="00073787" w:rsidRPr="00560ED9" w:rsidRDefault="00073787" w:rsidP="00073787">
            <w:pPr>
              <w:rPr>
                <w:rFonts w:ascii="Arial" w:hAnsi="Arial" w:cs="Arial"/>
                <w:b/>
                <w:color w:val="000000"/>
                <w:sz w:val="18"/>
                <w:szCs w:val="18"/>
              </w:rPr>
            </w:pPr>
            <w:r w:rsidRPr="00560ED9">
              <w:rPr>
                <w:rFonts w:ascii="Arial" w:hAnsi="Arial" w:cs="Arial"/>
                <w:color w:val="000000"/>
              </w:rPr>
              <w:t>MA_11_02_CO_REC</w:t>
            </w:r>
            <w:r w:rsidR="00EF03FA">
              <w:rPr>
                <w:rFonts w:ascii="Arial" w:hAnsi="Arial" w:cs="Arial"/>
                <w:color w:val="000000"/>
              </w:rPr>
              <w:t>90</w:t>
            </w:r>
          </w:p>
        </w:tc>
      </w:tr>
      <w:tr w:rsidR="00073787" w:rsidRPr="00560ED9" w14:paraId="00BF4B4D" w14:textId="77777777" w:rsidTr="00C806C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373E0" w14:textId="77777777" w:rsidR="00073787" w:rsidRPr="00560ED9" w:rsidRDefault="00073787" w:rsidP="00073787">
            <w:pPr>
              <w:rPr>
                <w:rFonts w:ascii="Arial" w:hAnsi="Arial" w:cs="Arial"/>
                <w:color w:val="000000"/>
              </w:rPr>
            </w:pPr>
            <w:r w:rsidRPr="00560ED9">
              <w:rPr>
                <w:rFonts w:ascii="Arial" w:hAnsi="Arial" w:cs="Arial"/>
                <w:b/>
                <w:color w:val="000000"/>
                <w:sz w:val="18"/>
                <w:szCs w:val="18"/>
              </w:rPr>
              <w:t>Título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13A89" w14:textId="53802B3A" w:rsidR="00073787" w:rsidRPr="00455B9C" w:rsidRDefault="0027570C" w:rsidP="002913EA">
            <w:pPr>
              <w:rPr>
                <w:rFonts w:ascii="Arial" w:hAnsi="Arial" w:cs="Arial"/>
                <w:color w:val="000000"/>
                <w:sz w:val="24"/>
                <w:szCs w:val="24"/>
              </w:rPr>
            </w:pPr>
            <w:r>
              <w:rPr>
                <w:rFonts w:ascii="Arial" w:hAnsi="Arial" w:cs="Arial"/>
                <w:color w:val="000000"/>
                <w:sz w:val="24"/>
                <w:szCs w:val="24"/>
              </w:rPr>
              <w:t>Funciones biyectivas</w:t>
            </w:r>
          </w:p>
        </w:tc>
      </w:tr>
      <w:tr w:rsidR="00073787" w:rsidRPr="00560ED9" w14:paraId="176FDC07" w14:textId="77777777" w:rsidTr="00C806C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87EEC" w14:textId="77777777" w:rsidR="00073787" w:rsidRPr="00560ED9" w:rsidRDefault="00073787" w:rsidP="00073787">
            <w:pPr>
              <w:rPr>
                <w:rFonts w:ascii="Arial" w:hAnsi="Arial" w:cs="Arial"/>
                <w:color w:val="000000"/>
              </w:rPr>
            </w:pPr>
            <w:r w:rsidRPr="00560ED9">
              <w:rPr>
                <w:rFonts w:ascii="Arial" w:hAnsi="Arial" w:cs="Arial"/>
                <w:b/>
                <w:color w:val="000000"/>
                <w:sz w:val="18"/>
                <w:szCs w:val="18"/>
              </w:rPr>
              <w:t>Descripción</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9F52F" w14:textId="5DA615A7" w:rsidR="00073787" w:rsidRPr="00455B9C" w:rsidRDefault="00EF03FA" w:rsidP="00380943">
            <w:pPr>
              <w:rPr>
                <w:rFonts w:ascii="Arial" w:hAnsi="Arial" w:cs="Arial"/>
                <w:color w:val="000000"/>
                <w:sz w:val="24"/>
                <w:szCs w:val="24"/>
              </w:rPr>
            </w:pPr>
            <w:r w:rsidRPr="00EF03FA">
              <w:rPr>
                <w:rFonts w:ascii="Arial" w:hAnsi="Arial" w:cs="Arial"/>
                <w:color w:val="000000"/>
                <w:sz w:val="24"/>
                <w:szCs w:val="24"/>
              </w:rPr>
              <w:t>Interactivo que muestra funciones teniendo en cuenta sus características en relación con la biyectividad</w:t>
            </w:r>
          </w:p>
        </w:tc>
      </w:tr>
    </w:tbl>
    <w:p w14:paraId="3958A4C0" w14:textId="77777777" w:rsidR="00073787" w:rsidRPr="00560ED9" w:rsidRDefault="00073787" w:rsidP="00073787">
      <w:pPr>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073787" w:rsidRPr="00560ED9" w14:paraId="7B802E67" w14:textId="77777777" w:rsidTr="00073787">
        <w:tc>
          <w:tcPr>
            <w:tcW w:w="9033" w:type="dxa"/>
            <w:gridSpan w:val="2"/>
            <w:shd w:val="clear" w:color="auto" w:fill="000000" w:themeFill="text1"/>
          </w:tcPr>
          <w:p w14:paraId="18B53A09" w14:textId="77777777" w:rsidR="00073787" w:rsidRPr="00560ED9" w:rsidRDefault="00073787" w:rsidP="00073787">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073787" w:rsidRPr="00560ED9" w14:paraId="547067A7" w14:textId="77777777" w:rsidTr="00073787">
        <w:tc>
          <w:tcPr>
            <w:tcW w:w="2518" w:type="dxa"/>
          </w:tcPr>
          <w:p w14:paraId="7F811C07" w14:textId="77777777" w:rsidR="00073787" w:rsidRPr="00560ED9" w:rsidRDefault="00073787" w:rsidP="00073787">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tcPr>
          <w:p w14:paraId="171D2711" w14:textId="343766C8" w:rsidR="00073787" w:rsidRPr="00560ED9" w:rsidRDefault="00073787" w:rsidP="00073787">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27570C">
              <w:rPr>
                <w:rFonts w:ascii="Arial" w:eastAsiaTheme="minorEastAsia" w:hAnsi="Arial" w:cs="Arial"/>
                <w:color w:val="000000"/>
                <w:sz w:val="24"/>
                <w:szCs w:val="24"/>
              </w:rPr>
              <w:t>100</w:t>
            </w:r>
          </w:p>
        </w:tc>
      </w:tr>
      <w:tr w:rsidR="00073787" w:rsidRPr="00560ED9" w14:paraId="076A40D4" w14:textId="77777777" w:rsidTr="00073787">
        <w:tc>
          <w:tcPr>
            <w:tcW w:w="2518" w:type="dxa"/>
          </w:tcPr>
          <w:p w14:paraId="77455F83" w14:textId="77777777" w:rsidR="00073787" w:rsidRPr="00560ED9" w:rsidRDefault="00073787" w:rsidP="00073787">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tcPr>
          <w:p w14:paraId="3A2CCB17" w14:textId="77777777" w:rsidR="00455B9C" w:rsidRPr="00455B9C" w:rsidRDefault="00455B9C" w:rsidP="00455B9C">
            <w:pPr>
              <w:rPr>
                <w:rFonts w:ascii="Arial" w:hAnsi="Arial" w:cs="Arial"/>
                <w:sz w:val="24"/>
                <w:szCs w:val="24"/>
              </w:rPr>
            </w:pPr>
            <w:r w:rsidRPr="00455B9C">
              <w:rPr>
                <w:rFonts w:ascii="Arial" w:hAnsi="Arial" w:cs="Arial"/>
                <w:color w:val="000000"/>
                <w:sz w:val="24"/>
                <w:szCs w:val="24"/>
              </w:rPr>
              <w:t>Funciones inyectivas, sobreyectivas y biyectivas</w:t>
            </w:r>
          </w:p>
          <w:p w14:paraId="3B6E095E" w14:textId="399C3F15" w:rsidR="00073787" w:rsidRPr="00455B9C" w:rsidRDefault="00073787" w:rsidP="00073787">
            <w:pPr>
              <w:rPr>
                <w:rFonts w:ascii="Arial" w:eastAsiaTheme="minorEastAsia" w:hAnsi="Arial" w:cs="Arial"/>
                <w:color w:val="000000"/>
                <w:sz w:val="24"/>
                <w:szCs w:val="24"/>
              </w:rPr>
            </w:pPr>
          </w:p>
        </w:tc>
      </w:tr>
      <w:tr w:rsidR="00073787" w:rsidRPr="00560ED9" w14:paraId="06466C95" w14:textId="77777777" w:rsidTr="00073787">
        <w:tc>
          <w:tcPr>
            <w:tcW w:w="2518" w:type="dxa"/>
          </w:tcPr>
          <w:p w14:paraId="1245CB27" w14:textId="77777777" w:rsidR="00073787" w:rsidRPr="00560ED9" w:rsidRDefault="00073787" w:rsidP="00073787">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tcPr>
          <w:p w14:paraId="1A8F4B3F" w14:textId="2EAC5F12" w:rsidR="00073787" w:rsidRPr="00455B9C" w:rsidRDefault="0027570C">
            <w:pPr>
              <w:rPr>
                <w:rFonts w:ascii="Arial" w:eastAsiaTheme="minorEastAsia" w:hAnsi="Arial" w:cs="Arial"/>
                <w:color w:val="000000"/>
                <w:sz w:val="24"/>
                <w:szCs w:val="24"/>
              </w:rPr>
            </w:pPr>
            <w:r w:rsidRPr="0027570C">
              <w:rPr>
                <w:rFonts w:ascii="Arial" w:hAnsi="Arial" w:cs="Arial"/>
                <w:color w:val="000000"/>
                <w:sz w:val="24"/>
                <w:szCs w:val="24"/>
              </w:rPr>
              <w:t xml:space="preserve">Actividad para identificar funciones inyectivas, sobreyectivas y biyectivas </w:t>
            </w:r>
          </w:p>
        </w:tc>
      </w:tr>
    </w:tbl>
    <w:p w14:paraId="763B5A80" w14:textId="77777777" w:rsidR="00073787" w:rsidRPr="00560ED9" w:rsidRDefault="00073787" w:rsidP="00962CCA">
      <w:pPr>
        <w:tabs>
          <w:tab w:val="right" w:pos="8498"/>
        </w:tabs>
        <w:spacing w:after="0"/>
        <w:jc w:val="both"/>
        <w:rPr>
          <w:rFonts w:ascii="Arial" w:hAnsi="Arial" w:cs="Arial"/>
        </w:rPr>
      </w:pPr>
    </w:p>
    <w:p w14:paraId="2B3752B3" w14:textId="3C8B89F9" w:rsidR="00110F59" w:rsidRPr="00560ED9" w:rsidRDefault="0060070E" w:rsidP="00962CCA">
      <w:pPr>
        <w:tabs>
          <w:tab w:val="right" w:pos="8498"/>
        </w:tabs>
        <w:spacing w:after="0"/>
        <w:jc w:val="both"/>
        <w:rPr>
          <w:rFonts w:ascii="Arial" w:hAnsi="Arial" w:cs="Arial"/>
          <w:b/>
        </w:rPr>
      </w:pPr>
      <w:r w:rsidRPr="00560ED9">
        <w:rPr>
          <w:rFonts w:ascii="Arial" w:hAnsi="Arial" w:cs="Arial"/>
          <w:highlight w:val="yellow"/>
        </w:rPr>
        <w:t xml:space="preserve"> </w:t>
      </w:r>
      <w:r w:rsidR="005421E4" w:rsidRPr="00560ED9">
        <w:rPr>
          <w:rFonts w:ascii="Arial" w:hAnsi="Arial" w:cs="Arial"/>
          <w:highlight w:val="yellow"/>
        </w:rPr>
        <w:t>[SECCIÓN 2]</w:t>
      </w:r>
      <w:r w:rsidR="005A02DB">
        <w:rPr>
          <w:rFonts w:ascii="Arial" w:hAnsi="Arial" w:cs="Arial"/>
        </w:rPr>
        <w:t xml:space="preserve"> </w:t>
      </w:r>
      <w:r w:rsidR="005421E4" w:rsidRPr="00560ED9">
        <w:rPr>
          <w:rFonts w:ascii="Arial" w:hAnsi="Arial" w:cs="Arial"/>
          <w:b/>
        </w:rPr>
        <w:t xml:space="preserve">2.4 </w:t>
      </w:r>
      <w:r w:rsidR="00110F59" w:rsidRPr="00560ED9">
        <w:rPr>
          <w:rFonts w:ascii="Arial" w:hAnsi="Arial" w:cs="Arial"/>
          <w:b/>
        </w:rPr>
        <w:t xml:space="preserve">Propiedades de funciones de números reales </w:t>
      </w:r>
    </w:p>
    <w:p w14:paraId="4D55D422" w14:textId="77777777" w:rsidR="00110F59" w:rsidRPr="00560ED9" w:rsidRDefault="00110F59" w:rsidP="00962CCA">
      <w:pPr>
        <w:tabs>
          <w:tab w:val="right" w:pos="8498"/>
        </w:tabs>
        <w:spacing w:after="0"/>
        <w:jc w:val="both"/>
        <w:rPr>
          <w:rFonts w:ascii="Arial" w:hAnsi="Arial" w:cs="Arial"/>
          <w:b/>
        </w:rPr>
      </w:pPr>
    </w:p>
    <w:p w14:paraId="51D95C6B" w14:textId="7E05DCBA" w:rsidR="00C0419F" w:rsidRPr="00560ED9" w:rsidRDefault="00C0419F" w:rsidP="00962CCA">
      <w:pPr>
        <w:tabs>
          <w:tab w:val="right" w:pos="8498"/>
        </w:tabs>
        <w:spacing w:after="0"/>
        <w:jc w:val="both"/>
        <w:rPr>
          <w:rFonts w:ascii="Arial" w:hAnsi="Arial" w:cs="Arial"/>
        </w:rPr>
      </w:pPr>
      <w:r w:rsidRPr="00560ED9">
        <w:rPr>
          <w:rFonts w:ascii="Arial" w:hAnsi="Arial" w:cs="Arial"/>
        </w:rPr>
        <w:t xml:space="preserve">Las características de las funciones de números reales se </w:t>
      </w:r>
      <w:r w:rsidR="003B5945">
        <w:rPr>
          <w:rFonts w:ascii="Arial" w:hAnsi="Arial" w:cs="Arial"/>
        </w:rPr>
        <w:t>e</w:t>
      </w:r>
      <w:r w:rsidRPr="00560ED9">
        <w:rPr>
          <w:rFonts w:ascii="Arial" w:hAnsi="Arial" w:cs="Arial"/>
        </w:rPr>
        <w:t>studia</w:t>
      </w:r>
      <w:r w:rsidR="003B5945">
        <w:rPr>
          <w:rFonts w:ascii="Arial" w:hAnsi="Arial" w:cs="Arial"/>
        </w:rPr>
        <w:t>n</w:t>
      </w:r>
      <w:r w:rsidRPr="00560ED9">
        <w:rPr>
          <w:rFonts w:ascii="Arial" w:hAnsi="Arial" w:cs="Arial"/>
        </w:rPr>
        <w:t xml:space="preserve"> teniendo en cuenta las propiedades y operaciones de </w:t>
      </w:r>
      <w:r w:rsidR="00462E41" w:rsidRPr="00560ED9">
        <w:rPr>
          <w:rFonts w:ascii="Arial" w:hAnsi="Arial" w:cs="Arial"/>
        </w:rPr>
        <w:t>este conjunto numérico</w:t>
      </w:r>
      <w:r w:rsidRPr="00560ED9">
        <w:rPr>
          <w:rFonts w:ascii="Arial" w:hAnsi="Arial" w:cs="Arial"/>
        </w:rPr>
        <w:t>.</w:t>
      </w:r>
      <w:r w:rsidR="00462E41" w:rsidRPr="00560ED9">
        <w:rPr>
          <w:rFonts w:ascii="Arial" w:hAnsi="Arial" w:cs="Arial"/>
        </w:rPr>
        <w:t xml:space="preserve"> </w:t>
      </w:r>
    </w:p>
    <w:p w14:paraId="600D0887" w14:textId="77777777" w:rsidR="00F3135C" w:rsidRPr="00560ED9" w:rsidRDefault="00F3135C" w:rsidP="00962CCA">
      <w:pPr>
        <w:tabs>
          <w:tab w:val="right" w:pos="8498"/>
        </w:tabs>
        <w:spacing w:after="0"/>
        <w:jc w:val="both"/>
        <w:rPr>
          <w:rFonts w:ascii="Arial" w:hAnsi="Arial" w:cs="Arial"/>
        </w:rPr>
      </w:pPr>
    </w:p>
    <w:p w14:paraId="2CD8946B" w14:textId="34378704" w:rsidR="005421E4" w:rsidRPr="00560ED9" w:rsidRDefault="00DF6492" w:rsidP="00962CCA">
      <w:pPr>
        <w:tabs>
          <w:tab w:val="right" w:pos="8498"/>
        </w:tabs>
        <w:spacing w:after="0"/>
        <w:jc w:val="both"/>
        <w:rPr>
          <w:rFonts w:ascii="Arial" w:hAnsi="Arial" w:cs="Arial"/>
          <w:b/>
        </w:rPr>
      </w:pPr>
      <w:r w:rsidRPr="00560ED9">
        <w:rPr>
          <w:rFonts w:ascii="Arial" w:hAnsi="Arial" w:cs="Arial"/>
          <w:highlight w:val="yellow"/>
        </w:rPr>
        <w:t xml:space="preserve"> </w:t>
      </w:r>
      <w:r w:rsidR="00110F59" w:rsidRPr="00560ED9">
        <w:rPr>
          <w:rFonts w:ascii="Arial" w:hAnsi="Arial" w:cs="Arial"/>
          <w:highlight w:val="yellow"/>
        </w:rPr>
        <w:t>[SECCIÓN 3]</w:t>
      </w:r>
      <w:r w:rsidR="009D6B31">
        <w:rPr>
          <w:rFonts w:ascii="Arial" w:hAnsi="Arial" w:cs="Arial"/>
        </w:rPr>
        <w:t xml:space="preserve"> </w:t>
      </w:r>
      <w:r w:rsidR="00110F59" w:rsidRPr="00560ED9">
        <w:rPr>
          <w:rFonts w:ascii="Arial" w:hAnsi="Arial" w:cs="Arial"/>
          <w:b/>
        </w:rPr>
        <w:t xml:space="preserve">2.4.1 </w:t>
      </w:r>
      <w:r w:rsidR="005421E4" w:rsidRPr="00560ED9">
        <w:rPr>
          <w:rFonts w:ascii="Arial" w:hAnsi="Arial" w:cs="Arial"/>
          <w:b/>
        </w:rPr>
        <w:t>Funciones pares</w:t>
      </w:r>
      <w:r w:rsidR="00C806C3">
        <w:rPr>
          <w:rFonts w:ascii="Arial" w:hAnsi="Arial" w:cs="Arial"/>
          <w:b/>
        </w:rPr>
        <w:t xml:space="preserve"> e impares</w:t>
      </w:r>
      <w:r w:rsidR="005421E4" w:rsidRPr="00560ED9">
        <w:rPr>
          <w:rFonts w:ascii="Arial" w:hAnsi="Arial" w:cs="Arial"/>
          <w:b/>
        </w:rPr>
        <w:t xml:space="preserve"> </w:t>
      </w:r>
    </w:p>
    <w:p w14:paraId="514379DF" w14:textId="77777777" w:rsidR="00C806C3" w:rsidRDefault="00C806C3" w:rsidP="00962CCA">
      <w:pPr>
        <w:tabs>
          <w:tab w:val="right" w:pos="8498"/>
        </w:tabs>
        <w:spacing w:after="0"/>
        <w:jc w:val="both"/>
        <w:rPr>
          <w:rFonts w:ascii="Arial" w:hAnsi="Arial" w:cs="Arial"/>
        </w:rPr>
      </w:pPr>
    </w:p>
    <w:p w14:paraId="1FAF5E64" w14:textId="2829A726" w:rsidR="00FC124F" w:rsidRPr="003B5945" w:rsidRDefault="003B5945" w:rsidP="00962CCA">
      <w:pPr>
        <w:tabs>
          <w:tab w:val="right" w:pos="8498"/>
        </w:tabs>
        <w:spacing w:after="0"/>
        <w:jc w:val="both"/>
        <w:rPr>
          <w:rFonts w:ascii="Arial" w:hAnsi="Arial" w:cs="Arial"/>
        </w:rPr>
      </w:pPr>
      <w:r w:rsidRPr="003B5945">
        <w:rPr>
          <w:rFonts w:ascii="Arial" w:hAnsi="Arial" w:cs="Arial"/>
        </w:rPr>
        <w:t xml:space="preserve">La gráfica de una </w:t>
      </w:r>
      <w:r w:rsidRPr="003B5945">
        <w:rPr>
          <w:rFonts w:ascii="Arial" w:hAnsi="Arial" w:cs="Arial"/>
          <w:b/>
        </w:rPr>
        <w:t>función par</w:t>
      </w:r>
      <w:r w:rsidRPr="003B5945">
        <w:rPr>
          <w:rFonts w:ascii="Arial" w:hAnsi="Arial" w:cs="Arial"/>
        </w:rPr>
        <w:t xml:space="preserve"> es simétrica con respecto al eje </w:t>
      </w:r>
      <w:r w:rsidRPr="003B5945">
        <w:rPr>
          <w:rFonts w:ascii="Arial" w:hAnsi="Arial" w:cs="Arial"/>
          <w:i/>
        </w:rPr>
        <w:t>Y</w:t>
      </w:r>
      <w:r w:rsidRPr="003B5945">
        <w:rPr>
          <w:rFonts w:ascii="Arial" w:hAnsi="Arial" w:cs="Arial"/>
        </w:rPr>
        <w:t xml:space="preserve"> en el plano cartesiano. Esto significa que la gráfica no cambia al reflejarla por el eje </w:t>
      </w:r>
      <w:r w:rsidRPr="003B5945">
        <w:rPr>
          <w:rFonts w:ascii="Arial" w:hAnsi="Arial" w:cs="Arial"/>
          <w:i/>
        </w:rPr>
        <w:t>Y</w:t>
      </w:r>
      <w:r w:rsidRPr="003B5945">
        <w:rPr>
          <w:rFonts w:ascii="Arial" w:hAnsi="Arial" w:cs="Arial"/>
        </w:rPr>
        <w:t>. Formalmente:</w:t>
      </w:r>
    </w:p>
    <w:p w14:paraId="60FE2329" w14:textId="77777777" w:rsidR="003B5945" w:rsidRPr="00560ED9" w:rsidRDefault="003B5945"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92"/>
        <w:gridCol w:w="6336"/>
      </w:tblGrid>
      <w:tr w:rsidR="00DF6492" w:rsidRPr="00560ED9" w14:paraId="06B2E0AB" w14:textId="77777777" w:rsidTr="009C7C31">
        <w:tc>
          <w:tcPr>
            <w:tcW w:w="8828" w:type="dxa"/>
            <w:gridSpan w:val="2"/>
            <w:shd w:val="clear" w:color="auto" w:fill="000000" w:themeFill="text1"/>
          </w:tcPr>
          <w:p w14:paraId="51C827FC" w14:textId="77777777" w:rsidR="00DF6492" w:rsidRPr="00560ED9" w:rsidRDefault="00DF6492" w:rsidP="00DF6492">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DF6492" w:rsidRPr="00560ED9" w14:paraId="1E66FF3C" w14:textId="77777777" w:rsidTr="009C7C31">
        <w:tc>
          <w:tcPr>
            <w:tcW w:w="2492" w:type="dxa"/>
          </w:tcPr>
          <w:p w14:paraId="1761A5BD" w14:textId="77777777" w:rsidR="00DF6492" w:rsidRPr="00560ED9" w:rsidRDefault="00DF6492" w:rsidP="00DF6492">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181FFE2F" w14:textId="319BE672" w:rsidR="00DF6492" w:rsidRPr="00560ED9" w:rsidRDefault="00D40FA5" w:rsidP="00DF6492">
            <w:pPr>
              <w:rPr>
                <w:rFonts w:ascii="Arial" w:hAnsi="Arial" w:cs="Arial"/>
                <w:b/>
                <w:color w:val="000000"/>
                <w:sz w:val="24"/>
                <w:szCs w:val="24"/>
              </w:rPr>
            </w:pPr>
            <w:r w:rsidRPr="00560ED9">
              <w:rPr>
                <w:rFonts w:ascii="Arial" w:hAnsi="Arial" w:cs="Arial"/>
                <w:b/>
                <w:color w:val="000000"/>
                <w:sz w:val="24"/>
                <w:szCs w:val="24"/>
              </w:rPr>
              <w:t>Función</w:t>
            </w:r>
            <w:r w:rsidR="00DF6492" w:rsidRPr="00560ED9">
              <w:rPr>
                <w:rFonts w:ascii="Arial" w:hAnsi="Arial" w:cs="Arial"/>
                <w:b/>
                <w:color w:val="000000"/>
                <w:sz w:val="24"/>
                <w:szCs w:val="24"/>
              </w:rPr>
              <w:t xml:space="preserve"> Par</w:t>
            </w:r>
          </w:p>
        </w:tc>
      </w:tr>
      <w:tr w:rsidR="00DF6492" w:rsidRPr="00560ED9" w14:paraId="5718FCF6" w14:textId="77777777" w:rsidTr="009C7C31">
        <w:tc>
          <w:tcPr>
            <w:tcW w:w="2492" w:type="dxa"/>
          </w:tcPr>
          <w:p w14:paraId="705A5013" w14:textId="77777777" w:rsidR="00DF6492" w:rsidRPr="00560ED9" w:rsidRDefault="00DF6492" w:rsidP="00DF6492">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421BA3FF" w14:textId="073EFE3A" w:rsidR="00DF6492" w:rsidRDefault="00DF6492" w:rsidP="00DF6492">
            <w:pPr>
              <w:tabs>
                <w:tab w:val="right" w:pos="8498"/>
              </w:tabs>
              <w:jc w:val="both"/>
              <w:rPr>
                <w:rFonts w:ascii="Arial" w:eastAsiaTheme="minorEastAsia" w:hAnsi="Arial" w:cs="Arial"/>
              </w:rPr>
            </w:pPr>
            <w:r w:rsidRPr="00560ED9">
              <w:rPr>
                <w:rFonts w:ascii="Arial" w:hAnsi="Arial" w:cs="Arial"/>
              </w:rPr>
              <w:t>Una función</w:t>
            </w:r>
            <w:r w:rsidR="00C806C3">
              <w:rPr>
                <w:rFonts w:ascii="Arial" w:hAnsi="Arial" w:cs="Arial"/>
              </w:rPr>
              <w:t xml:space="preserve"> </w:t>
            </w:r>
            <w:r w:rsidR="00C806C3" w:rsidRPr="00C806C3">
              <w:rPr>
                <w:rFonts w:ascii="Arial" w:hAnsi="Arial" w:cs="Arial"/>
                <w:i/>
              </w:rPr>
              <w:t>f</w:t>
            </w:r>
            <w:r w:rsidRPr="00560ED9">
              <w:rPr>
                <w:rFonts w:ascii="Arial" w:hAnsi="Arial" w:cs="Arial"/>
              </w:rPr>
              <w:t xml:space="preserve"> </w:t>
            </w:r>
            <w:r w:rsidR="003B5945">
              <w:rPr>
                <w:rFonts w:ascii="Arial" w:hAnsi="Arial" w:cs="Arial"/>
              </w:rPr>
              <w:t>es</w:t>
            </w:r>
            <w:r w:rsidRPr="00560ED9">
              <w:rPr>
                <w:rFonts w:ascii="Arial" w:hAnsi="Arial" w:cs="Arial"/>
              </w:rPr>
              <w:t xml:space="preserve"> </w:t>
            </w:r>
            <w:r w:rsidRPr="00560ED9">
              <w:rPr>
                <w:rFonts w:ascii="Arial" w:hAnsi="Arial" w:cs="Arial"/>
                <w:b/>
              </w:rPr>
              <w:t>par</w:t>
            </w:r>
            <w:r w:rsidRPr="00560ED9">
              <w:rPr>
                <w:rFonts w:ascii="Arial" w:hAnsi="Arial" w:cs="Arial"/>
              </w:rPr>
              <w:t xml:space="preserve"> si para </w:t>
            </w:r>
            <w:r w:rsidR="00C806C3">
              <w:rPr>
                <w:rFonts w:ascii="Arial" w:hAnsi="Arial" w:cs="Arial"/>
              </w:rPr>
              <w:t xml:space="preserve">todo </w:t>
            </w:r>
            <w:r w:rsidR="00C806C3" w:rsidRPr="00C806C3">
              <w:rPr>
                <w:rFonts w:ascii="Arial" w:hAnsi="Arial" w:cs="Arial"/>
                <w:i/>
              </w:rPr>
              <w:t xml:space="preserve">a </w:t>
            </w:r>
            <w:r w:rsidR="00C806C3" w:rsidRPr="00C806C3">
              <w:rPr>
                <w:rFonts w:ascii="Cambria Math" w:hAnsi="Cambria Math" w:cs="Arial"/>
                <w:i/>
              </w:rPr>
              <w:t>⋲</w:t>
            </w:r>
            <w:r w:rsidR="00C806C3" w:rsidRPr="00C806C3">
              <w:rPr>
                <w:rFonts w:ascii="Arial" w:hAnsi="Arial" w:cs="Arial"/>
                <w:i/>
              </w:rPr>
              <w:t xml:space="preserve"> Dom f</w:t>
            </w:r>
            <w:r w:rsidRPr="00560ED9">
              <w:rPr>
                <w:rFonts w:ascii="Arial" w:eastAsiaTheme="minorEastAsia" w:hAnsi="Arial" w:cs="Arial"/>
              </w:rPr>
              <w:t xml:space="preserve"> se tiene que</w:t>
            </w:r>
            <w:r w:rsidR="00C806C3">
              <w:rPr>
                <w:rFonts w:ascii="Arial" w:eastAsiaTheme="minorEastAsia" w:hAnsi="Arial" w:cs="Arial"/>
              </w:rPr>
              <w:t xml:space="preserve"> </w:t>
            </w:r>
            <w:r w:rsidR="00C806C3" w:rsidRPr="00C806C3">
              <w:rPr>
                <w:rFonts w:ascii="Arial" w:eastAsiaTheme="minorEastAsia" w:hAnsi="Arial" w:cs="Arial"/>
                <w:i/>
              </w:rPr>
              <w:t xml:space="preserve">(-a) </w:t>
            </w:r>
            <w:r w:rsidR="00C806C3" w:rsidRPr="00C806C3">
              <w:rPr>
                <w:rFonts w:ascii="Cambria Math" w:eastAsiaTheme="minorEastAsia" w:hAnsi="Cambria Math" w:cs="Arial"/>
                <w:i/>
              </w:rPr>
              <w:t>⋲</w:t>
            </w:r>
            <w:r w:rsidR="00C806C3" w:rsidRPr="00C806C3">
              <w:rPr>
                <w:rFonts w:ascii="Arial" w:eastAsiaTheme="minorEastAsia" w:hAnsi="Arial" w:cs="Arial"/>
                <w:i/>
              </w:rPr>
              <w:t xml:space="preserve"> Dom f</w:t>
            </w:r>
            <w:r w:rsidRPr="00C806C3">
              <w:rPr>
                <w:rFonts w:ascii="Arial" w:eastAsiaTheme="minorEastAsia" w:hAnsi="Arial" w:cs="Arial"/>
                <w:i/>
              </w:rPr>
              <w:t xml:space="preserve"> </w:t>
            </w:r>
            <w:r w:rsidRPr="00560ED9">
              <w:rPr>
                <w:rFonts w:ascii="Arial" w:eastAsiaTheme="minorEastAsia" w:hAnsi="Arial" w:cs="Arial"/>
              </w:rPr>
              <w:t xml:space="preserve">y además </w:t>
            </w:r>
          </w:p>
          <w:p w14:paraId="1ECDC55B" w14:textId="34953836" w:rsidR="00DF6492" w:rsidRPr="00560ED9" w:rsidRDefault="00C806C3" w:rsidP="00C806C3">
            <w:pPr>
              <w:tabs>
                <w:tab w:val="right" w:pos="8498"/>
              </w:tabs>
              <w:jc w:val="center"/>
              <w:rPr>
                <w:rFonts w:ascii="Arial" w:eastAsiaTheme="minorEastAsia" w:hAnsi="Arial" w:cs="Arial"/>
              </w:rPr>
            </w:pPr>
            <w:proofErr w:type="gramStart"/>
            <w:r w:rsidRPr="00C806C3">
              <w:rPr>
                <w:rFonts w:ascii="Arial" w:eastAsiaTheme="minorEastAsia" w:hAnsi="Arial" w:cs="Arial"/>
                <w:i/>
              </w:rPr>
              <w:t>f(</w:t>
            </w:r>
            <w:proofErr w:type="gramEnd"/>
            <w:r w:rsidRPr="00C806C3">
              <w:rPr>
                <w:rFonts w:ascii="Arial" w:eastAsiaTheme="minorEastAsia" w:hAnsi="Arial" w:cs="Arial"/>
                <w:i/>
              </w:rPr>
              <w:t>a) = f(-a)</w:t>
            </w:r>
            <w:r>
              <w:rPr>
                <w:rFonts w:ascii="Arial" w:eastAsiaTheme="minorEastAsia" w:hAnsi="Arial" w:cs="Arial"/>
                <w:i/>
              </w:rPr>
              <w:t>.</w:t>
            </w:r>
          </w:p>
        </w:tc>
      </w:tr>
    </w:tbl>
    <w:p w14:paraId="74D95CC0" w14:textId="77777777" w:rsidR="00DF6492" w:rsidRPr="00560ED9" w:rsidRDefault="00DF6492" w:rsidP="00962CCA">
      <w:pPr>
        <w:tabs>
          <w:tab w:val="right" w:pos="8498"/>
        </w:tabs>
        <w:spacing w:after="0"/>
        <w:jc w:val="both"/>
        <w:rPr>
          <w:rFonts w:ascii="Arial" w:hAnsi="Arial" w:cs="Arial"/>
          <w:b/>
        </w:rPr>
      </w:pPr>
    </w:p>
    <w:p w14:paraId="10C77F56" w14:textId="47F58B34" w:rsidR="00EE2ABA" w:rsidRPr="00560ED9" w:rsidRDefault="00DF6492" w:rsidP="00EE2ABA">
      <w:pPr>
        <w:tabs>
          <w:tab w:val="right" w:pos="8498"/>
        </w:tabs>
        <w:spacing w:after="0"/>
        <w:jc w:val="both"/>
        <w:rPr>
          <w:rFonts w:ascii="Arial" w:eastAsiaTheme="minorEastAsia" w:hAnsi="Arial" w:cs="Arial"/>
        </w:rPr>
      </w:pPr>
      <w:r w:rsidRPr="00560ED9">
        <w:rPr>
          <w:rFonts w:ascii="Arial" w:eastAsiaTheme="minorEastAsia" w:hAnsi="Arial" w:cs="Arial"/>
          <w:b/>
        </w:rPr>
        <w:t>Ejemplo 1.</w:t>
      </w:r>
      <w:r w:rsidRPr="00560ED9">
        <w:rPr>
          <w:rFonts w:ascii="Arial" w:eastAsiaTheme="minorEastAsia" w:hAnsi="Arial" w:cs="Arial"/>
        </w:rPr>
        <w:t xml:space="preserve">  </w:t>
      </w:r>
      <w:r w:rsidR="00EE2ABA" w:rsidRPr="00560ED9">
        <w:rPr>
          <w:rFonts w:ascii="Arial" w:eastAsiaTheme="minorEastAsia" w:hAnsi="Arial" w:cs="Arial"/>
        </w:rPr>
        <w:t>La función</w:t>
      </w:r>
      <w:r w:rsidR="00C806C3">
        <w:rPr>
          <w:rFonts w:ascii="Arial" w:eastAsiaTheme="minorEastAsia" w:hAnsi="Arial" w:cs="Arial"/>
        </w:rPr>
        <w:t xml:space="preserve"> </w:t>
      </w:r>
      <w:r w:rsidR="00C806C3" w:rsidRPr="00C806C3">
        <w:rPr>
          <w:rFonts w:ascii="Arial" w:eastAsiaTheme="minorEastAsia" w:hAnsi="Arial" w:cs="Arial"/>
          <w:i/>
        </w:rPr>
        <w:t>f(x) = x</w:t>
      </w:r>
      <w:r w:rsidR="00C806C3" w:rsidRPr="00C806C3">
        <w:rPr>
          <w:rFonts w:ascii="Arial" w:eastAsiaTheme="minorEastAsia" w:hAnsi="Arial" w:cs="Arial"/>
          <w:i/>
          <w:vertAlign w:val="superscript"/>
        </w:rPr>
        <w:t>2</w:t>
      </w:r>
      <w:r w:rsidR="00C806C3">
        <w:rPr>
          <w:rFonts w:ascii="Arial" w:eastAsiaTheme="minorEastAsia" w:hAnsi="Arial" w:cs="Arial"/>
        </w:rPr>
        <w:t>.</w:t>
      </w:r>
    </w:p>
    <w:p w14:paraId="7217A59F" w14:textId="77777777" w:rsidR="00153489" w:rsidRPr="00560ED9" w:rsidRDefault="00153489" w:rsidP="00EE2ABA">
      <w:pPr>
        <w:tabs>
          <w:tab w:val="right" w:pos="8498"/>
        </w:tabs>
        <w:spacing w:after="0"/>
        <w:jc w:val="both"/>
        <w:rPr>
          <w:rFonts w:ascii="Arial" w:eastAsiaTheme="minorEastAsia" w:hAnsi="Arial" w:cs="Arial"/>
        </w:rPr>
      </w:pPr>
    </w:p>
    <w:p w14:paraId="3FEC0C4F" w14:textId="07DA3E1C" w:rsidR="00DF6492" w:rsidRDefault="00DF6492" w:rsidP="00DF6492">
      <w:pPr>
        <w:tabs>
          <w:tab w:val="right" w:pos="8498"/>
        </w:tabs>
        <w:spacing w:after="0"/>
        <w:jc w:val="both"/>
        <w:rPr>
          <w:rFonts w:ascii="Arial" w:eastAsiaTheme="minorEastAsia" w:hAnsi="Arial" w:cs="Arial"/>
        </w:rPr>
      </w:pPr>
      <w:r w:rsidRPr="00560ED9">
        <w:rPr>
          <w:rFonts w:ascii="Arial" w:eastAsiaTheme="minorEastAsia" w:hAnsi="Arial" w:cs="Arial"/>
        </w:rPr>
        <w:t>El dominio de la función son todos los números reales</w:t>
      </w:r>
      <w:r w:rsidR="00CA0DCA">
        <w:rPr>
          <w:rFonts w:ascii="Arial" w:eastAsiaTheme="minorEastAsia" w:hAnsi="Arial" w:cs="Arial"/>
        </w:rPr>
        <w:t xml:space="preserve"> y para todo</w:t>
      </w:r>
      <w:r w:rsidR="00C806C3">
        <w:rPr>
          <w:rFonts w:ascii="Arial" w:eastAsiaTheme="minorEastAsia" w:hAnsi="Arial" w:cs="Arial"/>
        </w:rPr>
        <w:t xml:space="preserve"> a </w:t>
      </w:r>
      <w:r w:rsidR="00C806C3">
        <w:rPr>
          <w:rFonts w:ascii="Cambria Math" w:eastAsiaTheme="minorEastAsia" w:hAnsi="Cambria Math" w:cs="Arial"/>
        </w:rPr>
        <w:t>⋲</w:t>
      </w:r>
      <w:r w:rsidR="00C806C3">
        <w:rPr>
          <w:rFonts w:ascii="Arial" w:eastAsiaTheme="minorEastAsia" w:hAnsi="Arial" w:cs="Arial"/>
        </w:rPr>
        <w:t xml:space="preserve"> </w:t>
      </w:r>
      <w:r w:rsidR="00C806C3">
        <w:rPr>
          <w:rFonts w:ascii="Cambria Math" w:eastAsiaTheme="minorEastAsia" w:hAnsi="Cambria Math" w:cs="Arial"/>
        </w:rPr>
        <w:t>ℝ</w:t>
      </w:r>
      <w:r w:rsidR="00C806C3">
        <w:rPr>
          <w:rFonts w:ascii="Arial" w:eastAsiaTheme="minorEastAsia" w:hAnsi="Arial" w:cs="Arial"/>
        </w:rPr>
        <w:t xml:space="preserve"> </w:t>
      </w:r>
      <w:r w:rsidRPr="00560ED9">
        <w:rPr>
          <w:rFonts w:ascii="Arial" w:eastAsiaTheme="minorEastAsia" w:hAnsi="Arial" w:cs="Arial"/>
        </w:rPr>
        <w:t>se tiene que:</w:t>
      </w:r>
    </w:p>
    <w:p w14:paraId="5A8D6188" w14:textId="10072259" w:rsidR="00C806C3" w:rsidRPr="00C806C3" w:rsidRDefault="00C806C3" w:rsidP="00C806C3">
      <w:pPr>
        <w:tabs>
          <w:tab w:val="right" w:pos="8498"/>
        </w:tabs>
        <w:spacing w:after="0"/>
        <w:jc w:val="center"/>
        <w:rPr>
          <w:rFonts w:ascii="Arial" w:eastAsiaTheme="minorEastAsia" w:hAnsi="Arial" w:cs="Arial"/>
          <w:i/>
        </w:rPr>
      </w:pPr>
      <w:proofErr w:type="gramStart"/>
      <w:r>
        <w:rPr>
          <w:rFonts w:ascii="Arial" w:eastAsiaTheme="minorEastAsia" w:hAnsi="Arial" w:cs="Arial"/>
          <w:i/>
        </w:rPr>
        <w:t>f</w:t>
      </w:r>
      <w:proofErr w:type="gramEnd"/>
      <w:r w:rsidRPr="00C806C3">
        <w:rPr>
          <w:rFonts w:ascii="Arial" w:eastAsiaTheme="minorEastAsia" w:hAnsi="Arial" w:cs="Arial"/>
          <w:i/>
        </w:rPr>
        <w:t>(-a)=(-a)</w:t>
      </w:r>
      <w:r w:rsidRPr="00C806C3">
        <w:rPr>
          <w:rFonts w:ascii="Arial" w:eastAsiaTheme="minorEastAsia" w:hAnsi="Arial" w:cs="Arial"/>
          <w:i/>
          <w:vertAlign w:val="superscript"/>
        </w:rPr>
        <w:t>2</w:t>
      </w:r>
      <w:r w:rsidRPr="00C806C3">
        <w:rPr>
          <w:rFonts w:ascii="Arial" w:eastAsiaTheme="minorEastAsia" w:hAnsi="Arial" w:cs="Arial"/>
          <w:i/>
        </w:rPr>
        <w:t xml:space="preserve"> = (a)</w:t>
      </w:r>
      <w:r w:rsidRPr="00C806C3">
        <w:rPr>
          <w:rFonts w:ascii="Arial" w:eastAsiaTheme="minorEastAsia" w:hAnsi="Arial" w:cs="Arial"/>
          <w:i/>
          <w:vertAlign w:val="superscript"/>
        </w:rPr>
        <w:t>2</w:t>
      </w:r>
      <w:r w:rsidRPr="00C806C3">
        <w:rPr>
          <w:rFonts w:ascii="Arial" w:eastAsiaTheme="minorEastAsia" w:hAnsi="Arial" w:cs="Arial"/>
          <w:i/>
        </w:rPr>
        <w:t xml:space="preserve"> = f(a)</w:t>
      </w:r>
    </w:p>
    <w:p w14:paraId="6631C4E9" w14:textId="4BDDC82C" w:rsidR="00DF6492" w:rsidRPr="00560ED9" w:rsidRDefault="00CA0DCA" w:rsidP="00DF6492">
      <w:pPr>
        <w:tabs>
          <w:tab w:val="right" w:pos="8498"/>
        </w:tabs>
        <w:spacing w:after="0"/>
        <w:jc w:val="both"/>
        <w:rPr>
          <w:rFonts w:ascii="Arial" w:eastAsiaTheme="minorEastAsia" w:hAnsi="Arial" w:cs="Arial"/>
        </w:rPr>
      </w:pPr>
      <w:r>
        <w:rPr>
          <w:rFonts w:ascii="Arial" w:eastAsiaTheme="minorEastAsia" w:hAnsi="Arial" w:cs="Arial"/>
        </w:rPr>
        <w:t>Por</w:t>
      </w:r>
      <w:r w:rsidR="00DF6492" w:rsidRPr="00560ED9">
        <w:rPr>
          <w:rFonts w:ascii="Arial" w:eastAsiaTheme="minorEastAsia" w:hAnsi="Arial" w:cs="Arial"/>
        </w:rPr>
        <w:t xml:space="preserve"> tanto</w:t>
      </w:r>
      <w:r>
        <w:rPr>
          <w:rFonts w:ascii="Arial" w:eastAsiaTheme="minorEastAsia" w:hAnsi="Arial" w:cs="Arial"/>
        </w:rPr>
        <w:t>,</w:t>
      </w:r>
      <w:r w:rsidR="00FE3D2F">
        <w:rPr>
          <w:rFonts w:ascii="Arial" w:eastAsiaTheme="minorEastAsia" w:hAnsi="Arial" w:cs="Arial"/>
        </w:rPr>
        <w:t xml:space="preserve"> </w:t>
      </w:r>
      <w:r w:rsidR="00FE3D2F" w:rsidRPr="00FE3D2F">
        <w:rPr>
          <w:rFonts w:ascii="Arial" w:eastAsiaTheme="minorEastAsia" w:hAnsi="Arial" w:cs="Arial"/>
          <w:i/>
        </w:rPr>
        <w:t>f</w:t>
      </w:r>
      <w:r w:rsidR="00FE3D2F">
        <w:rPr>
          <w:rFonts w:ascii="Arial" w:eastAsiaTheme="minorEastAsia" w:hAnsi="Arial" w:cs="Arial"/>
        </w:rPr>
        <w:t xml:space="preserve"> </w:t>
      </w:r>
      <w:r w:rsidR="00DF6492" w:rsidRPr="00560ED9">
        <w:rPr>
          <w:rFonts w:ascii="Arial" w:eastAsiaTheme="minorEastAsia" w:hAnsi="Arial" w:cs="Arial"/>
        </w:rPr>
        <w:t>es par.</w:t>
      </w:r>
    </w:p>
    <w:p w14:paraId="0FFB8A0F" w14:textId="77777777" w:rsidR="00DF6492" w:rsidRPr="00560ED9" w:rsidRDefault="00DF6492" w:rsidP="00EE2ABA">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DF6492" w:rsidRPr="00560ED9" w14:paraId="08D33B9E" w14:textId="77777777" w:rsidTr="00DF6492">
        <w:tc>
          <w:tcPr>
            <w:tcW w:w="9054" w:type="dxa"/>
            <w:gridSpan w:val="2"/>
            <w:shd w:val="clear" w:color="auto" w:fill="0D0D0D" w:themeFill="text1" w:themeFillTint="F2"/>
          </w:tcPr>
          <w:p w14:paraId="5CF39CCD" w14:textId="77777777" w:rsidR="00DF6492" w:rsidRPr="00560ED9" w:rsidRDefault="00DF6492" w:rsidP="00DF649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DF6492" w:rsidRPr="00560ED9" w14:paraId="3030ABDD" w14:textId="77777777" w:rsidTr="00DF6492">
        <w:tc>
          <w:tcPr>
            <w:tcW w:w="1384" w:type="dxa"/>
          </w:tcPr>
          <w:p w14:paraId="2AA2D964" w14:textId="77777777" w:rsidR="00DF6492" w:rsidRPr="00560ED9" w:rsidRDefault="00DF6492" w:rsidP="00DF6492">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447AA59F" w14:textId="5E332F7E" w:rsidR="00DF6492" w:rsidRPr="00560ED9" w:rsidRDefault="00E96100" w:rsidP="00DF6492">
            <w:pPr>
              <w:rPr>
                <w:rFonts w:ascii="Arial" w:hAnsi="Arial" w:cs="Arial"/>
                <w:b/>
                <w:color w:val="000000"/>
                <w:sz w:val="18"/>
                <w:szCs w:val="18"/>
              </w:rPr>
            </w:pPr>
            <w:r>
              <w:rPr>
                <w:rFonts w:ascii="Arial" w:hAnsi="Arial" w:cs="Arial"/>
                <w:color w:val="000000"/>
              </w:rPr>
              <w:t>MA_11_02_IMG10</w:t>
            </w:r>
          </w:p>
        </w:tc>
      </w:tr>
      <w:tr w:rsidR="00DF6492" w:rsidRPr="00560ED9" w14:paraId="7BBA187F" w14:textId="77777777" w:rsidTr="00DF6492">
        <w:tc>
          <w:tcPr>
            <w:tcW w:w="1384" w:type="dxa"/>
          </w:tcPr>
          <w:p w14:paraId="563E14BA"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Descripción</w:t>
            </w:r>
          </w:p>
        </w:tc>
        <w:tc>
          <w:tcPr>
            <w:tcW w:w="7670" w:type="dxa"/>
          </w:tcPr>
          <w:p w14:paraId="26ADFC70" w14:textId="7A02522A" w:rsidR="00DF6492" w:rsidRPr="00560ED9" w:rsidRDefault="00FE3D2F" w:rsidP="00DF6492">
            <w:pPr>
              <w:rPr>
                <w:rFonts w:ascii="Arial" w:hAnsi="Arial" w:cs="Arial"/>
                <w:color w:val="000000"/>
              </w:rPr>
            </w:pPr>
            <w:r>
              <w:rPr>
                <w:rFonts w:ascii="Arial" w:hAnsi="Arial" w:cs="Arial"/>
                <w:color w:val="000000"/>
              </w:rPr>
              <w:t xml:space="preserve">Animación sobre </w:t>
            </w:r>
            <w:r w:rsidR="00DF6492"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x</m:t>
                  </m:r>
                </m:e>
                <m:sup>
                  <m:r>
                    <w:rPr>
                      <w:rFonts w:ascii="Cambria Math" w:hAnsi="Cambria Math" w:cs="Arial"/>
                      <w:color w:val="000000"/>
                    </w:rPr>
                    <m:t>2</m:t>
                  </m:r>
                </m:sup>
              </m:sSup>
            </m:oMath>
            <w:r w:rsidR="00DF6492" w:rsidRPr="00560ED9">
              <w:rPr>
                <w:rFonts w:ascii="Arial" w:hAnsi="Arial" w:cs="Arial"/>
                <w:color w:val="000000"/>
              </w:rPr>
              <w:t xml:space="preserve"> </w:t>
            </w:r>
          </w:p>
        </w:tc>
      </w:tr>
      <w:tr w:rsidR="00DF6492" w:rsidRPr="00560ED9" w14:paraId="18CA80A0" w14:textId="77777777" w:rsidTr="00DF6492">
        <w:tc>
          <w:tcPr>
            <w:tcW w:w="1384" w:type="dxa"/>
          </w:tcPr>
          <w:p w14:paraId="2D4AA8BD"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4382404" w14:textId="4C534F01" w:rsidR="00DF6492" w:rsidRPr="00560ED9" w:rsidRDefault="00DF6492" w:rsidP="00DF6492">
            <w:pPr>
              <w:rPr>
                <w:rFonts w:ascii="Arial" w:hAnsi="Arial" w:cs="Arial"/>
                <w:color w:val="000000"/>
              </w:rPr>
            </w:pPr>
            <w:r w:rsidRPr="00560ED9">
              <w:rPr>
                <w:rFonts w:ascii="Arial" w:eastAsiaTheme="minorEastAsia" w:hAnsi="Arial" w:cs="Arial"/>
                <w:noProof/>
                <w:lang w:val="es-CO" w:eastAsia="es-CO"/>
              </w:rPr>
              <w:drawing>
                <wp:inline distT="0" distB="0" distL="0" distR="0" wp14:anchorId="330AC4F6" wp14:editId="54A18E85">
                  <wp:extent cx="2647950" cy="908954"/>
                  <wp:effectExtent l="0" t="0" r="0" b="5715"/>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2822" cy="910626"/>
                          </a:xfrm>
                          <a:prstGeom prst="rect">
                            <a:avLst/>
                          </a:prstGeom>
                          <a:noFill/>
                          <a:ln>
                            <a:noFill/>
                          </a:ln>
                        </pic:spPr>
                      </pic:pic>
                    </a:graphicData>
                  </a:graphic>
                </wp:inline>
              </w:drawing>
            </w:r>
          </w:p>
        </w:tc>
      </w:tr>
      <w:tr w:rsidR="00DF6492" w:rsidRPr="00560ED9" w14:paraId="6D1D9604" w14:textId="77777777" w:rsidTr="00DF6492">
        <w:tc>
          <w:tcPr>
            <w:tcW w:w="1384" w:type="dxa"/>
          </w:tcPr>
          <w:p w14:paraId="2BB5456E"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Pie de imagen</w:t>
            </w:r>
          </w:p>
        </w:tc>
        <w:tc>
          <w:tcPr>
            <w:tcW w:w="7670" w:type="dxa"/>
          </w:tcPr>
          <w:p w14:paraId="6435557D" w14:textId="28E9EA1D" w:rsidR="00DF6492" w:rsidRPr="00560ED9" w:rsidRDefault="004975D6" w:rsidP="00CA0DCA">
            <w:pPr>
              <w:tabs>
                <w:tab w:val="right" w:pos="8498"/>
              </w:tabs>
              <w:jc w:val="both"/>
              <w:rPr>
                <w:rFonts w:ascii="Arial" w:eastAsiaTheme="minorEastAsia" w:hAnsi="Arial" w:cs="Arial"/>
              </w:rPr>
            </w:pPr>
            <w:r>
              <w:rPr>
                <w:rFonts w:ascii="Arial" w:hAnsi="Arial" w:cs="Arial"/>
                <w:color w:val="000000"/>
              </w:rPr>
              <w:t>Prueba gráfica</w:t>
            </w:r>
            <w:r w:rsidR="00CA0DCA">
              <w:rPr>
                <w:rFonts w:ascii="Arial" w:hAnsi="Arial" w:cs="Arial"/>
                <w:color w:val="000000"/>
              </w:rPr>
              <w:t xml:space="preserve"> de que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x</m:t>
                  </m:r>
                </m:e>
                <m:sup>
                  <m:r>
                    <w:rPr>
                      <w:rFonts w:ascii="Cambria Math" w:hAnsi="Cambria Math" w:cs="Arial"/>
                      <w:color w:val="000000"/>
                    </w:rPr>
                    <m:t>2</m:t>
                  </m:r>
                </m:sup>
              </m:sSup>
            </m:oMath>
            <w:r w:rsidR="002B4374">
              <w:rPr>
                <w:rFonts w:ascii="Arial" w:eastAsiaTheme="minorEastAsia" w:hAnsi="Arial" w:cs="Arial"/>
                <w:color w:val="000000"/>
              </w:rPr>
              <w:t xml:space="preserve"> es</w:t>
            </w:r>
            <w:r>
              <w:rPr>
                <w:rFonts w:ascii="Arial" w:eastAsiaTheme="minorEastAsia" w:hAnsi="Arial" w:cs="Arial"/>
                <w:color w:val="000000"/>
              </w:rPr>
              <w:t xml:space="preserve"> una función</w:t>
            </w:r>
            <w:r w:rsidR="002B4374">
              <w:rPr>
                <w:rFonts w:ascii="Arial" w:eastAsiaTheme="minorEastAsia" w:hAnsi="Arial" w:cs="Arial"/>
                <w:color w:val="000000"/>
              </w:rPr>
              <w:t xml:space="preserve"> par</w:t>
            </w:r>
          </w:p>
        </w:tc>
      </w:tr>
    </w:tbl>
    <w:p w14:paraId="6B52A793" w14:textId="77777777" w:rsidR="00DF6492" w:rsidRPr="00560ED9" w:rsidRDefault="00DF6492" w:rsidP="00EE2ABA">
      <w:pPr>
        <w:tabs>
          <w:tab w:val="right" w:pos="8498"/>
        </w:tabs>
        <w:spacing w:after="0"/>
        <w:jc w:val="both"/>
        <w:rPr>
          <w:rFonts w:ascii="Arial" w:eastAsiaTheme="minorEastAsia" w:hAnsi="Arial" w:cs="Arial"/>
        </w:rPr>
      </w:pPr>
    </w:p>
    <w:p w14:paraId="1C114CB0" w14:textId="31EC94B2" w:rsidR="00EE2ABA" w:rsidRPr="00FE3D2F" w:rsidRDefault="00FE3D2F" w:rsidP="00EE2ABA">
      <w:pPr>
        <w:tabs>
          <w:tab w:val="right" w:pos="8498"/>
        </w:tabs>
        <w:spacing w:after="0"/>
        <w:jc w:val="both"/>
        <w:rPr>
          <w:rFonts w:ascii="Arial" w:hAnsi="Arial" w:cs="Arial"/>
        </w:rPr>
      </w:pPr>
      <w:r w:rsidRPr="00FE3D2F">
        <w:rPr>
          <w:rFonts w:ascii="Arial" w:eastAsiaTheme="minorEastAsia" w:hAnsi="Arial" w:cs="Arial"/>
        </w:rPr>
        <w:t>Por ejemplo,</w:t>
      </w:r>
      <w:r w:rsidR="00DF6492" w:rsidRPr="00FE3D2F">
        <w:rPr>
          <w:rFonts w:ascii="Arial" w:eastAsiaTheme="minorEastAsia" w:hAnsi="Arial" w:cs="Arial"/>
        </w:rPr>
        <w:t xml:space="preserve"> </w:t>
      </w:r>
      <w:r w:rsidR="00EE2ABA" w:rsidRPr="00FE3D2F">
        <w:rPr>
          <w:rFonts w:ascii="Arial" w:eastAsiaTheme="minorEastAsia" w:hAnsi="Arial" w:cs="Arial"/>
        </w:rPr>
        <w:t>La función</w:t>
      </w:r>
      <w:r w:rsidRPr="00FE3D2F">
        <w:rPr>
          <w:rFonts w:ascii="Arial" w:eastAsiaTheme="minorEastAsia" w:hAnsi="Arial" w:cs="Arial"/>
        </w:rPr>
        <w:t xml:space="preserve"> </w:t>
      </w:r>
      <w:r w:rsidRPr="00FE3D2F">
        <w:rPr>
          <w:rFonts w:ascii="Arial" w:eastAsiaTheme="minorEastAsia" w:hAnsi="Arial" w:cs="Arial"/>
          <w:i/>
        </w:rPr>
        <w:t>f(x) = (x – 2)</w:t>
      </w:r>
      <w:r w:rsidRPr="00FE3D2F">
        <w:rPr>
          <w:rFonts w:ascii="Arial" w:eastAsiaTheme="minorEastAsia" w:hAnsi="Arial" w:cs="Arial"/>
          <w:i/>
          <w:vertAlign w:val="superscript"/>
        </w:rPr>
        <w:t>2</w:t>
      </w:r>
      <w:r w:rsidRPr="00FE3D2F">
        <w:rPr>
          <w:rFonts w:ascii="Arial" w:eastAsiaTheme="minorEastAsia" w:hAnsi="Arial" w:cs="Arial"/>
        </w:rPr>
        <w:t>.</w:t>
      </w:r>
    </w:p>
    <w:p w14:paraId="0172DCDC" w14:textId="3982306A" w:rsidR="00EE2ABA" w:rsidRPr="00560ED9" w:rsidRDefault="00CA0DCA" w:rsidP="00EE2ABA">
      <w:pPr>
        <w:tabs>
          <w:tab w:val="right" w:pos="8498"/>
        </w:tabs>
        <w:spacing w:after="0"/>
        <w:jc w:val="both"/>
        <w:rPr>
          <w:rFonts w:ascii="Arial" w:hAnsi="Arial" w:cs="Arial"/>
        </w:rPr>
      </w:pPr>
      <w:r>
        <w:rPr>
          <w:rFonts w:ascii="Arial" w:hAnsi="Arial" w:cs="Arial"/>
        </w:rPr>
        <w:t>Esta función n</w:t>
      </w:r>
      <w:r w:rsidR="00EE2ABA" w:rsidRPr="00560ED9">
        <w:rPr>
          <w:rFonts w:ascii="Arial" w:hAnsi="Arial" w:cs="Arial"/>
        </w:rPr>
        <w:t>o es par</w:t>
      </w:r>
      <w:r>
        <w:rPr>
          <w:rFonts w:ascii="Arial" w:hAnsi="Arial" w:cs="Arial"/>
        </w:rPr>
        <w:t>. P</w:t>
      </w:r>
      <w:r w:rsidR="00EE2ABA" w:rsidRPr="00560ED9">
        <w:rPr>
          <w:rFonts w:ascii="Arial" w:hAnsi="Arial" w:cs="Arial"/>
        </w:rPr>
        <w:t>or ejemplo para</w:t>
      </w:r>
      <w:r w:rsidR="00FE3D2F">
        <w:rPr>
          <w:rFonts w:ascii="Arial" w:hAnsi="Arial" w:cs="Arial"/>
        </w:rPr>
        <w:t xml:space="preserve"> </w:t>
      </w:r>
      <w:r w:rsidR="00FE3D2F" w:rsidRPr="00FE3D2F">
        <w:rPr>
          <w:rFonts w:ascii="Arial" w:hAnsi="Arial" w:cs="Arial"/>
          <w:i/>
        </w:rPr>
        <w:t xml:space="preserve">1 </w:t>
      </w:r>
      <w:r w:rsidR="00FE3D2F" w:rsidRPr="00FE3D2F">
        <w:rPr>
          <w:rFonts w:ascii="Cambria Math" w:hAnsi="Cambria Math" w:cs="Arial"/>
          <w:i/>
        </w:rPr>
        <w:t>⋲</w:t>
      </w:r>
      <w:r w:rsidR="00FE3D2F" w:rsidRPr="00FE3D2F">
        <w:rPr>
          <w:rFonts w:ascii="Arial" w:hAnsi="Arial" w:cs="Arial"/>
          <w:i/>
        </w:rPr>
        <w:t xml:space="preserve"> Dom f</w:t>
      </w:r>
      <w:r w:rsidR="00EE2ABA" w:rsidRPr="00560ED9">
        <w:rPr>
          <w:rFonts w:ascii="Arial" w:hAnsi="Arial" w:cs="Arial"/>
        </w:rPr>
        <w:t xml:space="preserve"> </w:t>
      </w:r>
      <w:r w:rsidR="00FE3D2F">
        <w:rPr>
          <w:rFonts w:ascii="Arial" w:hAnsi="Arial" w:cs="Arial"/>
        </w:rPr>
        <w:t xml:space="preserve"> </w:t>
      </w:r>
      <w:r w:rsidR="00EE2ABA" w:rsidRPr="00560ED9">
        <w:rPr>
          <w:rFonts w:ascii="Arial" w:eastAsiaTheme="minorEastAsia" w:hAnsi="Arial" w:cs="Arial"/>
        </w:rPr>
        <w:t>se tiene que:</w:t>
      </w:r>
    </w:p>
    <w:p w14:paraId="2E8F8F62" w14:textId="53EB693F" w:rsidR="00EE2ABA" w:rsidRDefault="00FE3D2F" w:rsidP="00FE3D2F">
      <w:pPr>
        <w:tabs>
          <w:tab w:val="right" w:pos="8498"/>
        </w:tabs>
        <w:spacing w:after="0"/>
        <w:jc w:val="center"/>
        <w:rPr>
          <w:rFonts w:ascii="Arial" w:eastAsiaTheme="minorEastAsia" w:hAnsi="Arial" w:cs="Arial"/>
          <w:i/>
        </w:rPr>
      </w:pPr>
      <w:proofErr w:type="gramStart"/>
      <w:r w:rsidRPr="00FE3D2F">
        <w:rPr>
          <w:rFonts w:ascii="Arial" w:eastAsiaTheme="minorEastAsia" w:hAnsi="Arial" w:cs="Arial"/>
          <w:i/>
        </w:rPr>
        <w:t>f(</w:t>
      </w:r>
      <w:proofErr w:type="gramEnd"/>
      <w:r w:rsidRPr="00FE3D2F">
        <w:rPr>
          <w:rFonts w:ascii="Arial" w:eastAsiaTheme="minorEastAsia" w:hAnsi="Arial" w:cs="Arial"/>
          <w:i/>
        </w:rPr>
        <w:t>1) = (1 – 2)</w:t>
      </w:r>
      <w:r w:rsidRPr="00FE3D2F">
        <w:rPr>
          <w:rFonts w:ascii="Arial" w:eastAsiaTheme="minorEastAsia" w:hAnsi="Arial" w:cs="Arial"/>
          <w:i/>
          <w:vertAlign w:val="superscript"/>
        </w:rPr>
        <w:t>2</w:t>
      </w:r>
      <w:r w:rsidRPr="00FE3D2F">
        <w:rPr>
          <w:rFonts w:ascii="Arial" w:eastAsiaTheme="minorEastAsia" w:hAnsi="Arial" w:cs="Arial"/>
          <w:i/>
        </w:rPr>
        <w:t xml:space="preserve"> = 1 ≠ 9 = (-1 – 2)</w:t>
      </w:r>
      <w:r w:rsidRPr="00FE3D2F">
        <w:rPr>
          <w:rFonts w:ascii="Arial" w:eastAsiaTheme="minorEastAsia" w:hAnsi="Arial" w:cs="Arial"/>
          <w:i/>
          <w:vertAlign w:val="superscript"/>
        </w:rPr>
        <w:t>2</w:t>
      </w:r>
      <w:r w:rsidRPr="00FE3D2F">
        <w:rPr>
          <w:rFonts w:ascii="Arial" w:eastAsiaTheme="minorEastAsia" w:hAnsi="Arial" w:cs="Arial"/>
          <w:i/>
        </w:rPr>
        <w:t xml:space="preserve"> = f(-1)</w:t>
      </w:r>
    </w:p>
    <w:p w14:paraId="49613B30" w14:textId="77777777" w:rsidR="00FE3D2F" w:rsidRDefault="00FE3D2F" w:rsidP="00FE3D2F">
      <w:pPr>
        <w:tabs>
          <w:tab w:val="right" w:pos="8498"/>
        </w:tabs>
        <w:spacing w:after="0"/>
        <w:jc w:val="center"/>
        <w:rPr>
          <w:rFonts w:ascii="Arial" w:eastAsiaTheme="minorEastAsia" w:hAnsi="Arial" w:cs="Arial"/>
          <w:i/>
        </w:rPr>
      </w:pPr>
    </w:p>
    <w:tbl>
      <w:tblPr>
        <w:tblStyle w:val="Tablaconcuadrcula"/>
        <w:tblW w:w="9054" w:type="dxa"/>
        <w:tblLayout w:type="fixed"/>
        <w:tblLook w:val="04A0" w:firstRow="1" w:lastRow="0" w:firstColumn="1" w:lastColumn="0" w:noHBand="0" w:noVBand="1"/>
      </w:tblPr>
      <w:tblGrid>
        <w:gridCol w:w="1384"/>
        <w:gridCol w:w="7670"/>
      </w:tblGrid>
      <w:tr w:rsidR="00DF6492" w:rsidRPr="00560ED9" w14:paraId="643D47BD" w14:textId="77777777" w:rsidTr="00FE3D2F">
        <w:tc>
          <w:tcPr>
            <w:tcW w:w="9054" w:type="dxa"/>
            <w:gridSpan w:val="2"/>
            <w:shd w:val="clear" w:color="auto" w:fill="0D0D0D" w:themeFill="text1" w:themeFillTint="F2"/>
          </w:tcPr>
          <w:p w14:paraId="16B621D9" w14:textId="77777777" w:rsidR="00DF6492" w:rsidRPr="00560ED9" w:rsidRDefault="00DF6492" w:rsidP="00DF649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DF6492" w:rsidRPr="00560ED9" w14:paraId="6C771005" w14:textId="77777777" w:rsidTr="00FE3D2F">
        <w:tc>
          <w:tcPr>
            <w:tcW w:w="1384" w:type="dxa"/>
          </w:tcPr>
          <w:p w14:paraId="1DF6098F" w14:textId="77777777" w:rsidR="00DF6492" w:rsidRPr="00560ED9" w:rsidRDefault="00DF6492" w:rsidP="00DF6492">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2D97C02" w14:textId="7DDFBCBA" w:rsidR="00DF6492" w:rsidRPr="00560ED9" w:rsidRDefault="00E96100" w:rsidP="00DF6492">
            <w:pPr>
              <w:rPr>
                <w:rFonts w:ascii="Arial" w:hAnsi="Arial" w:cs="Arial"/>
                <w:b/>
                <w:color w:val="000000"/>
                <w:sz w:val="18"/>
                <w:szCs w:val="18"/>
              </w:rPr>
            </w:pPr>
            <w:r>
              <w:rPr>
                <w:rFonts w:ascii="Arial" w:hAnsi="Arial" w:cs="Arial"/>
                <w:color w:val="000000"/>
              </w:rPr>
              <w:t>MA_11_02_IMG11</w:t>
            </w:r>
          </w:p>
        </w:tc>
      </w:tr>
      <w:tr w:rsidR="00DF6492" w:rsidRPr="00560ED9" w14:paraId="208B8B42" w14:textId="77777777" w:rsidTr="00FE3D2F">
        <w:tc>
          <w:tcPr>
            <w:tcW w:w="1384" w:type="dxa"/>
          </w:tcPr>
          <w:p w14:paraId="2EAE91F8"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Descripción</w:t>
            </w:r>
          </w:p>
        </w:tc>
        <w:tc>
          <w:tcPr>
            <w:tcW w:w="7670" w:type="dxa"/>
          </w:tcPr>
          <w:p w14:paraId="7A22B520" w14:textId="769A486E" w:rsidR="00DF6492" w:rsidRPr="00560ED9" w:rsidRDefault="00FE3D2F" w:rsidP="00DF6492">
            <w:pPr>
              <w:rPr>
                <w:rFonts w:ascii="Arial" w:hAnsi="Arial" w:cs="Arial"/>
                <w:color w:val="000000"/>
              </w:rPr>
            </w:pPr>
            <w:r>
              <w:rPr>
                <w:rFonts w:ascii="Arial" w:hAnsi="Arial" w:cs="Arial"/>
                <w:color w:val="000000"/>
              </w:rPr>
              <w:t xml:space="preserve">Animación sobre </w:t>
            </w:r>
            <w:r w:rsidR="00DF6492"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(x-2)</m:t>
                  </m:r>
                </m:e>
                <m:sup>
                  <m:r>
                    <w:rPr>
                      <w:rFonts w:ascii="Cambria Math" w:hAnsi="Cambria Math" w:cs="Arial"/>
                      <w:color w:val="000000"/>
                    </w:rPr>
                    <m:t>2</m:t>
                  </m:r>
                </m:sup>
              </m:sSup>
            </m:oMath>
            <w:r w:rsidR="00DF6492" w:rsidRPr="00560ED9">
              <w:rPr>
                <w:rFonts w:ascii="Arial" w:hAnsi="Arial" w:cs="Arial"/>
                <w:color w:val="000000"/>
              </w:rPr>
              <w:t xml:space="preserve"> </w:t>
            </w:r>
          </w:p>
        </w:tc>
      </w:tr>
      <w:tr w:rsidR="00DF6492" w:rsidRPr="00560ED9" w14:paraId="18F2DB44" w14:textId="77777777" w:rsidTr="00FE3D2F">
        <w:tc>
          <w:tcPr>
            <w:tcW w:w="1384" w:type="dxa"/>
          </w:tcPr>
          <w:p w14:paraId="246A158E"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4C9B35E" w14:textId="67DE8132" w:rsidR="00DF6492" w:rsidRPr="00560ED9" w:rsidRDefault="00DF6492" w:rsidP="00DF6492">
            <w:pPr>
              <w:rPr>
                <w:rFonts w:ascii="Arial" w:hAnsi="Arial" w:cs="Arial"/>
                <w:color w:val="000000"/>
              </w:rPr>
            </w:pPr>
            <w:r w:rsidRPr="00560ED9">
              <w:rPr>
                <w:rFonts w:ascii="Arial" w:hAnsi="Arial" w:cs="Arial"/>
                <w:noProof/>
                <w:lang w:val="es-CO" w:eastAsia="es-CO"/>
              </w:rPr>
              <w:drawing>
                <wp:inline distT="0" distB="0" distL="0" distR="0" wp14:anchorId="5E0F4A48" wp14:editId="6461E84C">
                  <wp:extent cx="2400300" cy="788492"/>
                  <wp:effectExtent l="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852" cy="789659"/>
                          </a:xfrm>
                          <a:prstGeom prst="rect">
                            <a:avLst/>
                          </a:prstGeom>
                          <a:noFill/>
                          <a:ln>
                            <a:noFill/>
                          </a:ln>
                        </pic:spPr>
                      </pic:pic>
                    </a:graphicData>
                  </a:graphic>
                </wp:inline>
              </w:drawing>
            </w:r>
          </w:p>
        </w:tc>
      </w:tr>
      <w:tr w:rsidR="00DF6492" w:rsidRPr="00560ED9" w14:paraId="4E1CCB84" w14:textId="77777777" w:rsidTr="00FE3D2F">
        <w:tc>
          <w:tcPr>
            <w:tcW w:w="1384" w:type="dxa"/>
          </w:tcPr>
          <w:p w14:paraId="37D2896F"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Pie de imagen</w:t>
            </w:r>
          </w:p>
        </w:tc>
        <w:tc>
          <w:tcPr>
            <w:tcW w:w="7670" w:type="dxa"/>
          </w:tcPr>
          <w:p w14:paraId="22EF36FA" w14:textId="7377CE3F" w:rsidR="00DF6492" w:rsidRPr="00560ED9" w:rsidRDefault="004975D6" w:rsidP="00FE3D2F">
            <w:pPr>
              <w:tabs>
                <w:tab w:val="right" w:pos="8498"/>
              </w:tabs>
              <w:jc w:val="both"/>
              <w:rPr>
                <w:rFonts w:ascii="Arial" w:eastAsiaTheme="minorEastAsia" w:hAnsi="Arial" w:cs="Arial"/>
              </w:rPr>
            </w:pPr>
            <w:r>
              <w:rPr>
                <w:rFonts w:ascii="Arial" w:eastAsiaTheme="minorEastAsia" w:hAnsi="Arial" w:cs="Arial"/>
              </w:rPr>
              <w:t xml:space="preserve">Prueba gráfica </w:t>
            </w:r>
            <w:r w:rsidR="00CA0DCA">
              <w:rPr>
                <w:rFonts w:ascii="Arial" w:eastAsiaTheme="minorEastAsia" w:hAnsi="Arial" w:cs="Arial"/>
              </w:rPr>
              <w:t xml:space="preserve">de </w:t>
            </w:r>
            <w:r>
              <w:rPr>
                <w:rFonts w:ascii="Arial" w:eastAsiaTheme="minorEastAsia" w:hAnsi="Arial" w:cs="Arial"/>
              </w:rPr>
              <w:t xml:space="preserve">que la </w:t>
            </w:r>
            <w:r w:rsidR="00FE3D2F">
              <w:rPr>
                <w:rFonts w:ascii="Arial" w:eastAsiaTheme="minorEastAsia" w:hAnsi="Arial" w:cs="Arial"/>
              </w:rPr>
              <w:t xml:space="preserve">función </w:t>
            </w:r>
            <w:r w:rsidR="00FE3D2F" w:rsidRPr="00FE3D2F">
              <w:rPr>
                <w:rFonts w:ascii="Arial" w:eastAsiaTheme="minorEastAsia" w:hAnsi="Arial" w:cs="Arial"/>
                <w:i/>
              </w:rPr>
              <w:t>f(x) = (x – 2)</w:t>
            </w:r>
            <w:r w:rsidR="00FE3D2F" w:rsidRPr="00FE3D2F">
              <w:rPr>
                <w:rFonts w:ascii="Arial" w:eastAsiaTheme="minorEastAsia" w:hAnsi="Arial" w:cs="Arial"/>
                <w:i/>
                <w:vertAlign w:val="superscript"/>
              </w:rPr>
              <w:t>2</w:t>
            </w:r>
            <w:r>
              <w:rPr>
                <w:rFonts w:ascii="Arial" w:eastAsiaTheme="minorEastAsia" w:hAnsi="Arial" w:cs="Arial"/>
                <w:color w:val="000000"/>
              </w:rPr>
              <w:t xml:space="preserve"> no es una función par</w:t>
            </w:r>
          </w:p>
        </w:tc>
      </w:tr>
    </w:tbl>
    <w:p w14:paraId="3536F916" w14:textId="77777777" w:rsidR="008F1883" w:rsidRPr="00560ED9" w:rsidRDefault="008F1883" w:rsidP="00962CCA">
      <w:pPr>
        <w:tabs>
          <w:tab w:val="right" w:pos="8498"/>
        </w:tabs>
        <w:spacing w:after="0"/>
        <w:jc w:val="both"/>
        <w:rPr>
          <w:rFonts w:ascii="Arial" w:hAnsi="Arial" w:cs="Arial"/>
        </w:rPr>
      </w:pPr>
    </w:p>
    <w:p w14:paraId="74D328E7" w14:textId="77777777" w:rsidR="00CA0DCA" w:rsidRPr="00CA0DCA" w:rsidRDefault="00CA0DCA" w:rsidP="00CA0DCA">
      <w:pPr>
        <w:pStyle w:val="Textocomentario"/>
        <w:rPr>
          <w:rFonts w:ascii="Arial" w:hAnsi="Arial" w:cs="Arial"/>
          <w:sz w:val="24"/>
          <w:szCs w:val="24"/>
        </w:rPr>
      </w:pPr>
      <w:r w:rsidRPr="00CA0DCA">
        <w:rPr>
          <w:rStyle w:val="Refdecomentario"/>
          <w:rFonts w:ascii="Arial" w:hAnsi="Arial" w:cs="Arial"/>
          <w:sz w:val="24"/>
          <w:szCs w:val="24"/>
        </w:rPr>
        <w:annotationRef/>
      </w:r>
      <w:r w:rsidRPr="00CA0DCA">
        <w:rPr>
          <w:rFonts w:ascii="Arial" w:hAnsi="Arial" w:cs="Arial"/>
          <w:sz w:val="24"/>
          <w:szCs w:val="24"/>
        </w:rPr>
        <w:t xml:space="preserve">Una </w:t>
      </w:r>
      <w:r w:rsidRPr="00CA0DCA">
        <w:rPr>
          <w:rFonts w:ascii="Arial" w:hAnsi="Arial" w:cs="Arial"/>
          <w:b/>
          <w:sz w:val="24"/>
          <w:szCs w:val="24"/>
        </w:rPr>
        <w:t>función impar</w:t>
      </w:r>
      <w:r w:rsidRPr="00CA0DCA">
        <w:rPr>
          <w:rFonts w:ascii="Arial" w:hAnsi="Arial" w:cs="Arial"/>
          <w:sz w:val="24"/>
          <w:szCs w:val="24"/>
        </w:rPr>
        <w:t xml:space="preserve"> se identifica porque su gráfica en el plano cartesiano no cambia al ser reflejada consecutivamente por los ejes </w:t>
      </w:r>
      <w:r w:rsidRPr="00CA0DCA">
        <w:rPr>
          <w:rFonts w:ascii="Arial" w:hAnsi="Arial" w:cs="Arial"/>
          <w:i/>
          <w:sz w:val="24"/>
          <w:szCs w:val="24"/>
        </w:rPr>
        <w:t>Y</w:t>
      </w:r>
      <w:r w:rsidRPr="00CA0DCA">
        <w:rPr>
          <w:rFonts w:ascii="Arial" w:hAnsi="Arial" w:cs="Arial"/>
          <w:sz w:val="24"/>
          <w:szCs w:val="24"/>
        </w:rPr>
        <w:t xml:space="preserve"> </w:t>
      </w:r>
      <w:proofErr w:type="spellStart"/>
      <w:r w:rsidRPr="00CA0DCA">
        <w:rPr>
          <w:rFonts w:ascii="Arial" w:hAnsi="Arial" w:cs="Arial"/>
          <w:sz w:val="24"/>
          <w:szCs w:val="24"/>
        </w:rPr>
        <w:t>y</w:t>
      </w:r>
      <w:proofErr w:type="spellEnd"/>
      <w:r w:rsidRPr="00CA0DCA">
        <w:rPr>
          <w:rFonts w:ascii="Arial" w:hAnsi="Arial" w:cs="Arial"/>
          <w:sz w:val="24"/>
          <w:szCs w:val="24"/>
        </w:rPr>
        <w:t xml:space="preserve"> </w:t>
      </w:r>
      <w:r w:rsidRPr="00CA0DCA">
        <w:rPr>
          <w:rFonts w:ascii="Arial" w:hAnsi="Arial" w:cs="Arial"/>
          <w:i/>
          <w:sz w:val="24"/>
          <w:szCs w:val="24"/>
        </w:rPr>
        <w:t>X</w:t>
      </w:r>
      <w:r w:rsidRPr="00CA0DCA">
        <w:rPr>
          <w:rFonts w:ascii="Arial" w:hAnsi="Arial" w:cs="Arial"/>
          <w:sz w:val="24"/>
          <w:szCs w:val="24"/>
        </w:rPr>
        <w:t>. Formalmente:</w:t>
      </w:r>
    </w:p>
    <w:tbl>
      <w:tblPr>
        <w:tblStyle w:val="Tablaconcuadrcula"/>
        <w:tblW w:w="0" w:type="auto"/>
        <w:tblLook w:val="04A0" w:firstRow="1" w:lastRow="0" w:firstColumn="1" w:lastColumn="0" w:noHBand="0" w:noVBand="1"/>
      </w:tblPr>
      <w:tblGrid>
        <w:gridCol w:w="2492"/>
        <w:gridCol w:w="6336"/>
      </w:tblGrid>
      <w:tr w:rsidR="00DF6492" w:rsidRPr="00560ED9" w14:paraId="21B36A59" w14:textId="77777777" w:rsidTr="00FE3D2F">
        <w:tc>
          <w:tcPr>
            <w:tcW w:w="8828" w:type="dxa"/>
            <w:gridSpan w:val="2"/>
            <w:shd w:val="clear" w:color="auto" w:fill="000000" w:themeFill="text1"/>
          </w:tcPr>
          <w:p w14:paraId="5AA25C15" w14:textId="77777777" w:rsidR="00DF6492" w:rsidRPr="00560ED9" w:rsidRDefault="00DF6492" w:rsidP="00DF6492">
            <w:pPr>
              <w:jc w:val="center"/>
              <w:rPr>
                <w:rFonts w:ascii="Arial" w:hAnsi="Arial" w:cs="Arial"/>
                <w:b/>
                <w:color w:val="000000"/>
                <w:sz w:val="24"/>
                <w:szCs w:val="24"/>
              </w:rPr>
            </w:pPr>
            <w:r w:rsidRPr="00560ED9">
              <w:rPr>
                <w:rFonts w:ascii="Arial" w:hAnsi="Arial" w:cs="Arial"/>
                <w:b/>
                <w:color w:val="FFFFFF" w:themeColor="background1"/>
                <w:sz w:val="24"/>
                <w:szCs w:val="24"/>
              </w:rPr>
              <w:lastRenderedPageBreak/>
              <w:t>Destacado</w:t>
            </w:r>
            <w:r w:rsidRPr="00560ED9">
              <w:rPr>
                <w:rFonts w:ascii="Arial" w:hAnsi="Arial" w:cs="Arial"/>
                <w:b/>
                <w:color w:val="FFFFFF" w:themeColor="background1"/>
              </w:rPr>
              <w:t xml:space="preserve"> </w:t>
            </w:r>
          </w:p>
        </w:tc>
      </w:tr>
      <w:tr w:rsidR="00DF6492" w:rsidRPr="00560ED9" w14:paraId="2D13620E" w14:textId="77777777" w:rsidTr="00FE3D2F">
        <w:tc>
          <w:tcPr>
            <w:tcW w:w="2492" w:type="dxa"/>
          </w:tcPr>
          <w:p w14:paraId="7B038E34" w14:textId="77777777" w:rsidR="00DF6492" w:rsidRPr="00560ED9" w:rsidRDefault="00DF6492" w:rsidP="00DF6492">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527351BB" w14:textId="486A3EAA" w:rsidR="00DF6492" w:rsidRPr="00560ED9" w:rsidRDefault="00D40FA5" w:rsidP="00DF6492">
            <w:pPr>
              <w:rPr>
                <w:rFonts w:ascii="Arial" w:hAnsi="Arial" w:cs="Arial"/>
                <w:b/>
                <w:color w:val="000000"/>
                <w:sz w:val="24"/>
                <w:szCs w:val="24"/>
              </w:rPr>
            </w:pPr>
            <w:r w:rsidRPr="00560ED9">
              <w:rPr>
                <w:rFonts w:ascii="Arial" w:hAnsi="Arial" w:cs="Arial"/>
                <w:b/>
                <w:color w:val="000000"/>
                <w:sz w:val="24"/>
                <w:szCs w:val="24"/>
              </w:rPr>
              <w:t>Función</w:t>
            </w:r>
            <w:r w:rsidR="00DF6492" w:rsidRPr="00560ED9">
              <w:rPr>
                <w:rFonts w:ascii="Arial" w:hAnsi="Arial" w:cs="Arial"/>
                <w:b/>
                <w:color w:val="000000"/>
                <w:sz w:val="24"/>
                <w:szCs w:val="24"/>
              </w:rPr>
              <w:t xml:space="preserve"> </w:t>
            </w:r>
            <w:r w:rsidR="00B3786F" w:rsidRPr="00560ED9">
              <w:rPr>
                <w:rFonts w:ascii="Arial" w:hAnsi="Arial" w:cs="Arial"/>
                <w:b/>
                <w:color w:val="000000"/>
                <w:sz w:val="24"/>
                <w:szCs w:val="24"/>
              </w:rPr>
              <w:t>imp</w:t>
            </w:r>
            <w:r w:rsidR="00DF6492" w:rsidRPr="00560ED9">
              <w:rPr>
                <w:rFonts w:ascii="Arial" w:hAnsi="Arial" w:cs="Arial"/>
                <w:b/>
                <w:color w:val="000000"/>
                <w:sz w:val="24"/>
                <w:szCs w:val="24"/>
              </w:rPr>
              <w:t>ar</w:t>
            </w:r>
          </w:p>
        </w:tc>
      </w:tr>
      <w:tr w:rsidR="00DF6492" w:rsidRPr="00560ED9" w14:paraId="0AA1A9BE" w14:textId="77777777" w:rsidTr="00FE3D2F">
        <w:tc>
          <w:tcPr>
            <w:tcW w:w="2492" w:type="dxa"/>
          </w:tcPr>
          <w:p w14:paraId="5BA574DF" w14:textId="77777777" w:rsidR="00DF6492" w:rsidRPr="00560ED9" w:rsidRDefault="00DF6492" w:rsidP="00DF6492">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75817B48" w14:textId="1BDE7922" w:rsidR="00DF6492" w:rsidRDefault="00B62F30" w:rsidP="00DF6492">
            <w:pPr>
              <w:tabs>
                <w:tab w:val="right" w:pos="8498"/>
              </w:tabs>
              <w:jc w:val="both"/>
              <w:rPr>
                <w:rFonts w:ascii="Arial" w:eastAsiaTheme="minorEastAsia" w:hAnsi="Arial" w:cs="Arial"/>
              </w:rPr>
            </w:pPr>
            <w:r>
              <w:rPr>
                <w:rFonts w:ascii="Arial" w:hAnsi="Arial" w:cs="Arial"/>
              </w:rPr>
              <w:t xml:space="preserve">Una función es </w:t>
            </w:r>
            <w:r w:rsidR="00FC124F" w:rsidRPr="00560ED9">
              <w:rPr>
                <w:rFonts w:ascii="Arial" w:hAnsi="Arial" w:cs="Arial"/>
                <w:b/>
              </w:rPr>
              <w:t>im</w:t>
            </w:r>
            <w:r w:rsidR="00DF6492" w:rsidRPr="00560ED9">
              <w:rPr>
                <w:rFonts w:ascii="Arial" w:hAnsi="Arial" w:cs="Arial"/>
                <w:b/>
              </w:rPr>
              <w:t>par</w:t>
            </w:r>
            <w:r w:rsidR="00DF6492" w:rsidRPr="00560ED9">
              <w:rPr>
                <w:rFonts w:ascii="Arial" w:hAnsi="Arial" w:cs="Arial"/>
              </w:rPr>
              <w:t xml:space="preserve"> si para todo</w:t>
            </w:r>
            <w:r w:rsidR="009B44D6">
              <w:rPr>
                <w:rFonts w:ascii="Arial" w:hAnsi="Arial" w:cs="Arial"/>
              </w:rPr>
              <w:t xml:space="preserve"> </w:t>
            </w:r>
            <w:r w:rsidR="009B44D6" w:rsidRPr="009B44D6">
              <w:rPr>
                <w:rFonts w:ascii="Arial" w:hAnsi="Arial" w:cs="Arial"/>
                <w:i/>
              </w:rPr>
              <w:t xml:space="preserve">a </w:t>
            </w:r>
            <w:r w:rsidR="009B44D6" w:rsidRPr="009B44D6">
              <w:rPr>
                <w:rFonts w:ascii="Cambria Math" w:hAnsi="Cambria Math" w:cs="Arial"/>
                <w:i/>
              </w:rPr>
              <w:t>⋲</w:t>
            </w:r>
            <w:r w:rsidR="009B44D6" w:rsidRPr="009B44D6">
              <w:rPr>
                <w:rFonts w:ascii="Arial" w:hAnsi="Arial" w:cs="Arial"/>
                <w:i/>
              </w:rPr>
              <w:t xml:space="preserve"> Dom f</w:t>
            </w:r>
            <w:r w:rsidR="009B44D6">
              <w:rPr>
                <w:rFonts w:ascii="Arial" w:hAnsi="Arial" w:cs="Arial"/>
              </w:rPr>
              <w:t xml:space="preserve"> </w:t>
            </w:r>
            <w:r w:rsidR="00DF6492" w:rsidRPr="00560ED9">
              <w:rPr>
                <w:rFonts w:ascii="Arial" w:eastAsiaTheme="minorEastAsia" w:hAnsi="Arial" w:cs="Arial"/>
              </w:rPr>
              <w:t>se tiene que</w:t>
            </w:r>
            <w:r w:rsidR="009B44D6">
              <w:rPr>
                <w:rFonts w:ascii="Arial" w:eastAsiaTheme="minorEastAsia" w:hAnsi="Arial" w:cs="Arial"/>
              </w:rPr>
              <w:t xml:space="preserve"> </w:t>
            </w:r>
            <w:r w:rsidR="009B44D6" w:rsidRPr="009B44D6">
              <w:rPr>
                <w:rFonts w:ascii="Arial" w:eastAsiaTheme="minorEastAsia" w:hAnsi="Arial" w:cs="Arial"/>
                <w:i/>
              </w:rPr>
              <w:t xml:space="preserve">(-a) </w:t>
            </w:r>
            <w:r w:rsidR="009B44D6" w:rsidRPr="009B44D6">
              <w:rPr>
                <w:rFonts w:ascii="Cambria Math" w:eastAsiaTheme="minorEastAsia" w:hAnsi="Cambria Math" w:cs="Arial"/>
                <w:i/>
              </w:rPr>
              <w:t>⋲</w:t>
            </w:r>
            <w:r w:rsidR="009B44D6" w:rsidRPr="009B44D6">
              <w:rPr>
                <w:rFonts w:ascii="Arial" w:eastAsiaTheme="minorEastAsia" w:hAnsi="Arial" w:cs="Arial"/>
                <w:i/>
              </w:rPr>
              <w:t xml:space="preserve"> Dom f</w:t>
            </w:r>
            <w:r w:rsidR="009B44D6">
              <w:rPr>
                <w:rFonts w:ascii="Arial" w:eastAsiaTheme="minorEastAsia" w:hAnsi="Arial" w:cs="Arial"/>
              </w:rPr>
              <w:t xml:space="preserve"> </w:t>
            </w:r>
            <w:r w:rsidR="00DF6492" w:rsidRPr="00560ED9">
              <w:rPr>
                <w:rFonts w:ascii="Arial" w:eastAsiaTheme="minorEastAsia" w:hAnsi="Arial" w:cs="Arial"/>
              </w:rPr>
              <w:t xml:space="preserve">y además </w:t>
            </w:r>
          </w:p>
          <w:p w14:paraId="17289325" w14:textId="6D7AFF8C" w:rsidR="00DF6492" w:rsidRPr="009B44D6" w:rsidRDefault="009B44D6" w:rsidP="009B44D6">
            <w:pPr>
              <w:tabs>
                <w:tab w:val="right" w:pos="8498"/>
              </w:tabs>
              <w:jc w:val="center"/>
              <w:rPr>
                <w:rFonts w:ascii="Arial" w:eastAsiaTheme="minorEastAsia" w:hAnsi="Arial" w:cs="Arial"/>
                <w:i/>
              </w:rPr>
            </w:pPr>
            <w:r w:rsidRPr="009B44D6">
              <w:rPr>
                <w:rFonts w:ascii="Arial" w:eastAsiaTheme="minorEastAsia" w:hAnsi="Arial" w:cs="Arial"/>
                <w:i/>
              </w:rPr>
              <w:t xml:space="preserve">-f(a) = f(-a) </w:t>
            </w:r>
          </w:p>
        </w:tc>
      </w:tr>
    </w:tbl>
    <w:p w14:paraId="645E1E4E" w14:textId="77777777" w:rsidR="001F5539" w:rsidRPr="00560ED9" w:rsidRDefault="001F5539" w:rsidP="00962CCA">
      <w:pPr>
        <w:tabs>
          <w:tab w:val="right" w:pos="8498"/>
        </w:tabs>
        <w:spacing w:after="0"/>
        <w:jc w:val="both"/>
        <w:rPr>
          <w:rFonts w:ascii="Arial" w:hAnsi="Arial" w:cs="Arial"/>
          <w:highlight w:val="yellow"/>
        </w:rPr>
      </w:pPr>
    </w:p>
    <w:p w14:paraId="71C6E690" w14:textId="1BABDE8A" w:rsidR="00B62F30" w:rsidRPr="00225073" w:rsidRDefault="009B44D6" w:rsidP="00EE2ABA">
      <w:pPr>
        <w:tabs>
          <w:tab w:val="right" w:pos="8498"/>
        </w:tabs>
        <w:spacing w:after="0"/>
        <w:jc w:val="both"/>
        <w:rPr>
          <w:rFonts w:ascii="Arial" w:eastAsiaTheme="minorEastAsia" w:hAnsi="Arial" w:cs="Arial"/>
          <w:i/>
        </w:rPr>
      </w:pPr>
      <w:r w:rsidRPr="00225073">
        <w:rPr>
          <w:rFonts w:ascii="Arial" w:eastAsiaTheme="minorEastAsia" w:hAnsi="Arial" w:cs="Arial"/>
        </w:rPr>
        <w:t>Por ejemplo,</w:t>
      </w:r>
      <w:r w:rsidR="00DF6492" w:rsidRPr="00225073">
        <w:rPr>
          <w:rFonts w:ascii="Arial" w:eastAsiaTheme="minorEastAsia" w:hAnsi="Arial" w:cs="Arial"/>
        </w:rPr>
        <w:t xml:space="preserve"> </w:t>
      </w:r>
      <w:r w:rsidRPr="00225073">
        <w:rPr>
          <w:rFonts w:ascii="Arial" w:eastAsiaTheme="minorEastAsia" w:hAnsi="Arial" w:cs="Arial"/>
        </w:rPr>
        <w:t>l</w:t>
      </w:r>
      <w:r w:rsidR="00EE2ABA" w:rsidRPr="00225073">
        <w:rPr>
          <w:rFonts w:ascii="Arial" w:eastAsiaTheme="minorEastAsia" w:hAnsi="Arial" w:cs="Arial"/>
        </w:rPr>
        <w:t>a función</w:t>
      </w:r>
      <w:r w:rsidRPr="00225073">
        <w:rPr>
          <w:rFonts w:ascii="Arial" w:eastAsiaTheme="minorEastAsia" w:hAnsi="Arial" w:cs="Arial"/>
        </w:rPr>
        <w:t xml:space="preserve"> </w:t>
      </w:r>
      <w:r w:rsidRPr="00225073">
        <w:rPr>
          <w:rFonts w:ascii="Arial" w:eastAsiaTheme="minorEastAsia" w:hAnsi="Arial" w:cs="Arial"/>
          <w:i/>
        </w:rPr>
        <w:t>f(x) = x</w:t>
      </w:r>
      <w:r w:rsidRPr="00225073">
        <w:rPr>
          <w:rFonts w:ascii="Arial" w:eastAsiaTheme="minorEastAsia" w:hAnsi="Arial" w:cs="Arial"/>
          <w:i/>
          <w:vertAlign w:val="superscript"/>
        </w:rPr>
        <w:t>3</w:t>
      </w:r>
    </w:p>
    <w:p w14:paraId="430AE4BE" w14:textId="7688225D" w:rsidR="00EE2ABA" w:rsidRPr="00560ED9" w:rsidRDefault="00EE2ABA" w:rsidP="00EE2ABA">
      <w:pPr>
        <w:tabs>
          <w:tab w:val="right" w:pos="8498"/>
        </w:tabs>
        <w:spacing w:after="0"/>
        <w:jc w:val="both"/>
        <w:rPr>
          <w:rFonts w:ascii="Arial" w:eastAsiaTheme="minorEastAsia" w:hAnsi="Arial" w:cs="Arial"/>
        </w:rPr>
      </w:pPr>
      <w:r w:rsidRPr="00560ED9">
        <w:rPr>
          <w:rFonts w:ascii="Arial" w:eastAsiaTheme="minorEastAsia" w:hAnsi="Arial" w:cs="Arial"/>
        </w:rPr>
        <w:t xml:space="preserve">El dominio de la función son todos los números reales, ahora si </w:t>
      </w:r>
      <m:oMath>
        <m:r>
          <w:rPr>
            <w:rFonts w:ascii="Cambria Math" w:eastAsiaTheme="minorEastAsia" w:hAnsi="Cambria Math" w:cs="Arial"/>
          </w:rPr>
          <m:t>a</m:t>
        </m:r>
        <m:r>
          <m:rPr>
            <m:scr m:val="double-struck"/>
          </m:rPr>
          <w:rPr>
            <w:rFonts w:ascii="Cambria Math" w:eastAsiaTheme="minorEastAsia" w:hAnsi="Cambria Math" w:cs="Arial"/>
          </w:rPr>
          <m:t>∈R</m:t>
        </m:r>
      </m:oMath>
      <w:r w:rsidRPr="00560ED9">
        <w:rPr>
          <w:rFonts w:ascii="Arial" w:eastAsiaTheme="minorEastAsia" w:hAnsi="Arial" w:cs="Arial"/>
        </w:rPr>
        <w:t xml:space="preserve"> se tiene que:</w:t>
      </w:r>
    </w:p>
    <w:p w14:paraId="13F620B9" w14:textId="6E763402" w:rsidR="00EE2ABA" w:rsidRPr="009B44D6" w:rsidRDefault="009B44D6" w:rsidP="009B44D6">
      <w:pPr>
        <w:tabs>
          <w:tab w:val="right" w:pos="8498"/>
        </w:tabs>
        <w:spacing w:after="0"/>
        <w:jc w:val="center"/>
        <w:rPr>
          <w:rFonts w:ascii="Arial" w:eastAsiaTheme="minorEastAsia" w:hAnsi="Arial" w:cs="Arial"/>
          <w:i/>
        </w:rPr>
      </w:pPr>
      <w:proofErr w:type="gramStart"/>
      <w:r>
        <w:rPr>
          <w:rFonts w:ascii="Arial" w:eastAsiaTheme="minorEastAsia" w:hAnsi="Arial" w:cs="Arial"/>
          <w:i/>
        </w:rPr>
        <w:t>f</w:t>
      </w:r>
      <w:proofErr w:type="gramEnd"/>
      <w:r w:rsidRPr="009B44D6">
        <w:rPr>
          <w:rFonts w:ascii="Arial" w:eastAsiaTheme="minorEastAsia" w:hAnsi="Arial" w:cs="Arial"/>
          <w:i/>
        </w:rPr>
        <w:t>(-a) = (-a)3 = (-a)(-a)(-a) = -(a)3 = -f(a)</w:t>
      </w:r>
    </w:p>
    <w:p w14:paraId="3A1F4E5C" w14:textId="169842A5" w:rsidR="00EE2ABA" w:rsidRPr="00560ED9" w:rsidRDefault="00EE2ABA" w:rsidP="00EE2ABA">
      <w:pPr>
        <w:tabs>
          <w:tab w:val="right" w:pos="8498"/>
        </w:tabs>
        <w:spacing w:after="0"/>
        <w:jc w:val="both"/>
        <w:rPr>
          <w:rFonts w:ascii="Arial" w:eastAsiaTheme="minorEastAsia" w:hAnsi="Arial" w:cs="Arial"/>
        </w:rPr>
      </w:pPr>
      <w:r w:rsidRPr="00560ED9">
        <w:rPr>
          <w:rFonts w:ascii="Arial" w:eastAsiaTheme="minorEastAsia" w:hAnsi="Arial" w:cs="Arial"/>
        </w:rPr>
        <w:t>Por lo tanto</w:t>
      </w:r>
      <w:r w:rsidR="00B62F30">
        <w:rPr>
          <w:rFonts w:ascii="Arial" w:eastAsiaTheme="minorEastAsia" w:hAnsi="Arial" w:cs="Arial"/>
        </w:rPr>
        <w:t>,</w:t>
      </w:r>
      <w:r w:rsidRPr="00560ED9">
        <w:rPr>
          <w:rFonts w:ascii="Arial" w:eastAsiaTheme="minorEastAsia" w:hAnsi="Arial" w:cs="Arial"/>
        </w:rPr>
        <w:t xml:space="preserve"> </w:t>
      </w:r>
      <w:r w:rsidR="009B44D6" w:rsidRPr="009B44D6">
        <w:rPr>
          <w:rFonts w:ascii="Arial" w:eastAsiaTheme="minorEastAsia" w:hAnsi="Arial" w:cs="Arial"/>
          <w:i/>
        </w:rPr>
        <w:t>f</w:t>
      </w:r>
      <w:r w:rsidR="009B44D6">
        <w:rPr>
          <w:rFonts w:ascii="Arial" w:eastAsiaTheme="minorEastAsia" w:hAnsi="Arial" w:cs="Arial"/>
        </w:rPr>
        <w:t xml:space="preserve"> </w:t>
      </w:r>
      <w:r w:rsidRPr="00560ED9">
        <w:rPr>
          <w:rFonts w:ascii="Arial" w:eastAsiaTheme="minorEastAsia" w:hAnsi="Arial" w:cs="Arial"/>
        </w:rPr>
        <w:t>es impar.</w:t>
      </w:r>
    </w:p>
    <w:p w14:paraId="5E0DF54A" w14:textId="77777777" w:rsidR="00EE2ABA" w:rsidRPr="00560ED9" w:rsidRDefault="00EE2ABA" w:rsidP="00EE2ABA">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2D4205" w:rsidRPr="00560ED9" w14:paraId="66D27DD6" w14:textId="77777777" w:rsidTr="00B3786F">
        <w:tc>
          <w:tcPr>
            <w:tcW w:w="9054" w:type="dxa"/>
            <w:gridSpan w:val="2"/>
            <w:shd w:val="clear" w:color="auto" w:fill="0D0D0D" w:themeFill="text1" w:themeFillTint="F2"/>
          </w:tcPr>
          <w:p w14:paraId="2BF811E0" w14:textId="77777777" w:rsidR="002D4205" w:rsidRPr="00560ED9" w:rsidRDefault="002D4205" w:rsidP="00B3786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2D4205" w:rsidRPr="00560ED9" w14:paraId="5F9BE54D" w14:textId="77777777" w:rsidTr="00B3786F">
        <w:tc>
          <w:tcPr>
            <w:tcW w:w="1384" w:type="dxa"/>
          </w:tcPr>
          <w:p w14:paraId="3432752D" w14:textId="77777777" w:rsidR="002D4205" w:rsidRPr="00560ED9" w:rsidRDefault="002D4205" w:rsidP="00B3786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EC6118C" w14:textId="495D61ED" w:rsidR="002D4205" w:rsidRPr="00560ED9" w:rsidRDefault="00E96100" w:rsidP="00B3786F">
            <w:pPr>
              <w:rPr>
                <w:rFonts w:ascii="Arial" w:hAnsi="Arial" w:cs="Arial"/>
                <w:b/>
                <w:color w:val="000000"/>
                <w:sz w:val="18"/>
                <w:szCs w:val="18"/>
              </w:rPr>
            </w:pPr>
            <w:r>
              <w:rPr>
                <w:rFonts w:ascii="Arial" w:hAnsi="Arial" w:cs="Arial"/>
                <w:color w:val="000000"/>
              </w:rPr>
              <w:t>MA_11_02_IMG12</w:t>
            </w:r>
          </w:p>
        </w:tc>
      </w:tr>
      <w:tr w:rsidR="002D4205" w:rsidRPr="00560ED9" w14:paraId="7E1B5F65" w14:textId="77777777" w:rsidTr="00B3786F">
        <w:tc>
          <w:tcPr>
            <w:tcW w:w="1384" w:type="dxa"/>
          </w:tcPr>
          <w:p w14:paraId="7AB892B6"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Descripción</w:t>
            </w:r>
          </w:p>
        </w:tc>
        <w:tc>
          <w:tcPr>
            <w:tcW w:w="7670" w:type="dxa"/>
          </w:tcPr>
          <w:p w14:paraId="15E144DC" w14:textId="4D46CEF8" w:rsidR="002D4205" w:rsidRPr="00560ED9" w:rsidRDefault="009B44D6" w:rsidP="002D4205">
            <w:pPr>
              <w:rPr>
                <w:rFonts w:ascii="Arial" w:hAnsi="Arial" w:cs="Arial"/>
                <w:color w:val="000000"/>
              </w:rPr>
            </w:pPr>
            <w:r>
              <w:rPr>
                <w:rFonts w:ascii="Arial" w:hAnsi="Arial" w:cs="Arial"/>
                <w:color w:val="000000"/>
              </w:rPr>
              <w:t xml:space="preserve">Animación: </w:t>
            </w:r>
            <w:r w:rsidR="002D4205"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x</m:t>
                  </m:r>
                </m:e>
                <m:sup>
                  <m:r>
                    <w:rPr>
                      <w:rFonts w:ascii="Cambria Math" w:hAnsi="Cambria Math" w:cs="Arial"/>
                      <w:color w:val="000000"/>
                    </w:rPr>
                    <m:t>3</m:t>
                  </m:r>
                </m:sup>
              </m:sSup>
            </m:oMath>
            <w:r w:rsidR="002D4205" w:rsidRPr="00560ED9">
              <w:rPr>
                <w:rFonts w:ascii="Arial" w:hAnsi="Arial" w:cs="Arial"/>
                <w:color w:val="000000"/>
              </w:rPr>
              <w:t xml:space="preserve"> </w:t>
            </w:r>
          </w:p>
        </w:tc>
      </w:tr>
      <w:tr w:rsidR="002D4205" w:rsidRPr="00560ED9" w14:paraId="18558869" w14:textId="77777777" w:rsidTr="00B3786F">
        <w:tc>
          <w:tcPr>
            <w:tcW w:w="1384" w:type="dxa"/>
          </w:tcPr>
          <w:p w14:paraId="7B279DB9"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39DAC21C" w14:textId="04ADBF12" w:rsidR="002D4205" w:rsidRPr="00560ED9" w:rsidRDefault="002D4205" w:rsidP="00B3786F">
            <w:pPr>
              <w:rPr>
                <w:rFonts w:ascii="Arial" w:hAnsi="Arial" w:cs="Arial"/>
                <w:color w:val="000000"/>
              </w:rPr>
            </w:pPr>
            <w:r w:rsidRPr="00560ED9">
              <w:rPr>
                <w:rFonts w:ascii="Arial" w:eastAsiaTheme="minorEastAsia" w:hAnsi="Arial" w:cs="Arial"/>
                <w:noProof/>
                <w:lang w:val="es-CO" w:eastAsia="es-CO"/>
              </w:rPr>
              <w:drawing>
                <wp:inline distT="0" distB="0" distL="0" distR="0" wp14:anchorId="1887C652" wp14:editId="73C45354">
                  <wp:extent cx="3393718" cy="1133475"/>
                  <wp:effectExtent l="0" t="0" r="0" b="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4321" cy="1133676"/>
                          </a:xfrm>
                          <a:prstGeom prst="rect">
                            <a:avLst/>
                          </a:prstGeom>
                          <a:noFill/>
                          <a:ln>
                            <a:noFill/>
                          </a:ln>
                        </pic:spPr>
                      </pic:pic>
                    </a:graphicData>
                  </a:graphic>
                </wp:inline>
              </w:drawing>
            </w:r>
          </w:p>
        </w:tc>
      </w:tr>
      <w:tr w:rsidR="002D4205" w:rsidRPr="00560ED9" w14:paraId="228E3826" w14:textId="77777777" w:rsidTr="00B3786F">
        <w:tc>
          <w:tcPr>
            <w:tcW w:w="1384" w:type="dxa"/>
          </w:tcPr>
          <w:p w14:paraId="245EEEA0"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Pie de imagen</w:t>
            </w:r>
          </w:p>
        </w:tc>
        <w:tc>
          <w:tcPr>
            <w:tcW w:w="7670" w:type="dxa"/>
          </w:tcPr>
          <w:p w14:paraId="68F538BA" w14:textId="652B63BB" w:rsidR="002D4205" w:rsidRPr="00560ED9" w:rsidRDefault="004975D6" w:rsidP="009B44D6">
            <w:pPr>
              <w:tabs>
                <w:tab w:val="right" w:pos="8498"/>
              </w:tabs>
              <w:jc w:val="both"/>
              <w:rPr>
                <w:rFonts w:ascii="Arial" w:eastAsiaTheme="minorEastAsia" w:hAnsi="Arial" w:cs="Arial"/>
              </w:rPr>
            </w:pPr>
            <w:r>
              <w:rPr>
                <w:rFonts w:ascii="Arial" w:hAnsi="Arial" w:cs="Arial"/>
                <w:color w:val="000000"/>
              </w:rPr>
              <w:t>Prueba gráfica</w:t>
            </w:r>
            <w:r w:rsidR="00B62F30">
              <w:rPr>
                <w:rFonts w:ascii="Arial" w:hAnsi="Arial" w:cs="Arial"/>
                <w:color w:val="000000"/>
              </w:rPr>
              <w:t xml:space="preserve"> de</w:t>
            </w:r>
            <w:r>
              <w:rPr>
                <w:rFonts w:ascii="Arial" w:hAnsi="Arial" w:cs="Arial"/>
                <w:color w:val="000000"/>
              </w:rPr>
              <w:t xml:space="preserve"> que</w:t>
            </w:r>
            <w:r w:rsidR="009B44D6">
              <w:rPr>
                <w:rFonts w:ascii="Arial" w:hAnsi="Arial" w:cs="Arial"/>
                <w:color w:val="000000"/>
              </w:rPr>
              <w:t xml:space="preserve"> </w:t>
            </w:r>
            <w:r w:rsidR="009B44D6" w:rsidRPr="009B44D6">
              <w:rPr>
                <w:rFonts w:ascii="Arial" w:eastAsiaTheme="minorEastAsia" w:hAnsi="Arial" w:cs="Arial"/>
                <w:i/>
              </w:rPr>
              <w:t>f(x) = x</w:t>
            </w:r>
            <w:r w:rsidR="009B44D6" w:rsidRPr="009B44D6">
              <w:rPr>
                <w:rFonts w:ascii="Arial" w:eastAsiaTheme="minorEastAsia" w:hAnsi="Arial" w:cs="Arial"/>
                <w:i/>
                <w:vertAlign w:val="superscript"/>
              </w:rPr>
              <w:t>3</w:t>
            </w:r>
            <w:r w:rsidR="009B44D6">
              <w:rPr>
                <w:rFonts w:ascii="Arial" w:eastAsiaTheme="minorEastAsia" w:hAnsi="Arial" w:cs="Arial"/>
                <w:i/>
                <w:vertAlign w:val="superscript"/>
              </w:rPr>
              <w:t xml:space="preserve"> </w:t>
            </w:r>
            <w:r w:rsidR="008B774A">
              <w:rPr>
                <w:rFonts w:ascii="Arial" w:eastAsiaTheme="minorEastAsia" w:hAnsi="Arial" w:cs="Arial"/>
                <w:color w:val="000000"/>
              </w:rPr>
              <w:t>es</w:t>
            </w:r>
            <w:r>
              <w:rPr>
                <w:rFonts w:ascii="Arial" w:eastAsiaTheme="minorEastAsia" w:hAnsi="Arial" w:cs="Arial"/>
                <w:color w:val="000000"/>
              </w:rPr>
              <w:t xml:space="preserve"> una función </w:t>
            </w:r>
            <w:r w:rsidR="008B774A">
              <w:rPr>
                <w:rFonts w:ascii="Arial" w:eastAsiaTheme="minorEastAsia" w:hAnsi="Arial" w:cs="Arial"/>
                <w:color w:val="000000"/>
              </w:rPr>
              <w:t>impar</w:t>
            </w:r>
          </w:p>
        </w:tc>
      </w:tr>
    </w:tbl>
    <w:p w14:paraId="733CCD45" w14:textId="77777777" w:rsidR="00EE2ABA" w:rsidRPr="00560ED9" w:rsidRDefault="00EE2ABA" w:rsidP="00EE2ABA">
      <w:pPr>
        <w:tabs>
          <w:tab w:val="right" w:pos="8498"/>
        </w:tabs>
        <w:spacing w:after="0"/>
        <w:jc w:val="both"/>
        <w:rPr>
          <w:rFonts w:ascii="Arial" w:eastAsiaTheme="minorEastAsia" w:hAnsi="Arial" w:cs="Arial"/>
        </w:rPr>
      </w:pPr>
    </w:p>
    <w:p w14:paraId="7E9BD729" w14:textId="5A91B386" w:rsidR="00EE2ABA" w:rsidRPr="00225073" w:rsidRDefault="00225073" w:rsidP="00EE2ABA">
      <w:pPr>
        <w:tabs>
          <w:tab w:val="right" w:pos="8498"/>
        </w:tabs>
        <w:spacing w:after="0"/>
        <w:jc w:val="both"/>
        <w:rPr>
          <w:rFonts w:ascii="Arial" w:hAnsi="Arial" w:cs="Arial"/>
        </w:rPr>
      </w:pPr>
      <w:r w:rsidRPr="00225073">
        <w:rPr>
          <w:rFonts w:ascii="Arial" w:eastAsiaTheme="minorEastAsia" w:hAnsi="Arial" w:cs="Arial"/>
        </w:rPr>
        <w:t>Por ejemplo, l</w:t>
      </w:r>
      <w:r w:rsidR="00EE2ABA" w:rsidRPr="00225073">
        <w:rPr>
          <w:rFonts w:ascii="Arial" w:eastAsiaTheme="minorEastAsia" w:hAnsi="Arial" w:cs="Arial"/>
        </w:rPr>
        <w:t>a función</w:t>
      </w:r>
      <w:r w:rsidR="009B44D6" w:rsidRPr="00225073">
        <w:rPr>
          <w:rFonts w:ascii="Arial" w:eastAsiaTheme="minorEastAsia" w:hAnsi="Arial" w:cs="Arial"/>
        </w:rPr>
        <w:t xml:space="preserve"> </w:t>
      </w:r>
      <w:r w:rsidR="009B44D6" w:rsidRPr="00225073">
        <w:rPr>
          <w:rFonts w:ascii="Arial" w:eastAsiaTheme="minorEastAsia" w:hAnsi="Arial" w:cs="Arial"/>
          <w:i/>
        </w:rPr>
        <w:t xml:space="preserve">f(x) = 3x </w:t>
      </w:r>
      <w:r w:rsidR="000E4158" w:rsidRPr="00225073">
        <w:rPr>
          <w:rFonts w:ascii="Arial" w:eastAsiaTheme="minorEastAsia" w:hAnsi="Arial" w:cs="Arial"/>
          <w:i/>
        </w:rPr>
        <w:t xml:space="preserve">– </w:t>
      </w:r>
      <w:r w:rsidR="009B44D6" w:rsidRPr="00225073">
        <w:rPr>
          <w:rFonts w:ascii="Arial" w:eastAsiaTheme="minorEastAsia" w:hAnsi="Arial" w:cs="Arial"/>
          <w:i/>
        </w:rPr>
        <w:t>2</w:t>
      </w:r>
      <w:r w:rsidR="009B44D6" w:rsidRPr="00225073">
        <w:rPr>
          <w:rFonts w:ascii="Arial" w:eastAsiaTheme="minorEastAsia" w:hAnsi="Arial" w:cs="Arial"/>
        </w:rPr>
        <w:t>.</w:t>
      </w:r>
      <w:r w:rsidR="00EE2ABA" w:rsidRPr="00225073">
        <w:rPr>
          <w:rFonts w:ascii="Arial" w:eastAsiaTheme="minorEastAsia" w:hAnsi="Arial" w:cs="Arial"/>
        </w:rPr>
        <w:t xml:space="preserve"> </w:t>
      </w:r>
    </w:p>
    <w:p w14:paraId="24B9F1F0" w14:textId="77777777" w:rsidR="00EE2ABA" w:rsidRPr="00560ED9" w:rsidRDefault="00EE2ABA" w:rsidP="00EE2ABA">
      <w:pPr>
        <w:tabs>
          <w:tab w:val="right" w:pos="8498"/>
        </w:tabs>
        <w:spacing w:after="0"/>
        <w:jc w:val="both"/>
        <w:rPr>
          <w:rFonts w:ascii="Arial" w:hAnsi="Arial" w:cs="Arial"/>
        </w:rPr>
      </w:pPr>
    </w:p>
    <w:p w14:paraId="24D53A13" w14:textId="3F1088FC" w:rsidR="00EE2ABA" w:rsidRDefault="00B62F30" w:rsidP="00EE2ABA">
      <w:pPr>
        <w:tabs>
          <w:tab w:val="right" w:pos="8498"/>
        </w:tabs>
        <w:spacing w:after="0"/>
        <w:jc w:val="both"/>
        <w:rPr>
          <w:rFonts w:ascii="Arial" w:eastAsiaTheme="minorEastAsia" w:hAnsi="Arial" w:cs="Arial"/>
        </w:rPr>
      </w:pPr>
      <w:r>
        <w:rPr>
          <w:rFonts w:ascii="Arial" w:hAnsi="Arial" w:cs="Arial"/>
        </w:rPr>
        <w:t>Esta n</w:t>
      </w:r>
      <w:r w:rsidR="00EE2ABA" w:rsidRPr="00560ED9">
        <w:rPr>
          <w:rFonts w:ascii="Arial" w:hAnsi="Arial" w:cs="Arial"/>
        </w:rPr>
        <w:t>o es una función impar, ya que</w:t>
      </w:r>
      <w:r w:rsidR="005C59F7" w:rsidRPr="00560ED9">
        <w:rPr>
          <w:rFonts w:ascii="Arial" w:hAnsi="Arial" w:cs="Arial"/>
        </w:rPr>
        <w:t xml:space="preserve"> tomando un caso particular, por ejemplo</w:t>
      </w:r>
      <w:r w:rsidR="000E4158">
        <w:rPr>
          <w:rFonts w:ascii="Arial" w:hAnsi="Arial" w:cs="Arial"/>
        </w:rPr>
        <w:t xml:space="preserve"> </w:t>
      </w:r>
      <w:r w:rsidR="000E4158" w:rsidRPr="000E4158">
        <w:rPr>
          <w:rFonts w:ascii="Arial" w:hAnsi="Arial" w:cs="Arial"/>
          <w:i/>
        </w:rPr>
        <w:t xml:space="preserve">1 </w:t>
      </w:r>
      <w:r w:rsidR="000E4158" w:rsidRPr="000E4158">
        <w:rPr>
          <w:rFonts w:ascii="Cambria Math" w:hAnsi="Cambria Math" w:cs="Arial"/>
          <w:i/>
        </w:rPr>
        <w:t>⋲</w:t>
      </w:r>
      <w:r w:rsidR="000E4158" w:rsidRPr="000E4158">
        <w:rPr>
          <w:rFonts w:ascii="Arial" w:hAnsi="Arial" w:cs="Arial"/>
          <w:i/>
        </w:rPr>
        <w:t xml:space="preserve"> Dom f,</w:t>
      </w:r>
      <w:r w:rsidR="000E4158">
        <w:rPr>
          <w:rFonts w:ascii="Arial" w:hAnsi="Arial" w:cs="Arial"/>
        </w:rPr>
        <w:t xml:space="preserve"> </w:t>
      </w:r>
      <w:r w:rsidR="00EE2ABA" w:rsidRPr="00560ED9">
        <w:rPr>
          <w:rFonts w:ascii="Arial" w:eastAsiaTheme="minorEastAsia" w:hAnsi="Arial" w:cs="Arial"/>
        </w:rPr>
        <w:t>se tiene que:</w:t>
      </w:r>
    </w:p>
    <w:p w14:paraId="78640396" w14:textId="26BE0161" w:rsidR="000E4158" w:rsidRDefault="000E4158" w:rsidP="000E4158">
      <w:pPr>
        <w:tabs>
          <w:tab w:val="right" w:pos="8498"/>
        </w:tabs>
        <w:spacing w:after="0"/>
        <w:jc w:val="center"/>
        <w:rPr>
          <w:rFonts w:ascii="Arial" w:eastAsiaTheme="minorEastAsia" w:hAnsi="Arial" w:cs="Arial"/>
          <w:i/>
        </w:rPr>
      </w:pPr>
      <w:proofErr w:type="gramStart"/>
      <w:r>
        <w:rPr>
          <w:rFonts w:ascii="Arial" w:eastAsiaTheme="minorEastAsia" w:hAnsi="Arial" w:cs="Arial"/>
          <w:i/>
        </w:rPr>
        <w:t>f</w:t>
      </w:r>
      <w:proofErr w:type="gramEnd"/>
      <w:r w:rsidRPr="000E4158">
        <w:rPr>
          <w:rFonts w:ascii="Arial" w:eastAsiaTheme="minorEastAsia" w:hAnsi="Arial" w:cs="Arial"/>
          <w:i/>
        </w:rPr>
        <w:t>(-1) = 3(-1) – 2 = -5 ≠ -1 = -(3(1) – 2) = -f(1)</w:t>
      </w:r>
    </w:p>
    <w:p w14:paraId="6247A733" w14:textId="77777777" w:rsidR="000E4158" w:rsidRPr="000E4158" w:rsidRDefault="000E4158" w:rsidP="000E4158">
      <w:pPr>
        <w:tabs>
          <w:tab w:val="right" w:pos="8498"/>
        </w:tabs>
        <w:spacing w:after="0"/>
        <w:jc w:val="center"/>
        <w:rPr>
          <w:rFonts w:ascii="Arial" w:hAnsi="Arial" w:cs="Arial"/>
          <w:i/>
        </w:rPr>
      </w:pPr>
    </w:p>
    <w:tbl>
      <w:tblPr>
        <w:tblStyle w:val="Tablaconcuadrcula"/>
        <w:tblW w:w="9054" w:type="dxa"/>
        <w:tblLayout w:type="fixed"/>
        <w:tblLook w:val="04A0" w:firstRow="1" w:lastRow="0" w:firstColumn="1" w:lastColumn="0" w:noHBand="0" w:noVBand="1"/>
      </w:tblPr>
      <w:tblGrid>
        <w:gridCol w:w="1384"/>
        <w:gridCol w:w="7670"/>
      </w:tblGrid>
      <w:tr w:rsidR="002D4205" w:rsidRPr="00560ED9" w14:paraId="6D821064" w14:textId="77777777" w:rsidTr="000C4725">
        <w:tc>
          <w:tcPr>
            <w:tcW w:w="9054" w:type="dxa"/>
            <w:gridSpan w:val="2"/>
            <w:shd w:val="clear" w:color="auto" w:fill="0D0D0D" w:themeFill="text1" w:themeFillTint="F2"/>
          </w:tcPr>
          <w:p w14:paraId="22A6A12D" w14:textId="77777777" w:rsidR="002D4205" w:rsidRPr="00560ED9" w:rsidRDefault="002D4205" w:rsidP="00B3786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2D4205" w:rsidRPr="00560ED9" w14:paraId="7DC6D84C" w14:textId="77777777" w:rsidTr="000C4725">
        <w:tc>
          <w:tcPr>
            <w:tcW w:w="1384" w:type="dxa"/>
          </w:tcPr>
          <w:p w14:paraId="31BBAC63" w14:textId="77777777" w:rsidR="002D4205" w:rsidRPr="00560ED9" w:rsidRDefault="002D4205" w:rsidP="00B3786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7D126B6" w14:textId="275291E0" w:rsidR="002D4205" w:rsidRPr="00560ED9" w:rsidRDefault="00E96100" w:rsidP="00B3786F">
            <w:pPr>
              <w:rPr>
                <w:rFonts w:ascii="Arial" w:hAnsi="Arial" w:cs="Arial"/>
                <w:b/>
                <w:color w:val="000000"/>
                <w:sz w:val="18"/>
                <w:szCs w:val="18"/>
              </w:rPr>
            </w:pPr>
            <w:r>
              <w:rPr>
                <w:rFonts w:ascii="Arial" w:hAnsi="Arial" w:cs="Arial"/>
                <w:color w:val="000000"/>
              </w:rPr>
              <w:t>MA_11_02_IMG13</w:t>
            </w:r>
          </w:p>
        </w:tc>
      </w:tr>
      <w:tr w:rsidR="002D4205" w:rsidRPr="00560ED9" w14:paraId="18C29EA9" w14:textId="77777777" w:rsidTr="000C4725">
        <w:tc>
          <w:tcPr>
            <w:tcW w:w="1384" w:type="dxa"/>
          </w:tcPr>
          <w:p w14:paraId="5064E70D"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Descripción</w:t>
            </w:r>
          </w:p>
        </w:tc>
        <w:tc>
          <w:tcPr>
            <w:tcW w:w="7670" w:type="dxa"/>
          </w:tcPr>
          <w:p w14:paraId="4A00B8E9" w14:textId="3A0642B6" w:rsidR="002D4205" w:rsidRPr="00560ED9" w:rsidRDefault="000E4158" w:rsidP="002D4205">
            <w:pPr>
              <w:rPr>
                <w:rFonts w:ascii="Arial" w:hAnsi="Arial" w:cs="Arial"/>
                <w:color w:val="000000"/>
              </w:rPr>
            </w:pPr>
            <w:r>
              <w:rPr>
                <w:rFonts w:ascii="Arial" w:hAnsi="Arial" w:cs="Arial"/>
                <w:color w:val="000000"/>
              </w:rPr>
              <w:t xml:space="preserve">Animación: </w:t>
            </w:r>
            <w:r w:rsidR="002D4205"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=3x-2</m:t>
              </m:r>
            </m:oMath>
            <w:r w:rsidR="002D4205" w:rsidRPr="00560ED9">
              <w:rPr>
                <w:rFonts w:ascii="Arial" w:hAnsi="Arial" w:cs="Arial"/>
                <w:color w:val="000000"/>
              </w:rPr>
              <w:t xml:space="preserve"> </w:t>
            </w:r>
          </w:p>
        </w:tc>
      </w:tr>
      <w:tr w:rsidR="002D4205" w:rsidRPr="00560ED9" w14:paraId="0614400E" w14:textId="77777777" w:rsidTr="000C4725">
        <w:tc>
          <w:tcPr>
            <w:tcW w:w="1384" w:type="dxa"/>
          </w:tcPr>
          <w:p w14:paraId="7D4D6EF7"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EA6F511" w14:textId="14259723" w:rsidR="002D4205" w:rsidRPr="00560ED9" w:rsidRDefault="002D4205" w:rsidP="00B3786F">
            <w:pPr>
              <w:rPr>
                <w:rFonts w:ascii="Arial" w:hAnsi="Arial" w:cs="Arial"/>
                <w:color w:val="000000"/>
              </w:rPr>
            </w:pPr>
            <w:r w:rsidRPr="00560ED9">
              <w:rPr>
                <w:rFonts w:ascii="Arial" w:hAnsi="Arial" w:cs="Arial"/>
                <w:noProof/>
                <w:lang w:val="es-CO" w:eastAsia="es-CO"/>
              </w:rPr>
              <w:drawing>
                <wp:inline distT="0" distB="0" distL="0" distR="0" wp14:anchorId="0123DDC1" wp14:editId="2174BF32">
                  <wp:extent cx="3516494" cy="1219200"/>
                  <wp:effectExtent l="0" t="0" r="8255"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9096" cy="1220102"/>
                          </a:xfrm>
                          <a:prstGeom prst="rect">
                            <a:avLst/>
                          </a:prstGeom>
                          <a:noFill/>
                          <a:ln>
                            <a:noFill/>
                          </a:ln>
                        </pic:spPr>
                      </pic:pic>
                    </a:graphicData>
                  </a:graphic>
                </wp:inline>
              </w:drawing>
            </w:r>
          </w:p>
        </w:tc>
      </w:tr>
      <w:tr w:rsidR="000C4725" w:rsidRPr="00560ED9" w14:paraId="4A57753D" w14:textId="77777777" w:rsidTr="000C4725">
        <w:tc>
          <w:tcPr>
            <w:tcW w:w="1384" w:type="dxa"/>
          </w:tcPr>
          <w:p w14:paraId="51EA1960" w14:textId="77777777" w:rsidR="000C4725" w:rsidRPr="00560ED9" w:rsidRDefault="000C4725" w:rsidP="000C4725">
            <w:pPr>
              <w:rPr>
                <w:rFonts w:ascii="Arial" w:hAnsi="Arial" w:cs="Arial"/>
                <w:color w:val="000000"/>
              </w:rPr>
            </w:pPr>
            <w:r w:rsidRPr="00560ED9">
              <w:rPr>
                <w:rFonts w:ascii="Arial" w:hAnsi="Arial" w:cs="Arial"/>
                <w:b/>
                <w:color w:val="000000"/>
                <w:sz w:val="18"/>
                <w:szCs w:val="18"/>
              </w:rPr>
              <w:t>Pie de imagen</w:t>
            </w:r>
          </w:p>
        </w:tc>
        <w:tc>
          <w:tcPr>
            <w:tcW w:w="7670" w:type="dxa"/>
          </w:tcPr>
          <w:p w14:paraId="1CDC4BDF" w14:textId="2FAC271F" w:rsidR="000C4725" w:rsidRPr="00560ED9" w:rsidRDefault="0003078E" w:rsidP="000E4158">
            <w:pPr>
              <w:tabs>
                <w:tab w:val="right" w:pos="8498"/>
              </w:tabs>
              <w:jc w:val="both"/>
              <w:rPr>
                <w:rFonts w:ascii="Arial" w:eastAsiaTheme="minorEastAsia" w:hAnsi="Arial" w:cs="Arial"/>
              </w:rPr>
            </w:pPr>
            <w:r>
              <w:rPr>
                <w:rFonts w:ascii="Arial" w:eastAsiaTheme="minorEastAsia" w:hAnsi="Arial" w:cs="Arial"/>
                <w:color w:val="000000"/>
              </w:rPr>
              <w:t>Prueba gráfica de que</w:t>
            </w:r>
            <w:r w:rsidR="000E4158">
              <w:rPr>
                <w:rFonts w:ascii="Arial" w:eastAsiaTheme="minorEastAsia" w:hAnsi="Arial" w:cs="Arial"/>
                <w:color w:val="000000"/>
              </w:rPr>
              <w:t xml:space="preserve"> </w:t>
            </w:r>
            <w:r w:rsidR="000E4158" w:rsidRPr="000E4158">
              <w:rPr>
                <w:rFonts w:ascii="Arial" w:eastAsiaTheme="minorEastAsia" w:hAnsi="Arial" w:cs="Arial"/>
                <w:i/>
              </w:rPr>
              <w:t xml:space="preserve">f(x) = 3x </w:t>
            </w:r>
            <w:r w:rsidR="000E4158">
              <w:rPr>
                <w:rFonts w:ascii="Arial" w:eastAsiaTheme="minorEastAsia" w:hAnsi="Arial" w:cs="Arial"/>
                <w:i/>
              </w:rPr>
              <w:t xml:space="preserve">– </w:t>
            </w:r>
            <w:r w:rsidR="000E4158" w:rsidRPr="000E4158">
              <w:rPr>
                <w:rFonts w:ascii="Arial" w:eastAsiaTheme="minorEastAsia" w:hAnsi="Arial" w:cs="Arial"/>
                <w:i/>
              </w:rPr>
              <w:t>2</w:t>
            </w:r>
            <w:r w:rsidR="000E4158">
              <w:rPr>
                <w:rFonts w:ascii="Arial" w:eastAsiaTheme="minorEastAsia" w:hAnsi="Arial" w:cs="Arial"/>
                <w:i/>
              </w:rPr>
              <w:t xml:space="preserve"> </w:t>
            </w:r>
            <w:r w:rsidR="000C4725">
              <w:rPr>
                <w:rFonts w:ascii="Arial" w:hAnsi="Arial" w:cs="Arial"/>
                <w:color w:val="000000"/>
              </w:rPr>
              <w:t xml:space="preserve"> no es</w:t>
            </w:r>
            <w:r w:rsidR="000D10F7">
              <w:rPr>
                <w:rFonts w:ascii="Arial" w:hAnsi="Arial" w:cs="Arial"/>
                <w:color w:val="000000"/>
              </w:rPr>
              <w:t xml:space="preserve"> una función </w:t>
            </w:r>
            <w:r w:rsidR="000C4725">
              <w:rPr>
                <w:rFonts w:ascii="Arial" w:hAnsi="Arial" w:cs="Arial"/>
                <w:color w:val="000000"/>
              </w:rPr>
              <w:t>impar</w:t>
            </w:r>
          </w:p>
        </w:tc>
      </w:tr>
    </w:tbl>
    <w:p w14:paraId="0AEAAF2E" w14:textId="38F2A45C" w:rsidR="000C38B4" w:rsidRPr="00560ED9" w:rsidRDefault="000C38B4" w:rsidP="00962CCA">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0"/>
        <w:gridCol w:w="6348"/>
      </w:tblGrid>
      <w:tr w:rsidR="00F3135C" w:rsidRPr="00560ED9" w14:paraId="5045F041" w14:textId="77777777" w:rsidTr="009C7C31">
        <w:tc>
          <w:tcPr>
            <w:tcW w:w="8828" w:type="dxa"/>
            <w:gridSpan w:val="2"/>
            <w:shd w:val="clear" w:color="auto" w:fill="000000" w:themeFill="text1"/>
          </w:tcPr>
          <w:p w14:paraId="7D2003FD" w14:textId="77777777" w:rsidR="00F3135C" w:rsidRPr="00560ED9" w:rsidRDefault="00F3135C" w:rsidP="003248DC">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F3135C" w:rsidRPr="00560ED9" w14:paraId="55CB3F53" w14:textId="77777777" w:rsidTr="009C7C31">
        <w:tc>
          <w:tcPr>
            <w:tcW w:w="2480" w:type="dxa"/>
          </w:tcPr>
          <w:p w14:paraId="261EC475" w14:textId="77777777" w:rsidR="00F3135C" w:rsidRPr="00560ED9" w:rsidRDefault="00F3135C" w:rsidP="003248DC">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056383FD" w14:textId="1883D3CD" w:rsidR="00F3135C" w:rsidRPr="00560ED9" w:rsidRDefault="00F3135C" w:rsidP="003248DC">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8628F8">
              <w:rPr>
                <w:rFonts w:ascii="Arial" w:eastAsiaTheme="minorEastAsia" w:hAnsi="Arial" w:cs="Arial"/>
                <w:color w:val="000000"/>
                <w:sz w:val="24"/>
                <w:szCs w:val="24"/>
              </w:rPr>
              <w:t>110</w:t>
            </w:r>
          </w:p>
        </w:tc>
      </w:tr>
      <w:tr w:rsidR="00F3135C" w:rsidRPr="00560ED9" w14:paraId="77315736" w14:textId="77777777" w:rsidTr="009C7C31">
        <w:tc>
          <w:tcPr>
            <w:tcW w:w="2480" w:type="dxa"/>
          </w:tcPr>
          <w:p w14:paraId="714938C1" w14:textId="77777777" w:rsidR="00F3135C" w:rsidRPr="00560ED9" w:rsidRDefault="00F3135C" w:rsidP="003248DC">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211329A5" w14:textId="43B40235" w:rsidR="00F3135C" w:rsidRPr="00455B9C" w:rsidRDefault="008628F8" w:rsidP="003248DC">
            <w:pPr>
              <w:rPr>
                <w:rFonts w:ascii="Arial" w:eastAsiaTheme="minorEastAsia" w:hAnsi="Arial" w:cs="Arial"/>
                <w:color w:val="000000"/>
                <w:sz w:val="24"/>
                <w:szCs w:val="24"/>
              </w:rPr>
            </w:pPr>
            <w:r w:rsidRPr="008628F8">
              <w:rPr>
                <w:rFonts w:ascii="Arial" w:hAnsi="Arial" w:cs="Arial"/>
                <w:color w:val="000000"/>
                <w:sz w:val="24"/>
                <w:szCs w:val="24"/>
              </w:rPr>
              <w:t>Funciones pares, impares o ninguna de las dos</w:t>
            </w:r>
          </w:p>
        </w:tc>
      </w:tr>
      <w:tr w:rsidR="00F3135C" w:rsidRPr="00560ED9" w14:paraId="77D23C68" w14:textId="77777777" w:rsidTr="009C7C31">
        <w:tc>
          <w:tcPr>
            <w:tcW w:w="2480" w:type="dxa"/>
          </w:tcPr>
          <w:p w14:paraId="3AEB9C44" w14:textId="77777777" w:rsidR="00F3135C" w:rsidRPr="00560ED9" w:rsidRDefault="00F3135C" w:rsidP="003248DC">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67EDA199" w14:textId="77777777" w:rsidR="00455B9C" w:rsidRPr="00455B9C" w:rsidRDefault="00455B9C" w:rsidP="00455B9C">
            <w:pPr>
              <w:rPr>
                <w:rFonts w:ascii="Arial" w:hAnsi="Arial" w:cs="Arial"/>
                <w:sz w:val="24"/>
                <w:szCs w:val="24"/>
              </w:rPr>
            </w:pPr>
            <w:r w:rsidRPr="00455B9C">
              <w:rPr>
                <w:rFonts w:ascii="Arial" w:hAnsi="Arial" w:cs="Arial"/>
                <w:color w:val="000000"/>
                <w:sz w:val="24"/>
                <w:szCs w:val="24"/>
              </w:rPr>
              <w:t>Actividad en la que se practica cómo se identifican las funciones pares e impares</w:t>
            </w:r>
          </w:p>
          <w:p w14:paraId="7BD6BB09" w14:textId="55CCC6D5" w:rsidR="00F3135C" w:rsidRPr="00455B9C" w:rsidRDefault="00F3135C" w:rsidP="00AB74A4">
            <w:pPr>
              <w:rPr>
                <w:rFonts w:ascii="Arial" w:eastAsiaTheme="minorEastAsia" w:hAnsi="Arial" w:cs="Arial"/>
                <w:color w:val="000000"/>
                <w:sz w:val="24"/>
                <w:szCs w:val="24"/>
              </w:rPr>
            </w:pPr>
          </w:p>
        </w:tc>
      </w:tr>
    </w:tbl>
    <w:p w14:paraId="22F726B1" w14:textId="77777777" w:rsidR="00AB74A4" w:rsidRPr="00560ED9" w:rsidRDefault="00AB74A4" w:rsidP="00962CCA">
      <w:pPr>
        <w:tabs>
          <w:tab w:val="right" w:pos="8498"/>
        </w:tabs>
        <w:spacing w:after="0"/>
        <w:jc w:val="both"/>
        <w:rPr>
          <w:rFonts w:ascii="Arial" w:eastAsiaTheme="minorEastAsia" w:hAnsi="Arial" w:cs="Arial"/>
          <w:highlight w:val="yellow"/>
        </w:rPr>
      </w:pPr>
    </w:p>
    <w:p w14:paraId="0082E6FE" w14:textId="7D8C8C9C" w:rsidR="008C26A1" w:rsidRPr="00560ED9" w:rsidRDefault="001F5539" w:rsidP="00962CCA">
      <w:pPr>
        <w:tabs>
          <w:tab w:val="right" w:pos="8498"/>
        </w:tabs>
        <w:spacing w:after="0"/>
        <w:jc w:val="both"/>
        <w:rPr>
          <w:rFonts w:ascii="Arial" w:hAnsi="Arial" w:cs="Arial"/>
          <w:b/>
        </w:rPr>
      </w:pPr>
      <w:r w:rsidRPr="00560ED9">
        <w:rPr>
          <w:rFonts w:ascii="Arial" w:hAnsi="Arial" w:cs="Arial"/>
          <w:highlight w:val="yellow"/>
        </w:rPr>
        <w:t>[SECCIÓN 3</w:t>
      </w:r>
      <w:r w:rsidR="008C26A1" w:rsidRPr="00560ED9">
        <w:rPr>
          <w:rFonts w:ascii="Arial" w:hAnsi="Arial" w:cs="Arial"/>
          <w:highlight w:val="yellow"/>
        </w:rPr>
        <w:t>]</w:t>
      </w:r>
      <w:r w:rsidRPr="00560ED9">
        <w:rPr>
          <w:rFonts w:ascii="Arial" w:hAnsi="Arial" w:cs="Arial"/>
          <w:b/>
        </w:rPr>
        <w:t>2.4.3</w:t>
      </w:r>
      <w:r w:rsidR="008C26A1" w:rsidRPr="00560ED9">
        <w:rPr>
          <w:rFonts w:ascii="Arial" w:hAnsi="Arial" w:cs="Arial"/>
          <w:b/>
        </w:rPr>
        <w:t xml:space="preserve"> Funciones </w:t>
      </w:r>
      <w:r w:rsidR="0003078E">
        <w:rPr>
          <w:rFonts w:ascii="Arial" w:hAnsi="Arial" w:cs="Arial"/>
          <w:b/>
        </w:rPr>
        <w:t>c</w:t>
      </w:r>
      <w:r w:rsidR="008C26A1" w:rsidRPr="00560ED9">
        <w:rPr>
          <w:rFonts w:ascii="Arial" w:hAnsi="Arial" w:cs="Arial"/>
          <w:b/>
        </w:rPr>
        <w:t>reciente</w:t>
      </w:r>
      <w:r w:rsidR="005C59F7" w:rsidRPr="00560ED9">
        <w:rPr>
          <w:rFonts w:ascii="Arial" w:hAnsi="Arial" w:cs="Arial"/>
          <w:b/>
        </w:rPr>
        <w:t>s</w:t>
      </w:r>
      <w:r w:rsidR="00225073">
        <w:rPr>
          <w:rFonts w:ascii="Arial" w:hAnsi="Arial" w:cs="Arial"/>
          <w:b/>
        </w:rPr>
        <w:t xml:space="preserve"> y decrecientes</w:t>
      </w:r>
    </w:p>
    <w:p w14:paraId="270E0ACF" w14:textId="77777777" w:rsidR="009C55B0" w:rsidRPr="00560ED9" w:rsidRDefault="009C55B0" w:rsidP="00F0678E">
      <w:pPr>
        <w:tabs>
          <w:tab w:val="right" w:pos="8498"/>
        </w:tabs>
        <w:spacing w:after="0"/>
        <w:jc w:val="center"/>
        <w:rPr>
          <w:rFonts w:ascii="Arial" w:hAnsi="Arial" w:cs="Arial"/>
          <w:b/>
        </w:rPr>
      </w:pPr>
    </w:p>
    <w:p w14:paraId="768C5BD3" w14:textId="078749A1" w:rsidR="009C55B0" w:rsidRPr="0003078E" w:rsidRDefault="0003078E" w:rsidP="009C55B0">
      <w:pPr>
        <w:tabs>
          <w:tab w:val="right" w:pos="8498"/>
        </w:tabs>
        <w:spacing w:after="0"/>
        <w:jc w:val="both"/>
        <w:rPr>
          <w:rFonts w:ascii="Arial" w:eastAsiaTheme="minorEastAsia" w:hAnsi="Arial" w:cs="Arial"/>
        </w:rPr>
      </w:pPr>
      <w:r w:rsidRPr="0003078E">
        <w:rPr>
          <w:rFonts w:ascii="Arial" w:hAnsi="Arial" w:cs="Arial"/>
        </w:rPr>
        <w:t xml:space="preserve">La gráfica de una </w:t>
      </w:r>
      <w:r w:rsidRPr="009C7C31">
        <w:rPr>
          <w:rFonts w:ascii="Arial" w:hAnsi="Arial" w:cs="Arial"/>
          <w:b/>
        </w:rPr>
        <w:t>función creciente</w:t>
      </w:r>
      <w:r w:rsidRPr="0003078E">
        <w:rPr>
          <w:rFonts w:ascii="Arial" w:hAnsi="Arial" w:cs="Arial"/>
        </w:rPr>
        <w:t xml:space="preserve"> se identifica en el plano cartesiano </w:t>
      </w:r>
      <w:r w:rsidR="009C55B0" w:rsidRPr="0003078E">
        <w:rPr>
          <w:rFonts w:ascii="Arial" w:hAnsi="Arial" w:cs="Arial"/>
        </w:rPr>
        <w:t>porque asciende de izquierda a derecha. En forma general:</w:t>
      </w:r>
    </w:p>
    <w:p w14:paraId="6D9D43AB" w14:textId="77777777" w:rsidR="00B3786F" w:rsidRPr="00560ED9" w:rsidRDefault="00B3786F" w:rsidP="00DD081E">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B3786F" w:rsidRPr="00560ED9" w14:paraId="049DD851" w14:textId="77777777" w:rsidTr="00B3786F">
        <w:tc>
          <w:tcPr>
            <w:tcW w:w="8978" w:type="dxa"/>
            <w:gridSpan w:val="2"/>
            <w:shd w:val="clear" w:color="auto" w:fill="000000" w:themeFill="text1"/>
          </w:tcPr>
          <w:p w14:paraId="5A22D04C" w14:textId="77777777" w:rsidR="00B3786F" w:rsidRPr="00560ED9" w:rsidRDefault="00B3786F" w:rsidP="00B3786F">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B3786F" w:rsidRPr="00560ED9" w14:paraId="4DC6843F" w14:textId="77777777" w:rsidTr="00B3786F">
        <w:tc>
          <w:tcPr>
            <w:tcW w:w="2518" w:type="dxa"/>
          </w:tcPr>
          <w:p w14:paraId="368053B3" w14:textId="77777777" w:rsidR="00B3786F" w:rsidRPr="00560ED9" w:rsidRDefault="00B3786F" w:rsidP="00B3786F">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417BD4F" w14:textId="5ABB19AE" w:rsidR="00B3786F" w:rsidRPr="00560ED9" w:rsidRDefault="00B3786F" w:rsidP="00B3786F">
            <w:pPr>
              <w:rPr>
                <w:rFonts w:ascii="Arial" w:hAnsi="Arial" w:cs="Arial"/>
                <w:b/>
                <w:color w:val="000000"/>
                <w:sz w:val="24"/>
                <w:szCs w:val="24"/>
              </w:rPr>
            </w:pPr>
            <w:r w:rsidRPr="00560ED9">
              <w:rPr>
                <w:rFonts w:ascii="Arial" w:hAnsi="Arial" w:cs="Arial"/>
                <w:b/>
                <w:color w:val="000000"/>
                <w:sz w:val="24"/>
                <w:szCs w:val="24"/>
              </w:rPr>
              <w:t>Funci</w:t>
            </w:r>
            <w:r w:rsidR="005C59F7" w:rsidRPr="00560ED9">
              <w:rPr>
                <w:rFonts w:ascii="Arial" w:hAnsi="Arial" w:cs="Arial"/>
                <w:b/>
                <w:color w:val="000000"/>
                <w:sz w:val="24"/>
                <w:szCs w:val="24"/>
              </w:rPr>
              <w:t>ó</w:t>
            </w:r>
            <w:r w:rsidRPr="00560ED9">
              <w:rPr>
                <w:rFonts w:ascii="Arial" w:hAnsi="Arial" w:cs="Arial"/>
                <w:b/>
                <w:color w:val="000000"/>
                <w:sz w:val="24"/>
                <w:szCs w:val="24"/>
              </w:rPr>
              <w:t>n creciente</w:t>
            </w:r>
          </w:p>
        </w:tc>
      </w:tr>
      <w:tr w:rsidR="00B3786F" w:rsidRPr="00560ED9" w14:paraId="27DC01CE" w14:textId="77777777" w:rsidTr="00B3786F">
        <w:tc>
          <w:tcPr>
            <w:tcW w:w="2518" w:type="dxa"/>
          </w:tcPr>
          <w:p w14:paraId="53CC4B2A" w14:textId="77777777" w:rsidR="00B3786F" w:rsidRPr="00560ED9" w:rsidRDefault="00B3786F" w:rsidP="00B3786F">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196E3818" w14:textId="49978F7A" w:rsidR="00B3786F" w:rsidRDefault="00B3786F" w:rsidP="00B3786F">
            <w:pPr>
              <w:tabs>
                <w:tab w:val="right" w:pos="8498"/>
              </w:tabs>
              <w:jc w:val="both"/>
              <w:rPr>
                <w:rFonts w:ascii="Arial" w:eastAsiaTheme="minorEastAsia" w:hAnsi="Arial" w:cs="Arial"/>
              </w:rPr>
            </w:pPr>
            <w:r w:rsidRPr="00560ED9">
              <w:rPr>
                <w:rFonts w:ascii="Arial" w:hAnsi="Arial" w:cs="Arial"/>
              </w:rPr>
              <w:t xml:space="preserve">Una función </w:t>
            </w:r>
            <w:r w:rsidR="009C55B0" w:rsidRPr="00560ED9">
              <w:rPr>
                <w:rFonts w:ascii="Arial" w:hAnsi="Arial" w:cs="Arial"/>
              </w:rPr>
              <w:t>es</w:t>
            </w:r>
            <w:r w:rsidRPr="00560ED9">
              <w:rPr>
                <w:rFonts w:ascii="Arial" w:hAnsi="Arial" w:cs="Arial"/>
              </w:rPr>
              <w:t xml:space="preserve"> creciente en un intervalo</w:t>
            </w:r>
            <w:r w:rsidR="009C7C31">
              <w:rPr>
                <w:rFonts w:ascii="Arial" w:hAnsi="Arial" w:cs="Arial"/>
              </w:rPr>
              <w:t xml:space="preserve"> </w:t>
            </w:r>
            <w:r w:rsidR="009C7C31" w:rsidRPr="009C7C31">
              <w:rPr>
                <w:rFonts w:ascii="Arial" w:hAnsi="Arial" w:cs="Arial"/>
                <w:i/>
              </w:rPr>
              <w:t>(a, b)</w:t>
            </w:r>
            <w:r w:rsidR="009C7C31">
              <w:rPr>
                <w:rFonts w:ascii="Arial" w:hAnsi="Arial" w:cs="Arial"/>
              </w:rPr>
              <w:t xml:space="preserve"> </w:t>
            </w:r>
            <w:r w:rsidRPr="00560ED9">
              <w:rPr>
                <w:rFonts w:ascii="Arial" w:eastAsiaTheme="minorEastAsia" w:hAnsi="Arial" w:cs="Arial"/>
              </w:rPr>
              <w:t>si est</w:t>
            </w:r>
            <w:r w:rsidR="00B94452">
              <w:rPr>
                <w:rFonts w:ascii="Arial" w:eastAsiaTheme="minorEastAsia" w:hAnsi="Arial" w:cs="Arial"/>
              </w:rPr>
              <w:t xml:space="preserve">á </w:t>
            </w:r>
            <w:r w:rsidRPr="00560ED9">
              <w:rPr>
                <w:rFonts w:ascii="Arial" w:eastAsiaTheme="minorEastAsia" w:hAnsi="Arial" w:cs="Arial"/>
              </w:rPr>
              <w:t>definida en ese intervalo y además se cumple que</w:t>
            </w:r>
            <w:r w:rsidR="009C7C31">
              <w:rPr>
                <w:rFonts w:ascii="Arial" w:eastAsiaTheme="minorEastAsia" w:hAnsi="Arial" w:cs="Arial"/>
              </w:rPr>
              <w:t>,</w:t>
            </w:r>
          </w:p>
          <w:p w14:paraId="177D1B96" w14:textId="030B69B7" w:rsidR="009C7C31" w:rsidRPr="009C7C31" w:rsidRDefault="009C7C31" w:rsidP="009C7C31">
            <w:pPr>
              <w:tabs>
                <w:tab w:val="right" w:pos="8498"/>
              </w:tabs>
              <w:jc w:val="center"/>
              <w:rPr>
                <w:rFonts w:ascii="Arial" w:eastAsiaTheme="minorEastAsia" w:hAnsi="Arial" w:cs="Arial"/>
                <w:i/>
              </w:rPr>
            </w:pPr>
            <w:r>
              <w:rPr>
                <w:rFonts w:ascii="Arial" w:eastAsiaTheme="minorEastAsia" w:hAnsi="Arial" w:cs="Arial"/>
              </w:rPr>
              <w:t xml:space="preserve">Si </w:t>
            </w:r>
            <w:r w:rsidRPr="009C7C31">
              <w:rPr>
                <w:rFonts w:ascii="Arial" w:eastAsiaTheme="minorEastAsia" w:hAnsi="Arial" w:cs="Arial"/>
                <w:i/>
              </w:rPr>
              <w:t>c &lt; d</w:t>
            </w:r>
            <w:r>
              <w:rPr>
                <w:rFonts w:ascii="Arial" w:eastAsiaTheme="minorEastAsia" w:hAnsi="Arial" w:cs="Arial"/>
              </w:rPr>
              <w:t xml:space="preserve">, entonces </w:t>
            </w:r>
            <w:r w:rsidRPr="009C7C31">
              <w:rPr>
                <w:rFonts w:ascii="Arial" w:eastAsiaTheme="minorEastAsia" w:hAnsi="Arial" w:cs="Arial"/>
                <w:i/>
              </w:rPr>
              <w:t>f(c) &lt; f(d)</w:t>
            </w:r>
          </w:p>
          <w:p w14:paraId="18F5C6E5" w14:textId="0FC45AF4" w:rsidR="00B3786F" w:rsidRPr="00560ED9" w:rsidRDefault="009C7C31" w:rsidP="009C7C31">
            <w:pPr>
              <w:tabs>
                <w:tab w:val="right" w:pos="8498"/>
              </w:tabs>
              <w:jc w:val="both"/>
              <w:rPr>
                <w:rFonts w:ascii="Arial" w:eastAsiaTheme="minorEastAsia" w:hAnsi="Arial" w:cs="Arial"/>
              </w:rPr>
            </w:pPr>
            <w:r>
              <w:rPr>
                <w:rFonts w:ascii="Arial" w:eastAsiaTheme="minorEastAsia" w:hAnsi="Arial" w:cs="Arial"/>
              </w:rPr>
              <w:t>P</w:t>
            </w:r>
            <w:r w:rsidR="00B3786F" w:rsidRPr="00560ED9">
              <w:rPr>
                <w:rFonts w:ascii="Arial" w:eastAsiaTheme="minorEastAsia" w:hAnsi="Arial" w:cs="Arial"/>
              </w:rPr>
              <w:t>ara todo</w:t>
            </w:r>
            <w:r>
              <w:rPr>
                <w:rFonts w:ascii="Arial" w:eastAsiaTheme="minorEastAsia" w:hAnsi="Arial" w:cs="Arial"/>
              </w:rPr>
              <w:t xml:space="preserve"> </w:t>
            </w:r>
            <w:r w:rsidRPr="009C7C31">
              <w:rPr>
                <w:rFonts w:ascii="Arial" w:eastAsiaTheme="minorEastAsia" w:hAnsi="Arial" w:cs="Arial"/>
                <w:i/>
              </w:rPr>
              <w:t xml:space="preserve">c, d </w:t>
            </w:r>
            <w:r w:rsidRPr="009C7C31">
              <w:rPr>
                <w:rFonts w:ascii="Cambria Math" w:eastAsiaTheme="minorEastAsia" w:hAnsi="Cambria Math" w:cs="Arial"/>
                <w:i/>
              </w:rPr>
              <w:t>⋲</w:t>
            </w:r>
            <w:r w:rsidRPr="009C7C31">
              <w:rPr>
                <w:rFonts w:ascii="Arial" w:eastAsiaTheme="minorEastAsia" w:hAnsi="Arial" w:cs="Arial"/>
                <w:i/>
              </w:rPr>
              <w:t xml:space="preserve"> (a, b).</w:t>
            </w:r>
            <w:r w:rsidR="00B3786F" w:rsidRPr="00560ED9">
              <w:rPr>
                <w:rFonts w:ascii="Arial" w:eastAsiaTheme="minorEastAsia" w:hAnsi="Arial" w:cs="Arial"/>
              </w:rPr>
              <w:t xml:space="preserve"> </w:t>
            </w:r>
          </w:p>
        </w:tc>
      </w:tr>
    </w:tbl>
    <w:p w14:paraId="257709BD" w14:textId="77777777" w:rsidR="00DD081E" w:rsidRPr="00560ED9" w:rsidRDefault="00DD081E" w:rsidP="00DD081E">
      <w:pPr>
        <w:tabs>
          <w:tab w:val="right" w:pos="8498"/>
        </w:tabs>
        <w:spacing w:after="0"/>
        <w:jc w:val="both"/>
        <w:rPr>
          <w:rFonts w:ascii="Arial" w:hAnsi="Arial" w:cs="Arial"/>
          <w:highlight w:val="yellow"/>
        </w:rPr>
      </w:pPr>
    </w:p>
    <w:p w14:paraId="2B0CB9D2" w14:textId="3F74D580" w:rsidR="008C26A1" w:rsidRPr="009C7C31" w:rsidRDefault="009C7C31" w:rsidP="00962CCA">
      <w:pPr>
        <w:tabs>
          <w:tab w:val="right" w:pos="8498"/>
        </w:tabs>
        <w:spacing w:after="0"/>
        <w:jc w:val="both"/>
        <w:rPr>
          <w:rFonts w:ascii="Arial" w:hAnsi="Arial" w:cs="Arial"/>
        </w:rPr>
      </w:pPr>
      <w:r w:rsidRPr="009C7C31">
        <w:rPr>
          <w:rFonts w:ascii="Arial" w:hAnsi="Arial" w:cs="Arial"/>
        </w:rPr>
        <w:t xml:space="preserve">Por ejemplo: </w:t>
      </w:r>
    </w:p>
    <w:tbl>
      <w:tblPr>
        <w:tblStyle w:val="Tablaconcuadrcula"/>
        <w:tblW w:w="0" w:type="auto"/>
        <w:tblLayout w:type="fixed"/>
        <w:tblLook w:val="04A0" w:firstRow="1" w:lastRow="0" w:firstColumn="1" w:lastColumn="0" w:noHBand="0" w:noVBand="1"/>
      </w:tblPr>
      <w:tblGrid>
        <w:gridCol w:w="1384"/>
        <w:gridCol w:w="7670"/>
      </w:tblGrid>
      <w:tr w:rsidR="00B3786F" w:rsidRPr="00560ED9" w14:paraId="52B6DFCE" w14:textId="77777777" w:rsidTr="00B3786F">
        <w:tc>
          <w:tcPr>
            <w:tcW w:w="9054" w:type="dxa"/>
            <w:gridSpan w:val="2"/>
            <w:shd w:val="clear" w:color="auto" w:fill="0D0D0D" w:themeFill="text1" w:themeFillTint="F2"/>
          </w:tcPr>
          <w:p w14:paraId="698948B3" w14:textId="77777777" w:rsidR="00B3786F" w:rsidRPr="00560ED9" w:rsidRDefault="00B3786F" w:rsidP="00B3786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B3786F" w:rsidRPr="00560ED9" w14:paraId="068C918B" w14:textId="77777777" w:rsidTr="00B3786F">
        <w:tc>
          <w:tcPr>
            <w:tcW w:w="1384" w:type="dxa"/>
          </w:tcPr>
          <w:p w14:paraId="4CB4C770" w14:textId="77777777" w:rsidR="00B3786F" w:rsidRPr="00560ED9" w:rsidRDefault="00B3786F" w:rsidP="00B3786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4E53F937" w14:textId="5D98E27E" w:rsidR="00B3786F" w:rsidRPr="00560ED9" w:rsidRDefault="00E96100" w:rsidP="00B3786F">
            <w:pPr>
              <w:rPr>
                <w:rFonts w:ascii="Arial" w:hAnsi="Arial" w:cs="Arial"/>
                <w:b/>
                <w:color w:val="000000"/>
                <w:sz w:val="18"/>
                <w:szCs w:val="18"/>
              </w:rPr>
            </w:pPr>
            <w:r>
              <w:rPr>
                <w:rFonts w:ascii="Arial" w:hAnsi="Arial" w:cs="Arial"/>
                <w:color w:val="000000"/>
              </w:rPr>
              <w:t>MA_11_02_IMG14</w:t>
            </w:r>
          </w:p>
        </w:tc>
      </w:tr>
      <w:tr w:rsidR="00B3786F" w:rsidRPr="00560ED9" w14:paraId="7DCDC879" w14:textId="77777777" w:rsidTr="00B3786F">
        <w:tc>
          <w:tcPr>
            <w:tcW w:w="1384" w:type="dxa"/>
          </w:tcPr>
          <w:p w14:paraId="59B83DD0"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Descripción</w:t>
            </w:r>
          </w:p>
        </w:tc>
        <w:tc>
          <w:tcPr>
            <w:tcW w:w="7670" w:type="dxa"/>
          </w:tcPr>
          <w:p w14:paraId="0C2836DF" w14:textId="450FC3EC" w:rsidR="00B3786F" w:rsidRPr="00560ED9" w:rsidRDefault="00B3786F" w:rsidP="00544324">
            <w:pPr>
              <w:rPr>
                <w:rFonts w:ascii="Arial" w:hAnsi="Arial" w:cs="Arial"/>
                <w:color w:val="000000"/>
              </w:rPr>
            </w:pPr>
            <w:r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2</m:t>
                  </m:r>
                </m:e>
                <m:sup>
                  <m:r>
                    <w:rPr>
                      <w:rFonts w:ascii="Cambria Math" w:hAnsi="Cambria Math" w:cs="Arial"/>
                      <w:color w:val="000000"/>
                    </w:rPr>
                    <m:t>x</m:t>
                  </m:r>
                </m:sup>
              </m:sSup>
            </m:oMath>
            <w:r w:rsidRPr="00560ED9">
              <w:rPr>
                <w:rFonts w:ascii="Arial" w:hAnsi="Arial" w:cs="Arial"/>
                <w:color w:val="000000"/>
              </w:rPr>
              <w:t xml:space="preserve"> </w:t>
            </w:r>
          </w:p>
        </w:tc>
      </w:tr>
      <w:tr w:rsidR="00B3786F" w:rsidRPr="00560ED9" w14:paraId="4D32723A" w14:textId="77777777" w:rsidTr="00B3786F">
        <w:tc>
          <w:tcPr>
            <w:tcW w:w="1384" w:type="dxa"/>
          </w:tcPr>
          <w:p w14:paraId="5A90C463"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ECB02AC" w14:textId="317A84DA" w:rsidR="00B3786F" w:rsidRPr="00560ED9" w:rsidRDefault="00544324" w:rsidP="00B3786F">
            <w:pPr>
              <w:rPr>
                <w:rFonts w:ascii="Arial" w:hAnsi="Arial" w:cs="Arial"/>
                <w:color w:val="000000"/>
              </w:rPr>
            </w:pPr>
            <w:r w:rsidRPr="00560ED9">
              <w:rPr>
                <w:rFonts w:ascii="Arial" w:hAnsi="Arial" w:cs="Arial"/>
                <w:noProof/>
                <w:color w:val="000000"/>
                <w:lang w:val="es-CO" w:eastAsia="es-CO"/>
              </w:rPr>
              <w:drawing>
                <wp:inline distT="0" distB="0" distL="0" distR="0" wp14:anchorId="4C7602D0" wp14:editId="4AA13FA9">
                  <wp:extent cx="1053682" cy="8572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6460" cy="859510"/>
                          </a:xfrm>
                          <a:prstGeom prst="rect">
                            <a:avLst/>
                          </a:prstGeom>
                          <a:noFill/>
                          <a:ln>
                            <a:noFill/>
                          </a:ln>
                        </pic:spPr>
                      </pic:pic>
                    </a:graphicData>
                  </a:graphic>
                </wp:inline>
              </w:drawing>
            </w:r>
          </w:p>
        </w:tc>
      </w:tr>
      <w:tr w:rsidR="00B3786F" w:rsidRPr="00560ED9" w14:paraId="7DC79BAE" w14:textId="77777777" w:rsidTr="00B3786F">
        <w:tc>
          <w:tcPr>
            <w:tcW w:w="1384" w:type="dxa"/>
          </w:tcPr>
          <w:p w14:paraId="2354EAB9"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Pie de imagen</w:t>
            </w:r>
          </w:p>
        </w:tc>
        <w:tc>
          <w:tcPr>
            <w:tcW w:w="7670" w:type="dxa"/>
          </w:tcPr>
          <w:p w14:paraId="0BBD71E9" w14:textId="6414B373" w:rsidR="00B3786F" w:rsidRPr="00560ED9" w:rsidRDefault="00B3786F" w:rsidP="009C7C31">
            <w:pPr>
              <w:tabs>
                <w:tab w:val="right" w:pos="8498"/>
              </w:tabs>
              <w:jc w:val="both"/>
              <w:rPr>
                <w:rFonts w:ascii="Arial" w:eastAsiaTheme="minorEastAsia" w:hAnsi="Arial" w:cs="Arial"/>
              </w:rPr>
            </w:pPr>
            <w:r w:rsidRPr="00560ED9">
              <w:rPr>
                <w:rFonts w:ascii="Arial" w:eastAsiaTheme="minorEastAsia" w:hAnsi="Arial" w:cs="Arial"/>
              </w:rPr>
              <w:t>La función</w:t>
            </w:r>
            <w:r w:rsidR="009C7C31">
              <w:rPr>
                <w:rFonts w:ascii="Arial" w:eastAsiaTheme="minorEastAsia" w:hAnsi="Arial" w:cs="Arial"/>
              </w:rPr>
              <w:t xml:space="preserve"> f(x) = 2</w:t>
            </w:r>
            <w:r w:rsidR="009C7C31">
              <w:rPr>
                <w:rFonts w:ascii="Arial" w:eastAsiaTheme="minorEastAsia" w:hAnsi="Arial" w:cs="Arial"/>
                <w:vertAlign w:val="superscript"/>
              </w:rPr>
              <w:t xml:space="preserve">x </w:t>
            </w:r>
            <w:r w:rsidRPr="00560ED9">
              <w:rPr>
                <w:rFonts w:ascii="Arial" w:eastAsiaTheme="minorEastAsia" w:hAnsi="Arial" w:cs="Arial"/>
              </w:rPr>
              <w:t>es creciente</w:t>
            </w:r>
            <w:r w:rsidR="00B94452">
              <w:rPr>
                <w:rFonts w:ascii="Arial" w:eastAsiaTheme="minorEastAsia" w:hAnsi="Arial" w:cs="Arial"/>
              </w:rPr>
              <w:t xml:space="preserve"> en todo su dominio</w:t>
            </w:r>
          </w:p>
        </w:tc>
      </w:tr>
    </w:tbl>
    <w:p w14:paraId="6CFA9F5D" w14:textId="77777777" w:rsidR="009C7C31" w:rsidRDefault="009C7C31" w:rsidP="00962CCA">
      <w:pPr>
        <w:tabs>
          <w:tab w:val="right" w:pos="8498"/>
        </w:tabs>
        <w:spacing w:after="0"/>
        <w:jc w:val="both"/>
        <w:rPr>
          <w:rFonts w:ascii="Arial" w:hAnsi="Arial" w:cs="Arial"/>
        </w:rPr>
      </w:pPr>
    </w:p>
    <w:p w14:paraId="555B0374" w14:textId="68B91B0E" w:rsidR="000F7DC3" w:rsidRDefault="000F7DC3" w:rsidP="00962CCA">
      <w:pPr>
        <w:tabs>
          <w:tab w:val="right" w:pos="8498"/>
        </w:tabs>
        <w:spacing w:after="0"/>
        <w:jc w:val="both"/>
        <w:rPr>
          <w:rFonts w:ascii="Arial" w:hAnsi="Arial" w:cs="Arial"/>
        </w:rPr>
      </w:pPr>
      <w:r w:rsidRPr="00560ED9">
        <w:rPr>
          <w:rFonts w:ascii="Arial" w:hAnsi="Arial" w:cs="Arial"/>
        </w:rPr>
        <w:t xml:space="preserve">En el plano cartesiano la gráfica de una </w:t>
      </w:r>
      <w:r w:rsidRPr="009C7C31">
        <w:rPr>
          <w:rFonts w:ascii="Arial" w:hAnsi="Arial" w:cs="Arial"/>
          <w:b/>
        </w:rPr>
        <w:t>función decreciente</w:t>
      </w:r>
      <w:r w:rsidRPr="00560ED9">
        <w:rPr>
          <w:rFonts w:ascii="Arial" w:hAnsi="Arial" w:cs="Arial"/>
        </w:rPr>
        <w:t xml:space="preserve"> se identifica</w:t>
      </w:r>
      <w:r w:rsidR="00B704DD">
        <w:rPr>
          <w:rFonts w:ascii="Arial" w:hAnsi="Arial" w:cs="Arial"/>
        </w:rPr>
        <w:t xml:space="preserve"> porque</w:t>
      </w:r>
      <w:r w:rsidRPr="00560ED9">
        <w:rPr>
          <w:rFonts w:ascii="Arial" w:hAnsi="Arial" w:cs="Arial"/>
        </w:rPr>
        <w:t xml:space="preserve"> </w:t>
      </w:r>
      <w:r w:rsidR="00214AF5">
        <w:rPr>
          <w:rFonts w:ascii="Arial" w:hAnsi="Arial" w:cs="Arial"/>
        </w:rPr>
        <w:t>a medida que aumentan los valores del domi</w:t>
      </w:r>
      <w:r w:rsidR="00451E10">
        <w:rPr>
          <w:rFonts w:ascii="Arial" w:hAnsi="Arial" w:cs="Arial"/>
        </w:rPr>
        <w:t xml:space="preserve">nio, los valores del codominio </w:t>
      </w:r>
      <w:r w:rsidR="00214AF5">
        <w:rPr>
          <w:rFonts w:ascii="Arial" w:hAnsi="Arial" w:cs="Arial"/>
        </w:rPr>
        <w:t>disminuyen.</w:t>
      </w:r>
    </w:p>
    <w:p w14:paraId="204FD542" w14:textId="77777777" w:rsidR="009C7C31" w:rsidRPr="00560ED9" w:rsidRDefault="009C7C31"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90"/>
        <w:gridCol w:w="6338"/>
      </w:tblGrid>
      <w:tr w:rsidR="00B3786F" w:rsidRPr="00560ED9" w14:paraId="4D41A342" w14:textId="77777777" w:rsidTr="00B3786F">
        <w:tc>
          <w:tcPr>
            <w:tcW w:w="8978" w:type="dxa"/>
            <w:gridSpan w:val="2"/>
            <w:shd w:val="clear" w:color="auto" w:fill="000000" w:themeFill="text1"/>
          </w:tcPr>
          <w:p w14:paraId="46CD4E4C" w14:textId="77777777" w:rsidR="00B3786F" w:rsidRPr="00560ED9" w:rsidRDefault="00B3786F" w:rsidP="00B3786F">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B3786F" w:rsidRPr="00560ED9" w14:paraId="37560FA1" w14:textId="77777777" w:rsidTr="00B3786F">
        <w:tc>
          <w:tcPr>
            <w:tcW w:w="2518" w:type="dxa"/>
          </w:tcPr>
          <w:p w14:paraId="6A20F929" w14:textId="77777777" w:rsidR="00B3786F" w:rsidRPr="00560ED9" w:rsidRDefault="00B3786F" w:rsidP="00B3786F">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0E03801A" w14:textId="52A9E9C5" w:rsidR="00B3786F" w:rsidRPr="00560ED9" w:rsidRDefault="000F7DC3" w:rsidP="00B3786F">
            <w:pPr>
              <w:rPr>
                <w:rFonts w:ascii="Arial" w:hAnsi="Arial" w:cs="Arial"/>
                <w:b/>
                <w:color w:val="000000"/>
                <w:sz w:val="24"/>
                <w:szCs w:val="24"/>
              </w:rPr>
            </w:pPr>
            <w:r w:rsidRPr="00560ED9">
              <w:rPr>
                <w:rFonts w:ascii="Arial" w:hAnsi="Arial" w:cs="Arial"/>
                <w:b/>
                <w:color w:val="000000"/>
                <w:sz w:val="24"/>
                <w:szCs w:val="24"/>
              </w:rPr>
              <w:t>Función</w:t>
            </w:r>
            <w:r w:rsidR="00B3786F" w:rsidRPr="00560ED9">
              <w:rPr>
                <w:rFonts w:ascii="Arial" w:hAnsi="Arial" w:cs="Arial"/>
                <w:b/>
                <w:color w:val="000000"/>
                <w:sz w:val="24"/>
                <w:szCs w:val="24"/>
              </w:rPr>
              <w:t xml:space="preserve"> </w:t>
            </w:r>
            <w:r w:rsidRPr="00560ED9">
              <w:rPr>
                <w:rFonts w:ascii="Arial" w:hAnsi="Arial" w:cs="Arial"/>
                <w:b/>
                <w:color w:val="000000"/>
                <w:sz w:val="24"/>
                <w:szCs w:val="24"/>
              </w:rPr>
              <w:t>de</w:t>
            </w:r>
            <w:r w:rsidR="00B3786F" w:rsidRPr="00560ED9">
              <w:rPr>
                <w:rFonts w:ascii="Arial" w:hAnsi="Arial" w:cs="Arial"/>
                <w:b/>
                <w:color w:val="000000"/>
                <w:sz w:val="24"/>
                <w:szCs w:val="24"/>
              </w:rPr>
              <w:t>creciente</w:t>
            </w:r>
          </w:p>
        </w:tc>
      </w:tr>
      <w:tr w:rsidR="00B3786F" w:rsidRPr="00560ED9" w14:paraId="62BD018A" w14:textId="77777777" w:rsidTr="00B3786F">
        <w:tc>
          <w:tcPr>
            <w:tcW w:w="2518" w:type="dxa"/>
          </w:tcPr>
          <w:p w14:paraId="7BA27770" w14:textId="77777777" w:rsidR="00B3786F" w:rsidRPr="00560ED9" w:rsidRDefault="00B3786F" w:rsidP="00B3786F">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7F345A55" w14:textId="0A6980C0" w:rsidR="00B3786F" w:rsidRPr="00560ED9" w:rsidRDefault="00B3786F" w:rsidP="00B3786F">
            <w:pPr>
              <w:tabs>
                <w:tab w:val="right" w:pos="8498"/>
              </w:tabs>
              <w:jc w:val="both"/>
              <w:rPr>
                <w:rFonts w:ascii="Arial" w:eastAsiaTheme="minorEastAsia" w:hAnsi="Arial" w:cs="Arial"/>
              </w:rPr>
            </w:pPr>
            <w:r w:rsidRPr="00560ED9">
              <w:rPr>
                <w:rFonts w:ascii="Arial" w:hAnsi="Arial" w:cs="Arial"/>
              </w:rPr>
              <w:t xml:space="preserve">Una función </w:t>
            </w:r>
            <w:r w:rsidR="000F7DC3" w:rsidRPr="00560ED9">
              <w:rPr>
                <w:rFonts w:ascii="Arial" w:hAnsi="Arial" w:cs="Arial"/>
              </w:rPr>
              <w:t>es</w:t>
            </w:r>
            <w:r w:rsidRPr="00560ED9">
              <w:rPr>
                <w:rFonts w:ascii="Arial" w:hAnsi="Arial" w:cs="Arial"/>
              </w:rPr>
              <w:t xml:space="preserve"> creciente en un intervalo</w:t>
            </w:r>
            <w:r w:rsidR="009C7C31">
              <w:rPr>
                <w:rFonts w:ascii="Arial" w:hAnsi="Arial" w:cs="Arial"/>
              </w:rPr>
              <w:t xml:space="preserve"> </w:t>
            </w:r>
            <w:r w:rsidR="009C7C31" w:rsidRPr="009C7C31">
              <w:rPr>
                <w:rFonts w:ascii="Arial" w:hAnsi="Arial" w:cs="Arial"/>
                <w:i/>
              </w:rPr>
              <w:t>(a, b)</w:t>
            </w:r>
            <w:r w:rsidR="009C7C31">
              <w:rPr>
                <w:rFonts w:ascii="Arial" w:hAnsi="Arial" w:cs="Arial"/>
              </w:rPr>
              <w:t xml:space="preserve"> </w:t>
            </w:r>
            <w:r w:rsidRPr="00560ED9">
              <w:rPr>
                <w:rFonts w:ascii="Arial" w:eastAsiaTheme="minorEastAsia" w:hAnsi="Arial" w:cs="Arial"/>
              </w:rPr>
              <w:t>si est</w:t>
            </w:r>
            <w:r w:rsidR="00B704DD">
              <w:rPr>
                <w:rFonts w:ascii="Arial" w:eastAsiaTheme="minorEastAsia" w:hAnsi="Arial" w:cs="Arial"/>
              </w:rPr>
              <w:t>á</w:t>
            </w:r>
            <w:r w:rsidRPr="00560ED9">
              <w:rPr>
                <w:rFonts w:ascii="Arial" w:eastAsiaTheme="minorEastAsia" w:hAnsi="Arial" w:cs="Arial"/>
              </w:rPr>
              <w:t xml:space="preserve"> definida en ese intervalo y además se cumple que</w:t>
            </w:r>
            <w:r w:rsidR="00B704DD">
              <w:rPr>
                <w:rFonts w:ascii="Arial" w:eastAsiaTheme="minorEastAsia" w:hAnsi="Arial" w:cs="Arial"/>
              </w:rPr>
              <w:t>,</w:t>
            </w:r>
          </w:p>
          <w:p w14:paraId="167A6904" w14:textId="4002DCF1" w:rsidR="00B3786F" w:rsidRPr="00560ED9" w:rsidRDefault="009C7C31" w:rsidP="009C7C31">
            <w:pPr>
              <w:tabs>
                <w:tab w:val="right" w:pos="8498"/>
              </w:tabs>
              <w:jc w:val="center"/>
              <w:rPr>
                <w:rFonts w:ascii="Arial" w:eastAsiaTheme="minorEastAsia" w:hAnsi="Arial" w:cs="Arial"/>
              </w:rPr>
            </w:pPr>
            <w:r>
              <w:rPr>
                <w:rFonts w:ascii="Arial" w:eastAsiaTheme="minorEastAsia" w:hAnsi="Arial" w:cs="Arial"/>
              </w:rPr>
              <w:t xml:space="preserve">Si </w:t>
            </w:r>
            <w:r w:rsidRPr="009C7C31">
              <w:rPr>
                <w:rFonts w:ascii="Arial" w:eastAsiaTheme="minorEastAsia" w:hAnsi="Arial" w:cs="Arial"/>
                <w:i/>
              </w:rPr>
              <w:t>c &lt; d</w:t>
            </w:r>
            <w:r>
              <w:rPr>
                <w:rFonts w:ascii="Arial" w:eastAsiaTheme="minorEastAsia" w:hAnsi="Arial" w:cs="Arial"/>
              </w:rPr>
              <w:t xml:space="preserve">, entonces </w:t>
            </w:r>
            <w:r w:rsidRPr="009C7C31">
              <w:rPr>
                <w:rFonts w:ascii="Arial" w:eastAsiaTheme="minorEastAsia" w:hAnsi="Arial" w:cs="Arial"/>
                <w:i/>
              </w:rPr>
              <w:t>f(c) &gt; f(d)</w:t>
            </w:r>
          </w:p>
          <w:p w14:paraId="6F56746A" w14:textId="118B2590" w:rsidR="00B3786F" w:rsidRPr="00560ED9" w:rsidRDefault="00B704DD" w:rsidP="009C7C31">
            <w:pPr>
              <w:tabs>
                <w:tab w:val="right" w:pos="8498"/>
              </w:tabs>
              <w:jc w:val="both"/>
              <w:rPr>
                <w:rFonts w:ascii="Arial" w:eastAsiaTheme="minorEastAsia" w:hAnsi="Arial" w:cs="Arial"/>
              </w:rPr>
            </w:pPr>
            <w:r>
              <w:rPr>
                <w:rFonts w:ascii="Arial" w:eastAsiaTheme="minorEastAsia" w:hAnsi="Arial" w:cs="Arial"/>
              </w:rPr>
              <w:t>p</w:t>
            </w:r>
            <w:r w:rsidR="00B3786F" w:rsidRPr="00560ED9">
              <w:rPr>
                <w:rFonts w:ascii="Arial" w:eastAsiaTheme="minorEastAsia" w:hAnsi="Arial" w:cs="Arial"/>
              </w:rPr>
              <w:t>ara todo</w:t>
            </w:r>
            <w:r w:rsidR="009C7C31">
              <w:rPr>
                <w:rFonts w:ascii="Arial" w:eastAsiaTheme="minorEastAsia" w:hAnsi="Arial" w:cs="Arial"/>
              </w:rPr>
              <w:t xml:space="preserve"> </w:t>
            </w:r>
            <w:r w:rsidR="009C7C31" w:rsidRPr="009C7C31">
              <w:rPr>
                <w:rFonts w:ascii="Arial" w:eastAsiaTheme="minorEastAsia" w:hAnsi="Arial" w:cs="Arial"/>
                <w:i/>
              </w:rPr>
              <w:t xml:space="preserve">c, d </w:t>
            </w:r>
            <w:r w:rsidR="009C7C31" w:rsidRPr="009C7C31">
              <w:rPr>
                <w:rFonts w:ascii="Cambria Math" w:eastAsiaTheme="minorEastAsia" w:hAnsi="Cambria Math" w:cs="Arial"/>
                <w:i/>
              </w:rPr>
              <w:t>⋲</w:t>
            </w:r>
            <w:r w:rsidR="009C7C31" w:rsidRPr="009C7C31">
              <w:rPr>
                <w:rFonts w:ascii="Arial" w:eastAsiaTheme="minorEastAsia" w:hAnsi="Arial" w:cs="Arial"/>
                <w:i/>
              </w:rPr>
              <w:t xml:space="preserve"> (a, b)</w:t>
            </w:r>
            <w:r w:rsidR="009C7C31">
              <w:rPr>
                <w:rFonts w:ascii="Arial" w:eastAsiaTheme="minorEastAsia" w:hAnsi="Arial" w:cs="Arial"/>
              </w:rPr>
              <w:t>.</w:t>
            </w:r>
          </w:p>
        </w:tc>
      </w:tr>
    </w:tbl>
    <w:p w14:paraId="5B1BAC74" w14:textId="77777777" w:rsidR="00153489" w:rsidRPr="00560ED9" w:rsidRDefault="00153489" w:rsidP="00153489">
      <w:pPr>
        <w:tabs>
          <w:tab w:val="right" w:pos="8498"/>
        </w:tabs>
        <w:spacing w:after="0"/>
        <w:jc w:val="both"/>
        <w:rPr>
          <w:rFonts w:ascii="Arial" w:hAnsi="Arial" w:cs="Arial"/>
        </w:rPr>
      </w:pPr>
    </w:p>
    <w:p w14:paraId="4FB3B74E" w14:textId="2A5ABC4E" w:rsidR="00153489" w:rsidRPr="009C7C31" w:rsidRDefault="009C7C31" w:rsidP="00153489">
      <w:pPr>
        <w:tabs>
          <w:tab w:val="right" w:pos="8498"/>
        </w:tabs>
        <w:spacing w:after="0"/>
        <w:jc w:val="both"/>
        <w:rPr>
          <w:rFonts w:ascii="Arial" w:eastAsiaTheme="minorEastAsia" w:hAnsi="Arial" w:cs="Arial"/>
        </w:rPr>
      </w:pPr>
      <w:r w:rsidRPr="009C7C31">
        <w:rPr>
          <w:rFonts w:ascii="Arial" w:hAnsi="Arial" w:cs="Arial"/>
        </w:rPr>
        <w:t>Por ejemplo:</w:t>
      </w:r>
    </w:p>
    <w:p w14:paraId="430777FB" w14:textId="77777777" w:rsidR="00292AD9" w:rsidRPr="00560ED9" w:rsidRDefault="00292AD9" w:rsidP="00962CCA">
      <w:pPr>
        <w:tabs>
          <w:tab w:val="right" w:pos="8498"/>
        </w:tabs>
        <w:spacing w:after="0"/>
        <w:jc w:val="both"/>
        <w:rPr>
          <w:rFonts w:ascii="Arial" w:hAnsi="Arial" w:cs="Arial"/>
          <w:b/>
        </w:rPr>
      </w:pPr>
    </w:p>
    <w:tbl>
      <w:tblPr>
        <w:tblStyle w:val="Tablaconcuadrcula"/>
        <w:tblW w:w="0" w:type="auto"/>
        <w:tblLayout w:type="fixed"/>
        <w:tblLook w:val="04A0" w:firstRow="1" w:lastRow="0" w:firstColumn="1" w:lastColumn="0" w:noHBand="0" w:noVBand="1"/>
      </w:tblPr>
      <w:tblGrid>
        <w:gridCol w:w="1384"/>
        <w:gridCol w:w="7670"/>
      </w:tblGrid>
      <w:tr w:rsidR="00B3786F" w:rsidRPr="00560ED9" w14:paraId="43217D15" w14:textId="77777777" w:rsidTr="00B3786F">
        <w:tc>
          <w:tcPr>
            <w:tcW w:w="9054" w:type="dxa"/>
            <w:gridSpan w:val="2"/>
            <w:shd w:val="clear" w:color="auto" w:fill="0D0D0D" w:themeFill="text1" w:themeFillTint="F2"/>
          </w:tcPr>
          <w:p w14:paraId="1B8E74BF" w14:textId="77777777" w:rsidR="00B3786F" w:rsidRPr="00560ED9" w:rsidRDefault="00B3786F" w:rsidP="00B3786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B3786F" w:rsidRPr="00560ED9" w14:paraId="309636BF" w14:textId="77777777" w:rsidTr="00B3786F">
        <w:tc>
          <w:tcPr>
            <w:tcW w:w="1384" w:type="dxa"/>
          </w:tcPr>
          <w:p w14:paraId="76C86338" w14:textId="77777777" w:rsidR="00B3786F" w:rsidRPr="00560ED9" w:rsidRDefault="00B3786F" w:rsidP="00B3786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0935E53" w14:textId="2A4A206B" w:rsidR="00B3786F" w:rsidRPr="00560ED9" w:rsidRDefault="00E96100" w:rsidP="00B3786F">
            <w:pPr>
              <w:rPr>
                <w:rFonts w:ascii="Arial" w:hAnsi="Arial" w:cs="Arial"/>
                <w:b/>
                <w:color w:val="000000"/>
                <w:sz w:val="18"/>
                <w:szCs w:val="18"/>
              </w:rPr>
            </w:pPr>
            <w:r>
              <w:rPr>
                <w:rFonts w:ascii="Arial" w:hAnsi="Arial" w:cs="Arial"/>
                <w:color w:val="000000"/>
              </w:rPr>
              <w:t>MA_11_02_IMG15</w:t>
            </w:r>
          </w:p>
        </w:tc>
      </w:tr>
      <w:tr w:rsidR="00B3786F" w:rsidRPr="00560ED9" w14:paraId="30EFBCCC" w14:textId="77777777" w:rsidTr="00B3786F">
        <w:tc>
          <w:tcPr>
            <w:tcW w:w="1384" w:type="dxa"/>
          </w:tcPr>
          <w:p w14:paraId="0DBF17C1"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Descripción</w:t>
            </w:r>
          </w:p>
        </w:tc>
        <w:tc>
          <w:tcPr>
            <w:tcW w:w="7670" w:type="dxa"/>
          </w:tcPr>
          <w:p w14:paraId="76FF0856" w14:textId="66030004" w:rsidR="00B3786F" w:rsidRPr="00560ED9" w:rsidRDefault="00B3786F" w:rsidP="00544324">
            <w:pPr>
              <w:rPr>
                <w:rFonts w:ascii="Arial" w:hAnsi="Arial" w:cs="Arial"/>
                <w:color w:val="000000"/>
              </w:rPr>
            </w:pPr>
            <w:r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r>
                <m:rPr>
                  <m:sty m:val="p"/>
                </m:rPr>
                <w:rPr>
                  <w:rFonts w:ascii="Cambria Math" w:hAnsi="Cambria Math" w:cs="Arial"/>
                  <w:color w:val="000000"/>
                </w:rPr>
                <m:t>ln⁡</m:t>
              </m:r>
              <m:r>
                <w:rPr>
                  <w:rFonts w:ascii="Cambria Math" w:hAnsi="Cambria Math" w:cs="Arial"/>
                  <w:color w:val="000000"/>
                </w:rPr>
                <m:t>(x)</m:t>
              </m:r>
            </m:oMath>
            <w:r w:rsidRPr="00560ED9">
              <w:rPr>
                <w:rFonts w:ascii="Arial" w:hAnsi="Arial" w:cs="Arial"/>
                <w:color w:val="000000"/>
              </w:rPr>
              <w:t xml:space="preserve"> </w:t>
            </w:r>
          </w:p>
        </w:tc>
      </w:tr>
      <w:tr w:rsidR="00B3786F" w:rsidRPr="00560ED9" w14:paraId="1B1F3A22" w14:textId="77777777" w:rsidTr="00B3786F">
        <w:tc>
          <w:tcPr>
            <w:tcW w:w="1384" w:type="dxa"/>
          </w:tcPr>
          <w:p w14:paraId="782AAF67"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89805B2" w14:textId="0463D8DA" w:rsidR="00B3786F" w:rsidRPr="00560ED9" w:rsidRDefault="00544324" w:rsidP="00B3786F">
            <w:pPr>
              <w:rPr>
                <w:rFonts w:ascii="Arial" w:hAnsi="Arial" w:cs="Arial"/>
                <w:color w:val="000000"/>
              </w:rPr>
            </w:pPr>
            <w:r w:rsidRPr="00560ED9">
              <w:rPr>
                <w:rFonts w:ascii="Arial" w:hAnsi="Arial" w:cs="Arial"/>
                <w:noProof/>
                <w:color w:val="000000"/>
                <w:lang w:val="es-CO" w:eastAsia="es-CO"/>
              </w:rPr>
              <w:drawing>
                <wp:inline distT="0" distB="0" distL="0" distR="0" wp14:anchorId="5DFA4F24" wp14:editId="0A7CEDFE">
                  <wp:extent cx="1299541" cy="10572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1315" cy="1058719"/>
                          </a:xfrm>
                          <a:prstGeom prst="rect">
                            <a:avLst/>
                          </a:prstGeom>
                          <a:noFill/>
                          <a:ln>
                            <a:noFill/>
                          </a:ln>
                        </pic:spPr>
                      </pic:pic>
                    </a:graphicData>
                  </a:graphic>
                </wp:inline>
              </w:drawing>
            </w:r>
          </w:p>
        </w:tc>
      </w:tr>
      <w:tr w:rsidR="00B3786F" w:rsidRPr="00560ED9" w14:paraId="789EE9A2" w14:textId="77777777" w:rsidTr="00B3786F">
        <w:tc>
          <w:tcPr>
            <w:tcW w:w="1384" w:type="dxa"/>
          </w:tcPr>
          <w:p w14:paraId="1805F43C"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lastRenderedPageBreak/>
              <w:t>Pie de imagen</w:t>
            </w:r>
          </w:p>
        </w:tc>
        <w:tc>
          <w:tcPr>
            <w:tcW w:w="7670" w:type="dxa"/>
          </w:tcPr>
          <w:p w14:paraId="37775905" w14:textId="348A6E31" w:rsidR="00B3786F" w:rsidRPr="00560ED9" w:rsidRDefault="00B3786F" w:rsidP="009C7C31">
            <w:pPr>
              <w:tabs>
                <w:tab w:val="right" w:pos="8498"/>
              </w:tabs>
              <w:jc w:val="both"/>
              <w:rPr>
                <w:rFonts w:ascii="Arial" w:eastAsiaTheme="minorEastAsia" w:hAnsi="Arial" w:cs="Arial"/>
              </w:rPr>
            </w:pPr>
            <w:r w:rsidRPr="00560ED9">
              <w:rPr>
                <w:rFonts w:ascii="Arial" w:eastAsiaTheme="minorEastAsia" w:hAnsi="Arial" w:cs="Arial"/>
              </w:rPr>
              <w:t>La función</w:t>
            </w:r>
            <w:r w:rsidR="009C7C31">
              <w:rPr>
                <w:rFonts w:ascii="Arial" w:eastAsiaTheme="minorEastAsia" w:hAnsi="Arial" w:cs="Arial"/>
              </w:rPr>
              <w:t xml:space="preserve"> </w:t>
            </w:r>
            <w:r w:rsidR="009C7C31" w:rsidRPr="009C7C31">
              <w:rPr>
                <w:rFonts w:ascii="Arial" w:eastAsiaTheme="minorEastAsia" w:hAnsi="Arial" w:cs="Arial"/>
                <w:i/>
              </w:rPr>
              <w:t>f(x) = -</w:t>
            </w:r>
            <w:proofErr w:type="spellStart"/>
            <w:r w:rsidR="009C7C31" w:rsidRPr="009C7C31">
              <w:rPr>
                <w:rFonts w:ascii="Arial" w:eastAsiaTheme="minorEastAsia" w:hAnsi="Arial" w:cs="Arial"/>
                <w:i/>
              </w:rPr>
              <w:t>ln</w:t>
            </w:r>
            <w:proofErr w:type="spellEnd"/>
            <w:r w:rsidR="009C7C31" w:rsidRPr="009C7C31">
              <w:rPr>
                <w:rFonts w:ascii="Arial" w:eastAsiaTheme="minorEastAsia" w:hAnsi="Arial" w:cs="Arial"/>
                <w:i/>
              </w:rPr>
              <w:t>(x)</w:t>
            </w:r>
            <w:r w:rsidR="00544324" w:rsidRPr="00560ED9">
              <w:rPr>
                <w:rFonts w:ascii="Arial" w:eastAsiaTheme="minorEastAsia" w:hAnsi="Arial" w:cs="Arial"/>
              </w:rPr>
              <w:t xml:space="preserve"> </w:t>
            </w:r>
            <w:r w:rsidRPr="00560ED9">
              <w:rPr>
                <w:rFonts w:ascii="Arial" w:eastAsiaTheme="minorEastAsia" w:hAnsi="Arial" w:cs="Arial"/>
              </w:rPr>
              <w:t xml:space="preserve">es </w:t>
            </w:r>
            <w:r w:rsidR="001165E3" w:rsidRPr="00560ED9">
              <w:rPr>
                <w:rFonts w:ascii="Arial" w:eastAsiaTheme="minorEastAsia" w:hAnsi="Arial" w:cs="Arial"/>
              </w:rPr>
              <w:t>de</w:t>
            </w:r>
            <w:r w:rsidRPr="00560ED9">
              <w:rPr>
                <w:rFonts w:ascii="Arial" w:eastAsiaTheme="minorEastAsia" w:hAnsi="Arial" w:cs="Arial"/>
              </w:rPr>
              <w:t>creciente</w:t>
            </w:r>
            <w:r w:rsidR="009C7C31">
              <w:rPr>
                <w:rFonts w:ascii="Arial" w:eastAsiaTheme="minorEastAsia" w:hAnsi="Arial" w:cs="Arial"/>
              </w:rPr>
              <w:t>.</w:t>
            </w:r>
          </w:p>
        </w:tc>
      </w:tr>
    </w:tbl>
    <w:p w14:paraId="2860D68B" w14:textId="77777777" w:rsidR="009C7C31" w:rsidRPr="00560ED9" w:rsidRDefault="009C7C31" w:rsidP="009C7C31">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9C7C31" w:rsidRPr="00560ED9" w14:paraId="50E55FC9" w14:textId="77777777" w:rsidTr="00670302">
        <w:tc>
          <w:tcPr>
            <w:tcW w:w="8978" w:type="dxa"/>
            <w:gridSpan w:val="2"/>
            <w:shd w:val="clear" w:color="auto" w:fill="000000" w:themeFill="text1"/>
          </w:tcPr>
          <w:p w14:paraId="261363B8" w14:textId="77777777" w:rsidR="009C7C31" w:rsidRPr="00560ED9" w:rsidRDefault="009C7C31" w:rsidP="00670302">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9C7C31" w:rsidRPr="00560ED9" w14:paraId="52459B79" w14:textId="77777777" w:rsidTr="00670302">
        <w:tc>
          <w:tcPr>
            <w:tcW w:w="2518" w:type="dxa"/>
          </w:tcPr>
          <w:p w14:paraId="0A9888F9" w14:textId="77777777" w:rsidR="009C7C31" w:rsidRPr="00560ED9" w:rsidRDefault="009C7C31" w:rsidP="00670302">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18CB81F7" w14:textId="764E7442" w:rsidR="009C7C31" w:rsidRPr="00560ED9" w:rsidRDefault="009C7C31" w:rsidP="00670302">
            <w:pPr>
              <w:rPr>
                <w:rFonts w:ascii="Arial" w:hAnsi="Arial" w:cs="Arial"/>
                <w:b/>
                <w:color w:val="000000"/>
                <w:sz w:val="24"/>
                <w:szCs w:val="24"/>
              </w:rPr>
            </w:pPr>
            <w:r w:rsidRPr="00560ED9">
              <w:rPr>
                <w:rFonts w:ascii="Arial" w:hAnsi="Arial" w:cs="Arial"/>
                <w:b/>
                <w:color w:val="000000"/>
                <w:sz w:val="24"/>
                <w:szCs w:val="24"/>
              </w:rPr>
              <w:t>Función monótona creciente</w:t>
            </w:r>
            <w:r>
              <w:rPr>
                <w:rFonts w:ascii="Arial" w:hAnsi="Arial" w:cs="Arial"/>
                <w:b/>
                <w:color w:val="000000"/>
                <w:sz w:val="24"/>
                <w:szCs w:val="24"/>
              </w:rPr>
              <w:t xml:space="preserve"> y monótona decreciente</w:t>
            </w:r>
          </w:p>
        </w:tc>
      </w:tr>
      <w:tr w:rsidR="009C7C31" w:rsidRPr="00560ED9" w14:paraId="30EBEC4E" w14:textId="77777777" w:rsidTr="00670302">
        <w:tc>
          <w:tcPr>
            <w:tcW w:w="2518" w:type="dxa"/>
          </w:tcPr>
          <w:p w14:paraId="536A5A61" w14:textId="77777777" w:rsidR="009C7C31" w:rsidRPr="00560ED9" w:rsidRDefault="009C7C31" w:rsidP="00670302">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321A2AE2" w14:textId="53B4A126" w:rsidR="009C7C31" w:rsidRPr="00560ED9" w:rsidRDefault="009C7C31" w:rsidP="00DE0A03">
            <w:pPr>
              <w:tabs>
                <w:tab w:val="right" w:pos="8498"/>
              </w:tabs>
              <w:jc w:val="both"/>
              <w:rPr>
                <w:rFonts w:ascii="Arial" w:eastAsiaTheme="minorEastAsia" w:hAnsi="Arial" w:cs="Arial"/>
              </w:rPr>
            </w:pPr>
            <w:r w:rsidRPr="00560ED9">
              <w:rPr>
                <w:rFonts w:ascii="Arial" w:hAnsi="Arial" w:cs="Arial"/>
              </w:rPr>
              <w:t xml:space="preserve">Una función se denomina </w:t>
            </w:r>
            <w:r w:rsidRPr="009C7C31">
              <w:rPr>
                <w:rFonts w:ascii="Arial" w:hAnsi="Arial" w:cs="Arial"/>
                <w:b/>
              </w:rPr>
              <w:t>monótona creciente</w:t>
            </w:r>
            <w:r w:rsidRPr="00560ED9">
              <w:rPr>
                <w:rFonts w:ascii="Arial" w:hAnsi="Arial" w:cs="Arial"/>
              </w:rPr>
              <w:t xml:space="preserve"> si es creciente en todo su domin</w:t>
            </w:r>
            <w:r w:rsidR="00DE0A03">
              <w:rPr>
                <w:rFonts w:ascii="Arial" w:hAnsi="Arial" w:cs="Arial"/>
              </w:rPr>
              <w:t xml:space="preserve">io y </w:t>
            </w:r>
            <w:r w:rsidRPr="009C7C31">
              <w:rPr>
                <w:rFonts w:ascii="Arial" w:hAnsi="Arial" w:cs="Arial"/>
                <w:b/>
              </w:rPr>
              <w:t>monótona decreciente</w:t>
            </w:r>
            <w:r w:rsidRPr="00560ED9">
              <w:rPr>
                <w:rFonts w:ascii="Arial" w:hAnsi="Arial" w:cs="Arial"/>
              </w:rPr>
              <w:t xml:space="preserve"> si es</w:t>
            </w:r>
            <w:r>
              <w:rPr>
                <w:rFonts w:ascii="Arial" w:hAnsi="Arial" w:cs="Arial"/>
              </w:rPr>
              <w:t xml:space="preserve"> decreciente en todo su dominio.</w:t>
            </w:r>
          </w:p>
        </w:tc>
      </w:tr>
    </w:tbl>
    <w:p w14:paraId="7EE39DE6" w14:textId="77777777" w:rsidR="00D77CF7" w:rsidRDefault="00D77CF7" w:rsidP="00D77CF7">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3248DC" w:rsidRPr="00560ED9" w14:paraId="2245C310" w14:textId="77777777" w:rsidTr="00D77CF7">
        <w:tc>
          <w:tcPr>
            <w:tcW w:w="8828" w:type="dxa"/>
            <w:gridSpan w:val="2"/>
            <w:shd w:val="clear" w:color="auto" w:fill="000000" w:themeFill="text1"/>
          </w:tcPr>
          <w:p w14:paraId="36C79902" w14:textId="77777777" w:rsidR="003248DC" w:rsidRPr="00560ED9" w:rsidRDefault="003248DC" w:rsidP="003248DC">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3248DC" w:rsidRPr="00560ED9" w14:paraId="2A6581B6" w14:textId="77777777" w:rsidTr="00D77CF7">
        <w:tc>
          <w:tcPr>
            <w:tcW w:w="2480" w:type="dxa"/>
          </w:tcPr>
          <w:p w14:paraId="6958EE6A" w14:textId="77777777" w:rsidR="003248DC" w:rsidRPr="00560ED9" w:rsidRDefault="003248DC" w:rsidP="003248DC">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13BF3BCA" w14:textId="687FC8B1" w:rsidR="003248DC" w:rsidRPr="00560ED9" w:rsidRDefault="003248DC" w:rsidP="003248DC">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E333BF">
              <w:rPr>
                <w:rFonts w:ascii="Arial" w:eastAsiaTheme="minorEastAsia" w:hAnsi="Arial" w:cs="Arial"/>
                <w:color w:val="000000"/>
                <w:sz w:val="24"/>
                <w:szCs w:val="24"/>
              </w:rPr>
              <w:t>120</w:t>
            </w:r>
          </w:p>
        </w:tc>
      </w:tr>
      <w:tr w:rsidR="003248DC" w:rsidRPr="00560ED9" w14:paraId="3F7838DA" w14:textId="77777777" w:rsidTr="00D77CF7">
        <w:tc>
          <w:tcPr>
            <w:tcW w:w="2480" w:type="dxa"/>
          </w:tcPr>
          <w:p w14:paraId="132DE7FB" w14:textId="77777777" w:rsidR="003248DC" w:rsidRPr="00560ED9" w:rsidRDefault="003248DC" w:rsidP="003248DC">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632938E3" w14:textId="21BC40DE" w:rsidR="003248DC" w:rsidRPr="00713B40" w:rsidRDefault="00252BC2" w:rsidP="00D77CF7">
            <w:pPr>
              <w:rPr>
                <w:rFonts w:ascii="Arial" w:eastAsiaTheme="minorEastAsia" w:hAnsi="Arial" w:cs="Arial"/>
                <w:color w:val="000000"/>
                <w:sz w:val="24"/>
                <w:szCs w:val="24"/>
              </w:rPr>
            </w:pPr>
            <w:r w:rsidRPr="00252BC2">
              <w:rPr>
                <w:rFonts w:ascii="Arial" w:hAnsi="Arial" w:cs="Arial"/>
                <w:color w:val="000000"/>
                <w:sz w:val="24"/>
                <w:szCs w:val="24"/>
              </w:rPr>
              <w:t>¿Crece o decrece?</w:t>
            </w:r>
          </w:p>
        </w:tc>
      </w:tr>
      <w:tr w:rsidR="003248DC" w:rsidRPr="00560ED9" w14:paraId="585FE205" w14:textId="77777777" w:rsidTr="00D77CF7">
        <w:tc>
          <w:tcPr>
            <w:tcW w:w="2480" w:type="dxa"/>
          </w:tcPr>
          <w:p w14:paraId="0229DB9D" w14:textId="77777777" w:rsidR="003248DC" w:rsidRPr="00560ED9" w:rsidRDefault="003248DC" w:rsidP="003248DC">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1ADAD667" w14:textId="21A30419" w:rsidR="003248DC" w:rsidRPr="00713B40" w:rsidRDefault="00252BC2" w:rsidP="00906093">
            <w:pPr>
              <w:jc w:val="both"/>
              <w:rPr>
                <w:rFonts w:ascii="Arial" w:eastAsiaTheme="minorEastAsia" w:hAnsi="Arial" w:cs="Arial"/>
                <w:color w:val="000000"/>
                <w:sz w:val="24"/>
                <w:szCs w:val="24"/>
              </w:rPr>
            </w:pPr>
            <w:r w:rsidRPr="00252BC2">
              <w:rPr>
                <w:rFonts w:ascii="Arial" w:hAnsi="Arial" w:cs="Arial"/>
                <w:color w:val="000000"/>
                <w:sz w:val="24"/>
                <w:szCs w:val="24"/>
              </w:rPr>
              <w:t xml:space="preserve">Actividad para identificar funciones crecientes o decrecientes </w:t>
            </w:r>
          </w:p>
        </w:tc>
      </w:tr>
    </w:tbl>
    <w:p w14:paraId="69B18893" w14:textId="77777777" w:rsidR="003248DC" w:rsidRPr="00560ED9" w:rsidRDefault="003248DC" w:rsidP="00962CCA">
      <w:pPr>
        <w:tabs>
          <w:tab w:val="right" w:pos="8498"/>
        </w:tabs>
        <w:spacing w:after="0"/>
        <w:jc w:val="both"/>
        <w:rPr>
          <w:rFonts w:ascii="Arial" w:hAnsi="Arial" w:cs="Arial"/>
          <w:b/>
        </w:rPr>
      </w:pPr>
    </w:p>
    <w:p w14:paraId="6BCED301" w14:textId="17B94FD6" w:rsidR="008C26A1" w:rsidRPr="00560ED9" w:rsidRDefault="002B2B89" w:rsidP="00962CCA">
      <w:pPr>
        <w:tabs>
          <w:tab w:val="right" w:pos="8498"/>
        </w:tabs>
        <w:spacing w:after="0"/>
        <w:jc w:val="both"/>
        <w:rPr>
          <w:rFonts w:ascii="Arial" w:hAnsi="Arial" w:cs="Arial"/>
          <w:b/>
        </w:rPr>
      </w:pPr>
      <w:r w:rsidRPr="00560ED9">
        <w:rPr>
          <w:rFonts w:ascii="Arial" w:hAnsi="Arial" w:cs="Arial"/>
          <w:highlight w:val="yellow"/>
        </w:rPr>
        <w:t xml:space="preserve"> </w:t>
      </w:r>
      <w:r w:rsidR="001F5539" w:rsidRPr="00560ED9">
        <w:rPr>
          <w:rFonts w:ascii="Arial" w:hAnsi="Arial" w:cs="Arial"/>
          <w:highlight w:val="yellow"/>
        </w:rPr>
        <w:t>[SECCIÓN 2</w:t>
      </w:r>
      <w:r w:rsidR="008C26A1" w:rsidRPr="00560ED9">
        <w:rPr>
          <w:rFonts w:ascii="Arial" w:hAnsi="Arial" w:cs="Arial"/>
          <w:highlight w:val="yellow"/>
        </w:rPr>
        <w:t>]</w:t>
      </w:r>
      <w:r w:rsidR="00FD0B00">
        <w:rPr>
          <w:rFonts w:ascii="Arial" w:hAnsi="Arial" w:cs="Arial"/>
        </w:rPr>
        <w:t xml:space="preserve"> </w:t>
      </w:r>
      <w:r w:rsidR="001F5539" w:rsidRPr="00560ED9">
        <w:rPr>
          <w:rFonts w:ascii="Arial" w:hAnsi="Arial" w:cs="Arial"/>
          <w:b/>
        </w:rPr>
        <w:t>2.5</w:t>
      </w:r>
      <w:r w:rsidR="008C26A1" w:rsidRPr="00560ED9">
        <w:rPr>
          <w:rFonts w:ascii="Arial" w:hAnsi="Arial" w:cs="Arial"/>
          <w:b/>
        </w:rPr>
        <w:t xml:space="preserve"> Consolidación </w:t>
      </w:r>
    </w:p>
    <w:p w14:paraId="5B4B4AB8" w14:textId="77777777" w:rsidR="00F54ADE" w:rsidRPr="00560ED9" w:rsidRDefault="00F54ADE" w:rsidP="00962CCA">
      <w:pPr>
        <w:tabs>
          <w:tab w:val="right" w:pos="8498"/>
        </w:tabs>
        <w:spacing w:after="0"/>
        <w:jc w:val="both"/>
        <w:rPr>
          <w:rFonts w:ascii="Arial" w:hAnsi="Arial" w:cs="Arial"/>
          <w:b/>
        </w:rPr>
      </w:pPr>
    </w:p>
    <w:p w14:paraId="5DE9282D" w14:textId="77777777" w:rsidR="00BB641D" w:rsidRPr="00560ED9" w:rsidRDefault="00BB641D" w:rsidP="00BB641D">
      <w:pPr>
        <w:spacing w:after="0"/>
        <w:rPr>
          <w:rFonts w:ascii="Arial" w:hAnsi="Arial" w:cs="Arial"/>
          <w:b/>
        </w:rPr>
      </w:pPr>
      <w:r w:rsidRPr="00560ED9">
        <w:rPr>
          <w:rFonts w:ascii="Arial" w:hAnsi="Arial" w:cs="Arial"/>
        </w:rPr>
        <w:t xml:space="preserve">Estas actividades te permitirán reforzar los conocimientos adquiridos en esta sección. </w:t>
      </w:r>
    </w:p>
    <w:tbl>
      <w:tblPr>
        <w:tblStyle w:val="Tablaconcuadrcula"/>
        <w:tblW w:w="0" w:type="auto"/>
        <w:tblLook w:val="04A0" w:firstRow="1" w:lastRow="0" w:firstColumn="1" w:lastColumn="0" w:noHBand="0" w:noVBand="1"/>
      </w:tblPr>
      <w:tblGrid>
        <w:gridCol w:w="2480"/>
        <w:gridCol w:w="6348"/>
      </w:tblGrid>
      <w:tr w:rsidR="003248DC" w:rsidRPr="00560ED9" w14:paraId="505808D9" w14:textId="77777777" w:rsidTr="00D77CF7">
        <w:tc>
          <w:tcPr>
            <w:tcW w:w="8828" w:type="dxa"/>
            <w:gridSpan w:val="2"/>
            <w:shd w:val="clear" w:color="auto" w:fill="000000" w:themeFill="text1"/>
          </w:tcPr>
          <w:p w14:paraId="637310CA" w14:textId="77777777" w:rsidR="003248DC" w:rsidRPr="00560ED9" w:rsidRDefault="003248DC" w:rsidP="002B76E9">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3248DC" w:rsidRPr="00560ED9" w14:paraId="5AB7950F" w14:textId="77777777" w:rsidTr="00D77CF7">
        <w:tc>
          <w:tcPr>
            <w:tcW w:w="2480" w:type="dxa"/>
          </w:tcPr>
          <w:p w14:paraId="5C584326" w14:textId="77777777" w:rsidR="003248DC" w:rsidRPr="00560ED9" w:rsidRDefault="003248DC" w:rsidP="002B76E9">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4114EC3C" w14:textId="5C771751" w:rsidR="003248DC" w:rsidRPr="00560ED9" w:rsidRDefault="003248DC" w:rsidP="002B76E9">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MA_11_02_REC130</w:t>
            </w:r>
          </w:p>
        </w:tc>
      </w:tr>
      <w:tr w:rsidR="003248DC" w:rsidRPr="00560ED9" w14:paraId="191D69A4" w14:textId="77777777" w:rsidTr="00D77CF7">
        <w:tc>
          <w:tcPr>
            <w:tcW w:w="2480" w:type="dxa"/>
          </w:tcPr>
          <w:p w14:paraId="4FDE436E" w14:textId="77777777" w:rsidR="003248DC" w:rsidRPr="00560ED9" w:rsidRDefault="003248DC" w:rsidP="002B76E9">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60E4EA3E" w14:textId="6A0C20A4" w:rsidR="00622190" w:rsidRPr="003E557C" w:rsidRDefault="003E557C" w:rsidP="003E557C">
            <w:pPr>
              <w:rPr>
                <w:rFonts w:ascii="Arial" w:hAnsi="Arial" w:cs="Arial"/>
                <w:color w:val="000000"/>
                <w:sz w:val="24"/>
                <w:szCs w:val="24"/>
              </w:rPr>
            </w:pPr>
            <w:r w:rsidRPr="003E557C">
              <w:rPr>
                <w:rFonts w:ascii="Arial" w:hAnsi="Arial" w:cs="Arial"/>
                <w:color w:val="000000"/>
                <w:sz w:val="24"/>
                <w:szCs w:val="24"/>
              </w:rPr>
              <w:t xml:space="preserve">Refuerza tu aprendizaje: </w:t>
            </w:r>
            <w:r w:rsidR="00622190">
              <w:rPr>
                <w:rFonts w:ascii="Arial" w:hAnsi="Arial" w:cs="Arial"/>
                <w:color w:val="000000"/>
                <w:sz w:val="24"/>
                <w:szCs w:val="24"/>
              </w:rPr>
              <w:t>Análisis de funciones</w:t>
            </w:r>
          </w:p>
          <w:p w14:paraId="1CCDAAC8" w14:textId="431DD630" w:rsidR="003248DC" w:rsidRPr="003E557C" w:rsidRDefault="003248DC" w:rsidP="002B76E9">
            <w:pPr>
              <w:rPr>
                <w:rFonts w:ascii="Arial" w:eastAsiaTheme="minorEastAsia" w:hAnsi="Arial" w:cs="Arial"/>
                <w:color w:val="000000"/>
                <w:sz w:val="24"/>
                <w:szCs w:val="24"/>
              </w:rPr>
            </w:pPr>
          </w:p>
        </w:tc>
      </w:tr>
      <w:tr w:rsidR="003248DC" w:rsidRPr="00560ED9" w14:paraId="69EE2619" w14:textId="77777777" w:rsidTr="00D77CF7">
        <w:tc>
          <w:tcPr>
            <w:tcW w:w="2480" w:type="dxa"/>
          </w:tcPr>
          <w:p w14:paraId="186A67C9" w14:textId="48FB417C" w:rsidR="003248DC" w:rsidRPr="00560ED9" w:rsidRDefault="003248DC" w:rsidP="002B76E9">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4CE95C46" w14:textId="77777777" w:rsidR="003E557C" w:rsidRPr="003E557C" w:rsidRDefault="003E557C" w:rsidP="003E557C">
            <w:pPr>
              <w:rPr>
                <w:rFonts w:ascii="Arial" w:hAnsi="Arial" w:cs="Arial"/>
                <w:color w:val="000000"/>
                <w:sz w:val="24"/>
                <w:szCs w:val="24"/>
              </w:rPr>
            </w:pPr>
            <w:r w:rsidRPr="003E557C">
              <w:rPr>
                <w:rFonts w:ascii="Arial" w:hAnsi="Arial" w:cs="Arial"/>
                <w:color w:val="000000"/>
                <w:sz w:val="24"/>
                <w:szCs w:val="24"/>
              </w:rPr>
              <w:t>Actividad en la que se relacionan las propiedades de las funciones con su representación gráfica</w:t>
            </w:r>
          </w:p>
          <w:p w14:paraId="451C4E21" w14:textId="4C55D285" w:rsidR="003248DC" w:rsidRPr="003E557C" w:rsidRDefault="003248DC" w:rsidP="005F006D">
            <w:pPr>
              <w:jc w:val="both"/>
              <w:rPr>
                <w:rFonts w:ascii="Arial" w:eastAsiaTheme="minorEastAsia" w:hAnsi="Arial" w:cs="Arial"/>
                <w:color w:val="000000"/>
                <w:sz w:val="24"/>
                <w:szCs w:val="24"/>
              </w:rPr>
            </w:pPr>
          </w:p>
        </w:tc>
      </w:tr>
    </w:tbl>
    <w:p w14:paraId="1BD471E3" w14:textId="77777777" w:rsidR="00676D00" w:rsidRPr="00560ED9" w:rsidRDefault="00676D00" w:rsidP="00962CCA">
      <w:pPr>
        <w:tabs>
          <w:tab w:val="right" w:pos="8498"/>
        </w:tabs>
        <w:spacing w:after="0"/>
        <w:jc w:val="both"/>
        <w:rPr>
          <w:rFonts w:ascii="Arial" w:hAnsi="Arial" w:cs="Arial"/>
          <w:b/>
        </w:rPr>
      </w:pPr>
    </w:p>
    <w:p w14:paraId="713A4F99" w14:textId="6BE5523A" w:rsidR="008C26A1" w:rsidRPr="00560ED9" w:rsidRDefault="008C26A1" w:rsidP="00962CCA">
      <w:pPr>
        <w:tabs>
          <w:tab w:val="right" w:pos="8498"/>
        </w:tabs>
        <w:spacing w:after="0"/>
        <w:jc w:val="both"/>
        <w:rPr>
          <w:rFonts w:ascii="Arial" w:hAnsi="Arial" w:cs="Arial"/>
          <w:b/>
        </w:rPr>
      </w:pPr>
      <w:r w:rsidRPr="00560ED9">
        <w:rPr>
          <w:rFonts w:ascii="Arial" w:hAnsi="Arial" w:cs="Arial"/>
          <w:highlight w:val="yellow"/>
        </w:rPr>
        <w:t>[SECCIÓN 1]</w:t>
      </w:r>
      <w:r w:rsidR="007A179D">
        <w:rPr>
          <w:rFonts w:ascii="Arial" w:hAnsi="Arial" w:cs="Arial"/>
        </w:rPr>
        <w:t xml:space="preserve"> </w:t>
      </w:r>
      <w:r w:rsidRPr="00560ED9">
        <w:rPr>
          <w:rFonts w:ascii="Arial" w:hAnsi="Arial" w:cs="Arial"/>
          <w:b/>
        </w:rPr>
        <w:t xml:space="preserve">3 Clasificación de las funciones de números reales </w:t>
      </w:r>
    </w:p>
    <w:p w14:paraId="5C959321" w14:textId="77777777" w:rsidR="008C26A1" w:rsidRPr="00560ED9" w:rsidRDefault="008C26A1" w:rsidP="00962CCA">
      <w:pPr>
        <w:tabs>
          <w:tab w:val="right" w:pos="8498"/>
        </w:tabs>
        <w:spacing w:after="0"/>
        <w:jc w:val="both"/>
        <w:rPr>
          <w:rFonts w:ascii="Arial" w:hAnsi="Arial" w:cs="Arial"/>
          <w:b/>
        </w:rPr>
      </w:pPr>
    </w:p>
    <w:p w14:paraId="34E2FEC4" w14:textId="1F3C3222" w:rsidR="00A03409" w:rsidRPr="00560ED9" w:rsidRDefault="00A03409" w:rsidP="00962CCA">
      <w:pPr>
        <w:tabs>
          <w:tab w:val="right" w:pos="8498"/>
        </w:tabs>
        <w:spacing w:after="0"/>
        <w:jc w:val="both"/>
        <w:rPr>
          <w:rFonts w:ascii="Arial" w:hAnsi="Arial" w:cs="Arial"/>
        </w:rPr>
      </w:pPr>
      <w:r w:rsidRPr="00560ED9">
        <w:rPr>
          <w:rFonts w:ascii="Arial" w:hAnsi="Arial" w:cs="Arial"/>
        </w:rPr>
        <w:t xml:space="preserve">Las funciones de números reales que tienen una expresión analítica </w:t>
      </w:r>
      <w:r w:rsidR="00BB641D" w:rsidRPr="00560ED9">
        <w:rPr>
          <w:rFonts w:ascii="Arial" w:hAnsi="Arial" w:cs="Arial"/>
        </w:rPr>
        <w:t xml:space="preserve">se clasifican </w:t>
      </w:r>
      <w:r w:rsidRPr="00560ED9">
        <w:rPr>
          <w:rFonts w:ascii="Arial" w:hAnsi="Arial" w:cs="Arial"/>
        </w:rPr>
        <w:t>en dos tipo</w:t>
      </w:r>
      <w:r w:rsidR="00BB641D" w:rsidRPr="00560ED9">
        <w:rPr>
          <w:rFonts w:ascii="Arial" w:hAnsi="Arial" w:cs="Arial"/>
        </w:rPr>
        <w:t>s:</w:t>
      </w:r>
      <w:r w:rsidRPr="00560ED9">
        <w:rPr>
          <w:rFonts w:ascii="Arial" w:hAnsi="Arial" w:cs="Arial"/>
        </w:rPr>
        <w:t xml:space="preserve"> algebraicas y trascendentes.</w:t>
      </w:r>
    </w:p>
    <w:p w14:paraId="789E241C" w14:textId="77777777" w:rsidR="00A03409" w:rsidRPr="00560ED9" w:rsidRDefault="00A03409" w:rsidP="00962CCA">
      <w:pPr>
        <w:tabs>
          <w:tab w:val="right" w:pos="8498"/>
        </w:tabs>
        <w:spacing w:after="0"/>
        <w:jc w:val="both"/>
        <w:rPr>
          <w:rFonts w:ascii="Arial" w:hAnsi="Arial" w:cs="Arial"/>
          <w:b/>
        </w:rPr>
      </w:pPr>
    </w:p>
    <w:p w14:paraId="340D5724" w14:textId="57907068" w:rsidR="00681E85" w:rsidRPr="00560ED9" w:rsidRDefault="008C26A1" w:rsidP="00962CCA">
      <w:pPr>
        <w:tabs>
          <w:tab w:val="right" w:pos="8498"/>
        </w:tabs>
        <w:spacing w:after="0"/>
        <w:jc w:val="both"/>
        <w:rPr>
          <w:rFonts w:ascii="Arial" w:hAnsi="Arial" w:cs="Arial"/>
          <w:b/>
        </w:rPr>
      </w:pPr>
      <w:r w:rsidRPr="00560ED9">
        <w:rPr>
          <w:rFonts w:ascii="Arial" w:hAnsi="Arial" w:cs="Arial"/>
          <w:highlight w:val="yellow"/>
        </w:rPr>
        <w:t>[SECCIÓN 2]</w:t>
      </w:r>
      <w:r w:rsidR="007A179D">
        <w:rPr>
          <w:rFonts w:ascii="Arial" w:hAnsi="Arial" w:cs="Arial"/>
        </w:rPr>
        <w:t xml:space="preserve"> </w:t>
      </w:r>
      <w:r w:rsidR="00681E85" w:rsidRPr="00560ED9">
        <w:rPr>
          <w:rFonts w:ascii="Arial" w:hAnsi="Arial" w:cs="Arial"/>
          <w:b/>
        </w:rPr>
        <w:t>3.1 Funciones algebraicas</w:t>
      </w:r>
    </w:p>
    <w:p w14:paraId="4D0E57B4" w14:textId="77777777" w:rsidR="00681E85" w:rsidRPr="00560ED9" w:rsidRDefault="00681E85" w:rsidP="00962CCA">
      <w:pPr>
        <w:tabs>
          <w:tab w:val="right" w:pos="8498"/>
        </w:tabs>
        <w:spacing w:after="0"/>
        <w:jc w:val="both"/>
        <w:rPr>
          <w:rFonts w:ascii="Arial" w:hAnsi="Arial" w:cs="Arial"/>
          <w:b/>
        </w:rPr>
      </w:pPr>
    </w:p>
    <w:p w14:paraId="6A4A193E" w14:textId="502C9975" w:rsidR="000B57E3" w:rsidRDefault="008D4D89" w:rsidP="00962CCA">
      <w:pPr>
        <w:tabs>
          <w:tab w:val="right" w:pos="8498"/>
        </w:tabs>
        <w:spacing w:after="0"/>
        <w:jc w:val="both"/>
        <w:rPr>
          <w:rFonts w:ascii="Arial" w:hAnsi="Arial" w:cs="Arial"/>
        </w:rPr>
      </w:pPr>
      <w:r w:rsidRPr="00560ED9">
        <w:rPr>
          <w:rFonts w:ascii="Arial" w:hAnsi="Arial" w:cs="Arial"/>
          <w:b/>
        </w:rPr>
        <w:t>Las funciones algebraicas</w:t>
      </w:r>
      <w:r w:rsidRPr="00560ED9">
        <w:rPr>
          <w:rFonts w:ascii="Arial" w:hAnsi="Arial" w:cs="Arial"/>
        </w:rPr>
        <w:t xml:space="preserve"> son todas aquellas</w:t>
      </w:r>
      <w:r w:rsidR="000B57E3" w:rsidRPr="00560ED9">
        <w:rPr>
          <w:rFonts w:ascii="Arial" w:hAnsi="Arial" w:cs="Arial"/>
        </w:rPr>
        <w:t xml:space="preserve"> cuya expresión analítica se construye usando suma, resta, multiplicación, división, potenc</w:t>
      </w:r>
      <w:r w:rsidR="005F5FBC">
        <w:rPr>
          <w:rFonts w:ascii="Arial" w:hAnsi="Arial" w:cs="Arial"/>
        </w:rPr>
        <w:t>iación de exponentes racionales</w:t>
      </w:r>
      <w:r w:rsidR="000B57E3" w:rsidRPr="00560ED9">
        <w:rPr>
          <w:rFonts w:ascii="Arial" w:hAnsi="Arial" w:cs="Arial"/>
        </w:rPr>
        <w:t xml:space="preserve"> y radicales de índice natural, por ejemplo:</w:t>
      </w:r>
    </w:p>
    <w:p w14:paraId="067CF3DA" w14:textId="77777777" w:rsidR="00E96100" w:rsidRDefault="00E96100" w:rsidP="00962CCA">
      <w:pPr>
        <w:tabs>
          <w:tab w:val="right" w:pos="8498"/>
        </w:tabs>
        <w:spacing w:after="0"/>
        <w:jc w:val="both"/>
        <w:rPr>
          <w:rFonts w:ascii="Arial" w:hAnsi="Arial" w:cs="Arial"/>
        </w:rPr>
      </w:pPr>
    </w:p>
    <w:p w14:paraId="78CA6BB4" w14:textId="6512EC2C" w:rsidR="00E96100" w:rsidRPr="00560ED9" w:rsidRDefault="00E96100" w:rsidP="00962CCA">
      <w:pPr>
        <w:tabs>
          <w:tab w:val="right" w:pos="8498"/>
        </w:tabs>
        <w:spacing w:after="0"/>
        <w:jc w:val="both"/>
        <w:rPr>
          <w:rFonts w:ascii="Arial" w:hAnsi="Arial" w:cs="Arial"/>
        </w:rPr>
      </w:pPr>
      <w:r>
        <w:rPr>
          <w:rFonts w:ascii="Arial" w:hAnsi="Arial" w:cs="Arial"/>
          <w:color w:val="000000"/>
        </w:rPr>
        <w:t>MA_11_02_IMG16</w:t>
      </w:r>
    </w:p>
    <w:p w14:paraId="4D53BA59" w14:textId="77777777" w:rsidR="007A179D" w:rsidRDefault="000B57E3" w:rsidP="000B57E3">
      <w:pPr>
        <w:tabs>
          <w:tab w:val="right" w:pos="8498"/>
        </w:tabs>
        <w:spacing w:after="0"/>
        <w:jc w:val="center"/>
        <w:rPr>
          <w:rFonts w:ascii="Arial" w:eastAsiaTheme="minorEastAsia"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=x+1</m:t>
        </m:r>
      </m:oMath>
      <w:r w:rsidRPr="00560ED9">
        <w:rPr>
          <w:rFonts w:ascii="Arial" w:eastAsiaTheme="minorEastAsia" w:hAnsi="Arial" w:cs="Arial"/>
        </w:rPr>
        <w:t xml:space="preserve"> ,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=3x-</m:t>
        </m:r>
        <m:f>
          <m:fPr>
            <m:ctrlPr>
              <w:rPr>
                <w:rFonts w:ascii="Cambria Math" w:eastAsiaTheme="minorEastAsia" w:hAnsi="Cambria Math" w:cs="Arial"/>
                <w:i/>
              </w:rPr>
            </m:ctrlPr>
          </m:fPr>
          <m:num>
            <m:r>
              <w:rPr>
                <w:rFonts w:ascii="Cambria Math" w:eastAsiaTheme="minorEastAsia" w:hAnsi="Cambria Math" w:cs="Arial"/>
              </w:rPr>
              <m:t>4</m:t>
            </m:r>
          </m:num>
          <m:den>
            <m:r>
              <w:rPr>
                <w:rFonts w:ascii="Cambria Math" w:eastAsiaTheme="minorEastAsia" w:hAnsi="Cambria Math" w:cs="Arial"/>
              </w:rPr>
              <m:t>2x+7</m:t>
            </m:r>
          </m:den>
        </m:f>
        <m:r>
          <w:rPr>
            <w:rFonts w:ascii="Cambria Math" w:eastAsiaTheme="minorEastAsia" w:hAnsi="Cambria Math" w:cs="Arial"/>
          </w:rPr>
          <m:t xml:space="preserve"> </m:t>
        </m:r>
      </m:oMath>
      <w:r w:rsidRPr="00560ED9">
        <w:rPr>
          <w:rFonts w:ascii="Arial" w:eastAsiaTheme="minorEastAsia" w:hAnsi="Arial" w:cs="Arial"/>
        </w:rPr>
        <w:t xml:space="preserv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=3x</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x</m:t>
                </m:r>
              </m:e>
              <m:sup>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sup>
            </m:sSup>
          </m:e>
        </m:rad>
      </m:oMath>
      <w:r w:rsidRPr="00560ED9">
        <w:rPr>
          <w:rFonts w:ascii="Arial" w:eastAsiaTheme="minorEastAsia" w:hAnsi="Arial" w:cs="Arial"/>
        </w:rPr>
        <w:t xml:space="preserve"> ,  </w:t>
      </w:r>
      <m:oMath>
        <m:r>
          <w:rPr>
            <w:rFonts w:ascii="Cambria Math" w:eastAsiaTheme="minorEastAsia" w:hAnsi="Cambria Math" w:cs="Arial"/>
          </w:rPr>
          <m:t>m</m:t>
        </m:r>
        <m:d>
          <m:dPr>
            <m:ctrlPr>
              <w:rPr>
                <w:rFonts w:ascii="Cambria Math" w:eastAsiaTheme="minorEastAsia" w:hAnsi="Cambria Math" w:cs="Arial"/>
                <w:i/>
              </w:rPr>
            </m:ctrlPr>
          </m:dPr>
          <m:e>
            <m:r>
              <w:rPr>
                <w:rFonts w:ascii="Cambria Math" w:eastAsiaTheme="minorEastAsia" w:hAnsi="Cambria Math" w:cs="Arial"/>
              </w:rPr>
              <m:t>x</m:t>
            </m:r>
          </m:e>
        </m:d>
        <m:r>
          <m:rPr>
            <m:sty m:val="p"/>
          </m:rPr>
          <w:rPr>
            <w:rStyle w:val="Refdecomentario"/>
            <w:rFonts w:ascii="Calibri" w:eastAsia="Calibri" w:hAnsi="Calibri" w:cs="Times New Roman"/>
            <w:lang w:val="es-MX"/>
          </w:rPr>
          <w:commentReference w:id="4"/>
        </m:r>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3</m:t>
                </m:r>
              </m:sup>
            </m:sSup>
            <m:r>
              <w:rPr>
                <w:rFonts w:ascii="Cambria Math" w:eastAsiaTheme="minorEastAsia" w:hAnsi="Cambria Math" w:cs="Arial"/>
              </w:rPr>
              <m:t>-4x+7</m:t>
            </m:r>
          </m:num>
          <m:den>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5</m:t>
                </m:r>
              </m:sup>
            </m:sSup>
            <m:r>
              <w:rPr>
                <w:rFonts w:ascii="Cambria Math" w:eastAsiaTheme="minorEastAsia" w:hAnsi="Cambria Math" w:cs="Arial"/>
              </w:rPr>
              <m:t>-1</m:t>
            </m:r>
          </m:den>
        </m:f>
      </m:oMath>
      <w:r w:rsidRPr="00560ED9">
        <w:rPr>
          <w:rFonts w:ascii="Arial" w:eastAsiaTheme="minorEastAsia" w:hAnsi="Arial" w:cs="Arial"/>
        </w:rPr>
        <w:t xml:space="preserve"> ,</w:t>
      </w:r>
    </w:p>
    <w:p w14:paraId="5B353101" w14:textId="2020C0C0" w:rsidR="007A179D" w:rsidRPr="007A179D" w:rsidRDefault="000B57E3" w:rsidP="000B57E3">
      <w:pPr>
        <w:tabs>
          <w:tab w:val="right" w:pos="8498"/>
        </w:tabs>
        <w:spacing w:after="0"/>
        <w:jc w:val="center"/>
        <w:rPr>
          <w:rFonts w:ascii="Arial" w:eastAsiaTheme="minorEastAsia" w:hAnsi="Arial" w:cs="Arial"/>
        </w:rPr>
      </w:pPr>
      <w:r w:rsidRPr="00560ED9">
        <w:rPr>
          <w:rFonts w:ascii="Arial" w:eastAsiaTheme="minorEastAsia" w:hAnsi="Arial" w:cs="Arial"/>
        </w:rPr>
        <w:t xml:space="preserve"> </w:t>
      </w:r>
    </w:p>
    <w:p w14:paraId="37B73D69" w14:textId="22A5CA6F" w:rsidR="000B57E3" w:rsidRPr="007A179D" w:rsidRDefault="000B57E3" w:rsidP="000B57E3">
      <w:pPr>
        <w:tabs>
          <w:tab w:val="right" w:pos="8498"/>
        </w:tabs>
        <w:spacing w:after="0"/>
        <w:jc w:val="center"/>
        <w:rPr>
          <w:rFonts w:ascii="Arial" w:hAnsi="Arial" w:cs="Arial"/>
        </w:rPr>
      </w:pPr>
      <m:oMathPara>
        <m:oMathParaPr>
          <m:jc m:val="center"/>
        </m:oMathParaPr>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2/3</m:t>
              </m:r>
            </m:sup>
          </m:sSup>
          <m:r>
            <w:rPr>
              <w:rFonts w:ascii="Cambria Math" w:eastAsiaTheme="minorEastAsia" w:hAnsi="Cambria Math" w:cs="Arial"/>
            </w:rPr>
            <m:t>-4x</m:t>
          </m:r>
        </m:oMath>
      </m:oMathPara>
    </w:p>
    <w:p w14:paraId="249EC9D9" w14:textId="77777777" w:rsidR="000B57E3" w:rsidRPr="00560ED9" w:rsidRDefault="000B57E3" w:rsidP="00962CCA">
      <w:pPr>
        <w:tabs>
          <w:tab w:val="right" w:pos="8498"/>
        </w:tabs>
        <w:spacing w:after="0"/>
        <w:jc w:val="both"/>
        <w:rPr>
          <w:rFonts w:ascii="Arial" w:hAnsi="Arial" w:cs="Arial"/>
        </w:rPr>
      </w:pPr>
    </w:p>
    <w:p w14:paraId="2503390F" w14:textId="1698137E" w:rsidR="000B57E3" w:rsidRPr="00560ED9" w:rsidRDefault="00B664A4" w:rsidP="00962CCA">
      <w:pPr>
        <w:tabs>
          <w:tab w:val="right" w:pos="8498"/>
        </w:tabs>
        <w:spacing w:after="0"/>
        <w:jc w:val="both"/>
        <w:rPr>
          <w:rFonts w:ascii="Arial" w:hAnsi="Arial" w:cs="Arial"/>
        </w:rPr>
      </w:pPr>
      <w:r w:rsidRPr="00560ED9">
        <w:rPr>
          <w:rFonts w:ascii="Arial" w:hAnsi="Arial" w:cs="Arial"/>
        </w:rPr>
        <w:t>L</w:t>
      </w:r>
      <w:r w:rsidR="000B57E3" w:rsidRPr="00560ED9">
        <w:rPr>
          <w:rFonts w:ascii="Arial" w:hAnsi="Arial" w:cs="Arial"/>
        </w:rPr>
        <w:t xml:space="preserve">as funciones algebraicas más usuales son: las funciones </w:t>
      </w:r>
      <w:r w:rsidRPr="00560ED9">
        <w:rPr>
          <w:rFonts w:ascii="Arial" w:hAnsi="Arial" w:cs="Arial"/>
        </w:rPr>
        <w:t>polinómica</w:t>
      </w:r>
      <w:r w:rsidR="00C62FD6" w:rsidRPr="00560ED9">
        <w:rPr>
          <w:rFonts w:ascii="Arial" w:hAnsi="Arial" w:cs="Arial"/>
        </w:rPr>
        <w:t>s</w:t>
      </w:r>
      <w:r w:rsidR="000B57E3" w:rsidRPr="00560ED9">
        <w:rPr>
          <w:rFonts w:ascii="Arial" w:hAnsi="Arial" w:cs="Arial"/>
        </w:rPr>
        <w:t xml:space="preserve">, las funciones racionales y </w:t>
      </w:r>
      <w:r w:rsidRPr="00560ED9">
        <w:rPr>
          <w:rFonts w:ascii="Arial" w:hAnsi="Arial" w:cs="Arial"/>
        </w:rPr>
        <w:t>l</w:t>
      </w:r>
      <w:r w:rsidR="000B57E3" w:rsidRPr="00560ED9">
        <w:rPr>
          <w:rFonts w:ascii="Arial" w:hAnsi="Arial" w:cs="Arial"/>
        </w:rPr>
        <w:t>as funciones radicales.</w:t>
      </w:r>
    </w:p>
    <w:p w14:paraId="777A61BE" w14:textId="77777777" w:rsidR="00681E85" w:rsidRPr="00560ED9" w:rsidRDefault="00681E85" w:rsidP="00962CCA">
      <w:pPr>
        <w:tabs>
          <w:tab w:val="right" w:pos="8498"/>
        </w:tabs>
        <w:spacing w:after="0"/>
        <w:jc w:val="both"/>
        <w:rPr>
          <w:rFonts w:ascii="Arial" w:hAnsi="Arial" w:cs="Arial"/>
          <w:highlight w:val="yellow"/>
        </w:rPr>
      </w:pPr>
    </w:p>
    <w:p w14:paraId="2D915927" w14:textId="34350CD1" w:rsidR="008C26A1" w:rsidRPr="00560ED9" w:rsidRDefault="008A010F" w:rsidP="00962CCA">
      <w:pPr>
        <w:tabs>
          <w:tab w:val="right" w:pos="8498"/>
        </w:tabs>
        <w:spacing w:after="0"/>
        <w:jc w:val="both"/>
        <w:rPr>
          <w:rFonts w:ascii="Arial" w:hAnsi="Arial" w:cs="Arial"/>
          <w:b/>
        </w:rPr>
      </w:pPr>
      <w:r w:rsidRPr="00560ED9">
        <w:rPr>
          <w:rFonts w:ascii="Arial" w:hAnsi="Arial" w:cs="Arial"/>
          <w:highlight w:val="yellow"/>
        </w:rPr>
        <w:lastRenderedPageBreak/>
        <w:t xml:space="preserve"> </w:t>
      </w:r>
      <w:r w:rsidR="008C26A1" w:rsidRPr="00560ED9">
        <w:rPr>
          <w:rFonts w:ascii="Arial" w:hAnsi="Arial" w:cs="Arial"/>
          <w:highlight w:val="yellow"/>
        </w:rPr>
        <w:t>[SECCIÓN 3]</w:t>
      </w:r>
      <w:r w:rsidR="00681E85" w:rsidRPr="00560ED9">
        <w:rPr>
          <w:rFonts w:ascii="Arial" w:hAnsi="Arial" w:cs="Arial"/>
          <w:b/>
        </w:rPr>
        <w:t>3.1.</w:t>
      </w:r>
      <w:r w:rsidR="00E32079">
        <w:rPr>
          <w:rFonts w:ascii="Arial" w:hAnsi="Arial" w:cs="Arial"/>
          <w:b/>
        </w:rPr>
        <w:t>1</w:t>
      </w:r>
      <w:r w:rsidR="00681E85" w:rsidRPr="00560ED9">
        <w:rPr>
          <w:rFonts w:ascii="Arial" w:hAnsi="Arial" w:cs="Arial"/>
          <w:b/>
        </w:rPr>
        <w:t xml:space="preserve"> Funciones </w:t>
      </w:r>
      <w:r w:rsidR="0070053B" w:rsidRPr="00560ED9">
        <w:rPr>
          <w:rFonts w:ascii="Arial" w:hAnsi="Arial" w:cs="Arial"/>
          <w:b/>
        </w:rPr>
        <w:t>polinómicas</w:t>
      </w:r>
    </w:p>
    <w:p w14:paraId="0F004CB7" w14:textId="0B00B16D" w:rsidR="000B57E3" w:rsidRPr="00560ED9" w:rsidRDefault="00444B47" w:rsidP="00962CCA">
      <w:pPr>
        <w:tabs>
          <w:tab w:val="right" w:pos="8498"/>
        </w:tabs>
        <w:spacing w:after="0"/>
        <w:jc w:val="both"/>
        <w:rPr>
          <w:rFonts w:ascii="Arial" w:hAnsi="Arial" w:cs="Arial"/>
          <w:b/>
        </w:rPr>
      </w:pPr>
      <w:r>
        <w:rPr>
          <w:rFonts w:ascii="Arial" w:hAnsi="Arial" w:cs="Arial"/>
          <w:b/>
        </w:rPr>
        <w:t xml:space="preserve"> </w:t>
      </w:r>
    </w:p>
    <w:p w14:paraId="513D9AFF" w14:textId="1001632C" w:rsidR="00A03B28" w:rsidRPr="00560ED9" w:rsidRDefault="00E96B63" w:rsidP="00962CCA">
      <w:pPr>
        <w:tabs>
          <w:tab w:val="right" w:pos="8498"/>
        </w:tabs>
        <w:spacing w:after="0"/>
        <w:jc w:val="both"/>
        <w:rPr>
          <w:rFonts w:ascii="Arial" w:hAnsi="Arial" w:cs="Arial"/>
        </w:rPr>
      </w:pPr>
      <w:r w:rsidRPr="00560ED9">
        <w:rPr>
          <w:rFonts w:ascii="Arial" w:hAnsi="Arial" w:cs="Arial"/>
        </w:rPr>
        <w:t>Una función polinómica se define como:</w:t>
      </w:r>
      <w:r w:rsidR="00444B47" w:rsidRPr="00560ED9">
        <w:rPr>
          <w:rFonts w:ascii="Arial" w:hAnsi="Arial" w:cs="Arial"/>
        </w:rPr>
        <w:t xml:space="preserve"> </w:t>
      </w:r>
    </w:p>
    <w:tbl>
      <w:tblPr>
        <w:tblStyle w:val="Tablaconcuadrcula"/>
        <w:tblW w:w="0" w:type="auto"/>
        <w:tblLook w:val="04A0" w:firstRow="1" w:lastRow="0" w:firstColumn="1" w:lastColumn="0" w:noHBand="0" w:noVBand="1"/>
      </w:tblPr>
      <w:tblGrid>
        <w:gridCol w:w="2491"/>
        <w:gridCol w:w="6337"/>
      </w:tblGrid>
      <w:tr w:rsidR="000B57E3" w:rsidRPr="00560ED9" w14:paraId="65E6267C" w14:textId="77777777" w:rsidTr="000B57E3">
        <w:tc>
          <w:tcPr>
            <w:tcW w:w="8978" w:type="dxa"/>
            <w:gridSpan w:val="2"/>
            <w:shd w:val="clear" w:color="auto" w:fill="000000" w:themeFill="text1"/>
          </w:tcPr>
          <w:p w14:paraId="202C7DE3" w14:textId="77777777" w:rsidR="000B57E3" w:rsidRPr="00560ED9" w:rsidRDefault="000B57E3" w:rsidP="000B57E3">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0B57E3" w:rsidRPr="00560ED9" w14:paraId="041A5751" w14:textId="77777777" w:rsidTr="000B57E3">
        <w:tc>
          <w:tcPr>
            <w:tcW w:w="2518" w:type="dxa"/>
          </w:tcPr>
          <w:p w14:paraId="495F45A7" w14:textId="77777777" w:rsidR="000B57E3" w:rsidRPr="00560ED9" w:rsidRDefault="000B57E3" w:rsidP="000B57E3">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6FFF301" w14:textId="65C23EEE" w:rsidR="000B57E3" w:rsidRPr="00560ED9" w:rsidRDefault="000B57E3" w:rsidP="000B57E3">
            <w:pPr>
              <w:rPr>
                <w:rFonts w:ascii="Arial" w:hAnsi="Arial" w:cs="Arial"/>
                <w:b/>
                <w:color w:val="000000"/>
                <w:sz w:val="24"/>
                <w:szCs w:val="24"/>
              </w:rPr>
            </w:pPr>
            <w:r w:rsidRPr="00560ED9">
              <w:rPr>
                <w:rFonts w:ascii="Arial" w:hAnsi="Arial" w:cs="Arial"/>
                <w:b/>
                <w:color w:val="000000"/>
                <w:sz w:val="24"/>
                <w:szCs w:val="24"/>
              </w:rPr>
              <w:t>Función polinómica</w:t>
            </w:r>
          </w:p>
        </w:tc>
      </w:tr>
      <w:tr w:rsidR="000B57E3" w:rsidRPr="00560ED9" w14:paraId="3CDCF9E7" w14:textId="77777777" w:rsidTr="000B57E3">
        <w:tc>
          <w:tcPr>
            <w:tcW w:w="2518" w:type="dxa"/>
          </w:tcPr>
          <w:p w14:paraId="01946BC3" w14:textId="77777777" w:rsidR="000B57E3" w:rsidRPr="00560ED9" w:rsidRDefault="000B57E3" w:rsidP="000B57E3">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1934604A" w14:textId="77777777" w:rsidR="000B57E3" w:rsidRDefault="000B57E3" w:rsidP="000B57E3">
            <w:pPr>
              <w:tabs>
                <w:tab w:val="right" w:pos="8498"/>
              </w:tabs>
              <w:jc w:val="both"/>
              <w:rPr>
                <w:rFonts w:ascii="Arial" w:hAnsi="Arial" w:cs="Arial"/>
              </w:rPr>
            </w:pPr>
            <w:r w:rsidRPr="00560ED9">
              <w:rPr>
                <w:rFonts w:ascii="Arial" w:hAnsi="Arial" w:cs="Arial"/>
              </w:rPr>
              <w:t xml:space="preserve">Una función de la forma </w:t>
            </w:r>
          </w:p>
          <w:p w14:paraId="7BC4E629" w14:textId="1D9FC460" w:rsidR="00697680" w:rsidRPr="00697680" w:rsidRDefault="00697680" w:rsidP="000B57E3">
            <w:pPr>
              <w:tabs>
                <w:tab w:val="right" w:pos="8498"/>
              </w:tabs>
              <w:jc w:val="both"/>
              <w:rPr>
                <w:rFonts w:ascii="Arial" w:hAnsi="Arial" w:cs="Arial"/>
                <w:i/>
              </w:rPr>
            </w:pPr>
            <w:r w:rsidRPr="00697680">
              <w:rPr>
                <w:rFonts w:ascii="Arial" w:hAnsi="Arial" w:cs="Arial"/>
                <w:i/>
              </w:rPr>
              <w:t xml:space="preserve">f(x) = </w:t>
            </w:r>
            <w:proofErr w:type="spellStart"/>
            <w:r w:rsidRPr="00697680">
              <w:rPr>
                <w:rFonts w:ascii="Arial" w:hAnsi="Arial" w:cs="Arial"/>
                <w:i/>
              </w:rPr>
              <w:t>a</w:t>
            </w:r>
            <w:r w:rsidRPr="00697680">
              <w:rPr>
                <w:rFonts w:ascii="Arial" w:hAnsi="Arial" w:cs="Arial"/>
                <w:i/>
                <w:vertAlign w:val="subscript"/>
              </w:rPr>
              <w:t>n</w:t>
            </w:r>
            <w:r w:rsidRPr="00697680">
              <w:rPr>
                <w:rFonts w:ascii="Arial" w:hAnsi="Arial" w:cs="Arial"/>
                <w:i/>
              </w:rPr>
              <w:t>x</w:t>
            </w:r>
            <w:r w:rsidRPr="00697680">
              <w:rPr>
                <w:rFonts w:ascii="Arial" w:hAnsi="Arial" w:cs="Arial"/>
                <w:i/>
                <w:vertAlign w:val="superscript"/>
              </w:rPr>
              <w:t>n</w:t>
            </w:r>
            <w:proofErr w:type="spellEnd"/>
            <w:r w:rsidRPr="00697680">
              <w:rPr>
                <w:rFonts w:ascii="Arial" w:hAnsi="Arial" w:cs="Arial"/>
                <w:i/>
              </w:rPr>
              <w:t xml:space="preserve"> + </w:t>
            </w:r>
            <w:proofErr w:type="spellStart"/>
            <w:r w:rsidRPr="00697680">
              <w:rPr>
                <w:rFonts w:ascii="Arial" w:hAnsi="Arial" w:cs="Arial"/>
                <w:i/>
              </w:rPr>
              <w:t>a</w:t>
            </w:r>
            <w:r w:rsidRPr="00697680">
              <w:rPr>
                <w:rFonts w:ascii="Arial" w:hAnsi="Arial" w:cs="Arial"/>
                <w:i/>
                <w:vertAlign w:val="subscript"/>
              </w:rPr>
              <w:t>n</w:t>
            </w:r>
            <w:proofErr w:type="spellEnd"/>
            <w:r w:rsidRPr="00697680">
              <w:rPr>
                <w:rFonts w:ascii="Arial" w:hAnsi="Arial" w:cs="Arial"/>
                <w:i/>
                <w:vertAlign w:val="subscript"/>
              </w:rPr>
              <w:t xml:space="preserve"> – 1</w:t>
            </w:r>
            <w:r w:rsidRPr="00697680">
              <w:rPr>
                <w:rFonts w:ascii="Arial" w:hAnsi="Arial" w:cs="Arial"/>
                <w:i/>
              </w:rPr>
              <w:t>x</w:t>
            </w:r>
            <w:r w:rsidRPr="00697680">
              <w:rPr>
                <w:rFonts w:ascii="Arial" w:hAnsi="Arial" w:cs="Arial"/>
                <w:i/>
                <w:vertAlign w:val="superscript"/>
              </w:rPr>
              <w:t xml:space="preserve">n – 1  </w:t>
            </w:r>
            <w:r w:rsidRPr="00697680">
              <w:rPr>
                <w:rFonts w:ascii="Arial" w:hAnsi="Arial" w:cs="Arial"/>
                <w:i/>
              </w:rPr>
              <w:t>+…+ a</w:t>
            </w:r>
            <w:r w:rsidRPr="00697680">
              <w:rPr>
                <w:rFonts w:ascii="Arial" w:hAnsi="Arial" w:cs="Arial"/>
                <w:i/>
                <w:vertAlign w:val="subscript"/>
              </w:rPr>
              <w:t>2</w:t>
            </w:r>
            <w:r w:rsidRPr="00697680">
              <w:rPr>
                <w:rFonts w:ascii="Arial" w:hAnsi="Arial" w:cs="Arial"/>
                <w:i/>
              </w:rPr>
              <w:t>x</w:t>
            </w:r>
            <w:r w:rsidRPr="00697680">
              <w:rPr>
                <w:rFonts w:ascii="Arial" w:hAnsi="Arial" w:cs="Arial"/>
                <w:i/>
                <w:vertAlign w:val="superscript"/>
              </w:rPr>
              <w:t>2</w:t>
            </w:r>
            <w:r w:rsidRPr="00697680">
              <w:rPr>
                <w:rFonts w:ascii="Arial" w:hAnsi="Arial" w:cs="Arial"/>
                <w:i/>
              </w:rPr>
              <w:t xml:space="preserve"> + a</w:t>
            </w:r>
            <w:r w:rsidRPr="00697680">
              <w:rPr>
                <w:rFonts w:ascii="Arial" w:hAnsi="Arial" w:cs="Arial"/>
                <w:i/>
                <w:vertAlign w:val="subscript"/>
              </w:rPr>
              <w:t>1</w:t>
            </w:r>
            <w:r w:rsidRPr="00697680">
              <w:rPr>
                <w:rFonts w:ascii="Arial" w:hAnsi="Arial" w:cs="Arial"/>
                <w:i/>
              </w:rPr>
              <w:t>x + a</w:t>
            </w:r>
            <w:r w:rsidRPr="00697680">
              <w:rPr>
                <w:rFonts w:ascii="Arial" w:hAnsi="Arial" w:cs="Arial"/>
                <w:i/>
                <w:vertAlign w:val="subscript"/>
              </w:rPr>
              <w:t>0</w:t>
            </w:r>
            <w:r w:rsidRPr="00697680">
              <w:rPr>
                <w:rFonts w:ascii="Arial" w:hAnsi="Arial" w:cs="Arial"/>
                <w:i/>
              </w:rPr>
              <w:t xml:space="preserve">  </w:t>
            </w:r>
          </w:p>
          <w:p w14:paraId="20C4E6F5" w14:textId="20463653" w:rsidR="000B57E3" w:rsidRPr="00560ED9" w:rsidRDefault="000B57E3" w:rsidP="00444B47">
            <w:pPr>
              <w:tabs>
                <w:tab w:val="right" w:pos="8498"/>
              </w:tabs>
              <w:jc w:val="both"/>
              <w:rPr>
                <w:rFonts w:ascii="Arial" w:eastAsiaTheme="minorEastAsia" w:hAnsi="Arial" w:cs="Arial"/>
              </w:rPr>
            </w:pPr>
            <w:proofErr w:type="gramStart"/>
            <w:r w:rsidRPr="00560ED9">
              <w:rPr>
                <w:rFonts w:ascii="Arial" w:eastAsiaTheme="minorEastAsia" w:hAnsi="Arial" w:cs="Arial"/>
              </w:rPr>
              <w:t>con</w:t>
            </w:r>
            <w:proofErr w:type="gramEnd"/>
            <w:r w:rsidR="00444B47">
              <w:rPr>
                <w:rFonts w:ascii="Arial" w:eastAsiaTheme="minorEastAsia" w:hAnsi="Arial" w:cs="Arial"/>
              </w:rPr>
              <w:t xml:space="preserve"> </w:t>
            </w:r>
            <w:r w:rsidR="00444B47" w:rsidRPr="00444B47">
              <w:rPr>
                <w:rFonts w:ascii="Arial" w:eastAsiaTheme="minorEastAsia" w:hAnsi="Arial" w:cs="Arial"/>
                <w:i/>
              </w:rPr>
              <w:t xml:space="preserve">n </w:t>
            </w:r>
            <w:r w:rsidR="00444B47" w:rsidRPr="00444B47">
              <w:rPr>
                <w:rFonts w:ascii="Cambria Math" w:eastAsiaTheme="minorEastAsia" w:hAnsi="Cambria Math" w:cs="Arial"/>
                <w:i/>
              </w:rPr>
              <w:t>⋲</w:t>
            </w:r>
            <w:r w:rsidR="00444B47" w:rsidRPr="00444B47">
              <w:rPr>
                <w:rFonts w:ascii="Arial" w:eastAsiaTheme="minorEastAsia" w:hAnsi="Arial" w:cs="Arial"/>
                <w:i/>
              </w:rPr>
              <w:t xml:space="preserve"> </w:t>
            </w:r>
            <w:r w:rsidR="00444B47" w:rsidRPr="00444B47">
              <w:rPr>
                <w:rFonts w:ascii="Cambria Math" w:eastAsiaTheme="minorEastAsia" w:hAnsi="Cambria Math" w:cs="Arial"/>
                <w:i/>
              </w:rPr>
              <w:t>ℕ</w:t>
            </w:r>
            <w:r w:rsidR="00444B47" w:rsidRPr="00444B47">
              <w:rPr>
                <w:rFonts w:ascii="Arial" w:eastAsiaTheme="minorEastAsia" w:hAnsi="Arial" w:cs="Arial"/>
                <w:i/>
              </w:rPr>
              <w:t xml:space="preserve"> </w:t>
            </w:r>
            <w:r w:rsidR="00444B47" w:rsidRPr="00444B47">
              <w:rPr>
                <w:rFonts w:ascii="Cambria Math" w:eastAsiaTheme="minorEastAsia" w:hAnsi="Cambria Math" w:cs="Arial"/>
                <w:i/>
              </w:rPr>
              <w:t>∪</w:t>
            </w:r>
            <w:r w:rsidR="00444B47" w:rsidRPr="00444B47">
              <w:rPr>
                <w:rFonts w:ascii="Arial" w:eastAsiaTheme="minorEastAsia" w:hAnsi="Arial" w:cs="Arial"/>
                <w:i/>
              </w:rPr>
              <w:t xml:space="preserve"> {0}</w:t>
            </w:r>
            <w:r w:rsidR="00444B47">
              <w:rPr>
                <w:rFonts w:ascii="Arial" w:eastAsiaTheme="minorEastAsia" w:hAnsi="Arial" w:cs="Arial"/>
              </w:rPr>
              <w:t xml:space="preserve"> y </w:t>
            </w:r>
            <w:r w:rsidR="00444B47" w:rsidRPr="00444B47">
              <w:rPr>
                <w:rFonts w:ascii="Arial" w:eastAsiaTheme="minorEastAsia" w:hAnsi="Arial" w:cs="Arial"/>
                <w:i/>
              </w:rPr>
              <w:t>a</w:t>
            </w:r>
            <w:r w:rsidR="00444B47" w:rsidRPr="00444B47">
              <w:rPr>
                <w:rFonts w:ascii="Arial" w:eastAsiaTheme="minorEastAsia" w:hAnsi="Arial" w:cs="Arial"/>
                <w:i/>
                <w:vertAlign w:val="subscript"/>
              </w:rPr>
              <w:t xml:space="preserve">i </w:t>
            </w:r>
            <w:r w:rsidR="00444B47" w:rsidRPr="00444B47">
              <w:rPr>
                <w:rFonts w:ascii="Cambria Math" w:eastAsiaTheme="minorEastAsia" w:hAnsi="Cambria Math" w:cs="Arial"/>
                <w:i/>
              </w:rPr>
              <w:t>⋲</w:t>
            </w:r>
            <w:r w:rsidR="00444B47" w:rsidRPr="00444B47">
              <w:rPr>
                <w:rFonts w:ascii="Arial" w:eastAsiaTheme="minorEastAsia" w:hAnsi="Arial" w:cs="Arial"/>
                <w:i/>
              </w:rPr>
              <w:t xml:space="preserve"> </w:t>
            </w:r>
            <w:r w:rsidR="00444B47" w:rsidRPr="00444B47">
              <w:rPr>
                <w:rFonts w:ascii="Cambria Math" w:eastAsiaTheme="minorEastAsia" w:hAnsi="Cambria Math" w:cs="Arial"/>
                <w:i/>
              </w:rPr>
              <w:t>ℝ</w:t>
            </w:r>
            <w:r w:rsidR="00444B47">
              <w:rPr>
                <w:rFonts w:ascii="Cambria Math" w:eastAsiaTheme="minorEastAsia" w:hAnsi="Cambria Math" w:cs="Arial"/>
                <w:i/>
              </w:rPr>
              <w:t xml:space="preserve">, </w:t>
            </w:r>
            <w:r w:rsidR="002C547F">
              <w:rPr>
                <w:rFonts w:ascii="Arial" w:eastAsiaTheme="minorEastAsia" w:hAnsi="Arial" w:cs="Arial"/>
              </w:rPr>
              <w:t>se denomina</w:t>
            </w:r>
            <w:r w:rsidRPr="00560ED9">
              <w:rPr>
                <w:rFonts w:ascii="Arial" w:eastAsiaTheme="minorEastAsia" w:hAnsi="Arial" w:cs="Arial"/>
              </w:rPr>
              <w:t xml:space="preserve"> función polinómica</w:t>
            </w:r>
            <w:r w:rsidR="00444B47">
              <w:rPr>
                <w:rFonts w:ascii="Arial" w:eastAsiaTheme="minorEastAsia" w:hAnsi="Arial" w:cs="Arial"/>
              </w:rPr>
              <w:t xml:space="preserve">. </w:t>
            </w:r>
          </w:p>
        </w:tc>
      </w:tr>
    </w:tbl>
    <w:p w14:paraId="198BB85D" w14:textId="77777777" w:rsidR="000B57E3" w:rsidRPr="00560ED9" w:rsidRDefault="000B57E3" w:rsidP="00962CCA">
      <w:pPr>
        <w:tabs>
          <w:tab w:val="right" w:pos="8498"/>
        </w:tabs>
        <w:spacing w:after="0"/>
        <w:jc w:val="both"/>
        <w:rPr>
          <w:rFonts w:ascii="Arial" w:hAnsi="Arial" w:cs="Arial"/>
          <w:b/>
        </w:rPr>
      </w:pPr>
    </w:p>
    <w:p w14:paraId="4FD13832" w14:textId="4D575948" w:rsidR="0070053B" w:rsidRPr="00560ED9" w:rsidRDefault="0070053B" w:rsidP="00962CCA">
      <w:pPr>
        <w:tabs>
          <w:tab w:val="right" w:pos="8498"/>
        </w:tabs>
        <w:spacing w:after="0"/>
        <w:jc w:val="both"/>
        <w:rPr>
          <w:rFonts w:ascii="Arial" w:hAnsi="Arial" w:cs="Arial"/>
        </w:rPr>
      </w:pPr>
      <w:r w:rsidRPr="00560ED9">
        <w:rPr>
          <w:rFonts w:ascii="Arial" w:hAnsi="Arial" w:cs="Arial"/>
        </w:rPr>
        <w:t>El dominio de las funciones polinómicas es el conjunto de los números reales</w:t>
      </w:r>
      <w:r w:rsidR="002C547F">
        <w:rPr>
          <w:rFonts w:ascii="Arial" w:hAnsi="Arial" w:cs="Arial"/>
        </w:rPr>
        <w:t>.</w:t>
      </w:r>
      <w:r w:rsidRPr="00560ED9">
        <w:rPr>
          <w:rFonts w:ascii="Arial" w:hAnsi="Arial" w:cs="Arial"/>
        </w:rPr>
        <w:t xml:space="preserve"> </w:t>
      </w:r>
      <w:r w:rsidR="002C547F">
        <w:rPr>
          <w:rFonts w:ascii="Arial" w:hAnsi="Arial" w:cs="Arial"/>
        </w:rPr>
        <w:t>L</w:t>
      </w:r>
      <w:r w:rsidR="00E84D1A" w:rsidRPr="00560ED9">
        <w:rPr>
          <w:rFonts w:ascii="Arial" w:hAnsi="Arial" w:cs="Arial"/>
        </w:rPr>
        <w:t xml:space="preserve">as </w:t>
      </w:r>
      <w:r w:rsidRPr="00560ED9">
        <w:rPr>
          <w:rFonts w:ascii="Arial" w:hAnsi="Arial" w:cs="Arial"/>
        </w:rPr>
        <w:t xml:space="preserve">demás </w:t>
      </w:r>
      <w:r w:rsidR="00E84D1A" w:rsidRPr="00560ED9">
        <w:rPr>
          <w:rFonts w:ascii="Arial" w:hAnsi="Arial" w:cs="Arial"/>
        </w:rPr>
        <w:t xml:space="preserve">propiedades y características </w:t>
      </w:r>
      <w:r w:rsidRPr="00560ED9">
        <w:rPr>
          <w:rFonts w:ascii="Arial" w:hAnsi="Arial" w:cs="Arial"/>
        </w:rPr>
        <w:t>depende</w:t>
      </w:r>
      <w:r w:rsidR="002C547F">
        <w:rPr>
          <w:rFonts w:ascii="Arial" w:hAnsi="Arial" w:cs="Arial"/>
        </w:rPr>
        <w:t>n</w:t>
      </w:r>
      <w:r w:rsidRPr="00560ED9">
        <w:rPr>
          <w:rFonts w:ascii="Arial" w:hAnsi="Arial" w:cs="Arial"/>
        </w:rPr>
        <w:t xml:space="preserve"> del grado </w:t>
      </w:r>
      <w:r w:rsidR="004C3350">
        <w:rPr>
          <w:rFonts w:ascii="Arial" w:hAnsi="Arial" w:cs="Arial"/>
        </w:rPr>
        <w:t>que tenga la función.</w:t>
      </w:r>
      <w:r w:rsidRPr="00560ED9">
        <w:rPr>
          <w:rFonts w:ascii="Arial" w:hAnsi="Arial" w:cs="Arial"/>
        </w:rPr>
        <w:t xml:space="preserve"> </w:t>
      </w:r>
    </w:p>
    <w:p w14:paraId="5E889A45" w14:textId="77777777" w:rsidR="0070053B" w:rsidRPr="00560ED9" w:rsidRDefault="0070053B"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9"/>
        <w:gridCol w:w="6339"/>
      </w:tblGrid>
      <w:tr w:rsidR="0070053B" w:rsidRPr="00560ED9" w14:paraId="22FF0DE8" w14:textId="77777777" w:rsidTr="0070053B">
        <w:tc>
          <w:tcPr>
            <w:tcW w:w="8978" w:type="dxa"/>
            <w:gridSpan w:val="2"/>
            <w:shd w:val="clear" w:color="auto" w:fill="000000" w:themeFill="text1"/>
          </w:tcPr>
          <w:p w14:paraId="23418103" w14:textId="77777777" w:rsidR="0070053B" w:rsidRPr="00560ED9" w:rsidRDefault="0070053B" w:rsidP="0070053B">
            <w:pPr>
              <w:jc w:val="center"/>
              <w:rPr>
                <w:rFonts w:ascii="Arial" w:hAnsi="Arial" w:cs="Arial"/>
                <w:b/>
                <w:color w:val="FFFFFF" w:themeColor="background1"/>
                <w:sz w:val="24"/>
                <w:szCs w:val="24"/>
              </w:rPr>
            </w:pPr>
            <w:r w:rsidRPr="00560ED9">
              <w:rPr>
                <w:rFonts w:ascii="Arial" w:hAnsi="Arial" w:cs="Arial"/>
                <w:b/>
                <w:color w:val="FFFFFF" w:themeColor="background1"/>
                <w:sz w:val="24"/>
                <w:szCs w:val="24"/>
              </w:rPr>
              <w:t>Recuerda</w:t>
            </w:r>
          </w:p>
        </w:tc>
      </w:tr>
      <w:tr w:rsidR="0070053B" w:rsidRPr="00560ED9" w14:paraId="09EB3AB8" w14:textId="77777777" w:rsidTr="0070053B">
        <w:tc>
          <w:tcPr>
            <w:tcW w:w="2518" w:type="dxa"/>
          </w:tcPr>
          <w:p w14:paraId="2DC55181" w14:textId="77777777" w:rsidR="0070053B" w:rsidRPr="00560ED9" w:rsidRDefault="0070053B" w:rsidP="0070053B">
            <w:pPr>
              <w:rPr>
                <w:rFonts w:ascii="Arial" w:hAnsi="Arial" w:cs="Arial"/>
                <w:b/>
                <w:color w:val="000000"/>
                <w:sz w:val="24"/>
                <w:szCs w:val="24"/>
              </w:rPr>
            </w:pPr>
            <w:r w:rsidRPr="00560ED9">
              <w:rPr>
                <w:rFonts w:ascii="Arial" w:hAnsi="Arial" w:cs="Arial"/>
                <w:b/>
                <w:color w:val="000000"/>
                <w:sz w:val="24"/>
                <w:szCs w:val="24"/>
              </w:rPr>
              <w:t>Contenido</w:t>
            </w:r>
          </w:p>
        </w:tc>
        <w:tc>
          <w:tcPr>
            <w:tcW w:w="6460" w:type="dxa"/>
          </w:tcPr>
          <w:p w14:paraId="62E86EB0" w14:textId="3BCC52F3" w:rsidR="0070053B" w:rsidRPr="004C3350" w:rsidRDefault="0070053B" w:rsidP="004C3350">
            <w:pPr>
              <w:pStyle w:val="Textocomentario"/>
              <w:jc w:val="both"/>
              <w:rPr>
                <w:rFonts w:ascii="Arial" w:hAnsi="Arial" w:cs="Arial"/>
                <w:color w:val="000000"/>
                <w:sz w:val="24"/>
                <w:szCs w:val="24"/>
              </w:rPr>
            </w:pPr>
            <w:r w:rsidRPr="004C3350">
              <w:rPr>
                <w:rFonts w:ascii="Arial" w:hAnsi="Arial" w:cs="Arial"/>
                <w:sz w:val="24"/>
                <w:szCs w:val="24"/>
              </w:rPr>
              <w:t xml:space="preserve">El </w:t>
            </w:r>
            <w:r w:rsidRPr="004C3350">
              <w:rPr>
                <w:rFonts w:ascii="Arial" w:hAnsi="Arial" w:cs="Arial"/>
                <w:b/>
                <w:sz w:val="24"/>
                <w:szCs w:val="24"/>
              </w:rPr>
              <w:t>grado</w:t>
            </w:r>
            <w:r w:rsidRPr="004C3350">
              <w:rPr>
                <w:rFonts w:ascii="Arial" w:hAnsi="Arial" w:cs="Arial"/>
                <w:sz w:val="24"/>
                <w:szCs w:val="24"/>
              </w:rPr>
              <w:t xml:space="preserve"> de una función</w:t>
            </w:r>
            <w:r w:rsidR="004C3350" w:rsidRPr="004C3350">
              <w:rPr>
                <w:rFonts w:ascii="Arial" w:hAnsi="Arial" w:cs="Arial"/>
                <w:sz w:val="24"/>
                <w:szCs w:val="24"/>
              </w:rPr>
              <w:t xml:space="preserve"> polinómica</w:t>
            </w:r>
            <w:r w:rsidRPr="004C3350">
              <w:rPr>
                <w:rFonts w:ascii="Arial" w:hAnsi="Arial" w:cs="Arial"/>
                <w:sz w:val="24"/>
                <w:szCs w:val="24"/>
              </w:rPr>
              <w:t xml:space="preserve"> es la mayor potencia de la </w:t>
            </w:r>
            <w:r w:rsidR="004C3350" w:rsidRPr="004C3350">
              <w:rPr>
                <w:rStyle w:val="Refdecomentario"/>
                <w:rFonts w:ascii="Arial" w:hAnsi="Arial" w:cs="Arial"/>
                <w:sz w:val="24"/>
                <w:szCs w:val="24"/>
              </w:rPr>
              <w:t xml:space="preserve">variable independiente que aparece en su </w:t>
            </w:r>
            <w:r w:rsidRPr="004C3350">
              <w:rPr>
                <w:rFonts w:ascii="Arial" w:hAnsi="Arial" w:cs="Arial"/>
                <w:sz w:val="24"/>
                <w:szCs w:val="24"/>
              </w:rPr>
              <w:t>expresión</w:t>
            </w:r>
            <w:r w:rsidR="00CA6795" w:rsidRPr="004C3350">
              <w:rPr>
                <w:rFonts w:ascii="Arial" w:hAnsi="Arial" w:cs="Arial"/>
                <w:sz w:val="24"/>
                <w:szCs w:val="24"/>
              </w:rPr>
              <w:t xml:space="preserve"> algebraica</w:t>
            </w:r>
            <w:r w:rsidRPr="004C3350">
              <w:rPr>
                <w:rFonts w:ascii="Arial" w:hAnsi="Arial" w:cs="Arial"/>
                <w:sz w:val="24"/>
                <w:szCs w:val="24"/>
              </w:rPr>
              <w:t>.</w:t>
            </w:r>
          </w:p>
        </w:tc>
      </w:tr>
    </w:tbl>
    <w:p w14:paraId="39932814" w14:textId="77777777" w:rsidR="0070053B" w:rsidRPr="00560ED9" w:rsidRDefault="0070053B" w:rsidP="00962CCA">
      <w:pPr>
        <w:tabs>
          <w:tab w:val="right" w:pos="8498"/>
        </w:tabs>
        <w:spacing w:after="0"/>
        <w:jc w:val="both"/>
        <w:rPr>
          <w:rFonts w:ascii="Arial" w:hAnsi="Arial" w:cs="Arial"/>
        </w:rPr>
      </w:pPr>
    </w:p>
    <w:p w14:paraId="33E45391" w14:textId="710CB118" w:rsidR="00CA6795" w:rsidRPr="00697680" w:rsidRDefault="00CA6795" w:rsidP="00962CCA">
      <w:pPr>
        <w:tabs>
          <w:tab w:val="right" w:pos="8498"/>
        </w:tabs>
        <w:spacing w:after="0"/>
        <w:jc w:val="both"/>
        <w:rPr>
          <w:rFonts w:ascii="Arial" w:hAnsi="Arial" w:cs="Arial"/>
        </w:rPr>
      </w:pPr>
      <w:r w:rsidRPr="00697680">
        <w:rPr>
          <w:rFonts w:ascii="Arial" w:hAnsi="Arial" w:cs="Arial"/>
        </w:rPr>
        <w:t>Por ejemplo</w:t>
      </w:r>
      <w:r w:rsidR="009A40E1" w:rsidRPr="00697680">
        <w:rPr>
          <w:rFonts w:ascii="Arial" w:hAnsi="Arial" w:cs="Arial"/>
        </w:rPr>
        <w:t>:</w:t>
      </w:r>
    </w:p>
    <w:p w14:paraId="5966B6F1" w14:textId="4F4A9D8B" w:rsidR="00CA6795" w:rsidRPr="00560ED9" w:rsidRDefault="00CA6795" w:rsidP="00962CCA">
      <w:pPr>
        <w:tabs>
          <w:tab w:val="right" w:pos="8498"/>
        </w:tabs>
        <w:spacing w:after="0"/>
        <w:jc w:val="both"/>
        <w:rPr>
          <w:rFonts w:ascii="Arial" w:eastAsiaTheme="minorEastAsia" w:hAnsi="Arial" w:cs="Arial"/>
        </w:rPr>
      </w:pPr>
      <w:r w:rsidRPr="00560ED9">
        <w:rPr>
          <w:rFonts w:ascii="Arial" w:hAnsi="Arial" w:cs="Arial"/>
        </w:rPr>
        <w:t>La función</w:t>
      </w:r>
      <w:r w:rsidR="00444B47">
        <w:rPr>
          <w:rFonts w:ascii="Arial" w:hAnsi="Arial" w:cs="Arial"/>
        </w:rPr>
        <w:t xml:space="preserve"> </w:t>
      </w:r>
      <w:r w:rsidR="00444B47" w:rsidRPr="00444B47">
        <w:rPr>
          <w:rFonts w:ascii="Arial" w:hAnsi="Arial" w:cs="Arial"/>
          <w:i/>
        </w:rPr>
        <w:t>f(x) = 3x – 6</w:t>
      </w:r>
      <w:r w:rsidR="00444B47">
        <w:rPr>
          <w:rFonts w:ascii="Arial" w:hAnsi="Arial" w:cs="Arial"/>
        </w:rPr>
        <w:t xml:space="preserve"> </w:t>
      </w:r>
      <w:r w:rsidRPr="00560ED9">
        <w:rPr>
          <w:rFonts w:ascii="Arial" w:eastAsiaTheme="minorEastAsia" w:hAnsi="Arial" w:cs="Arial"/>
        </w:rPr>
        <w:t>tiene grado 1 puesto que el mayor exponente de</w:t>
      </w:r>
      <w:r w:rsidR="00444B47">
        <w:rPr>
          <w:rFonts w:ascii="Arial" w:eastAsiaTheme="minorEastAsia" w:hAnsi="Arial" w:cs="Arial"/>
        </w:rPr>
        <w:t xml:space="preserve"> </w:t>
      </w:r>
      <w:r w:rsidR="00444B47" w:rsidRPr="00170006">
        <w:rPr>
          <w:rFonts w:ascii="Arial" w:eastAsiaTheme="minorEastAsia" w:hAnsi="Arial" w:cs="Arial"/>
          <w:i/>
        </w:rPr>
        <w:t>x</w:t>
      </w:r>
      <w:r w:rsidR="00444B47">
        <w:rPr>
          <w:rFonts w:ascii="Arial" w:eastAsiaTheme="minorEastAsia" w:hAnsi="Arial" w:cs="Arial"/>
        </w:rPr>
        <w:t xml:space="preserve"> es 1.</w:t>
      </w:r>
    </w:p>
    <w:p w14:paraId="17057DDA" w14:textId="16C49630" w:rsidR="00CA6795" w:rsidRDefault="00CA6795" w:rsidP="00962CCA">
      <w:pPr>
        <w:tabs>
          <w:tab w:val="right" w:pos="8498"/>
        </w:tabs>
        <w:spacing w:after="0"/>
        <w:jc w:val="both"/>
        <w:rPr>
          <w:rFonts w:ascii="Arial" w:eastAsiaTheme="minorEastAsia" w:hAnsi="Arial" w:cs="Arial"/>
        </w:rPr>
      </w:pPr>
      <w:r w:rsidRPr="00560ED9">
        <w:rPr>
          <w:rFonts w:ascii="Arial" w:eastAsiaTheme="minorEastAsia" w:hAnsi="Arial" w:cs="Arial"/>
        </w:rPr>
        <w:t>La función</w:t>
      </w:r>
      <w:r w:rsidR="00444B47">
        <w:rPr>
          <w:rFonts w:ascii="Arial" w:eastAsiaTheme="minorEastAsia" w:hAnsi="Arial" w:cs="Arial"/>
        </w:rPr>
        <w:t xml:space="preserve"> </w:t>
      </w:r>
      <w:r w:rsidR="00444B47" w:rsidRPr="00444B47">
        <w:rPr>
          <w:rFonts w:ascii="Arial" w:eastAsiaTheme="minorEastAsia" w:hAnsi="Arial" w:cs="Arial"/>
          <w:i/>
        </w:rPr>
        <w:t>f(x) = 4x</w:t>
      </w:r>
      <w:r w:rsidR="00444B47" w:rsidRPr="00444B47">
        <w:rPr>
          <w:rFonts w:ascii="Arial" w:eastAsiaTheme="minorEastAsia" w:hAnsi="Arial" w:cs="Arial"/>
          <w:i/>
          <w:vertAlign w:val="superscript"/>
        </w:rPr>
        <w:t>3</w:t>
      </w:r>
      <w:r w:rsidR="00444B47" w:rsidRPr="00444B47">
        <w:rPr>
          <w:rFonts w:ascii="Arial" w:eastAsiaTheme="minorEastAsia" w:hAnsi="Arial" w:cs="Arial"/>
          <w:i/>
        </w:rPr>
        <w:t xml:space="preserve"> – x</w:t>
      </w:r>
      <w:r w:rsidR="00444B47" w:rsidRPr="00444B47">
        <w:rPr>
          <w:rFonts w:ascii="Arial" w:eastAsiaTheme="minorEastAsia" w:hAnsi="Arial" w:cs="Arial"/>
          <w:i/>
          <w:vertAlign w:val="superscript"/>
        </w:rPr>
        <w:t>2</w:t>
      </w:r>
      <w:r w:rsidR="00444B47" w:rsidRPr="00444B47">
        <w:rPr>
          <w:rFonts w:ascii="Arial" w:eastAsiaTheme="minorEastAsia" w:hAnsi="Arial" w:cs="Arial"/>
          <w:i/>
        </w:rPr>
        <w:t xml:space="preserve"> + 1</w:t>
      </w:r>
      <w:r w:rsidRPr="00560ED9">
        <w:rPr>
          <w:rFonts w:ascii="Arial" w:eastAsiaTheme="minorEastAsia" w:hAnsi="Arial" w:cs="Arial"/>
        </w:rPr>
        <w:t xml:space="preserve"> tiene grado 3, puesto que el mayor exponente </w:t>
      </w:r>
      <w:r w:rsidR="009A40E1">
        <w:rPr>
          <w:rFonts w:ascii="Arial" w:eastAsiaTheme="minorEastAsia" w:hAnsi="Arial" w:cs="Arial"/>
        </w:rPr>
        <w:t>de la expresión algebraica de la función e</w:t>
      </w:r>
      <w:r w:rsidRPr="00560ED9">
        <w:rPr>
          <w:rFonts w:ascii="Arial" w:eastAsiaTheme="minorEastAsia" w:hAnsi="Arial" w:cs="Arial"/>
        </w:rPr>
        <w:t>s 3.</w:t>
      </w:r>
    </w:p>
    <w:p w14:paraId="6E64B585" w14:textId="77777777" w:rsidR="00DF6094" w:rsidRPr="00560ED9" w:rsidRDefault="00DF6094" w:rsidP="00962CCA">
      <w:pPr>
        <w:tabs>
          <w:tab w:val="right" w:pos="8498"/>
        </w:tabs>
        <w:spacing w:after="0"/>
        <w:jc w:val="both"/>
        <w:rPr>
          <w:rFonts w:ascii="Arial" w:hAnsi="Arial" w:cs="Arial"/>
        </w:rPr>
      </w:pPr>
    </w:p>
    <w:p w14:paraId="21D55C83" w14:textId="20D4C5CD" w:rsidR="0070053B" w:rsidRPr="00560ED9" w:rsidRDefault="0070053B" w:rsidP="00962CCA">
      <w:pPr>
        <w:tabs>
          <w:tab w:val="right" w:pos="8498"/>
        </w:tabs>
        <w:spacing w:after="0"/>
        <w:jc w:val="both"/>
        <w:rPr>
          <w:rFonts w:ascii="Arial" w:eastAsiaTheme="minorEastAsia" w:hAnsi="Arial" w:cs="Arial"/>
        </w:rPr>
      </w:pPr>
      <w:r w:rsidRPr="00560ED9">
        <w:rPr>
          <w:rFonts w:ascii="Arial" w:hAnsi="Arial" w:cs="Arial"/>
        </w:rPr>
        <w:t xml:space="preserve">Las funciones polinómicas que se pueden caracterizar completamente son </w:t>
      </w:r>
      <w:r w:rsidR="009A40E1">
        <w:rPr>
          <w:rFonts w:ascii="Arial" w:hAnsi="Arial" w:cs="Arial"/>
        </w:rPr>
        <w:t xml:space="preserve">las </w:t>
      </w:r>
      <w:r w:rsidRPr="00560ED9">
        <w:rPr>
          <w:rFonts w:ascii="Arial" w:eastAsiaTheme="minorEastAsia" w:hAnsi="Arial" w:cs="Arial"/>
        </w:rPr>
        <w:t xml:space="preserve">funciones de grado cero o </w:t>
      </w:r>
      <w:r w:rsidR="00CA6795" w:rsidRPr="00560ED9">
        <w:rPr>
          <w:rFonts w:ascii="Arial" w:eastAsiaTheme="minorEastAsia" w:hAnsi="Arial" w:cs="Arial"/>
        </w:rPr>
        <w:t xml:space="preserve">funciones </w:t>
      </w:r>
      <w:r w:rsidRPr="00560ED9">
        <w:rPr>
          <w:rFonts w:ascii="Arial" w:eastAsiaTheme="minorEastAsia" w:hAnsi="Arial" w:cs="Arial"/>
        </w:rPr>
        <w:t>consta</w:t>
      </w:r>
      <w:r w:rsidR="00CA6795" w:rsidRPr="00560ED9">
        <w:rPr>
          <w:rFonts w:ascii="Arial" w:eastAsiaTheme="minorEastAsia" w:hAnsi="Arial" w:cs="Arial"/>
        </w:rPr>
        <w:t>n</w:t>
      </w:r>
      <w:r w:rsidRPr="00560ED9">
        <w:rPr>
          <w:rFonts w:ascii="Arial" w:eastAsiaTheme="minorEastAsia" w:hAnsi="Arial" w:cs="Arial"/>
        </w:rPr>
        <w:t>tes, las funciones de grado uno</w:t>
      </w:r>
      <w:r w:rsidR="009A40E1">
        <w:rPr>
          <w:rFonts w:ascii="Arial" w:eastAsiaTheme="minorEastAsia" w:hAnsi="Arial" w:cs="Arial"/>
        </w:rPr>
        <w:t>,</w:t>
      </w:r>
      <w:r w:rsidRPr="00560ED9">
        <w:rPr>
          <w:rFonts w:ascii="Arial" w:eastAsiaTheme="minorEastAsia" w:hAnsi="Arial" w:cs="Arial"/>
        </w:rPr>
        <w:t xml:space="preserve"> que se clasifican en lineales y afines</w:t>
      </w:r>
      <w:r w:rsidR="009A40E1">
        <w:rPr>
          <w:rFonts w:ascii="Arial" w:eastAsiaTheme="minorEastAsia" w:hAnsi="Arial" w:cs="Arial"/>
        </w:rPr>
        <w:t>,</w:t>
      </w:r>
      <w:r w:rsidRPr="00560ED9">
        <w:rPr>
          <w:rFonts w:ascii="Arial" w:eastAsiaTheme="minorEastAsia" w:hAnsi="Arial" w:cs="Arial"/>
        </w:rPr>
        <w:t xml:space="preserve"> y las de grado dos</w:t>
      </w:r>
      <w:r w:rsidR="009A40E1">
        <w:rPr>
          <w:rFonts w:ascii="Arial" w:eastAsiaTheme="minorEastAsia" w:hAnsi="Arial" w:cs="Arial"/>
        </w:rPr>
        <w:t>,</w:t>
      </w:r>
      <w:r w:rsidRPr="00560ED9">
        <w:rPr>
          <w:rFonts w:ascii="Arial" w:eastAsiaTheme="minorEastAsia" w:hAnsi="Arial" w:cs="Arial"/>
        </w:rPr>
        <w:t xml:space="preserve"> que son las funciones cuadráticas</w:t>
      </w:r>
      <w:r w:rsidR="00657D64" w:rsidRPr="00560ED9">
        <w:rPr>
          <w:rFonts w:ascii="Arial" w:eastAsiaTheme="minorEastAsia" w:hAnsi="Arial" w:cs="Arial"/>
        </w:rPr>
        <w:t>.</w:t>
      </w:r>
    </w:p>
    <w:p w14:paraId="4393F83A" w14:textId="77777777" w:rsidR="0070053B" w:rsidRPr="00560ED9" w:rsidRDefault="0070053B"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E84D1A" w:rsidRPr="00560ED9" w14:paraId="1E3DB38D" w14:textId="77777777" w:rsidTr="00E84D1A">
        <w:tc>
          <w:tcPr>
            <w:tcW w:w="8978" w:type="dxa"/>
            <w:gridSpan w:val="2"/>
            <w:shd w:val="clear" w:color="auto" w:fill="000000" w:themeFill="text1"/>
          </w:tcPr>
          <w:p w14:paraId="654B8BC3" w14:textId="77777777" w:rsidR="00E84D1A" w:rsidRPr="00560ED9" w:rsidRDefault="00E84D1A" w:rsidP="00E84D1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E84D1A" w:rsidRPr="00560ED9" w14:paraId="14589FA7" w14:textId="77777777" w:rsidTr="00E84D1A">
        <w:tc>
          <w:tcPr>
            <w:tcW w:w="2518" w:type="dxa"/>
          </w:tcPr>
          <w:p w14:paraId="401DD76E" w14:textId="77777777"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53DE5B12" w14:textId="52339C72"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Función constante</w:t>
            </w:r>
          </w:p>
        </w:tc>
      </w:tr>
      <w:tr w:rsidR="00E84D1A" w:rsidRPr="00560ED9" w14:paraId="2D467EE8" w14:textId="77777777" w:rsidTr="00E84D1A">
        <w:tc>
          <w:tcPr>
            <w:tcW w:w="2518" w:type="dxa"/>
          </w:tcPr>
          <w:p w14:paraId="26F1828A" w14:textId="77777777" w:rsidR="00E84D1A" w:rsidRPr="00560ED9" w:rsidRDefault="00E84D1A" w:rsidP="00E84D1A">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1E3ACB9B" w14:textId="77777777" w:rsidR="00170006" w:rsidRDefault="00E84D1A" w:rsidP="00E84D1A">
            <w:pPr>
              <w:tabs>
                <w:tab w:val="right" w:pos="8498"/>
              </w:tabs>
              <w:jc w:val="both"/>
              <w:rPr>
                <w:rFonts w:ascii="Arial" w:hAnsi="Arial" w:cs="Arial"/>
              </w:rPr>
            </w:pPr>
            <w:r w:rsidRPr="00560ED9">
              <w:rPr>
                <w:rFonts w:ascii="Arial" w:hAnsi="Arial" w:cs="Arial"/>
              </w:rPr>
              <w:t>Una función de la forma</w:t>
            </w:r>
          </w:p>
          <w:p w14:paraId="4E3CE80D" w14:textId="4BCB1BDA" w:rsidR="00E84D1A" w:rsidRPr="00170006" w:rsidRDefault="00170006" w:rsidP="00170006">
            <w:pPr>
              <w:tabs>
                <w:tab w:val="right" w:pos="8498"/>
              </w:tabs>
              <w:jc w:val="center"/>
              <w:rPr>
                <w:rFonts w:ascii="Arial" w:eastAsiaTheme="minorEastAsia" w:hAnsi="Arial" w:cs="Arial"/>
                <w:i/>
              </w:rPr>
            </w:pPr>
            <w:r w:rsidRPr="00170006">
              <w:rPr>
                <w:rFonts w:ascii="Arial" w:eastAsiaTheme="minorEastAsia" w:hAnsi="Arial" w:cs="Arial"/>
                <w:i/>
              </w:rPr>
              <w:t>f(x) = a</w:t>
            </w:r>
            <w:r w:rsidRPr="00170006">
              <w:rPr>
                <w:rFonts w:ascii="Arial" w:eastAsiaTheme="minorEastAsia" w:hAnsi="Arial" w:cs="Arial"/>
                <w:i/>
                <w:vertAlign w:val="subscript"/>
              </w:rPr>
              <w:t>0</w:t>
            </w:r>
          </w:p>
          <w:p w14:paraId="2131EF7A" w14:textId="7EFF898E" w:rsidR="00E84D1A" w:rsidRDefault="00170006" w:rsidP="00E84D1A">
            <w:pPr>
              <w:tabs>
                <w:tab w:val="right" w:pos="8498"/>
              </w:tabs>
              <w:jc w:val="both"/>
              <w:rPr>
                <w:rFonts w:ascii="Arial" w:eastAsiaTheme="minorEastAsia" w:hAnsi="Arial" w:cs="Arial"/>
              </w:rPr>
            </w:pPr>
            <w:r>
              <w:rPr>
                <w:rFonts w:ascii="Arial" w:eastAsiaTheme="minorEastAsia" w:hAnsi="Arial" w:cs="Arial"/>
              </w:rPr>
              <w:t xml:space="preserve">con </w:t>
            </w:r>
            <w:r w:rsidRPr="00170006">
              <w:rPr>
                <w:rFonts w:ascii="Arial" w:eastAsiaTheme="minorEastAsia" w:hAnsi="Arial" w:cs="Arial"/>
                <w:i/>
              </w:rPr>
              <w:t>a</w:t>
            </w:r>
            <w:r w:rsidRPr="00170006">
              <w:rPr>
                <w:rFonts w:ascii="Arial" w:eastAsiaTheme="minorEastAsia" w:hAnsi="Arial" w:cs="Arial"/>
                <w:i/>
                <w:vertAlign w:val="subscript"/>
              </w:rPr>
              <w:t>0</w:t>
            </w:r>
            <w:r>
              <w:rPr>
                <w:rFonts w:ascii="Arial" w:eastAsiaTheme="minorEastAsia" w:hAnsi="Arial" w:cs="Arial"/>
                <w:i/>
                <w:vertAlign w:val="subscript"/>
              </w:rPr>
              <w:t xml:space="preserve"> </w:t>
            </w:r>
            <w:r w:rsidRPr="00170006">
              <w:rPr>
                <w:rFonts w:ascii="Cambria Math" w:eastAsiaTheme="minorEastAsia" w:hAnsi="Cambria Math" w:cs="Arial"/>
                <w:i/>
              </w:rPr>
              <w:t>⋲</w:t>
            </w:r>
            <w:r w:rsidRPr="00170006">
              <w:rPr>
                <w:rFonts w:ascii="Arial" w:eastAsiaTheme="minorEastAsia" w:hAnsi="Arial" w:cs="Arial"/>
                <w:i/>
              </w:rPr>
              <w:t xml:space="preserve"> </w:t>
            </w:r>
            <w:r w:rsidRPr="00170006">
              <w:rPr>
                <w:rFonts w:ascii="Cambria Math" w:eastAsiaTheme="minorEastAsia" w:hAnsi="Cambria Math" w:cs="Arial"/>
                <w:i/>
              </w:rPr>
              <w:t>ℝ</w:t>
            </w:r>
            <w:r>
              <w:rPr>
                <w:rFonts w:ascii="Arial" w:eastAsiaTheme="minorEastAsia" w:hAnsi="Arial" w:cs="Arial"/>
              </w:rPr>
              <w:t>, se denomina función constante.</w:t>
            </w:r>
          </w:p>
          <w:p w14:paraId="4D255BFB" w14:textId="77777777" w:rsidR="00E84D1A" w:rsidRPr="00560ED9" w:rsidRDefault="00E84D1A" w:rsidP="00170006">
            <w:pPr>
              <w:tabs>
                <w:tab w:val="right" w:pos="8498"/>
              </w:tabs>
              <w:jc w:val="both"/>
              <w:rPr>
                <w:rFonts w:ascii="Arial" w:eastAsiaTheme="minorEastAsia" w:hAnsi="Arial" w:cs="Arial"/>
              </w:rPr>
            </w:pPr>
          </w:p>
        </w:tc>
      </w:tr>
    </w:tbl>
    <w:p w14:paraId="38C61B9C" w14:textId="5BCCB389" w:rsidR="00B73CAF" w:rsidRPr="00560ED9" w:rsidRDefault="00B73CAF" w:rsidP="00962CCA">
      <w:pPr>
        <w:tabs>
          <w:tab w:val="right" w:pos="8498"/>
        </w:tabs>
        <w:spacing w:after="0"/>
        <w:jc w:val="both"/>
        <w:rPr>
          <w:rFonts w:ascii="Arial" w:hAnsi="Arial" w:cs="Arial"/>
        </w:rPr>
      </w:pPr>
    </w:p>
    <w:p w14:paraId="68AA6CD0" w14:textId="2C4D0F6A" w:rsidR="002038B2" w:rsidRPr="00560ED9" w:rsidRDefault="002038B2" w:rsidP="00962CCA">
      <w:pPr>
        <w:tabs>
          <w:tab w:val="right" w:pos="8498"/>
        </w:tabs>
        <w:spacing w:after="0"/>
        <w:jc w:val="both"/>
        <w:rPr>
          <w:rFonts w:ascii="Arial" w:hAnsi="Arial" w:cs="Arial"/>
        </w:rPr>
      </w:pPr>
      <w:r w:rsidRPr="00560ED9">
        <w:rPr>
          <w:rFonts w:ascii="Arial" w:hAnsi="Arial" w:cs="Arial"/>
        </w:rPr>
        <w:t>La</w:t>
      </w:r>
      <w:r w:rsidR="009A40E1">
        <w:rPr>
          <w:rFonts w:ascii="Arial" w:hAnsi="Arial" w:cs="Arial"/>
        </w:rPr>
        <w:t>s grá</w:t>
      </w:r>
      <w:r w:rsidRPr="00560ED9">
        <w:rPr>
          <w:rFonts w:ascii="Arial" w:hAnsi="Arial" w:cs="Arial"/>
        </w:rPr>
        <w:t>fica</w:t>
      </w:r>
      <w:r w:rsidR="009A40E1">
        <w:rPr>
          <w:rFonts w:ascii="Arial" w:hAnsi="Arial" w:cs="Arial"/>
        </w:rPr>
        <w:t>s</w:t>
      </w:r>
      <w:r w:rsidRPr="00560ED9">
        <w:rPr>
          <w:rFonts w:ascii="Arial" w:hAnsi="Arial" w:cs="Arial"/>
        </w:rPr>
        <w:t xml:space="preserve"> de las funciones constantes </w:t>
      </w:r>
      <w:r w:rsidR="008815F0">
        <w:rPr>
          <w:rFonts w:ascii="Arial" w:hAnsi="Arial" w:cs="Arial"/>
        </w:rPr>
        <w:t xml:space="preserve">siempre son rectas horizontales y </w:t>
      </w:r>
      <w:r w:rsidR="008815F0">
        <w:rPr>
          <w:rFonts w:ascii="Arial" w:eastAsiaTheme="minorEastAsia" w:hAnsi="Arial" w:cs="Arial"/>
        </w:rPr>
        <w:t xml:space="preserve">se caracterizan porque su </w:t>
      </w:r>
      <w:r w:rsidR="008815F0" w:rsidRPr="008815F0">
        <w:rPr>
          <w:rFonts w:ascii="Arial" w:eastAsiaTheme="minorEastAsia" w:hAnsi="Arial" w:cs="Arial"/>
          <w:i/>
        </w:rPr>
        <w:t xml:space="preserve">Dom f = </w:t>
      </w:r>
      <w:r w:rsidR="008815F0" w:rsidRPr="008815F0">
        <w:rPr>
          <w:rFonts w:ascii="Cambria Math" w:eastAsiaTheme="minorEastAsia" w:hAnsi="Cambria Math" w:cs="Arial"/>
          <w:i/>
        </w:rPr>
        <w:t>ℝ</w:t>
      </w:r>
      <w:r w:rsidR="008815F0">
        <w:rPr>
          <w:rFonts w:ascii="Arial" w:eastAsiaTheme="minorEastAsia" w:hAnsi="Arial" w:cs="Arial"/>
        </w:rPr>
        <w:t xml:space="preserve"> y  su </w:t>
      </w:r>
      <w:r w:rsidR="008815F0" w:rsidRPr="008815F0">
        <w:rPr>
          <w:rFonts w:ascii="Arial" w:eastAsiaTheme="minorEastAsia" w:hAnsi="Arial" w:cs="Arial"/>
          <w:i/>
        </w:rPr>
        <w:t>Rang f = {a</w:t>
      </w:r>
      <w:r w:rsidR="008815F0" w:rsidRPr="008815F0">
        <w:rPr>
          <w:rFonts w:ascii="Arial" w:eastAsiaTheme="minorEastAsia" w:hAnsi="Arial" w:cs="Arial"/>
          <w:i/>
          <w:vertAlign w:val="subscript"/>
        </w:rPr>
        <w:t>0</w:t>
      </w:r>
      <w:r w:rsidR="008815F0" w:rsidRPr="008815F0">
        <w:rPr>
          <w:rFonts w:ascii="Arial" w:eastAsiaTheme="minorEastAsia" w:hAnsi="Arial" w:cs="Arial"/>
          <w:i/>
        </w:rPr>
        <w:t>}</w:t>
      </w:r>
      <w:r w:rsidR="00170006">
        <w:rPr>
          <w:rFonts w:ascii="Arial" w:eastAsiaTheme="minorEastAsia" w:hAnsi="Arial" w:cs="Arial"/>
          <w:i/>
        </w:rPr>
        <w:t>.</w:t>
      </w:r>
    </w:p>
    <w:p w14:paraId="7861C8F0" w14:textId="77777777" w:rsidR="00E84D1A" w:rsidRPr="00560ED9" w:rsidRDefault="00E84D1A" w:rsidP="00962CCA">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657D64" w:rsidRPr="00560ED9" w14:paraId="7CC693B7" w14:textId="77777777" w:rsidTr="00657D64">
        <w:tc>
          <w:tcPr>
            <w:tcW w:w="9054" w:type="dxa"/>
            <w:gridSpan w:val="2"/>
            <w:shd w:val="clear" w:color="auto" w:fill="0D0D0D" w:themeFill="text1" w:themeFillTint="F2"/>
          </w:tcPr>
          <w:p w14:paraId="16075302" w14:textId="77777777" w:rsidR="00657D64" w:rsidRPr="00560ED9" w:rsidRDefault="00657D64" w:rsidP="00657D64">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32082029" w14:textId="77777777" w:rsidR="00657D64" w:rsidRPr="00560ED9" w:rsidRDefault="00657D64" w:rsidP="00657D64">
            <w:pPr>
              <w:jc w:val="center"/>
              <w:rPr>
                <w:rFonts w:ascii="Arial" w:hAnsi="Arial" w:cs="Arial"/>
                <w:b/>
                <w:color w:val="FFFFFF" w:themeColor="background1"/>
              </w:rPr>
            </w:pPr>
          </w:p>
        </w:tc>
      </w:tr>
      <w:tr w:rsidR="00657D64" w:rsidRPr="00560ED9" w14:paraId="32360756" w14:textId="77777777" w:rsidTr="00657D64">
        <w:tc>
          <w:tcPr>
            <w:tcW w:w="1384" w:type="dxa"/>
          </w:tcPr>
          <w:p w14:paraId="691DD6FA" w14:textId="77777777" w:rsidR="00657D64" w:rsidRPr="00560ED9" w:rsidRDefault="00657D64" w:rsidP="00657D64">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8CD2CA2" w14:textId="0BF3BD30" w:rsidR="00657D64" w:rsidRPr="00560ED9" w:rsidRDefault="007A3FE8" w:rsidP="002038B2">
            <w:pPr>
              <w:rPr>
                <w:rFonts w:ascii="Arial" w:hAnsi="Arial" w:cs="Arial"/>
                <w:b/>
                <w:color w:val="000000"/>
                <w:sz w:val="18"/>
                <w:szCs w:val="18"/>
              </w:rPr>
            </w:pPr>
            <w:r>
              <w:rPr>
                <w:rFonts w:ascii="Arial" w:hAnsi="Arial" w:cs="Arial"/>
                <w:color w:val="000000"/>
              </w:rPr>
              <w:t>MA_11_02_IMG17</w:t>
            </w:r>
          </w:p>
        </w:tc>
      </w:tr>
      <w:tr w:rsidR="00657D64" w:rsidRPr="00560ED9" w14:paraId="5D93C944" w14:textId="77777777" w:rsidTr="00657D64">
        <w:tc>
          <w:tcPr>
            <w:tcW w:w="1384" w:type="dxa"/>
          </w:tcPr>
          <w:p w14:paraId="5DC448D4" w14:textId="1F60BEBD" w:rsidR="00657D64" w:rsidRPr="00560ED9" w:rsidRDefault="00CA6795" w:rsidP="00657D64">
            <w:pPr>
              <w:rPr>
                <w:rFonts w:ascii="Arial" w:hAnsi="Arial" w:cs="Arial"/>
                <w:color w:val="000000"/>
              </w:rPr>
            </w:pPr>
            <w:r w:rsidRPr="00560ED9">
              <w:rPr>
                <w:rFonts w:ascii="Arial" w:hAnsi="Arial" w:cs="Arial"/>
                <w:b/>
                <w:color w:val="000000"/>
                <w:sz w:val="18"/>
                <w:szCs w:val="18"/>
              </w:rPr>
              <w:t>Descripción</w:t>
            </w:r>
          </w:p>
        </w:tc>
        <w:tc>
          <w:tcPr>
            <w:tcW w:w="7670" w:type="dxa"/>
          </w:tcPr>
          <w:p w14:paraId="4E2ADE02" w14:textId="635FF222" w:rsidR="00657D64" w:rsidRPr="00560ED9" w:rsidRDefault="00CA6795" w:rsidP="00657D64">
            <w:pPr>
              <w:rPr>
                <w:rFonts w:ascii="Arial" w:hAnsi="Arial" w:cs="Arial"/>
                <w:color w:val="000000"/>
              </w:rPr>
            </w:pPr>
            <w:r w:rsidRPr="00560ED9">
              <w:rPr>
                <w:rFonts w:ascii="Arial" w:hAnsi="Arial" w:cs="Arial"/>
                <w:color w:val="000000"/>
              </w:rPr>
              <w:t xml:space="preserve">Función constante </w:t>
            </w:r>
          </w:p>
        </w:tc>
      </w:tr>
      <w:tr w:rsidR="00657D64" w:rsidRPr="00560ED9" w14:paraId="7846B982" w14:textId="77777777" w:rsidTr="00657D64">
        <w:tc>
          <w:tcPr>
            <w:tcW w:w="1384" w:type="dxa"/>
          </w:tcPr>
          <w:p w14:paraId="099D2E0B" w14:textId="77777777" w:rsidR="00657D64" w:rsidRPr="00560ED9" w:rsidRDefault="00657D64" w:rsidP="00657D64">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6DFC0488" w14:textId="7F33D8C9" w:rsidR="00657D64" w:rsidRPr="00560ED9" w:rsidRDefault="002038B2" w:rsidP="00657D64">
            <w:pPr>
              <w:rPr>
                <w:rFonts w:ascii="Arial" w:hAnsi="Arial" w:cs="Arial"/>
                <w:color w:val="000000"/>
              </w:rPr>
            </w:pPr>
            <w:r w:rsidRPr="00560ED9">
              <w:rPr>
                <w:rFonts w:ascii="Arial" w:hAnsi="Arial" w:cs="Arial"/>
                <w:noProof/>
                <w:color w:val="000000"/>
                <w:lang w:val="es-CO" w:eastAsia="es-CO"/>
              </w:rPr>
              <w:drawing>
                <wp:inline distT="0" distB="0" distL="0" distR="0" wp14:anchorId="7BC8F21A" wp14:editId="56862B04">
                  <wp:extent cx="1152525" cy="93766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4522" cy="939291"/>
                          </a:xfrm>
                          <a:prstGeom prst="rect">
                            <a:avLst/>
                          </a:prstGeom>
                          <a:noFill/>
                          <a:ln>
                            <a:noFill/>
                          </a:ln>
                        </pic:spPr>
                      </pic:pic>
                    </a:graphicData>
                  </a:graphic>
                </wp:inline>
              </w:drawing>
            </w:r>
          </w:p>
        </w:tc>
      </w:tr>
      <w:tr w:rsidR="00657D64" w:rsidRPr="00560ED9" w14:paraId="113EAB7C" w14:textId="77777777" w:rsidTr="00657D64">
        <w:tc>
          <w:tcPr>
            <w:tcW w:w="1384" w:type="dxa"/>
          </w:tcPr>
          <w:p w14:paraId="4C47A3D7" w14:textId="77777777" w:rsidR="00657D64" w:rsidRPr="00560ED9" w:rsidRDefault="00657D64" w:rsidP="00657D64">
            <w:pPr>
              <w:rPr>
                <w:rFonts w:ascii="Arial" w:hAnsi="Arial" w:cs="Arial"/>
                <w:color w:val="000000"/>
              </w:rPr>
            </w:pPr>
            <w:r w:rsidRPr="00560ED9">
              <w:rPr>
                <w:rFonts w:ascii="Arial" w:hAnsi="Arial" w:cs="Arial"/>
                <w:b/>
                <w:color w:val="000000"/>
                <w:sz w:val="18"/>
                <w:szCs w:val="18"/>
              </w:rPr>
              <w:lastRenderedPageBreak/>
              <w:t>Pie de imagen</w:t>
            </w:r>
          </w:p>
        </w:tc>
        <w:tc>
          <w:tcPr>
            <w:tcW w:w="7670" w:type="dxa"/>
          </w:tcPr>
          <w:p w14:paraId="7365536E" w14:textId="3826166D" w:rsidR="00657D64" w:rsidRPr="00560ED9" w:rsidRDefault="00CA6795" w:rsidP="00170006">
            <w:pPr>
              <w:tabs>
                <w:tab w:val="right" w:pos="8498"/>
              </w:tabs>
              <w:jc w:val="both"/>
              <w:rPr>
                <w:rFonts w:ascii="Arial" w:eastAsiaTheme="minorEastAsia" w:hAnsi="Arial" w:cs="Arial"/>
              </w:rPr>
            </w:pPr>
            <w:r w:rsidRPr="00560ED9">
              <w:rPr>
                <w:rFonts w:ascii="Arial" w:eastAsiaTheme="minorEastAsia" w:hAnsi="Arial" w:cs="Arial"/>
              </w:rPr>
              <w:t>Representación gráfica de la función constante</w:t>
            </w:r>
            <w:r w:rsidR="00170006">
              <w:rPr>
                <w:rFonts w:ascii="Arial" w:eastAsiaTheme="minorEastAsia" w:hAnsi="Arial" w:cs="Arial"/>
              </w:rPr>
              <w:t xml:space="preserve"> </w:t>
            </w:r>
            <w:r w:rsidR="00170006" w:rsidRPr="00170006">
              <w:rPr>
                <w:rFonts w:ascii="Arial" w:eastAsiaTheme="minorEastAsia" w:hAnsi="Arial" w:cs="Arial"/>
                <w:i/>
              </w:rPr>
              <w:t>f(x) = 2</w:t>
            </w:r>
          </w:p>
        </w:tc>
      </w:tr>
    </w:tbl>
    <w:p w14:paraId="7DFF7CEB" w14:textId="77777777" w:rsidR="00E84D1A" w:rsidRPr="00560ED9" w:rsidRDefault="00E84D1A"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2"/>
        <w:gridCol w:w="6336"/>
      </w:tblGrid>
      <w:tr w:rsidR="00E84D1A" w:rsidRPr="00560ED9" w14:paraId="7D312BF4" w14:textId="77777777" w:rsidTr="00170006">
        <w:tc>
          <w:tcPr>
            <w:tcW w:w="8828" w:type="dxa"/>
            <w:gridSpan w:val="2"/>
            <w:shd w:val="clear" w:color="auto" w:fill="000000" w:themeFill="text1"/>
          </w:tcPr>
          <w:p w14:paraId="40183EE2" w14:textId="77777777" w:rsidR="00E84D1A" w:rsidRPr="00560ED9" w:rsidRDefault="00E84D1A" w:rsidP="00E84D1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E84D1A" w:rsidRPr="00560ED9" w14:paraId="02A54863" w14:textId="77777777" w:rsidTr="00170006">
        <w:tc>
          <w:tcPr>
            <w:tcW w:w="2492" w:type="dxa"/>
          </w:tcPr>
          <w:p w14:paraId="62703742" w14:textId="77777777"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0604D67E" w14:textId="5E2F2596"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Función lineal</w:t>
            </w:r>
          </w:p>
        </w:tc>
      </w:tr>
      <w:tr w:rsidR="00E84D1A" w:rsidRPr="00560ED9" w14:paraId="4D863344" w14:textId="77777777" w:rsidTr="00170006">
        <w:tc>
          <w:tcPr>
            <w:tcW w:w="2492" w:type="dxa"/>
          </w:tcPr>
          <w:p w14:paraId="19D6C2AD" w14:textId="77777777" w:rsidR="00E84D1A" w:rsidRPr="00560ED9" w:rsidRDefault="00E84D1A" w:rsidP="00E84D1A">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5EF72FFA" w14:textId="77777777" w:rsidR="00E84D1A" w:rsidRDefault="00E84D1A" w:rsidP="00E84D1A">
            <w:pPr>
              <w:tabs>
                <w:tab w:val="right" w:pos="8498"/>
              </w:tabs>
              <w:jc w:val="both"/>
              <w:rPr>
                <w:rFonts w:ascii="Arial" w:hAnsi="Arial" w:cs="Arial"/>
              </w:rPr>
            </w:pPr>
            <w:r w:rsidRPr="00560ED9">
              <w:rPr>
                <w:rFonts w:ascii="Arial" w:hAnsi="Arial" w:cs="Arial"/>
              </w:rPr>
              <w:t xml:space="preserve">Una función de la forma </w:t>
            </w:r>
          </w:p>
          <w:p w14:paraId="1E923C54" w14:textId="070F9015" w:rsidR="008815F0" w:rsidRPr="008815F0" w:rsidRDefault="008815F0" w:rsidP="008815F0">
            <w:pPr>
              <w:tabs>
                <w:tab w:val="right" w:pos="8498"/>
              </w:tabs>
              <w:jc w:val="center"/>
              <w:rPr>
                <w:rFonts w:ascii="Arial" w:hAnsi="Arial" w:cs="Arial"/>
                <w:i/>
              </w:rPr>
            </w:pPr>
            <w:r w:rsidRPr="008815F0">
              <w:rPr>
                <w:rFonts w:ascii="Arial" w:hAnsi="Arial" w:cs="Arial"/>
                <w:i/>
              </w:rPr>
              <w:t>f(x) = a</w:t>
            </w:r>
            <w:r w:rsidRPr="008815F0">
              <w:rPr>
                <w:rFonts w:ascii="Arial" w:hAnsi="Arial" w:cs="Arial"/>
                <w:i/>
                <w:vertAlign w:val="subscript"/>
              </w:rPr>
              <w:t>1</w:t>
            </w:r>
            <w:r w:rsidRPr="008815F0">
              <w:rPr>
                <w:rFonts w:ascii="Arial" w:hAnsi="Arial" w:cs="Arial"/>
                <w:i/>
              </w:rPr>
              <w:t>x,</w:t>
            </w:r>
          </w:p>
          <w:p w14:paraId="65321616" w14:textId="29374B43" w:rsidR="00E84D1A" w:rsidRPr="00560ED9" w:rsidRDefault="00E84D1A" w:rsidP="008815F0">
            <w:pPr>
              <w:tabs>
                <w:tab w:val="right" w:pos="8498"/>
              </w:tabs>
              <w:jc w:val="both"/>
              <w:rPr>
                <w:rFonts w:ascii="Arial" w:eastAsiaTheme="minorEastAsia" w:hAnsi="Arial" w:cs="Arial"/>
              </w:rPr>
            </w:pPr>
            <w:r w:rsidRPr="00560ED9">
              <w:rPr>
                <w:rFonts w:ascii="Arial" w:eastAsiaTheme="minorEastAsia" w:hAnsi="Arial" w:cs="Arial"/>
              </w:rPr>
              <w:t>con</w:t>
            </w:r>
            <w:r w:rsidR="008815F0">
              <w:rPr>
                <w:rFonts w:ascii="Arial" w:eastAsiaTheme="minorEastAsia" w:hAnsi="Arial" w:cs="Arial"/>
              </w:rPr>
              <w:t xml:space="preserve"> a</w:t>
            </w:r>
            <w:r w:rsidR="008815F0" w:rsidRPr="008815F0">
              <w:rPr>
                <w:rFonts w:ascii="Arial" w:eastAsiaTheme="minorEastAsia" w:hAnsi="Arial" w:cs="Arial"/>
                <w:vertAlign w:val="subscript"/>
              </w:rPr>
              <w:t>1</w:t>
            </w:r>
            <w:r w:rsidR="008815F0">
              <w:rPr>
                <w:rFonts w:ascii="Arial" w:eastAsiaTheme="minorEastAsia" w:hAnsi="Arial" w:cs="Arial"/>
              </w:rPr>
              <w:t xml:space="preserve"> </w:t>
            </w:r>
            <w:r w:rsidR="008815F0">
              <w:rPr>
                <w:rFonts w:ascii="Cambria Math" w:eastAsiaTheme="minorEastAsia" w:hAnsi="Cambria Math" w:cs="Arial"/>
              </w:rPr>
              <w:t>⋲</w:t>
            </w:r>
            <w:r w:rsidR="008815F0">
              <w:rPr>
                <w:rFonts w:ascii="Arial" w:eastAsiaTheme="minorEastAsia" w:hAnsi="Arial" w:cs="Arial"/>
              </w:rPr>
              <w:t xml:space="preserve"> </w:t>
            </w:r>
            <w:r w:rsidR="008815F0">
              <w:rPr>
                <w:rFonts w:ascii="Cambria Math" w:eastAsiaTheme="minorEastAsia" w:hAnsi="Cambria Math" w:cs="Arial"/>
              </w:rPr>
              <w:t>ℝ</w:t>
            </w:r>
            <w:r w:rsidR="008815F0">
              <w:rPr>
                <w:rFonts w:ascii="Arial" w:eastAsiaTheme="minorEastAsia" w:hAnsi="Arial" w:cs="Arial"/>
              </w:rPr>
              <w:t xml:space="preserve"> - {0} </w:t>
            </w:r>
            <w:r w:rsidRPr="00560ED9">
              <w:rPr>
                <w:rFonts w:ascii="Arial" w:eastAsiaTheme="minorEastAsia" w:hAnsi="Arial" w:cs="Arial"/>
              </w:rPr>
              <w:t xml:space="preserve"> se denomina función lineal</w:t>
            </w:r>
            <w:r w:rsidR="00AF6A77" w:rsidRPr="00560ED9">
              <w:rPr>
                <w:rFonts w:ascii="Arial" w:eastAsiaTheme="minorEastAsia" w:hAnsi="Arial" w:cs="Arial"/>
              </w:rPr>
              <w:t>.</w:t>
            </w:r>
          </w:p>
        </w:tc>
      </w:tr>
    </w:tbl>
    <w:p w14:paraId="2B56E83D" w14:textId="77777777" w:rsidR="00E84D1A" w:rsidRPr="00560ED9" w:rsidRDefault="00E84D1A" w:rsidP="00962CCA">
      <w:pPr>
        <w:tabs>
          <w:tab w:val="right" w:pos="8498"/>
        </w:tabs>
        <w:spacing w:after="0"/>
        <w:jc w:val="both"/>
        <w:rPr>
          <w:rFonts w:ascii="Arial" w:hAnsi="Arial" w:cs="Arial"/>
        </w:rPr>
      </w:pPr>
    </w:p>
    <w:p w14:paraId="76A9410C" w14:textId="428D2D28" w:rsidR="00FC3236" w:rsidRDefault="00E85A06" w:rsidP="001E138F">
      <w:pPr>
        <w:tabs>
          <w:tab w:val="right" w:pos="8498"/>
        </w:tabs>
        <w:spacing w:after="0"/>
        <w:jc w:val="both"/>
        <w:rPr>
          <w:rFonts w:ascii="Arial" w:hAnsi="Arial" w:cs="Arial"/>
        </w:rPr>
      </w:pPr>
      <w:r>
        <w:rPr>
          <w:rFonts w:ascii="Arial" w:hAnsi="Arial" w:cs="Arial"/>
        </w:rPr>
        <w:t>Las gráficas</w:t>
      </w:r>
      <w:r w:rsidR="001E138F" w:rsidRPr="00560ED9">
        <w:rPr>
          <w:rFonts w:ascii="Arial" w:hAnsi="Arial" w:cs="Arial"/>
        </w:rPr>
        <w:t xml:space="preserve"> de las funciones </w:t>
      </w:r>
      <w:r w:rsidR="008D5879" w:rsidRPr="00560ED9">
        <w:rPr>
          <w:rFonts w:ascii="Arial" w:hAnsi="Arial" w:cs="Arial"/>
        </w:rPr>
        <w:t xml:space="preserve">lineales </w:t>
      </w:r>
      <w:r w:rsidR="001E138F" w:rsidRPr="00560ED9">
        <w:rPr>
          <w:rFonts w:ascii="Arial" w:hAnsi="Arial" w:cs="Arial"/>
        </w:rPr>
        <w:t>son</w:t>
      </w:r>
      <w:r w:rsidR="008D5879" w:rsidRPr="00560ED9">
        <w:rPr>
          <w:rFonts w:ascii="Arial" w:hAnsi="Arial" w:cs="Arial"/>
        </w:rPr>
        <w:t xml:space="preserve"> </w:t>
      </w:r>
      <w:r w:rsidR="002A7A63" w:rsidRPr="00560ED9">
        <w:rPr>
          <w:rFonts w:ascii="Arial" w:hAnsi="Arial" w:cs="Arial"/>
        </w:rPr>
        <w:t>líneas</w:t>
      </w:r>
      <w:r w:rsidR="001E138F" w:rsidRPr="00560ED9">
        <w:rPr>
          <w:rFonts w:ascii="Arial" w:hAnsi="Arial" w:cs="Arial"/>
        </w:rPr>
        <w:t xml:space="preserve"> rectas con inclinación que pasan por el origen.</w:t>
      </w:r>
      <w:r w:rsidR="00FC3236">
        <w:rPr>
          <w:rFonts w:ascii="Arial" w:hAnsi="Arial" w:cs="Arial"/>
        </w:rPr>
        <w:t xml:space="preserve"> </w:t>
      </w:r>
    </w:p>
    <w:p w14:paraId="4B07E631" w14:textId="77777777" w:rsidR="001E138F" w:rsidRPr="00560ED9" w:rsidRDefault="001E138F" w:rsidP="001E138F">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1E138F" w:rsidRPr="00560ED9" w14:paraId="2CC1DD4F" w14:textId="77777777" w:rsidTr="001E138F">
        <w:tc>
          <w:tcPr>
            <w:tcW w:w="9054" w:type="dxa"/>
            <w:gridSpan w:val="2"/>
            <w:shd w:val="clear" w:color="auto" w:fill="0D0D0D" w:themeFill="text1" w:themeFillTint="F2"/>
          </w:tcPr>
          <w:p w14:paraId="0916BB13" w14:textId="77777777" w:rsidR="001E138F" w:rsidRPr="00560ED9" w:rsidRDefault="001E138F" w:rsidP="001E138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48137024" w14:textId="77777777" w:rsidR="001E138F" w:rsidRPr="00560ED9" w:rsidRDefault="001E138F" w:rsidP="001E138F">
            <w:pPr>
              <w:jc w:val="center"/>
              <w:rPr>
                <w:rFonts w:ascii="Arial" w:hAnsi="Arial" w:cs="Arial"/>
                <w:b/>
                <w:color w:val="FFFFFF" w:themeColor="background1"/>
              </w:rPr>
            </w:pPr>
          </w:p>
        </w:tc>
      </w:tr>
      <w:tr w:rsidR="001E138F" w:rsidRPr="00560ED9" w14:paraId="2141DE8B" w14:textId="77777777" w:rsidTr="001E138F">
        <w:tc>
          <w:tcPr>
            <w:tcW w:w="1384" w:type="dxa"/>
          </w:tcPr>
          <w:p w14:paraId="2453FD70" w14:textId="77777777" w:rsidR="001E138F" w:rsidRPr="00560ED9" w:rsidRDefault="001E138F" w:rsidP="001E138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452E6E14" w14:textId="3B69AFDB" w:rsidR="001E138F" w:rsidRPr="00560ED9" w:rsidRDefault="007A3FE8" w:rsidP="001E138F">
            <w:pPr>
              <w:rPr>
                <w:rFonts w:ascii="Arial" w:hAnsi="Arial" w:cs="Arial"/>
                <w:b/>
                <w:color w:val="000000"/>
                <w:sz w:val="18"/>
                <w:szCs w:val="18"/>
              </w:rPr>
            </w:pPr>
            <w:r>
              <w:rPr>
                <w:rFonts w:ascii="Arial" w:hAnsi="Arial" w:cs="Arial"/>
                <w:color w:val="000000"/>
              </w:rPr>
              <w:t>MA_11_02_IMG18</w:t>
            </w:r>
          </w:p>
        </w:tc>
      </w:tr>
      <w:tr w:rsidR="001E138F" w:rsidRPr="00560ED9" w14:paraId="04ECE8FA" w14:textId="77777777" w:rsidTr="00276BC3">
        <w:tc>
          <w:tcPr>
            <w:tcW w:w="1384" w:type="dxa"/>
          </w:tcPr>
          <w:p w14:paraId="770335D6" w14:textId="1EEA7071" w:rsidR="001E138F" w:rsidRPr="00560ED9" w:rsidRDefault="008D5879" w:rsidP="001E138F">
            <w:pPr>
              <w:rPr>
                <w:rFonts w:ascii="Arial" w:hAnsi="Arial" w:cs="Arial"/>
                <w:color w:val="000000"/>
              </w:rPr>
            </w:pPr>
            <w:r w:rsidRPr="00560ED9">
              <w:rPr>
                <w:rFonts w:ascii="Arial" w:hAnsi="Arial" w:cs="Arial"/>
                <w:b/>
                <w:color w:val="000000"/>
                <w:sz w:val="18"/>
                <w:szCs w:val="18"/>
              </w:rPr>
              <w:t xml:space="preserve">Descripción </w:t>
            </w:r>
          </w:p>
        </w:tc>
        <w:tc>
          <w:tcPr>
            <w:tcW w:w="7670" w:type="dxa"/>
            <w:shd w:val="clear" w:color="auto" w:fill="auto"/>
          </w:tcPr>
          <w:p w14:paraId="51354D8D" w14:textId="272DF1B4" w:rsidR="001E138F" w:rsidRPr="00560ED9" w:rsidRDefault="001E138F">
            <w:pPr>
              <w:rPr>
                <w:rFonts w:ascii="Arial" w:hAnsi="Arial" w:cs="Arial"/>
                <w:color w:val="000000"/>
              </w:rPr>
            </w:pPr>
            <w:r w:rsidRPr="00FC3236">
              <w:rPr>
                <w:rFonts w:ascii="Arial" w:hAnsi="Arial" w:cs="Arial"/>
                <w:color w:val="000000"/>
              </w:rPr>
              <w:t>G</w:t>
            </w:r>
            <w:r w:rsidR="00E85A06" w:rsidRPr="00FC3236">
              <w:rPr>
                <w:rFonts w:ascii="Arial" w:hAnsi="Arial" w:cs="Arial"/>
                <w:color w:val="000000"/>
              </w:rPr>
              <w:t>rá</w:t>
            </w:r>
            <w:r w:rsidRPr="00FC3236">
              <w:rPr>
                <w:rFonts w:ascii="Arial" w:hAnsi="Arial" w:cs="Arial"/>
                <w:color w:val="000000"/>
              </w:rPr>
              <w:t>fica</w:t>
            </w:r>
            <w:r w:rsidR="00E85A06" w:rsidRPr="00FC3236">
              <w:rPr>
                <w:rFonts w:ascii="Arial" w:hAnsi="Arial" w:cs="Arial"/>
                <w:color w:val="000000"/>
              </w:rPr>
              <w:t>s</w:t>
            </w:r>
            <w:r w:rsidRPr="00FC3236">
              <w:rPr>
                <w:rFonts w:ascii="Arial" w:hAnsi="Arial" w:cs="Arial"/>
                <w:color w:val="000000"/>
              </w:rPr>
              <w:t xml:space="preserve"> de varias funciones lineales </w:t>
            </w:r>
            <w:r w:rsidR="008D5879" w:rsidRPr="00FC3236">
              <w:rPr>
                <w:rFonts w:ascii="Arial" w:hAnsi="Arial" w:cs="Arial"/>
                <w:color w:val="000000"/>
              </w:rPr>
              <w:t>en el mismo plano cartesiano</w:t>
            </w:r>
            <w:r w:rsidR="008D5879" w:rsidRPr="00FC3236">
              <w:rPr>
                <w:rFonts w:ascii="Arial" w:hAnsi="Arial" w:cs="Arial"/>
                <w:color w:val="000000"/>
                <w:shd w:val="clear" w:color="auto" w:fill="F79646" w:themeFill="accent6"/>
              </w:rPr>
              <w:t xml:space="preserve">, </w:t>
            </w:r>
            <w:r w:rsidRPr="00FC3236">
              <w:rPr>
                <w:rFonts w:ascii="Arial" w:hAnsi="Arial" w:cs="Arial"/>
                <w:color w:val="000000"/>
                <w:shd w:val="clear" w:color="auto" w:fill="F79646" w:themeFill="accent6"/>
              </w:rPr>
              <w:t>en distintos colores con su rotulo, es decir con la expresión al</w:t>
            </w:r>
            <w:r w:rsidR="008D5879" w:rsidRPr="00FC3236">
              <w:rPr>
                <w:rFonts w:ascii="Arial" w:hAnsi="Arial" w:cs="Arial"/>
                <w:color w:val="000000"/>
                <w:shd w:val="clear" w:color="auto" w:fill="F79646" w:themeFill="accent6"/>
              </w:rPr>
              <w:t>g</w:t>
            </w:r>
            <w:r w:rsidRPr="00FC3236">
              <w:rPr>
                <w:rFonts w:ascii="Arial" w:hAnsi="Arial" w:cs="Arial"/>
                <w:color w:val="000000"/>
                <w:shd w:val="clear" w:color="auto" w:fill="F79646" w:themeFill="accent6"/>
              </w:rPr>
              <w:t>e</w:t>
            </w:r>
            <w:r w:rsidR="008D5879" w:rsidRPr="00FC3236">
              <w:rPr>
                <w:rFonts w:ascii="Arial" w:hAnsi="Arial" w:cs="Arial"/>
                <w:color w:val="000000"/>
                <w:shd w:val="clear" w:color="auto" w:fill="F79646" w:themeFill="accent6"/>
              </w:rPr>
              <w:t>b</w:t>
            </w:r>
            <w:r w:rsidRPr="00FC3236">
              <w:rPr>
                <w:rFonts w:ascii="Arial" w:hAnsi="Arial" w:cs="Arial"/>
                <w:color w:val="000000"/>
                <w:shd w:val="clear" w:color="auto" w:fill="F79646" w:themeFill="accent6"/>
              </w:rPr>
              <w:t>raica que las define.</w:t>
            </w:r>
            <w:r w:rsidR="008D5879" w:rsidRPr="00FC3236">
              <w:rPr>
                <w:rFonts w:ascii="Arial" w:hAnsi="Arial" w:cs="Arial"/>
                <w:color w:val="000000"/>
                <w:shd w:val="clear" w:color="auto" w:fill="F79646" w:themeFill="accent6"/>
              </w:rPr>
              <w:t xml:space="preserve"> Como en la imagen 47, se sugiere graficar f(x)=x, f(x)=-x, f(x)=2x, f(x)=-2x, f(x)=3x, f(x)=-3x</w:t>
            </w:r>
          </w:p>
        </w:tc>
      </w:tr>
      <w:tr w:rsidR="001E138F" w:rsidRPr="00560ED9" w14:paraId="0E8C21E8" w14:textId="77777777" w:rsidTr="00D1508A">
        <w:tc>
          <w:tcPr>
            <w:tcW w:w="1384" w:type="dxa"/>
          </w:tcPr>
          <w:p w14:paraId="0FB26EA1" w14:textId="77777777" w:rsidR="001E138F" w:rsidRPr="00560ED9" w:rsidRDefault="001E138F" w:rsidP="001E138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shd w:val="clear" w:color="auto" w:fill="B6DDE8" w:themeFill="accent5" w:themeFillTint="66"/>
          </w:tcPr>
          <w:p w14:paraId="4B4AC59E" w14:textId="69A51525" w:rsidR="001E138F" w:rsidRPr="00560ED9" w:rsidRDefault="001E138F" w:rsidP="001E138F">
            <w:pPr>
              <w:rPr>
                <w:rFonts w:ascii="Arial" w:hAnsi="Arial" w:cs="Arial"/>
                <w:color w:val="000000"/>
              </w:rPr>
            </w:pPr>
          </w:p>
        </w:tc>
      </w:tr>
      <w:tr w:rsidR="001E138F" w:rsidRPr="00560ED9" w14:paraId="1194C6F4" w14:textId="77777777" w:rsidTr="001E138F">
        <w:tc>
          <w:tcPr>
            <w:tcW w:w="1384" w:type="dxa"/>
          </w:tcPr>
          <w:p w14:paraId="30FD7D26" w14:textId="77777777" w:rsidR="001E138F" w:rsidRPr="00560ED9" w:rsidRDefault="001E138F" w:rsidP="001E138F">
            <w:pPr>
              <w:rPr>
                <w:rFonts w:ascii="Arial" w:hAnsi="Arial" w:cs="Arial"/>
                <w:color w:val="000000"/>
              </w:rPr>
            </w:pPr>
            <w:r w:rsidRPr="00560ED9">
              <w:rPr>
                <w:rFonts w:ascii="Arial" w:hAnsi="Arial" w:cs="Arial"/>
                <w:b/>
                <w:color w:val="000000"/>
                <w:sz w:val="18"/>
                <w:szCs w:val="18"/>
              </w:rPr>
              <w:t>Pie de imagen</w:t>
            </w:r>
          </w:p>
        </w:tc>
        <w:tc>
          <w:tcPr>
            <w:tcW w:w="7670" w:type="dxa"/>
          </w:tcPr>
          <w:p w14:paraId="07B6F9AB" w14:textId="3A3780B5" w:rsidR="001E138F" w:rsidRPr="00560ED9" w:rsidRDefault="00D33673" w:rsidP="001E138F">
            <w:pPr>
              <w:tabs>
                <w:tab w:val="right" w:pos="8498"/>
              </w:tabs>
              <w:jc w:val="both"/>
              <w:rPr>
                <w:rFonts w:ascii="Arial" w:eastAsiaTheme="minorEastAsia" w:hAnsi="Arial" w:cs="Arial"/>
              </w:rPr>
            </w:pPr>
            <w:r>
              <w:rPr>
                <w:rFonts w:ascii="Arial" w:eastAsiaTheme="minorEastAsia" w:hAnsi="Arial" w:cs="Arial"/>
              </w:rPr>
              <w:t>Representación gráfica de</w:t>
            </w:r>
            <w:r w:rsidR="001E138F" w:rsidRPr="00560ED9">
              <w:rPr>
                <w:rFonts w:ascii="Arial" w:eastAsiaTheme="minorEastAsia" w:hAnsi="Arial" w:cs="Arial"/>
              </w:rPr>
              <w:t xml:space="preserve"> funciones lineales</w:t>
            </w:r>
            <w:r w:rsidR="00FC3236">
              <w:rPr>
                <w:rFonts w:ascii="Arial" w:eastAsiaTheme="minorEastAsia" w:hAnsi="Arial" w:cs="Arial"/>
              </w:rPr>
              <w:t>.</w:t>
            </w:r>
          </w:p>
        </w:tc>
      </w:tr>
    </w:tbl>
    <w:p w14:paraId="0A2697AE" w14:textId="77777777" w:rsidR="001E138F" w:rsidRPr="00560ED9" w:rsidRDefault="001E138F" w:rsidP="00AC0B6B">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2"/>
        <w:gridCol w:w="6336"/>
      </w:tblGrid>
      <w:tr w:rsidR="00E84D1A" w:rsidRPr="00560ED9" w14:paraId="0EE62AC5" w14:textId="77777777" w:rsidTr="00FC3236">
        <w:tc>
          <w:tcPr>
            <w:tcW w:w="8828" w:type="dxa"/>
            <w:gridSpan w:val="2"/>
            <w:shd w:val="clear" w:color="auto" w:fill="000000" w:themeFill="text1"/>
          </w:tcPr>
          <w:p w14:paraId="3CFB472C" w14:textId="77777777" w:rsidR="00E84D1A" w:rsidRPr="00560ED9" w:rsidRDefault="00E84D1A" w:rsidP="00E84D1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E84D1A" w:rsidRPr="00560ED9" w14:paraId="6B42C2DA" w14:textId="77777777" w:rsidTr="00FC3236">
        <w:tc>
          <w:tcPr>
            <w:tcW w:w="2492" w:type="dxa"/>
          </w:tcPr>
          <w:p w14:paraId="2F037B7E" w14:textId="77777777"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33A565E5" w14:textId="2F1370C8"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 xml:space="preserve">Función </w:t>
            </w:r>
            <w:r w:rsidR="00C000AD" w:rsidRPr="00560ED9">
              <w:rPr>
                <w:rFonts w:ascii="Arial" w:hAnsi="Arial" w:cs="Arial"/>
                <w:b/>
                <w:color w:val="000000"/>
                <w:sz w:val="24"/>
                <w:szCs w:val="24"/>
              </w:rPr>
              <w:t>afín</w:t>
            </w:r>
          </w:p>
        </w:tc>
      </w:tr>
      <w:tr w:rsidR="00E84D1A" w:rsidRPr="00560ED9" w14:paraId="0EC8E3F9" w14:textId="77777777" w:rsidTr="00FC3236">
        <w:tc>
          <w:tcPr>
            <w:tcW w:w="2492" w:type="dxa"/>
          </w:tcPr>
          <w:p w14:paraId="7B3A1C07" w14:textId="77777777" w:rsidR="00E84D1A" w:rsidRPr="00560ED9" w:rsidRDefault="00E84D1A" w:rsidP="00E84D1A">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7F523C0A" w14:textId="77777777" w:rsidR="00E84D1A" w:rsidRDefault="00E84D1A" w:rsidP="00E84D1A">
            <w:pPr>
              <w:tabs>
                <w:tab w:val="right" w:pos="8498"/>
              </w:tabs>
              <w:jc w:val="both"/>
              <w:rPr>
                <w:rFonts w:ascii="Arial" w:hAnsi="Arial" w:cs="Arial"/>
              </w:rPr>
            </w:pPr>
            <w:r w:rsidRPr="00560ED9">
              <w:rPr>
                <w:rFonts w:ascii="Arial" w:hAnsi="Arial" w:cs="Arial"/>
              </w:rPr>
              <w:t xml:space="preserve">Una función de la forma </w:t>
            </w:r>
          </w:p>
          <w:p w14:paraId="6A7598F0" w14:textId="1F3BE80C" w:rsidR="00FC3236" w:rsidRPr="00FC3236" w:rsidRDefault="00FC3236" w:rsidP="00FC3236">
            <w:pPr>
              <w:tabs>
                <w:tab w:val="right" w:pos="8498"/>
              </w:tabs>
              <w:jc w:val="center"/>
              <w:rPr>
                <w:rFonts w:ascii="Arial" w:hAnsi="Arial" w:cs="Arial"/>
                <w:i/>
              </w:rPr>
            </w:pPr>
            <w:r w:rsidRPr="00FC3236">
              <w:rPr>
                <w:rFonts w:ascii="Arial" w:hAnsi="Arial" w:cs="Arial"/>
                <w:i/>
              </w:rPr>
              <w:t>f(x) = a</w:t>
            </w:r>
            <w:r w:rsidRPr="00FC3236">
              <w:rPr>
                <w:rFonts w:ascii="Arial" w:hAnsi="Arial" w:cs="Arial"/>
                <w:i/>
                <w:vertAlign w:val="subscript"/>
              </w:rPr>
              <w:t>1</w:t>
            </w:r>
            <w:r w:rsidRPr="00FC3236">
              <w:rPr>
                <w:rFonts w:ascii="Arial" w:hAnsi="Arial" w:cs="Arial"/>
                <w:i/>
              </w:rPr>
              <w:t>x + a</w:t>
            </w:r>
            <w:r w:rsidRPr="00FC3236">
              <w:rPr>
                <w:rFonts w:ascii="Arial" w:hAnsi="Arial" w:cs="Arial"/>
                <w:i/>
                <w:vertAlign w:val="subscript"/>
              </w:rPr>
              <w:t>0</w:t>
            </w:r>
          </w:p>
          <w:p w14:paraId="2A796949" w14:textId="56F20ADF" w:rsidR="00E84D1A" w:rsidRPr="00560ED9" w:rsidRDefault="00B971D7" w:rsidP="00FC3236">
            <w:pPr>
              <w:tabs>
                <w:tab w:val="right" w:pos="8498"/>
              </w:tabs>
              <w:jc w:val="both"/>
              <w:rPr>
                <w:rFonts w:ascii="Arial" w:eastAsiaTheme="minorEastAsia" w:hAnsi="Arial" w:cs="Arial"/>
              </w:rPr>
            </w:pPr>
            <w:proofErr w:type="gramStart"/>
            <w:r>
              <w:rPr>
                <w:rFonts w:ascii="Arial" w:eastAsiaTheme="minorEastAsia" w:hAnsi="Arial" w:cs="Arial"/>
              </w:rPr>
              <w:t>c</w:t>
            </w:r>
            <w:r w:rsidR="00C000AD" w:rsidRPr="00560ED9">
              <w:rPr>
                <w:rFonts w:ascii="Arial" w:eastAsiaTheme="minorEastAsia" w:hAnsi="Arial" w:cs="Arial"/>
              </w:rPr>
              <w:t>on</w:t>
            </w:r>
            <w:proofErr w:type="gramEnd"/>
            <w:r w:rsidR="00FC3236">
              <w:rPr>
                <w:rFonts w:ascii="Arial" w:eastAsiaTheme="minorEastAsia" w:hAnsi="Arial" w:cs="Arial"/>
              </w:rPr>
              <w:t xml:space="preserve"> a</w:t>
            </w:r>
            <w:r w:rsidR="00FC3236" w:rsidRPr="00FC3236">
              <w:rPr>
                <w:rFonts w:ascii="Arial" w:eastAsiaTheme="minorEastAsia" w:hAnsi="Arial" w:cs="Arial"/>
                <w:vertAlign w:val="subscript"/>
              </w:rPr>
              <w:t>0</w:t>
            </w:r>
            <w:r w:rsidR="00FC3236">
              <w:rPr>
                <w:rFonts w:ascii="Arial" w:eastAsiaTheme="minorEastAsia" w:hAnsi="Arial" w:cs="Arial"/>
              </w:rPr>
              <w:t>, a</w:t>
            </w:r>
            <w:r w:rsidR="00FC3236" w:rsidRPr="00FC3236">
              <w:rPr>
                <w:rFonts w:ascii="Arial" w:eastAsiaTheme="minorEastAsia" w:hAnsi="Arial" w:cs="Arial"/>
                <w:vertAlign w:val="subscript"/>
              </w:rPr>
              <w:t>1</w:t>
            </w:r>
            <w:r w:rsidR="00FC3236">
              <w:rPr>
                <w:rFonts w:ascii="Arial" w:eastAsiaTheme="minorEastAsia" w:hAnsi="Arial" w:cs="Arial"/>
              </w:rPr>
              <w:t xml:space="preserve"> </w:t>
            </w:r>
            <w:r w:rsidR="00FC3236">
              <w:rPr>
                <w:rFonts w:ascii="Cambria Math" w:eastAsiaTheme="minorEastAsia" w:hAnsi="Cambria Math" w:cs="Arial"/>
              </w:rPr>
              <w:t>⋲</w:t>
            </w:r>
            <w:r w:rsidR="00FC3236">
              <w:rPr>
                <w:rFonts w:ascii="Arial" w:eastAsiaTheme="minorEastAsia" w:hAnsi="Arial" w:cs="Arial"/>
              </w:rPr>
              <w:t xml:space="preserve"> </w:t>
            </w:r>
            <w:r w:rsidR="00FC3236">
              <w:rPr>
                <w:rFonts w:ascii="Cambria Math" w:eastAsiaTheme="minorEastAsia" w:hAnsi="Cambria Math" w:cs="Arial"/>
              </w:rPr>
              <w:t>ℝ</w:t>
            </w:r>
            <w:r w:rsidR="00FC3236">
              <w:rPr>
                <w:rFonts w:ascii="Arial" w:eastAsiaTheme="minorEastAsia" w:hAnsi="Arial" w:cs="Arial"/>
              </w:rPr>
              <w:t xml:space="preserve"> - {0}</w:t>
            </w:r>
            <w:r>
              <w:rPr>
                <w:rFonts w:ascii="Arial" w:eastAsiaTheme="minorEastAsia" w:hAnsi="Arial" w:cs="Arial"/>
              </w:rPr>
              <w:t>,</w:t>
            </w:r>
            <w:r w:rsidR="00E84D1A" w:rsidRPr="00560ED9">
              <w:rPr>
                <w:rFonts w:ascii="Arial" w:eastAsiaTheme="minorEastAsia" w:hAnsi="Arial" w:cs="Arial"/>
              </w:rPr>
              <w:t xml:space="preserve"> se denomina función af</w:t>
            </w:r>
            <w:r w:rsidR="00C000AD" w:rsidRPr="00560ED9">
              <w:rPr>
                <w:rFonts w:ascii="Arial" w:eastAsiaTheme="minorEastAsia" w:hAnsi="Arial" w:cs="Arial"/>
              </w:rPr>
              <w:t>í</w:t>
            </w:r>
            <w:r w:rsidR="00E84D1A" w:rsidRPr="00560ED9">
              <w:rPr>
                <w:rFonts w:ascii="Arial" w:eastAsiaTheme="minorEastAsia" w:hAnsi="Arial" w:cs="Arial"/>
              </w:rPr>
              <w:t>n.</w:t>
            </w:r>
          </w:p>
        </w:tc>
      </w:tr>
    </w:tbl>
    <w:p w14:paraId="3FA319CA" w14:textId="77777777" w:rsidR="00B73CAF" w:rsidRPr="00560ED9" w:rsidRDefault="00B73CAF" w:rsidP="00962CCA">
      <w:pPr>
        <w:tabs>
          <w:tab w:val="right" w:pos="8498"/>
        </w:tabs>
        <w:spacing w:after="0"/>
        <w:jc w:val="both"/>
        <w:rPr>
          <w:rFonts w:ascii="Arial" w:hAnsi="Arial" w:cs="Arial"/>
        </w:rPr>
      </w:pPr>
    </w:p>
    <w:p w14:paraId="3A94DAEE" w14:textId="1D1D9B33" w:rsidR="002038B2" w:rsidRPr="00560ED9" w:rsidRDefault="002038B2" w:rsidP="002038B2">
      <w:pPr>
        <w:tabs>
          <w:tab w:val="right" w:pos="8498"/>
        </w:tabs>
        <w:spacing w:after="0"/>
        <w:jc w:val="both"/>
        <w:rPr>
          <w:rFonts w:ascii="Arial" w:hAnsi="Arial" w:cs="Arial"/>
        </w:rPr>
      </w:pPr>
      <w:r w:rsidRPr="00560ED9">
        <w:rPr>
          <w:rFonts w:ascii="Arial" w:hAnsi="Arial" w:cs="Arial"/>
        </w:rPr>
        <w:t>La gr</w:t>
      </w:r>
      <w:r w:rsidR="00474602" w:rsidRPr="00560ED9">
        <w:rPr>
          <w:rFonts w:ascii="Arial" w:hAnsi="Arial" w:cs="Arial"/>
        </w:rPr>
        <w:t>á</w:t>
      </w:r>
      <w:r w:rsidRPr="00560ED9">
        <w:rPr>
          <w:rFonts w:ascii="Arial" w:hAnsi="Arial" w:cs="Arial"/>
        </w:rPr>
        <w:t xml:space="preserve">fica de </w:t>
      </w:r>
      <w:r w:rsidR="007C523B" w:rsidRPr="00560ED9">
        <w:rPr>
          <w:rFonts w:ascii="Arial" w:hAnsi="Arial" w:cs="Arial"/>
        </w:rPr>
        <w:t>una</w:t>
      </w:r>
      <w:r w:rsidRPr="00560ED9">
        <w:rPr>
          <w:rFonts w:ascii="Arial" w:hAnsi="Arial" w:cs="Arial"/>
        </w:rPr>
        <w:t xml:space="preserve"> </w:t>
      </w:r>
      <w:r w:rsidR="007C523B" w:rsidRPr="00560ED9">
        <w:rPr>
          <w:rFonts w:ascii="Arial" w:hAnsi="Arial" w:cs="Arial"/>
        </w:rPr>
        <w:t xml:space="preserve">función afín es una línea </w:t>
      </w:r>
      <w:r w:rsidRPr="00560ED9">
        <w:rPr>
          <w:rFonts w:ascii="Arial" w:hAnsi="Arial" w:cs="Arial"/>
        </w:rPr>
        <w:t>recta con inclinación que no pasa por el origen.</w:t>
      </w:r>
    </w:p>
    <w:p w14:paraId="7B9FAF8E" w14:textId="77777777" w:rsidR="002038B2" w:rsidRPr="00560ED9" w:rsidRDefault="002038B2" w:rsidP="002038B2">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2038B2" w:rsidRPr="00560ED9" w14:paraId="3B5AC0DB" w14:textId="77777777" w:rsidTr="002038B2">
        <w:tc>
          <w:tcPr>
            <w:tcW w:w="9054" w:type="dxa"/>
            <w:gridSpan w:val="2"/>
            <w:shd w:val="clear" w:color="auto" w:fill="0D0D0D" w:themeFill="text1" w:themeFillTint="F2"/>
          </w:tcPr>
          <w:p w14:paraId="381EC549" w14:textId="77777777" w:rsidR="002038B2" w:rsidRPr="00560ED9" w:rsidRDefault="002038B2" w:rsidP="002038B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0F834E2D" w14:textId="77777777" w:rsidR="002038B2" w:rsidRPr="00560ED9" w:rsidRDefault="002038B2" w:rsidP="002038B2">
            <w:pPr>
              <w:jc w:val="center"/>
              <w:rPr>
                <w:rFonts w:ascii="Arial" w:hAnsi="Arial" w:cs="Arial"/>
                <w:b/>
                <w:color w:val="FFFFFF" w:themeColor="background1"/>
              </w:rPr>
            </w:pPr>
          </w:p>
        </w:tc>
      </w:tr>
      <w:tr w:rsidR="002038B2" w:rsidRPr="00560ED9" w14:paraId="4F3FD7DD" w14:textId="77777777" w:rsidTr="002038B2">
        <w:tc>
          <w:tcPr>
            <w:tcW w:w="1384" w:type="dxa"/>
          </w:tcPr>
          <w:p w14:paraId="23A5675B" w14:textId="77777777" w:rsidR="002038B2" w:rsidRPr="00560ED9" w:rsidRDefault="002038B2" w:rsidP="002038B2">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1B7AC0B6" w14:textId="7DCCF189" w:rsidR="002038B2" w:rsidRPr="00560ED9" w:rsidRDefault="007A3FE8" w:rsidP="002038B2">
            <w:pPr>
              <w:rPr>
                <w:rFonts w:ascii="Arial" w:hAnsi="Arial" w:cs="Arial"/>
                <w:b/>
                <w:color w:val="000000"/>
                <w:sz w:val="18"/>
                <w:szCs w:val="18"/>
              </w:rPr>
            </w:pPr>
            <w:r>
              <w:rPr>
                <w:rFonts w:ascii="Arial" w:hAnsi="Arial" w:cs="Arial"/>
                <w:color w:val="000000"/>
              </w:rPr>
              <w:t>MA_11_02_IMG19</w:t>
            </w:r>
          </w:p>
        </w:tc>
      </w:tr>
      <w:tr w:rsidR="002038B2" w:rsidRPr="00560ED9" w14:paraId="78212D7C" w14:textId="77777777" w:rsidTr="002038B2">
        <w:tc>
          <w:tcPr>
            <w:tcW w:w="1384" w:type="dxa"/>
          </w:tcPr>
          <w:p w14:paraId="5F4919A4" w14:textId="7FA058FD" w:rsidR="002038B2" w:rsidRPr="00431C85" w:rsidRDefault="00431C85" w:rsidP="002038B2">
            <w:pPr>
              <w:rPr>
                <w:rFonts w:ascii="Arial" w:hAnsi="Arial" w:cs="Arial"/>
                <w:color w:val="000000"/>
                <w:sz w:val="24"/>
                <w:szCs w:val="24"/>
              </w:rPr>
            </w:pPr>
            <w:r w:rsidRPr="00431C85">
              <w:rPr>
                <w:rFonts w:ascii="Arial" w:hAnsi="Arial" w:cs="Arial"/>
                <w:b/>
                <w:sz w:val="24"/>
                <w:szCs w:val="24"/>
              </w:rPr>
              <w:t>Descripció</w:t>
            </w:r>
            <w:r w:rsidRPr="00431C85">
              <w:rPr>
                <w:rFonts w:ascii="Arial" w:hAnsi="Arial" w:cs="Arial"/>
                <w:sz w:val="24"/>
                <w:szCs w:val="24"/>
              </w:rPr>
              <w:t>n</w:t>
            </w:r>
          </w:p>
        </w:tc>
        <w:tc>
          <w:tcPr>
            <w:tcW w:w="7670" w:type="dxa"/>
          </w:tcPr>
          <w:p w14:paraId="1269990C" w14:textId="57227583" w:rsidR="002038B2" w:rsidRPr="00560ED9" w:rsidRDefault="007C523B">
            <w:pPr>
              <w:rPr>
                <w:rFonts w:ascii="Arial" w:hAnsi="Arial" w:cs="Arial"/>
                <w:color w:val="000000"/>
              </w:rPr>
            </w:pPr>
            <w:r w:rsidRPr="00560ED9">
              <w:rPr>
                <w:rFonts w:ascii="Arial" w:hAnsi="Arial" w:cs="Arial"/>
                <w:color w:val="000000"/>
              </w:rPr>
              <w:t>Grafica de varias funciones afines en el mismo plano cartesiano</w:t>
            </w:r>
            <w:r w:rsidRPr="001C352C">
              <w:rPr>
                <w:rFonts w:ascii="Arial" w:hAnsi="Arial" w:cs="Arial"/>
                <w:color w:val="000000"/>
                <w:shd w:val="clear" w:color="auto" w:fill="F79646" w:themeFill="accent6"/>
              </w:rPr>
              <w:t>, en distintos colores con su rotulo, es decir con la expresión algebraica que las define. Como en la imagen 47, se sugiere graficar f(x)=x+1, f(x)=-x+1, f(x)=2x+1, f(x)=-2x+1, f(x)=3x-1, f(x)=-3x-2</w:t>
            </w:r>
          </w:p>
        </w:tc>
      </w:tr>
      <w:tr w:rsidR="002038B2" w:rsidRPr="00560ED9" w14:paraId="7891C65C" w14:textId="77777777" w:rsidTr="002038B2">
        <w:tc>
          <w:tcPr>
            <w:tcW w:w="1384" w:type="dxa"/>
          </w:tcPr>
          <w:p w14:paraId="2BDADCDE" w14:textId="77777777" w:rsidR="002038B2" w:rsidRPr="00560ED9" w:rsidRDefault="002038B2" w:rsidP="002038B2">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0657FD01" w14:textId="0289961A" w:rsidR="002038B2" w:rsidRPr="00560ED9" w:rsidRDefault="002038B2" w:rsidP="002038B2">
            <w:pPr>
              <w:rPr>
                <w:rFonts w:ascii="Arial" w:hAnsi="Arial" w:cs="Arial"/>
                <w:color w:val="000000"/>
              </w:rPr>
            </w:pPr>
          </w:p>
        </w:tc>
      </w:tr>
      <w:tr w:rsidR="002038B2" w:rsidRPr="00560ED9" w14:paraId="57789B33" w14:textId="77777777" w:rsidTr="002038B2">
        <w:tc>
          <w:tcPr>
            <w:tcW w:w="1384" w:type="dxa"/>
          </w:tcPr>
          <w:p w14:paraId="0B739DB4" w14:textId="77777777" w:rsidR="002038B2" w:rsidRPr="00560ED9" w:rsidRDefault="002038B2" w:rsidP="002038B2">
            <w:pPr>
              <w:rPr>
                <w:rFonts w:ascii="Arial" w:hAnsi="Arial" w:cs="Arial"/>
                <w:color w:val="000000"/>
              </w:rPr>
            </w:pPr>
            <w:r w:rsidRPr="00560ED9">
              <w:rPr>
                <w:rFonts w:ascii="Arial" w:hAnsi="Arial" w:cs="Arial"/>
                <w:b/>
                <w:color w:val="000000"/>
                <w:sz w:val="18"/>
                <w:szCs w:val="18"/>
              </w:rPr>
              <w:t>Pie de imagen</w:t>
            </w:r>
          </w:p>
        </w:tc>
        <w:tc>
          <w:tcPr>
            <w:tcW w:w="7670" w:type="dxa"/>
          </w:tcPr>
          <w:p w14:paraId="6D75B39E" w14:textId="0604C679" w:rsidR="002038B2" w:rsidRPr="00560ED9" w:rsidRDefault="005E31E9" w:rsidP="005E31E9">
            <w:pPr>
              <w:tabs>
                <w:tab w:val="right" w:pos="8498"/>
              </w:tabs>
              <w:ind w:left="8498" w:hanging="8498"/>
              <w:jc w:val="both"/>
              <w:rPr>
                <w:rFonts w:ascii="Arial" w:eastAsiaTheme="minorEastAsia" w:hAnsi="Arial" w:cs="Arial"/>
              </w:rPr>
            </w:pPr>
            <w:r>
              <w:rPr>
                <w:rFonts w:ascii="Arial" w:eastAsiaTheme="minorEastAsia" w:hAnsi="Arial" w:cs="Arial"/>
              </w:rPr>
              <w:t xml:space="preserve">Representación gráfica de </w:t>
            </w:r>
            <w:r w:rsidR="002038B2" w:rsidRPr="00560ED9">
              <w:rPr>
                <w:rFonts w:ascii="Arial" w:eastAsiaTheme="minorEastAsia" w:hAnsi="Arial" w:cs="Arial"/>
              </w:rPr>
              <w:t>funciones afines</w:t>
            </w:r>
          </w:p>
        </w:tc>
      </w:tr>
    </w:tbl>
    <w:p w14:paraId="48E6D575" w14:textId="77777777" w:rsidR="002038B2" w:rsidRPr="00560ED9" w:rsidRDefault="002038B2" w:rsidP="002038B2">
      <w:pPr>
        <w:tabs>
          <w:tab w:val="right" w:pos="8498"/>
        </w:tabs>
        <w:spacing w:after="0"/>
        <w:jc w:val="both"/>
        <w:rPr>
          <w:rFonts w:ascii="Arial" w:hAnsi="Arial" w:cs="Arial"/>
        </w:rPr>
      </w:pPr>
    </w:p>
    <w:p w14:paraId="74AF286E" w14:textId="0EDDCD19" w:rsidR="00FC3236" w:rsidRPr="00431068" w:rsidRDefault="00FC3236" w:rsidP="00FC3236">
      <w:pPr>
        <w:tabs>
          <w:tab w:val="right" w:pos="8498"/>
        </w:tabs>
        <w:spacing w:after="0"/>
        <w:jc w:val="both"/>
        <w:rPr>
          <w:rFonts w:ascii="Arial" w:eastAsiaTheme="minorEastAsia" w:hAnsi="Arial" w:cs="Arial"/>
        </w:rPr>
      </w:pPr>
      <w:r w:rsidRPr="00431068">
        <w:rPr>
          <w:rFonts w:ascii="Arial" w:eastAsiaTheme="minorEastAsia" w:hAnsi="Arial" w:cs="Arial"/>
        </w:rPr>
        <w:lastRenderedPageBreak/>
        <w:t xml:space="preserve">Las funciones lineales y afines, son funciones biyectivas con </w:t>
      </w:r>
      <w:r w:rsidRPr="00431068">
        <w:rPr>
          <w:rFonts w:ascii="Arial" w:eastAsiaTheme="minorEastAsia" w:hAnsi="Arial" w:cs="Arial"/>
          <w:i/>
        </w:rPr>
        <w:t xml:space="preserve">Dom f = </w:t>
      </w:r>
      <w:r w:rsidRPr="00431068">
        <w:rPr>
          <w:rFonts w:ascii="Cambria Math" w:eastAsiaTheme="minorEastAsia" w:hAnsi="Cambria Math" w:cs="Cambria Math"/>
          <w:i/>
        </w:rPr>
        <w:t>ℝ</w:t>
      </w:r>
      <w:r w:rsidRPr="00431068">
        <w:rPr>
          <w:rFonts w:ascii="Arial" w:eastAsiaTheme="minorEastAsia" w:hAnsi="Arial" w:cs="Arial"/>
        </w:rPr>
        <w:t xml:space="preserve"> y </w:t>
      </w:r>
      <w:r w:rsidRPr="00431068">
        <w:rPr>
          <w:rFonts w:ascii="Arial" w:eastAsiaTheme="minorEastAsia" w:hAnsi="Arial" w:cs="Arial"/>
          <w:i/>
        </w:rPr>
        <w:t xml:space="preserve">Rang f = </w:t>
      </w:r>
      <w:r w:rsidRPr="00431068">
        <w:rPr>
          <w:rFonts w:ascii="Cambria Math" w:eastAsiaTheme="minorEastAsia" w:hAnsi="Cambria Math" w:cs="Cambria Math"/>
          <w:i/>
        </w:rPr>
        <w:t>ℝ</w:t>
      </w:r>
      <w:r w:rsidRPr="00431068">
        <w:rPr>
          <w:rFonts w:ascii="Arial" w:eastAsiaTheme="minorEastAsia" w:hAnsi="Arial" w:cs="Arial"/>
        </w:rPr>
        <w:t xml:space="preserve">.  Estas funciones son </w:t>
      </w:r>
      <w:r w:rsidRPr="00431068">
        <w:rPr>
          <w:rFonts w:ascii="Arial" w:hAnsi="Arial" w:cs="Arial"/>
        </w:rPr>
        <w:t xml:space="preserve">crecientes o decrecientes según el signo del coeficiente que acompaña a la variable </w:t>
      </w:r>
      <w:r w:rsidRPr="00431068">
        <w:rPr>
          <w:rFonts w:ascii="Arial" w:hAnsi="Arial" w:cs="Arial"/>
          <w:i/>
        </w:rPr>
        <w:t>x</w:t>
      </w:r>
      <w:r w:rsidRPr="00431068">
        <w:rPr>
          <w:rFonts w:ascii="Arial" w:hAnsi="Arial" w:cs="Arial"/>
        </w:rPr>
        <w:t xml:space="preserve">. Si </w:t>
      </w:r>
      <w:r w:rsidRPr="00431068">
        <w:rPr>
          <w:rFonts w:ascii="Arial" w:hAnsi="Arial" w:cs="Arial"/>
          <w:i/>
        </w:rPr>
        <w:t>a</w:t>
      </w:r>
      <w:r w:rsidRPr="00431068">
        <w:rPr>
          <w:rFonts w:ascii="Arial" w:hAnsi="Arial" w:cs="Arial"/>
          <w:vertAlign w:val="subscript"/>
        </w:rPr>
        <w:t>1</w:t>
      </w:r>
      <w:r w:rsidRPr="00431068">
        <w:rPr>
          <w:rFonts w:ascii="Arial" w:hAnsi="Arial" w:cs="Arial"/>
        </w:rPr>
        <w:t xml:space="preserve"> es positivo, la función es creciente; si </w:t>
      </w:r>
      <w:r w:rsidRPr="00431068">
        <w:rPr>
          <w:rFonts w:ascii="Arial" w:hAnsi="Arial" w:cs="Arial"/>
          <w:i/>
        </w:rPr>
        <w:t>a</w:t>
      </w:r>
      <w:r w:rsidRPr="00431068">
        <w:rPr>
          <w:rFonts w:ascii="Arial" w:hAnsi="Arial" w:cs="Arial"/>
          <w:vertAlign w:val="subscript"/>
        </w:rPr>
        <w:t>1</w:t>
      </w:r>
      <w:r w:rsidRPr="00431068">
        <w:rPr>
          <w:rFonts w:ascii="Arial" w:hAnsi="Arial" w:cs="Arial"/>
        </w:rPr>
        <w:t xml:space="preserve"> es negativo, la función es decreciente. En </w:t>
      </w:r>
      <w:r w:rsidRPr="00431068">
        <w:rPr>
          <w:rFonts w:ascii="Arial" w:eastAsiaTheme="minorEastAsia" w:hAnsi="Arial" w:cs="Arial"/>
        </w:rPr>
        <w:t>cualquiera de los dos casos es una función monótona.</w:t>
      </w:r>
    </w:p>
    <w:p w14:paraId="4CCEE498" w14:textId="77777777" w:rsidR="001E138F" w:rsidRPr="00560ED9" w:rsidRDefault="001E138F"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E84D1A" w:rsidRPr="00560ED9" w14:paraId="75730334" w14:textId="77777777" w:rsidTr="00E84D1A">
        <w:tc>
          <w:tcPr>
            <w:tcW w:w="8978" w:type="dxa"/>
            <w:gridSpan w:val="2"/>
            <w:shd w:val="clear" w:color="auto" w:fill="000000" w:themeFill="text1"/>
          </w:tcPr>
          <w:p w14:paraId="22DF8EB9" w14:textId="77777777" w:rsidR="00E84D1A" w:rsidRPr="00560ED9" w:rsidRDefault="00E84D1A" w:rsidP="00E84D1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E84D1A" w:rsidRPr="00560ED9" w14:paraId="7CDB124E" w14:textId="77777777" w:rsidTr="00E84D1A">
        <w:tc>
          <w:tcPr>
            <w:tcW w:w="2518" w:type="dxa"/>
          </w:tcPr>
          <w:p w14:paraId="584EE457" w14:textId="77777777"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59AC095" w14:textId="41C54AA9"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 xml:space="preserve">Función </w:t>
            </w:r>
            <w:r w:rsidR="00FE4200" w:rsidRPr="00560ED9">
              <w:rPr>
                <w:rFonts w:ascii="Arial" w:hAnsi="Arial" w:cs="Arial"/>
                <w:b/>
                <w:color w:val="000000"/>
                <w:sz w:val="24"/>
                <w:szCs w:val="24"/>
              </w:rPr>
              <w:t>cuadrática</w:t>
            </w:r>
          </w:p>
        </w:tc>
      </w:tr>
      <w:tr w:rsidR="00E84D1A" w:rsidRPr="00560ED9" w14:paraId="5B360C66" w14:textId="77777777" w:rsidTr="00E84D1A">
        <w:tc>
          <w:tcPr>
            <w:tcW w:w="2518" w:type="dxa"/>
          </w:tcPr>
          <w:p w14:paraId="7B5A360A" w14:textId="77777777" w:rsidR="00E84D1A" w:rsidRPr="00560ED9" w:rsidRDefault="00E84D1A" w:rsidP="00E84D1A">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4ED819A3" w14:textId="77777777" w:rsidR="00E84D1A" w:rsidRPr="00560ED9" w:rsidRDefault="00E84D1A" w:rsidP="00E84D1A">
            <w:pPr>
              <w:tabs>
                <w:tab w:val="right" w:pos="8498"/>
              </w:tabs>
              <w:jc w:val="both"/>
              <w:rPr>
                <w:rFonts w:ascii="Arial" w:hAnsi="Arial" w:cs="Arial"/>
              </w:rPr>
            </w:pPr>
            <w:r w:rsidRPr="00560ED9">
              <w:rPr>
                <w:rFonts w:ascii="Arial" w:hAnsi="Arial" w:cs="Arial"/>
              </w:rPr>
              <w:t xml:space="preserve">Una función de la forma </w:t>
            </w:r>
          </w:p>
          <w:p w14:paraId="535C73BB" w14:textId="5287CDA0" w:rsidR="00E84D1A" w:rsidRPr="00431068" w:rsidRDefault="00431068" w:rsidP="00431068">
            <w:pPr>
              <w:tabs>
                <w:tab w:val="right" w:pos="8498"/>
              </w:tabs>
              <w:jc w:val="center"/>
              <w:rPr>
                <w:rFonts w:ascii="Arial" w:eastAsiaTheme="minorEastAsia" w:hAnsi="Arial" w:cs="Arial"/>
              </w:rPr>
            </w:pPr>
            <w:r>
              <w:rPr>
                <w:rFonts w:ascii="Arial" w:eastAsiaTheme="minorEastAsia" w:hAnsi="Arial" w:cs="Arial"/>
              </w:rPr>
              <w:t>f(x) = a</w:t>
            </w:r>
            <w:r w:rsidRPr="00431068">
              <w:rPr>
                <w:rFonts w:ascii="Arial" w:eastAsiaTheme="minorEastAsia" w:hAnsi="Arial" w:cs="Arial"/>
                <w:vertAlign w:val="subscript"/>
              </w:rPr>
              <w:t>2</w:t>
            </w:r>
            <w:r>
              <w:rPr>
                <w:rFonts w:ascii="Arial" w:eastAsiaTheme="minorEastAsia" w:hAnsi="Arial" w:cs="Arial"/>
              </w:rPr>
              <w:t>x</w:t>
            </w:r>
            <w:r w:rsidRPr="00431068">
              <w:rPr>
                <w:rFonts w:ascii="Arial" w:eastAsiaTheme="minorEastAsia" w:hAnsi="Arial" w:cs="Arial"/>
                <w:vertAlign w:val="superscript"/>
              </w:rPr>
              <w:t>2</w:t>
            </w:r>
            <w:r>
              <w:rPr>
                <w:rFonts w:ascii="Arial" w:eastAsiaTheme="minorEastAsia" w:hAnsi="Arial" w:cs="Arial"/>
              </w:rPr>
              <w:t xml:space="preserve"> + a</w:t>
            </w:r>
            <w:r w:rsidRPr="00431068">
              <w:rPr>
                <w:rFonts w:ascii="Arial" w:eastAsiaTheme="minorEastAsia" w:hAnsi="Arial" w:cs="Arial"/>
                <w:vertAlign w:val="subscript"/>
              </w:rPr>
              <w:t>1</w:t>
            </w:r>
            <w:r>
              <w:rPr>
                <w:rFonts w:ascii="Arial" w:eastAsiaTheme="minorEastAsia" w:hAnsi="Arial" w:cs="Arial"/>
              </w:rPr>
              <w:t>x + a</w:t>
            </w:r>
            <w:r w:rsidRPr="00431068">
              <w:rPr>
                <w:rFonts w:ascii="Arial" w:eastAsiaTheme="minorEastAsia" w:hAnsi="Arial" w:cs="Arial"/>
                <w:vertAlign w:val="subscript"/>
              </w:rPr>
              <w:t>0</w:t>
            </w:r>
            <w:r>
              <w:rPr>
                <w:rFonts w:ascii="Arial" w:eastAsiaTheme="minorEastAsia" w:hAnsi="Arial" w:cs="Arial"/>
              </w:rPr>
              <w:t>,</w:t>
            </w:r>
          </w:p>
          <w:p w14:paraId="5F0EF0BB" w14:textId="2117BF46" w:rsidR="00E84D1A" w:rsidRPr="00560ED9" w:rsidRDefault="00E84D1A" w:rsidP="00431068">
            <w:pPr>
              <w:tabs>
                <w:tab w:val="right" w:pos="8498"/>
              </w:tabs>
              <w:jc w:val="both"/>
              <w:rPr>
                <w:rFonts w:ascii="Arial" w:eastAsiaTheme="minorEastAsia" w:hAnsi="Arial" w:cs="Arial"/>
              </w:rPr>
            </w:pPr>
            <w:proofErr w:type="gramStart"/>
            <w:r w:rsidRPr="00560ED9">
              <w:rPr>
                <w:rFonts w:ascii="Arial" w:eastAsiaTheme="minorEastAsia" w:hAnsi="Arial" w:cs="Arial"/>
              </w:rPr>
              <w:t>con</w:t>
            </w:r>
            <w:proofErr w:type="gramEnd"/>
            <w:r w:rsidR="00431068">
              <w:rPr>
                <w:rFonts w:ascii="Arial" w:eastAsiaTheme="minorEastAsia" w:hAnsi="Arial" w:cs="Arial"/>
              </w:rPr>
              <w:t xml:space="preserve"> </w:t>
            </w:r>
            <w:r w:rsidR="00431068" w:rsidRPr="00431068">
              <w:rPr>
                <w:rFonts w:ascii="Arial" w:eastAsiaTheme="minorEastAsia" w:hAnsi="Arial" w:cs="Arial"/>
                <w:i/>
              </w:rPr>
              <w:t>a</w:t>
            </w:r>
            <w:r w:rsidR="00431068" w:rsidRPr="00431068">
              <w:rPr>
                <w:rFonts w:ascii="Arial" w:eastAsiaTheme="minorEastAsia" w:hAnsi="Arial" w:cs="Arial"/>
                <w:i/>
                <w:vertAlign w:val="subscript"/>
              </w:rPr>
              <w:t>0</w:t>
            </w:r>
            <w:r w:rsidR="00431068" w:rsidRPr="00431068">
              <w:rPr>
                <w:rFonts w:ascii="Arial" w:eastAsiaTheme="minorEastAsia" w:hAnsi="Arial" w:cs="Arial"/>
                <w:i/>
              </w:rPr>
              <w:t>, a</w:t>
            </w:r>
            <w:r w:rsidR="00431068" w:rsidRPr="00431068">
              <w:rPr>
                <w:rFonts w:ascii="Arial" w:eastAsiaTheme="minorEastAsia" w:hAnsi="Arial" w:cs="Arial"/>
                <w:i/>
                <w:vertAlign w:val="subscript"/>
              </w:rPr>
              <w:t>1</w:t>
            </w:r>
            <w:r w:rsidR="00431068" w:rsidRPr="00431068">
              <w:rPr>
                <w:rFonts w:ascii="Arial" w:eastAsiaTheme="minorEastAsia" w:hAnsi="Arial" w:cs="Arial"/>
              </w:rPr>
              <w:t xml:space="preserve">, </w:t>
            </w:r>
            <w:r w:rsidR="00431068" w:rsidRPr="00431068">
              <w:rPr>
                <w:rFonts w:ascii="Arial" w:eastAsiaTheme="minorEastAsia" w:hAnsi="Arial" w:cs="Arial"/>
                <w:i/>
              </w:rPr>
              <w:t>a</w:t>
            </w:r>
            <w:r w:rsidR="00431068" w:rsidRPr="00431068">
              <w:rPr>
                <w:rFonts w:ascii="Arial" w:eastAsiaTheme="minorEastAsia" w:hAnsi="Arial" w:cs="Arial"/>
                <w:i/>
                <w:vertAlign w:val="subscript"/>
              </w:rPr>
              <w:t xml:space="preserve">2 </w:t>
            </w:r>
            <w:r w:rsidR="00431068" w:rsidRPr="00431068">
              <w:rPr>
                <w:rFonts w:ascii="Cambria Math" w:eastAsiaTheme="minorEastAsia" w:hAnsi="Cambria Math" w:cs="Arial"/>
                <w:i/>
              </w:rPr>
              <w:t>⋲</w:t>
            </w:r>
            <w:r w:rsidR="00431068" w:rsidRPr="00431068">
              <w:rPr>
                <w:rFonts w:ascii="Arial" w:eastAsiaTheme="minorEastAsia" w:hAnsi="Arial" w:cs="Arial"/>
                <w:i/>
              </w:rPr>
              <w:t xml:space="preserve"> </w:t>
            </w:r>
            <w:r w:rsidR="00431068" w:rsidRPr="00431068">
              <w:rPr>
                <w:rFonts w:ascii="Cambria Math" w:eastAsiaTheme="minorEastAsia" w:hAnsi="Cambria Math" w:cs="Arial"/>
                <w:i/>
              </w:rPr>
              <w:t>ℝ</w:t>
            </w:r>
            <w:r w:rsidR="00431068">
              <w:rPr>
                <w:rFonts w:ascii="Arial" w:eastAsiaTheme="minorEastAsia" w:hAnsi="Arial" w:cs="Arial"/>
              </w:rPr>
              <w:t xml:space="preserve"> y a</w:t>
            </w:r>
            <w:r w:rsidR="00431068" w:rsidRPr="00431068">
              <w:rPr>
                <w:rFonts w:ascii="Arial" w:eastAsiaTheme="minorEastAsia" w:hAnsi="Arial" w:cs="Arial"/>
                <w:vertAlign w:val="subscript"/>
              </w:rPr>
              <w:t>2</w:t>
            </w:r>
            <w:r w:rsidR="00431068">
              <w:rPr>
                <w:rFonts w:ascii="Arial" w:eastAsiaTheme="minorEastAsia" w:hAnsi="Arial" w:cs="Arial"/>
              </w:rPr>
              <w:t xml:space="preserve"> ≠ 0</w:t>
            </w:r>
            <w:r w:rsidRPr="00560ED9">
              <w:rPr>
                <w:rFonts w:ascii="Arial" w:eastAsiaTheme="minorEastAsia" w:hAnsi="Arial" w:cs="Arial"/>
              </w:rPr>
              <w:t xml:space="preserve"> se denomina función cuadr</w:t>
            </w:r>
            <w:r w:rsidR="00AE2884">
              <w:rPr>
                <w:rFonts w:ascii="Arial" w:eastAsiaTheme="minorEastAsia" w:hAnsi="Arial" w:cs="Arial"/>
              </w:rPr>
              <w:t>át</w:t>
            </w:r>
            <w:r w:rsidRPr="00560ED9">
              <w:rPr>
                <w:rFonts w:ascii="Arial" w:eastAsiaTheme="minorEastAsia" w:hAnsi="Arial" w:cs="Arial"/>
              </w:rPr>
              <w:t>ica.</w:t>
            </w:r>
          </w:p>
        </w:tc>
      </w:tr>
    </w:tbl>
    <w:p w14:paraId="6E11F406" w14:textId="77777777" w:rsidR="00FC3236" w:rsidRDefault="00FC3236" w:rsidP="002038B2">
      <w:pPr>
        <w:tabs>
          <w:tab w:val="right" w:pos="8498"/>
        </w:tabs>
        <w:spacing w:after="0"/>
        <w:jc w:val="both"/>
        <w:rPr>
          <w:rFonts w:ascii="Arial" w:hAnsi="Arial" w:cs="Arial"/>
        </w:rPr>
      </w:pPr>
    </w:p>
    <w:p w14:paraId="0074B3AB" w14:textId="48CE02B8" w:rsidR="002038B2" w:rsidRPr="00560ED9" w:rsidRDefault="00FE4200" w:rsidP="002038B2">
      <w:pPr>
        <w:tabs>
          <w:tab w:val="right" w:pos="8498"/>
        </w:tabs>
        <w:spacing w:after="0"/>
        <w:jc w:val="both"/>
        <w:rPr>
          <w:rFonts w:ascii="Arial" w:hAnsi="Arial" w:cs="Arial"/>
        </w:rPr>
      </w:pPr>
      <w:r w:rsidRPr="00560ED9">
        <w:rPr>
          <w:rFonts w:ascii="Arial" w:hAnsi="Arial" w:cs="Arial"/>
        </w:rPr>
        <w:t>La representación gráfica de una función cuadrática es una parábola.</w:t>
      </w:r>
    </w:p>
    <w:p w14:paraId="181D5714" w14:textId="77777777" w:rsidR="002038B2" w:rsidRPr="00560ED9" w:rsidRDefault="002038B2" w:rsidP="002038B2">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2038B2" w:rsidRPr="00560ED9" w14:paraId="7C590B2B" w14:textId="77777777" w:rsidTr="002038B2">
        <w:tc>
          <w:tcPr>
            <w:tcW w:w="9054" w:type="dxa"/>
            <w:gridSpan w:val="2"/>
            <w:shd w:val="clear" w:color="auto" w:fill="0D0D0D" w:themeFill="text1" w:themeFillTint="F2"/>
          </w:tcPr>
          <w:p w14:paraId="38A25756" w14:textId="77777777" w:rsidR="002038B2" w:rsidRPr="00560ED9" w:rsidRDefault="002038B2" w:rsidP="002038B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46FD3EA5" w14:textId="77777777" w:rsidR="002038B2" w:rsidRPr="00560ED9" w:rsidRDefault="002038B2" w:rsidP="002038B2">
            <w:pPr>
              <w:jc w:val="center"/>
              <w:rPr>
                <w:rFonts w:ascii="Arial" w:hAnsi="Arial" w:cs="Arial"/>
                <w:b/>
                <w:color w:val="FFFFFF" w:themeColor="background1"/>
              </w:rPr>
            </w:pPr>
          </w:p>
        </w:tc>
      </w:tr>
      <w:tr w:rsidR="002038B2" w:rsidRPr="00560ED9" w14:paraId="7CC8C4E9" w14:textId="77777777" w:rsidTr="002038B2">
        <w:tc>
          <w:tcPr>
            <w:tcW w:w="1384" w:type="dxa"/>
          </w:tcPr>
          <w:p w14:paraId="7F0E588B" w14:textId="77777777" w:rsidR="002038B2" w:rsidRPr="00560ED9" w:rsidRDefault="002038B2" w:rsidP="002038B2">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6467CA4C" w14:textId="52FB694F" w:rsidR="002038B2" w:rsidRPr="00560ED9" w:rsidRDefault="007A3FE8" w:rsidP="002038B2">
            <w:pPr>
              <w:rPr>
                <w:rFonts w:ascii="Arial" w:hAnsi="Arial" w:cs="Arial"/>
                <w:b/>
                <w:color w:val="000000"/>
                <w:sz w:val="18"/>
                <w:szCs w:val="18"/>
              </w:rPr>
            </w:pPr>
            <w:r>
              <w:rPr>
                <w:rFonts w:ascii="Arial" w:hAnsi="Arial" w:cs="Arial"/>
                <w:color w:val="000000"/>
              </w:rPr>
              <w:t>MA_11_02_IMG20</w:t>
            </w:r>
          </w:p>
        </w:tc>
      </w:tr>
      <w:tr w:rsidR="002038B2" w:rsidRPr="00560ED9" w14:paraId="438595F9" w14:textId="77777777" w:rsidTr="002038B2">
        <w:tc>
          <w:tcPr>
            <w:tcW w:w="1384" w:type="dxa"/>
          </w:tcPr>
          <w:p w14:paraId="3D370FC9" w14:textId="315E5080" w:rsidR="002038B2" w:rsidRPr="00560ED9" w:rsidRDefault="00F15089" w:rsidP="002038B2">
            <w:pPr>
              <w:rPr>
                <w:rFonts w:ascii="Arial" w:hAnsi="Arial" w:cs="Arial"/>
                <w:color w:val="000000"/>
              </w:rPr>
            </w:pPr>
            <w:r>
              <w:rPr>
                <w:rFonts w:ascii="Arial" w:hAnsi="Arial" w:cs="Arial"/>
                <w:b/>
                <w:color w:val="000000"/>
                <w:sz w:val="18"/>
                <w:szCs w:val="18"/>
              </w:rPr>
              <w:t>Descripción</w:t>
            </w:r>
          </w:p>
        </w:tc>
        <w:tc>
          <w:tcPr>
            <w:tcW w:w="7670" w:type="dxa"/>
          </w:tcPr>
          <w:p w14:paraId="046576A7" w14:textId="358578AB" w:rsidR="00F15089" w:rsidRPr="001A0466" w:rsidRDefault="00F15089">
            <w:pPr>
              <w:rPr>
                <w:rFonts w:ascii="Arial" w:hAnsi="Arial" w:cs="Arial"/>
              </w:rPr>
            </w:pPr>
            <w:r w:rsidRPr="001A0466">
              <w:t>Gráficas de funciones cuadráticas en el mismo plano cartesiano</w:t>
            </w:r>
            <w:r w:rsidRPr="001A0466">
              <w:rPr>
                <w:shd w:val="clear" w:color="auto" w:fill="F79646" w:themeFill="accent6"/>
              </w:rPr>
              <w:t xml:space="preserve">, en distintos colores y rotuladas con la expresión algebraica que las define, por ejemplo </w:t>
            </w:r>
            <w:r w:rsidRPr="001A0466">
              <w:rPr>
                <w:rFonts w:ascii="Arial" w:hAnsi="Arial" w:cs="Arial"/>
                <w:i/>
                <w:shd w:val="clear" w:color="auto" w:fill="F79646" w:themeFill="accent6"/>
              </w:rPr>
              <w:t>f</w:t>
            </w:r>
            <w:r w:rsidRPr="001A0466">
              <w:rPr>
                <w:rFonts w:ascii="Arial" w:hAnsi="Arial" w:cs="Arial"/>
                <w:shd w:val="clear" w:color="auto" w:fill="F79646" w:themeFill="accent6"/>
              </w:rPr>
              <w:t xml:space="preserve">(x) = </w:t>
            </w:r>
            <w:r w:rsidRPr="001A0466">
              <w:rPr>
                <w:rFonts w:ascii="Arial" w:hAnsi="Arial" w:cs="Arial"/>
                <w:i/>
                <w:shd w:val="clear" w:color="auto" w:fill="F79646" w:themeFill="accent6"/>
              </w:rPr>
              <w:t xml:space="preserve"> </w:t>
            </w:r>
            <w:r w:rsidRPr="001A0466">
              <w:rPr>
                <w:rFonts w:ascii="Arial" w:hAnsi="Arial" w:cs="Arial"/>
                <w:shd w:val="clear" w:color="auto" w:fill="F79646" w:themeFill="accent6"/>
              </w:rPr>
              <w:t>x</w:t>
            </w:r>
            <w:r w:rsidRPr="001A0466">
              <w:rPr>
                <w:rFonts w:ascii="Arial" w:hAnsi="Arial" w:cs="Arial"/>
                <w:shd w:val="clear" w:color="auto" w:fill="F79646" w:themeFill="accent6"/>
                <w:vertAlign w:val="superscript"/>
              </w:rPr>
              <w:t>2</w:t>
            </w:r>
            <w:r w:rsidRPr="001A0466">
              <w:rPr>
                <w:rFonts w:ascii="Arial" w:hAnsi="Arial" w:cs="Arial"/>
                <w:shd w:val="clear" w:color="auto" w:fill="F79646" w:themeFill="accent6"/>
              </w:rPr>
              <w:t xml:space="preserve">, </w:t>
            </w:r>
            <w:r w:rsidRPr="001A0466">
              <w:rPr>
                <w:rFonts w:ascii="Arial" w:hAnsi="Arial" w:cs="Arial"/>
                <w:i/>
                <w:shd w:val="clear" w:color="auto" w:fill="F79646" w:themeFill="accent6"/>
              </w:rPr>
              <w:t>f</w:t>
            </w:r>
            <w:r w:rsidRPr="001A0466">
              <w:rPr>
                <w:rFonts w:ascii="Arial" w:hAnsi="Arial" w:cs="Arial"/>
                <w:shd w:val="clear" w:color="auto" w:fill="F79646" w:themeFill="accent6"/>
              </w:rPr>
              <w:t>(x) = 1 – x</w:t>
            </w:r>
            <w:r w:rsidRPr="001A0466">
              <w:rPr>
                <w:rFonts w:ascii="Arial" w:hAnsi="Arial" w:cs="Arial"/>
                <w:shd w:val="clear" w:color="auto" w:fill="F79646" w:themeFill="accent6"/>
                <w:vertAlign w:val="superscript"/>
              </w:rPr>
              <w:t>2</w:t>
            </w:r>
            <w:r w:rsidRPr="001A0466">
              <w:rPr>
                <w:rFonts w:ascii="Arial" w:hAnsi="Arial" w:cs="Arial"/>
                <w:shd w:val="clear" w:color="auto" w:fill="F79646" w:themeFill="accent6"/>
              </w:rPr>
              <w:t xml:space="preserve">, </w:t>
            </w:r>
            <w:r w:rsidRPr="001A0466">
              <w:rPr>
                <w:rFonts w:ascii="Arial" w:hAnsi="Arial" w:cs="Arial"/>
                <w:i/>
                <w:shd w:val="clear" w:color="auto" w:fill="F79646" w:themeFill="accent6"/>
              </w:rPr>
              <w:t>f</w:t>
            </w:r>
            <w:r w:rsidRPr="001A0466">
              <w:rPr>
                <w:rFonts w:ascii="Arial" w:hAnsi="Arial" w:cs="Arial"/>
                <w:shd w:val="clear" w:color="auto" w:fill="F79646" w:themeFill="accent6"/>
              </w:rPr>
              <w:t>(x) = x</w:t>
            </w:r>
            <w:r w:rsidRPr="001A0466">
              <w:rPr>
                <w:rFonts w:ascii="Arial" w:hAnsi="Arial" w:cs="Arial"/>
                <w:shd w:val="clear" w:color="auto" w:fill="F79646" w:themeFill="accent6"/>
                <w:vertAlign w:val="superscript"/>
              </w:rPr>
              <w:t>2</w:t>
            </w:r>
            <w:r w:rsidRPr="001A0466">
              <w:rPr>
                <w:rFonts w:ascii="Arial" w:hAnsi="Arial" w:cs="Arial"/>
                <w:shd w:val="clear" w:color="auto" w:fill="F79646" w:themeFill="accent6"/>
              </w:rPr>
              <w:t xml:space="preserve"> – </w:t>
            </w:r>
            <w:r w:rsidRPr="001A0466">
              <w:rPr>
                <w:rFonts w:ascii="Arial" w:hAnsi="Arial" w:cs="Arial"/>
                <w:i/>
                <w:shd w:val="clear" w:color="auto" w:fill="F79646" w:themeFill="accent6"/>
              </w:rPr>
              <w:t>x</w:t>
            </w:r>
            <w:r w:rsidRPr="001A0466">
              <w:rPr>
                <w:rFonts w:ascii="Arial" w:hAnsi="Arial" w:cs="Arial"/>
                <w:shd w:val="clear" w:color="auto" w:fill="F79646" w:themeFill="accent6"/>
              </w:rPr>
              <w:t xml:space="preserve"> + 2, </w:t>
            </w:r>
            <w:r w:rsidRPr="001A0466">
              <w:rPr>
                <w:rFonts w:ascii="Arial" w:hAnsi="Arial" w:cs="Arial"/>
                <w:i/>
                <w:shd w:val="clear" w:color="auto" w:fill="F79646" w:themeFill="accent6"/>
              </w:rPr>
              <w:t>f</w:t>
            </w:r>
            <w:r w:rsidRPr="001A0466">
              <w:rPr>
                <w:rFonts w:ascii="Arial" w:hAnsi="Arial" w:cs="Arial"/>
                <w:shd w:val="clear" w:color="auto" w:fill="F79646" w:themeFill="accent6"/>
              </w:rPr>
              <w:t>(x) = –x</w:t>
            </w:r>
            <w:r w:rsidRPr="001A0466">
              <w:rPr>
                <w:rFonts w:ascii="Arial" w:hAnsi="Arial" w:cs="Arial"/>
                <w:shd w:val="clear" w:color="auto" w:fill="F79646" w:themeFill="accent6"/>
                <w:vertAlign w:val="superscript"/>
              </w:rPr>
              <w:t>2</w:t>
            </w:r>
            <w:r w:rsidRPr="001A0466">
              <w:rPr>
                <w:rFonts w:ascii="Arial" w:hAnsi="Arial" w:cs="Arial"/>
                <w:shd w:val="clear" w:color="auto" w:fill="F79646" w:themeFill="accent6"/>
              </w:rPr>
              <w:t xml:space="preserve"> + 2</w:t>
            </w:r>
            <w:r w:rsidRPr="001A0466">
              <w:rPr>
                <w:rFonts w:ascii="Arial" w:hAnsi="Arial" w:cs="Arial"/>
                <w:i/>
                <w:shd w:val="clear" w:color="auto" w:fill="F79646" w:themeFill="accent6"/>
              </w:rPr>
              <w:t>x</w:t>
            </w:r>
            <w:r w:rsidRPr="001A0466">
              <w:rPr>
                <w:rFonts w:ascii="Arial" w:hAnsi="Arial" w:cs="Arial"/>
                <w:shd w:val="clear" w:color="auto" w:fill="F79646" w:themeFill="accent6"/>
              </w:rPr>
              <w:t xml:space="preserve"> – 1.</w:t>
            </w:r>
          </w:p>
        </w:tc>
      </w:tr>
      <w:tr w:rsidR="002038B2" w:rsidRPr="00560ED9" w14:paraId="49800671" w14:textId="77777777" w:rsidTr="002038B2">
        <w:tc>
          <w:tcPr>
            <w:tcW w:w="1384" w:type="dxa"/>
          </w:tcPr>
          <w:p w14:paraId="76D738DC" w14:textId="77777777" w:rsidR="002038B2" w:rsidRPr="00560ED9" w:rsidRDefault="002038B2" w:rsidP="002038B2">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39AD5419" w14:textId="7834EE34" w:rsidR="002038B2" w:rsidRPr="00560ED9" w:rsidRDefault="002038B2" w:rsidP="002038B2">
            <w:pPr>
              <w:rPr>
                <w:rFonts w:ascii="Arial" w:hAnsi="Arial" w:cs="Arial"/>
                <w:color w:val="000000"/>
              </w:rPr>
            </w:pPr>
          </w:p>
        </w:tc>
      </w:tr>
      <w:tr w:rsidR="002038B2" w:rsidRPr="00560ED9" w14:paraId="655C2F61" w14:textId="77777777" w:rsidTr="002038B2">
        <w:tc>
          <w:tcPr>
            <w:tcW w:w="1384" w:type="dxa"/>
          </w:tcPr>
          <w:p w14:paraId="4F840234" w14:textId="77777777" w:rsidR="002038B2" w:rsidRPr="00560ED9" w:rsidRDefault="002038B2" w:rsidP="002038B2">
            <w:pPr>
              <w:rPr>
                <w:rFonts w:ascii="Arial" w:hAnsi="Arial" w:cs="Arial"/>
                <w:color w:val="000000"/>
              </w:rPr>
            </w:pPr>
            <w:r w:rsidRPr="00560ED9">
              <w:rPr>
                <w:rFonts w:ascii="Arial" w:hAnsi="Arial" w:cs="Arial"/>
                <w:b/>
                <w:color w:val="000000"/>
                <w:sz w:val="18"/>
                <w:szCs w:val="18"/>
              </w:rPr>
              <w:t>Pie de imagen</w:t>
            </w:r>
          </w:p>
        </w:tc>
        <w:tc>
          <w:tcPr>
            <w:tcW w:w="7670" w:type="dxa"/>
          </w:tcPr>
          <w:p w14:paraId="165566FA" w14:textId="0F185847" w:rsidR="002038B2" w:rsidRPr="00560ED9" w:rsidRDefault="00235E8A">
            <w:pPr>
              <w:tabs>
                <w:tab w:val="right" w:pos="8498"/>
              </w:tabs>
              <w:jc w:val="both"/>
              <w:rPr>
                <w:rFonts w:ascii="Arial" w:eastAsiaTheme="minorEastAsia" w:hAnsi="Arial" w:cs="Arial"/>
              </w:rPr>
            </w:pPr>
            <w:r w:rsidRPr="00560ED9">
              <w:rPr>
                <w:rFonts w:ascii="Arial" w:eastAsiaTheme="minorEastAsia" w:hAnsi="Arial" w:cs="Arial"/>
              </w:rPr>
              <w:t>Representación g</w:t>
            </w:r>
            <w:r w:rsidR="002038B2" w:rsidRPr="00560ED9">
              <w:rPr>
                <w:rFonts w:ascii="Arial" w:eastAsiaTheme="minorEastAsia" w:hAnsi="Arial" w:cs="Arial"/>
              </w:rPr>
              <w:t>r</w:t>
            </w:r>
            <w:r w:rsidRPr="00560ED9">
              <w:rPr>
                <w:rFonts w:ascii="Arial" w:eastAsiaTheme="minorEastAsia" w:hAnsi="Arial" w:cs="Arial"/>
              </w:rPr>
              <w:t>á</w:t>
            </w:r>
            <w:r w:rsidR="00BF724B">
              <w:rPr>
                <w:rFonts w:ascii="Arial" w:eastAsiaTheme="minorEastAsia" w:hAnsi="Arial" w:cs="Arial"/>
              </w:rPr>
              <w:t>fica de</w:t>
            </w:r>
            <w:r w:rsidR="002038B2" w:rsidRPr="00560ED9">
              <w:rPr>
                <w:rFonts w:ascii="Arial" w:eastAsiaTheme="minorEastAsia" w:hAnsi="Arial" w:cs="Arial"/>
              </w:rPr>
              <w:t xml:space="preserve"> funciones </w:t>
            </w:r>
            <w:r w:rsidRPr="00560ED9">
              <w:rPr>
                <w:rFonts w:ascii="Arial" w:eastAsiaTheme="minorEastAsia" w:hAnsi="Arial" w:cs="Arial"/>
              </w:rPr>
              <w:t>cuadráticas</w:t>
            </w:r>
          </w:p>
        </w:tc>
      </w:tr>
    </w:tbl>
    <w:p w14:paraId="2EDC51F8" w14:textId="77777777" w:rsidR="00773D5F" w:rsidRPr="00560ED9" w:rsidRDefault="00773D5F" w:rsidP="00E84D1A">
      <w:pPr>
        <w:tabs>
          <w:tab w:val="right" w:pos="8498"/>
        </w:tabs>
        <w:spacing w:after="0"/>
        <w:jc w:val="both"/>
        <w:rPr>
          <w:rFonts w:ascii="Arial" w:hAnsi="Arial" w:cs="Arial"/>
          <w:u w:val="single"/>
        </w:rPr>
      </w:pPr>
    </w:p>
    <w:p w14:paraId="774F1F5B" w14:textId="19AC5294" w:rsidR="00076266" w:rsidRDefault="002B7F7D" w:rsidP="00076266">
      <w:pPr>
        <w:tabs>
          <w:tab w:val="right" w:pos="8498"/>
        </w:tabs>
        <w:spacing w:after="0"/>
        <w:jc w:val="both"/>
        <w:rPr>
          <w:rFonts w:ascii="Arial" w:eastAsiaTheme="minorEastAsia" w:hAnsi="Arial" w:cs="Arial"/>
          <w:b/>
        </w:rPr>
      </w:pPr>
      <w:r>
        <w:rPr>
          <w:rFonts w:ascii="Arial" w:eastAsiaTheme="minorEastAsia" w:hAnsi="Arial" w:cs="Arial"/>
        </w:rPr>
        <w:t>El dominio de  cualquier función cuadrática es el conjunto de los números reales, o</w:t>
      </w:r>
      <w:r w:rsidR="00076266" w:rsidRPr="00560ED9">
        <w:rPr>
          <w:rFonts w:ascii="Arial" w:eastAsiaTheme="minorEastAsia" w:hAnsi="Arial" w:cs="Arial"/>
        </w:rPr>
        <w:t xml:space="preserve">tras de sus características </w:t>
      </w:r>
      <w:r>
        <w:rPr>
          <w:rFonts w:ascii="Arial" w:eastAsiaTheme="minorEastAsia" w:hAnsi="Arial" w:cs="Arial"/>
        </w:rPr>
        <w:t>se determinan</w:t>
      </w:r>
      <w:r w:rsidR="00076266" w:rsidRPr="00560ED9">
        <w:rPr>
          <w:rFonts w:ascii="Arial" w:eastAsiaTheme="minorEastAsia" w:hAnsi="Arial" w:cs="Arial"/>
        </w:rPr>
        <w:t xml:space="preserve"> según el signo del coeficiente que acompaña </w:t>
      </w:r>
      <w:r w:rsidR="001940EF">
        <w:rPr>
          <w:rFonts w:ascii="Arial" w:eastAsiaTheme="minorEastAsia" w:hAnsi="Arial" w:cs="Arial"/>
        </w:rPr>
        <w:t xml:space="preserve">a </w:t>
      </w:r>
      <w:r w:rsidR="00076266" w:rsidRPr="00560ED9">
        <w:rPr>
          <w:rFonts w:ascii="Arial" w:eastAsiaTheme="minorEastAsia" w:hAnsi="Arial" w:cs="Arial"/>
        </w:rPr>
        <w:t xml:space="preserve">la variable al cuadrado, </w:t>
      </w:r>
      <w:r>
        <w:rPr>
          <w:rFonts w:ascii="Arial" w:eastAsiaTheme="minorEastAsia" w:hAnsi="Arial" w:cs="Arial"/>
        </w:rPr>
        <w:t>debido a que</w:t>
      </w:r>
      <w:r w:rsidR="00431068">
        <w:rPr>
          <w:rFonts w:ascii="Arial" w:eastAsiaTheme="minorEastAsia" w:hAnsi="Arial" w:cs="Arial"/>
        </w:rPr>
        <w:t xml:space="preserve"> si</w:t>
      </w:r>
      <w:r w:rsidR="001A0466">
        <w:rPr>
          <w:rFonts w:ascii="Arial" w:eastAsiaTheme="minorEastAsia" w:hAnsi="Arial" w:cs="Arial"/>
        </w:rPr>
        <w:t xml:space="preserve"> </w:t>
      </w:r>
      <w:r w:rsidR="001A0466" w:rsidRPr="002B7F7D">
        <w:rPr>
          <w:rFonts w:ascii="Arial" w:eastAsiaTheme="minorEastAsia" w:hAnsi="Arial" w:cs="Arial"/>
          <w:i/>
        </w:rPr>
        <w:t>a</w:t>
      </w:r>
      <w:r w:rsidR="001A0466" w:rsidRPr="002B7F7D">
        <w:rPr>
          <w:rFonts w:ascii="Arial" w:eastAsiaTheme="minorEastAsia" w:hAnsi="Arial" w:cs="Arial"/>
          <w:i/>
          <w:vertAlign w:val="subscript"/>
        </w:rPr>
        <w:t>2</w:t>
      </w:r>
      <w:r w:rsidR="001A0466" w:rsidRPr="002B7F7D">
        <w:rPr>
          <w:rFonts w:ascii="Arial" w:eastAsiaTheme="minorEastAsia" w:hAnsi="Arial" w:cs="Arial"/>
          <w:i/>
        </w:rPr>
        <w:t xml:space="preserve"> &gt; 0</w:t>
      </w:r>
      <w:r w:rsidR="001A0466">
        <w:rPr>
          <w:rFonts w:ascii="Arial" w:eastAsiaTheme="minorEastAsia" w:hAnsi="Arial" w:cs="Arial"/>
        </w:rPr>
        <w:t xml:space="preserve"> la parábola abre hacia arriba, si </w:t>
      </w:r>
      <w:r w:rsidR="001A0466" w:rsidRPr="002B7F7D">
        <w:rPr>
          <w:rFonts w:ascii="Arial" w:eastAsiaTheme="minorEastAsia" w:hAnsi="Arial" w:cs="Arial"/>
          <w:i/>
        </w:rPr>
        <w:t>a</w:t>
      </w:r>
      <w:r w:rsidR="001A0466" w:rsidRPr="002B7F7D">
        <w:rPr>
          <w:rFonts w:ascii="Arial" w:eastAsiaTheme="minorEastAsia" w:hAnsi="Arial" w:cs="Arial"/>
          <w:i/>
          <w:vertAlign w:val="subscript"/>
        </w:rPr>
        <w:t>2</w:t>
      </w:r>
      <w:r w:rsidR="001A0466" w:rsidRPr="002B7F7D">
        <w:rPr>
          <w:rFonts w:ascii="Arial" w:eastAsiaTheme="minorEastAsia" w:hAnsi="Arial" w:cs="Arial"/>
          <w:i/>
        </w:rPr>
        <w:t xml:space="preserve"> &lt; 0</w:t>
      </w:r>
      <w:r w:rsidR="001A0466">
        <w:rPr>
          <w:rFonts w:ascii="Arial" w:eastAsiaTheme="minorEastAsia" w:hAnsi="Arial" w:cs="Arial"/>
        </w:rPr>
        <w:t xml:space="preserve"> la parábola abre hacia abajo</w:t>
      </w:r>
      <w:r w:rsidR="009214ED">
        <w:rPr>
          <w:rFonts w:ascii="Arial" w:eastAsiaTheme="minorEastAsia" w:hAnsi="Arial" w:cs="Arial"/>
          <w:b/>
        </w:rPr>
        <w:t>.</w:t>
      </w:r>
    </w:p>
    <w:p w14:paraId="1D5D2A31" w14:textId="77777777" w:rsidR="00E333BF" w:rsidRDefault="00E333BF" w:rsidP="00076266">
      <w:pPr>
        <w:tabs>
          <w:tab w:val="right" w:pos="8498"/>
        </w:tabs>
        <w:spacing w:after="0"/>
        <w:jc w:val="both"/>
        <w:rPr>
          <w:rFonts w:ascii="Arial" w:eastAsiaTheme="minorEastAsia" w:hAnsi="Arial" w:cs="Arial"/>
          <w:b/>
        </w:rPr>
      </w:pPr>
    </w:p>
    <w:p w14:paraId="189F1DA8" w14:textId="77777777" w:rsidR="00E333BF" w:rsidRDefault="00E333BF" w:rsidP="00E333BF">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E333BF" w:rsidRPr="00560ED9" w14:paraId="079BF05A" w14:textId="77777777" w:rsidTr="00C3582A">
        <w:tc>
          <w:tcPr>
            <w:tcW w:w="8828" w:type="dxa"/>
            <w:gridSpan w:val="2"/>
            <w:shd w:val="clear" w:color="auto" w:fill="000000" w:themeFill="text1"/>
          </w:tcPr>
          <w:p w14:paraId="2B416A68" w14:textId="77777777" w:rsidR="00E333BF" w:rsidRPr="00560ED9" w:rsidRDefault="00E333BF"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E333BF" w:rsidRPr="00560ED9" w14:paraId="32F8D842" w14:textId="77777777" w:rsidTr="00C3582A">
        <w:tc>
          <w:tcPr>
            <w:tcW w:w="2480" w:type="dxa"/>
          </w:tcPr>
          <w:p w14:paraId="046054A3" w14:textId="77777777" w:rsidR="00E333BF" w:rsidRPr="00560ED9" w:rsidRDefault="00E333BF"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7E9B9D92" w14:textId="2009BCF6" w:rsidR="00E333BF" w:rsidRPr="00560ED9" w:rsidRDefault="00E333BF" w:rsidP="00C3582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Pr>
                <w:rFonts w:ascii="Arial" w:eastAsiaTheme="minorEastAsia" w:hAnsi="Arial" w:cs="Arial"/>
                <w:color w:val="000000"/>
                <w:sz w:val="24"/>
                <w:szCs w:val="24"/>
              </w:rPr>
              <w:t>140</w:t>
            </w:r>
          </w:p>
        </w:tc>
      </w:tr>
      <w:tr w:rsidR="00E333BF" w:rsidRPr="00560ED9" w14:paraId="1BDF780A" w14:textId="77777777" w:rsidTr="00C3582A">
        <w:tc>
          <w:tcPr>
            <w:tcW w:w="2480" w:type="dxa"/>
          </w:tcPr>
          <w:p w14:paraId="0F8D3D50" w14:textId="77777777" w:rsidR="00E333BF" w:rsidRPr="00560ED9" w:rsidRDefault="00E333BF"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3875D7AA" w14:textId="20420661" w:rsidR="00E333BF" w:rsidRPr="00713B40" w:rsidRDefault="00E333BF" w:rsidP="00C3582A">
            <w:pPr>
              <w:rPr>
                <w:rFonts w:ascii="Arial" w:eastAsiaTheme="minorEastAsia" w:hAnsi="Arial" w:cs="Arial"/>
                <w:color w:val="000000"/>
                <w:sz w:val="24"/>
                <w:szCs w:val="24"/>
              </w:rPr>
            </w:pPr>
            <w:r w:rsidRPr="00E333BF">
              <w:rPr>
                <w:rFonts w:ascii="Arial" w:hAnsi="Arial" w:cs="Arial"/>
                <w:color w:val="000000"/>
                <w:sz w:val="24"/>
                <w:szCs w:val="24"/>
              </w:rPr>
              <w:t>Identificación de funciones polinómicas</w:t>
            </w:r>
          </w:p>
        </w:tc>
      </w:tr>
      <w:tr w:rsidR="00E333BF" w:rsidRPr="00560ED9" w14:paraId="639C6623" w14:textId="77777777" w:rsidTr="00C3582A">
        <w:tc>
          <w:tcPr>
            <w:tcW w:w="2480" w:type="dxa"/>
          </w:tcPr>
          <w:p w14:paraId="670CE4F5" w14:textId="77777777" w:rsidR="00E333BF" w:rsidRPr="00560ED9" w:rsidRDefault="00E333BF"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74B87639" w14:textId="32ADF4F9" w:rsidR="00E333BF" w:rsidRPr="00713B40" w:rsidRDefault="00E333BF" w:rsidP="00C3582A">
            <w:pPr>
              <w:jc w:val="both"/>
              <w:rPr>
                <w:rFonts w:ascii="Arial" w:eastAsiaTheme="minorEastAsia" w:hAnsi="Arial" w:cs="Arial"/>
                <w:color w:val="000000"/>
                <w:sz w:val="24"/>
                <w:szCs w:val="24"/>
              </w:rPr>
            </w:pPr>
            <w:r w:rsidRPr="00E333BF">
              <w:rPr>
                <w:rFonts w:ascii="Arial" w:eastAsiaTheme="minorEastAsia" w:hAnsi="Arial" w:cs="Arial"/>
                <w:color w:val="000000"/>
                <w:sz w:val="24"/>
                <w:szCs w:val="24"/>
              </w:rPr>
              <w:t>Actividad que permite identificar tipos de funciones polinómicas</w:t>
            </w:r>
          </w:p>
        </w:tc>
      </w:tr>
    </w:tbl>
    <w:p w14:paraId="02072941" w14:textId="77777777" w:rsidR="00E333BF" w:rsidRPr="00560ED9" w:rsidRDefault="00E333BF" w:rsidP="00E333BF">
      <w:pPr>
        <w:tabs>
          <w:tab w:val="right" w:pos="8498"/>
        </w:tabs>
        <w:spacing w:after="0"/>
        <w:jc w:val="both"/>
        <w:rPr>
          <w:rFonts w:ascii="Arial" w:hAnsi="Arial" w:cs="Arial"/>
          <w:b/>
        </w:rPr>
      </w:pPr>
    </w:p>
    <w:p w14:paraId="36A013E1" w14:textId="67C6629A" w:rsidR="008C26A1" w:rsidRPr="00560ED9" w:rsidRDefault="008C26A1" w:rsidP="00962CCA">
      <w:pPr>
        <w:tabs>
          <w:tab w:val="right" w:pos="8498"/>
        </w:tabs>
        <w:spacing w:after="0"/>
        <w:jc w:val="both"/>
        <w:rPr>
          <w:rFonts w:ascii="Arial" w:hAnsi="Arial" w:cs="Arial"/>
          <w:b/>
        </w:rPr>
      </w:pPr>
      <w:r w:rsidRPr="00560ED9">
        <w:rPr>
          <w:rFonts w:ascii="Arial" w:hAnsi="Arial" w:cs="Arial"/>
          <w:highlight w:val="yellow"/>
        </w:rPr>
        <w:t>[SECCIÓN 3]</w:t>
      </w:r>
      <w:r w:rsidR="00EA0C19">
        <w:rPr>
          <w:rFonts w:ascii="Arial" w:hAnsi="Arial" w:cs="Arial"/>
        </w:rPr>
        <w:t xml:space="preserve"> </w:t>
      </w:r>
      <w:r w:rsidRPr="00560ED9">
        <w:rPr>
          <w:rFonts w:ascii="Arial" w:hAnsi="Arial" w:cs="Arial"/>
          <w:b/>
        </w:rPr>
        <w:t>3.1.</w:t>
      </w:r>
      <w:r w:rsidR="00E32079">
        <w:rPr>
          <w:rFonts w:ascii="Arial" w:hAnsi="Arial" w:cs="Arial"/>
          <w:b/>
        </w:rPr>
        <w:t>2</w:t>
      </w:r>
      <w:r w:rsidRPr="00560ED9">
        <w:rPr>
          <w:rFonts w:ascii="Arial" w:hAnsi="Arial" w:cs="Arial"/>
          <w:b/>
        </w:rPr>
        <w:t xml:space="preserve"> Funciones racionales</w:t>
      </w:r>
    </w:p>
    <w:p w14:paraId="6DAFBA20" w14:textId="734AEE8C" w:rsidR="00BE560D" w:rsidRPr="00560ED9" w:rsidRDefault="00BE560D" w:rsidP="00962CCA">
      <w:pPr>
        <w:tabs>
          <w:tab w:val="right" w:pos="8498"/>
        </w:tabs>
        <w:spacing w:after="0"/>
        <w:jc w:val="both"/>
        <w:rPr>
          <w:rFonts w:ascii="Arial" w:hAnsi="Arial" w:cs="Arial"/>
        </w:rPr>
      </w:pPr>
      <w:r w:rsidRPr="00560ED9">
        <w:rPr>
          <w:rFonts w:ascii="Arial" w:hAnsi="Arial" w:cs="Arial"/>
        </w:rPr>
        <w:t>Una función</w:t>
      </w:r>
      <w:r w:rsidR="006835C4" w:rsidRPr="00560ED9">
        <w:rPr>
          <w:rFonts w:ascii="Arial" w:hAnsi="Arial" w:cs="Arial"/>
        </w:rPr>
        <w:t xml:space="preserve">  </w:t>
      </w:r>
      <w:r w:rsidRPr="00560ED9">
        <w:rPr>
          <w:rFonts w:ascii="Arial" w:hAnsi="Arial" w:cs="Arial"/>
        </w:rPr>
        <w:t>racional</w:t>
      </w:r>
      <w:r w:rsidR="009214ED">
        <w:rPr>
          <w:rFonts w:ascii="Arial" w:hAnsi="Arial" w:cs="Arial"/>
        </w:rPr>
        <w:t xml:space="preserve"> es un cociente de dos</w:t>
      </w:r>
      <w:r w:rsidRPr="00560ED9">
        <w:rPr>
          <w:rFonts w:ascii="Arial" w:hAnsi="Arial" w:cs="Arial"/>
        </w:rPr>
        <w:t xml:space="preserve"> polinomios algebraicos. </w:t>
      </w:r>
    </w:p>
    <w:p w14:paraId="5076DF30" w14:textId="77777777" w:rsidR="00044395" w:rsidRPr="00560ED9" w:rsidRDefault="00044395"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58"/>
        <w:gridCol w:w="6370"/>
      </w:tblGrid>
      <w:tr w:rsidR="00044395" w:rsidRPr="00560ED9" w14:paraId="0102A6C7" w14:textId="77777777" w:rsidTr="00272EE6">
        <w:tc>
          <w:tcPr>
            <w:tcW w:w="8978" w:type="dxa"/>
            <w:gridSpan w:val="2"/>
            <w:shd w:val="clear" w:color="auto" w:fill="000000" w:themeFill="text1"/>
          </w:tcPr>
          <w:p w14:paraId="3CB18330" w14:textId="77777777" w:rsidR="00044395" w:rsidRPr="00560ED9" w:rsidRDefault="00044395" w:rsidP="00272EE6">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044395" w:rsidRPr="00560ED9" w14:paraId="4469B69E" w14:textId="77777777" w:rsidTr="00272EE6">
        <w:tc>
          <w:tcPr>
            <w:tcW w:w="2518" w:type="dxa"/>
          </w:tcPr>
          <w:p w14:paraId="5DC4C7B4" w14:textId="77777777" w:rsidR="00044395" w:rsidRPr="00560ED9" w:rsidRDefault="00044395" w:rsidP="00272EE6">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12E330F" w14:textId="057FB423" w:rsidR="00044395" w:rsidRPr="00560ED9" w:rsidRDefault="00044395" w:rsidP="00044395">
            <w:pPr>
              <w:rPr>
                <w:rFonts w:ascii="Arial" w:hAnsi="Arial" w:cs="Arial"/>
                <w:b/>
                <w:color w:val="000000"/>
                <w:sz w:val="24"/>
                <w:szCs w:val="24"/>
              </w:rPr>
            </w:pPr>
            <w:r w:rsidRPr="00560ED9">
              <w:rPr>
                <w:rFonts w:ascii="Arial" w:hAnsi="Arial" w:cs="Arial"/>
                <w:b/>
                <w:color w:val="000000"/>
                <w:sz w:val="24"/>
                <w:szCs w:val="24"/>
              </w:rPr>
              <w:t>Función racional</w:t>
            </w:r>
          </w:p>
        </w:tc>
      </w:tr>
      <w:tr w:rsidR="00044395" w:rsidRPr="00560ED9" w14:paraId="2CD63175" w14:textId="77777777" w:rsidTr="00272EE6">
        <w:tc>
          <w:tcPr>
            <w:tcW w:w="2518" w:type="dxa"/>
          </w:tcPr>
          <w:p w14:paraId="268FA204" w14:textId="77777777" w:rsidR="00044395" w:rsidRPr="00560ED9" w:rsidRDefault="00044395" w:rsidP="00272EE6">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6F474C64" w14:textId="43715777" w:rsidR="00044395" w:rsidRPr="00601A82" w:rsidRDefault="00044395" w:rsidP="00272EE6">
            <w:pPr>
              <w:tabs>
                <w:tab w:val="right" w:pos="8498"/>
              </w:tabs>
              <w:jc w:val="both"/>
              <w:rPr>
                <w:rFonts w:ascii="Arial" w:hAnsi="Arial" w:cs="Arial"/>
                <w:sz w:val="24"/>
                <w:szCs w:val="24"/>
              </w:rPr>
            </w:pPr>
            <w:r w:rsidRPr="00601A82">
              <w:rPr>
                <w:rFonts w:ascii="Arial" w:hAnsi="Arial" w:cs="Arial"/>
                <w:sz w:val="24"/>
                <w:szCs w:val="24"/>
              </w:rPr>
              <w:t>Una función</w:t>
            </w:r>
            <w:r w:rsidR="009214ED" w:rsidRPr="00601A82">
              <w:rPr>
                <w:rFonts w:ascii="Arial" w:hAnsi="Arial" w:cs="Arial"/>
                <w:sz w:val="24"/>
                <w:szCs w:val="24"/>
              </w:rPr>
              <w:t xml:space="preserve"> </w:t>
            </w:r>
            <w:r w:rsidR="009214ED" w:rsidRPr="00601A82">
              <w:rPr>
                <w:rFonts w:ascii="Arial" w:hAnsi="Arial" w:cs="Arial"/>
                <w:i/>
                <w:sz w:val="24"/>
                <w:szCs w:val="24"/>
              </w:rPr>
              <w:t>f</w:t>
            </w:r>
            <w:r w:rsidR="009214ED" w:rsidRPr="00601A82">
              <w:rPr>
                <w:rFonts w:ascii="Arial" w:hAnsi="Arial" w:cs="Arial"/>
                <w:sz w:val="24"/>
                <w:szCs w:val="24"/>
              </w:rPr>
              <w:t xml:space="preserve"> es racional si tiene la </w:t>
            </w:r>
            <w:r w:rsidRPr="00601A82">
              <w:rPr>
                <w:rFonts w:ascii="Arial" w:hAnsi="Arial" w:cs="Arial"/>
                <w:sz w:val="24"/>
                <w:szCs w:val="24"/>
              </w:rPr>
              <w:t>form</w:t>
            </w:r>
            <w:r w:rsidR="009214ED" w:rsidRPr="00601A82">
              <w:rPr>
                <w:rFonts w:ascii="Arial" w:hAnsi="Arial" w:cs="Arial"/>
                <w:sz w:val="24"/>
                <w:szCs w:val="24"/>
              </w:rPr>
              <w:t>a</w:t>
            </w:r>
          </w:p>
          <w:p w14:paraId="1D4A8979" w14:textId="77777777" w:rsidR="00044395" w:rsidRPr="00601A82" w:rsidRDefault="00044395" w:rsidP="00272EE6">
            <w:pPr>
              <w:tabs>
                <w:tab w:val="right" w:pos="8498"/>
              </w:tabs>
              <w:jc w:val="both"/>
              <w:rPr>
                <w:rFonts w:ascii="Arial" w:eastAsiaTheme="minorEastAsia" w:hAnsi="Arial" w:cs="Arial"/>
                <w:sz w:val="24"/>
                <w:szCs w:val="24"/>
              </w:rPr>
            </w:pPr>
          </w:p>
          <w:p w14:paraId="367A6458" w14:textId="046BD3E2" w:rsidR="00044395" w:rsidRPr="00601A82" w:rsidRDefault="00044395" w:rsidP="00044395">
            <w:pPr>
              <w:tabs>
                <w:tab w:val="right" w:pos="8498"/>
              </w:tabs>
              <w:jc w:val="both"/>
              <w:rPr>
                <w:rFonts w:ascii="Arial" w:eastAsiaTheme="minorEastAsia" w:hAnsi="Arial" w:cs="Arial"/>
                <w:sz w:val="24"/>
                <w:szCs w:val="24"/>
              </w:rPr>
            </w:pPr>
            <w:commentRangeStart w:id="5"/>
            <m:oMathPara>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n-1</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n-1</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x+</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0</m:t>
                        </m:r>
                      </m:sub>
                    </m:sSub>
                  </m:num>
                  <m:den>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m</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m-1</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m-1</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x+</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den>
                </m:f>
                <m:r>
                  <w:rPr>
                    <w:rFonts w:ascii="Cambria Math"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p(x)</m:t>
                    </m:r>
                  </m:num>
                  <m:den>
                    <m:r>
                      <w:rPr>
                        <w:rFonts w:ascii="Cambria Math" w:eastAsiaTheme="minorEastAsia" w:hAnsi="Cambria Math" w:cs="Arial"/>
                        <w:sz w:val="24"/>
                        <w:szCs w:val="24"/>
                      </w:rPr>
                      <m:t>q(x)</m:t>
                    </m:r>
                  </m:den>
                </m:f>
                <w:commentRangeEnd w:id="5"/>
                <m:r>
                  <m:rPr>
                    <m:sty m:val="p"/>
                  </m:rPr>
                  <w:rPr>
                    <w:rStyle w:val="Refdecomentario"/>
                    <w:rFonts w:ascii="Cambria Math" w:eastAsia="Calibri" w:hAnsi="Cambria Math" w:cs="Arial"/>
                    <w:sz w:val="24"/>
                    <w:szCs w:val="24"/>
                  </w:rPr>
                  <w:commentReference w:id="5"/>
                </m:r>
              </m:oMath>
            </m:oMathPara>
          </w:p>
          <w:p w14:paraId="4837535F" w14:textId="77777777" w:rsidR="00044395" w:rsidRPr="00601A82" w:rsidRDefault="00044395" w:rsidP="00272EE6">
            <w:pPr>
              <w:tabs>
                <w:tab w:val="right" w:pos="8498"/>
              </w:tabs>
              <w:jc w:val="both"/>
              <w:rPr>
                <w:rFonts w:ascii="Arial" w:eastAsiaTheme="minorEastAsia" w:hAnsi="Arial" w:cs="Arial"/>
                <w:sz w:val="24"/>
                <w:szCs w:val="24"/>
              </w:rPr>
            </w:pPr>
          </w:p>
          <w:p w14:paraId="74E914F7" w14:textId="7232DE6E" w:rsidR="00044395" w:rsidRPr="00560ED9" w:rsidRDefault="00601A82" w:rsidP="00601A82">
            <w:pPr>
              <w:tabs>
                <w:tab w:val="right" w:pos="8498"/>
              </w:tabs>
              <w:jc w:val="both"/>
              <w:rPr>
                <w:rFonts w:ascii="Arial" w:eastAsiaTheme="minorEastAsia" w:hAnsi="Arial" w:cs="Arial"/>
              </w:rPr>
            </w:pPr>
            <w:r w:rsidRPr="00601A82">
              <w:rPr>
                <w:rFonts w:ascii="Arial" w:eastAsiaTheme="minorEastAsia" w:hAnsi="Arial" w:cs="Arial"/>
                <w:sz w:val="24"/>
                <w:szCs w:val="24"/>
              </w:rPr>
              <w:t>C</w:t>
            </w:r>
            <w:r w:rsidR="009214ED" w:rsidRPr="00601A82">
              <w:rPr>
                <w:rFonts w:ascii="Arial" w:eastAsiaTheme="minorEastAsia" w:hAnsi="Arial" w:cs="Arial"/>
                <w:sz w:val="24"/>
                <w:szCs w:val="24"/>
              </w:rPr>
              <w:t>o</w:t>
            </w:r>
            <w:r w:rsidR="003D46B3" w:rsidRPr="00601A82">
              <w:rPr>
                <w:rFonts w:ascii="Arial" w:eastAsiaTheme="minorEastAsia" w:hAnsi="Arial" w:cs="Arial"/>
                <w:sz w:val="24"/>
                <w:szCs w:val="24"/>
              </w:rPr>
              <w:t>n</w:t>
            </w:r>
            <w:r w:rsidRPr="00601A82">
              <w:rPr>
                <w:rFonts w:ascii="Arial" w:eastAsiaTheme="minorEastAsia" w:hAnsi="Arial" w:cs="Arial"/>
                <w:sz w:val="24"/>
                <w:szCs w:val="24"/>
              </w:rPr>
              <w:t xml:space="preserve"> </w:t>
            </w:r>
            <w:r w:rsidRPr="00601A82">
              <w:rPr>
                <w:rFonts w:ascii="Arial" w:eastAsiaTheme="minorEastAsia" w:hAnsi="Arial" w:cs="Arial"/>
                <w:i/>
                <w:sz w:val="24"/>
                <w:szCs w:val="24"/>
              </w:rPr>
              <w:t xml:space="preserve">n, m </w:t>
            </w:r>
            <w:r w:rsidRPr="00601A82">
              <w:rPr>
                <w:rFonts w:ascii="Cambria Math" w:eastAsiaTheme="minorEastAsia" w:hAnsi="Cambria Math" w:cs="Cambria Math"/>
                <w:i/>
                <w:sz w:val="24"/>
                <w:szCs w:val="24"/>
              </w:rPr>
              <w:t>⋲</w:t>
            </w:r>
            <w:r w:rsidRPr="00601A82">
              <w:rPr>
                <w:rFonts w:ascii="Arial" w:eastAsiaTheme="minorEastAsia" w:hAnsi="Arial" w:cs="Arial"/>
                <w:i/>
                <w:sz w:val="24"/>
                <w:szCs w:val="24"/>
              </w:rPr>
              <w:t xml:space="preserve"> </w:t>
            </w:r>
            <w:r w:rsidRPr="00601A82">
              <w:rPr>
                <w:rFonts w:ascii="Cambria Math" w:eastAsiaTheme="minorEastAsia" w:hAnsi="Cambria Math" w:cs="Cambria Math"/>
                <w:i/>
                <w:sz w:val="24"/>
                <w:szCs w:val="24"/>
              </w:rPr>
              <w:t>ℕ</w:t>
            </w:r>
            <w:r w:rsidRPr="00601A82">
              <w:rPr>
                <w:rFonts w:ascii="Arial" w:eastAsiaTheme="minorEastAsia" w:hAnsi="Arial" w:cs="Arial"/>
                <w:i/>
                <w:sz w:val="24"/>
                <w:szCs w:val="24"/>
              </w:rPr>
              <w:t xml:space="preserve"> </w:t>
            </w:r>
            <w:r w:rsidRPr="00601A82">
              <w:rPr>
                <w:rFonts w:ascii="Cambria Math" w:eastAsiaTheme="minorEastAsia" w:hAnsi="Cambria Math" w:cs="Cambria Math"/>
                <w:i/>
                <w:sz w:val="24"/>
                <w:szCs w:val="24"/>
              </w:rPr>
              <w:t>∪</w:t>
            </w:r>
            <w:r w:rsidRPr="00601A82">
              <w:rPr>
                <w:rFonts w:ascii="Arial" w:eastAsiaTheme="minorEastAsia" w:hAnsi="Arial" w:cs="Arial"/>
                <w:i/>
                <w:sz w:val="24"/>
                <w:szCs w:val="24"/>
              </w:rPr>
              <w:t xml:space="preserve"> {0}</w:t>
            </w:r>
            <w:r w:rsidRPr="00601A82">
              <w:rPr>
                <w:rFonts w:ascii="Arial" w:eastAsiaTheme="minorEastAsia" w:hAnsi="Arial" w:cs="Arial"/>
                <w:sz w:val="24"/>
                <w:szCs w:val="24"/>
              </w:rPr>
              <w:t xml:space="preserve"> y </w:t>
            </w:r>
            <w:proofErr w:type="spellStart"/>
            <w:r w:rsidRPr="00601A82">
              <w:rPr>
                <w:rFonts w:ascii="Arial" w:eastAsiaTheme="minorEastAsia" w:hAnsi="Arial" w:cs="Arial"/>
                <w:i/>
                <w:sz w:val="24"/>
                <w:szCs w:val="24"/>
              </w:rPr>
              <w:t>a</w:t>
            </w:r>
            <w:r w:rsidRPr="00601A82">
              <w:rPr>
                <w:rFonts w:ascii="Arial" w:eastAsiaTheme="minorEastAsia" w:hAnsi="Arial" w:cs="Arial"/>
                <w:i/>
                <w:sz w:val="24"/>
                <w:szCs w:val="24"/>
                <w:vertAlign w:val="subscript"/>
              </w:rPr>
              <w:t>i</w:t>
            </w:r>
            <w:proofErr w:type="spellEnd"/>
            <w:r w:rsidRPr="00601A82">
              <w:rPr>
                <w:rFonts w:ascii="Arial" w:eastAsiaTheme="minorEastAsia" w:hAnsi="Arial" w:cs="Arial"/>
                <w:i/>
                <w:sz w:val="24"/>
                <w:szCs w:val="24"/>
              </w:rPr>
              <w:t xml:space="preserve">, </w:t>
            </w:r>
            <w:proofErr w:type="spellStart"/>
            <w:r w:rsidRPr="00601A82">
              <w:rPr>
                <w:rFonts w:ascii="Arial" w:eastAsiaTheme="minorEastAsia" w:hAnsi="Arial" w:cs="Arial"/>
                <w:i/>
                <w:sz w:val="24"/>
                <w:szCs w:val="24"/>
              </w:rPr>
              <w:t>b</w:t>
            </w:r>
            <w:r w:rsidRPr="00601A82">
              <w:rPr>
                <w:rFonts w:ascii="Arial" w:eastAsiaTheme="minorEastAsia" w:hAnsi="Arial" w:cs="Arial"/>
                <w:i/>
                <w:sz w:val="24"/>
                <w:szCs w:val="24"/>
                <w:vertAlign w:val="subscript"/>
              </w:rPr>
              <w:t>j</w:t>
            </w:r>
            <w:proofErr w:type="spellEnd"/>
            <w:r w:rsidRPr="00601A82">
              <w:rPr>
                <w:rFonts w:ascii="Arial" w:eastAsiaTheme="minorEastAsia" w:hAnsi="Arial" w:cs="Arial"/>
                <w:i/>
                <w:sz w:val="24"/>
                <w:szCs w:val="24"/>
              </w:rPr>
              <w:t xml:space="preserve"> </w:t>
            </w:r>
            <w:r w:rsidRPr="00601A82">
              <w:rPr>
                <w:rFonts w:ascii="Cambria Math" w:eastAsiaTheme="minorEastAsia" w:hAnsi="Cambria Math" w:cs="Cambria Math"/>
                <w:i/>
                <w:sz w:val="24"/>
                <w:szCs w:val="24"/>
              </w:rPr>
              <w:t>⋲</w:t>
            </w:r>
            <w:r w:rsidRPr="00601A82">
              <w:rPr>
                <w:rFonts w:ascii="Arial" w:eastAsiaTheme="minorEastAsia" w:hAnsi="Arial" w:cs="Arial"/>
                <w:i/>
                <w:sz w:val="24"/>
                <w:szCs w:val="24"/>
              </w:rPr>
              <w:t xml:space="preserve"> </w:t>
            </w:r>
            <w:r w:rsidRPr="00601A82">
              <w:rPr>
                <w:rFonts w:ascii="Cambria Math" w:eastAsiaTheme="minorEastAsia" w:hAnsi="Cambria Math" w:cs="Cambria Math"/>
                <w:i/>
                <w:sz w:val="24"/>
                <w:szCs w:val="24"/>
              </w:rPr>
              <w:t>ℝ</w:t>
            </w:r>
            <w:r>
              <w:rPr>
                <w:rFonts w:ascii="Arial" w:eastAsiaTheme="minorEastAsia" w:hAnsi="Arial" w:cs="Arial"/>
                <w:i/>
                <w:sz w:val="24"/>
                <w:szCs w:val="24"/>
              </w:rPr>
              <w:t>.</w:t>
            </w:r>
          </w:p>
        </w:tc>
      </w:tr>
    </w:tbl>
    <w:p w14:paraId="74D6E1E4" w14:textId="77777777" w:rsidR="00044395" w:rsidRPr="00560ED9" w:rsidRDefault="00044395" w:rsidP="00962CCA">
      <w:pPr>
        <w:tabs>
          <w:tab w:val="right" w:pos="8498"/>
        </w:tabs>
        <w:spacing w:after="0"/>
        <w:jc w:val="both"/>
        <w:rPr>
          <w:rFonts w:ascii="Arial" w:hAnsi="Arial" w:cs="Arial"/>
        </w:rPr>
      </w:pPr>
    </w:p>
    <w:p w14:paraId="72A4DD76" w14:textId="050819F6" w:rsidR="00044395" w:rsidRPr="00560ED9" w:rsidRDefault="00044395" w:rsidP="00962CCA">
      <w:pPr>
        <w:tabs>
          <w:tab w:val="right" w:pos="8498"/>
        </w:tabs>
        <w:spacing w:after="0"/>
        <w:jc w:val="both"/>
        <w:rPr>
          <w:rFonts w:ascii="Arial" w:hAnsi="Arial" w:cs="Arial"/>
        </w:rPr>
      </w:pPr>
      <w:r w:rsidRPr="00560ED9">
        <w:rPr>
          <w:rFonts w:ascii="Arial" w:hAnsi="Arial" w:cs="Arial"/>
        </w:rPr>
        <w:t xml:space="preserve">El dominio de una función racional es </w:t>
      </w:r>
      <w:r w:rsidR="00E5398E" w:rsidRPr="00560ED9">
        <w:rPr>
          <w:rFonts w:ascii="Arial" w:hAnsi="Arial" w:cs="Arial"/>
        </w:rPr>
        <w:t xml:space="preserve">el conjunto de los números reales excepto los </w:t>
      </w:r>
      <w:r w:rsidR="004667A6" w:rsidRPr="00560ED9">
        <w:rPr>
          <w:rFonts w:ascii="Arial" w:hAnsi="Arial" w:cs="Arial"/>
        </w:rPr>
        <w:t xml:space="preserve"> valores de </w:t>
      </w:r>
      <w:r w:rsidR="004667A6" w:rsidRPr="00560ED9">
        <w:rPr>
          <w:rFonts w:ascii="Arial" w:hAnsi="Arial" w:cs="Arial"/>
          <w:i/>
        </w:rPr>
        <w:t>x</w:t>
      </w:r>
      <w:r w:rsidR="004667A6" w:rsidRPr="00560ED9">
        <w:rPr>
          <w:rFonts w:ascii="Arial" w:hAnsi="Arial" w:cs="Arial"/>
        </w:rPr>
        <w:t xml:space="preserve"> para los cuales </w:t>
      </w:r>
      <w:r w:rsidR="00E5398E" w:rsidRPr="00560ED9">
        <w:rPr>
          <w:rFonts w:ascii="Arial" w:hAnsi="Arial" w:cs="Arial"/>
        </w:rPr>
        <w:t xml:space="preserve">denominador </w:t>
      </w:r>
      <w:r w:rsidR="004667A6" w:rsidRPr="00560ED9">
        <w:rPr>
          <w:rFonts w:ascii="Arial" w:hAnsi="Arial" w:cs="Arial"/>
        </w:rPr>
        <w:t>es</w:t>
      </w:r>
      <w:r w:rsidR="00E5398E" w:rsidRPr="00560ED9">
        <w:rPr>
          <w:rFonts w:ascii="Arial" w:hAnsi="Arial" w:cs="Arial"/>
        </w:rPr>
        <w:t xml:space="preserve"> cero.</w:t>
      </w:r>
    </w:p>
    <w:p w14:paraId="74C3CBDE" w14:textId="01D8A826" w:rsidR="00E5398E" w:rsidRPr="00560ED9" w:rsidRDefault="00E5398E" w:rsidP="00962CCA">
      <w:pPr>
        <w:tabs>
          <w:tab w:val="right" w:pos="8498"/>
        </w:tabs>
        <w:spacing w:after="0"/>
        <w:jc w:val="both"/>
        <w:rPr>
          <w:rFonts w:ascii="Arial" w:hAnsi="Arial" w:cs="Arial"/>
        </w:rPr>
      </w:pPr>
    </w:p>
    <w:p w14:paraId="2D9708FE" w14:textId="5E197D5F" w:rsidR="00E37349" w:rsidRPr="00560ED9" w:rsidRDefault="00601A82" w:rsidP="00962CCA">
      <w:pPr>
        <w:tabs>
          <w:tab w:val="right" w:pos="8498"/>
        </w:tabs>
        <w:spacing w:after="0"/>
        <w:jc w:val="both"/>
        <w:rPr>
          <w:rFonts w:ascii="Arial" w:hAnsi="Arial" w:cs="Arial"/>
        </w:rPr>
      </w:pPr>
      <w:r>
        <w:rPr>
          <w:rFonts w:ascii="Arial" w:hAnsi="Arial" w:cs="Arial"/>
        </w:rPr>
        <w:t>Por ejemplo</w:t>
      </w:r>
      <w:r w:rsidR="00E32079">
        <w:rPr>
          <w:rFonts w:ascii="Arial" w:hAnsi="Arial" w:cs="Arial"/>
        </w:rPr>
        <w:t>, c</w:t>
      </w:r>
      <w:r w:rsidR="00B96F26" w:rsidRPr="00560ED9">
        <w:rPr>
          <w:rFonts w:ascii="Arial" w:hAnsi="Arial" w:cs="Arial"/>
        </w:rPr>
        <w:t>onsider</w:t>
      </w:r>
      <w:r w:rsidR="00F41E7F">
        <w:rPr>
          <w:rFonts w:ascii="Arial" w:hAnsi="Arial" w:cs="Arial"/>
        </w:rPr>
        <w:t>a</w:t>
      </w:r>
      <w:r w:rsidR="00B96F26" w:rsidRPr="00560ED9">
        <w:rPr>
          <w:rFonts w:ascii="Arial" w:hAnsi="Arial" w:cs="Arial"/>
        </w:rPr>
        <w:t xml:space="preserve"> la función </w:t>
      </w:r>
    </w:p>
    <w:p w14:paraId="67E13930" w14:textId="61C39E23" w:rsidR="0015014C" w:rsidRPr="00560ED9" w:rsidRDefault="0015014C" w:rsidP="008B1DA1">
      <w:pPr>
        <w:tabs>
          <w:tab w:val="right" w:pos="8498"/>
        </w:tabs>
        <w:spacing w:after="0"/>
        <w:jc w:val="center"/>
        <w:rPr>
          <w:rFonts w:ascii="Arial" w:eastAsiaTheme="minorEastAsia"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-5x+7</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den>
        </m:f>
      </m:oMath>
      <w:r w:rsidR="008B1DA1">
        <w:rPr>
          <w:rFonts w:ascii="Arial" w:eastAsiaTheme="minorEastAsia" w:hAnsi="Arial" w:cs="Arial"/>
        </w:rPr>
        <w:t>.</w:t>
      </w:r>
    </w:p>
    <w:p w14:paraId="474B3EAB" w14:textId="462FCCA3" w:rsidR="00B96F26" w:rsidRDefault="004667A6" w:rsidP="00962CCA">
      <w:pPr>
        <w:tabs>
          <w:tab w:val="right" w:pos="8498"/>
        </w:tabs>
        <w:spacing w:after="0"/>
        <w:jc w:val="both"/>
        <w:rPr>
          <w:rFonts w:ascii="Arial" w:hAnsi="Arial" w:cs="Arial"/>
        </w:rPr>
      </w:pPr>
      <w:r w:rsidRPr="00560ED9">
        <w:rPr>
          <w:rFonts w:ascii="Arial" w:hAnsi="Arial" w:cs="Arial"/>
        </w:rPr>
        <w:t>Para determinar el dominio de la función</w:t>
      </w:r>
      <w:r w:rsidR="00F41E7F">
        <w:rPr>
          <w:rFonts w:ascii="Arial" w:hAnsi="Arial" w:cs="Arial"/>
        </w:rPr>
        <w:t>,</w:t>
      </w:r>
      <w:r w:rsidRPr="00560ED9">
        <w:rPr>
          <w:rFonts w:ascii="Arial" w:hAnsi="Arial" w:cs="Arial"/>
        </w:rPr>
        <w:t xml:space="preserve"> </w:t>
      </w:r>
      <w:r w:rsidR="00B96F26" w:rsidRPr="00560ED9">
        <w:rPr>
          <w:rFonts w:ascii="Arial" w:hAnsi="Arial" w:cs="Arial"/>
        </w:rPr>
        <w:t>se iguala a cero el denominador y se halla el conjunto solución</w:t>
      </w:r>
      <w:r w:rsidRPr="00560ED9">
        <w:rPr>
          <w:rFonts w:ascii="Arial" w:hAnsi="Arial" w:cs="Arial"/>
        </w:rPr>
        <w:t>:</w:t>
      </w:r>
      <w:r w:rsidR="00B96F26" w:rsidRPr="00560ED9">
        <w:rPr>
          <w:rFonts w:ascii="Arial" w:hAnsi="Arial" w:cs="Arial"/>
        </w:rPr>
        <w:t xml:space="preserve"> </w:t>
      </w:r>
    </w:p>
    <w:p w14:paraId="12BC9B12" w14:textId="1C0EF213" w:rsidR="00670302" w:rsidRPr="00670302" w:rsidRDefault="00670302" w:rsidP="00670302">
      <w:pPr>
        <w:tabs>
          <w:tab w:val="right" w:pos="8498"/>
        </w:tabs>
        <w:spacing w:after="0"/>
        <w:jc w:val="center"/>
        <w:rPr>
          <w:rFonts w:ascii="Arial" w:hAnsi="Arial" w:cs="Arial"/>
          <w:i/>
        </w:rPr>
      </w:pPr>
      <w:r>
        <w:rPr>
          <w:rFonts w:ascii="Arial" w:hAnsi="Arial" w:cs="Arial"/>
          <w:i/>
        </w:rPr>
        <w:t xml:space="preserve">            </w:t>
      </w:r>
      <w:proofErr w:type="gramStart"/>
      <w:r w:rsidRPr="00670302">
        <w:rPr>
          <w:rFonts w:ascii="Arial" w:hAnsi="Arial" w:cs="Arial"/>
          <w:i/>
        </w:rPr>
        <w:t>x</w:t>
      </w:r>
      <w:r w:rsidRPr="00670302">
        <w:rPr>
          <w:rFonts w:ascii="Arial" w:hAnsi="Arial" w:cs="Arial"/>
          <w:i/>
          <w:vertAlign w:val="superscript"/>
        </w:rPr>
        <w:t>2</w:t>
      </w:r>
      <w:proofErr w:type="gramEnd"/>
      <w:r w:rsidRPr="00670302">
        <w:rPr>
          <w:rFonts w:ascii="Arial" w:hAnsi="Arial" w:cs="Arial"/>
          <w:i/>
          <w:vertAlign w:val="superscript"/>
        </w:rPr>
        <w:t xml:space="preserve"> </w:t>
      </w:r>
      <w:r w:rsidRPr="00670302">
        <w:rPr>
          <w:rFonts w:ascii="Arial" w:hAnsi="Arial" w:cs="Arial"/>
          <w:i/>
        </w:rPr>
        <w:t>– 1 = 0</w:t>
      </w:r>
    </w:p>
    <w:p w14:paraId="591F6951" w14:textId="34DF5DE7" w:rsidR="00670302" w:rsidRPr="00670302" w:rsidRDefault="00670302" w:rsidP="00670302">
      <w:pPr>
        <w:tabs>
          <w:tab w:val="right" w:pos="8498"/>
        </w:tabs>
        <w:spacing w:after="0"/>
        <w:jc w:val="center"/>
        <w:rPr>
          <w:rFonts w:ascii="Arial" w:hAnsi="Arial" w:cs="Arial"/>
          <w:i/>
        </w:rPr>
      </w:pPr>
      <w:r w:rsidRPr="00670302">
        <w:rPr>
          <w:rFonts w:ascii="Arial" w:hAnsi="Arial" w:cs="Arial"/>
          <w:i/>
        </w:rPr>
        <w:t>(x – 1)(</w:t>
      </w:r>
      <w:proofErr w:type="gramStart"/>
      <w:r w:rsidRPr="00670302">
        <w:rPr>
          <w:rFonts w:ascii="Arial" w:hAnsi="Arial" w:cs="Arial"/>
          <w:i/>
        </w:rPr>
        <w:t>x</w:t>
      </w:r>
      <w:proofErr w:type="gramEnd"/>
      <w:r w:rsidRPr="00670302">
        <w:rPr>
          <w:rFonts w:ascii="Arial" w:hAnsi="Arial" w:cs="Arial"/>
          <w:i/>
        </w:rPr>
        <w:t xml:space="preserve"> + 1) = 0</w:t>
      </w:r>
    </w:p>
    <w:p w14:paraId="7B242654" w14:textId="04698CDC" w:rsidR="00670302" w:rsidRPr="00670302" w:rsidRDefault="00670302" w:rsidP="00670302">
      <w:pPr>
        <w:tabs>
          <w:tab w:val="right" w:pos="8498"/>
        </w:tabs>
        <w:spacing w:after="0"/>
        <w:jc w:val="center"/>
        <w:rPr>
          <w:rFonts w:ascii="Arial" w:hAnsi="Arial" w:cs="Arial"/>
          <w:i/>
        </w:rPr>
      </w:pPr>
      <w:r>
        <w:rPr>
          <w:rFonts w:ascii="Arial" w:hAnsi="Arial" w:cs="Arial"/>
          <w:i/>
        </w:rPr>
        <w:t xml:space="preserve">                   </w:t>
      </w:r>
      <w:r w:rsidRPr="00670302">
        <w:rPr>
          <w:rFonts w:ascii="Arial" w:hAnsi="Arial" w:cs="Arial"/>
          <w:i/>
        </w:rPr>
        <w:t>x = 1 o x = -1</w:t>
      </w:r>
    </w:p>
    <w:p w14:paraId="7B23C3A7" w14:textId="2615C4D9" w:rsidR="00F41E7F" w:rsidRDefault="00F41E7F" w:rsidP="00962CCA">
      <w:pPr>
        <w:tabs>
          <w:tab w:val="right" w:pos="8498"/>
        </w:tabs>
        <w:spacing w:after="0"/>
        <w:jc w:val="both"/>
        <w:rPr>
          <w:rFonts w:ascii="Arial" w:hAnsi="Arial" w:cs="Arial"/>
        </w:rPr>
      </w:pPr>
      <w:r w:rsidRPr="00F41E7F">
        <w:rPr>
          <w:rFonts w:ascii="Arial" w:hAnsi="Arial" w:cs="Arial"/>
        </w:rPr>
        <w:t>El dominio es el conjunto de todos los números reales, excepto los valores para los cuales el denominador es cero:</w:t>
      </w:r>
    </w:p>
    <w:p w14:paraId="1AEB333C" w14:textId="55E0E384" w:rsidR="00670302" w:rsidRPr="00670302" w:rsidRDefault="00670302" w:rsidP="00670302">
      <w:pPr>
        <w:tabs>
          <w:tab w:val="right" w:pos="8498"/>
        </w:tabs>
        <w:spacing w:after="0"/>
        <w:jc w:val="center"/>
        <w:rPr>
          <w:rFonts w:ascii="Arial" w:hAnsi="Arial" w:cs="Arial"/>
          <w:i/>
        </w:rPr>
      </w:pPr>
      <w:r w:rsidRPr="00670302">
        <w:rPr>
          <w:rFonts w:ascii="Arial" w:hAnsi="Arial" w:cs="Arial"/>
          <w:i/>
        </w:rPr>
        <w:t xml:space="preserve">Dom f = </w:t>
      </w:r>
      <w:r w:rsidRPr="00670302">
        <w:rPr>
          <w:rFonts w:ascii="Cambria Math" w:hAnsi="Cambria Math" w:cs="Arial"/>
          <w:i/>
        </w:rPr>
        <w:t>ℝ</w:t>
      </w:r>
      <w:r w:rsidRPr="00670302">
        <w:rPr>
          <w:rFonts w:ascii="Arial" w:hAnsi="Arial" w:cs="Arial"/>
          <w:i/>
        </w:rPr>
        <w:t xml:space="preserve"> - {-1, 1} = (-</w:t>
      </w:r>
      <w:r w:rsidRPr="00670302">
        <w:rPr>
          <w:rFonts w:ascii="Cambria Math" w:hAnsi="Cambria Math" w:cs="Arial"/>
          <w:i/>
        </w:rPr>
        <w:t>∞</w:t>
      </w:r>
      <w:r w:rsidRPr="00670302">
        <w:rPr>
          <w:rFonts w:ascii="Arial" w:hAnsi="Arial" w:cs="Arial"/>
          <w:i/>
        </w:rPr>
        <w:t xml:space="preserve">, -1) </w:t>
      </w:r>
      <w:r w:rsidRPr="00670302">
        <w:rPr>
          <w:rFonts w:ascii="Cambria Math" w:hAnsi="Cambria Math" w:cs="Arial"/>
          <w:i/>
        </w:rPr>
        <w:t>∪</w:t>
      </w:r>
      <w:r w:rsidRPr="00670302">
        <w:rPr>
          <w:rFonts w:ascii="Arial" w:hAnsi="Arial" w:cs="Arial"/>
          <w:i/>
        </w:rPr>
        <w:t xml:space="preserve"> (-1, 1) </w:t>
      </w:r>
      <w:r w:rsidRPr="00670302">
        <w:rPr>
          <w:rFonts w:ascii="Cambria Math" w:hAnsi="Cambria Math" w:cs="Arial"/>
          <w:i/>
        </w:rPr>
        <w:t>∪</w:t>
      </w:r>
      <w:r w:rsidRPr="00670302">
        <w:rPr>
          <w:rFonts w:ascii="Arial" w:hAnsi="Arial" w:cs="Arial"/>
          <w:i/>
        </w:rPr>
        <w:t xml:space="preserve"> (1, </w:t>
      </w:r>
      <w:r w:rsidRPr="00670302">
        <w:rPr>
          <w:rFonts w:ascii="Cambria Math" w:hAnsi="Cambria Math" w:cs="Arial"/>
          <w:i/>
        </w:rPr>
        <w:t>∞</w:t>
      </w:r>
      <w:r w:rsidRPr="00670302">
        <w:rPr>
          <w:rFonts w:ascii="Arial" w:hAnsi="Arial" w:cs="Arial"/>
          <w:i/>
        </w:rPr>
        <w:t>).</w:t>
      </w:r>
    </w:p>
    <w:p w14:paraId="5ED9A90C" w14:textId="77777777" w:rsidR="00670302" w:rsidRDefault="00670302" w:rsidP="00B96F26">
      <w:pPr>
        <w:tabs>
          <w:tab w:val="right" w:pos="8498"/>
        </w:tabs>
        <w:spacing w:after="0"/>
        <w:jc w:val="both"/>
        <w:rPr>
          <w:rFonts w:ascii="Arial" w:hAnsi="Arial" w:cs="Arial"/>
          <w:b/>
        </w:rPr>
      </w:pPr>
    </w:p>
    <w:p w14:paraId="12EB8400" w14:textId="77777777" w:rsidR="00E32079" w:rsidRDefault="00E32079" w:rsidP="00B96F26">
      <w:pPr>
        <w:tabs>
          <w:tab w:val="right" w:pos="8498"/>
        </w:tabs>
        <w:spacing w:after="0"/>
        <w:jc w:val="both"/>
        <w:rPr>
          <w:rFonts w:ascii="Arial" w:hAnsi="Arial" w:cs="Arial"/>
          <w:b/>
        </w:rPr>
      </w:pPr>
    </w:p>
    <w:p w14:paraId="0AE2B3C9" w14:textId="377BAC08" w:rsidR="00B96F26" w:rsidRPr="00670302" w:rsidRDefault="00E32079" w:rsidP="00B96F26">
      <w:pPr>
        <w:tabs>
          <w:tab w:val="right" w:pos="8498"/>
        </w:tabs>
        <w:spacing w:after="0"/>
        <w:jc w:val="both"/>
        <w:rPr>
          <w:rFonts w:ascii="Arial" w:hAnsi="Arial" w:cs="Arial"/>
        </w:rPr>
      </w:pPr>
      <w:r>
        <w:rPr>
          <w:rFonts w:ascii="Arial" w:hAnsi="Arial" w:cs="Arial"/>
        </w:rPr>
        <w:t>Por ejemplo, c</w:t>
      </w:r>
      <w:r w:rsidR="00B96F26" w:rsidRPr="00670302">
        <w:rPr>
          <w:rFonts w:ascii="Arial" w:hAnsi="Arial" w:cs="Arial"/>
        </w:rPr>
        <w:t>onsider</w:t>
      </w:r>
      <w:r w:rsidR="00F41E7F" w:rsidRPr="00670302">
        <w:rPr>
          <w:rFonts w:ascii="Arial" w:hAnsi="Arial" w:cs="Arial"/>
        </w:rPr>
        <w:t xml:space="preserve">a </w:t>
      </w:r>
      <w:r w:rsidR="00B96F26" w:rsidRPr="00670302">
        <w:rPr>
          <w:rFonts w:ascii="Arial" w:hAnsi="Arial" w:cs="Arial"/>
        </w:rPr>
        <w:t xml:space="preserve">la función </w:t>
      </w:r>
    </w:p>
    <w:p w14:paraId="4201F8E1" w14:textId="2D600DD9" w:rsidR="0015014C" w:rsidRPr="00560ED9" w:rsidRDefault="0015014C" w:rsidP="0015014C">
      <w:pPr>
        <w:tabs>
          <w:tab w:val="right" w:pos="8498"/>
        </w:tabs>
        <w:spacing w:after="0"/>
        <w:jc w:val="both"/>
        <w:rPr>
          <w:rFonts w:ascii="Arial" w:eastAsiaTheme="minorEastAsia" w:hAnsi="Arial" w:cs="Arial"/>
        </w:rPr>
      </w:pPr>
      <m:oMathPara>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x+1</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den>
          </m:f>
        </m:oMath>
      </m:oMathPara>
    </w:p>
    <w:p w14:paraId="196B7C6C" w14:textId="53C0726F" w:rsidR="00B96F26" w:rsidRDefault="004667A6" w:rsidP="00B96F26">
      <w:pPr>
        <w:tabs>
          <w:tab w:val="right" w:pos="8498"/>
        </w:tabs>
        <w:spacing w:after="0"/>
        <w:jc w:val="both"/>
        <w:rPr>
          <w:rFonts w:ascii="Arial" w:hAnsi="Arial" w:cs="Arial"/>
        </w:rPr>
      </w:pPr>
      <w:r w:rsidRPr="00560ED9">
        <w:rPr>
          <w:rFonts w:ascii="Arial" w:hAnsi="Arial" w:cs="Arial"/>
        </w:rPr>
        <w:t xml:space="preserve">Para calcular el dominio se iguala a cero la expresión del denominador y se determina el conjunto solución: </w:t>
      </w:r>
    </w:p>
    <w:p w14:paraId="59000370" w14:textId="6E1D286E" w:rsidR="00670302" w:rsidRPr="00670302" w:rsidRDefault="00670302" w:rsidP="00670302">
      <w:pPr>
        <w:tabs>
          <w:tab w:val="right" w:pos="8498"/>
        </w:tabs>
        <w:spacing w:after="0"/>
        <w:jc w:val="center"/>
        <w:rPr>
          <w:rFonts w:ascii="Arial" w:hAnsi="Arial" w:cs="Arial"/>
          <w:i/>
        </w:rPr>
      </w:pPr>
      <w:proofErr w:type="gramStart"/>
      <w:r w:rsidRPr="00670302">
        <w:rPr>
          <w:rFonts w:ascii="Arial" w:hAnsi="Arial" w:cs="Arial"/>
          <w:i/>
        </w:rPr>
        <w:t>x</w:t>
      </w:r>
      <w:r w:rsidRPr="00670302">
        <w:rPr>
          <w:rFonts w:ascii="Arial" w:hAnsi="Arial" w:cs="Arial"/>
          <w:i/>
          <w:vertAlign w:val="superscript"/>
        </w:rPr>
        <w:t>2</w:t>
      </w:r>
      <w:proofErr w:type="gramEnd"/>
      <w:r w:rsidRPr="00670302">
        <w:rPr>
          <w:rFonts w:ascii="Arial" w:hAnsi="Arial" w:cs="Arial"/>
          <w:i/>
        </w:rPr>
        <w:t xml:space="preserve"> + 1 = 0</w:t>
      </w:r>
    </w:p>
    <w:p w14:paraId="3FDDE6EF" w14:textId="77E25E51" w:rsidR="0015014C" w:rsidRPr="00670302" w:rsidRDefault="004667A6" w:rsidP="00B96F26">
      <w:pPr>
        <w:tabs>
          <w:tab w:val="right" w:pos="8498"/>
        </w:tabs>
        <w:spacing w:after="0"/>
        <w:jc w:val="both"/>
        <w:rPr>
          <w:rFonts w:ascii="Arial" w:eastAsiaTheme="minorEastAsia" w:hAnsi="Arial" w:cs="Arial"/>
        </w:rPr>
      </w:pPr>
      <w:r w:rsidRPr="00670302">
        <w:rPr>
          <w:rFonts w:ascii="Arial" w:eastAsiaTheme="minorEastAsia" w:hAnsi="Arial" w:cs="Arial"/>
        </w:rPr>
        <w:t>E</w:t>
      </w:r>
      <w:r w:rsidR="00B96F26" w:rsidRPr="00670302">
        <w:rPr>
          <w:rFonts w:ascii="Arial" w:eastAsiaTheme="minorEastAsia" w:hAnsi="Arial" w:cs="Arial"/>
        </w:rPr>
        <w:t xml:space="preserve">sta expresión nunca es cero </w:t>
      </w:r>
      <w:r w:rsidR="00F41E7F" w:rsidRPr="00670302">
        <w:rPr>
          <w:rFonts w:ascii="Arial" w:eastAsiaTheme="minorEastAsia" w:hAnsi="Arial" w:cs="Arial"/>
        </w:rPr>
        <w:t>para</w:t>
      </w:r>
      <w:r w:rsidR="00670302" w:rsidRPr="00670302">
        <w:rPr>
          <w:rFonts w:ascii="Arial" w:eastAsiaTheme="minorEastAsia" w:hAnsi="Arial" w:cs="Arial"/>
        </w:rPr>
        <w:t xml:space="preserve"> </w:t>
      </w:r>
      <w:r w:rsidR="00670302" w:rsidRPr="00670302">
        <w:rPr>
          <w:rFonts w:ascii="Arial" w:eastAsiaTheme="minorEastAsia" w:hAnsi="Arial" w:cs="Arial"/>
          <w:i/>
        </w:rPr>
        <w:t xml:space="preserve">x </w:t>
      </w:r>
      <w:r w:rsidR="00670302" w:rsidRPr="00670302">
        <w:rPr>
          <w:rFonts w:ascii="Cambria Math" w:eastAsiaTheme="minorEastAsia" w:hAnsi="Cambria Math" w:cs="Cambria Math"/>
          <w:i/>
        </w:rPr>
        <w:t>⋲</w:t>
      </w:r>
      <w:r w:rsidR="00670302" w:rsidRPr="00670302">
        <w:rPr>
          <w:rFonts w:ascii="Arial" w:eastAsiaTheme="minorEastAsia" w:hAnsi="Arial" w:cs="Arial"/>
          <w:i/>
        </w:rPr>
        <w:t xml:space="preserve"> </w:t>
      </w:r>
      <w:r w:rsidR="00670302" w:rsidRPr="00670302">
        <w:rPr>
          <w:rFonts w:ascii="Cambria Math" w:eastAsiaTheme="minorEastAsia" w:hAnsi="Cambria Math" w:cs="Cambria Math"/>
          <w:i/>
        </w:rPr>
        <w:t>ℝ</w:t>
      </w:r>
      <w:r w:rsidR="00670302" w:rsidRPr="00670302">
        <w:rPr>
          <w:rFonts w:ascii="Arial" w:eastAsiaTheme="minorEastAsia" w:hAnsi="Arial" w:cs="Arial"/>
        </w:rPr>
        <w:t xml:space="preserve">, por lo  tanto </w:t>
      </w:r>
      <w:r w:rsidR="00670302" w:rsidRPr="00670302">
        <w:rPr>
          <w:rFonts w:ascii="Arial" w:eastAsiaTheme="minorEastAsia" w:hAnsi="Arial" w:cs="Arial"/>
          <w:i/>
        </w:rPr>
        <w:t xml:space="preserve">Dom g = </w:t>
      </w:r>
      <w:r w:rsidR="00670302" w:rsidRPr="00670302">
        <w:rPr>
          <w:rFonts w:ascii="Cambria Math" w:eastAsiaTheme="minorEastAsia" w:hAnsi="Cambria Math" w:cs="Cambria Math"/>
          <w:i/>
        </w:rPr>
        <w:t>ℝ</w:t>
      </w:r>
      <w:r w:rsidR="00670302" w:rsidRPr="00670302">
        <w:rPr>
          <w:rFonts w:ascii="Arial" w:eastAsiaTheme="minorEastAsia" w:hAnsi="Arial" w:cs="Arial"/>
        </w:rPr>
        <w:t>.</w:t>
      </w:r>
    </w:p>
    <w:p w14:paraId="43103294" w14:textId="77777777" w:rsidR="00B96F26" w:rsidRDefault="00B96F26" w:rsidP="00B96F26">
      <w:pPr>
        <w:tabs>
          <w:tab w:val="right" w:pos="8498"/>
        </w:tabs>
        <w:spacing w:after="0"/>
        <w:jc w:val="both"/>
        <w:rPr>
          <w:rFonts w:ascii="Arial" w:hAnsi="Arial" w:cs="Arial"/>
        </w:rPr>
      </w:pPr>
    </w:p>
    <w:p w14:paraId="7033A959" w14:textId="77777777" w:rsidR="00E32079" w:rsidRPr="00560ED9" w:rsidRDefault="00E32079" w:rsidP="00B96F26">
      <w:pPr>
        <w:tabs>
          <w:tab w:val="right" w:pos="8498"/>
        </w:tabs>
        <w:spacing w:after="0"/>
        <w:jc w:val="both"/>
        <w:rPr>
          <w:rFonts w:ascii="Arial" w:hAnsi="Arial" w:cs="Arial"/>
        </w:rPr>
      </w:pPr>
    </w:p>
    <w:p w14:paraId="12CB8AD2" w14:textId="49B444FD" w:rsidR="00044395" w:rsidRPr="00560ED9" w:rsidRDefault="00670302" w:rsidP="00962CCA">
      <w:pPr>
        <w:tabs>
          <w:tab w:val="right" w:pos="8498"/>
        </w:tabs>
        <w:spacing w:after="0"/>
        <w:jc w:val="both"/>
        <w:rPr>
          <w:rFonts w:ascii="Arial" w:hAnsi="Arial" w:cs="Arial"/>
        </w:rPr>
      </w:pPr>
      <w:r>
        <w:rPr>
          <w:rFonts w:ascii="Arial" w:hAnsi="Arial" w:cs="Arial"/>
        </w:rPr>
        <w:t xml:space="preserve">Por ejemplo, </w:t>
      </w:r>
      <w:r w:rsidR="00E32079">
        <w:rPr>
          <w:rFonts w:ascii="Arial" w:hAnsi="Arial" w:cs="Arial"/>
        </w:rPr>
        <w:t>c</w:t>
      </w:r>
      <w:r w:rsidR="00602FA9" w:rsidRPr="00560ED9">
        <w:rPr>
          <w:rFonts w:ascii="Arial" w:hAnsi="Arial" w:cs="Arial"/>
        </w:rPr>
        <w:t xml:space="preserve">onsidere la función </w:t>
      </w:r>
    </w:p>
    <w:p w14:paraId="6614CD0C" w14:textId="28968034" w:rsidR="00602FA9" w:rsidRPr="00560ED9" w:rsidRDefault="00602FA9" w:rsidP="008B1DA1">
      <w:pPr>
        <w:tabs>
          <w:tab w:val="right" w:pos="8498"/>
        </w:tabs>
        <w:spacing w:after="0"/>
        <w:jc w:val="center"/>
        <w:rPr>
          <w:rFonts w:ascii="Arial" w:eastAsiaTheme="minorEastAsia" w:hAnsi="Arial" w:cs="Arial"/>
        </w:rPr>
      </w:pPr>
      <m:oMath>
        <m:r>
          <w:rPr>
            <w:rFonts w:ascii="Cambria Math" w:hAnsi="Cambria Math" w:cs="Arial"/>
          </w:rPr>
          <m:t>h</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-5x+7</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-4</m:t>
            </m:r>
          </m:den>
        </m:f>
      </m:oMath>
      <w:r w:rsidR="008B1DA1">
        <w:rPr>
          <w:rFonts w:ascii="Arial" w:eastAsiaTheme="minorEastAsia" w:hAnsi="Arial" w:cs="Arial"/>
        </w:rPr>
        <w:t>.</w:t>
      </w:r>
    </w:p>
    <w:p w14:paraId="6EB5F070" w14:textId="77777777" w:rsidR="00404652" w:rsidRPr="00560ED9" w:rsidRDefault="00404652" w:rsidP="00404652">
      <w:pPr>
        <w:tabs>
          <w:tab w:val="right" w:pos="8498"/>
        </w:tabs>
        <w:spacing w:after="0"/>
        <w:jc w:val="both"/>
        <w:rPr>
          <w:rFonts w:ascii="Arial" w:hAnsi="Arial" w:cs="Arial"/>
        </w:rPr>
      </w:pPr>
      <w:r w:rsidRPr="00560ED9">
        <w:rPr>
          <w:rFonts w:ascii="Arial" w:hAnsi="Arial" w:cs="Arial"/>
        </w:rPr>
        <w:t xml:space="preserve">Para determinar el dominio de la función se iguala a cero el denominador y se halla el conjunto solución: </w:t>
      </w:r>
    </w:p>
    <w:p w14:paraId="2584EC21" w14:textId="02DAC00C" w:rsidR="00602FA9" w:rsidRPr="00560ED9" w:rsidRDefault="008E1CD6" w:rsidP="00602FA9">
      <w:pPr>
        <w:tabs>
          <w:tab w:val="right" w:pos="8498"/>
        </w:tabs>
        <w:spacing w:after="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-4=0</m:t>
          </m:r>
        </m:oMath>
      </m:oMathPara>
    </w:p>
    <w:p w14:paraId="3D0BC7F8" w14:textId="1B6EB67A" w:rsidR="00602FA9" w:rsidRPr="00560ED9" w:rsidRDefault="008E1CD6" w:rsidP="00602FA9">
      <w:pPr>
        <w:tabs>
          <w:tab w:val="right" w:pos="8498"/>
        </w:tabs>
        <w:spacing w:after="0"/>
        <w:jc w:val="both"/>
        <w:rPr>
          <w:rFonts w:ascii="Arial" w:eastAsiaTheme="minorEastAsia" w:hAnsi="Arial" w:cs="Arial"/>
        </w:rPr>
      </w:pPr>
      <m:oMathPara>
        <m:oMath>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m:t>
              </m:r>
            </m:e>
          </m:d>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m:t>
              </m:r>
            </m:e>
          </m:d>
          <m:r>
            <w:rPr>
              <w:rFonts w:ascii="Cambria Math" w:hAnsi="Cambria Math" w:cs="Arial"/>
            </w:rPr>
            <m:t>=0</m:t>
          </m:r>
        </m:oMath>
      </m:oMathPara>
    </w:p>
    <w:p w14:paraId="6E9E60D2" w14:textId="033FD5A0" w:rsidR="00602FA9" w:rsidRPr="00560ED9" w:rsidRDefault="008E1CD6" w:rsidP="00602FA9">
      <w:pPr>
        <w:tabs>
          <w:tab w:val="right" w:pos="8498"/>
        </w:tabs>
        <w:spacing w:after="0"/>
        <w:jc w:val="both"/>
        <w:rPr>
          <w:rFonts w:ascii="Arial" w:eastAsiaTheme="minorEastAsia" w:hAnsi="Arial" w:cs="Arial"/>
        </w:rPr>
      </w:pPr>
      <m:oMathPara>
        <m:oMath>
          <m:d>
            <m:dPr>
              <m:ctrlPr>
                <w:rPr>
                  <w:rFonts w:ascii="Cambria Math" w:hAnsi="Cambria Math" w:cs="Arial"/>
                  <w:i/>
                </w:rPr>
              </m:ctrlPr>
            </m:dPr>
            <m:e>
              <m:r>
                <w:rPr>
                  <w:rFonts w:ascii="Cambria Math" w:hAnsi="Cambria Math" w:cs="Arial"/>
                </w:rPr>
                <m:t>x-</m:t>
              </m:r>
              <m:rad>
                <m:radPr>
                  <m:degHide m:val="1"/>
                  <m:ctrlPr>
                    <w:rPr>
                      <w:rFonts w:ascii="Cambria Math" w:hAnsi="Cambria Math" w:cs="Arial"/>
                      <w:i/>
                    </w:rPr>
                  </m:ctrlPr>
                </m:radPr>
                <m:deg/>
                <m:e>
                  <m:r>
                    <w:rPr>
                      <w:rFonts w:ascii="Cambria Math" w:hAnsi="Cambria Math" w:cs="Arial"/>
                    </w:rPr>
                    <m:t>2</m:t>
                  </m:r>
                </m:e>
              </m:rad>
            </m:e>
          </m:d>
          <m:d>
            <m:dPr>
              <m:ctrlPr>
                <w:rPr>
                  <w:rFonts w:ascii="Cambria Math" w:hAnsi="Cambria Math" w:cs="Arial"/>
                  <w:i/>
                </w:rPr>
              </m:ctrlPr>
            </m:dPr>
            <m:e>
              <m:r>
                <w:rPr>
                  <w:rFonts w:ascii="Cambria Math" w:hAnsi="Cambria Math" w:cs="Arial"/>
                </w:rPr>
                <m:t>x+</m:t>
              </m:r>
              <m:rad>
                <m:radPr>
                  <m:degHide m:val="1"/>
                  <m:ctrlPr>
                    <w:rPr>
                      <w:rFonts w:ascii="Cambria Math" w:hAnsi="Cambria Math" w:cs="Arial"/>
                      <w:i/>
                    </w:rPr>
                  </m:ctrlPr>
                </m:radPr>
                <m:deg/>
                <m:e>
                  <m:r>
                    <w:rPr>
                      <w:rFonts w:ascii="Cambria Math" w:hAnsi="Cambria Math" w:cs="Arial"/>
                    </w:rPr>
                    <m:t>2</m:t>
                  </m:r>
                </m:e>
              </m:rad>
            </m:e>
          </m:d>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m:t>
              </m:r>
            </m:e>
          </m:d>
          <m:r>
            <w:rPr>
              <w:rFonts w:ascii="Cambria Math" w:hAnsi="Cambria Math" w:cs="Arial"/>
            </w:rPr>
            <m:t>=0</m:t>
          </m:r>
        </m:oMath>
      </m:oMathPara>
    </w:p>
    <w:p w14:paraId="00C18678" w14:textId="08F4A1C3" w:rsidR="00602FA9" w:rsidRPr="00560ED9" w:rsidRDefault="00602FA9" w:rsidP="00F41E7F">
      <w:pPr>
        <w:tabs>
          <w:tab w:val="right" w:pos="8498"/>
        </w:tabs>
        <w:spacing w:after="0"/>
        <w:jc w:val="center"/>
        <w:rPr>
          <w:rFonts w:ascii="Arial" w:eastAsiaTheme="minorEastAsia" w:hAnsi="Arial" w:cs="Arial"/>
        </w:rPr>
      </w:pPr>
      <m:oMathPara>
        <m:oMath>
          <m:r>
            <w:rPr>
              <w:rFonts w:ascii="Cambria Math" w:hAnsi="Cambria Math" w:cs="Arial"/>
            </w:rPr>
            <m:t>x=</m:t>
          </m:r>
          <m:rad>
            <m:radPr>
              <m:degHide m:val="1"/>
              <m:ctrlPr>
                <w:rPr>
                  <w:rFonts w:ascii="Cambria Math" w:hAnsi="Cambria Math" w:cs="Arial"/>
                  <w:i/>
                </w:rPr>
              </m:ctrlPr>
            </m:radPr>
            <m:deg/>
            <m:e>
              <m:r>
                <w:rPr>
                  <w:rFonts w:ascii="Cambria Math" w:hAnsi="Cambria Math" w:cs="Arial"/>
                </w:rPr>
                <m:t>2</m:t>
              </m:r>
            </m:e>
          </m:rad>
          <m:r>
            <w:rPr>
              <w:rFonts w:ascii="Cambria Math" w:hAnsi="Cambria Math" w:cs="Arial"/>
            </w:rPr>
            <m:t xml:space="preserve">    </m:t>
          </m:r>
          <m:r>
            <m:rPr>
              <m:sty m:val="p"/>
            </m:rPr>
            <w:rPr>
              <w:rFonts w:ascii="Cambria Math" w:hAnsi="Cambria Math" w:cs="Arial"/>
            </w:rPr>
            <m:t>o</m:t>
          </m:r>
          <m:r>
            <w:rPr>
              <w:rFonts w:ascii="Cambria Math" w:hAnsi="Cambria Math" w:cs="Arial"/>
            </w:rPr>
            <m:t xml:space="preserve">   x=-</m:t>
          </m:r>
          <m:rad>
            <m:radPr>
              <m:degHide m:val="1"/>
              <m:ctrlPr>
                <w:rPr>
                  <w:rFonts w:ascii="Cambria Math" w:hAnsi="Cambria Math" w:cs="Arial"/>
                  <w:i/>
                </w:rPr>
              </m:ctrlPr>
            </m:radPr>
            <m:deg/>
            <m:e>
              <m:r>
                <w:rPr>
                  <w:rFonts w:ascii="Cambria Math" w:hAnsi="Cambria Math" w:cs="Arial"/>
                </w:rPr>
                <m:t>2</m:t>
              </m:r>
            </m:e>
          </m:rad>
          <m:r>
            <w:rPr>
              <w:rFonts w:ascii="Cambria Math" w:eastAsiaTheme="minorEastAsia" w:hAnsi="Cambria Math" w:cs="Arial"/>
            </w:rPr>
            <m:t xml:space="preserve">      ó   </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+2=0</m:t>
          </m:r>
        </m:oMath>
      </m:oMathPara>
    </w:p>
    <w:p w14:paraId="1FC6F797" w14:textId="563EFE72" w:rsidR="00E32079" w:rsidRDefault="00F41E7F" w:rsidP="00602FA9">
      <w:pPr>
        <w:tabs>
          <w:tab w:val="right" w:pos="8498"/>
        </w:tabs>
        <w:spacing w:after="0"/>
        <w:jc w:val="both"/>
        <w:rPr>
          <w:rFonts w:ascii="Arial" w:eastAsiaTheme="minorEastAsia" w:hAnsi="Arial" w:cs="Arial"/>
        </w:rPr>
      </w:pPr>
      <w:proofErr w:type="gramStart"/>
      <w:r>
        <w:rPr>
          <w:rFonts w:ascii="Arial" w:eastAsiaTheme="minorEastAsia" w:hAnsi="Arial" w:cs="Arial"/>
        </w:rPr>
        <w:t>d</w:t>
      </w:r>
      <w:r w:rsidR="00602FA9" w:rsidRPr="00560ED9">
        <w:rPr>
          <w:rFonts w:ascii="Arial" w:eastAsiaTheme="minorEastAsia" w:hAnsi="Arial" w:cs="Arial"/>
        </w:rPr>
        <w:t>e</w:t>
      </w:r>
      <w:proofErr w:type="gramEnd"/>
      <w:r w:rsidR="00602FA9" w:rsidRPr="00560ED9">
        <w:rPr>
          <w:rFonts w:ascii="Arial" w:eastAsiaTheme="minorEastAsia" w:hAnsi="Arial" w:cs="Arial"/>
        </w:rPr>
        <w:t xml:space="preserve"> donde</w:t>
      </w:r>
      <w:r w:rsidR="00E32079">
        <w:rPr>
          <w:rFonts w:ascii="Arial" w:eastAsiaTheme="minorEastAsia" w:hAnsi="Arial" w:cs="Arial"/>
        </w:rPr>
        <w:t xml:space="preserve">,  </w:t>
      </w:r>
    </w:p>
    <w:p w14:paraId="72B3A85E" w14:textId="760B85EB" w:rsidR="00602FA9" w:rsidRPr="00560ED9" w:rsidRDefault="00F41E7F" w:rsidP="00E32079">
      <w:pPr>
        <w:tabs>
          <w:tab w:val="right" w:pos="8498"/>
        </w:tabs>
        <w:spacing w:after="0"/>
        <w:jc w:val="center"/>
        <w:rPr>
          <w:rFonts w:ascii="Arial" w:eastAsiaTheme="minorEastAsia" w:hAnsi="Arial" w:cs="Arial"/>
        </w:rPr>
      </w:pPr>
      <m:oMathPara>
        <m:oMath>
          <m:r>
            <w:rPr>
              <w:rFonts w:ascii="Cambria Math" w:eastAsiaTheme="minorEastAsia" w:hAnsi="Cambria Math" w:cs="Arial"/>
            </w:rPr>
            <m:t>Dom h=</m:t>
          </m:r>
          <m:r>
            <m:rPr>
              <m:scr m:val="double-struck"/>
            </m:rPr>
            <w:rPr>
              <w:rFonts w:ascii="Cambria Math" w:eastAsiaTheme="minorEastAsia" w:hAnsi="Cambria Math" w:cs="Arial"/>
            </w:rPr>
            <m:t>R-</m:t>
          </m:r>
          <m:d>
            <m:dPr>
              <m:begChr m:val="{"/>
              <m:endChr m:val="}"/>
              <m:ctrlPr>
                <w:rPr>
                  <w:rFonts w:ascii="Cambria Math" w:eastAsiaTheme="minorEastAsia" w:hAnsi="Cambria Math" w:cs="Arial"/>
                  <w:i/>
                </w:rPr>
              </m:ctrlPr>
            </m:dPr>
            <m:e>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m:t>
              </m:r>
              <m:rad>
                <m:radPr>
                  <m:degHide m:val="1"/>
                  <m:ctrlPr>
                    <w:rPr>
                      <w:rFonts w:ascii="Cambria Math" w:eastAsiaTheme="minorEastAsia" w:hAnsi="Cambria Math" w:cs="Arial"/>
                      <w:i/>
                    </w:rPr>
                  </m:ctrlPr>
                </m:radPr>
                <m:deg/>
                <m:e>
                  <m:r>
                    <w:rPr>
                      <w:rFonts w:ascii="Cambria Math" w:eastAsiaTheme="minorEastAsia" w:hAnsi="Cambria Math" w:cs="Arial"/>
                    </w:rPr>
                    <m:t>2</m:t>
                  </m:r>
                </m:e>
              </m:rad>
            </m:e>
          </m:d>
          <m:r>
            <w:rPr>
              <w:rFonts w:ascii="Cambria Math" w:eastAsiaTheme="minorEastAsia" w:hAnsi="Cambria Math" w:cs="Arial"/>
            </w:rPr>
            <m:t>∪</m:t>
          </m:r>
          <m:d>
            <m:dPr>
              <m:ctrlPr>
                <w:rPr>
                  <w:rFonts w:ascii="Cambria Math" w:eastAsiaTheme="minorEastAsia" w:hAnsi="Cambria Math" w:cs="Arial"/>
                  <w:i/>
                </w:rPr>
              </m:ctrlPr>
            </m:dPr>
            <m:e>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m:t>
              </m:r>
            </m:e>
          </m:d>
        </m:oMath>
      </m:oMathPara>
    </w:p>
    <w:p w14:paraId="11CBF005" w14:textId="77777777" w:rsidR="00602FA9" w:rsidRPr="00560ED9" w:rsidRDefault="00602FA9" w:rsidP="00602FA9">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0"/>
        <w:gridCol w:w="6338"/>
      </w:tblGrid>
      <w:tr w:rsidR="00044395" w:rsidRPr="00560ED9" w14:paraId="41757F20" w14:textId="77777777" w:rsidTr="00272EE6">
        <w:tc>
          <w:tcPr>
            <w:tcW w:w="8978" w:type="dxa"/>
            <w:gridSpan w:val="2"/>
            <w:shd w:val="clear" w:color="auto" w:fill="000000" w:themeFill="text1"/>
          </w:tcPr>
          <w:p w14:paraId="5A9FD9DB" w14:textId="77777777" w:rsidR="00044395" w:rsidRPr="00560ED9" w:rsidRDefault="00044395" w:rsidP="00272EE6">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044395" w:rsidRPr="00560ED9" w14:paraId="4DC91A25" w14:textId="77777777" w:rsidTr="00272EE6">
        <w:tc>
          <w:tcPr>
            <w:tcW w:w="2518" w:type="dxa"/>
          </w:tcPr>
          <w:p w14:paraId="539ABCED" w14:textId="77777777" w:rsidR="00044395" w:rsidRPr="00560ED9" w:rsidRDefault="00044395" w:rsidP="00272EE6">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24EA2D1" w14:textId="0FC00111" w:rsidR="00044395" w:rsidRPr="00560ED9" w:rsidRDefault="00044395" w:rsidP="00044395">
            <w:pPr>
              <w:rPr>
                <w:rFonts w:ascii="Arial" w:hAnsi="Arial" w:cs="Arial"/>
                <w:b/>
                <w:color w:val="000000"/>
                <w:sz w:val="24"/>
                <w:szCs w:val="24"/>
              </w:rPr>
            </w:pPr>
            <w:r w:rsidRPr="00560ED9">
              <w:rPr>
                <w:rFonts w:ascii="Arial" w:hAnsi="Arial" w:cs="Arial"/>
                <w:b/>
                <w:color w:val="000000"/>
                <w:sz w:val="24"/>
                <w:szCs w:val="24"/>
              </w:rPr>
              <w:t xml:space="preserve">Función </w:t>
            </w:r>
            <w:r w:rsidR="00272EE6" w:rsidRPr="00560ED9">
              <w:rPr>
                <w:rFonts w:ascii="Arial" w:hAnsi="Arial" w:cs="Arial"/>
                <w:b/>
                <w:color w:val="000000"/>
                <w:sz w:val="24"/>
                <w:szCs w:val="24"/>
              </w:rPr>
              <w:t>racional</w:t>
            </w:r>
            <w:r w:rsidR="00670302">
              <w:rPr>
                <w:rFonts w:ascii="Arial" w:hAnsi="Arial" w:cs="Arial"/>
                <w:b/>
                <w:color w:val="000000"/>
                <w:sz w:val="24"/>
                <w:szCs w:val="24"/>
              </w:rPr>
              <w:t xml:space="preserve"> propia e</w:t>
            </w:r>
            <w:r w:rsidR="00272EE6" w:rsidRPr="00560ED9">
              <w:rPr>
                <w:rFonts w:ascii="Arial" w:hAnsi="Arial" w:cs="Arial"/>
                <w:b/>
                <w:color w:val="000000"/>
                <w:sz w:val="24"/>
                <w:szCs w:val="24"/>
              </w:rPr>
              <w:t xml:space="preserve"> impropia</w:t>
            </w:r>
            <w:r w:rsidR="00670302">
              <w:rPr>
                <w:rFonts w:ascii="Arial" w:hAnsi="Arial" w:cs="Arial"/>
                <w:b/>
                <w:color w:val="000000"/>
                <w:sz w:val="24"/>
                <w:szCs w:val="24"/>
              </w:rPr>
              <w:t xml:space="preserve"> </w:t>
            </w:r>
          </w:p>
        </w:tc>
      </w:tr>
      <w:tr w:rsidR="00044395" w:rsidRPr="00560ED9" w14:paraId="6D04AC7C" w14:textId="77777777" w:rsidTr="00272EE6">
        <w:tc>
          <w:tcPr>
            <w:tcW w:w="2518" w:type="dxa"/>
          </w:tcPr>
          <w:p w14:paraId="36FCDEC6" w14:textId="77777777" w:rsidR="00044395" w:rsidRPr="00560ED9" w:rsidRDefault="00044395" w:rsidP="00272EE6">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52ADD171" w14:textId="10791AD8" w:rsidR="00E32079" w:rsidRDefault="00E32079" w:rsidP="00F41E7F">
            <w:pPr>
              <w:tabs>
                <w:tab w:val="right" w:pos="8498"/>
              </w:tabs>
              <w:jc w:val="both"/>
              <w:rPr>
                <w:rFonts w:ascii="Arial" w:hAnsi="Arial" w:cs="Arial"/>
              </w:rPr>
            </w:pPr>
            <w:r w:rsidRPr="00560ED9">
              <w:rPr>
                <w:rFonts w:ascii="Arial" w:hAnsi="Arial" w:cs="Arial"/>
              </w:rPr>
              <w:t xml:space="preserve">Una función racional es </w:t>
            </w:r>
            <w:r w:rsidRPr="00560ED9">
              <w:rPr>
                <w:rFonts w:ascii="Arial" w:hAnsi="Arial" w:cs="Arial"/>
                <w:b/>
              </w:rPr>
              <w:t>propia</w:t>
            </w:r>
            <w:r w:rsidRPr="00560ED9">
              <w:rPr>
                <w:rFonts w:ascii="Arial" w:hAnsi="Arial" w:cs="Arial"/>
              </w:rPr>
              <w:t xml:space="preserve"> si y solo si el grado del polinomio en el numerador es menor que el grado del polinomio del denominador.</w:t>
            </w:r>
            <w:r>
              <w:rPr>
                <w:rFonts w:ascii="Arial" w:hAnsi="Arial" w:cs="Arial"/>
              </w:rPr>
              <w:t xml:space="preserve"> </w:t>
            </w:r>
          </w:p>
          <w:p w14:paraId="11078BBD" w14:textId="77777777" w:rsidR="00E32079" w:rsidRDefault="00E32079" w:rsidP="00F41E7F">
            <w:pPr>
              <w:tabs>
                <w:tab w:val="right" w:pos="8498"/>
              </w:tabs>
              <w:jc w:val="both"/>
              <w:rPr>
                <w:rFonts w:ascii="Arial" w:hAnsi="Arial" w:cs="Arial"/>
              </w:rPr>
            </w:pPr>
          </w:p>
          <w:p w14:paraId="613C9A9F" w14:textId="79DE7469" w:rsidR="00044395" w:rsidRPr="00560ED9" w:rsidRDefault="00272EE6" w:rsidP="00E32079">
            <w:pPr>
              <w:tabs>
                <w:tab w:val="right" w:pos="8498"/>
              </w:tabs>
              <w:jc w:val="both"/>
              <w:rPr>
                <w:rFonts w:ascii="Arial" w:eastAsiaTheme="minorEastAsia" w:hAnsi="Arial" w:cs="Arial"/>
              </w:rPr>
            </w:pPr>
            <w:r w:rsidRPr="00560ED9">
              <w:rPr>
                <w:rFonts w:ascii="Arial" w:hAnsi="Arial" w:cs="Arial"/>
              </w:rPr>
              <w:lastRenderedPageBreak/>
              <w:t xml:space="preserve">Una función racional </w:t>
            </w:r>
            <w:r w:rsidR="00DE3E5F" w:rsidRPr="00560ED9">
              <w:rPr>
                <w:rFonts w:ascii="Arial" w:hAnsi="Arial" w:cs="Arial"/>
              </w:rPr>
              <w:t>es</w:t>
            </w:r>
            <w:r w:rsidRPr="00560ED9">
              <w:rPr>
                <w:rFonts w:ascii="Arial" w:hAnsi="Arial" w:cs="Arial"/>
              </w:rPr>
              <w:t xml:space="preserve"> </w:t>
            </w:r>
            <w:r w:rsidRPr="00560ED9">
              <w:rPr>
                <w:rFonts w:ascii="Arial" w:hAnsi="Arial" w:cs="Arial"/>
                <w:b/>
              </w:rPr>
              <w:t>impropia</w:t>
            </w:r>
            <w:r w:rsidR="00E32079">
              <w:rPr>
                <w:rFonts w:ascii="Arial" w:hAnsi="Arial" w:cs="Arial"/>
              </w:rPr>
              <w:t xml:space="preserve">, </w:t>
            </w:r>
            <w:r w:rsidRPr="00560ED9">
              <w:rPr>
                <w:rFonts w:ascii="Arial" w:hAnsi="Arial" w:cs="Arial"/>
              </w:rPr>
              <w:t>si el grado del polinomio en el numerador es mayor o igual</w:t>
            </w:r>
            <w:r w:rsidR="00F41E7F">
              <w:rPr>
                <w:rFonts w:ascii="Arial" w:hAnsi="Arial" w:cs="Arial"/>
              </w:rPr>
              <w:t xml:space="preserve"> al </w:t>
            </w:r>
            <w:r w:rsidRPr="00560ED9">
              <w:rPr>
                <w:rFonts w:ascii="Arial" w:hAnsi="Arial" w:cs="Arial"/>
              </w:rPr>
              <w:t>grado del polinomio del denominador.</w:t>
            </w:r>
          </w:p>
        </w:tc>
      </w:tr>
    </w:tbl>
    <w:p w14:paraId="2DD68E13" w14:textId="77777777" w:rsidR="00602FA9" w:rsidRPr="00560ED9" w:rsidRDefault="00602FA9" w:rsidP="00B73CAF">
      <w:pPr>
        <w:tabs>
          <w:tab w:val="right" w:pos="8498"/>
        </w:tabs>
        <w:spacing w:after="0"/>
        <w:jc w:val="both"/>
        <w:rPr>
          <w:rFonts w:ascii="Arial" w:hAnsi="Arial" w:cs="Arial"/>
        </w:rPr>
      </w:pPr>
    </w:p>
    <w:p w14:paraId="0B363990" w14:textId="1B1544FF" w:rsidR="00602FA9" w:rsidRPr="00560ED9" w:rsidRDefault="00602FA9" w:rsidP="00B73CAF">
      <w:pPr>
        <w:tabs>
          <w:tab w:val="right" w:pos="8498"/>
        </w:tabs>
        <w:spacing w:after="0"/>
        <w:jc w:val="both"/>
        <w:rPr>
          <w:rFonts w:ascii="Arial" w:hAnsi="Arial" w:cs="Arial"/>
        </w:rPr>
      </w:pPr>
      <w:r w:rsidRPr="00560ED9">
        <w:rPr>
          <w:rFonts w:ascii="Arial" w:hAnsi="Arial" w:cs="Arial"/>
        </w:rPr>
        <w:t>Son ejemplos de funciones racionales impropias</w:t>
      </w:r>
    </w:p>
    <w:p w14:paraId="773EE315" w14:textId="77777777" w:rsidR="00E32079" w:rsidRDefault="0070053B" w:rsidP="00E32079">
      <w:pPr>
        <w:pStyle w:val="Prrafodelista"/>
        <w:numPr>
          <w:ilvl w:val="0"/>
          <w:numId w:val="11"/>
        </w:numPr>
        <w:tabs>
          <w:tab w:val="right" w:pos="8498"/>
        </w:tabs>
        <w:spacing w:after="0"/>
        <w:rPr>
          <w:rFonts w:ascii="Arial" w:eastAsiaTheme="minorEastAsia"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-5x+7</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den>
        </m:f>
      </m:oMath>
      <w:r w:rsidR="00602FA9" w:rsidRPr="00E32079">
        <w:rPr>
          <w:rFonts w:ascii="Arial" w:eastAsiaTheme="minorEastAsia" w:hAnsi="Arial" w:cs="Arial"/>
        </w:rPr>
        <w:t xml:space="preserve"> </w:t>
      </w:r>
      <w:r w:rsidR="002D73A1" w:rsidRPr="00E32079">
        <w:rPr>
          <w:rFonts w:ascii="Arial" w:eastAsiaTheme="minorEastAsia" w:hAnsi="Arial" w:cs="Arial"/>
        </w:rPr>
        <w:t xml:space="preserve"> </w:t>
      </w:r>
    </w:p>
    <w:p w14:paraId="1D76F336" w14:textId="40B8E68A" w:rsidR="00272EE6" w:rsidRPr="00E32079" w:rsidRDefault="00602FA9" w:rsidP="00E32079">
      <w:pPr>
        <w:pStyle w:val="Prrafodelista"/>
        <w:numPr>
          <w:ilvl w:val="0"/>
          <w:numId w:val="11"/>
        </w:numPr>
        <w:tabs>
          <w:tab w:val="right" w:pos="8498"/>
        </w:tabs>
        <w:spacing w:after="0"/>
        <w:rPr>
          <w:rFonts w:ascii="Arial" w:eastAsiaTheme="minorEastAsia" w:hAnsi="Arial" w:cs="Arial"/>
        </w:rPr>
      </w:pPr>
      <w:r w:rsidRPr="00E32079">
        <w:rPr>
          <w:rFonts w:ascii="Arial" w:eastAsiaTheme="minorEastAsia" w:hAnsi="Arial" w:cs="Arial"/>
        </w:rPr>
        <w:t xml:space="preserve"> </w:t>
      </w:r>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r>
              <w:rPr>
                <w:rFonts w:ascii="Cambria Math" w:hAnsi="Cambria Math" w:cs="Arial"/>
              </w:rPr>
              <m:t>x+3</m:t>
            </m:r>
          </m:den>
        </m:f>
      </m:oMath>
    </w:p>
    <w:p w14:paraId="1CA6C395" w14:textId="066FB9AF" w:rsidR="00602FA9" w:rsidRPr="00560ED9" w:rsidRDefault="00602FA9" w:rsidP="00602FA9">
      <w:pPr>
        <w:tabs>
          <w:tab w:val="right" w:pos="8498"/>
        </w:tabs>
        <w:spacing w:after="0"/>
        <w:jc w:val="both"/>
        <w:rPr>
          <w:rFonts w:ascii="Arial" w:hAnsi="Arial" w:cs="Arial"/>
        </w:rPr>
      </w:pPr>
      <w:r w:rsidRPr="00560ED9">
        <w:rPr>
          <w:rFonts w:ascii="Arial" w:hAnsi="Arial" w:cs="Arial"/>
        </w:rPr>
        <w:t>Son ejemplos de funciones racionales propias</w:t>
      </w:r>
    </w:p>
    <w:p w14:paraId="4F885F3A" w14:textId="77777777" w:rsidR="00E32079" w:rsidRDefault="00602FA9" w:rsidP="00E32079">
      <w:pPr>
        <w:pStyle w:val="Prrafodelista"/>
        <w:numPr>
          <w:ilvl w:val="0"/>
          <w:numId w:val="12"/>
        </w:numPr>
        <w:tabs>
          <w:tab w:val="right" w:pos="8498"/>
        </w:tabs>
        <w:spacing w:after="0"/>
        <w:rPr>
          <w:rFonts w:ascii="Arial" w:eastAsiaTheme="minorEastAsia" w:hAnsi="Arial" w:cs="Arial"/>
        </w:rPr>
      </w:pPr>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x+1</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den>
        </m:f>
      </m:oMath>
      <w:r w:rsidRPr="00E32079">
        <w:rPr>
          <w:rFonts w:ascii="Arial" w:eastAsiaTheme="minorEastAsia" w:hAnsi="Arial" w:cs="Arial"/>
        </w:rPr>
        <w:t xml:space="preserve"> ,    </w:t>
      </w:r>
    </w:p>
    <w:p w14:paraId="35BA1882" w14:textId="77777777" w:rsidR="00E32079" w:rsidRDefault="00602FA9" w:rsidP="00E32079">
      <w:pPr>
        <w:pStyle w:val="Prrafodelista"/>
        <w:numPr>
          <w:ilvl w:val="0"/>
          <w:numId w:val="12"/>
        </w:numPr>
        <w:tabs>
          <w:tab w:val="right" w:pos="8498"/>
        </w:tabs>
        <w:spacing w:after="0"/>
        <w:rPr>
          <w:rFonts w:ascii="Arial" w:eastAsiaTheme="minorEastAsia" w:hAnsi="Arial" w:cs="Arial"/>
        </w:rPr>
      </w:pPr>
      <w:r w:rsidRPr="00E32079">
        <w:rPr>
          <w:rFonts w:ascii="Arial" w:eastAsiaTheme="minorEastAsia" w:hAnsi="Arial" w:cs="Arial"/>
        </w:rPr>
        <w:t xml:space="preserve"> </w:t>
      </w:r>
      <m:oMath>
        <m:r>
          <w:rPr>
            <w:rFonts w:ascii="Cambria Math" w:hAnsi="Cambria Math" w:cs="Arial"/>
          </w:rPr>
          <m:t>h</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-5x+7</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-4</m:t>
            </m:r>
          </m:den>
        </m:f>
      </m:oMath>
      <w:r w:rsidRPr="00E32079">
        <w:rPr>
          <w:rFonts w:ascii="Arial" w:eastAsiaTheme="minorEastAsia" w:hAnsi="Arial" w:cs="Arial"/>
        </w:rPr>
        <w:t xml:space="preserve">  </w:t>
      </w:r>
    </w:p>
    <w:p w14:paraId="53689317" w14:textId="25C0DEE8" w:rsidR="00602FA9" w:rsidRPr="00E32079" w:rsidRDefault="00602FA9" w:rsidP="00E32079">
      <w:pPr>
        <w:pStyle w:val="Prrafodelista"/>
        <w:numPr>
          <w:ilvl w:val="0"/>
          <w:numId w:val="12"/>
        </w:numPr>
        <w:tabs>
          <w:tab w:val="right" w:pos="8498"/>
        </w:tabs>
        <w:spacing w:after="0"/>
        <w:rPr>
          <w:rFonts w:ascii="Arial" w:eastAsiaTheme="minorEastAsia" w:hAnsi="Arial" w:cs="Arial"/>
        </w:rPr>
      </w:pP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num>
          <m:den>
            <m:r>
              <w:rPr>
                <w:rFonts w:ascii="Cambria Math" w:hAnsi="Cambria Math" w:cs="Arial"/>
              </w:rPr>
              <m:t>(x+3)(x-1)(x+2)</m:t>
            </m:r>
          </m:den>
        </m:f>
      </m:oMath>
    </w:p>
    <w:p w14:paraId="28F79D19" w14:textId="77777777" w:rsidR="00D3236A" w:rsidRDefault="00D3236A" w:rsidP="00D3236A">
      <w:pPr>
        <w:tabs>
          <w:tab w:val="right" w:pos="8498"/>
        </w:tabs>
        <w:spacing w:after="0"/>
        <w:jc w:val="both"/>
        <w:rPr>
          <w:rFonts w:ascii="Arial" w:hAnsi="Arial" w:cs="Arial"/>
        </w:rPr>
      </w:pPr>
    </w:p>
    <w:p w14:paraId="1A6B1A30" w14:textId="77777777" w:rsidR="003E1FBE" w:rsidRDefault="003E1FBE" w:rsidP="00D3236A">
      <w:pPr>
        <w:tabs>
          <w:tab w:val="right" w:pos="8498"/>
        </w:tabs>
        <w:spacing w:after="0"/>
        <w:jc w:val="both"/>
        <w:rPr>
          <w:rFonts w:ascii="Arial" w:hAnsi="Arial" w:cs="Arial"/>
        </w:rPr>
      </w:pPr>
    </w:p>
    <w:p w14:paraId="19D86C58" w14:textId="77777777" w:rsidR="003E1FBE" w:rsidRPr="00560ED9" w:rsidRDefault="003E1FBE" w:rsidP="00D3236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8"/>
        <w:gridCol w:w="6360"/>
      </w:tblGrid>
      <w:tr w:rsidR="00D3236A" w:rsidRPr="00560ED9" w14:paraId="7F4C383F" w14:textId="77777777" w:rsidTr="007F643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528885" w14:textId="77777777" w:rsidR="00D3236A" w:rsidRPr="00560ED9" w:rsidRDefault="00D3236A" w:rsidP="007F643F">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D3236A" w:rsidRPr="00560ED9" w14:paraId="4D790205" w14:textId="77777777" w:rsidTr="007F643F">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6B23D" w14:textId="77777777" w:rsidR="00D3236A" w:rsidRPr="00560ED9" w:rsidRDefault="00D3236A" w:rsidP="007F643F">
            <w:pPr>
              <w:rPr>
                <w:rFonts w:ascii="Arial" w:hAnsi="Arial" w:cs="Arial"/>
                <w:b/>
                <w:color w:val="000000"/>
                <w:sz w:val="18"/>
                <w:szCs w:val="18"/>
              </w:rPr>
            </w:pPr>
            <w:r w:rsidRPr="00560ED9">
              <w:rPr>
                <w:rFonts w:ascii="Arial" w:hAnsi="Arial" w:cs="Arial"/>
                <w:b/>
                <w:color w:val="000000"/>
                <w:sz w:val="18"/>
                <w:szCs w:val="18"/>
              </w:rPr>
              <w:t>Código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0909F" w14:textId="1FF1F72F" w:rsidR="00D3236A" w:rsidRPr="00560ED9" w:rsidRDefault="00D3236A" w:rsidP="007F643F">
            <w:pPr>
              <w:rPr>
                <w:rFonts w:ascii="Arial" w:hAnsi="Arial" w:cs="Arial"/>
                <w:b/>
                <w:color w:val="000000"/>
                <w:sz w:val="18"/>
                <w:szCs w:val="18"/>
              </w:rPr>
            </w:pPr>
            <w:r w:rsidRPr="00560ED9">
              <w:rPr>
                <w:rFonts w:ascii="Arial" w:hAnsi="Arial" w:cs="Arial"/>
                <w:color w:val="000000"/>
              </w:rPr>
              <w:t>MA_11_02_CO_REC</w:t>
            </w:r>
            <w:r w:rsidR="003E1FBE">
              <w:rPr>
                <w:rFonts w:ascii="Arial" w:hAnsi="Arial" w:cs="Arial"/>
                <w:color w:val="000000"/>
              </w:rPr>
              <w:t>15</w:t>
            </w:r>
            <w:r>
              <w:rPr>
                <w:rFonts w:ascii="Arial" w:hAnsi="Arial" w:cs="Arial"/>
                <w:color w:val="000000"/>
              </w:rPr>
              <w:t>0</w:t>
            </w:r>
          </w:p>
        </w:tc>
      </w:tr>
      <w:tr w:rsidR="00D3236A" w:rsidRPr="00560ED9" w14:paraId="602EFB92" w14:textId="77777777" w:rsidTr="007F643F">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4F66FD" w14:textId="77777777" w:rsidR="00D3236A" w:rsidRPr="00560ED9" w:rsidRDefault="00D3236A" w:rsidP="007F643F">
            <w:pPr>
              <w:rPr>
                <w:rFonts w:ascii="Arial" w:hAnsi="Arial" w:cs="Arial"/>
                <w:color w:val="000000"/>
              </w:rPr>
            </w:pPr>
            <w:r w:rsidRPr="00560ED9">
              <w:rPr>
                <w:rFonts w:ascii="Arial" w:hAnsi="Arial" w:cs="Arial"/>
                <w:b/>
                <w:color w:val="000000"/>
                <w:sz w:val="18"/>
                <w:szCs w:val="18"/>
              </w:rPr>
              <w:t>Título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EC457" w14:textId="46156389" w:rsidR="00D3236A" w:rsidRPr="00455B9C" w:rsidRDefault="003E1FBE" w:rsidP="007F643F">
            <w:pPr>
              <w:rPr>
                <w:rFonts w:ascii="Arial" w:hAnsi="Arial" w:cs="Arial"/>
                <w:color w:val="000000"/>
                <w:sz w:val="24"/>
                <w:szCs w:val="24"/>
              </w:rPr>
            </w:pPr>
            <w:r>
              <w:rPr>
                <w:rFonts w:ascii="Arial" w:hAnsi="Arial" w:cs="Arial"/>
                <w:color w:val="000000"/>
                <w:sz w:val="24"/>
                <w:szCs w:val="24"/>
              </w:rPr>
              <w:t>Tipos de asíntotas</w:t>
            </w:r>
          </w:p>
        </w:tc>
      </w:tr>
      <w:tr w:rsidR="00D3236A" w:rsidRPr="00560ED9" w14:paraId="617B3565" w14:textId="77777777" w:rsidTr="007F643F">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5F233" w14:textId="77777777" w:rsidR="00D3236A" w:rsidRPr="00560ED9" w:rsidRDefault="00D3236A" w:rsidP="007F643F">
            <w:pPr>
              <w:rPr>
                <w:rFonts w:ascii="Arial" w:hAnsi="Arial" w:cs="Arial"/>
                <w:color w:val="000000"/>
              </w:rPr>
            </w:pPr>
            <w:r w:rsidRPr="00560ED9">
              <w:rPr>
                <w:rFonts w:ascii="Arial" w:hAnsi="Arial" w:cs="Arial"/>
                <w:b/>
                <w:color w:val="000000"/>
                <w:sz w:val="18"/>
                <w:szCs w:val="18"/>
              </w:rPr>
              <w:t>Descripción</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9400F" w14:textId="4081B414" w:rsidR="00D3236A" w:rsidRPr="00455B9C" w:rsidRDefault="00D3236A" w:rsidP="003E1FBE">
            <w:pPr>
              <w:jc w:val="both"/>
              <w:rPr>
                <w:rFonts w:ascii="Arial" w:hAnsi="Arial" w:cs="Arial"/>
                <w:color w:val="000000"/>
                <w:sz w:val="24"/>
                <w:szCs w:val="24"/>
              </w:rPr>
            </w:pPr>
            <w:r>
              <w:rPr>
                <w:rFonts w:ascii="Arial" w:hAnsi="Arial" w:cs="Arial"/>
                <w:color w:val="000000"/>
                <w:sz w:val="24"/>
                <w:szCs w:val="24"/>
              </w:rPr>
              <w:t xml:space="preserve">Interactivo en el que se </w:t>
            </w:r>
            <w:r w:rsidR="003E1FBE">
              <w:rPr>
                <w:rFonts w:ascii="Arial" w:hAnsi="Arial" w:cs="Arial"/>
                <w:color w:val="000000"/>
                <w:sz w:val="24"/>
                <w:szCs w:val="24"/>
              </w:rPr>
              <w:t xml:space="preserve">clasifican y se </w:t>
            </w:r>
            <w:r>
              <w:rPr>
                <w:rFonts w:ascii="Arial" w:hAnsi="Arial" w:cs="Arial"/>
                <w:color w:val="000000"/>
                <w:sz w:val="24"/>
                <w:szCs w:val="24"/>
              </w:rPr>
              <w:t>definen las asíntotas oblicuas de una función  racional y se presentan algunos métodos para calcularlas</w:t>
            </w:r>
          </w:p>
        </w:tc>
      </w:tr>
    </w:tbl>
    <w:p w14:paraId="6FD7672F" w14:textId="77777777" w:rsidR="003E1FBE" w:rsidRDefault="003E1FBE" w:rsidP="00962CCA">
      <w:pPr>
        <w:tabs>
          <w:tab w:val="right" w:pos="8498"/>
        </w:tabs>
        <w:spacing w:after="0"/>
        <w:jc w:val="both"/>
        <w:rPr>
          <w:rFonts w:ascii="Arial" w:hAnsi="Arial" w:cs="Arial"/>
          <w:highlight w:val="yellow"/>
        </w:rPr>
      </w:pPr>
    </w:p>
    <w:p w14:paraId="40FC088F" w14:textId="5EE0C44B" w:rsidR="008C26A1" w:rsidRPr="00560ED9" w:rsidRDefault="003E1FBE" w:rsidP="00962CCA">
      <w:pPr>
        <w:tabs>
          <w:tab w:val="right" w:pos="8498"/>
        </w:tabs>
        <w:spacing w:after="0"/>
        <w:jc w:val="both"/>
        <w:rPr>
          <w:rFonts w:ascii="Arial" w:hAnsi="Arial" w:cs="Arial"/>
          <w:b/>
        </w:rPr>
      </w:pPr>
      <w:r w:rsidRPr="00560ED9">
        <w:rPr>
          <w:rFonts w:ascii="Arial" w:hAnsi="Arial" w:cs="Arial"/>
          <w:highlight w:val="yellow"/>
        </w:rPr>
        <w:t xml:space="preserve"> </w:t>
      </w:r>
      <w:r w:rsidR="008C26A1" w:rsidRPr="00560ED9">
        <w:rPr>
          <w:rFonts w:ascii="Arial" w:hAnsi="Arial" w:cs="Arial"/>
          <w:highlight w:val="yellow"/>
        </w:rPr>
        <w:t>[SECCIÓN 3]</w:t>
      </w:r>
      <w:r w:rsidR="004867C3">
        <w:rPr>
          <w:rFonts w:ascii="Arial" w:hAnsi="Arial" w:cs="Arial"/>
        </w:rPr>
        <w:t xml:space="preserve"> </w:t>
      </w:r>
      <w:r w:rsidR="008C26A1" w:rsidRPr="00560ED9">
        <w:rPr>
          <w:rFonts w:ascii="Arial" w:hAnsi="Arial" w:cs="Arial"/>
          <w:b/>
        </w:rPr>
        <w:t xml:space="preserve">3.1.3 </w:t>
      </w:r>
      <w:r w:rsidR="008C26A1" w:rsidRPr="000E2A4C">
        <w:rPr>
          <w:rFonts w:ascii="Arial" w:hAnsi="Arial" w:cs="Arial"/>
          <w:b/>
        </w:rPr>
        <w:t>Funciones</w:t>
      </w:r>
      <w:r w:rsidR="008C26A1" w:rsidRPr="00560ED9">
        <w:rPr>
          <w:rFonts w:ascii="Arial" w:hAnsi="Arial" w:cs="Arial"/>
          <w:b/>
        </w:rPr>
        <w:t xml:space="preserve"> radicales</w:t>
      </w:r>
    </w:p>
    <w:p w14:paraId="3E0C9927" w14:textId="2B9BC208" w:rsidR="00E1354B" w:rsidRPr="00560ED9" w:rsidRDefault="00E1354B" w:rsidP="00962CCA">
      <w:pPr>
        <w:tabs>
          <w:tab w:val="right" w:pos="8498"/>
        </w:tabs>
        <w:spacing w:after="0"/>
        <w:jc w:val="both"/>
        <w:rPr>
          <w:rFonts w:ascii="Arial" w:hAnsi="Arial" w:cs="Arial"/>
        </w:rPr>
      </w:pPr>
      <w:r w:rsidRPr="00560ED9">
        <w:rPr>
          <w:rFonts w:ascii="Arial" w:hAnsi="Arial" w:cs="Arial"/>
        </w:rPr>
        <w:t xml:space="preserve">Las funciones radicales son aquellas que contienen raíces en su </w:t>
      </w:r>
      <w:r w:rsidR="00E0441E" w:rsidRPr="00560ED9">
        <w:rPr>
          <w:rFonts w:ascii="Arial" w:hAnsi="Arial" w:cs="Arial"/>
        </w:rPr>
        <w:t>expresión</w:t>
      </w:r>
      <w:r w:rsidRPr="00560ED9">
        <w:rPr>
          <w:rFonts w:ascii="Arial" w:hAnsi="Arial" w:cs="Arial"/>
        </w:rPr>
        <w:t xml:space="preserve"> algebraica</w:t>
      </w:r>
      <w:r w:rsidR="004867C3">
        <w:rPr>
          <w:rFonts w:ascii="Arial" w:hAnsi="Arial" w:cs="Arial"/>
        </w:rPr>
        <w:t>.</w:t>
      </w:r>
      <w:r w:rsidR="008A1EEE">
        <w:rPr>
          <w:rFonts w:ascii="Arial" w:hAnsi="Arial" w:cs="Arial"/>
        </w:rPr>
        <w:t xml:space="preserve"> </w:t>
      </w:r>
      <w:r w:rsidR="00064A0C">
        <w:rPr>
          <w:rFonts w:ascii="Arial" w:hAnsi="Arial" w:cs="Arial"/>
        </w:rPr>
        <w:t>Formalmente,</w:t>
      </w:r>
    </w:p>
    <w:p w14:paraId="66D99033" w14:textId="4DFAEB75" w:rsidR="008C26A1" w:rsidRPr="00560ED9" w:rsidRDefault="008C26A1"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92"/>
        <w:gridCol w:w="6336"/>
      </w:tblGrid>
      <w:tr w:rsidR="00A36840" w:rsidRPr="00560ED9" w14:paraId="63B3EBC6" w14:textId="77777777" w:rsidTr="00A36840">
        <w:tc>
          <w:tcPr>
            <w:tcW w:w="8978" w:type="dxa"/>
            <w:gridSpan w:val="2"/>
            <w:shd w:val="clear" w:color="auto" w:fill="000000" w:themeFill="text1"/>
          </w:tcPr>
          <w:p w14:paraId="30B67BB0" w14:textId="77777777" w:rsidR="00A36840" w:rsidRPr="00560ED9" w:rsidRDefault="00A36840" w:rsidP="00A36840">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A36840" w:rsidRPr="00560ED9" w14:paraId="0A7DC79A" w14:textId="77777777" w:rsidTr="00A36840">
        <w:tc>
          <w:tcPr>
            <w:tcW w:w="2518" w:type="dxa"/>
          </w:tcPr>
          <w:p w14:paraId="0868E6CC" w14:textId="77777777" w:rsidR="00A36840" w:rsidRPr="00560ED9" w:rsidRDefault="00A36840" w:rsidP="00A36840">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3B6AC7BF" w14:textId="2FCB30E6" w:rsidR="00A36840" w:rsidRPr="00560ED9" w:rsidRDefault="00657406" w:rsidP="00A36840">
            <w:pPr>
              <w:rPr>
                <w:rFonts w:ascii="Arial" w:hAnsi="Arial" w:cs="Arial"/>
                <w:b/>
                <w:color w:val="000000"/>
                <w:sz w:val="24"/>
                <w:szCs w:val="24"/>
              </w:rPr>
            </w:pPr>
            <w:r w:rsidRPr="00560ED9">
              <w:rPr>
                <w:rFonts w:ascii="Arial" w:hAnsi="Arial" w:cs="Arial"/>
                <w:b/>
                <w:color w:val="000000"/>
                <w:sz w:val="24"/>
                <w:szCs w:val="24"/>
              </w:rPr>
              <w:t>Función</w:t>
            </w:r>
            <w:r w:rsidR="00A36840" w:rsidRPr="00560ED9">
              <w:rPr>
                <w:rFonts w:ascii="Arial" w:hAnsi="Arial" w:cs="Arial"/>
                <w:b/>
                <w:color w:val="000000"/>
                <w:sz w:val="24"/>
                <w:szCs w:val="24"/>
              </w:rPr>
              <w:t xml:space="preserve"> </w:t>
            </w:r>
            <w:r w:rsidR="00E1354B" w:rsidRPr="00560ED9">
              <w:rPr>
                <w:rFonts w:ascii="Arial" w:hAnsi="Arial" w:cs="Arial"/>
                <w:b/>
                <w:color w:val="000000"/>
                <w:sz w:val="24"/>
                <w:szCs w:val="24"/>
              </w:rPr>
              <w:t>r</w:t>
            </w:r>
            <w:r w:rsidR="00A36840" w:rsidRPr="00560ED9">
              <w:rPr>
                <w:rFonts w:ascii="Arial" w:hAnsi="Arial" w:cs="Arial"/>
                <w:b/>
                <w:color w:val="000000"/>
                <w:sz w:val="24"/>
                <w:szCs w:val="24"/>
              </w:rPr>
              <w:t>adical</w:t>
            </w:r>
          </w:p>
        </w:tc>
      </w:tr>
      <w:tr w:rsidR="00A36840" w:rsidRPr="00560ED9" w14:paraId="542779DB" w14:textId="77777777" w:rsidTr="00A36840">
        <w:tc>
          <w:tcPr>
            <w:tcW w:w="2518" w:type="dxa"/>
          </w:tcPr>
          <w:p w14:paraId="165F10ED" w14:textId="77777777" w:rsidR="00A36840" w:rsidRPr="00560ED9" w:rsidRDefault="00A36840" w:rsidP="00A36840">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4366F2E4" w14:textId="66E48455" w:rsidR="00657406" w:rsidRPr="00560ED9" w:rsidRDefault="00A36840" w:rsidP="00A36840">
            <w:pPr>
              <w:tabs>
                <w:tab w:val="right" w:pos="8498"/>
              </w:tabs>
              <w:jc w:val="both"/>
              <w:rPr>
                <w:rFonts w:ascii="Arial" w:eastAsiaTheme="minorEastAsia" w:hAnsi="Arial" w:cs="Arial"/>
              </w:rPr>
            </w:pPr>
            <w:r w:rsidRPr="00560ED9">
              <w:rPr>
                <w:rFonts w:ascii="Arial" w:hAnsi="Arial" w:cs="Arial"/>
              </w:rPr>
              <w:t>Una función de la forma</w:t>
            </w:r>
            <w:r w:rsidR="005C3762">
              <w:rPr>
                <w:rFonts w:ascii="Arial" w:hAnsi="Arial" w:cs="Arial"/>
              </w:rPr>
              <w:t>:</w:t>
            </w:r>
            <w:r w:rsidRPr="00560ED9">
              <w:rPr>
                <w:rFonts w:ascii="Arial" w:hAnsi="Arial" w:cs="Arial"/>
              </w:rPr>
              <w:t xml:space="preserve"> </w:t>
            </w:r>
          </w:p>
          <w:p w14:paraId="6EE0F858" w14:textId="3AEE66A4" w:rsidR="00657406" w:rsidRPr="00560ED9" w:rsidRDefault="00A36840" w:rsidP="001F366D">
            <w:pPr>
              <w:tabs>
                <w:tab w:val="right" w:pos="8498"/>
              </w:tabs>
              <w:jc w:val="center"/>
              <w:rPr>
                <w:rFonts w:ascii="Arial" w:eastAsiaTheme="minorEastAsia"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ctrlPr>
                    <w:rPr>
                      <w:rFonts w:ascii="Cambria Math" w:hAnsi="Cambria Math" w:cs="Arial"/>
                      <w:i/>
                    </w:rPr>
                  </m:ctrlPr>
                </m:radPr>
                <m:deg>
                  <m:r>
                    <w:rPr>
                      <w:rFonts w:ascii="Cambria Math" w:hAnsi="Cambria Math" w:cs="Arial"/>
                    </w:rPr>
                    <m:t>n</m:t>
                  </m:r>
                </m:deg>
                <m:e>
                  <m:r>
                    <w:rPr>
                      <w:rFonts w:ascii="Cambria Math" w:hAnsi="Cambria Math" w:cs="Arial"/>
                    </w:rPr>
                    <m:t>x</m:t>
                  </m:r>
                </m:e>
              </m:rad>
            </m:oMath>
            <w:r w:rsidR="00D3236A">
              <w:rPr>
                <w:rStyle w:val="Refdecomentario"/>
                <w:rFonts w:ascii="Calibri" w:eastAsia="Calibri" w:hAnsi="Calibri" w:cs="Times New Roman"/>
              </w:rPr>
              <w:commentReference w:id="6"/>
            </w:r>
          </w:p>
          <w:p w14:paraId="02F06311" w14:textId="77777777" w:rsidR="00657406" w:rsidRPr="00560ED9" w:rsidRDefault="00657406" w:rsidP="00A36840">
            <w:pPr>
              <w:tabs>
                <w:tab w:val="right" w:pos="8498"/>
              </w:tabs>
              <w:jc w:val="both"/>
              <w:rPr>
                <w:rFonts w:ascii="Arial" w:eastAsiaTheme="minorEastAsia" w:hAnsi="Arial" w:cs="Arial"/>
              </w:rPr>
            </w:pPr>
          </w:p>
          <w:p w14:paraId="58190D7E" w14:textId="3BC9331F" w:rsidR="00A36840" w:rsidRPr="00560ED9" w:rsidRDefault="00A36840" w:rsidP="00D3236A">
            <w:pPr>
              <w:tabs>
                <w:tab w:val="right" w:pos="8498"/>
              </w:tabs>
              <w:jc w:val="both"/>
              <w:rPr>
                <w:rFonts w:ascii="Arial" w:eastAsiaTheme="minorEastAsia" w:hAnsi="Arial" w:cs="Arial"/>
              </w:rPr>
            </w:pPr>
            <w:r w:rsidRPr="00560ED9">
              <w:rPr>
                <w:rFonts w:ascii="Arial" w:eastAsiaTheme="minorEastAsia" w:hAnsi="Arial" w:cs="Arial"/>
              </w:rPr>
              <w:t xml:space="preserve"> </w:t>
            </w:r>
            <w:proofErr w:type="gramStart"/>
            <w:r w:rsidR="00D3236A">
              <w:rPr>
                <w:rFonts w:ascii="Arial" w:eastAsiaTheme="minorEastAsia" w:hAnsi="Arial" w:cs="Arial"/>
              </w:rPr>
              <w:t>c</w:t>
            </w:r>
            <w:r w:rsidRPr="00560ED9">
              <w:rPr>
                <w:rFonts w:ascii="Arial" w:eastAsiaTheme="minorEastAsia" w:hAnsi="Arial" w:cs="Arial"/>
              </w:rPr>
              <w:t>on</w:t>
            </w:r>
            <w:proofErr w:type="gramEnd"/>
            <w:r w:rsidR="00D3236A">
              <w:rPr>
                <w:rFonts w:ascii="Arial" w:eastAsiaTheme="minorEastAsia" w:hAnsi="Arial" w:cs="Arial"/>
              </w:rPr>
              <w:t xml:space="preserve"> </w:t>
            </w:r>
            <w:r w:rsidR="00D3236A" w:rsidRPr="00D3236A">
              <w:rPr>
                <w:rFonts w:ascii="Arial" w:eastAsiaTheme="minorEastAsia" w:hAnsi="Arial" w:cs="Arial"/>
                <w:i/>
              </w:rPr>
              <w:t xml:space="preserve">n </w:t>
            </w:r>
            <w:r w:rsidR="00D3236A" w:rsidRPr="00D3236A">
              <w:rPr>
                <w:rFonts w:ascii="Cambria Math" w:eastAsiaTheme="minorEastAsia" w:hAnsi="Cambria Math" w:cs="Arial"/>
                <w:i/>
              </w:rPr>
              <w:t>⋲</w:t>
            </w:r>
            <w:r w:rsidR="00D3236A" w:rsidRPr="00D3236A">
              <w:rPr>
                <w:rFonts w:ascii="Arial" w:eastAsiaTheme="minorEastAsia" w:hAnsi="Arial" w:cs="Arial"/>
                <w:i/>
              </w:rPr>
              <w:t xml:space="preserve"> </w:t>
            </w:r>
            <w:r w:rsidR="00D3236A" w:rsidRPr="005C3762">
              <w:rPr>
                <w:rFonts w:ascii="Cambria Math" w:eastAsiaTheme="minorEastAsia" w:hAnsi="Cambria Math" w:cs="Arial"/>
              </w:rPr>
              <w:t>ℕ</w:t>
            </w:r>
            <w:r w:rsidR="00D3236A">
              <w:rPr>
                <w:rFonts w:ascii="Cambria Math" w:eastAsiaTheme="minorEastAsia" w:hAnsi="Cambria Math" w:cs="Arial"/>
              </w:rPr>
              <w:t xml:space="preserve"> y </w:t>
            </w:r>
            <w:r w:rsidR="00D3236A" w:rsidRPr="00D3236A">
              <w:rPr>
                <w:rFonts w:ascii="Cambria Math" w:eastAsiaTheme="minorEastAsia" w:hAnsi="Cambria Math" w:cs="Arial"/>
                <w:i/>
              </w:rPr>
              <w:t>n &gt; 1</w:t>
            </w:r>
            <w:r w:rsidR="00064A0C">
              <w:rPr>
                <w:rFonts w:ascii="Arial" w:eastAsiaTheme="minorEastAsia" w:hAnsi="Arial" w:cs="Arial"/>
              </w:rPr>
              <w:t>,  se denomina</w:t>
            </w:r>
            <w:r w:rsidRPr="00560ED9">
              <w:rPr>
                <w:rFonts w:ascii="Arial" w:eastAsiaTheme="minorEastAsia" w:hAnsi="Arial" w:cs="Arial"/>
              </w:rPr>
              <w:t xml:space="preserve"> </w:t>
            </w:r>
            <w:r w:rsidRPr="00560ED9">
              <w:rPr>
                <w:rFonts w:ascii="Arial" w:eastAsiaTheme="minorEastAsia" w:hAnsi="Arial" w:cs="Arial"/>
                <w:b/>
              </w:rPr>
              <w:t>función radical</w:t>
            </w:r>
            <w:r w:rsidRPr="00560ED9">
              <w:rPr>
                <w:rFonts w:ascii="Arial" w:eastAsiaTheme="minorEastAsia" w:hAnsi="Arial" w:cs="Arial"/>
              </w:rPr>
              <w:t>.</w:t>
            </w:r>
          </w:p>
        </w:tc>
      </w:tr>
    </w:tbl>
    <w:p w14:paraId="097AB3A8" w14:textId="77777777" w:rsidR="00A36840" w:rsidRPr="00560ED9" w:rsidRDefault="00A36840" w:rsidP="00A36840">
      <w:pPr>
        <w:tabs>
          <w:tab w:val="right" w:pos="8498"/>
        </w:tabs>
        <w:spacing w:after="0"/>
        <w:jc w:val="both"/>
        <w:rPr>
          <w:rFonts w:ascii="Arial" w:eastAsiaTheme="minorEastAsia" w:hAnsi="Arial" w:cs="Arial"/>
        </w:rPr>
      </w:pPr>
    </w:p>
    <w:p w14:paraId="086340AC" w14:textId="4E3AB233" w:rsidR="00657406" w:rsidRPr="00560ED9" w:rsidRDefault="00D3236A" w:rsidP="00657406">
      <w:pPr>
        <w:tabs>
          <w:tab w:val="right" w:pos="8498"/>
        </w:tabs>
        <w:spacing w:after="0"/>
        <w:jc w:val="both"/>
        <w:rPr>
          <w:rFonts w:ascii="Arial" w:eastAsiaTheme="minorEastAsia" w:hAnsi="Arial" w:cs="Arial"/>
        </w:rPr>
      </w:pPr>
      <w:r>
        <w:rPr>
          <w:rFonts w:ascii="Arial" w:eastAsiaTheme="minorEastAsia" w:hAnsi="Arial" w:cs="Arial"/>
        </w:rPr>
        <w:t xml:space="preserve">Las </w:t>
      </w:r>
      <w:r w:rsidR="00657406" w:rsidRPr="00560ED9">
        <w:rPr>
          <w:rFonts w:ascii="Arial" w:eastAsiaTheme="minorEastAsia" w:hAnsi="Arial" w:cs="Arial"/>
        </w:rPr>
        <w:t>características de las fun</w:t>
      </w:r>
      <w:r>
        <w:rPr>
          <w:rFonts w:ascii="Arial" w:eastAsiaTheme="minorEastAsia" w:hAnsi="Arial" w:cs="Arial"/>
        </w:rPr>
        <w:t>ciones radicales dependen de si n es</w:t>
      </w:r>
      <w:r w:rsidR="00657406" w:rsidRPr="00560ED9">
        <w:rPr>
          <w:rFonts w:ascii="Arial" w:eastAsiaTheme="minorEastAsia" w:hAnsi="Arial" w:cs="Arial"/>
        </w:rPr>
        <w:t xml:space="preserve"> par o impar.</w:t>
      </w:r>
      <w:r w:rsidR="00E83673">
        <w:rPr>
          <w:rFonts w:ascii="Arial" w:eastAsiaTheme="minorEastAsia" w:hAnsi="Arial" w:cs="Arial"/>
        </w:rPr>
        <w:t xml:space="preserve"> </w:t>
      </w:r>
    </w:p>
    <w:p w14:paraId="1E9091B5" w14:textId="3790E425" w:rsidR="00A36840" w:rsidRPr="00E83673" w:rsidRDefault="00A36840" w:rsidP="00A36840">
      <w:pPr>
        <w:tabs>
          <w:tab w:val="right" w:pos="8498"/>
        </w:tabs>
        <w:spacing w:after="0"/>
        <w:jc w:val="both"/>
        <w:rPr>
          <w:rFonts w:ascii="Arial" w:eastAsiaTheme="minorEastAsia" w:hAnsi="Arial" w:cs="Arial"/>
        </w:rPr>
      </w:pPr>
      <w:r w:rsidRPr="000517FA">
        <w:rPr>
          <w:rFonts w:ascii="Arial" w:eastAsiaTheme="minorEastAsia" w:hAnsi="Arial" w:cs="Arial"/>
          <w:b/>
        </w:rPr>
        <w:t xml:space="preserve"> </w:t>
      </w:r>
      <m:oMath>
        <m:r>
          <m:rPr>
            <m:sty m:val="p"/>
          </m:rPr>
          <w:rPr>
            <w:rFonts w:ascii="Cambria Math" w:hAnsi="Cambria Math" w:cs="Arial"/>
          </w:rPr>
          <w:br/>
        </m:r>
      </m:oMath>
      <w:r w:rsidR="00E83673" w:rsidRPr="00E83673">
        <w:rPr>
          <w:rFonts w:ascii="Arial" w:hAnsi="Arial" w:cs="Arial"/>
          <w:color w:val="000000"/>
        </w:rPr>
        <w:t>Las f</w:t>
      </w:r>
      <w:r w:rsidR="00B23998" w:rsidRPr="00E83673">
        <w:rPr>
          <w:rFonts w:ascii="Arial" w:hAnsi="Arial" w:cs="Arial"/>
          <w:color w:val="000000"/>
        </w:rPr>
        <w:t xml:space="preserve">unciones radicales </w:t>
      </w:r>
      <w:r w:rsidR="00E83673" w:rsidRPr="00E83673">
        <w:rPr>
          <w:rFonts w:ascii="Arial" w:hAnsi="Arial" w:cs="Arial"/>
          <w:color w:val="000000"/>
        </w:rPr>
        <w:t xml:space="preserve">con índice par están definidas únicamente para los valores de </w:t>
      </w:r>
      <w:r w:rsidR="00E83673" w:rsidRPr="00E83673">
        <w:rPr>
          <w:rFonts w:ascii="Arial" w:hAnsi="Arial" w:cs="Arial"/>
          <w:i/>
          <w:color w:val="000000"/>
        </w:rPr>
        <w:t>x</w:t>
      </w:r>
      <w:r w:rsidR="00E83673" w:rsidRPr="00E83673">
        <w:rPr>
          <w:rFonts w:ascii="Arial" w:hAnsi="Arial" w:cs="Arial"/>
          <w:color w:val="000000"/>
        </w:rPr>
        <w:t xml:space="preserve"> cuyo radicando es mayor o igual que cero</w:t>
      </w:r>
      <w:r w:rsidR="00E83673">
        <w:rPr>
          <w:rFonts w:ascii="Arial" w:hAnsi="Arial" w:cs="Arial"/>
          <w:color w:val="000000"/>
        </w:rPr>
        <w:t xml:space="preserve"> como se muestra en la figura.</w:t>
      </w:r>
      <w:r w:rsidR="00E83673" w:rsidRPr="00E83673">
        <w:rPr>
          <w:rFonts w:ascii="Arial" w:hAnsi="Arial" w:cs="Arial"/>
          <w:color w:val="000000"/>
        </w:rPr>
        <w:t xml:space="preserve"> </w:t>
      </w:r>
    </w:p>
    <w:p w14:paraId="2B3281CE" w14:textId="77777777" w:rsidR="00A36840" w:rsidRPr="00560ED9" w:rsidRDefault="00A36840" w:rsidP="00A36840">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B853C7" w:rsidRPr="00560ED9" w14:paraId="7ED27702" w14:textId="77777777" w:rsidTr="00B853C7">
        <w:tc>
          <w:tcPr>
            <w:tcW w:w="9054" w:type="dxa"/>
            <w:gridSpan w:val="2"/>
            <w:shd w:val="clear" w:color="auto" w:fill="0D0D0D" w:themeFill="text1" w:themeFillTint="F2"/>
          </w:tcPr>
          <w:p w14:paraId="094D4C1B" w14:textId="77777777" w:rsidR="00B853C7" w:rsidRPr="00560ED9" w:rsidRDefault="00B853C7" w:rsidP="00B853C7">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756D57E9" w14:textId="77777777" w:rsidR="00B853C7" w:rsidRPr="00560ED9" w:rsidRDefault="00B853C7" w:rsidP="00B853C7">
            <w:pPr>
              <w:jc w:val="center"/>
              <w:rPr>
                <w:rFonts w:ascii="Arial" w:hAnsi="Arial" w:cs="Arial"/>
                <w:b/>
                <w:color w:val="FFFFFF" w:themeColor="background1"/>
              </w:rPr>
            </w:pPr>
          </w:p>
        </w:tc>
      </w:tr>
      <w:tr w:rsidR="00B853C7" w:rsidRPr="00560ED9" w14:paraId="27F9A287" w14:textId="77777777" w:rsidTr="00B853C7">
        <w:tc>
          <w:tcPr>
            <w:tcW w:w="1384" w:type="dxa"/>
          </w:tcPr>
          <w:p w14:paraId="6B2C812F" w14:textId="77777777" w:rsidR="00B853C7" w:rsidRPr="00560ED9" w:rsidRDefault="00B853C7" w:rsidP="00B853C7">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2564D2D9" w14:textId="41F8BC54" w:rsidR="00B853C7" w:rsidRPr="00560ED9" w:rsidRDefault="007A3FE8" w:rsidP="00B853C7">
            <w:pPr>
              <w:rPr>
                <w:rFonts w:ascii="Arial" w:hAnsi="Arial" w:cs="Arial"/>
                <w:b/>
                <w:color w:val="000000"/>
                <w:sz w:val="18"/>
                <w:szCs w:val="18"/>
              </w:rPr>
            </w:pPr>
            <w:r>
              <w:rPr>
                <w:rFonts w:ascii="Arial" w:hAnsi="Arial" w:cs="Arial"/>
                <w:color w:val="000000"/>
              </w:rPr>
              <w:t>MA_11_02_IMG21</w:t>
            </w:r>
          </w:p>
        </w:tc>
      </w:tr>
      <w:tr w:rsidR="00B853C7" w:rsidRPr="00560ED9" w14:paraId="31263655" w14:textId="77777777" w:rsidTr="00B853C7">
        <w:tc>
          <w:tcPr>
            <w:tcW w:w="1384" w:type="dxa"/>
          </w:tcPr>
          <w:p w14:paraId="2EDCEAC3" w14:textId="560BD7FB" w:rsidR="00B853C7" w:rsidRPr="00560ED9" w:rsidRDefault="00EF0AF9" w:rsidP="00B853C7">
            <w:pPr>
              <w:rPr>
                <w:rFonts w:ascii="Arial" w:hAnsi="Arial" w:cs="Arial"/>
                <w:color w:val="000000"/>
              </w:rPr>
            </w:pPr>
            <w:r>
              <w:rPr>
                <w:rFonts w:ascii="Arial" w:hAnsi="Arial" w:cs="Arial"/>
                <w:b/>
                <w:color w:val="000000"/>
                <w:sz w:val="18"/>
                <w:szCs w:val="18"/>
              </w:rPr>
              <w:t>Descripción</w:t>
            </w:r>
          </w:p>
        </w:tc>
        <w:tc>
          <w:tcPr>
            <w:tcW w:w="7670" w:type="dxa"/>
          </w:tcPr>
          <w:p w14:paraId="6C270CE2" w14:textId="5FA80ADC" w:rsidR="00B853C7" w:rsidRPr="00560ED9" w:rsidRDefault="00B853C7" w:rsidP="00B853C7">
            <w:pPr>
              <w:rPr>
                <w:rFonts w:ascii="Arial" w:hAnsi="Arial" w:cs="Arial"/>
                <w:color w:val="000000"/>
              </w:rPr>
            </w:pPr>
            <w:r w:rsidRPr="00560ED9">
              <w:rPr>
                <w:rFonts w:ascii="Arial" w:hAnsi="Arial" w:cs="Arial"/>
                <w:color w:val="000000"/>
              </w:rPr>
              <w:t xml:space="preserve">Radicales pares </w:t>
            </w:r>
          </w:p>
        </w:tc>
      </w:tr>
      <w:tr w:rsidR="00B853C7" w:rsidRPr="00560ED9" w14:paraId="0D838829" w14:textId="77777777" w:rsidTr="00B853C7">
        <w:tc>
          <w:tcPr>
            <w:tcW w:w="1384" w:type="dxa"/>
          </w:tcPr>
          <w:p w14:paraId="21FF3B04" w14:textId="77777777" w:rsidR="00B853C7" w:rsidRPr="00560ED9" w:rsidRDefault="00B853C7" w:rsidP="00B853C7">
            <w:pPr>
              <w:rPr>
                <w:rFonts w:ascii="Arial" w:hAnsi="Arial" w:cs="Arial"/>
                <w:color w:val="000000"/>
              </w:rPr>
            </w:pPr>
            <w:r w:rsidRPr="00560ED9">
              <w:rPr>
                <w:rFonts w:ascii="Arial" w:hAnsi="Arial" w:cs="Arial"/>
                <w:b/>
                <w:color w:val="000000"/>
                <w:sz w:val="18"/>
                <w:szCs w:val="18"/>
              </w:rPr>
              <w:lastRenderedPageBreak/>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5787BDA7" w14:textId="4D1CA281" w:rsidR="00B853C7" w:rsidRPr="00560ED9" w:rsidRDefault="00657406" w:rsidP="00B853C7">
            <w:pPr>
              <w:rPr>
                <w:rFonts w:ascii="Arial" w:hAnsi="Arial" w:cs="Arial"/>
                <w:color w:val="000000"/>
              </w:rPr>
            </w:pPr>
            <w:r w:rsidRPr="00560ED9">
              <w:rPr>
                <w:rFonts w:ascii="Arial" w:hAnsi="Arial" w:cs="Arial"/>
                <w:noProof/>
                <w:color w:val="000000"/>
                <w:lang w:val="es-CO" w:eastAsia="es-CO"/>
              </w:rPr>
              <w:drawing>
                <wp:inline distT="0" distB="0" distL="0" distR="0" wp14:anchorId="5E931DE8" wp14:editId="61BDDBF3">
                  <wp:extent cx="1732722" cy="1409700"/>
                  <wp:effectExtent l="0" t="0" r="1270" b="0"/>
                  <wp:docPr id="4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3864" cy="1410629"/>
                          </a:xfrm>
                          <a:prstGeom prst="rect">
                            <a:avLst/>
                          </a:prstGeom>
                          <a:noFill/>
                          <a:ln>
                            <a:noFill/>
                          </a:ln>
                        </pic:spPr>
                      </pic:pic>
                    </a:graphicData>
                  </a:graphic>
                </wp:inline>
              </w:drawing>
            </w:r>
          </w:p>
        </w:tc>
      </w:tr>
      <w:tr w:rsidR="00B853C7" w:rsidRPr="00560ED9" w14:paraId="0FF4D77E" w14:textId="77777777" w:rsidTr="00B853C7">
        <w:tc>
          <w:tcPr>
            <w:tcW w:w="1384" w:type="dxa"/>
          </w:tcPr>
          <w:p w14:paraId="0A0B543B" w14:textId="77777777" w:rsidR="00B853C7" w:rsidRPr="00560ED9" w:rsidRDefault="00B853C7" w:rsidP="00B853C7">
            <w:pPr>
              <w:rPr>
                <w:rFonts w:ascii="Arial" w:hAnsi="Arial" w:cs="Arial"/>
                <w:color w:val="000000"/>
              </w:rPr>
            </w:pPr>
            <w:r w:rsidRPr="00560ED9">
              <w:rPr>
                <w:rFonts w:ascii="Arial" w:hAnsi="Arial" w:cs="Arial"/>
                <w:b/>
                <w:color w:val="000000"/>
                <w:sz w:val="18"/>
                <w:szCs w:val="18"/>
              </w:rPr>
              <w:t>Pie de imagen</w:t>
            </w:r>
          </w:p>
        </w:tc>
        <w:tc>
          <w:tcPr>
            <w:tcW w:w="7670" w:type="dxa"/>
          </w:tcPr>
          <w:p w14:paraId="6FAB0BE9" w14:textId="4AE3F0A3" w:rsidR="00B853C7" w:rsidRPr="00560ED9" w:rsidRDefault="001D2B11" w:rsidP="00EF0AF9">
            <w:pPr>
              <w:tabs>
                <w:tab w:val="right" w:pos="8498"/>
              </w:tabs>
              <w:jc w:val="both"/>
              <w:rPr>
                <w:rFonts w:ascii="Arial" w:eastAsiaTheme="minorEastAsia" w:hAnsi="Arial" w:cs="Arial"/>
              </w:rPr>
            </w:pPr>
            <w:r w:rsidRPr="00560ED9">
              <w:rPr>
                <w:rFonts w:ascii="Arial" w:eastAsiaTheme="minorEastAsia" w:hAnsi="Arial" w:cs="Arial"/>
              </w:rPr>
              <w:t>Gráfica</w:t>
            </w:r>
            <w:r w:rsidR="00B853C7" w:rsidRPr="00560ED9">
              <w:rPr>
                <w:rFonts w:ascii="Arial" w:eastAsiaTheme="minorEastAsia" w:hAnsi="Arial" w:cs="Arial"/>
              </w:rPr>
              <w:t xml:space="preserve"> de funciones radicales</w:t>
            </w:r>
            <w:r w:rsidR="00B23998">
              <w:rPr>
                <w:rFonts w:ascii="Arial" w:eastAsiaTheme="minorEastAsia" w:hAnsi="Arial" w:cs="Arial"/>
              </w:rPr>
              <w:t xml:space="preserve"> con índice </w:t>
            </w:r>
            <w:r w:rsidR="00B853C7" w:rsidRPr="00560ED9">
              <w:rPr>
                <w:rFonts w:ascii="Arial" w:eastAsiaTheme="minorEastAsia" w:hAnsi="Arial" w:cs="Arial"/>
              </w:rPr>
              <w:t>par</w:t>
            </w:r>
          </w:p>
        </w:tc>
      </w:tr>
    </w:tbl>
    <w:p w14:paraId="280A8B5B" w14:textId="77777777" w:rsidR="00E83673" w:rsidRDefault="00E83673" w:rsidP="00A36840">
      <w:pPr>
        <w:tabs>
          <w:tab w:val="right" w:pos="8498"/>
        </w:tabs>
        <w:spacing w:after="0"/>
        <w:jc w:val="both"/>
        <w:rPr>
          <w:rFonts w:ascii="Arial" w:hAnsi="Arial" w:cs="Arial"/>
          <w:b/>
          <w:color w:val="000000"/>
        </w:rPr>
      </w:pPr>
    </w:p>
    <w:p w14:paraId="7C481849" w14:textId="29E4BFA8" w:rsidR="006633F4" w:rsidRPr="00E83673" w:rsidRDefault="00E83673" w:rsidP="00A36840">
      <w:pPr>
        <w:tabs>
          <w:tab w:val="right" w:pos="8498"/>
        </w:tabs>
        <w:spacing w:after="0"/>
        <w:jc w:val="both"/>
        <w:rPr>
          <w:rFonts w:ascii="Arial" w:eastAsiaTheme="minorEastAsia" w:hAnsi="Arial" w:cs="Arial"/>
        </w:rPr>
      </w:pPr>
      <w:r w:rsidRPr="00E83673">
        <w:rPr>
          <w:rFonts w:ascii="Arial" w:hAnsi="Arial" w:cs="Arial"/>
          <w:color w:val="000000"/>
        </w:rPr>
        <w:t>Las f</w:t>
      </w:r>
      <w:r w:rsidR="000517FA" w:rsidRPr="00E83673">
        <w:rPr>
          <w:rFonts w:ascii="Arial" w:hAnsi="Arial" w:cs="Arial"/>
          <w:color w:val="000000"/>
        </w:rPr>
        <w:t xml:space="preserve">unciones radicales </w:t>
      </w:r>
      <w:r w:rsidRPr="00E83673">
        <w:rPr>
          <w:rFonts w:ascii="Arial" w:hAnsi="Arial" w:cs="Arial"/>
          <w:color w:val="000000"/>
        </w:rPr>
        <w:t xml:space="preserve">con </w:t>
      </w:r>
      <w:r w:rsidR="00BE1BE8" w:rsidRPr="00E83673">
        <w:rPr>
          <w:rFonts w:ascii="Arial" w:hAnsi="Arial" w:cs="Arial"/>
          <w:color w:val="000000"/>
        </w:rPr>
        <w:t>índice</w:t>
      </w:r>
      <w:r w:rsidRPr="00E83673">
        <w:rPr>
          <w:rFonts w:ascii="Arial" w:hAnsi="Arial" w:cs="Arial"/>
          <w:color w:val="000000"/>
        </w:rPr>
        <w:t xml:space="preserve"> impar tienen de dominio al conjunto de los números reales.</w:t>
      </w:r>
      <w:r w:rsidR="00BE1BE8">
        <w:rPr>
          <w:rFonts w:ascii="Arial" w:hAnsi="Arial" w:cs="Arial"/>
          <w:color w:val="000000"/>
        </w:rPr>
        <w:t xml:space="preserve"> Como se muestra en la figura.</w:t>
      </w:r>
    </w:p>
    <w:p w14:paraId="093ABE8E" w14:textId="77777777" w:rsidR="000517FA" w:rsidRPr="00560ED9" w:rsidRDefault="000517FA" w:rsidP="00A36840">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7550EC" w:rsidRPr="00560ED9" w14:paraId="1A5091E7" w14:textId="77777777" w:rsidTr="007550EC">
        <w:tc>
          <w:tcPr>
            <w:tcW w:w="9054" w:type="dxa"/>
            <w:gridSpan w:val="2"/>
            <w:shd w:val="clear" w:color="auto" w:fill="0D0D0D" w:themeFill="text1" w:themeFillTint="F2"/>
          </w:tcPr>
          <w:p w14:paraId="213DCD04" w14:textId="77777777" w:rsidR="007550EC" w:rsidRPr="00560ED9" w:rsidRDefault="007550EC" w:rsidP="007550EC">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5AEEE83F" w14:textId="77777777" w:rsidR="007550EC" w:rsidRPr="00560ED9" w:rsidRDefault="007550EC" w:rsidP="007550EC">
            <w:pPr>
              <w:jc w:val="center"/>
              <w:rPr>
                <w:rFonts w:ascii="Arial" w:hAnsi="Arial" w:cs="Arial"/>
                <w:b/>
                <w:color w:val="FFFFFF" w:themeColor="background1"/>
              </w:rPr>
            </w:pPr>
          </w:p>
        </w:tc>
      </w:tr>
      <w:tr w:rsidR="007550EC" w:rsidRPr="00560ED9" w14:paraId="4F67F700" w14:textId="77777777" w:rsidTr="007550EC">
        <w:tc>
          <w:tcPr>
            <w:tcW w:w="1384" w:type="dxa"/>
          </w:tcPr>
          <w:p w14:paraId="1FFA1CAB" w14:textId="77777777" w:rsidR="007550EC" w:rsidRPr="00560ED9" w:rsidRDefault="007550EC" w:rsidP="007550EC">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592A861D" w14:textId="341E3E4D" w:rsidR="007550EC" w:rsidRPr="00560ED9" w:rsidRDefault="007550EC" w:rsidP="00B853C7">
            <w:pPr>
              <w:rPr>
                <w:rFonts w:ascii="Arial" w:hAnsi="Arial" w:cs="Arial"/>
                <w:b/>
                <w:color w:val="000000"/>
                <w:sz w:val="18"/>
                <w:szCs w:val="18"/>
              </w:rPr>
            </w:pPr>
            <w:r w:rsidRPr="00560ED9">
              <w:rPr>
                <w:rFonts w:ascii="Arial" w:hAnsi="Arial" w:cs="Arial"/>
                <w:color w:val="000000"/>
              </w:rPr>
              <w:t>MA_11_02_IMG</w:t>
            </w:r>
            <w:r w:rsidR="001B37BA" w:rsidRPr="00560ED9">
              <w:rPr>
                <w:rFonts w:ascii="Arial" w:hAnsi="Arial" w:cs="Arial"/>
                <w:color w:val="000000"/>
              </w:rPr>
              <w:t>59</w:t>
            </w:r>
          </w:p>
        </w:tc>
      </w:tr>
      <w:tr w:rsidR="007550EC" w:rsidRPr="00560ED9" w14:paraId="5DA63AB6" w14:textId="77777777" w:rsidTr="007550EC">
        <w:tc>
          <w:tcPr>
            <w:tcW w:w="1384" w:type="dxa"/>
          </w:tcPr>
          <w:p w14:paraId="627BAD7D" w14:textId="06D918DF" w:rsidR="007550EC" w:rsidRPr="00560ED9" w:rsidRDefault="00EF0AF9" w:rsidP="007550EC">
            <w:pPr>
              <w:rPr>
                <w:rFonts w:ascii="Arial" w:hAnsi="Arial" w:cs="Arial"/>
                <w:color w:val="000000"/>
              </w:rPr>
            </w:pPr>
            <w:r>
              <w:rPr>
                <w:rFonts w:ascii="Arial" w:hAnsi="Arial" w:cs="Arial"/>
                <w:b/>
                <w:color w:val="000000"/>
                <w:sz w:val="18"/>
                <w:szCs w:val="18"/>
              </w:rPr>
              <w:t>Descripción</w:t>
            </w:r>
          </w:p>
        </w:tc>
        <w:tc>
          <w:tcPr>
            <w:tcW w:w="7670" w:type="dxa"/>
          </w:tcPr>
          <w:p w14:paraId="3DBB833B" w14:textId="6AC8494A" w:rsidR="007550EC" w:rsidRPr="00560ED9" w:rsidRDefault="00B853C7" w:rsidP="007550EC">
            <w:pPr>
              <w:rPr>
                <w:rFonts w:ascii="Arial" w:hAnsi="Arial" w:cs="Arial"/>
                <w:color w:val="000000"/>
              </w:rPr>
            </w:pPr>
            <w:r w:rsidRPr="00560ED9">
              <w:rPr>
                <w:rFonts w:ascii="Arial" w:hAnsi="Arial" w:cs="Arial"/>
                <w:color w:val="000000"/>
              </w:rPr>
              <w:t>Radicales</w:t>
            </w:r>
            <w:r w:rsidR="007550EC" w:rsidRPr="00560ED9">
              <w:rPr>
                <w:rFonts w:ascii="Arial" w:hAnsi="Arial" w:cs="Arial"/>
                <w:color w:val="000000"/>
              </w:rPr>
              <w:t xml:space="preserve"> impares </w:t>
            </w:r>
          </w:p>
        </w:tc>
      </w:tr>
      <w:tr w:rsidR="007550EC" w:rsidRPr="00560ED9" w14:paraId="17A0A045" w14:textId="77777777" w:rsidTr="007550EC">
        <w:tc>
          <w:tcPr>
            <w:tcW w:w="1384" w:type="dxa"/>
          </w:tcPr>
          <w:p w14:paraId="4D272E82" w14:textId="77777777" w:rsidR="007550EC" w:rsidRPr="00560ED9" w:rsidRDefault="007550EC" w:rsidP="007550EC">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3301B9F" w14:textId="5CF8BAA1" w:rsidR="007550EC" w:rsidRPr="00560ED9" w:rsidRDefault="00657406" w:rsidP="007550EC">
            <w:pPr>
              <w:rPr>
                <w:rFonts w:ascii="Arial" w:hAnsi="Arial" w:cs="Arial"/>
                <w:color w:val="000000"/>
              </w:rPr>
            </w:pPr>
            <w:r w:rsidRPr="00560ED9">
              <w:rPr>
                <w:rFonts w:ascii="Arial" w:hAnsi="Arial" w:cs="Arial"/>
                <w:noProof/>
                <w:color w:val="000000"/>
                <w:lang w:val="es-ES" w:eastAsia="es-ES"/>
              </w:rPr>
              <w:t xml:space="preserve"> </w:t>
            </w:r>
            <w:r w:rsidRPr="00560ED9">
              <w:rPr>
                <w:rFonts w:ascii="Arial" w:hAnsi="Arial" w:cs="Arial"/>
                <w:noProof/>
                <w:color w:val="000000"/>
                <w:lang w:val="es-CO" w:eastAsia="es-CO"/>
              </w:rPr>
              <w:drawing>
                <wp:inline distT="0" distB="0" distL="0" distR="0" wp14:anchorId="67118B5C" wp14:editId="62716FE5">
                  <wp:extent cx="1568816" cy="1276350"/>
                  <wp:effectExtent l="0" t="0" r="0" b="0"/>
                  <wp:docPr id="42"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0435" cy="1277667"/>
                          </a:xfrm>
                          <a:prstGeom prst="rect">
                            <a:avLst/>
                          </a:prstGeom>
                          <a:noFill/>
                          <a:ln>
                            <a:noFill/>
                          </a:ln>
                        </pic:spPr>
                      </pic:pic>
                    </a:graphicData>
                  </a:graphic>
                </wp:inline>
              </w:drawing>
            </w:r>
          </w:p>
        </w:tc>
      </w:tr>
      <w:tr w:rsidR="007550EC" w:rsidRPr="00560ED9" w14:paraId="28C18504" w14:textId="77777777" w:rsidTr="007550EC">
        <w:tc>
          <w:tcPr>
            <w:tcW w:w="1384" w:type="dxa"/>
          </w:tcPr>
          <w:p w14:paraId="08313423" w14:textId="77777777" w:rsidR="007550EC" w:rsidRPr="00560ED9" w:rsidRDefault="007550EC" w:rsidP="007550EC">
            <w:pPr>
              <w:rPr>
                <w:rFonts w:ascii="Arial" w:hAnsi="Arial" w:cs="Arial"/>
                <w:color w:val="000000"/>
              </w:rPr>
            </w:pPr>
            <w:r w:rsidRPr="00560ED9">
              <w:rPr>
                <w:rFonts w:ascii="Arial" w:hAnsi="Arial" w:cs="Arial"/>
                <w:b/>
                <w:color w:val="000000"/>
                <w:sz w:val="18"/>
                <w:szCs w:val="18"/>
              </w:rPr>
              <w:t>Pie de imagen</w:t>
            </w:r>
          </w:p>
        </w:tc>
        <w:tc>
          <w:tcPr>
            <w:tcW w:w="7670" w:type="dxa"/>
          </w:tcPr>
          <w:p w14:paraId="62A9D79D" w14:textId="31F7F736" w:rsidR="007550EC" w:rsidRPr="00560ED9" w:rsidRDefault="00301AD2" w:rsidP="00EF0AF9">
            <w:pPr>
              <w:tabs>
                <w:tab w:val="right" w:pos="8498"/>
              </w:tabs>
              <w:jc w:val="both"/>
              <w:rPr>
                <w:rFonts w:ascii="Arial" w:eastAsiaTheme="minorEastAsia" w:hAnsi="Arial" w:cs="Arial"/>
              </w:rPr>
            </w:pPr>
            <w:r>
              <w:rPr>
                <w:rFonts w:ascii="Arial" w:eastAsiaTheme="minorEastAsia" w:hAnsi="Arial" w:cs="Arial"/>
              </w:rPr>
              <w:t>Grá</w:t>
            </w:r>
            <w:r w:rsidR="00EF0AF9">
              <w:rPr>
                <w:rFonts w:ascii="Arial" w:eastAsiaTheme="minorEastAsia" w:hAnsi="Arial" w:cs="Arial"/>
              </w:rPr>
              <w:t xml:space="preserve">fica de </w:t>
            </w:r>
            <w:r w:rsidR="007550EC" w:rsidRPr="00560ED9">
              <w:rPr>
                <w:rFonts w:ascii="Arial" w:eastAsiaTheme="minorEastAsia" w:hAnsi="Arial" w:cs="Arial"/>
              </w:rPr>
              <w:t xml:space="preserve">funciones </w:t>
            </w:r>
            <w:r w:rsidR="00B853C7" w:rsidRPr="00560ED9">
              <w:rPr>
                <w:rFonts w:ascii="Arial" w:eastAsiaTheme="minorEastAsia" w:hAnsi="Arial" w:cs="Arial"/>
              </w:rPr>
              <w:t>radicales</w:t>
            </w:r>
            <w:r>
              <w:rPr>
                <w:rFonts w:ascii="Arial" w:eastAsiaTheme="minorEastAsia" w:hAnsi="Arial" w:cs="Arial"/>
              </w:rPr>
              <w:t xml:space="preserve"> con índice </w:t>
            </w:r>
            <w:r w:rsidR="007550EC" w:rsidRPr="00560ED9">
              <w:rPr>
                <w:rFonts w:ascii="Arial" w:eastAsiaTheme="minorEastAsia" w:hAnsi="Arial" w:cs="Arial"/>
              </w:rPr>
              <w:t>impar.</w:t>
            </w:r>
          </w:p>
        </w:tc>
      </w:tr>
    </w:tbl>
    <w:p w14:paraId="6B2C6579" w14:textId="77777777" w:rsidR="007550EC" w:rsidRPr="00560ED9" w:rsidRDefault="007550EC" w:rsidP="00A36840">
      <w:pPr>
        <w:tabs>
          <w:tab w:val="right" w:pos="8498"/>
        </w:tabs>
        <w:spacing w:after="0"/>
        <w:jc w:val="both"/>
        <w:rPr>
          <w:rFonts w:ascii="Arial" w:eastAsiaTheme="minorEastAsia" w:hAnsi="Arial" w:cs="Arial"/>
        </w:rPr>
      </w:pPr>
    </w:p>
    <w:p w14:paraId="6DF4D1A1" w14:textId="661F04D5" w:rsidR="006633F4" w:rsidRPr="00560ED9" w:rsidRDefault="00BE1BE8" w:rsidP="006633F4">
      <w:pPr>
        <w:tabs>
          <w:tab w:val="right" w:pos="8498"/>
        </w:tabs>
        <w:spacing w:after="0"/>
        <w:jc w:val="both"/>
        <w:rPr>
          <w:rFonts w:ascii="Arial" w:eastAsiaTheme="minorEastAsia" w:hAnsi="Arial" w:cs="Arial"/>
        </w:rPr>
      </w:pPr>
      <w:r>
        <w:rPr>
          <w:rFonts w:ascii="Arial" w:eastAsiaTheme="minorEastAsia" w:hAnsi="Arial" w:cs="Arial"/>
        </w:rPr>
        <w:t>El rango de las funciones radicales se identifica a través de su gráfica</w:t>
      </w:r>
    </w:p>
    <w:p w14:paraId="0AE4BECA" w14:textId="65C0F70A" w:rsidR="008C26A1" w:rsidRDefault="008C26A1" w:rsidP="00962CCA">
      <w:pPr>
        <w:tabs>
          <w:tab w:val="right" w:pos="8498"/>
        </w:tabs>
        <w:spacing w:after="0"/>
        <w:jc w:val="both"/>
        <w:rPr>
          <w:rFonts w:ascii="Arial" w:hAnsi="Arial" w:cs="Arial"/>
          <w:b/>
        </w:rPr>
      </w:pPr>
    </w:p>
    <w:p w14:paraId="362E1F48" w14:textId="77777777" w:rsidR="003E1FBE" w:rsidRPr="00560ED9" w:rsidRDefault="003E1FBE" w:rsidP="003E1FBE">
      <w:pPr>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3E1FBE" w:rsidRPr="00560ED9" w14:paraId="2D50F398" w14:textId="77777777" w:rsidTr="00C3582A">
        <w:tc>
          <w:tcPr>
            <w:tcW w:w="8828" w:type="dxa"/>
            <w:gridSpan w:val="2"/>
            <w:shd w:val="clear" w:color="auto" w:fill="000000" w:themeFill="text1"/>
          </w:tcPr>
          <w:p w14:paraId="2272E892" w14:textId="77777777" w:rsidR="003E1FBE" w:rsidRPr="00560ED9" w:rsidRDefault="003E1FBE"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3E1FBE" w:rsidRPr="00560ED9" w14:paraId="4DA528A1" w14:textId="77777777" w:rsidTr="00C3582A">
        <w:tc>
          <w:tcPr>
            <w:tcW w:w="2480" w:type="dxa"/>
          </w:tcPr>
          <w:p w14:paraId="159DDDCC" w14:textId="77777777" w:rsidR="003E1FBE" w:rsidRPr="00560ED9" w:rsidRDefault="003E1FBE"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64528AD6" w14:textId="3C1ACF2B" w:rsidR="003E1FBE" w:rsidRPr="00560ED9" w:rsidRDefault="003E1FBE" w:rsidP="00C3582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MA_11_02_REC160</w:t>
            </w:r>
          </w:p>
        </w:tc>
      </w:tr>
      <w:tr w:rsidR="003E1FBE" w:rsidRPr="00560ED9" w14:paraId="3A7B0C8D" w14:textId="77777777" w:rsidTr="00C3582A">
        <w:tc>
          <w:tcPr>
            <w:tcW w:w="2480" w:type="dxa"/>
          </w:tcPr>
          <w:p w14:paraId="5414901D" w14:textId="77777777" w:rsidR="003E1FBE" w:rsidRPr="00560ED9" w:rsidRDefault="003E1FBE"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216F00B6" w14:textId="39A117DF" w:rsidR="003E1FBE" w:rsidRPr="006D2BC2" w:rsidRDefault="003E1FBE" w:rsidP="00C3582A">
            <w:pPr>
              <w:rPr>
                <w:rFonts w:ascii="Arial" w:eastAsiaTheme="minorEastAsia" w:hAnsi="Arial" w:cs="Arial"/>
                <w:color w:val="000000"/>
                <w:sz w:val="24"/>
                <w:szCs w:val="24"/>
              </w:rPr>
            </w:pPr>
            <w:r w:rsidRPr="003E1FBE">
              <w:rPr>
                <w:rFonts w:ascii="Arial" w:hAnsi="Arial" w:cs="Arial"/>
                <w:color w:val="000000"/>
                <w:sz w:val="24"/>
                <w:szCs w:val="24"/>
              </w:rPr>
              <w:t>Reconociendo aspectos de las funciones</w:t>
            </w:r>
          </w:p>
        </w:tc>
      </w:tr>
      <w:tr w:rsidR="003E1FBE" w:rsidRPr="00560ED9" w14:paraId="251B1426" w14:textId="77777777" w:rsidTr="00C3582A">
        <w:tc>
          <w:tcPr>
            <w:tcW w:w="2480" w:type="dxa"/>
          </w:tcPr>
          <w:p w14:paraId="1D9D4D2C" w14:textId="77777777" w:rsidR="003E1FBE" w:rsidRPr="00560ED9" w:rsidRDefault="003E1FBE"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28461EDF" w14:textId="46D64BBD" w:rsidR="003E1FBE" w:rsidRPr="006D2BC2" w:rsidRDefault="003E1FBE" w:rsidP="00C3582A">
            <w:pPr>
              <w:rPr>
                <w:rFonts w:ascii="Arial" w:eastAsiaTheme="minorEastAsia" w:hAnsi="Arial" w:cs="Arial"/>
                <w:color w:val="000000"/>
                <w:sz w:val="24"/>
                <w:szCs w:val="24"/>
              </w:rPr>
            </w:pPr>
            <w:r w:rsidRPr="003E1FBE">
              <w:rPr>
                <w:rFonts w:ascii="Arial" w:eastAsiaTheme="minorEastAsia" w:hAnsi="Arial" w:cs="Arial"/>
                <w:color w:val="000000"/>
                <w:sz w:val="24"/>
                <w:szCs w:val="24"/>
              </w:rPr>
              <w:t>Actividad para practicar la clasificación de funciones</w:t>
            </w:r>
          </w:p>
        </w:tc>
      </w:tr>
    </w:tbl>
    <w:p w14:paraId="36675B80" w14:textId="77777777" w:rsidR="003E1FBE" w:rsidRPr="00560ED9" w:rsidRDefault="003E1FBE" w:rsidP="00962CCA">
      <w:pPr>
        <w:tabs>
          <w:tab w:val="right" w:pos="8498"/>
        </w:tabs>
        <w:spacing w:after="0"/>
        <w:jc w:val="both"/>
        <w:rPr>
          <w:rFonts w:ascii="Arial" w:hAnsi="Arial" w:cs="Arial"/>
          <w:b/>
        </w:rPr>
      </w:pPr>
    </w:p>
    <w:p w14:paraId="26246A87" w14:textId="77777777" w:rsidR="003E1FBE" w:rsidRDefault="003E1FBE" w:rsidP="00962CCA">
      <w:pPr>
        <w:tabs>
          <w:tab w:val="right" w:pos="8498"/>
        </w:tabs>
        <w:spacing w:after="0"/>
        <w:jc w:val="both"/>
        <w:rPr>
          <w:rFonts w:ascii="Arial" w:hAnsi="Arial" w:cs="Arial"/>
          <w:highlight w:val="yellow"/>
        </w:rPr>
      </w:pPr>
    </w:p>
    <w:p w14:paraId="15A30833" w14:textId="030105F8"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2]</w:t>
      </w:r>
      <w:r w:rsidR="00EA0C19">
        <w:rPr>
          <w:rFonts w:ascii="Arial" w:hAnsi="Arial" w:cs="Arial"/>
        </w:rPr>
        <w:t xml:space="preserve"> </w:t>
      </w:r>
      <w:r w:rsidRPr="00560ED9">
        <w:rPr>
          <w:rFonts w:ascii="Arial" w:hAnsi="Arial" w:cs="Arial"/>
          <w:b/>
        </w:rPr>
        <w:t>3.2 Funciones trascendentes</w:t>
      </w:r>
    </w:p>
    <w:p w14:paraId="178465FD" w14:textId="77BE059E" w:rsidR="006633F4" w:rsidRDefault="006633F4" w:rsidP="00962CCA">
      <w:pPr>
        <w:tabs>
          <w:tab w:val="right" w:pos="8498"/>
        </w:tabs>
        <w:spacing w:after="0"/>
        <w:jc w:val="both"/>
        <w:rPr>
          <w:rFonts w:ascii="Arial" w:hAnsi="Arial" w:cs="Arial"/>
          <w:b/>
        </w:rPr>
      </w:pPr>
    </w:p>
    <w:p w14:paraId="4FEA6965" w14:textId="47995E68" w:rsidR="006633F4" w:rsidRPr="00C84CD0" w:rsidRDefault="00C84CD0" w:rsidP="00C84CD0">
      <w:pPr>
        <w:tabs>
          <w:tab w:val="right" w:pos="8498"/>
        </w:tabs>
        <w:spacing w:after="0"/>
        <w:jc w:val="both"/>
        <w:rPr>
          <w:rFonts w:ascii="Arial" w:hAnsi="Arial" w:cs="Arial"/>
        </w:rPr>
      </w:pPr>
      <w:r w:rsidRPr="00C84CD0">
        <w:rPr>
          <w:rFonts w:ascii="Arial" w:hAnsi="Arial" w:cs="Arial"/>
        </w:rPr>
        <w:t xml:space="preserve">Las funciones de números reales que no son algebraicas se llaman </w:t>
      </w:r>
      <w:r w:rsidRPr="00C84CD0">
        <w:rPr>
          <w:rFonts w:ascii="Arial" w:hAnsi="Arial" w:cs="Arial"/>
          <w:b/>
        </w:rPr>
        <w:t>trascendentes</w:t>
      </w:r>
      <w:r w:rsidRPr="00C84CD0">
        <w:rPr>
          <w:rFonts w:ascii="Arial" w:hAnsi="Arial" w:cs="Arial"/>
        </w:rPr>
        <w:t xml:space="preserve">. Algunas de las funciones trascendentes tienen expresión analítica; otras carecen de ella. </w:t>
      </w:r>
      <w:r w:rsidR="00CB24A6" w:rsidRPr="00C84CD0">
        <w:rPr>
          <w:rFonts w:ascii="Arial" w:hAnsi="Arial" w:cs="Arial"/>
        </w:rPr>
        <w:t xml:space="preserve">A continuación se estudian </w:t>
      </w:r>
      <w:r w:rsidR="006633F4" w:rsidRPr="00C84CD0">
        <w:rPr>
          <w:rFonts w:ascii="Arial" w:hAnsi="Arial" w:cs="Arial"/>
        </w:rPr>
        <w:t>tres tipos de funciones trascendentes</w:t>
      </w:r>
      <w:r w:rsidR="00CB24A6" w:rsidRPr="00C84CD0">
        <w:rPr>
          <w:rFonts w:ascii="Arial" w:hAnsi="Arial" w:cs="Arial"/>
        </w:rPr>
        <w:t>:</w:t>
      </w:r>
      <w:r w:rsidR="006633F4" w:rsidRPr="00C84CD0">
        <w:rPr>
          <w:rFonts w:ascii="Arial" w:hAnsi="Arial" w:cs="Arial"/>
        </w:rPr>
        <w:t xml:space="preserve"> </w:t>
      </w:r>
      <w:r w:rsidR="00BE1BE8">
        <w:rPr>
          <w:rFonts w:ascii="Arial" w:hAnsi="Arial" w:cs="Arial"/>
        </w:rPr>
        <w:t xml:space="preserve">las funciones </w:t>
      </w:r>
      <w:r w:rsidR="006633F4" w:rsidRPr="00C84CD0">
        <w:rPr>
          <w:rFonts w:ascii="Arial" w:hAnsi="Arial" w:cs="Arial"/>
        </w:rPr>
        <w:t>trigonométricas, exponenciales y logarítmicas.</w:t>
      </w:r>
    </w:p>
    <w:p w14:paraId="42371746" w14:textId="77777777" w:rsidR="00BF0384" w:rsidRPr="00560ED9" w:rsidRDefault="00BF0384" w:rsidP="00962CCA">
      <w:pPr>
        <w:tabs>
          <w:tab w:val="right" w:pos="8498"/>
        </w:tabs>
        <w:spacing w:after="0"/>
        <w:jc w:val="both"/>
        <w:rPr>
          <w:rFonts w:ascii="Arial" w:hAnsi="Arial" w:cs="Arial"/>
          <w:b/>
        </w:rPr>
      </w:pPr>
    </w:p>
    <w:p w14:paraId="6870D73E" w14:textId="0FD145CE"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3]</w:t>
      </w:r>
      <w:r w:rsidR="000D5F9B">
        <w:rPr>
          <w:rFonts w:ascii="Arial" w:hAnsi="Arial" w:cs="Arial"/>
        </w:rPr>
        <w:t xml:space="preserve"> </w:t>
      </w:r>
      <w:r w:rsidRPr="00560ED9">
        <w:rPr>
          <w:rFonts w:ascii="Arial" w:hAnsi="Arial" w:cs="Arial"/>
          <w:b/>
        </w:rPr>
        <w:t xml:space="preserve">3.2.1 Funciones trigonométricas </w:t>
      </w:r>
    </w:p>
    <w:p w14:paraId="5F992483" w14:textId="77777777" w:rsidR="00A95008" w:rsidRPr="00560ED9" w:rsidRDefault="00A95008" w:rsidP="00962CCA">
      <w:pPr>
        <w:tabs>
          <w:tab w:val="right" w:pos="8498"/>
        </w:tabs>
        <w:spacing w:after="0"/>
        <w:jc w:val="both"/>
        <w:rPr>
          <w:rFonts w:ascii="Arial" w:hAnsi="Arial" w:cs="Arial"/>
          <w:b/>
        </w:rPr>
      </w:pPr>
    </w:p>
    <w:p w14:paraId="4734A89F" w14:textId="551395EE" w:rsidR="006633F4" w:rsidRDefault="00C84CD0" w:rsidP="00962CCA">
      <w:pPr>
        <w:tabs>
          <w:tab w:val="right" w:pos="8498"/>
        </w:tabs>
        <w:spacing w:after="0"/>
        <w:jc w:val="both"/>
        <w:rPr>
          <w:rFonts w:ascii="Arial" w:hAnsi="Arial" w:cs="Arial"/>
        </w:rPr>
      </w:pPr>
      <w:r>
        <w:rPr>
          <w:rFonts w:ascii="Arial" w:hAnsi="Arial" w:cs="Arial"/>
        </w:rPr>
        <w:lastRenderedPageBreak/>
        <w:t>Las funciones trigonométricas</w:t>
      </w:r>
      <w:r w:rsidR="006633F4" w:rsidRPr="00560ED9">
        <w:rPr>
          <w:rFonts w:ascii="Arial" w:hAnsi="Arial" w:cs="Arial"/>
        </w:rPr>
        <w:t xml:space="preserve"> surgen al ampliar el concepto de razón trigonométrica</w:t>
      </w:r>
      <w:r>
        <w:rPr>
          <w:rFonts w:ascii="Arial" w:hAnsi="Arial" w:cs="Arial"/>
        </w:rPr>
        <w:t xml:space="preserve"> de modo que se pueda </w:t>
      </w:r>
      <w:r w:rsidR="006633F4" w:rsidRPr="00560ED9">
        <w:rPr>
          <w:rFonts w:ascii="Arial" w:hAnsi="Arial" w:cs="Arial"/>
        </w:rPr>
        <w:t>tra</w:t>
      </w:r>
      <w:r>
        <w:rPr>
          <w:rFonts w:ascii="Arial" w:hAnsi="Arial" w:cs="Arial"/>
        </w:rPr>
        <w:t xml:space="preserve">bajar con cualquier valor del </w:t>
      </w:r>
      <w:r w:rsidR="006633F4" w:rsidRPr="00560ED9">
        <w:rPr>
          <w:rFonts w:ascii="Arial" w:hAnsi="Arial" w:cs="Arial"/>
        </w:rPr>
        <w:t xml:space="preserve">ángulo y no solo </w:t>
      </w:r>
      <w:r w:rsidR="007E7FC8">
        <w:rPr>
          <w:rFonts w:ascii="Arial" w:hAnsi="Arial" w:cs="Arial"/>
        </w:rPr>
        <w:t>con</w:t>
      </w:r>
      <w:r>
        <w:rPr>
          <w:rFonts w:ascii="Arial" w:hAnsi="Arial" w:cs="Arial"/>
        </w:rPr>
        <w:t xml:space="preserve"> los </w:t>
      </w:r>
      <w:r w:rsidR="006633F4" w:rsidRPr="00560ED9">
        <w:rPr>
          <w:rFonts w:ascii="Arial" w:hAnsi="Arial" w:cs="Arial"/>
        </w:rPr>
        <w:t>que se encuentran entre</w:t>
      </w:r>
      <w:r w:rsidR="00BE1BE8">
        <w:rPr>
          <w:rFonts w:ascii="Arial" w:hAnsi="Arial" w:cs="Arial"/>
        </w:rPr>
        <w:t xml:space="preserve"> </w:t>
      </w:r>
      <w:r w:rsidR="00BE1BE8" w:rsidRPr="00BE1BE8">
        <w:rPr>
          <w:rFonts w:ascii="Arial" w:hAnsi="Arial" w:cs="Arial"/>
          <w:i/>
        </w:rPr>
        <w:t>0</w:t>
      </w:r>
      <w:r w:rsidR="00BE1BE8">
        <w:rPr>
          <w:rFonts w:ascii="Arial" w:hAnsi="Arial" w:cs="Arial"/>
        </w:rPr>
        <w:t xml:space="preserve"> y </w:t>
      </w:r>
      <w:r w:rsidR="00BE1BE8" w:rsidRPr="00BE1BE8">
        <w:rPr>
          <w:rFonts w:ascii="Arial" w:hAnsi="Arial" w:cs="Arial"/>
          <w:i/>
        </w:rPr>
        <w:t>2</w:t>
      </w:r>
      <w:r w:rsidR="00BE1BE8" w:rsidRPr="00BE1BE8">
        <w:rPr>
          <w:rFonts w:ascii="Cambria Math" w:hAnsi="Cambria Math" w:cs="Arial"/>
          <w:i/>
        </w:rPr>
        <w:t>𝜋</w:t>
      </w:r>
      <w:r w:rsidR="006633F4" w:rsidRPr="00560ED9">
        <w:rPr>
          <w:rFonts w:ascii="Arial" w:hAnsi="Arial" w:cs="Arial"/>
        </w:rPr>
        <w:t xml:space="preserve"> </w:t>
      </w:r>
      <w:r w:rsidR="00D64F91" w:rsidRPr="00560ED9">
        <w:rPr>
          <w:rFonts w:ascii="Arial" w:eastAsiaTheme="minorEastAsia" w:hAnsi="Arial" w:cs="Arial"/>
        </w:rPr>
        <w:t>radi</w:t>
      </w:r>
      <w:r w:rsidR="00531D35" w:rsidRPr="00560ED9">
        <w:rPr>
          <w:rFonts w:ascii="Arial" w:eastAsiaTheme="minorEastAsia" w:hAnsi="Arial" w:cs="Arial"/>
        </w:rPr>
        <w:t>anes</w:t>
      </w:r>
      <w:r w:rsidR="006633F4" w:rsidRPr="00560ED9">
        <w:rPr>
          <w:rFonts w:ascii="Arial" w:eastAsiaTheme="minorEastAsia" w:hAnsi="Arial" w:cs="Arial"/>
        </w:rPr>
        <w:t xml:space="preserve">. </w:t>
      </w:r>
      <w:r w:rsidR="006633F4" w:rsidRPr="00560ED9">
        <w:rPr>
          <w:rFonts w:ascii="Arial" w:hAnsi="Arial" w:cs="Arial"/>
        </w:rPr>
        <w:t xml:space="preserve">Las seis funciones trigonométricas son: </w:t>
      </w:r>
      <w:r>
        <w:rPr>
          <w:rFonts w:ascii="Arial" w:hAnsi="Arial" w:cs="Arial"/>
        </w:rPr>
        <w:t>s</w:t>
      </w:r>
      <w:r w:rsidR="006633F4" w:rsidRPr="00560ED9">
        <w:rPr>
          <w:rFonts w:ascii="Arial" w:hAnsi="Arial" w:cs="Arial"/>
        </w:rPr>
        <w:t xml:space="preserve">eno, </w:t>
      </w:r>
      <w:r>
        <w:rPr>
          <w:rFonts w:ascii="Arial" w:hAnsi="Arial" w:cs="Arial"/>
        </w:rPr>
        <w:t>c</w:t>
      </w:r>
      <w:r w:rsidR="006633F4" w:rsidRPr="00560ED9">
        <w:rPr>
          <w:rFonts w:ascii="Arial" w:hAnsi="Arial" w:cs="Arial"/>
        </w:rPr>
        <w:t xml:space="preserve">oseno, </w:t>
      </w:r>
      <w:r>
        <w:rPr>
          <w:rFonts w:ascii="Arial" w:hAnsi="Arial" w:cs="Arial"/>
        </w:rPr>
        <w:t>tangente, cotangente, cosecante y s</w:t>
      </w:r>
      <w:r w:rsidR="006633F4" w:rsidRPr="00560ED9">
        <w:rPr>
          <w:rFonts w:ascii="Arial" w:hAnsi="Arial" w:cs="Arial"/>
        </w:rPr>
        <w:t xml:space="preserve">ecante. A continuación se presentan </w:t>
      </w:r>
      <w:r>
        <w:rPr>
          <w:rFonts w:ascii="Arial" w:hAnsi="Arial" w:cs="Arial"/>
        </w:rPr>
        <w:t xml:space="preserve">las </w:t>
      </w:r>
      <w:r w:rsidR="006633F4" w:rsidRPr="00560ED9">
        <w:rPr>
          <w:rFonts w:ascii="Arial" w:hAnsi="Arial" w:cs="Arial"/>
        </w:rPr>
        <w:t>g</w:t>
      </w:r>
      <w:r>
        <w:rPr>
          <w:rFonts w:ascii="Arial" w:hAnsi="Arial" w:cs="Arial"/>
        </w:rPr>
        <w:t>rá</w:t>
      </w:r>
      <w:r w:rsidR="006633F4" w:rsidRPr="00560ED9">
        <w:rPr>
          <w:rFonts w:ascii="Arial" w:hAnsi="Arial" w:cs="Arial"/>
        </w:rPr>
        <w:t xml:space="preserve">ficas y </w:t>
      </w:r>
      <w:r>
        <w:rPr>
          <w:rFonts w:ascii="Arial" w:hAnsi="Arial" w:cs="Arial"/>
        </w:rPr>
        <w:t xml:space="preserve">las </w:t>
      </w:r>
      <w:r w:rsidR="006633F4" w:rsidRPr="00560ED9">
        <w:rPr>
          <w:rFonts w:ascii="Arial" w:hAnsi="Arial" w:cs="Arial"/>
        </w:rPr>
        <w:t>propiedades</w:t>
      </w:r>
      <w:r>
        <w:rPr>
          <w:rFonts w:ascii="Arial" w:hAnsi="Arial" w:cs="Arial"/>
        </w:rPr>
        <w:t xml:space="preserve"> de las tres primeras.</w:t>
      </w:r>
    </w:p>
    <w:p w14:paraId="4F0754F5" w14:textId="77777777" w:rsidR="003E1FBE" w:rsidRDefault="003E1FBE" w:rsidP="00962CCA">
      <w:pPr>
        <w:tabs>
          <w:tab w:val="right" w:pos="8498"/>
        </w:tabs>
        <w:spacing w:after="0"/>
        <w:jc w:val="both"/>
        <w:rPr>
          <w:rFonts w:ascii="Arial" w:hAnsi="Arial" w:cs="Arial"/>
        </w:rPr>
      </w:pPr>
    </w:p>
    <w:p w14:paraId="2F7ED9D2" w14:textId="5E526985" w:rsidR="00666D65" w:rsidRPr="00560ED9" w:rsidRDefault="00666D65" w:rsidP="00C84CD0">
      <w:pPr>
        <w:tabs>
          <w:tab w:val="right" w:pos="8498"/>
        </w:tabs>
        <w:spacing w:after="0"/>
        <w:jc w:val="both"/>
        <w:rPr>
          <w:rFonts w:ascii="Arial" w:hAnsi="Arial" w:cs="Arial"/>
        </w:rPr>
      </w:pPr>
      <w:r w:rsidRPr="00560ED9">
        <w:rPr>
          <w:rFonts w:ascii="Arial" w:hAnsi="Arial" w:cs="Arial"/>
        </w:rPr>
        <w:t>Las funcio</w:t>
      </w:r>
      <w:r w:rsidR="00234A12">
        <w:rPr>
          <w:rFonts w:ascii="Arial" w:hAnsi="Arial" w:cs="Arial"/>
        </w:rPr>
        <w:t xml:space="preserve">nes trigonométricas relacionan </w:t>
      </w:r>
      <w:r w:rsidRPr="00560ED9">
        <w:rPr>
          <w:rFonts w:ascii="Arial" w:hAnsi="Arial" w:cs="Arial"/>
        </w:rPr>
        <w:t>un ángulo con un número real que se obtiene de establecer una razón entre los lados de un triángulo rectángulo.</w:t>
      </w:r>
    </w:p>
    <w:p w14:paraId="0948EE96" w14:textId="77777777" w:rsidR="006633F4" w:rsidRPr="00560ED9" w:rsidRDefault="006633F4"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5098"/>
        <w:gridCol w:w="3730"/>
      </w:tblGrid>
      <w:tr w:rsidR="000F4382" w14:paraId="6B826074" w14:textId="77777777" w:rsidTr="000F4382">
        <w:tc>
          <w:tcPr>
            <w:tcW w:w="5098" w:type="dxa"/>
          </w:tcPr>
          <w:p w14:paraId="4111A926" w14:textId="78C2B2E5" w:rsidR="000F4382" w:rsidRDefault="000F4382" w:rsidP="00962CCA">
            <w:pPr>
              <w:tabs>
                <w:tab w:val="right" w:pos="8498"/>
              </w:tabs>
              <w:jc w:val="both"/>
              <w:rPr>
                <w:rFonts w:ascii="Arial" w:hAnsi="Arial" w:cs="Arial"/>
                <w:b/>
              </w:rPr>
            </w:pPr>
            <w:r w:rsidRPr="00560ED9">
              <w:rPr>
                <w:rFonts w:ascii="Arial" w:hAnsi="Arial" w:cs="Arial"/>
                <w:b/>
              </w:rPr>
              <w:t>La función seno</w:t>
            </w:r>
            <w:r>
              <w:rPr>
                <w:rFonts w:ascii="Arial" w:hAnsi="Arial" w:cs="Arial"/>
                <w:b/>
              </w:rPr>
              <w:t xml:space="preserve">: </w:t>
            </w:r>
            <w:r w:rsidRPr="000F4382">
              <w:rPr>
                <w:rFonts w:ascii="Arial" w:hAnsi="Arial" w:cs="Arial"/>
                <w:b/>
                <w:i/>
              </w:rPr>
              <w:t xml:space="preserve">f(x) = </w:t>
            </w:r>
            <w:proofErr w:type="spellStart"/>
            <w:r w:rsidRPr="000F4382">
              <w:rPr>
                <w:rFonts w:ascii="Arial" w:hAnsi="Arial" w:cs="Arial"/>
                <w:b/>
                <w:i/>
              </w:rPr>
              <w:t>sen</w:t>
            </w:r>
            <w:proofErr w:type="spellEnd"/>
            <w:r w:rsidRPr="000F4382">
              <w:rPr>
                <w:rFonts w:ascii="Arial" w:hAnsi="Arial" w:cs="Arial"/>
                <w:b/>
                <w:i/>
              </w:rPr>
              <w:t>(x)</w:t>
            </w:r>
          </w:p>
        </w:tc>
        <w:tc>
          <w:tcPr>
            <w:tcW w:w="3730" w:type="dxa"/>
            <w:vMerge w:val="restart"/>
          </w:tcPr>
          <w:p w14:paraId="108F5C53" w14:textId="77777777" w:rsidR="000F4382" w:rsidRDefault="000F4382" w:rsidP="000F4382">
            <w:pPr>
              <w:tabs>
                <w:tab w:val="right" w:pos="8498"/>
              </w:tabs>
              <w:jc w:val="both"/>
              <w:rPr>
                <w:rFonts w:ascii="Arial" w:hAnsi="Arial" w:cs="Arial"/>
                <w:i/>
              </w:rPr>
            </w:pPr>
            <w:r w:rsidRPr="000F4382">
              <w:rPr>
                <w:rFonts w:ascii="Arial" w:hAnsi="Arial" w:cs="Arial"/>
              </w:rPr>
              <w:t xml:space="preserve">Grafica de la función </w:t>
            </w:r>
            <w:r w:rsidRPr="000F4382">
              <w:rPr>
                <w:rFonts w:ascii="Arial" w:hAnsi="Arial" w:cs="Arial"/>
                <w:i/>
              </w:rPr>
              <w:t xml:space="preserve">f(x) = </w:t>
            </w:r>
            <w:proofErr w:type="spellStart"/>
            <w:r w:rsidRPr="000F4382">
              <w:rPr>
                <w:rFonts w:ascii="Arial" w:hAnsi="Arial" w:cs="Arial"/>
                <w:i/>
              </w:rPr>
              <w:t>sen</w:t>
            </w:r>
            <w:proofErr w:type="spellEnd"/>
            <w:r w:rsidRPr="000F4382">
              <w:rPr>
                <w:rFonts w:ascii="Arial" w:hAnsi="Arial" w:cs="Arial"/>
                <w:i/>
              </w:rPr>
              <w:t>(x)</w:t>
            </w:r>
          </w:p>
          <w:p w14:paraId="0DFE46FC" w14:textId="77777777" w:rsidR="007474A9" w:rsidRDefault="007A3FE8" w:rsidP="000F4382">
            <w:pPr>
              <w:tabs>
                <w:tab w:val="right" w:pos="8498"/>
              </w:tabs>
              <w:jc w:val="both"/>
              <w:rPr>
                <w:rFonts w:ascii="Arial" w:hAnsi="Arial" w:cs="Arial"/>
                <w:color w:val="000000"/>
              </w:rPr>
            </w:pPr>
            <w:r>
              <w:rPr>
                <w:rFonts w:ascii="Arial" w:hAnsi="Arial" w:cs="Arial"/>
                <w:color w:val="000000"/>
              </w:rPr>
              <w:t>MA_11_02_IMG23</w:t>
            </w:r>
          </w:p>
          <w:p w14:paraId="5D930061" w14:textId="6F93A3C2" w:rsidR="007A3FE8" w:rsidRPr="000F4382" w:rsidRDefault="007A3FE8" w:rsidP="000F4382">
            <w:pPr>
              <w:tabs>
                <w:tab w:val="right" w:pos="8498"/>
              </w:tabs>
              <w:jc w:val="both"/>
              <w:rPr>
                <w:rFonts w:ascii="Arial" w:hAnsi="Arial" w:cs="Arial"/>
              </w:rPr>
            </w:pPr>
          </w:p>
        </w:tc>
      </w:tr>
      <w:tr w:rsidR="000F4382" w14:paraId="7330B3C3" w14:textId="77777777" w:rsidTr="000F4382">
        <w:tc>
          <w:tcPr>
            <w:tcW w:w="5098" w:type="dxa"/>
          </w:tcPr>
          <w:p w14:paraId="23F41ECB" w14:textId="6EF5EE9C" w:rsidR="000F4382" w:rsidRPr="000F4382" w:rsidRDefault="000F4382" w:rsidP="000F4382">
            <w:pPr>
              <w:tabs>
                <w:tab w:val="right" w:pos="8498"/>
              </w:tabs>
              <w:jc w:val="both"/>
              <w:rPr>
                <w:rFonts w:ascii="Arial" w:hAnsi="Arial" w:cs="Arial"/>
              </w:rPr>
            </w:pPr>
            <w:r w:rsidRPr="000F4382">
              <w:rPr>
                <w:rFonts w:ascii="Arial" w:hAnsi="Arial" w:cs="Arial"/>
                <w:i/>
              </w:rPr>
              <w:t xml:space="preserve">Dom f = </w:t>
            </w:r>
            <w:r w:rsidRPr="000F4382">
              <w:rPr>
                <w:rFonts w:ascii="Cambria Math" w:hAnsi="Cambria Math" w:cs="Arial"/>
                <w:i/>
              </w:rPr>
              <w:t>ℝ</w:t>
            </w:r>
            <w:r w:rsidRPr="000F4382">
              <w:rPr>
                <w:rFonts w:ascii="Arial" w:hAnsi="Arial" w:cs="Arial"/>
              </w:rPr>
              <w:t xml:space="preserve">, </w:t>
            </w:r>
            <w:proofErr w:type="spellStart"/>
            <w:r w:rsidRPr="000F4382">
              <w:rPr>
                <w:rFonts w:ascii="Arial" w:hAnsi="Arial" w:cs="Arial"/>
                <w:i/>
              </w:rPr>
              <w:t>Rang</w:t>
            </w:r>
            <w:proofErr w:type="spellEnd"/>
            <w:r w:rsidRPr="000F4382">
              <w:rPr>
                <w:rFonts w:ascii="Arial" w:hAnsi="Arial" w:cs="Arial"/>
                <w:i/>
              </w:rPr>
              <w:t xml:space="preserve"> f = [-1, 1]</w:t>
            </w:r>
          </w:p>
          <w:p w14:paraId="03BB2C78" w14:textId="241D80A2" w:rsidR="000F4382" w:rsidRDefault="000F4382" w:rsidP="000F4382">
            <w:pPr>
              <w:tabs>
                <w:tab w:val="right" w:pos="8498"/>
              </w:tabs>
              <w:jc w:val="both"/>
              <w:rPr>
                <w:rFonts w:ascii="Arial" w:hAnsi="Arial" w:cs="Arial"/>
                <w:b/>
              </w:rPr>
            </w:pPr>
            <w:r w:rsidRPr="000F4382">
              <w:rPr>
                <w:rFonts w:ascii="Arial" w:hAnsi="Arial" w:cs="Arial"/>
              </w:rPr>
              <w:t>Es una función periódica e impar, su periodo es 2</w:t>
            </w:r>
            <w:r w:rsidRPr="000F4382">
              <w:rPr>
                <w:rFonts w:ascii="Cambria Math" w:hAnsi="Cambria Math" w:cs="Arial"/>
              </w:rPr>
              <w:t>𝜋</w:t>
            </w:r>
          </w:p>
        </w:tc>
        <w:tc>
          <w:tcPr>
            <w:tcW w:w="3730" w:type="dxa"/>
            <w:vMerge/>
          </w:tcPr>
          <w:p w14:paraId="3EA5A17B" w14:textId="5748EE8B" w:rsidR="000F4382" w:rsidRDefault="000F4382" w:rsidP="00962CCA">
            <w:pPr>
              <w:tabs>
                <w:tab w:val="right" w:pos="8498"/>
              </w:tabs>
              <w:jc w:val="both"/>
              <w:rPr>
                <w:rFonts w:ascii="Arial" w:hAnsi="Arial" w:cs="Arial"/>
                <w:b/>
              </w:rPr>
            </w:pPr>
          </w:p>
        </w:tc>
      </w:tr>
      <w:tr w:rsidR="000F4382" w14:paraId="38406708" w14:textId="77777777" w:rsidTr="000F4382">
        <w:tc>
          <w:tcPr>
            <w:tcW w:w="5098" w:type="dxa"/>
          </w:tcPr>
          <w:p w14:paraId="6C28E6CB" w14:textId="077D31B1" w:rsidR="007474A9" w:rsidRDefault="007474A9" w:rsidP="007474A9">
            <w:pPr>
              <w:tabs>
                <w:tab w:val="right" w:pos="8498"/>
              </w:tabs>
              <w:jc w:val="both"/>
              <w:rPr>
                <w:rFonts w:ascii="Arial" w:hAnsi="Arial" w:cs="Arial"/>
                <w:b/>
              </w:rPr>
            </w:pPr>
            <w:r w:rsidRPr="00560ED9">
              <w:rPr>
                <w:rFonts w:ascii="Arial" w:hAnsi="Arial" w:cs="Arial"/>
                <w:b/>
              </w:rPr>
              <w:t>La función coseno</w:t>
            </w:r>
            <w:r>
              <w:rPr>
                <w:rFonts w:ascii="Arial" w:hAnsi="Arial" w:cs="Arial"/>
                <w:b/>
              </w:rPr>
              <w:t xml:space="preserve">: </w:t>
            </w:r>
            <w:r w:rsidRPr="007474A9">
              <w:rPr>
                <w:rFonts w:ascii="Arial" w:hAnsi="Arial" w:cs="Arial"/>
                <w:b/>
                <w:i/>
              </w:rPr>
              <w:t xml:space="preserve">f(x) = </w:t>
            </w:r>
            <w:proofErr w:type="spellStart"/>
            <w:r w:rsidRPr="007474A9">
              <w:rPr>
                <w:rFonts w:ascii="Arial" w:hAnsi="Arial" w:cs="Arial"/>
                <w:b/>
                <w:i/>
              </w:rPr>
              <w:t>cos</w:t>
            </w:r>
            <w:proofErr w:type="spellEnd"/>
            <w:r w:rsidRPr="007474A9">
              <w:rPr>
                <w:rFonts w:ascii="Arial" w:hAnsi="Arial" w:cs="Arial"/>
                <w:b/>
                <w:i/>
              </w:rPr>
              <w:t>(x)</w:t>
            </w:r>
            <w:r>
              <w:rPr>
                <w:rFonts w:ascii="Arial" w:hAnsi="Arial" w:cs="Arial"/>
                <w:b/>
              </w:rPr>
              <w:t xml:space="preserve"> </w:t>
            </w:r>
          </w:p>
          <w:p w14:paraId="6061E9C8" w14:textId="77777777" w:rsidR="007474A9" w:rsidRDefault="007474A9" w:rsidP="007474A9">
            <w:pPr>
              <w:tabs>
                <w:tab w:val="right" w:pos="8498"/>
              </w:tabs>
              <w:jc w:val="both"/>
              <w:rPr>
                <w:rFonts w:ascii="Arial" w:hAnsi="Arial" w:cs="Arial"/>
                <w:i/>
              </w:rPr>
            </w:pPr>
            <w:r w:rsidRPr="000F4382">
              <w:rPr>
                <w:rFonts w:ascii="Arial" w:hAnsi="Arial" w:cs="Arial"/>
                <w:i/>
              </w:rPr>
              <w:t xml:space="preserve">Dom f = </w:t>
            </w:r>
            <w:r w:rsidRPr="000F4382">
              <w:rPr>
                <w:rFonts w:ascii="Cambria Math" w:hAnsi="Cambria Math" w:cs="Arial"/>
                <w:i/>
              </w:rPr>
              <w:t>ℝ</w:t>
            </w:r>
            <w:r w:rsidRPr="000F4382">
              <w:rPr>
                <w:rFonts w:ascii="Arial" w:hAnsi="Arial" w:cs="Arial"/>
              </w:rPr>
              <w:t xml:space="preserve">, </w:t>
            </w:r>
            <w:proofErr w:type="spellStart"/>
            <w:r w:rsidRPr="000F4382">
              <w:rPr>
                <w:rFonts w:ascii="Arial" w:hAnsi="Arial" w:cs="Arial"/>
                <w:i/>
              </w:rPr>
              <w:t>Rang</w:t>
            </w:r>
            <w:proofErr w:type="spellEnd"/>
            <w:r w:rsidRPr="000F4382">
              <w:rPr>
                <w:rFonts w:ascii="Arial" w:hAnsi="Arial" w:cs="Arial"/>
                <w:i/>
              </w:rPr>
              <w:t xml:space="preserve"> f = [-1, 1]</w:t>
            </w:r>
          </w:p>
          <w:p w14:paraId="22E7277D" w14:textId="6CECC4F1" w:rsidR="007474A9" w:rsidRPr="000F4382" w:rsidRDefault="007474A9" w:rsidP="007474A9">
            <w:pPr>
              <w:tabs>
                <w:tab w:val="right" w:pos="8498"/>
              </w:tabs>
              <w:jc w:val="both"/>
              <w:rPr>
                <w:rFonts w:ascii="Arial" w:hAnsi="Arial" w:cs="Arial"/>
              </w:rPr>
            </w:pPr>
            <w:r w:rsidRPr="000F4382">
              <w:rPr>
                <w:rFonts w:ascii="Arial" w:hAnsi="Arial" w:cs="Arial"/>
              </w:rPr>
              <w:t xml:space="preserve">Es una función periódica </w:t>
            </w:r>
            <w:r>
              <w:rPr>
                <w:rFonts w:ascii="Arial" w:hAnsi="Arial" w:cs="Arial"/>
              </w:rPr>
              <w:t xml:space="preserve">y </w:t>
            </w:r>
            <w:r w:rsidRPr="000F4382">
              <w:rPr>
                <w:rFonts w:ascii="Arial" w:hAnsi="Arial" w:cs="Arial"/>
              </w:rPr>
              <w:t>par, su periodo es 2</w:t>
            </w:r>
            <w:r w:rsidRPr="000F4382">
              <w:rPr>
                <w:rFonts w:ascii="Cambria Math" w:hAnsi="Cambria Math" w:cs="Arial"/>
              </w:rPr>
              <w:t>𝜋</w:t>
            </w:r>
          </w:p>
          <w:p w14:paraId="2E6D3601" w14:textId="5B33A583" w:rsidR="000F4382" w:rsidRDefault="000F4382" w:rsidP="00962CCA">
            <w:pPr>
              <w:tabs>
                <w:tab w:val="right" w:pos="8498"/>
              </w:tabs>
              <w:jc w:val="both"/>
              <w:rPr>
                <w:rFonts w:ascii="Arial" w:hAnsi="Arial" w:cs="Arial"/>
                <w:b/>
              </w:rPr>
            </w:pPr>
          </w:p>
        </w:tc>
        <w:tc>
          <w:tcPr>
            <w:tcW w:w="3730" w:type="dxa"/>
          </w:tcPr>
          <w:p w14:paraId="4E7A5AA7" w14:textId="2994BFBD" w:rsidR="007474A9" w:rsidRDefault="007474A9" w:rsidP="007474A9">
            <w:pPr>
              <w:tabs>
                <w:tab w:val="right" w:pos="8498"/>
              </w:tabs>
              <w:jc w:val="both"/>
              <w:rPr>
                <w:rFonts w:ascii="Arial" w:hAnsi="Arial" w:cs="Arial"/>
                <w:i/>
              </w:rPr>
            </w:pPr>
            <w:r w:rsidRPr="000F4382">
              <w:rPr>
                <w:rFonts w:ascii="Arial" w:hAnsi="Arial" w:cs="Arial"/>
              </w:rPr>
              <w:t xml:space="preserve">Grafica de la función </w:t>
            </w:r>
            <w:r>
              <w:rPr>
                <w:rFonts w:ascii="Arial" w:hAnsi="Arial" w:cs="Arial"/>
                <w:i/>
              </w:rPr>
              <w:t xml:space="preserve">f(x) = </w:t>
            </w:r>
            <w:proofErr w:type="spellStart"/>
            <w:r>
              <w:rPr>
                <w:rFonts w:ascii="Arial" w:hAnsi="Arial" w:cs="Arial"/>
                <w:i/>
              </w:rPr>
              <w:t>cos</w:t>
            </w:r>
            <w:proofErr w:type="spellEnd"/>
            <w:r w:rsidRPr="000F4382">
              <w:rPr>
                <w:rFonts w:ascii="Arial" w:hAnsi="Arial" w:cs="Arial"/>
                <w:i/>
              </w:rPr>
              <w:t>(x)</w:t>
            </w:r>
          </w:p>
          <w:p w14:paraId="2EBD8913" w14:textId="0F9E6A0F" w:rsidR="000F4382" w:rsidRDefault="005B0AC2" w:rsidP="007474A9">
            <w:pPr>
              <w:tabs>
                <w:tab w:val="right" w:pos="8498"/>
              </w:tabs>
              <w:jc w:val="both"/>
              <w:rPr>
                <w:rFonts w:ascii="Arial" w:hAnsi="Arial" w:cs="Arial"/>
                <w:b/>
              </w:rPr>
            </w:pPr>
            <w:r>
              <w:rPr>
                <w:rFonts w:ascii="Arial" w:hAnsi="Arial" w:cs="Arial"/>
                <w:color w:val="000000"/>
              </w:rPr>
              <w:t>MA_11_02_IMG24</w:t>
            </w:r>
          </w:p>
        </w:tc>
      </w:tr>
      <w:tr w:rsidR="000F4382" w14:paraId="071C2519" w14:textId="77777777" w:rsidTr="000F4382">
        <w:tc>
          <w:tcPr>
            <w:tcW w:w="5098" w:type="dxa"/>
          </w:tcPr>
          <w:p w14:paraId="44143F3C" w14:textId="0FB7AB73" w:rsidR="007474A9" w:rsidRDefault="007474A9" w:rsidP="007474A9">
            <w:pPr>
              <w:tabs>
                <w:tab w:val="right" w:pos="8498"/>
              </w:tabs>
              <w:jc w:val="both"/>
              <w:rPr>
                <w:rFonts w:ascii="Arial" w:hAnsi="Arial" w:cs="Arial"/>
                <w:b/>
              </w:rPr>
            </w:pPr>
            <w:r w:rsidRPr="00560ED9">
              <w:rPr>
                <w:rFonts w:ascii="Arial" w:hAnsi="Arial" w:cs="Arial"/>
                <w:b/>
              </w:rPr>
              <w:t xml:space="preserve">La función </w:t>
            </w:r>
            <w:r>
              <w:rPr>
                <w:rFonts w:ascii="Arial" w:hAnsi="Arial" w:cs="Arial"/>
                <w:b/>
              </w:rPr>
              <w:t xml:space="preserve">tangente: </w:t>
            </w:r>
            <w:r w:rsidRPr="007474A9">
              <w:rPr>
                <w:rFonts w:ascii="Arial" w:hAnsi="Arial" w:cs="Arial"/>
                <w:b/>
                <w:i/>
              </w:rPr>
              <w:t xml:space="preserve">f(x) </w:t>
            </w:r>
            <w:r>
              <w:rPr>
                <w:rFonts w:ascii="Arial" w:hAnsi="Arial" w:cs="Arial"/>
                <w:b/>
                <w:i/>
              </w:rPr>
              <w:t>= tan</w:t>
            </w:r>
            <w:r w:rsidRPr="007474A9">
              <w:rPr>
                <w:rFonts w:ascii="Arial" w:hAnsi="Arial" w:cs="Arial"/>
                <w:b/>
                <w:i/>
              </w:rPr>
              <w:t>(x)</w:t>
            </w:r>
            <w:r>
              <w:rPr>
                <w:rFonts w:ascii="Arial" w:hAnsi="Arial" w:cs="Arial"/>
                <w:b/>
              </w:rPr>
              <w:t xml:space="preserve"> </w:t>
            </w:r>
          </w:p>
          <w:p w14:paraId="25503EE9" w14:textId="47443D65" w:rsidR="007474A9" w:rsidRPr="007474A9" w:rsidRDefault="007474A9" w:rsidP="007474A9">
            <w:pPr>
              <w:tabs>
                <w:tab w:val="right" w:pos="8498"/>
              </w:tabs>
              <w:jc w:val="both"/>
              <w:rPr>
                <w:rFonts w:ascii="Arial" w:hAnsi="Arial" w:cs="Arial"/>
                <w:i/>
              </w:rPr>
            </w:pPr>
            <m:oMathPara>
              <m:oMathParaPr>
                <m:jc m:val="left"/>
              </m:oMathParaPr>
              <m:oMath>
                <m:r>
                  <w:rPr>
                    <w:rFonts w:ascii="Cambria Math" w:eastAsiaTheme="minorEastAsia" w:hAnsi="Cambria Math" w:cs="Arial"/>
                  </w:rPr>
                  <m:t>Dom f</m:t>
                </m:r>
                <m:r>
                  <m:rPr>
                    <m:scr m:val="double-struck"/>
                  </m:rPr>
                  <w:rPr>
                    <w:rFonts w:ascii="Cambria Math" w:eastAsiaTheme="minorEastAsia" w:hAnsi="Cambria Math" w:cs="Arial"/>
                  </w:rPr>
                  <m:t>=R-</m:t>
                </m:r>
                <m:d>
                  <m:dPr>
                    <m:begChr m:val="{"/>
                    <m:endChr m:val="}"/>
                    <m:ctrlPr>
                      <w:rPr>
                        <w:rFonts w:ascii="Cambria Math" w:eastAsiaTheme="minorEastAsia" w:hAnsi="Cambria Math" w:cs="Arial"/>
                        <w:i/>
                      </w:rPr>
                    </m:ctrlPr>
                  </m:dPr>
                  <m:e>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3π</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m:rPr>
                            <m:lit/>
                          </m:rPr>
                          <w:rPr>
                            <w:rFonts w:ascii="Cambria Math" w:eastAsiaTheme="minorEastAsia" w:hAnsi="Cambria Math" w:cs="Arial"/>
                          </w:rPr>
                          <m:t>-</m:t>
                        </m:r>
                        <m:r>
                          <w:rPr>
                            <w:rFonts w:ascii="Cambria Math" w:eastAsiaTheme="minorEastAsia" w:hAnsi="Cambria Math" w:cs="Arial"/>
                          </w:rPr>
                          <m:t>π</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π</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3π</m:t>
                        </m:r>
                      </m:num>
                      <m:den>
                        <m:r>
                          <w:rPr>
                            <w:rFonts w:ascii="Cambria Math" w:eastAsiaTheme="minorEastAsia" w:hAnsi="Cambria Math" w:cs="Arial"/>
                          </w:rPr>
                          <m:t>2</m:t>
                        </m:r>
                      </m:den>
                    </m:f>
                    <m:r>
                      <w:rPr>
                        <w:rFonts w:ascii="Cambria Math" w:eastAsiaTheme="minorEastAsia" w:hAnsi="Cambria Math" w:cs="Arial"/>
                      </w:rPr>
                      <m:t>,…</m:t>
                    </m:r>
                  </m:e>
                </m:d>
              </m:oMath>
            </m:oMathPara>
          </w:p>
          <w:p w14:paraId="57CABC22" w14:textId="44A28065" w:rsidR="007474A9" w:rsidRDefault="007474A9" w:rsidP="007474A9">
            <w:pPr>
              <w:tabs>
                <w:tab w:val="right" w:pos="8498"/>
              </w:tabs>
              <w:jc w:val="both"/>
              <w:rPr>
                <w:rFonts w:ascii="Arial" w:hAnsi="Arial" w:cs="Arial"/>
                <w:i/>
              </w:rPr>
            </w:pPr>
            <w:proofErr w:type="spellStart"/>
            <w:r w:rsidRPr="000F4382">
              <w:rPr>
                <w:rFonts w:ascii="Arial" w:hAnsi="Arial" w:cs="Arial"/>
                <w:i/>
              </w:rPr>
              <w:t>Rang</w:t>
            </w:r>
            <w:proofErr w:type="spellEnd"/>
            <w:r w:rsidRPr="000F4382">
              <w:rPr>
                <w:rFonts w:ascii="Arial" w:hAnsi="Arial" w:cs="Arial"/>
                <w:i/>
              </w:rPr>
              <w:t xml:space="preserve"> f = </w:t>
            </w:r>
            <w:r>
              <w:rPr>
                <w:rFonts w:ascii="Cambria Math" w:hAnsi="Cambria Math" w:cs="Arial"/>
                <w:i/>
              </w:rPr>
              <w:t>ℝ</w:t>
            </w:r>
          </w:p>
          <w:p w14:paraId="349693FA" w14:textId="14391526" w:rsidR="007474A9" w:rsidRDefault="007474A9" w:rsidP="007474A9">
            <w:pPr>
              <w:tabs>
                <w:tab w:val="right" w:pos="8498"/>
              </w:tabs>
              <w:jc w:val="both"/>
              <w:rPr>
                <w:rFonts w:ascii="Cambria Math" w:hAnsi="Cambria Math" w:cs="Arial"/>
              </w:rPr>
            </w:pPr>
            <w:r w:rsidRPr="000F4382">
              <w:rPr>
                <w:rFonts w:ascii="Arial" w:hAnsi="Arial" w:cs="Arial"/>
              </w:rPr>
              <w:t xml:space="preserve">Es una función periódica </w:t>
            </w:r>
            <w:r>
              <w:rPr>
                <w:rFonts w:ascii="Arial" w:hAnsi="Arial" w:cs="Arial"/>
              </w:rPr>
              <w:t>e im</w:t>
            </w:r>
            <w:r w:rsidRPr="000F4382">
              <w:rPr>
                <w:rFonts w:ascii="Arial" w:hAnsi="Arial" w:cs="Arial"/>
              </w:rPr>
              <w:t xml:space="preserve">par, </w:t>
            </w:r>
            <w:r>
              <w:rPr>
                <w:rFonts w:ascii="Arial" w:hAnsi="Arial" w:cs="Arial"/>
              </w:rPr>
              <w:t xml:space="preserve">su periodo es </w:t>
            </w:r>
            <w:r w:rsidRPr="000F4382">
              <w:rPr>
                <w:rFonts w:ascii="Cambria Math" w:hAnsi="Cambria Math" w:cs="Arial"/>
              </w:rPr>
              <w:t>𝜋</w:t>
            </w:r>
            <w:r>
              <w:rPr>
                <w:rFonts w:ascii="Cambria Math" w:hAnsi="Cambria Math" w:cs="Arial"/>
              </w:rPr>
              <w:t>.</w:t>
            </w:r>
          </w:p>
          <w:p w14:paraId="5D698816" w14:textId="77777777" w:rsidR="007474A9" w:rsidRPr="000F4382" w:rsidRDefault="007474A9" w:rsidP="007474A9">
            <w:pPr>
              <w:tabs>
                <w:tab w:val="right" w:pos="8498"/>
              </w:tabs>
              <w:jc w:val="both"/>
              <w:rPr>
                <w:rFonts w:ascii="Arial" w:hAnsi="Arial" w:cs="Arial"/>
              </w:rPr>
            </w:pPr>
          </w:p>
          <w:p w14:paraId="19BD828A" w14:textId="77777777" w:rsidR="000F4382" w:rsidRDefault="000F4382" w:rsidP="00962CCA">
            <w:pPr>
              <w:tabs>
                <w:tab w:val="right" w:pos="8498"/>
              </w:tabs>
              <w:jc w:val="both"/>
              <w:rPr>
                <w:rFonts w:ascii="Arial" w:hAnsi="Arial" w:cs="Arial"/>
                <w:b/>
              </w:rPr>
            </w:pPr>
          </w:p>
        </w:tc>
        <w:tc>
          <w:tcPr>
            <w:tcW w:w="3730" w:type="dxa"/>
          </w:tcPr>
          <w:p w14:paraId="7A155E94" w14:textId="16602E41" w:rsidR="007474A9" w:rsidRDefault="007474A9" w:rsidP="007474A9">
            <w:pPr>
              <w:tabs>
                <w:tab w:val="right" w:pos="8498"/>
              </w:tabs>
              <w:jc w:val="both"/>
              <w:rPr>
                <w:rFonts w:ascii="Arial" w:hAnsi="Arial" w:cs="Arial"/>
                <w:i/>
              </w:rPr>
            </w:pPr>
            <w:r w:rsidRPr="000F4382">
              <w:rPr>
                <w:rFonts w:ascii="Arial" w:hAnsi="Arial" w:cs="Arial"/>
              </w:rPr>
              <w:t xml:space="preserve">Grafica de la función </w:t>
            </w:r>
            <w:r>
              <w:rPr>
                <w:rFonts w:ascii="Arial" w:hAnsi="Arial" w:cs="Arial"/>
                <w:i/>
              </w:rPr>
              <w:t>f(x) = tan</w:t>
            </w:r>
            <w:r w:rsidRPr="000F4382">
              <w:rPr>
                <w:rFonts w:ascii="Arial" w:hAnsi="Arial" w:cs="Arial"/>
                <w:i/>
              </w:rPr>
              <w:t>(x)</w:t>
            </w:r>
          </w:p>
          <w:p w14:paraId="16459970" w14:textId="767DCAA3" w:rsidR="000F4382" w:rsidRDefault="005B0AC2" w:rsidP="007474A9">
            <w:pPr>
              <w:tabs>
                <w:tab w:val="right" w:pos="8498"/>
              </w:tabs>
              <w:jc w:val="both"/>
              <w:rPr>
                <w:rFonts w:ascii="Arial" w:hAnsi="Arial" w:cs="Arial"/>
                <w:b/>
              </w:rPr>
            </w:pPr>
            <w:r>
              <w:rPr>
                <w:rFonts w:ascii="Arial" w:hAnsi="Arial" w:cs="Arial"/>
                <w:color w:val="000000"/>
              </w:rPr>
              <w:t>MA_11_02_IMG25</w:t>
            </w:r>
          </w:p>
        </w:tc>
      </w:tr>
    </w:tbl>
    <w:p w14:paraId="64A20D22" w14:textId="77777777" w:rsidR="000F4382" w:rsidRDefault="000F4382"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D17213" w:rsidRPr="00560ED9" w14:paraId="0C749D5B" w14:textId="77777777" w:rsidTr="005629C8">
        <w:tc>
          <w:tcPr>
            <w:tcW w:w="8828" w:type="dxa"/>
            <w:gridSpan w:val="2"/>
            <w:shd w:val="clear" w:color="auto" w:fill="000000" w:themeFill="text1"/>
          </w:tcPr>
          <w:p w14:paraId="10D31260" w14:textId="77777777" w:rsidR="00D17213" w:rsidRPr="00560ED9" w:rsidRDefault="00D17213" w:rsidP="00D17213">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D17213" w:rsidRPr="00560ED9" w14:paraId="0FFC2553" w14:textId="77777777" w:rsidTr="005629C8">
        <w:tc>
          <w:tcPr>
            <w:tcW w:w="2480" w:type="dxa"/>
          </w:tcPr>
          <w:p w14:paraId="70C5738A" w14:textId="77777777" w:rsidR="00D17213" w:rsidRPr="00560ED9" w:rsidRDefault="00D17213" w:rsidP="00D17213">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61EE59E9" w14:textId="04DA8AB1" w:rsidR="00D17213" w:rsidRPr="00560ED9" w:rsidRDefault="00D17213" w:rsidP="003E1FBE">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3E1FBE">
              <w:rPr>
                <w:rFonts w:ascii="Arial" w:eastAsiaTheme="minorEastAsia" w:hAnsi="Arial" w:cs="Arial"/>
                <w:color w:val="000000"/>
                <w:sz w:val="24"/>
                <w:szCs w:val="24"/>
              </w:rPr>
              <w:t>170</w:t>
            </w:r>
          </w:p>
        </w:tc>
      </w:tr>
      <w:tr w:rsidR="00D17213" w:rsidRPr="00560ED9" w14:paraId="74501B0E" w14:textId="77777777" w:rsidTr="005629C8">
        <w:tc>
          <w:tcPr>
            <w:tcW w:w="2480" w:type="dxa"/>
          </w:tcPr>
          <w:p w14:paraId="5730A749" w14:textId="77777777" w:rsidR="00D17213" w:rsidRPr="00560ED9" w:rsidRDefault="00D17213" w:rsidP="00D17213">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0F96D491" w14:textId="77777777" w:rsidR="006D2BC2" w:rsidRPr="006D2BC2" w:rsidRDefault="006D2BC2" w:rsidP="006D2BC2">
            <w:pPr>
              <w:rPr>
                <w:rFonts w:ascii="Arial" w:hAnsi="Arial" w:cs="Arial"/>
                <w:color w:val="000000"/>
                <w:sz w:val="24"/>
                <w:szCs w:val="24"/>
              </w:rPr>
            </w:pPr>
            <w:r w:rsidRPr="006D2BC2">
              <w:rPr>
                <w:rFonts w:ascii="Arial" w:hAnsi="Arial" w:cs="Arial"/>
                <w:color w:val="000000"/>
                <w:sz w:val="24"/>
                <w:szCs w:val="24"/>
              </w:rPr>
              <w:t>Características y propiedades de las funciones trigonométricas</w:t>
            </w:r>
          </w:p>
          <w:p w14:paraId="008E75F6" w14:textId="4A613E10" w:rsidR="00D17213" w:rsidRPr="006D2BC2" w:rsidRDefault="00D17213" w:rsidP="00D17213">
            <w:pPr>
              <w:rPr>
                <w:rFonts w:ascii="Arial" w:eastAsiaTheme="minorEastAsia" w:hAnsi="Arial" w:cs="Arial"/>
                <w:color w:val="000000"/>
                <w:sz w:val="24"/>
                <w:szCs w:val="24"/>
              </w:rPr>
            </w:pPr>
          </w:p>
        </w:tc>
      </w:tr>
      <w:tr w:rsidR="00D17213" w:rsidRPr="00560ED9" w14:paraId="161E69B7" w14:textId="77777777" w:rsidTr="005629C8">
        <w:tc>
          <w:tcPr>
            <w:tcW w:w="2480" w:type="dxa"/>
          </w:tcPr>
          <w:p w14:paraId="402AED3C" w14:textId="77777777" w:rsidR="00D17213" w:rsidRPr="00560ED9" w:rsidRDefault="00D17213" w:rsidP="00D17213">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13FC58CE" w14:textId="77777777" w:rsidR="006D2BC2" w:rsidRPr="006D2BC2" w:rsidRDefault="006D2BC2" w:rsidP="006D2BC2">
            <w:pPr>
              <w:rPr>
                <w:rFonts w:ascii="Arial" w:hAnsi="Arial" w:cs="Arial"/>
                <w:sz w:val="24"/>
                <w:szCs w:val="24"/>
              </w:rPr>
            </w:pPr>
            <w:r w:rsidRPr="006D2BC2">
              <w:rPr>
                <w:rFonts w:ascii="Arial" w:hAnsi="Arial" w:cs="Arial"/>
                <w:color w:val="000000"/>
                <w:sz w:val="24"/>
                <w:szCs w:val="24"/>
              </w:rPr>
              <w:t>Actividad de interpretación de las gráficas de algunas funciones trigonométricas e identificar sus características y propiedades</w:t>
            </w:r>
          </w:p>
          <w:p w14:paraId="49DBF3A2" w14:textId="28656F9B" w:rsidR="00D17213" w:rsidRPr="006D2BC2" w:rsidRDefault="00D17213" w:rsidP="00006D0E">
            <w:pPr>
              <w:jc w:val="both"/>
              <w:rPr>
                <w:rFonts w:ascii="Arial" w:eastAsiaTheme="minorEastAsia" w:hAnsi="Arial" w:cs="Arial"/>
                <w:color w:val="000000"/>
                <w:sz w:val="24"/>
                <w:szCs w:val="24"/>
              </w:rPr>
            </w:pPr>
          </w:p>
        </w:tc>
      </w:tr>
    </w:tbl>
    <w:p w14:paraId="27CA5F7C" w14:textId="77777777" w:rsidR="00D17213" w:rsidRPr="00560ED9" w:rsidRDefault="00D17213" w:rsidP="00D17213">
      <w:pPr>
        <w:tabs>
          <w:tab w:val="right" w:pos="8498"/>
        </w:tabs>
        <w:spacing w:after="0"/>
        <w:jc w:val="both"/>
        <w:rPr>
          <w:rFonts w:ascii="Arial" w:hAnsi="Arial" w:cs="Arial"/>
          <w:b/>
        </w:rPr>
      </w:pPr>
    </w:p>
    <w:p w14:paraId="241FA4E3" w14:textId="7E22243E"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3]</w:t>
      </w:r>
      <w:r w:rsidR="00A360F9">
        <w:rPr>
          <w:rFonts w:ascii="Arial" w:hAnsi="Arial" w:cs="Arial"/>
        </w:rPr>
        <w:t xml:space="preserve"> </w:t>
      </w:r>
      <w:r w:rsidR="00A77E21">
        <w:rPr>
          <w:rFonts w:ascii="Arial" w:hAnsi="Arial" w:cs="Arial"/>
          <w:b/>
        </w:rPr>
        <w:t>3.2.2</w:t>
      </w:r>
      <w:r w:rsidRPr="00560ED9">
        <w:rPr>
          <w:rFonts w:ascii="Arial" w:hAnsi="Arial" w:cs="Arial"/>
          <w:b/>
        </w:rPr>
        <w:t xml:space="preserve"> Funciones exponenciales</w:t>
      </w:r>
    </w:p>
    <w:p w14:paraId="2713318F" w14:textId="6156CB0C" w:rsidR="00A95008" w:rsidRPr="000B7EB9" w:rsidRDefault="000B7EB9" w:rsidP="00962CCA">
      <w:pPr>
        <w:tabs>
          <w:tab w:val="right" w:pos="8498"/>
        </w:tabs>
        <w:spacing w:after="0"/>
        <w:jc w:val="both"/>
        <w:rPr>
          <w:rFonts w:ascii="Arial" w:hAnsi="Arial" w:cs="Arial"/>
          <w:b/>
        </w:rPr>
      </w:pPr>
      <w:r w:rsidRPr="000B7EB9">
        <w:rPr>
          <w:rFonts w:ascii="Arial" w:hAnsi="Arial" w:cs="Arial"/>
        </w:rPr>
        <w:t>En las funciones exponenciales la variable se encuentra en el exponente. La definición precisa de función exponencial es la siguiente:</w:t>
      </w:r>
    </w:p>
    <w:p w14:paraId="6C01292F" w14:textId="585CC7D6" w:rsidR="00E71B22" w:rsidRPr="00560ED9" w:rsidRDefault="00E71B22"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5942E5" w:rsidRPr="00560ED9" w14:paraId="33AB7EF0" w14:textId="77777777" w:rsidTr="005942E5">
        <w:tc>
          <w:tcPr>
            <w:tcW w:w="8978" w:type="dxa"/>
            <w:gridSpan w:val="2"/>
            <w:shd w:val="clear" w:color="auto" w:fill="000000" w:themeFill="text1"/>
          </w:tcPr>
          <w:p w14:paraId="590F1BD4" w14:textId="77777777" w:rsidR="005942E5" w:rsidRPr="00560ED9" w:rsidRDefault="005942E5" w:rsidP="005942E5">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5942E5" w:rsidRPr="00560ED9" w14:paraId="05D1E71D" w14:textId="77777777" w:rsidTr="005942E5">
        <w:tc>
          <w:tcPr>
            <w:tcW w:w="2518" w:type="dxa"/>
          </w:tcPr>
          <w:p w14:paraId="55319EBE" w14:textId="77777777" w:rsidR="005942E5" w:rsidRPr="00560ED9" w:rsidRDefault="005942E5" w:rsidP="005942E5">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BA3CBE4" w14:textId="37D84AD9" w:rsidR="005942E5" w:rsidRPr="00560ED9" w:rsidRDefault="00DC6918" w:rsidP="005942E5">
            <w:pPr>
              <w:rPr>
                <w:rFonts w:ascii="Arial" w:hAnsi="Arial" w:cs="Arial"/>
                <w:b/>
                <w:color w:val="000000"/>
                <w:sz w:val="24"/>
                <w:szCs w:val="24"/>
              </w:rPr>
            </w:pPr>
            <w:r w:rsidRPr="00560ED9">
              <w:rPr>
                <w:rFonts w:ascii="Arial" w:hAnsi="Arial" w:cs="Arial"/>
                <w:b/>
                <w:color w:val="000000"/>
                <w:sz w:val="24"/>
                <w:szCs w:val="24"/>
              </w:rPr>
              <w:t>Función</w:t>
            </w:r>
            <w:r w:rsidR="005942E5" w:rsidRPr="00560ED9">
              <w:rPr>
                <w:rFonts w:ascii="Arial" w:hAnsi="Arial" w:cs="Arial"/>
                <w:b/>
                <w:color w:val="000000"/>
                <w:sz w:val="24"/>
                <w:szCs w:val="24"/>
              </w:rPr>
              <w:t xml:space="preserve"> </w:t>
            </w:r>
            <w:r w:rsidRPr="00560ED9">
              <w:rPr>
                <w:rFonts w:ascii="Arial" w:hAnsi="Arial" w:cs="Arial"/>
                <w:b/>
                <w:color w:val="000000"/>
                <w:sz w:val="24"/>
                <w:szCs w:val="24"/>
              </w:rPr>
              <w:t>e</w:t>
            </w:r>
            <w:r w:rsidR="005942E5" w:rsidRPr="00560ED9">
              <w:rPr>
                <w:rFonts w:ascii="Arial" w:hAnsi="Arial" w:cs="Arial"/>
                <w:b/>
                <w:color w:val="000000"/>
                <w:sz w:val="24"/>
                <w:szCs w:val="24"/>
              </w:rPr>
              <w:t>xponencial</w:t>
            </w:r>
          </w:p>
        </w:tc>
      </w:tr>
      <w:tr w:rsidR="005942E5" w:rsidRPr="00560ED9" w14:paraId="3614D5D9" w14:textId="77777777" w:rsidTr="005942E5">
        <w:tc>
          <w:tcPr>
            <w:tcW w:w="2518" w:type="dxa"/>
          </w:tcPr>
          <w:p w14:paraId="609BEB9F" w14:textId="77777777" w:rsidR="005942E5" w:rsidRPr="00560ED9" w:rsidRDefault="005942E5" w:rsidP="005942E5">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74CC22A0" w14:textId="16AD7992" w:rsidR="005942E5" w:rsidRDefault="000B7EB9" w:rsidP="005942E5">
            <w:pPr>
              <w:tabs>
                <w:tab w:val="right" w:pos="8498"/>
              </w:tabs>
              <w:jc w:val="both"/>
              <w:rPr>
                <w:rFonts w:ascii="Arial" w:hAnsi="Arial" w:cs="Arial"/>
              </w:rPr>
            </w:pPr>
            <w:r>
              <w:rPr>
                <w:rFonts w:ascii="Arial" w:hAnsi="Arial" w:cs="Arial"/>
              </w:rPr>
              <w:t>Las funciones</w:t>
            </w:r>
            <w:r w:rsidR="005942E5" w:rsidRPr="00560ED9">
              <w:rPr>
                <w:rFonts w:ascii="Arial" w:hAnsi="Arial" w:cs="Arial"/>
              </w:rPr>
              <w:t xml:space="preserve"> de la forma</w:t>
            </w:r>
          </w:p>
          <w:p w14:paraId="27D0A50E" w14:textId="317F0F06" w:rsidR="005942E5" w:rsidRPr="00560ED9" w:rsidRDefault="003E4791" w:rsidP="003E4791">
            <w:pPr>
              <w:tabs>
                <w:tab w:val="right" w:pos="8498"/>
              </w:tabs>
              <w:jc w:val="center"/>
              <w:rPr>
                <w:rFonts w:ascii="Arial" w:eastAsiaTheme="minorEastAsia" w:hAnsi="Arial" w:cs="Arial"/>
              </w:rPr>
            </w:pPr>
            <w:r w:rsidRPr="003E4791">
              <w:rPr>
                <w:rFonts w:ascii="Arial" w:hAnsi="Arial" w:cs="Arial"/>
                <w:i/>
              </w:rPr>
              <w:t xml:space="preserve">f(x) = </w:t>
            </w:r>
            <w:proofErr w:type="spellStart"/>
            <w:r w:rsidRPr="003E4791">
              <w:rPr>
                <w:rFonts w:ascii="Arial" w:hAnsi="Arial" w:cs="Arial"/>
                <w:i/>
              </w:rPr>
              <w:t>a</w:t>
            </w:r>
            <w:r w:rsidRPr="003E4791">
              <w:rPr>
                <w:rFonts w:ascii="Arial" w:hAnsi="Arial" w:cs="Arial"/>
                <w:i/>
                <w:vertAlign w:val="superscript"/>
              </w:rPr>
              <w:t>x</w:t>
            </w:r>
            <w:proofErr w:type="spellEnd"/>
            <w:r>
              <w:rPr>
                <w:rFonts w:ascii="Arial" w:hAnsi="Arial" w:cs="Arial"/>
                <w:i/>
              </w:rPr>
              <w:t>,</w:t>
            </w:r>
          </w:p>
          <w:p w14:paraId="58AB136B" w14:textId="51761C75" w:rsidR="005942E5" w:rsidRPr="00560ED9" w:rsidRDefault="005942E5" w:rsidP="003E4791">
            <w:pPr>
              <w:tabs>
                <w:tab w:val="right" w:pos="8498"/>
              </w:tabs>
              <w:jc w:val="both"/>
              <w:rPr>
                <w:rFonts w:ascii="Arial" w:eastAsiaTheme="minorEastAsia" w:hAnsi="Arial" w:cs="Arial"/>
              </w:rPr>
            </w:pPr>
            <w:proofErr w:type="gramStart"/>
            <w:r w:rsidRPr="00560ED9">
              <w:rPr>
                <w:rFonts w:ascii="Arial" w:eastAsiaTheme="minorEastAsia" w:hAnsi="Arial" w:cs="Arial"/>
              </w:rPr>
              <w:t>con</w:t>
            </w:r>
            <w:proofErr w:type="gramEnd"/>
            <w:r w:rsidR="003E4791">
              <w:rPr>
                <w:rFonts w:ascii="Arial" w:eastAsiaTheme="minorEastAsia" w:hAnsi="Arial" w:cs="Arial"/>
              </w:rPr>
              <w:t xml:space="preserve"> a </w:t>
            </w:r>
            <w:r w:rsidR="003E4791">
              <w:rPr>
                <w:rFonts w:ascii="Cambria Math" w:eastAsiaTheme="minorEastAsia" w:hAnsi="Cambria Math" w:cs="Arial"/>
              </w:rPr>
              <w:t>⋲ ℝ</w:t>
            </w:r>
            <w:r w:rsidR="003E4791">
              <w:rPr>
                <w:rFonts w:ascii="Cambria Math" w:eastAsiaTheme="minorEastAsia" w:hAnsi="Cambria Math" w:cs="Arial"/>
                <w:vertAlign w:val="superscript"/>
              </w:rPr>
              <w:t>+</w:t>
            </w:r>
            <w:r w:rsidR="000B7EB9">
              <w:rPr>
                <w:rFonts w:ascii="Arial" w:eastAsiaTheme="minorEastAsia" w:hAnsi="Arial" w:cs="Arial"/>
              </w:rPr>
              <w:t>, reciben el nombre de</w:t>
            </w:r>
            <w:r w:rsidRPr="00560ED9">
              <w:rPr>
                <w:rFonts w:ascii="Arial" w:eastAsiaTheme="minorEastAsia" w:hAnsi="Arial" w:cs="Arial"/>
              </w:rPr>
              <w:t xml:space="preserve"> </w:t>
            </w:r>
            <w:r w:rsidRPr="00560ED9">
              <w:rPr>
                <w:rFonts w:ascii="Arial" w:eastAsiaTheme="minorEastAsia" w:hAnsi="Arial" w:cs="Arial"/>
                <w:b/>
              </w:rPr>
              <w:t>función exponencial.</w:t>
            </w:r>
          </w:p>
        </w:tc>
      </w:tr>
    </w:tbl>
    <w:p w14:paraId="1A5CDFCD" w14:textId="42E4B917" w:rsidR="005942E5" w:rsidRPr="00560ED9" w:rsidRDefault="003E4791" w:rsidP="003E4791">
      <w:pPr>
        <w:tabs>
          <w:tab w:val="left" w:pos="3390"/>
        </w:tabs>
        <w:spacing w:after="0"/>
        <w:jc w:val="both"/>
        <w:rPr>
          <w:rFonts w:ascii="Arial" w:hAnsi="Arial" w:cs="Arial"/>
        </w:rPr>
      </w:pPr>
      <w:r>
        <w:rPr>
          <w:rFonts w:ascii="Arial" w:hAnsi="Arial" w:cs="Arial"/>
        </w:rPr>
        <w:tab/>
      </w:r>
    </w:p>
    <w:p w14:paraId="0AEF9D1A" w14:textId="595D0FE6" w:rsidR="000B7EB9" w:rsidRPr="000B7EB9" w:rsidRDefault="005942E5" w:rsidP="000B7EB9">
      <w:pPr>
        <w:pStyle w:val="Textocomentario"/>
        <w:jc w:val="both"/>
        <w:rPr>
          <w:rFonts w:ascii="Arial" w:hAnsi="Arial" w:cs="Arial"/>
          <w:sz w:val="24"/>
          <w:szCs w:val="24"/>
        </w:rPr>
      </w:pPr>
      <w:r w:rsidRPr="000B7EB9">
        <w:rPr>
          <w:rFonts w:ascii="Arial" w:hAnsi="Arial" w:cs="Arial"/>
          <w:sz w:val="24"/>
          <w:szCs w:val="24"/>
        </w:rPr>
        <w:t>Se observa que</w:t>
      </w:r>
      <w:r w:rsidR="003E4791">
        <w:rPr>
          <w:rFonts w:ascii="Arial" w:hAnsi="Arial" w:cs="Arial"/>
          <w:sz w:val="24"/>
          <w:szCs w:val="24"/>
        </w:rPr>
        <w:t xml:space="preserve"> </w:t>
      </w:r>
      <w:r w:rsidR="003E4791" w:rsidRPr="003E4791">
        <w:rPr>
          <w:rFonts w:ascii="Arial" w:hAnsi="Arial" w:cs="Arial"/>
          <w:i/>
          <w:sz w:val="24"/>
          <w:szCs w:val="24"/>
        </w:rPr>
        <w:t>a</w:t>
      </w:r>
      <w:r w:rsidR="003E4791">
        <w:rPr>
          <w:rFonts w:ascii="Arial" w:hAnsi="Arial" w:cs="Arial"/>
          <w:sz w:val="24"/>
          <w:szCs w:val="24"/>
        </w:rPr>
        <w:t xml:space="preserve"> </w:t>
      </w:r>
      <w:r w:rsidRPr="000B7EB9">
        <w:rPr>
          <w:rFonts w:ascii="Arial" w:eastAsiaTheme="minorEastAsia" w:hAnsi="Arial" w:cs="Arial"/>
          <w:sz w:val="24"/>
          <w:szCs w:val="24"/>
        </w:rPr>
        <w:t>debe ser positivo</w:t>
      </w:r>
      <w:r w:rsidR="000B7EB9" w:rsidRPr="000B7EB9">
        <w:rPr>
          <w:rFonts w:ascii="Arial" w:hAnsi="Arial" w:cs="Arial"/>
          <w:sz w:val="24"/>
          <w:szCs w:val="24"/>
        </w:rPr>
        <w:t xml:space="preserve"> puesto que si</w:t>
      </w:r>
      <w:r w:rsidR="003E4791">
        <w:rPr>
          <w:rFonts w:ascii="Arial" w:hAnsi="Arial" w:cs="Arial"/>
          <w:sz w:val="24"/>
          <w:szCs w:val="24"/>
        </w:rPr>
        <w:t xml:space="preserve"> </w:t>
      </w:r>
      <w:r w:rsidR="003E4791" w:rsidRPr="003E4791">
        <w:rPr>
          <w:rFonts w:ascii="Arial" w:hAnsi="Arial" w:cs="Arial"/>
          <w:i/>
          <w:sz w:val="24"/>
          <w:szCs w:val="24"/>
        </w:rPr>
        <w:t>a</w:t>
      </w:r>
      <w:r w:rsidR="003E4791">
        <w:rPr>
          <w:rFonts w:ascii="Arial" w:hAnsi="Arial" w:cs="Arial"/>
          <w:sz w:val="24"/>
          <w:szCs w:val="24"/>
        </w:rPr>
        <w:t xml:space="preserve"> </w:t>
      </w:r>
      <w:r w:rsidR="000B7EB9" w:rsidRPr="000B7EB9">
        <w:rPr>
          <w:rFonts w:ascii="Arial" w:hAnsi="Arial" w:cs="Arial"/>
          <w:sz w:val="24"/>
          <w:szCs w:val="24"/>
        </w:rPr>
        <w:t>fuese negativo encontraríamos problemas para determinar el dominio y no sería posible trazar la gráfica en el plano cartesiano.</w:t>
      </w:r>
    </w:p>
    <w:p w14:paraId="16A78AD3" w14:textId="1C2D1785" w:rsidR="00E71B22" w:rsidRPr="00560ED9" w:rsidRDefault="005942E5" w:rsidP="00962CCA">
      <w:pPr>
        <w:tabs>
          <w:tab w:val="right" w:pos="8498"/>
        </w:tabs>
        <w:spacing w:after="0"/>
        <w:jc w:val="both"/>
        <w:rPr>
          <w:rFonts w:ascii="Arial" w:eastAsiaTheme="minorEastAsia" w:hAnsi="Arial" w:cs="Arial"/>
        </w:rPr>
      </w:pPr>
      <w:r w:rsidRPr="00560ED9">
        <w:rPr>
          <w:rFonts w:ascii="Arial" w:eastAsiaTheme="minorEastAsia" w:hAnsi="Arial" w:cs="Arial"/>
        </w:rPr>
        <w:lastRenderedPageBreak/>
        <w:t xml:space="preserve">Las funciones exponenciales tienen como dominio </w:t>
      </w:r>
      <w:r w:rsidR="005F558B" w:rsidRPr="00560ED9">
        <w:rPr>
          <w:rFonts w:ascii="Arial" w:eastAsiaTheme="minorEastAsia" w:hAnsi="Arial" w:cs="Arial"/>
        </w:rPr>
        <w:t>el conjunto de</w:t>
      </w:r>
      <w:r w:rsidRPr="00560ED9">
        <w:rPr>
          <w:rFonts w:ascii="Arial" w:eastAsiaTheme="minorEastAsia" w:hAnsi="Arial" w:cs="Arial"/>
        </w:rPr>
        <w:t xml:space="preserve"> los números reales </w:t>
      </w:r>
      <w:r w:rsidR="005F558B" w:rsidRPr="00560ED9">
        <w:rPr>
          <w:rFonts w:ascii="Arial" w:eastAsiaTheme="minorEastAsia" w:hAnsi="Arial" w:cs="Arial"/>
        </w:rPr>
        <w:t xml:space="preserve">y como </w:t>
      </w:r>
      <w:r w:rsidRPr="00560ED9">
        <w:rPr>
          <w:rFonts w:ascii="Arial" w:eastAsiaTheme="minorEastAsia" w:hAnsi="Arial" w:cs="Arial"/>
        </w:rPr>
        <w:t xml:space="preserve">rango </w:t>
      </w:r>
      <w:r w:rsidR="005F558B" w:rsidRPr="00560ED9">
        <w:rPr>
          <w:rFonts w:ascii="Arial" w:eastAsiaTheme="minorEastAsia" w:hAnsi="Arial" w:cs="Arial"/>
        </w:rPr>
        <w:t xml:space="preserve">el conjunto </w:t>
      </w:r>
      <w:r w:rsidR="000B7EB9">
        <w:rPr>
          <w:rFonts w:ascii="Arial" w:eastAsiaTheme="minorEastAsia" w:hAnsi="Arial" w:cs="Arial"/>
        </w:rPr>
        <w:t>los reales positivos y</w:t>
      </w:r>
      <w:r w:rsidRPr="00560ED9">
        <w:rPr>
          <w:rFonts w:ascii="Arial" w:eastAsiaTheme="minorEastAsia" w:hAnsi="Arial" w:cs="Arial"/>
        </w:rPr>
        <w:t xml:space="preserve"> </w:t>
      </w:r>
      <w:r w:rsidR="0060301B" w:rsidRPr="00560ED9">
        <w:rPr>
          <w:rFonts w:ascii="Arial" w:eastAsiaTheme="minorEastAsia" w:hAnsi="Arial" w:cs="Arial"/>
        </w:rPr>
        <w:t>son funciones inyectivas. Sus otras características depende</w:t>
      </w:r>
      <w:r w:rsidR="005F558B" w:rsidRPr="00560ED9">
        <w:rPr>
          <w:rFonts w:ascii="Arial" w:eastAsiaTheme="minorEastAsia" w:hAnsi="Arial" w:cs="Arial"/>
        </w:rPr>
        <w:t>n</w:t>
      </w:r>
      <w:r w:rsidR="0060301B" w:rsidRPr="00560ED9">
        <w:rPr>
          <w:rFonts w:ascii="Arial" w:eastAsiaTheme="minorEastAsia" w:hAnsi="Arial" w:cs="Arial"/>
        </w:rPr>
        <w:t xml:space="preserve"> del valor de</w:t>
      </w:r>
      <w:r w:rsidR="003E4791">
        <w:rPr>
          <w:rFonts w:ascii="Arial" w:eastAsiaTheme="minorEastAsia" w:hAnsi="Arial" w:cs="Arial"/>
        </w:rPr>
        <w:t xml:space="preserve"> </w:t>
      </w:r>
      <w:r w:rsidR="003E4791" w:rsidRPr="003E4791">
        <w:rPr>
          <w:rFonts w:ascii="Arial" w:eastAsiaTheme="minorEastAsia" w:hAnsi="Arial" w:cs="Arial"/>
          <w:i/>
        </w:rPr>
        <w:t>a</w:t>
      </w:r>
      <w:r w:rsidR="000B7EB9">
        <w:rPr>
          <w:rFonts w:ascii="Arial" w:eastAsiaTheme="minorEastAsia" w:hAnsi="Arial" w:cs="Arial"/>
        </w:rPr>
        <w:t>. Se</w:t>
      </w:r>
      <w:r w:rsidR="0060301B" w:rsidRPr="00560ED9">
        <w:rPr>
          <w:rFonts w:ascii="Arial" w:eastAsiaTheme="minorEastAsia" w:hAnsi="Arial" w:cs="Arial"/>
        </w:rPr>
        <w:t xml:space="preserve"> consideran dos casos</w:t>
      </w:r>
      <w:r w:rsidR="000B7EB9">
        <w:rPr>
          <w:rFonts w:ascii="Arial" w:eastAsiaTheme="minorEastAsia" w:hAnsi="Arial" w:cs="Arial"/>
        </w:rPr>
        <w:t>:</w:t>
      </w:r>
      <w:r w:rsidR="0060301B" w:rsidRPr="00560ED9">
        <w:rPr>
          <w:rFonts w:ascii="Arial" w:eastAsiaTheme="minorEastAsia" w:hAnsi="Arial" w:cs="Arial"/>
        </w:rPr>
        <w:t xml:space="preserve"> cuando</w:t>
      </w:r>
      <w:r w:rsidR="003E4791">
        <w:rPr>
          <w:rFonts w:ascii="Arial" w:eastAsiaTheme="minorEastAsia" w:hAnsi="Arial" w:cs="Arial"/>
        </w:rPr>
        <w:t xml:space="preserve"> </w:t>
      </w:r>
      <w:r w:rsidR="003E4791" w:rsidRPr="003E4791">
        <w:rPr>
          <w:rFonts w:ascii="Arial" w:eastAsiaTheme="minorEastAsia" w:hAnsi="Arial" w:cs="Arial"/>
          <w:i/>
        </w:rPr>
        <w:t>a &gt; 1</w:t>
      </w:r>
      <w:r w:rsidR="003E4791">
        <w:rPr>
          <w:rFonts w:ascii="Arial" w:eastAsiaTheme="minorEastAsia" w:hAnsi="Arial" w:cs="Arial"/>
          <w:i/>
        </w:rPr>
        <w:t xml:space="preserve"> </w:t>
      </w:r>
      <w:r w:rsidR="000B7EB9">
        <w:rPr>
          <w:rFonts w:ascii="Arial" w:eastAsiaTheme="minorEastAsia" w:hAnsi="Arial" w:cs="Arial"/>
        </w:rPr>
        <w:t>y</w:t>
      </w:r>
      <w:r w:rsidR="0060301B" w:rsidRPr="00560ED9">
        <w:rPr>
          <w:rFonts w:ascii="Arial" w:eastAsiaTheme="minorEastAsia" w:hAnsi="Arial" w:cs="Arial"/>
        </w:rPr>
        <w:t xml:space="preserve"> cuando</w:t>
      </w:r>
      <w:r w:rsidR="003E4791">
        <w:rPr>
          <w:rFonts w:ascii="Arial" w:eastAsiaTheme="minorEastAsia" w:hAnsi="Arial" w:cs="Arial"/>
        </w:rPr>
        <w:t xml:space="preserve"> </w:t>
      </w:r>
      <w:r w:rsidR="003E4791" w:rsidRPr="003E4791">
        <w:rPr>
          <w:rFonts w:ascii="Arial" w:eastAsiaTheme="minorEastAsia" w:hAnsi="Arial" w:cs="Arial"/>
          <w:i/>
        </w:rPr>
        <w:t>a &lt; 1</w:t>
      </w:r>
      <w:r w:rsidR="003E4791">
        <w:rPr>
          <w:rFonts w:ascii="Arial" w:eastAsiaTheme="minorEastAsia" w:hAnsi="Arial" w:cs="Arial"/>
        </w:rPr>
        <w:t xml:space="preserve">, </w:t>
      </w:r>
      <w:r w:rsidR="000B7EB9">
        <w:rPr>
          <w:rFonts w:ascii="Arial" w:eastAsiaTheme="minorEastAsia" w:hAnsi="Arial" w:cs="Arial"/>
        </w:rPr>
        <w:t>si</w:t>
      </w:r>
      <w:r w:rsidR="003E4791">
        <w:rPr>
          <w:rFonts w:ascii="Arial" w:eastAsiaTheme="minorEastAsia" w:hAnsi="Arial" w:cs="Arial"/>
        </w:rPr>
        <w:t xml:space="preserve"> </w:t>
      </w:r>
      <w:r w:rsidR="003E4791" w:rsidRPr="003E4791">
        <w:rPr>
          <w:rFonts w:ascii="Arial" w:eastAsiaTheme="minorEastAsia" w:hAnsi="Arial" w:cs="Arial"/>
          <w:i/>
        </w:rPr>
        <w:t>a = 1</w:t>
      </w:r>
      <w:r w:rsidR="003E4791">
        <w:rPr>
          <w:rFonts w:ascii="Arial" w:eastAsiaTheme="minorEastAsia" w:hAnsi="Arial" w:cs="Arial"/>
        </w:rPr>
        <w:t xml:space="preserve"> </w:t>
      </w:r>
      <w:r w:rsidR="000B7EB9">
        <w:rPr>
          <w:rFonts w:ascii="Arial" w:eastAsiaTheme="minorEastAsia" w:hAnsi="Arial" w:cs="Arial"/>
        </w:rPr>
        <w:t xml:space="preserve">se tiene </w:t>
      </w:r>
      <w:r w:rsidR="0060301B" w:rsidRPr="00560ED9">
        <w:rPr>
          <w:rFonts w:ascii="Arial" w:eastAsiaTheme="minorEastAsia" w:hAnsi="Arial" w:cs="Arial"/>
        </w:rPr>
        <w:t xml:space="preserve">la función </w:t>
      </w:r>
      <w:r w:rsidR="005F558B" w:rsidRPr="00560ED9">
        <w:rPr>
          <w:rFonts w:ascii="Arial" w:eastAsiaTheme="minorEastAsia" w:hAnsi="Arial" w:cs="Arial"/>
        </w:rPr>
        <w:t>constante</w:t>
      </w:r>
      <w:r w:rsidR="003E4791">
        <w:rPr>
          <w:rFonts w:ascii="Arial" w:eastAsiaTheme="minorEastAsia" w:hAnsi="Arial" w:cs="Arial"/>
        </w:rPr>
        <w:t xml:space="preserve"> 1</w:t>
      </w:r>
      <w:r w:rsidR="0060301B" w:rsidRPr="00560ED9">
        <w:rPr>
          <w:rFonts w:ascii="Arial" w:eastAsiaTheme="minorEastAsia" w:hAnsi="Arial" w:cs="Arial"/>
        </w:rPr>
        <w:t>.</w:t>
      </w:r>
    </w:p>
    <w:p w14:paraId="7C6A8C24" w14:textId="5DA6B9A3" w:rsidR="0060301B" w:rsidRPr="003E4791" w:rsidRDefault="003E4791" w:rsidP="0093410D">
      <w:pPr>
        <w:tabs>
          <w:tab w:val="right" w:pos="8498"/>
        </w:tabs>
        <w:rPr>
          <w:rFonts w:ascii="Arial" w:eastAsiaTheme="minorEastAsia" w:hAnsi="Arial" w:cs="Arial"/>
        </w:rPr>
      </w:pPr>
      <w:r w:rsidRPr="003E4791">
        <w:rPr>
          <w:rFonts w:ascii="Arial" w:eastAsiaTheme="minorEastAsia" w:hAnsi="Arial" w:cs="Arial"/>
        </w:rPr>
        <w:t>La f</w:t>
      </w:r>
      <w:r w:rsidR="0093410D" w:rsidRPr="003E4791">
        <w:rPr>
          <w:rFonts w:ascii="Arial" w:eastAsiaTheme="minorEastAsia" w:hAnsi="Arial" w:cs="Arial"/>
        </w:rPr>
        <w:t>unción exponencial de la forma</w:t>
      </w:r>
      <w:r w:rsidRPr="003E4791">
        <w:rPr>
          <w:rFonts w:ascii="Arial" w:eastAsiaTheme="minorEastAsia" w:hAnsi="Arial" w:cs="Arial"/>
        </w:rPr>
        <w:t xml:space="preserve"> </w:t>
      </w:r>
      <w:r w:rsidRPr="003E4791">
        <w:rPr>
          <w:rFonts w:ascii="Arial" w:eastAsiaTheme="minorEastAsia" w:hAnsi="Arial" w:cs="Arial"/>
          <w:i/>
        </w:rPr>
        <w:t xml:space="preserve">f(x) = </w:t>
      </w:r>
      <w:proofErr w:type="spellStart"/>
      <w:r w:rsidRPr="003E4791">
        <w:rPr>
          <w:rFonts w:ascii="Arial" w:eastAsiaTheme="minorEastAsia" w:hAnsi="Arial" w:cs="Arial"/>
          <w:i/>
        </w:rPr>
        <w:t>a</w:t>
      </w:r>
      <w:r w:rsidRPr="003E4791">
        <w:rPr>
          <w:rFonts w:ascii="Arial" w:eastAsiaTheme="minorEastAsia" w:hAnsi="Arial" w:cs="Arial"/>
          <w:i/>
          <w:vertAlign w:val="superscript"/>
        </w:rPr>
        <w:t>x</w:t>
      </w:r>
      <w:proofErr w:type="spellEnd"/>
      <w:r w:rsidRPr="003E4791">
        <w:rPr>
          <w:rFonts w:ascii="Arial" w:eastAsiaTheme="minorEastAsia" w:hAnsi="Arial" w:cs="Arial"/>
        </w:rPr>
        <w:t xml:space="preserve"> con </w:t>
      </w:r>
      <w:r w:rsidRPr="003E4791">
        <w:rPr>
          <w:rFonts w:ascii="Arial" w:eastAsiaTheme="minorEastAsia" w:hAnsi="Arial" w:cs="Arial"/>
          <w:i/>
        </w:rPr>
        <w:t>0 &lt; a &lt; 1</w:t>
      </w:r>
      <w:r w:rsidRPr="003E4791">
        <w:rPr>
          <w:rFonts w:ascii="Arial" w:eastAsiaTheme="minorEastAsia" w:hAnsi="Arial" w:cs="Arial"/>
        </w:rPr>
        <w:t xml:space="preserve"> se caracteriza por ser una función monótona decreciente.</w:t>
      </w:r>
      <w:r>
        <w:rPr>
          <w:rFonts w:ascii="Arial" w:eastAsiaTheme="minorEastAsia" w:hAnsi="Arial" w:cs="Arial"/>
        </w:rPr>
        <w:t xml:space="preserve"> Como se muestra a continuación: </w:t>
      </w:r>
    </w:p>
    <w:tbl>
      <w:tblPr>
        <w:tblStyle w:val="Tablaconcuadrcula"/>
        <w:tblW w:w="0" w:type="auto"/>
        <w:tblLayout w:type="fixed"/>
        <w:tblLook w:val="04A0" w:firstRow="1" w:lastRow="0" w:firstColumn="1" w:lastColumn="0" w:noHBand="0" w:noVBand="1"/>
      </w:tblPr>
      <w:tblGrid>
        <w:gridCol w:w="1384"/>
        <w:gridCol w:w="7670"/>
      </w:tblGrid>
      <w:tr w:rsidR="00800B0B" w:rsidRPr="00560ED9" w14:paraId="48B5796C" w14:textId="77777777" w:rsidTr="00800B0B">
        <w:tc>
          <w:tcPr>
            <w:tcW w:w="9054" w:type="dxa"/>
            <w:gridSpan w:val="2"/>
            <w:shd w:val="clear" w:color="auto" w:fill="0D0D0D" w:themeFill="text1" w:themeFillTint="F2"/>
          </w:tcPr>
          <w:p w14:paraId="38C30B61" w14:textId="77777777" w:rsidR="00800B0B" w:rsidRPr="00560ED9" w:rsidRDefault="00800B0B" w:rsidP="00800B0B">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2D9859B0" w14:textId="77777777" w:rsidR="00800B0B" w:rsidRPr="00560ED9" w:rsidRDefault="00800B0B" w:rsidP="00800B0B">
            <w:pPr>
              <w:jc w:val="center"/>
              <w:rPr>
                <w:rFonts w:ascii="Arial" w:hAnsi="Arial" w:cs="Arial"/>
                <w:b/>
                <w:color w:val="FFFFFF" w:themeColor="background1"/>
              </w:rPr>
            </w:pPr>
          </w:p>
        </w:tc>
      </w:tr>
      <w:tr w:rsidR="00800B0B" w:rsidRPr="00560ED9" w14:paraId="6F5433B2" w14:textId="77777777" w:rsidTr="00800B0B">
        <w:tc>
          <w:tcPr>
            <w:tcW w:w="1384" w:type="dxa"/>
          </w:tcPr>
          <w:p w14:paraId="74FFFED2" w14:textId="77777777" w:rsidR="00800B0B" w:rsidRPr="00560ED9" w:rsidRDefault="00800B0B" w:rsidP="00800B0B">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1BDFAF49" w14:textId="1F73541B" w:rsidR="00800B0B" w:rsidRPr="00560ED9" w:rsidRDefault="005B0AC2" w:rsidP="00800B0B">
            <w:pPr>
              <w:rPr>
                <w:rFonts w:ascii="Arial" w:hAnsi="Arial" w:cs="Arial"/>
                <w:b/>
                <w:color w:val="000000"/>
                <w:sz w:val="18"/>
                <w:szCs w:val="18"/>
              </w:rPr>
            </w:pPr>
            <w:r>
              <w:rPr>
                <w:rFonts w:ascii="Arial" w:hAnsi="Arial" w:cs="Arial"/>
                <w:color w:val="000000"/>
              </w:rPr>
              <w:t>MA_11_02_IMG26</w:t>
            </w:r>
          </w:p>
        </w:tc>
      </w:tr>
      <w:tr w:rsidR="00800B0B" w:rsidRPr="00560ED9" w14:paraId="04DE7D67" w14:textId="77777777" w:rsidTr="00800B0B">
        <w:tc>
          <w:tcPr>
            <w:tcW w:w="1384" w:type="dxa"/>
          </w:tcPr>
          <w:p w14:paraId="0C502C01"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Descripción</w:t>
            </w:r>
          </w:p>
        </w:tc>
        <w:tc>
          <w:tcPr>
            <w:tcW w:w="7670" w:type="dxa"/>
          </w:tcPr>
          <w:p w14:paraId="7AB4CB0C" w14:textId="751D2541" w:rsidR="00800B0B" w:rsidRPr="00560ED9" w:rsidRDefault="00800B0B" w:rsidP="00800B0B">
            <w:pPr>
              <w:rPr>
                <w:rFonts w:ascii="Arial" w:hAnsi="Arial" w:cs="Arial"/>
                <w:color w:val="000000"/>
              </w:rPr>
            </w:pPr>
            <w:r w:rsidRPr="00560ED9">
              <w:rPr>
                <w:rFonts w:ascii="Arial" w:hAnsi="Arial" w:cs="Arial"/>
                <w:color w:val="000000"/>
              </w:rPr>
              <w:t>La función exponencial</w:t>
            </w:r>
          </w:p>
        </w:tc>
      </w:tr>
      <w:tr w:rsidR="00800B0B" w:rsidRPr="00560ED9" w14:paraId="007412E0" w14:textId="77777777" w:rsidTr="00800B0B">
        <w:tc>
          <w:tcPr>
            <w:tcW w:w="1384" w:type="dxa"/>
          </w:tcPr>
          <w:p w14:paraId="667D9D93"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C130357" w14:textId="55EE029B" w:rsidR="00800B0B" w:rsidRPr="00560ED9" w:rsidRDefault="00800B0B" w:rsidP="00800B0B">
            <w:pPr>
              <w:rPr>
                <w:rFonts w:ascii="Arial" w:hAnsi="Arial" w:cs="Arial"/>
                <w:color w:val="000000"/>
              </w:rPr>
            </w:pPr>
            <w:r w:rsidRPr="00560ED9">
              <w:rPr>
                <w:rFonts w:ascii="Arial" w:hAnsi="Arial" w:cs="Arial"/>
                <w:noProof/>
                <w:color w:val="000000"/>
                <w:lang w:val="es-CO" w:eastAsia="es-CO"/>
              </w:rPr>
              <w:drawing>
                <wp:inline distT="0" distB="0" distL="0" distR="0" wp14:anchorId="2B5F0894" wp14:editId="41279974">
                  <wp:extent cx="1247775" cy="1015159"/>
                  <wp:effectExtent l="0" t="0" r="0" b="0"/>
                  <wp:docPr id="4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912" cy="1016898"/>
                          </a:xfrm>
                          <a:prstGeom prst="rect">
                            <a:avLst/>
                          </a:prstGeom>
                          <a:noFill/>
                          <a:ln>
                            <a:noFill/>
                          </a:ln>
                        </pic:spPr>
                      </pic:pic>
                    </a:graphicData>
                  </a:graphic>
                </wp:inline>
              </w:drawing>
            </w:r>
          </w:p>
        </w:tc>
      </w:tr>
      <w:tr w:rsidR="00800B0B" w:rsidRPr="00560ED9" w14:paraId="5984C751" w14:textId="77777777" w:rsidTr="00800B0B">
        <w:tc>
          <w:tcPr>
            <w:tcW w:w="1384" w:type="dxa"/>
          </w:tcPr>
          <w:p w14:paraId="0004CF01"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Pie de imagen</w:t>
            </w:r>
          </w:p>
        </w:tc>
        <w:tc>
          <w:tcPr>
            <w:tcW w:w="7670" w:type="dxa"/>
          </w:tcPr>
          <w:p w14:paraId="5386129C" w14:textId="4996E44B" w:rsidR="00800B0B" w:rsidRPr="00560ED9" w:rsidRDefault="00F31F4B" w:rsidP="0080026C">
            <w:pPr>
              <w:tabs>
                <w:tab w:val="right" w:pos="8498"/>
              </w:tabs>
              <w:jc w:val="both"/>
              <w:rPr>
                <w:rFonts w:ascii="Arial" w:eastAsiaTheme="minorEastAsia" w:hAnsi="Arial" w:cs="Arial"/>
              </w:rPr>
            </w:pPr>
            <w:r>
              <w:rPr>
                <w:rFonts w:ascii="Arial" w:eastAsiaTheme="minorEastAsia" w:hAnsi="Arial" w:cs="Arial"/>
              </w:rPr>
              <w:t xml:space="preserve">Representación gráfica de funciones exponenciales de la forma </w:t>
            </w:r>
            <m:oMath>
              <m:r>
                <m:rPr>
                  <m:sty m:val="p"/>
                </m:rPr>
                <w:rPr>
                  <w:rFonts w:ascii="Cambria Math" w:hAnsi="Cambria Math" w:cs="Arial"/>
                </w:rPr>
                <w:br/>
              </m:r>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sSup>
                <m:sSupPr>
                  <m:ctrlPr>
                    <w:rPr>
                      <w:rFonts w:ascii="Cambria Math" w:hAnsi="Cambria Math" w:cs="Arial"/>
                      <w:i/>
                    </w:rPr>
                  </m:ctrlPr>
                </m:sSupPr>
                <m:e>
                  <m:r>
                    <w:rPr>
                      <w:rFonts w:ascii="Cambria Math" w:hAnsi="Cambria Math" w:cs="Arial"/>
                    </w:rPr>
                    <m:t>a</m:t>
                  </m:r>
                </m:e>
                <m:sup>
                  <m:r>
                    <w:rPr>
                      <w:rFonts w:ascii="Cambria Math" w:hAnsi="Cambria Math" w:cs="Arial"/>
                    </w:rPr>
                    <m:t>x</m:t>
                  </m:r>
                </m:sup>
              </m:sSup>
            </m:oMath>
            <w:r>
              <w:rPr>
                <w:rFonts w:ascii="Arial" w:eastAsiaTheme="minorEastAsia" w:hAnsi="Arial" w:cs="Arial"/>
              </w:rPr>
              <w:t xml:space="preserve">, con </w:t>
            </w:r>
            <w:r w:rsidRPr="00444BCF">
              <w:rPr>
                <w:rFonts w:ascii="Times New Roman" w:eastAsiaTheme="minorEastAsia" w:hAnsi="Times New Roman" w:cs="Times New Roman"/>
                <w:i/>
              </w:rPr>
              <w:t>0</w:t>
            </w:r>
            <w:r w:rsidR="00444BCF" w:rsidRPr="00444BCF">
              <w:rPr>
                <w:rFonts w:ascii="Times New Roman" w:eastAsiaTheme="minorEastAsia" w:hAnsi="Times New Roman" w:cs="Times New Roman"/>
                <w:i/>
              </w:rPr>
              <w:t xml:space="preserve"> </w:t>
            </w:r>
            <w:r w:rsidRPr="00444BCF">
              <w:rPr>
                <w:rFonts w:ascii="Times New Roman" w:eastAsiaTheme="minorEastAsia" w:hAnsi="Times New Roman" w:cs="Times New Roman"/>
                <w:i/>
              </w:rPr>
              <w:t>&lt;</w:t>
            </w:r>
            <w:r w:rsidR="00444BCF" w:rsidRPr="00444BCF">
              <w:rPr>
                <w:rFonts w:ascii="Times New Roman" w:eastAsiaTheme="minorEastAsia" w:hAnsi="Times New Roman" w:cs="Times New Roman"/>
                <w:i/>
              </w:rPr>
              <w:t xml:space="preserve"> </w:t>
            </w:r>
            <w:r w:rsidRPr="00444BCF">
              <w:rPr>
                <w:rFonts w:ascii="Times New Roman" w:eastAsiaTheme="minorEastAsia" w:hAnsi="Times New Roman" w:cs="Times New Roman"/>
                <w:i/>
              </w:rPr>
              <w:t>a</w:t>
            </w:r>
            <w:r w:rsidR="00444BCF" w:rsidRPr="00444BCF">
              <w:rPr>
                <w:rFonts w:ascii="Times New Roman" w:eastAsiaTheme="minorEastAsia" w:hAnsi="Times New Roman" w:cs="Times New Roman"/>
                <w:i/>
              </w:rPr>
              <w:t xml:space="preserve"> </w:t>
            </w:r>
            <w:r w:rsidRPr="00444BCF">
              <w:rPr>
                <w:rFonts w:ascii="Times New Roman" w:eastAsiaTheme="minorEastAsia" w:hAnsi="Times New Roman" w:cs="Times New Roman"/>
                <w:i/>
              </w:rPr>
              <w:t>&lt;</w:t>
            </w:r>
            <w:r w:rsidR="00444BCF" w:rsidRPr="00444BCF">
              <w:rPr>
                <w:rFonts w:ascii="Times New Roman" w:eastAsiaTheme="minorEastAsia" w:hAnsi="Times New Roman" w:cs="Times New Roman"/>
                <w:i/>
              </w:rPr>
              <w:t xml:space="preserve"> </w:t>
            </w:r>
            <w:r w:rsidRPr="00444BCF">
              <w:rPr>
                <w:rFonts w:ascii="Times New Roman" w:eastAsiaTheme="minorEastAsia" w:hAnsi="Times New Roman" w:cs="Times New Roman"/>
                <w:i/>
              </w:rPr>
              <w:t>1</w:t>
            </w:r>
            <w:r w:rsidR="0080026C">
              <w:rPr>
                <w:rFonts w:ascii="Times New Roman" w:eastAsiaTheme="minorEastAsia" w:hAnsi="Times New Roman" w:cs="Times New Roman"/>
                <w:i/>
              </w:rPr>
              <w:t>.</w:t>
            </w:r>
          </w:p>
        </w:tc>
      </w:tr>
    </w:tbl>
    <w:p w14:paraId="2E2641F0" w14:textId="484A3050" w:rsidR="007F15BC" w:rsidRDefault="003E4791" w:rsidP="007F15BC">
      <w:pPr>
        <w:tabs>
          <w:tab w:val="right" w:pos="8498"/>
        </w:tabs>
        <w:rPr>
          <w:rFonts w:ascii="Arial" w:eastAsiaTheme="minorEastAsia" w:hAnsi="Arial" w:cs="Arial"/>
        </w:rPr>
      </w:pPr>
      <w:r w:rsidRPr="003E4791">
        <w:rPr>
          <w:rFonts w:ascii="Arial" w:eastAsiaTheme="minorEastAsia" w:hAnsi="Arial" w:cs="Arial"/>
        </w:rPr>
        <w:t xml:space="preserve">La función exponencial de la forma </w:t>
      </w:r>
      <w:r w:rsidRPr="003E4791">
        <w:rPr>
          <w:rFonts w:ascii="Arial" w:eastAsiaTheme="minorEastAsia" w:hAnsi="Arial" w:cs="Arial"/>
          <w:i/>
        </w:rPr>
        <w:t xml:space="preserve">f(x) = </w:t>
      </w:r>
      <w:proofErr w:type="spellStart"/>
      <w:r w:rsidRPr="003E4791">
        <w:rPr>
          <w:rFonts w:ascii="Arial" w:eastAsiaTheme="minorEastAsia" w:hAnsi="Arial" w:cs="Arial"/>
          <w:i/>
        </w:rPr>
        <w:t>a</w:t>
      </w:r>
      <w:r w:rsidRPr="003E4791">
        <w:rPr>
          <w:rFonts w:ascii="Arial" w:eastAsiaTheme="minorEastAsia" w:hAnsi="Arial" w:cs="Arial"/>
          <w:i/>
          <w:vertAlign w:val="superscript"/>
        </w:rPr>
        <w:t>x</w:t>
      </w:r>
      <w:proofErr w:type="spellEnd"/>
      <w:r w:rsidRPr="003E4791">
        <w:rPr>
          <w:rFonts w:ascii="Arial" w:eastAsiaTheme="minorEastAsia" w:hAnsi="Arial" w:cs="Arial"/>
        </w:rPr>
        <w:t xml:space="preserve"> con </w:t>
      </w:r>
      <w:r w:rsidR="00307CC8">
        <w:rPr>
          <w:rFonts w:ascii="Arial" w:eastAsiaTheme="minorEastAsia" w:hAnsi="Arial" w:cs="Arial"/>
        </w:rPr>
        <w:t xml:space="preserve">a &gt; 1 </w:t>
      </w:r>
      <w:r w:rsidRPr="003E4791">
        <w:rPr>
          <w:rFonts w:ascii="Arial" w:eastAsiaTheme="minorEastAsia" w:hAnsi="Arial" w:cs="Arial"/>
        </w:rPr>
        <w:t>se caracteriza por ser una función monótona creciente.</w:t>
      </w:r>
      <w:r w:rsidR="00250E3F">
        <w:rPr>
          <w:rFonts w:ascii="Arial" w:eastAsiaTheme="minorEastAsia" w:hAnsi="Arial" w:cs="Arial"/>
        </w:rPr>
        <w:t xml:space="preserve"> Como se muestra en la siguiente figura:</w:t>
      </w:r>
    </w:p>
    <w:p w14:paraId="3DD2650D" w14:textId="77777777" w:rsidR="00D10321" w:rsidRPr="00560ED9" w:rsidRDefault="00D10321" w:rsidP="007F15BC">
      <w:pPr>
        <w:tabs>
          <w:tab w:val="right" w:pos="8498"/>
        </w:tabs>
        <w:rPr>
          <w:rFonts w:ascii="Arial" w:eastAsiaTheme="minorEastAsia" w:hAnsi="Arial" w:cs="Arial"/>
        </w:rPr>
      </w:pPr>
    </w:p>
    <w:tbl>
      <w:tblPr>
        <w:tblStyle w:val="Tablaconcuadrcula"/>
        <w:tblW w:w="9054" w:type="dxa"/>
        <w:tblLayout w:type="fixed"/>
        <w:tblLook w:val="04A0" w:firstRow="1" w:lastRow="0" w:firstColumn="1" w:lastColumn="0" w:noHBand="0" w:noVBand="1"/>
      </w:tblPr>
      <w:tblGrid>
        <w:gridCol w:w="1384"/>
        <w:gridCol w:w="7670"/>
      </w:tblGrid>
      <w:tr w:rsidR="00800B0B" w:rsidRPr="00560ED9" w14:paraId="3DC2F76E" w14:textId="77777777" w:rsidTr="00E352AB">
        <w:tc>
          <w:tcPr>
            <w:tcW w:w="9054" w:type="dxa"/>
            <w:gridSpan w:val="2"/>
            <w:shd w:val="clear" w:color="auto" w:fill="0D0D0D" w:themeFill="text1" w:themeFillTint="F2"/>
          </w:tcPr>
          <w:p w14:paraId="0C5729BF" w14:textId="77777777" w:rsidR="00800B0B" w:rsidRPr="00560ED9" w:rsidRDefault="00800B0B" w:rsidP="00800B0B">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06E9432E" w14:textId="77777777" w:rsidR="00800B0B" w:rsidRPr="00560ED9" w:rsidRDefault="00800B0B" w:rsidP="00800B0B">
            <w:pPr>
              <w:jc w:val="center"/>
              <w:rPr>
                <w:rFonts w:ascii="Arial" w:hAnsi="Arial" w:cs="Arial"/>
                <w:b/>
                <w:color w:val="FFFFFF" w:themeColor="background1"/>
              </w:rPr>
            </w:pPr>
          </w:p>
        </w:tc>
      </w:tr>
      <w:tr w:rsidR="00800B0B" w:rsidRPr="00560ED9" w14:paraId="2533DDEB" w14:textId="77777777" w:rsidTr="00E352AB">
        <w:tc>
          <w:tcPr>
            <w:tcW w:w="1384" w:type="dxa"/>
          </w:tcPr>
          <w:p w14:paraId="7B9B07E1" w14:textId="77777777" w:rsidR="00800B0B" w:rsidRPr="00560ED9" w:rsidRDefault="00800B0B" w:rsidP="00800B0B">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58A498A" w14:textId="7090A83F" w:rsidR="00800B0B" w:rsidRPr="00560ED9" w:rsidRDefault="005B0AC2" w:rsidP="00800B0B">
            <w:pPr>
              <w:rPr>
                <w:rFonts w:ascii="Arial" w:hAnsi="Arial" w:cs="Arial"/>
                <w:b/>
                <w:color w:val="000000"/>
                <w:sz w:val="18"/>
                <w:szCs w:val="18"/>
              </w:rPr>
            </w:pPr>
            <w:r>
              <w:rPr>
                <w:rFonts w:ascii="Arial" w:hAnsi="Arial" w:cs="Arial"/>
                <w:color w:val="000000"/>
              </w:rPr>
              <w:t>MA_11_02_IMG27</w:t>
            </w:r>
          </w:p>
        </w:tc>
      </w:tr>
      <w:tr w:rsidR="00800B0B" w:rsidRPr="00560ED9" w14:paraId="005A4521" w14:textId="77777777" w:rsidTr="00E352AB">
        <w:tc>
          <w:tcPr>
            <w:tcW w:w="1384" w:type="dxa"/>
          </w:tcPr>
          <w:p w14:paraId="51D54F58"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Descripción</w:t>
            </w:r>
          </w:p>
        </w:tc>
        <w:tc>
          <w:tcPr>
            <w:tcW w:w="7670" w:type="dxa"/>
          </w:tcPr>
          <w:p w14:paraId="7F51CE0A" w14:textId="77777777" w:rsidR="00800B0B" w:rsidRPr="00560ED9" w:rsidRDefault="00800B0B" w:rsidP="00800B0B">
            <w:pPr>
              <w:rPr>
                <w:rFonts w:ascii="Arial" w:hAnsi="Arial" w:cs="Arial"/>
                <w:color w:val="000000"/>
              </w:rPr>
            </w:pPr>
            <w:r w:rsidRPr="00560ED9">
              <w:rPr>
                <w:rFonts w:ascii="Arial" w:hAnsi="Arial" w:cs="Arial"/>
                <w:color w:val="000000"/>
              </w:rPr>
              <w:t>La función exponencial</w:t>
            </w:r>
          </w:p>
        </w:tc>
      </w:tr>
      <w:tr w:rsidR="00800B0B" w:rsidRPr="00560ED9" w14:paraId="52E849F3" w14:textId="77777777" w:rsidTr="00E352AB">
        <w:tc>
          <w:tcPr>
            <w:tcW w:w="1384" w:type="dxa"/>
          </w:tcPr>
          <w:p w14:paraId="221AC141"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774B247" w14:textId="1C0E39A7" w:rsidR="00800B0B" w:rsidRPr="00560ED9" w:rsidRDefault="00800B0B" w:rsidP="00800B0B">
            <w:pPr>
              <w:rPr>
                <w:rFonts w:ascii="Arial" w:hAnsi="Arial" w:cs="Arial"/>
                <w:color w:val="000000"/>
              </w:rPr>
            </w:pPr>
            <w:r w:rsidRPr="00560ED9">
              <w:rPr>
                <w:rFonts w:ascii="Arial" w:hAnsi="Arial" w:cs="Arial"/>
                <w:noProof/>
                <w:color w:val="000000"/>
                <w:lang w:val="es-CO" w:eastAsia="es-CO"/>
              </w:rPr>
              <w:drawing>
                <wp:inline distT="0" distB="0" distL="0" distR="0" wp14:anchorId="1D76F330" wp14:editId="0353D89B">
                  <wp:extent cx="1438275" cy="117014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283" cy="1171779"/>
                          </a:xfrm>
                          <a:prstGeom prst="rect">
                            <a:avLst/>
                          </a:prstGeom>
                          <a:noFill/>
                          <a:ln>
                            <a:noFill/>
                          </a:ln>
                        </pic:spPr>
                      </pic:pic>
                    </a:graphicData>
                  </a:graphic>
                </wp:inline>
              </w:drawing>
            </w:r>
          </w:p>
        </w:tc>
      </w:tr>
      <w:tr w:rsidR="00800B0B" w:rsidRPr="00560ED9" w14:paraId="6B007885" w14:textId="77777777" w:rsidTr="00E352AB">
        <w:tc>
          <w:tcPr>
            <w:tcW w:w="1384" w:type="dxa"/>
          </w:tcPr>
          <w:p w14:paraId="3469C85E"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Pie de imagen</w:t>
            </w:r>
          </w:p>
        </w:tc>
        <w:tc>
          <w:tcPr>
            <w:tcW w:w="7670" w:type="dxa"/>
          </w:tcPr>
          <w:p w14:paraId="593896DD" w14:textId="2EB3B852" w:rsidR="00800B0B" w:rsidRPr="00560ED9" w:rsidRDefault="003B1927" w:rsidP="00250E3F">
            <w:pPr>
              <w:tabs>
                <w:tab w:val="right" w:pos="8498"/>
              </w:tabs>
              <w:jc w:val="both"/>
              <w:rPr>
                <w:rFonts w:ascii="Arial" w:eastAsiaTheme="minorEastAsia" w:hAnsi="Arial" w:cs="Arial"/>
              </w:rPr>
            </w:pPr>
            <w:r>
              <w:rPr>
                <w:rFonts w:ascii="Arial" w:eastAsiaTheme="minorEastAsia" w:hAnsi="Arial" w:cs="Arial"/>
              </w:rPr>
              <w:t xml:space="preserve">Representación gráfica de funciones exponenciales de la forma </w:t>
            </w:r>
            <m:oMath>
              <m:r>
                <m:rPr>
                  <m:sty m:val="p"/>
                </m:rPr>
                <w:rPr>
                  <w:rFonts w:ascii="Cambria Math" w:hAnsi="Cambria Math" w:cs="Arial"/>
                </w:rPr>
                <w:br/>
              </m:r>
            </m:oMath>
            <w:r w:rsidR="00250E3F" w:rsidRPr="003E4791">
              <w:rPr>
                <w:rFonts w:ascii="Arial" w:eastAsiaTheme="minorEastAsia" w:hAnsi="Arial" w:cs="Arial"/>
                <w:i/>
              </w:rPr>
              <w:t>f(x) = a</w:t>
            </w:r>
            <w:r w:rsidR="00250E3F" w:rsidRPr="003E4791">
              <w:rPr>
                <w:rFonts w:ascii="Arial" w:eastAsiaTheme="minorEastAsia" w:hAnsi="Arial" w:cs="Arial"/>
                <w:i/>
                <w:vertAlign w:val="superscript"/>
              </w:rPr>
              <w:t>x</w:t>
            </w:r>
            <w:r w:rsidR="00250E3F">
              <w:rPr>
                <w:rFonts w:ascii="Arial" w:eastAsiaTheme="minorEastAsia" w:hAnsi="Arial" w:cs="Arial"/>
              </w:rPr>
              <w:t xml:space="preserve"> con</w:t>
            </w:r>
            <w:r w:rsidR="00250E3F" w:rsidRPr="003E4791">
              <w:rPr>
                <w:rFonts w:ascii="Arial" w:eastAsiaTheme="minorEastAsia" w:hAnsi="Arial" w:cs="Arial"/>
                <w:i/>
              </w:rPr>
              <w:t xml:space="preserve"> a </w:t>
            </w:r>
            <w:r w:rsidR="00250E3F">
              <w:rPr>
                <w:rFonts w:ascii="Arial" w:eastAsiaTheme="minorEastAsia" w:hAnsi="Arial" w:cs="Arial"/>
                <w:i/>
              </w:rPr>
              <w:t>&gt;</w:t>
            </w:r>
            <w:r w:rsidR="00250E3F" w:rsidRPr="003E4791">
              <w:rPr>
                <w:rFonts w:ascii="Arial" w:eastAsiaTheme="minorEastAsia" w:hAnsi="Arial" w:cs="Arial"/>
                <w:i/>
              </w:rPr>
              <w:t xml:space="preserve"> 1</w:t>
            </w:r>
            <w:r w:rsidR="00250E3F">
              <w:rPr>
                <w:rFonts w:ascii="Arial" w:eastAsiaTheme="minorEastAsia" w:hAnsi="Arial" w:cs="Arial"/>
                <w:i/>
              </w:rPr>
              <w:t>.</w:t>
            </w:r>
          </w:p>
        </w:tc>
      </w:tr>
    </w:tbl>
    <w:p w14:paraId="3B724405" w14:textId="77777777" w:rsidR="00FF4682" w:rsidRDefault="00FF4682" w:rsidP="00FF4682">
      <w:pPr>
        <w:tabs>
          <w:tab w:val="right" w:pos="8498"/>
        </w:tabs>
        <w:spacing w:after="0"/>
        <w:jc w:val="both"/>
        <w:rPr>
          <w:rFonts w:ascii="Arial" w:hAnsi="Arial" w:cs="Arial"/>
          <w:highlight w:val="yellow"/>
        </w:rPr>
      </w:pPr>
    </w:p>
    <w:p w14:paraId="569F61A8" w14:textId="58BFCCD7" w:rsidR="00FF4682" w:rsidRDefault="00FF4682" w:rsidP="00FF4682">
      <w:pPr>
        <w:tabs>
          <w:tab w:val="right" w:pos="8498"/>
        </w:tabs>
        <w:spacing w:after="0"/>
        <w:jc w:val="both"/>
        <w:rPr>
          <w:rFonts w:ascii="Arial" w:hAnsi="Arial" w:cs="Arial"/>
          <w:b/>
        </w:rPr>
      </w:pPr>
      <w:r w:rsidRPr="00560ED9">
        <w:rPr>
          <w:rFonts w:ascii="Arial" w:hAnsi="Arial" w:cs="Arial"/>
          <w:highlight w:val="yellow"/>
        </w:rPr>
        <w:t>[SECCIÓN 3]</w:t>
      </w:r>
      <w:r>
        <w:rPr>
          <w:rFonts w:ascii="Arial" w:hAnsi="Arial" w:cs="Arial"/>
        </w:rPr>
        <w:t xml:space="preserve"> </w:t>
      </w:r>
      <w:r w:rsidR="00A77E21">
        <w:rPr>
          <w:rFonts w:ascii="Arial" w:hAnsi="Arial" w:cs="Arial"/>
          <w:b/>
        </w:rPr>
        <w:t>3.2</w:t>
      </w:r>
      <w:r w:rsidRPr="00560ED9">
        <w:rPr>
          <w:rFonts w:ascii="Arial" w:hAnsi="Arial" w:cs="Arial"/>
          <w:b/>
        </w:rPr>
        <w:t xml:space="preserve">.3 Funciones </w:t>
      </w:r>
      <w:commentRangeStart w:id="7"/>
      <w:r>
        <w:rPr>
          <w:rFonts w:ascii="Arial" w:hAnsi="Arial" w:cs="Arial"/>
          <w:b/>
        </w:rPr>
        <w:t>logarítmicas</w:t>
      </w:r>
      <w:commentRangeEnd w:id="7"/>
      <w:r w:rsidR="00B82E9D">
        <w:rPr>
          <w:rStyle w:val="Refdecomentario"/>
          <w:rFonts w:ascii="Calibri" w:eastAsia="Calibri" w:hAnsi="Calibri" w:cs="Times New Roman"/>
          <w:lang w:val="es-MX"/>
        </w:rPr>
        <w:commentReference w:id="7"/>
      </w:r>
    </w:p>
    <w:p w14:paraId="716F3249" w14:textId="57F301EE" w:rsidR="00C3582A" w:rsidRDefault="00C3582A" w:rsidP="00C3582A">
      <w:pPr>
        <w:tabs>
          <w:tab w:val="right" w:pos="8498"/>
        </w:tabs>
        <w:spacing w:after="0"/>
        <w:jc w:val="both"/>
        <w:rPr>
          <w:rFonts w:ascii="Arial" w:hAnsi="Arial" w:cs="Arial"/>
        </w:rPr>
      </w:pPr>
      <w:r>
        <w:rPr>
          <w:rFonts w:ascii="Arial" w:hAnsi="Arial" w:cs="Arial"/>
        </w:rPr>
        <w:t>Las funciones logarítmicas se caracterizan de la siguiente manera:</w:t>
      </w:r>
    </w:p>
    <w:p w14:paraId="075C048A" w14:textId="77777777" w:rsidR="00C3582A" w:rsidRPr="00560ED9" w:rsidRDefault="00C3582A" w:rsidP="00C3582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C3582A" w:rsidRPr="00560ED9" w14:paraId="7659E0E3" w14:textId="77777777" w:rsidTr="00C3582A">
        <w:tc>
          <w:tcPr>
            <w:tcW w:w="8978" w:type="dxa"/>
            <w:gridSpan w:val="2"/>
            <w:shd w:val="clear" w:color="auto" w:fill="000000" w:themeFill="text1"/>
          </w:tcPr>
          <w:p w14:paraId="51E91866" w14:textId="77777777" w:rsidR="00C3582A" w:rsidRPr="00560ED9" w:rsidRDefault="00C3582A" w:rsidP="00C3582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C3582A" w:rsidRPr="00560ED9" w14:paraId="078F3A1D" w14:textId="77777777" w:rsidTr="00C3582A">
        <w:tc>
          <w:tcPr>
            <w:tcW w:w="2518" w:type="dxa"/>
          </w:tcPr>
          <w:p w14:paraId="71154A84" w14:textId="77777777" w:rsidR="00C3582A" w:rsidRPr="00560ED9" w:rsidRDefault="00C3582A" w:rsidP="00C3582A">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58D89314" w14:textId="2E6FC524" w:rsidR="00C3582A" w:rsidRPr="00560ED9" w:rsidRDefault="00C3582A" w:rsidP="00C3582A">
            <w:pPr>
              <w:rPr>
                <w:rFonts w:ascii="Arial" w:hAnsi="Arial" w:cs="Arial"/>
                <w:b/>
                <w:color w:val="000000"/>
                <w:sz w:val="24"/>
                <w:szCs w:val="24"/>
              </w:rPr>
            </w:pPr>
            <w:r w:rsidRPr="00560ED9">
              <w:rPr>
                <w:rFonts w:ascii="Arial" w:hAnsi="Arial" w:cs="Arial"/>
                <w:b/>
                <w:color w:val="000000"/>
                <w:sz w:val="24"/>
                <w:szCs w:val="24"/>
              </w:rPr>
              <w:t xml:space="preserve">Función </w:t>
            </w:r>
            <w:r>
              <w:rPr>
                <w:rFonts w:ascii="Arial" w:hAnsi="Arial" w:cs="Arial"/>
                <w:b/>
                <w:color w:val="000000"/>
                <w:sz w:val="24"/>
                <w:szCs w:val="24"/>
              </w:rPr>
              <w:t xml:space="preserve">logarítmica </w:t>
            </w:r>
          </w:p>
        </w:tc>
      </w:tr>
      <w:tr w:rsidR="00C3582A" w:rsidRPr="00560ED9" w14:paraId="5D73398F" w14:textId="77777777" w:rsidTr="00C3582A">
        <w:tc>
          <w:tcPr>
            <w:tcW w:w="2518" w:type="dxa"/>
          </w:tcPr>
          <w:p w14:paraId="1CB527D4" w14:textId="77777777" w:rsidR="00C3582A" w:rsidRPr="00560ED9" w:rsidRDefault="00C3582A" w:rsidP="00C3582A">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6CC5B9D1" w14:textId="77777777" w:rsidR="00C3582A" w:rsidRDefault="00C3582A" w:rsidP="00C3582A">
            <w:pPr>
              <w:tabs>
                <w:tab w:val="right" w:pos="8498"/>
              </w:tabs>
              <w:jc w:val="both"/>
              <w:rPr>
                <w:rFonts w:ascii="Arial" w:hAnsi="Arial" w:cs="Arial"/>
              </w:rPr>
            </w:pPr>
            <w:r>
              <w:rPr>
                <w:rFonts w:ascii="Arial" w:hAnsi="Arial" w:cs="Arial"/>
              </w:rPr>
              <w:t>Las funciones</w:t>
            </w:r>
            <w:r w:rsidRPr="00560ED9">
              <w:rPr>
                <w:rFonts w:ascii="Arial" w:hAnsi="Arial" w:cs="Arial"/>
              </w:rPr>
              <w:t xml:space="preserve"> de la forma</w:t>
            </w:r>
          </w:p>
          <w:p w14:paraId="787683E7" w14:textId="5AD9335F" w:rsidR="00C3582A" w:rsidRPr="00560ED9" w:rsidRDefault="00C3582A" w:rsidP="00C3582A">
            <w:pPr>
              <w:tabs>
                <w:tab w:val="right" w:pos="8498"/>
              </w:tabs>
              <w:jc w:val="center"/>
              <w:rPr>
                <w:rFonts w:ascii="Arial" w:eastAsiaTheme="minorEastAsia" w:hAnsi="Arial" w:cs="Arial"/>
              </w:rPr>
            </w:pPr>
            <w:r w:rsidRPr="003E4791">
              <w:rPr>
                <w:rFonts w:ascii="Arial" w:hAnsi="Arial" w:cs="Arial"/>
                <w:i/>
              </w:rPr>
              <w:t xml:space="preserve">f(x) = </w:t>
            </w:r>
            <w:r>
              <w:rPr>
                <w:rFonts w:ascii="Arial" w:hAnsi="Arial" w:cs="Arial"/>
                <w:i/>
              </w:rPr>
              <w:t>log</w:t>
            </w:r>
            <w:r w:rsidRPr="00C3582A">
              <w:rPr>
                <w:rFonts w:ascii="Arial" w:hAnsi="Arial" w:cs="Arial"/>
                <w:i/>
                <w:vertAlign w:val="subscript"/>
              </w:rPr>
              <w:t>a</w:t>
            </w:r>
            <w:r>
              <w:rPr>
                <w:rFonts w:ascii="Arial" w:hAnsi="Arial" w:cs="Arial"/>
                <w:i/>
                <w:vertAlign w:val="subscript"/>
              </w:rPr>
              <w:t xml:space="preserve"> </w:t>
            </w:r>
            <w:r>
              <w:rPr>
                <w:rFonts w:ascii="Arial" w:hAnsi="Arial" w:cs="Arial"/>
                <w:i/>
              </w:rPr>
              <w:t>x,</w:t>
            </w:r>
          </w:p>
          <w:p w14:paraId="75AF3438" w14:textId="108EF8F6" w:rsidR="00C3582A" w:rsidRPr="00560ED9" w:rsidRDefault="00C3582A" w:rsidP="00C3582A">
            <w:pPr>
              <w:tabs>
                <w:tab w:val="right" w:pos="8498"/>
              </w:tabs>
              <w:jc w:val="both"/>
              <w:rPr>
                <w:rFonts w:ascii="Arial" w:eastAsiaTheme="minorEastAsia" w:hAnsi="Arial" w:cs="Arial"/>
              </w:rPr>
            </w:pPr>
            <w:proofErr w:type="gramStart"/>
            <w:r w:rsidRPr="00560ED9">
              <w:rPr>
                <w:rFonts w:ascii="Arial" w:eastAsiaTheme="minorEastAsia" w:hAnsi="Arial" w:cs="Arial"/>
              </w:rPr>
              <w:t>con</w:t>
            </w:r>
            <w:proofErr w:type="gramEnd"/>
            <w:r>
              <w:rPr>
                <w:rFonts w:ascii="Arial" w:eastAsiaTheme="minorEastAsia" w:hAnsi="Arial" w:cs="Arial"/>
              </w:rPr>
              <w:t xml:space="preserve"> a </w:t>
            </w:r>
            <w:r>
              <w:rPr>
                <w:rFonts w:ascii="Cambria Math" w:eastAsiaTheme="minorEastAsia" w:hAnsi="Cambria Math" w:cs="Arial"/>
              </w:rPr>
              <w:t>⋲ ℝ</w:t>
            </w:r>
            <w:r>
              <w:rPr>
                <w:rFonts w:ascii="Cambria Math" w:eastAsiaTheme="minorEastAsia" w:hAnsi="Cambria Math" w:cs="Arial"/>
                <w:vertAlign w:val="superscript"/>
              </w:rPr>
              <w:t>+</w:t>
            </w:r>
            <w:r>
              <w:rPr>
                <w:rFonts w:ascii="Arial" w:eastAsiaTheme="minorEastAsia" w:hAnsi="Arial" w:cs="Arial"/>
              </w:rPr>
              <w:t xml:space="preserve"> y </w:t>
            </w:r>
            <w:r w:rsidRPr="00C3582A">
              <w:rPr>
                <w:rFonts w:ascii="Arial" w:eastAsiaTheme="minorEastAsia" w:hAnsi="Arial" w:cs="Arial"/>
                <w:i/>
              </w:rPr>
              <w:t>a ≠ 1</w:t>
            </w:r>
            <w:r>
              <w:rPr>
                <w:rFonts w:ascii="Arial" w:eastAsiaTheme="minorEastAsia" w:hAnsi="Arial" w:cs="Arial"/>
              </w:rPr>
              <w:t>, reciben el nombre de</w:t>
            </w:r>
            <w:r w:rsidRPr="00560ED9">
              <w:rPr>
                <w:rFonts w:ascii="Arial" w:eastAsiaTheme="minorEastAsia" w:hAnsi="Arial" w:cs="Arial"/>
              </w:rPr>
              <w:t xml:space="preserve"> </w:t>
            </w:r>
            <w:r w:rsidRPr="00560ED9">
              <w:rPr>
                <w:rFonts w:ascii="Arial" w:eastAsiaTheme="minorEastAsia" w:hAnsi="Arial" w:cs="Arial"/>
                <w:b/>
              </w:rPr>
              <w:t>función</w:t>
            </w:r>
            <w:r>
              <w:rPr>
                <w:rFonts w:ascii="Arial" w:eastAsiaTheme="minorEastAsia" w:hAnsi="Arial" w:cs="Arial"/>
                <w:b/>
              </w:rPr>
              <w:t xml:space="preserve"> logarítmica</w:t>
            </w:r>
            <w:r w:rsidRPr="00560ED9">
              <w:rPr>
                <w:rFonts w:ascii="Arial" w:eastAsiaTheme="minorEastAsia" w:hAnsi="Arial" w:cs="Arial"/>
                <w:b/>
              </w:rPr>
              <w:t>.</w:t>
            </w:r>
          </w:p>
        </w:tc>
      </w:tr>
    </w:tbl>
    <w:p w14:paraId="28740E79" w14:textId="77777777" w:rsidR="00C3582A" w:rsidRPr="00560ED9" w:rsidRDefault="00C3582A" w:rsidP="00C3582A">
      <w:pPr>
        <w:tabs>
          <w:tab w:val="left" w:pos="3390"/>
        </w:tabs>
        <w:spacing w:after="0"/>
        <w:jc w:val="both"/>
        <w:rPr>
          <w:rFonts w:ascii="Arial" w:hAnsi="Arial" w:cs="Arial"/>
        </w:rPr>
      </w:pPr>
      <w:r>
        <w:rPr>
          <w:rFonts w:ascii="Arial" w:hAnsi="Arial" w:cs="Arial"/>
        </w:rPr>
        <w:tab/>
      </w:r>
    </w:p>
    <w:p w14:paraId="393DB718" w14:textId="110707B8" w:rsidR="00C3582A" w:rsidRPr="00C3582A" w:rsidRDefault="00C3582A" w:rsidP="00FF4682">
      <w:pPr>
        <w:tabs>
          <w:tab w:val="right" w:pos="8498"/>
        </w:tabs>
        <w:spacing w:after="0"/>
        <w:jc w:val="both"/>
        <w:rPr>
          <w:rFonts w:ascii="Arial" w:hAnsi="Arial" w:cs="Arial"/>
        </w:rPr>
      </w:pPr>
      <w:r w:rsidRPr="00C3582A">
        <w:rPr>
          <w:rFonts w:ascii="Arial" w:hAnsi="Arial" w:cs="Arial"/>
        </w:rPr>
        <w:t xml:space="preserve">El dominio de las funciones logarítmicas es </w:t>
      </w:r>
      <w:proofErr w:type="spellStart"/>
      <w:r w:rsidRPr="00C3582A">
        <w:rPr>
          <w:rFonts w:ascii="Arial" w:hAnsi="Arial" w:cs="Arial"/>
        </w:rPr>
        <w:t>Dom</w:t>
      </w:r>
      <w:proofErr w:type="spellEnd"/>
      <w:r w:rsidRPr="00C3582A">
        <w:rPr>
          <w:rFonts w:ascii="Arial" w:hAnsi="Arial" w:cs="Arial"/>
        </w:rPr>
        <w:t xml:space="preserve"> f = (0, ∞) y el rango es </w:t>
      </w:r>
      <w:proofErr w:type="spellStart"/>
      <w:r w:rsidRPr="00C3582A">
        <w:rPr>
          <w:rFonts w:ascii="Arial" w:hAnsi="Arial" w:cs="Arial"/>
        </w:rPr>
        <w:t>Ran</w:t>
      </w:r>
      <w:r w:rsidR="005B0AC2">
        <w:rPr>
          <w:rFonts w:ascii="Arial" w:hAnsi="Arial" w:cs="Arial"/>
        </w:rPr>
        <w:t>g</w:t>
      </w:r>
      <w:proofErr w:type="spellEnd"/>
      <w:r w:rsidRPr="00C3582A">
        <w:rPr>
          <w:rFonts w:ascii="Arial" w:hAnsi="Arial" w:cs="Arial"/>
        </w:rPr>
        <w:t xml:space="preserve"> f = </w:t>
      </w:r>
      <w:r w:rsidRPr="00C3582A">
        <w:rPr>
          <w:rFonts w:ascii="Cambria Math" w:hAnsi="Cambria Math" w:cs="Cambria Math"/>
        </w:rPr>
        <w:t>ℝ</w:t>
      </w:r>
      <w:r w:rsidRPr="00C3582A">
        <w:rPr>
          <w:rFonts w:ascii="Arial" w:hAnsi="Arial" w:cs="Arial"/>
        </w:rPr>
        <w:t>.</w:t>
      </w:r>
    </w:p>
    <w:p w14:paraId="7C687B6F" w14:textId="06BA8D7B" w:rsidR="00C3582A" w:rsidRPr="00C3582A" w:rsidRDefault="00C3582A" w:rsidP="00FF4682">
      <w:pPr>
        <w:tabs>
          <w:tab w:val="right" w:pos="8498"/>
        </w:tabs>
        <w:spacing w:after="0"/>
        <w:jc w:val="both"/>
        <w:rPr>
          <w:rFonts w:ascii="Arial" w:hAnsi="Arial" w:cs="Arial"/>
        </w:rPr>
      </w:pPr>
      <w:r w:rsidRPr="00C3582A">
        <w:rPr>
          <w:rFonts w:ascii="Arial" w:hAnsi="Arial" w:cs="Arial"/>
        </w:rPr>
        <w:lastRenderedPageBreak/>
        <w:t xml:space="preserve">Si a &gt; 1  la </w:t>
      </w:r>
      <w:r w:rsidR="00D10321" w:rsidRPr="00C3582A">
        <w:rPr>
          <w:rFonts w:ascii="Arial" w:hAnsi="Arial" w:cs="Arial"/>
        </w:rPr>
        <w:t>función</w:t>
      </w:r>
      <w:r w:rsidRPr="00C3582A">
        <w:rPr>
          <w:rFonts w:ascii="Arial" w:hAnsi="Arial" w:cs="Arial"/>
        </w:rPr>
        <w:t xml:space="preserve"> es monótona creciente y  si 0 &lt; a &lt; 1 la función es monótona decreciente.</w:t>
      </w:r>
    </w:p>
    <w:p w14:paraId="0EE5E755" w14:textId="77777777" w:rsidR="00D10321" w:rsidRPr="00560ED9" w:rsidRDefault="00D10321" w:rsidP="00D10321">
      <w:pPr>
        <w:tabs>
          <w:tab w:val="right" w:pos="8498"/>
        </w:tabs>
        <w:rPr>
          <w:rFonts w:ascii="Arial" w:eastAsiaTheme="minorEastAsia" w:hAnsi="Arial" w:cs="Arial"/>
        </w:rPr>
      </w:pPr>
    </w:p>
    <w:tbl>
      <w:tblPr>
        <w:tblStyle w:val="Tablaconcuadrcula"/>
        <w:tblW w:w="9054" w:type="dxa"/>
        <w:tblLayout w:type="fixed"/>
        <w:tblLook w:val="04A0" w:firstRow="1" w:lastRow="0" w:firstColumn="1" w:lastColumn="0" w:noHBand="0" w:noVBand="1"/>
      </w:tblPr>
      <w:tblGrid>
        <w:gridCol w:w="1384"/>
        <w:gridCol w:w="7670"/>
      </w:tblGrid>
      <w:tr w:rsidR="00D10321" w:rsidRPr="00560ED9" w14:paraId="202F6288" w14:textId="77777777" w:rsidTr="008E1CD6">
        <w:tc>
          <w:tcPr>
            <w:tcW w:w="9054" w:type="dxa"/>
            <w:gridSpan w:val="2"/>
            <w:shd w:val="clear" w:color="auto" w:fill="0D0D0D" w:themeFill="text1" w:themeFillTint="F2"/>
          </w:tcPr>
          <w:p w14:paraId="24E85F54" w14:textId="77777777" w:rsidR="00D10321" w:rsidRPr="00560ED9" w:rsidRDefault="00D10321" w:rsidP="008E1CD6">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019DDCE1" w14:textId="77777777" w:rsidR="00D10321" w:rsidRPr="00560ED9" w:rsidRDefault="00D10321" w:rsidP="008E1CD6">
            <w:pPr>
              <w:jc w:val="center"/>
              <w:rPr>
                <w:rFonts w:ascii="Arial" w:hAnsi="Arial" w:cs="Arial"/>
                <w:b/>
                <w:color w:val="FFFFFF" w:themeColor="background1"/>
              </w:rPr>
            </w:pPr>
          </w:p>
        </w:tc>
      </w:tr>
      <w:tr w:rsidR="00D10321" w:rsidRPr="00560ED9" w14:paraId="5D4E7267" w14:textId="77777777" w:rsidTr="008E1CD6">
        <w:tc>
          <w:tcPr>
            <w:tcW w:w="1384" w:type="dxa"/>
          </w:tcPr>
          <w:p w14:paraId="54E3B720" w14:textId="77777777" w:rsidR="00D10321" w:rsidRPr="00560ED9" w:rsidRDefault="00D10321" w:rsidP="008E1CD6">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EF5230D" w14:textId="730FD542" w:rsidR="00D10321" w:rsidRPr="00560ED9" w:rsidRDefault="005B0AC2" w:rsidP="008E1CD6">
            <w:pPr>
              <w:rPr>
                <w:rFonts w:ascii="Arial" w:hAnsi="Arial" w:cs="Arial"/>
                <w:b/>
                <w:color w:val="000000"/>
                <w:sz w:val="18"/>
                <w:szCs w:val="18"/>
              </w:rPr>
            </w:pPr>
            <w:r>
              <w:rPr>
                <w:rFonts w:ascii="Arial" w:hAnsi="Arial" w:cs="Arial"/>
                <w:color w:val="000000"/>
              </w:rPr>
              <w:t>MA_11_02_IMG28</w:t>
            </w:r>
          </w:p>
        </w:tc>
      </w:tr>
      <w:tr w:rsidR="00D10321" w:rsidRPr="00560ED9" w14:paraId="3BEA8EFB" w14:textId="77777777" w:rsidTr="008E1CD6">
        <w:tc>
          <w:tcPr>
            <w:tcW w:w="1384" w:type="dxa"/>
          </w:tcPr>
          <w:p w14:paraId="2587BA9A" w14:textId="77777777" w:rsidR="00D10321" w:rsidRPr="00560ED9" w:rsidRDefault="00D10321" w:rsidP="008E1CD6">
            <w:pPr>
              <w:rPr>
                <w:rFonts w:ascii="Arial" w:hAnsi="Arial" w:cs="Arial"/>
                <w:color w:val="000000"/>
              </w:rPr>
            </w:pPr>
            <w:r w:rsidRPr="00560ED9">
              <w:rPr>
                <w:rFonts w:ascii="Arial" w:hAnsi="Arial" w:cs="Arial"/>
                <w:b/>
                <w:color w:val="000000"/>
                <w:sz w:val="18"/>
                <w:szCs w:val="18"/>
              </w:rPr>
              <w:t>Descripción</w:t>
            </w:r>
          </w:p>
        </w:tc>
        <w:tc>
          <w:tcPr>
            <w:tcW w:w="7670" w:type="dxa"/>
          </w:tcPr>
          <w:p w14:paraId="630E6FF9" w14:textId="041DFBEE" w:rsidR="00D10321" w:rsidRPr="00560ED9" w:rsidRDefault="00D10321" w:rsidP="008E1CD6">
            <w:pPr>
              <w:rPr>
                <w:rFonts w:ascii="Arial" w:hAnsi="Arial" w:cs="Arial"/>
                <w:color w:val="000000"/>
              </w:rPr>
            </w:pPr>
            <w:r>
              <w:rPr>
                <w:rFonts w:ascii="Arial" w:hAnsi="Arial" w:cs="Arial"/>
                <w:color w:val="000000"/>
              </w:rPr>
              <w:t>La función logarítmica</w:t>
            </w:r>
          </w:p>
        </w:tc>
      </w:tr>
      <w:tr w:rsidR="00D10321" w:rsidRPr="00560ED9" w14:paraId="13A2FDF1" w14:textId="77777777" w:rsidTr="008E1CD6">
        <w:tc>
          <w:tcPr>
            <w:tcW w:w="1384" w:type="dxa"/>
          </w:tcPr>
          <w:p w14:paraId="307BFFC3" w14:textId="77777777" w:rsidR="00D10321" w:rsidRPr="00560ED9" w:rsidRDefault="00D10321" w:rsidP="008E1CD6">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00FA7BF" w14:textId="6E778F31" w:rsidR="00D10321" w:rsidRPr="00560ED9" w:rsidRDefault="00D10321" w:rsidP="008E1CD6">
            <w:pPr>
              <w:rPr>
                <w:rFonts w:ascii="Arial" w:hAnsi="Arial" w:cs="Arial"/>
                <w:color w:val="000000"/>
              </w:rPr>
            </w:pPr>
          </w:p>
        </w:tc>
      </w:tr>
      <w:tr w:rsidR="00D10321" w:rsidRPr="00560ED9" w14:paraId="2B242945" w14:textId="77777777" w:rsidTr="008E1CD6">
        <w:tc>
          <w:tcPr>
            <w:tcW w:w="1384" w:type="dxa"/>
          </w:tcPr>
          <w:p w14:paraId="6EF4B8D3" w14:textId="77777777" w:rsidR="00D10321" w:rsidRPr="00560ED9" w:rsidRDefault="00D10321" w:rsidP="008E1CD6">
            <w:pPr>
              <w:rPr>
                <w:rFonts w:ascii="Arial" w:hAnsi="Arial" w:cs="Arial"/>
                <w:color w:val="000000"/>
              </w:rPr>
            </w:pPr>
            <w:r w:rsidRPr="00560ED9">
              <w:rPr>
                <w:rFonts w:ascii="Arial" w:hAnsi="Arial" w:cs="Arial"/>
                <w:b/>
                <w:color w:val="000000"/>
                <w:sz w:val="18"/>
                <w:szCs w:val="18"/>
              </w:rPr>
              <w:t>Pie de imagen</w:t>
            </w:r>
          </w:p>
        </w:tc>
        <w:tc>
          <w:tcPr>
            <w:tcW w:w="7670" w:type="dxa"/>
          </w:tcPr>
          <w:p w14:paraId="3D637249" w14:textId="347CAA32" w:rsidR="00D10321" w:rsidRPr="00D10321" w:rsidRDefault="00D10321" w:rsidP="00D10321">
            <w:pPr>
              <w:tabs>
                <w:tab w:val="right" w:pos="8498"/>
              </w:tabs>
              <w:jc w:val="both"/>
              <w:rPr>
                <w:rFonts w:ascii="Arial" w:eastAsiaTheme="minorEastAsia" w:hAnsi="Arial" w:cs="Arial"/>
              </w:rPr>
            </w:pPr>
            <w:r>
              <w:rPr>
                <w:rFonts w:ascii="Arial" w:eastAsiaTheme="minorEastAsia" w:hAnsi="Arial" w:cs="Arial"/>
              </w:rPr>
              <w:t xml:space="preserve">La grafica de la izquierda representa  la función f(x) = </w:t>
            </w:r>
            <w:proofErr w:type="spellStart"/>
            <w:r>
              <w:rPr>
                <w:rFonts w:ascii="Arial" w:eastAsiaTheme="minorEastAsia" w:hAnsi="Arial" w:cs="Arial"/>
              </w:rPr>
              <w:t>log</w:t>
            </w:r>
            <w:r w:rsidRPr="00D10321">
              <w:rPr>
                <w:rFonts w:ascii="Arial" w:eastAsiaTheme="minorEastAsia" w:hAnsi="Arial" w:cs="Arial"/>
                <w:vertAlign w:val="subscript"/>
              </w:rPr>
              <w:t>a</w:t>
            </w:r>
            <w:r w:rsidRPr="00D10321">
              <w:rPr>
                <w:rFonts w:ascii="Arial" w:eastAsiaTheme="minorEastAsia" w:hAnsi="Arial" w:cs="Arial"/>
                <w:i/>
              </w:rPr>
              <w:t>x</w:t>
            </w:r>
            <w:proofErr w:type="spellEnd"/>
            <w:r>
              <w:rPr>
                <w:rFonts w:ascii="Arial" w:eastAsiaTheme="minorEastAsia" w:hAnsi="Arial" w:cs="Arial"/>
                <w:i/>
              </w:rPr>
              <w:t xml:space="preserve">  </w:t>
            </w:r>
            <w:r w:rsidRPr="00D10321">
              <w:rPr>
                <w:rFonts w:ascii="Arial" w:eastAsiaTheme="minorEastAsia" w:hAnsi="Arial" w:cs="Arial"/>
              </w:rPr>
              <w:t xml:space="preserve">con </w:t>
            </w:r>
            <w:r>
              <w:rPr>
                <w:rFonts w:ascii="Arial" w:eastAsiaTheme="minorEastAsia" w:hAnsi="Arial" w:cs="Arial"/>
                <w:i/>
              </w:rPr>
              <w:t xml:space="preserve">a &gt; 0 </w:t>
            </w:r>
            <w:r>
              <w:rPr>
                <w:rFonts w:ascii="Arial" w:eastAsiaTheme="minorEastAsia" w:hAnsi="Arial" w:cs="Arial"/>
              </w:rPr>
              <w:t>y la gráfica de la derecha representa</w:t>
            </w:r>
            <w:r>
              <w:rPr>
                <w:rFonts w:ascii="Arial" w:eastAsiaTheme="minorEastAsia" w:hAnsi="Arial" w:cs="Arial"/>
                <w:i/>
              </w:rPr>
              <w:t xml:space="preserve"> </w:t>
            </w:r>
            <w:r>
              <w:rPr>
                <w:rFonts w:ascii="Arial" w:eastAsiaTheme="minorEastAsia" w:hAnsi="Arial" w:cs="Arial"/>
              </w:rPr>
              <w:t>la funció</w:t>
            </w:r>
            <w:r w:rsidRPr="00D10321">
              <w:rPr>
                <w:rFonts w:ascii="Arial" w:eastAsiaTheme="minorEastAsia" w:hAnsi="Arial" w:cs="Arial"/>
              </w:rPr>
              <w:t>n</w:t>
            </w:r>
            <w:r>
              <w:rPr>
                <w:rFonts w:ascii="Arial" w:eastAsiaTheme="minorEastAsia" w:hAnsi="Arial" w:cs="Arial"/>
                <w:i/>
              </w:rPr>
              <w:t xml:space="preserve"> f(x) = </w:t>
            </w:r>
            <w:proofErr w:type="spellStart"/>
            <w:r>
              <w:rPr>
                <w:rFonts w:ascii="Arial" w:eastAsiaTheme="minorEastAsia" w:hAnsi="Arial" w:cs="Arial"/>
                <w:i/>
              </w:rPr>
              <w:t>log</w:t>
            </w:r>
            <w:r w:rsidRPr="00D10321">
              <w:rPr>
                <w:rFonts w:ascii="Arial" w:eastAsiaTheme="minorEastAsia" w:hAnsi="Arial" w:cs="Arial"/>
                <w:i/>
                <w:vertAlign w:val="subscript"/>
              </w:rPr>
              <w:t>a</w:t>
            </w:r>
            <w:r>
              <w:rPr>
                <w:rFonts w:ascii="Arial" w:eastAsiaTheme="minorEastAsia" w:hAnsi="Arial" w:cs="Arial"/>
                <w:i/>
              </w:rPr>
              <w:t>x</w:t>
            </w:r>
            <w:proofErr w:type="spellEnd"/>
            <w:r>
              <w:rPr>
                <w:rFonts w:ascii="Arial" w:eastAsiaTheme="minorEastAsia" w:hAnsi="Arial" w:cs="Arial"/>
                <w:i/>
              </w:rPr>
              <w:t xml:space="preserve"> con </w:t>
            </w:r>
            <w:r w:rsidRPr="00C3582A">
              <w:rPr>
                <w:rFonts w:ascii="Arial" w:hAnsi="Arial" w:cs="Arial"/>
              </w:rPr>
              <w:t>0 &lt; a &lt; 1</w:t>
            </w:r>
          </w:p>
        </w:tc>
      </w:tr>
    </w:tbl>
    <w:p w14:paraId="2550123C" w14:textId="77777777" w:rsidR="00D10321" w:rsidRDefault="00D10321" w:rsidP="00D10321">
      <w:pPr>
        <w:tabs>
          <w:tab w:val="right" w:pos="8498"/>
        </w:tabs>
        <w:spacing w:after="0"/>
        <w:jc w:val="both"/>
        <w:rPr>
          <w:rFonts w:ascii="Arial" w:hAnsi="Arial" w:cs="Arial"/>
          <w:highlight w:val="yellow"/>
        </w:rPr>
      </w:pPr>
    </w:p>
    <w:p w14:paraId="39E1008C" w14:textId="77777777" w:rsidR="00FF4682" w:rsidRDefault="00FF4682" w:rsidP="00FF4682">
      <w:pPr>
        <w:tabs>
          <w:tab w:val="right" w:pos="8498"/>
        </w:tabs>
        <w:spacing w:after="0"/>
        <w:jc w:val="both"/>
        <w:rPr>
          <w:rFonts w:ascii="Arial" w:hAnsi="Arial" w:cs="Arial"/>
          <w:b/>
        </w:rPr>
      </w:pPr>
    </w:p>
    <w:p w14:paraId="308EDD9E" w14:textId="77777777" w:rsidR="00C3582A" w:rsidRPr="00560ED9" w:rsidRDefault="00C3582A" w:rsidP="00FF4682">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8"/>
        <w:gridCol w:w="6360"/>
      </w:tblGrid>
      <w:tr w:rsidR="00B82E9D" w:rsidRPr="00560ED9" w14:paraId="7CE60673" w14:textId="77777777" w:rsidTr="00C3582A">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F5577EA" w14:textId="77777777" w:rsidR="00B82E9D" w:rsidRPr="00560ED9" w:rsidRDefault="00B82E9D" w:rsidP="00C3582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B82E9D" w:rsidRPr="00560ED9" w14:paraId="0C341BC1" w14:textId="77777777" w:rsidTr="00C3582A">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25DB2" w14:textId="77777777" w:rsidR="00B82E9D" w:rsidRPr="00560ED9" w:rsidRDefault="00B82E9D" w:rsidP="00C3582A">
            <w:pPr>
              <w:rPr>
                <w:rFonts w:ascii="Arial" w:hAnsi="Arial" w:cs="Arial"/>
                <w:b/>
                <w:color w:val="000000"/>
                <w:sz w:val="18"/>
                <w:szCs w:val="18"/>
              </w:rPr>
            </w:pPr>
            <w:r w:rsidRPr="00560ED9">
              <w:rPr>
                <w:rFonts w:ascii="Arial" w:hAnsi="Arial" w:cs="Arial"/>
                <w:b/>
                <w:color w:val="000000"/>
                <w:sz w:val="18"/>
                <w:szCs w:val="18"/>
              </w:rPr>
              <w:t>Código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12924" w14:textId="212E9D39" w:rsidR="00B82E9D" w:rsidRPr="00560ED9" w:rsidRDefault="00B82E9D" w:rsidP="00C3582A">
            <w:pPr>
              <w:rPr>
                <w:rFonts w:ascii="Arial" w:hAnsi="Arial" w:cs="Arial"/>
                <w:b/>
                <w:color w:val="000000"/>
                <w:sz w:val="18"/>
                <w:szCs w:val="18"/>
              </w:rPr>
            </w:pPr>
            <w:r w:rsidRPr="00560ED9">
              <w:rPr>
                <w:rFonts w:ascii="Arial" w:hAnsi="Arial" w:cs="Arial"/>
                <w:color w:val="000000"/>
              </w:rPr>
              <w:t>MA_11_02_CO_REC</w:t>
            </w:r>
            <w:r>
              <w:rPr>
                <w:rFonts w:ascii="Arial" w:hAnsi="Arial" w:cs="Arial"/>
                <w:color w:val="000000"/>
              </w:rPr>
              <w:t>180</w:t>
            </w:r>
          </w:p>
        </w:tc>
      </w:tr>
      <w:tr w:rsidR="00B82E9D" w:rsidRPr="00560ED9" w14:paraId="06746118" w14:textId="77777777" w:rsidTr="00C3582A">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196E24" w14:textId="77777777" w:rsidR="00B82E9D" w:rsidRPr="00560ED9" w:rsidRDefault="00B82E9D" w:rsidP="00C3582A">
            <w:pPr>
              <w:rPr>
                <w:rFonts w:ascii="Arial" w:hAnsi="Arial" w:cs="Arial"/>
                <w:color w:val="000000"/>
              </w:rPr>
            </w:pPr>
            <w:r w:rsidRPr="00560ED9">
              <w:rPr>
                <w:rFonts w:ascii="Arial" w:hAnsi="Arial" w:cs="Arial"/>
                <w:b/>
                <w:color w:val="000000"/>
                <w:sz w:val="18"/>
                <w:szCs w:val="18"/>
              </w:rPr>
              <w:t>Título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3294D" w14:textId="30A95215" w:rsidR="00B82E9D" w:rsidRPr="00455B9C" w:rsidRDefault="00B82E9D" w:rsidP="00C3582A">
            <w:pPr>
              <w:rPr>
                <w:rFonts w:ascii="Arial" w:hAnsi="Arial" w:cs="Arial"/>
                <w:color w:val="000000"/>
                <w:sz w:val="24"/>
                <w:szCs w:val="24"/>
              </w:rPr>
            </w:pPr>
            <w:r w:rsidRPr="00B82E9D">
              <w:rPr>
                <w:rFonts w:ascii="Arial" w:hAnsi="Arial" w:cs="Arial"/>
                <w:color w:val="000000"/>
                <w:sz w:val="24"/>
                <w:szCs w:val="24"/>
              </w:rPr>
              <w:t>Aplicaciones de la función logarítmica y la función exponencial</w:t>
            </w:r>
          </w:p>
        </w:tc>
      </w:tr>
      <w:tr w:rsidR="00B82E9D" w:rsidRPr="00560ED9" w14:paraId="3F5AA95C" w14:textId="77777777" w:rsidTr="00C3582A">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D7B55" w14:textId="77777777" w:rsidR="00B82E9D" w:rsidRPr="00560ED9" w:rsidRDefault="00B82E9D" w:rsidP="00C3582A">
            <w:pPr>
              <w:rPr>
                <w:rFonts w:ascii="Arial" w:hAnsi="Arial" w:cs="Arial"/>
                <w:color w:val="000000"/>
              </w:rPr>
            </w:pPr>
            <w:r w:rsidRPr="00560ED9">
              <w:rPr>
                <w:rFonts w:ascii="Arial" w:hAnsi="Arial" w:cs="Arial"/>
                <w:b/>
                <w:color w:val="000000"/>
                <w:sz w:val="18"/>
                <w:szCs w:val="18"/>
              </w:rPr>
              <w:t>Descripción</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14CC3" w14:textId="4E875D5A" w:rsidR="00B82E9D" w:rsidRPr="00455B9C" w:rsidRDefault="00B82E9D" w:rsidP="00C3582A">
            <w:pPr>
              <w:jc w:val="both"/>
              <w:rPr>
                <w:rFonts w:ascii="Arial" w:hAnsi="Arial" w:cs="Arial"/>
                <w:color w:val="000000"/>
                <w:sz w:val="24"/>
                <w:szCs w:val="24"/>
              </w:rPr>
            </w:pPr>
            <w:r>
              <w:rPr>
                <w:rFonts w:ascii="Arial" w:hAnsi="Arial" w:cs="Arial"/>
                <w:color w:val="000000"/>
                <w:sz w:val="24"/>
                <w:szCs w:val="24"/>
              </w:rPr>
              <w:t>Interactivo que presenta in</w:t>
            </w:r>
            <w:r w:rsidRPr="00B82E9D">
              <w:rPr>
                <w:rFonts w:ascii="Arial" w:hAnsi="Arial" w:cs="Arial"/>
                <w:color w:val="000000"/>
                <w:sz w:val="24"/>
                <w:szCs w:val="24"/>
              </w:rPr>
              <w:t>formación sobre la función logarítmica y la función exponencial</w:t>
            </w:r>
          </w:p>
        </w:tc>
      </w:tr>
    </w:tbl>
    <w:p w14:paraId="14200411" w14:textId="77777777" w:rsidR="00B82E9D" w:rsidRDefault="00B82E9D" w:rsidP="00B82E9D">
      <w:pPr>
        <w:tabs>
          <w:tab w:val="right" w:pos="8498"/>
        </w:tabs>
        <w:spacing w:after="0"/>
        <w:jc w:val="both"/>
        <w:rPr>
          <w:rFonts w:ascii="Arial" w:hAnsi="Arial" w:cs="Arial"/>
          <w:highlight w:val="yellow"/>
        </w:rPr>
      </w:pPr>
    </w:p>
    <w:p w14:paraId="0F7EA92C" w14:textId="77777777" w:rsidR="00A77E21" w:rsidRDefault="00A77E21" w:rsidP="00A77E21">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A77E21" w:rsidRPr="00560ED9" w14:paraId="139FA35A" w14:textId="77777777" w:rsidTr="00C3582A">
        <w:tc>
          <w:tcPr>
            <w:tcW w:w="8828" w:type="dxa"/>
            <w:gridSpan w:val="2"/>
            <w:shd w:val="clear" w:color="auto" w:fill="000000" w:themeFill="text1"/>
          </w:tcPr>
          <w:p w14:paraId="092CB81B" w14:textId="77777777" w:rsidR="00A77E21" w:rsidRPr="00560ED9" w:rsidRDefault="00A77E21"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A77E21" w:rsidRPr="00560ED9" w14:paraId="16A5A8D3" w14:textId="77777777" w:rsidTr="00C3582A">
        <w:tc>
          <w:tcPr>
            <w:tcW w:w="2480" w:type="dxa"/>
          </w:tcPr>
          <w:p w14:paraId="6E4A685E" w14:textId="77777777" w:rsidR="00A77E21" w:rsidRPr="00560ED9" w:rsidRDefault="00A77E21"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3792D296" w14:textId="1FF3478C" w:rsidR="00A77E21" w:rsidRPr="00560ED9" w:rsidRDefault="00A77E21" w:rsidP="00C3582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Pr>
                <w:rFonts w:ascii="Arial" w:eastAsiaTheme="minorEastAsia" w:hAnsi="Arial" w:cs="Arial"/>
                <w:color w:val="000000"/>
                <w:sz w:val="24"/>
                <w:szCs w:val="24"/>
              </w:rPr>
              <w:t>190</w:t>
            </w:r>
          </w:p>
        </w:tc>
      </w:tr>
      <w:tr w:rsidR="00A77E21" w:rsidRPr="00560ED9" w14:paraId="4D576CB2" w14:textId="77777777" w:rsidTr="00C3582A">
        <w:tc>
          <w:tcPr>
            <w:tcW w:w="2480" w:type="dxa"/>
          </w:tcPr>
          <w:p w14:paraId="6C4A6271" w14:textId="77777777" w:rsidR="00A77E21" w:rsidRPr="00560ED9" w:rsidRDefault="00A77E21"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74E697B8" w14:textId="21949E89" w:rsidR="00A77E21" w:rsidRPr="006D2BC2" w:rsidRDefault="00A77E21" w:rsidP="00C3582A">
            <w:pPr>
              <w:rPr>
                <w:rFonts w:ascii="Arial" w:eastAsiaTheme="minorEastAsia" w:hAnsi="Arial" w:cs="Arial"/>
                <w:color w:val="000000"/>
                <w:sz w:val="24"/>
                <w:szCs w:val="24"/>
              </w:rPr>
            </w:pPr>
            <w:r w:rsidRPr="00A77E21">
              <w:rPr>
                <w:rFonts w:ascii="Arial" w:hAnsi="Arial" w:cs="Arial"/>
                <w:color w:val="000000"/>
                <w:sz w:val="24"/>
                <w:szCs w:val="24"/>
              </w:rPr>
              <w:t>Practica en funciones exponenciales y logarítmicas</w:t>
            </w:r>
          </w:p>
        </w:tc>
      </w:tr>
      <w:tr w:rsidR="00A77E21" w:rsidRPr="00560ED9" w14:paraId="6579260E" w14:textId="77777777" w:rsidTr="00C3582A">
        <w:tc>
          <w:tcPr>
            <w:tcW w:w="2480" w:type="dxa"/>
          </w:tcPr>
          <w:p w14:paraId="2DF1D66F" w14:textId="77777777" w:rsidR="00A77E21" w:rsidRPr="00560ED9" w:rsidRDefault="00A77E21"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1DA88814" w14:textId="28337E5C" w:rsidR="00A77E21" w:rsidRPr="006D2BC2" w:rsidRDefault="00A77E21" w:rsidP="00A77E21">
            <w:pPr>
              <w:rPr>
                <w:rFonts w:ascii="Arial" w:eastAsiaTheme="minorEastAsia" w:hAnsi="Arial" w:cs="Arial"/>
                <w:color w:val="000000"/>
                <w:sz w:val="24"/>
                <w:szCs w:val="24"/>
              </w:rPr>
            </w:pPr>
            <w:r w:rsidRPr="00A77E21">
              <w:rPr>
                <w:rFonts w:ascii="Arial" w:eastAsiaTheme="minorEastAsia" w:hAnsi="Arial" w:cs="Arial"/>
                <w:color w:val="000000"/>
                <w:sz w:val="24"/>
                <w:szCs w:val="24"/>
              </w:rPr>
              <w:t>Actividad para identificar funciones exponenciales y logarítmicas</w:t>
            </w:r>
            <w:r>
              <w:rPr>
                <w:rFonts w:ascii="Arial" w:eastAsiaTheme="minorEastAsia" w:hAnsi="Arial" w:cs="Arial"/>
                <w:color w:val="000000"/>
                <w:sz w:val="24"/>
                <w:szCs w:val="24"/>
              </w:rPr>
              <w:t xml:space="preserve"> a través de su </w:t>
            </w:r>
            <w:r w:rsidRPr="00A77E21">
              <w:rPr>
                <w:rFonts w:ascii="Arial" w:eastAsiaTheme="minorEastAsia" w:hAnsi="Arial" w:cs="Arial"/>
                <w:color w:val="000000"/>
                <w:sz w:val="24"/>
                <w:szCs w:val="24"/>
              </w:rPr>
              <w:t>gráfica o de si expresión algebraica</w:t>
            </w:r>
          </w:p>
        </w:tc>
      </w:tr>
    </w:tbl>
    <w:p w14:paraId="53E3E442" w14:textId="77777777" w:rsidR="00800B0B" w:rsidRDefault="00800B0B" w:rsidP="00962CCA">
      <w:pPr>
        <w:tabs>
          <w:tab w:val="right" w:pos="8498"/>
        </w:tabs>
        <w:spacing w:after="0"/>
        <w:jc w:val="both"/>
        <w:rPr>
          <w:rFonts w:ascii="Arial" w:hAnsi="Arial" w:cs="Arial"/>
        </w:rPr>
      </w:pPr>
    </w:p>
    <w:p w14:paraId="635BDFA3" w14:textId="77777777" w:rsidR="00FF4682" w:rsidRPr="00560ED9" w:rsidRDefault="00FF4682" w:rsidP="00962CCA">
      <w:pPr>
        <w:tabs>
          <w:tab w:val="right" w:pos="8498"/>
        </w:tabs>
        <w:spacing w:after="0"/>
        <w:jc w:val="both"/>
        <w:rPr>
          <w:rFonts w:ascii="Arial" w:hAnsi="Arial" w:cs="Arial"/>
        </w:rPr>
      </w:pPr>
    </w:p>
    <w:p w14:paraId="7782C235" w14:textId="30D85CFC" w:rsidR="008649B9" w:rsidRPr="00560ED9" w:rsidRDefault="00250E3F" w:rsidP="008649B9">
      <w:pPr>
        <w:tabs>
          <w:tab w:val="right" w:pos="8498"/>
        </w:tabs>
        <w:spacing w:after="0"/>
        <w:jc w:val="both"/>
        <w:rPr>
          <w:rFonts w:ascii="Arial" w:hAnsi="Arial" w:cs="Arial"/>
          <w:b/>
        </w:rPr>
      </w:pPr>
      <w:r w:rsidRPr="00560ED9">
        <w:rPr>
          <w:rFonts w:ascii="Arial" w:hAnsi="Arial" w:cs="Arial"/>
          <w:highlight w:val="yellow"/>
        </w:rPr>
        <w:t xml:space="preserve"> </w:t>
      </w:r>
      <w:r w:rsidR="008649B9" w:rsidRPr="00560ED9">
        <w:rPr>
          <w:rFonts w:ascii="Arial" w:hAnsi="Arial" w:cs="Arial"/>
          <w:highlight w:val="yellow"/>
        </w:rPr>
        <w:t>[SECCIÓN 2]</w:t>
      </w:r>
      <w:r w:rsidR="003977FD">
        <w:rPr>
          <w:rFonts w:ascii="Arial" w:hAnsi="Arial" w:cs="Arial"/>
        </w:rPr>
        <w:t xml:space="preserve"> </w:t>
      </w:r>
      <w:r w:rsidR="008649B9" w:rsidRPr="00560ED9">
        <w:rPr>
          <w:rFonts w:ascii="Arial" w:hAnsi="Arial" w:cs="Arial"/>
          <w:b/>
        </w:rPr>
        <w:t xml:space="preserve">3.3. Funciones a trozos </w:t>
      </w:r>
    </w:p>
    <w:p w14:paraId="61CA6A69" w14:textId="245A5BF0" w:rsidR="0082191F" w:rsidRPr="00560ED9" w:rsidRDefault="005320CF" w:rsidP="008649B9">
      <w:pPr>
        <w:tabs>
          <w:tab w:val="right" w:pos="8498"/>
        </w:tabs>
        <w:spacing w:after="0"/>
        <w:jc w:val="both"/>
        <w:rPr>
          <w:rFonts w:ascii="Arial" w:hAnsi="Arial" w:cs="Arial"/>
          <w:b/>
        </w:rPr>
      </w:pPr>
      <w:r w:rsidRPr="00560ED9">
        <w:rPr>
          <w:rFonts w:ascii="Arial" w:hAnsi="Arial" w:cs="Arial"/>
        </w:rPr>
        <w:t xml:space="preserve">Una </w:t>
      </w:r>
      <w:r w:rsidRPr="00560ED9">
        <w:rPr>
          <w:rFonts w:ascii="Arial" w:hAnsi="Arial" w:cs="Arial"/>
          <w:b/>
        </w:rPr>
        <w:t xml:space="preserve">función está definida a trozos o por partes </w:t>
      </w:r>
      <w:r w:rsidRPr="00560ED9">
        <w:rPr>
          <w:rFonts w:ascii="Arial" w:hAnsi="Arial" w:cs="Arial"/>
        </w:rPr>
        <w:t>si el dominio se divide en dos o más subconjuntos d</w:t>
      </w:r>
      <w:r w:rsidR="00444BCF">
        <w:rPr>
          <w:rFonts w:ascii="Arial" w:hAnsi="Arial" w:cs="Arial"/>
        </w:rPr>
        <w:t>isy</w:t>
      </w:r>
      <w:r w:rsidRPr="00560ED9">
        <w:rPr>
          <w:rFonts w:ascii="Arial" w:hAnsi="Arial" w:cs="Arial"/>
        </w:rPr>
        <w:t>untos (la intersección entre los subconjuntos es vacía) que se denominan trozos y cada uno de ellos tiene una expresión o regla de correspondencia</w:t>
      </w:r>
      <w:r w:rsidR="00444BCF">
        <w:rPr>
          <w:rFonts w:ascii="Arial" w:hAnsi="Arial" w:cs="Arial"/>
        </w:rPr>
        <w:t xml:space="preserve"> propia </w:t>
      </w:r>
      <w:r w:rsidRPr="00560ED9">
        <w:rPr>
          <w:rFonts w:ascii="Arial" w:hAnsi="Arial" w:cs="Arial"/>
        </w:rPr>
        <w:t>que permite relacionar los elementos del dominio con</w:t>
      </w:r>
      <w:r w:rsidR="0003332D" w:rsidRPr="00560ED9">
        <w:rPr>
          <w:rFonts w:ascii="Arial" w:hAnsi="Arial" w:cs="Arial"/>
        </w:rPr>
        <w:t xml:space="preserve"> su</w:t>
      </w:r>
      <w:r w:rsidRPr="00560ED9">
        <w:rPr>
          <w:rFonts w:ascii="Arial" w:hAnsi="Arial" w:cs="Arial"/>
        </w:rPr>
        <w:t xml:space="preserve"> imagen.</w:t>
      </w:r>
    </w:p>
    <w:p w14:paraId="0EE1ADC6" w14:textId="77777777" w:rsidR="005629C8" w:rsidRDefault="005629C8" w:rsidP="00962CCA">
      <w:pPr>
        <w:tabs>
          <w:tab w:val="right" w:pos="8498"/>
        </w:tabs>
        <w:spacing w:after="0"/>
        <w:jc w:val="both"/>
        <w:rPr>
          <w:rFonts w:ascii="Arial" w:hAnsi="Arial" w:cs="Arial"/>
        </w:rPr>
      </w:pPr>
    </w:p>
    <w:p w14:paraId="1398FE84" w14:textId="5663794D" w:rsidR="0003332D" w:rsidRPr="00560ED9" w:rsidRDefault="00977896" w:rsidP="00962CCA">
      <w:pPr>
        <w:tabs>
          <w:tab w:val="right" w:pos="8498"/>
        </w:tabs>
        <w:spacing w:after="0"/>
        <w:jc w:val="both"/>
        <w:rPr>
          <w:rFonts w:ascii="Arial" w:eastAsiaTheme="minorEastAsia" w:hAnsi="Arial" w:cs="Arial"/>
        </w:rPr>
      </w:pPr>
      <w:r w:rsidRPr="00977896">
        <w:rPr>
          <w:rFonts w:ascii="Arial" w:hAnsi="Arial" w:cs="Arial"/>
        </w:rPr>
        <w:t>Por ejemplo,</w:t>
      </w:r>
      <w:r w:rsidR="00647057" w:rsidRPr="00977896">
        <w:rPr>
          <w:rFonts w:ascii="Arial" w:hAnsi="Arial" w:cs="Arial"/>
        </w:rPr>
        <w:t xml:space="preserve"> </w:t>
      </w:r>
      <w:r>
        <w:rPr>
          <w:rFonts w:ascii="Arial" w:hAnsi="Arial" w:cs="Arial"/>
        </w:rPr>
        <w:t>u</w:t>
      </w:r>
      <w:r w:rsidR="00A87777" w:rsidRPr="00977896">
        <w:rPr>
          <w:rFonts w:ascii="Arial" w:hAnsi="Arial" w:cs="Arial"/>
        </w:rPr>
        <w:t>na</w:t>
      </w:r>
      <w:r w:rsidR="00647057" w:rsidRPr="00560ED9">
        <w:rPr>
          <w:rFonts w:ascii="Arial" w:hAnsi="Arial" w:cs="Arial"/>
        </w:rPr>
        <w:t xml:space="preserve"> función</w:t>
      </w:r>
      <w:r w:rsidR="00444BCF">
        <w:rPr>
          <w:rFonts w:ascii="Arial" w:hAnsi="Arial" w:cs="Arial"/>
        </w:rPr>
        <w:t xml:space="preserve"> </w:t>
      </w:r>
      <w:r w:rsidR="00444BCF" w:rsidRPr="00444BCF">
        <w:rPr>
          <w:rFonts w:ascii="Times New Roman" w:hAnsi="Times New Roman" w:cs="Times New Roman"/>
          <w:i/>
        </w:rPr>
        <w:t>f</w:t>
      </w:r>
      <w:r w:rsidR="00444BCF">
        <w:rPr>
          <w:rFonts w:ascii="Arial" w:hAnsi="Arial" w:cs="Arial"/>
        </w:rPr>
        <w:t xml:space="preserve"> de</w:t>
      </w:r>
      <w:r w:rsidR="00647057" w:rsidRPr="00560ED9">
        <w:rPr>
          <w:rFonts w:ascii="Arial" w:hAnsi="Arial" w:cs="Arial"/>
        </w:rPr>
        <w:t xml:space="preserve"> dominio</w:t>
      </w:r>
      <w:r>
        <w:rPr>
          <w:rFonts w:ascii="Arial" w:hAnsi="Arial" w:cs="Arial"/>
        </w:rPr>
        <w:t xml:space="preserve"> </w:t>
      </w:r>
      <w:r w:rsidRPr="00977896">
        <w:rPr>
          <w:rFonts w:ascii="Arial" w:hAnsi="Arial" w:cs="Arial"/>
          <w:i/>
        </w:rPr>
        <w:t xml:space="preserve">(-4, </w:t>
      </w:r>
      <w:r w:rsidRPr="00977896">
        <w:rPr>
          <w:rFonts w:ascii="Cambria Math" w:hAnsi="Cambria Math" w:cs="Arial"/>
          <w:i/>
        </w:rPr>
        <w:t>∞</w:t>
      </w:r>
      <w:r w:rsidRPr="00977896">
        <w:rPr>
          <w:rFonts w:ascii="Arial" w:hAnsi="Arial" w:cs="Arial"/>
          <w:i/>
        </w:rPr>
        <w:t>)</w:t>
      </w:r>
      <w:r w:rsidR="00444BCF">
        <w:rPr>
          <w:rFonts w:ascii="Arial" w:eastAsiaTheme="minorEastAsia" w:hAnsi="Arial" w:cs="Arial"/>
        </w:rPr>
        <w:t xml:space="preserve"> definida en tres trozos</w:t>
      </w:r>
      <w:r w:rsidR="00647057" w:rsidRPr="00560ED9">
        <w:rPr>
          <w:rFonts w:ascii="Arial" w:eastAsiaTheme="minorEastAsia" w:hAnsi="Arial" w:cs="Arial"/>
        </w:rPr>
        <w:t xml:space="preserve"> </w:t>
      </w:r>
      <w:r w:rsidR="0003332D" w:rsidRPr="00560ED9">
        <w:rPr>
          <w:rFonts w:ascii="Arial" w:eastAsiaTheme="minorEastAsia" w:hAnsi="Arial" w:cs="Arial"/>
        </w:rPr>
        <w:t>presenta las siguientes reglas de correspondencia:</w:t>
      </w:r>
    </w:p>
    <w:p w14:paraId="5A8FB63A" w14:textId="6D483D49" w:rsidR="007F56FC" w:rsidRPr="009C2756" w:rsidRDefault="007F56FC" w:rsidP="009C2756">
      <w:pPr>
        <w:pStyle w:val="Prrafodelista"/>
        <w:numPr>
          <w:ilvl w:val="0"/>
          <w:numId w:val="9"/>
        </w:numPr>
        <w:tabs>
          <w:tab w:val="right" w:pos="8498"/>
        </w:tabs>
        <w:spacing w:after="0"/>
        <w:jc w:val="both"/>
        <w:rPr>
          <w:rFonts w:ascii="Arial" w:eastAsiaTheme="minorEastAsia" w:hAnsi="Arial" w:cs="Arial"/>
        </w:rPr>
      </w:pPr>
      <w:r w:rsidRPr="009C2756">
        <w:rPr>
          <w:rFonts w:ascii="Arial" w:eastAsiaTheme="minorEastAsia" w:hAnsi="Arial" w:cs="Arial"/>
          <w:b/>
        </w:rPr>
        <w:t xml:space="preserve">Primer trozo: </w:t>
      </w:r>
      <w:r w:rsidR="0003332D" w:rsidRPr="009C2756">
        <w:rPr>
          <w:rFonts w:ascii="Arial" w:eastAsiaTheme="minorEastAsia" w:hAnsi="Arial" w:cs="Arial"/>
        </w:rPr>
        <w:t>Si el elemento del dominio está en el</w:t>
      </w:r>
      <w:r w:rsidR="00444BCF">
        <w:rPr>
          <w:rFonts w:ascii="Arial" w:eastAsiaTheme="minorEastAsia" w:hAnsi="Arial" w:cs="Arial"/>
        </w:rPr>
        <w:t xml:space="preserve"> intervalo</w:t>
      </w:r>
      <w:r w:rsidR="00977896">
        <w:rPr>
          <w:rFonts w:ascii="Arial" w:eastAsiaTheme="minorEastAsia" w:hAnsi="Arial" w:cs="Arial"/>
        </w:rPr>
        <w:t xml:space="preserve"> </w:t>
      </w:r>
      <w:r w:rsidR="00977896" w:rsidRPr="00977896">
        <w:rPr>
          <w:rFonts w:ascii="Arial" w:eastAsiaTheme="minorEastAsia" w:hAnsi="Arial" w:cs="Arial"/>
          <w:i/>
        </w:rPr>
        <w:t>(-4, -1)</w:t>
      </w:r>
      <w:r w:rsidR="0003332D" w:rsidRPr="009C2756">
        <w:rPr>
          <w:rFonts w:ascii="Arial" w:eastAsiaTheme="minorEastAsia" w:hAnsi="Arial" w:cs="Arial"/>
        </w:rPr>
        <w:t>,</w:t>
      </w:r>
      <w:r w:rsidR="00647057" w:rsidRPr="009C2756">
        <w:rPr>
          <w:rFonts w:ascii="Arial" w:eastAsiaTheme="minorEastAsia" w:hAnsi="Arial" w:cs="Arial"/>
        </w:rPr>
        <w:t xml:space="preserve"> las imágenes </w:t>
      </w:r>
      <w:r w:rsidR="0003332D" w:rsidRPr="009C2756">
        <w:rPr>
          <w:rFonts w:ascii="Arial" w:eastAsiaTheme="minorEastAsia" w:hAnsi="Arial" w:cs="Arial"/>
        </w:rPr>
        <w:t xml:space="preserve">se determinan mediante </w:t>
      </w:r>
      <w:r w:rsidR="00647057" w:rsidRPr="009C2756">
        <w:rPr>
          <w:rFonts w:ascii="Arial" w:eastAsiaTheme="minorEastAsia" w:hAnsi="Arial" w:cs="Arial"/>
        </w:rPr>
        <w:t xml:space="preserve">la </w:t>
      </w:r>
      <w:r w:rsidR="0022028C" w:rsidRPr="009C2756">
        <w:rPr>
          <w:rFonts w:ascii="Arial" w:eastAsiaTheme="minorEastAsia" w:hAnsi="Arial" w:cs="Arial"/>
        </w:rPr>
        <w:t>expresión</w:t>
      </w:r>
      <w:r w:rsidR="00977896">
        <w:rPr>
          <w:rFonts w:ascii="Arial" w:eastAsiaTheme="minorEastAsia" w:hAnsi="Arial" w:cs="Arial"/>
        </w:rPr>
        <w:t xml:space="preserve"> </w:t>
      </w:r>
      <w:r w:rsidR="00977896" w:rsidRPr="00977896">
        <w:rPr>
          <w:rFonts w:ascii="Arial" w:eastAsiaTheme="minorEastAsia" w:hAnsi="Arial" w:cs="Arial"/>
          <w:i/>
        </w:rPr>
        <w:t>f(x) = 3</w:t>
      </w:r>
      <w:r w:rsidR="00977896">
        <w:rPr>
          <w:rFonts w:ascii="Arial" w:eastAsiaTheme="minorEastAsia" w:hAnsi="Arial" w:cs="Arial"/>
        </w:rPr>
        <w:t>.</w:t>
      </w:r>
    </w:p>
    <w:p w14:paraId="1383B5D2" w14:textId="5BCF5B59" w:rsidR="007F56FC" w:rsidRPr="009C2756" w:rsidRDefault="007F56FC" w:rsidP="009C2756">
      <w:pPr>
        <w:pStyle w:val="Prrafodelista"/>
        <w:numPr>
          <w:ilvl w:val="0"/>
          <w:numId w:val="9"/>
        </w:numPr>
        <w:tabs>
          <w:tab w:val="right" w:pos="8498"/>
        </w:tabs>
        <w:spacing w:after="0"/>
        <w:jc w:val="both"/>
        <w:rPr>
          <w:rFonts w:ascii="Arial" w:eastAsiaTheme="minorEastAsia" w:hAnsi="Arial" w:cs="Arial"/>
        </w:rPr>
      </w:pPr>
      <w:r w:rsidRPr="009C2756">
        <w:rPr>
          <w:rFonts w:ascii="Arial" w:eastAsiaTheme="minorEastAsia" w:hAnsi="Arial" w:cs="Arial"/>
          <w:b/>
        </w:rPr>
        <w:t>S</w:t>
      </w:r>
      <w:r w:rsidR="00647057" w:rsidRPr="009C2756">
        <w:rPr>
          <w:rFonts w:ascii="Arial" w:eastAsiaTheme="minorEastAsia" w:hAnsi="Arial" w:cs="Arial"/>
          <w:b/>
        </w:rPr>
        <w:t>egundo trozo</w:t>
      </w:r>
      <w:r w:rsidRPr="009C2756">
        <w:rPr>
          <w:rFonts w:ascii="Arial" w:eastAsiaTheme="minorEastAsia" w:hAnsi="Arial" w:cs="Arial"/>
          <w:b/>
        </w:rPr>
        <w:t>:</w:t>
      </w:r>
      <w:r w:rsidR="00444BCF">
        <w:rPr>
          <w:rFonts w:ascii="Arial" w:eastAsiaTheme="minorEastAsia" w:hAnsi="Arial" w:cs="Arial"/>
        </w:rPr>
        <w:t xml:space="preserve"> Si</w:t>
      </w:r>
      <w:r w:rsidRPr="009C2756">
        <w:rPr>
          <w:rFonts w:ascii="Arial" w:eastAsiaTheme="minorEastAsia" w:hAnsi="Arial" w:cs="Arial"/>
        </w:rPr>
        <w:t xml:space="preserve"> el</w:t>
      </w:r>
      <w:r w:rsidR="000019A1" w:rsidRPr="009C2756">
        <w:rPr>
          <w:rFonts w:ascii="Arial" w:eastAsiaTheme="minorEastAsia" w:hAnsi="Arial" w:cs="Arial"/>
        </w:rPr>
        <w:t xml:space="preserve"> </w:t>
      </w:r>
      <w:r w:rsidRPr="009C2756">
        <w:rPr>
          <w:rFonts w:ascii="Arial" w:eastAsiaTheme="minorEastAsia" w:hAnsi="Arial" w:cs="Arial"/>
        </w:rPr>
        <w:t>elemento del dominio está en</w:t>
      </w:r>
      <w:r w:rsidR="00647057" w:rsidRPr="009C2756">
        <w:rPr>
          <w:rFonts w:ascii="Arial" w:eastAsiaTheme="minorEastAsia" w:hAnsi="Arial" w:cs="Arial"/>
        </w:rPr>
        <w:t xml:space="preserve"> el intervalo</w:t>
      </w:r>
      <w:r w:rsidR="00977896">
        <w:rPr>
          <w:rFonts w:ascii="Arial" w:eastAsiaTheme="minorEastAsia" w:hAnsi="Arial" w:cs="Arial"/>
        </w:rPr>
        <w:t xml:space="preserve"> [-1, 2],</w:t>
      </w:r>
      <w:r w:rsidR="00647057" w:rsidRPr="009C2756">
        <w:rPr>
          <w:rFonts w:ascii="Arial" w:eastAsiaTheme="minorEastAsia" w:hAnsi="Arial" w:cs="Arial"/>
        </w:rPr>
        <w:t xml:space="preserve"> la</w:t>
      </w:r>
      <w:r w:rsidR="000019A1" w:rsidRPr="009C2756">
        <w:rPr>
          <w:rFonts w:ascii="Arial" w:eastAsiaTheme="minorEastAsia" w:hAnsi="Arial" w:cs="Arial"/>
        </w:rPr>
        <w:t>s</w:t>
      </w:r>
      <w:r w:rsidR="00647057" w:rsidRPr="009C2756">
        <w:rPr>
          <w:rFonts w:ascii="Arial" w:eastAsiaTheme="minorEastAsia" w:hAnsi="Arial" w:cs="Arial"/>
        </w:rPr>
        <w:t xml:space="preserve"> </w:t>
      </w:r>
      <w:r w:rsidRPr="009C2756">
        <w:rPr>
          <w:rFonts w:ascii="Arial" w:eastAsiaTheme="minorEastAsia" w:hAnsi="Arial" w:cs="Arial"/>
        </w:rPr>
        <w:t xml:space="preserve">imágenes </w:t>
      </w:r>
      <w:r w:rsidR="00647057" w:rsidRPr="009C2756">
        <w:rPr>
          <w:rFonts w:ascii="Arial" w:eastAsiaTheme="minorEastAsia" w:hAnsi="Arial" w:cs="Arial"/>
        </w:rPr>
        <w:t>están determina</w:t>
      </w:r>
      <w:r w:rsidRPr="009C2756">
        <w:rPr>
          <w:rFonts w:ascii="Arial" w:eastAsiaTheme="minorEastAsia" w:hAnsi="Arial" w:cs="Arial"/>
        </w:rPr>
        <w:t>das</w:t>
      </w:r>
      <w:r w:rsidR="00647057" w:rsidRPr="009C2756">
        <w:rPr>
          <w:rFonts w:ascii="Arial" w:eastAsiaTheme="minorEastAsia" w:hAnsi="Arial" w:cs="Arial"/>
        </w:rPr>
        <w:t xml:space="preserve"> por la expresión</w:t>
      </w:r>
      <w:r w:rsidR="00977896">
        <w:rPr>
          <w:rFonts w:ascii="Arial" w:eastAsiaTheme="minorEastAsia" w:hAnsi="Arial" w:cs="Arial"/>
        </w:rPr>
        <w:t xml:space="preserve"> </w:t>
      </w:r>
      <w:r w:rsidR="00977896" w:rsidRPr="00977896">
        <w:rPr>
          <w:rFonts w:ascii="Arial" w:eastAsiaTheme="minorEastAsia" w:hAnsi="Arial" w:cs="Arial"/>
          <w:i/>
        </w:rPr>
        <w:t>f(x) = x</w:t>
      </w:r>
      <w:r w:rsidR="00977896" w:rsidRPr="00977896">
        <w:rPr>
          <w:rFonts w:ascii="Arial" w:eastAsiaTheme="minorEastAsia" w:hAnsi="Arial" w:cs="Arial"/>
          <w:i/>
          <w:vertAlign w:val="superscript"/>
        </w:rPr>
        <w:t>2</w:t>
      </w:r>
      <w:r w:rsidR="00977896" w:rsidRPr="00977896">
        <w:rPr>
          <w:rFonts w:ascii="Arial" w:eastAsiaTheme="minorEastAsia" w:hAnsi="Arial" w:cs="Arial"/>
          <w:i/>
        </w:rPr>
        <w:t xml:space="preserve"> + 2</w:t>
      </w:r>
      <w:r w:rsidR="00977896">
        <w:rPr>
          <w:rFonts w:ascii="Arial" w:eastAsiaTheme="minorEastAsia" w:hAnsi="Arial" w:cs="Arial"/>
        </w:rPr>
        <w:t>.</w:t>
      </w:r>
    </w:p>
    <w:p w14:paraId="3012239B" w14:textId="77777777" w:rsidR="00977896" w:rsidRDefault="000019A1" w:rsidP="007F643F">
      <w:pPr>
        <w:pStyle w:val="Prrafodelista"/>
        <w:numPr>
          <w:ilvl w:val="0"/>
          <w:numId w:val="9"/>
        </w:numPr>
        <w:tabs>
          <w:tab w:val="right" w:pos="8498"/>
        </w:tabs>
        <w:spacing w:after="0"/>
        <w:jc w:val="both"/>
        <w:rPr>
          <w:rFonts w:ascii="Arial" w:eastAsiaTheme="minorEastAsia" w:hAnsi="Arial" w:cs="Arial"/>
        </w:rPr>
      </w:pPr>
      <w:r w:rsidRPr="00977896">
        <w:rPr>
          <w:rFonts w:ascii="Arial" w:eastAsiaTheme="minorEastAsia" w:hAnsi="Arial" w:cs="Arial"/>
          <w:b/>
        </w:rPr>
        <w:lastRenderedPageBreak/>
        <w:t xml:space="preserve">Tercer trozo: </w:t>
      </w:r>
      <w:r w:rsidRPr="00977896">
        <w:rPr>
          <w:rFonts w:ascii="Arial" w:eastAsiaTheme="minorEastAsia" w:hAnsi="Arial" w:cs="Arial"/>
        </w:rPr>
        <w:t>Si el elemento del dominio</w:t>
      </w:r>
      <w:r w:rsidR="00647057" w:rsidRPr="00977896">
        <w:rPr>
          <w:rFonts w:ascii="Arial" w:eastAsiaTheme="minorEastAsia" w:hAnsi="Arial" w:cs="Arial"/>
        </w:rPr>
        <w:t xml:space="preserve"> </w:t>
      </w:r>
      <w:r w:rsidRPr="00977896">
        <w:rPr>
          <w:rFonts w:ascii="Arial" w:eastAsiaTheme="minorEastAsia" w:hAnsi="Arial" w:cs="Arial"/>
        </w:rPr>
        <w:t xml:space="preserve">pertenece al </w:t>
      </w:r>
      <w:r w:rsidR="00647057" w:rsidRPr="00977896">
        <w:rPr>
          <w:rFonts w:ascii="Arial" w:eastAsiaTheme="minorEastAsia" w:hAnsi="Arial" w:cs="Arial"/>
        </w:rPr>
        <w:t>intervalo</w:t>
      </w:r>
      <w:r w:rsidR="00977896" w:rsidRPr="00977896">
        <w:rPr>
          <w:rFonts w:ascii="Arial" w:eastAsiaTheme="minorEastAsia" w:hAnsi="Arial" w:cs="Arial"/>
        </w:rPr>
        <w:t xml:space="preserve"> (2, </w:t>
      </w:r>
      <w:r w:rsidR="00977896" w:rsidRPr="00977896">
        <w:rPr>
          <w:rFonts w:ascii="Cambria Math" w:eastAsiaTheme="minorEastAsia" w:hAnsi="Cambria Math" w:cs="Arial"/>
        </w:rPr>
        <w:t>∞</w:t>
      </w:r>
      <w:r w:rsidR="00977896" w:rsidRPr="00977896">
        <w:rPr>
          <w:rFonts w:ascii="Arial" w:eastAsiaTheme="minorEastAsia" w:hAnsi="Arial" w:cs="Arial"/>
        </w:rPr>
        <w:t xml:space="preserve">), </w:t>
      </w:r>
      <w:r w:rsidR="00647057" w:rsidRPr="00977896">
        <w:rPr>
          <w:rFonts w:ascii="Arial" w:eastAsiaTheme="minorEastAsia" w:hAnsi="Arial" w:cs="Arial"/>
        </w:rPr>
        <w:t>las imágenes están determinadas por la expresión</w:t>
      </w:r>
      <w:r w:rsidR="00977896" w:rsidRPr="00977896">
        <w:rPr>
          <w:rFonts w:ascii="Arial" w:eastAsiaTheme="minorEastAsia" w:hAnsi="Arial" w:cs="Arial"/>
        </w:rPr>
        <w:t xml:space="preserve"> f(x) = x+2</w:t>
      </w:r>
    </w:p>
    <w:p w14:paraId="5C50EEE6" w14:textId="42ECB532" w:rsidR="00647057" w:rsidRPr="00977896" w:rsidRDefault="000019A1" w:rsidP="00977896">
      <w:pPr>
        <w:tabs>
          <w:tab w:val="right" w:pos="8498"/>
        </w:tabs>
        <w:spacing w:after="0"/>
        <w:jc w:val="both"/>
        <w:rPr>
          <w:rFonts w:ascii="Arial" w:eastAsiaTheme="minorEastAsia" w:hAnsi="Arial" w:cs="Arial"/>
        </w:rPr>
      </w:pPr>
      <w:r w:rsidRPr="00977896">
        <w:rPr>
          <w:rFonts w:ascii="Arial" w:eastAsiaTheme="minorEastAsia" w:hAnsi="Arial" w:cs="Arial"/>
        </w:rPr>
        <w:t>La expresión algebraica que representa esta función es:</w:t>
      </w:r>
    </w:p>
    <w:p w14:paraId="2864916B" w14:textId="1E398CF9" w:rsidR="00647057" w:rsidRPr="00560ED9" w:rsidRDefault="00BF6A3D" w:rsidP="00962CCA">
      <w:pPr>
        <w:tabs>
          <w:tab w:val="right" w:pos="8498"/>
        </w:tabs>
        <w:spacing w:after="0"/>
        <w:jc w:val="both"/>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x&gt;2                       </m:t>
                  </m:r>
                </m:e>
              </m:eqArr>
              <m:r>
                <w:rPr>
                  <w:rFonts w:ascii="Cambria Math" w:eastAsiaTheme="minorEastAsia" w:hAnsi="Cambria Math" w:cs="Arial"/>
                </w:rPr>
                <m:t xml:space="preserve">      </m:t>
              </m:r>
            </m:e>
          </m:d>
          <m:r>
            <w:rPr>
              <w:rFonts w:ascii="Cambria Math" w:eastAsiaTheme="minorEastAsia" w:hAnsi="Cambria Math" w:cs="Arial"/>
            </w:rPr>
            <m:t xml:space="preserve"> </m:t>
          </m:r>
        </m:oMath>
      </m:oMathPara>
    </w:p>
    <w:p w14:paraId="222535E7" w14:textId="77777777" w:rsidR="00647057" w:rsidRPr="00560ED9" w:rsidRDefault="00647057" w:rsidP="00962CCA">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A87777" w:rsidRPr="00560ED9" w14:paraId="2DAD5D76" w14:textId="77777777" w:rsidTr="00A87777">
        <w:tc>
          <w:tcPr>
            <w:tcW w:w="9054" w:type="dxa"/>
            <w:gridSpan w:val="2"/>
            <w:shd w:val="clear" w:color="auto" w:fill="0D0D0D" w:themeFill="text1" w:themeFillTint="F2"/>
          </w:tcPr>
          <w:p w14:paraId="4CF2D8F4" w14:textId="77777777" w:rsidR="00A87777" w:rsidRPr="00560ED9" w:rsidRDefault="00A87777" w:rsidP="00A87777">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1B79E0AF" w14:textId="77777777" w:rsidR="00A87777" w:rsidRPr="00560ED9" w:rsidRDefault="00A87777" w:rsidP="00A87777">
            <w:pPr>
              <w:jc w:val="center"/>
              <w:rPr>
                <w:rFonts w:ascii="Arial" w:hAnsi="Arial" w:cs="Arial"/>
                <w:b/>
                <w:color w:val="FFFFFF" w:themeColor="background1"/>
              </w:rPr>
            </w:pPr>
          </w:p>
        </w:tc>
      </w:tr>
      <w:tr w:rsidR="00A87777" w:rsidRPr="00560ED9" w14:paraId="0EC18143" w14:textId="77777777" w:rsidTr="00A87777">
        <w:tc>
          <w:tcPr>
            <w:tcW w:w="1384" w:type="dxa"/>
          </w:tcPr>
          <w:p w14:paraId="6EE74112" w14:textId="77777777" w:rsidR="00A87777" w:rsidRPr="00560ED9" w:rsidRDefault="00A87777" w:rsidP="00A87777">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8B83B23" w14:textId="0451261B" w:rsidR="00A87777" w:rsidRPr="00560ED9" w:rsidRDefault="00726EB4" w:rsidP="00A87777">
            <w:pPr>
              <w:rPr>
                <w:rFonts w:ascii="Arial" w:hAnsi="Arial" w:cs="Arial"/>
                <w:b/>
                <w:color w:val="000000"/>
                <w:sz w:val="18"/>
                <w:szCs w:val="18"/>
              </w:rPr>
            </w:pPr>
            <w:r>
              <w:rPr>
                <w:rFonts w:ascii="Arial" w:hAnsi="Arial" w:cs="Arial"/>
                <w:color w:val="000000"/>
              </w:rPr>
              <w:t>MA_11_02_IMG29</w:t>
            </w:r>
          </w:p>
        </w:tc>
      </w:tr>
      <w:tr w:rsidR="00A87777" w:rsidRPr="00560ED9" w14:paraId="1EDB8058" w14:textId="77777777" w:rsidTr="00A87777">
        <w:tc>
          <w:tcPr>
            <w:tcW w:w="1384" w:type="dxa"/>
          </w:tcPr>
          <w:p w14:paraId="3088AF1F"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Descripción</w:t>
            </w:r>
          </w:p>
        </w:tc>
        <w:tc>
          <w:tcPr>
            <w:tcW w:w="7670" w:type="dxa"/>
          </w:tcPr>
          <w:p w14:paraId="06B3128E" w14:textId="291D250F" w:rsidR="00A87777" w:rsidRPr="00560ED9" w:rsidRDefault="00DB068D" w:rsidP="00444BCF">
            <w:pPr>
              <w:rPr>
                <w:rFonts w:ascii="Arial" w:hAnsi="Arial" w:cs="Arial"/>
                <w:color w:val="000000"/>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x&gt;2                       </m:t>
                        </m:r>
                      </m:e>
                    </m:eqArr>
                    <m:r>
                      <w:rPr>
                        <w:rFonts w:ascii="Cambria Math" w:eastAsiaTheme="minorEastAsia" w:hAnsi="Cambria Math" w:cs="Arial"/>
                      </w:rPr>
                      <m:t xml:space="preserve">      </m:t>
                    </m:r>
                  </m:e>
                </m:d>
              </m:oMath>
            </m:oMathPara>
          </w:p>
        </w:tc>
      </w:tr>
      <w:tr w:rsidR="00A87777" w:rsidRPr="00560ED9" w14:paraId="0CD39824" w14:textId="77777777" w:rsidTr="00A87777">
        <w:tc>
          <w:tcPr>
            <w:tcW w:w="1384" w:type="dxa"/>
          </w:tcPr>
          <w:p w14:paraId="65D770A1"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508C754" w14:textId="31206F7C" w:rsidR="00A87777" w:rsidRPr="00560ED9" w:rsidRDefault="00263F44" w:rsidP="00A87777">
            <w:pPr>
              <w:rPr>
                <w:rFonts w:ascii="Arial" w:hAnsi="Arial" w:cs="Arial"/>
                <w:color w:val="000000"/>
              </w:rPr>
            </w:pPr>
            <w:r w:rsidRPr="00560ED9">
              <w:rPr>
                <w:rFonts w:ascii="Arial" w:hAnsi="Arial" w:cs="Arial"/>
                <w:noProof/>
                <w:lang w:val="es-CO" w:eastAsia="es-CO"/>
              </w:rPr>
              <w:drawing>
                <wp:inline distT="0" distB="0" distL="0" distR="0" wp14:anchorId="744BF75E" wp14:editId="7E562422">
                  <wp:extent cx="1733550" cy="1372759"/>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182" cy="1375635"/>
                          </a:xfrm>
                          <a:prstGeom prst="rect">
                            <a:avLst/>
                          </a:prstGeom>
                          <a:noFill/>
                          <a:ln>
                            <a:noFill/>
                          </a:ln>
                        </pic:spPr>
                      </pic:pic>
                    </a:graphicData>
                  </a:graphic>
                </wp:inline>
              </w:drawing>
            </w:r>
          </w:p>
        </w:tc>
      </w:tr>
      <w:tr w:rsidR="00A87777" w:rsidRPr="00560ED9" w14:paraId="2294BD14" w14:textId="77777777" w:rsidTr="00A87777">
        <w:tc>
          <w:tcPr>
            <w:tcW w:w="1384" w:type="dxa"/>
          </w:tcPr>
          <w:p w14:paraId="2C806084"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Pie de imagen</w:t>
            </w:r>
          </w:p>
        </w:tc>
        <w:tc>
          <w:tcPr>
            <w:tcW w:w="7670" w:type="dxa"/>
          </w:tcPr>
          <w:p w14:paraId="551CA9FE" w14:textId="0DFFD1C7" w:rsidR="00444BCF" w:rsidRDefault="00DB068D" w:rsidP="004A7D1D">
            <w:pPr>
              <w:tabs>
                <w:tab w:val="right" w:pos="8498"/>
              </w:tabs>
              <w:rPr>
                <w:rFonts w:ascii="Arial" w:eastAsiaTheme="minorEastAsia" w:hAnsi="Arial" w:cs="Arial"/>
              </w:rPr>
            </w:pPr>
            <w:r w:rsidRPr="00560ED9">
              <w:rPr>
                <w:rFonts w:ascii="Arial" w:eastAsiaTheme="minorEastAsia" w:hAnsi="Arial" w:cs="Arial"/>
              </w:rPr>
              <w:t>Representación gráfica de la función</w:t>
            </w:r>
            <w:r w:rsidR="00977896">
              <w:rPr>
                <w:rFonts w:ascii="Arial" w:eastAsiaTheme="minorEastAsia" w:hAnsi="Arial" w:cs="Arial"/>
              </w:rPr>
              <w:t xml:space="preserve"> a trozos</w:t>
            </w:r>
          </w:p>
          <w:p w14:paraId="54036DB6" w14:textId="31C529C6" w:rsidR="00A87777" w:rsidRPr="00560ED9" w:rsidRDefault="00DB068D" w:rsidP="00444BCF">
            <w:pPr>
              <w:tabs>
                <w:tab w:val="right" w:pos="8498"/>
              </w:tabs>
              <w:rPr>
                <w:rFonts w:ascii="Arial" w:eastAsiaTheme="minorEastAsia" w:hAnsi="Arial" w:cs="Arial"/>
              </w:rPr>
            </w:pPr>
            <w:r w:rsidRPr="00560ED9">
              <w:rPr>
                <w:rFonts w:ascii="Arial" w:eastAsiaTheme="minorEastAsia" w:hAnsi="Arial" w:cs="Arial"/>
              </w:rPr>
              <w:t xml:space="preserve"> </w:t>
            </w:r>
            <m:oMath>
              <m:r>
                <w:rPr>
                  <w:rFonts w:ascii="Cambria Math" w:eastAsiaTheme="minorEastAsia" w:hAnsi="Cambria Math" w:cs="Arial"/>
                </w:rPr>
                <m:t>f(x)=</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2&lt;x                         </m:t>
                      </m:r>
                    </m:e>
                  </m:eqArr>
                  <m:r>
                    <w:rPr>
                      <w:rFonts w:ascii="Cambria Math" w:eastAsiaTheme="minorEastAsia" w:hAnsi="Cambria Math" w:cs="Arial"/>
                    </w:rPr>
                    <m:t xml:space="preserve">      </m:t>
                  </m:r>
                </m:e>
              </m:d>
            </m:oMath>
            <w:r w:rsidRPr="00560ED9">
              <w:rPr>
                <w:rFonts w:ascii="Arial" w:eastAsiaTheme="minorEastAsia" w:hAnsi="Arial" w:cs="Arial"/>
              </w:rPr>
              <w:t xml:space="preserve"> </w:t>
            </w:r>
          </w:p>
        </w:tc>
      </w:tr>
    </w:tbl>
    <w:p w14:paraId="15DA631C" w14:textId="3592A0ED" w:rsidR="00A87777" w:rsidRPr="00977896" w:rsidRDefault="00977896" w:rsidP="00962CCA">
      <w:pPr>
        <w:tabs>
          <w:tab w:val="right" w:pos="8498"/>
        </w:tabs>
        <w:spacing w:after="0"/>
        <w:jc w:val="both"/>
        <w:rPr>
          <w:rFonts w:ascii="Arial" w:hAnsi="Arial" w:cs="Arial"/>
        </w:rPr>
      </w:pPr>
      <w:r w:rsidRPr="00977896">
        <w:rPr>
          <w:rFonts w:ascii="Arial" w:hAnsi="Arial" w:cs="Arial"/>
        </w:rPr>
        <w:t>Por ejemplo, c</w:t>
      </w:r>
      <w:r w:rsidR="00444BCF" w:rsidRPr="00977896">
        <w:rPr>
          <w:rFonts w:ascii="Arial" w:hAnsi="Arial" w:cs="Arial"/>
        </w:rPr>
        <w:t xml:space="preserve">onsidera la función </w:t>
      </w:r>
      <w:r w:rsidR="00444BCF" w:rsidRPr="00977896">
        <w:rPr>
          <w:rFonts w:ascii="Times New Roman" w:hAnsi="Times New Roman" w:cs="Times New Roman"/>
          <w:i/>
        </w:rPr>
        <w:t>g</w:t>
      </w:r>
      <w:r w:rsidR="00444BCF" w:rsidRPr="00977896">
        <w:rPr>
          <w:rFonts w:ascii="Arial" w:hAnsi="Arial" w:cs="Arial"/>
        </w:rPr>
        <w:t>, con dominio los reales, definida en la forma</w:t>
      </w:r>
    </w:p>
    <w:p w14:paraId="309FF7E8" w14:textId="2A1F86ED" w:rsidR="00444BCF" w:rsidRDefault="00977896" w:rsidP="00977896">
      <w:pPr>
        <w:tabs>
          <w:tab w:val="left" w:pos="7230"/>
        </w:tabs>
        <w:spacing w:after="0"/>
        <w:jc w:val="both"/>
        <w:rPr>
          <w:rFonts w:ascii="Arial" w:hAnsi="Arial" w:cs="Arial"/>
        </w:rPr>
      </w:pPr>
      <w:r>
        <w:rPr>
          <w:rFonts w:ascii="Arial" w:hAnsi="Arial" w:cs="Arial"/>
        </w:rPr>
        <w:tab/>
      </w:r>
    </w:p>
    <w:p w14:paraId="1CA06D9E" w14:textId="61B28AA8" w:rsidR="00444BCF" w:rsidRPr="00444BCF" w:rsidRDefault="00E5270D" w:rsidP="00962CCA">
      <w:pPr>
        <w:tabs>
          <w:tab w:val="right" w:pos="8498"/>
        </w:tabs>
        <w:spacing w:after="0"/>
        <w:jc w:val="both"/>
        <w:rPr>
          <w:rFonts w:ascii="Arial" w:hAnsi="Arial" w:cs="Arial"/>
        </w:rPr>
      </w:pPr>
      <m:oMathPara>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x+8</m:t>
                    </m:r>
                  </m:e>
                  <m:e>
                    <m:r>
                      <w:rPr>
                        <w:rFonts w:ascii="Cambria Math" w:hAnsi="Cambria Math" w:cs="Arial"/>
                      </w:rPr>
                      <m:t xml:space="preserve">  si x&lt;-4</m:t>
                    </m:r>
                  </m:e>
                </m:mr>
                <m:mr>
                  <m:e>
                    <m:r>
                      <w:rPr>
                        <w:rFonts w:ascii="Cambria Math" w:hAnsi="Cambria Math" w:cs="Arial"/>
                      </w:rPr>
                      <m:t>4</m:t>
                    </m:r>
                  </m:e>
                  <m:e>
                    <m:r>
                      <w:rPr>
                        <w:rFonts w:ascii="Cambria Math" w:hAnsi="Cambria Math" w:cs="Arial"/>
                      </w:rPr>
                      <m:t xml:space="preserve">            si-4≤x&lt;0</m:t>
                    </m:r>
                  </m:e>
                </m:mr>
                <m:mr>
                  <m:e>
                    <m:m>
                      <m:mPr>
                        <m:mcs>
                          <m:mc>
                            <m:mcPr>
                              <m:count m:val="1"/>
                              <m:mcJc m:val="center"/>
                            </m:mcPr>
                          </m:mc>
                        </m:mcs>
                        <m:ctrlPr>
                          <w:rPr>
                            <w:rFonts w:ascii="Cambria Math" w:hAnsi="Cambria Math" w:cs="Arial"/>
                            <w:i/>
                          </w:rPr>
                        </m:ctrlPr>
                      </m:mPr>
                      <m:mr>
                        <m:e>
                          <m:r>
                            <w:rPr>
                              <w:rFonts w:ascii="Cambria Math" w:hAnsi="Cambria Math" w:cs="Arial"/>
                            </w:rPr>
                            <m:t>6</m:t>
                          </m:r>
                        </m:e>
                      </m:mr>
                      <m:mr>
                        <m:e>
                          <m:r>
                            <w:rPr>
                              <w:rFonts w:ascii="Cambria Math" w:hAnsi="Cambria Math" w:cs="Arial"/>
                            </w:rPr>
                            <m:t>-x+8</m:t>
                          </m:r>
                        </m:e>
                      </m:mr>
                    </m:m>
                  </m:e>
                  <m:e>
                    <m:m>
                      <m:mPr>
                        <m:mcs>
                          <m:mc>
                            <m:mcPr>
                              <m:count m:val="1"/>
                              <m:mcJc m:val="center"/>
                            </m:mcPr>
                          </m:mc>
                        </m:mcs>
                        <m:ctrlPr>
                          <w:rPr>
                            <w:rFonts w:ascii="Cambria Math" w:hAnsi="Cambria Math" w:cs="Arial"/>
                            <w:i/>
                          </w:rPr>
                        </m:ctrlPr>
                      </m:mPr>
                      <m:mr>
                        <m:e>
                          <m:r>
                            <w:rPr>
                              <w:rFonts w:ascii="Cambria Math" w:hAnsi="Cambria Math" w:cs="Arial"/>
                            </w:rPr>
                            <m:t xml:space="preserve"> si x=0  </m:t>
                          </m:r>
                        </m:e>
                      </m:mr>
                      <m:mr>
                        <m:e>
                          <m:r>
                            <w:rPr>
                              <w:rFonts w:ascii="Cambria Math" w:hAnsi="Cambria Math" w:cs="Arial"/>
                            </w:rPr>
                            <m:t>si x&gt;4</m:t>
                          </m:r>
                        </m:e>
                      </m:mr>
                    </m:m>
                  </m:e>
                </m:mr>
              </m:m>
            </m:e>
          </m:d>
        </m:oMath>
      </m:oMathPara>
    </w:p>
    <w:p w14:paraId="2743F1E7" w14:textId="77777777" w:rsidR="00A87777" w:rsidRPr="00560ED9" w:rsidRDefault="00A87777" w:rsidP="00962CCA">
      <w:pPr>
        <w:tabs>
          <w:tab w:val="right" w:pos="8498"/>
        </w:tabs>
        <w:spacing w:after="0"/>
        <w:jc w:val="both"/>
        <w:rPr>
          <w:rFonts w:ascii="Arial" w:eastAsiaTheme="minorEastAsia" w:hAnsi="Arial" w:cs="Arial"/>
        </w:rPr>
      </w:pPr>
    </w:p>
    <w:tbl>
      <w:tblPr>
        <w:tblStyle w:val="Tablaconcuadrcula"/>
        <w:tblW w:w="9054" w:type="dxa"/>
        <w:tblLayout w:type="fixed"/>
        <w:tblLook w:val="04A0" w:firstRow="1" w:lastRow="0" w:firstColumn="1" w:lastColumn="0" w:noHBand="0" w:noVBand="1"/>
      </w:tblPr>
      <w:tblGrid>
        <w:gridCol w:w="1384"/>
        <w:gridCol w:w="7670"/>
      </w:tblGrid>
      <w:tr w:rsidR="00A87777" w:rsidRPr="00560ED9" w14:paraId="2623B806" w14:textId="77777777" w:rsidTr="00E5270D">
        <w:tc>
          <w:tcPr>
            <w:tcW w:w="9054" w:type="dxa"/>
            <w:gridSpan w:val="2"/>
            <w:shd w:val="clear" w:color="auto" w:fill="0D0D0D" w:themeFill="text1" w:themeFillTint="F2"/>
          </w:tcPr>
          <w:p w14:paraId="30AB83BD" w14:textId="77777777" w:rsidR="00A87777" w:rsidRPr="00560ED9" w:rsidRDefault="00A87777" w:rsidP="00A87777">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3EE9B078" w14:textId="77777777" w:rsidR="00A87777" w:rsidRPr="00560ED9" w:rsidRDefault="00A87777" w:rsidP="00A87777">
            <w:pPr>
              <w:jc w:val="center"/>
              <w:rPr>
                <w:rFonts w:ascii="Arial" w:hAnsi="Arial" w:cs="Arial"/>
                <w:b/>
                <w:color w:val="FFFFFF" w:themeColor="background1"/>
              </w:rPr>
            </w:pPr>
          </w:p>
        </w:tc>
      </w:tr>
      <w:tr w:rsidR="00A87777" w:rsidRPr="00560ED9" w14:paraId="273FBA7A" w14:textId="77777777" w:rsidTr="00E5270D">
        <w:tc>
          <w:tcPr>
            <w:tcW w:w="1384" w:type="dxa"/>
          </w:tcPr>
          <w:p w14:paraId="43577C25" w14:textId="77777777" w:rsidR="00A87777" w:rsidRPr="00560ED9" w:rsidRDefault="00A87777" w:rsidP="00A87777">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E42799A" w14:textId="3467AD4C" w:rsidR="00A87777" w:rsidRPr="00560ED9" w:rsidRDefault="00726EB4" w:rsidP="00A87777">
            <w:pPr>
              <w:rPr>
                <w:rFonts w:ascii="Arial" w:hAnsi="Arial" w:cs="Arial"/>
                <w:b/>
                <w:color w:val="000000"/>
                <w:sz w:val="18"/>
                <w:szCs w:val="18"/>
              </w:rPr>
            </w:pPr>
            <w:r>
              <w:rPr>
                <w:rFonts w:ascii="Arial" w:hAnsi="Arial" w:cs="Arial"/>
                <w:color w:val="000000"/>
              </w:rPr>
              <w:t>MA_11_02_IMG30</w:t>
            </w:r>
          </w:p>
        </w:tc>
      </w:tr>
      <w:tr w:rsidR="00A87777" w:rsidRPr="00560ED9" w14:paraId="6CE4246F" w14:textId="77777777" w:rsidTr="00E5270D">
        <w:tc>
          <w:tcPr>
            <w:tcW w:w="1384" w:type="dxa"/>
          </w:tcPr>
          <w:p w14:paraId="52E19045"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Descripción</w:t>
            </w:r>
          </w:p>
        </w:tc>
        <w:tc>
          <w:tcPr>
            <w:tcW w:w="7670" w:type="dxa"/>
          </w:tcPr>
          <w:p w14:paraId="32687884" w14:textId="456D76D7" w:rsidR="00A87777" w:rsidRPr="00560ED9" w:rsidRDefault="00A87777" w:rsidP="00263F44">
            <w:pPr>
              <w:rPr>
                <w:rFonts w:ascii="Arial" w:hAnsi="Arial" w:cs="Arial"/>
                <w:color w:val="000000"/>
              </w:rPr>
            </w:pPr>
            <w:r w:rsidRPr="00560ED9">
              <w:rPr>
                <w:rFonts w:ascii="Arial" w:hAnsi="Arial" w:cs="Arial"/>
                <w:color w:val="000000"/>
              </w:rPr>
              <w:t>La función a trozos</w:t>
            </w:r>
            <w:r w:rsidR="00263F44" w:rsidRPr="00560ED9">
              <w:rPr>
                <w:rFonts w:ascii="Arial" w:hAnsi="Arial" w:cs="Arial"/>
                <w:color w:val="000000"/>
              </w:rPr>
              <w:t xml:space="preserve">, modificarla para que se note el hueco que se dan el </w:t>
            </w:r>
            <w:r w:rsidR="002814FF" w:rsidRPr="00560ED9">
              <w:rPr>
                <w:rFonts w:ascii="Arial" w:hAnsi="Arial" w:cs="Arial"/>
                <w:color w:val="000000"/>
              </w:rPr>
              <w:t>segmento</w:t>
            </w:r>
            <w:r w:rsidR="00263F44" w:rsidRPr="00560ED9">
              <w:rPr>
                <w:rFonts w:ascii="Arial" w:hAnsi="Arial" w:cs="Arial"/>
                <w:color w:val="000000"/>
              </w:rPr>
              <w:t xml:space="preserve"> cuando </w:t>
            </w:r>
            <m:oMath>
              <m:r>
                <w:rPr>
                  <w:rFonts w:ascii="Cambria Math" w:hAnsi="Cambria Math" w:cs="Arial"/>
                  <w:color w:val="000000"/>
                </w:rPr>
                <m:t>x=0</m:t>
              </m:r>
            </m:oMath>
          </w:p>
        </w:tc>
      </w:tr>
      <w:tr w:rsidR="00A87777" w:rsidRPr="00560ED9" w14:paraId="3E278AA6" w14:textId="77777777" w:rsidTr="00E5270D">
        <w:tc>
          <w:tcPr>
            <w:tcW w:w="1384" w:type="dxa"/>
          </w:tcPr>
          <w:p w14:paraId="0756B748"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4C1E980" w14:textId="4174AB27" w:rsidR="00263F44" w:rsidRPr="00560ED9" w:rsidRDefault="00AA0D11" w:rsidP="00A87777">
            <w:pPr>
              <w:rPr>
                <w:rFonts w:ascii="Arial" w:hAnsi="Arial" w:cs="Arial"/>
                <w:color w:val="000000"/>
              </w:rPr>
            </w:pPr>
            <w:r w:rsidRPr="00560ED9">
              <w:rPr>
                <w:rFonts w:ascii="Arial" w:hAnsi="Arial" w:cs="Arial"/>
                <w:noProof/>
                <w:color w:val="000000"/>
                <w:lang w:val="es-CO" w:eastAsia="es-CO"/>
              </w:rPr>
              <w:drawing>
                <wp:inline distT="0" distB="0" distL="0" distR="0" wp14:anchorId="39AD394E" wp14:editId="37347872">
                  <wp:extent cx="3472933" cy="1966595"/>
                  <wp:effectExtent l="0" t="0" r="6985"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3804" cy="1967088"/>
                          </a:xfrm>
                          <a:prstGeom prst="rect">
                            <a:avLst/>
                          </a:prstGeom>
                          <a:noFill/>
                          <a:ln>
                            <a:noFill/>
                          </a:ln>
                        </pic:spPr>
                      </pic:pic>
                    </a:graphicData>
                  </a:graphic>
                </wp:inline>
              </w:drawing>
            </w:r>
          </w:p>
        </w:tc>
      </w:tr>
      <w:tr w:rsidR="00A87777" w:rsidRPr="00560ED9" w14:paraId="080F886C" w14:textId="77777777" w:rsidTr="00E5270D">
        <w:tc>
          <w:tcPr>
            <w:tcW w:w="1384" w:type="dxa"/>
          </w:tcPr>
          <w:p w14:paraId="0DFED029" w14:textId="1F7E6F43" w:rsidR="00A87777" w:rsidRPr="00560ED9" w:rsidRDefault="00A87777" w:rsidP="00A87777">
            <w:pPr>
              <w:rPr>
                <w:rFonts w:ascii="Arial" w:hAnsi="Arial" w:cs="Arial"/>
                <w:color w:val="000000"/>
              </w:rPr>
            </w:pPr>
            <w:r w:rsidRPr="00560ED9">
              <w:rPr>
                <w:rFonts w:ascii="Arial" w:hAnsi="Arial" w:cs="Arial"/>
                <w:b/>
                <w:color w:val="000000"/>
                <w:sz w:val="18"/>
                <w:szCs w:val="18"/>
              </w:rPr>
              <w:lastRenderedPageBreak/>
              <w:t>Pie de imagen</w:t>
            </w:r>
          </w:p>
        </w:tc>
        <w:tc>
          <w:tcPr>
            <w:tcW w:w="7670" w:type="dxa"/>
          </w:tcPr>
          <w:p w14:paraId="03845DCF" w14:textId="3B15DAAD" w:rsidR="00A87777" w:rsidRPr="00560ED9" w:rsidRDefault="002814FF" w:rsidP="00A87777">
            <w:pPr>
              <w:tabs>
                <w:tab w:val="right" w:pos="8498"/>
              </w:tabs>
              <w:jc w:val="both"/>
              <w:rPr>
                <w:rFonts w:ascii="Arial" w:eastAsiaTheme="minorEastAsia" w:hAnsi="Arial" w:cs="Arial"/>
              </w:rPr>
            </w:pPr>
            <w:r w:rsidRPr="00560ED9">
              <w:rPr>
                <w:rFonts w:ascii="Arial" w:eastAsiaTheme="minorEastAsia" w:hAnsi="Arial" w:cs="Arial"/>
              </w:rPr>
              <w:t xml:space="preserve">Representación gráfica de la función a trozos </w:t>
            </w:r>
            <w:r w:rsidRPr="00E5270D">
              <w:rPr>
                <w:rFonts w:ascii="Times New Roman" w:eastAsiaTheme="minorEastAsia" w:hAnsi="Times New Roman" w:cs="Times New Roman"/>
                <w:i/>
                <w:sz w:val="24"/>
                <w:szCs w:val="24"/>
              </w:rPr>
              <w:t>g(x)</w:t>
            </w:r>
            <w:r w:rsidR="00E5270D">
              <w:rPr>
                <w:rFonts w:ascii="Arial" w:eastAsiaTheme="minorEastAsia" w:hAnsi="Arial" w:cs="Arial"/>
                <w:i/>
              </w:rPr>
              <w:t xml:space="preserve"> </w:t>
            </w:r>
            <w:r w:rsidR="00E5270D" w:rsidRPr="00E5270D">
              <w:rPr>
                <w:rFonts w:ascii="Arial" w:eastAsiaTheme="minorEastAsia" w:hAnsi="Arial" w:cs="Arial"/>
              </w:rPr>
              <w:t>de ejemplo 2</w:t>
            </w:r>
            <w:r w:rsidR="007233A0">
              <w:rPr>
                <w:rFonts w:ascii="Arial" w:eastAsiaTheme="minorEastAsia" w:hAnsi="Arial" w:cs="Arial"/>
              </w:rPr>
              <w:t>.</w:t>
            </w:r>
          </w:p>
        </w:tc>
      </w:tr>
    </w:tbl>
    <w:p w14:paraId="0A20B5BC" w14:textId="77777777" w:rsidR="00A87777" w:rsidRPr="00560ED9" w:rsidRDefault="00A87777" w:rsidP="00962CCA">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2"/>
        <w:gridCol w:w="6336"/>
      </w:tblGrid>
      <w:tr w:rsidR="0036796A" w:rsidRPr="00560ED9" w14:paraId="3039B743" w14:textId="77777777" w:rsidTr="00106573">
        <w:tc>
          <w:tcPr>
            <w:tcW w:w="8978" w:type="dxa"/>
            <w:gridSpan w:val="2"/>
            <w:shd w:val="clear" w:color="auto" w:fill="000000" w:themeFill="text1"/>
          </w:tcPr>
          <w:p w14:paraId="438714E7" w14:textId="77777777" w:rsidR="0036796A" w:rsidRPr="00560ED9" w:rsidRDefault="0036796A" w:rsidP="00106573">
            <w:pPr>
              <w:jc w:val="center"/>
              <w:rPr>
                <w:rFonts w:ascii="Arial" w:hAnsi="Arial" w:cs="Arial"/>
                <w:b/>
                <w:color w:val="FFFFFF" w:themeColor="background1"/>
                <w:sz w:val="24"/>
                <w:szCs w:val="24"/>
              </w:rPr>
            </w:pPr>
            <w:r w:rsidRPr="00560ED9">
              <w:rPr>
                <w:rFonts w:ascii="Arial" w:hAnsi="Arial" w:cs="Arial"/>
                <w:b/>
                <w:color w:val="FFFFFF" w:themeColor="background1"/>
                <w:sz w:val="24"/>
                <w:szCs w:val="24"/>
              </w:rPr>
              <w:t>Recuerda</w:t>
            </w:r>
          </w:p>
        </w:tc>
      </w:tr>
      <w:tr w:rsidR="0036796A" w:rsidRPr="00560ED9" w14:paraId="7500AA38" w14:textId="77777777" w:rsidTr="00106573">
        <w:tc>
          <w:tcPr>
            <w:tcW w:w="2518" w:type="dxa"/>
          </w:tcPr>
          <w:p w14:paraId="31385AE9" w14:textId="77777777" w:rsidR="0036796A" w:rsidRPr="00560ED9" w:rsidRDefault="0036796A" w:rsidP="00106573">
            <w:pPr>
              <w:rPr>
                <w:rFonts w:ascii="Arial" w:hAnsi="Arial" w:cs="Arial"/>
                <w:b/>
                <w:color w:val="000000"/>
                <w:sz w:val="24"/>
                <w:szCs w:val="24"/>
              </w:rPr>
            </w:pPr>
            <w:r w:rsidRPr="00560ED9">
              <w:rPr>
                <w:rFonts w:ascii="Arial" w:hAnsi="Arial" w:cs="Arial"/>
                <w:b/>
                <w:color w:val="000000"/>
                <w:sz w:val="24"/>
                <w:szCs w:val="24"/>
              </w:rPr>
              <w:t>Contenido</w:t>
            </w:r>
          </w:p>
        </w:tc>
        <w:tc>
          <w:tcPr>
            <w:tcW w:w="6460" w:type="dxa"/>
          </w:tcPr>
          <w:p w14:paraId="5A0460C1" w14:textId="514E1203" w:rsidR="0036796A" w:rsidRPr="00560ED9" w:rsidRDefault="0036796A" w:rsidP="00E5270D">
            <w:pPr>
              <w:tabs>
                <w:tab w:val="right" w:pos="8498"/>
              </w:tabs>
              <w:jc w:val="both"/>
              <w:rPr>
                <w:rFonts w:ascii="Arial" w:eastAsiaTheme="minorEastAsia" w:hAnsi="Arial" w:cs="Arial"/>
              </w:rPr>
            </w:pPr>
            <w:r w:rsidRPr="00560ED9">
              <w:rPr>
                <w:rFonts w:ascii="Arial" w:eastAsiaTheme="minorEastAsia" w:hAnsi="Arial" w:cs="Arial"/>
              </w:rPr>
              <w:t xml:space="preserve">Es necesario que los trozos en los que </w:t>
            </w:r>
            <w:r w:rsidR="002814FF" w:rsidRPr="00560ED9">
              <w:rPr>
                <w:rFonts w:ascii="Arial" w:eastAsiaTheme="minorEastAsia" w:hAnsi="Arial" w:cs="Arial"/>
              </w:rPr>
              <w:t>está</w:t>
            </w:r>
            <w:r w:rsidRPr="00560ED9">
              <w:rPr>
                <w:rFonts w:ascii="Arial" w:eastAsiaTheme="minorEastAsia" w:hAnsi="Arial" w:cs="Arial"/>
              </w:rPr>
              <w:t xml:space="preserve"> definid</w:t>
            </w:r>
            <w:r w:rsidR="002814FF" w:rsidRPr="00560ED9">
              <w:rPr>
                <w:rFonts w:ascii="Arial" w:eastAsiaTheme="minorEastAsia" w:hAnsi="Arial" w:cs="Arial"/>
              </w:rPr>
              <w:t>a</w:t>
            </w:r>
            <w:r w:rsidRPr="00560ED9">
              <w:rPr>
                <w:rFonts w:ascii="Arial" w:eastAsiaTheme="minorEastAsia" w:hAnsi="Arial" w:cs="Arial"/>
              </w:rPr>
              <w:t xml:space="preserve"> la función sean dis</w:t>
            </w:r>
            <w:r w:rsidR="00E5270D">
              <w:rPr>
                <w:rFonts w:ascii="Arial" w:eastAsiaTheme="minorEastAsia" w:hAnsi="Arial" w:cs="Arial"/>
              </w:rPr>
              <w:t>y</w:t>
            </w:r>
            <w:r w:rsidRPr="00560ED9">
              <w:rPr>
                <w:rFonts w:ascii="Arial" w:eastAsiaTheme="minorEastAsia" w:hAnsi="Arial" w:cs="Arial"/>
              </w:rPr>
              <w:t>untos</w:t>
            </w:r>
            <w:r w:rsidR="002814FF" w:rsidRPr="00560ED9">
              <w:rPr>
                <w:rFonts w:ascii="Arial" w:eastAsiaTheme="minorEastAsia" w:hAnsi="Arial" w:cs="Arial"/>
              </w:rPr>
              <w:t>,</w:t>
            </w:r>
            <w:r w:rsidRPr="00560ED9">
              <w:rPr>
                <w:rFonts w:ascii="Arial" w:eastAsiaTheme="minorEastAsia" w:hAnsi="Arial" w:cs="Arial"/>
              </w:rPr>
              <w:t xml:space="preserve"> porque de lo contrario se p</w:t>
            </w:r>
            <w:r w:rsidR="002814FF" w:rsidRPr="00560ED9">
              <w:rPr>
                <w:rFonts w:ascii="Arial" w:eastAsiaTheme="minorEastAsia" w:hAnsi="Arial" w:cs="Arial"/>
              </w:rPr>
              <w:t>ierde</w:t>
            </w:r>
            <w:r w:rsidR="007C2A76">
              <w:rPr>
                <w:rFonts w:ascii="Arial" w:eastAsiaTheme="minorEastAsia" w:hAnsi="Arial" w:cs="Arial"/>
              </w:rPr>
              <w:t xml:space="preserve"> la condición de función</w:t>
            </w:r>
            <w:r w:rsidR="007233A0">
              <w:rPr>
                <w:rFonts w:ascii="Arial" w:eastAsiaTheme="minorEastAsia" w:hAnsi="Arial" w:cs="Arial"/>
              </w:rPr>
              <w:t>.</w:t>
            </w:r>
          </w:p>
        </w:tc>
      </w:tr>
    </w:tbl>
    <w:p w14:paraId="33BA9CB0" w14:textId="0B49F8B7" w:rsidR="00A87777" w:rsidRPr="007233A0" w:rsidRDefault="007233A0" w:rsidP="00962CCA">
      <w:pPr>
        <w:tabs>
          <w:tab w:val="right" w:pos="8498"/>
        </w:tabs>
        <w:spacing w:after="0"/>
        <w:jc w:val="both"/>
        <w:rPr>
          <w:rFonts w:ascii="Arial" w:eastAsiaTheme="minorEastAsia" w:hAnsi="Arial" w:cs="Arial"/>
        </w:rPr>
      </w:pPr>
      <w:r w:rsidRPr="007233A0">
        <w:rPr>
          <w:rFonts w:ascii="Arial" w:eastAsiaTheme="minorEastAsia" w:hAnsi="Arial" w:cs="Arial"/>
        </w:rPr>
        <w:t>Por ej</w:t>
      </w:r>
      <w:r>
        <w:rPr>
          <w:rFonts w:ascii="Arial" w:eastAsiaTheme="minorEastAsia" w:hAnsi="Arial" w:cs="Arial"/>
        </w:rPr>
        <w:t>e</w:t>
      </w:r>
      <w:r w:rsidRPr="007233A0">
        <w:rPr>
          <w:rFonts w:ascii="Arial" w:eastAsiaTheme="minorEastAsia" w:hAnsi="Arial" w:cs="Arial"/>
        </w:rPr>
        <w:t>mplo, c</w:t>
      </w:r>
      <w:r w:rsidR="00E5270D" w:rsidRPr="007233A0">
        <w:rPr>
          <w:rFonts w:ascii="Arial" w:eastAsiaTheme="minorEastAsia" w:hAnsi="Arial" w:cs="Arial"/>
        </w:rPr>
        <w:t xml:space="preserve">onsidera la </w:t>
      </w:r>
      <w:r w:rsidR="00A87777" w:rsidRPr="007233A0">
        <w:rPr>
          <w:rFonts w:ascii="Arial" w:eastAsiaTheme="minorEastAsia" w:hAnsi="Arial" w:cs="Arial"/>
        </w:rPr>
        <w:t>expresión</w:t>
      </w:r>
    </w:p>
    <w:p w14:paraId="61CB6E4B" w14:textId="70CCD0F2" w:rsidR="00A87777" w:rsidRPr="00560ED9" w:rsidRDefault="00D36A46" w:rsidP="00962CCA">
      <w:pPr>
        <w:tabs>
          <w:tab w:val="right" w:pos="8498"/>
        </w:tabs>
        <w:spacing w:after="0"/>
        <w:jc w:val="both"/>
        <w:rPr>
          <w:rFonts w:ascii="Arial" w:eastAsiaTheme="minorEastAsia" w:hAnsi="Arial" w:cs="Arial"/>
        </w:rPr>
      </w:pPr>
      <m:oMathPara>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x&gt;2                        </m:t>
                  </m:r>
                </m:e>
              </m:eqArr>
              <m:r>
                <w:rPr>
                  <w:rFonts w:ascii="Cambria Math" w:eastAsiaTheme="minorEastAsia" w:hAnsi="Cambria Math" w:cs="Arial"/>
                </w:rPr>
                <m:t xml:space="preserve">      </m:t>
              </m:r>
            </m:e>
          </m:d>
        </m:oMath>
      </m:oMathPara>
    </w:p>
    <w:p w14:paraId="5C23808C" w14:textId="77777777" w:rsidR="00A87777" w:rsidRPr="00560ED9" w:rsidRDefault="00A87777" w:rsidP="00962CCA">
      <w:pPr>
        <w:tabs>
          <w:tab w:val="right" w:pos="8498"/>
        </w:tabs>
        <w:spacing w:after="0"/>
        <w:jc w:val="both"/>
        <w:rPr>
          <w:rFonts w:ascii="Arial" w:eastAsiaTheme="minorEastAsia" w:hAnsi="Arial" w:cs="Arial"/>
        </w:rPr>
      </w:pPr>
    </w:p>
    <w:p w14:paraId="3FBC73AF" w14:textId="4970CACE" w:rsidR="00E5270D" w:rsidRPr="00E5270D" w:rsidRDefault="00E5270D" w:rsidP="00D36A46">
      <w:pPr>
        <w:tabs>
          <w:tab w:val="right" w:pos="8498"/>
        </w:tabs>
        <w:spacing w:after="0"/>
        <w:jc w:val="both"/>
        <w:rPr>
          <w:rFonts w:ascii="Arial" w:eastAsiaTheme="minorEastAsia" w:hAnsi="Arial" w:cs="Arial"/>
        </w:rPr>
      </w:pPr>
      <w:r w:rsidRPr="00E5270D">
        <w:rPr>
          <w:rFonts w:ascii="Arial" w:hAnsi="Arial" w:cs="Arial"/>
        </w:rPr>
        <w:t xml:space="preserve">Esta expresión no corresponde a una función, puesto que los dos primeros intervalos de la definición no son disyuntos, lo que ocasiona que existan valores de </w:t>
      </w:r>
      <w:r w:rsidRPr="001B50B9">
        <w:rPr>
          <w:rFonts w:ascii="Times New Roman" w:hAnsi="Times New Roman" w:cs="Times New Roman"/>
          <w:i/>
        </w:rPr>
        <w:t>x</w:t>
      </w:r>
      <w:r w:rsidRPr="00E5270D">
        <w:rPr>
          <w:rFonts w:ascii="Arial" w:hAnsi="Arial" w:cs="Arial"/>
        </w:rPr>
        <w:t xml:space="preserve"> con dos imágenes. Por ejemplo, para </w:t>
      </w:r>
      <w:r w:rsidRPr="001B50B9">
        <w:rPr>
          <w:rFonts w:ascii="Times New Roman" w:hAnsi="Times New Roman" w:cs="Times New Roman"/>
          <w:i/>
        </w:rPr>
        <w:t>x = 0</w:t>
      </w:r>
      <w:r w:rsidRPr="00E5270D">
        <w:rPr>
          <w:rFonts w:ascii="Arial" w:hAnsi="Arial" w:cs="Arial"/>
        </w:rPr>
        <w:t xml:space="preserve">, hay una imagen </w:t>
      </w:r>
      <w:proofErr w:type="gramStart"/>
      <w:r w:rsidRPr="001B50B9">
        <w:rPr>
          <w:rFonts w:ascii="Times New Roman" w:hAnsi="Times New Roman" w:cs="Times New Roman"/>
          <w:i/>
        </w:rPr>
        <w:t>r</w:t>
      </w:r>
      <w:r w:rsidRPr="001B50B9">
        <w:rPr>
          <w:rFonts w:ascii="Times New Roman" w:hAnsi="Times New Roman" w:cs="Times New Roman"/>
        </w:rPr>
        <w:t>(</w:t>
      </w:r>
      <w:proofErr w:type="gramEnd"/>
      <w:r w:rsidRPr="001B50B9">
        <w:rPr>
          <w:rFonts w:ascii="Times New Roman" w:hAnsi="Times New Roman" w:cs="Times New Roman"/>
        </w:rPr>
        <w:t>0) = 3</w:t>
      </w:r>
      <w:r w:rsidRPr="00E5270D">
        <w:rPr>
          <w:rFonts w:ascii="Arial" w:hAnsi="Arial" w:cs="Arial"/>
        </w:rPr>
        <w:t xml:space="preserve">, según la definición del primer tozo, y otra </w:t>
      </w:r>
      <w:r w:rsidRPr="001B50B9">
        <w:rPr>
          <w:rFonts w:ascii="Times New Roman" w:hAnsi="Times New Roman" w:cs="Times New Roman"/>
          <w:i/>
        </w:rPr>
        <w:t>r</w:t>
      </w:r>
      <w:r w:rsidRPr="001B50B9">
        <w:rPr>
          <w:rFonts w:ascii="Times New Roman" w:hAnsi="Times New Roman" w:cs="Times New Roman"/>
        </w:rPr>
        <w:t>(0) = (0)</w:t>
      </w:r>
      <w:r w:rsidRPr="001B50B9">
        <w:rPr>
          <w:rFonts w:ascii="Times New Roman" w:hAnsi="Times New Roman" w:cs="Times New Roman"/>
          <w:vertAlign w:val="superscript"/>
        </w:rPr>
        <w:t>2</w:t>
      </w:r>
      <w:r w:rsidRPr="001B50B9">
        <w:rPr>
          <w:rFonts w:ascii="Times New Roman" w:hAnsi="Times New Roman" w:cs="Times New Roman"/>
        </w:rPr>
        <w:t xml:space="preserve"> + 2 = 2</w:t>
      </w:r>
      <w:r w:rsidRPr="00E5270D">
        <w:rPr>
          <w:rFonts w:ascii="Arial" w:hAnsi="Arial" w:cs="Arial"/>
        </w:rPr>
        <w:t>, según la definición del segundo trozo.</w:t>
      </w:r>
    </w:p>
    <w:p w14:paraId="715A6F51" w14:textId="77777777" w:rsidR="00D36A46" w:rsidRPr="00560ED9" w:rsidRDefault="00D36A46" w:rsidP="00962CCA">
      <w:pPr>
        <w:tabs>
          <w:tab w:val="right" w:pos="8498"/>
        </w:tabs>
        <w:spacing w:after="0"/>
        <w:jc w:val="both"/>
        <w:rPr>
          <w:rFonts w:ascii="Arial" w:eastAsiaTheme="minorEastAsia" w:hAnsi="Arial" w:cs="Arial"/>
          <w:i/>
        </w:rPr>
      </w:pPr>
    </w:p>
    <w:tbl>
      <w:tblPr>
        <w:tblStyle w:val="Tablaconcuadrcula"/>
        <w:tblW w:w="0" w:type="auto"/>
        <w:tblLayout w:type="fixed"/>
        <w:tblLook w:val="04A0" w:firstRow="1" w:lastRow="0" w:firstColumn="1" w:lastColumn="0" w:noHBand="0" w:noVBand="1"/>
      </w:tblPr>
      <w:tblGrid>
        <w:gridCol w:w="1384"/>
        <w:gridCol w:w="7670"/>
      </w:tblGrid>
      <w:tr w:rsidR="00A87777" w:rsidRPr="00560ED9" w14:paraId="57AE7757" w14:textId="77777777" w:rsidTr="00A87777">
        <w:tc>
          <w:tcPr>
            <w:tcW w:w="9054" w:type="dxa"/>
            <w:gridSpan w:val="2"/>
            <w:shd w:val="clear" w:color="auto" w:fill="0D0D0D" w:themeFill="text1" w:themeFillTint="F2"/>
          </w:tcPr>
          <w:p w14:paraId="71AD24B4" w14:textId="77777777" w:rsidR="00A87777" w:rsidRPr="00560ED9" w:rsidRDefault="00A87777" w:rsidP="00A87777">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1A660A86" w14:textId="77777777" w:rsidR="00A87777" w:rsidRPr="00560ED9" w:rsidRDefault="00A87777" w:rsidP="00A87777">
            <w:pPr>
              <w:jc w:val="center"/>
              <w:rPr>
                <w:rFonts w:ascii="Arial" w:hAnsi="Arial" w:cs="Arial"/>
                <w:b/>
                <w:color w:val="FFFFFF" w:themeColor="background1"/>
              </w:rPr>
            </w:pPr>
          </w:p>
        </w:tc>
      </w:tr>
      <w:tr w:rsidR="00A87777" w:rsidRPr="00560ED9" w14:paraId="72F3B211" w14:textId="77777777" w:rsidTr="00A87777">
        <w:tc>
          <w:tcPr>
            <w:tcW w:w="1384" w:type="dxa"/>
          </w:tcPr>
          <w:p w14:paraId="5B253B71" w14:textId="77777777" w:rsidR="00A87777" w:rsidRPr="00560ED9" w:rsidRDefault="00A87777" w:rsidP="00A87777">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E663B0A" w14:textId="4E22D692" w:rsidR="00A87777" w:rsidRPr="00560ED9" w:rsidRDefault="00726EB4" w:rsidP="00A87777">
            <w:pPr>
              <w:rPr>
                <w:rFonts w:ascii="Arial" w:hAnsi="Arial" w:cs="Arial"/>
                <w:b/>
                <w:color w:val="000000"/>
                <w:sz w:val="18"/>
                <w:szCs w:val="18"/>
              </w:rPr>
            </w:pPr>
            <w:r>
              <w:rPr>
                <w:rFonts w:ascii="Arial" w:hAnsi="Arial" w:cs="Arial"/>
                <w:color w:val="000000"/>
              </w:rPr>
              <w:t>MA_11_02_IMG31</w:t>
            </w:r>
          </w:p>
        </w:tc>
      </w:tr>
      <w:tr w:rsidR="00A87777" w:rsidRPr="00560ED9" w14:paraId="172AE136" w14:textId="77777777" w:rsidTr="00A87777">
        <w:tc>
          <w:tcPr>
            <w:tcW w:w="1384" w:type="dxa"/>
          </w:tcPr>
          <w:p w14:paraId="0A03224D"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Descripción</w:t>
            </w:r>
          </w:p>
        </w:tc>
        <w:tc>
          <w:tcPr>
            <w:tcW w:w="7670" w:type="dxa"/>
          </w:tcPr>
          <w:p w14:paraId="0F685955" w14:textId="77777777" w:rsidR="009F441A" w:rsidRDefault="009F441A" w:rsidP="009F441A">
            <w:pPr>
              <w:rPr>
                <w:rFonts w:ascii="Arial" w:hAnsi="Arial" w:cs="Arial"/>
                <w:color w:val="000000"/>
              </w:rPr>
            </w:pPr>
          </w:p>
          <w:p w14:paraId="523A5B1E" w14:textId="3A1E0083" w:rsidR="00AA0D11" w:rsidRPr="00560ED9" w:rsidRDefault="00AA0D11" w:rsidP="009F441A">
            <w:pPr>
              <w:shd w:val="clear" w:color="auto" w:fill="F79646" w:themeFill="accent6"/>
              <w:rPr>
                <w:rFonts w:ascii="Arial" w:hAnsi="Arial" w:cs="Arial"/>
                <w:color w:val="000000"/>
              </w:rPr>
            </w:pPr>
            <w:r w:rsidRPr="00560ED9">
              <w:rPr>
                <w:rFonts w:ascii="Arial" w:hAnsi="Arial" w:cs="Arial"/>
                <w:color w:val="000000"/>
              </w:rPr>
              <w:t xml:space="preserve">Realizar la </w:t>
            </w:r>
            <w:r w:rsidR="00F47CEC" w:rsidRPr="00560ED9">
              <w:rPr>
                <w:rFonts w:ascii="Arial" w:hAnsi="Arial" w:cs="Arial"/>
                <w:color w:val="000000"/>
              </w:rPr>
              <w:t>gráfica</w:t>
            </w:r>
            <w:r w:rsidRPr="00560ED9">
              <w:rPr>
                <w:rFonts w:ascii="Arial" w:hAnsi="Arial" w:cs="Arial"/>
                <w:color w:val="000000"/>
              </w:rPr>
              <w:t xml:space="preserve"> de la expresión dada </w:t>
            </w:r>
          </w:p>
          <w:p w14:paraId="0D868F56" w14:textId="5198490B" w:rsidR="00AA0D11" w:rsidRPr="00560ED9" w:rsidRDefault="00435647" w:rsidP="009F441A">
            <w:pPr>
              <w:shd w:val="clear" w:color="auto" w:fill="F79646" w:themeFill="accent6"/>
              <w:tabs>
                <w:tab w:val="right" w:pos="8498"/>
              </w:tabs>
              <w:jc w:val="both"/>
              <w:rPr>
                <w:rFonts w:ascii="Arial" w:eastAsiaTheme="minorEastAsia" w:hAnsi="Arial" w:cs="Arial"/>
              </w:rPr>
            </w:pPr>
            <m:oMathPara>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x&gt;2                        </m:t>
                        </m:r>
                      </m:e>
                    </m:eqArr>
                    <m:r>
                      <w:rPr>
                        <w:rFonts w:ascii="Cambria Math" w:eastAsiaTheme="minorEastAsia" w:hAnsi="Cambria Math" w:cs="Arial"/>
                      </w:rPr>
                      <m:t xml:space="preserve">      </m:t>
                    </m:r>
                  </m:e>
                </m:d>
              </m:oMath>
            </m:oMathPara>
          </w:p>
          <w:p w14:paraId="35479BA5" w14:textId="439643D6" w:rsidR="00A87777" w:rsidRPr="00560ED9" w:rsidRDefault="007C2A76" w:rsidP="009F441A">
            <w:pPr>
              <w:shd w:val="clear" w:color="auto" w:fill="F79646" w:themeFill="accent6"/>
              <w:rPr>
                <w:rFonts w:ascii="Arial" w:hAnsi="Arial" w:cs="Arial"/>
                <w:color w:val="000000"/>
              </w:rPr>
            </w:pPr>
            <w:r>
              <w:rPr>
                <w:rFonts w:ascii="Arial" w:hAnsi="Arial" w:cs="Arial"/>
                <w:color w:val="000000"/>
              </w:rPr>
              <w:t xml:space="preserve">y </w:t>
            </w:r>
            <w:r w:rsidR="00AA0D11" w:rsidRPr="00560ED9">
              <w:rPr>
                <w:rFonts w:ascii="Arial" w:hAnsi="Arial" w:cs="Arial"/>
                <w:color w:val="000000"/>
              </w:rPr>
              <w:t xml:space="preserve">mostrar con una recta vertical </w:t>
            </w:r>
            <w:r w:rsidR="00B9490D" w:rsidRPr="00560ED9">
              <w:rPr>
                <w:rFonts w:ascii="Arial" w:hAnsi="Arial" w:cs="Arial"/>
                <w:color w:val="000000"/>
              </w:rPr>
              <w:t xml:space="preserve">entre -1 y 1 </w:t>
            </w:r>
            <w:r w:rsidR="00AA0D11" w:rsidRPr="00560ED9">
              <w:rPr>
                <w:rFonts w:ascii="Arial" w:hAnsi="Arial" w:cs="Arial"/>
                <w:color w:val="000000"/>
              </w:rPr>
              <w:t xml:space="preserve">que la </w:t>
            </w:r>
            <w:r w:rsidR="00F47CEC" w:rsidRPr="00560ED9">
              <w:rPr>
                <w:rFonts w:ascii="Arial" w:hAnsi="Arial" w:cs="Arial"/>
                <w:color w:val="000000"/>
              </w:rPr>
              <w:t>gráfica</w:t>
            </w:r>
            <w:r w:rsidR="00AA0D11" w:rsidRPr="00560ED9">
              <w:rPr>
                <w:rFonts w:ascii="Arial" w:hAnsi="Arial" w:cs="Arial"/>
                <w:color w:val="000000"/>
              </w:rPr>
              <w:t xml:space="preserve"> es corta</w:t>
            </w:r>
            <w:r w:rsidR="00B9490D" w:rsidRPr="00560ED9">
              <w:rPr>
                <w:rFonts w:ascii="Arial" w:hAnsi="Arial" w:cs="Arial"/>
                <w:color w:val="000000"/>
              </w:rPr>
              <w:t>da en dos</w:t>
            </w:r>
            <w:r w:rsidR="00F47CEC" w:rsidRPr="00560ED9">
              <w:rPr>
                <w:rFonts w:ascii="Arial" w:hAnsi="Arial" w:cs="Arial"/>
                <w:color w:val="000000"/>
              </w:rPr>
              <w:t xml:space="preserve"> puntos</w:t>
            </w:r>
          </w:p>
        </w:tc>
      </w:tr>
      <w:tr w:rsidR="00A87777" w:rsidRPr="00560ED9" w14:paraId="50C5553F" w14:textId="77777777" w:rsidTr="00A87777">
        <w:tc>
          <w:tcPr>
            <w:tcW w:w="1384" w:type="dxa"/>
          </w:tcPr>
          <w:p w14:paraId="630E870B" w14:textId="23C667BD" w:rsidR="00A87777" w:rsidRPr="00560ED9" w:rsidRDefault="00A87777" w:rsidP="00A87777">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22C6C4E" w14:textId="77777777" w:rsidR="00A87777" w:rsidRDefault="00A87777" w:rsidP="00A87777">
            <w:pPr>
              <w:rPr>
                <w:rFonts w:ascii="Arial" w:hAnsi="Arial" w:cs="Arial"/>
                <w:color w:val="000000"/>
              </w:rPr>
            </w:pPr>
          </w:p>
          <w:p w14:paraId="3F5F9434" w14:textId="160B2F58" w:rsidR="009F441A" w:rsidRPr="00560ED9" w:rsidRDefault="009F441A" w:rsidP="00A87777">
            <w:pPr>
              <w:rPr>
                <w:rFonts w:ascii="Arial" w:hAnsi="Arial" w:cs="Arial"/>
                <w:color w:val="000000"/>
              </w:rPr>
            </w:pPr>
            <w:r w:rsidRPr="009F441A">
              <w:rPr>
                <w:rFonts w:ascii="Arial" w:hAnsi="Arial" w:cs="Arial"/>
                <w:color w:val="000000"/>
                <w:shd w:val="clear" w:color="auto" w:fill="F79646" w:themeFill="accent6"/>
              </w:rPr>
              <w:t>PRESENTAR LA GRÁFICAS AQUÍ</w:t>
            </w:r>
          </w:p>
        </w:tc>
      </w:tr>
      <w:tr w:rsidR="00A87777" w:rsidRPr="00560ED9" w14:paraId="6079EA88" w14:textId="77777777" w:rsidTr="00A87777">
        <w:tc>
          <w:tcPr>
            <w:tcW w:w="1384" w:type="dxa"/>
          </w:tcPr>
          <w:p w14:paraId="3D64413B"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Pie de imagen</w:t>
            </w:r>
          </w:p>
        </w:tc>
        <w:tc>
          <w:tcPr>
            <w:tcW w:w="7670" w:type="dxa"/>
          </w:tcPr>
          <w:p w14:paraId="4A274B20" w14:textId="73BD0FE9" w:rsidR="00A87777" w:rsidRPr="001B50B9" w:rsidRDefault="001B50B9" w:rsidP="001B50B9">
            <w:pPr>
              <w:pStyle w:val="Textocomentario"/>
              <w:rPr>
                <w:rFonts w:ascii="Arial" w:eastAsiaTheme="minorEastAsia" w:hAnsi="Arial" w:cs="Arial"/>
                <w:sz w:val="24"/>
                <w:szCs w:val="24"/>
              </w:rPr>
            </w:pPr>
            <w:r w:rsidRPr="001B50B9">
              <w:rPr>
                <w:rFonts w:ascii="Arial" w:hAnsi="Arial" w:cs="Arial"/>
                <w:sz w:val="24"/>
                <w:szCs w:val="24"/>
              </w:rPr>
              <w:t>Gráfica de una relación no funcional definida por trozos, l</w:t>
            </w:r>
            <w:r w:rsidR="00D36A46" w:rsidRPr="001B50B9">
              <w:rPr>
                <w:rFonts w:ascii="Arial" w:eastAsiaTheme="minorEastAsia" w:hAnsi="Arial" w:cs="Arial"/>
                <w:sz w:val="24"/>
                <w:szCs w:val="24"/>
              </w:rPr>
              <w:t>a p</w:t>
            </w:r>
            <w:r w:rsidR="00263F44" w:rsidRPr="001B50B9">
              <w:rPr>
                <w:rFonts w:ascii="Arial" w:eastAsiaTheme="minorEastAsia" w:hAnsi="Arial" w:cs="Arial"/>
                <w:sz w:val="24"/>
                <w:szCs w:val="24"/>
              </w:rPr>
              <w:t xml:space="preserve">rueba de la recta vertical </w:t>
            </w:r>
            <w:r w:rsidR="00F47CEC" w:rsidRPr="001B50B9">
              <w:rPr>
                <w:rFonts w:ascii="Arial" w:eastAsiaTheme="minorEastAsia" w:hAnsi="Arial" w:cs="Arial"/>
                <w:sz w:val="24"/>
                <w:szCs w:val="24"/>
              </w:rPr>
              <w:t xml:space="preserve">permite comprobar que la relación </w:t>
            </w:r>
            <w:r w:rsidR="00D36A46" w:rsidRPr="001B50B9">
              <w:rPr>
                <w:rFonts w:ascii="Times New Roman" w:eastAsiaTheme="minorEastAsia" w:hAnsi="Times New Roman"/>
                <w:i/>
                <w:sz w:val="24"/>
                <w:szCs w:val="24"/>
              </w:rPr>
              <w:t>r</w:t>
            </w:r>
            <w:r w:rsidR="00F47CEC" w:rsidRPr="001B50B9">
              <w:rPr>
                <w:rFonts w:ascii="Times New Roman" w:eastAsiaTheme="minorEastAsia" w:hAnsi="Times New Roman"/>
                <w:i/>
                <w:sz w:val="24"/>
                <w:szCs w:val="24"/>
              </w:rPr>
              <w:t>(x)</w:t>
            </w:r>
            <w:r w:rsidR="00F47CEC" w:rsidRPr="001B50B9">
              <w:rPr>
                <w:rFonts w:ascii="Arial" w:eastAsiaTheme="minorEastAsia" w:hAnsi="Arial" w:cs="Arial"/>
                <w:sz w:val="24"/>
                <w:szCs w:val="24"/>
              </w:rPr>
              <w:t xml:space="preserve"> no es</w:t>
            </w:r>
            <w:r>
              <w:rPr>
                <w:rFonts w:ascii="Arial" w:eastAsiaTheme="minorEastAsia" w:hAnsi="Arial" w:cs="Arial"/>
                <w:sz w:val="24"/>
                <w:szCs w:val="24"/>
              </w:rPr>
              <w:t xml:space="preserve"> función</w:t>
            </w:r>
          </w:p>
        </w:tc>
      </w:tr>
    </w:tbl>
    <w:p w14:paraId="664B4BF0" w14:textId="77777777" w:rsidR="00A87777" w:rsidRPr="00560ED9" w:rsidRDefault="00A87777" w:rsidP="00962CCA">
      <w:pPr>
        <w:tabs>
          <w:tab w:val="right" w:pos="8498"/>
        </w:tabs>
        <w:spacing w:after="0"/>
        <w:jc w:val="both"/>
        <w:rPr>
          <w:rFonts w:ascii="Arial" w:eastAsiaTheme="minorEastAsia" w:hAnsi="Arial" w:cs="Arial"/>
        </w:rPr>
      </w:pPr>
    </w:p>
    <w:p w14:paraId="4DC187B3" w14:textId="77777777" w:rsidR="00D418C6" w:rsidRDefault="00D418C6" w:rsidP="00D418C6">
      <w:pPr>
        <w:spacing w:after="0"/>
        <w:jc w:val="both"/>
        <w:rPr>
          <w:rFonts w:ascii="Arial" w:hAnsi="Arial" w:cs="Arial"/>
        </w:rPr>
      </w:pPr>
    </w:p>
    <w:p w14:paraId="147FCA27" w14:textId="77777777" w:rsidR="00D418C6" w:rsidRPr="00560ED9" w:rsidRDefault="00D418C6" w:rsidP="00D418C6">
      <w:pPr>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D418C6" w:rsidRPr="00560ED9" w14:paraId="5899BD80" w14:textId="77777777" w:rsidTr="00C3582A">
        <w:tc>
          <w:tcPr>
            <w:tcW w:w="8828" w:type="dxa"/>
            <w:gridSpan w:val="2"/>
            <w:shd w:val="clear" w:color="auto" w:fill="000000" w:themeFill="text1"/>
          </w:tcPr>
          <w:p w14:paraId="057AF1C5" w14:textId="77777777" w:rsidR="00D418C6" w:rsidRPr="00560ED9" w:rsidRDefault="00D418C6"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D418C6" w:rsidRPr="00560ED9" w14:paraId="7AFBFAB2" w14:textId="77777777" w:rsidTr="00C3582A">
        <w:tc>
          <w:tcPr>
            <w:tcW w:w="2480" w:type="dxa"/>
          </w:tcPr>
          <w:p w14:paraId="1D07B46A" w14:textId="77777777" w:rsidR="00D418C6" w:rsidRPr="00560ED9" w:rsidRDefault="00D418C6"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4BA102F9" w14:textId="4752A6B7" w:rsidR="00D418C6" w:rsidRPr="00560ED9" w:rsidRDefault="00D418C6" w:rsidP="00D418C6">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Pr>
                <w:rFonts w:ascii="Arial" w:eastAsiaTheme="minorEastAsia" w:hAnsi="Arial" w:cs="Arial"/>
                <w:color w:val="000000"/>
                <w:sz w:val="24"/>
                <w:szCs w:val="24"/>
              </w:rPr>
              <w:t>200</w:t>
            </w:r>
          </w:p>
        </w:tc>
      </w:tr>
      <w:tr w:rsidR="00D418C6" w:rsidRPr="00560ED9" w14:paraId="5C7639F7" w14:textId="77777777" w:rsidTr="00C3582A">
        <w:tc>
          <w:tcPr>
            <w:tcW w:w="2480" w:type="dxa"/>
          </w:tcPr>
          <w:p w14:paraId="2FCD829D" w14:textId="77777777" w:rsidR="00D418C6" w:rsidRPr="00560ED9" w:rsidRDefault="00D418C6"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7A1895ED" w14:textId="269C5180" w:rsidR="00D418C6" w:rsidRPr="006D2BC2" w:rsidRDefault="00D418C6" w:rsidP="00C3582A">
            <w:pPr>
              <w:rPr>
                <w:rFonts w:ascii="Arial" w:hAnsi="Arial" w:cs="Arial"/>
                <w:sz w:val="24"/>
                <w:szCs w:val="24"/>
              </w:rPr>
            </w:pPr>
            <w:r>
              <w:rPr>
                <w:rFonts w:ascii="Arial" w:hAnsi="Arial" w:cs="Arial"/>
                <w:color w:val="000000"/>
                <w:sz w:val="24"/>
                <w:szCs w:val="24"/>
              </w:rPr>
              <w:t>Análisis de funciones a trozos</w:t>
            </w:r>
          </w:p>
          <w:p w14:paraId="1C3C9D96" w14:textId="77777777" w:rsidR="00D418C6" w:rsidRPr="006D2BC2" w:rsidRDefault="00D418C6" w:rsidP="00C3582A">
            <w:pPr>
              <w:rPr>
                <w:rFonts w:ascii="Arial" w:eastAsiaTheme="minorEastAsia" w:hAnsi="Arial" w:cs="Arial"/>
                <w:color w:val="000000"/>
                <w:sz w:val="24"/>
                <w:szCs w:val="24"/>
              </w:rPr>
            </w:pPr>
          </w:p>
        </w:tc>
      </w:tr>
      <w:tr w:rsidR="00D418C6" w:rsidRPr="00560ED9" w14:paraId="51169DED" w14:textId="77777777" w:rsidTr="00C3582A">
        <w:tc>
          <w:tcPr>
            <w:tcW w:w="2480" w:type="dxa"/>
          </w:tcPr>
          <w:p w14:paraId="3E9A9498" w14:textId="77777777" w:rsidR="00D418C6" w:rsidRPr="00560ED9" w:rsidRDefault="00D418C6"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71C2968D" w14:textId="5A05EF5C" w:rsidR="00D418C6" w:rsidRPr="006D2BC2" w:rsidRDefault="00D418C6" w:rsidP="00C3582A">
            <w:pPr>
              <w:rPr>
                <w:rFonts w:ascii="Arial" w:eastAsiaTheme="minorEastAsia" w:hAnsi="Arial" w:cs="Arial"/>
                <w:color w:val="000000"/>
                <w:sz w:val="24"/>
                <w:szCs w:val="24"/>
              </w:rPr>
            </w:pPr>
            <w:r w:rsidRPr="00D418C6">
              <w:rPr>
                <w:rFonts w:ascii="Arial" w:hAnsi="Arial" w:cs="Arial"/>
                <w:color w:val="000000"/>
                <w:sz w:val="24"/>
                <w:szCs w:val="24"/>
              </w:rPr>
              <w:t>Actividad para practicar la interpretación gráfica de funciones a trozos</w:t>
            </w:r>
          </w:p>
        </w:tc>
      </w:tr>
    </w:tbl>
    <w:p w14:paraId="6BB56CEE" w14:textId="77777777" w:rsidR="00D418C6" w:rsidRPr="00560ED9" w:rsidRDefault="00D418C6" w:rsidP="00D418C6">
      <w:pPr>
        <w:tabs>
          <w:tab w:val="right" w:pos="8498"/>
        </w:tabs>
        <w:spacing w:after="0"/>
        <w:jc w:val="both"/>
        <w:rPr>
          <w:rFonts w:ascii="Arial" w:hAnsi="Arial" w:cs="Arial"/>
          <w:highlight w:val="yellow"/>
        </w:rPr>
      </w:pPr>
    </w:p>
    <w:p w14:paraId="51222B3F" w14:textId="77777777" w:rsidR="00A77E21" w:rsidRDefault="00A77E21" w:rsidP="00962CCA">
      <w:pPr>
        <w:tabs>
          <w:tab w:val="right" w:pos="8498"/>
        </w:tabs>
        <w:spacing w:after="0"/>
        <w:jc w:val="both"/>
        <w:rPr>
          <w:rFonts w:ascii="Arial" w:eastAsiaTheme="minorEastAsia" w:hAnsi="Arial" w:cs="Arial"/>
        </w:rPr>
      </w:pPr>
    </w:p>
    <w:p w14:paraId="26E1F33E" w14:textId="77777777" w:rsidR="00A77E21" w:rsidRDefault="00A77E21" w:rsidP="00962CCA">
      <w:pPr>
        <w:tabs>
          <w:tab w:val="right" w:pos="8498"/>
        </w:tabs>
        <w:spacing w:after="0"/>
        <w:jc w:val="both"/>
        <w:rPr>
          <w:rFonts w:ascii="Arial" w:eastAsiaTheme="minorEastAsia" w:hAnsi="Arial" w:cs="Arial"/>
        </w:rPr>
      </w:pPr>
    </w:p>
    <w:p w14:paraId="47978298" w14:textId="03F17D34" w:rsidR="00A87777" w:rsidRDefault="006363E0" w:rsidP="00962CCA">
      <w:pPr>
        <w:tabs>
          <w:tab w:val="right" w:pos="8498"/>
        </w:tabs>
        <w:spacing w:after="0"/>
        <w:jc w:val="both"/>
        <w:rPr>
          <w:rFonts w:ascii="Arial" w:eastAsiaTheme="minorEastAsia" w:hAnsi="Arial" w:cs="Arial"/>
        </w:rPr>
      </w:pPr>
      <w:r w:rsidRPr="00560ED9">
        <w:rPr>
          <w:rFonts w:ascii="Arial" w:eastAsiaTheme="minorEastAsia" w:hAnsi="Arial" w:cs="Arial"/>
        </w:rPr>
        <w:t>L</w:t>
      </w:r>
      <w:r w:rsidR="00A1310F" w:rsidRPr="00560ED9">
        <w:rPr>
          <w:rFonts w:ascii="Arial" w:eastAsiaTheme="minorEastAsia" w:hAnsi="Arial" w:cs="Arial"/>
        </w:rPr>
        <w:t xml:space="preserve">as funciones </w:t>
      </w:r>
      <w:r w:rsidRPr="00560ED9">
        <w:rPr>
          <w:rFonts w:ascii="Arial" w:eastAsiaTheme="minorEastAsia" w:hAnsi="Arial" w:cs="Arial"/>
        </w:rPr>
        <w:t xml:space="preserve">a trozos </w:t>
      </w:r>
      <w:r w:rsidR="00A1310F" w:rsidRPr="00560ED9">
        <w:rPr>
          <w:rFonts w:ascii="Arial" w:eastAsiaTheme="minorEastAsia" w:hAnsi="Arial" w:cs="Arial"/>
        </w:rPr>
        <w:t xml:space="preserve">más </w:t>
      </w:r>
      <w:r w:rsidR="001B50B9">
        <w:rPr>
          <w:rFonts w:ascii="Arial" w:eastAsiaTheme="minorEastAsia" w:hAnsi="Arial" w:cs="Arial"/>
        </w:rPr>
        <w:t>comunes</w:t>
      </w:r>
      <w:r w:rsidRPr="00560ED9">
        <w:rPr>
          <w:rFonts w:ascii="Arial" w:eastAsiaTheme="minorEastAsia" w:hAnsi="Arial" w:cs="Arial"/>
        </w:rPr>
        <w:t xml:space="preserve"> son la función </w:t>
      </w:r>
      <w:r w:rsidR="00A87777" w:rsidRPr="00560ED9">
        <w:rPr>
          <w:rFonts w:ascii="Arial" w:eastAsiaTheme="minorEastAsia" w:hAnsi="Arial" w:cs="Arial"/>
        </w:rPr>
        <w:t>valor absoluto y la función parte entera.</w:t>
      </w:r>
      <w:r w:rsidR="001B50B9">
        <w:rPr>
          <w:rFonts w:ascii="Arial" w:eastAsiaTheme="minorEastAsia" w:hAnsi="Arial" w:cs="Arial"/>
        </w:rPr>
        <w:t xml:space="preserve"> Las estudiaremos a continuación. </w:t>
      </w:r>
    </w:p>
    <w:p w14:paraId="6C470E9D" w14:textId="77777777" w:rsidR="00D418C6" w:rsidRDefault="00D418C6" w:rsidP="00962CCA">
      <w:pPr>
        <w:tabs>
          <w:tab w:val="right" w:pos="8498"/>
        </w:tabs>
        <w:spacing w:after="0"/>
        <w:jc w:val="both"/>
        <w:rPr>
          <w:rFonts w:ascii="Arial" w:eastAsiaTheme="minorEastAsia" w:hAnsi="Arial" w:cs="Arial"/>
        </w:rPr>
      </w:pPr>
    </w:p>
    <w:p w14:paraId="7D089824" w14:textId="77777777" w:rsidR="00D418C6" w:rsidRPr="00560ED9" w:rsidRDefault="00D418C6" w:rsidP="00962CCA">
      <w:pPr>
        <w:tabs>
          <w:tab w:val="right" w:pos="8498"/>
        </w:tabs>
        <w:spacing w:after="0"/>
        <w:jc w:val="both"/>
        <w:rPr>
          <w:rFonts w:ascii="Arial" w:eastAsiaTheme="minorEastAsia" w:hAnsi="Arial" w:cs="Arial"/>
        </w:rPr>
      </w:pPr>
    </w:p>
    <w:p w14:paraId="75E00D4A" w14:textId="77777777" w:rsidR="00185F8A" w:rsidRPr="00560ED9" w:rsidRDefault="00185F8A" w:rsidP="00962CCA">
      <w:pPr>
        <w:tabs>
          <w:tab w:val="right" w:pos="8498"/>
        </w:tabs>
        <w:spacing w:after="0"/>
        <w:jc w:val="both"/>
        <w:rPr>
          <w:rFonts w:ascii="Arial" w:eastAsiaTheme="minorEastAsia" w:hAnsi="Arial" w:cs="Arial"/>
        </w:rPr>
      </w:pPr>
    </w:p>
    <w:p w14:paraId="608E2A85" w14:textId="12872A1A"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3]</w:t>
      </w:r>
      <w:r w:rsidR="009F441A">
        <w:rPr>
          <w:rFonts w:ascii="Arial" w:hAnsi="Arial" w:cs="Arial"/>
        </w:rPr>
        <w:t xml:space="preserve"> </w:t>
      </w:r>
      <w:r w:rsidRPr="00560ED9">
        <w:rPr>
          <w:rFonts w:ascii="Arial" w:hAnsi="Arial" w:cs="Arial"/>
          <w:b/>
        </w:rPr>
        <w:t>3.3.1 Función valor absoluto</w:t>
      </w:r>
    </w:p>
    <w:p w14:paraId="308F1966" w14:textId="77777777" w:rsidR="00A95008" w:rsidRPr="00560ED9" w:rsidRDefault="00A95008" w:rsidP="00962CCA">
      <w:pPr>
        <w:tabs>
          <w:tab w:val="right" w:pos="8498"/>
        </w:tabs>
        <w:spacing w:after="0"/>
        <w:jc w:val="both"/>
        <w:rPr>
          <w:rFonts w:ascii="Arial" w:hAnsi="Arial" w:cs="Arial"/>
          <w:b/>
        </w:rPr>
      </w:pPr>
    </w:p>
    <w:p w14:paraId="15EA6830" w14:textId="73E8748C" w:rsidR="0060301B" w:rsidRPr="00560ED9" w:rsidRDefault="0060301B" w:rsidP="00962CCA">
      <w:pPr>
        <w:tabs>
          <w:tab w:val="right" w:pos="8498"/>
        </w:tabs>
        <w:spacing w:after="0"/>
        <w:jc w:val="both"/>
        <w:rPr>
          <w:rFonts w:ascii="Arial" w:hAnsi="Arial" w:cs="Arial"/>
        </w:rPr>
      </w:pPr>
      <w:r w:rsidRPr="00560ED9">
        <w:rPr>
          <w:rFonts w:ascii="Arial" w:hAnsi="Arial" w:cs="Arial"/>
        </w:rPr>
        <w:t>La función valor absoluto es una función definida en dos trozos</w:t>
      </w:r>
      <w:r w:rsidR="001B50B9">
        <w:rPr>
          <w:rFonts w:ascii="Arial" w:hAnsi="Arial" w:cs="Arial"/>
        </w:rPr>
        <w:t>,</w:t>
      </w:r>
      <w:r w:rsidRPr="00560ED9">
        <w:rPr>
          <w:rFonts w:ascii="Arial" w:hAnsi="Arial" w:cs="Arial"/>
        </w:rPr>
        <w:t xml:space="preserve"> los </w:t>
      </w:r>
      <w:r w:rsidR="001B50B9">
        <w:rPr>
          <w:rFonts w:ascii="Arial" w:hAnsi="Arial" w:cs="Arial"/>
        </w:rPr>
        <w:t xml:space="preserve">números </w:t>
      </w:r>
      <w:r w:rsidRPr="00560ED9">
        <w:rPr>
          <w:rFonts w:ascii="Arial" w:hAnsi="Arial" w:cs="Arial"/>
        </w:rPr>
        <w:t>reales negativos y los</w:t>
      </w:r>
      <w:r w:rsidR="001B50B9">
        <w:rPr>
          <w:rFonts w:ascii="Arial" w:hAnsi="Arial" w:cs="Arial"/>
        </w:rPr>
        <w:t xml:space="preserve"> numero reales</w:t>
      </w:r>
      <w:r w:rsidRPr="00560ED9">
        <w:rPr>
          <w:rFonts w:ascii="Arial" w:hAnsi="Arial" w:cs="Arial"/>
        </w:rPr>
        <w:t xml:space="preserve"> no negativos, como se sigue:</w:t>
      </w:r>
    </w:p>
    <w:p w14:paraId="7CC7565F" w14:textId="77777777" w:rsidR="0060301B" w:rsidRPr="00560ED9" w:rsidRDefault="0060301B" w:rsidP="00962CCA">
      <w:pPr>
        <w:tabs>
          <w:tab w:val="right" w:pos="8498"/>
        </w:tabs>
        <w:spacing w:after="0"/>
        <w:jc w:val="both"/>
        <w:rPr>
          <w:rFonts w:ascii="Arial" w:hAnsi="Arial" w:cs="Arial"/>
        </w:rPr>
      </w:pPr>
    </w:p>
    <w:p w14:paraId="4C8269D1" w14:textId="62D4FCB6" w:rsidR="0060301B" w:rsidRPr="00560ED9" w:rsidRDefault="0060301B" w:rsidP="00962CCA">
      <w:pPr>
        <w:tabs>
          <w:tab w:val="right" w:pos="8498"/>
        </w:tabs>
        <w:spacing w:after="0"/>
        <w:jc w:val="both"/>
        <w:rPr>
          <w:rFonts w:ascii="Arial"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 xml:space="preserve">x         </m:t>
                  </m:r>
                  <m:r>
                    <m:rPr>
                      <m:sty m:val="p"/>
                    </m:rPr>
                    <w:rPr>
                      <w:rFonts w:ascii="Cambria Math" w:hAnsi="Cambria Math" w:cs="Arial"/>
                    </w:rPr>
                    <m:t xml:space="preserve">si </m:t>
                  </m:r>
                  <m:r>
                    <w:rPr>
                      <w:rFonts w:ascii="Cambria Math" w:hAnsi="Cambria Math" w:cs="Arial"/>
                    </w:rPr>
                    <m:t>x≥0</m:t>
                  </m:r>
                </m:e>
                <m:e>
                  <m:r>
                    <w:rPr>
                      <w:rFonts w:ascii="Cambria Math" w:hAnsi="Cambria Math" w:cs="Arial"/>
                    </w:rPr>
                    <m:t xml:space="preserve">-x     </m:t>
                  </m:r>
                  <m:r>
                    <m:rPr>
                      <m:sty m:val="p"/>
                    </m:rPr>
                    <w:rPr>
                      <w:rFonts w:ascii="Cambria Math" w:hAnsi="Cambria Math" w:cs="Arial"/>
                    </w:rPr>
                    <m:t xml:space="preserve"> si</m:t>
                  </m:r>
                  <m:r>
                    <w:rPr>
                      <w:rFonts w:ascii="Cambria Math" w:hAnsi="Cambria Math" w:cs="Arial"/>
                    </w:rPr>
                    <m:t xml:space="preserve"> x&lt;0</m:t>
                  </m:r>
                </m:e>
              </m:eqArr>
            </m:e>
          </m:d>
          <m:r>
            <w:rPr>
              <w:rFonts w:ascii="Cambria Math" w:hAnsi="Cambria Math" w:cs="Arial"/>
            </w:rPr>
            <m:t xml:space="preserve"> </m:t>
          </m:r>
        </m:oMath>
      </m:oMathPara>
    </w:p>
    <w:p w14:paraId="579C2753" w14:textId="77777777" w:rsidR="0060301B" w:rsidRPr="00560ED9" w:rsidRDefault="0060301B" w:rsidP="00962CCA">
      <w:pPr>
        <w:tabs>
          <w:tab w:val="right" w:pos="8498"/>
        </w:tabs>
        <w:spacing w:after="0"/>
        <w:jc w:val="both"/>
        <w:rPr>
          <w:rFonts w:ascii="Arial" w:hAnsi="Arial" w:cs="Arial"/>
          <w:b/>
        </w:rPr>
      </w:pPr>
    </w:p>
    <w:p w14:paraId="78683CCF" w14:textId="53EA4952" w:rsidR="008962A3" w:rsidRPr="008962A3" w:rsidRDefault="008962A3" w:rsidP="008962A3">
      <w:pPr>
        <w:tabs>
          <w:tab w:val="right" w:pos="8498"/>
        </w:tabs>
        <w:spacing w:after="0"/>
        <w:jc w:val="both"/>
        <w:rPr>
          <w:rFonts w:ascii="Arial" w:hAnsi="Arial" w:cs="Arial"/>
        </w:rPr>
      </w:pPr>
      <w:proofErr w:type="gramStart"/>
      <w:r w:rsidRPr="008962A3">
        <w:rPr>
          <w:rFonts w:ascii="Arial" w:hAnsi="Arial" w:cs="Arial"/>
          <w:i/>
        </w:rPr>
        <w:t>f(</w:t>
      </w:r>
      <w:proofErr w:type="gramEnd"/>
      <w:r w:rsidRPr="008962A3">
        <w:rPr>
          <w:rFonts w:ascii="Arial" w:hAnsi="Arial" w:cs="Arial"/>
          <w:i/>
        </w:rPr>
        <w:t>x) = |x|</w:t>
      </w:r>
      <w:r w:rsidRPr="008962A3">
        <w:rPr>
          <w:rFonts w:ascii="Arial" w:hAnsi="Arial" w:cs="Arial"/>
        </w:rPr>
        <w:t xml:space="preserve">  es una función par que tiene </w:t>
      </w:r>
      <w:r w:rsidRPr="008962A3">
        <w:rPr>
          <w:rFonts w:ascii="Arial" w:hAnsi="Arial" w:cs="Arial"/>
          <w:i/>
        </w:rPr>
        <w:t xml:space="preserve">Dom f = </w:t>
      </w:r>
      <w:r w:rsidRPr="008962A3">
        <w:rPr>
          <w:rFonts w:ascii="Cambria Math" w:hAnsi="Cambria Math" w:cs="Cambria Math"/>
          <w:i/>
        </w:rPr>
        <w:t>ℝ</w:t>
      </w:r>
      <w:r w:rsidRPr="008962A3">
        <w:rPr>
          <w:rFonts w:ascii="Arial" w:hAnsi="Arial" w:cs="Arial"/>
        </w:rPr>
        <w:t xml:space="preserve"> y </w:t>
      </w:r>
      <w:r w:rsidRPr="008962A3">
        <w:rPr>
          <w:rFonts w:ascii="Arial" w:hAnsi="Arial" w:cs="Arial"/>
          <w:i/>
        </w:rPr>
        <w:t xml:space="preserve">Rang f = </w:t>
      </w:r>
      <w:r w:rsidRPr="008962A3">
        <w:rPr>
          <w:rFonts w:ascii="Cambria Math" w:hAnsi="Cambria Math" w:cs="Cambria Math"/>
          <w:i/>
        </w:rPr>
        <w:t>ℝ</w:t>
      </w:r>
      <w:r w:rsidRPr="008962A3">
        <w:rPr>
          <w:rFonts w:ascii="Arial" w:hAnsi="Arial" w:cs="Arial"/>
        </w:rPr>
        <w:t>, como se muestra en la figura</w:t>
      </w:r>
      <w:r>
        <w:rPr>
          <w:rFonts w:ascii="Arial" w:hAnsi="Arial" w:cs="Arial"/>
        </w:rPr>
        <w:t>:</w:t>
      </w:r>
    </w:p>
    <w:p w14:paraId="5995D09E" w14:textId="77777777" w:rsidR="00263F44" w:rsidRPr="00560ED9" w:rsidRDefault="00263F44" w:rsidP="00962CCA">
      <w:pPr>
        <w:tabs>
          <w:tab w:val="right" w:pos="8498"/>
        </w:tabs>
        <w:spacing w:after="0"/>
        <w:jc w:val="both"/>
        <w:rPr>
          <w:rFonts w:ascii="Arial" w:hAnsi="Arial" w:cs="Arial"/>
          <w:b/>
        </w:rPr>
      </w:pPr>
    </w:p>
    <w:tbl>
      <w:tblPr>
        <w:tblStyle w:val="Tablaconcuadrcula"/>
        <w:tblW w:w="0" w:type="auto"/>
        <w:tblLayout w:type="fixed"/>
        <w:tblLook w:val="04A0" w:firstRow="1" w:lastRow="0" w:firstColumn="1" w:lastColumn="0" w:noHBand="0" w:noVBand="1"/>
      </w:tblPr>
      <w:tblGrid>
        <w:gridCol w:w="1384"/>
        <w:gridCol w:w="7670"/>
      </w:tblGrid>
      <w:tr w:rsidR="00263F44" w:rsidRPr="00560ED9" w14:paraId="4A5939D6" w14:textId="77777777" w:rsidTr="00AA0D11">
        <w:tc>
          <w:tcPr>
            <w:tcW w:w="9054" w:type="dxa"/>
            <w:gridSpan w:val="2"/>
            <w:shd w:val="clear" w:color="auto" w:fill="0D0D0D" w:themeFill="text1" w:themeFillTint="F2"/>
          </w:tcPr>
          <w:p w14:paraId="05952553" w14:textId="77777777" w:rsidR="00263F44" w:rsidRPr="00560ED9" w:rsidRDefault="00263F44" w:rsidP="00AA0D11">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45C5A50A" w14:textId="77777777" w:rsidR="00263F44" w:rsidRPr="00560ED9" w:rsidRDefault="00263F44" w:rsidP="00AA0D11">
            <w:pPr>
              <w:jc w:val="center"/>
              <w:rPr>
                <w:rFonts w:ascii="Arial" w:hAnsi="Arial" w:cs="Arial"/>
                <w:b/>
                <w:color w:val="FFFFFF" w:themeColor="background1"/>
              </w:rPr>
            </w:pPr>
          </w:p>
        </w:tc>
      </w:tr>
      <w:tr w:rsidR="00263F44" w:rsidRPr="00560ED9" w14:paraId="3DA7AAF3" w14:textId="77777777" w:rsidTr="00AA0D11">
        <w:tc>
          <w:tcPr>
            <w:tcW w:w="1384" w:type="dxa"/>
          </w:tcPr>
          <w:p w14:paraId="5C0CB256" w14:textId="77777777" w:rsidR="00263F44" w:rsidRPr="00560ED9" w:rsidRDefault="00263F44" w:rsidP="00AA0D11">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6E228726" w14:textId="5B0D9268" w:rsidR="00263F44" w:rsidRPr="00560ED9" w:rsidRDefault="00726EB4" w:rsidP="00AA0D11">
            <w:pPr>
              <w:rPr>
                <w:rFonts w:ascii="Arial" w:hAnsi="Arial" w:cs="Arial"/>
                <w:b/>
                <w:color w:val="000000"/>
                <w:sz w:val="18"/>
                <w:szCs w:val="18"/>
              </w:rPr>
            </w:pPr>
            <w:r>
              <w:rPr>
                <w:rFonts w:ascii="Arial" w:hAnsi="Arial" w:cs="Arial"/>
                <w:color w:val="000000"/>
              </w:rPr>
              <w:t>MA_11_02_IMG32</w:t>
            </w:r>
          </w:p>
        </w:tc>
      </w:tr>
      <w:tr w:rsidR="00263F44" w:rsidRPr="00560ED9" w14:paraId="3878CF8E" w14:textId="77777777" w:rsidTr="00AA0D11">
        <w:tc>
          <w:tcPr>
            <w:tcW w:w="1384" w:type="dxa"/>
          </w:tcPr>
          <w:p w14:paraId="645606B7" w14:textId="77777777" w:rsidR="00263F44" w:rsidRPr="00560ED9" w:rsidRDefault="00263F44" w:rsidP="00AA0D11">
            <w:pPr>
              <w:rPr>
                <w:rFonts w:ascii="Arial" w:hAnsi="Arial" w:cs="Arial"/>
                <w:color w:val="000000"/>
              </w:rPr>
            </w:pPr>
            <w:r w:rsidRPr="00560ED9">
              <w:rPr>
                <w:rFonts w:ascii="Arial" w:hAnsi="Arial" w:cs="Arial"/>
                <w:b/>
                <w:color w:val="000000"/>
                <w:sz w:val="18"/>
                <w:szCs w:val="18"/>
              </w:rPr>
              <w:t>Descripción</w:t>
            </w:r>
          </w:p>
        </w:tc>
        <w:tc>
          <w:tcPr>
            <w:tcW w:w="7670" w:type="dxa"/>
          </w:tcPr>
          <w:p w14:paraId="534C7D89" w14:textId="050A080F" w:rsidR="00263F44" w:rsidRPr="00560ED9" w:rsidRDefault="00D36A46" w:rsidP="00263F44">
            <w:pPr>
              <w:rPr>
                <w:rFonts w:ascii="Arial" w:hAnsi="Arial" w:cs="Arial"/>
                <w:color w:val="000000"/>
              </w:rPr>
            </w:pPr>
            <w:r w:rsidRPr="00560ED9">
              <w:rPr>
                <w:rFonts w:ascii="Arial" w:hAnsi="Arial" w:cs="Arial"/>
                <w:color w:val="000000"/>
              </w:rPr>
              <w:t>Gráfica</w:t>
            </w:r>
            <w:r w:rsidR="00263F44" w:rsidRPr="00560ED9">
              <w:rPr>
                <w:rFonts w:ascii="Arial" w:hAnsi="Arial" w:cs="Arial"/>
                <w:color w:val="000000"/>
              </w:rPr>
              <w:t xml:space="preserve"> del valor absoluto</w:t>
            </w:r>
            <w:r w:rsidRPr="00560ED9">
              <w:rPr>
                <w:rFonts w:ascii="Arial" w:hAnsi="Arial" w:cs="Arial"/>
                <w:color w:val="000000"/>
              </w:rPr>
              <w:t xml:space="preserve"> de x</w:t>
            </w:r>
          </w:p>
        </w:tc>
      </w:tr>
      <w:tr w:rsidR="00263F44" w:rsidRPr="00560ED9" w14:paraId="7713BE07" w14:textId="77777777" w:rsidTr="003D280F">
        <w:tc>
          <w:tcPr>
            <w:tcW w:w="1384" w:type="dxa"/>
          </w:tcPr>
          <w:p w14:paraId="0DBF4BD0" w14:textId="77777777" w:rsidR="00263F44" w:rsidRPr="00560ED9" w:rsidRDefault="00263F44" w:rsidP="00AA0D11">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shd w:val="clear" w:color="auto" w:fill="CCC0D9" w:themeFill="accent4" w:themeFillTint="66"/>
          </w:tcPr>
          <w:p w14:paraId="7ECC1A23" w14:textId="5E0BBD9B" w:rsidR="00263F44" w:rsidRPr="00560ED9" w:rsidRDefault="00263F44" w:rsidP="00AA0D11">
            <w:pPr>
              <w:rPr>
                <w:rFonts w:ascii="Arial" w:hAnsi="Arial" w:cs="Arial"/>
                <w:color w:val="000000"/>
              </w:rPr>
            </w:pPr>
          </w:p>
        </w:tc>
      </w:tr>
      <w:tr w:rsidR="00263F44" w:rsidRPr="00560ED9" w14:paraId="7F32CF53" w14:textId="77777777" w:rsidTr="00AA0D11">
        <w:tc>
          <w:tcPr>
            <w:tcW w:w="1384" w:type="dxa"/>
          </w:tcPr>
          <w:p w14:paraId="4B6E028F" w14:textId="77777777" w:rsidR="00263F44" w:rsidRPr="00560ED9" w:rsidRDefault="00263F44" w:rsidP="00AA0D11">
            <w:pPr>
              <w:rPr>
                <w:rFonts w:ascii="Arial" w:hAnsi="Arial" w:cs="Arial"/>
                <w:color w:val="000000"/>
              </w:rPr>
            </w:pPr>
            <w:r w:rsidRPr="00560ED9">
              <w:rPr>
                <w:rFonts w:ascii="Arial" w:hAnsi="Arial" w:cs="Arial"/>
                <w:b/>
                <w:color w:val="000000"/>
                <w:sz w:val="18"/>
                <w:szCs w:val="18"/>
              </w:rPr>
              <w:t>Pie de imagen</w:t>
            </w:r>
          </w:p>
        </w:tc>
        <w:tc>
          <w:tcPr>
            <w:tcW w:w="7670" w:type="dxa"/>
          </w:tcPr>
          <w:p w14:paraId="56651711" w14:textId="3A95CFBA" w:rsidR="00263F44" w:rsidRPr="00560ED9" w:rsidRDefault="00D36A46" w:rsidP="00070FA5">
            <w:pPr>
              <w:tabs>
                <w:tab w:val="right" w:pos="8498"/>
              </w:tabs>
              <w:jc w:val="both"/>
              <w:rPr>
                <w:rFonts w:ascii="Arial" w:eastAsiaTheme="minorEastAsia" w:hAnsi="Arial" w:cs="Arial"/>
              </w:rPr>
            </w:pPr>
            <w:r w:rsidRPr="00560ED9">
              <w:rPr>
                <w:rFonts w:ascii="Arial" w:eastAsiaTheme="minorEastAsia" w:hAnsi="Arial" w:cs="Arial"/>
              </w:rPr>
              <w:t xml:space="preserve">Representación </w:t>
            </w:r>
            <w:r w:rsidR="00A1310F" w:rsidRPr="00560ED9">
              <w:rPr>
                <w:rFonts w:ascii="Arial" w:eastAsiaTheme="minorEastAsia" w:hAnsi="Arial" w:cs="Arial"/>
              </w:rPr>
              <w:t>gráfica</w:t>
            </w:r>
            <w:r w:rsidR="00263F44" w:rsidRPr="00560ED9">
              <w:rPr>
                <w:rFonts w:ascii="Arial" w:eastAsiaTheme="minorEastAsia" w:hAnsi="Arial" w:cs="Arial"/>
              </w:rPr>
              <w:t xml:space="preserve"> de la función</w:t>
            </w:r>
            <w:r w:rsidR="00070FA5">
              <w:rPr>
                <w:rFonts w:ascii="Arial" w:eastAsiaTheme="minorEastAsia" w:hAnsi="Arial" w:cs="Arial"/>
              </w:rPr>
              <w:t xml:space="preserve"> </w:t>
            </w:r>
            <w:r w:rsidR="00070FA5" w:rsidRPr="00070FA5">
              <w:rPr>
                <w:rFonts w:ascii="Arial" w:eastAsiaTheme="minorEastAsia" w:hAnsi="Arial" w:cs="Arial"/>
                <w:i/>
              </w:rPr>
              <w:t>f(x) = |x|</w:t>
            </w:r>
          </w:p>
        </w:tc>
      </w:tr>
    </w:tbl>
    <w:p w14:paraId="63711DE7" w14:textId="77777777" w:rsidR="00263F44" w:rsidRPr="00560ED9" w:rsidRDefault="00263F44" w:rsidP="00962CCA">
      <w:pPr>
        <w:tabs>
          <w:tab w:val="right" w:pos="8498"/>
        </w:tabs>
        <w:spacing w:after="0"/>
        <w:jc w:val="both"/>
        <w:rPr>
          <w:rFonts w:ascii="Arial" w:hAnsi="Arial" w:cs="Arial"/>
          <w:b/>
        </w:rPr>
      </w:pPr>
    </w:p>
    <w:p w14:paraId="0BD07A0F" w14:textId="14ED8DDE"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3]</w:t>
      </w:r>
      <w:r w:rsidR="006619E3">
        <w:rPr>
          <w:rFonts w:ascii="Arial" w:hAnsi="Arial" w:cs="Arial"/>
        </w:rPr>
        <w:t xml:space="preserve"> </w:t>
      </w:r>
      <w:r w:rsidRPr="00560ED9">
        <w:rPr>
          <w:rFonts w:ascii="Arial" w:hAnsi="Arial" w:cs="Arial"/>
          <w:b/>
        </w:rPr>
        <w:t>3.3.2 Función parte entera</w:t>
      </w:r>
    </w:p>
    <w:p w14:paraId="5F5F6047" w14:textId="77777777" w:rsidR="0060301B" w:rsidRPr="00560ED9" w:rsidRDefault="0060301B" w:rsidP="0060301B">
      <w:pPr>
        <w:tabs>
          <w:tab w:val="right" w:pos="8498"/>
        </w:tabs>
        <w:spacing w:after="0"/>
        <w:jc w:val="both"/>
        <w:rPr>
          <w:rFonts w:ascii="Arial" w:hAnsi="Arial" w:cs="Arial"/>
          <w:b/>
        </w:rPr>
      </w:pPr>
    </w:p>
    <w:p w14:paraId="2D8BF069" w14:textId="5A535B16" w:rsidR="00800B0B" w:rsidRPr="00560ED9" w:rsidRDefault="0060301B" w:rsidP="00B9490D">
      <w:pPr>
        <w:tabs>
          <w:tab w:val="right" w:pos="8498"/>
        </w:tabs>
        <w:spacing w:after="0"/>
        <w:jc w:val="both"/>
        <w:rPr>
          <w:rFonts w:ascii="Arial" w:hAnsi="Arial" w:cs="Arial"/>
        </w:rPr>
      </w:pPr>
      <w:r w:rsidRPr="00560ED9">
        <w:rPr>
          <w:rFonts w:ascii="Arial" w:hAnsi="Arial" w:cs="Arial"/>
        </w:rPr>
        <w:t xml:space="preserve">La función </w:t>
      </w:r>
      <w:r w:rsidR="008B2DA9" w:rsidRPr="00560ED9">
        <w:rPr>
          <w:rFonts w:ascii="Arial" w:hAnsi="Arial" w:cs="Arial"/>
        </w:rPr>
        <w:t>parte entera</w:t>
      </w:r>
      <w:r w:rsidR="001B50B9">
        <w:rPr>
          <w:rFonts w:ascii="Arial" w:hAnsi="Arial" w:cs="Arial"/>
        </w:rPr>
        <w:t xml:space="preserve"> está </w:t>
      </w:r>
      <w:r w:rsidRPr="00560ED9">
        <w:rPr>
          <w:rFonts w:ascii="Arial" w:hAnsi="Arial" w:cs="Arial"/>
        </w:rPr>
        <w:t>definida en infinitos trozos de la forma</w:t>
      </w:r>
      <w:r w:rsidR="008962A3">
        <w:rPr>
          <w:rFonts w:ascii="Arial" w:hAnsi="Arial" w:cs="Arial"/>
        </w:rPr>
        <w:t xml:space="preserve"> </w:t>
      </w:r>
      <w:r w:rsidR="008962A3" w:rsidRPr="008962A3">
        <w:rPr>
          <w:rFonts w:ascii="Arial" w:hAnsi="Arial" w:cs="Arial"/>
          <w:i/>
        </w:rPr>
        <w:t>[k, k + 1)</w:t>
      </w:r>
      <w:r w:rsidR="008962A3">
        <w:rPr>
          <w:rFonts w:ascii="Arial" w:hAnsi="Arial" w:cs="Arial"/>
        </w:rPr>
        <w:t xml:space="preserve">, con </w:t>
      </w:r>
      <w:r w:rsidR="008962A3" w:rsidRPr="008962A3">
        <w:rPr>
          <w:rFonts w:ascii="Arial" w:hAnsi="Arial" w:cs="Arial"/>
          <w:i/>
        </w:rPr>
        <w:t xml:space="preserve">k </w:t>
      </w:r>
      <w:r w:rsidR="008962A3" w:rsidRPr="008962A3">
        <w:rPr>
          <w:rFonts w:ascii="Cambria Math" w:hAnsi="Cambria Math" w:cs="Arial"/>
          <w:i/>
        </w:rPr>
        <w:t>⋲</w:t>
      </w:r>
      <w:r w:rsidR="008962A3" w:rsidRPr="008962A3">
        <w:rPr>
          <w:rFonts w:ascii="Arial" w:hAnsi="Arial" w:cs="Arial"/>
          <w:i/>
        </w:rPr>
        <w:t xml:space="preserve"> </w:t>
      </w:r>
      <w:r w:rsidR="008962A3" w:rsidRPr="008962A3">
        <w:rPr>
          <w:rFonts w:ascii="Cambria Math" w:hAnsi="Cambria Math" w:cs="Arial"/>
          <w:i/>
        </w:rPr>
        <w:t>ℤ</w:t>
      </w:r>
      <w:r w:rsidR="008962A3">
        <w:rPr>
          <w:rFonts w:ascii="Cambria Math" w:hAnsi="Cambria Math" w:cs="Arial"/>
        </w:rPr>
        <w:t xml:space="preserve">, </w:t>
      </w:r>
      <w:r w:rsidR="001B50B9">
        <w:rPr>
          <w:rFonts w:ascii="Arial" w:eastAsiaTheme="minorEastAsia" w:hAnsi="Arial" w:cs="Arial"/>
        </w:rPr>
        <w:t xml:space="preserve"> en el modo siguiente:</w:t>
      </w:r>
    </w:p>
    <w:p w14:paraId="57E7DF52" w14:textId="54D2C003" w:rsidR="0060301B" w:rsidRPr="00560ED9" w:rsidRDefault="0060301B" w:rsidP="0060301B">
      <w:pPr>
        <w:tabs>
          <w:tab w:val="right" w:pos="8498"/>
        </w:tabs>
        <w:spacing w:after="0"/>
        <w:jc w:val="both"/>
        <w:rPr>
          <w:rFonts w:ascii="Arial"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m:t>
                  </m:r>
                </m:e>
                <m:e>
                  <m:r>
                    <w:rPr>
                      <w:rFonts w:ascii="Cambria Math" w:hAnsi="Cambria Math" w:cs="Arial"/>
                    </w:rPr>
                    <m:t xml:space="preserve">-2         </m:t>
                  </m:r>
                  <m:r>
                    <m:rPr>
                      <m:sty m:val="p"/>
                    </m:rPr>
                    <w:rPr>
                      <w:rFonts w:ascii="Cambria Math" w:hAnsi="Cambria Math" w:cs="Arial"/>
                    </w:rPr>
                    <m:t xml:space="preserve">si   </m:t>
                  </m:r>
                  <m:r>
                    <w:rPr>
                      <w:rFonts w:ascii="Cambria Math" w:hAnsi="Cambria Math" w:cs="Arial"/>
                    </w:rPr>
                    <m:t>-2≤x&lt;-1</m:t>
                  </m:r>
                  <m:ctrlPr>
                    <w:rPr>
                      <w:rFonts w:ascii="Cambria Math" w:eastAsia="Cambria Math" w:hAnsi="Cambria Math" w:cs="Arial"/>
                      <w:i/>
                    </w:rPr>
                  </m:ctrlPr>
                </m:e>
                <m:e>
                  <m:r>
                    <w:rPr>
                      <w:rFonts w:ascii="Cambria Math" w:hAnsi="Cambria Math" w:cs="Arial"/>
                    </w:rPr>
                    <m:t xml:space="preserve">-1     </m:t>
                  </m:r>
                  <m:r>
                    <m:rPr>
                      <m:sty m:val="p"/>
                    </m:rPr>
                    <w:rPr>
                      <w:rFonts w:ascii="Cambria Math" w:hAnsi="Cambria Math" w:cs="Arial"/>
                    </w:rPr>
                    <m:t>si</m:t>
                  </m:r>
                  <m:r>
                    <w:rPr>
                      <w:rFonts w:ascii="Cambria Math" w:hAnsi="Cambria Math" w:cs="Arial"/>
                    </w:rPr>
                    <m:t xml:space="preserve">   -1≤x&lt;0</m:t>
                  </m:r>
                  <m:ctrlPr>
                    <w:rPr>
                      <w:rFonts w:ascii="Cambria Math" w:eastAsia="Cambria Math" w:hAnsi="Cambria Math" w:cs="Arial"/>
                      <w:i/>
                    </w:rPr>
                  </m:ctrlPr>
                </m:e>
                <m:e>
                  <m:r>
                    <w:rPr>
                      <w:rFonts w:ascii="Cambria Math" w:hAnsi="Cambria Math" w:cs="Arial"/>
                    </w:rPr>
                    <m:t xml:space="preserve">0        </m:t>
                  </m:r>
                  <m:r>
                    <m:rPr>
                      <m:sty m:val="p"/>
                    </m:rPr>
                    <w:rPr>
                      <w:rFonts w:ascii="Cambria Math" w:hAnsi="Cambria Math" w:cs="Arial"/>
                    </w:rPr>
                    <m:t xml:space="preserve">si       </m:t>
                  </m:r>
                  <m:r>
                    <w:rPr>
                      <w:rFonts w:ascii="Cambria Math" w:hAnsi="Cambria Math" w:cs="Arial"/>
                    </w:rPr>
                    <m:t>0≤x&lt;1</m:t>
                  </m:r>
                  <m:ctrlPr>
                    <w:rPr>
                      <w:rFonts w:ascii="Cambria Math" w:eastAsia="Cambria Math" w:hAnsi="Cambria Math" w:cs="Arial"/>
                      <w:i/>
                    </w:rPr>
                  </m:ctrlPr>
                </m:e>
                <m:e>
                  <m:r>
                    <w:rPr>
                      <w:rFonts w:ascii="Cambria Math" w:hAnsi="Cambria Math" w:cs="Arial"/>
                    </w:rPr>
                    <m:t xml:space="preserve">1       </m:t>
                  </m:r>
                  <m:r>
                    <m:rPr>
                      <m:sty m:val="p"/>
                    </m:rPr>
                    <w:rPr>
                      <w:rFonts w:ascii="Cambria Math" w:hAnsi="Cambria Math" w:cs="Arial"/>
                    </w:rPr>
                    <m:t xml:space="preserve">si      </m:t>
                  </m:r>
                  <m:r>
                    <w:rPr>
                      <w:rFonts w:ascii="Cambria Math" w:hAnsi="Cambria Math" w:cs="Arial"/>
                    </w:rPr>
                    <m:t>1≤x&lt;2</m:t>
                  </m:r>
                  <m:ctrlPr>
                    <w:rPr>
                      <w:rFonts w:ascii="Cambria Math" w:eastAsia="Cambria Math" w:hAnsi="Cambria Math" w:cs="Arial"/>
                      <w:i/>
                    </w:rPr>
                  </m:ctrlPr>
                </m:e>
                <m:e>
                  <m:r>
                    <w:rPr>
                      <w:rFonts w:ascii="Cambria Math" w:hAnsi="Cambria Math" w:cs="Arial"/>
                    </w:rPr>
                    <m:t xml:space="preserve">2       </m:t>
                  </m:r>
                  <m:r>
                    <m:rPr>
                      <m:sty m:val="p"/>
                    </m:rPr>
                    <w:rPr>
                      <w:rFonts w:ascii="Cambria Math" w:hAnsi="Cambria Math" w:cs="Arial"/>
                    </w:rPr>
                    <m:t>si      2≤</m:t>
                  </m:r>
                  <m:r>
                    <w:rPr>
                      <w:rFonts w:ascii="Cambria Math" w:hAnsi="Cambria Math" w:cs="Arial"/>
                    </w:rPr>
                    <m:t>x&lt;3</m:t>
                  </m:r>
                  <m:ctrlPr>
                    <w:rPr>
                      <w:rFonts w:ascii="Cambria Math" w:eastAsia="Cambria Math" w:hAnsi="Cambria Math" w:cs="Arial"/>
                      <w:i/>
                    </w:rPr>
                  </m:ctrlPr>
                </m:e>
                <m:e>
                  <m:r>
                    <w:rPr>
                      <w:rFonts w:ascii="Cambria Math" w:eastAsia="Cambria Math" w:hAnsi="Cambria Math" w:cs="Arial"/>
                    </w:rPr>
                    <m:t>⋮</m:t>
                  </m:r>
                </m:e>
              </m:eqArr>
            </m:e>
          </m:d>
          <m:r>
            <w:rPr>
              <w:rFonts w:ascii="Cambria Math" w:hAnsi="Cambria Math" w:cs="Arial"/>
            </w:rPr>
            <m:t xml:space="preserve"> </m:t>
          </m:r>
        </m:oMath>
      </m:oMathPara>
    </w:p>
    <w:p w14:paraId="561D82A2" w14:textId="77777777" w:rsidR="00D179F6" w:rsidRPr="00560ED9" w:rsidRDefault="00D179F6" w:rsidP="00D179F6">
      <w:pPr>
        <w:tabs>
          <w:tab w:val="right" w:pos="8498"/>
        </w:tabs>
        <w:spacing w:after="0"/>
        <w:jc w:val="both"/>
        <w:rPr>
          <w:rFonts w:ascii="Arial" w:eastAsiaTheme="minorEastAsia" w:hAnsi="Arial" w:cs="Arial"/>
        </w:rPr>
      </w:pPr>
    </w:p>
    <w:p w14:paraId="257C0ECA" w14:textId="2630A949" w:rsidR="00D179F6" w:rsidRDefault="00D179F6" w:rsidP="00D179F6">
      <w:pPr>
        <w:tabs>
          <w:tab w:val="right" w:pos="8498"/>
        </w:tabs>
        <w:spacing w:after="0"/>
        <w:jc w:val="both"/>
        <w:rPr>
          <w:rFonts w:ascii="Arial" w:eastAsiaTheme="minorEastAsia" w:hAnsi="Arial" w:cs="Arial"/>
        </w:rPr>
      </w:pPr>
      <w:r w:rsidRPr="00560ED9">
        <w:rPr>
          <w:rFonts w:ascii="Arial" w:eastAsiaTheme="minorEastAsia" w:hAnsi="Arial" w:cs="Arial"/>
        </w:rPr>
        <w:t>La función parte entera</w:t>
      </w:r>
      <w:r w:rsidR="001B50B9">
        <w:rPr>
          <w:rFonts w:ascii="Arial" w:eastAsiaTheme="minorEastAsia" w:hAnsi="Arial" w:cs="Arial"/>
        </w:rPr>
        <w:t>, denotada como</w:t>
      </w:r>
      <w:r w:rsidR="008962A3">
        <w:rPr>
          <w:rFonts w:ascii="Arial" w:eastAsiaTheme="minorEastAsia" w:hAnsi="Arial" w:cs="Arial"/>
        </w:rPr>
        <w:t xml:space="preserve"> </w:t>
      </w:r>
      <w:r w:rsidR="008962A3" w:rsidRPr="008962A3">
        <w:rPr>
          <w:rFonts w:ascii="Cambria Math" w:eastAsiaTheme="minorEastAsia" w:hAnsi="Cambria Math" w:cs="Arial"/>
          <w:i/>
        </w:rPr>
        <w:t>⟦x⟧</w:t>
      </w:r>
      <w:r w:rsidR="001B50B9">
        <w:rPr>
          <w:rFonts w:ascii="Arial" w:eastAsiaTheme="minorEastAsia" w:hAnsi="Arial" w:cs="Arial"/>
        </w:rPr>
        <w:t xml:space="preserve">, </w:t>
      </w:r>
      <w:r w:rsidRPr="00560ED9">
        <w:rPr>
          <w:rFonts w:ascii="Arial" w:eastAsiaTheme="minorEastAsia" w:hAnsi="Arial" w:cs="Arial"/>
        </w:rPr>
        <w:t xml:space="preserve">también se puede definir como la </w:t>
      </w:r>
      <w:r w:rsidR="008B2DA9" w:rsidRPr="00560ED9">
        <w:rPr>
          <w:rFonts w:ascii="Arial" w:eastAsiaTheme="minorEastAsia" w:hAnsi="Arial" w:cs="Arial"/>
        </w:rPr>
        <w:t xml:space="preserve">función que hace corresponder </w:t>
      </w:r>
      <w:r w:rsidRPr="00560ED9">
        <w:rPr>
          <w:rFonts w:ascii="Arial" w:eastAsiaTheme="minorEastAsia" w:hAnsi="Arial" w:cs="Arial"/>
        </w:rPr>
        <w:t>a cada número real</w:t>
      </w:r>
      <w:r w:rsidR="001B50B9">
        <w:rPr>
          <w:rFonts w:ascii="Arial" w:eastAsiaTheme="minorEastAsia" w:hAnsi="Arial" w:cs="Arial"/>
        </w:rPr>
        <w:t xml:space="preserve"> </w:t>
      </w:r>
      <w:r w:rsidRPr="00560ED9">
        <w:rPr>
          <w:rFonts w:ascii="Arial" w:eastAsiaTheme="minorEastAsia" w:hAnsi="Arial" w:cs="Arial"/>
        </w:rPr>
        <w:t xml:space="preserve">el mayor </w:t>
      </w:r>
      <w:r w:rsidR="008B2DA9" w:rsidRPr="00560ED9">
        <w:rPr>
          <w:rFonts w:ascii="Arial" w:eastAsiaTheme="minorEastAsia" w:hAnsi="Arial" w:cs="Arial"/>
        </w:rPr>
        <w:t xml:space="preserve">número </w:t>
      </w:r>
      <w:r w:rsidRPr="00560ED9">
        <w:rPr>
          <w:rFonts w:ascii="Arial" w:eastAsiaTheme="minorEastAsia" w:hAnsi="Arial" w:cs="Arial"/>
        </w:rPr>
        <w:t xml:space="preserve">entero que es menor o igual al número </w:t>
      </w:r>
      <w:r w:rsidR="008B2DA9" w:rsidRPr="00560ED9">
        <w:rPr>
          <w:rFonts w:ascii="Arial" w:eastAsiaTheme="minorEastAsia" w:hAnsi="Arial" w:cs="Arial"/>
        </w:rPr>
        <w:t xml:space="preserve">real </w:t>
      </w:r>
      <w:r w:rsidR="001B50B9">
        <w:rPr>
          <w:rFonts w:ascii="Arial" w:eastAsiaTheme="minorEastAsia" w:hAnsi="Arial" w:cs="Arial"/>
        </w:rPr>
        <w:t>considerado.</w:t>
      </w:r>
      <w:r w:rsidR="008962A3">
        <w:rPr>
          <w:rFonts w:ascii="Arial" w:eastAsiaTheme="minorEastAsia" w:hAnsi="Arial" w:cs="Arial"/>
        </w:rPr>
        <w:t xml:space="preserve"> Como se muestra en la siguiente tabla</w:t>
      </w:r>
    </w:p>
    <w:p w14:paraId="75C51E84" w14:textId="77777777" w:rsidR="008962A3" w:rsidRDefault="008962A3" w:rsidP="00D179F6">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8962A3" w14:paraId="2CECA0AA" w14:textId="77777777" w:rsidTr="008962A3">
        <w:tc>
          <w:tcPr>
            <w:tcW w:w="1261" w:type="dxa"/>
          </w:tcPr>
          <w:p w14:paraId="2EA8E2F4" w14:textId="49445DE7" w:rsidR="008962A3" w:rsidRPr="008962A3" w:rsidRDefault="008962A3" w:rsidP="008962A3">
            <w:pPr>
              <w:tabs>
                <w:tab w:val="right" w:pos="8498"/>
              </w:tabs>
              <w:jc w:val="center"/>
              <w:rPr>
                <w:rFonts w:ascii="Arial" w:eastAsiaTheme="minorEastAsia" w:hAnsi="Arial" w:cs="Arial"/>
                <w:b/>
                <w:i/>
              </w:rPr>
            </w:pPr>
            <w:r w:rsidRPr="008962A3">
              <w:rPr>
                <w:rFonts w:ascii="Arial" w:eastAsiaTheme="minorEastAsia" w:hAnsi="Arial" w:cs="Arial"/>
                <w:b/>
                <w:i/>
              </w:rPr>
              <w:t>x</w:t>
            </w:r>
          </w:p>
        </w:tc>
        <w:tc>
          <w:tcPr>
            <w:tcW w:w="1261" w:type="dxa"/>
          </w:tcPr>
          <w:p w14:paraId="2017714D" w14:textId="2FD38B67"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-3,5</w:t>
            </w:r>
          </w:p>
        </w:tc>
        <w:tc>
          <w:tcPr>
            <w:tcW w:w="1261" w:type="dxa"/>
          </w:tcPr>
          <w:p w14:paraId="3E625577" w14:textId="1266D1A4"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-0,75</w:t>
            </w:r>
          </w:p>
        </w:tc>
        <w:tc>
          <w:tcPr>
            <w:tcW w:w="1261" w:type="dxa"/>
          </w:tcPr>
          <w:p w14:paraId="5D757C70" w14:textId="7D894F6F"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0,1</w:t>
            </w:r>
          </w:p>
        </w:tc>
        <w:tc>
          <w:tcPr>
            <w:tcW w:w="1261" w:type="dxa"/>
          </w:tcPr>
          <w:p w14:paraId="7F33B617" w14:textId="3CA58745"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1,8</w:t>
            </w:r>
          </w:p>
        </w:tc>
        <w:tc>
          <w:tcPr>
            <w:tcW w:w="1261" w:type="dxa"/>
          </w:tcPr>
          <w:p w14:paraId="7DDD95A6" w14:textId="6EA32D5B"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2,1</w:t>
            </w:r>
          </w:p>
        </w:tc>
        <w:tc>
          <w:tcPr>
            <w:tcW w:w="1262" w:type="dxa"/>
          </w:tcPr>
          <w:p w14:paraId="38C306E7" w14:textId="512249F3"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3,9</w:t>
            </w:r>
          </w:p>
        </w:tc>
      </w:tr>
      <w:tr w:rsidR="008962A3" w14:paraId="03D1B921" w14:textId="77777777" w:rsidTr="008962A3">
        <w:tc>
          <w:tcPr>
            <w:tcW w:w="1261" w:type="dxa"/>
          </w:tcPr>
          <w:p w14:paraId="0CDC5DF2" w14:textId="6A007D4B" w:rsidR="008962A3" w:rsidRPr="008962A3" w:rsidRDefault="008962A3" w:rsidP="008962A3">
            <w:pPr>
              <w:tabs>
                <w:tab w:val="right" w:pos="8498"/>
              </w:tabs>
              <w:jc w:val="center"/>
              <w:rPr>
                <w:rFonts w:ascii="Arial" w:eastAsiaTheme="minorEastAsia" w:hAnsi="Arial" w:cs="Arial"/>
                <w:b/>
                <w:i/>
              </w:rPr>
            </w:pPr>
            <w:r w:rsidRPr="008962A3">
              <w:rPr>
                <w:rFonts w:ascii="Arial" w:eastAsiaTheme="minorEastAsia" w:hAnsi="Arial" w:cs="Arial"/>
                <w:b/>
                <w:i/>
              </w:rPr>
              <w:t>f(x)</w:t>
            </w:r>
          </w:p>
        </w:tc>
        <w:tc>
          <w:tcPr>
            <w:tcW w:w="1261" w:type="dxa"/>
          </w:tcPr>
          <w:p w14:paraId="7D0CCBA0" w14:textId="4B27C360"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-4</w:t>
            </w:r>
          </w:p>
        </w:tc>
        <w:tc>
          <w:tcPr>
            <w:tcW w:w="1261" w:type="dxa"/>
          </w:tcPr>
          <w:p w14:paraId="6EECBA99" w14:textId="4F7F283E"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-1</w:t>
            </w:r>
          </w:p>
        </w:tc>
        <w:tc>
          <w:tcPr>
            <w:tcW w:w="1261" w:type="dxa"/>
          </w:tcPr>
          <w:p w14:paraId="0ABF7AFE" w14:textId="17B9595A"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0</w:t>
            </w:r>
          </w:p>
        </w:tc>
        <w:tc>
          <w:tcPr>
            <w:tcW w:w="1261" w:type="dxa"/>
          </w:tcPr>
          <w:p w14:paraId="6EDE1C0A" w14:textId="35433709"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1</w:t>
            </w:r>
          </w:p>
        </w:tc>
        <w:tc>
          <w:tcPr>
            <w:tcW w:w="1261" w:type="dxa"/>
          </w:tcPr>
          <w:p w14:paraId="59E6AD8F" w14:textId="050FFB24"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2</w:t>
            </w:r>
          </w:p>
        </w:tc>
        <w:tc>
          <w:tcPr>
            <w:tcW w:w="1262" w:type="dxa"/>
          </w:tcPr>
          <w:p w14:paraId="019D1F98" w14:textId="2B7BE01F"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3</w:t>
            </w:r>
          </w:p>
        </w:tc>
      </w:tr>
    </w:tbl>
    <w:p w14:paraId="33DB2EC3" w14:textId="77777777" w:rsidR="008962A3" w:rsidRPr="00560ED9" w:rsidRDefault="008962A3" w:rsidP="00D179F6">
      <w:pPr>
        <w:tabs>
          <w:tab w:val="right" w:pos="8498"/>
        </w:tabs>
        <w:spacing w:after="0"/>
        <w:jc w:val="both"/>
        <w:rPr>
          <w:rFonts w:ascii="Arial" w:eastAsiaTheme="minorEastAsia" w:hAnsi="Arial" w:cs="Arial"/>
        </w:rPr>
      </w:pPr>
    </w:p>
    <w:tbl>
      <w:tblPr>
        <w:tblStyle w:val="Tablaconcuadrcula"/>
        <w:tblW w:w="9054" w:type="dxa"/>
        <w:tblLayout w:type="fixed"/>
        <w:tblLook w:val="04A0" w:firstRow="1" w:lastRow="0" w:firstColumn="1" w:lastColumn="0" w:noHBand="0" w:noVBand="1"/>
      </w:tblPr>
      <w:tblGrid>
        <w:gridCol w:w="1384"/>
        <w:gridCol w:w="7670"/>
      </w:tblGrid>
      <w:tr w:rsidR="00800B0B" w:rsidRPr="00560ED9" w14:paraId="2E19A727" w14:textId="77777777" w:rsidTr="008962A3">
        <w:tc>
          <w:tcPr>
            <w:tcW w:w="9054" w:type="dxa"/>
            <w:gridSpan w:val="2"/>
            <w:shd w:val="clear" w:color="auto" w:fill="0D0D0D" w:themeFill="text1" w:themeFillTint="F2"/>
          </w:tcPr>
          <w:p w14:paraId="2EE1F8FC" w14:textId="4A51CDDE" w:rsidR="00800B0B" w:rsidRPr="00560ED9" w:rsidRDefault="00800B0B" w:rsidP="008962A3">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800B0B" w:rsidRPr="00560ED9" w14:paraId="04589803" w14:textId="77777777" w:rsidTr="008962A3">
        <w:tc>
          <w:tcPr>
            <w:tcW w:w="1384" w:type="dxa"/>
          </w:tcPr>
          <w:p w14:paraId="292E4136" w14:textId="77777777" w:rsidR="00800B0B" w:rsidRPr="00560ED9" w:rsidRDefault="00800B0B" w:rsidP="00800B0B">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6E887760" w14:textId="05C91C32" w:rsidR="00800B0B" w:rsidRPr="00560ED9" w:rsidRDefault="00726EB4" w:rsidP="00800B0B">
            <w:pPr>
              <w:rPr>
                <w:rFonts w:ascii="Arial" w:hAnsi="Arial" w:cs="Arial"/>
                <w:b/>
                <w:color w:val="000000"/>
                <w:sz w:val="18"/>
                <w:szCs w:val="18"/>
              </w:rPr>
            </w:pPr>
            <w:r>
              <w:rPr>
                <w:rFonts w:ascii="Arial" w:hAnsi="Arial" w:cs="Arial"/>
                <w:color w:val="000000"/>
              </w:rPr>
              <w:t>MA_11_02_IMG33</w:t>
            </w:r>
          </w:p>
        </w:tc>
      </w:tr>
      <w:tr w:rsidR="00800B0B" w:rsidRPr="00560ED9" w14:paraId="334B6559" w14:textId="77777777" w:rsidTr="008962A3">
        <w:tc>
          <w:tcPr>
            <w:tcW w:w="1384" w:type="dxa"/>
          </w:tcPr>
          <w:p w14:paraId="55CC6190"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Descripción</w:t>
            </w:r>
          </w:p>
        </w:tc>
        <w:tc>
          <w:tcPr>
            <w:tcW w:w="7670" w:type="dxa"/>
          </w:tcPr>
          <w:p w14:paraId="1CC7AD2D" w14:textId="44305AC2" w:rsidR="00800B0B" w:rsidRPr="00560ED9" w:rsidRDefault="00800B0B" w:rsidP="00800B0B">
            <w:pPr>
              <w:rPr>
                <w:rFonts w:ascii="Arial" w:hAnsi="Arial" w:cs="Arial"/>
                <w:color w:val="000000"/>
              </w:rPr>
            </w:pPr>
            <w:r w:rsidRPr="00560ED9">
              <w:rPr>
                <w:rFonts w:ascii="Arial" w:hAnsi="Arial" w:cs="Arial"/>
                <w:color w:val="000000"/>
              </w:rPr>
              <w:t>La función parte entera</w:t>
            </w:r>
          </w:p>
        </w:tc>
      </w:tr>
      <w:tr w:rsidR="00800B0B" w:rsidRPr="00560ED9" w14:paraId="488A7193" w14:textId="77777777" w:rsidTr="008962A3">
        <w:tc>
          <w:tcPr>
            <w:tcW w:w="1384" w:type="dxa"/>
          </w:tcPr>
          <w:p w14:paraId="6E7BE48A"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w:t>
            </w:r>
            <w:r w:rsidRPr="00560ED9">
              <w:rPr>
                <w:rFonts w:ascii="Arial" w:hAnsi="Arial" w:cs="Arial"/>
                <w:b/>
                <w:color w:val="000000"/>
                <w:sz w:val="18"/>
                <w:szCs w:val="18"/>
              </w:rPr>
              <w:lastRenderedPageBreak/>
              <w:t xml:space="preserve">(o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1FB80D7" w14:textId="3F5397DD" w:rsidR="00800B0B" w:rsidRPr="00560ED9" w:rsidRDefault="00800B0B" w:rsidP="00800B0B">
            <w:pPr>
              <w:rPr>
                <w:rFonts w:ascii="Arial" w:hAnsi="Arial" w:cs="Arial"/>
                <w:color w:val="000000"/>
              </w:rPr>
            </w:pPr>
          </w:p>
        </w:tc>
      </w:tr>
      <w:tr w:rsidR="00800B0B" w:rsidRPr="00560ED9" w14:paraId="1495CDBD" w14:textId="77777777" w:rsidTr="008962A3">
        <w:tc>
          <w:tcPr>
            <w:tcW w:w="1384" w:type="dxa"/>
          </w:tcPr>
          <w:p w14:paraId="0233FA75"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lastRenderedPageBreak/>
              <w:t>Pie de imagen</w:t>
            </w:r>
          </w:p>
        </w:tc>
        <w:tc>
          <w:tcPr>
            <w:tcW w:w="7670" w:type="dxa"/>
          </w:tcPr>
          <w:p w14:paraId="1F1C1D1E" w14:textId="125C6E39" w:rsidR="00800B0B" w:rsidRPr="008962A3" w:rsidRDefault="00B32DCA" w:rsidP="008962A3">
            <w:pPr>
              <w:tabs>
                <w:tab w:val="right" w:pos="8498"/>
              </w:tabs>
              <w:jc w:val="both"/>
              <w:rPr>
                <w:rFonts w:ascii="Arial" w:eastAsiaTheme="minorEastAsia" w:hAnsi="Arial" w:cs="Arial"/>
                <w:sz w:val="24"/>
                <w:szCs w:val="24"/>
              </w:rPr>
            </w:pPr>
            <w:r w:rsidRPr="008962A3">
              <w:rPr>
                <w:rFonts w:ascii="Arial" w:eastAsiaTheme="minorEastAsia" w:hAnsi="Arial" w:cs="Arial"/>
                <w:sz w:val="24"/>
                <w:szCs w:val="24"/>
              </w:rPr>
              <w:t>Gráfica</w:t>
            </w:r>
            <w:r w:rsidR="00800B0B" w:rsidRPr="008962A3">
              <w:rPr>
                <w:rFonts w:ascii="Arial" w:eastAsiaTheme="minorEastAsia" w:hAnsi="Arial" w:cs="Arial"/>
                <w:sz w:val="24"/>
                <w:szCs w:val="24"/>
              </w:rPr>
              <w:t xml:space="preserve"> de la </w:t>
            </w:r>
            <w:r w:rsidR="008962A3" w:rsidRPr="008962A3">
              <w:rPr>
                <w:rFonts w:ascii="Arial" w:eastAsiaTheme="minorEastAsia" w:hAnsi="Arial" w:cs="Arial"/>
                <w:sz w:val="24"/>
                <w:szCs w:val="24"/>
              </w:rPr>
              <w:t xml:space="preserve">función </w:t>
            </w:r>
            <w:r w:rsidR="008962A3" w:rsidRPr="008962A3">
              <w:rPr>
                <w:rFonts w:ascii="Arial" w:eastAsiaTheme="minorEastAsia" w:hAnsi="Arial" w:cs="Arial"/>
                <w:i/>
                <w:sz w:val="24"/>
                <w:szCs w:val="24"/>
              </w:rPr>
              <w:t xml:space="preserve">f(x) = </w:t>
            </w:r>
            <w:r w:rsidR="008962A3" w:rsidRPr="008962A3">
              <w:rPr>
                <w:rFonts w:ascii="Cambria Math" w:eastAsiaTheme="minorEastAsia" w:hAnsi="Cambria Math" w:cs="Cambria Math"/>
                <w:i/>
                <w:sz w:val="24"/>
                <w:szCs w:val="24"/>
              </w:rPr>
              <w:t>⟦</w:t>
            </w:r>
            <w:r w:rsidR="008962A3" w:rsidRPr="008962A3">
              <w:rPr>
                <w:rFonts w:ascii="Arial" w:eastAsiaTheme="minorEastAsia" w:hAnsi="Arial" w:cs="Arial"/>
                <w:i/>
                <w:sz w:val="24"/>
                <w:szCs w:val="24"/>
              </w:rPr>
              <w:t>x</w:t>
            </w:r>
            <w:r w:rsidR="008962A3" w:rsidRPr="008962A3">
              <w:rPr>
                <w:rFonts w:ascii="Cambria Math" w:eastAsiaTheme="minorEastAsia" w:hAnsi="Cambria Math" w:cs="Cambria Math"/>
                <w:i/>
                <w:sz w:val="24"/>
                <w:szCs w:val="24"/>
              </w:rPr>
              <w:t>⟧</w:t>
            </w:r>
          </w:p>
        </w:tc>
      </w:tr>
    </w:tbl>
    <w:p w14:paraId="46221B3F" w14:textId="77777777" w:rsidR="00D179F6" w:rsidRPr="00560ED9" w:rsidRDefault="00D179F6" w:rsidP="0060301B">
      <w:pPr>
        <w:tabs>
          <w:tab w:val="right" w:pos="8498"/>
        </w:tabs>
        <w:spacing w:after="0"/>
        <w:jc w:val="both"/>
        <w:rPr>
          <w:rFonts w:ascii="Arial" w:hAnsi="Arial" w:cs="Arial"/>
        </w:rPr>
      </w:pPr>
    </w:p>
    <w:p w14:paraId="44F8B6D9" w14:textId="22572780" w:rsidR="0060301B" w:rsidRDefault="008962A3" w:rsidP="0060301B">
      <w:pPr>
        <w:tabs>
          <w:tab w:val="right" w:pos="8498"/>
        </w:tabs>
        <w:spacing w:after="0"/>
        <w:jc w:val="both"/>
        <w:rPr>
          <w:rFonts w:ascii="Cambria Math" w:hAnsi="Cambria Math" w:cs="Arial"/>
        </w:rPr>
      </w:pPr>
      <w:r>
        <w:rPr>
          <w:rFonts w:ascii="Arial" w:hAnsi="Arial" w:cs="Arial"/>
        </w:rPr>
        <w:t xml:space="preserve">El dominio de la función parte entera es el conjunto de los números reales, </w:t>
      </w:r>
      <w:r w:rsidRPr="008962A3">
        <w:rPr>
          <w:rFonts w:ascii="Arial" w:hAnsi="Arial" w:cs="Arial"/>
          <w:i/>
        </w:rPr>
        <w:t xml:space="preserve">Dom f = </w:t>
      </w:r>
      <w:r w:rsidRPr="008962A3">
        <w:rPr>
          <w:rFonts w:ascii="Cambria Math" w:hAnsi="Cambria Math" w:cs="Arial"/>
          <w:i/>
        </w:rPr>
        <w:t>ℝ</w:t>
      </w:r>
      <w:r>
        <w:rPr>
          <w:rFonts w:ascii="Arial" w:hAnsi="Arial" w:cs="Arial"/>
        </w:rPr>
        <w:t xml:space="preserve">. El rango es el conjunto de los números enteros </w:t>
      </w:r>
      <w:proofErr w:type="spellStart"/>
      <w:r w:rsidRPr="008962A3">
        <w:rPr>
          <w:rFonts w:ascii="Arial" w:hAnsi="Arial" w:cs="Arial"/>
          <w:i/>
        </w:rPr>
        <w:t>Rang</w:t>
      </w:r>
      <w:proofErr w:type="spellEnd"/>
      <w:r w:rsidRPr="008962A3">
        <w:rPr>
          <w:rFonts w:ascii="Arial" w:hAnsi="Arial" w:cs="Arial"/>
          <w:i/>
        </w:rPr>
        <w:t xml:space="preserve"> f = </w:t>
      </w:r>
      <w:r w:rsidRPr="008962A3">
        <w:rPr>
          <w:rFonts w:ascii="Cambria Math" w:hAnsi="Cambria Math" w:cs="Arial"/>
          <w:i/>
        </w:rPr>
        <w:t>ℤ</w:t>
      </w:r>
      <w:r>
        <w:rPr>
          <w:rFonts w:ascii="Cambria Math" w:hAnsi="Cambria Math" w:cs="Arial"/>
        </w:rPr>
        <w:t>.</w:t>
      </w:r>
    </w:p>
    <w:p w14:paraId="18CD4FB0" w14:textId="77777777" w:rsidR="00FE4415" w:rsidRDefault="00FE4415" w:rsidP="0060301B">
      <w:pPr>
        <w:tabs>
          <w:tab w:val="right" w:pos="8498"/>
        </w:tabs>
        <w:spacing w:after="0"/>
        <w:jc w:val="both"/>
        <w:rPr>
          <w:rFonts w:ascii="Cambria Math" w:hAnsi="Cambria Math" w:cs="Arial"/>
        </w:rPr>
      </w:pPr>
    </w:p>
    <w:p w14:paraId="25CB64BF" w14:textId="0D0520F0" w:rsidR="00D13633" w:rsidRPr="00560ED9" w:rsidRDefault="00FE4415" w:rsidP="00962CCA">
      <w:pPr>
        <w:tabs>
          <w:tab w:val="right" w:pos="8498"/>
        </w:tabs>
        <w:spacing w:after="0"/>
        <w:jc w:val="both"/>
        <w:rPr>
          <w:rFonts w:ascii="Arial" w:hAnsi="Arial" w:cs="Arial"/>
          <w:b/>
        </w:rPr>
      </w:pPr>
      <w:r w:rsidRPr="00560ED9">
        <w:rPr>
          <w:rFonts w:ascii="Arial" w:hAnsi="Arial" w:cs="Arial"/>
          <w:highlight w:val="yellow"/>
        </w:rPr>
        <w:t xml:space="preserve"> </w:t>
      </w:r>
      <w:r w:rsidR="00A95008" w:rsidRPr="00560ED9">
        <w:rPr>
          <w:rFonts w:ascii="Arial" w:hAnsi="Arial" w:cs="Arial"/>
          <w:highlight w:val="yellow"/>
        </w:rPr>
        <w:t>[SECCIÓN 2]</w:t>
      </w:r>
      <w:r w:rsidR="00B63F40">
        <w:rPr>
          <w:rFonts w:ascii="Arial" w:hAnsi="Arial" w:cs="Arial"/>
        </w:rPr>
        <w:t xml:space="preserve"> </w:t>
      </w:r>
      <w:r w:rsidR="00A95008" w:rsidRPr="00560ED9">
        <w:rPr>
          <w:rFonts w:ascii="Arial" w:hAnsi="Arial" w:cs="Arial"/>
          <w:b/>
        </w:rPr>
        <w:t>3.4 Consolidación</w:t>
      </w:r>
    </w:p>
    <w:p w14:paraId="1776C4C5" w14:textId="77777777" w:rsidR="00FE4415" w:rsidRDefault="00FE4415" w:rsidP="00D13633">
      <w:pPr>
        <w:spacing w:after="0"/>
        <w:jc w:val="both"/>
        <w:rPr>
          <w:rFonts w:ascii="Arial" w:hAnsi="Arial" w:cs="Arial"/>
        </w:rPr>
      </w:pPr>
    </w:p>
    <w:p w14:paraId="18BF0920" w14:textId="119EA287" w:rsidR="00D13633" w:rsidRDefault="00B32DCA" w:rsidP="00D13633">
      <w:pPr>
        <w:spacing w:after="0"/>
        <w:jc w:val="both"/>
        <w:rPr>
          <w:rFonts w:ascii="Arial" w:hAnsi="Arial" w:cs="Arial"/>
        </w:rPr>
      </w:pPr>
      <w:r w:rsidRPr="00560ED9">
        <w:rPr>
          <w:rFonts w:ascii="Arial" w:hAnsi="Arial" w:cs="Arial"/>
        </w:rPr>
        <w:t>Estas actividades te permitirán reforzar los conocimientos adquiridos en esta sección.</w:t>
      </w:r>
    </w:p>
    <w:p w14:paraId="4F510735" w14:textId="77777777" w:rsidR="00FE4415" w:rsidRDefault="00FE4415" w:rsidP="00FE4415">
      <w:pPr>
        <w:tabs>
          <w:tab w:val="right" w:pos="8498"/>
        </w:tabs>
        <w:spacing w:after="0"/>
        <w:jc w:val="both"/>
        <w:rPr>
          <w:rFonts w:ascii="Cambria Math" w:hAnsi="Cambria Math" w:cs="Arial"/>
        </w:rPr>
      </w:pPr>
    </w:p>
    <w:tbl>
      <w:tblPr>
        <w:tblStyle w:val="Tablaconcuadrcula"/>
        <w:tblpPr w:leftFromText="141" w:rightFromText="141" w:vertAnchor="text" w:horzAnchor="margin" w:tblpY="37"/>
        <w:tblW w:w="0" w:type="auto"/>
        <w:tblLook w:val="04A0" w:firstRow="1" w:lastRow="0" w:firstColumn="1" w:lastColumn="0" w:noHBand="0" w:noVBand="1"/>
      </w:tblPr>
      <w:tblGrid>
        <w:gridCol w:w="2465"/>
        <w:gridCol w:w="6363"/>
      </w:tblGrid>
      <w:tr w:rsidR="00FE4415" w:rsidRPr="00560ED9" w14:paraId="5D49BD32" w14:textId="77777777" w:rsidTr="00C3582A">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28E6F1E" w14:textId="77777777" w:rsidR="00FE4415" w:rsidRPr="00560ED9" w:rsidRDefault="00FE4415" w:rsidP="00C3582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FE4415" w:rsidRPr="00560ED9" w14:paraId="20053DB0" w14:textId="77777777" w:rsidTr="00C3582A">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C0532" w14:textId="77777777" w:rsidR="00FE4415" w:rsidRPr="00560ED9" w:rsidRDefault="00FE4415" w:rsidP="00C3582A">
            <w:pPr>
              <w:rPr>
                <w:rFonts w:ascii="Arial" w:hAnsi="Arial" w:cs="Arial"/>
                <w:b/>
                <w:color w:val="000000"/>
                <w:sz w:val="18"/>
                <w:szCs w:val="18"/>
              </w:rPr>
            </w:pPr>
            <w:r w:rsidRPr="00560ED9">
              <w:rPr>
                <w:rFonts w:ascii="Arial" w:hAnsi="Arial" w:cs="Arial"/>
                <w:b/>
                <w:color w:val="000000"/>
                <w:sz w:val="18"/>
                <w:szCs w:val="18"/>
              </w:rPr>
              <w:t>Código</w:t>
            </w:r>
          </w:p>
        </w:tc>
        <w:tc>
          <w:tcPr>
            <w:tcW w:w="6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04DCB" w14:textId="77777777" w:rsidR="00FE4415" w:rsidRPr="006D2BC2" w:rsidRDefault="00FE4415" w:rsidP="00C3582A">
            <w:pPr>
              <w:rPr>
                <w:rFonts w:ascii="Arial" w:hAnsi="Arial" w:cs="Arial"/>
                <w:b/>
                <w:color w:val="000000"/>
                <w:sz w:val="24"/>
                <w:szCs w:val="24"/>
              </w:rPr>
            </w:pPr>
            <w:r w:rsidRPr="006D2BC2">
              <w:rPr>
                <w:rFonts w:ascii="Arial" w:hAnsi="Arial" w:cs="Arial"/>
                <w:color w:val="000000"/>
                <w:sz w:val="24"/>
                <w:szCs w:val="24"/>
              </w:rPr>
              <w:t>MA_11_02_CO_REC</w:t>
            </w:r>
            <w:r>
              <w:rPr>
                <w:rFonts w:ascii="Arial" w:hAnsi="Arial" w:cs="Arial"/>
                <w:color w:val="000000"/>
                <w:sz w:val="24"/>
                <w:szCs w:val="24"/>
              </w:rPr>
              <w:t>210</w:t>
            </w:r>
          </w:p>
        </w:tc>
      </w:tr>
      <w:tr w:rsidR="00FE4415" w:rsidRPr="00560ED9" w14:paraId="3F00A8BB" w14:textId="77777777" w:rsidTr="00C3582A">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1C53B8" w14:textId="77777777" w:rsidR="00FE4415" w:rsidRPr="00560ED9" w:rsidRDefault="00FE4415" w:rsidP="00C3582A">
            <w:pPr>
              <w:rPr>
                <w:rFonts w:ascii="Arial" w:hAnsi="Arial" w:cs="Arial"/>
                <w:color w:val="000000"/>
              </w:rPr>
            </w:pPr>
            <w:r w:rsidRPr="00560ED9">
              <w:rPr>
                <w:rFonts w:ascii="Arial" w:hAnsi="Arial" w:cs="Arial"/>
                <w:b/>
                <w:color w:val="000000"/>
                <w:sz w:val="18"/>
                <w:szCs w:val="18"/>
              </w:rPr>
              <w:t>Título</w:t>
            </w:r>
          </w:p>
        </w:tc>
        <w:tc>
          <w:tcPr>
            <w:tcW w:w="6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477F5" w14:textId="3C113141" w:rsidR="00FE4415" w:rsidRPr="006D2BC2" w:rsidRDefault="00FE4415" w:rsidP="00C3582A">
            <w:pPr>
              <w:rPr>
                <w:rFonts w:ascii="Arial" w:hAnsi="Arial" w:cs="Arial"/>
                <w:color w:val="000000"/>
                <w:sz w:val="24"/>
                <w:szCs w:val="24"/>
              </w:rPr>
            </w:pPr>
            <w:r w:rsidRPr="006D2BC2">
              <w:rPr>
                <w:rFonts w:ascii="Arial" w:hAnsi="Arial" w:cs="Arial"/>
                <w:color w:val="000000"/>
                <w:sz w:val="24"/>
                <w:szCs w:val="24"/>
              </w:rPr>
              <w:t xml:space="preserve">Refuerza tu aprendizaje: </w:t>
            </w:r>
            <w:r>
              <w:rPr>
                <w:rFonts w:ascii="Arial" w:hAnsi="Arial" w:cs="Arial"/>
                <w:color w:val="000000"/>
                <w:sz w:val="24"/>
                <w:szCs w:val="24"/>
              </w:rPr>
              <w:t>t</w:t>
            </w:r>
            <w:r w:rsidRPr="006D2BC2">
              <w:rPr>
                <w:rFonts w:ascii="Arial" w:hAnsi="Arial" w:cs="Arial"/>
                <w:color w:val="000000"/>
                <w:sz w:val="24"/>
                <w:szCs w:val="24"/>
              </w:rPr>
              <w:t>ransformación de funciones</w:t>
            </w:r>
          </w:p>
          <w:p w14:paraId="053AE21A" w14:textId="77777777" w:rsidR="00FE4415" w:rsidRPr="006D2BC2" w:rsidRDefault="00FE4415" w:rsidP="00C3582A">
            <w:pPr>
              <w:rPr>
                <w:rFonts w:ascii="Arial" w:hAnsi="Arial" w:cs="Arial"/>
                <w:color w:val="000000"/>
                <w:sz w:val="24"/>
                <w:szCs w:val="24"/>
              </w:rPr>
            </w:pPr>
          </w:p>
        </w:tc>
      </w:tr>
      <w:tr w:rsidR="00FE4415" w:rsidRPr="00560ED9" w14:paraId="45F0EB30" w14:textId="77777777" w:rsidTr="00C3582A">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5EAFF" w14:textId="77777777" w:rsidR="00FE4415" w:rsidRPr="00560ED9" w:rsidRDefault="00FE4415" w:rsidP="00C3582A">
            <w:pPr>
              <w:rPr>
                <w:rFonts w:ascii="Arial" w:hAnsi="Arial" w:cs="Arial"/>
                <w:color w:val="000000"/>
              </w:rPr>
            </w:pPr>
            <w:r w:rsidRPr="00560ED9">
              <w:rPr>
                <w:rFonts w:ascii="Arial" w:hAnsi="Arial" w:cs="Arial"/>
                <w:b/>
                <w:color w:val="000000"/>
                <w:sz w:val="18"/>
                <w:szCs w:val="18"/>
              </w:rPr>
              <w:t>Descripción</w:t>
            </w:r>
          </w:p>
        </w:tc>
        <w:tc>
          <w:tcPr>
            <w:tcW w:w="6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25030A" w14:textId="77777777" w:rsidR="00FE4415" w:rsidRPr="006D2BC2" w:rsidRDefault="00FE4415" w:rsidP="00C3582A">
            <w:pPr>
              <w:rPr>
                <w:rFonts w:ascii="Arial" w:hAnsi="Arial" w:cs="Arial"/>
                <w:sz w:val="24"/>
                <w:szCs w:val="24"/>
              </w:rPr>
            </w:pPr>
            <w:r w:rsidRPr="006D2BC2">
              <w:rPr>
                <w:rFonts w:ascii="Arial" w:hAnsi="Arial" w:cs="Arial"/>
                <w:color w:val="000000"/>
                <w:sz w:val="24"/>
                <w:szCs w:val="24"/>
              </w:rPr>
              <w:t>Interactivo en el que se estudia cómo obtener gráficas de ciertas funciones a partir de otras</w:t>
            </w:r>
          </w:p>
          <w:p w14:paraId="64F27EA2" w14:textId="77777777" w:rsidR="00FE4415" w:rsidRPr="006D2BC2" w:rsidRDefault="00FE4415" w:rsidP="00C3582A">
            <w:pPr>
              <w:rPr>
                <w:rFonts w:ascii="Arial" w:hAnsi="Arial" w:cs="Arial"/>
                <w:color w:val="000000"/>
                <w:sz w:val="24"/>
                <w:szCs w:val="24"/>
              </w:rPr>
            </w:pPr>
          </w:p>
        </w:tc>
      </w:tr>
    </w:tbl>
    <w:p w14:paraId="467B5E37" w14:textId="77777777" w:rsidR="00FE4415" w:rsidRPr="00560ED9" w:rsidRDefault="00FE4415" w:rsidP="00FE4415">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D13633" w:rsidRPr="00560ED9" w14:paraId="4FA81AA0" w14:textId="77777777" w:rsidTr="00087BD6">
        <w:tc>
          <w:tcPr>
            <w:tcW w:w="8828" w:type="dxa"/>
            <w:gridSpan w:val="2"/>
            <w:shd w:val="clear" w:color="auto" w:fill="000000" w:themeFill="text1"/>
          </w:tcPr>
          <w:p w14:paraId="29738453" w14:textId="77777777" w:rsidR="00D13633" w:rsidRPr="00560ED9" w:rsidRDefault="00D13633" w:rsidP="0077056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D13633" w:rsidRPr="00560ED9" w14:paraId="408B01EE" w14:textId="77777777" w:rsidTr="00087BD6">
        <w:tc>
          <w:tcPr>
            <w:tcW w:w="2480" w:type="dxa"/>
          </w:tcPr>
          <w:p w14:paraId="7F1247FC" w14:textId="77777777" w:rsidR="00D13633" w:rsidRPr="00560ED9" w:rsidRDefault="00D13633" w:rsidP="0077056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7B6082E8" w14:textId="23505F29" w:rsidR="00D13633" w:rsidRPr="00560ED9" w:rsidRDefault="00D13633" w:rsidP="0077056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4D017A">
              <w:rPr>
                <w:rFonts w:ascii="Arial" w:eastAsiaTheme="minorEastAsia" w:hAnsi="Arial" w:cs="Arial"/>
                <w:color w:val="000000"/>
                <w:sz w:val="24"/>
                <w:szCs w:val="24"/>
              </w:rPr>
              <w:t>220</w:t>
            </w:r>
          </w:p>
        </w:tc>
      </w:tr>
      <w:tr w:rsidR="00D13633" w:rsidRPr="00560ED9" w14:paraId="45E5E73D" w14:textId="77777777" w:rsidTr="00087BD6">
        <w:tc>
          <w:tcPr>
            <w:tcW w:w="2480" w:type="dxa"/>
          </w:tcPr>
          <w:p w14:paraId="2FD5E6D9" w14:textId="77777777" w:rsidR="00D13633" w:rsidRPr="00560ED9" w:rsidRDefault="00D13633" w:rsidP="0077056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0B814525" w14:textId="77777777" w:rsidR="006D2BC2" w:rsidRPr="006D2BC2" w:rsidRDefault="006D2BC2" w:rsidP="006D2BC2">
            <w:pPr>
              <w:rPr>
                <w:rFonts w:ascii="Arial" w:hAnsi="Arial" w:cs="Arial"/>
                <w:sz w:val="24"/>
                <w:szCs w:val="24"/>
              </w:rPr>
            </w:pPr>
            <w:r w:rsidRPr="006D2BC2">
              <w:rPr>
                <w:rFonts w:ascii="Arial" w:hAnsi="Arial" w:cs="Arial"/>
                <w:color w:val="000000"/>
                <w:sz w:val="24"/>
                <w:szCs w:val="24"/>
              </w:rPr>
              <w:t>Refuerza tu aprendizaje: clasificación de funciones de números reales</w:t>
            </w:r>
          </w:p>
          <w:p w14:paraId="3C05CF13" w14:textId="1544CD36" w:rsidR="00D13633" w:rsidRPr="006D2BC2" w:rsidRDefault="00D13633" w:rsidP="0077056A">
            <w:pPr>
              <w:rPr>
                <w:rFonts w:ascii="Arial" w:eastAsiaTheme="minorEastAsia" w:hAnsi="Arial" w:cs="Arial"/>
                <w:color w:val="000000"/>
                <w:sz w:val="24"/>
                <w:szCs w:val="24"/>
              </w:rPr>
            </w:pPr>
          </w:p>
        </w:tc>
      </w:tr>
      <w:tr w:rsidR="00D13633" w:rsidRPr="00560ED9" w14:paraId="54B76C5E" w14:textId="77777777" w:rsidTr="00087BD6">
        <w:tc>
          <w:tcPr>
            <w:tcW w:w="2480" w:type="dxa"/>
          </w:tcPr>
          <w:p w14:paraId="1FE4F91C" w14:textId="77777777" w:rsidR="00D13633" w:rsidRPr="00560ED9" w:rsidRDefault="00D13633" w:rsidP="0077056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7ADAB2FB" w14:textId="77777777" w:rsidR="006D2BC2" w:rsidRPr="006D2BC2" w:rsidRDefault="006D2BC2" w:rsidP="006D2BC2">
            <w:pPr>
              <w:rPr>
                <w:rFonts w:ascii="Arial" w:hAnsi="Arial" w:cs="Arial"/>
                <w:sz w:val="24"/>
                <w:szCs w:val="24"/>
              </w:rPr>
            </w:pPr>
            <w:r w:rsidRPr="006D2BC2">
              <w:rPr>
                <w:rFonts w:ascii="Arial" w:hAnsi="Arial" w:cs="Arial"/>
                <w:color w:val="000000"/>
                <w:sz w:val="24"/>
                <w:szCs w:val="24"/>
              </w:rPr>
              <w:t xml:space="preserve">Actividad en que se </w:t>
            </w:r>
            <w:proofErr w:type="spellStart"/>
            <w:r w:rsidRPr="006D2BC2">
              <w:rPr>
                <w:rFonts w:ascii="Arial" w:hAnsi="Arial" w:cs="Arial"/>
                <w:color w:val="000000"/>
                <w:sz w:val="24"/>
                <w:szCs w:val="24"/>
              </w:rPr>
              <w:t>practica</w:t>
            </w:r>
            <w:proofErr w:type="spellEnd"/>
            <w:r w:rsidRPr="006D2BC2">
              <w:rPr>
                <w:rFonts w:ascii="Arial" w:hAnsi="Arial" w:cs="Arial"/>
                <w:color w:val="000000"/>
                <w:sz w:val="24"/>
                <w:szCs w:val="24"/>
              </w:rPr>
              <w:t xml:space="preserve"> lo aprendido sobre las funciones usuales de números reales</w:t>
            </w:r>
          </w:p>
          <w:p w14:paraId="2E357ADE" w14:textId="79465C94" w:rsidR="00D13633" w:rsidRPr="006D2BC2" w:rsidRDefault="00D13633" w:rsidP="004713D4">
            <w:pPr>
              <w:rPr>
                <w:rFonts w:ascii="Arial" w:eastAsiaTheme="minorEastAsia" w:hAnsi="Arial" w:cs="Arial"/>
                <w:color w:val="000000"/>
                <w:sz w:val="24"/>
                <w:szCs w:val="24"/>
              </w:rPr>
            </w:pPr>
          </w:p>
        </w:tc>
      </w:tr>
    </w:tbl>
    <w:p w14:paraId="4537A339" w14:textId="77777777" w:rsidR="00D17213" w:rsidRPr="00560ED9" w:rsidRDefault="00D17213" w:rsidP="00962CCA">
      <w:pPr>
        <w:tabs>
          <w:tab w:val="right" w:pos="8498"/>
        </w:tabs>
        <w:spacing w:after="0"/>
        <w:jc w:val="both"/>
        <w:rPr>
          <w:rFonts w:ascii="Arial" w:hAnsi="Arial" w:cs="Arial"/>
          <w:highlight w:val="yellow"/>
        </w:rPr>
      </w:pPr>
    </w:p>
    <w:p w14:paraId="33E2A2E2" w14:textId="02B74C8D"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1]</w:t>
      </w:r>
      <w:r w:rsidR="009A04D1">
        <w:rPr>
          <w:rFonts w:ascii="Arial" w:hAnsi="Arial" w:cs="Arial"/>
        </w:rPr>
        <w:t xml:space="preserve"> </w:t>
      </w:r>
      <w:r w:rsidRPr="00560ED9">
        <w:rPr>
          <w:rFonts w:ascii="Arial" w:hAnsi="Arial" w:cs="Arial"/>
          <w:b/>
        </w:rPr>
        <w:t xml:space="preserve">4 Operaciones con funciones  </w:t>
      </w:r>
    </w:p>
    <w:p w14:paraId="2FB14205" w14:textId="77777777" w:rsidR="00681E85" w:rsidRPr="00560ED9" w:rsidRDefault="00681E85" w:rsidP="00962CCA">
      <w:pPr>
        <w:tabs>
          <w:tab w:val="right" w:pos="8498"/>
        </w:tabs>
        <w:spacing w:after="0"/>
        <w:jc w:val="both"/>
        <w:rPr>
          <w:rFonts w:ascii="Arial" w:hAnsi="Arial" w:cs="Arial"/>
          <w:b/>
        </w:rPr>
      </w:pPr>
    </w:p>
    <w:p w14:paraId="1141812F" w14:textId="0A9DF7F3" w:rsidR="00350994" w:rsidRDefault="00350994" w:rsidP="00962CCA">
      <w:pPr>
        <w:tabs>
          <w:tab w:val="right" w:pos="8498"/>
        </w:tabs>
        <w:spacing w:after="0"/>
        <w:jc w:val="both"/>
        <w:rPr>
          <w:rFonts w:ascii="Arial" w:hAnsi="Arial" w:cs="Arial"/>
        </w:rPr>
      </w:pPr>
      <w:r w:rsidRPr="00560ED9">
        <w:rPr>
          <w:rFonts w:ascii="Arial" w:hAnsi="Arial" w:cs="Arial"/>
        </w:rPr>
        <w:t xml:space="preserve">Las funciones  poseen una estructura  aditiva y multiplicativa que permiten operarlas entre </w:t>
      </w:r>
      <w:r w:rsidR="004338C8" w:rsidRPr="00560ED9">
        <w:rPr>
          <w:rFonts w:ascii="Arial" w:hAnsi="Arial" w:cs="Arial"/>
        </w:rPr>
        <w:t>sí</w:t>
      </w:r>
      <w:r w:rsidRPr="00560ED9">
        <w:rPr>
          <w:rFonts w:ascii="Arial" w:hAnsi="Arial" w:cs="Arial"/>
        </w:rPr>
        <w:t xml:space="preserve"> para obtener otras funciones.</w:t>
      </w:r>
    </w:p>
    <w:p w14:paraId="693DCB90" w14:textId="77777777" w:rsidR="009A04D1" w:rsidRPr="00560ED9" w:rsidRDefault="009A04D1" w:rsidP="00962CCA">
      <w:pPr>
        <w:tabs>
          <w:tab w:val="right" w:pos="8498"/>
        </w:tabs>
        <w:spacing w:after="0"/>
        <w:jc w:val="both"/>
        <w:rPr>
          <w:rFonts w:ascii="Arial" w:hAnsi="Arial" w:cs="Arial"/>
        </w:rPr>
      </w:pPr>
    </w:p>
    <w:p w14:paraId="301DB1CD" w14:textId="7EF2E0CB" w:rsidR="000B1AFF" w:rsidRPr="00560ED9" w:rsidRDefault="004338C8" w:rsidP="000B1AFF">
      <w:pPr>
        <w:tabs>
          <w:tab w:val="right" w:pos="8498"/>
        </w:tabs>
        <w:spacing w:after="0"/>
        <w:jc w:val="both"/>
        <w:rPr>
          <w:rFonts w:ascii="Arial" w:hAnsi="Arial" w:cs="Arial"/>
          <w:b/>
        </w:rPr>
      </w:pPr>
      <w:r w:rsidRPr="00560ED9" w:rsidDel="004338C8">
        <w:rPr>
          <w:rFonts w:ascii="Arial" w:hAnsi="Arial" w:cs="Arial"/>
        </w:rPr>
        <w:t xml:space="preserve"> </w:t>
      </w:r>
      <w:r w:rsidR="000B1AFF" w:rsidRPr="00560ED9">
        <w:rPr>
          <w:rFonts w:ascii="Arial" w:hAnsi="Arial" w:cs="Arial"/>
          <w:highlight w:val="yellow"/>
        </w:rPr>
        <w:t>[SECCIÓN 2]</w:t>
      </w:r>
      <w:r w:rsidR="009A04D1">
        <w:rPr>
          <w:rFonts w:ascii="Arial" w:hAnsi="Arial" w:cs="Arial"/>
        </w:rPr>
        <w:t xml:space="preserve"> </w:t>
      </w:r>
      <w:r w:rsidR="000B1AFF" w:rsidRPr="00560ED9">
        <w:rPr>
          <w:rFonts w:ascii="Arial" w:hAnsi="Arial" w:cs="Arial"/>
          <w:b/>
        </w:rPr>
        <w:t>4.</w:t>
      </w:r>
      <w:r w:rsidR="004713D4">
        <w:rPr>
          <w:rFonts w:ascii="Arial" w:hAnsi="Arial" w:cs="Arial"/>
          <w:b/>
        </w:rPr>
        <w:t>1</w:t>
      </w:r>
      <w:r w:rsidR="000B1AFF" w:rsidRPr="00560ED9">
        <w:rPr>
          <w:rFonts w:ascii="Arial" w:hAnsi="Arial" w:cs="Arial"/>
          <w:b/>
        </w:rPr>
        <w:t xml:space="preserve"> Suma, diferencia, producto y cociente de funciones </w:t>
      </w:r>
    </w:p>
    <w:p w14:paraId="38DA2145" w14:textId="11193AA6" w:rsidR="000B1AFF" w:rsidRPr="00560ED9" w:rsidRDefault="004338C8" w:rsidP="00962CCA">
      <w:pPr>
        <w:tabs>
          <w:tab w:val="right" w:pos="8498"/>
        </w:tabs>
        <w:spacing w:after="0"/>
        <w:jc w:val="both"/>
        <w:rPr>
          <w:rFonts w:ascii="Arial" w:hAnsi="Arial" w:cs="Arial"/>
        </w:rPr>
      </w:pPr>
      <w:r w:rsidRPr="00560ED9">
        <w:rPr>
          <w:rFonts w:ascii="Arial" w:hAnsi="Arial" w:cs="Arial"/>
        </w:rPr>
        <w:t>A continuación se define la adición de funciones, la diferencia de funciones, el producto por un escalar, el producto y el cociente de funciones:</w:t>
      </w:r>
    </w:p>
    <w:p w14:paraId="5E5E61A1" w14:textId="77777777" w:rsidR="0062205D" w:rsidRPr="00560ED9" w:rsidRDefault="0062205D"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6"/>
        <w:gridCol w:w="6342"/>
      </w:tblGrid>
      <w:tr w:rsidR="0062205D" w:rsidRPr="00560ED9" w14:paraId="1EFF8EA0" w14:textId="77777777" w:rsidTr="00352EA6">
        <w:tc>
          <w:tcPr>
            <w:tcW w:w="8978" w:type="dxa"/>
            <w:gridSpan w:val="2"/>
            <w:shd w:val="clear" w:color="auto" w:fill="000000" w:themeFill="text1"/>
          </w:tcPr>
          <w:p w14:paraId="197B01C4" w14:textId="77777777" w:rsidR="0062205D" w:rsidRPr="00560ED9" w:rsidRDefault="0062205D" w:rsidP="00352EA6">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62205D" w:rsidRPr="00560ED9" w14:paraId="06F1BDBF" w14:textId="77777777" w:rsidTr="00352EA6">
        <w:tc>
          <w:tcPr>
            <w:tcW w:w="2518" w:type="dxa"/>
          </w:tcPr>
          <w:p w14:paraId="4D0F6279" w14:textId="77777777" w:rsidR="0062205D" w:rsidRPr="00560ED9" w:rsidRDefault="0062205D" w:rsidP="00352EA6">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2418755" w14:textId="2B4A0A3B" w:rsidR="0062205D" w:rsidRPr="00560ED9" w:rsidRDefault="0062205D" w:rsidP="00352EA6">
            <w:pPr>
              <w:rPr>
                <w:rFonts w:ascii="Arial" w:hAnsi="Arial" w:cs="Arial"/>
                <w:b/>
                <w:color w:val="000000"/>
                <w:sz w:val="24"/>
                <w:szCs w:val="24"/>
              </w:rPr>
            </w:pPr>
            <w:r w:rsidRPr="00560ED9">
              <w:rPr>
                <w:rFonts w:ascii="Arial" w:hAnsi="Arial" w:cs="Arial"/>
                <w:b/>
                <w:color w:val="000000"/>
                <w:sz w:val="24"/>
                <w:szCs w:val="24"/>
              </w:rPr>
              <w:t>Operaciones con funciones</w:t>
            </w:r>
          </w:p>
        </w:tc>
      </w:tr>
      <w:tr w:rsidR="0062205D" w:rsidRPr="00560ED9" w14:paraId="7B625007" w14:textId="77777777" w:rsidTr="00352EA6">
        <w:tc>
          <w:tcPr>
            <w:tcW w:w="2518" w:type="dxa"/>
          </w:tcPr>
          <w:p w14:paraId="0308F127" w14:textId="77777777" w:rsidR="0062205D" w:rsidRPr="00560ED9" w:rsidRDefault="0062205D" w:rsidP="00352EA6">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17E5EDAE" w14:textId="34B21A7E" w:rsidR="0062205D" w:rsidRPr="00560ED9" w:rsidRDefault="0062205D" w:rsidP="0062205D">
            <w:pPr>
              <w:tabs>
                <w:tab w:val="right" w:pos="8498"/>
              </w:tabs>
              <w:jc w:val="both"/>
              <w:rPr>
                <w:rFonts w:ascii="Arial" w:eastAsiaTheme="minorEastAsia" w:hAnsi="Arial" w:cs="Arial"/>
              </w:rPr>
            </w:pPr>
            <w:r w:rsidRPr="00560ED9">
              <w:rPr>
                <w:rFonts w:ascii="Arial" w:hAnsi="Arial" w:cs="Arial"/>
              </w:rPr>
              <w:t>Dadas</w:t>
            </w:r>
            <w:r w:rsidR="00087BD6">
              <w:rPr>
                <w:rFonts w:ascii="Arial" w:hAnsi="Arial" w:cs="Arial"/>
              </w:rPr>
              <w:t xml:space="preserve"> </w:t>
            </w:r>
            <w:r w:rsidR="00087BD6" w:rsidRPr="00087BD6">
              <w:rPr>
                <w:rFonts w:ascii="Arial" w:hAnsi="Arial" w:cs="Arial"/>
                <w:i/>
              </w:rPr>
              <w:t>f</w:t>
            </w:r>
            <w:r w:rsidR="00087BD6">
              <w:rPr>
                <w:rFonts w:ascii="Arial" w:hAnsi="Arial" w:cs="Arial"/>
              </w:rPr>
              <w:t xml:space="preserve"> y </w:t>
            </w:r>
            <w:r w:rsidR="00087BD6" w:rsidRPr="00087BD6">
              <w:rPr>
                <w:rFonts w:ascii="Arial" w:hAnsi="Arial" w:cs="Arial"/>
                <w:i/>
              </w:rPr>
              <w:t>g</w:t>
            </w:r>
            <w:r w:rsidR="00087BD6">
              <w:rPr>
                <w:rFonts w:ascii="Arial" w:hAnsi="Arial" w:cs="Arial"/>
              </w:rPr>
              <w:t xml:space="preserve"> </w:t>
            </w:r>
            <w:r w:rsidRPr="00560ED9">
              <w:rPr>
                <w:rFonts w:ascii="Arial" w:eastAsiaTheme="minorEastAsia" w:hAnsi="Arial" w:cs="Arial"/>
              </w:rPr>
              <w:t>dos funciones d</w:t>
            </w:r>
            <w:r w:rsidR="004713D4">
              <w:rPr>
                <w:rFonts w:ascii="Arial" w:eastAsiaTheme="minorEastAsia" w:hAnsi="Arial" w:cs="Arial"/>
              </w:rPr>
              <w:t>e</w:t>
            </w:r>
            <w:r w:rsidRPr="00560ED9">
              <w:rPr>
                <w:rFonts w:ascii="Arial" w:eastAsiaTheme="minorEastAsia" w:hAnsi="Arial" w:cs="Arial"/>
              </w:rPr>
              <w:t xml:space="preserve"> núm</w:t>
            </w:r>
            <w:r w:rsidR="004338C8" w:rsidRPr="00560ED9">
              <w:rPr>
                <w:rFonts w:ascii="Arial" w:eastAsiaTheme="minorEastAsia" w:hAnsi="Arial" w:cs="Arial"/>
              </w:rPr>
              <w:t>er</w:t>
            </w:r>
            <w:r w:rsidRPr="00560ED9">
              <w:rPr>
                <w:rFonts w:ascii="Arial" w:eastAsiaTheme="minorEastAsia" w:hAnsi="Arial" w:cs="Arial"/>
              </w:rPr>
              <w:t>os reales</w:t>
            </w:r>
            <w:r w:rsidR="00106573" w:rsidRPr="00560ED9">
              <w:rPr>
                <w:rFonts w:ascii="Arial" w:eastAsiaTheme="minorEastAsia" w:hAnsi="Arial" w:cs="Arial"/>
              </w:rPr>
              <w:t xml:space="preserve"> y</w:t>
            </w:r>
            <w:r w:rsidR="00087BD6">
              <w:rPr>
                <w:rFonts w:ascii="Arial" w:eastAsiaTheme="minorEastAsia" w:hAnsi="Arial" w:cs="Arial"/>
              </w:rPr>
              <w:t xml:space="preserve"> </w:t>
            </w:r>
            <w:r w:rsidR="00087BD6" w:rsidRPr="00087BD6">
              <w:rPr>
                <w:rFonts w:ascii="Arial" w:eastAsiaTheme="minorEastAsia" w:hAnsi="Arial" w:cs="Arial"/>
                <w:i/>
              </w:rPr>
              <w:t>c</w:t>
            </w:r>
            <w:r w:rsidR="00087BD6">
              <w:rPr>
                <w:rFonts w:ascii="Arial" w:eastAsiaTheme="minorEastAsia" w:hAnsi="Arial" w:cs="Arial"/>
              </w:rPr>
              <w:t xml:space="preserve"> </w:t>
            </w:r>
            <w:r w:rsidR="00106573" w:rsidRPr="00560ED9">
              <w:rPr>
                <w:rFonts w:ascii="Arial" w:eastAsiaTheme="minorEastAsia" w:hAnsi="Arial" w:cs="Arial"/>
              </w:rPr>
              <w:t>un número real</w:t>
            </w:r>
            <w:r w:rsidRPr="00560ED9">
              <w:rPr>
                <w:rFonts w:ascii="Arial" w:eastAsiaTheme="minorEastAsia" w:hAnsi="Arial" w:cs="Arial"/>
              </w:rPr>
              <w:t>, se definen las siguientes operaciones entre funciones:</w:t>
            </w:r>
          </w:p>
          <w:p w14:paraId="6ADBE348" w14:textId="77777777" w:rsidR="0062205D" w:rsidRPr="00560ED9" w:rsidRDefault="0062205D" w:rsidP="0062205D">
            <w:pPr>
              <w:tabs>
                <w:tab w:val="right" w:pos="8498"/>
              </w:tabs>
              <w:jc w:val="both"/>
              <w:rPr>
                <w:rFonts w:ascii="Arial" w:eastAsiaTheme="minorEastAsia" w:hAnsi="Arial" w:cs="Arial"/>
              </w:rPr>
            </w:pPr>
          </w:p>
          <w:p w14:paraId="2FAF1FE7" w14:textId="7538FF8F" w:rsidR="00087BD6" w:rsidRDefault="00087BD6" w:rsidP="0062205D">
            <w:pPr>
              <w:pStyle w:val="Prrafodelista"/>
              <w:numPr>
                <w:ilvl w:val="0"/>
                <w:numId w:val="6"/>
              </w:numPr>
              <w:tabs>
                <w:tab w:val="right" w:pos="8498"/>
              </w:tabs>
              <w:jc w:val="both"/>
              <w:rPr>
                <w:rFonts w:ascii="Arial" w:eastAsiaTheme="minorEastAsia" w:hAnsi="Arial" w:cs="Arial"/>
              </w:rPr>
            </w:pPr>
            <w:r w:rsidRPr="00087BD6">
              <w:rPr>
                <w:rFonts w:ascii="Arial" w:eastAsiaTheme="minorEastAsia" w:hAnsi="Arial" w:cs="Arial"/>
                <w:i/>
              </w:rPr>
              <w:t>(f + g)(x) = f(x) + g(x)</w:t>
            </w:r>
            <w:r>
              <w:rPr>
                <w:rFonts w:ascii="Arial" w:eastAsiaTheme="minorEastAsia" w:hAnsi="Arial" w:cs="Arial"/>
              </w:rPr>
              <w:t xml:space="preserve"> para todo </w:t>
            </w:r>
            <w:r w:rsidRPr="00087BD6">
              <w:rPr>
                <w:rFonts w:ascii="Arial" w:eastAsiaTheme="minorEastAsia" w:hAnsi="Arial" w:cs="Arial"/>
                <w:i/>
              </w:rPr>
              <w:t xml:space="preserve">x </w:t>
            </w:r>
            <w:r w:rsidRPr="00087BD6">
              <w:rPr>
                <w:rFonts w:ascii="Cambria Math" w:eastAsiaTheme="minorEastAsia" w:hAnsi="Cambria Math" w:cs="Arial"/>
                <w:i/>
              </w:rPr>
              <w:t>⋲</w:t>
            </w:r>
            <w:r w:rsidRPr="00087BD6">
              <w:rPr>
                <w:rFonts w:ascii="Arial" w:eastAsiaTheme="minorEastAsia" w:hAnsi="Arial" w:cs="Arial"/>
                <w:i/>
              </w:rPr>
              <w:t xml:space="preserve"> Dom f </w:t>
            </w:r>
            <w:r w:rsidRPr="00087BD6">
              <w:rPr>
                <w:rFonts w:ascii="Cambria Math" w:eastAsiaTheme="minorEastAsia" w:hAnsi="Cambria Math" w:cs="Arial"/>
                <w:i/>
              </w:rPr>
              <w:t>∩</w:t>
            </w:r>
            <w:r w:rsidRPr="00087BD6">
              <w:rPr>
                <w:rFonts w:ascii="Arial" w:eastAsiaTheme="minorEastAsia" w:hAnsi="Arial" w:cs="Arial"/>
                <w:i/>
              </w:rPr>
              <w:t xml:space="preserve"> Dom g</w:t>
            </w:r>
            <w:r>
              <w:rPr>
                <w:rFonts w:ascii="Arial" w:eastAsiaTheme="minorEastAsia" w:hAnsi="Arial" w:cs="Arial"/>
              </w:rPr>
              <w:t>.</w:t>
            </w:r>
          </w:p>
          <w:p w14:paraId="26B0F68E" w14:textId="64377A5B" w:rsidR="00087BD6" w:rsidRDefault="00087BD6" w:rsidP="0062205D">
            <w:pPr>
              <w:pStyle w:val="Prrafodelista"/>
              <w:numPr>
                <w:ilvl w:val="0"/>
                <w:numId w:val="6"/>
              </w:numPr>
              <w:tabs>
                <w:tab w:val="right" w:pos="8498"/>
              </w:tabs>
              <w:jc w:val="both"/>
              <w:rPr>
                <w:rFonts w:ascii="Arial" w:eastAsiaTheme="minorEastAsia" w:hAnsi="Arial" w:cs="Arial"/>
              </w:rPr>
            </w:pPr>
            <w:r>
              <w:rPr>
                <w:rFonts w:ascii="Arial" w:eastAsiaTheme="minorEastAsia" w:hAnsi="Arial" w:cs="Arial"/>
              </w:rPr>
              <w:t xml:space="preserve">(f – g)(x) = f(x) – g(x) para todo </w:t>
            </w:r>
            <w:r w:rsidRPr="00087BD6">
              <w:rPr>
                <w:rFonts w:ascii="Arial" w:eastAsiaTheme="minorEastAsia" w:hAnsi="Arial" w:cs="Arial"/>
                <w:i/>
              </w:rPr>
              <w:t xml:space="preserve">x </w:t>
            </w:r>
            <w:r w:rsidRPr="00087BD6">
              <w:rPr>
                <w:rFonts w:ascii="Cambria Math" w:eastAsiaTheme="minorEastAsia" w:hAnsi="Cambria Math" w:cs="Arial"/>
                <w:i/>
              </w:rPr>
              <w:t>⋲</w:t>
            </w:r>
            <w:r w:rsidRPr="00087BD6">
              <w:rPr>
                <w:rFonts w:ascii="Arial" w:eastAsiaTheme="minorEastAsia" w:hAnsi="Arial" w:cs="Arial"/>
                <w:i/>
              </w:rPr>
              <w:t xml:space="preserve"> Dom f </w:t>
            </w:r>
            <w:r w:rsidRPr="00087BD6">
              <w:rPr>
                <w:rFonts w:ascii="Cambria Math" w:eastAsiaTheme="minorEastAsia" w:hAnsi="Cambria Math" w:cs="Arial"/>
                <w:i/>
              </w:rPr>
              <w:t>∩</w:t>
            </w:r>
            <w:r w:rsidRPr="00087BD6">
              <w:rPr>
                <w:rFonts w:ascii="Arial" w:eastAsiaTheme="minorEastAsia" w:hAnsi="Arial" w:cs="Arial"/>
                <w:i/>
              </w:rPr>
              <w:t xml:space="preserve"> Dom g</w:t>
            </w:r>
            <w:r>
              <w:rPr>
                <w:rFonts w:ascii="Arial" w:eastAsiaTheme="minorEastAsia" w:hAnsi="Arial" w:cs="Arial"/>
              </w:rPr>
              <w:t>.</w:t>
            </w:r>
          </w:p>
          <w:p w14:paraId="3F5DDFAF" w14:textId="7A432393" w:rsidR="00087BD6" w:rsidRPr="007F643F" w:rsidRDefault="00087BD6" w:rsidP="0062205D">
            <w:pPr>
              <w:pStyle w:val="Prrafodelista"/>
              <w:numPr>
                <w:ilvl w:val="0"/>
                <w:numId w:val="6"/>
              </w:numPr>
              <w:tabs>
                <w:tab w:val="right" w:pos="8498"/>
              </w:tabs>
              <w:jc w:val="both"/>
              <w:rPr>
                <w:rFonts w:ascii="Arial" w:eastAsiaTheme="minorEastAsia" w:hAnsi="Arial" w:cs="Arial"/>
                <w:i/>
              </w:rPr>
            </w:pPr>
            <w:r w:rsidRPr="00087BD6">
              <w:rPr>
                <w:rFonts w:ascii="Arial" w:eastAsiaTheme="minorEastAsia" w:hAnsi="Arial" w:cs="Arial"/>
                <w:i/>
              </w:rPr>
              <w:lastRenderedPageBreak/>
              <w:t>(</w:t>
            </w:r>
            <w:proofErr w:type="spellStart"/>
            <w:r w:rsidRPr="00087BD6">
              <w:rPr>
                <w:rFonts w:ascii="Arial" w:eastAsiaTheme="minorEastAsia" w:hAnsi="Arial" w:cs="Arial"/>
                <w:i/>
              </w:rPr>
              <w:t>cf</w:t>
            </w:r>
            <w:proofErr w:type="spellEnd"/>
            <w:r w:rsidRPr="00087BD6">
              <w:rPr>
                <w:rFonts w:ascii="Arial" w:eastAsiaTheme="minorEastAsia" w:hAnsi="Arial" w:cs="Arial"/>
                <w:i/>
              </w:rPr>
              <w:t xml:space="preserve">)(x) = </w:t>
            </w:r>
            <w:proofErr w:type="spellStart"/>
            <w:r w:rsidRPr="00087BD6">
              <w:rPr>
                <w:rFonts w:ascii="Arial" w:eastAsiaTheme="minorEastAsia" w:hAnsi="Arial" w:cs="Arial"/>
                <w:i/>
              </w:rPr>
              <w:t>cf</w:t>
            </w:r>
            <w:proofErr w:type="spellEnd"/>
            <w:r w:rsidRPr="00087BD6">
              <w:rPr>
                <w:rFonts w:ascii="Arial" w:eastAsiaTheme="minorEastAsia" w:hAnsi="Arial" w:cs="Arial"/>
                <w:i/>
              </w:rPr>
              <w:t>(x)</w:t>
            </w:r>
            <w:r w:rsidR="007F643F">
              <w:rPr>
                <w:rFonts w:ascii="Arial" w:eastAsiaTheme="minorEastAsia" w:hAnsi="Arial" w:cs="Arial"/>
                <w:i/>
              </w:rPr>
              <w:t xml:space="preserve"> </w:t>
            </w:r>
            <w:r w:rsidR="007F643F">
              <w:rPr>
                <w:rFonts w:ascii="Arial" w:eastAsiaTheme="minorEastAsia" w:hAnsi="Arial" w:cs="Arial"/>
              </w:rPr>
              <w:t xml:space="preserve">para todo </w:t>
            </w:r>
            <w:r w:rsidR="007F643F" w:rsidRPr="00087BD6">
              <w:rPr>
                <w:rFonts w:ascii="Arial" w:eastAsiaTheme="minorEastAsia" w:hAnsi="Arial" w:cs="Arial"/>
                <w:i/>
              </w:rPr>
              <w:t xml:space="preserve">x </w:t>
            </w:r>
            <w:r w:rsidR="007F643F" w:rsidRPr="00087BD6">
              <w:rPr>
                <w:rFonts w:ascii="Cambria Math" w:eastAsiaTheme="minorEastAsia" w:hAnsi="Cambria Math" w:cs="Arial"/>
                <w:i/>
              </w:rPr>
              <w:t>⋲</w:t>
            </w:r>
            <w:r w:rsidR="007F643F">
              <w:rPr>
                <w:rFonts w:ascii="Arial" w:eastAsiaTheme="minorEastAsia" w:hAnsi="Arial" w:cs="Arial"/>
                <w:i/>
              </w:rPr>
              <w:t xml:space="preserve"> Dom f</w:t>
            </w:r>
            <w:r w:rsidR="007F643F">
              <w:rPr>
                <w:rFonts w:ascii="Arial" w:eastAsiaTheme="minorEastAsia" w:hAnsi="Arial" w:cs="Arial"/>
              </w:rPr>
              <w:t>.</w:t>
            </w:r>
          </w:p>
          <w:p w14:paraId="546429DA" w14:textId="07E2B115" w:rsidR="007F643F" w:rsidRPr="007F643F" w:rsidRDefault="007F643F" w:rsidP="0062205D">
            <w:pPr>
              <w:pStyle w:val="Prrafodelista"/>
              <w:numPr>
                <w:ilvl w:val="0"/>
                <w:numId w:val="6"/>
              </w:numPr>
              <w:tabs>
                <w:tab w:val="right" w:pos="8498"/>
              </w:tabs>
              <w:jc w:val="both"/>
              <w:rPr>
                <w:rFonts w:ascii="Arial" w:eastAsiaTheme="minorEastAsia" w:hAnsi="Arial" w:cs="Arial"/>
                <w:i/>
              </w:rPr>
            </w:pPr>
            <w:r>
              <w:rPr>
                <w:rFonts w:ascii="Arial" w:eastAsiaTheme="minorEastAsia" w:hAnsi="Arial" w:cs="Arial"/>
                <w:i/>
              </w:rPr>
              <w:t>(</w:t>
            </w:r>
            <w:proofErr w:type="spellStart"/>
            <w:r>
              <w:rPr>
                <w:rFonts w:ascii="Arial" w:eastAsiaTheme="minorEastAsia" w:hAnsi="Arial" w:cs="Arial"/>
                <w:i/>
              </w:rPr>
              <w:t>fg</w:t>
            </w:r>
            <w:proofErr w:type="spellEnd"/>
            <w:r>
              <w:rPr>
                <w:rFonts w:ascii="Arial" w:eastAsiaTheme="minorEastAsia" w:hAnsi="Arial" w:cs="Arial"/>
                <w:i/>
              </w:rPr>
              <w:t>)(x) = f(x</w:t>
            </w:r>
            <w:proofErr w:type="gramStart"/>
            <w:r>
              <w:rPr>
                <w:rFonts w:ascii="Arial" w:eastAsiaTheme="minorEastAsia" w:hAnsi="Arial" w:cs="Arial"/>
                <w:i/>
              </w:rPr>
              <w:t>)g</w:t>
            </w:r>
            <w:proofErr w:type="gramEnd"/>
            <w:r>
              <w:rPr>
                <w:rFonts w:ascii="Arial" w:eastAsiaTheme="minorEastAsia" w:hAnsi="Arial" w:cs="Arial"/>
                <w:i/>
              </w:rPr>
              <w:t xml:space="preserve">(x) </w:t>
            </w:r>
            <w:r>
              <w:rPr>
                <w:rFonts w:ascii="Arial" w:eastAsiaTheme="minorEastAsia" w:hAnsi="Arial" w:cs="Arial"/>
              </w:rPr>
              <w:t xml:space="preserve">para todo </w:t>
            </w:r>
            <w:r w:rsidRPr="00087BD6">
              <w:rPr>
                <w:rFonts w:ascii="Arial" w:eastAsiaTheme="minorEastAsia" w:hAnsi="Arial" w:cs="Arial"/>
                <w:i/>
              </w:rPr>
              <w:t xml:space="preserve">x </w:t>
            </w:r>
            <w:r w:rsidRPr="00087BD6">
              <w:rPr>
                <w:rFonts w:ascii="Cambria Math" w:eastAsiaTheme="minorEastAsia" w:hAnsi="Cambria Math" w:cs="Arial"/>
                <w:i/>
              </w:rPr>
              <w:t>⋲</w:t>
            </w:r>
            <w:r w:rsidRPr="00087BD6">
              <w:rPr>
                <w:rFonts w:ascii="Arial" w:eastAsiaTheme="minorEastAsia" w:hAnsi="Arial" w:cs="Arial"/>
                <w:i/>
              </w:rPr>
              <w:t xml:space="preserve"> Dom f </w:t>
            </w:r>
            <w:r w:rsidRPr="00087BD6">
              <w:rPr>
                <w:rFonts w:ascii="Cambria Math" w:eastAsiaTheme="minorEastAsia" w:hAnsi="Cambria Math" w:cs="Arial"/>
                <w:i/>
              </w:rPr>
              <w:t>∩</w:t>
            </w:r>
            <w:r w:rsidRPr="00087BD6">
              <w:rPr>
                <w:rFonts w:ascii="Arial" w:eastAsiaTheme="minorEastAsia" w:hAnsi="Arial" w:cs="Arial"/>
                <w:i/>
              </w:rPr>
              <w:t xml:space="preserve"> Dom g</w:t>
            </w:r>
            <w:r>
              <w:rPr>
                <w:rFonts w:ascii="Arial" w:eastAsiaTheme="minorEastAsia" w:hAnsi="Arial" w:cs="Arial"/>
              </w:rPr>
              <w:t>.</w:t>
            </w:r>
          </w:p>
          <w:p w14:paraId="7CAC44B7" w14:textId="77777777" w:rsidR="007F643F" w:rsidRDefault="007F643F" w:rsidP="007F643F">
            <w:pPr>
              <w:pStyle w:val="Prrafodelista"/>
              <w:numPr>
                <w:ilvl w:val="0"/>
                <w:numId w:val="6"/>
              </w:numPr>
              <w:tabs>
                <w:tab w:val="right" w:pos="8498"/>
              </w:tabs>
              <w:jc w:val="both"/>
              <w:rPr>
                <w:rFonts w:ascii="Arial" w:eastAsiaTheme="minorEastAsia" w:hAnsi="Arial" w:cs="Arial"/>
              </w:rPr>
            </w:pPr>
            <w:commentRangeStart w:id="8"/>
            <w:r w:rsidRPr="007F643F">
              <w:rPr>
                <w:rFonts w:ascii="Arial" w:eastAsiaTheme="minorEastAsia" w:hAnsi="Arial" w:cs="Arial"/>
                <w:i/>
              </w:rPr>
              <w:t>(f/g)(x) = f(x)/g(x</w:t>
            </w:r>
            <w:commentRangeEnd w:id="8"/>
            <w:r>
              <w:rPr>
                <w:rStyle w:val="Refdecomentario"/>
                <w:rFonts w:ascii="Calibri" w:eastAsia="Calibri" w:hAnsi="Calibri" w:cs="Times New Roman"/>
              </w:rPr>
              <w:commentReference w:id="8"/>
            </w:r>
            <w:r w:rsidRPr="007F643F">
              <w:rPr>
                <w:rFonts w:ascii="Arial" w:eastAsiaTheme="minorEastAsia" w:hAnsi="Arial" w:cs="Arial"/>
                <w:i/>
              </w:rPr>
              <w:t>)</w:t>
            </w:r>
            <w:r>
              <w:rPr>
                <w:rFonts w:ascii="Arial" w:eastAsiaTheme="minorEastAsia" w:hAnsi="Arial" w:cs="Arial"/>
                <w:i/>
              </w:rPr>
              <w:t xml:space="preserve"> </w:t>
            </w:r>
            <w:r w:rsidRPr="007F643F">
              <w:rPr>
                <w:rFonts w:ascii="Arial" w:eastAsiaTheme="minorEastAsia" w:hAnsi="Arial" w:cs="Arial"/>
              </w:rPr>
              <w:t>para todo</w:t>
            </w:r>
          </w:p>
          <w:p w14:paraId="45DDD0DA" w14:textId="77D51F68" w:rsidR="002869F6" w:rsidRPr="007F643F" w:rsidRDefault="007F643F" w:rsidP="007F643F">
            <w:pPr>
              <w:pStyle w:val="Prrafodelista"/>
              <w:tabs>
                <w:tab w:val="right" w:pos="8498"/>
              </w:tabs>
              <w:jc w:val="both"/>
              <w:rPr>
                <w:rFonts w:ascii="Arial" w:eastAsiaTheme="minorEastAsia" w:hAnsi="Arial" w:cs="Arial"/>
              </w:rPr>
            </w:pPr>
            <w:r w:rsidRPr="007F643F">
              <w:rPr>
                <w:rFonts w:ascii="Arial" w:eastAsiaTheme="minorEastAsia" w:hAnsi="Arial" w:cs="Arial"/>
              </w:rPr>
              <w:t xml:space="preserve"> </w:t>
            </w:r>
            <w:proofErr w:type="gramStart"/>
            <w:r w:rsidRPr="007F643F">
              <w:rPr>
                <w:rFonts w:ascii="Arial" w:eastAsiaTheme="minorEastAsia" w:hAnsi="Arial" w:cs="Arial"/>
                <w:i/>
              </w:rPr>
              <w:t>x</w:t>
            </w:r>
            <w:proofErr w:type="gramEnd"/>
            <w:r w:rsidRPr="007F643F">
              <w:rPr>
                <w:rFonts w:ascii="Arial" w:eastAsiaTheme="minorEastAsia" w:hAnsi="Arial" w:cs="Arial"/>
                <w:i/>
              </w:rPr>
              <w:t xml:space="preserve"> </w:t>
            </w:r>
            <w:r w:rsidRPr="007F643F">
              <w:rPr>
                <w:rFonts w:ascii="Cambria Math" w:eastAsiaTheme="minorEastAsia" w:hAnsi="Cambria Math" w:cs="Arial"/>
                <w:i/>
              </w:rPr>
              <w:t>⋲</w:t>
            </w:r>
            <w:r w:rsidRPr="007F643F">
              <w:rPr>
                <w:rFonts w:ascii="Arial" w:eastAsiaTheme="minorEastAsia" w:hAnsi="Arial" w:cs="Arial"/>
                <w:i/>
              </w:rPr>
              <w:t xml:space="preserve"> (Dom f </w:t>
            </w:r>
            <w:r w:rsidRPr="007F643F">
              <w:rPr>
                <w:rFonts w:ascii="Cambria Math" w:eastAsiaTheme="minorEastAsia" w:hAnsi="Cambria Math" w:cs="Arial"/>
                <w:i/>
              </w:rPr>
              <w:t>∩</w:t>
            </w:r>
            <w:r w:rsidRPr="007F643F">
              <w:rPr>
                <w:rFonts w:ascii="Arial" w:eastAsiaTheme="minorEastAsia" w:hAnsi="Arial" w:cs="Arial"/>
                <w:i/>
              </w:rPr>
              <w:t xml:space="preserve"> Dom g) – {x </w:t>
            </w:r>
            <w:r w:rsidRPr="007F643F">
              <w:rPr>
                <w:rFonts w:ascii="Cambria Math" w:eastAsiaTheme="minorEastAsia" w:hAnsi="Cambria Math" w:cs="Arial"/>
                <w:i/>
              </w:rPr>
              <w:t>⋲</w:t>
            </w:r>
            <w:r w:rsidRPr="007F643F">
              <w:rPr>
                <w:rFonts w:ascii="Arial" w:eastAsiaTheme="minorEastAsia" w:hAnsi="Arial" w:cs="Arial"/>
                <w:i/>
              </w:rPr>
              <w:t xml:space="preserve"> </w:t>
            </w:r>
            <w:r w:rsidRPr="007F643F">
              <w:rPr>
                <w:rFonts w:ascii="Cambria Math" w:eastAsiaTheme="minorEastAsia" w:hAnsi="Cambria Math" w:cs="Arial"/>
                <w:i/>
              </w:rPr>
              <w:t>ℝ</w:t>
            </w:r>
            <w:r w:rsidRPr="007F643F">
              <w:rPr>
                <w:rFonts w:ascii="Arial" w:eastAsiaTheme="minorEastAsia" w:hAnsi="Arial" w:cs="Arial"/>
                <w:i/>
              </w:rPr>
              <w:t>| g(x) = 0}</w:t>
            </w:r>
            <w:r w:rsidRPr="007F643F">
              <w:rPr>
                <w:rFonts w:ascii="Arial" w:eastAsiaTheme="minorEastAsia" w:hAnsi="Arial" w:cs="Arial"/>
              </w:rPr>
              <w:t>.</w:t>
            </w:r>
            <w:r w:rsidR="00ED69C6" w:rsidRPr="007F643F">
              <w:rPr>
                <w:rFonts w:ascii="Arial" w:eastAsiaTheme="minorEastAsia" w:hAnsi="Arial" w:cs="Arial"/>
              </w:rPr>
              <w:t xml:space="preserve">                 </w:t>
            </w:r>
          </w:p>
          <w:p w14:paraId="09181174" w14:textId="20E3461E" w:rsidR="00AC5089" w:rsidRPr="00560ED9" w:rsidRDefault="00AC5089" w:rsidP="007F643F">
            <w:pPr>
              <w:pStyle w:val="Prrafodelista"/>
              <w:tabs>
                <w:tab w:val="right" w:pos="8498"/>
              </w:tabs>
              <w:jc w:val="both"/>
              <w:rPr>
                <w:rFonts w:ascii="Arial" w:eastAsiaTheme="minorEastAsia" w:hAnsi="Arial" w:cs="Arial"/>
              </w:rPr>
            </w:pPr>
          </w:p>
        </w:tc>
      </w:tr>
    </w:tbl>
    <w:p w14:paraId="65D43826" w14:textId="3AFEA9F1" w:rsidR="0062205D" w:rsidRPr="00560ED9" w:rsidRDefault="0062205D" w:rsidP="00962CCA">
      <w:pPr>
        <w:tabs>
          <w:tab w:val="right" w:pos="8498"/>
        </w:tabs>
        <w:spacing w:after="0"/>
        <w:jc w:val="both"/>
        <w:rPr>
          <w:rFonts w:ascii="Arial" w:hAnsi="Arial" w:cs="Arial"/>
          <w:b/>
        </w:rPr>
      </w:pPr>
    </w:p>
    <w:p w14:paraId="402CCEB3" w14:textId="396148A0" w:rsidR="004338C8" w:rsidRPr="007F643F" w:rsidRDefault="007F643F" w:rsidP="004338C8">
      <w:pPr>
        <w:tabs>
          <w:tab w:val="right" w:pos="8498"/>
        </w:tabs>
        <w:spacing w:after="0"/>
        <w:jc w:val="both"/>
        <w:rPr>
          <w:rFonts w:ascii="Arial" w:eastAsiaTheme="minorEastAsia" w:hAnsi="Arial" w:cs="Arial"/>
        </w:rPr>
      </w:pPr>
      <w:r w:rsidRPr="007F643F">
        <w:rPr>
          <w:rFonts w:ascii="Arial" w:hAnsi="Arial" w:cs="Arial"/>
        </w:rPr>
        <w:t>P</w:t>
      </w:r>
      <w:r w:rsidR="004338C8" w:rsidRPr="007F643F">
        <w:rPr>
          <w:rFonts w:ascii="Arial" w:hAnsi="Arial" w:cs="Arial"/>
        </w:rPr>
        <w:t xml:space="preserve">ara que las operaciones entre las funciones </w:t>
      </w:r>
      <w:r w:rsidR="004338C8" w:rsidRPr="007F643F">
        <w:rPr>
          <w:rFonts w:ascii="Arial" w:hAnsi="Arial" w:cs="Arial"/>
          <w:i/>
        </w:rPr>
        <w:t>f</w:t>
      </w:r>
      <w:r w:rsidR="004338C8" w:rsidRPr="007F643F">
        <w:rPr>
          <w:rFonts w:ascii="Arial" w:hAnsi="Arial" w:cs="Arial"/>
        </w:rPr>
        <w:t xml:space="preserve">  y </w:t>
      </w:r>
      <w:r w:rsidR="004338C8" w:rsidRPr="007F643F">
        <w:rPr>
          <w:rFonts w:ascii="Arial" w:hAnsi="Arial" w:cs="Arial"/>
          <w:i/>
        </w:rPr>
        <w:t>g</w:t>
      </w:r>
      <w:r w:rsidR="004338C8" w:rsidRPr="007F643F">
        <w:rPr>
          <w:rFonts w:ascii="Arial" w:hAnsi="Arial" w:cs="Arial"/>
        </w:rPr>
        <w:t xml:space="preserve">, tengan sentido, es necesario que </w:t>
      </w:r>
      <w:r w:rsidR="004338C8" w:rsidRPr="007F643F">
        <w:rPr>
          <w:rFonts w:ascii="Arial" w:hAnsi="Arial" w:cs="Arial"/>
          <w:i/>
        </w:rPr>
        <w:t>x</w:t>
      </w:r>
      <w:r w:rsidR="004713D4" w:rsidRPr="007F643F">
        <w:rPr>
          <w:rFonts w:ascii="Arial" w:hAnsi="Arial" w:cs="Arial"/>
          <w:i/>
        </w:rPr>
        <w:t xml:space="preserve"> </w:t>
      </w:r>
      <w:r w:rsidR="004713D4" w:rsidRPr="007F643F">
        <w:rPr>
          <w:rFonts w:ascii="Arial" w:hAnsi="Arial" w:cs="Arial"/>
        </w:rPr>
        <w:t>pertenezca tanto al dominio</w:t>
      </w:r>
      <w:r w:rsidR="004713D4" w:rsidRPr="007F643F">
        <w:rPr>
          <w:rFonts w:ascii="Arial" w:hAnsi="Arial" w:cs="Arial"/>
          <w:i/>
        </w:rPr>
        <w:t xml:space="preserve"> de f como al </w:t>
      </w:r>
      <w:r w:rsidR="004338C8" w:rsidRPr="007F643F">
        <w:rPr>
          <w:rFonts w:ascii="Arial" w:hAnsi="Arial" w:cs="Arial"/>
        </w:rPr>
        <w:t xml:space="preserve">dominio de </w:t>
      </w:r>
      <w:r w:rsidR="004338C8" w:rsidRPr="007F643F">
        <w:rPr>
          <w:rFonts w:ascii="Arial" w:hAnsi="Arial" w:cs="Arial"/>
          <w:i/>
        </w:rPr>
        <w:t>g</w:t>
      </w:r>
      <w:r w:rsidR="004338C8" w:rsidRPr="007F643F">
        <w:rPr>
          <w:rFonts w:ascii="Arial" w:hAnsi="Arial" w:cs="Arial"/>
        </w:rPr>
        <w:t>.</w:t>
      </w:r>
    </w:p>
    <w:p w14:paraId="1ED3D8B1" w14:textId="77777777" w:rsidR="004338C8" w:rsidRPr="00560ED9" w:rsidRDefault="004338C8" w:rsidP="00962CCA">
      <w:pPr>
        <w:tabs>
          <w:tab w:val="right" w:pos="8498"/>
        </w:tabs>
        <w:spacing w:after="0"/>
        <w:jc w:val="both"/>
        <w:rPr>
          <w:rFonts w:ascii="Arial" w:hAnsi="Arial" w:cs="Arial"/>
          <w:b/>
        </w:rPr>
      </w:pPr>
    </w:p>
    <w:p w14:paraId="0A6BAA31" w14:textId="53C9111C" w:rsidR="007F643F" w:rsidRDefault="005629C8" w:rsidP="00962CCA">
      <w:pPr>
        <w:tabs>
          <w:tab w:val="right" w:pos="8498"/>
        </w:tabs>
        <w:spacing w:after="0"/>
        <w:jc w:val="both"/>
        <w:rPr>
          <w:rFonts w:ascii="Arial" w:hAnsi="Arial" w:cs="Arial"/>
        </w:rPr>
      </w:pPr>
      <w:r>
        <w:rPr>
          <w:rFonts w:ascii="Arial" w:hAnsi="Arial" w:cs="Arial"/>
        </w:rPr>
        <w:t>Por ejemplo, c</w:t>
      </w:r>
      <w:r w:rsidR="00106573" w:rsidRPr="00560ED9">
        <w:rPr>
          <w:rFonts w:ascii="Arial" w:hAnsi="Arial" w:cs="Arial"/>
        </w:rPr>
        <w:t>onsider</w:t>
      </w:r>
      <w:r w:rsidR="004713D4">
        <w:rPr>
          <w:rFonts w:ascii="Arial" w:hAnsi="Arial" w:cs="Arial"/>
        </w:rPr>
        <w:t>a</w:t>
      </w:r>
      <w:r w:rsidR="00106573" w:rsidRPr="00560ED9">
        <w:rPr>
          <w:rFonts w:ascii="Arial" w:hAnsi="Arial" w:cs="Arial"/>
        </w:rPr>
        <w:t xml:space="preserve"> las funciones</w:t>
      </w:r>
    </w:p>
    <w:p w14:paraId="41D7F859" w14:textId="2860EC7F" w:rsidR="007F643F" w:rsidRPr="007F643F" w:rsidRDefault="00106573" w:rsidP="007F643F">
      <w:pPr>
        <w:pStyle w:val="Prrafodelista"/>
        <w:numPr>
          <w:ilvl w:val="0"/>
          <w:numId w:val="13"/>
        </w:numPr>
        <w:tabs>
          <w:tab w:val="right" w:pos="8498"/>
        </w:tabs>
        <w:spacing w:after="0"/>
        <w:jc w:val="both"/>
        <w:rPr>
          <w:rFonts w:ascii="Arial" w:eastAsiaTheme="minorEastAsia"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w:r w:rsidR="007F643F" w:rsidRPr="007F643F">
        <w:rPr>
          <w:rFonts w:ascii="Arial" w:eastAsiaTheme="minorEastAsia" w:hAnsi="Arial" w:cs="Arial"/>
        </w:rPr>
        <w:t xml:space="preserve"> </w:t>
      </w:r>
    </w:p>
    <w:p w14:paraId="08532B14" w14:textId="3126A2BB" w:rsidR="00106573" w:rsidRPr="007F643F" w:rsidRDefault="00106573" w:rsidP="007F643F">
      <w:pPr>
        <w:pStyle w:val="Prrafodelista"/>
        <w:numPr>
          <w:ilvl w:val="0"/>
          <w:numId w:val="13"/>
        </w:numPr>
        <w:tabs>
          <w:tab w:val="right" w:pos="8498"/>
        </w:tabs>
        <w:spacing w:after="0"/>
        <w:jc w:val="both"/>
        <w:rPr>
          <w:rFonts w:ascii="Arial" w:eastAsiaTheme="minorEastAsia" w:hAnsi="Arial" w:cs="Arial"/>
        </w:rPr>
      </w:pP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w:r w:rsidRPr="007F643F">
        <w:rPr>
          <w:rFonts w:ascii="Arial" w:eastAsiaTheme="minorEastAsia" w:hAnsi="Arial" w:cs="Arial"/>
        </w:rPr>
        <w:t xml:space="preserve"> </w:t>
      </w:r>
    </w:p>
    <w:p w14:paraId="74CF8A0D" w14:textId="1272E14C" w:rsidR="007F643F" w:rsidRDefault="001276A8" w:rsidP="000E68D7">
      <w:pPr>
        <w:tabs>
          <w:tab w:val="right" w:pos="8498"/>
        </w:tabs>
        <w:spacing w:after="0"/>
        <w:jc w:val="both"/>
        <w:rPr>
          <w:rFonts w:ascii="Arial" w:eastAsiaTheme="minorEastAsia" w:hAnsi="Arial" w:cs="Arial"/>
        </w:rPr>
      </w:pPr>
      <w:r w:rsidRPr="00560ED9">
        <w:rPr>
          <w:rFonts w:ascii="Arial" w:eastAsiaTheme="minorEastAsia" w:hAnsi="Arial" w:cs="Arial"/>
        </w:rPr>
        <w:t xml:space="preserve">Los dominios de </w:t>
      </w:r>
      <w:r w:rsidRPr="007F643F">
        <w:rPr>
          <w:rFonts w:ascii="Times New Roman" w:eastAsiaTheme="minorEastAsia" w:hAnsi="Times New Roman" w:cs="Times New Roman"/>
          <w:i/>
        </w:rPr>
        <w:t>f</w:t>
      </w:r>
      <w:r w:rsidR="007F643F">
        <w:rPr>
          <w:rFonts w:ascii="Arial" w:eastAsiaTheme="minorEastAsia" w:hAnsi="Arial" w:cs="Arial"/>
        </w:rPr>
        <w:t xml:space="preserve"> </w:t>
      </w:r>
      <w:r w:rsidRPr="007F643F">
        <w:rPr>
          <w:rFonts w:ascii="Arial" w:eastAsiaTheme="minorEastAsia" w:hAnsi="Arial" w:cs="Arial"/>
        </w:rPr>
        <w:t>y</w:t>
      </w:r>
      <w:r w:rsidRPr="00560ED9">
        <w:rPr>
          <w:rFonts w:ascii="Arial" w:eastAsiaTheme="minorEastAsia" w:hAnsi="Arial" w:cs="Arial"/>
        </w:rPr>
        <w:t xml:space="preserve"> </w:t>
      </w:r>
      <w:r w:rsidRPr="004713D4">
        <w:rPr>
          <w:rFonts w:ascii="Times New Roman" w:eastAsiaTheme="minorEastAsia" w:hAnsi="Times New Roman" w:cs="Times New Roman"/>
          <w:i/>
        </w:rPr>
        <w:t>g</w:t>
      </w:r>
      <w:r w:rsidRPr="00560ED9">
        <w:rPr>
          <w:rFonts w:ascii="Arial" w:eastAsiaTheme="minorEastAsia" w:hAnsi="Arial" w:cs="Arial"/>
        </w:rPr>
        <w:t xml:space="preserve">  son</w:t>
      </w:r>
      <w:r w:rsidR="00B875B2" w:rsidRPr="00560ED9">
        <w:rPr>
          <w:rFonts w:ascii="Arial" w:eastAsiaTheme="minorEastAsia" w:hAnsi="Arial" w:cs="Arial"/>
        </w:rPr>
        <w:t>:</w:t>
      </w:r>
      <w:r w:rsidR="007F643F">
        <w:rPr>
          <w:rFonts w:ascii="Arial" w:eastAsiaTheme="minorEastAsia" w:hAnsi="Arial" w:cs="Arial"/>
        </w:rPr>
        <w:t xml:space="preserve"> </w:t>
      </w:r>
      <w:r w:rsidR="007F643F" w:rsidRPr="007F643F">
        <w:rPr>
          <w:rFonts w:ascii="Arial" w:eastAsiaTheme="minorEastAsia" w:hAnsi="Arial" w:cs="Arial"/>
          <w:i/>
        </w:rPr>
        <w:t xml:space="preserve">Dom f = [-2, </w:t>
      </w:r>
      <w:r w:rsidR="007F643F" w:rsidRPr="007F643F">
        <w:rPr>
          <w:rFonts w:ascii="Cambria Math" w:eastAsiaTheme="minorEastAsia" w:hAnsi="Cambria Math" w:cs="Arial"/>
          <w:i/>
        </w:rPr>
        <w:t>∞</w:t>
      </w:r>
      <w:r w:rsidR="007F643F" w:rsidRPr="007F643F">
        <w:rPr>
          <w:rFonts w:ascii="Arial" w:eastAsiaTheme="minorEastAsia" w:hAnsi="Arial" w:cs="Arial"/>
          <w:i/>
        </w:rPr>
        <w:t>)</w:t>
      </w:r>
      <w:r w:rsidR="007F643F">
        <w:rPr>
          <w:rFonts w:ascii="Arial" w:eastAsiaTheme="minorEastAsia" w:hAnsi="Arial" w:cs="Arial"/>
        </w:rPr>
        <w:t xml:space="preserve"> y </w:t>
      </w:r>
      <w:r w:rsidR="007F643F" w:rsidRPr="007F643F">
        <w:rPr>
          <w:rFonts w:ascii="Arial" w:eastAsiaTheme="minorEastAsia" w:hAnsi="Arial" w:cs="Arial"/>
          <w:i/>
        </w:rPr>
        <w:t xml:space="preserve">Dom g = </w:t>
      </w:r>
      <w:r w:rsidR="007F643F" w:rsidRPr="007F643F">
        <w:rPr>
          <w:rFonts w:ascii="Cambria Math" w:eastAsiaTheme="minorEastAsia" w:hAnsi="Cambria Math" w:cs="Arial"/>
          <w:i/>
        </w:rPr>
        <w:t>ℝ</w:t>
      </w:r>
      <w:r w:rsidR="007F643F" w:rsidRPr="007F643F">
        <w:rPr>
          <w:rFonts w:ascii="Arial" w:eastAsiaTheme="minorEastAsia" w:hAnsi="Arial" w:cs="Arial"/>
          <w:i/>
        </w:rPr>
        <w:t xml:space="preserve"> - </w:t>
      </w:r>
      <w:proofErr w:type="gramStart"/>
      <w:r w:rsidR="007F643F" w:rsidRPr="007F643F">
        <w:rPr>
          <w:rFonts w:ascii="Arial" w:eastAsiaTheme="minorEastAsia" w:hAnsi="Arial" w:cs="Arial"/>
          <w:i/>
        </w:rPr>
        <w:t>{ 3</w:t>
      </w:r>
      <w:proofErr w:type="gramEnd"/>
      <w:r w:rsidR="007F643F" w:rsidRPr="007F643F">
        <w:rPr>
          <w:rFonts w:ascii="Arial" w:eastAsiaTheme="minorEastAsia" w:hAnsi="Arial" w:cs="Arial"/>
          <w:i/>
        </w:rPr>
        <w:t>} = (-</w:t>
      </w:r>
      <w:r w:rsidR="007F643F" w:rsidRPr="007F643F">
        <w:rPr>
          <w:rFonts w:ascii="Cambria Math" w:eastAsiaTheme="minorEastAsia" w:hAnsi="Cambria Math" w:cs="Arial"/>
          <w:i/>
        </w:rPr>
        <w:t>∞</w:t>
      </w:r>
      <w:r w:rsidR="007F643F" w:rsidRPr="007F643F">
        <w:rPr>
          <w:rFonts w:ascii="Arial" w:eastAsiaTheme="minorEastAsia" w:hAnsi="Arial" w:cs="Arial"/>
          <w:i/>
        </w:rPr>
        <w:t xml:space="preserve">, 3) </w:t>
      </w:r>
      <w:r w:rsidR="007F643F" w:rsidRPr="007F643F">
        <w:rPr>
          <w:rFonts w:ascii="Cambria Math" w:eastAsiaTheme="minorEastAsia" w:hAnsi="Cambria Math" w:cs="Arial"/>
          <w:i/>
        </w:rPr>
        <w:t>∪</w:t>
      </w:r>
      <w:r w:rsidR="007F643F" w:rsidRPr="007F643F">
        <w:rPr>
          <w:rFonts w:ascii="Arial" w:eastAsiaTheme="minorEastAsia" w:hAnsi="Arial" w:cs="Arial"/>
          <w:i/>
        </w:rPr>
        <w:t xml:space="preserve"> (3, </w:t>
      </w:r>
      <w:r w:rsidR="007F643F" w:rsidRPr="007F643F">
        <w:rPr>
          <w:rFonts w:ascii="Cambria Math" w:eastAsiaTheme="minorEastAsia" w:hAnsi="Cambria Math" w:cs="Arial"/>
          <w:i/>
        </w:rPr>
        <w:t>∞</w:t>
      </w:r>
      <w:r w:rsidR="007F643F" w:rsidRPr="007F643F">
        <w:rPr>
          <w:rFonts w:ascii="Arial" w:eastAsiaTheme="minorEastAsia" w:hAnsi="Arial" w:cs="Arial"/>
          <w:i/>
        </w:rPr>
        <w:t>)</w:t>
      </w:r>
      <w:r w:rsidR="007F643F">
        <w:rPr>
          <w:rFonts w:ascii="Arial" w:eastAsiaTheme="minorEastAsia" w:hAnsi="Arial" w:cs="Arial"/>
        </w:rPr>
        <w:t>.</w:t>
      </w:r>
    </w:p>
    <w:p w14:paraId="1872DC60" w14:textId="3BF48F73" w:rsidR="005A688E" w:rsidRPr="005A688E" w:rsidRDefault="005A688E" w:rsidP="000E68D7">
      <w:pPr>
        <w:tabs>
          <w:tab w:val="right" w:pos="8498"/>
        </w:tabs>
        <w:spacing w:after="0"/>
        <w:jc w:val="both"/>
        <w:rPr>
          <w:rFonts w:ascii="Arial" w:eastAsiaTheme="minorEastAsia" w:hAnsi="Arial" w:cs="Arial"/>
        </w:rPr>
      </w:pPr>
      <w:r>
        <w:rPr>
          <w:rFonts w:ascii="Arial" w:eastAsiaTheme="minorEastAsia" w:hAnsi="Arial" w:cs="Arial"/>
        </w:rPr>
        <w:t xml:space="preserve">Por lo tanto, el dominio de las funciones </w:t>
      </w:r>
      <w:r>
        <w:rPr>
          <w:rFonts w:ascii="Arial" w:eastAsiaTheme="minorEastAsia" w:hAnsi="Arial" w:cs="Arial"/>
          <w:i/>
        </w:rPr>
        <w:t>(f + g</w:t>
      </w:r>
      <w:proofErr w:type="gramStart"/>
      <w:r>
        <w:rPr>
          <w:rFonts w:ascii="Arial" w:eastAsiaTheme="minorEastAsia" w:hAnsi="Arial" w:cs="Arial"/>
          <w:i/>
        </w:rPr>
        <w:t>)(</w:t>
      </w:r>
      <w:proofErr w:type="gramEnd"/>
      <w:r>
        <w:rPr>
          <w:rFonts w:ascii="Arial" w:eastAsiaTheme="minorEastAsia" w:hAnsi="Arial" w:cs="Arial"/>
          <w:i/>
        </w:rPr>
        <w:t xml:space="preserve">x), </w:t>
      </w:r>
      <w:r>
        <w:rPr>
          <w:rFonts w:ascii="Arial" w:eastAsiaTheme="minorEastAsia" w:hAnsi="Arial" w:cs="Arial"/>
        </w:rPr>
        <w:t xml:space="preserve">(f – g)(x), </w:t>
      </w:r>
      <w:r>
        <w:rPr>
          <w:rFonts w:ascii="Arial" w:eastAsiaTheme="minorEastAsia" w:hAnsi="Arial" w:cs="Arial"/>
          <w:i/>
        </w:rPr>
        <w:t>(</w:t>
      </w:r>
      <w:proofErr w:type="spellStart"/>
      <w:r>
        <w:rPr>
          <w:rFonts w:ascii="Arial" w:eastAsiaTheme="minorEastAsia" w:hAnsi="Arial" w:cs="Arial"/>
          <w:i/>
        </w:rPr>
        <w:t>cf</w:t>
      </w:r>
      <w:proofErr w:type="spellEnd"/>
      <w:r>
        <w:rPr>
          <w:rFonts w:ascii="Arial" w:eastAsiaTheme="minorEastAsia" w:hAnsi="Arial" w:cs="Arial"/>
          <w:i/>
        </w:rPr>
        <w:t>)(x) y (</w:t>
      </w:r>
      <w:proofErr w:type="spellStart"/>
      <w:r>
        <w:rPr>
          <w:rFonts w:ascii="Arial" w:eastAsiaTheme="minorEastAsia" w:hAnsi="Arial" w:cs="Arial"/>
          <w:i/>
        </w:rPr>
        <w:t>fg</w:t>
      </w:r>
      <w:proofErr w:type="spellEnd"/>
      <w:r>
        <w:rPr>
          <w:rFonts w:ascii="Arial" w:eastAsiaTheme="minorEastAsia" w:hAnsi="Arial" w:cs="Arial"/>
          <w:i/>
        </w:rPr>
        <w:t xml:space="preserve">)(x) </w:t>
      </w:r>
      <w:r w:rsidRPr="005A688E">
        <w:rPr>
          <w:rFonts w:ascii="Arial" w:eastAsiaTheme="minorEastAsia" w:hAnsi="Arial" w:cs="Arial"/>
        </w:rPr>
        <w:t>se calcula así:</w:t>
      </w:r>
    </w:p>
    <w:p w14:paraId="2E826C8B" w14:textId="551C5BA4" w:rsidR="005A688E" w:rsidRPr="007F643F" w:rsidRDefault="005A688E" w:rsidP="000E68D7">
      <w:pPr>
        <w:tabs>
          <w:tab w:val="right" w:pos="8498"/>
        </w:tabs>
        <w:spacing w:after="0"/>
        <w:jc w:val="both"/>
        <w:rPr>
          <w:rFonts w:ascii="Arial" w:eastAsiaTheme="minorEastAsia" w:hAnsi="Arial" w:cs="Arial"/>
        </w:rPr>
      </w:pPr>
      <w:r w:rsidRPr="00E7628F">
        <w:rPr>
          <w:rFonts w:ascii="Arial" w:eastAsiaTheme="minorEastAsia" w:hAnsi="Arial" w:cs="Arial"/>
          <w:i/>
        </w:rPr>
        <w:t xml:space="preserve">Dom (f + g) = Dom f </w:t>
      </w:r>
      <w:r w:rsidRPr="00E7628F">
        <w:rPr>
          <w:rFonts w:ascii="Cambria Math" w:eastAsiaTheme="minorEastAsia" w:hAnsi="Cambria Math" w:cs="Arial"/>
          <w:i/>
        </w:rPr>
        <w:t>∩</w:t>
      </w:r>
      <w:r w:rsidRPr="00E7628F">
        <w:rPr>
          <w:rFonts w:ascii="Arial" w:eastAsiaTheme="minorEastAsia" w:hAnsi="Arial" w:cs="Arial"/>
          <w:i/>
        </w:rPr>
        <w:t xml:space="preserve"> Dom g = [-2, </w:t>
      </w:r>
      <w:r w:rsidRPr="00E7628F">
        <w:rPr>
          <w:rFonts w:ascii="Cambria Math" w:eastAsiaTheme="minorEastAsia" w:hAnsi="Cambria Math" w:cs="Arial"/>
          <w:i/>
        </w:rPr>
        <w:t>∞</w:t>
      </w:r>
      <w:r w:rsidRPr="00E7628F">
        <w:rPr>
          <w:rFonts w:ascii="Arial" w:eastAsiaTheme="minorEastAsia" w:hAnsi="Arial" w:cs="Arial"/>
          <w:i/>
        </w:rPr>
        <w:t xml:space="preserve">) </w:t>
      </w:r>
      <w:r w:rsidRPr="00E7628F">
        <w:rPr>
          <w:rFonts w:ascii="Cambria Math" w:eastAsiaTheme="minorEastAsia" w:hAnsi="Cambria Math" w:cs="Arial"/>
          <w:i/>
        </w:rPr>
        <w:t>∩</w:t>
      </w:r>
      <w:r w:rsidRPr="00E7628F">
        <w:rPr>
          <w:rFonts w:ascii="Arial" w:eastAsiaTheme="minorEastAsia" w:hAnsi="Arial" w:cs="Arial"/>
          <w:i/>
        </w:rPr>
        <w:t xml:space="preserve"> ((-</w:t>
      </w:r>
      <w:r w:rsidRPr="00E7628F">
        <w:rPr>
          <w:rFonts w:ascii="Cambria Math" w:eastAsiaTheme="minorEastAsia" w:hAnsi="Cambria Math" w:cs="Arial"/>
          <w:i/>
        </w:rPr>
        <w:t>∞</w:t>
      </w:r>
      <w:r w:rsidRPr="00E7628F">
        <w:rPr>
          <w:rFonts w:ascii="Arial" w:eastAsiaTheme="minorEastAsia" w:hAnsi="Arial" w:cs="Arial"/>
          <w:i/>
        </w:rPr>
        <w:t xml:space="preserve">, 3) </w:t>
      </w:r>
      <w:r w:rsidRPr="00E7628F">
        <w:rPr>
          <w:rFonts w:ascii="Cambria Math" w:eastAsiaTheme="minorEastAsia" w:hAnsi="Cambria Math" w:cs="Arial"/>
          <w:i/>
        </w:rPr>
        <w:t>∪</w:t>
      </w:r>
      <w:r w:rsidRPr="00E7628F">
        <w:rPr>
          <w:rFonts w:ascii="Arial" w:eastAsiaTheme="minorEastAsia" w:hAnsi="Arial" w:cs="Arial"/>
          <w:i/>
        </w:rPr>
        <w:t xml:space="preserve"> (3, </w:t>
      </w:r>
      <w:r w:rsidRPr="00E7628F">
        <w:rPr>
          <w:rFonts w:ascii="Cambria Math" w:eastAsiaTheme="minorEastAsia" w:hAnsi="Cambria Math" w:cs="Arial"/>
          <w:i/>
        </w:rPr>
        <w:t>∞</w:t>
      </w:r>
      <w:r w:rsidRPr="00E7628F">
        <w:rPr>
          <w:rFonts w:ascii="Arial" w:eastAsiaTheme="minorEastAsia" w:hAnsi="Arial" w:cs="Arial"/>
          <w:i/>
        </w:rPr>
        <w:t xml:space="preserve">)) = [-2, 3) </w:t>
      </w:r>
      <w:r w:rsidRPr="00E7628F">
        <w:rPr>
          <w:rFonts w:ascii="Cambria Math" w:eastAsiaTheme="minorEastAsia" w:hAnsi="Cambria Math" w:cs="Arial"/>
          <w:i/>
        </w:rPr>
        <w:t>∪</w:t>
      </w:r>
      <w:r w:rsidRPr="00E7628F">
        <w:rPr>
          <w:rFonts w:ascii="Arial" w:eastAsiaTheme="minorEastAsia" w:hAnsi="Arial" w:cs="Arial"/>
          <w:i/>
        </w:rPr>
        <w:t xml:space="preserve"> (3, </w:t>
      </w:r>
      <w:r w:rsidRPr="00E7628F">
        <w:rPr>
          <w:rFonts w:ascii="Cambria Math" w:eastAsiaTheme="minorEastAsia" w:hAnsi="Cambria Math" w:cs="Arial"/>
          <w:i/>
        </w:rPr>
        <w:t>∞</w:t>
      </w:r>
      <w:r w:rsidRPr="00E7628F">
        <w:rPr>
          <w:rFonts w:ascii="Arial" w:eastAsiaTheme="minorEastAsia" w:hAnsi="Arial" w:cs="Arial"/>
          <w:i/>
        </w:rPr>
        <w:t>)</w:t>
      </w:r>
      <w:r>
        <w:rPr>
          <w:rFonts w:ascii="Arial" w:eastAsiaTheme="minorEastAsia" w:hAnsi="Arial" w:cs="Arial"/>
        </w:rPr>
        <w:t>.</w:t>
      </w:r>
    </w:p>
    <w:p w14:paraId="22EDD7E3" w14:textId="77777777" w:rsidR="00E278E8" w:rsidRPr="00560ED9" w:rsidRDefault="00E278E8" w:rsidP="000E68D7">
      <w:pPr>
        <w:tabs>
          <w:tab w:val="right" w:pos="8498"/>
        </w:tabs>
        <w:spacing w:after="0"/>
        <w:jc w:val="both"/>
        <w:rPr>
          <w:rFonts w:ascii="Arial" w:eastAsiaTheme="minorEastAsia" w:hAnsi="Arial" w:cs="Arial"/>
        </w:rPr>
      </w:pPr>
    </w:p>
    <w:p w14:paraId="5C39D5BC" w14:textId="1700A5DB" w:rsidR="007F643F" w:rsidRDefault="007F643F" w:rsidP="00F01F75">
      <w:pPr>
        <w:pStyle w:val="Prrafodelista"/>
        <w:numPr>
          <w:ilvl w:val="0"/>
          <w:numId w:val="7"/>
        </w:numPr>
        <w:tabs>
          <w:tab w:val="right" w:pos="8498"/>
        </w:tabs>
        <w:jc w:val="both"/>
        <w:rPr>
          <w:rFonts w:ascii="Arial" w:eastAsiaTheme="minorEastAsia" w:hAnsi="Arial" w:cs="Arial"/>
        </w:rPr>
      </w:pPr>
      <w:r>
        <w:rPr>
          <w:rFonts w:ascii="Arial" w:eastAsiaTheme="minorEastAsia" w:hAnsi="Arial" w:cs="Arial"/>
        </w:rPr>
        <w:t>(f + g)(x) se calcula como</w:t>
      </w:r>
    </w:p>
    <w:p w14:paraId="6C773400" w14:textId="642E305A" w:rsidR="00B875B2" w:rsidRPr="00560ED9" w:rsidRDefault="008E1CD6" w:rsidP="00085758">
      <w:pPr>
        <w:pStyle w:val="Prrafodelista"/>
        <w:tabs>
          <w:tab w:val="right" w:pos="8498"/>
        </w:tabs>
        <w:ind w:left="502"/>
        <w:jc w:val="center"/>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+1</m:t>
              </m:r>
            </m:num>
            <m:den>
              <m:r>
                <w:rPr>
                  <w:rFonts w:ascii="Cambria Math" w:eastAsiaTheme="minorEastAsia" w:hAnsi="Cambria Math" w:cs="Arial"/>
                </w:rPr>
                <m:t>x-3</m:t>
              </m:r>
            </m:den>
          </m:f>
        </m:oMath>
      </m:oMathPara>
    </w:p>
    <w:tbl>
      <w:tblPr>
        <w:tblStyle w:val="Tablaconcuadrcula"/>
        <w:tblW w:w="9054" w:type="dxa"/>
        <w:tblLayout w:type="fixed"/>
        <w:tblLook w:val="04A0" w:firstRow="1" w:lastRow="0" w:firstColumn="1" w:lastColumn="0" w:noHBand="0" w:noVBand="1"/>
      </w:tblPr>
      <w:tblGrid>
        <w:gridCol w:w="1384"/>
        <w:gridCol w:w="7670"/>
      </w:tblGrid>
      <w:tr w:rsidR="002E1E68" w:rsidRPr="00560ED9" w14:paraId="6ABD9A55" w14:textId="77777777" w:rsidTr="00E7628F">
        <w:tc>
          <w:tcPr>
            <w:tcW w:w="9054" w:type="dxa"/>
            <w:gridSpan w:val="2"/>
            <w:shd w:val="clear" w:color="auto" w:fill="0D0D0D" w:themeFill="text1" w:themeFillTint="F2"/>
          </w:tcPr>
          <w:p w14:paraId="5FD0DD10" w14:textId="5F0B974F" w:rsidR="002E1E68" w:rsidRPr="00560ED9" w:rsidRDefault="002E1E68" w:rsidP="00E7628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2E1E68" w:rsidRPr="00560ED9" w14:paraId="7EA24EB6" w14:textId="77777777" w:rsidTr="00E7628F">
        <w:tc>
          <w:tcPr>
            <w:tcW w:w="1384" w:type="dxa"/>
          </w:tcPr>
          <w:p w14:paraId="06D6A1D3" w14:textId="77777777" w:rsidR="002E1E68" w:rsidRPr="00560ED9" w:rsidRDefault="002E1E68" w:rsidP="002E1E68">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30AC130" w14:textId="5B3FB822" w:rsidR="002E1E68" w:rsidRPr="00560ED9" w:rsidRDefault="00726EB4" w:rsidP="002E1E68">
            <w:pPr>
              <w:rPr>
                <w:rFonts w:ascii="Arial" w:hAnsi="Arial" w:cs="Arial"/>
                <w:b/>
                <w:color w:val="000000"/>
                <w:sz w:val="18"/>
                <w:szCs w:val="18"/>
              </w:rPr>
            </w:pPr>
            <w:r>
              <w:rPr>
                <w:rFonts w:ascii="Arial" w:hAnsi="Arial" w:cs="Arial"/>
                <w:color w:val="000000"/>
              </w:rPr>
              <w:t>MA_11_02_IMG34</w:t>
            </w:r>
          </w:p>
        </w:tc>
      </w:tr>
      <w:tr w:rsidR="002E1E68" w:rsidRPr="00560ED9" w14:paraId="214414E1" w14:textId="77777777" w:rsidTr="00E7628F">
        <w:tc>
          <w:tcPr>
            <w:tcW w:w="1384" w:type="dxa"/>
          </w:tcPr>
          <w:p w14:paraId="33B29B1F" w14:textId="77777777" w:rsidR="002E1E68" w:rsidRPr="00560ED9" w:rsidRDefault="002E1E68" w:rsidP="002E1E68">
            <w:pPr>
              <w:rPr>
                <w:rFonts w:ascii="Arial" w:hAnsi="Arial" w:cs="Arial"/>
                <w:color w:val="000000"/>
              </w:rPr>
            </w:pPr>
            <w:r w:rsidRPr="00560ED9">
              <w:rPr>
                <w:rFonts w:ascii="Arial" w:hAnsi="Arial" w:cs="Arial"/>
                <w:b/>
                <w:color w:val="000000"/>
                <w:sz w:val="18"/>
                <w:szCs w:val="18"/>
              </w:rPr>
              <w:t>Descripción</w:t>
            </w:r>
          </w:p>
        </w:tc>
        <w:tc>
          <w:tcPr>
            <w:tcW w:w="7670" w:type="dxa"/>
          </w:tcPr>
          <w:p w14:paraId="65F5C99A" w14:textId="4DAD26B0" w:rsidR="000B1AFF" w:rsidRPr="00560ED9" w:rsidRDefault="007E5D5F" w:rsidP="000B1AFF">
            <w:pPr>
              <w:rPr>
                <w:rFonts w:ascii="Arial" w:eastAsiaTheme="minorEastAsia" w:hAnsi="Arial" w:cs="Arial"/>
                <w:color w:val="000000"/>
              </w:rPr>
            </w:pPr>
            <w:r>
              <w:rPr>
                <w:rFonts w:ascii="Arial" w:eastAsiaTheme="minorEastAsia" w:hAnsi="Arial" w:cs="Arial"/>
                <w:color w:val="000000"/>
              </w:rPr>
              <w:t>Grá</w:t>
            </w:r>
            <w:r w:rsidR="000B1AFF" w:rsidRPr="00560ED9">
              <w:rPr>
                <w:rFonts w:ascii="Arial" w:eastAsiaTheme="minorEastAsia" w:hAnsi="Arial" w:cs="Arial"/>
                <w:color w:val="000000"/>
              </w:rPr>
              <w:t xml:space="preserve">ficas de </w:t>
            </w:r>
            <m:oMath>
              <m:r>
                <w:rPr>
                  <w:rFonts w:ascii="Cambria Math" w:hAnsi="Cambria Math" w:cs="Arial"/>
                  <w:color w:val="000000"/>
                </w:rPr>
                <m:t xml:space="preserve">f,g </m:t>
              </m:r>
            </m:oMath>
            <w:r w:rsidR="000B1AFF" w:rsidRPr="00560ED9">
              <w:rPr>
                <w:rFonts w:ascii="Arial" w:eastAsiaTheme="minorEastAsia" w:hAnsi="Arial" w:cs="Arial"/>
                <w:color w:val="000000"/>
              </w:rPr>
              <w:t>y</w:t>
            </w:r>
            <m:oMath>
              <m:r>
                <w:rPr>
                  <w:rFonts w:ascii="Cambria Math" w:hAnsi="Cambria Math" w:cs="Arial"/>
                  <w:color w:val="000000"/>
                </w:rPr>
                <m:t xml:space="preserve"> f+g</m:t>
              </m:r>
            </m:oMath>
            <w:r w:rsidR="000C5368" w:rsidRPr="00560ED9">
              <w:rPr>
                <w:rFonts w:ascii="Arial" w:eastAsiaTheme="minorEastAsia" w:hAnsi="Arial" w:cs="Arial"/>
                <w:color w:val="000000"/>
              </w:rPr>
              <w:t xml:space="preserve"> </w:t>
            </w:r>
            <w:r w:rsidR="000C5368" w:rsidRPr="00085758">
              <w:rPr>
                <w:rFonts w:ascii="Arial" w:eastAsiaTheme="minorEastAsia" w:hAnsi="Arial" w:cs="Arial"/>
                <w:color w:val="000000"/>
                <w:shd w:val="clear" w:color="auto" w:fill="F79646" w:themeFill="accent6"/>
              </w:rPr>
              <w:t>en distintos colores y con etiquetas de cual es cada una.</w:t>
            </w:r>
          </w:p>
        </w:tc>
      </w:tr>
      <w:tr w:rsidR="002E1E68" w:rsidRPr="00560ED9" w14:paraId="767B8DC8" w14:textId="77777777" w:rsidTr="00E7628F">
        <w:tc>
          <w:tcPr>
            <w:tcW w:w="1384" w:type="dxa"/>
          </w:tcPr>
          <w:p w14:paraId="4BE1BFD9" w14:textId="77777777" w:rsidR="002E1E68" w:rsidRPr="00560ED9" w:rsidRDefault="002E1E68" w:rsidP="002E1E68">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00D78E95" w14:textId="77777777" w:rsidR="002E1E68" w:rsidRPr="00560ED9" w:rsidRDefault="00E10F7B" w:rsidP="002E1E68">
            <w:pP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m:oMathPara>
          </w:p>
          <w:p w14:paraId="6B40BADB" w14:textId="77777777" w:rsidR="00E10F7B" w:rsidRPr="00560ED9" w:rsidRDefault="00E10F7B" w:rsidP="002E1E68">
            <w:pPr>
              <w:rPr>
                <w:rFonts w:ascii="Arial" w:eastAsiaTheme="minorEastAsia" w:hAnsi="Arial" w:cs="Arial"/>
              </w:rPr>
            </w:pPr>
            <m:oMathPara>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m:oMathPara>
          </w:p>
          <w:p w14:paraId="2E89C5F1" w14:textId="3FA4D5C6" w:rsidR="00E10F7B" w:rsidRPr="00560ED9" w:rsidRDefault="008E1CD6" w:rsidP="002E1E68">
            <w:pPr>
              <w:rPr>
                <w:rFonts w:ascii="Arial" w:hAnsi="Arial" w:cs="Arial"/>
                <w:color w:val="000000"/>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+1</m:t>
                    </m:r>
                  </m:num>
                  <m:den>
                    <m:r>
                      <w:rPr>
                        <w:rFonts w:ascii="Cambria Math" w:eastAsiaTheme="minorEastAsia" w:hAnsi="Cambria Math" w:cs="Arial"/>
                      </w:rPr>
                      <m:t>x-3</m:t>
                    </m:r>
                  </m:den>
                </m:f>
              </m:oMath>
            </m:oMathPara>
          </w:p>
        </w:tc>
      </w:tr>
      <w:tr w:rsidR="002E1E68" w:rsidRPr="00560ED9" w14:paraId="310D53F8" w14:textId="77777777" w:rsidTr="00E7628F">
        <w:tc>
          <w:tcPr>
            <w:tcW w:w="1384" w:type="dxa"/>
          </w:tcPr>
          <w:p w14:paraId="7CFB2CAF" w14:textId="77777777" w:rsidR="002E1E68" w:rsidRPr="00560ED9" w:rsidRDefault="002E1E68" w:rsidP="002E1E68">
            <w:pPr>
              <w:rPr>
                <w:rFonts w:ascii="Arial" w:hAnsi="Arial" w:cs="Arial"/>
                <w:color w:val="000000"/>
              </w:rPr>
            </w:pPr>
            <w:r w:rsidRPr="00560ED9">
              <w:rPr>
                <w:rFonts w:ascii="Arial" w:hAnsi="Arial" w:cs="Arial"/>
                <w:b/>
                <w:color w:val="000000"/>
                <w:sz w:val="18"/>
                <w:szCs w:val="18"/>
              </w:rPr>
              <w:t>Pie de imagen</w:t>
            </w:r>
          </w:p>
        </w:tc>
        <w:tc>
          <w:tcPr>
            <w:tcW w:w="7670" w:type="dxa"/>
          </w:tcPr>
          <w:p w14:paraId="4AEE3FAB" w14:textId="56FE1473" w:rsidR="002E1E68" w:rsidRPr="00560ED9" w:rsidRDefault="00F5165C" w:rsidP="00B659E7">
            <w:pPr>
              <w:tabs>
                <w:tab w:val="right" w:pos="8498"/>
              </w:tabs>
              <w:jc w:val="both"/>
              <w:rPr>
                <w:rFonts w:ascii="Arial" w:eastAsiaTheme="minorEastAsia" w:hAnsi="Arial" w:cs="Arial"/>
              </w:rPr>
            </w:pPr>
            <w:r>
              <w:rPr>
                <w:rFonts w:ascii="Arial" w:eastAsiaTheme="minorEastAsia" w:hAnsi="Arial" w:cs="Arial"/>
              </w:rPr>
              <w:t>Representación gr</w:t>
            </w:r>
            <w:r w:rsidR="00B659E7">
              <w:rPr>
                <w:rFonts w:ascii="Arial" w:eastAsiaTheme="minorEastAsia" w:hAnsi="Arial" w:cs="Arial"/>
              </w:rPr>
              <w:t>á</w:t>
            </w:r>
            <w:r>
              <w:rPr>
                <w:rFonts w:ascii="Arial" w:eastAsiaTheme="minorEastAsia" w:hAnsi="Arial" w:cs="Arial"/>
              </w:rPr>
              <w:t xml:space="preserve">fica de las funciones </w:t>
            </w:r>
            <w:r w:rsidRPr="00F5165C">
              <w:rPr>
                <w:rFonts w:ascii="Arial" w:eastAsiaTheme="minorEastAsia" w:hAnsi="Arial" w:cs="Arial"/>
                <w:i/>
              </w:rPr>
              <w:t>f(x)</w:t>
            </w:r>
            <w:r>
              <w:rPr>
                <w:rFonts w:ascii="Arial" w:eastAsiaTheme="minorEastAsia" w:hAnsi="Arial" w:cs="Arial"/>
              </w:rPr>
              <w:t xml:space="preserve">, </w:t>
            </w:r>
            <w:r w:rsidRPr="00F5165C">
              <w:rPr>
                <w:rFonts w:ascii="Arial" w:eastAsiaTheme="minorEastAsia" w:hAnsi="Arial" w:cs="Arial"/>
                <w:i/>
              </w:rPr>
              <w:t>g(x)</w:t>
            </w:r>
            <w:r>
              <w:rPr>
                <w:rFonts w:ascii="Arial" w:eastAsiaTheme="minorEastAsia" w:hAnsi="Arial" w:cs="Arial"/>
              </w:rPr>
              <w:t xml:space="preserve"> y la suma de funciones </w:t>
            </w:r>
            <w:r w:rsidRPr="00F5165C">
              <w:rPr>
                <w:rFonts w:ascii="Arial" w:eastAsiaTheme="minorEastAsia" w:hAnsi="Arial" w:cs="Arial"/>
                <w:i/>
              </w:rPr>
              <w:t>(f</w:t>
            </w:r>
            <w:r>
              <w:rPr>
                <w:rFonts w:ascii="Arial" w:eastAsiaTheme="minorEastAsia" w:hAnsi="Arial" w:cs="Arial"/>
                <w:i/>
              </w:rPr>
              <w:t xml:space="preserve"> </w:t>
            </w:r>
            <w:r w:rsidRPr="00F5165C">
              <w:rPr>
                <w:rFonts w:ascii="Arial" w:eastAsiaTheme="minorEastAsia" w:hAnsi="Arial" w:cs="Arial"/>
                <w:i/>
              </w:rPr>
              <w:t>+</w:t>
            </w:r>
            <w:r>
              <w:rPr>
                <w:rFonts w:ascii="Arial" w:eastAsiaTheme="minorEastAsia" w:hAnsi="Arial" w:cs="Arial"/>
                <w:i/>
              </w:rPr>
              <w:t xml:space="preserve"> </w:t>
            </w:r>
            <w:r w:rsidRPr="00F5165C">
              <w:rPr>
                <w:rFonts w:ascii="Arial" w:eastAsiaTheme="minorEastAsia" w:hAnsi="Arial" w:cs="Arial"/>
                <w:i/>
              </w:rPr>
              <w:t>g)(x)</w:t>
            </w:r>
          </w:p>
        </w:tc>
      </w:tr>
    </w:tbl>
    <w:p w14:paraId="74C65E64" w14:textId="692D9C4C" w:rsidR="00E7628F" w:rsidRPr="00E7628F" w:rsidRDefault="00E7628F" w:rsidP="0019737C">
      <w:pPr>
        <w:pStyle w:val="Prrafodelista"/>
        <w:numPr>
          <w:ilvl w:val="0"/>
          <w:numId w:val="7"/>
        </w:numPr>
        <w:tabs>
          <w:tab w:val="right" w:pos="8498"/>
        </w:tabs>
        <w:spacing w:after="0"/>
        <w:jc w:val="both"/>
        <w:rPr>
          <w:rFonts w:ascii="Arial" w:eastAsiaTheme="minorEastAsia" w:hAnsi="Arial" w:cs="Arial"/>
        </w:rPr>
      </w:pPr>
      <w:r>
        <w:rPr>
          <w:rFonts w:ascii="Arial" w:eastAsiaTheme="minorEastAsia" w:hAnsi="Arial" w:cs="Arial"/>
        </w:rPr>
        <w:t xml:space="preserve">(f – g)(x) se calcula como </w:t>
      </w:r>
    </w:p>
    <w:p w14:paraId="56541B59" w14:textId="590FD531" w:rsidR="002E1E68" w:rsidRPr="00E7628F" w:rsidRDefault="008E1CD6" w:rsidP="00E7628F">
      <w:pPr>
        <w:pStyle w:val="Prrafodelista"/>
        <w:tabs>
          <w:tab w:val="right" w:pos="8498"/>
        </w:tabs>
        <w:spacing w:after="0"/>
        <w:ind w:left="360"/>
        <w:jc w:val="both"/>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-1</m:t>
              </m:r>
            </m:num>
            <m:den>
              <m:r>
                <w:rPr>
                  <w:rFonts w:ascii="Cambria Math" w:eastAsiaTheme="minorEastAsia" w:hAnsi="Cambria Math" w:cs="Arial"/>
                </w:rPr>
                <m:t>x-3</m:t>
              </m:r>
            </m:den>
          </m:f>
        </m:oMath>
      </m:oMathPara>
    </w:p>
    <w:tbl>
      <w:tblPr>
        <w:tblStyle w:val="Tablaconcuadrcula"/>
        <w:tblW w:w="9054" w:type="dxa"/>
        <w:tblLayout w:type="fixed"/>
        <w:tblLook w:val="04A0" w:firstRow="1" w:lastRow="0" w:firstColumn="1" w:lastColumn="0" w:noHBand="0" w:noVBand="1"/>
      </w:tblPr>
      <w:tblGrid>
        <w:gridCol w:w="1384"/>
        <w:gridCol w:w="7670"/>
      </w:tblGrid>
      <w:tr w:rsidR="000B1AFF" w:rsidRPr="00560ED9" w14:paraId="07AF8BEE" w14:textId="77777777" w:rsidTr="005A688E">
        <w:tc>
          <w:tcPr>
            <w:tcW w:w="9054" w:type="dxa"/>
            <w:gridSpan w:val="2"/>
            <w:shd w:val="clear" w:color="auto" w:fill="0D0D0D" w:themeFill="text1" w:themeFillTint="F2"/>
          </w:tcPr>
          <w:p w14:paraId="6F831C2A" w14:textId="77777777" w:rsidR="000B1AFF" w:rsidRPr="00560ED9" w:rsidRDefault="000B1AFF" w:rsidP="000B1AF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13DC5B84" w14:textId="77777777" w:rsidR="000B1AFF" w:rsidRPr="00560ED9" w:rsidRDefault="000B1AFF" w:rsidP="000B1AFF">
            <w:pPr>
              <w:jc w:val="center"/>
              <w:rPr>
                <w:rFonts w:ascii="Arial" w:hAnsi="Arial" w:cs="Arial"/>
                <w:b/>
                <w:color w:val="FFFFFF" w:themeColor="background1"/>
              </w:rPr>
            </w:pPr>
          </w:p>
        </w:tc>
      </w:tr>
      <w:tr w:rsidR="000B1AFF" w:rsidRPr="00560ED9" w14:paraId="236123E2" w14:textId="77777777" w:rsidTr="005A688E">
        <w:tc>
          <w:tcPr>
            <w:tcW w:w="1384" w:type="dxa"/>
          </w:tcPr>
          <w:p w14:paraId="7497ED0B" w14:textId="77777777" w:rsidR="000B1AFF" w:rsidRPr="00560ED9" w:rsidRDefault="000B1AFF" w:rsidP="000B1AF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36DB90F" w14:textId="15F3C27B" w:rsidR="000B1AFF" w:rsidRPr="00560ED9" w:rsidRDefault="00726EB4" w:rsidP="000B1AFF">
            <w:pPr>
              <w:rPr>
                <w:rFonts w:ascii="Arial" w:hAnsi="Arial" w:cs="Arial"/>
                <w:b/>
                <w:color w:val="000000"/>
                <w:sz w:val="18"/>
                <w:szCs w:val="18"/>
              </w:rPr>
            </w:pPr>
            <w:r>
              <w:rPr>
                <w:rFonts w:ascii="Arial" w:hAnsi="Arial" w:cs="Arial"/>
                <w:color w:val="000000"/>
              </w:rPr>
              <w:t>MA_11_02_IMG35</w:t>
            </w:r>
          </w:p>
        </w:tc>
      </w:tr>
      <w:tr w:rsidR="000B1AFF" w:rsidRPr="00560ED9" w14:paraId="40824048" w14:textId="77777777" w:rsidTr="005A688E">
        <w:tc>
          <w:tcPr>
            <w:tcW w:w="1384" w:type="dxa"/>
          </w:tcPr>
          <w:p w14:paraId="60AA47C0"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Descripción</w:t>
            </w:r>
          </w:p>
        </w:tc>
        <w:tc>
          <w:tcPr>
            <w:tcW w:w="7670" w:type="dxa"/>
          </w:tcPr>
          <w:p w14:paraId="7F8F88DB" w14:textId="7A2FA3B7" w:rsidR="000B1AFF" w:rsidRPr="00560ED9" w:rsidRDefault="007E5D5F" w:rsidP="0075563B">
            <w:pPr>
              <w:rPr>
                <w:rFonts w:ascii="Arial" w:eastAsiaTheme="minorEastAsia" w:hAnsi="Arial" w:cs="Arial"/>
                <w:color w:val="000000"/>
              </w:rPr>
            </w:pPr>
            <w:r>
              <w:rPr>
                <w:rFonts w:ascii="Arial" w:eastAsiaTheme="minorEastAsia" w:hAnsi="Arial" w:cs="Arial"/>
                <w:color w:val="000000"/>
              </w:rPr>
              <w:t>Grá</w:t>
            </w:r>
            <w:r w:rsidR="000B1AFF" w:rsidRPr="00560ED9">
              <w:rPr>
                <w:rFonts w:ascii="Arial" w:eastAsiaTheme="minorEastAsia" w:hAnsi="Arial" w:cs="Arial"/>
                <w:color w:val="000000"/>
              </w:rPr>
              <w:t xml:space="preserve">ficas de </w:t>
            </w:r>
            <m:oMath>
              <m:r>
                <w:rPr>
                  <w:rFonts w:ascii="Cambria Math" w:hAnsi="Cambria Math" w:cs="Arial"/>
                  <w:color w:val="000000"/>
                </w:rPr>
                <m:t>f,g</m:t>
              </m:r>
            </m:oMath>
            <w:r w:rsidR="000B1AFF" w:rsidRPr="00560ED9">
              <w:rPr>
                <w:rFonts w:ascii="Arial" w:eastAsiaTheme="minorEastAsia" w:hAnsi="Arial" w:cs="Arial"/>
                <w:color w:val="000000"/>
              </w:rPr>
              <w:t xml:space="preserve">, </w:t>
            </w:r>
            <m:oMath>
              <m:r>
                <w:rPr>
                  <w:rFonts w:ascii="Cambria Math" w:eastAsiaTheme="minorEastAsia" w:hAnsi="Cambria Math" w:cs="Arial"/>
                  <w:color w:val="000000"/>
                </w:rPr>
                <m:t xml:space="preserve">f-g </m:t>
              </m:r>
            </m:oMath>
            <w:r w:rsidR="000C5368" w:rsidRPr="00085758">
              <w:rPr>
                <w:rFonts w:ascii="Arial" w:eastAsiaTheme="minorEastAsia" w:hAnsi="Arial" w:cs="Arial"/>
                <w:color w:val="000000"/>
                <w:shd w:val="clear" w:color="auto" w:fill="F79646" w:themeFill="accent6"/>
              </w:rPr>
              <w:t>con distintos colores y etiquetas de cual es cada una.</w:t>
            </w:r>
          </w:p>
        </w:tc>
      </w:tr>
      <w:tr w:rsidR="000B1AFF" w:rsidRPr="00560ED9" w14:paraId="110DC9D5" w14:textId="77777777" w:rsidTr="005A688E">
        <w:tc>
          <w:tcPr>
            <w:tcW w:w="1384" w:type="dxa"/>
          </w:tcPr>
          <w:p w14:paraId="5FE8D469"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658E52F4" w14:textId="77777777" w:rsidR="003F3559" w:rsidRPr="00560ED9" w:rsidRDefault="003F3559" w:rsidP="003F3559">
            <w:pP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m:oMathPara>
          </w:p>
          <w:p w14:paraId="20113AED" w14:textId="77777777" w:rsidR="003F3559" w:rsidRPr="00560ED9" w:rsidRDefault="003F3559" w:rsidP="003F3559">
            <w:pPr>
              <w:rPr>
                <w:rFonts w:ascii="Arial" w:eastAsiaTheme="minorEastAsia" w:hAnsi="Arial" w:cs="Arial"/>
              </w:rPr>
            </w:pPr>
            <m:oMathPara>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m:oMathPara>
          </w:p>
          <w:p w14:paraId="02299A36" w14:textId="68C858D4" w:rsidR="000B1AFF" w:rsidRPr="00560ED9" w:rsidRDefault="008E1CD6" w:rsidP="000B1AFF">
            <w:pPr>
              <w:rPr>
                <w:rFonts w:ascii="Arial" w:hAnsi="Arial" w:cs="Arial"/>
                <w:color w:val="000000"/>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-1</m:t>
                    </m:r>
                  </m:num>
                  <m:den>
                    <m:r>
                      <w:rPr>
                        <w:rFonts w:ascii="Cambria Math" w:eastAsiaTheme="minorEastAsia" w:hAnsi="Cambria Math" w:cs="Arial"/>
                      </w:rPr>
                      <m:t>x-3</m:t>
                    </m:r>
                  </m:den>
                </m:f>
              </m:oMath>
            </m:oMathPara>
          </w:p>
        </w:tc>
      </w:tr>
      <w:tr w:rsidR="000B1AFF" w:rsidRPr="00560ED9" w14:paraId="161467D7" w14:textId="77777777" w:rsidTr="005A688E">
        <w:tc>
          <w:tcPr>
            <w:tcW w:w="1384" w:type="dxa"/>
          </w:tcPr>
          <w:p w14:paraId="5904BD68"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Pie de imagen</w:t>
            </w:r>
          </w:p>
        </w:tc>
        <w:tc>
          <w:tcPr>
            <w:tcW w:w="7670" w:type="dxa"/>
          </w:tcPr>
          <w:p w14:paraId="25E32523" w14:textId="0CED21E7" w:rsidR="000B1AFF" w:rsidRPr="00560ED9" w:rsidRDefault="00F5165C" w:rsidP="000B1AFF">
            <w:pPr>
              <w:tabs>
                <w:tab w:val="right" w:pos="8498"/>
              </w:tabs>
              <w:jc w:val="both"/>
              <w:rPr>
                <w:rFonts w:ascii="Arial" w:eastAsiaTheme="minorEastAsia" w:hAnsi="Arial" w:cs="Arial"/>
              </w:rPr>
            </w:pPr>
            <w:r>
              <w:rPr>
                <w:rFonts w:ascii="Arial" w:eastAsiaTheme="minorEastAsia" w:hAnsi="Arial" w:cs="Arial"/>
              </w:rPr>
              <w:t xml:space="preserve">Representación </w:t>
            </w:r>
            <w:r w:rsidR="00B659E7">
              <w:rPr>
                <w:rFonts w:ascii="Arial" w:eastAsiaTheme="minorEastAsia" w:hAnsi="Arial" w:cs="Arial"/>
              </w:rPr>
              <w:t>gráfica</w:t>
            </w:r>
            <w:r>
              <w:rPr>
                <w:rFonts w:ascii="Arial" w:eastAsiaTheme="minorEastAsia" w:hAnsi="Arial" w:cs="Arial"/>
              </w:rPr>
              <w:t xml:space="preserve"> de las funciones </w:t>
            </w:r>
            <w:r w:rsidRPr="00F5165C">
              <w:rPr>
                <w:rFonts w:ascii="Arial" w:eastAsiaTheme="minorEastAsia" w:hAnsi="Arial" w:cs="Arial"/>
                <w:i/>
              </w:rPr>
              <w:t>f(x)</w:t>
            </w:r>
            <w:r>
              <w:rPr>
                <w:rFonts w:ascii="Arial" w:eastAsiaTheme="minorEastAsia" w:hAnsi="Arial" w:cs="Arial"/>
              </w:rPr>
              <w:t xml:space="preserve">, </w:t>
            </w:r>
            <w:r w:rsidRPr="00F5165C">
              <w:rPr>
                <w:rFonts w:ascii="Arial" w:eastAsiaTheme="minorEastAsia" w:hAnsi="Arial" w:cs="Arial"/>
                <w:i/>
              </w:rPr>
              <w:t>g(x)</w:t>
            </w:r>
            <w:r>
              <w:rPr>
                <w:rFonts w:ascii="Arial" w:eastAsiaTheme="minorEastAsia" w:hAnsi="Arial" w:cs="Arial"/>
              </w:rPr>
              <w:t xml:space="preserve"> y la diferencia de  funciones </w:t>
            </w:r>
            <w:r w:rsidRPr="00F5165C">
              <w:rPr>
                <w:rFonts w:ascii="Arial" w:eastAsiaTheme="minorEastAsia" w:hAnsi="Arial" w:cs="Arial"/>
                <w:i/>
              </w:rPr>
              <w:t>(f</w:t>
            </w:r>
            <w:r>
              <w:rPr>
                <w:rFonts w:ascii="Arial" w:eastAsiaTheme="minorEastAsia" w:hAnsi="Arial" w:cs="Arial"/>
                <w:i/>
              </w:rPr>
              <w:t xml:space="preserve"> - </w:t>
            </w:r>
            <w:r w:rsidRPr="00F5165C">
              <w:rPr>
                <w:rFonts w:ascii="Arial" w:eastAsiaTheme="minorEastAsia" w:hAnsi="Arial" w:cs="Arial"/>
                <w:i/>
              </w:rPr>
              <w:t>g)(x)</w:t>
            </w:r>
          </w:p>
        </w:tc>
      </w:tr>
    </w:tbl>
    <w:p w14:paraId="350B1255" w14:textId="562315C5" w:rsidR="002E1E68" w:rsidRPr="00560ED9" w:rsidRDefault="005A688E" w:rsidP="00F01F75">
      <w:pPr>
        <w:pStyle w:val="Prrafodelista"/>
        <w:numPr>
          <w:ilvl w:val="0"/>
          <w:numId w:val="7"/>
        </w:numPr>
        <w:tabs>
          <w:tab w:val="right" w:pos="8498"/>
        </w:tabs>
        <w:spacing w:after="0"/>
        <w:jc w:val="both"/>
        <w:rPr>
          <w:rFonts w:ascii="Arial" w:eastAsiaTheme="minorEastAsia" w:hAnsi="Arial" w:cs="Arial"/>
        </w:rPr>
      </w:pPr>
      <w:r>
        <w:rPr>
          <w:rFonts w:ascii="Arial" w:eastAsiaTheme="minorEastAsia" w:hAnsi="Arial" w:cs="Arial"/>
          <w:i/>
        </w:rPr>
        <w:t>(</w:t>
      </w:r>
      <w:proofErr w:type="spellStart"/>
      <w:r>
        <w:rPr>
          <w:rFonts w:ascii="Arial" w:eastAsiaTheme="minorEastAsia" w:hAnsi="Arial" w:cs="Arial"/>
          <w:i/>
        </w:rPr>
        <w:t>fg</w:t>
      </w:r>
      <w:proofErr w:type="spellEnd"/>
      <w:r>
        <w:rPr>
          <w:rFonts w:ascii="Arial" w:eastAsiaTheme="minorEastAsia" w:hAnsi="Arial" w:cs="Arial"/>
          <w:i/>
        </w:rPr>
        <w:t xml:space="preserve">)(x) </w:t>
      </w:r>
      <w:r w:rsidR="007E5D5F">
        <w:rPr>
          <w:rFonts w:ascii="Arial" w:eastAsiaTheme="minorEastAsia" w:hAnsi="Arial" w:cs="Arial"/>
        </w:rPr>
        <w:t>se determina así:</w:t>
      </w:r>
    </w:p>
    <w:p w14:paraId="1840C0DC" w14:textId="2E130B31" w:rsidR="00B90BB3" w:rsidRPr="00560ED9" w:rsidRDefault="008E1CD6" w:rsidP="00F01F75">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x+2</m:t>
              </m:r>
            </m:e>
          </m:ra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e>
          </m:d>
          <m:r>
            <w:rPr>
              <w:rFonts w:ascii="Cambria Math" w:eastAsiaTheme="minorEastAsia"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x+2</m:t>
                  </m:r>
                </m:e>
              </m:rad>
            </m:num>
            <m:den>
              <m:r>
                <w:rPr>
                  <w:rFonts w:ascii="Cambria Math" w:eastAsiaTheme="minorEastAsia" w:hAnsi="Cambria Math" w:cs="Arial"/>
                </w:rPr>
                <m:t>x-3</m:t>
              </m:r>
            </m:den>
          </m:f>
          <m:r>
            <w:rPr>
              <w:rFonts w:ascii="Cambria Math" w:eastAsiaTheme="minorEastAsia" w:hAnsi="Cambria Math" w:cs="Arial"/>
            </w:rPr>
            <m:t>,</m:t>
          </m:r>
        </m:oMath>
      </m:oMathPara>
    </w:p>
    <w:tbl>
      <w:tblPr>
        <w:tblStyle w:val="Tablaconcuadrcula"/>
        <w:tblW w:w="9054" w:type="dxa"/>
        <w:tblLayout w:type="fixed"/>
        <w:tblLook w:val="04A0" w:firstRow="1" w:lastRow="0" w:firstColumn="1" w:lastColumn="0" w:noHBand="0" w:noVBand="1"/>
      </w:tblPr>
      <w:tblGrid>
        <w:gridCol w:w="1384"/>
        <w:gridCol w:w="7670"/>
      </w:tblGrid>
      <w:tr w:rsidR="000B1AFF" w:rsidRPr="00560ED9" w14:paraId="4041A35D" w14:textId="77777777" w:rsidTr="00995EAF">
        <w:tc>
          <w:tcPr>
            <w:tcW w:w="9054" w:type="dxa"/>
            <w:gridSpan w:val="2"/>
            <w:shd w:val="clear" w:color="auto" w:fill="0D0D0D" w:themeFill="text1" w:themeFillTint="F2"/>
          </w:tcPr>
          <w:p w14:paraId="22DFCD26" w14:textId="77777777" w:rsidR="000B1AFF" w:rsidRPr="00560ED9" w:rsidRDefault="000B1AFF" w:rsidP="000B1AF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7ECE0278" w14:textId="77777777" w:rsidR="000B1AFF" w:rsidRPr="00560ED9" w:rsidRDefault="000B1AFF" w:rsidP="000B1AFF">
            <w:pPr>
              <w:jc w:val="center"/>
              <w:rPr>
                <w:rFonts w:ascii="Arial" w:hAnsi="Arial" w:cs="Arial"/>
                <w:b/>
                <w:color w:val="FFFFFF" w:themeColor="background1"/>
              </w:rPr>
            </w:pPr>
          </w:p>
        </w:tc>
      </w:tr>
      <w:tr w:rsidR="000B1AFF" w:rsidRPr="00560ED9" w14:paraId="17928099" w14:textId="77777777" w:rsidTr="00995EAF">
        <w:tc>
          <w:tcPr>
            <w:tcW w:w="1384" w:type="dxa"/>
          </w:tcPr>
          <w:p w14:paraId="312504AC" w14:textId="77777777" w:rsidR="000B1AFF" w:rsidRPr="00560ED9" w:rsidRDefault="000B1AFF" w:rsidP="000B1AF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43104CF" w14:textId="04ACC6D7" w:rsidR="000B1AFF" w:rsidRPr="00560ED9" w:rsidRDefault="00726EB4" w:rsidP="000B1AFF">
            <w:pPr>
              <w:rPr>
                <w:rFonts w:ascii="Arial" w:hAnsi="Arial" w:cs="Arial"/>
                <w:b/>
                <w:color w:val="000000"/>
                <w:sz w:val="18"/>
                <w:szCs w:val="18"/>
              </w:rPr>
            </w:pPr>
            <w:r>
              <w:rPr>
                <w:rFonts w:ascii="Arial" w:hAnsi="Arial" w:cs="Arial"/>
                <w:color w:val="000000"/>
              </w:rPr>
              <w:t>MA_11_02_IMG36</w:t>
            </w:r>
          </w:p>
        </w:tc>
      </w:tr>
      <w:tr w:rsidR="000B1AFF" w:rsidRPr="00560ED9" w14:paraId="49AB8FF8" w14:textId="77777777" w:rsidTr="00995EAF">
        <w:tc>
          <w:tcPr>
            <w:tcW w:w="1384" w:type="dxa"/>
          </w:tcPr>
          <w:p w14:paraId="6A5C29BF"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Descripción</w:t>
            </w:r>
          </w:p>
        </w:tc>
        <w:tc>
          <w:tcPr>
            <w:tcW w:w="7670" w:type="dxa"/>
          </w:tcPr>
          <w:p w14:paraId="6CBA7F1E" w14:textId="18CAE373" w:rsidR="000B1AFF" w:rsidRPr="00560ED9" w:rsidRDefault="000B1AFF" w:rsidP="000B1AFF">
            <w:pPr>
              <w:rPr>
                <w:rFonts w:ascii="Arial" w:eastAsiaTheme="minorEastAsia" w:hAnsi="Arial" w:cs="Arial"/>
                <w:color w:val="000000"/>
              </w:rPr>
            </w:pPr>
            <w:r w:rsidRPr="00560ED9">
              <w:rPr>
                <w:rFonts w:ascii="Arial" w:eastAsiaTheme="minorEastAsia" w:hAnsi="Arial" w:cs="Arial"/>
                <w:color w:val="000000"/>
              </w:rPr>
              <w:t xml:space="preserve">Graficas de </w:t>
            </w:r>
            <m:oMath>
              <m:r>
                <w:rPr>
                  <w:rFonts w:ascii="Cambria Math" w:hAnsi="Cambria Math" w:cs="Arial"/>
                  <w:color w:val="000000"/>
                </w:rPr>
                <m:t xml:space="preserve">f,g </m:t>
              </m:r>
            </m:oMath>
            <w:r w:rsidRPr="00560ED9">
              <w:rPr>
                <w:rFonts w:ascii="Arial" w:eastAsiaTheme="minorEastAsia" w:hAnsi="Arial" w:cs="Arial"/>
                <w:color w:val="000000"/>
              </w:rPr>
              <w:t>y</w:t>
            </w:r>
            <m:oMath>
              <m:r>
                <w:rPr>
                  <w:rFonts w:ascii="Cambria Math" w:hAnsi="Cambria Math" w:cs="Arial"/>
                  <w:color w:val="000000"/>
                </w:rPr>
                <m:t xml:space="preserve"> fg</m:t>
              </m:r>
            </m:oMath>
            <w:r w:rsidR="000C5368" w:rsidRPr="00560ED9">
              <w:rPr>
                <w:rFonts w:ascii="Arial" w:eastAsiaTheme="minorEastAsia" w:hAnsi="Arial" w:cs="Arial"/>
                <w:color w:val="000000"/>
              </w:rPr>
              <w:t xml:space="preserve"> </w:t>
            </w:r>
            <w:r w:rsidR="000C5368" w:rsidRPr="00993243">
              <w:rPr>
                <w:rFonts w:ascii="Arial" w:eastAsiaTheme="minorEastAsia" w:hAnsi="Arial" w:cs="Arial"/>
                <w:color w:val="000000"/>
                <w:shd w:val="clear" w:color="auto" w:fill="F79646" w:themeFill="accent6"/>
              </w:rPr>
              <w:t>con distintos colores y etiqueta de cual es cada una</w:t>
            </w:r>
            <w:r w:rsidR="000C5368" w:rsidRPr="00560ED9">
              <w:rPr>
                <w:rFonts w:ascii="Arial" w:eastAsiaTheme="minorEastAsia" w:hAnsi="Arial" w:cs="Arial"/>
                <w:color w:val="000000"/>
              </w:rPr>
              <w:t>.</w:t>
            </w:r>
          </w:p>
        </w:tc>
      </w:tr>
      <w:tr w:rsidR="000B1AFF" w:rsidRPr="00560ED9" w14:paraId="00BC4EEF" w14:textId="77777777" w:rsidTr="00995EAF">
        <w:tc>
          <w:tcPr>
            <w:tcW w:w="1384" w:type="dxa"/>
          </w:tcPr>
          <w:p w14:paraId="55BEF07D"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3664CD77" w14:textId="77777777" w:rsidR="00B90BB3" w:rsidRPr="00560ED9" w:rsidRDefault="00B90BB3" w:rsidP="00B90BB3">
            <w:pP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m:oMathPara>
          </w:p>
          <w:p w14:paraId="542B1377" w14:textId="77777777" w:rsidR="00B90BB3" w:rsidRPr="00560ED9" w:rsidRDefault="00B90BB3" w:rsidP="00B90BB3">
            <w:pPr>
              <w:rPr>
                <w:rFonts w:ascii="Arial" w:eastAsiaTheme="minorEastAsia" w:hAnsi="Arial" w:cs="Arial"/>
              </w:rPr>
            </w:pPr>
            <m:oMathPara>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m:oMathPara>
          </w:p>
          <w:p w14:paraId="062EEC32" w14:textId="6634E7F3" w:rsidR="00B90BB3" w:rsidRPr="00560ED9" w:rsidRDefault="008E1CD6" w:rsidP="00B90BB3">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x+2</m:t>
                        </m:r>
                      </m:e>
                    </m:rad>
                  </m:num>
                  <m:den>
                    <m:r>
                      <w:rPr>
                        <w:rFonts w:ascii="Cambria Math" w:eastAsiaTheme="minorEastAsia" w:hAnsi="Cambria Math" w:cs="Arial"/>
                      </w:rPr>
                      <m:t>x-3</m:t>
                    </m:r>
                  </m:den>
                </m:f>
              </m:oMath>
            </m:oMathPara>
          </w:p>
          <w:p w14:paraId="191CCB9F" w14:textId="77777777" w:rsidR="000B1AFF" w:rsidRPr="00560ED9" w:rsidRDefault="000B1AFF" w:rsidP="000B1AFF">
            <w:pPr>
              <w:rPr>
                <w:rFonts w:ascii="Arial" w:hAnsi="Arial" w:cs="Arial"/>
                <w:color w:val="000000"/>
              </w:rPr>
            </w:pPr>
          </w:p>
        </w:tc>
      </w:tr>
      <w:tr w:rsidR="000B1AFF" w:rsidRPr="00560ED9" w14:paraId="2F95A5C7" w14:textId="77777777" w:rsidTr="00995EAF">
        <w:tc>
          <w:tcPr>
            <w:tcW w:w="1384" w:type="dxa"/>
          </w:tcPr>
          <w:p w14:paraId="532CD4D4"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Pie de imagen</w:t>
            </w:r>
          </w:p>
        </w:tc>
        <w:tc>
          <w:tcPr>
            <w:tcW w:w="7670" w:type="dxa"/>
          </w:tcPr>
          <w:p w14:paraId="79EDB715" w14:textId="505246E6" w:rsidR="000B1AFF" w:rsidRPr="00560ED9" w:rsidRDefault="00B659E7" w:rsidP="00B659E7">
            <w:pPr>
              <w:tabs>
                <w:tab w:val="right" w:pos="8498"/>
              </w:tabs>
              <w:jc w:val="both"/>
              <w:rPr>
                <w:rFonts w:ascii="Arial" w:eastAsiaTheme="minorEastAsia" w:hAnsi="Arial" w:cs="Arial"/>
              </w:rPr>
            </w:pPr>
            <w:r>
              <w:rPr>
                <w:rFonts w:ascii="Arial" w:eastAsiaTheme="minorEastAsia" w:hAnsi="Arial" w:cs="Arial"/>
              </w:rPr>
              <w:t xml:space="preserve">Representación gráfica de las funciones </w:t>
            </w:r>
            <w:r w:rsidRPr="00F5165C">
              <w:rPr>
                <w:rFonts w:ascii="Arial" w:eastAsiaTheme="minorEastAsia" w:hAnsi="Arial" w:cs="Arial"/>
                <w:i/>
              </w:rPr>
              <w:t>f(x)</w:t>
            </w:r>
            <w:r>
              <w:rPr>
                <w:rFonts w:ascii="Arial" w:eastAsiaTheme="minorEastAsia" w:hAnsi="Arial" w:cs="Arial"/>
              </w:rPr>
              <w:t xml:space="preserve">, </w:t>
            </w:r>
            <w:r w:rsidRPr="00F5165C">
              <w:rPr>
                <w:rFonts w:ascii="Arial" w:eastAsiaTheme="minorEastAsia" w:hAnsi="Arial" w:cs="Arial"/>
                <w:i/>
              </w:rPr>
              <w:t>g(x)</w:t>
            </w:r>
            <w:r>
              <w:rPr>
                <w:rFonts w:ascii="Arial" w:eastAsiaTheme="minorEastAsia" w:hAnsi="Arial" w:cs="Arial"/>
              </w:rPr>
              <w:t xml:space="preserve"> y el producto de funciones </w:t>
            </w:r>
            <w:r w:rsidRPr="00F5165C">
              <w:rPr>
                <w:rFonts w:ascii="Arial" w:eastAsiaTheme="minorEastAsia" w:hAnsi="Arial" w:cs="Arial"/>
                <w:i/>
              </w:rPr>
              <w:t>(</w:t>
            </w:r>
            <w:proofErr w:type="spellStart"/>
            <w:r w:rsidRPr="00F5165C">
              <w:rPr>
                <w:rFonts w:ascii="Arial" w:eastAsiaTheme="minorEastAsia" w:hAnsi="Arial" w:cs="Arial"/>
                <w:i/>
              </w:rPr>
              <w:t>fg</w:t>
            </w:r>
            <w:proofErr w:type="spellEnd"/>
            <w:r w:rsidRPr="00F5165C">
              <w:rPr>
                <w:rFonts w:ascii="Arial" w:eastAsiaTheme="minorEastAsia" w:hAnsi="Arial" w:cs="Arial"/>
                <w:i/>
              </w:rPr>
              <w:t>)(x)</w:t>
            </w:r>
          </w:p>
        </w:tc>
      </w:tr>
    </w:tbl>
    <w:p w14:paraId="24874BA0" w14:textId="0028914C" w:rsidR="00995EAF" w:rsidRPr="000460EA" w:rsidRDefault="000460EA" w:rsidP="000460EA">
      <w:pPr>
        <w:pStyle w:val="Prrafodelista"/>
        <w:numPr>
          <w:ilvl w:val="0"/>
          <w:numId w:val="7"/>
        </w:numPr>
        <w:tabs>
          <w:tab w:val="right" w:pos="8498"/>
        </w:tabs>
        <w:jc w:val="both"/>
        <w:rPr>
          <w:rFonts w:ascii="Arial" w:eastAsiaTheme="minorEastAsia" w:hAnsi="Arial" w:cs="Arial"/>
        </w:rPr>
      </w:pPr>
      <w:r>
        <w:rPr>
          <w:rFonts w:ascii="Arial" w:eastAsiaTheme="minorEastAsia" w:hAnsi="Arial" w:cs="Arial"/>
        </w:rPr>
        <w:t xml:space="preserve">(f/g)(x) </w:t>
      </w:r>
      <w:r w:rsidR="00EC3E5F" w:rsidRPr="000460EA">
        <w:rPr>
          <w:rFonts w:ascii="Arial" w:eastAsiaTheme="minorEastAsia" w:hAnsi="Arial" w:cs="Arial"/>
        </w:rPr>
        <w:t>se calcula así:</w:t>
      </w:r>
    </w:p>
    <w:p w14:paraId="592BA621" w14:textId="6C148452" w:rsidR="00CF31CA" w:rsidRPr="00560ED9" w:rsidRDefault="008E1CD6" w:rsidP="00CF31CA">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g</m:t>
                  </m:r>
                </m:den>
              </m:f>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num>
            <m:den>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den>
          </m:f>
          <m:r>
            <w:rPr>
              <w:rFonts w:ascii="Cambria Math" w:eastAsiaTheme="minorEastAsia"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x+2</m:t>
                  </m:r>
                </m:e>
              </m:rad>
            </m:num>
            <m:den>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den>
          </m:f>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oMath>
      </m:oMathPara>
    </w:p>
    <w:p w14:paraId="2F21A98B" w14:textId="77777777" w:rsidR="005A688E" w:rsidRDefault="00EC3E5F" w:rsidP="00CF31CA">
      <w:pPr>
        <w:tabs>
          <w:tab w:val="right" w:pos="8498"/>
        </w:tabs>
        <w:jc w:val="both"/>
        <w:rPr>
          <w:rFonts w:ascii="Arial" w:eastAsiaTheme="minorEastAsia" w:hAnsi="Arial" w:cs="Arial"/>
        </w:rPr>
      </w:pPr>
      <w:proofErr w:type="gramStart"/>
      <w:r>
        <w:rPr>
          <w:rFonts w:ascii="Arial" w:eastAsiaTheme="minorEastAsia" w:hAnsi="Arial" w:cs="Arial"/>
        </w:rPr>
        <w:t>donde</w:t>
      </w:r>
      <w:proofErr w:type="gramEnd"/>
      <w:r w:rsidR="00CF31CA" w:rsidRPr="00560ED9">
        <w:rPr>
          <w:rFonts w:ascii="Arial" w:eastAsiaTheme="minorEastAsia" w:hAnsi="Arial" w:cs="Arial"/>
        </w:rPr>
        <w:t xml:space="preserve"> </w:t>
      </w:r>
    </w:p>
    <w:p w14:paraId="5554D1B4" w14:textId="7354C7AC" w:rsidR="00CF31CA" w:rsidRPr="00560ED9" w:rsidRDefault="00EC3E5F" w:rsidP="00CF31CA">
      <w:pPr>
        <w:tabs>
          <w:tab w:val="right" w:pos="8498"/>
        </w:tabs>
        <w:jc w:val="both"/>
        <w:rPr>
          <w:rFonts w:ascii="Arial" w:eastAsiaTheme="minorEastAsia" w:hAnsi="Arial" w:cs="Arial"/>
        </w:rPr>
      </w:pPr>
      <m:oMathPara>
        <m:oMath>
          <m:r>
            <w:rPr>
              <w:rFonts w:ascii="Cambria Math" w:eastAsiaTheme="minorEastAsia" w:hAnsi="Cambria Math" w:cs="Arial"/>
            </w:rPr>
            <m:t xml:space="preserve">Dom </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g</m:t>
                  </m:r>
                </m:den>
              </m:f>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Dom f∩Dom</m:t>
              </m:r>
              <m:r>
                <w:rPr>
                  <w:rFonts w:ascii="Cambria Math" w:eastAsiaTheme="minorEastAsia" w:hAnsi="Cambria Math" w:cs="Arial"/>
                </w:rPr>
                <m:t xml:space="preserve"> </m:t>
              </m:r>
              <m:r>
                <w:rPr>
                  <w:rFonts w:ascii="Cambria Math" w:eastAsiaTheme="minorEastAsia" w:hAnsi="Cambria Math" w:cs="Arial"/>
                </w:rPr>
                <m:t>g</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x</m:t>
              </m:r>
              <m:r>
                <m:rPr>
                  <m:scr m:val="double-struck"/>
                </m:rPr>
                <w:rPr>
                  <w:rFonts w:ascii="Cambria Math" w:eastAsiaTheme="minorEastAsia" w:hAnsi="Cambria Math" w:cs="Arial"/>
                </w:rPr>
                <m:t xml:space="preserve">∈R </m:t>
              </m:r>
            </m:e>
          </m:d>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=0}.</m:t>
          </m:r>
        </m:oMath>
      </m:oMathPara>
    </w:p>
    <w:p w14:paraId="1FD45C9F" w14:textId="77777777" w:rsidR="000460EA" w:rsidRDefault="00CF31CA" w:rsidP="000460EA">
      <w:pPr>
        <w:tabs>
          <w:tab w:val="right" w:pos="8498"/>
        </w:tabs>
        <w:jc w:val="both"/>
        <w:rPr>
          <w:rFonts w:ascii="Arial" w:eastAsiaTheme="minorEastAsia" w:hAnsi="Arial" w:cs="Arial"/>
        </w:rPr>
      </w:pPr>
      <w:proofErr w:type="gramStart"/>
      <w:r w:rsidRPr="00560ED9">
        <w:rPr>
          <w:rFonts w:ascii="Arial" w:eastAsiaTheme="minorEastAsia" w:hAnsi="Arial" w:cs="Arial"/>
        </w:rPr>
        <w:t>como</w:t>
      </w:r>
      <w:proofErr w:type="gramEnd"/>
      <w:r w:rsidRPr="00560ED9">
        <w:rPr>
          <w:rFonts w:ascii="Arial" w:eastAsiaTheme="minorEastAsia" w:hAnsi="Arial" w:cs="Arial"/>
        </w:rPr>
        <w:t xml:space="preserve"> la ecuación</w:t>
      </w:r>
    </w:p>
    <w:p w14:paraId="1AC11C06" w14:textId="30F1FE2E" w:rsidR="005A688E" w:rsidRDefault="008E1CD6" w:rsidP="000460EA">
      <w:pPr>
        <w:tabs>
          <w:tab w:val="right" w:pos="8498"/>
        </w:tabs>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r>
            <w:rPr>
              <w:rFonts w:ascii="Cambria Math" w:eastAsiaTheme="minorEastAsia" w:hAnsi="Cambria Math" w:cs="Arial"/>
            </w:rPr>
            <m:t>=0</m:t>
          </m:r>
        </m:oMath>
      </m:oMathPara>
    </w:p>
    <w:p w14:paraId="6DE71310" w14:textId="2F5AB45A" w:rsidR="00CF31CA" w:rsidRPr="00560ED9" w:rsidRDefault="00CF31CA" w:rsidP="00CF31CA">
      <w:pPr>
        <w:tabs>
          <w:tab w:val="right" w:pos="8498"/>
        </w:tabs>
        <w:jc w:val="both"/>
        <w:rPr>
          <w:rFonts w:ascii="Arial" w:eastAsiaTheme="minorEastAsia" w:hAnsi="Arial" w:cs="Arial"/>
        </w:rPr>
      </w:pPr>
      <w:r w:rsidRPr="00560ED9">
        <w:rPr>
          <w:rFonts w:ascii="Arial" w:eastAsiaTheme="minorEastAsia" w:hAnsi="Arial" w:cs="Arial"/>
        </w:rPr>
        <w:t xml:space="preserve"> </w:t>
      </w:r>
      <w:proofErr w:type="gramStart"/>
      <w:r w:rsidRPr="00560ED9">
        <w:rPr>
          <w:rFonts w:ascii="Arial" w:eastAsiaTheme="minorEastAsia" w:hAnsi="Arial" w:cs="Arial"/>
        </w:rPr>
        <w:t>no</w:t>
      </w:r>
      <w:proofErr w:type="gramEnd"/>
      <w:r w:rsidRPr="00560ED9">
        <w:rPr>
          <w:rFonts w:ascii="Arial" w:eastAsiaTheme="minorEastAsia" w:hAnsi="Arial" w:cs="Arial"/>
        </w:rPr>
        <w:t xml:space="preserve"> tiene solución en el conjunto de los reales, </w:t>
      </w:r>
      <w:r w:rsidR="000460EA">
        <w:rPr>
          <w:rFonts w:ascii="Arial" w:eastAsiaTheme="minorEastAsia" w:hAnsi="Arial" w:cs="Arial"/>
        </w:rPr>
        <w:t>entonces</w:t>
      </w:r>
    </w:p>
    <w:p w14:paraId="10CB8AC9" w14:textId="3A0F9481" w:rsidR="00CF31CA" w:rsidRPr="00560ED9" w:rsidRDefault="00EF3363" w:rsidP="00CF31CA">
      <w:pPr>
        <w:pStyle w:val="Prrafodelista"/>
        <w:tabs>
          <w:tab w:val="right" w:pos="8498"/>
        </w:tabs>
        <w:jc w:val="both"/>
        <w:rPr>
          <w:rFonts w:ascii="Arial" w:eastAsiaTheme="minorEastAsia" w:hAnsi="Arial" w:cs="Arial"/>
        </w:rPr>
      </w:pPr>
      <m:oMathPara>
        <m:oMath>
          <m:r>
            <w:rPr>
              <w:rFonts w:ascii="Cambria Math" w:eastAsiaTheme="minorEastAsia" w:hAnsi="Cambria Math" w:cs="Arial"/>
            </w:rPr>
            <m:t xml:space="preserve">Dom </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g</m:t>
                  </m:r>
                </m:den>
              </m:f>
            </m:e>
          </m:d>
          <m:r>
            <w:rPr>
              <w:rFonts w:ascii="Cambria Math" w:eastAsiaTheme="minorEastAsia" w:hAnsi="Cambria Math" w:cs="Arial"/>
            </w:rPr>
            <m:t>=</m:t>
          </m:r>
          <m:d>
            <m:dPr>
              <m:begChr m:val="["/>
              <m:ctrlPr>
                <w:rPr>
                  <w:rFonts w:ascii="Cambria Math" w:eastAsiaTheme="minorEastAsia" w:hAnsi="Cambria Math" w:cs="Arial"/>
                  <w:i/>
                </w:rPr>
              </m:ctrlPr>
            </m:dPr>
            <m:e>
              <m:r>
                <w:rPr>
                  <w:rFonts w:ascii="Cambria Math" w:eastAsiaTheme="minorEastAsia" w:hAnsi="Cambria Math" w:cs="Arial"/>
                </w:rPr>
                <m:t>-2, 3</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3 , ∞</m:t>
              </m:r>
            </m:e>
          </m:d>
        </m:oMath>
      </m:oMathPara>
    </w:p>
    <w:p w14:paraId="740BF4CD" w14:textId="77777777" w:rsidR="000460EA" w:rsidRDefault="000C5368" w:rsidP="00305D9B">
      <w:pPr>
        <w:tabs>
          <w:tab w:val="right" w:pos="8498"/>
        </w:tabs>
        <w:spacing w:after="0"/>
        <w:jc w:val="both"/>
        <w:rPr>
          <w:rFonts w:ascii="Arial" w:hAnsi="Arial" w:cs="Arial"/>
        </w:rPr>
      </w:pPr>
      <w:r w:rsidRPr="00560ED9">
        <w:rPr>
          <w:rFonts w:ascii="Arial" w:hAnsi="Arial" w:cs="Arial"/>
        </w:rPr>
        <w:t>Cuando se opera con funciones</w:t>
      </w:r>
      <w:r w:rsidR="00931EA5" w:rsidRPr="00560ED9">
        <w:rPr>
          <w:rFonts w:ascii="Arial" w:hAnsi="Arial" w:cs="Arial"/>
        </w:rPr>
        <w:t>,</w:t>
      </w:r>
      <w:r w:rsidRPr="00560ED9">
        <w:rPr>
          <w:rFonts w:ascii="Arial" w:hAnsi="Arial" w:cs="Arial"/>
        </w:rPr>
        <w:t xml:space="preserve"> el dominio de la función resultante no solo </w:t>
      </w:r>
      <w:r w:rsidR="00931EA5" w:rsidRPr="00560ED9">
        <w:rPr>
          <w:rFonts w:ascii="Arial" w:hAnsi="Arial" w:cs="Arial"/>
        </w:rPr>
        <w:t>está</w:t>
      </w:r>
      <w:r w:rsidRPr="00560ED9">
        <w:rPr>
          <w:rFonts w:ascii="Arial" w:hAnsi="Arial" w:cs="Arial"/>
        </w:rPr>
        <w:t xml:space="preserve"> dado por la expresión que se obtiene</w:t>
      </w:r>
      <w:r w:rsidR="00CF31CA" w:rsidRPr="00560ED9">
        <w:rPr>
          <w:rFonts w:ascii="Arial" w:hAnsi="Arial" w:cs="Arial"/>
        </w:rPr>
        <w:t>,</w:t>
      </w:r>
      <w:r w:rsidRPr="00560ED9">
        <w:rPr>
          <w:rFonts w:ascii="Arial" w:hAnsi="Arial" w:cs="Arial"/>
        </w:rPr>
        <w:t xml:space="preserve"> </w:t>
      </w:r>
      <w:r w:rsidR="00CF31CA" w:rsidRPr="00560ED9">
        <w:rPr>
          <w:rFonts w:ascii="Arial" w:hAnsi="Arial" w:cs="Arial"/>
        </w:rPr>
        <w:t>tambi</w:t>
      </w:r>
      <w:r w:rsidRPr="00560ED9">
        <w:rPr>
          <w:rFonts w:ascii="Arial" w:hAnsi="Arial" w:cs="Arial"/>
        </w:rPr>
        <w:t>én es necesario tener en cuenta los dominios de las funciones que se o</w:t>
      </w:r>
      <w:r w:rsidR="00EF3363">
        <w:rPr>
          <w:rFonts w:ascii="Arial" w:hAnsi="Arial" w:cs="Arial"/>
        </w:rPr>
        <w:t>peran. E</w:t>
      </w:r>
      <w:r w:rsidRPr="00560ED9">
        <w:rPr>
          <w:rFonts w:ascii="Arial" w:hAnsi="Arial" w:cs="Arial"/>
        </w:rPr>
        <w:t>n el ejemplo anterior</w:t>
      </w:r>
      <w:r w:rsidR="00EF3363">
        <w:rPr>
          <w:rFonts w:ascii="Arial" w:hAnsi="Arial" w:cs="Arial"/>
        </w:rPr>
        <w:t>,</w:t>
      </w:r>
      <w:r w:rsidRPr="00560ED9">
        <w:rPr>
          <w:rFonts w:ascii="Arial" w:hAnsi="Arial" w:cs="Arial"/>
        </w:rPr>
        <w:t xml:space="preserve"> la expresión resultante fue</w:t>
      </w:r>
    </w:p>
    <w:p w14:paraId="74944285" w14:textId="1D71A6AA" w:rsidR="000460EA" w:rsidRDefault="008E1CD6" w:rsidP="000460EA">
      <w:pPr>
        <w:tabs>
          <w:tab w:val="right" w:pos="8498"/>
        </w:tabs>
        <w:spacing w:after="0"/>
        <w:jc w:val="center"/>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oMath>
      </m:oMathPara>
    </w:p>
    <w:p w14:paraId="30733FE2" w14:textId="76C8D88E" w:rsidR="00115DF6" w:rsidRPr="00560ED9" w:rsidRDefault="004F7FC8" w:rsidP="00305D9B">
      <w:pPr>
        <w:tabs>
          <w:tab w:val="right" w:pos="8498"/>
        </w:tabs>
        <w:spacing w:after="0"/>
        <w:jc w:val="both"/>
        <w:rPr>
          <w:rFonts w:ascii="Arial" w:hAnsi="Arial" w:cs="Arial"/>
        </w:rPr>
      </w:pPr>
      <w:r>
        <w:rPr>
          <w:rFonts w:ascii="Arial" w:eastAsiaTheme="minorEastAsia" w:hAnsi="Arial" w:cs="Arial"/>
        </w:rPr>
        <w:t>Esta función no se indetermina e</w:t>
      </w:r>
      <w:r w:rsidRPr="00560ED9">
        <w:rPr>
          <w:rFonts w:ascii="Arial" w:eastAsiaTheme="minorEastAsia" w:hAnsi="Arial" w:cs="Arial"/>
        </w:rPr>
        <w:t>n</w:t>
      </w:r>
      <w:r>
        <w:rPr>
          <w:rFonts w:ascii="Arial" w:eastAsiaTheme="minorEastAsia" w:hAnsi="Arial" w:cs="Arial"/>
        </w:rPr>
        <w:t xml:space="preserve"> </w:t>
      </w:r>
      <w:r w:rsidRPr="004F7FC8">
        <w:rPr>
          <w:rFonts w:ascii="Arial" w:eastAsiaTheme="minorEastAsia" w:hAnsi="Arial" w:cs="Arial"/>
          <w:i/>
        </w:rPr>
        <w:t>3</w:t>
      </w:r>
      <w:r>
        <w:rPr>
          <w:rFonts w:ascii="Arial" w:eastAsiaTheme="minorEastAsia" w:hAnsi="Arial" w:cs="Arial"/>
        </w:rPr>
        <w:t>;</w:t>
      </w:r>
      <w:r w:rsidR="000C5368" w:rsidRPr="00560ED9">
        <w:rPr>
          <w:rFonts w:ascii="Arial" w:eastAsiaTheme="minorEastAsia" w:hAnsi="Arial" w:cs="Arial"/>
        </w:rPr>
        <w:t xml:space="preserve"> </w:t>
      </w:r>
      <w:r>
        <w:rPr>
          <w:rFonts w:ascii="Arial" w:eastAsiaTheme="minorEastAsia" w:hAnsi="Arial" w:cs="Arial"/>
        </w:rPr>
        <w:t xml:space="preserve">sin embargo </w:t>
      </w:r>
      <w:r w:rsidR="00931EA5" w:rsidRPr="004F7FC8">
        <w:rPr>
          <w:rFonts w:ascii="Arial" w:eastAsiaTheme="minorEastAsia" w:hAnsi="Arial" w:cs="Arial"/>
          <w:i/>
        </w:rPr>
        <w:t>3</w:t>
      </w:r>
      <w:r w:rsidR="00931EA5" w:rsidRPr="00560ED9">
        <w:rPr>
          <w:rFonts w:ascii="Arial" w:eastAsiaTheme="minorEastAsia" w:hAnsi="Arial" w:cs="Arial"/>
        </w:rPr>
        <w:t xml:space="preserve"> </w:t>
      </w:r>
      <w:r w:rsidR="000C5368" w:rsidRPr="00560ED9">
        <w:rPr>
          <w:rFonts w:ascii="Arial" w:eastAsiaTheme="minorEastAsia" w:hAnsi="Arial" w:cs="Arial"/>
        </w:rPr>
        <w:t>no hace parte del dominio</w:t>
      </w:r>
      <w:r w:rsidR="00931EA5" w:rsidRPr="00560ED9">
        <w:rPr>
          <w:rFonts w:ascii="Arial" w:eastAsiaTheme="minorEastAsia" w:hAnsi="Arial" w:cs="Arial"/>
        </w:rPr>
        <w:t>,</w:t>
      </w:r>
      <w:r w:rsidR="000C5368" w:rsidRPr="00560ED9">
        <w:rPr>
          <w:rFonts w:ascii="Arial" w:eastAsiaTheme="minorEastAsia" w:hAnsi="Arial" w:cs="Arial"/>
        </w:rPr>
        <w:t xml:space="preserve"> </w:t>
      </w:r>
      <w:r>
        <w:rPr>
          <w:rFonts w:ascii="Arial" w:eastAsiaTheme="minorEastAsia" w:hAnsi="Arial" w:cs="Arial"/>
        </w:rPr>
        <w:t>puesto</w:t>
      </w:r>
      <w:r w:rsidR="000C5368" w:rsidRPr="00560ED9">
        <w:rPr>
          <w:rFonts w:ascii="Arial" w:eastAsiaTheme="minorEastAsia" w:hAnsi="Arial" w:cs="Arial"/>
        </w:rPr>
        <w:t xml:space="preserve"> que</w:t>
      </w:r>
      <w:r w:rsidR="00521CEA" w:rsidRPr="00560ED9">
        <w:rPr>
          <w:rFonts w:ascii="Arial" w:eastAsiaTheme="minorEastAsia" w:hAnsi="Arial" w:cs="Arial"/>
        </w:rPr>
        <w:t xml:space="preserve"> </w:t>
      </w:r>
      <w:r w:rsidR="000C5368" w:rsidRPr="00560ED9">
        <w:rPr>
          <w:rFonts w:ascii="Arial" w:eastAsiaTheme="minorEastAsia" w:hAnsi="Arial" w:cs="Arial"/>
        </w:rPr>
        <w:t>no est</w:t>
      </w:r>
      <w:r w:rsidR="00521CEA" w:rsidRPr="00560ED9">
        <w:rPr>
          <w:rFonts w:ascii="Arial" w:eastAsiaTheme="minorEastAsia" w:hAnsi="Arial" w:cs="Arial"/>
        </w:rPr>
        <w:t>á</w:t>
      </w:r>
      <w:r w:rsidR="000C5368" w:rsidRPr="00560ED9">
        <w:rPr>
          <w:rFonts w:ascii="Arial" w:eastAsiaTheme="minorEastAsia" w:hAnsi="Arial" w:cs="Arial"/>
        </w:rPr>
        <w:t xml:space="preserve"> en el domino de </w:t>
      </w:r>
      <m:oMath>
        <m:r>
          <w:rPr>
            <w:rFonts w:ascii="Cambria Math" w:eastAsiaTheme="minorEastAsia" w:hAnsi="Cambria Math" w:cs="Arial"/>
          </w:rPr>
          <m:t>g</m:t>
        </m:r>
      </m:oMath>
      <w:r w:rsidR="000C5368" w:rsidRPr="00560ED9">
        <w:rPr>
          <w:rFonts w:ascii="Arial" w:hAnsi="Arial" w:cs="Arial"/>
        </w:rPr>
        <w:t>.</w:t>
      </w:r>
      <w:r w:rsidR="00AC5089" w:rsidRPr="00560ED9">
        <w:rPr>
          <w:rFonts w:ascii="Arial" w:hAnsi="Arial" w:cs="Arial"/>
        </w:rPr>
        <w:t xml:space="preserve"> </w:t>
      </w:r>
    </w:p>
    <w:p w14:paraId="2F39BCC7" w14:textId="02FB3802" w:rsidR="006B27C7" w:rsidRPr="00560ED9" w:rsidRDefault="000460EA" w:rsidP="006B27C7">
      <w:pPr>
        <w:pStyle w:val="Prrafodelista"/>
        <w:numPr>
          <w:ilvl w:val="0"/>
          <w:numId w:val="7"/>
        </w:numPr>
        <w:tabs>
          <w:tab w:val="right" w:pos="8498"/>
        </w:tabs>
        <w:jc w:val="both"/>
        <w:rPr>
          <w:rFonts w:ascii="Arial" w:eastAsiaTheme="minorEastAsia" w:hAnsi="Arial" w:cs="Arial"/>
        </w:rPr>
      </w:pPr>
      <w:r w:rsidRPr="000460EA">
        <w:rPr>
          <w:rFonts w:ascii="Arial" w:eastAsiaTheme="minorEastAsia" w:hAnsi="Arial" w:cs="Arial"/>
          <w:i/>
        </w:rPr>
        <w:t>(g/f)(x)</w:t>
      </w:r>
      <w:r>
        <w:rPr>
          <w:rFonts w:ascii="Arial" w:eastAsiaTheme="minorEastAsia" w:hAnsi="Arial" w:cs="Arial"/>
        </w:rPr>
        <w:t xml:space="preserve"> </w:t>
      </w:r>
      <w:r w:rsidR="004F7FC8">
        <w:rPr>
          <w:rFonts w:ascii="Arial" w:eastAsiaTheme="minorEastAsia" w:hAnsi="Arial" w:cs="Arial"/>
        </w:rPr>
        <w:t>nos queda:</w:t>
      </w:r>
    </w:p>
    <w:p w14:paraId="1191129A" w14:textId="4EB0E9F3" w:rsidR="00521CEA" w:rsidRPr="00560ED9" w:rsidRDefault="008E1CD6" w:rsidP="00F01F75">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g</m:t>
                  </m:r>
                </m:num>
                <m:den>
                  <m:r>
                    <w:rPr>
                      <w:rFonts w:ascii="Cambria Math" w:eastAsiaTheme="minorEastAsia" w:hAnsi="Cambria Math" w:cs="Arial"/>
                    </w:rPr>
                    <m:t>f</m:t>
                  </m:r>
                </m:den>
              </m:f>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num>
            <m:den>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den>
          </m:f>
          <m:r>
            <w:rPr>
              <w:rFonts w:ascii="Cambria Math" w:eastAsiaTheme="minorEastAsia" w:hAnsi="Cambria Math" w:cs="Arial"/>
            </w:rPr>
            <m:t>=</m:t>
          </m:r>
          <m:f>
            <m:fPr>
              <m:ctrlPr>
                <w:rPr>
                  <w:rFonts w:ascii="Cambria Math" w:eastAsiaTheme="minorEastAsia" w:hAnsi="Cambria Math" w:cs="Arial"/>
                  <w:i/>
                </w:rPr>
              </m:ctrlPr>
            </m:fPr>
            <m:num>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num>
            <m:den>
              <m:rad>
                <m:radPr>
                  <m:degHide m:val="1"/>
                  <m:ctrlPr>
                    <w:rPr>
                      <w:rFonts w:ascii="Cambria Math" w:eastAsiaTheme="minorEastAsia" w:hAnsi="Cambria Math" w:cs="Arial"/>
                      <w:i/>
                    </w:rPr>
                  </m:ctrlPr>
                </m:radPr>
                <m:deg/>
                <m:e>
                  <m:r>
                    <w:rPr>
                      <w:rFonts w:ascii="Cambria Math" w:eastAsiaTheme="minorEastAsia" w:hAnsi="Cambria Math" w:cs="Arial"/>
                    </w:rPr>
                    <m:t>x+2</m:t>
                  </m:r>
                </m:e>
              </m:rad>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den>
          </m:f>
        </m:oMath>
      </m:oMathPara>
    </w:p>
    <w:p w14:paraId="38726375" w14:textId="04F47746" w:rsidR="00521CEA" w:rsidRPr="00560ED9" w:rsidRDefault="004F7FC8" w:rsidP="00521CEA">
      <w:pPr>
        <w:tabs>
          <w:tab w:val="right" w:pos="8498"/>
        </w:tabs>
        <w:jc w:val="both"/>
        <w:rPr>
          <w:rFonts w:ascii="Arial" w:eastAsiaTheme="minorEastAsia" w:hAnsi="Arial" w:cs="Arial"/>
        </w:rPr>
      </w:pPr>
      <w:proofErr w:type="gramStart"/>
      <w:r>
        <w:rPr>
          <w:rFonts w:ascii="Arial" w:eastAsiaTheme="minorEastAsia" w:hAnsi="Arial" w:cs="Arial"/>
        </w:rPr>
        <w:t>donde</w:t>
      </w:r>
      <w:proofErr w:type="gramEnd"/>
    </w:p>
    <w:p w14:paraId="175E5BE5" w14:textId="014A8593" w:rsidR="00521CEA" w:rsidRPr="00560ED9" w:rsidRDefault="004F7FC8" w:rsidP="00521CEA">
      <w:pPr>
        <w:tabs>
          <w:tab w:val="right" w:pos="8498"/>
        </w:tabs>
        <w:jc w:val="both"/>
        <w:rPr>
          <w:rFonts w:ascii="Arial" w:eastAsiaTheme="minorEastAsia" w:hAnsi="Arial" w:cs="Arial"/>
        </w:rPr>
      </w:pPr>
      <m:oMathPara>
        <m:oMath>
          <m:r>
            <w:rPr>
              <w:rFonts w:ascii="Cambria Math" w:eastAsiaTheme="minorEastAsia" w:hAnsi="Cambria Math" w:cs="Arial"/>
            </w:rPr>
            <w:lastRenderedPageBreak/>
            <m:t xml:space="preserve">Dom </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g</m:t>
                  </m:r>
                </m:num>
                <m:den>
                  <m:r>
                    <w:rPr>
                      <w:rFonts w:ascii="Cambria Math" w:eastAsiaTheme="minorEastAsia" w:hAnsi="Cambria Math" w:cs="Arial"/>
                    </w:rPr>
                    <m:t>f</m:t>
                  </m:r>
                </m:den>
              </m:f>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Dom f∩Dom g</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x</m:t>
              </m:r>
              <m:r>
                <m:rPr>
                  <m:scr m:val="double-struck"/>
                </m:rPr>
                <w:rPr>
                  <w:rFonts w:ascii="Cambria Math" w:eastAsiaTheme="minorEastAsia" w:hAnsi="Cambria Math" w:cs="Arial"/>
                </w:rPr>
                <m:t xml:space="preserve">∈R </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=0}.</m:t>
          </m:r>
        </m:oMath>
      </m:oMathPara>
    </w:p>
    <w:p w14:paraId="72312DE9" w14:textId="77777777" w:rsidR="000460EA" w:rsidRDefault="004F7FC8" w:rsidP="000460EA">
      <w:pPr>
        <w:tabs>
          <w:tab w:val="right" w:pos="8498"/>
        </w:tabs>
        <w:jc w:val="both"/>
        <w:rPr>
          <w:rFonts w:ascii="Arial" w:eastAsiaTheme="minorEastAsia" w:hAnsi="Arial" w:cs="Arial"/>
        </w:rPr>
      </w:pPr>
      <w:r>
        <w:rPr>
          <w:rFonts w:ascii="Arial" w:eastAsiaTheme="minorEastAsia" w:hAnsi="Arial" w:cs="Arial"/>
        </w:rPr>
        <w:t xml:space="preserve">Aquí, </w:t>
      </w:r>
      <w:r w:rsidR="00521CEA" w:rsidRPr="00560ED9">
        <w:rPr>
          <w:rFonts w:ascii="Arial" w:eastAsiaTheme="minorEastAsia" w:hAnsi="Arial" w:cs="Arial"/>
        </w:rPr>
        <w:t>como  la ecuación</w:t>
      </w:r>
    </w:p>
    <w:p w14:paraId="5F42CF4D" w14:textId="63BB3635" w:rsidR="005A688E" w:rsidRDefault="008E1CD6" w:rsidP="000460EA">
      <w:pPr>
        <w:tabs>
          <w:tab w:val="right" w:pos="8498"/>
        </w:tabs>
        <w:jc w:val="both"/>
        <w:rPr>
          <w:rFonts w:ascii="Arial" w:eastAsiaTheme="minorEastAsia" w:hAnsi="Arial" w:cs="Arial"/>
        </w:rPr>
      </w:pPr>
      <m:oMathPara>
        <m:oMath>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=0</m:t>
          </m:r>
        </m:oMath>
      </m:oMathPara>
    </w:p>
    <w:p w14:paraId="5CE0BB40" w14:textId="5ACE9F05" w:rsidR="00521CEA" w:rsidRPr="00560ED9" w:rsidRDefault="00521CEA" w:rsidP="00521CEA">
      <w:pPr>
        <w:tabs>
          <w:tab w:val="right" w:pos="8498"/>
        </w:tabs>
        <w:jc w:val="both"/>
        <w:rPr>
          <w:rFonts w:ascii="Arial" w:eastAsiaTheme="minorEastAsia" w:hAnsi="Arial" w:cs="Arial"/>
        </w:rPr>
      </w:pPr>
      <w:proofErr w:type="gramStart"/>
      <w:r w:rsidRPr="00560ED9">
        <w:rPr>
          <w:rFonts w:ascii="Arial" w:eastAsiaTheme="minorEastAsia" w:hAnsi="Arial" w:cs="Arial"/>
        </w:rPr>
        <w:t>tiene</w:t>
      </w:r>
      <w:proofErr w:type="gramEnd"/>
      <w:r w:rsidR="004F7FC8">
        <w:rPr>
          <w:rFonts w:ascii="Arial" w:eastAsiaTheme="minorEastAsia" w:hAnsi="Arial" w:cs="Arial"/>
        </w:rPr>
        <w:t xml:space="preserve"> por</w:t>
      </w:r>
      <w:r w:rsidRPr="00560ED9">
        <w:rPr>
          <w:rFonts w:ascii="Arial" w:eastAsiaTheme="minorEastAsia" w:hAnsi="Arial" w:cs="Arial"/>
        </w:rPr>
        <w:t xml:space="preserve"> solución en el conjunto</w:t>
      </w:r>
      <w:r w:rsidR="000460EA">
        <w:rPr>
          <w:rFonts w:ascii="Arial" w:eastAsiaTheme="minorEastAsia" w:hAnsi="Arial" w:cs="Arial"/>
        </w:rPr>
        <w:t xml:space="preserve"> {-2}</w:t>
      </w:r>
      <w:r w:rsidR="004F7FC8">
        <w:rPr>
          <w:rFonts w:ascii="Arial" w:eastAsiaTheme="minorEastAsia" w:hAnsi="Arial" w:cs="Arial"/>
        </w:rPr>
        <w:t>,</w:t>
      </w:r>
      <w:r w:rsidRPr="00560ED9">
        <w:rPr>
          <w:rFonts w:ascii="Arial" w:eastAsiaTheme="minorEastAsia" w:hAnsi="Arial" w:cs="Arial"/>
        </w:rPr>
        <w:t xml:space="preserve"> entonces:</w:t>
      </w:r>
    </w:p>
    <w:p w14:paraId="3897D1E3" w14:textId="39C6FC3D" w:rsidR="00AC5089" w:rsidRPr="00560ED9" w:rsidRDefault="004F7FC8" w:rsidP="00521CEA">
      <w:pPr>
        <w:tabs>
          <w:tab w:val="right" w:pos="8498"/>
        </w:tabs>
        <w:spacing w:after="0"/>
        <w:jc w:val="both"/>
        <w:rPr>
          <w:rFonts w:ascii="Arial" w:hAnsi="Arial" w:cs="Arial"/>
        </w:rPr>
      </w:pPr>
      <m:oMathPara>
        <m:oMath>
          <m:r>
            <w:rPr>
              <w:rFonts w:ascii="Cambria Math" w:eastAsiaTheme="minorEastAsia" w:hAnsi="Cambria Math" w:cs="Arial"/>
            </w:rPr>
            <m:t xml:space="preserve">Dom </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g</m:t>
                  </m:r>
                </m:num>
                <m:den>
                  <m:r>
                    <w:rPr>
                      <w:rFonts w:ascii="Cambria Math" w:eastAsiaTheme="minorEastAsia" w:hAnsi="Cambria Math" w:cs="Arial"/>
                    </w:rPr>
                    <m:t>f</m:t>
                  </m:r>
                </m:den>
              </m:f>
            </m:e>
          </m:d>
          <m:r>
            <w:rPr>
              <w:rFonts w:ascii="Cambria Math" w:eastAsiaTheme="minorEastAsia" w:hAnsi="Cambria Math" w:cs="Arial"/>
            </w:rPr>
            <m:t>=</m:t>
          </m:r>
          <m:d>
            <m:dPr>
              <m:ctrlPr>
                <w:rPr>
                  <w:rFonts w:ascii="Cambria Math" w:eastAsiaTheme="minorEastAsia" w:hAnsi="Cambria Math" w:cs="Arial"/>
                  <w:i/>
                </w:rPr>
              </m:ctrlPr>
            </m:dPr>
            <m:e>
              <m:d>
                <m:dPr>
                  <m:begChr m:val="["/>
                  <m:ctrlPr>
                    <w:rPr>
                      <w:rFonts w:ascii="Cambria Math" w:eastAsiaTheme="minorEastAsia" w:hAnsi="Cambria Math" w:cs="Arial"/>
                      <w:i/>
                    </w:rPr>
                  </m:ctrlPr>
                </m:dPr>
                <m:e>
                  <m:r>
                    <w:rPr>
                      <w:rFonts w:ascii="Cambria Math" w:eastAsiaTheme="minorEastAsia" w:hAnsi="Cambria Math" w:cs="Arial"/>
                    </w:rPr>
                    <m:t>-2, 3</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3 , ∞</m:t>
                  </m:r>
                </m:e>
              </m:d>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-2</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-2, 3</m:t>
              </m:r>
            </m:e>
          </m:d>
          <m:r>
            <w:rPr>
              <w:rFonts w:ascii="Cambria Math" w:eastAsiaTheme="minorEastAsia" w:hAnsi="Cambria Math" w:cs="Arial"/>
            </w:rPr>
            <m:t>∪(3,∞)</m:t>
          </m:r>
        </m:oMath>
      </m:oMathPara>
    </w:p>
    <w:tbl>
      <w:tblPr>
        <w:tblStyle w:val="Tablaconcuadrcula"/>
        <w:tblW w:w="0" w:type="auto"/>
        <w:tblLayout w:type="fixed"/>
        <w:tblLook w:val="04A0" w:firstRow="1" w:lastRow="0" w:firstColumn="1" w:lastColumn="0" w:noHBand="0" w:noVBand="1"/>
      </w:tblPr>
      <w:tblGrid>
        <w:gridCol w:w="1384"/>
        <w:gridCol w:w="7670"/>
      </w:tblGrid>
      <w:tr w:rsidR="000B1AFF" w:rsidRPr="00560ED9" w14:paraId="63C25D8A" w14:textId="77777777" w:rsidTr="000B1AFF">
        <w:tc>
          <w:tcPr>
            <w:tcW w:w="9054" w:type="dxa"/>
            <w:gridSpan w:val="2"/>
            <w:shd w:val="clear" w:color="auto" w:fill="0D0D0D" w:themeFill="text1" w:themeFillTint="F2"/>
          </w:tcPr>
          <w:p w14:paraId="7D41DF08" w14:textId="77777777" w:rsidR="000B1AFF" w:rsidRPr="00560ED9" w:rsidRDefault="000B1AFF" w:rsidP="000B1AF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63162626" w14:textId="77777777" w:rsidR="000B1AFF" w:rsidRPr="00560ED9" w:rsidRDefault="000B1AFF" w:rsidP="000B1AFF">
            <w:pPr>
              <w:jc w:val="center"/>
              <w:rPr>
                <w:rFonts w:ascii="Arial" w:hAnsi="Arial" w:cs="Arial"/>
                <w:b/>
                <w:color w:val="FFFFFF" w:themeColor="background1"/>
              </w:rPr>
            </w:pPr>
          </w:p>
        </w:tc>
      </w:tr>
      <w:tr w:rsidR="000B1AFF" w:rsidRPr="00560ED9" w14:paraId="69812E5D" w14:textId="77777777" w:rsidTr="000B1AFF">
        <w:tc>
          <w:tcPr>
            <w:tcW w:w="1384" w:type="dxa"/>
          </w:tcPr>
          <w:p w14:paraId="328B59E4" w14:textId="77777777" w:rsidR="000B1AFF" w:rsidRPr="00560ED9" w:rsidRDefault="000B1AFF" w:rsidP="000B1AF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270442BE" w14:textId="6ADF9730" w:rsidR="000B1AFF" w:rsidRPr="00560ED9" w:rsidRDefault="00726EB4" w:rsidP="000B1AFF">
            <w:pPr>
              <w:rPr>
                <w:rFonts w:ascii="Arial" w:hAnsi="Arial" w:cs="Arial"/>
                <w:b/>
                <w:color w:val="000000"/>
                <w:sz w:val="18"/>
                <w:szCs w:val="18"/>
              </w:rPr>
            </w:pPr>
            <w:r>
              <w:rPr>
                <w:rFonts w:ascii="Arial" w:hAnsi="Arial" w:cs="Arial"/>
                <w:color w:val="000000"/>
              </w:rPr>
              <w:t>MA_11_02_IMG37</w:t>
            </w:r>
          </w:p>
        </w:tc>
      </w:tr>
      <w:tr w:rsidR="000B1AFF" w:rsidRPr="00560ED9" w14:paraId="6193E164" w14:textId="77777777" w:rsidTr="000B1AFF">
        <w:tc>
          <w:tcPr>
            <w:tcW w:w="1384" w:type="dxa"/>
          </w:tcPr>
          <w:p w14:paraId="1BDCA098"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Descripción</w:t>
            </w:r>
          </w:p>
        </w:tc>
        <w:tc>
          <w:tcPr>
            <w:tcW w:w="7670" w:type="dxa"/>
          </w:tcPr>
          <w:p w14:paraId="7A09B5E4" w14:textId="5F0F33E5" w:rsidR="000B1AFF" w:rsidRPr="00560ED9" w:rsidRDefault="000B1AFF" w:rsidP="00993BA5">
            <w:pPr>
              <w:rPr>
                <w:rFonts w:ascii="Arial" w:eastAsiaTheme="minorEastAsia" w:hAnsi="Arial" w:cs="Arial"/>
                <w:color w:val="000000"/>
              </w:rPr>
            </w:pPr>
            <w:r w:rsidRPr="00560ED9">
              <w:rPr>
                <w:rFonts w:ascii="Arial" w:eastAsiaTheme="minorEastAsia" w:hAnsi="Arial" w:cs="Arial"/>
                <w:color w:val="000000"/>
              </w:rPr>
              <w:t xml:space="preserve">Graficas de </w:t>
            </w:r>
            <m:oMath>
              <m:r>
                <w:rPr>
                  <w:rFonts w:ascii="Cambria Math" w:hAnsi="Cambria Math" w:cs="Arial"/>
                  <w:color w:val="000000"/>
                </w:rPr>
                <m:t xml:space="preserve">f,g </m:t>
              </m:r>
            </m:oMath>
            <w:r w:rsidRPr="00560ED9">
              <w:rPr>
                <w:rFonts w:ascii="Arial" w:eastAsiaTheme="minorEastAsia" w:hAnsi="Arial" w:cs="Arial"/>
                <w:color w:val="000000"/>
              </w:rPr>
              <w:t>y</w:t>
            </w:r>
            <m:oMath>
              <m:r>
                <w:rPr>
                  <w:rFonts w:ascii="Cambria Math" w:hAnsi="Cambria Math" w:cs="Arial"/>
                  <w:color w:val="000000"/>
                </w:rPr>
                <m:t xml:space="preserve"> f/g</m:t>
              </m:r>
            </m:oMath>
            <w:r w:rsidR="00AC5089" w:rsidRPr="00560ED9">
              <w:rPr>
                <w:rFonts w:ascii="Arial" w:eastAsiaTheme="minorEastAsia" w:hAnsi="Arial" w:cs="Arial"/>
                <w:color w:val="000000"/>
              </w:rPr>
              <w:t xml:space="preserve">, </w:t>
            </w:r>
            <m:oMath>
              <m:r>
                <w:rPr>
                  <w:rFonts w:ascii="Cambria Math" w:eastAsiaTheme="minorEastAsia" w:hAnsi="Cambria Math" w:cs="Arial"/>
                  <w:color w:val="000000"/>
                </w:rPr>
                <m:t>g/f</m:t>
              </m:r>
            </m:oMath>
            <w:r w:rsidR="000C5368" w:rsidRPr="00560ED9">
              <w:rPr>
                <w:rFonts w:ascii="Arial" w:eastAsiaTheme="minorEastAsia" w:hAnsi="Arial" w:cs="Arial"/>
                <w:color w:val="000000"/>
              </w:rPr>
              <w:t xml:space="preserve">, </w:t>
            </w:r>
            <w:r w:rsidR="000C5368" w:rsidRPr="00B13D5D">
              <w:rPr>
                <w:rFonts w:ascii="Arial" w:eastAsiaTheme="minorEastAsia" w:hAnsi="Arial" w:cs="Arial"/>
                <w:color w:val="000000"/>
                <w:shd w:val="clear" w:color="auto" w:fill="F79646" w:themeFill="accent6"/>
              </w:rPr>
              <w:t xml:space="preserve">con distintos colores y etiquetas de cual es cada una, en el caso de </w:t>
            </w:r>
            <m:oMath>
              <m:r>
                <w:rPr>
                  <w:rFonts w:ascii="Cambria Math" w:eastAsiaTheme="minorEastAsia" w:hAnsi="Cambria Math" w:cs="Arial"/>
                  <w:color w:val="000000"/>
                  <w:shd w:val="clear" w:color="auto" w:fill="F79646" w:themeFill="accent6"/>
                </w:rPr>
                <m:t>f/g</m:t>
              </m:r>
            </m:oMath>
            <w:r w:rsidR="000C5368" w:rsidRPr="00B13D5D">
              <w:rPr>
                <w:rFonts w:ascii="Arial" w:eastAsiaTheme="minorEastAsia" w:hAnsi="Arial" w:cs="Arial"/>
                <w:color w:val="000000"/>
                <w:shd w:val="clear" w:color="auto" w:fill="F79646" w:themeFill="accent6"/>
              </w:rPr>
              <w:t xml:space="preserve"> que se resalte el hueco que se presenta en </w:t>
            </w:r>
            <m:oMath>
              <m:r>
                <w:rPr>
                  <w:rFonts w:ascii="Cambria Math" w:eastAsiaTheme="minorEastAsia" w:hAnsi="Cambria Math" w:cs="Arial"/>
                  <w:color w:val="000000"/>
                  <w:shd w:val="clear" w:color="auto" w:fill="F79646" w:themeFill="accent6"/>
                </w:rPr>
                <m:t>x=3</m:t>
              </m:r>
            </m:oMath>
          </w:p>
        </w:tc>
      </w:tr>
      <w:tr w:rsidR="000B1AFF" w:rsidRPr="00560ED9" w14:paraId="530104DB" w14:textId="77777777" w:rsidTr="000B1AFF">
        <w:tc>
          <w:tcPr>
            <w:tcW w:w="1384" w:type="dxa"/>
          </w:tcPr>
          <w:p w14:paraId="013A9305"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88658C8" w14:textId="77777777" w:rsidR="002403F5" w:rsidRPr="00560ED9" w:rsidRDefault="002403F5" w:rsidP="002403F5">
            <w:pP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m:oMathPara>
          </w:p>
          <w:p w14:paraId="7D83D959" w14:textId="77777777" w:rsidR="000B1AFF" w:rsidRPr="00560ED9" w:rsidRDefault="002403F5" w:rsidP="002403F5">
            <w:pPr>
              <w:rPr>
                <w:rFonts w:ascii="Arial" w:eastAsiaTheme="minorEastAsia" w:hAnsi="Arial" w:cs="Arial"/>
              </w:rPr>
            </w:pPr>
            <m:oMathPara>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m:oMathPara>
          </w:p>
          <w:p w14:paraId="7B4AB564" w14:textId="47C29E37" w:rsidR="002403F5" w:rsidRPr="00560ED9" w:rsidRDefault="008E1CD6" w:rsidP="002403F5">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g</m:t>
                        </m:r>
                      </m:den>
                    </m:f>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oMath>
            </m:oMathPara>
          </w:p>
          <w:p w14:paraId="2DE67803" w14:textId="17D84E51" w:rsidR="002403F5" w:rsidRPr="00560ED9" w:rsidRDefault="008E1CD6" w:rsidP="002403F5">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g</m:t>
                        </m:r>
                      </m:num>
                      <m:den>
                        <m:r>
                          <w:rPr>
                            <w:rFonts w:ascii="Cambria Math" w:eastAsiaTheme="minorEastAsia" w:hAnsi="Cambria Math" w:cs="Arial"/>
                          </w:rPr>
                          <m:t>f</m:t>
                        </m:r>
                      </m:den>
                    </m:f>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den>
                </m:f>
              </m:oMath>
            </m:oMathPara>
          </w:p>
          <w:p w14:paraId="3F26EA8D" w14:textId="4508CBEB" w:rsidR="002403F5" w:rsidRPr="00560ED9" w:rsidRDefault="002403F5" w:rsidP="002403F5">
            <w:pPr>
              <w:rPr>
                <w:rFonts w:ascii="Arial" w:hAnsi="Arial" w:cs="Arial"/>
                <w:color w:val="000000"/>
              </w:rPr>
            </w:pPr>
          </w:p>
        </w:tc>
      </w:tr>
      <w:tr w:rsidR="000B1AFF" w:rsidRPr="00560ED9" w14:paraId="4E2C8B45" w14:textId="77777777" w:rsidTr="000B1AFF">
        <w:tc>
          <w:tcPr>
            <w:tcW w:w="1384" w:type="dxa"/>
          </w:tcPr>
          <w:p w14:paraId="69241E7F"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Pie de imagen</w:t>
            </w:r>
          </w:p>
        </w:tc>
        <w:tc>
          <w:tcPr>
            <w:tcW w:w="7670" w:type="dxa"/>
          </w:tcPr>
          <w:p w14:paraId="29B2DF48" w14:textId="04CD71CE" w:rsidR="000B1AFF" w:rsidRPr="00560ED9" w:rsidRDefault="00AC5089" w:rsidP="000B1AFF">
            <w:pPr>
              <w:tabs>
                <w:tab w:val="right" w:pos="8498"/>
              </w:tabs>
              <w:jc w:val="both"/>
              <w:rPr>
                <w:rFonts w:ascii="Arial" w:eastAsiaTheme="minorEastAsia" w:hAnsi="Arial" w:cs="Arial"/>
              </w:rPr>
            </w:pPr>
            <w:r w:rsidRPr="00560ED9">
              <w:rPr>
                <w:rFonts w:ascii="Arial" w:eastAsiaTheme="minorEastAsia" w:hAnsi="Arial" w:cs="Arial"/>
              </w:rPr>
              <w:t>Cociente</w:t>
            </w:r>
            <w:r w:rsidR="000B1AFF" w:rsidRPr="00560ED9">
              <w:rPr>
                <w:rFonts w:ascii="Arial" w:eastAsiaTheme="minorEastAsia" w:hAnsi="Arial" w:cs="Arial"/>
              </w:rPr>
              <w:t xml:space="preserve"> de funciones</w:t>
            </w:r>
          </w:p>
        </w:tc>
      </w:tr>
    </w:tbl>
    <w:p w14:paraId="1E28AF96" w14:textId="77777777" w:rsidR="00FC0AFE" w:rsidRPr="00560ED9" w:rsidRDefault="00FC0AFE" w:rsidP="00305D9B">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0C5368" w:rsidRPr="00560ED9" w14:paraId="7CB0E758" w14:textId="77777777" w:rsidTr="000C5368">
        <w:tc>
          <w:tcPr>
            <w:tcW w:w="9033" w:type="dxa"/>
            <w:gridSpan w:val="2"/>
            <w:shd w:val="clear" w:color="auto" w:fill="000000" w:themeFill="text1"/>
          </w:tcPr>
          <w:p w14:paraId="2393EB26" w14:textId="77777777" w:rsidR="000C5368" w:rsidRPr="00560ED9" w:rsidRDefault="000C5368" w:rsidP="000C5368">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0C5368" w:rsidRPr="00560ED9" w14:paraId="0DD9AFA5" w14:textId="77777777" w:rsidTr="000C5368">
        <w:tc>
          <w:tcPr>
            <w:tcW w:w="2518" w:type="dxa"/>
          </w:tcPr>
          <w:p w14:paraId="29A8134E" w14:textId="77777777" w:rsidR="000C5368" w:rsidRPr="00560ED9" w:rsidRDefault="000C5368" w:rsidP="000C5368">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tcPr>
          <w:p w14:paraId="2FF96663" w14:textId="0B9047EF" w:rsidR="000C5368" w:rsidRPr="00560ED9" w:rsidRDefault="000C5368" w:rsidP="00E13C72">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E13C72">
              <w:rPr>
                <w:rFonts w:ascii="Arial" w:eastAsiaTheme="minorEastAsia" w:hAnsi="Arial" w:cs="Arial"/>
                <w:color w:val="000000"/>
                <w:sz w:val="24"/>
                <w:szCs w:val="24"/>
              </w:rPr>
              <w:t>230</w:t>
            </w:r>
          </w:p>
        </w:tc>
      </w:tr>
      <w:tr w:rsidR="000C5368" w:rsidRPr="00560ED9" w14:paraId="6129AA4D" w14:textId="77777777" w:rsidTr="000C5368">
        <w:tc>
          <w:tcPr>
            <w:tcW w:w="2518" w:type="dxa"/>
          </w:tcPr>
          <w:p w14:paraId="733411F3" w14:textId="77777777" w:rsidR="000C5368" w:rsidRPr="00560ED9" w:rsidRDefault="000C5368" w:rsidP="000C5368">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tcPr>
          <w:p w14:paraId="2FA17C48" w14:textId="384D2B3D" w:rsidR="000C5368" w:rsidRPr="00560ED9" w:rsidRDefault="004F7FC8" w:rsidP="000C5368">
            <w:pPr>
              <w:rPr>
                <w:rFonts w:ascii="Arial" w:eastAsiaTheme="minorEastAsia" w:hAnsi="Arial" w:cs="Arial"/>
                <w:color w:val="000000"/>
                <w:sz w:val="24"/>
                <w:szCs w:val="24"/>
              </w:rPr>
            </w:pPr>
            <w:r>
              <w:rPr>
                <w:rFonts w:ascii="Arial" w:eastAsiaTheme="minorEastAsia" w:hAnsi="Arial" w:cs="Arial"/>
                <w:color w:val="000000"/>
                <w:sz w:val="24"/>
                <w:szCs w:val="24"/>
              </w:rPr>
              <w:t>Á</w:t>
            </w:r>
            <w:r w:rsidR="006D2BC2">
              <w:rPr>
                <w:rFonts w:ascii="Arial" w:eastAsiaTheme="minorEastAsia" w:hAnsi="Arial" w:cs="Arial"/>
                <w:color w:val="000000"/>
                <w:sz w:val="24"/>
                <w:szCs w:val="24"/>
              </w:rPr>
              <w:t>l</w:t>
            </w:r>
            <w:r w:rsidR="000C5368" w:rsidRPr="00560ED9">
              <w:rPr>
                <w:rFonts w:ascii="Arial" w:eastAsiaTheme="minorEastAsia" w:hAnsi="Arial" w:cs="Arial"/>
                <w:color w:val="000000"/>
                <w:sz w:val="24"/>
                <w:szCs w:val="24"/>
              </w:rPr>
              <w:t>gebra de funciones</w:t>
            </w:r>
          </w:p>
        </w:tc>
      </w:tr>
      <w:tr w:rsidR="000C5368" w:rsidRPr="00560ED9" w14:paraId="5602142B" w14:textId="77777777" w:rsidTr="000C5368">
        <w:tc>
          <w:tcPr>
            <w:tcW w:w="2518" w:type="dxa"/>
          </w:tcPr>
          <w:p w14:paraId="16772524" w14:textId="77777777" w:rsidR="000C5368" w:rsidRPr="00560ED9" w:rsidRDefault="000C5368" w:rsidP="000C5368">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tcPr>
          <w:p w14:paraId="491DABD1" w14:textId="77777777" w:rsidR="006D2BC2" w:rsidRPr="006D2BC2" w:rsidRDefault="006D2BC2" w:rsidP="006D2BC2">
            <w:pPr>
              <w:rPr>
                <w:rFonts w:ascii="Arial" w:hAnsi="Arial" w:cs="Arial"/>
                <w:sz w:val="24"/>
                <w:szCs w:val="24"/>
              </w:rPr>
            </w:pPr>
            <w:r w:rsidRPr="006D2BC2">
              <w:rPr>
                <w:rFonts w:ascii="Arial" w:hAnsi="Arial" w:cs="Arial"/>
                <w:color w:val="000000"/>
                <w:sz w:val="24"/>
                <w:szCs w:val="24"/>
              </w:rPr>
              <w:t>Actividad en la que se practican las operaciones con funciones</w:t>
            </w:r>
          </w:p>
          <w:p w14:paraId="73D88F65" w14:textId="51D73BCB" w:rsidR="000C5368" w:rsidRPr="00560ED9" w:rsidRDefault="000C5368" w:rsidP="00993BA5">
            <w:pPr>
              <w:rPr>
                <w:rFonts w:ascii="Arial" w:eastAsiaTheme="minorEastAsia" w:hAnsi="Arial" w:cs="Arial"/>
                <w:color w:val="000000"/>
                <w:sz w:val="24"/>
                <w:szCs w:val="24"/>
              </w:rPr>
            </w:pPr>
          </w:p>
        </w:tc>
      </w:tr>
    </w:tbl>
    <w:p w14:paraId="7BA5945A" w14:textId="77777777" w:rsidR="00FC0AFE" w:rsidRPr="00560ED9" w:rsidRDefault="00FC0AFE" w:rsidP="00962CCA">
      <w:pPr>
        <w:tabs>
          <w:tab w:val="right" w:pos="8498"/>
        </w:tabs>
        <w:spacing w:after="0"/>
        <w:jc w:val="both"/>
        <w:rPr>
          <w:rFonts w:ascii="Arial" w:hAnsi="Arial" w:cs="Arial"/>
          <w:highlight w:val="yellow"/>
        </w:rPr>
      </w:pPr>
    </w:p>
    <w:p w14:paraId="35C5E0AD" w14:textId="48A55A90" w:rsidR="00F93EF0" w:rsidRDefault="000C5368" w:rsidP="00962CCA">
      <w:pPr>
        <w:tabs>
          <w:tab w:val="right" w:pos="8498"/>
        </w:tabs>
        <w:spacing w:after="0"/>
        <w:jc w:val="both"/>
        <w:rPr>
          <w:rFonts w:ascii="Arial" w:hAnsi="Arial" w:cs="Arial"/>
          <w:b/>
        </w:rPr>
      </w:pPr>
      <w:r w:rsidRPr="00560ED9">
        <w:rPr>
          <w:rFonts w:ascii="Arial" w:hAnsi="Arial" w:cs="Arial"/>
          <w:highlight w:val="yellow"/>
        </w:rPr>
        <w:t xml:space="preserve"> </w:t>
      </w:r>
      <w:r w:rsidR="00F93EF0" w:rsidRPr="00560ED9">
        <w:rPr>
          <w:rFonts w:ascii="Arial" w:hAnsi="Arial" w:cs="Arial"/>
          <w:highlight w:val="yellow"/>
        </w:rPr>
        <w:t>[SECCIÓN</w:t>
      </w:r>
      <w:r w:rsidR="000B1AFF" w:rsidRPr="00560ED9">
        <w:rPr>
          <w:rFonts w:ascii="Arial" w:hAnsi="Arial" w:cs="Arial"/>
          <w:highlight w:val="yellow"/>
        </w:rPr>
        <w:t xml:space="preserve"> 2</w:t>
      </w:r>
      <w:r w:rsidR="00F93EF0" w:rsidRPr="00560ED9">
        <w:rPr>
          <w:rFonts w:ascii="Arial" w:hAnsi="Arial" w:cs="Arial"/>
          <w:highlight w:val="yellow"/>
        </w:rPr>
        <w:t>]</w:t>
      </w:r>
      <w:r w:rsidR="00B63F40">
        <w:rPr>
          <w:rFonts w:ascii="Arial" w:hAnsi="Arial" w:cs="Arial"/>
        </w:rPr>
        <w:t xml:space="preserve"> </w:t>
      </w:r>
      <w:r w:rsidR="00D13633" w:rsidRPr="00560ED9">
        <w:rPr>
          <w:rFonts w:ascii="Arial" w:hAnsi="Arial" w:cs="Arial"/>
          <w:b/>
        </w:rPr>
        <w:t>4.</w:t>
      </w:r>
      <w:r w:rsidR="000B1AFF" w:rsidRPr="00560ED9">
        <w:rPr>
          <w:rFonts w:ascii="Arial" w:hAnsi="Arial" w:cs="Arial"/>
          <w:b/>
        </w:rPr>
        <w:t>2</w:t>
      </w:r>
      <w:r w:rsidR="00F93EF0" w:rsidRPr="00560ED9">
        <w:rPr>
          <w:rFonts w:ascii="Arial" w:hAnsi="Arial" w:cs="Arial"/>
          <w:b/>
        </w:rPr>
        <w:t xml:space="preserve"> </w:t>
      </w:r>
      <w:r w:rsidRPr="00560ED9">
        <w:rPr>
          <w:rFonts w:ascii="Arial" w:hAnsi="Arial" w:cs="Arial"/>
          <w:b/>
        </w:rPr>
        <w:t>C</w:t>
      </w:r>
      <w:r w:rsidR="00D13633" w:rsidRPr="00560ED9">
        <w:rPr>
          <w:rFonts w:ascii="Arial" w:hAnsi="Arial" w:cs="Arial"/>
          <w:b/>
        </w:rPr>
        <w:t>omposición</w:t>
      </w:r>
      <w:r w:rsidR="00921536" w:rsidRPr="00560ED9">
        <w:rPr>
          <w:rFonts w:ascii="Arial" w:hAnsi="Arial" w:cs="Arial"/>
          <w:b/>
        </w:rPr>
        <w:t xml:space="preserve"> de funciones</w:t>
      </w:r>
    </w:p>
    <w:p w14:paraId="03CF790A" w14:textId="64AABF69" w:rsidR="004F7FC8" w:rsidRPr="004F7FC8" w:rsidRDefault="004F7FC8" w:rsidP="004F7FC8">
      <w:pPr>
        <w:pStyle w:val="Textocomentario"/>
        <w:rPr>
          <w:rFonts w:ascii="Arial" w:hAnsi="Arial" w:cs="Arial"/>
          <w:b/>
          <w:sz w:val="24"/>
          <w:szCs w:val="24"/>
        </w:rPr>
      </w:pPr>
      <w:r w:rsidRPr="004F7FC8">
        <w:rPr>
          <w:rFonts w:ascii="Arial" w:hAnsi="Arial" w:cs="Arial"/>
          <w:sz w:val="24"/>
          <w:szCs w:val="24"/>
        </w:rPr>
        <w:t xml:space="preserve">Dadas dos funciones </w:t>
      </w:r>
      <w:r w:rsidRPr="004F7FC8">
        <w:rPr>
          <w:rFonts w:ascii="Times New Roman" w:hAnsi="Times New Roman"/>
          <w:i/>
          <w:sz w:val="24"/>
          <w:szCs w:val="24"/>
        </w:rPr>
        <w:t>f</w:t>
      </w:r>
      <w:r w:rsidRPr="004F7FC8">
        <w:rPr>
          <w:rFonts w:ascii="Arial" w:hAnsi="Arial" w:cs="Arial"/>
          <w:sz w:val="24"/>
          <w:szCs w:val="24"/>
        </w:rPr>
        <w:t xml:space="preserve"> y </w:t>
      </w:r>
      <w:r w:rsidRPr="004F7FC8">
        <w:rPr>
          <w:rFonts w:ascii="Times New Roman" w:hAnsi="Times New Roman"/>
          <w:i/>
          <w:sz w:val="24"/>
          <w:szCs w:val="24"/>
        </w:rPr>
        <w:t>g</w:t>
      </w:r>
      <w:r w:rsidRPr="004F7FC8">
        <w:rPr>
          <w:rFonts w:ascii="Arial" w:hAnsi="Arial" w:cs="Arial"/>
          <w:sz w:val="24"/>
          <w:szCs w:val="24"/>
        </w:rPr>
        <w:t>, se define una función</w:t>
      </w:r>
      <w:r w:rsidR="000460EA">
        <w:rPr>
          <w:rFonts w:ascii="Arial" w:hAnsi="Arial" w:cs="Arial"/>
          <w:sz w:val="24"/>
          <w:szCs w:val="24"/>
        </w:rPr>
        <w:t xml:space="preserve"> </w:t>
      </w:r>
      <w:r w:rsidR="000460EA" w:rsidRPr="000460EA">
        <w:rPr>
          <w:rFonts w:ascii="Arial" w:hAnsi="Arial" w:cs="Arial"/>
          <w:i/>
          <w:sz w:val="24"/>
          <w:szCs w:val="24"/>
        </w:rPr>
        <w:t xml:space="preserve">g </w:t>
      </w:r>
      <w:r w:rsidR="000460EA" w:rsidRPr="000460EA">
        <w:rPr>
          <w:rFonts w:ascii="Cambria Math" w:hAnsi="Cambria Math" w:cs="Arial"/>
          <w:i/>
          <w:sz w:val="24"/>
          <w:szCs w:val="24"/>
        </w:rPr>
        <w:t>∘</w:t>
      </w:r>
      <w:r w:rsidR="000460EA" w:rsidRPr="000460EA">
        <w:rPr>
          <w:rFonts w:ascii="Arial" w:hAnsi="Arial" w:cs="Arial"/>
          <w:i/>
          <w:sz w:val="24"/>
          <w:szCs w:val="24"/>
        </w:rPr>
        <w:t xml:space="preserve"> f</w:t>
      </w:r>
      <w:r w:rsidRPr="004F7FC8">
        <w:rPr>
          <w:rFonts w:ascii="Arial" w:hAnsi="Arial" w:cs="Arial"/>
          <w:sz w:val="24"/>
          <w:szCs w:val="24"/>
        </w:rPr>
        <w:t xml:space="preserve"> </w:t>
      </w:r>
      <w:r w:rsidR="000460EA">
        <w:rPr>
          <w:rFonts w:ascii="Arial" w:hAnsi="Arial" w:cs="Arial"/>
          <w:sz w:val="24"/>
          <w:szCs w:val="24"/>
        </w:rPr>
        <w:t xml:space="preserve"> </w:t>
      </w:r>
      <w:r w:rsidRPr="004F7FC8">
        <w:rPr>
          <w:rFonts w:ascii="Arial" w:eastAsiaTheme="minorEastAsia" w:hAnsi="Arial" w:cs="Arial"/>
          <w:sz w:val="24"/>
          <w:szCs w:val="24"/>
        </w:rPr>
        <w:t>llamada</w:t>
      </w:r>
      <w:r>
        <w:rPr>
          <w:rFonts w:ascii="Arial" w:eastAsiaTheme="minorEastAsia" w:hAnsi="Arial" w:cs="Arial"/>
          <w:b/>
          <w:sz w:val="24"/>
          <w:szCs w:val="24"/>
        </w:rPr>
        <w:t xml:space="preserve"> </w:t>
      </w:r>
      <w:r w:rsidRPr="004F7FC8">
        <w:rPr>
          <w:rFonts w:ascii="Times New Roman" w:eastAsiaTheme="minorEastAsia" w:hAnsi="Times New Roman"/>
          <w:b/>
          <w:i/>
          <w:sz w:val="24"/>
          <w:szCs w:val="24"/>
        </w:rPr>
        <w:t>g</w:t>
      </w:r>
      <w:r>
        <w:rPr>
          <w:rFonts w:ascii="Arial" w:eastAsiaTheme="minorEastAsia" w:hAnsi="Arial" w:cs="Arial"/>
          <w:b/>
          <w:sz w:val="24"/>
          <w:szCs w:val="24"/>
        </w:rPr>
        <w:t xml:space="preserve"> </w:t>
      </w:r>
      <w:r w:rsidRPr="004F7FC8">
        <w:rPr>
          <w:rFonts w:ascii="Arial" w:eastAsiaTheme="minorEastAsia" w:hAnsi="Arial" w:cs="Arial"/>
          <w:b/>
          <w:sz w:val="24"/>
          <w:szCs w:val="24"/>
        </w:rPr>
        <w:t xml:space="preserve">compuesta </w:t>
      </w:r>
      <m:oMath>
        <m:r>
          <m:rPr>
            <m:sty m:val="bi"/>
          </m:rPr>
          <w:rPr>
            <w:rFonts w:ascii="Cambria Math" w:eastAsiaTheme="minorEastAsia" w:hAnsi="Cambria Math" w:cs="Arial"/>
            <w:sz w:val="24"/>
            <w:szCs w:val="24"/>
          </w:rPr>
          <m:t xml:space="preserve">f. </m:t>
        </m:r>
        <m:r>
          <w:rPr>
            <w:rFonts w:ascii="Cambria Math" w:eastAsiaTheme="minorEastAsia" w:hAnsi="Cambria Math" w:cs="Arial"/>
            <w:sz w:val="24"/>
            <w:szCs w:val="24"/>
          </w:rPr>
          <m:t xml:space="preserve"> </m:t>
        </m:r>
      </m:oMath>
      <w:r w:rsidRPr="004F7FC8">
        <w:rPr>
          <w:rFonts w:ascii="Arial" w:eastAsiaTheme="minorEastAsia" w:hAnsi="Arial" w:cs="Arial"/>
          <w:sz w:val="24"/>
          <w:szCs w:val="24"/>
        </w:rPr>
        <w:t xml:space="preserve">Esta nueva función aplica sucesivamente </w:t>
      </w:r>
      <w:r w:rsidRPr="004F7FC8">
        <w:rPr>
          <w:rFonts w:ascii="Times New Roman" w:eastAsiaTheme="minorEastAsia" w:hAnsi="Times New Roman"/>
          <w:i/>
          <w:sz w:val="24"/>
          <w:szCs w:val="24"/>
        </w:rPr>
        <w:t>f</w:t>
      </w:r>
      <w:r w:rsidRPr="004F7FC8">
        <w:rPr>
          <w:rFonts w:ascii="Arial" w:eastAsiaTheme="minorEastAsia" w:hAnsi="Arial" w:cs="Arial"/>
          <w:sz w:val="24"/>
          <w:szCs w:val="24"/>
        </w:rPr>
        <w:t xml:space="preserve"> y </w:t>
      </w:r>
      <w:r w:rsidRPr="004F7FC8">
        <w:rPr>
          <w:rFonts w:ascii="Times New Roman" w:eastAsiaTheme="minorEastAsia" w:hAnsi="Times New Roman"/>
          <w:i/>
          <w:sz w:val="24"/>
          <w:szCs w:val="24"/>
        </w:rPr>
        <w:t>g</w:t>
      </w:r>
      <w:r w:rsidRPr="004F7FC8">
        <w:rPr>
          <w:rFonts w:ascii="Arial" w:eastAsiaTheme="minorEastAsia" w:hAnsi="Arial" w:cs="Arial"/>
          <w:sz w:val="24"/>
          <w:szCs w:val="24"/>
        </w:rPr>
        <w:t xml:space="preserve"> a elementos del dominio de </w:t>
      </w:r>
      <w:r w:rsidRPr="004F7FC8">
        <w:rPr>
          <w:rFonts w:ascii="Times New Roman" w:eastAsiaTheme="minorEastAsia" w:hAnsi="Times New Roman"/>
          <w:i/>
          <w:sz w:val="24"/>
          <w:szCs w:val="24"/>
        </w:rPr>
        <w:t>f</w:t>
      </w:r>
      <w:r w:rsidRPr="004F7FC8">
        <w:rPr>
          <w:rFonts w:ascii="Arial" w:eastAsiaTheme="minorEastAsia" w:hAnsi="Arial" w:cs="Arial"/>
          <w:sz w:val="24"/>
          <w:szCs w:val="24"/>
        </w:rPr>
        <w:t xml:space="preserve">, es decir, calcula valores </w:t>
      </w:r>
      <w:proofErr w:type="gramStart"/>
      <w:r w:rsidRPr="004F7FC8">
        <w:rPr>
          <w:rFonts w:ascii="Times New Roman" w:eastAsiaTheme="minorEastAsia" w:hAnsi="Times New Roman"/>
          <w:i/>
          <w:sz w:val="24"/>
          <w:szCs w:val="24"/>
        </w:rPr>
        <w:t>g(</w:t>
      </w:r>
      <w:proofErr w:type="gramEnd"/>
      <w:r w:rsidRPr="004F7FC8">
        <w:rPr>
          <w:rFonts w:ascii="Times New Roman" w:eastAsiaTheme="minorEastAsia" w:hAnsi="Times New Roman"/>
          <w:i/>
          <w:sz w:val="24"/>
          <w:szCs w:val="24"/>
        </w:rPr>
        <w:t>f(x))</w:t>
      </w:r>
      <w:r w:rsidRPr="004F7FC8">
        <w:rPr>
          <w:rFonts w:ascii="Arial" w:eastAsiaTheme="minorEastAsia" w:hAnsi="Arial" w:cs="Arial"/>
          <w:sz w:val="24"/>
          <w:szCs w:val="24"/>
        </w:rPr>
        <w:t>.</w:t>
      </w:r>
    </w:p>
    <w:tbl>
      <w:tblPr>
        <w:tblStyle w:val="Tablaconcuadrcula"/>
        <w:tblW w:w="9054" w:type="dxa"/>
        <w:tblLayout w:type="fixed"/>
        <w:tblLook w:val="04A0" w:firstRow="1" w:lastRow="0" w:firstColumn="1" w:lastColumn="0" w:noHBand="0" w:noVBand="1"/>
      </w:tblPr>
      <w:tblGrid>
        <w:gridCol w:w="1384"/>
        <w:gridCol w:w="7670"/>
      </w:tblGrid>
      <w:tr w:rsidR="00B30DF8" w:rsidRPr="00560ED9" w14:paraId="78E81F1F" w14:textId="77777777" w:rsidTr="004F7FC8">
        <w:tc>
          <w:tcPr>
            <w:tcW w:w="9054" w:type="dxa"/>
            <w:gridSpan w:val="2"/>
            <w:shd w:val="clear" w:color="auto" w:fill="0D0D0D" w:themeFill="text1" w:themeFillTint="F2"/>
          </w:tcPr>
          <w:p w14:paraId="711422F9" w14:textId="77777777" w:rsidR="00B30DF8" w:rsidRPr="00560ED9" w:rsidRDefault="00B30DF8" w:rsidP="00B30DF8">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2C8EAF4E" w14:textId="77777777" w:rsidR="00B30DF8" w:rsidRPr="00560ED9" w:rsidRDefault="00B30DF8" w:rsidP="00B30DF8">
            <w:pPr>
              <w:jc w:val="center"/>
              <w:rPr>
                <w:rFonts w:ascii="Arial" w:hAnsi="Arial" w:cs="Arial"/>
                <w:b/>
                <w:color w:val="FFFFFF" w:themeColor="background1"/>
              </w:rPr>
            </w:pPr>
          </w:p>
        </w:tc>
      </w:tr>
      <w:tr w:rsidR="00B30DF8" w:rsidRPr="00560ED9" w14:paraId="07581AD4" w14:textId="77777777" w:rsidTr="004F7FC8">
        <w:tc>
          <w:tcPr>
            <w:tcW w:w="1384" w:type="dxa"/>
          </w:tcPr>
          <w:p w14:paraId="7BFED5A7" w14:textId="77777777" w:rsidR="00B30DF8" w:rsidRPr="00560ED9" w:rsidRDefault="00B30DF8" w:rsidP="00B30DF8">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A576F5C" w14:textId="14B5CDBE" w:rsidR="00B30DF8" w:rsidRPr="00560ED9" w:rsidRDefault="00726EB4" w:rsidP="00B30DF8">
            <w:pPr>
              <w:rPr>
                <w:rFonts w:ascii="Arial" w:hAnsi="Arial" w:cs="Arial"/>
                <w:b/>
                <w:color w:val="000000"/>
                <w:sz w:val="18"/>
                <w:szCs w:val="18"/>
              </w:rPr>
            </w:pPr>
            <w:r>
              <w:rPr>
                <w:rFonts w:ascii="Arial" w:hAnsi="Arial" w:cs="Arial"/>
                <w:color w:val="000000"/>
              </w:rPr>
              <w:t>MA_11_02_IMG38</w:t>
            </w:r>
            <w:bookmarkStart w:id="9" w:name="_GoBack"/>
            <w:bookmarkEnd w:id="9"/>
          </w:p>
        </w:tc>
      </w:tr>
      <w:tr w:rsidR="00B30DF8" w:rsidRPr="00560ED9" w14:paraId="0841AFC1" w14:textId="77777777" w:rsidTr="004F7FC8">
        <w:tc>
          <w:tcPr>
            <w:tcW w:w="1384" w:type="dxa"/>
          </w:tcPr>
          <w:p w14:paraId="5A09FAF9" w14:textId="77777777" w:rsidR="00B30DF8" w:rsidRPr="00560ED9" w:rsidRDefault="00B30DF8" w:rsidP="00B30DF8">
            <w:pPr>
              <w:rPr>
                <w:rFonts w:ascii="Arial" w:hAnsi="Arial" w:cs="Arial"/>
                <w:color w:val="000000"/>
              </w:rPr>
            </w:pPr>
            <w:r w:rsidRPr="00560ED9">
              <w:rPr>
                <w:rFonts w:ascii="Arial" w:hAnsi="Arial" w:cs="Arial"/>
                <w:b/>
                <w:color w:val="000000"/>
                <w:sz w:val="18"/>
                <w:szCs w:val="18"/>
              </w:rPr>
              <w:t>Descripción</w:t>
            </w:r>
          </w:p>
        </w:tc>
        <w:tc>
          <w:tcPr>
            <w:tcW w:w="7670" w:type="dxa"/>
          </w:tcPr>
          <w:p w14:paraId="4BEE18FE" w14:textId="183B1652" w:rsidR="00B30DF8" w:rsidRPr="00560ED9" w:rsidRDefault="00A70BBC" w:rsidP="00B30DF8">
            <w:pPr>
              <w:rPr>
                <w:rFonts w:ascii="Arial" w:eastAsiaTheme="minorEastAsia" w:hAnsi="Arial" w:cs="Arial"/>
                <w:color w:val="000000"/>
              </w:rPr>
            </w:pPr>
            <w:r w:rsidRPr="00560ED9">
              <w:rPr>
                <w:rFonts w:ascii="Arial" w:eastAsiaTheme="minorEastAsia" w:hAnsi="Arial" w:cs="Arial"/>
                <w:color w:val="000000"/>
              </w:rPr>
              <w:t>Diagram</w:t>
            </w:r>
            <w:r w:rsidR="003354C1" w:rsidRPr="00560ED9">
              <w:rPr>
                <w:rFonts w:ascii="Arial" w:eastAsiaTheme="minorEastAsia" w:hAnsi="Arial" w:cs="Arial"/>
                <w:color w:val="000000"/>
              </w:rPr>
              <w:t>a</w:t>
            </w:r>
            <w:r w:rsidRPr="00560ED9">
              <w:rPr>
                <w:rFonts w:ascii="Arial" w:eastAsiaTheme="minorEastAsia" w:hAnsi="Arial" w:cs="Arial"/>
                <w:color w:val="000000"/>
              </w:rPr>
              <w:t xml:space="preserve"> que muestra la </w:t>
            </w:r>
            <w:r w:rsidR="004F7FC8">
              <w:rPr>
                <w:rFonts w:ascii="Arial" w:eastAsiaTheme="minorEastAsia" w:hAnsi="Arial" w:cs="Arial"/>
                <w:color w:val="000000"/>
              </w:rPr>
              <w:t>c</w:t>
            </w:r>
            <w:r w:rsidR="00B30DF8" w:rsidRPr="00560ED9">
              <w:rPr>
                <w:rFonts w:ascii="Arial" w:eastAsiaTheme="minorEastAsia" w:hAnsi="Arial" w:cs="Arial"/>
                <w:color w:val="000000"/>
              </w:rPr>
              <w:t>omposición de funciones</w:t>
            </w:r>
          </w:p>
        </w:tc>
      </w:tr>
      <w:tr w:rsidR="00B30DF8" w:rsidRPr="00560ED9" w14:paraId="18441313" w14:textId="77777777" w:rsidTr="004F7FC8">
        <w:tc>
          <w:tcPr>
            <w:tcW w:w="1384" w:type="dxa"/>
          </w:tcPr>
          <w:p w14:paraId="5B002CAB" w14:textId="77777777" w:rsidR="00B30DF8" w:rsidRPr="00560ED9" w:rsidRDefault="00B30DF8" w:rsidP="00B30DF8">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30BE86BF" w14:textId="72C3A91A" w:rsidR="00B30DF8" w:rsidRPr="00560ED9" w:rsidRDefault="008E1CD6" w:rsidP="00B30DF8">
            <w:pPr>
              <w:rPr>
                <w:rFonts w:ascii="Arial" w:hAnsi="Arial" w:cs="Arial"/>
                <w:color w:val="000000"/>
              </w:rPr>
            </w:pPr>
            <w:hyperlink r:id="rId31" w:history="1">
              <w:r w:rsidR="00C567FE" w:rsidRPr="00560ED9">
                <w:rPr>
                  <w:rStyle w:val="Hipervnculo"/>
                  <w:rFonts w:ascii="Arial" w:hAnsi="Arial" w:cs="Arial"/>
                </w:rPr>
                <w:t>http://iesaricel.org/rafanogal/funciones/funciones-archivos/composicion.gif</w:t>
              </w:r>
            </w:hyperlink>
            <w:r w:rsidR="00C567FE" w:rsidRPr="00560ED9">
              <w:rPr>
                <w:rFonts w:ascii="Arial" w:hAnsi="Arial" w:cs="Arial"/>
                <w:color w:val="000000"/>
              </w:rPr>
              <w:t xml:space="preserve"> </w:t>
            </w:r>
          </w:p>
        </w:tc>
      </w:tr>
      <w:tr w:rsidR="00B30DF8" w:rsidRPr="00560ED9" w14:paraId="23C50931" w14:textId="77777777" w:rsidTr="004F7FC8">
        <w:tc>
          <w:tcPr>
            <w:tcW w:w="1384" w:type="dxa"/>
          </w:tcPr>
          <w:p w14:paraId="069C7089" w14:textId="77777777" w:rsidR="00B30DF8" w:rsidRPr="00560ED9" w:rsidRDefault="00B30DF8" w:rsidP="00B30DF8">
            <w:pPr>
              <w:rPr>
                <w:rFonts w:ascii="Arial" w:hAnsi="Arial" w:cs="Arial"/>
                <w:color w:val="000000"/>
              </w:rPr>
            </w:pPr>
            <w:r w:rsidRPr="00560ED9">
              <w:rPr>
                <w:rFonts w:ascii="Arial" w:hAnsi="Arial" w:cs="Arial"/>
                <w:b/>
                <w:color w:val="000000"/>
                <w:sz w:val="18"/>
                <w:szCs w:val="18"/>
              </w:rPr>
              <w:t>Pie de imagen</w:t>
            </w:r>
          </w:p>
        </w:tc>
        <w:tc>
          <w:tcPr>
            <w:tcW w:w="7670" w:type="dxa"/>
          </w:tcPr>
          <w:p w14:paraId="3A95E6D3" w14:textId="29BFC966" w:rsidR="00B30DF8" w:rsidRPr="00560ED9" w:rsidRDefault="000460EA" w:rsidP="00D5418D">
            <w:pPr>
              <w:tabs>
                <w:tab w:val="right" w:pos="8498"/>
              </w:tabs>
              <w:jc w:val="both"/>
              <w:rPr>
                <w:rFonts w:ascii="Arial" w:eastAsiaTheme="minorEastAsia" w:hAnsi="Arial" w:cs="Arial"/>
              </w:rPr>
            </w:pPr>
            <w:r>
              <w:rPr>
                <w:rFonts w:ascii="Arial" w:eastAsiaTheme="minorEastAsia" w:hAnsi="Arial" w:cs="Arial"/>
              </w:rPr>
              <w:t>El d</w:t>
            </w:r>
            <w:r w:rsidR="004F7FC8">
              <w:rPr>
                <w:rFonts w:ascii="Arial" w:eastAsiaTheme="minorEastAsia" w:hAnsi="Arial" w:cs="Arial"/>
              </w:rPr>
              <w:t>iagrama s</w:t>
            </w:r>
            <w:r w:rsidR="00B30DF8" w:rsidRPr="00560ED9">
              <w:rPr>
                <w:rFonts w:ascii="Arial" w:eastAsiaTheme="minorEastAsia" w:hAnsi="Arial" w:cs="Arial"/>
              </w:rPr>
              <w:t>agital de la comp</w:t>
            </w:r>
            <w:r w:rsidR="005834B6">
              <w:rPr>
                <w:rFonts w:ascii="Arial" w:eastAsiaTheme="minorEastAsia" w:hAnsi="Arial" w:cs="Arial"/>
              </w:rPr>
              <w:t>osición de funciones</w:t>
            </w:r>
            <w:r>
              <w:rPr>
                <w:rFonts w:ascii="Arial" w:eastAsiaTheme="minorEastAsia" w:hAnsi="Arial" w:cs="Arial"/>
              </w:rPr>
              <w:t xml:space="preserve"> revela que</w:t>
            </w:r>
            <w:r w:rsidRPr="00560ED9">
              <w:rPr>
                <w:rFonts w:ascii="Arial" w:eastAsiaTheme="minorEastAsia" w:hAnsi="Arial" w:cs="Arial"/>
              </w:rPr>
              <w:t xml:space="preserve"> para poder establecer la composición</w:t>
            </w:r>
            <w:r w:rsidR="00D5418D">
              <w:rPr>
                <w:rFonts w:ascii="Arial" w:eastAsiaTheme="minorEastAsia" w:hAnsi="Arial" w:cs="Arial"/>
              </w:rPr>
              <w:t xml:space="preserve"> </w:t>
            </w:r>
            <w:r w:rsidR="00D5418D" w:rsidRPr="00D5418D">
              <w:rPr>
                <w:rFonts w:ascii="Arial" w:eastAsiaTheme="minorEastAsia" w:hAnsi="Arial" w:cs="Arial"/>
                <w:i/>
              </w:rPr>
              <w:t xml:space="preserve">g </w:t>
            </w:r>
            <w:r w:rsidR="00D5418D" w:rsidRPr="00D5418D">
              <w:rPr>
                <w:rFonts w:ascii="Cambria Math" w:eastAsiaTheme="minorEastAsia" w:hAnsi="Cambria Math" w:cs="Arial"/>
                <w:i/>
              </w:rPr>
              <w:t>∘</w:t>
            </w:r>
            <w:r w:rsidR="00D5418D" w:rsidRPr="00D5418D">
              <w:rPr>
                <w:rFonts w:ascii="Arial" w:eastAsiaTheme="minorEastAsia" w:hAnsi="Arial" w:cs="Arial"/>
                <w:i/>
              </w:rPr>
              <w:t xml:space="preserve"> f</w:t>
            </w:r>
            <w:r w:rsidRPr="00560ED9">
              <w:rPr>
                <w:rFonts w:ascii="Arial" w:eastAsiaTheme="minorEastAsia" w:hAnsi="Arial" w:cs="Arial"/>
              </w:rPr>
              <w:t xml:space="preserve">, el rango de </w:t>
            </w:r>
            <w:r w:rsidRPr="00560ED9">
              <w:rPr>
                <w:rFonts w:ascii="Arial" w:eastAsiaTheme="minorEastAsia" w:hAnsi="Arial" w:cs="Arial"/>
                <w:i/>
              </w:rPr>
              <w:t>f</w:t>
            </w:r>
            <w:r w:rsidRPr="00560ED9">
              <w:rPr>
                <w:rFonts w:ascii="Arial" w:eastAsiaTheme="minorEastAsia" w:hAnsi="Arial" w:cs="Arial"/>
              </w:rPr>
              <w:t xml:space="preserve"> debe ser igual al dominio de </w:t>
            </w:r>
            <w:r w:rsidRPr="00560ED9">
              <w:rPr>
                <w:rFonts w:ascii="Arial" w:eastAsiaTheme="minorEastAsia" w:hAnsi="Arial" w:cs="Arial"/>
                <w:i/>
              </w:rPr>
              <w:t>g</w:t>
            </w:r>
          </w:p>
        </w:tc>
      </w:tr>
    </w:tbl>
    <w:p w14:paraId="2074D384" w14:textId="77777777" w:rsidR="00B30DF8" w:rsidRPr="00560ED9" w:rsidRDefault="00B30DF8" w:rsidP="00962CCA">
      <w:pPr>
        <w:tabs>
          <w:tab w:val="right" w:pos="8498"/>
        </w:tabs>
        <w:spacing w:after="0"/>
        <w:jc w:val="both"/>
        <w:rPr>
          <w:rFonts w:ascii="Arial" w:eastAsiaTheme="minorEastAsia" w:hAnsi="Arial" w:cs="Arial"/>
        </w:rPr>
      </w:pPr>
    </w:p>
    <w:p w14:paraId="6F568470" w14:textId="057E055A" w:rsidR="0043493D" w:rsidRPr="004F7FC8" w:rsidRDefault="004F7FC8" w:rsidP="00962CCA">
      <w:pPr>
        <w:tabs>
          <w:tab w:val="right" w:pos="8498"/>
        </w:tabs>
        <w:spacing w:after="0"/>
        <w:jc w:val="both"/>
        <w:rPr>
          <w:rFonts w:ascii="Arial" w:hAnsi="Arial" w:cs="Arial"/>
        </w:rPr>
      </w:pPr>
      <w:r>
        <w:rPr>
          <w:rFonts w:ascii="Arial" w:eastAsiaTheme="minorEastAsia" w:hAnsi="Arial" w:cs="Arial"/>
        </w:rPr>
        <w:t>Formalmente</w:t>
      </w:r>
      <w:r w:rsidR="000460EA">
        <w:rPr>
          <w:rFonts w:ascii="Arial" w:eastAsiaTheme="minorEastAsia" w:hAnsi="Arial" w:cs="Arial"/>
        </w:rPr>
        <w:t>,</w:t>
      </w:r>
    </w:p>
    <w:p w14:paraId="1E91F159" w14:textId="77777777" w:rsidR="00921536" w:rsidRPr="00560ED9" w:rsidRDefault="00921536"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9"/>
        <w:gridCol w:w="6339"/>
      </w:tblGrid>
      <w:tr w:rsidR="00AC5089" w:rsidRPr="00560ED9" w14:paraId="1A3B2251" w14:textId="77777777" w:rsidTr="00AC5089">
        <w:tc>
          <w:tcPr>
            <w:tcW w:w="8978" w:type="dxa"/>
            <w:gridSpan w:val="2"/>
            <w:shd w:val="clear" w:color="auto" w:fill="000000" w:themeFill="text1"/>
          </w:tcPr>
          <w:p w14:paraId="0F430C4A" w14:textId="77777777" w:rsidR="00AC5089" w:rsidRPr="00560ED9" w:rsidRDefault="00AC5089" w:rsidP="00AC5089">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AC5089" w:rsidRPr="00560ED9" w14:paraId="4B07F073" w14:textId="77777777" w:rsidTr="00AC5089">
        <w:tc>
          <w:tcPr>
            <w:tcW w:w="2518" w:type="dxa"/>
          </w:tcPr>
          <w:p w14:paraId="69A03013" w14:textId="77777777" w:rsidR="00AC5089" w:rsidRPr="00560ED9" w:rsidRDefault="00AC5089" w:rsidP="00AC5089">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41614103" w14:textId="555752A7" w:rsidR="00AC5089" w:rsidRPr="00560ED9" w:rsidRDefault="00921536" w:rsidP="00AC5089">
            <w:pPr>
              <w:rPr>
                <w:rFonts w:ascii="Arial" w:hAnsi="Arial" w:cs="Arial"/>
                <w:b/>
                <w:color w:val="000000"/>
                <w:sz w:val="24"/>
                <w:szCs w:val="24"/>
              </w:rPr>
            </w:pPr>
            <w:r w:rsidRPr="00560ED9">
              <w:rPr>
                <w:rFonts w:ascii="Arial" w:hAnsi="Arial" w:cs="Arial"/>
                <w:b/>
                <w:color w:val="000000"/>
                <w:sz w:val="24"/>
                <w:szCs w:val="24"/>
              </w:rPr>
              <w:t>Composición de funciones</w:t>
            </w:r>
          </w:p>
        </w:tc>
      </w:tr>
      <w:tr w:rsidR="00AC5089" w:rsidRPr="00560ED9" w14:paraId="3868A088" w14:textId="77777777" w:rsidTr="00AC5089">
        <w:tc>
          <w:tcPr>
            <w:tcW w:w="2518" w:type="dxa"/>
          </w:tcPr>
          <w:p w14:paraId="0AA035E3" w14:textId="77777777" w:rsidR="00AC5089" w:rsidRPr="00560ED9" w:rsidRDefault="00AC5089" w:rsidP="00AC5089">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3F3FEB3B" w14:textId="6BAD22E7" w:rsidR="00AC5089" w:rsidRDefault="00AC5089" w:rsidP="00AC5089">
            <w:pPr>
              <w:tabs>
                <w:tab w:val="right" w:pos="8498"/>
              </w:tabs>
              <w:jc w:val="both"/>
              <w:rPr>
                <w:rFonts w:ascii="Arial" w:eastAsiaTheme="minorEastAsia" w:hAnsi="Arial" w:cs="Arial"/>
              </w:rPr>
            </w:pPr>
            <w:r w:rsidRPr="00560ED9">
              <w:rPr>
                <w:rFonts w:ascii="Arial" w:hAnsi="Arial" w:cs="Arial"/>
              </w:rPr>
              <w:t>Dadas</w:t>
            </w:r>
            <w:r w:rsidR="000460EA">
              <w:rPr>
                <w:rFonts w:ascii="Arial" w:hAnsi="Arial" w:cs="Arial"/>
              </w:rPr>
              <w:t xml:space="preserve"> </w:t>
            </w:r>
            <w:r w:rsidR="000460EA" w:rsidRPr="000460EA">
              <w:rPr>
                <w:rFonts w:ascii="Arial" w:hAnsi="Arial" w:cs="Arial"/>
                <w:i/>
              </w:rPr>
              <w:t>f</w:t>
            </w:r>
            <w:r w:rsidR="000460EA">
              <w:rPr>
                <w:rFonts w:ascii="Arial" w:hAnsi="Arial" w:cs="Arial"/>
              </w:rPr>
              <w:t xml:space="preserve"> y </w:t>
            </w:r>
            <w:r w:rsidR="000460EA" w:rsidRPr="000460EA">
              <w:rPr>
                <w:rFonts w:ascii="Arial" w:hAnsi="Arial" w:cs="Arial"/>
                <w:i/>
              </w:rPr>
              <w:t>g</w:t>
            </w:r>
            <w:r w:rsidRPr="00560ED9">
              <w:rPr>
                <w:rFonts w:ascii="Arial" w:hAnsi="Arial" w:cs="Arial"/>
              </w:rPr>
              <w:t xml:space="preserve"> </w:t>
            </w:r>
            <w:r w:rsidRPr="00560ED9">
              <w:rPr>
                <w:rFonts w:ascii="Arial" w:eastAsiaTheme="minorEastAsia" w:hAnsi="Arial" w:cs="Arial"/>
              </w:rPr>
              <w:t>dos funciones de los núm</w:t>
            </w:r>
            <w:r w:rsidR="00C567FE" w:rsidRPr="00560ED9">
              <w:rPr>
                <w:rFonts w:ascii="Arial" w:eastAsiaTheme="minorEastAsia" w:hAnsi="Arial" w:cs="Arial"/>
              </w:rPr>
              <w:t>er</w:t>
            </w:r>
            <w:r w:rsidRPr="00560ED9">
              <w:rPr>
                <w:rFonts w:ascii="Arial" w:eastAsiaTheme="minorEastAsia" w:hAnsi="Arial" w:cs="Arial"/>
              </w:rPr>
              <w:t xml:space="preserve">os reales </w:t>
            </w:r>
            <w:r w:rsidR="00C567FE" w:rsidRPr="00560ED9">
              <w:rPr>
                <w:rFonts w:ascii="Arial" w:eastAsiaTheme="minorEastAsia" w:hAnsi="Arial" w:cs="Arial"/>
              </w:rPr>
              <w:t>se define</w:t>
            </w:r>
            <w:r w:rsidRPr="00560ED9">
              <w:rPr>
                <w:rFonts w:ascii="Arial" w:eastAsiaTheme="minorEastAsia" w:hAnsi="Arial" w:cs="Arial"/>
              </w:rPr>
              <w:t xml:space="preserve"> </w:t>
            </w:r>
            <w:r w:rsidR="000C5368" w:rsidRPr="00560ED9">
              <w:rPr>
                <w:rFonts w:ascii="Arial" w:eastAsiaTheme="minorEastAsia" w:hAnsi="Arial" w:cs="Arial"/>
              </w:rPr>
              <w:t xml:space="preserve">la </w:t>
            </w:r>
            <w:r w:rsidR="000C5368" w:rsidRPr="00560ED9">
              <w:rPr>
                <w:rFonts w:ascii="Arial" w:eastAsiaTheme="minorEastAsia" w:hAnsi="Arial" w:cs="Arial"/>
                <w:b/>
              </w:rPr>
              <w:t>composición de funciones</w:t>
            </w:r>
            <w:r w:rsidR="000C5368" w:rsidRPr="00560ED9">
              <w:rPr>
                <w:rFonts w:ascii="Arial" w:eastAsiaTheme="minorEastAsia" w:hAnsi="Arial" w:cs="Arial"/>
              </w:rPr>
              <w:t xml:space="preserve"> como:</w:t>
            </w:r>
          </w:p>
          <w:p w14:paraId="6C20F33F" w14:textId="6C7BB451" w:rsidR="000460EA" w:rsidRPr="000460EA" w:rsidRDefault="000460EA" w:rsidP="000460EA">
            <w:pPr>
              <w:tabs>
                <w:tab w:val="right" w:pos="8498"/>
              </w:tabs>
              <w:jc w:val="center"/>
              <w:rPr>
                <w:rFonts w:ascii="Arial" w:eastAsiaTheme="minorEastAsia" w:hAnsi="Arial" w:cs="Arial"/>
                <w:i/>
                <w:sz w:val="24"/>
                <w:szCs w:val="24"/>
              </w:rPr>
            </w:pPr>
            <w:r w:rsidRPr="000460EA">
              <w:rPr>
                <w:rFonts w:ascii="Arial" w:eastAsiaTheme="minorEastAsia" w:hAnsi="Arial" w:cs="Arial"/>
                <w:i/>
                <w:sz w:val="24"/>
                <w:szCs w:val="24"/>
              </w:rPr>
              <w:t xml:space="preserve">(g </w:t>
            </w:r>
            <w:r w:rsidRPr="000460EA">
              <w:rPr>
                <w:rFonts w:ascii="Cambria Math" w:eastAsiaTheme="minorEastAsia" w:hAnsi="Cambria Math" w:cs="Cambria Math"/>
                <w:i/>
                <w:sz w:val="24"/>
                <w:szCs w:val="24"/>
              </w:rPr>
              <w:t>∘</w:t>
            </w:r>
            <w:r w:rsidRPr="000460EA">
              <w:rPr>
                <w:rFonts w:ascii="Arial" w:eastAsiaTheme="minorEastAsia" w:hAnsi="Arial" w:cs="Arial"/>
                <w:i/>
                <w:sz w:val="24"/>
                <w:szCs w:val="24"/>
              </w:rPr>
              <w:t xml:space="preserve"> f)(x) = g(f(x))</w:t>
            </w:r>
          </w:p>
          <w:p w14:paraId="149522E6" w14:textId="1B89CE59" w:rsidR="00AC5089" w:rsidRPr="00560ED9" w:rsidRDefault="000460EA" w:rsidP="000460EA">
            <w:pPr>
              <w:tabs>
                <w:tab w:val="right" w:pos="8498"/>
              </w:tabs>
              <w:jc w:val="both"/>
              <w:rPr>
                <w:rFonts w:ascii="Arial" w:eastAsiaTheme="minorEastAsia" w:hAnsi="Arial" w:cs="Arial"/>
              </w:rPr>
            </w:pPr>
            <w:r>
              <w:rPr>
                <w:rFonts w:ascii="Arial" w:eastAsiaTheme="minorEastAsia" w:hAnsi="Arial" w:cs="Arial"/>
              </w:rPr>
              <w:t xml:space="preserve">Para todo </w:t>
            </w:r>
            <w:r w:rsidRPr="000460EA">
              <w:rPr>
                <w:rFonts w:ascii="Arial" w:eastAsiaTheme="minorEastAsia" w:hAnsi="Arial" w:cs="Arial"/>
                <w:i/>
              </w:rPr>
              <w:t xml:space="preserve">x </w:t>
            </w:r>
            <w:r w:rsidRPr="000460EA">
              <w:rPr>
                <w:rFonts w:ascii="Cambria Math" w:eastAsiaTheme="minorEastAsia" w:hAnsi="Cambria Math" w:cs="Arial"/>
                <w:i/>
              </w:rPr>
              <w:t>⋲</w:t>
            </w:r>
            <w:r w:rsidRPr="000460EA">
              <w:rPr>
                <w:rFonts w:ascii="Arial" w:eastAsiaTheme="minorEastAsia" w:hAnsi="Arial" w:cs="Arial"/>
                <w:i/>
              </w:rPr>
              <w:t xml:space="preserve"> (Dom f) – {x </w:t>
            </w:r>
            <w:r w:rsidRPr="000460EA">
              <w:rPr>
                <w:rFonts w:ascii="Cambria Math" w:eastAsiaTheme="minorEastAsia" w:hAnsi="Cambria Math" w:cs="Arial"/>
                <w:i/>
              </w:rPr>
              <w:t>⋲</w:t>
            </w:r>
            <w:r w:rsidRPr="000460EA">
              <w:rPr>
                <w:rFonts w:ascii="Arial" w:eastAsiaTheme="minorEastAsia" w:hAnsi="Arial" w:cs="Arial"/>
                <w:i/>
              </w:rPr>
              <w:t xml:space="preserve"> Dom f | f(x) </w:t>
            </w:r>
            <w:r w:rsidRPr="000460EA">
              <w:rPr>
                <w:rFonts w:ascii="Arial" w:eastAsiaTheme="minorEastAsia" w:hAnsi="Arial" w:cs="Arial"/>
                <w:i/>
              </w:rPr>
              <w:sym w:font="Symbol" w:char="F0CF"/>
            </w:r>
            <w:r w:rsidRPr="000460EA">
              <w:rPr>
                <w:rFonts w:ascii="Arial" w:eastAsiaTheme="minorEastAsia" w:hAnsi="Arial" w:cs="Arial"/>
                <w:i/>
              </w:rPr>
              <w:t xml:space="preserve"> Dom g}</w:t>
            </w:r>
            <w:r>
              <w:rPr>
                <w:rFonts w:ascii="Arial" w:eastAsiaTheme="minorEastAsia" w:hAnsi="Arial" w:cs="Arial"/>
                <w:i/>
              </w:rPr>
              <w:t>.</w:t>
            </w:r>
          </w:p>
        </w:tc>
      </w:tr>
    </w:tbl>
    <w:p w14:paraId="5C1E6C70" w14:textId="403BCC21" w:rsidR="00A70BBC" w:rsidRPr="00560ED9" w:rsidRDefault="00A84C18" w:rsidP="00962CCA">
      <w:pPr>
        <w:tabs>
          <w:tab w:val="right" w:pos="8498"/>
        </w:tabs>
        <w:spacing w:after="0"/>
        <w:jc w:val="both"/>
        <w:rPr>
          <w:rFonts w:ascii="Arial" w:eastAsiaTheme="minorEastAsia" w:hAnsi="Arial" w:cs="Arial"/>
        </w:rPr>
      </w:pPr>
      <w:r>
        <w:rPr>
          <w:rFonts w:ascii="Arial" w:hAnsi="Arial" w:cs="Arial"/>
        </w:rPr>
        <w:t>Entonces</w:t>
      </w:r>
      <w:r w:rsidR="005421B0" w:rsidRPr="00560ED9">
        <w:rPr>
          <w:rFonts w:ascii="Arial" w:hAnsi="Arial" w:cs="Arial"/>
        </w:rPr>
        <w:t>, p</w:t>
      </w:r>
      <w:r w:rsidR="00D3485A" w:rsidRPr="00560ED9">
        <w:rPr>
          <w:rFonts w:ascii="Arial" w:hAnsi="Arial" w:cs="Arial"/>
        </w:rPr>
        <w:t>ara h</w:t>
      </w:r>
      <w:r w:rsidR="00A70BBC" w:rsidRPr="00560ED9">
        <w:rPr>
          <w:rFonts w:ascii="Arial" w:hAnsi="Arial" w:cs="Arial"/>
        </w:rPr>
        <w:t>allar el dominio de</w:t>
      </w:r>
      <w:r w:rsidR="000460EA">
        <w:rPr>
          <w:rFonts w:ascii="Arial" w:hAnsi="Arial" w:cs="Arial"/>
        </w:rPr>
        <w:t xml:space="preserve"> </w:t>
      </w:r>
      <w:r w:rsidR="000460EA" w:rsidRPr="0038051A">
        <w:rPr>
          <w:rFonts w:ascii="Arial" w:hAnsi="Arial" w:cs="Arial"/>
          <w:i/>
        </w:rPr>
        <w:t xml:space="preserve">g </w:t>
      </w:r>
      <w:r w:rsidR="000460EA" w:rsidRPr="0038051A">
        <w:rPr>
          <w:rFonts w:ascii="Cambria Math" w:hAnsi="Cambria Math" w:cs="Arial"/>
          <w:i/>
        </w:rPr>
        <w:t>∘</w:t>
      </w:r>
      <w:r w:rsidR="000460EA" w:rsidRPr="0038051A">
        <w:rPr>
          <w:rFonts w:ascii="Arial" w:hAnsi="Arial" w:cs="Arial"/>
          <w:i/>
        </w:rPr>
        <w:t xml:space="preserve"> f</w:t>
      </w:r>
      <w:r w:rsidR="00A70BBC" w:rsidRPr="00560ED9">
        <w:rPr>
          <w:rFonts w:ascii="Arial" w:hAnsi="Arial" w:cs="Arial"/>
        </w:rPr>
        <w:t xml:space="preserve"> </w:t>
      </w:r>
      <w:r w:rsidR="005421B0" w:rsidRPr="00560ED9">
        <w:rPr>
          <w:rFonts w:ascii="Arial" w:eastAsiaTheme="minorEastAsia" w:hAnsi="Arial" w:cs="Arial"/>
        </w:rPr>
        <w:t xml:space="preserve">se debe </w:t>
      </w:r>
      <w:r w:rsidR="00A70BBC" w:rsidRPr="00560ED9">
        <w:rPr>
          <w:rFonts w:ascii="Arial" w:eastAsiaTheme="minorEastAsia" w:hAnsi="Arial" w:cs="Arial"/>
        </w:rPr>
        <w:t>tomar el dominio de</w:t>
      </w:r>
      <w:r w:rsidR="000460EA">
        <w:rPr>
          <w:rFonts w:ascii="Arial" w:eastAsiaTheme="minorEastAsia" w:hAnsi="Arial" w:cs="Arial"/>
        </w:rPr>
        <w:t xml:space="preserve"> f </w:t>
      </w:r>
      <w:r w:rsidR="00A70BBC" w:rsidRPr="00560ED9">
        <w:rPr>
          <w:rFonts w:ascii="Arial" w:eastAsiaTheme="minorEastAsia" w:hAnsi="Arial" w:cs="Arial"/>
        </w:rPr>
        <w:t xml:space="preserve">y eliminar de este </w:t>
      </w:r>
      <w:r w:rsidR="005421B0" w:rsidRPr="00560ED9">
        <w:rPr>
          <w:rFonts w:ascii="Arial" w:eastAsiaTheme="minorEastAsia" w:hAnsi="Arial" w:cs="Arial"/>
        </w:rPr>
        <w:t xml:space="preserve">conjunto </w:t>
      </w:r>
      <w:r w:rsidR="00A70BBC" w:rsidRPr="00560ED9">
        <w:rPr>
          <w:rFonts w:ascii="Arial" w:eastAsiaTheme="minorEastAsia" w:hAnsi="Arial" w:cs="Arial"/>
        </w:rPr>
        <w:t xml:space="preserve">los valores que estén restringidos </w:t>
      </w:r>
      <w:r w:rsidR="00C567FE" w:rsidRPr="00560ED9">
        <w:rPr>
          <w:rFonts w:ascii="Arial" w:eastAsiaTheme="minorEastAsia" w:hAnsi="Arial" w:cs="Arial"/>
        </w:rPr>
        <w:t xml:space="preserve">en la expresión que resulta al </w:t>
      </w:r>
      <w:r w:rsidR="00A70BBC" w:rsidRPr="00560ED9">
        <w:rPr>
          <w:rFonts w:ascii="Arial" w:eastAsiaTheme="minorEastAsia" w:hAnsi="Arial" w:cs="Arial"/>
        </w:rPr>
        <w:t>evaluar</w:t>
      </w:r>
      <w:r w:rsidR="0038051A">
        <w:rPr>
          <w:rFonts w:ascii="Arial" w:eastAsiaTheme="minorEastAsia" w:hAnsi="Arial" w:cs="Arial"/>
        </w:rPr>
        <w:t xml:space="preserve"> </w:t>
      </w:r>
      <w:r w:rsidR="0038051A" w:rsidRPr="0038051A">
        <w:rPr>
          <w:rFonts w:ascii="Arial" w:eastAsiaTheme="minorEastAsia" w:hAnsi="Arial" w:cs="Arial"/>
          <w:i/>
        </w:rPr>
        <w:t>g</w:t>
      </w:r>
      <w:r w:rsidR="0038051A">
        <w:rPr>
          <w:rFonts w:ascii="Arial" w:eastAsiaTheme="minorEastAsia" w:hAnsi="Arial" w:cs="Arial"/>
        </w:rPr>
        <w:t xml:space="preserve"> en </w:t>
      </w:r>
      <w:r w:rsidR="0038051A" w:rsidRPr="0038051A">
        <w:rPr>
          <w:rFonts w:ascii="Arial" w:eastAsiaTheme="minorEastAsia" w:hAnsi="Arial" w:cs="Arial"/>
          <w:i/>
        </w:rPr>
        <w:t>f</w:t>
      </w:r>
      <w:r w:rsidR="00C567FE" w:rsidRPr="00560ED9">
        <w:rPr>
          <w:rFonts w:ascii="Arial" w:eastAsiaTheme="minorEastAsia" w:hAnsi="Arial" w:cs="Arial"/>
        </w:rPr>
        <w:t xml:space="preserve">. </w:t>
      </w:r>
    </w:p>
    <w:p w14:paraId="401B1F52" w14:textId="77777777" w:rsidR="00D3485A" w:rsidRPr="00560ED9" w:rsidRDefault="00D3485A" w:rsidP="00962CCA">
      <w:pPr>
        <w:tabs>
          <w:tab w:val="right" w:pos="8498"/>
        </w:tabs>
        <w:spacing w:after="0"/>
        <w:jc w:val="both"/>
        <w:rPr>
          <w:rFonts w:ascii="Arial" w:hAnsi="Arial" w:cs="Arial"/>
        </w:rPr>
      </w:pPr>
    </w:p>
    <w:p w14:paraId="2C1FE5A0" w14:textId="77777777" w:rsidR="0038051A" w:rsidRDefault="0038051A" w:rsidP="0038051A">
      <w:pPr>
        <w:tabs>
          <w:tab w:val="right" w:pos="8498"/>
        </w:tabs>
        <w:spacing w:after="0"/>
        <w:jc w:val="both"/>
        <w:rPr>
          <w:rFonts w:ascii="Arial" w:hAnsi="Arial" w:cs="Arial"/>
        </w:rPr>
      </w:pPr>
      <w:r>
        <w:rPr>
          <w:rFonts w:ascii="Arial" w:hAnsi="Arial" w:cs="Arial"/>
        </w:rPr>
        <w:t>Por ejemplo, c</w:t>
      </w:r>
      <w:r w:rsidR="00A84C18">
        <w:rPr>
          <w:rFonts w:ascii="Arial" w:hAnsi="Arial" w:cs="Arial"/>
        </w:rPr>
        <w:t>onsidera</w:t>
      </w:r>
      <w:r w:rsidR="005F1B6C" w:rsidRPr="00560ED9">
        <w:rPr>
          <w:rFonts w:ascii="Arial" w:hAnsi="Arial" w:cs="Arial"/>
        </w:rPr>
        <w:t xml:space="preserve"> las funciones</w:t>
      </w:r>
      <w:r>
        <w:rPr>
          <w:rFonts w:ascii="Arial" w:hAnsi="Arial" w:cs="Arial"/>
        </w:rPr>
        <w:t xml:space="preserve"> f(x) = 2x – 4 y f(x) = 3x + 1.</w:t>
      </w:r>
    </w:p>
    <w:p w14:paraId="765D1ED0" w14:textId="2DAB6C40" w:rsidR="0038051A" w:rsidRPr="0038051A" w:rsidRDefault="0038051A" w:rsidP="0038051A">
      <w:pPr>
        <w:pStyle w:val="Prrafodelista"/>
        <w:numPr>
          <w:ilvl w:val="0"/>
          <w:numId w:val="7"/>
        </w:numPr>
        <w:tabs>
          <w:tab w:val="right" w:pos="8498"/>
        </w:tabs>
        <w:spacing w:after="0"/>
        <w:jc w:val="both"/>
        <w:rPr>
          <w:rFonts w:ascii="Arial" w:hAnsi="Arial" w:cs="Arial"/>
        </w:rPr>
      </w:pPr>
      <w:r w:rsidRPr="0038051A">
        <w:rPr>
          <w:rFonts w:ascii="Arial" w:hAnsi="Arial" w:cs="Arial"/>
        </w:rPr>
        <w:t xml:space="preserve">f </w:t>
      </w:r>
      <w:r w:rsidRPr="0038051A">
        <w:rPr>
          <w:rFonts w:ascii="Cambria Math" w:hAnsi="Cambria Math" w:cs="Arial"/>
        </w:rPr>
        <w:t>∘</w:t>
      </w:r>
      <w:r w:rsidRPr="0038051A">
        <w:rPr>
          <w:rFonts w:ascii="Arial" w:hAnsi="Arial" w:cs="Arial"/>
        </w:rPr>
        <w:t xml:space="preserve"> g se determina como sigue:</w:t>
      </w:r>
    </w:p>
    <w:p w14:paraId="697321AD" w14:textId="77777777" w:rsidR="0038051A" w:rsidRPr="0038051A" w:rsidRDefault="0038051A" w:rsidP="0038051A">
      <w:pPr>
        <w:tabs>
          <w:tab w:val="right" w:pos="8498"/>
        </w:tabs>
        <w:spacing w:after="0"/>
        <w:jc w:val="both"/>
        <w:rPr>
          <w:rFonts w:ascii="Arial" w:hAnsi="Arial" w:cs="Arial"/>
          <w:i/>
        </w:rPr>
      </w:pPr>
      <w:r w:rsidRPr="0038051A">
        <w:rPr>
          <w:rFonts w:ascii="Arial" w:hAnsi="Arial" w:cs="Arial"/>
          <w:i/>
        </w:rPr>
        <w:t>(</w:t>
      </w:r>
      <w:proofErr w:type="gramStart"/>
      <w:r w:rsidRPr="0038051A">
        <w:rPr>
          <w:rFonts w:ascii="Arial" w:hAnsi="Arial" w:cs="Arial"/>
          <w:i/>
        </w:rPr>
        <w:t>f</w:t>
      </w:r>
      <w:proofErr w:type="gramEnd"/>
      <w:r w:rsidRPr="0038051A">
        <w:rPr>
          <w:rFonts w:ascii="Arial" w:hAnsi="Arial" w:cs="Arial"/>
          <w:i/>
        </w:rPr>
        <w:t xml:space="preserve"> </w:t>
      </w:r>
      <w:r w:rsidRPr="0038051A">
        <w:rPr>
          <w:rFonts w:ascii="Cambria Math" w:hAnsi="Cambria Math" w:cs="Arial"/>
          <w:i/>
        </w:rPr>
        <w:t>∘</w:t>
      </w:r>
      <w:r w:rsidRPr="0038051A">
        <w:rPr>
          <w:rFonts w:ascii="Arial" w:hAnsi="Arial" w:cs="Arial"/>
          <w:i/>
        </w:rPr>
        <w:t xml:space="preserve"> </w:t>
      </w:r>
      <w:r w:rsidRPr="0038051A">
        <w:rPr>
          <w:rFonts w:ascii="Arial" w:hAnsi="Arial" w:cs="Arial"/>
          <w:i/>
          <w:color w:val="FF0000"/>
        </w:rPr>
        <w:t>g</w:t>
      </w:r>
      <w:r w:rsidRPr="0038051A">
        <w:rPr>
          <w:rFonts w:ascii="Arial" w:hAnsi="Arial" w:cs="Arial"/>
          <w:i/>
        </w:rPr>
        <w:t xml:space="preserve">)(x) = </w:t>
      </w:r>
      <w:proofErr w:type="gramStart"/>
      <w:r w:rsidRPr="0038051A">
        <w:rPr>
          <w:rFonts w:ascii="Arial" w:hAnsi="Arial" w:cs="Arial"/>
          <w:i/>
        </w:rPr>
        <w:t>f(</w:t>
      </w:r>
      <w:proofErr w:type="gramEnd"/>
      <w:r w:rsidRPr="0038051A">
        <w:rPr>
          <w:rFonts w:ascii="Arial" w:hAnsi="Arial" w:cs="Arial"/>
          <w:i/>
          <w:color w:val="FF0000"/>
        </w:rPr>
        <w:t>g(x)</w:t>
      </w:r>
      <w:r w:rsidRPr="0038051A">
        <w:rPr>
          <w:rFonts w:ascii="Arial" w:hAnsi="Arial" w:cs="Arial"/>
          <w:i/>
        </w:rPr>
        <w:t>) = f(</w:t>
      </w:r>
      <w:r w:rsidRPr="0038051A">
        <w:rPr>
          <w:rFonts w:ascii="Arial" w:hAnsi="Arial" w:cs="Arial"/>
          <w:i/>
          <w:color w:val="FF0000"/>
        </w:rPr>
        <w:t>3x + 1</w:t>
      </w:r>
      <w:r w:rsidRPr="0038051A">
        <w:rPr>
          <w:rFonts w:ascii="Arial" w:hAnsi="Arial" w:cs="Arial"/>
          <w:i/>
        </w:rPr>
        <w:t>) = 2(</w:t>
      </w:r>
      <w:r w:rsidRPr="0038051A">
        <w:rPr>
          <w:rFonts w:ascii="Arial" w:hAnsi="Arial" w:cs="Arial"/>
          <w:i/>
          <w:color w:val="FF0000"/>
        </w:rPr>
        <w:t>3x +1</w:t>
      </w:r>
      <w:r w:rsidRPr="0038051A">
        <w:rPr>
          <w:rFonts w:ascii="Arial" w:hAnsi="Arial" w:cs="Arial"/>
          <w:i/>
        </w:rPr>
        <w:t xml:space="preserve">) – 4 = 6x + 2 – 4 = 6x – 2 </w:t>
      </w:r>
    </w:p>
    <w:p w14:paraId="426F0BB9" w14:textId="7556FC11" w:rsidR="00F80650" w:rsidRDefault="0038051A" w:rsidP="00962CCA">
      <w:pPr>
        <w:tabs>
          <w:tab w:val="right" w:pos="8498"/>
        </w:tabs>
        <w:spacing w:after="0"/>
        <w:jc w:val="both"/>
        <w:rPr>
          <w:rFonts w:ascii="Arial" w:hAnsi="Arial" w:cs="Arial"/>
          <w:i/>
        </w:rPr>
      </w:pPr>
      <w:r>
        <w:rPr>
          <w:rFonts w:ascii="Arial" w:hAnsi="Arial" w:cs="Arial"/>
        </w:rPr>
        <w:t xml:space="preserve">Dom g = </w:t>
      </w:r>
      <w:r>
        <w:rPr>
          <w:rFonts w:ascii="Cambria Math" w:hAnsi="Cambria Math" w:cs="Arial"/>
        </w:rPr>
        <w:t>ℝ</w:t>
      </w:r>
      <w:r>
        <w:rPr>
          <w:rFonts w:ascii="Arial" w:hAnsi="Arial" w:cs="Arial"/>
        </w:rPr>
        <w:t xml:space="preserve"> y como la expresión resultante </w:t>
      </w:r>
      <w:r w:rsidRPr="0038051A">
        <w:rPr>
          <w:rFonts w:ascii="Arial" w:hAnsi="Arial" w:cs="Arial"/>
          <w:i/>
        </w:rPr>
        <w:t xml:space="preserve">(f </w:t>
      </w:r>
      <w:r w:rsidRPr="0038051A">
        <w:rPr>
          <w:rFonts w:ascii="Cambria Math" w:hAnsi="Cambria Math" w:cs="Arial"/>
          <w:i/>
        </w:rPr>
        <w:t>∘</w:t>
      </w:r>
      <w:r w:rsidRPr="0038051A">
        <w:rPr>
          <w:rFonts w:ascii="Arial" w:hAnsi="Arial" w:cs="Arial"/>
          <w:i/>
        </w:rPr>
        <w:t xml:space="preserve"> g</w:t>
      </w:r>
      <w:proofErr w:type="gramStart"/>
      <w:r w:rsidRPr="0038051A">
        <w:rPr>
          <w:rFonts w:ascii="Arial" w:hAnsi="Arial" w:cs="Arial"/>
          <w:i/>
        </w:rPr>
        <w:t>)(</w:t>
      </w:r>
      <w:proofErr w:type="gramEnd"/>
      <w:r w:rsidRPr="0038051A">
        <w:rPr>
          <w:rFonts w:ascii="Arial" w:hAnsi="Arial" w:cs="Arial"/>
          <w:i/>
        </w:rPr>
        <w:t>x) = 6x – 2</w:t>
      </w:r>
      <w:r w:rsidRPr="0038051A">
        <w:rPr>
          <w:rFonts w:ascii="Arial" w:hAnsi="Arial" w:cs="Arial"/>
        </w:rPr>
        <w:t xml:space="preserve"> </w:t>
      </w:r>
      <w:r w:rsidR="00F80650" w:rsidRPr="00560ED9">
        <w:rPr>
          <w:rFonts w:ascii="Arial" w:eastAsiaTheme="minorEastAsia" w:hAnsi="Arial" w:cs="Arial"/>
        </w:rPr>
        <w:t>no tiene restricciones</w:t>
      </w:r>
      <w:r w:rsidR="004F6124">
        <w:rPr>
          <w:rFonts w:ascii="Arial" w:eastAsiaTheme="minorEastAsia" w:hAnsi="Arial" w:cs="Arial"/>
        </w:rPr>
        <w:t xml:space="preserve">, </w:t>
      </w:r>
      <w:r w:rsidR="00F80650" w:rsidRPr="00560ED9">
        <w:rPr>
          <w:rFonts w:ascii="Arial" w:eastAsiaTheme="minorEastAsia" w:hAnsi="Arial" w:cs="Arial"/>
        </w:rPr>
        <w:t>luego</w:t>
      </w:r>
      <w:r>
        <w:rPr>
          <w:rFonts w:ascii="Arial" w:eastAsiaTheme="minorEastAsia" w:hAnsi="Arial" w:cs="Arial"/>
        </w:rPr>
        <w:t xml:space="preserve"> </w:t>
      </w:r>
      <w:r w:rsidRPr="0038051A">
        <w:rPr>
          <w:rFonts w:ascii="Arial" w:eastAsiaTheme="minorEastAsia" w:hAnsi="Arial" w:cs="Arial"/>
          <w:i/>
        </w:rPr>
        <w:t xml:space="preserve">Dom </w:t>
      </w:r>
      <w:r w:rsidRPr="0038051A">
        <w:rPr>
          <w:rFonts w:ascii="Arial" w:hAnsi="Arial" w:cs="Arial"/>
          <w:i/>
        </w:rPr>
        <w:t xml:space="preserve">(f </w:t>
      </w:r>
      <w:r w:rsidRPr="0038051A">
        <w:rPr>
          <w:rFonts w:ascii="Cambria Math" w:hAnsi="Cambria Math" w:cs="Arial"/>
          <w:i/>
        </w:rPr>
        <w:t>∘</w:t>
      </w:r>
      <w:r w:rsidRPr="0038051A">
        <w:rPr>
          <w:rFonts w:ascii="Arial" w:hAnsi="Arial" w:cs="Arial"/>
          <w:i/>
        </w:rPr>
        <w:t xml:space="preserve"> g) = </w:t>
      </w:r>
      <w:r w:rsidRPr="0038051A">
        <w:rPr>
          <w:rFonts w:ascii="Cambria Math" w:hAnsi="Cambria Math" w:cs="Arial"/>
          <w:i/>
        </w:rPr>
        <w:t>ℝ</w:t>
      </w:r>
      <w:r w:rsidRPr="0038051A">
        <w:rPr>
          <w:rFonts w:ascii="Arial" w:hAnsi="Arial" w:cs="Arial"/>
          <w:i/>
        </w:rPr>
        <w:t>.</w:t>
      </w:r>
    </w:p>
    <w:p w14:paraId="2511148F" w14:textId="1E0458D8" w:rsidR="0038051A" w:rsidRDefault="0038051A" w:rsidP="0038051A">
      <w:pPr>
        <w:pStyle w:val="Prrafodelista"/>
        <w:numPr>
          <w:ilvl w:val="0"/>
          <w:numId w:val="7"/>
        </w:numPr>
        <w:tabs>
          <w:tab w:val="right" w:pos="8498"/>
        </w:tabs>
        <w:spacing w:after="0"/>
        <w:jc w:val="both"/>
        <w:rPr>
          <w:rFonts w:ascii="Arial" w:hAnsi="Arial" w:cs="Arial"/>
        </w:rPr>
      </w:pPr>
      <w:r>
        <w:rPr>
          <w:rFonts w:ascii="Arial" w:hAnsi="Arial" w:cs="Arial"/>
        </w:rPr>
        <w:t>g</w:t>
      </w:r>
      <w:r w:rsidRPr="0038051A">
        <w:rPr>
          <w:rFonts w:ascii="Arial" w:hAnsi="Arial" w:cs="Arial"/>
        </w:rPr>
        <w:t xml:space="preserve"> </w:t>
      </w:r>
      <w:r w:rsidRPr="0038051A">
        <w:rPr>
          <w:rFonts w:ascii="Cambria Math" w:hAnsi="Cambria Math" w:cs="Arial"/>
        </w:rPr>
        <w:t>∘</w:t>
      </w:r>
      <w:r w:rsidRPr="0038051A">
        <w:rPr>
          <w:rFonts w:ascii="Arial" w:hAnsi="Arial" w:cs="Arial"/>
        </w:rPr>
        <w:t xml:space="preserve"> </w:t>
      </w:r>
      <w:r>
        <w:rPr>
          <w:rFonts w:ascii="Arial" w:hAnsi="Arial" w:cs="Arial"/>
        </w:rPr>
        <w:t xml:space="preserve">f se calcula así: </w:t>
      </w:r>
    </w:p>
    <w:p w14:paraId="7F6698E4" w14:textId="08184EA1" w:rsidR="0038051A" w:rsidRPr="007E235B" w:rsidRDefault="0038051A" w:rsidP="0038051A">
      <w:pPr>
        <w:tabs>
          <w:tab w:val="right" w:pos="8498"/>
        </w:tabs>
        <w:spacing w:after="0"/>
        <w:jc w:val="both"/>
        <w:rPr>
          <w:rFonts w:ascii="Arial" w:hAnsi="Arial" w:cs="Arial"/>
          <w:i/>
        </w:rPr>
      </w:pPr>
      <w:r w:rsidRPr="007E235B">
        <w:rPr>
          <w:rFonts w:ascii="Arial" w:hAnsi="Arial" w:cs="Arial"/>
          <w:i/>
        </w:rPr>
        <w:t>(</w:t>
      </w:r>
      <w:proofErr w:type="gramStart"/>
      <w:r w:rsidRPr="007E235B">
        <w:rPr>
          <w:rFonts w:ascii="Arial" w:hAnsi="Arial" w:cs="Arial"/>
          <w:i/>
        </w:rPr>
        <w:t>g</w:t>
      </w:r>
      <w:proofErr w:type="gramEnd"/>
      <w:r w:rsidRPr="007E235B">
        <w:rPr>
          <w:rFonts w:ascii="Arial" w:hAnsi="Arial" w:cs="Arial"/>
          <w:i/>
        </w:rPr>
        <w:t xml:space="preserve"> </w:t>
      </w:r>
      <w:r w:rsidRPr="007E235B">
        <w:rPr>
          <w:rFonts w:ascii="Cambria Math" w:hAnsi="Cambria Math" w:cs="Cambria Math"/>
          <w:i/>
        </w:rPr>
        <w:t>∘</w:t>
      </w:r>
      <w:r w:rsidRPr="007E235B">
        <w:rPr>
          <w:rFonts w:ascii="Arial" w:hAnsi="Arial" w:cs="Arial"/>
          <w:i/>
          <w:color w:val="FF0000"/>
        </w:rPr>
        <w:t xml:space="preserve"> f</w:t>
      </w:r>
      <w:r w:rsidRPr="007E235B">
        <w:rPr>
          <w:rFonts w:ascii="Arial" w:hAnsi="Arial" w:cs="Arial"/>
          <w:i/>
        </w:rPr>
        <w:t xml:space="preserve">)(x) = </w:t>
      </w:r>
      <w:proofErr w:type="gramStart"/>
      <w:r w:rsidRPr="007E235B">
        <w:rPr>
          <w:rFonts w:ascii="Arial" w:hAnsi="Arial" w:cs="Arial"/>
          <w:i/>
        </w:rPr>
        <w:t>g(</w:t>
      </w:r>
      <w:proofErr w:type="gramEnd"/>
      <w:r w:rsidRPr="007E235B">
        <w:rPr>
          <w:rFonts w:ascii="Arial" w:hAnsi="Arial" w:cs="Arial"/>
          <w:i/>
          <w:color w:val="FF0000"/>
        </w:rPr>
        <w:t>f(x)</w:t>
      </w:r>
      <w:r w:rsidRPr="007E235B">
        <w:rPr>
          <w:rFonts w:ascii="Arial" w:hAnsi="Arial" w:cs="Arial"/>
          <w:i/>
        </w:rPr>
        <w:t>) = g(</w:t>
      </w:r>
      <w:r w:rsidRPr="007E235B">
        <w:rPr>
          <w:rFonts w:ascii="Arial" w:hAnsi="Arial" w:cs="Arial"/>
          <w:i/>
          <w:color w:val="FF0000"/>
        </w:rPr>
        <w:t>2x – 4</w:t>
      </w:r>
      <w:r w:rsidRPr="007E235B">
        <w:rPr>
          <w:rFonts w:ascii="Arial" w:hAnsi="Arial" w:cs="Arial"/>
          <w:i/>
        </w:rPr>
        <w:t>) = 3(</w:t>
      </w:r>
      <w:r w:rsidRPr="007E235B">
        <w:rPr>
          <w:rFonts w:ascii="Arial" w:hAnsi="Arial" w:cs="Arial"/>
          <w:i/>
          <w:color w:val="FF0000"/>
        </w:rPr>
        <w:t>2x – 4</w:t>
      </w:r>
      <w:r w:rsidRPr="007E235B">
        <w:rPr>
          <w:rFonts w:ascii="Arial" w:hAnsi="Arial" w:cs="Arial"/>
          <w:i/>
        </w:rPr>
        <w:t xml:space="preserve">) + 1 = 6x – 12 + 1 = 6x </w:t>
      </w:r>
      <w:r w:rsidR="007E235B" w:rsidRPr="007E235B">
        <w:rPr>
          <w:rFonts w:ascii="Arial" w:hAnsi="Arial" w:cs="Arial"/>
          <w:i/>
        </w:rPr>
        <w:t>–</w:t>
      </w:r>
      <w:r w:rsidRPr="007E235B">
        <w:rPr>
          <w:rFonts w:ascii="Arial" w:hAnsi="Arial" w:cs="Arial"/>
          <w:i/>
        </w:rPr>
        <w:t xml:space="preserve"> 11</w:t>
      </w:r>
      <w:r w:rsidR="007E235B" w:rsidRPr="007E235B">
        <w:rPr>
          <w:rFonts w:ascii="Arial" w:hAnsi="Arial" w:cs="Arial"/>
          <w:i/>
        </w:rPr>
        <w:t>.</w:t>
      </w:r>
      <w:r w:rsidRPr="007E235B">
        <w:rPr>
          <w:rFonts w:ascii="Arial" w:hAnsi="Arial" w:cs="Arial"/>
          <w:i/>
        </w:rPr>
        <w:t xml:space="preserve">  </w:t>
      </w:r>
    </w:p>
    <w:p w14:paraId="36BBB605" w14:textId="0F6EF4E2" w:rsidR="007E235B" w:rsidRPr="007E235B" w:rsidRDefault="00AC6BCD" w:rsidP="00962CCA">
      <w:pPr>
        <w:tabs>
          <w:tab w:val="right" w:pos="8498"/>
        </w:tabs>
        <w:spacing w:after="0"/>
        <w:jc w:val="both"/>
        <w:rPr>
          <w:rFonts w:ascii="Arial" w:hAnsi="Arial" w:cs="Arial"/>
        </w:rPr>
      </w:pPr>
      <w:r w:rsidRPr="007E235B">
        <w:rPr>
          <w:rFonts w:ascii="Arial" w:hAnsi="Arial" w:cs="Arial"/>
        </w:rPr>
        <w:t>A</w:t>
      </w:r>
      <w:r w:rsidR="004F6124" w:rsidRPr="007E235B">
        <w:rPr>
          <w:rFonts w:ascii="Arial" w:hAnsi="Arial" w:cs="Arial"/>
        </w:rPr>
        <w:t>simismo,</w:t>
      </w:r>
      <w:r w:rsidR="007E235B" w:rsidRPr="007E235B">
        <w:rPr>
          <w:rFonts w:ascii="Arial" w:hAnsi="Arial" w:cs="Arial"/>
        </w:rPr>
        <w:t xml:space="preserve"> Dom f = </w:t>
      </w:r>
      <w:r w:rsidR="007E235B" w:rsidRPr="007E235B">
        <w:rPr>
          <w:rFonts w:ascii="Cambria Math" w:hAnsi="Cambria Math" w:cs="Cambria Math"/>
        </w:rPr>
        <w:t>ℝ</w:t>
      </w:r>
      <w:r w:rsidR="007E235B" w:rsidRPr="007E235B">
        <w:rPr>
          <w:rFonts w:ascii="Arial" w:hAnsi="Arial" w:cs="Arial"/>
        </w:rPr>
        <w:t xml:space="preserve"> y como la expresión resultante </w:t>
      </w:r>
      <w:r w:rsidR="007E235B" w:rsidRPr="007E235B">
        <w:rPr>
          <w:rFonts w:ascii="Arial" w:hAnsi="Arial" w:cs="Arial"/>
          <w:i/>
        </w:rPr>
        <w:t xml:space="preserve">(g </w:t>
      </w:r>
      <w:r w:rsidR="007E235B" w:rsidRPr="007E235B">
        <w:rPr>
          <w:rFonts w:ascii="Cambria Math" w:hAnsi="Cambria Math" w:cs="Cambria Math"/>
          <w:i/>
        </w:rPr>
        <w:t>∘</w:t>
      </w:r>
      <w:r w:rsidR="007E235B" w:rsidRPr="007E235B">
        <w:rPr>
          <w:rFonts w:ascii="Arial" w:hAnsi="Arial" w:cs="Arial"/>
          <w:i/>
          <w:color w:val="FF0000"/>
        </w:rPr>
        <w:t xml:space="preserve"> f</w:t>
      </w:r>
      <w:proofErr w:type="gramStart"/>
      <w:r w:rsidR="007E235B" w:rsidRPr="007E235B">
        <w:rPr>
          <w:rFonts w:ascii="Arial" w:hAnsi="Arial" w:cs="Arial"/>
          <w:i/>
        </w:rPr>
        <w:t>)(</w:t>
      </w:r>
      <w:proofErr w:type="gramEnd"/>
      <w:r w:rsidR="007E235B" w:rsidRPr="007E235B">
        <w:rPr>
          <w:rFonts w:ascii="Arial" w:hAnsi="Arial" w:cs="Arial"/>
          <w:i/>
        </w:rPr>
        <w:t xml:space="preserve">x) = 6x – 11 no tiene restricciones luego, Dom (f </w:t>
      </w:r>
      <w:r w:rsidR="007E235B" w:rsidRPr="007E235B">
        <w:rPr>
          <w:rFonts w:ascii="Cambria Math" w:hAnsi="Cambria Math" w:cs="Cambria Math"/>
          <w:i/>
        </w:rPr>
        <w:t>∘</w:t>
      </w:r>
      <w:r w:rsidR="007E235B" w:rsidRPr="007E235B">
        <w:rPr>
          <w:rFonts w:ascii="Arial" w:hAnsi="Arial" w:cs="Arial"/>
          <w:i/>
        </w:rPr>
        <w:t xml:space="preserve"> g) = </w:t>
      </w:r>
      <w:r w:rsidR="007E235B" w:rsidRPr="007E235B">
        <w:rPr>
          <w:rFonts w:ascii="Cambria Math" w:hAnsi="Cambria Math" w:cs="Cambria Math"/>
          <w:i/>
        </w:rPr>
        <w:t>ℝ</w:t>
      </w:r>
      <w:r w:rsidR="007E235B" w:rsidRPr="007E235B">
        <w:rPr>
          <w:rFonts w:ascii="Arial" w:hAnsi="Arial" w:cs="Arial"/>
          <w:i/>
        </w:rPr>
        <w:t xml:space="preserve">.  </w:t>
      </w:r>
    </w:p>
    <w:p w14:paraId="405081C4" w14:textId="77777777" w:rsidR="00AC6BCD" w:rsidRPr="00560ED9" w:rsidRDefault="00AC6BCD" w:rsidP="00962CCA">
      <w:pPr>
        <w:tabs>
          <w:tab w:val="right" w:pos="8498"/>
        </w:tabs>
        <w:spacing w:after="0"/>
        <w:jc w:val="both"/>
        <w:rPr>
          <w:rFonts w:ascii="Arial" w:hAnsi="Arial" w:cs="Arial"/>
        </w:rPr>
      </w:pPr>
    </w:p>
    <w:p w14:paraId="6213E70B" w14:textId="4CAA875C" w:rsidR="00F97D6E" w:rsidRDefault="004F6124" w:rsidP="00962CCA">
      <w:pPr>
        <w:tabs>
          <w:tab w:val="right" w:pos="8498"/>
        </w:tabs>
        <w:spacing w:after="0"/>
        <w:jc w:val="both"/>
        <w:rPr>
          <w:rFonts w:ascii="Arial" w:hAnsi="Arial" w:cs="Arial"/>
        </w:rPr>
      </w:pPr>
      <w:r>
        <w:rPr>
          <w:rFonts w:ascii="Arial" w:hAnsi="Arial" w:cs="Arial"/>
        </w:rPr>
        <w:t>En este ejemplo se observa que</w:t>
      </w:r>
      <w:r w:rsidR="007E235B">
        <w:rPr>
          <w:rFonts w:ascii="Arial" w:hAnsi="Arial" w:cs="Arial"/>
        </w:rPr>
        <w:t xml:space="preserve"> f </w:t>
      </w:r>
      <w:r w:rsidR="00016A10">
        <w:rPr>
          <w:rFonts w:ascii="Cambria Math" w:hAnsi="Cambria Math" w:cs="Arial"/>
        </w:rPr>
        <w:t>∘</w:t>
      </w:r>
      <w:r w:rsidR="00016A10">
        <w:rPr>
          <w:rFonts w:ascii="Arial" w:hAnsi="Arial" w:cs="Arial"/>
        </w:rPr>
        <w:t xml:space="preserve"> g ≠ g </w:t>
      </w:r>
      <w:r w:rsidR="00016A10">
        <w:rPr>
          <w:rFonts w:ascii="Cambria Math" w:hAnsi="Cambria Math" w:cs="Arial"/>
        </w:rPr>
        <w:t>∘</w:t>
      </w:r>
      <w:r w:rsidR="00016A10">
        <w:rPr>
          <w:rFonts w:ascii="Arial" w:hAnsi="Arial" w:cs="Arial"/>
        </w:rPr>
        <w:t xml:space="preserve"> f</w:t>
      </w:r>
      <w:r>
        <w:rPr>
          <w:rFonts w:ascii="Arial" w:hAnsi="Arial" w:cs="Arial"/>
        </w:rPr>
        <w:t xml:space="preserve">. Por lo tanto, la </w:t>
      </w:r>
      <w:r w:rsidR="00F97D6E" w:rsidRPr="00560ED9">
        <w:rPr>
          <w:rFonts w:ascii="Arial" w:hAnsi="Arial" w:cs="Arial"/>
        </w:rPr>
        <w:t xml:space="preserve">composición de funciones </w:t>
      </w:r>
      <w:r w:rsidR="00F97D6E" w:rsidRPr="00560ED9">
        <w:rPr>
          <w:rFonts w:ascii="Arial" w:hAnsi="Arial" w:cs="Arial"/>
          <w:b/>
        </w:rPr>
        <w:t>no es conmutativa</w:t>
      </w:r>
      <w:r w:rsidR="00F97D6E" w:rsidRPr="00560ED9">
        <w:rPr>
          <w:rFonts w:ascii="Arial" w:hAnsi="Arial" w:cs="Arial"/>
        </w:rPr>
        <w:t>.</w:t>
      </w:r>
    </w:p>
    <w:p w14:paraId="1B57F0CC" w14:textId="77777777" w:rsidR="00016A10" w:rsidRPr="00560ED9" w:rsidRDefault="00016A10" w:rsidP="00016A10">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016A10" w:rsidRPr="00560ED9" w14:paraId="5F1A7633" w14:textId="77777777" w:rsidTr="0019737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7BD956F" w14:textId="77777777" w:rsidR="00016A10" w:rsidRPr="00560ED9" w:rsidRDefault="00016A10" w:rsidP="0019737C">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016A10" w:rsidRPr="00560ED9" w14:paraId="4B1633FB"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35692F" w14:textId="77777777" w:rsidR="00016A10" w:rsidRPr="00560ED9" w:rsidRDefault="00016A10" w:rsidP="0019737C">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0DDB5" w14:textId="6A3A4CB6" w:rsidR="00016A10" w:rsidRPr="00560ED9" w:rsidRDefault="00016A10" w:rsidP="0019737C">
            <w:pPr>
              <w:rPr>
                <w:rFonts w:ascii="Arial" w:hAnsi="Arial" w:cs="Arial"/>
                <w:b/>
                <w:color w:val="000000"/>
                <w:sz w:val="18"/>
                <w:szCs w:val="18"/>
              </w:rPr>
            </w:pPr>
            <w:r w:rsidRPr="00560ED9">
              <w:rPr>
                <w:rFonts w:ascii="Arial" w:hAnsi="Arial" w:cs="Arial"/>
                <w:color w:val="000000"/>
              </w:rPr>
              <w:t>MA_11_02_CO_REC</w:t>
            </w:r>
            <w:r w:rsidR="00020CCC">
              <w:rPr>
                <w:rFonts w:ascii="Arial" w:hAnsi="Arial" w:cs="Arial"/>
                <w:color w:val="000000"/>
              </w:rPr>
              <w:t>240</w:t>
            </w:r>
          </w:p>
        </w:tc>
      </w:tr>
      <w:tr w:rsidR="00016A10" w:rsidRPr="00560ED9" w14:paraId="34C7C7D7"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D50C1C" w14:textId="77777777" w:rsidR="00016A10" w:rsidRPr="00520039" w:rsidRDefault="00016A10" w:rsidP="0019737C">
            <w:pPr>
              <w:rPr>
                <w:rFonts w:ascii="Arial" w:hAnsi="Arial" w:cs="Arial"/>
                <w:color w:val="000000"/>
                <w:sz w:val="24"/>
                <w:szCs w:val="24"/>
              </w:rPr>
            </w:pPr>
            <w:r w:rsidRPr="00520039">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E6589" w14:textId="0C83FFED" w:rsidR="00016A10" w:rsidRPr="00520039" w:rsidRDefault="00016A10" w:rsidP="0019737C">
            <w:pPr>
              <w:rPr>
                <w:rFonts w:ascii="Arial" w:hAnsi="Arial" w:cs="Arial"/>
                <w:sz w:val="24"/>
                <w:szCs w:val="24"/>
              </w:rPr>
            </w:pPr>
            <w:r>
              <w:rPr>
                <w:rFonts w:ascii="Arial" w:hAnsi="Arial" w:cs="Arial"/>
                <w:color w:val="000000"/>
                <w:sz w:val="24"/>
                <w:szCs w:val="24"/>
              </w:rPr>
              <w:t xml:space="preserve">Propiedades de la composición de funciones </w:t>
            </w:r>
          </w:p>
          <w:p w14:paraId="31CA3108" w14:textId="77777777" w:rsidR="00016A10" w:rsidRPr="00520039" w:rsidRDefault="00016A10" w:rsidP="0019737C">
            <w:pPr>
              <w:rPr>
                <w:rFonts w:ascii="Arial" w:hAnsi="Arial" w:cs="Arial"/>
                <w:color w:val="000000"/>
                <w:sz w:val="24"/>
                <w:szCs w:val="24"/>
              </w:rPr>
            </w:pPr>
          </w:p>
        </w:tc>
      </w:tr>
      <w:tr w:rsidR="00016A10" w:rsidRPr="00560ED9" w14:paraId="6F559B2E"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4A44F7" w14:textId="77777777" w:rsidR="00016A10" w:rsidRPr="00560ED9" w:rsidRDefault="00016A10" w:rsidP="0019737C">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FD405" w14:textId="6A0A54FD" w:rsidR="00016A10" w:rsidRPr="00560ED9" w:rsidRDefault="00016A10" w:rsidP="00016A10">
            <w:pPr>
              <w:rPr>
                <w:rFonts w:ascii="Arial" w:hAnsi="Arial" w:cs="Arial"/>
                <w:color w:val="000000"/>
              </w:rPr>
            </w:pPr>
            <w:r w:rsidRPr="00520039">
              <w:rPr>
                <w:rFonts w:ascii="Arial" w:hAnsi="Arial" w:cs="Arial"/>
                <w:color w:val="000000"/>
                <w:sz w:val="24"/>
                <w:szCs w:val="24"/>
              </w:rPr>
              <w:t>I</w:t>
            </w:r>
            <w:r w:rsidR="00020CCC">
              <w:rPr>
                <w:rFonts w:ascii="Arial" w:hAnsi="Arial" w:cs="Arial"/>
                <w:color w:val="000000"/>
                <w:sz w:val="24"/>
                <w:szCs w:val="24"/>
              </w:rPr>
              <w:t>nteractivo en el que se presentan</w:t>
            </w:r>
            <w:r w:rsidRPr="00520039">
              <w:rPr>
                <w:rFonts w:ascii="Arial" w:hAnsi="Arial" w:cs="Arial"/>
                <w:color w:val="000000"/>
                <w:sz w:val="24"/>
                <w:szCs w:val="24"/>
              </w:rPr>
              <w:t xml:space="preserve"> </w:t>
            </w:r>
            <w:r>
              <w:rPr>
                <w:rFonts w:ascii="Arial" w:hAnsi="Arial" w:cs="Arial"/>
                <w:color w:val="000000"/>
                <w:sz w:val="24"/>
                <w:szCs w:val="24"/>
              </w:rPr>
              <w:t>las propiedades de la composición de funciones</w:t>
            </w:r>
          </w:p>
        </w:tc>
      </w:tr>
    </w:tbl>
    <w:p w14:paraId="422F2BF9" w14:textId="77777777" w:rsidR="00016A10" w:rsidRDefault="00016A10" w:rsidP="00016A10">
      <w:pPr>
        <w:tabs>
          <w:tab w:val="right" w:pos="8498"/>
        </w:tabs>
        <w:spacing w:after="0"/>
        <w:jc w:val="both"/>
        <w:rPr>
          <w:rFonts w:ascii="Arial" w:hAnsi="Arial" w:cs="Arial"/>
          <w:b/>
        </w:rPr>
      </w:pPr>
    </w:p>
    <w:p w14:paraId="40D5E540" w14:textId="77777777" w:rsidR="00467256" w:rsidRPr="00560ED9" w:rsidRDefault="00467256" w:rsidP="00467256">
      <w:pPr>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467256" w:rsidRPr="00560ED9" w14:paraId="7283AF18" w14:textId="77777777" w:rsidTr="00C3582A">
        <w:tc>
          <w:tcPr>
            <w:tcW w:w="8828" w:type="dxa"/>
            <w:gridSpan w:val="2"/>
            <w:shd w:val="clear" w:color="auto" w:fill="000000" w:themeFill="text1"/>
          </w:tcPr>
          <w:p w14:paraId="68C89832" w14:textId="77777777" w:rsidR="00467256" w:rsidRPr="00560ED9" w:rsidRDefault="00467256"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467256" w:rsidRPr="00560ED9" w14:paraId="70CBB7A3" w14:textId="77777777" w:rsidTr="00C3582A">
        <w:trPr>
          <w:trHeight w:val="425"/>
        </w:trPr>
        <w:tc>
          <w:tcPr>
            <w:tcW w:w="2480" w:type="dxa"/>
          </w:tcPr>
          <w:p w14:paraId="40E1325D" w14:textId="77777777" w:rsidR="00467256" w:rsidRPr="00560ED9" w:rsidRDefault="00467256"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1A56035D" w14:textId="003E0097" w:rsidR="00467256" w:rsidRPr="00560ED9" w:rsidRDefault="00467256" w:rsidP="00C3582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Pr>
                <w:rFonts w:ascii="Arial" w:eastAsiaTheme="minorEastAsia" w:hAnsi="Arial" w:cs="Arial"/>
                <w:color w:val="000000"/>
                <w:sz w:val="24"/>
                <w:szCs w:val="24"/>
              </w:rPr>
              <w:t>25</w:t>
            </w:r>
            <w:r w:rsidRPr="00560ED9">
              <w:rPr>
                <w:rFonts w:ascii="Arial" w:eastAsiaTheme="minorEastAsia" w:hAnsi="Arial" w:cs="Arial"/>
                <w:color w:val="000000"/>
                <w:sz w:val="24"/>
                <w:szCs w:val="24"/>
              </w:rPr>
              <w:t>0</w:t>
            </w:r>
          </w:p>
        </w:tc>
      </w:tr>
      <w:tr w:rsidR="00467256" w:rsidRPr="00560ED9" w14:paraId="66C14C5F" w14:textId="77777777" w:rsidTr="00C3582A">
        <w:tc>
          <w:tcPr>
            <w:tcW w:w="2480" w:type="dxa"/>
          </w:tcPr>
          <w:p w14:paraId="5250D28A" w14:textId="77777777" w:rsidR="00467256" w:rsidRPr="00560ED9" w:rsidRDefault="00467256"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69791FAE" w14:textId="2B239D6B" w:rsidR="00467256" w:rsidRPr="00560ED9" w:rsidRDefault="00467256" w:rsidP="00467256">
            <w:pPr>
              <w:rPr>
                <w:rFonts w:ascii="Arial" w:eastAsiaTheme="minorEastAsia" w:hAnsi="Arial" w:cs="Arial"/>
                <w:color w:val="000000"/>
                <w:sz w:val="24"/>
                <w:szCs w:val="24"/>
              </w:rPr>
            </w:pPr>
            <w:r w:rsidRPr="00467256">
              <w:rPr>
                <w:rFonts w:ascii="Arial" w:eastAsiaTheme="minorEastAsia" w:hAnsi="Arial" w:cs="Arial"/>
                <w:color w:val="000000"/>
                <w:sz w:val="24"/>
                <w:szCs w:val="24"/>
              </w:rPr>
              <w:t>Hallando la composición entre dos funciones</w:t>
            </w:r>
          </w:p>
        </w:tc>
      </w:tr>
      <w:tr w:rsidR="00467256" w:rsidRPr="00560ED9" w14:paraId="42F809C5" w14:textId="77777777" w:rsidTr="00C3582A">
        <w:tc>
          <w:tcPr>
            <w:tcW w:w="2480" w:type="dxa"/>
          </w:tcPr>
          <w:p w14:paraId="209BCEFA" w14:textId="77777777" w:rsidR="00467256" w:rsidRPr="00560ED9" w:rsidRDefault="00467256"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146006F8" w14:textId="7381A67C" w:rsidR="00467256" w:rsidRPr="00560ED9" w:rsidRDefault="00467256" w:rsidP="00C3582A">
            <w:pPr>
              <w:rPr>
                <w:rFonts w:ascii="Arial" w:eastAsiaTheme="minorEastAsia" w:hAnsi="Arial" w:cs="Arial"/>
                <w:color w:val="000000"/>
                <w:sz w:val="24"/>
                <w:szCs w:val="24"/>
              </w:rPr>
            </w:pPr>
            <w:r w:rsidRPr="00467256">
              <w:rPr>
                <w:rFonts w:ascii="Arial" w:eastAsiaTheme="minorEastAsia" w:hAnsi="Arial" w:cs="Arial"/>
                <w:color w:val="000000"/>
                <w:sz w:val="24"/>
                <w:szCs w:val="24"/>
              </w:rPr>
              <w:t>Actividad para practicar la forma en la que se realiza la composición entre dos funciones</w:t>
            </w:r>
          </w:p>
        </w:tc>
      </w:tr>
    </w:tbl>
    <w:p w14:paraId="409BB4D1" w14:textId="77777777" w:rsidR="00467256" w:rsidRPr="00560ED9" w:rsidRDefault="00467256" w:rsidP="00467256">
      <w:pPr>
        <w:tabs>
          <w:tab w:val="right" w:pos="8498"/>
        </w:tabs>
        <w:spacing w:after="0"/>
        <w:jc w:val="both"/>
        <w:rPr>
          <w:rFonts w:ascii="Arial" w:hAnsi="Arial" w:cs="Arial"/>
          <w:b/>
        </w:rPr>
      </w:pPr>
    </w:p>
    <w:p w14:paraId="7E9BFA15" w14:textId="77777777" w:rsidR="00467256" w:rsidRPr="00560ED9" w:rsidRDefault="00467256" w:rsidP="00016A10">
      <w:pPr>
        <w:tabs>
          <w:tab w:val="right" w:pos="8498"/>
        </w:tabs>
        <w:spacing w:after="0"/>
        <w:jc w:val="both"/>
        <w:rPr>
          <w:rFonts w:ascii="Arial" w:hAnsi="Arial" w:cs="Arial"/>
          <w:b/>
        </w:rPr>
      </w:pPr>
    </w:p>
    <w:p w14:paraId="7CCE278E" w14:textId="0F6C1AF0" w:rsidR="00A95008" w:rsidRPr="00560ED9" w:rsidRDefault="00F93EF0" w:rsidP="00962CCA">
      <w:pPr>
        <w:tabs>
          <w:tab w:val="right" w:pos="8498"/>
        </w:tabs>
        <w:spacing w:after="0"/>
        <w:jc w:val="both"/>
        <w:rPr>
          <w:rFonts w:ascii="Arial" w:hAnsi="Arial" w:cs="Arial"/>
          <w:b/>
        </w:rPr>
      </w:pPr>
      <w:r w:rsidRPr="00560ED9">
        <w:rPr>
          <w:rFonts w:ascii="Arial" w:hAnsi="Arial" w:cs="Arial"/>
          <w:highlight w:val="yellow"/>
        </w:rPr>
        <w:t>[SECCIÓN 3]</w:t>
      </w:r>
      <w:r w:rsidR="00AB1987">
        <w:rPr>
          <w:rFonts w:ascii="Arial" w:hAnsi="Arial" w:cs="Arial"/>
        </w:rPr>
        <w:t xml:space="preserve"> </w:t>
      </w:r>
      <w:r w:rsidR="000C5368" w:rsidRPr="00560ED9">
        <w:rPr>
          <w:rFonts w:ascii="Arial" w:hAnsi="Arial" w:cs="Arial"/>
          <w:b/>
        </w:rPr>
        <w:t>4.2.1</w:t>
      </w:r>
      <w:r w:rsidRPr="00560ED9">
        <w:rPr>
          <w:rFonts w:ascii="Arial" w:hAnsi="Arial" w:cs="Arial"/>
          <w:b/>
        </w:rPr>
        <w:t xml:space="preserve"> Funciones inversas</w:t>
      </w:r>
    </w:p>
    <w:p w14:paraId="051B86B5" w14:textId="638825B9" w:rsidR="009B1CEA" w:rsidRPr="00560ED9" w:rsidRDefault="009E1D63" w:rsidP="00962CCA">
      <w:pPr>
        <w:tabs>
          <w:tab w:val="right" w:pos="8498"/>
        </w:tabs>
        <w:spacing w:after="0"/>
        <w:jc w:val="both"/>
        <w:rPr>
          <w:rFonts w:ascii="Arial" w:hAnsi="Arial" w:cs="Arial"/>
        </w:rPr>
      </w:pPr>
      <w:r>
        <w:rPr>
          <w:rFonts w:ascii="Arial" w:hAnsi="Arial" w:cs="Arial"/>
        </w:rPr>
        <w:t>L</w:t>
      </w:r>
      <w:r w:rsidR="00AB1987">
        <w:rPr>
          <w:rFonts w:ascii="Arial" w:hAnsi="Arial" w:cs="Arial"/>
        </w:rPr>
        <w:t xml:space="preserve">a composición de funciones </w:t>
      </w:r>
      <w:r w:rsidR="00B03BB0" w:rsidRPr="00560ED9">
        <w:rPr>
          <w:rFonts w:ascii="Arial" w:hAnsi="Arial" w:cs="Arial"/>
        </w:rPr>
        <w:t xml:space="preserve">cumple </w:t>
      </w:r>
      <w:r w:rsidR="00E856E6">
        <w:rPr>
          <w:rFonts w:ascii="Arial" w:hAnsi="Arial" w:cs="Arial"/>
        </w:rPr>
        <w:t xml:space="preserve">la propiedad asociativa, </w:t>
      </w:r>
      <w:r w:rsidR="00B03BB0" w:rsidRPr="00560ED9">
        <w:rPr>
          <w:rFonts w:ascii="Arial" w:hAnsi="Arial" w:cs="Arial"/>
        </w:rPr>
        <w:t xml:space="preserve">elemento neutro y no </w:t>
      </w:r>
      <w:r w:rsidR="00E856E6">
        <w:rPr>
          <w:rFonts w:ascii="Arial" w:hAnsi="Arial" w:cs="Arial"/>
        </w:rPr>
        <w:t>es</w:t>
      </w:r>
      <w:r w:rsidR="00B03BB0" w:rsidRPr="00560ED9">
        <w:rPr>
          <w:rFonts w:ascii="Arial" w:hAnsi="Arial" w:cs="Arial"/>
        </w:rPr>
        <w:t xml:space="preserve"> conmutativa. A continuación se define la función inversa de la composición de funciones: </w:t>
      </w:r>
    </w:p>
    <w:tbl>
      <w:tblPr>
        <w:tblStyle w:val="Tablaconcuadrcula"/>
        <w:tblW w:w="0" w:type="auto"/>
        <w:tblLook w:val="04A0" w:firstRow="1" w:lastRow="0" w:firstColumn="1" w:lastColumn="0" w:noHBand="0" w:noVBand="1"/>
      </w:tblPr>
      <w:tblGrid>
        <w:gridCol w:w="2492"/>
        <w:gridCol w:w="6336"/>
      </w:tblGrid>
      <w:tr w:rsidR="00FC0AFE" w:rsidRPr="00560ED9" w14:paraId="1B7A92C0" w14:textId="77777777" w:rsidTr="005629C8">
        <w:tc>
          <w:tcPr>
            <w:tcW w:w="8828" w:type="dxa"/>
            <w:gridSpan w:val="2"/>
            <w:shd w:val="clear" w:color="auto" w:fill="000000" w:themeFill="text1"/>
          </w:tcPr>
          <w:p w14:paraId="6DFCEF70" w14:textId="77777777" w:rsidR="00FC0AFE" w:rsidRPr="00560ED9" w:rsidRDefault="00FC0AFE" w:rsidP="00B30DF8">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FC0AFE" w:rsidRPr="00560ED9" w14:paraId="32309835" w14:textId="77777777" w:rsidTr="005629C8">
        <w:tc>
          <w:tcPr>
            <w:tcW w:w="2492" w:type="dxa"/>
          </w:tcPr>
          <w:p w14:paraId="485C9B5A" w14:textId="77777777" w:rsidR="00FC0AFE" w:rsidRPr="00560ED9" w:rsidRDefault="00FC0AFE" w:rsidP="00B30DF8">
            <w:pPr>
              <w:rPr>
                <w:rFonts w:ascii="Arial" w:hAnsi="Arial" w:cs="Arial"/>
                <w:b/>
                <w:color w:val="000000"/>
                <w:sz w:val="24"/>
                <w:szCs w:val="24"/>
              </w:rPr>
            </w:pPr>
            <w:r w:rsidRPr="00560ED9">
              <w:rPr>
                <w:rFonts w:ascii="Arial" w:hAnsi="Arial" w:cs="Arial"/>
                <w:b/>
                <w:color w:val="000000"/>
                <w:sz w:val="24"/>
                <w:szCs w:val="24"/>
              </w:rPr>
              <w:lastRenderedPageBreak/>
              <w:t>Título</w:t>
            </w:r>
          </w:p>
        </w:tc>
        <w:tc>
          <w:tcPr>
            <w:tcW w:w="6336" w:type="dxa"/>
          </w:tcPr>
          <w:p w14:paraId="23C0B01A" w14:textId="1846B79A" w:rsidR="00FC0AFE" w:rsidRPr="00560ED9" w:rsidRDefault="00691F15" w:rsidP="00B30DF8">
            <w:pPr>
              <w:rPr>
                <w:rFonts w:ascii="Arial" w:hAnsi="Arial" w:cs="Arial"/>
                <w:b/>
                <w:color w:val="000000"/>
                <w:sz w:val="24"/>
                <w:szCs w:val="24"/>
              </w:rPr>
            </w:pPr>
            <w:r w:rsidRPr="00560ED9">
              <w:rPr>
                <w:rFonts w:ascii="Arial" w:hAnsi="Arial" w:cs="Arial"/>
                <w:b/>
                <w:color w:val="000000"/>
                <w:sz w:val="24"/>
                <w:szCs w:val="24"/>
              </w:rPr>
              <w:t>Función inversa</w:t>
            </w:r>
          </w:p>
        </w:tc>
      </w:tr>
      <w:tr w:rsidR="00FC0AFE" w:rsidRPr="00560ED9" w14:paraId="04AA0915" w14:textId="77777777" w:rsidTr="005629C8">
        <w:tc>
          <w:tcPr>
            <w:tcW w:w="2492" w:type="dxa"/>
          </w:tcPr>
          <w:p w14:paraId="0D4BFD07" w14:textId="77777777" w:rsidR="00FC0AFE" w:rsidRPr="00560ED9" w:rsidRDefault="00FC0AFE" w:rsidP="00B30DF8">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2640CBD4" w14:textId="6C9B5B25" w:rsidR="00FC0AFE" w:rsidRPr="00560ED9" w:rsidRDefault="00FC0AFE" w:rsidP="00B30DF8">
            <w:pPr>
              <w:tabs>
                <w:tab w:val="right" w:pos="8498"/>
              </w:tabs>
              <w:jc w:val="both"/>
              <w:rPr>
                <w:rFonts w:ascii="Arial" w:eastAsiaTheme="minorEastAsia" w:hAnsi="Arial" w:cs="Arial"/>
              </w:rPr>
            </w:pPr>
            <w:r w:rsidRPr="00560ED9">
              <w:rPr>
                <w:rFonts w:ascii="Arial" w:hAnsi="Arial" w:cs="Arial"/>
              </w:rPr>
              <w:t>Dada</w:t>
            </w:r>
            <w:r w:rsidR="00E856E6">
              <w:rPr>
                <w:rFonts w:ascii="Arial" w:hAnsi="Arial" w:cs="Arial"/>
              </w:rPr>
              <w:t xml:space="preserve"> una función</w:t>
            </w:r>
            <w:r w:rsidR="009E1D63">
              <w:rPr>
                <w:rFonts w:ascii="Arial" w:hAnsi="Arial" w:cs="Arial"/>
              </w:rPr>
              <w:t xml:space="preserve"> </w:t>
            </w:r>
            <w:r w:rsidR="009E1D63" w:rsidRPr="009E1D63">
              <w:rPr>
                <w:rFonts w:ascii="Arial" w:hAnsi="Arial" w:cs="Arial"/>
                <w:i/>
              </w:rPr>
              <w:t>f</w:t>
            </w:r>
            <w:r w:rsidR="009E1D63">
              <w:rPr>
                <w:rFonts w:ascii="Arial" w:hAnsi="Arial" w:cs="Arial"/>
                <w:i/>
              </w:rPr>
              <w:t xml:space="preserve"> </w:t>
            </w:r>
            <w:r w:rsidR="00C567FE" w:rsidRPr="00560ED9">
              <w:rPr>
                <w:rFonts w:ascii="Arial" w:eastAsiaTheme="minorEastAsia" w:hAnsi="Arial" w:cs="Arial"/>
              </w:rPr>
              <w:t xml:space="preserve">de números reales, </w:t>
            </w:r>
            <w:r w:rsidR="00B03BB0" w:rsidRPr="00560ED9">
              <w:rPr>
                <w:rFonts w:ascii="Arial" w:eastAsiaTheme="minorEastAsia" w:hAnsi="Arial" w:cs="Arial"/>
              </w:rPr>
              <w:t>se dice que</w:t>
            </w:r>
            <w:r w:rsidR="009E1D63">
              <w:rPr>
                <w:rFonts w:ascii="Arial" w:eastAsiaTheme="minorEastAsia" w:hAnsi="Arial" w:cs="Arial"/>
              </w:rPr>
              <w:t xml:space="preserve"> </w:t>
            </w:r>
            <w:r w:rsidR="009E1D63" w:rsidRPr="009E1D63">
              <w:rPr>
                <w:rFonts w:ascii="Arial" w:eastAsiaTheme="minorEastAsia" w:hAnsi="Arial" w:cs="Arial"/>
                <w:b/>
                <w:i/>
              </w:rPr>
              <w:t>g</w:t>
            </w:r>
            <w:r w:rsidR="009E1D63">
              <w:rPr>
                <w:rFonts w:ascii="Arial" w:eastAsiaTheme="minorEastAsia" w:hAnsi="Arial" w:cs="Arial"/>
              </w:rPr>
              <w:t xml:space="preserve"> </w:t>
            </w:r>
            <w:r w:rsidRPr="00560ED9">
              <w:rPr>
                <w:rFonts w:ascii="Arial" w:eastAsiaTheme="minorEastAsia" w:hAnsi="Arial" w:cs="Arial"/>
                <w:b/>
              </w:rPr>
              <w:t>es la función inversa de</w:t>
            </w:r>
            <w:r w:rsidR="009E1D63">
              <w:rPr>
                <w:rFonts w:ascii="Arial" w:eastAsiaTheme="minorEastAsia" w:hAnsi="Arial" w:cs="Arial"/>
                <w:b/>
              </w:rPr>
              <w:t xml:space="preserve"> </w:t>
            </w:r>
            <w:r w:rsidR="009E1D63" w:rsidRPr="009E1D63">
              <w:rPr>
                <w:rFonts w:ascii="Arial" w:eastAsiaTheme="minorEastAsia" w:hAnsi="Arial" w:cs="Arial"/>
                <w:b/>
                <w:i/>
              </w:rPr>
              <w:t>f</w:t>
            </w:r>
            <w:r w:rsidRPr="00560ED9">
              <w:rPr>
                <w:rFonts w:ascii="Arial" w:eastAsiaTheme="minorEastAsia" w:hAnsi="Arial" w:cs="Arial"/>
              </w:rPr>
              <w:t xml:space="preserve"> si el</w:t>
            </w:r>
            <w:r w:rsidR="009E1D63">
              <w:rPr>
                <w:rFonts w:ascii="Arial" w:eastAsiaTheme="minorEastAsia" w:hAnsi="Arial" w:cs="Arial"/>
              </w:rPr>
              <w:t xml:space="preserve"> </w:t>
            </w:r>
            <w:proofErr w:type="spellStart"/>
            <w:r w:rsidR="009E1D63" w:rsidRPr="009E1D63">
              <w:rPr>
                <w:rFonts w:ascii="Arial" w:eastAsiaTheme="minorEastAsia" w:hAnsi="Arial" w:cs="Arial"/>
                <w:i/>
              </w:rPr>
              <w:t>Dom</w:t>
            </w:r>
            <w:proofErr w:type="spellEnd"/>
            <w:r w:rsidR="009E1D63" w:rsidRPr="009E1D63">
              <w:rPr>
                <w:rFonts w:ascii="Arial" w:eastAsiaTheme="minorEastAsia" w:hAnsi="Arial" w:cs="Arial"/>
                <w:i/>
              </w:rPr>
              <w:t xml:space="preserve"> g = </w:t>
            </w:r>
            <w:proofErr w:type="spellStart"/>
            <w:r w:rsidR="009E1D63" w:rsidRPr="009E1D63">
              <w:rPr>
                <w:rFonts w:ascii="Arial" w:eastAsiaTheme="minorEastAsia" w:hAnsi="Arial" w:cs="Arial"/>
                <w:i/>
              </w:rPr>
              <w:t>Rang</w:t>
            </w:r>
            <w:proofErr w:type="spellEnd"/>
            <w:r w:rsidR="009E1D63" w:rsidRPr="009E1D63">
              <w:rPr>
                <w:rFonts w:ascii="Arial" w:eastAsiaTheme="minorEastAsia" w:hAnsi="Arial" w:cs="Arial"/>
                <w:i/>
              </w:rPr>
              <w:t xml:space="preserve"> f</w:t>
            </w:r>
            <w:r w:rsidR="009E1D63">
              <w:rPr>
                <w:rFonts w:ascii="Arial" w:eastAsiaTheme="minorEastAsia" w:hAnsi="Arial" w:cs="Arial"/>
              </w:rPr>
              <w:t xml:space="preserve"> y</w:t>
            </w:r>
            <w:r w:rsidR="00B03BB0" w:rsidRPr="00560ED9">
              <w:rPr>
                <w:rFonts w:ascii="Arial" w:eastAsiaTheme="minorEastAsia" w:hAnsi="Arial" w:cs="Arial"/>
              </w:rPr>
              <w:t xml:space="preserve"> además</w:t>
            </w:r>
          </w:p>
          <w:p w14:paraId="3736ABDE" w14:textId="16F484FF" w:rsidR="00FC0AFE" w:rsidRPr="009E1D63" w:rsidRDefault="009E1D63" w:rsidP="009E1D63">
            <w:pPr>
              <w:tabs>
                <w:tab w:val="right" w:pos="8498"/>
              </w:tabs>
              <w:jc w:val="center"/>
              <w:rPr>
                <w:rFonts w:ascii="Arial" w:eastAsiaTheme="minorEastAsia" w:hAnsi="Arial" w:cs="Arial"/>
                <w:i/>
              </w:rPr>
            </w:pPr>
            <w:r w:rsidRPr="009E1D63">
              <w:rPr>
                <w:rFonts w:ascii="Arial" w:eastAsiaTheme="minorEastAsia" w:hAnsi="Arial" w:cs="Arial"/>
                <w:i/>
              </w:rPr>
              <w:t xml:space="preserve">(g </w:t>
            </w:r>
            <w:r w:rsidRPr="009E1D63">
              <w:rPr>
                <w:rFonts w:ascii="Cambria Math" w:eastAsiaTheme="minorEastAsia" w:hAnsi="Cambria Math" w:cs="Arial"/>
                <w:i/>
              </w:rPr>
              <w:t>∘</w:t>
            </w:r>
            <w:r w:rsidRPr="009E1D63">
              <w:rPr>
                <w:rFonts w:ascii="Arial" w:eastAsiaTheme="minorEastAsia" w:hAnsi="Arial" w:cs="Arial"/>
                <w:i/>
              </w:rPr>
              <w:t xml:space="preserve"> f)(x) = x</w:t>
            </w:r>
          </w:p>
          <w:p w14:paraId="33ADD9DA" w14:textId="55902BFE" w:rsidR="00FC0AFE" w:rsidRDefault="009E1457" w:rsidP="00FC0AFE">
            <w:pPr>
              <w:tabs>
                <w:tab w:val="right" w:pos="8498"/>
              </w:tabs>
              <w:jc w:val="both"/>
              <w:rPr>
                <w:rFonts w:ascii="Arial" w:eastAsiaTheme="minorEastAsia" w:hAnsi="Arial" w:cs="Arial"/>
              </w:rPr>
            </w:pPr>
            <w:r>
              <w:rPr>
                <w:rFonts w:ascii="Arial" w:eastAsiaTheme="minorEastAsia" w:hAnsi="Arial" w:cs="Arial"/>
              </w:rPr>
              <w:t>p</w:t>
            </w:r>
            <w:r w:rsidR="00FC0AFE" w:rsidRPr="00560ED9">
              <w:rPr>
                <w:rFonts w:ascii="Arial" w:eastAsiaTheme="minorEastAsia" w:hAnsi="Arial" w:cs="Arial"/>
              </w:rPr>
              <w:t>ara todo</w:t>
            </w:r>
            <w:r w:rsidR="009E1D63">
              <w:rPr>
                <w:rFonts w:ascii="Arial" w:eastAsiaTheme="minorEastAsia" w:hAnsi="Arial" w:cs="Arial"/>
              </w:rPr>
              <w:t xml:space="preserve"> </w:t>
            </w:r>
            <w:r w:rsidR="009E1D63" w:rsidRPr="009E1D63">
              <w:rPr>
                <w:rFonts w:ascii="Arial" w:eastAsiaTheme="minorEastAsia" w:hAnsi="Arial" w:cs="Arial"/>
                <w:i/>
              </w:rPr>
              <w:t xml:space="preserve">x </w:t>
            </w:r>
            <w:r w:rsidR="009E1D63" w:rsidRPr="009E1D63">
              <w:rPr>
                <w:rFonts w:ascii="Cambria Math" w:eastAsiaTheme="minorEastAsia" w:hAnsi="Cambria Math" w:cs="Arial"/>
                <w:i/>
              </w:rPr>
              <w:t>⋲</w:t>
            </w:r>
            <w:r w:rsidR="009E1D63" w:rsidRPr="009E1D63">
              <w:rPr>
                <w:rFonts w:ascii="Arial" w:eastAsiaTheme="minorEastAsia" w:hAnsi="Arial" w:cs="Arial"/>
                <w:i/>
              </w:rPr>
              <w:t xml:space="preserve"> Dom f</w:t>
            </w:r>
            <w:r w:rsidR="009E1D63">
              <w:rPr>
                <w:rFonts w:ascii="Arial" w:eastAsiaTheme="minorEastAsia" w:hAnsi="Arial" w:cs="Arial"/>
              </w:rPr>
              <w:t xml:space="preserve"> y</w:t>
            </w:r>
            <w:r w:rsidR="00FC0AFE" w:rsidRPr="00560ED9">
              <w:rPr>
                <w:rFonts w:ascii="Arial" w:eastAsiaTheme="minorEastAsia" w:hAnsi="Arial" w:cs="Arial"/>
              </w:rPr>
              <w:t xml:space="preserve"> </w:t>
            </w:r>
          </w:p>
          <w:p w14:paraId="7FB7B394" w14:textId="26576F31" w:rsidR="009E1D63" w:rsidRDefault="009E1D63" w:rsidP="009E1D63">
            <w:pPr>
              <w:tabs>
                <w:tab w:val="right" w:pos="8498"/>
              </w:tabs>
              <w:jc w:val="center"/>
              <w:rPr>
                <w:rFonts w:ascii="Arial" w:eastAsiaTheme="minorEastAsia" w:hAnsi="Arial" w:cs="Arial"/>
              </w:rPr>
            </w:pPr>
            <w:r w:rsidRPr="009E1D63">
              <w:rPr>
                <w:rFonts w:ascii="Arial" w:eastAsiaTheme="minorEastAsia" w:hAnsi="Arial" w:cs="Arial"/>
                <w:i/>
              </w:rPr>
              <w:t xml:space="preserve">(f </w:t>
            </w:r>
            <w:r w:rsidRPr="009E1D63">
              <w:rPr>
                <w:rFonts w:ascii="Cambria Math" w:eastAsiaTheme="minorEastAsia" w:hAnsi="Cambria Math" w:cs="Arial"/>
                <w:i/>
              </w:rPr>
              <w:t>∘</w:t>
            </w:r>
            <w:r w:rsidRPr="009E1D63">
              <w:rPr>
                <w:rFonts w:ascii="Arial" w:eastAsiaTheme="minorEastAsia" w:hAnsi="Arial" w:cs="Arial"/>
                <w:i/>
              </w:rPr>
              <w:t xml:space="preserve"> g)(x) = x</w:t>
            </w:r>
          </w:p>
          <w:p w14:paraId="48F546CD" w14:textId="781DB28B" w:rsidR="00FC0AFE" w:rsidRPr="00560ED9" w:rsidRDefault="009E1457" w:rsidP="009E1D63">
            <w:pPr>
              <w:tabs>
                <w:tab w:val="right" w:pos="8498"/>
              </w:tabs>
              <w:jc w:val="both"/>
              <w:rPr>
                <w:rFonts w:ascii="Arial" w:eastAsiaTheme="minorEastAsia" w:hAnsi="Arial" w:cs="Arial"/>
              </w:rPr>
            </w:pPr>
            <w:proofErr w:type="gramStart"/>
            <w:r>
              <w:rPr>
                <w:rFonts w:ascii="Arial" w:eastAsiaTheme="minorEastAsia" w:hAnsi="Arial" w:cs="Arial"/>
              </w:rPr>
              <w:t>p</w:t>
            </w:r>
            <w:r w:rsidR="00FC0AFE" w:rsidRPr="00560ED9">
              <w:rPr>
                <w:rFonts w:ascii="Arial" w:eastAsiaTheme="minorEastAsia" w:hAnsi="Arial" w:cs="Arial"/>
              </w:rPr>
              <w:t>ara</w:t>
            </w:r>
            <w:proofErr w:type="gramEnd"/>
            <w:r w:rsidR="00FC0AFE" w:rsidRPr="00560ED9">
              <w:rPr>
                <w:rFonts w:ascii="Arial" w:eastAsiaTheme="minorEastAsia" w:hAnsi="Arial" w:cs="Arial"/>
              </w:rPr>
              <w:t xml:space="preserve"> todo</w:t>
            </w:r>
            <w:r w:rsidR="009E1D63">
              <w:rPr>
                <w:rFonts w:ascii="Arial" w:eastAsiaTheme="minorEastAsia" w:hAnsi="Arial" w:cs="Arial"/>
              </w:rPr>
              <w:t xml:space="preserve"> </w:t>
            </w:r>
            <w:r w:rsidR="009E1D63" w:rsidRPr="009E1D63">
              <w:rPr>
                <w:rFonts w:ascii="Arial" w:eastAsiaTheme="minorEastAsia" w:hAnsi="Arial" w:cs="Arial"/>
                <w:i/>
              </w:rPr>
              <w:t xml:space="preserve">x </w:t>
            </w:r>
            <w:r w:rsidR="009E1D63" w:rsidRPr="009E1D63">
              <w:rPr>
                <w:rFonts w:ascii="Cambria Math" w:eastAsiaTheme="minorEastAsia" w:hAnsi="Cambria Math" w:cs="Arial"/>
                <w:i/>
              </w:rPr>
              <w:t>⋲</w:t>
            </w:r>
            <w:r w:rsidR="009E1D63" w:rsidRPr="009E1D63">
              <w:rPr>
                <w:rFonts w:ascii="Arial" w:eastAsiaTheme="minorEastAsia" w:hAnsi="Arial" w:cs="Arial"/>
                <w:i/>
              </w:rPr>
              <w:t xml:space="preserve"> </w:t>
            </w:r>
            <w:proofErr w:type="spellStart"/>
            <w:r w:rsidR="009E1D63" w:rsidRPr="009E1D63">
              <w:rPr>
                <w:rFonts w:ascii="Arial" w:eastAsiaTheme="minorEastAsia" w:hAnsi="Arial" w:cs="Arial"/>
                <w:i/>
              </w:rPr>
              <w:t>Rang</w:t>
            </w:r>
            <w:proofErr w:type="spellEnd"/>
            <w:r w:rsidR="009E1D63" w:rsidRPr="009E1D63">
              <w:rPr>
                <w:rFonts w:ascii="Arial" w:eastAsiaTheme="minorEastAsia" w:hAnsi="Arial" w:cs="Arial"/>
                <w:i/>
              </w:rPr>
              <w:t xml:space="preserve"> f</w:t>
            </w:r>
            <w:r w:rsidR="009E1D63">
              <w:rPr>
                <w:rFonts w:ascii="Arial" w:eastAsiaTheme="minorEastAsia" w:hAnsi="Arial" w:cs="Arial"/>
              </w:rPr>
              <w:t>.</w:t>
            </w:r>
            <w:r>
              <w:rPr>
                <w:rFonts w:ascii="Arial" w:eastAsiaTheme="minorEastAsia" w:hAnsi="Arial" w:cs="Arial"/>
              </w:rPr>
              <w:t xml:space="preserve"> E</w:t>
            </w:r>
            <w:r w:rsidR="00FC0AFE" w:rsidRPr="00560ED9">
              <w:rPr>
                <w:rFonts w:ascii="Arial" w:eastAsiaTheme="minorEastAsia" w:hAnsi="Arial" w:cs="Arial"/>
              </w:rPr>
              <w:t>n est</w:t>
            </w:r>
            <w:r w:rsidR="00B03BB0" w:rsidRPr="00560ED9">
              <w:rPr>
                <w:rFonts w:ascii="Arial" w:eastAsiaTheme="minorEastAsia" w:hAnsi="Arial" w:cs="Arial"/>
              </w:rPr>
              <w:t>e</w:t>
            </w:r>
            <w:r w:rsidR="00FC0AFE" w:rsidRPr="00560ED9">
              <w:rPr>
                <w:rFonts w:ascii="Arial" w:eastAsiaTheme="minorEastAsia" w:hAnsi="Arial" w:cs="Arial"/>
              </w:rPr>
              <w:t xml:space="preserve"> caso</w:t>
            </w:r>
            <w:r w:rsidR="00691F15" w:rsidRPr="00560ED9">
              <w:rPr>
                <w:rFonts w:ascii="Arial" w:eastAsiaTheme="minorEastAsia" w:hAnsi="Arial" w:cs="Arial"/>
              </w:rPr>
              <w:t xml:space="preserve"> </w:t>
            </w:r>
            <w:r w:rsidR="00B03BB0" w:rsidRPr="00560ED9">
              <w:rPr>
                <w:rFonts w:ascii="Arial" w:eastAsiaTheme="minorEastAsia" w:hAnsi="Arial" w:cs="Arial"/>
              </w:rPr>
              <w:t>se denota a</w:t>
            </w:r>
            <w:r w:rsidR="009E1D63">
              <w:rPr>
                <w:rFonts w:ascii="Arial" w:eastAsiaTheme="minorEastAsia" w:hAnsi="Arial" w:cs="Arial"/>
              </w:rPr>
              <w:t xml:space="preserve"> g </w:t>
            </w:r>
            <w:r w:rsidR="00691F15" w:rsidRPr="00560ED9">
              <w:rPr>
                <w:rFonts w:ascii="Arial" w:eastAsiaTheme="minorEastAsia" w:hAnsi="Arial" w:cs="Arial"/>
              </w:rPr>
              <w:t>como</w:t>
            </w:r>
            <w:r w:rsidR="009E1D63">
              <w:rPr>
                <w:rFonts w:ascii="Arial" w:eastAsiaTheme="minorEastAsia" w:hAnsi="Arial" w:cs="Arial"/>
              </w:rPr>
              <w:t xml:space="preserve"> </w:t>
            </w:r>
            <w:r w:rsidR="009E1D63" w:rsidRPr="009E1D63">
              <w:rPr>
                <w:rFonts w:ascii="Arial" w:eastAsiaTheme="minorEastAsia" w:hAnsi="Arial" w:cs="Arial"/>
                <w:i/>
              </w:rPr>
              <w:t>f</w:t>
            </w:r>
            <w:r w:rsidR="009E1D63">
              <w:rPr>
                <w:rFonts w:ascii="Arial" w:eastAsiaTheme="minorEastAsia" w:hAnsi="Arial" w:cs="Arial"/>
                <w:i/>
              </w:rPr>
              <w:t xml:space="preserve"> </w:t>
            </w:r>
            <w:r w:rsidR="009E1D63" w:rsidRPr="009E1D63">
              <w:rPr>
                <w:rFonts w:ascii="Arial" w:eastAsiaTheme="minorEastAsia" w:hAnsi="Arial" w:cs="Arial"/>
                <w:i/>
                <w:vertAlign w:val="superscript"/>
              </w:rPr>
              <w:t>-1</w:t>
            </w:r>
            <w:r w:rsidR="00691F15" w:rsidRPr="00560ED9">
              <w:rPr>
                <w:rFonts w:ascii="Arial" w:eastAsiaTheme="minorEastAsia" w:hAnsi="Arial" w:cs="Arial"/>
              </w:rPr>
              <w:t>.</w:t>
            </w:r>
          </w:p>
        </w:tc>
      </w:tr>
    </w:tbl>
    <w:p w14:paraId="6153BB30" w14:textId="1ED8450E" w:rsidR="00D3485A" w:rsidRPr="00560ED9" w:rsidRDefault="00D3485A" w:rsidP="00962CCA">
      <w:pPr>
        <w:tabs>
          <w:tab w:val="right" w:pos="8498"/>
        </w:tabs>
        <w:spacing w:after="0"/>
        <w:jc w:val="both"/>
        <w:rPr>
          <w:rFonts w:ascii="Arial" w:hAnsi="Arial" w:cs="Arial"/>
        </w:rPr>
      </w:pPr>
    </w:p>
    <w:p w14:paraId="64F85783" w14:textId="02CCFF42" w:rsidR="000A51B4" w:rsidRPr="00560ED9" w:rsidRDefault="009A3E0A" w:rsidP="00962CCA">
      <w:pPr>
        <w:tabs>
          <w:tab w:val="right" w:pos="8498"/>
        </w:tabs>
        <w:spacing w:after="0"/>
        <w:jc w:val="both"/>
        <w:rPr>
          <w:rFonts w:ascii="Arial" w:hAnsi="Arial" w:cs="Arial"/>
        </w:rPr>
      </w:pPr>
      <w:r w:rsidRPr="00560ED9">
        <w:rPr>
          <w:rFonts w:ascii="Arial" w:hAnsi="Arial" w:cs="Arial"/>
        </w:rPr>
        <w:t>No todas la</w:t>
      </w:r>
      <w:r w:rsidR="00691F15" w:rsidRPr="00560ED9">
        <w:rPr>
          <w:rFonts w:ascii="Arial" w:hAnsi="Arial" w:cs="Arial"/>
        </w:rPr>
        <w:t>s funciones de número</w:t>
      </w:r>
      <w:r w:rsidR="00E856E6">
        <w:rPr>
          <w:rFonts w:ascii="Arial" w:hAnsi="Arial" w:cs="Arial"/>
        </w:rPr>
        <w:t>s</w:t>
      </w:r>
      <w:r w:rsidR="006B4E81">
        <w:rPr>
          <w:rFonts w:ascii="Arial" w:hAnsi="Arial" w:cs="Arial"/>
        </w:rPr>
        <w:t xml:space="preserve"> reales tienen</w:t>
      </w:r>
      <w:r w:rsidR="00957C49">
        <w:rPr>
          <w:rFonts w:ascii="Arial" w:hAnsi="Arial" w:cs="Arial"/>
        </w:rPr>
        <w:t xml:space="preserve"> una función</w:t>
      </w:r>
      <w:r w:rsidR="00691F15" w:rsidRPr="00560ED9">
        <w:rPr>
          <w:rFonts w:ascii="Arial" w:hAnsi="Arial" w:cs="Arial"/>
        </w:rPr>
        <w:t xml:space="preserve"> inversa</w:t>
      </w:r>
      <w:r w:rsidR="006B4E81">
        <w:rPr>
          <w:rFonts w:ascii="Arial" w:hAnsi="Arial" w:cs="Arial"/>
        </w:rPr>
        <w:t>;</w:t>
      </w:r>
      <w:r w:rsidR="00691F15" w:rsidRPr="00560ED9">
        <w:rPr>
          <w:rFonts w:ascii="Arial" w:hAnsi="Arial" w:cs="Arial"/>
        </w:rPr>
        <w:t xml:space="preserve"> para ello se necesita que la funci</w:t>
      </w:r>
      <w:r w:rsidR="006B4E81">
        <w:rPr>
          <w:rFonts w:ascii="Arial" w:hAnsi="Arial" w:cs="Arial"/>
        </w:rPr>
        <w:t>ón sea inyectiva.</w:t>
      </w:r>
    </w:p>
    <w:p w14:paraId="7BFA5D37" w14:textId="77777777" w:rsidR="009A3E0A" w:rsidRPr="00560ED9" w:rsidRDefault="009A3E0A" w:rsidP="00962CCA">
      <w:pPr>
        <w:tabs>
          <w:tab w:val="right" w:pos="8498"/>
        </w:tabs>
        <w:spacing w:after="0"/>
        <w:jc w:val="both"/>
        <w:rPr>
          <w:rFonts w:ascii="Arial" w:hAnsi="Arial" w:cs="Arial"/>
        </w:rPr>
      </w:pPr>
    </w:p>
    <w:p w14:paraId="3B22F712" w14:textId="1422FDFF" w:rsidR="009A3E0A" w:rsidRDefault="009E1D63" w:rsidP="00962CCA">
      <w:pPr>
        <w:tabs>
          <w:tab w:val="right" w:pos="8498"/>
        </w:tabs>
        <w:spacing w:after="0"/>
        <w:jc w:val="both"/>
        <w:rPr>
          <w:rFonts w:ascii="Arial" w:eastAsiaTheme="minorEastAsia" w:hAnsi="Arial" w:cs="Arial"/>
        </w:rPr>
      </w:pPr>
      <w:r>
        <w:rPr>
          <w:rFonts w:ascii="Arial" w:hAnsi="Arial" w:cs="Arial"/>
        </w:rPr>
        <w:t>Por ejemplo, s</w:t>
      </w:r>
      <w:r w:rsidR="009A3E0A" w:rsidRPr="00560ED9">
        <w:rPr>
          <w:rFonts w:ascii="Arial" w:hAnsi="Arial" w:cs="Arial"/>
        </w:rPr>
        <w:t>i</w:t>
      </w:r>
      <w:r>
        <w:rPr>
          <w:rFonts w:ascii="Arial" w:hAnsi="Arial" w:cs="Arial"/>
        </w:rPr>
        <w:t xml:space="preserve"> </w:t>
      </w:r>
      <w:r w:rsidRPr="009E1D63">
        <w:rPr>
          <w:rFonts w:ascii="Arial" w:hAnsi="Arial" w:cs="Arial"/>
          <w:i/>
        </w:rPr>
        <w:t>f(x) = x</w:t>
      </w:r>
      <w:r w:rsidRPr="009E1D63">
        <w:rPr>
          <w:rFonts w:ascii="Arial" w:hAnsi="Arial" w:cs="Arial"/>
          <w:i/>
          <w:vertAlign w:val="superscript"/>
        </w:rPr>
        <w:t>3</w:t>
      </w:r>
      <w:r>
        <w:rPr>
          <w:rFonts w:ascii="Arial" w:hAnsi="Arial" w:cs="Arial"/>
        </w:rPr>
        <w:t xml:space="preserve">, </w:t>
      </w:r>
      <w:r w:rsidR="009A3E0A" w:rsidRPr="00560ED9">
        <w:rPr>
          <w:rFonts w:ascii="Arial" w:eastAsiaTheme="minorEastAsia" w:hAnsi="Arial" w:cs="Arial"/>
        </w:rPr>
        <w:t>entonces</w:t>
      </w:r>
      <w:r>
        <w:rPr>
          <w:rFonts w:ascii="Arial" w:eastAsiaTheme="minorEastAsia" w:hAnsi="Arial" w:cs="Arial"/>
        </w:rPr>
        <w:t xml:space="preserve"> </w:t>
      </w:r>
      <w:r w:rsidRPr="009E1D63">
        <w:rPr>
          <w:rFonts w:ascii="Arial" w:eastAsiaTheme="minorEastAsia" w:hAnsi="Arial" w:cs="Arial"/>
          <w:i/>
        </w:rPr>
        <w:t xml:space="preserve">f </w:t>
      </w:r>
      <w:r w:rsidRPr="009E1D63">
        <w:rPr>
          <w:rFonts w:ascii="Arial" w:eastAsiaTheme="minorEastAsia" w:hAnsi="Arial" w:cs="Arial"/>
          <w:i/>
          <w:vertAlign w:val="superscript"/>
        </w:rPr>
        <w:t>-1</w:t>
      </w:r>
      <w:r w:rsidRPr="009E1D63">
        <w:rPr>
          <w:rFonts w:ascii="Arial" w:eastAsiaTheme="minorEastAsia" w:hAnsi="Arial" w:cs="Arial"/>
          <w:i/>
        </w:rPr>
        <w:t xml:space="preserve">(x) = </w:t>
      </w:r>
      <w:r w:rsidRPr="009E1D63">
        <w:rPr>
          <w:rFonts w:ascii="Cambria Math" w:eastAsiaTheme="minorEastAsia" w:hAnsi="Cambria Math" w:cs="Arial"/>
          <w:i/>
        </w:rPr>
        <w:t>∛</w:t>
      </w:r>
      <w:r w:rsidRPr="009E1D63">
        <w:rPr>
          <w:rFonts w:ascii="Arial" w:eastAsiaTheme="minorEastAsia" w:hAnsi="Arial" w:cs="Arial"/>
          <w:i/>
        </w:rPr>
        <w:t>x</w:t>
      </w:r>
      <w:r>
        <w:rPr>
          <w:rFonts w:ascii="Arial" w:eastAsiaTheme="minorEastAsia" w:hAnsi="Arial" w:cs="Arial"/>
        </w:rPr>
        <w:t>.</w:t>
      </w:r>
      <w:r w:rsidR="003E1A87">
        <w:rPr>
          <w:rFonts w:ascii="Arial" w:eastAsiaTheme="minorEastAsia" w:hAnsi="Arial" w:cs="Arial"/>
        </w:rPr>
        <w:t xml:space="preserve"> como se muestra en la siguiente gráfica.</w:t>
      </w:r>
    </w:p>
    <w:tbl>
      <w:tblPr>
        <w:tblStyle w:val="Tablaconcuadrcula"/>
        <w:tblW w:w="9054" w:type="dxa"/>
        <w:tblLayout w:type="fixed"/>
        <w:tblLook w:val="04A0" w:firstRow="1" w:lastRow="0" w:firstColumn="1" w:lastColumn="0" w:noHBand="0" w:noVBand="1"/>
      </w:tblPr>
      <w:tblGrid>
        <w:gridCol w:w="1384"/>
        <w:gridCol w:w="7670"/>
      </w:tblGrid>
      <w:tr w:rsidR="003E1A87" w:rsidRPr="00560ED9" w14:paraId="49638C5B" w14:textId="77777777" w:rsidTr="0019737C">
        <w:tc>
          <w:tcPr>
            <w:tcW w:w="9054" w:type="dxa"/>
            <w:gridSpan w:val="2"/>
            <w:shd w:val="clear" w:color="auto" w:fill="0D0D0D" w:themeFill="text1" w:themeFillTint="F2"/>
          </w:tcPr>
          <w:p w14:paraId="51283F9C" w14:textId="77777777" w:rsidR="003E1A87" w:rsidRPr="00560ED9" w:rsidRDefault="003E1A87" w:rsidP="0019737C">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101D26BB" w14:textId="77777777" w:rsidR="003E1A87" w:rsidRPr="00560ED9" w:rsidRDefault="003E1A87" w:rsidP="0019737C">
            <w:pPr>
              <w:jc w:val="center"/>
              <w:rPr>
                <w:rFonts w:ascii="Arial" w:hAnsi="Arial" w:cs="Arial"/>
                <w:b/>
                <w:color w:val="FFFFFF" w:themeColor="background1"/>
              </w:rPr>
            </w:pPr>
          </w:p>
        </w:tc>
      </w:tr>
      <w:tr w:rsidR="003E1A87" w:rsidRPr="00560ED9" w14:paraId="68209608" w14:textId="77777777" w:rsidTr="0019737C">
        <w:tc>
          <w:tcPr>
            <w:tcW w:w="1384" w:type="dxa"/>
          </w:tcPr>
          <w:p w14:paraId="0B0C5049" w14:textId="77777777" w:rsidR="003E1A87" w:rsidRPr="00560ED9" w:rsidRDefault="003E1A87" w:rsidP="0019737C">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270B019" w14:textId="77777777" w:rsidR="003E1A87" w:rsidRPr="00560ED9" w:rsidRDefault="003E1A87" w:rsidP="0019737C">
            <w:pPr>
              <w:rPr>
                <w:rFonts w:ascii="Arial" w:hAnsi="Arial" w:cs="Arial"/>
                <w:b/>
                <w:color w:val="000000"/>
                <w:sz w:val="18"/>
                <w:szCs w:val="18"/>
              </w:rPr>
            </w:pPr>
            <w:r w:rsidRPr="00560ED9">
              <w:rPr>
                <w:rFonts w:ascii="Arial" w:hAnsi="Arial" w:cs="Arial"/>
                <w:color w:val="000000"/>
              </w:rPr>
              <w:t>MA_11_02_IMG74</w:t>
            </w:r>
          </w:p>
        </w:tc>
      </w:tr>
      <w:tr w:rsidR="003E1A87" w:rsidRPr="00560ED9" w14:paraId="5203EF79" w14:textId="77777777" w:rsidTr="0019737C">
        <w:tc>
          <w:tcPr>
            <w:tcW w:w="1384" w:type="dxa"/>
          </w:tcPr>
          <w:p w14:paraId="4528A0ED" w14:textId="77777777" w:rsidR="003E1A87" w:rsidRPr="00560ED9" w:rsidRDefault="003E1A87" w:rsidP="0019737C">
            <w:pPr>
              <w:rPr>
                <w:rFonts w:ascii="Arial" w:hAnsi="Arial" w:cs="Arial"/>
                <w:color w:val="000000"/>
              </w:rPr>
            </w:pPr>
            <w:r w:rsidRPr="00560ED9">
              <w:rPr>
                <w:rFonts w:ascii="Arial" w:hAnsi="Arial" w:cs="Arial"/>
                <w:b/>
                <w:color w:val="000000"/>
                <w:sz w:val="18"/>
                <w:szCs w:val="18"/>
              </w:rPr>
              <w:t>Descripción</w:t>
            </w:r>
          </w:p>
        </w:tc>
        <w:tc>
          <w:tcPr>
            <w:tcW w:w="7670" w:type="dxa"/>
          </w:tcPr>
          <w:p w14:paraId="42B26CC7" w14:textId="1C4DA776" w:rsidR="003E1A87" w:rsidRPr="003E1A87" w:rsidRDefault="003E1A87" w:rsidP="0019737C">
            <w:pPr>
              <w:rPr>
                <w:rFonts w:ascii="Arial" w:eastAsiaTheme="minorEastAsia" w:hAnsi="Arial" w:cs="Arial"/>
                <w:color w:val="000000"/>
              </w:rPr>
            </w:pPr>
            <w:r>
              <w:rPr>
                <w:rFonts w:ascii="Arial" w:eastAsiaTheme="minorEastAsia" w:hAnsi="Arial" w:cs="Arial"/>
                <w:color w:val="000000"/>
              </w:rPr>
              <w:t xml:space="preserve">Grafica de las función </w:t>
            </w:r>
            <w:r w:rsidRPr="009E1D63">
              <w:rPr>
                <w:rFonts w:ascii="Arial" w:hAnsi="Arial" w:cs="Arial"/>
                <w:i/>
              </w:rPr>
              <w:t>f(x) = x</w:t>
            </w:r>
            <w:r w:rsidRPr="009E1D63">
              <w:rPr>
                <w:rFonts w:ascii="Arial" w:hAnsi="Arial" w:cs="Arial"/>
                <w:i/>
                <w:vertAlign w:val="superscript"/>
              </w:rPr>
              <w:t>3</w:t>
            </w:r>
            <w:r>
              <w:rPr>
                <w:rFonts w:ascii="Arial" w:hAnsi="Arial" w:cs="Arial"/>
                <w:i/>
              </w:rPr>
              <w:t xml:space="preserve">, </w:t>
            </w:r>
            <w:r w:rsidRPr="009E1D63">
              <w:rPr>
                <w:rFonts w:ascii="Arial" w:eastAsiaTheme="minorEastAsia" w:hAnsi="Arial" w:cs="Arial"/>
                <w:i/>
              </w:rPr>
              <w:t xml:space="preserve">f </w:t>
            </w:r>
            <w:r w:rsidRPr="009E1D63">
              <w:rPr>
                <w:rFonts w:ascii="Arial" w:eastAsiaTheme="minorEastAsia" w:hAnsi="Arial" w:cs="Arial"/>
                <w:i/>
                <w:vertAlign w:val="superscript"/>
              </w:rPr>
              <w:t>-1</w:t>
            </w:r>
            <w:r w:rsidRPr="009E1D63">
              <w:rPr>
                <w:rFonts w:ascii="Arial" w:eastAsiaTheme="minorEastAsia" w:hAnsi="Arial" w:cs="Arial"/>
                <w:i/>
              </w:rPr>
              <w:t xml:space="preserve">(x) = </w:t>
            </w:r>
            <w:r w:rsidRPr="009E1D63">
              <w:rPr>
                <w:rFonts w:ascii="Cambria Math" w:eastAsiaTheme="minorEastAsia" w:hAnsi="Cambria Math" w:cs="Arial"/>
                <w:i/>
              </w:rPr>
              <w:t>∛</w:t>
            </w:r>
            <w:r w:rsidRPr="009E1D63">
              <w:rPr>
                <w:rFonts w:ascii="Arial" w:eastAsiaTheme="minorEastAsia" w:hAnsi="Arial" w:cs="Arial"/>
                <w:i/>
              </w:rPr>
              <w:t>x</w:t>
            </w:r>
            <w:r>
              <w:rPr>
                <w:rFonts w:ascii="Arial" w:eastAsiaTheme="minorEastAsia" w:hAnsi="Arial" w:cs="Arial"/>
                <w:i/>
              </w:rPr>
              <w:t xml:space="preserve"> y I(x)=x</w:t>
            </w:r>
          </w:p>
        </w:tc>
      </w:tr>
      <w:tr w:rsidR="003E1A87" w:rsidRPr="00560ED9" w14:paraId="2CD80836" w14:textId="77777777" w:rsidTr="0019737C">
        <w:tc>
          <w:tcPr>
            <w:tcW w:w="1384" w:type="dxa"/>
          </w:tcPr>
          <w:p w14:paraId="7C06E559" w14:textId="77777777" w:rsidR="003E1A87" w:rsidRPr="00560ED9" w:rsidRDefault="003E1A87" w:rsidP="0019737C">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F9972DB" w14:textId="77777777" w:rsidR="003E1A87" w:rsidRPr="00560ED9" w:rsidRDefault="008E1CD6" w:rsidP="0019737C">
            <w:pPr>
              <w:rPr>
                <w:rFonts w:ascii="Arial" w:hAnsi="Arial" w:cs="Arial"/>
                <w:color w:val="000000"/>
              </w:rPr>
            </w:pPr>
            <w:hyperlink r:id="rId32" w:history="1">
              <w:r w:rsidR="003E1A87" w:rsidRPr="00560ED9">
                <w:rPr>
                  <w:rStyle w:val="Hipervnculo"/>
                  <w:rFonts w:ascii="Arial" w:hAnsi="Arial" w:cs="Arial"/>
                </w:rPr>
                <w:t>http://iesaricel.org/rafanogal/funciones/funciones-archivos/composicion.gif</w:t>
              </w:r>
            </w:hyperlink>
            <w:r w:rsidR="003E1A87" w:rsidRPr="00560ED9">
              <w:rPr>
                <w:rFonts w:ascii="Arial" w:hAnsi="Arial" w:cs="Arial"/>
                <w:color w:val="000000"/>
              </w:rPr>
              <w:t xml:space="preserve"> </w:t>
            </w:r>
          </w:p>
        </w:tc>
      </w:tr>
      <w:tr w:rsidR="003E1A87" w:rsidRPr="00560ED9" w14:paraId="2DB832FB" w14:textId="77777777" w:rsidTr="0019737C">
        <w:tc>
          <w:tcPr>
            <w:tcW w:w="1384" w:type="dxa"/>
          </w:tcPr>
          <w:p w14:paraId="76BFD27C" w14:textId="77777777" w:rsidR="003E1A87" w:rsidRPr="00560ED9" w:rsidRDefault="003E1A87" w:rsidP="0019737C">
            <w:pPr>
              <w:rPr>
                <w:rFonts w:ascii="Arial" w:hAnsi="Arial" w:cs="Arial"/>
                <w:color w:val="000000"/>
              </w:rPr>
            </w:pPr>
            <w:r w:rsidRPr="00560ED9">
              <w:rPr>
                <w:rFonts w:ascii="Arial" w:hAnsi="Arial" w:cs="Arial"/>
                <w:b/>
                <w:color w:val="000000"/>
                <w:sz w:val="18"/>
                <w:szCs w:val="18"/>
              </w:rPr>
              <w:t>Pie de imagen</w:t>
            </w:r>
          </w:p>
        </w:tc>
        <w:tc>
          <w:tcPr>
            <w:tcW w:w="7670" w:type="dxa"/>
          </w:tcPr>
          <w:p w14:paraId="37FADB34" w14:textId="77777777" w:rsidR="003E1A87" w:rsidRPr="00560ED9" w:rsidRDefault="003E1A87" w:rsidP="0019737C">
            <w:pPr>
              <w:tabs>
                <w:tab w:val="right" w:pos="8498"/>
              </w:tabs>
              <w:jc w:val="both"/>
              <w:rPr>
                <w:rFonts w:ascii="Arial" w:eastAsiaTheme="minorEastAsia" w:hAnsi="Arial" w:cs="Arial"/>
              </w:rPr>
            </w:pPr>
            <w:r>
              <w:rPr>
                <w:rFonts w:ascii="Arial" w:eastAsiaTheme="minorEastAsia" w:hAnsi="Arial" w:cs="Arial"/>
              </w:rPr>
              <w:t>El diagrama s</w:t>
            </w:r>
            <w:r w:rsidRPr="00560ED9">
              <w:rPr>
                <w:rFonts w:ascii="Arial" w:eastAsiaTheme="minorEastAsia" w:hAnsi="Arial" w:cs="Arial"/>
              </w:rPr>
              <w:t>agital de la comp</w:t>
            </w:r>
            <w:r>
              <w:rPr>
                <w:rFonts w:ascii="Arial" w:eastAsiaTheme="minorEastAsia" w:hAnsi="Arial" w:cs="Arial"/>
              </w:rPr>
              <w:t>osición de funciones revela que</w:t>
            </w:r>
            <w:r w:rsidRPr="00560ED9">
              <w:rPr>
                <w:rFonts w:ascii="Arial" w:eastAsiaTheme="minorEastAsia" w:hAnsi="Arial" w:cs="Arial"/>
              </w:rPr>
              <w:t xml:space="preserve"> para poder establecer la composición  </w:t>
            </w:r>
            <m:oMath>
              <m:r>
                <w:rPr>
                  <w:rFonts w:ascii="Cambria Math" w:eastAsiaTheme="minorEastAsia" w:hAnsi="Cambria Math" w:cs="Arial"/>
                </w:rPr>
                <m:t>g∘f</m:t>
              </m:r>
            </m:oMath>
            <w:r w:rsidRPr="00560ED9">
              <w:rPr>
                <w:rFonts w:ascii="Arial" w:eastAsiaTheme="minorEastAsia" w:hAnsi="Arial" w:cs="Arial"/>
              </w:rPr>
              <w:t xml:space="preserve">, el rango de </w:t>
            </w:r>
            <w:r w:rsidRPr="00560ED9">
              <w:rPr>
                <w:rFonts w:ascii="Arial" w:eastAsiaTheme="minorEastAsia" w:hAnsi="Arial" w:cs="Arial"/>
                <w:i/>
              </w:rPr>
              <w:t>f</w:t>
            </w:r>
            <w:r w:rsidRPr="00560ED9">
              <w:rPr>
                <w:rFonts w:ascii="Arial" w:eastAsiaTheme="minorEastAsia" w:hAnsi="Arial" w:cs="Arial"/>
              </w:rPr>
              <w:t xml:space="preserve"> debe ser igual al dominio de </w:t>
            </w:r>
            <w:r w:rsidRPr="00560ED9">
              <w:rPr>
                <w:rFonts w:ascii="Arial" w:eastAsiaTheme="minorEastAsia" w:hAnsi="Arial" w:cs="Arial"/>
                <w:i/>
              </w:rPr>
              <w:t>g</w:t>
            </w:r>
          </w:p>
        </w:tc>
      </w:tr>
    </w:tbl>
    <w:p w14:paraId="1E3ACF1D" w14:textId="77777777" w:rsidR="003E1A87" w:rsidRDefault="003E1A87" w:rsidP="00962CCA">
      <w:pPr>
        <w:tabs>
          <w:tab w:val="right" w:pos="8498"/>
        </w:tabs>
        <w:spacing w:after="0"/>
        <w:jc w:val="both"/>
        <w:rPr>
          <w:rFonts w:ascii="Arial" w:eastAsiaTheme="minorEastAsia" w:hAnsi="Arial" w:cs="Arial"/>
        </w:rPr>
      </w:pPr>
    </w:p>
    <w:p w14:paraId="402B150F" w14:textId="77777777" w:rsidR="00016A10" w:rsidRPr="00560ED9" w:rsidRDefault="00016A10" w:rsidP="00016A10">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016A10" w:rsidRPr="00560ED9" w14:paraId="06C9EFA3" w14:textId="77777777" w:rsidTr="0019737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FD3AE13" w14:textId="77777777" w:rsidR="00016A10" w:rsidRPr="00560ED9" w:rsidRDefault="00016A10" w:rsidP="0019737C">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016A10" w:rsidRPr="00560ED9" w14:paraId="21FA09F8"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B06CD" w14:textId="77777777" w:rsidR="00016A10" w:rsidRPr="00560ED9" w:rsidRDefault="00016A10" w:rsidP="0019737C">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09DFF" w14:textId="64ED83B0" w:rsidR="00016A10" w:rsidRPr="00560ED9" w:rsidRDefault="00467256" w:rsidP="0019737C">
            <w:pPr>
              <w:rPr>
                <w:rFonts w:ascii="Arial" w:hAnsi="Arial" w:cs="Arial"/>
                <w:b/>
                <w:color w:val="000000"/>
                <w:sz w:val="18"/>
                <w:szCs w:val="18"/>
              </w:rPr>
            </w:pPr>
            <w:r>
              <w:rPr>
                <w:rFonts w:ascii="Arial" w:hAnsi="Arial" w:cs="Arial"/>
                <w:color w:val="000000"/>
              </w:rPr>
              <w:t>MA_11_02_CO_REC26</w:t>
            </w:r>
            <w:r w:rsidR="00016A10" w:rsidRPr="00560ED9">
              <w:rPr>
                <w:rFonts w:ascii="Arial" w:hAnsi="Arial" w:cs="Arial"/>
                <w:color w:val="000000"/>
              </w:rPr>
              <w:t>0</w:t>
            </w:r>
          </w:p>
        </w:tc>
      </w:tr>
      <w:tr w:rsidR="00016A10" w:rsidRPr="00560ED9" w14:paraId="7DF50BEA"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5D29C4" w14:textId="77777777" w:rsidR="00016A10" w:rsidRPr="00520039" w:rsidRDefault="00016A10" w:rsidP="0019737C">
            <w:pPr>
              <w:rPr>
                <w:rFonts w:ascii="Arial" w:hAnsi="Arial" w:cs="Arial"/>
                <w:color w:val="000000"/>
                <w:sz w:val="24"/>
                <w:szCs w:val="24"/>
              </w:rPr>
            </w:pPr>
            <w:r w:rsidRPr="00520039">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8004B" w14:textId="72C1B631" w:rsidR="00016A10" w:rsidRPr="00520039" w:rsidRDefault="00016A10" w:rsidP="0019737C">
            <w:pPr>
              <w:rPr>
                <w:rFonts w:ascii="Arial" w:hAnsi="Arial" w:cs="Arial"/>
                <w:sz w:val="24"/>
                <w:szCs w:val="24"/>
              </w:rPr>
            </w:pPr>
            <w:r w:rsidRPr="00520039">
              <w:rPr>
                <w:rFonts w:ascii="Arial" w:hAnsi="Arial" w:cs="Arial"/>
                <w:color w:val="000000"/>
                <w:sz w:val="24"/>
                <w:szCs w:val="24"/>
              </w:rPr>
              <w:t>Inversas de las funciones exponenciales y trigonométricas</w:t>
            </w:r>
          </w:p>
          <w:p w14:paraId="70D03102" w14:textId="77777777" w:rsidR="00016A10" w:rsidRPr="00520039" w:rsidRDefault="00016A10" w:rsidP="0019737C">
            <w:pPr>
              <w:rPr>
                <w:rFonts w:ascii="Arial" w:hAnsi="Arial" w:cs="Arial"/>
                <w:color w:val="000000"/>
                <w:sz w:val="24"/>
                <w:szCs w:val="24"/>
              </w:rPr>
            </w:pPr>
          </w:p>
        </w:tc>
      </w:tr>
      <w:tr w:rsidR="00016A10" w:rsidRPr="00560ED9" w14:paraId="2E6653E4"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D70951" w14:textId="77777777" w:rsidR="00016A10" w:rsidRPr="00560ED9" w:rsidRDefault="00016A10" w:rsidP="0019737C">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D4544" w14:textId="6F483614" w:rsidR="00016A10" w:rsidRPr="00520039" w:rsidRDefault="00016A10" w:rsidP="0019737C">
            <w:pPr>
              <w:rPr>
                <w:rFonts w:ascii="Arial" w:hAnsi="Arial" w:cs="Arial"/>
                <w:sz w:val="24"/>
                <w:szCs w:val="24"/>
              </w:rPr>
            </w:pPr>
            <w:r w:rsidRPr="00520039">
              <w:rPr>
                <w:rFonts w:ascii="Arial" w:hAnsi="Arial" w:cs="Arial"/>
                <w:color w:val="000000"/>
                <w:sz w:val="24"/>
                <w:szCs w:val="24"/>
              </w:rPr>
              <w:t>Interactivo en el que se estudian las funciones logarítmicas y las inversas de las funciones trigonométricas</w:t>
            </w:r>
            <w:r w:rsidR="006614D5">
              <w:rPr>
                <w:rFonts w:ascii="Arial" w:hAnsi="Arial" w:cs="Arial"/>
                <w:color w:val="000000"/>
                <w:sz w:val="24"/>
                <w:szCs w:val="24"/>
              </w:rPr>
              <w:t xml:space="preserve"> </w:t>
            </w:r>
          </w:p>
          <w:p w14:paraId="66A6F733" w14:textId="77777777" w:rsidR="00016A10" w:rsidRPr="00560ED9" w:rsidRDefault="00016A10" w:rsidP="0019737C">
            <w:pPr>
              <w:rPr>
                <w:rFonts w:ascii="Arial" w:hAnsi="Arial" w:cs="Arial"/>
                <w:color w:val="000000"/>
              </w:rPr>
            </w:pPr>
          </w:p>
        </w:tc>
      </w:tr>
    </w:tbl>
    <w:p w14:paraId="6B8AB603" w14:textId="77777777" w:rsidR="001C1B89" w:rsidRDefault="001C1B89" w:rsidP="001C1B89">
      <w:pPr>
        <w:tabs>
          <w:tab w:val="right" w:pos="8498"/>
        </w:tabs>
        <w:spacing w:after="0"/>
        <w:jc w:val="both"/>
        <w:rPr>
          <w:rFonts w:ascii="Arial" w:eastAsiaTheme="minorEastAsia" w:hAnsi="Arial" w:cs="Arial"/>
        </w:rPr>
      </w:pPr>
    </w:p>
    <w:p w14:paraId="437572B9" w14:textId="77777777" w:rsidR="001C1B89" w:rsidRPr="00560ED9" w:rsidRDefault="001C1B89" w:rsidP="001C1B89">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1C1B89" w:rsidRPr="00560ED9" w14:paraId="37271C3E" w14:textId="77777777" w:rsidTr="00C3582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BBEF0C3" w14:textId="77777777" w:rsidR="001C1B89" w:rsidRPr="00560ED9" w:rsidRDefault="001C1B89" w:rsidP="00C3582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1C1B89" w:rsidRPr="00560ED9" w14:paraId="1786C0FB"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34139" w14:textId="77777777" w:rsidR="001C1B89" w:rsidRPr="00560ED9" w:rsidRDefault="001C1B89" w:rsidP="00C3582A">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9A2B95" w14:textId="77777777" w:rsidR="001C1B89" w:rsidRPr="00560ED9" w:rsidRDefault="001C1B89" w:rsidP="00C3582A">
            <w:pPr>
              <w:rPr>
                <w:rFonts w:ascii="Arial" w:hAnsi="Arial" w:cs="Arial"/>
                <w:b/>
                <w:color w:val="000000"/>
                <w:sz w:val="18"/>
                <w:szCs w:val="18"/>
              </w:rPr>
            </w:pPr>
            <w:r>
              <w:rPr>
                <w:rFonts w:ascii="Arial" w:hAnsi="Arial" w:cs="Arial"/>
                <w:color w:val="000000"/>
              </w:rPr>
              <w:t>MA_11_02_CO_REC26</w:t>
            </w:r>
            <w:r w:rsidRPr="00560ED9">
              <w:rPr>
                <w:rFonts w:ascii="Arial" w:hAnsi="Arial" w:cs="Arial"/>
                <w:color w:val="000000"/>
              </w:rPr>
              <w:t>0</w:t>
            </w:r>
          </w:p>
        </w:tc>
      </w:tr>
      <w:tr w:rsidR="001C1B89" w:rsidRPr="00560ED9" w14:paraId="4852D221"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62C76" w14:textId="77777777" w:rsidR="001C1B89" w:rsidRPr="00520039" w:rsidRDefault="001C1B89" w:rsidP="00C3582A">
            <w:pPr>
              <w:rPr>
                <w:rFonts w:ascii="Arial" w:hAnsi="Arial" w:cs="Arial"/>
                <w:color w:val="000000"/>
                <w:sz w:val="24"/>
                <w:szCs w:val="24"/>
              </w:rPr>
            </w:pPr>
            <w:r w:rsidRPr="00520039">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46517" w14:textId="77777777" w:rsidR="001C1B89" w:rsidRPr="00520039" w:rsidRDefault="001C1B89" w:rsidP="00C3582A">
            <w:pPr>
              <w:rPr>
                <w:rFonts w:ascii="Arial" w:hAnsi="Arial" w:cs="Arial"/>
                <w:sz w:val="24"/>
                <w:szCs w:val="24"/>
              </w:rPr>
            </w:pPr>
            <w:r w:rsidRPr="00520039">
              <w:rPr>
                <w:rFonts w:ascii="Arial" w:hAnsi="Arial" w:cs="Arial"/>
                <w:color w:val="000000"/>
                <w:sz w:val="24"/>
                <w:szCs w:val="24"/>
              </w:rPr>
              <w:t>Inversas de las funciones exponenciales y trigonométricas</w:t>
            </w:r>
          </w:p>
          <w:p w14:paraId="1CA6DC01" w14:textId="77777777" w:rsidR="001C1B89" w:rsidRPr="00520039" w:rsidRDefault="001C1B89" w:rsidP="00C3582A">
            <w:pPr>
              <w:rPr>
                <w:rFonts w:ascii="Arial" w:hAnsi="Arial" w:cs="Arial"/>
                <w:color w:val="000000"/>
                <w:sz w:val="24"/>
                <w:szCs w:val="24"/>
              </w:rPr>
            </w:pPr>
          </w:p>
        </w:tc>
      </w:tr>
      <w:tr w:rsidR="001C1B89" w:rsidRPr="00560ED9" w14:paraId="06EB4CBF"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40592" w14:textId="77777777" w:rsidR="001C1B89" w:rsidRPr="00560ED9" w:rsidRDefault="001C1B89" w:rsidP="00C3582A">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673C1" w14:textId="77777777" w:rsidR="001C1B89" w:rsidRPr="00520039" w:rsidRDefault="001C1B89" w:rsidP="00C3582A">
            <w:pPr>
              <w:rPr>
                <w:rFonts w:ascii="Arial" w:hAnsi="Arial" w:cs="Arial"/>
                <w:sz w:val="24"/>
                <w:szCs w:val="24"/>
              </w:rPr>
            </w:pPr>
            <w:r w:rsidRPr="00520039">
              <w:rPr>
                <w:rFonts w:ascii="Arial" w:hAnsi="Arial" w:cs="Arial"/>
                <w:color w:val="000000"/>
                <w:sz w:val="24"/>
                <w:szCs w:val="24"/>
              </w:rPr>
              <w:t>Interactivo en el que se estudian las funciones logarítmicas y las inversas de las funciones trigonométricas</w:t>
            </w:r>
            <w:r>
              <w:rPr>
                <w:rFonts w:ascii="Arial" w:hAnsi="Arial" w:cs="Arial"/>
                <w:color w:val="000000"/>
                <w:sz w:val="24"/>
                <w:szCs w:val="24"/>
              </w:rPr>
              <w:t xml:space="preserve"> </w:t>
            </w:r>
          </w:p>
          <w:p w14:paraId="2B73720E" w14:textId="77777777" w:rsidR="001C1B89" w:rsidRPr="00560ED9" w:rsidRDefault="001C1B89" w:rsidP="00C3582A">
            <w:pPr>
              <w:rPr>
                <w:rFonts w:ascii="Arial" w:hAnsi="Arial" w:cs="Arial"/>
                <w:color w:val="000000"/>
              </w:rPr>
            </w:pPr>
          </w:p>
        </w:tc>
      </w:tr>
    </w:tbl>
    <w:p w14:paraId="0BEBDDB5" w14:textId="77777777" w:rsidR="001C1B89" w:rsidRDefault="001C1B89" w:rsidP="001C1B89">
      <w:pPr>
        <w:tabs>
          <w:tab w:val="right" w:pos="8498"/>
        </w:tabs>
        <w:spacing w:after="0"/>
        <w:jc w:val="both"/>
        <w:rPr>
          <w:rFonts w:ascii="Arial" w:hAnsi="Arial" w:cs="Arial"/>
          <w:b/>
        </w:rPr>
      </w:pPr>
    </w:p>
    <w:p w14:paraId="587290A4" w14:textId="77777777" w:rsidR="001C1B89" w:rsidRPr="00560ED9" w:rsidRDefault="001C1B89" w:rsidP="001C1B89">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1C1B89" w:rsidRPr="00560ED9" w14:paraId="7C23A3AB" w14:textId="77777777" w:rsidTr="00C3582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23BD58" w14:textId="77777777" w:rsidR="001C1B89" w:rsidRPr="00560ED9" w:rsidRDefault="001C1B89" w:rsidP="00C3582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1C1B89" w:rsidRPr="00560ED9" w14:paraId="20F728C3"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ADAFE" w14:textId="77777777" w:rsidR="001C1B89" w:rsidRPr="00560ED9" w:rsidRDefault="001C1B89" w:rsidP="00C3582A">
            <w:pPr>
              <w:rPr>
                <w:rFonts w:ascii="Arial" w:hAnsi="Arial" w:cs="Arial"/>
                <w:b/>
                <w:color w:val="000000"/>
                <w:sz w:val="18"/>
                <w:szCs w:val="18"/>
              </w:rPr>
            </w:pPr>
            <w:r w:rsidRPr="00560ED9">
              <w:rPr>
                <w:rFonts w:ascii="Arial" w:hAnsi="Arial" w:cs="Arial"/>
                <w:b/>
                <w:color w:val="000000"/>
                <w:sz w:val="18"/>
                <w:szCs w:val="18"/>
              </w:rPr>
              <w:lastRenderedPageBreak/>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0367D" w14:textId="54CC885E" w:rsidR="001C1B89" w:rsidRPr="00560ED9" w:rsidRDefault="001C1B89" w:rsidP="00C3582A">
            <w:pPr>
              <w:rPr>
                <w:rFonts w:ascii="Arial" w:hAnsi="Arial" w:cs="Arial"/>
                <w:b/>
                <w:color w:val="000000"/>
                <w:sz w:val="18"/>
                <w:szCs w:val="18"/>
              </w:rPr>
            </w:pPr>
            <w:r>
              <w:rPr>
                <w:rFonts w:ascii="Arial" w:hAnsi="Arial" w:cs="Arial"/>
                <w:color w:val="000000"/>
              </w:rPr>
              <w:t>MA_11_02_CO_REC27</w:t>
            </w:r>
            <w:r w:rsidRPr="00560ED9">
              <w:rPr>
                <w:rFonts w:ascii="Arial" w:hAnsi="Arial" w:cs="Arial"/>
                <w:color w:val="000000"/>
              </w:rPr>
              <w:t>0</w:t>
            </w:r>
          </w:p>
        </w:tc>
      </w:tr>
      <w:tr w:rsidR="001C1B89" w:rsidRPr="00560ED9" w14:paraId="0B0F5F77"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38207" w14:textId="77777777" w:rsidR="001C1B89" w:rsidRPr="00520039" w:rsidRDefault="001C1B89" w:rsidP="00C3582A">
            <w:pPr>
              <w:rPr>
                <w:rFonts w:ascii="Arial" w:hAnsi="Arial" w:cs="Arial"/>
                <w:color w:val="000000"/>
                <w:sz w:val="24"/>
                <w:szCs w:val="24"/>
              </w:rPr>
            </w:pPr>
            <w:r w:rsidRPr="00520039">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00216E" w14:textId="77777777" w:rsidR="001C1B89" w:rsidRPr="00520039" w:rsidRDefault="001C1B89" w:rsidP="00C3582A">
            <w:pPr>
              <w:rPr>
                <w:rFonts w:ascii="Arial" w:hAnsi="Arial" w:cs="Arial"/>
                <w:color w:val="000000"/>
                <w:sz w:val="24"/>
                <w:szCs w:val="24"/>
              </w:rPr>
            </w:pPr>
            <w:r w:rsidRPr="001C1B89">
              <w:rPr>
                <w:rFonts w:ascii="Arial" w:hAnsi="Arial" w:cs="Arial"/>
                <w:color w:val="000000"/>
                <w:sz w:val="24"/>
                <w:szCs w:val="24"/>
              </w:rPr>
              <w:t>Gráfica de una función y su inversa</w:t>
            </w:r>
          </w:p>
        </w:tc>
      </w:tr>
      <w:tr w:rsidR="001C1B89" w:rsidRPr="00560ED9" w14:paraId="0E81F3E0"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CE1E49" w14:textId="77777777" w:rsidR="001C1B89" w:rsidRPr="00560ED9" w:rsidRDefault="001C1B89" w:rsidP="00C3582A">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6CD05A" w14:textId="77777777" w:rsidR="001C1B89" w:rsidRPr="00560ED9" w:rsidRDefault="001C1B89" w:rsidP="00C3582A">
            <w:pPr>
              <w:rPr>
                <w:rFonts w:ascii="Arial" w:hAnsi="Arial" w:cs="Arial"/>
                <w:color w:val="000000"/>
              </w:rPr>
            </w:pPr>
            <w:r w:rsidRPr="001C1B89">
              <w:rPr>
                <w:rFonts w:ascii="Arial" w:hAnsi="Arial" w:cs="Arial"/>
                <w:color w:val="000000"/>
              </w:rPr>
              <w:t>Interactivo que muestra la relación gráfica entre una función y su inversa</w:t>
            </w:r>
          </w:p>
        </w:tc>
      </w:tr>
    </w:tbl>
    <w:p w14:paraId="2A75906C" w14:textId="77777777" w:rsidR="001C1B89" w:rsidRPr="00560ED9" w:rsidRDefault="001C1B89" w:rsidP="001C1B89">
      <w:pPr>
        <w:tabs>
          <w:tab w:val="right" w:pos="8498"/>
        </w:tabs>
        <w:spacing w:after="0"/>
        <w:jc w:val="both"/>
        <w:rPr>
          <w:rFonts w:ascii="Arial" w:hAnsi="Arial" w:cs="Arial"/>
          <w:b/>
        </w:rPr>
      </w:pPr>
    </w:p>
    <w:p w14:paraId="14DC2673" w14:textId="45986360" w:rsidR="009A3E0A" w:rsidRPr="00560ED9" w:rsidRDefault="00F93EF0" w:rsidP="00962CCA">
      <w:pPr>
        <w:tabs>
          <w:tab w:val="right" w:pos="8498"/>
        </w:tabs>
        <w:spacing w:after="0"/>
        <w:jc w:val="both"/>
        <w:rPr>
          <w:rFonts w:ascii="Arial" w:hAnsi="Arial" w:cs="Arial"/>
          <w:b/>
        </w:rPr>
      </w:pPr>
      <w:r w:rsidRPr="00560ED9">
        <w:rPr>
          <w:rFonts w:ascii="Arial" w:hAnsi="Arial" w:cs="Arial"/>
          <w:highlight w:val="yellow"/>
        </w:rPr>
        <w:t>[SECCIÓN 2]</w:t>
      </w:r>
      <w:r w:rsidRPr="00560ED9">
        <w:rPr>
          <w:rFonts w:ascii="Arial" w:hAnsi="Arial" w:cs="Arial"/>
          <w:b/>
        </w:rPr>
        <w:t xml:space="preserve">4.4 Consolidación </w:t>
      </w:r>
    </w:p>
    <w:p w14:paraId="6C1E8330" w14:textId="262D5A4E" w:rsidR="0095233D" w:rsidRPr="00560ED9" w:rsidRDefault="0095233D" w:rsidP="0095233D">
      <w:pPr>
        <w:spacing w:after="0"/>
        <w:jc w:val="both"/>
        <w:rPr>
          <w:rFonts w:ascii="Arial" w:hAnsi="Arial" w:cs="Arial"/>
          <w:b/>
        </w:rPr>
      </w:pPr>
      <w:r w:rsidRPr="00560ED9">
        <w:rPr>
          <w:rFonts w:ascii="Arial" w:hAnsi="Arial" w:cs="Arial"/>
        </w:rPr>
        <w:t>Estas actividades te permitirán reforzar</w:t>
      </w:r>
      <w:r w:rsidR="00520039">
        <w:rPr>
          <w:rFonts w:ascii="Arial" w:hAnsi="Arial" w:cs="Arial"/>
        </w:rPr>
        <w:t xml:space="preserve"> </w:t>
      </w:r>
      <w:r w:rsidRPr="00560ED9">
        <w:rPr>
          <w:rFonts w:ascii="Arial" w:hAnsi="Arial" w:cs="Arial"/>
        </w:rPr>
        <w:t>los conocimientos adquiridos en esta sección.</w:t>
      </w:r>
    </w:p>
    <w:tbl>
      <w:tblPr>
        <w:tblStyle w:val="Tablaconcuadrcula"/>
        <w:tblW w:w="0" w:type="auto"/>
        <w:tblLook w:val="04A0" w:firstRow="1" w:lastRow="0" w:firstColumn="1" w:lastColumn="0" w:noHBand="0" w:noVBand="1"/>
      </w:tblPr>
      <w:tblGrid>
        <w:gridCol w:w="2480"/>
        <w:gridCol w:w="6348"/>
      </w:tblGrid>
      <w:tr w:rsidR="009A3E0A" w:rsidRPr="00560ED9" w14:paraId="47B3BF66" w14:textId="77777777" w:rsidTr="00016A10">
        <w:tc>
          <w:tcPr>
            <w:tcW w:w="8828" w:type="dxa"/>
            <w:gridSpan w:val="2"/>
            <w:shd w:val="clear" w:color="auto" w:fill="000000" w:themeFill="text1"/>
          </w:tcPr>
          <w:p w14:paraId="56459D63" w14:textId="77777777" w:rsidR="009A3E0A" w:rsidRPr="00560ED9" w:rsidRDefault="009A3E0A" w:rsidP="00753DB3">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9A3E0A" w:rsidRPr="00560ED9" w14:paraId="41165978" w14:textId="77777777" w:rsidTr="00D708CA">
        <w:trPr>
          <w:trHeight w:val="425"/>
        </w:trPr>
        <w:tc>
          <w:tcPr>
            <w:tcW w:w="2480" w:type="dxa"/>
          </w:tcPr>
          <w:p w14:paraId="55C27D20" w14:textId="77777777" w:rsidR="009A3E0A" w:rsidRPr="00560ED9" w:rsidRDefault="009A3E0A" w:rsidP="00753DB3">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214722FF" w14:textId="2AAB7203" w:rsidR="009A3E0A" w:rsidRPr="00560ED9" w:rsidRDefault="009A3E0A" w:rsidP="009A3E0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211015">
              <w:rPr>
                <w:rFonts w:ascii="Arial" w:eastAsiaTheme="minorEastAsia" w:hAnsi="Arial" w:cs="Arial"/>
                <w:color w:val="000000"/>
                <w:sz w:val="24"/>
                <w:szCs w:val="24"/>
              </w:rPr>
              <w:t>28</w:t>
            </w:r>
            <w:r w:rsidRPr="00560ED9">
              <w:rPr>
                <w:rFonts w:ascii="Arial" w:eastAsiaTheme="minorEastAsia" w:hAnsi="Arial" w:cs="Arial"/>
                <w:color w:val="000000"/>
                <w:sz w:val="24"/>
                <w:szCs w:val="24"/>
              </w:rPr>
              <w:t>0</w:t>
            </w:r>
          </w:p>
        </w:tc>
      </w:tr>
      <w:tr w:rsidR="009A3E0A" w:rsidRPr="00560ED9" w14:paraId="2CAF81F5" w14:textId="77777777" w:rsidTr="00016A10">
        <w:tc>
          <w:tcPr>
            <w:tcW w:w="2480" w:type="dxa"/>
          </w:tcPr>
          <w:p w14:paraId="1173195A" w14:textId="77777777" w:rsidR="009A3E0A" w:rsidRPr="00560ED9" w:rsidRDefault="009A3E0A"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1FC7D413" w14:textId="77777777" w:rsidR="00520039" w:rsidRPr="00520039" w:rsidRDefault="00520039" w:rsidP="00520039">
            <w:pPr>
              <w:rPr>
                <w:rFonts w:ascii="Arial" w:hAnsi="Arial" w:cs="Arial"/>
                <w:color w:val="000000"/>
                <w:sz w:val="24"/>
                <w:szCs w:val="24"/>
              </w:rPr>
            </w:pPr>
            <w:r w:rsidRPr="00520039">
              <w:rPr>
                <w:rFonts w:ascii="Arial" w:hAnsi="Arial" w:cs="Arial"/>
                <w:color w:val="000000"/>
                <w:sz w:val="24"/>
                <w:szCs w:val="24"/>
              </w:rPr>
              <w:t>Refuerza tu aprendizaje: Operaciones con funciones</w:t>
            </w:r>
          </w:p>
          <w:p w14:paraId="07A0537C" w14:textId="322A6740" w:rsidR="009A3E0A" w:rsidRPr="00560ED9" w:rsidRDefault="009A3E0A" w:rsidP="00753DB3">
            <w:pPr>
              <w:rPr>
                <w:rFonts w:ascii="Arial" w:eastAsiaTheme="minorEastAsia" w:hAnsi="Arial" w:cs="Arial"/>
                <w:color w:val="000000"/>
                <w:sz w:val="24"/>
                <w:szCs w:val="24"/>
              </w:rPr>
            </w:pPr>
          </w:p>
        </w:tc>
      </w:tr>
      <w:tr w:rsidR="009A3E0A" w:rsidRPr="00560ED9" w14:paraId="23822B1A" w14:textId="77777777" w:rsidTr="00016A10">
        <w:tc>
          <w:tcPr>
            <w:tcW w:w="2480" w:type="dxa"/>
          </w:tcPr>
          <w:p w14:paraId="64195989" w14:textId="77777777" w:rsidR="009A3E0A" w:rsidRPr="00560ED9" w:rsidRDefault="009A3E0A"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3B8CCC30" w14:textId="1870A25D" w:rsidR="009A3E0A" w:rsidRPr="00560ED9" w:rsidRDefault="00B36A82" w:rsidP="00993BA5">
            <w:pPr>
              <w:rPr>
                <w:rFonts w:ascii="Arial" w:eastAsiaTheme="minorEastAsia" w:hAnsi="Arial" w:cs="Arial"/>
                <w:color w:val="000000"/>
                <w:sz w:val="24"/>
                <w:szCs w:val="24"/>
              </w:rPr>
            </w:pPr>
            <w:r>
              <w:rPr>
                <w:rFonts w:ascii="Arial" w:eastAsiaTheme="minorEastAsia" w:hAnsi="Arial" w:cs="Arial"/>
                <w:color w:val="000000"/>
                <w:sz w:val="24"/>
                <w:szCs w:val="24"/>
              </w:rPr>
              <w:t>Actividad para practicar</w:t>
            </w:r>
            <w:r w:rsidR="00520039">
              <w:rPr>
                <w:rFonts w:ascii="Arial" w:eastAsiaTheme="minorEastAsia" w:hAnsi="Arial" w:cs="Arial"/>
                <w:color w:val="000000"/>
                <w:sz w:val="24"/>
                <w:szCs w:val="24"/>
              </w:rPr>
              <w:t xml:space="preserve"> las operaciones con funciones</w:t>
            </w:r>
          </w:p>
        </w:tc>
      </w:tr>
    </w:tbl>
    <w:p w14:paraId="2D340254" w14:textId="77777777" w:rsidR="008D0953" w:rsidRPr="00560ED9" w:rsidRDefault="008D0953" w:rsidP="00962CCA">
      <w:pPr>
        <w:tabs>
          <w:tab w:val="right" w:pos="8498"/>
        </w:tabs>
        <w:spacing w:after="0"/>
        <w:jc w:val="both"/>
        <w:rPr>
          <w:rFonts w:ascii="Arial" w:hAnsi="Arial" w:cs="Arial"/>
          <w:b/>
        </w:rPr>
      </w:pPr>
    </w:p>
    <w:p w14:paraId="47B5E8E8" w14:textId="124191A4" w:rsidR="00A7310F" w:rsidRPr="00560ED9" w:rsidRDefault="008D0953" w:rsidP="00962CCA">
      <w:pPr>
        <w:tabs>
          <w:tab w:val="right" w:pos="8498"/>
        </w:tabs>
        <w:spacing w:after="0"/>
        <w:jc w:val="both"/>
        <w:rPr>
          <w:rFonts w:ascii="Arial" w:hAnsi="Arial" w:cs="Arial"/>
          <w:b/>
        </w:rPr>
      </w:pPr>
      <w:r w:rsidRPr="00560ED9">
        <w:rPr>
          <w:rFonts w:ascii="Arial" w:hAnsi="Arial" w:cs="Arial"/>
          <w:highlight w:val="yellow"/>
        </w:rPr>
        <w:t xml:space="preserve"> </w:t>
      </w:r>
      <w:r w:rsidR="00A7310F" w:rsidRPr="00560ED9">
        <w:rPr>
          <w:rFonts w:ascii="Arial" w:hAnsi="Arial" w:cs="Arial"/>
          <w:highlight w:val="yellow"/>
        </w:rPr>
        <w:t>[SECCIÓN 1]</w:t>
      </w:r>
      <w:r w:rsidR="009E1457">
        <w:rPr>
          <w:rFonts w:ascii="Arial" w:hAnsi="Arial" w:cs="Arial"/>
        </w:rPr>
        <w:t xml:space="preserve"> </w:t>
      </w:r>
      <w:r w:rsidR="00F93EF0" w:rsidRPr="00560ED9">
        <w:rPr>
          <w:rFonts w:ascii="Arial" w:hAnsi="Arial" w:cs="Arial"/>
          <w:b/>
        </w:rPr>
        <w:t>5</w:t>
      </w:r>
      <w:r w:rsidR="00A7310F" w:rsidRPr="00560ED9">
        <w:rPr>
          <w:rFonts w:ascii="Arial" w:hAnsi="Arial" w:cs="Arial"/>
          <w:b/>
        </w:rPr>
        <w:t xml:space="preserve"> Ejercitación y competencias </w:t>
      </w:r>
    </w:p>
    <w:p w14:paraId="462C4892" w14:textId="77777777" w:rsidR="009A3E0A" w:rsidRPr="00560ED9" w:rsidRDefault="009A3E0A"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9A3E0A" w:rsidRPr="00560ED9" w14:paraId="0D048454" w14:textId="77777777" w:rsidTr="00753DB3">
        <w:tc>
          <w:tcPr>
            <w:tcW w:w="9033" w:type="dxa"/>
            <w:gridSpan w:val="2"/>
            <w:shd w:val="clear" w:color="auto" w:fill="000000" w:themeFill="text1"/>
          </w:tcPr>
          <w:p w14:paraId="233A420C" w14:textId="77777777" w:rsidR="009A3E0A" w:rsidRPr="00560ED9" w:rsidRDefault="009A3E0A" w:rsidP="00753DB3">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9A3E0A" w:rsidRPr="00560ED9" w14:paraId="5790A92B" w14:textId="77777777" w:rsidTr="00753DB3">
        <w:tc>
          <w:tcPr>
            <w:tcW w:w="2518" w:type="dxa"/>
          </w:tcPr>
          <w:p w14:paraId="01554650" w14:textId="77777777" w:rsidR="009A3E0A" w:rsidRPr="00560ED9" w:rsidRDefault="009A3E0A" w:rsidP="00753DB3">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tcPr>
          <w:p w14:paraId="3F771C97" w14:textId="1B281828" w:rsidR="009A3E0A" w:rsidRPr="00560ED9" w:rsidRDefault="009A3E0A" w:rsidP="009A3E0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8D0953" w:rsidRPr="00560ED9">
              <w:rPr>
                <w:rFonts w:ascii="Arial" w:eastAsiaTheme="minorEastAsia" w:hAnsi="Arial" w:cs="Arial"/>
                <w:color w:val="000000"/>
                <w:sz w:val="24"/>
                <w:szCs w:val="24"/>
              </w:rPr>
              <w:t>24</w:t>
            </w:r>
            <w:r w:rsidRPr="00560ED9">
              <w:rPr>
                <w:rFonts w:ascii="Arial" w:eastAsiaTheme="minorEastAsia" w:hAnsi="Arial" w:cs="Arial"/>
                <w:color w:val="000000"/>
                <w:sz w:val="24"/>
                <w:szCs w:val="24"/>
              </w:rPr>
              <w:t>0</w:t>
            </w:r>
          </w:p>
        </w:tc>
      </w:tr>
      <w:tr w:rsidR="009A3E0A" w:rsidRPr="00560ED9" w14:paraId="1FDD2D0B" w14:textId="77777777" w:rsidTr="00753DB3">
        <w:tc>
          <w:tcPr>
            <w:tcW w:w="2518" w:type="dxa"/>
          </w:tcPr>
          <w:p w14:paraId="63B6B388" w14:textId="77777777" w:rsidR="009A3E0A" w:rsidRPr="00560ED9" w:rsidRDefault="009A3E0A"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tcPr>
          <w:p w14:paraId="61C14C73" w14:textId="77777777" w:rsidR="00520039" w:rsidRPr="00520039" w:rsidRDefault="00520039" w:rsidP="00520039">
            <w:pPr>
              <w:rPr>
                <w:rFonts w:ascii="Arial" w:hAnsi="Arial" w:cs="Arial"/>
                <w:color w:val="000000"/>
                <w:sz w:val="24"/>
                <w:szCs w:val="24"/>
              </w:rPr>
            </w:pPr>
            <w:r w:rsidRPr="00520039">
              <w:rPr>
                <w:rFonts w:ascii="Arial" w:hAnsi="Arial" w:cs="Arial"/>
                <w:color w:val="000000"/>
                <w:sz w:val="24"/>
                <w:szCs w:val="24"/>
              </w:rPr>
              <w:t>Competencias: Análisis de funciones de números reales</w:t>
            </w:r>
          </w:p>
          <w:p w14:paraId="73124B3C" w14:textId="01AF2941" w:rsidR="009A3E0A" w:rsidRPr="00520039" w:rsidRDefault="00D708CA" w:rsidP="00D708CA">
            <w:pPr>
              <w:tabs>
                <w:tab w:val="left" w:pos="1680"/>
              </w:tabs>
              <w:rPr>
                <w:rFonts w:ascii="Arial" w:eastAsiaTheme="minorEastAsia" w:hAnsi="Arial" w:cs="Arial"/>
                <w:color w:val="000000"/>
                <w:sz w:val="24"/>
                <w:szCs w:val="24"/>
              </w:rPr>
            </w:pPr>
            <w:r>
              <w:rPr>
                <w:rFonts w:ascii="Arial" w:eastAsiaTheme="minorEastAsia" w:hAnsi="Arial" w:cs="Arial"/>
                <w:color w:val="000000"/>
                <w:sz w:val="24"/>
                <w:szCs w:val="24"/>
              </w:rPr>
              <w:tab/>
            </w:r>
          </w:p>
        </w:tc>
      </w:tr>
      <w:tr w:rsidR="009A3E0A" w:rsidRPr="00560ED9" w14:paraId="32358532" w14:textId="77777777" w:rsidTr="00753DB3">
        <w:tc>
          <w:tcPr>
            <w:tcW w:w="2518" w:type="dxa"/>
          </w:tcPr>
          <w:p w14:paraId="0315B65F" w14:textId="77777777" w:rsidR="009A3E0A" w:rsidRPr="00560ED9" w:rsidRDefault="009A3E0A"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tcPr>
          <w:p w14:paraId="1D528AD3" w14:textId="77777777" w:rsidR="00520039" w:rsidRPr="00520039" w:rsidRDefault="00520039" w:rsidP="00520039">
            <w:pPr>
              <w:rPr>
                <w:rFonts w:ascii="Arial" w:hAnsi="Arial" w:cs="Arial"/>
                <w:color w:val="000000"/>
                <w:sz w:val="24"/>
                <w:szCs w:val="24"/>
              </w:rPr>
            </w:pPr>
            <w:r w:rsidRPr="00520039">
              <w:rPr>
                <w:rFonts w:ascii="Arial" w:hAnsi="Arial" w:cs="Arial"/>
                <w:color w:val="000000"/>
                <w:sz w:val="24"/>
                <w:szCs w:val="24"/>
              </w:rPr>
              <w:t>Actividad en la que se propone analizar varias de las propiedades de una función de números reales</w:t>
            </w:r>
          </w:p>
          <w:p w14:paraId="730216E7" w14:textId="4F9EB67C" w:rsidR="009A3E0A" w:rsidRPr="00520039" w:rsidRDefault="009A3E0A" w:rsidP="00DD1307">
            <w:pPr>
              <w:rPr>
                <w:rFonts w:ascii="Arial" w:eastAsiaTheme="minorEastAsia" w:hAnsi="Arial" w:cs="Arial"/>
                <w:color w:val="000000"/>
                <w:sz w:val="24"/>
                <w:szCs w:val="24"/>
              </w:rPr>
            </w:pPr>
          </w:p>
        </w:tc>
      </w:tr>
    </w:tbl>
    <w:p w14:paraId="2BE8F636" w14:textId="77777777" w:rsidR="009A3E0A" w:rsidRPr="00560ED9" w:rsidRDefault="009A3E0A" w:rsidP="00962CCA">
      <w:pPr>
        <w:tabs>
          <w:tab w:val="right" w:pos="8498"/>
        </w:tabs>
        <w:spacing w:after="0"/>
        <w:jc w:val="both"/>
        <w:rPr>
          <w:rFonts w:ascii="Arial" w:hAnsi="Arial" w:cs="Arial"/>
          <w:b/>
        </w:rPr>
      </w:pPr>
    </w:p>
    <w:p w14:paraId="4B39318F" w14:textId="787CF9BF" w:rsidR="00A7310F" w:rsidRPr="00560ED9" w:rsidRDefault="00A7310F" w:rsidP="00962CCA">
      <w:pPr>
        <w:jc w:val="both"/>
        <w:rPr>
          <w:rFonts w:ascii="Arial" w:hAnsi="Arial" w:cs="Arial"/>
          <w:b/>
        </w:rPr>
      </w:pPr>
      <w:r w:rsidRPr="00560ED9">
        <w:rPr>
          <w:rFonts w:ascii="Arial" w:hAnsi="Arial" w:cs="Arial"/>
          <w:highlight w:val="yellow"/>
        </w:rPr>
        <w:t>[SECCIÓN 1]</w:t>
      </w:r>
      <w:r w:rsidR="009E1457">
        <w:rPr>
          <w:rFonts w:ascii="Arial" w:hAnsi="Arial" w:cs="Arial"/>
        </w:rPr>
        <w:t xml:space="preserve"> </w:t>
      </w:r>
      <w:r w:rsidRPr="00560ED9">
        <w:rPr>
          <w:rFonts w:ascii="Arial" w:hAnsi="Arial" w:cs="Arial"/>
          <w:b/>
        </w:rPr>
        <w:t>Fin de unidad</w:t>
      </w:r>
    </w:p>
    <w:tbl>
      <w:tblPr>
        <w:tblStyle w:val="Tablaconcuadrcula"/>
        <w:tblW w:w="0" w:type="auto"/>
        <w:tblLook w:val="04A0" w:firstRow="1" w:lastRow="0" w:firstColumn="1" w:lastColumn="0" w:noHBand="0" w:noVBand="1"/>
      </w:tblPr>
      <w:tblGrid>
        <w:gridCol w:w="2462"/>
        <w:gridCol w:w="6366"/>
      </w:tblGrid>
      <w:tr w:rsidR="00A7310F" w:rsidRPr="00560ED9" w14:paraId="67934027"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C2F245F" w14:textId="77777777" w:rsidR="00A7310F" w:rsidRPr="00560ED9" w:rsidRDefault="00A7310F" w:rsidP="00962CCA">
            <w:pPr>
              <w:jc w:val="both"/>
              <w:rPr>
                <w:rFonts w:ascii="Arial" w:hAnsi="Arial" w:cs="Arial"/>
                <w:b/>
                <w:color w:val="FFFFFF" w:themeColor="background1"/>
              </w:rPr>
            </w:pPr>
            <w:r w:rsidRPr="00560ED9">
              <w:rPr>
                <w:rFonts w:ascii="Arial" w:hAnsi="Arial" w:cs="Arial"/>
                <w:b/>
                <w:color w:val="FFFFFF" w:themeColor="background1"/>
              </w:rPr>
              <w:t>Evaluación: recurso nuevo</w:t>
            </w:r>
          </w:p>
        </w:tc>
      </w:tr>
      <w:tr w:rsidR="00A7310F" w:rsidRPr="00560ED9" w14:paraId="119D5E26"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10AE3"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B5D77" w14:textId="72490549" w:rsidR="00A7310F" w:rsidRPr="00520039" w:rsidRDefault="00A7310F" w:rsidP="00D13633">
            <w:pPr>
              <w:jc w:val="both"/>
              <w:rPr>
                <w:rFonts w:ascii="Arial" w:hAnsi="Arial" w:cs="Arial"/>
                <w:b/>
                <w:color w:val="000000"/>
                <w:sz w:val="24"/>
                <w:szCs w:val="24"/>
              </w:rPr>
            </w:pPr>
            <w:r w:rsidRPr="00520039">
              <w:rPr>
                <w:rFonts w:ascii="Arial" w:hAnsi="Arial" w:cs="Arial"/>
                <w:color w:val="000000"/>
                <w:sz w:val="24"/>
                <w:szCs w:val="24"/>
              </w:rPr>
              <w:t>MA_G11_01_CO_REC</w:t>
            </w:r>
            <w:r w:rsidR="009A3E0A" w:rsidRPr="00520039">
              <w:rPr>
                <w:rFonts w:ascii="Arial" w:hAnsi="Arial" w:cs="Arial"/>
                <w:color w:val="000000"/>
                <w:sz w:val="24"/>
                <w:szCs w:val="24"/>
              </w:rPr>
              <w:t>250</w:t>
            </w:r>
          </w:p>
        </w:tc>
      </w:tr>
      <w:tr w:rsidR="00A7310F" w:rsidRPr="00560ED9" w14:paraId="0DC03DC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188F5"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FFED6" w14:textId="3629CAAC" w:rsidR="00A7310F" w:rsidRPr="00520039" w:rsidRDefault="00A7310F" w:rsidP="00CC4748">
            <w:pPr>
              <w:jc w:val="both"/>
              <w:rPr>
                <w:rFonts w:ascii="Arial" w:hAnsi="Arial" w:cs="Arial"/>
                <w:color w:val="000000"/>
                <w:sz w:val="24"/>
                <w:szCs w:val="24"/>
              </w:rPr>
            </w:pPr>
            <w:r w:rsidRPr="00520039">
              <w:rPr>
                <w:rFonts w:ascii="Arial" w:hAnsi="Arial" w:cs="Arial"/>
                <w:color w:val="000000"/>
                <w:sz w:val="24"/>
                <w:szCs w:val="24"/>
              </w:rPr>
              <w:t>Ev</w:t>
            </w:r>
            <w:r w:rsidR="00DA4080" w:rsidRPr="00520039">
              <w:rPr>
                <w:rFonts w:ascii="Arial" w:hAnsi="Arial" w:cs="Arial"/>
                <w:color w:val="000000"/>
                <w:sz w:val="24"/>
                <w:szCs w:val="24"/>
              </w:rPr>
              <w:t>alúa tus conocimie</w:t>
            </w:r>
            <w:r w:rsidR="00CC4748" w:rsidRPr="00520039">
              <w:rPr>
                <w:rFonts w:ascii="Arial" w:hAnsi="Arial" w:cs="Arial"/>
                <w:color w:val="000000"/>
                <w:sz w:val="24"/>
                <w:szCs w:val="24"/>
              </w:rPr>
              <w:t>ntos sobre funciones</w:t>
            </w:r>
          </w:p>
        </w:tc>
      </w:tr>
      <w:tr w:rsidR="00A7310F" w:rsidRPr="00560ED9" w14:paraId="3510AC90"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F7DB9"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6E80B" w14:textId="36044E3B" w:rsidR="00A7310F" w:rsidRPr="00520039" w:rsidRDefault="00520039" w:rsidP="00520039">
            <w:pPr>
              <w:rPr>
                <w:rFonts w:ascii="Arial" w:hAnsi="Arial" w:cs="Arial"/>
                <w:color w:val="000000"/>
                <w:sz w:val="24"/>
                <w:szCs w:val="24"/>
              </w:rPr>
            </w:pPr>
            <w:r w:rsidRPr="00520039">
              <w:rPr>
                <w:rFonts w:ascii="Arial" w:hAnsi="Arial" w:cs="Arial"/>
                <w:color w:val="000000"/>
                <w:sz w:val="24"/>
                <w:szCs w:val="24"/>
              </w:rPr>
              <w:t>Actividad en la que se evalúan los conceptos que hemos trabajado en este tema</w:t>
            </w:r>
          </w:p>
        </w:tc>
      </w:tr>
    </w:tbl>
    <w:p w14:paraId="5BB8DD7D" w14:textId="77777777" w:rsidR="00A7310F" w:rsidRPr="00560ED9" w:rsidRDefault="00A7310F" w:rsidP="00962CCA">
      <w:pPr>
        <w:spacing w:after="0"/>
        <w:jc w:val="both"/>
        <w:rPr>
          <w:rFonts w:ascii="Arial" w:hAnsi="Arial" w:cs="Arial"/>
          <w:sz w:val="22"/>
          <w:szCs w:val="22"/>
          <w:highlight w:val="yellow"/>
        </w:rPr>
      </w:pPr>
    </w:p>
    <w:tbl>
      <w:tblPr>
        <w:tblStyle w:val="Tablaconcuadrcula"/>
        <w:tblW w:w="0" w:type="auto"/>
        <w:tblLook w:val="04A0" w:firstRow="1" w:lastRow="0" w:firstColumn="1" w:lastColumn="0" w:noHBand="0" w:noVBand="1"/>
      </w:tblPr>
      <w:tblGrid>
        <w:gridCol w:w="2465"/>
        <w:gridCol w:w="6363"/>
      </w:tblGrid>
      <w:tr w:rsidR="00A7310F" w:rsidRPr="00560ED9" w14:paraId="088048FA"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15E1B2" w14:textId="77777777" w:rsidR="00A7310F" w:rsidRPr="00560ED9" w:rsidRDefault="00A7310F" w:rsidP="00962CCA">
            <w:pPr>
              <w:jc w:val="both"/>
              <w:rPr>
                <w:rFonts w:ascii="Arial" w:hAnsi="Arial" w:cs="Arial"/>
                <w:b/>
                <w:color w:val="FFFFFF" w:themeColor="background1"/>
              </w:rPr>
            </w:pPr>
            <w:r w:rsidRPr="00560ED9">
              <w:rPr>
                <w:rFonts w:ascii="Arial" w:hAnsi="Arial" w:cs="Arial"/>
                <w:b/>
                <w:color w:val="FFFFFF" w:themeColor="background1"/>
              </w:rPr>
              <w:t>Mapa conceptual</w:t>
            </w:r>
          </w:p>
        </w:tc>
      </w:tr>
      <w:tr w:rsidR="00A7310F" w:rsidRPr="00560ED9" w14:paraId="558133E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7C5418"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2FC2E" w14:textId="765CA6AB" w:rsidR="00A7310F" w:rsidRPr="00560ED9" w:rsidRDefault="00A7310F" w:rsidP="00D13633">
            <w:pPr>
              <w:jc w:val="both"/>
              <w:rPr>
                <w:rFonts w:ascii="Arial" w:hAnsi="Arial" w:cs="Arial"/>
                <w:b/>
                <w:color w:val="000000"/>
                <w:sz w:val="18"/>
                <w:szCs w:val="18"/>
              </w:rPr>
            </w:pPr>
            <w:r w:rsidRPr="00560ED9">
              <w:rPr>
                <w:rFonts w:ascii="Arial" w:hAnsi="Arial" w:cs="Arial"/>
                <w:color w:val="000000"/>
              </w:rPr>
              <w:t>MA_G11_01_CO_REC</w:t>
            </w:r>
            <w:r w:rsidR="009A3E0A" w:rsidRPr="00560ED9">
              <w:rPr>
                <w:rFonts w:ascii="Arial" w:hAnsi="Arial" w:cs="Arial"/>
                <w:color w:val="000000"/>
              </w:rPr>
              <w:t>260</w:t>
            </w:r>
          </w:p>
        </w:tc>
      </w:tr>
      <w:tr w:rsidR="00A7310F" w:rsidRPr="00560ED9" w14:paraId="2E223B1F"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1BBF3"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4439A" w14:textId="77777777" w:rsidR="00A7310F" w:rsidRPr="00560ED9" w:rsidRDefault="00A7310F" w:rsidP="00962CCA">
            <w:pPr>
              <w:jc w:val="both"/>
              <w:rPr>
                <w:rFonts w:ascii="Arial" w:hAnsi="Arial" w:cs="Arial"/>
                <w:color w:val="000000"/>
              </w:rPr>
            </w:pPr>
            <w:r w:rsidRPr="00560ED9">
              <w:rPr>
                <w:rFonts w:ascii="Arial" w:hAnsi="Arial" w:cs="Arial"/>
                <w:color w:val="000000"/>
              </w:rPr>
              <w:t>Mapa conceptual</w:t>
            </w:r>
          </w:p>
        </w:tc>
      </w:tr>
      <w:tr w:rsidR="00A7310F" w:rsidRPr="00560ED9" w14:paraId="76CC315E"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2D55F"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097CC" w14:textId="4977F1B5" w:rsidR="00A7310F" w:rsidRPr="00560ED9" w:rsidRDefault="00A7310F" w:rsidP="00962CCA">
            <w:pPr>
              <w:jc w:val="both"/>
              <w:rPr>
                <w:rFonts w:ascii="Arial" w:hAnsi="Arial" w:cs="Arial"/>
                <w:color w:val="000000"/>
              </w:rPr>
            </w:pPr>
            <w:r w:rsidRPr="00560ED9">
              <w:rPr>
                <w:rFonts w:ascii="Arial" w:hAnsi="Arial" w:cs="Arial"/>
                <w:color w:val="000000"/>
              </w:rPr>
              <w:t>Re</w:t>
            </w:r>
            <w:r w:rsidR="009E1457">
              <w:rPr>
                <w:rFonts w:ascii="Arial" w:hAnsi="Arial" w:cs="Arial"/>
                <w:color w:val="000000"/>
              </w:rPr>
              <w:t>laciona los contenidos del tema</w:t>
            </w:r>
          </w:p>
        </w:tc>
      </w:tr>
    </w:tbl>
    <w:p w14:paraId="128ECF33" w14:textId="77777777" w:rsidR="00A7310F" w:rsidRPr="00560ED9" w:rsidRDefault="00A7310F" w:rsidP="00962CCA">
      <w:pPr>
        <w:spacing w:after="0"/>
        <w:jc w:val="both"/>
        <w:rPr>
          <w:rFonts w:ascii="Arial" w:hAnsi="Arial" w:cs="Arial"/>
          <w:sz w:val="22"/>
          <w:szCs w:val="22"/>
          <w:highlight w:val="yellow"/>
        </w:rPr>
      </w:pPr>
    </w:p>
    <w:p w14:paraId="0BAF884F" w14:textId="77777777" w:rsidR="00A7310F" w:rsidRPr="00560ED9" w:rsidRDefault="00A7310F" w:rsidP="00962CCA">
      <w:pPr>
        <w:spacing w:after="0"/>
        <w:jc w:val="both"/>
        <w:rPr>
          <w:rFonts w:ascii="Arial" w:hAnsi="Arial" w:cs="Arial"/>
          <w:sz w:val="22"/>
          <w:szCs w:val="22"/>
          <w:highlight w:val="yellow"/>
        </w:rPr>
      </w:pPr>
    </w:p>
    <w:tbl>
      <w:tblPr>
        <w:tblStyle w:val="Tablaconcuadrcula"/>
        <w:tblW w:w="0" w:type="auto"/>
        <w:tblLayout w:type="fixed"/>
        <w:tblLook w:val="04A0" w:firstRow="1" w:lastRow="0" w:firstColumn="1" w:lastColumn="0" w:noHBand="0" w:noVBand="1"/>
      </w:tblPr>
      <w:tblGrid>
        <w:gridCol w:w="675"/>
        <w:gridCol w:w="2127"/>
        <w:gridCol w:w="6252"/>
      </w:tblGrid>
      <w:tr w:rsidR="00A7310F" w:rsidRPr="00560ED9" w14:paraId="55208998" w14:textId="77777777" w:rsidTr="005421E4">
        <w:tc>
          <w:tcPr>
            <w:tcW w:w="90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80CFBB0" w14:textId="77777777" w:rsidR="00A7310F" w:rsidRPr="00560ED9" w:rsidRDefault="00A7310F" w:rsidP="00962CCA">
            <w:pPr>
              <w:jc w:val="both"/>
              <w:rPr>
                <w:rFonts w:ascii="Arial" w:hAnsi="Arial" w:cs="Arial"/>
                <w:b/>
                <w:color w:val="FFFFFF" w:themeColor="background1"/>
              </w:rPr>
            </w:pPr>
            <w:r w:rsidRPr="00560ED9">
              <w:rPr>
                <w:rFonts w:ascii="Arial" w:hAnsi="Arial" w:cs="Arial"/>
                <w:b/>
                <w:color w:val="FFFFFF" w:themeColor="background1"/>
              </w:rPr>
              <w:t>Webs de referencia</w:t>
            </w:r>
          </w:p>
        </w:tc>
      </w:tr>
      <w:tr w:rsidR="00A7310F" w:rsidRPr="00560ED9" w14:paraId="2640F84D"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B7352"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Código</w:t>
            </w:r>
          </w:p>
        </w:tc>
        <w:tc>
          <w:tcPr>
            <w:tcW w:w="83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E83B" w14:textId="5B72F6B7" w:rsidR="00A7310F" w:rsidRPr="00560ED9" w:rsidRDefault="00F93EF0" w:rsidP="00D13633">
            <w:pPr>
              <w:jc w:val="both"/>
              <w:rPr>
                <w:rFonts w:ascii="Arial" w:hAnsi="Arial" w:cs="Arial"/>
                <w:b/>
                <w:color w:val="000000"/>
                <w:sz w:val="18"/>
                <w:szCs w:val="18"/>
              </w:rPr>
            </w:pPr>
            <w:r w:rsidRPr="00560ED9">
              <w:rPr>
                <w:rFonts w:ascii="Arial" w:hAnsi="Arial" w:cs="Arial"/>
                <w:color w:val="000000"/>
              </w:rPr>
              <w:t>MA_11_02</w:t>
            </w:r>
            <w:r w:rsidR="00A7310F" w:rsidRPr="00560ED9">
              <w:rPr>
                <w:rFonts w:ascii="Arial" w:hAnsi="Arial" w:cs="Arial"/>
                <w:color w:val="000000"/>
              </w:rPr>
              <w:t>_</w:t>
            </w:r>
            <w:r w:rsidRPr="00560ED9">
              <w:rPr>
                <w:rFonts w:ascii="Arial" w:hAnsi="Arial" w:cs="Arial"/>
                <w:color w:val="000000"/>
              </w:rPr>
              <w:t>CO_REC</w:t>
            </w:r>
            <w:r w:rsidR="009A3E0A" w:rsidRPr="00560ED9">
              <w:rPr>
                <w:rFonts w:ascii="Arial" w:hAnsi="Arial" w:cs="Arial"/>
                <w:color w:val="000000"/>
              </w:rPr>
              <w:t>270</w:t>
            </w:r>
          </w:p>
        </w:tc>
      </w:tr>
      <w:tr w:rsidR="00A7310F" w:rsidRPr="00560ED9" w14:paraId="05400B0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65C9"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Web 01</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E8E10" w14:textId="77777777" w:rsidR="00A7310F" w:rsidRPr="00560ED9" w:rsidRDefault="00D13633" w:rsidP="00962CCA">
            <w:pPr>
              <w:jc w:val="both"/>
              <w:rPr>
                <w:rFonts w:ascii="Arial" w:hAnsi="Arial" w:cs="Arial"/>
                <w:i/>
                <w:color w:val="BFBFBF" w:themeColor="background1" w:themeShade="BF"/>
              </w:rPr>
            </w:pPr>
            <w:r w:rsidRPr="00560ED9">
              <w:rPr>
                <w:rFonts w:ascii="Arial" w:hAnsi="Arial" w:cs="Arial"/>
                <w:i/>
                <w:color w:val="BFBFBF" w:themeColor="background1" w:themeShade="BF"/>
              </w:rPr>
              <w:t>Transformaciones 1 geogebra</w:t>
            </w:r>
          </w:p>
          <w:p w14:paraId="16879242" w14:textId="31980147" w:rsidR="00D13633" w:rsidRPr="00560ED9" w:rsidRDefault="00D13633" w:rsidP="00962CCA">
            <w:pPr>
              <w:jc w:val="both"/>
              <w:rPr>
                <w:rFonts w:ascii="Arial" w:hAnsi="Arial" w:cs="Arial"/>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2B754" w14:textId="7A1294A0" w:rsidR="00993BA5" w:rsidRDefault="00993BA5" w:rsidP="00962CCA">
            <w:pPr>
              <w:jc w:val="both"/>
              <w:rPr>
                <w:rFonts w:ascii="Arial" w:hAnsi="Arial" w:cs="Arial"/>
                <w:i/>
                <w:color w:val="BFBFBF" w:themeColor="background1" w:themeShade="BF"/>
              </w:rPr>
            </w:pPr>
          </w:p>
          <w:p w14:paraId="35DCB3FD" w14:textId="6EF1C01B" w:rsidR="00A7310F" w:rsidRPr="00993BA5" w:rsidRDefault="00993BA5" w:rsidP="00993BA5">
            <w:pPr>
              <w:tabs>
                <w:tab w:val="left" w:pos="2332"/>
              </w:tabs>
              <w:rPr>
                <w:rFonts w:ascii="Arial" w:hAnsi="Arial" w:cs="Arial"/>
              </w:rPr>
            </w:pPr>
            <w:r>
              <w:rPr>
                <w:rFonts w:ascii="Arial" w:hAnsi="Arial" w:cs="Arial"/>
              </w:rPr>
              <w:tab/>
            </w:r>
          </w:p>
        </w:tc>
      </w:tr>
      <w:tr w:rsidR="00A7310F" w:rsidRPr="00560ED9" w14:paraId="35D8EE1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4BD08" w14:textId="6E1CBAE6"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Web 02</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BED1A" w14:textId="77777777" w:rsidR="00D13633" w:rsidRPr="00560ED9" w:rsidRDefault="00D13633" w:rsidP="00D13633">
            <w:pPr>
              <w:jc w:val="both"/>
              <w:rPr>
                <w:rFonts w:ascii="Arial" w:hAnsi="Arial" w:cs="Arial"/>
                <w:i/>
                <w:color w:val="BFBFBF" w:themeColor="background1" w:themeShade="BF"/>
              </w:rPr>
            </w:pPr>
            <w:r w:rsidRPr="00560ED9">
              <w:rPr>
                <w:rFonts w:ascii="Arial" w:hAnsi="Arial" w:cs="Arial"/>
                <w:i/>
                <w:color w:val="BFBFBF" w:themeColor="background1" w:themeShade="BF"/>
              </w:rPr>
              <w:t>Transformaciones 1 geogebra</w:t>
            </w:r>
          </w:p>
          <w:p w14:paraId="3C047E13" w14:textId="33146CA0" w:rsidR="00A7310F" w:rsidRPr="00560ED9" w:rsidRDefault="00A7310F"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57227" w14:textId="58625E3C" w:rsidR="00A7310F" w:rsidRPr="00560ED9" w:rsidRDefault="00A7310F" w:rsidP="00962CCA">
            <w:pPr>
              <w:jc w:val="both"/>
              <w:rPr>
                <w:rFonts w:ascii="Arial" w:hAnsi="Arial" w:cs="Arial"/>
                <w:i/>
              </w:rPr>
            </w:pPr>
          </w:p>
        </w:tc>
      </w:tr>
      <w:tr w:rsidR="00A7310F" w:rsidRPr="00560ED9" w14:paraId="42F54523"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239AC"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lastRenderedPageBreak/>
              <w:t>Web 03</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3E758" w14:textId="77777777" w:rsidR="00D13633" w:rsidRPr="00560ED9" w:rsidRDefault="00D13633" w:rsidP="00D13633">
            <w:pPr>
              <w:jc w:val="both"/>
              <w:rPr>
                <w:rFonts w:ascii="Arial" w:hAnsi="Arial" w:cs="Arial"/>
                <w:i/>
                <w:color w:val="BFBFBF" w:themeColor="background1" w:themeShade="BF"/>
              </w:rPr>
            </w:pPr>
            <w:r w:rsidRPr="00560ED9">
              <w:rPr>
                <w:rFonts w:ascii="Arial" w:hAnsi="Arial" w:cs="Arial"/>
                <w:i/>
                <w:color w:val="BFBFBF" w:themeColor="background1" w:themeShade="BF"/>
              </w:rPr>
              <w:t>Transformaciones 1 geogebra</w:t>
            </w:r>
          </w:p>
          <w:p w14:paraId="47DB7578" w14:textId="435F1E26" w:rsidR="00A7310F" w:rsidRPr="00560ED9" w:rsidRDefault="00A7310F"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64B58" w14:textId="50C61BAE" w:rsidR="00A7310F" w:rsidRPr="00560ED9" w:rsidRDefault="00A7310F" w:rsidP="00962CCA">
            <w:pPr>
              <w:jc w:val="both"/>
              <w:rPr>
                <w:rFonts w:ascii="Arial" w:hAnsi="Arial" w:cs="Arial"/>
                <w:i/>
                <w:color w:val="BFBFBF" w:themeColor="background1" w:themeShade="BF"/>
              </w:rPr>
            </w:pPr>
          </w:p>
        </w:tc>
      </w:tr>
      <w:tr w:rsidR="00D13633" w:rsidRPr="00560ED9" w14:paraId="086D3EB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668D9" w14:textId="77777777" w:rsidR="00D13633" w:rsidRPr="00560ED9" w:rsidRDefault="00D13633" w:rsidP="00962CCA">
            <w:pPr>
              <w:jc w:val="both"/>
              <w:rPr>
                <w:rFonts w:ascii="Arial" w:hAnsi="Arial" w:cs="Arial"/>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CC06F" w14:textId="77777777" w:rsidR="00D13633" w:rsidRPr="00560ED9" w:rsidRDefault="00D13633" w:rsidP="00D13633">
            <w:pPr>
              <w:jc w:val="both"/>
              <w:rPr>
                <w:rFonts w:ascii="Arial" w:hAnsi="Arial" w:cs="Arial"/>
                <w:i/>
                <w:color w:val="BFBFBF" w:themeColor="background1" w:themeShade="BF"/>
              </w:rPr>
            </w:pPr>
            <w:r w:rsidRPr="00560ED9">
              <w:rPr>
                <w:rFonts w:ascii="Arial" w:hAnsi="Arial" w:cs="Arial"/>
                <w:i/>
                <w:color w:val="BFBFBF" w:themeColor="background1" w:themeShade="BF"/>
              </w:rPr>
              <w:t>Transformaciones 1 geogebra</w:t>
            </w:r>
          </w:p>
          <w:p w14:paraId="06313BF4" w14:textId="77777777" w:rsidR="00D13633" w:rsidRPr="00560ED9" w:rsidRDefault="00D13633" w:rsidP="00D13633">
            <w:pPr>
              <w:jc w:val="both"/>
              <w:rPr>
                <w:rFonts w:ascii="Arial" w:hAnsi="Arial" w:cs="Arial"/>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5C181" w14:textId="77777777" w:rsidR="00D13633" w:rsidRPr="00560ED9" w:rsidRDefault="00D13633" w:rsidP="00962CCA">
            <w:pPr>
              <w:jc w:val="both"/>
              <w:rPr>
                <w:rFonts w:ascii="Arial" w:hAnsi="Arial" w:cs="Arial"/>
                <w:i/>
                <w:color w:val="BFBFBF" w:themeColor="background1" w:themeShade="BF"/>
              </w:rPr>
            </w:pPr>
          </w:p>
        </w:tc>
      </w:tr>
      <w:tr w:rsidR="00A7310F" w:rsidRPr="00560ED9" w14:paraId="1F76CF9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A2535"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Web 04</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245C2" w14:textId="070419D1" w:rsidR="00A7310F" w:rsidRPr="00560ED9" w:rsidRDefault="00A7310F"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480B" w14:textId="77777777" w:rsidR="00D13633" w:rsidRPr="00560ED9" w:rsidRDefault="008E1CD6" w:rsidP="00D13633">
            <w:pPr>
              <w:tabs>
                <w:tab w:val="right" w:pos="8498"/>
              </w:tabs>
              <w:jc w:val="both"/>
              <w:rPr>
                <w:rFonts w:ascii="Arial" w:hAnsi="Arial" w:cs="Arial"/>
              </w:rPr>
            </w:pPr>
            <w:hyperlink r:id="rId33" w:history="1">
              <w:r w:rsidR="00D13633" w:rsidRPr="00560ED9">
                <w:rPr>
                  <w:rStyle w:val="Hipervnculo"/>
                  <w:rFonts w:ascii="Arial" w:hAnsi="Arial" w:cs="Arial"/>
                </w:rPr>
                <w:t>http://recursostic.educacion.es/multidisciplinar/itfor/web/sites/default/files/recursos/coordenadascartesianas/sec/MATE30_imprimible_alumnado.pdf</w:t>
              </w:r>
            </w:hyperlink>
            <w:r w:rsidR="00D13633" w:rsidRPr="00560ED9">
              <w:rPr>
                <w:rFonts w:ascii="Arial" w:hAnsi="Arial" w:cs="Arial"/>
              </w:rPr>
              <w:t xml:space="preserve">  </w:t>
            </w:r>
          </w:p>
          <w:p w14:paraId="5ADB05B5" w14:textId="5B20D407" w:rsidR="00A7310F" w:rsidRPr="00560ED9" w:rsidRDefault="00A7310F" w:rsidP="00962CCA">
            <w:pPr>
              <w:jc w:val="both"/>
              <w:rPr>
                <w:rFonts w:ascii="Arial" w:hAnsi="Arial" w:cs="Arial"/>
                <w:i/>
                <w:color w:val="BFBFBF" w:themeColor="background1" w:themeShade="BF"/>
              </w:rPr>
            </w:pPr>
          </w:p>
        </w:tc>
      </w:tr>
      <w:tr w:rsidR="00586299" w:rsidRPr="00560ED9" w14:paraId="5EB80D21"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A0726" w14:textId="77777777" w:rsidR="00586299" w:rsidRPr="00560ED9" w:rsidRDefault="00586299" w:rsidP="00962CCA">
            <w:pPr>
              <w:jc w:val="both"/>
              <w:rPr>
                <w:rFonts w:ascii="Arial" w:hAnsi="Arial" w:cs="Arial"/>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10256" w14:textId="77777777" w:rsidR="00586299" w:rsidRPr="00560ED9" w:rsidRDefault="00586299"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38CA8" w14:textId="67B29A10" w:rsidR="00586299" w:rsidRPr="00560ED9" w:rsidRDefault="00586299" w:rsidP="00D13633">
            <w:pPr>
              <w:tabs>
                <w:tab w:val="right" w:pos="8498"/>
              </w:tabs>
              <w:jc w:val="both"/>
              <w:rPr>
                <w:rFonts w:ascii="Arial" w:hAnsi="Arial" w:cs="Arial"/>
              </w:rPr>
            </w:pPr>
            <w:r w:rsidRPr="00560ED9">
              <w:rPr>
                <w:rFonts w:ascii="Arial" w:hAnsi="Arial" w:cs="Arial"/>
              </w:rPr>
              <w:t>http://prepa8.unam.mx/academia/colegios/mate/Matematicas_VI/Applets_Geogebra/operacionesconfunciones.html</w:t>
            </w:r>
          </w:p>
        </w:tc>
      </w:tr>
      <w:tr w:rsidR="00A7310F" w:rsidRPr="00560ED9" w14:paraId="36EB3A8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7923A"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Web 05</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18CE5" w14:textId="6E95E1CB" w:rsidR="00A7310F" w:rsidRPr="00560ED9" w:rsidRDefault="00A7310F"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6EE28" w14:textId="77777777" w:rsidR="00A7310F" w:rsidRPr="00560ED9" w:rsidRDefault="008E1CD6" w:rsidP="00962CCA">
            <w:pPr>
              <w:jc w:val="both"/>
              <w:rPr>
                <w:rFonts w:ascii="Arial" w:hAnsi="Arial" w:cs="Arial"/>
                <w:i/>
                <w:color w:val="BFBFBF" w:themeColor="background1" w:themeShade="BF"/>
              </w:rPr>
            </w:pPr>
            <w:hyperlink r:id="rId34" w:history="1">
              <w:r w:rsidR="00A7310F" w:rsidRPr="00560ED9">
                <w:rPr>
                  <w:rStyle w:val="Hipervnculo"/>
                  <w:rFonts w:ascii="Arial" w:hAnsi="Arial" w:cs="Arial"/>
                  <w:i/>
                </w:rPr>
                <w:t>http://www.cimat.mx/~gil/docencia/2010/elementales/cap2.pdf</w:t>
              </w:r>
            </w:hyperlink>
            <w:r w:rsidR="00A7310F" w:rsidRPr="00560ED9">
              <w:rPr>
                <w:rFonts w:ascii="Arial" w:hAnsi="Arial" w:cs="Arial"/>
                <w:i/>
                <w:color w:val="BFBFBF" w:themeColor="background1" w:themeShade="BF"/>
              </w:rPr>
              <w:t xml:space="preserve"> </w:t>
            </w:r>
          </w:p>
        </w:tc>
      </w:tr>
      <w:tr w:rsidR="0083302A" w:rsidRPr="00560ED9" w14:paraId="1EFFAE8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560ED" w14:textId="77777777" w:rsidR="0083302A" w:rsidRPr="00560ED9" w:rsidRDefault="0083302A" w:rsidP="00962CCA">
            <w:pPr>
              <w:jc w:val="both"/>
              <w:rPr>
                <w:rFonts w:ascii="Arial" w:hAnsi="Arial" w:cs="Arial"/>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44CD9" w14:textId="77777777" w:rsidR="0083302A" w:rsidRPr="00560ED9" w:rsidRDefault="0083302A"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4F81F" w14:textId="06806575" w:rsidR="0083302A" w:rsidRPr="00560ED9" w:rsidRDefault="008E1CD6" w:rsidP="00962CCA">
            <w:pPr>
              <w:jc w:val="both"/>
              <w:rPr>
                <w:rFonts w:ascii="Arial" w:hAnsi="Arial" w:cs="Arial"/>
              </w:rPr>
            </w:pPr>
            <w:hyperlink r:id="rId35" w:history="1">
              <w:r w:rsidR="0083302A" w:rsidRPr="00560ED9">
                <w:rPr>
                  <w:rStyle w:val="Hipervnculo"/>
                  <w:rFonts w:ascii="Arial" w:hAnsi="Arial" w:cs="Arial"/>
                </w:rPr>
                <w:t>http://www.ciens.ula.ve/matematica/publicaciones/guias/servicio_docente/maria_victoria/rectas.pdf</w:t>
              </w:r>
            </w:hyperlink>
            <w:r w:rsidR="0083302A" w:rsidRPr="00560ED9">
              <w:rPr>
                <w:rFonts w:ascii="Arial" w:hAnsi="Arial" w:cs="Arial"/>
              </w:rPr>
              <w:t xml:space="preserve"> </w:t>
            </w:r>
          </w:p>
        </w:tc>
      </w:tr>
      <w:tr w:rsidR="0083302A" w:rsidRPr="00560ED9" w14:paraId="64F58386"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99767" w14:textId="77777777" w:rsidR="0083302A" w:rsidRPr="00560ED9" w:rsidRDefault="0083302A" w:rsidP="00962CCA">
            <w:pPr>
              <w:jc w:val="both"/>
              <w:rPr>
                <w:rFonts w:ascii="Arial" w:hAnsi="Arial" w:cs="Arial"/>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1EE3B" w14:textId="77777777" w:rsidR="0083302A" w:rsidRPr="00560ED9" w:rsidRDefault="0083302A"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D46E5" w14:textId="77777777" w:rsidR="0083302A" w:rsidRPr="00560ED9" w:rsidRDefault="0083302A" w:rsidP="00962CCA">
            <w:pPr>
              <w:jc w:val="both"/>
              <w:rPr>
                <w:rFonts w:ascii="Arial" w:hAnsi="Arial" w:cs="Arial"/>
              </w:rPr>
            </w:pPr>
          </w:p>
        </w:tc>
      </w:tr>
    </w:tbl>
    <w:p w14:paraId="7930A674" w14:textId="77777777" w:rsidR="00A7310F" w:rsidRPr="00560ED9" w:rsidRDefault="00A7310F" w:rsidP="00962CCA">
      <w:pPr>
        <w:spacing w:after="0"/>
        <w:jc w:val="both"/>
        <w:rPr>
          <w:rFonts w:ascii="Arial" w:hAnsi="Arial" w:cs="Arial"/>
          <w:sz w:val="22"/>
          <w:szCs w:val="22"/>
          <w:highlight w:val="yellow"/>
          <w:lang w:val="es-MX"/>
        </w:rPr>
      </w:pPr>
    </w:p>
    <w:p w14:paraId="5A6E9B70" w14:textId="77777777" w:rsidR="00A7310F" w:rsidRPr="00560ED9" w:rsidRDefault="00A7310F" w:rsidP="00962CCA">
      <w:pPr>
        <w:spacing w:after="0"/>
        <w:jc w:val="both"/>
        <w:rPr>
          <w:rFonts w:ascii="Arial" w:hAnsi="Arial" w:cs="Arial"/>
          <w:lang w:val="es-MX"/>
        </w:rPr>
      </w:pPr>
    </w:p>
    <w:p w14:paraId="604DF5B9" w14:textId="77777777" w:rsidR="00A7310F" w:rsidRPr="00560ED9" w:rsidRDefault="00A7310F" w:rsidP="00962CCA">
      <w:pPr>
        <w:jc w:val="both"/>
        <w:rPr>
          <w:rFonts w:ascii="Arial" w:hAnsi="Arial" w:cs="Arial"/>
          <w:lang w:val="es-MX"/>
        </w:rPr>
      </w:pPr>
    </w:p>
    <w:sectPr w:rsidR="00A7310F" w:rsidRPr="00560ED9" w:rsidSect="00FC30C2">
      <w:headerReference w:type="even" r:id="rId36"/>
      <w:headerReference w:type="default" r:id="rId37"/>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risthian Andres Bello Rivera" w:date="2015-07-12T19:32:00Z" w:initials="CABR">
    <w:p w14:paraId="6885B788" w14:textId="6CDED9FC" w:rsidR="008E1CD6" w:rsidRDefault="008E1CD6">
      <w:pPr>
        <w:pStyle w:val="Textocomentario"/>
      </w:pPr>
      <w:r>
        <w:rPr>
          <w:rStyle w:val="Refdecomentario"/>
        </w:rPr>
        <w:annotationRef/>
      </w:r>
    </w:p>
  </w:comment>
  <w:comment w:id="4" w:author="Cristhian Andres Bello Rivera" w:date="2015-07-04T14:00:00Z" w:initials="CABR">
    <w:p w14:paraId="66A5E80B" w14:textId="4753FAAF" w:rsidR="008E1CD6" w:rsidRDefault="008E1CD6">
      <w:pPr>
        <w:pStyle w:val="Textocomentario"/>
      </w:pPr>
      <w:r>
        <w:rPr>
          <w:rStyle w:val="Refdecomentario"/>
        </w:rPr>
        <w:annotationRef/>
      </w:r>
      <w:r>
        <w:t>Solicitar imagen</w:t>
      </w:r>
    </w:p>
  </w:comment>
  <w:comment w:id="5" w:author="Cristhian Andres Bello Rivera" w:date="2015-07-04T19:30:00Z" w:initials="CABR">
    <w:p w14:paraId="1EEA7CF1" w14:textId="24E29B59" w:rsidR="008E1CD6" w:rsidRDefault="008E1CD6">
      <w:pPr>
        <w:pStyle w:val="Textocomentario"/>
      </w:pPr>
      <w:r>
        <w:rPr>
          <w:rStyle w:val="Refdecomentario"/>
        </w:rPr>
        <w:annotationRef/>
      </w:r>
      <w:r>
        <w:t xml:space="preserve">Preguntar a </w:t>
      </w:r>
      <w:proofErr w:type="spellStart"/>
      <w:r>
        <w:t>Lizzie</w:t>
      </w:r>
      <w:proofErr w:type="spellEnd"/>
    </w:p>
  </w:comment>
  <w:comment w:id="6" w:author="Cristhian Andres Bello Rivera" w:date="2015-07-04T20:54:00Z" w:initials="CABR">
    <w:p w14:paraId="0DAD5C28" w14:textId="150527A2" w:rsidR="008E1CD6" w:rsidRDefault="008E1CD6">
      <w:pPr>
        <w:pStyle w:val="Textocomentario"/>
      </w:pPr>
      <w:r>
        <w:rPr>
          <w:rStyle w:val="Refdecomentario"/>
        </w:rPr>
        <w:annotationRef/>
      </w:r>
      <w:r>
        <w:rPr>
          <w:rStyle w:val="Refdecomentario"/>
        </w:rPr>
        <w:t xml:space="preserve">Preguntar </w:t>
      </w:r>
      <w:proofErr w:type="spellStart"/>
      <w:r>
        <w:rPr>
          <w:rStyle w:val="Refdecomentario"/>
        </w:rPr>
        <w:t>Lizzie</w:t>
      </w:r>
      <w:proofErr w:type="spellEnd"/>
    </w:p>
  </w:comment>
  <w:comment w:id="7" w:author="Cristhian Andres Bello Rivera" w:date="2015-07-13T07:28:00Z" w:initials="CABR">
    <w:p w14:paraId="2B48CB41" w14:textId="6BF21E15" w:rsidR="008E1CD6" w:rsidRDefault="008E1CD6">
      <w:pPr>
        <w:pStyle w:val="Textocomentario"/>
      </w:pPr>
      <w:r>
        <w:rPr>
          <w:rStyle w:val="Refdecomentario"/>
        </w:rPr>
        <w:annotationRef/>
      </w:r>
      <w:r>
        <w:t xml:space="preserve">Escribir las </w:t>
      </w:r>
      <w:proofErr w:type="spellStart"/>
      <w:r>
        <w:t>caracteristicas</w:t>
      </w:r>
      <w:proofErr w:type="spellEnd"/>
      <w:r>
        <w:t xml:space="preserve"> de la función </w:t>
      </w:r>
      <w:proofErr w:type="spellStart"/>
      <w:r>
        <w:t>logaritmica</w:t>
      </w:r>
      <w:proofErr w:type="spellEnd"/>
    </w:p>
  </w:comment>
  <w:comment w:id="8" w:author="Cristhian Andres Bello Rivera" w:date="2015-07-05T13:54:00Z" w:initials="CABR">
    <w:p w14:paraId="22B1E102" w14:textId="12A91C38" w:rsidR="008E1CD6" w:rsidRDefault="008E1CD6">
      <w:pPr>
        <w:pStyle w:val="Textocomentario"/>
      </w:pPr>
      <w:r>
        <w:rPr>
          <w:rStyle w:val="Refdecomentario"/>
        </w:rPr>
        <w:annotationRef/>
      </w:r>
      <w:r>
        <w:t xml:space="preserve">Preguntar a </w:t>
      </w:r>
      <w:proofErr w:type="spellStart"/>
      <w:r>
        <w:t>Lizzie</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85B788" w15:done="0"/>
  <w15:commentEx w15:paraId="66A5E80B" w15:done="0"/>
  <w15:commentEx w15:paraId="1EEA7CF1" w15:done="0"/>
  <w15:commentEx w15:paraId="0DAD5C28" w15:done="0"/>
  <w15:commentEx w15:paraId="2B48CB41" w15:done="0"/>
  <w15:commentEx w15:paraId="22B1E10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42F6BE" w14:textId="77777777" w:rsidR="00E31623" w:rsidRDefault="00E31623">
      <w:pPr>
        <w:spacing w:after="0"/>
      </w:pPr>
      <w:r>
        <w:separator/>
      </w:r>
    </w:p>
  </w:endnote>
  <w:endnote w:type="continuationSeparator" w:id="0">
    <w:p w14:paraId="187C1E35" w14:textId="77777777" w:rsidR="00E31623" w:rsidRDefault="00E316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B297E5" w14:textId="77777777" w:rsidR="00E31623" w:rsidRDefault="00E31623">
      <w:pPr>
        <w:spacing w:after="0"/>
      </w:pPr>
      <w:r>
        <w:separator/>
      </w:r>
    </w:p>
  </w:footnote>
  <w:footnote w:type="continuationSeparator" w:id="0">
    <w:p w14:paraId="581A9210" w14:textId="77777777" w:rsidR="00E31623" w:rsidRDefault="00E3162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0775" w14:textId="77777777" w:rsidR="008E1CD6" w:rsidRDefault="008E1CD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CE167B" w14:textId="77777777" w:rsidR="008E1CD6" w:rsidRDefault="008E1CD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6F4F2" w14:textId="77777777" w:rsidR="008E1CD6" w:rsidRDefault="008E1CD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26EB4">
      <w:rPr>
        <w:rStyle w:val="Nmerodepgina"/>
        <w:noProof/>
      </w:rPr>
      <w:t>31</w:t>
    </w:r>
    <w:r>
      <w:rPr>
        <w:rStyle w:val="Nmerodepgina"/>
      </w:rPr>
      <w:fldChar w:fldCharType="end"/>
    </w:r>
  </w:p>
  <w:p w14:paraId="41CF9DA3" w14:textId="2984F4DA" w:rsidR="008E1CD6" w:rsidRPr="00F16D37" w:rsidRDefault="008E1CD6" w:rsidP="0004489C">
    <w:pPr>
      <w:pStyle w:val="Encabezado"/>
      <w:ind w:right="360"/>
      <w:rPr>
        <w:sz w:val="20"/>
        <w:szCs w:val="20"/>
      </w:rPr>
    </w:pPr>
    <w:r>
      <w:rPr>
        <w:rFonts w:ascii="Times" w:hAnsi="Times"/>
        <w:sz w:val="20"/>
        <w:szCs w:val="20"/>
        <w:highlight w:val="yellow"/>
        <w:lang w:val="en-US"/>
      </w:rPr>
      <w:t>[GUION MA_11_02</w:t>
    </w:r>
    <w:r w:rsidRPr="002B7792">
      <w:rPr>
        <w:rFonts w:ascii="Times" w:hAnsi="Times"/>
        <w:sz w:val="20"/>
        <w:szCs w:val="20"/>
        <w:highlight w:val="yellow"/>
        <w:lang w:val="en-US"/>
      </w:rPr>
      <w:t>_CO]</w:t>
    </w:r>
    <w:r>
      <w:rPr>
        <w:rFonts w:ascii="Times" w:hAnsi="Times"/>
        <w:sz w:val="20"/>
        <w:szCs w:val="20"/>
        <w:lang w:val="en-US"/>
      </w:rPr>
      <w:t xml:space="preserve"> </w:t>
    </w:r>
    <w:proofErr w:type="spellStart"/>
    <w:r>
      <w:rPr>
        <w:rFonts w:ascii="Times" w:hAnsi="Times"/>
        <w:sz w:val="20"/>
        <w:szCs w:val="20"/>
        <w:lang w:val="en-US"/>
      </w:rPr>
      <w:t>Guio</w:t>
    </w:r>
    <w:r w:rsidRPr="002B7792">
      <w:rPr>
        <w:rFonts w:ascii="Times" w:hAnsi="Times"/>
        <w:sz w:val="20"/>
        <w:szCs w:val="20"/>
        <w:lang w:val="en-US"/>
      </w:rPr>
      <w:t>n</w:t>
    </w:r>
    <w:proofErr w:type="spellEnd"/>
    <w:r w:rsidRPr="002B7792">
      <w:rPr>
        <w:rFonts w:ascii="Times" w:hAnsi="Times"/>
        <w:sz w:val="20"/>
        <w:szCs w:val="20"/>
        <w:lang w:val="en-US"/>
      </w:rPr>
      <w:t xml:space="preserve"> </w:t>
    </w:r>
    <w:r>
      <w:rPr>
        <w:rFonts w:ascii="Times" w:hAnsi="Times"/>
        <w:sz w:val="20"/>
        <w:szCs w:val="20"/>
        <w:lang w:val="en-US"/>
      </w:rPr>
      <w:t>2. 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A295E"/>
    <w:multiLevelType w:val="hybridMultilevel"/>
    <w:tmpl w:val="CC988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D3E2BEC"/>
    <w:multiLevelType w:val="hybridMultilevel"/>
    <w:tmpl w:val="979CE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705D83"/>
    <w:multiLevelType w:val="hybridMultilevel"/>
    <w:tmpl w:val="7548D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0AB121F"/>
    <w:multiLevelType w:val="hybridMultilevel"/>
    <w:tmpl w:val="79FAC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A2517A8"/>
    <w:multiLevelType w:val="hybridMultilevel"/>
    <w:tmpl w:val="8E06D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BFB7D3B"/>
    <w:multiLevelType w:val="hybridMultilevel"/>
    <w:tmpl w:val="1150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0E2659A"/>
    <w:multiLevelType w:val="hybridMultilevel"/>
    <w:tmpl w:val="3674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3FA630D"/>
    <w:multiLevelType w:val="hybridMultilevel"/>
    <w:tmpl w:val="5CFEF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D6961EE"/>
    <w:multiLevelType w:val="hybridMultilevel"/>
    <w:tmpl w:val="4384911C"/>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9">
    <w:nsid w:val="634B0DF3"/>
    <w:multiLevelType w:val="hybridMultilevel"/>
    <w:tmpl w:val="91B44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624303D"/>
    <w:multiLevelType w:val="hybridMultilevel"/>
    <w:tmpl w:val="ABDA71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8E3122B"/>
    <w:multiLevelType w:val="hybridMultilevel"/>
    <w:tmpl w:val="84E61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5BE4ED5"/>
    <w:multiLevelType w:val="hybridMultilevel"/>
    <w:tmpl w:val="EF148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4"/>
  </w:num>
  <w:num w:numId="5">
    <w:abstractNumId w:val="6"/>
  </w:num>
  <w:num w:numId="6">
    <w:abstractNumId w:val="3"/>
  </w:num>
  <w:num w:numId="7">
    <w:abstractNumId w:val="0"/>
  </w:num>
  <w:num w:numId="8">
    <w:abstractNumId w:val="7"/>
  </w:num>
  <w:num w:numId="9">
    <w:abstractNumId w:val="11"/>
  </w:num>
  <w:num w:numId="10">
    <w:abstractNumId w:val="5"/>
  </w:num>
  <w:num w:numId="11">
    <w:abstractNumId w:val="10"/>
  </w:num>
  <w:num w:numId="12">
    <w:abstractNumId w:val="2"/>
  </w:num>
  <w:num w:numId="13">
    <w:abstractNumId w:val="8"/>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hian Andres Bello Rivera">
    <w15:presenceInfo w15:providerId="Windows Live" w15:userId="e1248433d6724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A28"/>
    <w:rsid w:val="000019A1"/>
    <w:rsid w:val="000024C6"/>
    <w:rsid w:val="00003A91"/>
    <w:rsid w:val="000040E5"/>
    <w:rsid w:val="00004104"/>
    <w:rsid w:val="00004181"/>
    <w:rsid w:val="000045EE"/>
    <w:rsid w:val="00005DAB"/>
    <w:rsid w:val="000063E9"/>
    <w:rsid w:val="000064E2"/>
    <w:rsid w:val="00006D0E"/>
    <w:rsid w:val="0000782D"/>
    <w:rsid w:val="000101A5"/>
    <w:rsid w:val="00010314"/>
    <w:rsid w:val="000112B9"/>
    <w:rsid w:val="00011AC2"/>
    <w:rsid w:val="00012056"/>
    <w:rsid w:val="00012EEA"/>
    <w:rsid w:val="000142C3"/>
    <w:rsid w:val="00015515"/>
    <w:rsid w:val="00016723"/>
    <w:rsid w:val="00016818"/>
    <w:rsid w:val="000168D9"/>
    <w:rsid w:val="00016A10"/>
    <w:rsid w:val="00016BA9"/>
    <w:rsid w:val="000170D6"/>
    <w:rsid w:val="000177F1"/>
    <w:rsid w:val="00017928"/>
    <w:rsid w:val="00020CCC"/>
    <w:rsid w:val="000216EC"/>
    <w:rsid w:val="00021A19"/>
    <w:rsid w:val="00023A17"/>
    <w:rsid w:val="00023F9A"/>
    <w:rsid w:val="00024715"/>
    <w:rsid w:val="0002523A"/>
    <w:rsid w:val="000271FD"/>
    <w:rsid w:val="000277F7"/>
    <w:rsid w:val="000278CC"/>
    <w:rsid w:val="000279DE"/>
    <w:rsid w:val="00027D98"/>
    <w:rsid w:val="0003078E"/>
    <w:rsid w:val="00030E2D"/>
    <w:rsid w:val="000316BE"/>
    <w:rsid w:val="00033075"/>
    <w:rsid w:val="0003332D"/>
    <w:rsid w:val="00033394"/>
    <w:rsid w:val="000333EA"/>
    <w:rsid w:val="00033A3A"/>
    <w:rsid w:val="0003581C"/>
    <w:rsid w:val="00035A9A"/>
    <w:rsid w:val="00035DDC"/>
    <w:rsid w:val="00036F85"/>
    <w:rsid w:val="00037FDF"/>
    <w:rsid w:val="00040B51"/>
    <w:rsid w:val="00040D13"/>
    <w:rsid w:val="0004116C"/>
    <w:rsid w:val="00042710"/>
    <w:rsid w:val="0004273E"/>
    <w:rsid w:val="00042A94"/>
    <w:rsid w:val="00042C70"/>
    <w:rsid w:val="00043441"/>
    <w:rsid w:val="00044395"/>
    <w:rsid w:val="0004489C"/>
    <w:rsid w:val="00045AA0"/>
    <w:rsid w:val="000460EA"/>
    <w:rsid w:val="0004652C"/>
    <w:rsid w:val="0004673E"/>
    <w:rsid w:val="000468AD"/>
    <w:rsid w:val="00046A06"/>
    <w:rsid w:val="00046EB5"/>
    <w:rsid w:val="00046F41"/>
    <w:rsid w:val="00047627"/>
    <w:rsid w:val="000517FA"/>
    <w:rsid w:val="00052BF8"/>
    <w:rsid w:val="00053744"/>
    <w:rsid w:val="00053ACB"/>
    <w:rsid w:val="0005483B"/>
    <w:rsid w:val="000548D4"/>
    <w:rsid w:val="00054A93"/>
    <w:rsid w:val="00054C85"/>
    <w:rsid w:val="00055280"/>
    <w:rsid w:val="0005584B"/>
    <w:rsid w:val="0005624E"/>
    <w:rsid w:val="0005679F"/>
    <w:rsid w:val="00056B77"/>
    <w:rsid w:val="00056BFD"/>
    <w:rsid w:val="00056FCF"/>
    <w:rsid w:val="000573A2"/>
    <w:rsid w:val="00057679"/>
    <w:rsid w:val="00060736"/>
    <w:rsid w:val="00060E91"/>
    <w:rsid w:val="00061121"/>
    <w:rsid w:val="00061A66"/>
    <w:rsid w:val="00062788"/>
    <w:rsid w:val="000629EA"/>
    <w:rsid w:val="00062DA1"/>
    <w:rsid w:val="00064280"/>
    <w:rsid w:val="000644CC"/>
    <w:rsid w:val="00064A0C"/>
    <w:rsid w:val="00064F7F"/>
    <w:rsid w:val="000677DF"/>
    <w:rsid w:val="000679E7"/>
    <w:rsid w:val="00070FA5"/>
    <w:rsid w:val="00071600"/>
    <w:rsid w:val="000716B5"/>
    <w:rsid w:val="0007354E"/>
    <w:rsid w:val="00073787"/>
    <w:rsid w:val="0007415B"/>
    <w:rsid w:val="00074252"/>
    <w:rsid w:val="00076266"/>
    <w:rsid w:val="0007752C"/>
    <w:rsid w:val="00081745"/>
    <w:rsid w:val="00081E63"/>
    <w:rsid w:val="00083E61"/>
    <w:rsid w:val="000842D0"/>
    <w:rsid w:val="0008475A"/>
    <w:rsid w:val="00084E24"/>
    <w:rsid w:val="00085737"/>
    <w:rsid w:val="00085758"/>
    <w:rsid w:val="00085D52"/>
    <w:rsid w:val="00086239"/>
    <w:rsid w:val="00086775"/>
    <w:rsid w:val="0008711D"/>
    <w:rsid w:val="000871E0"/>
    <w:rsid w:val="00087457"/>
    <w:rsid w:val="000874F7"/>
    <w:rsid w:val="00087951"/>
    <w:rsid w:val="00087BD6"/>
    <w:rsid w:val="0009117C"/>
    <w:rsid w:val="00091FBF"/>
    <w:rsid w:val="000924E5"/>
    <w:rsid w:val="0009285D"/>
    <w:rsid w:val="0009314C"/>
    <w:rsid w:val="0009342A"/>
    <w:rsid w:val="0009379A"/>
    <w:rsid w:val="00095914"/>
    <w:rsid w:val="00096510"/>
    <w:rsid w:val="00096CBD"/>
    <w:rsid w:val="00097137"/>
    <w:rsid w:val="000978FF"/>
    <w:rsid w:val="00097ACE"/>
    <w:rsid w:val="00097F50"/>
    <w:rsid w:val="000A070F"/>
    <w:rsid w:val="000A089B"/>
    <w:rsid w:val="000A09C2"/>
    <w:rsid w:val="000A0DB8"/>
    <w:rsid w:val="000A3959"/>
    <w:rsid w:val="000A3DA9"/>
    <w:rsid w:val="000A3DE8"/>
    <w:rsid w:val="000A4D90"/>
    <w:rsid w:val="000A51B4"/>
    <w:rsid w:val="000A54FF"/>
    <w:rsid w:val="000A7E1A"/>
    <w:rsid w:val="000B020E"/>
    <w:rsid w:val="000B0A67"/>
    <w:rsid w:val="000B1AFF"/>
    <w:rsid w:val="000B2DD2"/>
    <w:rsid w:val="000B2F9A"/>
    <w:rsid w:val="000B2FCB"/>
    <w:rsid w:val="000B3626"/>
    <w:rsid w:val="000B3DB9"/>
    <w:rsid w:val="000B4D0F"/>
    <w:rsid w:val="000B56AB"/>
    <w:rsid w:val="000B57E3"/>
    <w:rsid w:val="000B5A8D"/>
    <w:rsid w:val="000B7E42"/>
    <w:rsid w:val="000B7EB9"/>
    <w:rsid w:val="000B7F74"/>
    <w:rsid w:val="000C02D1"/>
    <w:rsid w:val="000C0B3F"/>
    <w:rsid w:val="000C28F1"/>
    <w:rsid w:val="000C368E"/>
    <w:rsid w:val="000C38B4"/>
    <w:rsid w:val="000C3D9D"/>
    <w:rsid w:val="000C4725"/>
    <w:rsid w:val="000C4960"/>
    <w:rsid w:val="000C4BAB"/>
    <w:rsid w:val="000C5368"/>
    <w:rsid w:val="000C5433"/>
    <w:rsid w:val="000C602F"/>
    <w:rsid w:val="000C6B5E"/>
    <w:rsid w:val="000C7241"/>
    <w:rsid w:val="000C7530"/>
    <w:rsid w:val="000C7613"/>
    <w:rsid w:val="000C7DB2"/>
    <w:rsid w:val="000D0E70"/>
    <w:rsid w:val="000D10F7"/>
    <w:rsid w:val="000D114E"/>
    <w:rsid w:val="000D22B7"/>
    <w:rsid w:val="000D3304"/>
    <w:rsid w:val="000D34EB"/>
    <w:rsid w:val="000D3AAA"/>
    <w:rsid w:val="000D44CA"/>
    <w:rsid w:val="000D476E"/>
    <w:rsid w:val="000D5F9B"/>
    <w:rsid w:val="000D6327"/>
    <w:rsid w:val="000D68B7"/>
    <w:rsid w:val="000D709D"/>
    <w:rsid w:val="000D76CE"/>
    <w:rsid w:val="000D7C5C"/>
    <w:rsid w:val="000E13E4"/>
    <w:rsid w:val="000E1629"/>
    <w:rsid w:val="000E1E66"/>
    <w:rsid w:val="000E2A4C"/>
    <w:rsid w:val="000E36E5"/>
    <w:rsid w:val="000E4158"/>
    <w:rsid w:val="000E422E"/>
    <w:rsid w:val="000E475C"/>
    <w:rsid w:val="000E50F5"/>
    <w:rsid w:val="000E56BF"/>
    <w:rsid w:val="000E62E7"/>
    <w:rsid w:val="000E673E"/>
    <w:rsid w:val="000E68D7"/>
    <w:rsid w:val="000E7362"/>
    <w:rsid w:val="000F0738"/>
    <w:rsid w:val="000F0C7A"/>
    <w:rsid w:val="000F129A"/>
    <w:rsid w:val="000F1BB7"/>
    <w:rsid w:val="000F3118"/>
    <w:rsid w:val="000F3799"/>
    <w:rsid w:val="000F37C6"/>
    <w:rsid w:val="000F3C27"/>
    <w:rsid w:val="000F4382"/>
    <w:rsid w:val="000F4FA7"/>
    <w:rsid w:val="000F7B46"/>
    <w:rsid w:val="000F7DC3"/>
    <w:rsid w:val="000F7E27"/>
    <w:rsid w:val="000F7EAA"/>
    <w:rsid w:val="001018BE"/>
    <w:rsid w:val="00101D89"/>
    <w:rsid w:val="001020AB"/>
    <w:rsid w:val="00103E19"/>
    <w:rsid w:val="00104BD3"/>
    <w:rsid w:val="00106573"/>
    <w:rsid w:val="00110F59"/>
    <w:rsid w:val="00111B23"/>
    <w:rsid w:val="0011245D"/>
    <w:rsid w:val="00112EDC"/>
    <w:rsid w:val="00112F65"/>
    <w:rsid w:val="00113235"/>
    <w:rsid w:val="00114913"/>
    <w:rsid w:val="00114920"/>
    <w:rsid w:val="0011599A"/>
    <w:rsid w:val="00115DF6"/>
    <w:rsid w:val="00116190"/>
    <w:rsid w:val="001165E3"/>
    <w:rsid w:val="00116C74"/>
    <w:rsid w:val="00117803"/>
    <w:rsid w:val="001206EF"/>
    <w:rsid w:val="00120D2B"/>
    <w:rsid w:val="00121099"/>
    <w:rsid w:val="00121317"/>
    <w:rsid w:val="00121383"/>
    <w:rsid w:val="00121732"/>
    <w:rsid w:val="001224FA"/>
    <w:rsid w:val="00122CB9"/>
    <w:rsid w:val="001234E4"/>
    <w:rsid w:val="00123597"/>
    <w:rsid w:val="001239A8"/>
    <w:rsid w:val="001246F9"/>
    <w:rsid w:val="001276A8"/>
    <w:rsid w:val="00127900"/>
    <w:rsid w:val="001300C4"/>
    <w:rsid w:val="0013058E"/>
    <w:rsid w:val="00130EF8"/>
    <w:rsid w:val="001316BE"/>
    <w:rsid w:val="00132974"/>
    <w:rsid w:val="0013385F"/>
    <w:rsid w:val="00134A9E"/>
    <w:rsid w:val="001354F3"/>
    <w:rsid w:val="001355E2"/>
    <w:rsid w:val="00135E31"/>
    <w:rsid w:val="001403F7"/>
    <w:rsid w:val="00140B08"/>
    <w:rsid w:val="00140D65"/>
    <w:rsid w:val="00141552"/>
    <w:rsid w:val="00141E9A"/>
    <w:rsid w:val="0014237C"/>
    <w:rsid w:val="00142BCA"/>
    <w:rsid w:val="001435BE"/>
    <w:rsid w:val="00144972"/>
    <w:rsid w:val="0014566A"/>
    <w:rsid w:val="00146B31"/>
    <w:rsid w:val="00147107"/>
    <w:rsid w:val="00147210"/>
    <w:rsid w:val="00147701"/>
    <w:rsid w:val="00147D40"/>
    <w:rsid w:val="0015014C"/>
    <w:rsid w:val="00150A19"/>
    <w:rsid w:val="00152DB8"/>
    <w:rsid w:val="00153297"/>
    <w:rsid w:val="00153489"/>
    <w:rsid w:val="00155A1E"/>
    <w:rsid w:val="00155DDA"/>
    <w:rsid w:val="00156165"/>
    <w:rsid w:val="001561C2"/>
    <w:rsid w:val="00156D04"/>
    <w:rsid w:val="00157817"/>
    <w:rsid w:val="00157858"/>
    <w:rsid w:val="00161D0A"/>
    <w:rsid w:val="00162283"/>
    <w:rsid w:val="00162E82"/>
    <w:rsid w:val="00163E0E"/>
    <w:rsid w:val="001646DD"/>
    <w:rsid w:val="001647D4"/>
    <w:rsid w:val="00164C58"/>
    <w:rsid w:val="001653F8"/>
    <w:rsid w:val="00165D2C"/>
    <w:rsid w:val="00165E6E"/>
    <w:rsid w:val="00165F3B"/>
    <w:rsid w:val="00166414"/>
    <w:rsid w:val="00166D76"/>
    <w:rsid w:val="001671CF"/>
    <w:rsid w:val="00167F5D"/>
    <w:rsid w:val="00170006"/>
    <w:rsid w:val="00172FD7"/>
    <w:rsid w:val="001738BE"/>
    <w:rsid w:val="001738C8"/>
    <w:rsid w:val="001750FD"/>
    <w:rsid w:val="0017517F"/>
    <w:rsid w:val="00175AA8"/>
    <w:rsid w:val="00176BB2"/>
    <w:rsid w:val="00177A1F"/>
    <w:rsid w:val="00177C49"/>
    <w:rsid w:val="0018030A"/>
    <w:rsid w:val="00182C63"/>
    <w:rsid w:val="001835A1"/>
    <w:rsid w:val="001836DB"/>
    <w:rsid w:val="00183E65"/>
    <w:rsid w:val="00183EBC"/>
    <w:rsid w:val="0018426E"/>
    <w:rsid w:val="001843B4"/>
    <w:rsid w:val="00185089"/>
    <w:rsid w:val="00185B1F"/>
    <w:rsid w:val="00185F8A"/>
    <w:rsid w:val="00186052"/>
    <w:rsid w:val="0018752C"/>
    <w:rsid w:val="0018784F"/>
    <w:rsid w:val="00192BE4"/>
    <w:rsid w:val="00192F42"/>
    <w:rsid w:val="00192F84"/>
    <w:rsid w:val="0019354E"/>
    <w:rsid w:val="00193B1C"/>
    <w:rsid w:val="001940EF"/>
    <w:rsid w:val="0019469F"/>
    <w:rsid w:val="00194774"/>
    <w:rsid w:val="00194D92"/>
    <w:rsid w:val="00195E54"/>
    <w:rsid w:val="00196FFD"/>
    <w:rsid w:val="0019737C"/>
    <w:rsid w:val="00197C9E"/>
    <w:rsid w:val="001A0340"/>
    <w:rsid w:val="001A0466"/>
    <w:rsid w:val="001A2B3A"/>
    <w:rsid w:val="001A3674"/>
    <w:rsid w:val="001A3864"/>
    <w:rsid w:val="001A3DCE"/>
    <w:rsid w:val="001A3E15"/>
    <w:rsid w:val="001A42BD"/>
    <w:rsid w:val="001A4664"/>
    <w:rsid w:val="001A5E30"/>
    <w:rsid w:val="001A739A"/>
    <w:rsid w:val="001B05BF"/>
    <w:rsid w:val="001B116A"/>
    <w:rsid w:val="001B14C1"/>
    <w:rsid w:val="001B184E"/>
    <w:rsid w:val="001B1CAB"/>
    <w:rsid w:val="001B1F44"/>
    <w:rsid w:val="001B3174"/>
    <w:rsid w:val="001B37BA"/>
    <w:rsid w:val="001B37F8"/>
    <w:rsid w:val="001B3DAF"/>
    <w:rsid w:val="001B4371"/>
    <w:rsid w:val="001B4F05"/>
    <w:rsid w:val="001B50B9"/>
    <w:rsid w:val="001B51B6"/>
    <w:rsid w:val="001C0C12"/>
    <w:rsid w:val="001C161B"/>
    <w:rsid w:val="001C165E"/>
    <w:rsid w:val="001C1B89"/>
    <w:rsid w:val="001C352C"/>
    <w:rsid w:val="001C357B"/>
    <w:rsid w:val="001C4338"/>
    <w:rsid w:val="001C6229"/>
    <w:rsid w:val="001C6E72"/>
    <w:rsid w:val="001C7A5A"/>
    <w:rsid w:val="001D0B00"/>
    <w:rsid w:val="001D2324"/>
    <w:rsid w:val="001D2B11"/>
    <w:rsid w:val="001D31D6"/>
    <w:rsid w:val="001D4229"/>
    <w:rsid w:val="001D42D1"/>
    <w:rsid w:val="001D4600"/>
    <w:rsid w:val="001D49CD"/>
    <w:rsid w:val="001D5228"/>
    <w:rsid w:val="001D54D1"/>
    <w:rsid w:val="001D5CE5"/>
    <w:rsid w:val="001D6205"/>
    <w:rsid w:val="001D63C7"/>
    <w:rsid w:val="001D6862"/>
    <w:rsid w:val="001D6E31"/>
    <w:rsid w:val="001D7522"/>
    <w:rsid w:val="001E138F"/>
    <w:rsid w:val="001E2010"/>
    <w:rsid w:val="001E2284"/>
    <w:rsid w:val="001E4190"/>
    <w:rsid w:val="001E4777"/>
    <w:rsid w:val="001E5723"/>
    <w:rsid w:val="001E6384"/>
    <w:rsid w:val="001E761A"/>
    <w:rsid w:val="001E78D8"/>
    <w:rsid w:val="001F0176"/>
    <w:rsid w:val="001F16AE"/>
    <w:rsid w:val="001F1D8F"/>
    <w:rsid w:val="001F26C5"/>
    <w:rsid w:val="001F2873"/>
    <w:rsid w:val="001F366D"/>
    <w:rsid w:val="001F391D"/>
    <w:rsid w:val="001F3C61"/>
    <w:rsid w:val="001F4F26"/>
    <w:rsid w:val="001F5539"/>
    <w:rsid w:val="001F57D5"/>
    <w:rsid w:val="001F5B2F"/>
    <w:rsid w:val="001F5F22"/>
    <w:rsid w:val="0020048F"/>
    <w:rsid w:val="002009B3"/>
    <w:rsid w:val="002022A7"/>
    <w:rsid w:val="00202779"/>
    <w:rsid w:val="002027C1"/>
    <w:rsid w:val="00202851"/>
    <w:rsid w:val="0020303A"/>
    <w:rsid w:val="002038B2"/>
    <w:rsid w:val="002038B3"/>
    <w:rsid w:val="0020599A"/>
    <w:rsid w:val="00210637"/>
    <w:rsid w:val="0021072A"/>
    <w:rsid w:val="00210E9D"/>
    <w:rsid w:val="00211015"/>
    <w:rsid w:val="00212435"/>
    <w:rsid w:val="00212459"/>
    <w:rsid w:val="002129DD"/>
    <w:rsid w:val="00214515"/>
    <w:rsid w:val="00214AF5"/>
    <w:rsid w:val="00215300"/>
    <w:rsid w:val="00215773"/>
    <w:rsid w:val="00216767"/>
    <w:rsid w:val="0022028C"/>
    <w:rsid w:val="002209BC"/>
    <w:rsid w:val="002209FB"/>
    <w:rsid w:val="002226DD"/>
    <w:rsid w:val="0022439C"/>
    <w:rsid w:val="00225073"/>
    <w:rsid w:val="002251FE"/>
    <w:rsid w:val="002257B4"/>
    <w:rsid w:val="0023016E"/>
    <w:rsid w:val="00230B4F"/>
    <w:rsid w:val="00232291"/>
    <w:rsid w:val="002325EC"/>
    <w:rsid w:val="00232A5C"/>
    <w:rsid w:val="00234306"/>
    <w:rsid w:val="00234A12"/>
    <w:rsid w:val="00235CDA"/>
    <w:rsid w:val="00235E8A"/>
    <w:rsid w:val="002366CF"/>
    <w:rsid w:val="00236E64"/>
    <w:rsid w:val="0023765B"/>
    <w:rsid w:val="002403F5"/>
    <w:rsid w:val="002406F9"/>
    <w:rsid w:val="00241C09"/>
    <w:rsid w:val="002428B8"/>
    <w:rsid w:val="00243875"/>
    <w:rsid w:val="00244336"/>
    <w:rsid w:val="00244701"/>
    <w:rsid w:val="00244985"/>
    <w:rsid w:val="00245465"/>
    <w:rsid w:val="00250E3F"/>
    <w:rsid w:val="002514C9"/>
    <w:rsid w:val="002515B9"/>
    <w:rsid w:val="00251C6D"/>
    <w:rsid w:val="002523A4"/>
    <w:rsid w:val="00252A72"/>
    <w:rsid w:val="00252BC2"/>
    <w:rsid w:val="00252DEF"/>
    <w:rsid w:val="00253907"/>
    <w:rsid w:val="0025491C"/>
    <w:rsid w:val="00254DFC"/>
    <w:rsid w:val="00254E2F"/>
    <w:rsid w:val="00256D35"/>
    <w:rsid w:val="00257DDB"/>
    <w:rsid w:val="00261113"/>
    <w:rsid w:val="002632B2"/>
    <w:rsid w:val="00263B32"/>
    <w:rsid w:val="00263F44"/>
    <w:rsid w:val="00264359"/>
    <w:rsid w:val="00264B58"/>
    <w:rsid w:val="00265292"/>
    <w:rsid w:val="00265B2D"/>
    <w:rsid w:val="00266165"/>
    <w:rsid w:val="0026622A"/>
    <w:rsid w:val="002667D5"/>
    <w:rsid w:val="002669AA"/>
    <w:rsid w:val="00266DE0"/>
    <w:rsid w:val="002673D9"/>
    <w:rsid w:val="00267453"/>
    <w:rsid w:val="00267DD5"/>
    <w:rsid w:val="00267FD4"/>
    <w:rsid w:val="002706B8"/>
    <w:rsid w:val="00271D60"/>
    <w:rsid w:val="00272066"/>
    <w:rsid w:val="00272EE6"/>
    <w:rsid w:val="00273007"/>
    <w:rsid w:val="002742C8"/>
    <w:rsid w:val="002746C8"/>
    <w:rsid w:val="002755F3"/>
    <w:rsid w:val="0027570C"/>
    <w:rsid w:val="00276BC3"/>
    <w:rsid w:val="00276C9D"/>
    <w:rsid w:val="00276EDB"/>
    <w:rsid w:val="00276FC8"/>
    <w:rsid w:val="00280B49"/>
    <w:rsid w:val="002814FF"/>
    <w:rsid w:val="0028153C"/>
    <w:rsid w:val="00284607"/>
    <w:rsid w:val="00285392"/>
    <w:rsid w:val="00285778"/>
    <w:rsid w:val="00285811"/>
    <w:rsid w:val="002869F6"/>
    <w:rsid w:val="002913B8"/>
    <w:rsid w:val="002913EA"/>
    <w:rsid w:val="00292468"/>
    <w:rsid w:val="00292AD9"/>
    <w:rsid w:val="00293960"/>
    <w:rsid w:val="0029442D"/>
    <w:rsid w:val="00294A9E"/>
    <w:rsid w:val="00296795"/>
    <w:rsid w:val="002973CB"/>
    <w:rsid w:val="002A07B3"/>
    <w:rsid w:val="002A0C6A"/>
    <w:rsid w:val="002A1043"/>
    <w:rsid w:val="002A1E54"/>
    <w:rsid w:val="002A239D"/>
    <w:rsid w:val="002A239E"/>
    <w:rsid w:val="002A2440"/>
    <w:rsid w:val="002A34A8"/>
    <w:rsid w:val="002A59BF"/>
    <w:rsid w:val="002A6966"/>
    <w:rsid w:val="002A6B17"/>
    <w:rsid w:val="002A7313"/>
    <w:rsid w:val="002A768B"/>
    <w:rsid w:val="002A7A63"/>
    <w:rsid w:val="002B0BCF"/>
    <w:rsid w:val="002B0F59"/>
    <w:rsid w:val="002B1F05"/>
    <w:rsid w:val="002B253B"/>
    <w:rsid w:val="002B2B89"/>
    <w:rsid w:val="002B34BB"/>
    <w:rsid w:val="002B4264"/>
    <w:rsid w:val="002B4374"/>
    <w:rsid w:val="002B5EA2"/>
    <w:rsid w:val="002B669B"/>
    <w:rsid w:val="002B76E9"/>
    <w:rsid w:val="002B7792"/>
    <w:rsid w:val="002B7F7D"/>
    <w:rsid w:val="002C1597"/>
    <w:rsid w:val="002C1704"/>
    <w:rsid w:val="002C194D"/>
    <w:rsid w:val="002C2543"/>
    <w:rsid w:val="002C260D"/>
    <w:rsid w:val="002C2770"/>
    <w:rsid w:val="002C345C"/>
    <w:rsid w:val="002C4504"/>
    <w:rsid w:val="002C547F"/>
    <w:rsid w:val="002C57DC"/>
    <w:rsid w:val="002C5ADE"/>
    <w:rsid w:val="002C61A3"/>
    <w:rsid w:val="002C6C68"/>
    <w:rsid w:val="002C6CF9"/>
    <w:rsid w:val="002C7203"/>
    <w:rsid w:val="002C7D17"/>
    <w:rsid w:val="002D0232"/>
    <w:rsid w:val="002D0CDB"/>
    <w:rsid w:val="002D1656"/>
    <w:rsid w:val="002D2351"/>
    <w:rsid w:val="002D2B46"/>
    <w:rsid w:val="002D2FE7"/>
    <w:rsid w:val="002D334B"/>
    <w:rsid w:val="002D4205"/>
    <w:rsid w:val="002D4971"/>
    <w:rsid w:val="002D73A1"/>
    <w:rsid w:val="002E0A3A"/>
    <w:rsid w:val="002E1E68"/>
    <w:rsid w:val="002E2816"/>
    <w:rsid w:val="002E34D4"/>
    <w:rsid w:val="002E3F53"/>
    <w:rsid w:val="002E4274"/>
    <w:rsid w:val="002E49D7"/>
    <w:rsid w:val="002E4DFB"/>
    <w:rsid w:val="002E53A3"/>
    <w:rsid w:val="002E5B82"/>
    <w:rsid w:val="002E5BAA"/>
    <w:rsid w:val="002E64CD"/>
    <w:rsid w:val="002E6B6C"/>
    <w:rsid w:val="002E7393"/>
    <w:rsid w:val="002F00FC"/>
    <w:rsid w:val="002F02D3"/>
    <w:rsid w:val="002F12BA"/>
    <w:rsid w:val="002F1925"/>
    <w:rsid w:val="002F298A"/>
    <w:rsid w:val="002F2D9A"/>
    <w:rsid w:val="002F3FB5"/>
    <w:rsid w:val="002F4515"/>
    <w:rsid w:val="002F48B3"/>
    <w:rsid w:val="002F4CA5"/>
    <w:rsid w:val="002F5F09"/>
    <w:rsid w:val="002F6666"/>
    <w:rsid w:val="002F73DC"/>
    <w:rsid w:val="002F77EE"/>
    <w:rsid w:val="00301521"/>
    <w:rsid w:val="00301AD2"/>
    <w:rsid w:val="00301BDB"/>
    <w:rsid w:val="00302459"/>
    <w:rsid w:val="00302652"/>
    <w:rsid w:val="003030CE"/>
    <w:rsid w:val="00303CF2"/>
    <w:rsid w:val="003042B4"/>
    <w:rsid w:val="0030433A"/>
    <w:rsid w:val="00304F3E"/>
    <w:rsid w:val="003058A2"/>
    <w:rsid w:val="00305D9B"/>
    <w:rsid w:val="00305F48"/>
    <w:rsid w:val="00306B01"/>
    <w:rsid w:val="0030709A"/>
    <w:rsid w:val="00307968"/>
    <w:rsid w:val="00307CC8"/>
    <w:rsid w:val="00312A3B"/>
    <w:rsid w:val="00312F78"/>
    <w:rsid w:val="003139FA"/>
    <w:rsid w:val="003147F3"/>
    <w:rsid w:val="003148BC"/>
    <w:rsid w:val="00314BAF"/>
    <w:rsid w:val="003150E5"/>
    <w:rsid w:val="0031529F"/>
    <w:rsid w:val="0031582D"/>
    <w:rsid w:val="00317F68"/>
    <w:rsid w:val="00320178"/>
    <w:rsid w:val="00320D6F"/>
    <w:rsid w:val="0032206E"/>
    <w:rsid w:val="0032234E"/>
    <w:rsid w:val="00322D61"/>
    <w:rsid w:val="00323959"/>
    <w:rsid w:val="00323B2C"/>
    <w:rsid w:val="003244B1"/>
    <w:rsid w:val="003245C9"/>
    <w:rsid w:val="00324625"/>
    <w:rsid w:val="003248DC"/>
    <w:rsid w:val="00324E6A"/>
    <w:rsid w:val="00325653"/>
    <w:rsid w:val="00326FC9"/>
    <w:rsid w:val="00327549"/>
    <w:rsid w:val="0033015E"/>
    <w:rsid w:val="0033061D"/>
    <w:rsid w:val="00331A31"/>
    <w:rsid w:val="00331E66"/>
    <w:rsid w:val="00331E78"/>
    <w:rsid w:val="00332709"/>
    <w:rsid w:val="00332A73"/>
    <w:rsid w:val="00333918"/>
    <w:rsid w:val="00333D4F"/>
    <w:rsid w:val="0033452E"/>
    <w:rsid w:val="00334D18"/>
    <w:rsid w:val="00334D78"/>
    <w:rsid w:val="003354C1"/>
    <w:rsid w:val="003359F2"/>
    <w:rsid w:val="0033672C"/>
    <w:rsid w:val="0033743D"/>
    <w:rsid w:val="00340782"/>
    <w:rsid w:val="0034168C"/>
    <w:rsid w:val="0034285C"/>
    <w:rsid w:val="00342B62"/>
    <w:rsid w:val="00343309"/>
    <w:rsid w:val="00343356"/>
    <w:rsid w:val="00343D66"/>
    <w:rsid w:val="00344130"/>
    <w:rsid w:val="00344920"/>
    <w:rsid w:val="00344F81"/>
    <w:rsid w:val="00345134"/>
    <w:rsid w:val="00346730"/>
    <w:rsid w:val="00346B48"/>
    <w:rsid w:val="00346D92"/>
    <w:rsid w:val="00346FB5"/>
    <w:rsid w:val="00347250"/>
    <w:rsid w:val="00347BA5"/>
    <w:rsid w:val="00350994"/>
    <w:rsid w:val="00350AB9"/>
    <w:rsid w:val="003521B0"/>
    <w:rsid w:val="003524CB"/>
    <w:rsid w:val="0035260D"/>
    <w:rsid w:val="00352A31"/>
    <w:rsid w:val="00352C56"/>
    <w:rsid w:val="00352EA6"/>
    <w:rsid w:val="003531EC"/>
    <w:rsid w:val="003534B8"/>
    <w:rsid w:val="0035477D"/>
    <w:rsid w:val="003556F1"/>
    <w:rsid w:val="0035578D"/>
    <w:rsid w:val="00356434"/>
    <w:rsid w:val="0035657D"/>
    <w:rsid w:val="00356BAE"/>
    <w:rsid w:val="00362B0C"/>
    <w:rsid w:val="00362BCE"/>
    <w:rsid w:val="003633E7"/>
    <w:rsid w:val="0036393A"/>
    <w:rsid w:val="003639D5"/>
    <w:rsid w:val="0036418E"/>
    <w:rsid w:val="00365A47"/>
    <w:rsid w:val="0036644C"/>
    <w:rsid w:val="0036745F"/>
    <w:rsid w:val="0036796A"/>
    <w:rsid w:val="00372AC8"/>
    <w:rsid w:val="00373467"/>
    <w:rsid w:val="003738D8"/>
    <w:rsid w:val="0037470E"/>
    <w:rsid w:val="00374AB6"/>
    <w:rsid w:val="00375A7A"/>
    <w:rsid w:val="00375FB2"/>
    <w:rsid w:val="00376179"/>
    <w:rsid w:val="00376B66"/>
    <w:rsid w:val="0038051A"/>
    <w:rsid w:val="00380943"/>
    <w:rsid w:val="003812EB"/>
    <w:rsid w:val="00382DEA"/>
    <w:rsid w:val="0038315B"/>
    <w:rsid w:val="00383510"/>
    <w:rsid w:val="0038456F"/>
    <w:rsid w:val="0038488C"/>
    <w:rsid w:val="00385796"/>
    <w:rsid w:val="00385C30"/>
    <w:rsid w:val="00385E3E"/>
    <w:rsid w:val="0038705B"/>
    <w:rsid w:val="00387DAB"/>
    <w:rsid w:val="00387E3D"/>
    <w:rsid w:val="003905E1"/>
    <w:rsid w:val="003906AA"/>
    <w:rsid w:val="00392527"/>
    <w:rsid w:val="003926E6"/>
    <w:rsid w:val="00394AE7"/>
    <w:rsid w:val="00395314"/>
    <w:rsid w:val="00395F9D"/>
    <w:rsid w:val="003961D4"/>
    <w:rsid w:val="00396E33"/>
    <w:rsid w:val="003977FD"/>
    <w:rsid w:val="00397D7F"/>
    <w:rsid w:val="003A0493"/>
    <w:rsid w:val="003A251A"/>
    <w:rsid w:val="003A2A39"/>
    <w:rsid w:val="003A3208"/>
    <w:rsid w:val="003A5FBA"/>
    <w:rsid w:val="003A62EE"/>
    <w:rsid w:val="003A63E0"/>
    <w:rsid w:val="003A70FE"/>
    <w:rsid w:val="003A784A"/>
    <w:rsid w:val="003B0407"/>
    <w:rsid w:val="003B0FF7"/>
    <w:rsid w:val="003B1927"/>
    <w:rsid w:val="003B2140"/>
    <w:rsid w:val="003B272F"/>
    <w:rsid w:val="003B28F7"/>
    <w:rsid w:val="003B44AA"/>
    <w:rsid w:val="003B5945"/>
    <w:rsid w:val="003B6ABC"/>
    <w:rsid w:val="003B6E27"/>
    <w:rsid w:val="003B6E76"/>
    <w:rsid w:val="003B7745"/>
    <w:rsid w:val="003B7E6A"/>
    <w:rsid w:val="003B7EB3"/>
    <w:rsid w:val="003C01EA"/>
    <w:rsid w:val="003C0290"/>
    <w:rsid w:val="003C06FB"/>
    <w:rsid w:val="003C20B8"/>
    <w:rsid w:val="003C2B9F"/>
    <w:rsid w:val="003C2D6D"/>
    <w:rsid w:val="003C306F"/>
    <w:rsid w:val="003C38CD"/>
    <w:rsid w:val="003C43C1"/>
    <w:rsid w:val="003C4F02"/>
    <w:rsid w:val="003C50CE"/>
    <w:rsid w:val="003C6ADD"/>
    <w:rsid w:val="003C6C1F"/>
    <w:rsid w:val="003C73A5"/>
    <w:rsid w:val="003D05F3"/>
    <w:rsid w:val="003D099A"/>
    <w:rsid w:val="003D0B91"/>
    <w:rsid w:val="003D26D0"/>
    <w:rsid w:val="003D280F"/>
    <w:rsid w:val="003D362C"/>
    <w:rsid w:val="003D38A0"/>
    <w:rsid w:val="003D46B3"/>
    <w:rsid w:val="003D57E5"/>
    <w:rsid w:val="003D5CD4"/>
    <w:rsid w:val="003D609C"/>
    <w:rsid w:val="003D64E4"/>
    <w:rsid w:val="003D666F"/>
    <w:rsid w:val="003D775C"/>
    <w:rsid w:val="003E024E"/>
    <w:rsid w:val="003E036B"/>
    <w:rsid w:val="003E1651"/>
    <w:rsid w:val="003E1A87"/>
    <w:rsid w:val="003E1BE1"/>
    <w:rsid w:val="003E1FBE"/>
    <w:rsid w:val="003E266D"/>
    <w:rsid w:val="003E2ED2"/>
    <w:rsid w:val="003E2ED3"/>
    <w:rsid w:val="003E39CA"/>
    <w:rsid w:val="003E4493"/>
    <w:rsid w:val="003E4791"/>
    <w:rsid w:val="003E47E8"/>
    <w:rsid w:val="003E490E"/>
    <w:rsid w:val="003E557C"/>
    <w:rsid w:val="003E5595"/>
    <w:rsid w:val="003E5C5B"/>
    <w:rsid w:val="003E5D13"/>
    <w:rsid w:val="003E6465"/>
    <w:rsid w:val="003F033E"/>
    <w:rsid w:val="003F061D"/>
    <w:rsid w:val="003F067E"/>
    <w:rsid w:val="003F1AE6"/>
    <w:rsid w:val="003F1B3A"/>
    <w:rsid w:val="003F1CB3"/>
    <w:rsid w:val="003F2984"/>
    <w:rsid w:val="003F2DF0"/>
    <w:rsid w:val="003F2F74"/>
    <w:rsid w:val="003F3559"/>
    <w:rsid w:val="003F3EE5"/>
    <w:rsid w:val="003F42C3"/>
    <w:rsid w:val="003F5115"/>
    <w:rsid w:val="003F511B"/>
    <w:rsid w:val="003F5204"/>
    <w:rsid w:val="003F60FE"/>
    <w:rsid w:val="003F627F"/>
    <w:rsid w:val="003F6578"/>
    <w:rsid w:val="003F6E14"/>
    <w:rsid w:val="003F7053"/>
    <w:rsid w:val="003F7179"/>
    <w:rsid w:val="004034E2"/>
    <w:rsid w:val="004034EB"/>
    <w:rsid w:val="00404652"/>
    <w:rsid w:val="00404CF7"/>
    <w:rsid w:val="004052D5"/>
    <w:rsid w:val="00406D24"/>
    <w:rsid w:val="00407991"/>
    <w:rsid w:val="00407C56"/>
    <w:rsid w:val="00410DFB"/>
    <w:rsid w:val="00415324"/>
    <w:rsid w:val="00416648"/>
    <w:rsid w:val="00416B09"/>
    <w:rsid w:val="00417F94"/>
    <w:rsid w:val="00420DA5"/>
    <w:rsid w:val="004214F2"/>
    <w:rsid w:val="0042167C"/>
    <w:rsid w:val="00421B9D"/>
    <w:rsid w:val="00422BEF"/>
    <w:rsid w:val="004233B4"/>
    <w:rsid w:val="0042386C"/>
    <w:rsid w:val="004241DD"/>
    <w:rsid w:val="00424203"/>
    <w:rsid w:val="0042512A"/>
    <w:rsid w:val="00425569"/>
    <w:rsid w:val="00425943"/>
    <w:rsid w:val="00425F2C"/>
    <w:rsid w:val="004274ED"/>
    <w:rsid w:val="004274FA"/>
    <w:rsid w:val="004278F7"/>
    <w:rsid w:val="004304A6"/>
    <w:rsid w:val="00430EF6"/>
    <w:rsid w:val="00431068"/>
    <w:rsid w:val="00431586"/>
    <w:rsid w:val="00431C85"/>
    <w:rsid w:val="0043380E"/>
    <w:rsid w:val="004338C8"/>
    <w:rsid w:val="00434891"/>
    <w:rsid w:val="0043493D"/>
    <w:rsid w:val="00435647"/>
    <w:rsid w:val="00435C28"/>
    <w:rsid w:val="00436E0A"/>
    <w:rsid w:val="00440AF7"/>
    <w:rsid w:val="004410C7"/>
    <w:rsid w:val="0044157A"/>
    <w:rsid w:val="004422B5"/>
    <w:rsid w:val="004428DA"/>
    <w:rsid w:val="0044314A"/>
    <w:rsid w:val="004434F2"/>
    <w:rsid w:val="00444B47"/>
    <w:rsid w:val="00444BCF"/>
    <w:rsid w:val="00445456"/>
    <w:rsid w:val="00446FBC"/>
    <w:rsid w:val="0044722D"/>
    <w:rsid w:val="004506D7"/>
    <w:rsid w:val="00450FCE"/>
    <w:rsid w:val="00451B6E"/>
    <w:rsid w:val="00451E10"/>
    <w:rsid w:val="00452356"/>
    <w:rsid w:val="00453D0F"/>
    <w:rsid w:val="00453DA5"/>
    <w:rsid w:val="00455323"/>
    <w:rsid w:val="00455B9C"/>
    <w:rsid w:val="00455E58"/>
    <w:rsid w:val="00457968"/>
    <w:rsid w:val="004601F0"/>
    <w:rsid w:val="0046182F"/>
    <w:rsid w:val="00461BC5"/>
    <w:rsid w:val="00462E41"/>
    <w:rsid w:val="00463E6F"/>
    <w:rsid w:val="00465270"/>
    <w:rsid w:val="00465493"/>
    <w:rsid w:val="004667A6"/>
    <w:rsid w:val="0046708B"/>
    <w:rsid w:val="00467256"/>
    <w:rsid w:val="00467F54"/>
    <w:rsid w:val="0047095B"/>
    <w:rsid w:val="00470960"/>
    <w:rsid w:val="004713D4"/>
    <w:rsid w:val="004725E5"/>
    <w:rsid w:val="004725EB"/>
    <w:rsid w:val="0047378C"/>
    <w:rsid w:val="00474602"/>
    <w:rsid w:val="004756AC"/>
    <w:rsid w:val="004757DD"/>
    <w:rsid w:val="00475DE8"/>
    <w:rsid w:val="00476449"/>
    <w:rsid w:val="0047645C"/>
    <w:rsid w:val="00476DD8"/>
    <w:rsid w:val="00477B55"/>
    <w:rsid w:val="004802CB"/>
    <w:rsid w:val="0048119B"/>
    <w:rsid w:val="00482535"/>
    <w:rsid w:val="00482567"/>
    <w:rsid w:val="00482875"/>
    <w:rsid w:val="00482C3C"/>
    <w:rsid w:val="00484A58"/>
    <w:rsid w:val="00484D08"/>
    <w:rsid w:val="00485603"/>
    <w:rsid w:val="00486060"/>
    <w:rsid w:val="004867C3"/>
    <w:rsid w:val="004867FE"/>
    <w:rsid w:val="0048783D"/>
    <w:rsid w:val="00487D4C"/>
    <w:rsid w:val="00487F3C"/>
    <w:rsid w:val="0049055E"/>
    <w:rsid w:val="00490561"/>
    <w:rsid w:val="004905C9"/>
    <w:rsid w:val="004905D5"/>
    <w:rsid w:val="004913B4"/>
    <w:rsid w:val="00491A0C"/>
    <w:rsid w:val="00491E50"/>
    <w:rsid w:val="00492935"/>
    <w:rsid w:val="00493A29"/>
    <w:rsid w:val="00493EBC"/>
    <w:rsid w:val="00494824"/>
    <w:rsid w:val="00495ECF"/>
    <w:rsid w:val="004975D6"/>
    <w:rsid w:val="004977E9"/>
    <w:rsid w:val="00497ED6"/>
    <w:rsid w:val="004A0051"/>
    <w:rsid w:val="004A0310"/>
    <w:rsid w:val="004A05EA"/>
    <w:rsid w:val="004A0647"/>
    <w:rsid w:val="004A06A6"/>
    <w:rsid w:val="004A2826"/>
    <w:rsid w:val="004A3952"/>
    <w:rsid w:val="004A4334"/>
    <w:rsid w:val="004A5030"/>
    <w:rsid w:val="004A512B"/>
    <w:rsid w:val="004A523F"/>
    <w:rsid w:val="004A584A"/>
    <w:rsid w:val="004A5BB1"/>
    <w:rsid w:val="004A6044"/>
    <w:rsid w:val="004A6634"/>
    <w:rsid w:val="004A6E6E"/>
    <w:rsid w:val="004A7475"/>
    <w:rsid w:val="004A7D1D"/>
    <w:rsid w:val="004B0498"/>
    <w:rsid w:val="004B0AC6"/>
    <w:rsid w:val="004B1923"/>
    <w:rsid w:val="004B21D1"/>
    <w:rsid w:val="004B3939"/>
    <w:rsid w:val="004B3D53"/>
    <w:rsid w:val="004B47F2"/>
    <w:rsid w:val="004B4EA6"/>
    <w:rsid w:val="004B594F"/>
    <w:rsid w:val="004B6125"/>
    <w:rsid w:val="004B6B94"/>
    <w:rsid w:val="004B7DC4"/>
    <w:rsid w:val="004B7F8D"/>
    <w:rsid w:val="004C042E"/>
    <w:rsid w:val="004C11A0"/>
    <w:rsid w:val="004C1F86"/>
    <w:rsid w:val="004C2766"/>
    <w:rsid w:val="004C2881"/>
    <w:rsid w:val="004C2955"/>
    <w:rsid w:val="004C2AB4"/>
    <w:rsid w:val="004C3350"/>
    <w:rsid w:val="004C357E"/>
    <w:rsid w:val="004C41DD"/>
    <w:rsid w:val="004C46B1"/>
    <w:rsid w:val="004C4869"/>
    <w:rsid w:val="004C4917"/>
    <w:rsid w:val="004C5C2C"/>
    <w:rsid w:val="004C7D0C"/>
    <w:rsid w:val="004D017A"/>
    <w:rsid w:val="004D0379"/>
    <w:rsid w:val="004D06AB"/>
    <w:rsid w:val="004D25BE"/>
    <w:rsid w:val="004D2601"/>
    <w:rsid w:val="004D3002"/>
    <w:rsid w:val="004D4A76"/>
    <w:rsid w:val="004D65E8"/>
    <w:rsid w:val="004D6721"/>
    <w:rsid w:val="004D6B65"/>
    <w:rsid w:val="004D6CC3"/>
    <w:rsid w:val="004D7380"/>
    <w:rsid w:val="004D74E7"/>
    <w:rsid w:val="004D7C1C"/>
    <w:rsid w:val="004D7C9E"/>
    <w:rsid w:val="004E0C44"/>
    <w:rsid w:val="004E15AC"/>
    <w:rsid w:val="004E2DAE"/>
    <w:rsid w:val="004E50F2"/>
    <w:rsid w:val="004E5E03"/>
    <w:rsid w:val="004E5E51"/>
    <w:rsid w:val="004E6036"/>
    <w:rsid w:val="004E73FA"/>
    <w:rsid w:val="004E742B"/>
    <w:rsid w:val="004E7C90"/>
    <w:rsid w:val="004F0327"/>
    <w:rsid w:val="004F1C30"/>
    <w:rsid w:val="004F341B"/>
    <w:rsid w:val="004F35BB"/>
    <w:rsid w:val="004F3872"/>
    <w:rsid w:val="004F4585"/>
    <w:rsid w:val="004F5702"/>
    <w:rsid w:val="004F6124"/>
    <w:rsid w:val="004F6978"/>
    <w:rsid w:val="004F6AE7"/>
    <w:rsid w:val="004F74F9"/>
    <w:rsid w:val="004F7BC8"/>
    <w:rsid w:val="004F7ED3"/>
    <w:rsid w:val="004F7FC8"/>
    <w:rsid w:val="00501D1A"/>
    <w:rsid w:val="00502166"/>
    <w:rsid w:val="00503061"/>
    <w:rsid w:val="00503AB4"/>
    <w:rsid w:val="00506975"/>
    <w:rsid w:val="00506C2D"/>
    <w:rsid w:val="00507751"/>
    <w:rsid w:val="00510953"/>
    <w:rsid w:val="005113BC"/>
    <w:rsid w:val="00512FAD"/>
    <w:rsid w:val="005132E7"/>
    <w:rsid w:val="00513D1A"/>
    <w:rsid w:val="005141D9"/>
    <w:rsid w:val="00515001"/>
    <w:rsid w:val="00515007"/>
    <w:rsid w:val="00515332"/>
    <w:rsid w:val="005158CD"/>
    <w:rsid w:val="00515ED9"/>
    <w:rsid w:val="005167CF"/>
    <w:rsid w:val="00516CC5"/>
    <w:rsid w:val="00517426"/>
    <w:rsid w:val="00517AFF"/>
    <w:rsid w:val="00520039"/>
    <w:rsid w:val="005200CD"/>
    <w:rsid w:val="00521CEA"/>
    <w:rsid w:val="00521FFB"/>
    <w:rsid w:val="005226E0"/>
    <w:rsid w:val="00522E49"/>
    <w:rsid w:val="00523475"/>
    <w:rsid w:val="00523EF5"/>
    <w:rsid w:val="005241AE"/>
    <w:rsid w:val="00524607"/>
    <w:rsid w:val="00524A96"/>
    <w:rsid w:val="00525BD4"/>
    <w:rsid w:val="00526CE3"/>
    <w:rsid w:val="00526F4F"/>
    <w:rsid w:val="0052734F"/>
    <w:rsid w:val="005273B3"/>
    <w:rsid w:val="00527CA7"/>
    <w:rsid w:val="0053054D"/>
    <w:rsid w:val="005319D0"/>
    <w:rsid w:val="00531CF8"/>
    <w:rsid w:val="00531D35"/>
    <w:rsid w:val="005320CF"/>
    <w:rsid w:val="005338F8"/>
    <w:rsid w:val="0053396A"/>
    <w:rsid w:val="005407D1"/>
    <w:rsid w:val="0054119C"/>
    <w:rsid w:val="00541888"/>
    <w:rsid w:val="00541D80"/>
    <w:rsid w:val="005421B0"/>
    <w:rsid w:val="005421E4"/>
    <w:rsid w:val="00542BF6"/>
    <w:rsid w:val="00543246"/>
    <w:rsid w:val="005438C6"/>
    <w:rsid w:val="00544208"/>
    <w:rsid w:val="00544287"/>
    <w:rsid w:val="00544324"/>
    <w:rsid w:val="00545BE9"/>
    <w:rsid w:val="00545CB4"/>
    <w:rsid w:val="00546B2B"/>
    <w:rsid w:val="00547171"/>
    <w:rsid w:val="00550059"/>
    <w:rsid w:val="00550CBB"/>
    <w:rsid w:val="00551D74"/>
    <w:rsid w:val="005524AC"/>
    <w:rsid w:val="005529D3"/>
    <w:rsid w:val="005538FC"/>
    <w:rsid w:val="00553D37"/>
    <w:rsid w:val="00554129"/>
    <w:rsid w:val="005547AC"/>
    <w:rsid w:val="00554C6A"/>
    <w:rsid w:val="005556BA"/>
    <w:rsid w:val="0055598D"/>
    <w:rsid w:val="00555CED"/>
    <w:rsid w:val="00556554"/>
    <w:rsid w:val="00557707"/>
    <w:rsid w:val="00557DB9"/>
    <w:rsid w:val="005601B8"/>
    <w:rsid w:val="00560ED9"/>
    <w:rsid w:val="00561243"/>
    <w:rsid w:val="005613CC"/>
    <w:rsid w:val="00561431"/>
    <w:rsid w:val="005615B2"/>
    <w:rsid w:val="005629C8"/>
    <w:rsid w:val="0056372C"/>
    <w:rsid w:val="005640AB"/>
    <w:rsid w:val="00564275"/>
    <w:rsid w:val="00566F57"/>
    <w:rsid w:val="00566F64"/>
    <w:rsid w:val="00567528"/>
    <w:rsid w:val="0056759D"/>
    <w:rsid w:val="005700AC"/>
    <w:rsid w:val="005712BA"/>
    <w:rsid w:val="00571AE9"/>
    <w:rsid w:val="00571C2C"/>
    <w:rsid w:val="00572014"/>
    <w:rsid w:val="005726E4"/>
    <w:rsid w:val="00572B35"/>
    <w:rsid w:val="00573AD7"/>
    <w:rsid w:val="00574A97"/>
    <w:rsid w:val="00574D46"/>
    <w:rsid w:val="00574FCA"/>
    <w:rsid w:val="005757FD"/>
    <w:rsid w:val="00576218"/>
    <w:rsid w:val="00576BAC"/>
    <w:rsid w:val="0057786B"/>
    <w:rsid w:val="00577D57"/>
    <w:rsid w:val="005804D0"/>
    <w:rsid w:val="00581580"/>
    <w:rsid w:val="005817E3"/>
    <w:rsid w:val="005834B6"/>
    <w:rsid w:val="005847C5"/>
    <w:rsid w:val="0058507A"/>
    <w:rsid w:val="005852AD"/>
    <w:rsid w:val="00586299"/>
    <w:rsid w:val="0058668B"/>
    <w:rsid w:val="00587381"/>
    <w:rsid w:val="00591183"/>
    <w:rsid w:val="005919AA"/>
    <w:rsid w:val="00592DFA"/>
    <w:rsid w:val="005939BA"/>
    <w:rsid w:val="00593AE4"/>
    <w:rsid w:val="00593DFD"/>
    <w:rsid w:val="005942E5"/>
    <w:rsid w:val="0059473C"/>
    <w:rsid w:val="00595735"/>
    <w:rsid w:val="005958E8"/>
    <w:rsid w:val="005960D7"/>
    <w:rsid w:val="00596A9E"/>
    <w:rsid w:val="00596B80"/>
    <w:rsid w:val="005A02DB"/>
    <w:rsid w:val="005A38BD"/>
    <w:rsid w:val="005A3B16"/>
    <w:rsid w:val="005A40CA"/>
    <w:rsid w:val="005A4B3C"/>
    <w:rsid w:val="005A4C1A"/>
    <w:rsid w:val="005A5426"/>
    <w:rsid w:val="005A548D"/>
    <w:rsid w:val="005A688E"/>
    <w:rsid w:val="005A6B81"/>
    <w:rsid w:val="005A6EEF"/>
    <w:rsid w:val="005A748B"/>
    <w:rsid w:val="005A7B7D"/>
    <w:rsid w:val="005A7D20"/>
    <w:rsid w:val="005B0476"/>
    <w:rsid w:val="005B0854"/>
    <w:rsid w:val="005B0AC2"/>
    <w:rsid w:val="005B1278"/>
    <w:rsid w:val="005B271F"/>
    <w:rsid w:val="005B2C5E"/>
    <w:rsid w:val="005B2F2F"/>
    <w:rsid w:val="005B35C1"/>
    <w:rsid w:val="005B36BC"/>
    <w:rsid w:val="005B43D4"/>
    <w:rsid w:val="005B4F82"/>
    <w:rsid w:val="005B5B56"/>
    <w:rsid w:val="005B5E2F"/>
    <w:rsid w:val="005B61F4"/>
    <w:rsid w:val="005B648B"/>
    <w:rsid w:val="005B6528"/>
    <w:rsid w:val="005B65BF"/>
    <w:rsid w:val="005B66EF"/>
    <w:rsid w:val="005B6E01"/>
    <w:rsid w:val="005B6F22"/>
    <w:rsid w:val="005C01E2"/>
    <w:rsid w:val="005C0797"/>
    <w:rsid w:val="005C1F2F"/>
    <w:rsid w:val="005C2112"/>
    <w:rsid w:val="005C2681"/>
    <w:rsid w:val="005C31CD"/>
    <w:rsid w:val="005C3762"/>
    <w:rsid w:val="005C40A1"/>
    <w:rsid w:val="005C59F7"/>
    <w:rsid w:val="005D1738"/>
    <w:rsid w:val="005D1FDD"/>
    <w:rsid w:val="005D27D4"/>
    <w:rsid w:val="005D3558"/>
    <w:rsid w:val="005D3C97"/>
    <w:rsid w:val="005D3FA9"/>
    <w:rsid w:val="005D423D"/>
    <w:rsid w:val="005D4960"/>
    <w:rsid w:val="005D4BD0"/>
    <w:rsid w:val="005D5E3A"/>
    <w:rsid w:val="005D783D"/>
    <w:rsid w:val="005D7957"/>
    <w:rsid w:val="005E227B"/>
    <w:rsid w:val="005E30B1"/>
    <w:rsid w:val="005E31E9"/>
    <w:rsid w:val="005E3E36"/>
    <w:rsid w:val="005E40AA"/>
    <w:rsid w:val="005E7549"/>
    <w:rsid w:val="005E7C7A"/>
    <w:rsid w:val="005E7E3A"/>
    <w:rsid w:val="005F006D"/>
    <w:rsid w:val="005F0152"/>
    <w:rsid w:val="005F09CC"/>
    <w:rsid w:val="005F118D"/>
    <w:rsid w:val="005F1B6C"/>
    <w:rsid w:val="005F226C"/>
    <w:rsid w:val="005F2405"/>
    <w:rsid w:val="005F3C2C"/>
    <w:rsid w:val="005F4DA4"/>
    <w:rsid w:val="005F4F53"/>
    <w:rsid w:val="005F51D8"/>
    <w:rsid w:val="005F558B"/>
    <w:rsid w:val="005F5FBC"/>
    <w:rsid w:val="0060070E"/>
    <w:rsid w:val="00600A87"/>
    <w:rsid w:val="00600C99"/>
    <w:rsid w:val="0060102B"/>
    <w:rsid w:val="00601256"/>
    <w:rsid w:val="00601A82"/>
    <w:rsid w:val="00602FA9"/>
    <w:rsid w:val="0060301B"/>
    <w:rsid w:val="0060426A"/>
    <w:rsid w:val="00604376"/>
    <w:rsid w:val="006050AC"/>
    <w:rsid w:val="0060528F"/>
    <w:rsid w:val="006057C0"/>
    <w:rsid w:val="00605A4C"/>
    <w:rsid w:val="006072F4"/>
    <w:rsid w:val="006078D7"/>
    <w:rsid w:val="00610EBA"/>
    <w:rsid w:val="006112AF"/>
    <w:rsid w:val="00611F24"/>
    <w:rsid w:val="00612263"/>
    <w:rsid w:val="00612D36"/>
    <w:rsid w:val="00612E44"/>
    <w:rsid w:val="006137B7"/>
    <w:rsid w:val="006141AB"/>
    <w:rsid w:val="00616DBC"/>
    <w:rsid w:val="00617835"/>
    <w:rsid w:val="0061799C"/>
    <w:rsid w:val="00620174"/>
    <w:rsid w:val="00621979"/>
    <w:rsid w:val="0062205D"/>
    <w:rsid w:val="00622190"/>
    <w:rsid w:val="00622ADD"/>
    <w:rsid w:val="00622D3F"/>
    <w:rsid w:val="0062373B"/>
    <w:rsid w:val="0062418F"/>
    <w:rsid w:val="006242A7"/>
    <w:rsid w:val="0062484A"/>
    <w:rsid w:val="00624AC4"/>
    <w:rsid w:val="006259C8"/>
    <w:rsid w:val="00626C9A"/>
    <w:rsid w:val="00630481"/>
    <w:rsid w:val="00630DA5"/>
    <w:rsid w:val="0063149A"/>
    <w:rsid w:val="006317BE"/>
    <w:rsid w:val="00631CCB"/>
    <w:rsid w:val="0063303B"/>
    <w:rsid w:val="0063318B"/>
    <w:rsid w:val="00634325"/>
    <w:rsid w:val="006346A2"/>
    <w:rsid w:val="00634D64"/>
    <w:rsid w:val="006361D4"/>
    <w:rsid w:val="006363E0"/>
    <w:rsid w:val="006364CE"/>
    <w:rsid w:val="006367B4"/>
    <w:rsid w:val="00636EDD"/>
    <w:rsid w:val="00637159"/>
    <w:rsid w:val="00637AD9"/>
    <w:rsid w:val="00637CCD"/>
    <w:rsid w:val="00640F57"/>
    <w:rsid w:val="006412EF"/>
    <w:rsid w:val="00641905"/>
    <w:rsid w:val="00642768"/>
    <w:rsid w:val="00643A4F"/>
    <w:rsid w:val="0064453D"/>
    <w:rsid w:val="00645669"/>
    <w:rsid w:val="0064583F"/>
    <w:rsid w:val="00645D9C"/>
    <w:rsid w:val="00647057"/>
    <w:rsid w:val="00647111"/>
    <w:rsid w:val="0065038E"/>
    <w:rsid w:val="00650EAC"/>
    <w:rsid w:val="00650EDF"/>
    <w:rsid w:val="00652AB2"/>
    <w:rsid w:val="00654AD4"/>
    <w:rsid w:val="00655B30"/>
    <w:rsid w:val="00655D9C"/>
    <w:rsid w:val="006564AC"/>
    <w:rsid w:val="00657406"/>
    <w:rsid w:val="00657D64"/>
    <w:rsid w:val="00660119"/>
    <w:rsid w:val="006602D8"/>
    <w:rsid w:val="006603DE"/>
    <w:rsid w:val="006607F2"/>
    <w:rsid w:val="006614D5"/>
    <w:rsid w:val="00661816"/>
    <w:rsid w:val="006619E3"/>
    <w:rsid w:val="006633F4"/>
    <w:rsid w:val="0066472A"/>
    <w:rsid w:val="00666D65"/>
    <w:rsid w:val="00667CF2"/>
    <w:rsid w:val="00667D22"/>
    <w:rsid w:val="00670091"/>
    <w:rsid w:val="00670302"/>
    <w:rsid w:val="00670BF4"/>
    <w:rsid w:val="006712A3"/>
    <w:rsid w:val="00673809"/>
    <w:rsid w:val="00673A5B"/>
    <w:rsid w:val="006763C7"/>
    <w:rsid w:val="006769B2"/>
    <w:rsid w:val="00676C38"/>
    <w:rsid w:val="00676D00"/>
    <w:rsid w:val="006770FD"/>
    <w:rsid w:val="00681E85"/>
    <w:rsid w:val="0068264C"/>
    <w:rsid w:val="006835C4"/>
    <w:rsid w:val="0068378A"/>
    <w:rsid w:val="00684A0B"/>
    <w:rsid w:val="006854C0"/>
    <w:rsid w:val="00685ED9"/>
    <w:rsid w:val="006865C3"/>
    <w:rsid w:val="00686868"/>
    <w:rsid w:val="0068736B"/>
    <w:rsid w:val="00690A23"/>
    <w:rsid w:val="0069130B"/>
    <w:rsid w:val="00691F15"/>
    <w:rsid w:val="006924A0"/>
    <w:rsid w:val="00692844"/>
    <w:rsid w:val="006931D1"/>
    <w:rsid w:val="006959E5"/>
    <w:rsid w:val="00695B29"/>
    <w:rsid w:val="006972AD"/>
    <w:rsid w:val="006973FB"/>
    <w:rsid w:val="00697680"/>
    <w:rsid w:val="006A0494"/>
    <w:rsid w:val="006A089B"/>
    <w:rsid w:val="006A0953"/>
    <w:rsid w:val="006A0FAD"/>
    <w:rsid w:val="006A1381"/>
    <w:rsid w:val="006A2C8C"/>
    <w:rsid w:val="006A2D60"/>
    <w:rsid w:val="006A3CFF"/>
    <w:rsid w:val="006A449D"/>
    <w:rsid w:val="006A493A"/>
    <w:rsid w:val="006A4A64"/>
    <w:rsid w:val="006A4F25"/>
    <w:rsid w:val="006A52B8"/>
    <w:rsid w:val="006A5363"/>
    <w:rsid w:val="006A5810"/>
    <w:rsid w:val="006A6502"/>
    <w:rsid w:val="006A741D"/>
    <w:rsid w:val="006A7596"/>
    <w:rsid w:val="006B0124"/>
    <w:rsid w:val="006B0C5C"/>
    <w:rsid w:val="006B0FA4"/>
    <w:rsid w:val="006B1F38"/>
    <w:rsid w:val="006B27C7"/>
    <w:rsid w:val="006B4CD5"/>
    <w:rsid w:val="006B4E81"/>
    <w:rsid w:val="006B552D"/>
    <w:rsid w:val="006B5BC2"/>
    <w:rsid w:val="006B75B6"/>
    <w:rsid w:val="006C075F"/>
    <w:rsid w:val="006C1774"/>
    <w:rsid w:val="006C17DF"/>
    <w:rsid w:val="006C30EE"/>
    <w:rsid w:val="006C46A1"/>
    <w:rsid w:val="006C5AE1"/>
    <w:rsid w:val="006C5E9C"/>
    <w:rsid w:val="006C690F"/>
    <w:rsid w:val="006C6C82"/>
    <w:rsid w:val="006C714F"/>
    <w:rsid w:val="006C737D"/>
    <w:rsid w:val="006C78E7"/>
    <w:rsid w:val="006C7CC7"/>
    <w:rsid w:val="006C7D0F"/>
    <w:rsid w:val="006D0A5B"/>
    <w:rsid w:val="006D24A3"/>
    <w:rsid w:val="006D2BC2"/>
    <w:rsid w:val="006D3E7D"/>
    <w:rsid w:val="006D4074"/>
    <w:rsid w:val="006D45A8"/>
    <w:rsid w:val="006D4899"/>
    <w:rsid w:val="006D4A75"/>
    <w:rsid w:val="006D5493"/>
    <w:rsid w:val="006D5603"/>
    <w:rsid w:val="006D7B34"/>
    <w:rsid w:val="006E04FF"/>
    <w:rsid w:val="006E0B14"/>
    <w:rsid w:val="006E1E9E"/>
    <w:rsid w:val="006E3AA6"/>
    <w:rsid w:val="006E3DFC"/>
    <w:rsid w:val="006E3FCB"/>
    <w:rsid w:val="006E43DE"/>
    <w:rsid w:val="006E4CDA"/>
    <w:rsid w:val="006E6113"/>
    <w:rsid w:val="006E6636"/>
    <w:rsid w:val="006E73F7"/>
    <w:rsid w:val="006E7704"/>
    <w:rsid w:val="006F0AA1"/>
    <w:rsid w:val="006F3EAF"/>
    <w:rsid w:val="006F3F0A"/>
    <w:rsid w:val="006F7923"/>
    <w:rsid w:val="006F7C9D"/>
    <w:rsid w:val="006F7D3C"/>
    <w:rsid w:val="006F7E95"/>
    <w:rsid w:val="0070053B"/>
    <w:rsid w:val="00700651"/>
    <w:rsid w:val="0070077D"/>
    <w:rsid w:val="00700E13"/>
    <w:rsid w:val="007011AD"/>
    <w:rsid w:val="00701550"/>
    <w:rsid w:val="00701757"/>
    <w:rsid w:val="0070214C"/>
    <w:rsid w:val="0070244F"/>
    <w:rsid w:val="00702D33"/>
    <w:rsid w:val="0070311C"/>
    <w:rsid w:val="00703ADD"/>
    <w:rsid w:val="00703DC9"/>
    <w:rsid w:val="00703F57"/>
    <w:rsid w:val="00704059"/>
    <w:rsid w:val="00704D28"/>
    <w:rsid w:val="00704ECC"/>
    <w:rsid w:val="00705BAC"/>
    <w:rsid w:val="00706092"/>
    <w:rsid w:val="00706A0F"/>
    <w:rsid w:val="00706AB7"/>
    <w:rsid w:val="00706FEB"/>
    <w:rsid w:val="00707017"/>
    <w:rsid w:val="007070AC"/>
    <w:rsid w:val="0070715A"/>
    <w:rsid w:val="00707E14"/>
    <w:rsid w:val="007109CF"/>
    <w:rsid w:val="00710D16"/>
    <w:rsid w:val="0071134F"/>
    <w:rsid w:val="0071142C"/>
    <w:rsid w:val="007114E8"/>
    <w:rsid w:val="007131E8"/>
    <w:rsid w:val="00713498"/>
    <w:rsid w:val="00713B40"/>
    <w:rsid w:val="007146FC"/>
    <w:rsid w:val="00715990"/>
    <w:rsid w:val="007161C5"/>
    <w:rsid w:val="00716563"/>
    <w:rsid w:val="007208F7"/>
    <w:rsid w:val="0072106C"/>
    <w:rsid w:val="00721602"/>
    <w:rsid w:val="00721D1C"/>
    <w:rsid w:val="007220BF"/>
    <w:rsid w:val="00722EA3"/>
    <w:rsid w:val="007233A0"/>
    <w:rsid w:val="00723721"/>
    <w:rsid w:val="00723E98"/>
    <w:rsid w:val="00724705"/>
    <w:rsid w:val="00724CA8"/>
    <w:rsid w:val="007252CB"/>
    <w:rsid w:val="00725993"/>
    <w:rsid w:val="00725D66"/>
    <w:rsid w:val="00726376"/>
    <w:rsid w:val="007265A1"/>
    <w:rsid w:val="00726EB4"/>
    <w:rsid w:val="00730AE6"/>
    <w:rsid w:val="007311BE"/>
    <w:rsid w:val="00731D5C"/>
    <w:rsid w:val="00731DD7"/>
    <w:rsid w:val="00734B5B"/>
    <w:rsid w:val="00736490"/>
    <w:rsid w:val="00737951"/>
    <w:rsid w:val="007415A9"/>
    <w:rsid w:val="00741C41"/>
    <w:rsid w:val="00742DFC"/>
    <w:rsid w:val="007430A2"/>
    <w:rsid w:val="007431B8"/>
    <w:rsid w:val="00743334"/>
    <w:rsid w:val="00743A4D"/>
    <w:rsid w:val="00743E8A"/>
    <w:rsid w:val="00745442"/>
    <w:rsid w:val="007454E3"/>
    <w:rsid w:val="00745C82"/>
    <w:rsid w:val="007465B3"/>
    <w:rsid w:val="007466A1"/>
    <w:rsid w:val="00747361"/>
    <w:rsid w:val="007474A9"/>
    <w:rsid w:val="007505EF"/>
    <w:rsid w:val="00751673"/>
    <w:rsid w:val="007528A1"/>
    <w:rsid w:val="007530AF"/>
    <w:rsid w:val="00753272"/>
    <w:rsid w:val="00753519"/>
    <w:rsid w:val="0075379D"/>
    <w:rsid w:val="00753DB3"/>
    <w:rsid w:val="00753E7B"/>
    <w:rsid w:val="00753F06"/>
    <w:rsid w:val="00754B94"/>
    <w:rsid w:val="00754E2E"/>
    <w:rsid w:val="007550EC"/>
    <w:rsid w:val="0075563B"/>
    <w:rsid w:val="007563EF"/>
    <w:rsid w:val="007568C1"/>
    <w:rsid w:val="007574BF"/>
    <w:rsid w:val="007579EF"/>
    <w:rsid w:val="0076152B"/>
    <w:rsid w:val="007617C9"/>
    <w:rsid w:val="0076197A"/>
    <w:rsid w:val="007621F3"/>
    <w:rsid w:val="00764BA4"/>
    <w:rsid w:val="00767AA1"/>
    <w:rsid w:val="0077056A"/>
    <w:rsid w:val="0077084B"/>
    <w:rsid w:val="00770928"/>
    <w:rsid w:val="00772B97"/>
    <w:rsid w:val="00773BAE"/>
    <w:rsid w:val="00773D5F"/>
    <w:rsid w:val="00773DE0"/>
    <w:rsid w:val="007743D4"/>
    <w:rsid w:val="00774D03"/>
    <w:rsid w:val="00780218"/>
    <w:rsid w:val="007814A8"/>
    <w:rsid w:val="00782340"/>
    <w:rsid w:val="00782416"/>
    <w:rsid w:val="00782988"/>
    <w:rsid w:val="00782D81"/>
    <w:rsid w:val="0078351B"/>
    <w:rsid w:val="00783621"/>
    <w:rsid w:val="007838F6"/>
    <w:rsid w:val="00783C10"/>
    <w:rsid w:val="00783C97"/>
    <w:rsid w:val="007841E3"/>
    <w:rsid w:val="00785E93"/>
    <w:rsid w:val="00785F84"/>
    <w:rsid w:val="00785FB6"/>
    <w:rsid w:val="007864B8"/>
    <w:rsid w:val="00787A56"/>
    <w:rsid w:val="007908BC"/>
    <w:rsid w:val="00791287"/>
    <w:rsid w:val="00791AD7"/>
    <w:rsid w:val="00791BDB"/>
    <w:rsid w:val="00793B45"/>
    <w:rsid w:val="00794716"/>
    <w:rsid w:val="00794815"/>
    <w:rsid w:val="0079542B"/>
    <w:rsid w:val="00795908"/>
    <w:rsid w:val="00795ACD"/>
    <w:rsid w:val="0079739F"/>
    <w:rsid w:val="00797AF2"/>
    <w:rsid w:val="007A0A74"/>
    <w:rsid w:val="007A0EDA"/>
    <w:rsid w:val="007A179D"/>
    <w:rsid w:val="007A348D"/>
    <w:rsid w:val="007A3FE8"/>
    <w:rsid w:val="007A45A9"/>
    <w:rsid w:val="007A58B5"/>
    <w:rsid w:val="007A6FCA"/>
    <w:rsid w:val="007A7625"/>
    <w:rsid w:val="007A7916"/>
    <w:rsid w:val="007B08A6"/>
    <w:rsid w:val="007B0BEE"/>
    <w:rsid w:val="007B0CDF"/>
    <w:rsid w:val="007B0E87"/>
    <w:rsid w:val="007B0EE2"/>
    <w:rsid w:val="007B2236"/>
    <w:rsid w:val="007B2369"/>
    <w:rsid w:val="007B237C"/>
    <w:rsid w:val="007B2E6C"/>
    <w:rsid w:val="007B32DE"/>
    <w:rsid w:val="007B341F"/>
    <w:rsid w:val="007B342F"/>
    <w:rsid w:val="007C192C"/>
    <w:rsid w:val="007C1DEE"/>
    <w:rsid w:val="007C2A76"/>
    <w:rsid w:val="007C3A8B"/>
    <w:rsid w:val="007C49CA"/>
    <w:rsid w:val="007C49EF"/>
    <w:rsid w:val="007C4C89"/>
    <w:rsid w:val="007C5226"/>
    <w:rsid w:val="007C523B"/>
    <w:rsid w:val="007C5D34"/>
    <w:rsid w:val="007C6D88"/>
    <w:rsid w:val="007C729D"/>
    <w:rsid w:val="007C7FE1"/>
    <w:rsid w:val="007D01BE"/>
    <w:rsid w:val="007D0724"/>
    <w:rsid w:val="007D1AA9"/>
    <w:rsid w:val="007D1E3B"/>
    <w:rsid w:val="007D2629"/>
    <w:rsid w:val="007D278E"/>
    <w:rsid w:val="007D30A3"/>
    <w:rsid w:val="007D3A39"/>
    <w:rsid w:val="007D4343"/>
    <w:rsid w:val="007D483D"/>
    <w:rsid w:val="007D484C"/>
    <w:rsid w:val="007D4912"/>
    <w:rsid w:val="007D4BDD"/>
    <w:rsid w:val="007D682E"/>
    <w:rsid w:val="007D6A90"/>
    <w:rsid w:val="007D6C17"/>
    <w:rsid w:val="007D7372"/>
    <w:rsid w:val="007D77F6"/>
    <w:rsid w:val="007E0AAF"/>
    <w:rsid w:val="007E19B8"/>
    <w:rsid w:val="007E235B"/>
    <w:rsid w:val="007E24B0"/>
    <w:rsid w:val="007E2AE3"/>
    <w:rsid w:val="007E49DA"/>
    <w:rsid w:val="007E5416"/>
    <w:rsid w:val="007E5A4F"/>
    <w:rsid w:val="007E5D5F"/>
    <w:rsid w:val="007E646F"/>
    <w:rsid w:val="007E6B4B"/>
    <w:rsid w:val="007E76CB"/>
    <w:rsid w:val="007E7DB0"/>
    <w:rsid w:val="007E7FC8"/>
    <w:rsid w:val="007F0710"/>
    <w:rsid w:val="007F0867"/>
    <w:rsid w:val="007F1056"/>
    <w:rsid w:val="007F15BC"/>
    <w:rsid w:val="007F1CC4"/>
    <w:rsid w:val="007F27B1"/>
    <w:rsid w:val="007F2B3E"/>
    <w:rsid w:val="007F4768"/>
    <w:rsid w:val="007F48AF"/>
    <w:rsid w:val="007F4CA9"/>
    <w:rsid w:val="007F51B3"/>
    <w:rsid w:val="007F52FD"/>
    <w:rsid w:val="007F56FC"/>
    <w:rsid w:val="007F5E55"/>
    <w:rsid w:val="007F643F"/>
    <w:rsid w:val="007F6456"/>
    <w:rsid w:val="007F67AC"/>
    <w:rsid w:val="007F6A35"/>
    <w:rsid w:val="007F6B8B"/>
    <w:rsid w:val="0080026C"/>
    <w:rsid w:val="008007BC"/>
    <w:rsid w:val="00800B0B"/>
    <w:rsid w:val="00800ED8"/>
    <w:rsid w:val="008028D3"/>
    <w:rsid w:val="00802F3B"/>
    <w:rsid w:val="00804B8D"/>
    <w:rsid w:val="00805B38"/>
    <w:rsid w:val="00806DFA"/>
    <w:rsid w:val="00810A81"/>
    <w:rsid w:val="00811774"/>
    <w:rsid w:val="008119A3"/>
    <w:rsid w:val="00812894"/>
    <w:rsid w:val="008139BF"/>
    <w:rsid w:val="0081772D"/>
    <w:rsid w:val="00820172"/>
    <w:rsid w:val="00820E89"/>
    <w:rsid w:val="0082191F"/>
    <w:rsid w:val="00821CEC"/>
    <w:rsid w:val="00821D03"/>
    <w:rsid w:val="00822CAC"/>
    <w:rsid w:val="008258A3"/>
    <w:rsid w:val="00825D3F"/>
    <w:rsid w:val="008261F7"/>
    <w:rsid w:val="0082620B"/>
    <w:rsid w:val="00826289"/>
    <w:rsid w:val="0082771A"/>
    <w:rsid w:val="008278AE"/>
    <w:rsid w:val="00827BAE"/>
    <w:rsid w:val="00827F9B"/>
    <w:rsid w:val="00830978"/>
    <w:rsid w:val="00831D06"/>
    <w:rsid w:val="008320E7"/>
    <w:rsid w:val="0083302A"/>
    <w:rsid w:val="00833317"/>
    <w:rsid w:val="00834AF9"/>
    <w:rsid w:val="00834B0E"/>
    <w:rsid w:val="008358D5"/>
    <w:rsid w:val="00835A5F"/>
    <w:rsid w:val="00836E94"/>
    <w:rsid w:val="0083756C"/>
    <w:rsid w:val="008378BC"/>
    <w:rsid w:val="008420C8"/>
    <w:rsid w:val="008421CC"/>
    <w:rsid w:val="00842252"/>
    <w:rsid w:val="0084434C"/>
    <w:rsid w:val="0084479D"/>
    <w:rsid w:val="0084511A"/>
    <w:rsid w:val="0084571A"/>
    <w:rsid w:val="00845E19"/>
    <w:rsid w:val="00846F2B"/>
    <w:rsid w:val="008476F6"/>
    <w:rsid w:val="00847742"/>
    <w:rsid w:val="008477CF"/>
    <w:rsid w:val="008477D0"/>
    <w:rsid w:val="00847EA7"/>
    <w:rsid w:val="008503B9"/>
    <w:rsid w:val="008508F2"/>
    <w:rsid w:val="00850A49"/>
    <w:rsid w:val="00851764"/>
    <w:rsid w:val="0085189A"/>
    <w:rsid w:val="00851A61"/>
    <w:rsid w:val="00854B41"/>
    <w:rsid w:val="00855947"/>
    <w:rsid w:val="00856B08"/>
    <w:rsid w:val="00856B50"/>
    <w:rsid w:val="00861C9D"/>
    <w:rsid w:val="00861F02"/>
    <w:rsid w:val="0086248F"/>
    <w:rsid w:val="008628F8"/>
    <w:rsid w:val="00862E6D"/>
    <w:rsid w:val="00863BBB"/>
    <w:rsid w:val="008648CE"/>
    <w:rsid w:val="008649B9"/>
    <w:rsid w:val="00864B03"/>
    <w:rsid w:val="00864FE2"/>
    <w:rsid w:val="0086569F"/>
    <w:rsid w:val="00865727"/>
    <w:rsid w:val="00865CC6"/>
    <w:rsid w:val="00865E00"/>
    <w:rsid w:val="00867171"/>
    <w:rsid w:val="0086746E"/>
    <w:rsid w:val="00867F4C"/>
    <w:rsid w:val="00870858"/>
    <w:rsid w:val="008716D4"/>
    <w:rsid w:val="00871D79"/>
    <w:rsid w:val="00871E75"/>
    <w:rsid w:val="0087270D"/>
    <w:rsid w:val="00872C37"/>
    <w:rsid w:val="008746BF"/>
    <w:rsid w:val="00875612"/>
    <w:rsid w:val="008761C9"/>
    <w:rsid w:val="00876B83"/>
    <w:rsid w:val="00880088"/>
    <w:rsid w:val="00880DE5"/>
    <w:rsid w:val="008815F0"/>
    <w:rsid w:val="008819B4"/>
    <w:rsid w:val="00882206"/>
    <w:rsid w:val="008825B3"/>
    <w:rsid w:val="0088291C"/>
    <w:rsid w:val="00883AD5"/>
    <w:rsid w:val="0088415C"/>
    <w:rsid w:val="00884C65"/>
    <w:rsid w:val="008850DC"/>
    <w:rsid w:val="00886FC5"/>
    <w:rsid w:val="00890E7A"/>
    <w:rsid w:val="008910D4"/>
    <w:rsid w:val="00891BDE"/>
    <w:rsid w:val="0089249E"/>
    <w:rsid w:val="0089265D"/>
    <w:rsid w:val="00893017"/>
    <w:rsid w:val="00893CBB"/>
    <w:rsid w:val="00894701"/>
    <w:rsid w:val="008955FE"/>
    <w:rsid w:val="008962A3"/>
    <w:rsid w:val="008969D0"/>
    <w:rsid w:val="00897289"/>
    <w:rsid w:val="008A00D9"/>
    <w:rsid w:val="008A010F"/>
    <w:rsid w:val="008A0D4A"/>
    <w:rsid w:val="008A1BD7"/>
    <w:rsid w:val="008A1EEE"/>
    <w:rsid w:val="008A3419"/>
    <w:rsid w:val="008A4558"/>
    <w:rsid w:val="008A4D14"/>
    <w:rsid w:val="008A4D4C"/>
    <w:rsid w:val="008A51E7"/>
    <w:rsid w:val="008A58E7"/>
    <w:rsid w:val="008A755A"/>
    <w:rsid w:val="008B022F"/>
    <w:rsid w:val="008B03F7"/>
    <w:rsid w:val="008B1DA1"/>
    <w:rsid w:val="008B2DA9"/>
    <w:rsid w:val="008B3E65"/>
    <w:rsid w:val="008B41F0"/>
    <w:rsid w:val="008B4C96"/>
    <w:rsid w:val="008B5ABA"/>
    <w:rsid w:val="008B6F21"/>
    <w:rsid w:val="008B706E"/>
    <w:rsid w:val="008B774A"/>
    <w:rsid w:val="008B78B3"/>
    <w:rsid w:val="008C10A1"/>
    <w:rsid w:val="008C184A"/>
    <w:rsid w:val="008C1B5B"/>
    <w:rsid w:val="008C23FE"/>
    <w:rsid w:val="008C26A1"/>
    <w:rsid w:val="008C2E9B"/>
    <w:rsid w:val="008C2F46"/>
    <w:rsid w:val="008C33C4"/>
    <w:rsid w:val="008C3A5D"/>
    <w:rsid w:val="008C3B50"/>
    <w:rsid w:val="008C3C24"/>
    <w:rsid w:val="008C3E13"/>
    <w:rsid w:val="008C4647"/>
    <w:rsid w:val="008C557E"/>
    <w:rsid w:val="008C6D7A"/>
    <w:rsid w:val="008D0953"/>
    <w:rsid w:val="008D2565"/>
    <w:rsid w:val="008D2FE0"/>
    <w:rsid w:val="008D33F3"/>
    <w:rsid w:val="008D3687"/>
    <w:rsid w:val="008D3EFF"/>
    <w:rsid w:val="008D4A75"/>
    <w:rsid w:val="008D4D89"/>
    <w:rsid w:val="008D4E2E"/>
    <w:rsid w:val="008D50D2"/>
    <w:rsid w:val="008D5446"/>
    <w:rsid w:val="008D5541"/>
    <w:rsid w:val="008D5879"/>
    <w:rsid w:val="008D60D5"/>
    <w:rsid w:val="008D6275"/>
    <w:rsid w:val="008D6F60"/>
    <w:rsid w:val="008D6FD5"/>
    <w:rsid w:val="008E0AF6"/>
    <w:rsid w:val="008E1290"/>
    <w:rsid w:val="008E1CD6"/>
    <w:rsid w:val="008E3364"/>
    <w:rsid w:val="008E3BBF"/>
    <w:rsid w:val="008E3CF0"/>
    <w:rsid w:val="008E414B"/>
    <w:rsid w:val="008E43FD"/>
    <w:rsid w:val="008E4577"/>
    <w:rsid w:val="008E5763"/>
    <w:rsid w:val="008E5A55"/>
    <w:rsid w:val="008E6352"/>
    <w:rsid w:val="008E71BD"/>
    <w:rsid w:val="008F0220"/>
    <w:rsid w:val="008F04B5"/>
    <w:rsid w:val="008F1883"/>
    <w:rsid w:val="008F1F36"/>
    <w:rsid w:val="008F3316"/>
    <w:rsid w:val="008F3F9F"/>
    <w:rsid w:val="008F4B10"/>
    <w:rsid w:val="008F4E2F"/>
    <w:rsid w:val="008F596A"/>
    <w:rsid w:val="008F5ACD"/>
    <w:rsid w:val="008F6AE6"/>
    <w:rsid w:val="008F7213"/>
    <w:rsid w:val="00901044"/>
    <w:rsid w:val="009029FA"/>
    <w:rsid w:val="009037BD"/>
    <w:rsid w:val="0090472E"/>
    <w:rsid w:val="00904A13"/>
    <w:rsid w:val="00904B2F"/>
    <w:rsid w:val="00905F4B"/>
    <w:rsid w:val="00906093"/>
    <w:rsid w:val="00906CE6"/>
    <w:rsid w:val="00907251"/>
    <w:rsid w:val="009074D5"/>
    <w:rsid w:val="00907E8F"/>
    <w:rsid w:val="00907EC6"/>
    <w:rsid w:val="009103A0"/>
    <w:rsid w:val="00910D41"/>
    <w:rsid w:val="009112F0"/>
    <w:rsid w:val="009123F7"/>
    <w:rsid w:val="00912EB2"/>
    <w:rsid w:val="00913326"/>
    <w:rsid w:val="009142B9"/>
    <w:rsid w:val="0091472A"/>
    <w:rsid w:val="009153F5"/>
    <w:rsid w:val="00915799"/>
    <w:rsid w:val="00917A52"/>
    <w:rsid w:val="009214D3"/>
    <w:rsid w:val="009214ED"/>
    <w:rsid w:val="00921536"/>
    <w:rsid w:val="00922BDB"/>
    <w:rsid w:val="00923525"/>
    <w:rsid w:val="00923557"/>
    <w:rsid w:val="009257C3"/>
    <w:rsid w:val="00927530"/>
    <w:rsid w:val="00927CC1"/>
    <w:rsid w:val="00930E15"/>
    <w:rsid w:val="009312D0"/>
    <w:rsid w:val="00931EA5"/>
    <w:rsid w:val="00932347"/>
    <w:rsid w:val="00932633"/>
    <w:rsid w:val="00933631"/>
    <w:rsid w:val="0093410D"/>
    <w:rsid w:val="00935D2D"/>
    <w:rsid w:val="00935D5C"/>
    <w:rsid w:val="0093652C"/>
    <w:rsid w:val="009367A5"/>
    <w:rsid w:val="0093732D"/>
    <w:rsid w:val="00937DA9"/>
    <w:rsid w:val="00940E8B"/>
    <w:rsid w:val="00942AF2"/>
    <w:rsid w:val="00943091"/>
    <w:rsid w:val="00943515"/>
    <w:rsid w:val="00943AB4"/>
    <w:rsid w:val="009454E0"/>
    <w:rsid w:val="00945604"/>
    <w:rsid w:val="0094617A"/>
    <w:rsid w:val="009467FC"/>
    <w:rsid w:val="00947561"/>
    <w:rsid w:val="00947CB1"/>
    <w:rsid w:val="009505F8"/>
    <w:rsid w:val="0095233D"/>
    <w:rsid w:val="009523EB"/>
    <w:rsid w:val="009524F4"/>
    <w:rsid w:val="00952817"/>
    <w:rsid w:val="00952A91"/>
    <w:rsid w:val="0095345F"/>
    <w:rsid w:val="0095355B"/>
    <w:rsid w:val="0095386E"/>
    <w:rsid w:val="00953BC0"/>
    <w:rsid w:val="00954AE0"/>
    <w:rsid w:val="00955009"/>
    <w:rsid w:val="0095510F"/>
    <w:rsid w:val="0095515E"/>
    <w:rsid w:val="00955D6C"/>
    <w:rsid w:val="009565E7"/>
    <w:rsid w:val="009571A6"/>
    <w:rsid w:val="00957C49"/>
    <w:rsid w:val="00957C5C"/>
    <w:rsid w:val="00957D71"/>
    <w:rsid w:val="009604C5"/>
    <w:rsid w:val="00961817"/>
    <w:rsid w:val="00962CCA"/>
    <w:rsid w:val="00963B92"/>
    <w:rsid w:val="00963CC3"/>
    <w:rsid w:val="00964690"/>
    <w:rsid w:val="009646E0"/>
    <w:rsid w:val="009655BE"/>
    <w:rsid w:val="009661D3"/>
    <w:rsid w:val="00970F75"/>
    <w:rsid w:val="009715D4"/>
    <w:rsid w:val="00971E52"/>
    <w:rsid w:val="009735DC"/>
    <w:rsid w:val="00973A82"/>
    <w:rsid w:val="00974387"/>
    <w:rsid w:val="00976A1A"/>
    <w:rsid w:val="00976A61"/>
    <w:rsid w:val="00977896"/>
    <w:rsid w:val="00977B17"/>
    <w:rsid w:val="0098031F"/>
    <w:rsid w:val="00980EDA"/>
    <w:rsid w:val="00982553"/>
    <w:rsid w:val="00984874"/>
    <w:rsid w:val="00984C03"/>
    <w:rsid w:val="0098509E"/>
    <w:rsid w:val="009855B7"/>
    <w:rsid w:val="00985E30"/>
    <w:rsid w:val="00986810"/>
    <w:rsid w:val="00986C8E"/>
    <w:rsid w:val="00987273"/>
    <w:rsid w:val="009873E2"/>
    <w:rsid w:val="0099027B"/>
    <w:rsid w:val="00990AF7"/>
    <w:rsid w:val="00990BB5"/>
    <w:rsid w:val="0099148C"/>
    <w:rsid w:val="00992678"/>
    <w:rsid w:val="00993243"/>
    <w:rsid w:val="00993548"/>
    <w:rsid w:val="00993BA5"/>
    <w:rsid w:val="00994885"/>
    <w:rsid w:val="00995EAF"/>
    <w:rsid w:val="009962E8"/>
    <w:rsid w:val="009963B3"/>
    <w:rsid w:val="00996657"/>
    <w:rsid w:val="009969BA"/>
    <w:rsid w:val="00996F0E"/>
    <w:rsid w:val="009A04D1"/>
    <w:rsid w:val="009A078B"/>
    <w:rsid w:val="009A1805"/>
    <w:rsid w:val="009A24EE"/>
    <w:rsid w:val="009A285F"/>
    <w:rsid w:val="009A29B1"/>
    <w:rsid w:val="009A38B8"/>
    <w:rsid w:val="009A3E0A"/>
    <w:rsid w:val="009A40E1"/>
    <w:rsid w:val="009A44DC"/>
    <w:rsid w:val="009A5751"/>
    <w:rsid w:val="009A6057"/>
    <w:rsid w:val="009A6148"/>
    <w:rsid w:val="009A67C8"/>
    <w:rsid w:val="009A6A62"/>
    <w:rsid w:val="009A6B0E"/>
    <w:rsid w:val="009A759C"/>
    <w:rsid w:val="009A78B5"/>
    <w:rsid w:val="009B02A8"/>
    <w:rsid w:val="009B0F82"/>
    <w:rsid w:val="009B12F9"/>
    <w:rsid w:val="009B1CEA"/>
    <w:rsid w:val="009B2287"/>
    <w:rsid w:val="009B3163"/>
    <w:rsid w:val="009B354B"/>
    <w:rsid w:val="009B3939"/>
    <w:rsid w:val="009B3AB4"/>
    <w:rsid w:val="009B4136"/>
    <w:rsid w:val="009B44D6"/>
    <w:rsid w:val="009B75B0"/>
    <w:rsid w:val="009B79A0"/>
    <w:rsid w:val="009C0290"/>
    <w:rsid w:val="009C04CA"/>
    <w:rsid w:val="009C0D65"/>
    <w:rsid w:val="009C17CF"/>
    <w:rsid w:val="009C17E7"/>
    <w:rsid w:val="009C1A2F"/>
    <w:rsid w:val="009C1D87"/>
    <w:rsid w:val="009C2756"/>
    <w:rsid w:val="009C3F8A"/>
    <w:rsid w:val="009C4192"/>
    <w:rsid w:val="009C41C5"/>
    <w:rsid w:val="009C4CCD"/>
    <w:rsid w:val="009C55B0"/>
    <w:rsid w:val="009C5A72"/>
    <w:rsid w:val="009C7C31"/>
    <w:rsid w:val="009D09C8"/>
    <w:rsid w:val="009D0D41"/>
    <w:rsid w:val="009D15AA"/>
    <w:rsid w:val="009D1C5D"/>
    <w:rsid w:val="009D307F"/>
    <w:rsid w:val="009D31DB"/>
    <w:rsid w:val="009D38AC"/>
    <w:rsid w:val="009D3B9A"/>
    <w:rsid w:val="009D3CA7"/>
    <w:rsid w:val="009D3D71"/>
    <w:rsid w:val="009D5069"/>
    <w:rsid w:val="009D5A2C"/>
    <w:rsid w:val="009D5CB9"/>
    <w:rsid w:val="009D5E68"/>
    <w:rsid w:val="009D601E"/>
    <w:rsid w:val="009D61BE"/>
    <w:rsid w:val="009D66CD"/>
    <w:rsid w:val="009D6B31"/>
    <w:rsid w:val="009D7370"/>
    <w:rsid w:val="009D7E43"/>
    <w:rsid w:val="009E1410"/>
    <w:rsid w:val="009E1457"/>
    <w:rsid w:val="009E1D63"/>
    <w:rsid w:val="009E25A9"/>
    <w:rsid w:val="009E2A07"/>
    <w:rsid w:val="009E3537"/>
    <w:rsid w:val="009E3B06"/>
    <w:rsid w:val="009E42C2"/>
    <w:rsid w:val="009E45E5"/>
    <w:rsid w:val="009E5540"/>
    <w:rsid w:val="009E588C"/>
    <w:rsid w:val="009E58FB"/>
    <w:rsid w:val="009E597D"/>
    <w:rsid w:val="009E601B"/>
    <w:rsid w:val="009F02B2"/>
    <w:rsid w:val="009F03B0"/>
    <w:rsid w:val="009F0FB8"/>
    <w:rsid w:val="009F154D"/>
    <w:rsid w:val="009F182E"/>
    <w:rsid w:val="009F1D41"/>
    <w:rsid w:val="009F205C"/>
    <w:rsid w:val="009F25C1"/>
    <w:rsid w:val="009F3E7C"/>
    <w:rsid w:val="009F441A"/>
    <w:rsid w:val="009F511B"/>
    <w:rsid w:val="009F5C7D"/>
    <w:rsid w:val="009F5EBD"/>
    <w:rsid w:val="009F6355"/>
    <w:rsid w:val="009F76A3"/>
    <w:rsid w:val="00A00B50"/>
    <w:rsid w:val="00A01F3B"/>
    <w:rsid w:val="00A03409"/>
    <w:rsid w:val="00A034AA"/>
    <w:rsid w:val="00A03B28"/>
    <w:rsid w:val="00A03F95"/>
    <w:rsid w:val="00A042A0"/>
    <w:rsid w:val="00A042C4"/>
    <w:rsid w:val="00A04325"/>
    <w:rsid w:val="00A05335"/>
    <w:rsid w:val="00A055BC"/>
    <w:rsid w:val="00A055EC"/>
    <w:rsid w:val="00A05739"/>
    <w:rsid w:val="00A058F9"/>
    <w:rsid w:val="00A06C2C"/>
    <w:rsid w:val="00A07151"/>
    <w:rsid w:val="00A10534"/>
    <w:rsid w:val="00A1083C"/>
    <w:rsid w:val="00A12324"/>
    <w:rsid w:val="00A13106"/>
    <w:rsid w:val="00A1310F"/>
    <w:rsid w:val="00A1377B"/>
    <w:rsid w:val="00A1496E"/>
    <w:rsid w:val="00A15964"/>
    <w:rsid w:val="00A15D9D"/>
    <w:rsid w:val="00A16143"/>
    <w:rsid w:val="00A16812"/>
    <w:rsid w:val="00A16926"/>
    <w:rsid w:val="00A16D62"/>
    <w:rsid w:val="00A16E62"/>
    <w:rsid w:val="00A17315"/>
    <w:rsid w:val="00A175A0"/>
    <w:rsid w:val="00A2006F"/>
    <w:rsid w:val="00A208F0"/>
    <w:rsid w:val="00A21C89"/>
    <w:rsid w:val="00A25ED0"/>
    <w:rsid w:val="00A26211"/>
    <w:rsid w:val="00A27768"/>
    <w:rsid w:val="00A27D8D"/>
    <w:rsid w:val="00A31F94"/>
    <w:rsid w:val="00A33117"/>
    <w:rsid w:val="00A34F0F"/>
    <w:rsid w:val="00A360F9"/>
    <w:rsid w:val="00A36615"/>
    <w:rsid w:val="00A3663B"/>
    <w:rsid w:val="00A36840"/>
    <w:rsid w:val="00A40994"/>
    <w:rsid w:val="00A4268C"/>
    <w:rsid w:val="00A43806"/>
    <w:rsid w:val="00A45D50"/>
    <w:rsid w:val="00A4623B"/>
    <w:rsid w:val="00A468CF"/>
    <w:rsid w:val="00A46B4A"/>
    <w:rsid w:val="00A47243"/>
    <w:rsid w:val="00A47C12"/>
    <w:rsid w:val="00A508CD"/>
    <w:rsid w:val="00A519D4"/>
    <w:rsid w:val="00A51BE5"/>
    <w:rsid w:val="00A52066"/>
    <w:rsid w:val="00A538C1"/>
    <w:rsid w:val="00A54315"/>
    <w:rsid w:val="00A54ECF"/>
    <w:rsid w:val="00A5536C"/>
    <w:rsid w:val="00A55F33"/>
    <w:rsid w:val="00A56F58"/>
    <w:rsid w:val="00A57A3C"/>
    <w:rsid w:val="00A57DC4"/>
    <w:rsid w:val="00A6004D"/>
    <w:rsid w:val="00A60834"/>
    <w:rsid w:val="00A60D4C"/>
    <w:rsid w:val="00A613AC"/>
    <w:rsid w:val="00A6198D"/>
    <w:rsid w:val="00A61E22"/>
    <w:rsid w:val="00A627F7"/>
    <w:rsid w:val="00A63C60"/>
    <w:rsid w:val="00A63D3D"/>
    <w:rsid w:val="00A65139"/>
    <w:rsid w:val="00A657F3"/>
    <w:rsid w:val="00A65D5D"/>
    <w:rsid w:val="00A668E7"/>
    <w:rsid w:val="00A66DF8"/>
    <w:rsid w:val="00A6728D"/>
    <w:rsid w:val="00A67BB6"/>
    <w:rsid w:val="00A70ADC"/>
    <w:rsid w:val="00A70BBC"/>
    <w:rsid w:val="00A7132B"/>
    <w:rsid w:val="00A72653"/>
    <w:rsid w:val="00A7297E"/>
    <w:rsid w:val="00A72BDB"/>
    <w:rsid w:val="00A730DC"/>
    <w:rsid w:val="00A7310F"/>
    <w:rsid w:val="00A73367"/>
    <w:rsid w:val="00A7402E"/>
    <w:rsid w:val="00A74A1C"/>
    <w:rsid w:val="00A74AD6"/>
    <w:rsid w:val="00A7533D"/>
    <w:rsid w:val="00A76494"/>
    <w:rsid w:val="00A764C8"/>
    <w:rsid w:val="00A76626"/>
    <w:rsid w:val="00A76EAC"/>
    <w:rsid w:val="00A77E21"/>
    <w:rsid w:val="00A8011F"/>
    <w:rsid w:val="00A81304"/>
    <w:rsid w:val="00A81EAF"/>
    <w:rsid w:val="00A83867"/>
    <w:rsid w:val="00A8408E"/>
    <w:rsid w:val="00A84C18"/>
    <w:rsid w:val="00A85F2A"/>
    <w:rsid w:val="00A86163"/>
    <w:rsid w:val="00A86DFE"/>
    <w:rsid w:val="00A87777"/>
    <w:rsid w:val="00A87CEE"/>
    <w:rsid w:val="00A9249E"/>
    <w:rsid w:val="00A935A9"/>
    <w:rsid w:val="00A93803"/>
    <w:rsid w:val="00A94BE1"/>
    <w:rsid w:val="00A94D48"/>
    <w:rsid w:val="00A95008"/>
    <w:rsid w:val="00A9576B"/>
    <w:rsid w:val="00A97238"/>
    <w:rsid w:val="00A97369"/>
    <w:rsid w:val="00A97B50"/>
    <w:rsid w:val="00AA09DA"/>
    <w:rsid w:val="00AA0D11"/>
    <w:rsid w:val="00AA1711"/>
    <w:rsid w:val="00AA21DA"/>
    <w:rsid w:val="00AA4D27"/>
    <w:rsid w:val="00AA5041"/>
    <w:rsid w:val="00AA5848"/>
    <w:rsid w:val="00AA58F3"/>
    <w:rsid w:val="00AA5CE7"/>
    <w:rsid w:val="00AA6280"/>
    <w:rsid w:val="00AA6F28"/>
    <w:rsid w:val="00AA72FF"/>
    <w:rsid w:val="00AA7EA9"/>
    <w:rsid w:val="00AB01C0"/>
    <w:rsid w:val="00AB1343"/>
    <w:rsid w:val="00AB194B"/>
    <w:rsid w:val="00AB1987"/>
    <w:rsid w:val="00AB1EE6"/>
    <w:rsid w:val="00AB264F"/>
    <w:rsid w:val="00AB320C"/>
    <w:rsid w:val="00AB46C3"/>
    <w:rsid w:val="00AB5800"/>
    <w:rsid w:val="00AB5C6C"/>
    <w:rsid w:val="00AB605B"/>
    <w:rsid w:val="00AB6E20"/>
    <w:rsid w:val="00AB74A4"/>
    <w:rsid w:val="00AC0B6B"/>
    <w:rsid w:val="00AC11A9"/>
    <w:rsid w:val="00AC136B"/>
    <w:rsid w:val="00AC1D2D"/>
    <w:rsid w:val="00AC1DB8"/>
    <w:rsid w:val="00AC25A6"/>
    <w:rsid w:val="00AC3685"/>
    <w:rsid w:val="00AC3A8C"/>
    <w:rsid w:val="00AC3DE2"/>
    <w:rsid w:val="00AC43BB"/>
    <w:rsid w:val="00AC4806"/>
    <w:rsid w:val="00AC4F3B"/>
    <w:rsid w:val="00AC5089"/>
    <w:rsid w:val="00AC553B"/>
    <w:rsid w:val="00AC575F"/>
    <w:rsid w:val="00AC58BD"/>
    <w:rsid w:val="00AC5C1D"/>
    <w:rsid w:val="00AC61EF"/>
    <w:rsid w:val="00AC6BCD"/>
    <w:rsid w:val="00AD0176"/>
    <w:rsid w:val="00AD0488"/>
    <w:rsid w:val="00AD0ADB"/>
    <w:rsid w:val="00AD1CC0"/>
    <w:rsid w:val="00AD2086"/>
    <w:rsid w:val="00AD3A3E"/>
    <w:rsid w:val="00AD4263"/>
    <w:rsid w:val="00AD43D4"/>
    <w:rsid w:val="00AD4499"/>
    <w:rsid w:val="00AD61A3"/>
    <w:rsid w:val="00AD61DD"/>
    <w:rsid w:val="00AD6914"/>
    <w:rsid w:val="00AD7350"/>
    <w:rsid w:val="00AD75ED"/>
    <w:rsid w:val="00AE03C4"/>
    <w:rsid w:val="00AE05CA"/>
    <w:rsid w:val="00AE0BBF"/>
    <w:rsid w:val="00AE1396"/>
    <w:rsid w:val="00AE1FC1"/>
    <w:rsid w:val="00AE2884"/>
    <w:rsid w:val="00AE4988"/>
    <w:rsid w:val="00AE6CCF"/>
    <w:rsid w:val="00AE6ECF"/>
    <w:rsid w:val="00AE7769"/>
    <w:rsid w:val="00AE7C2D"/>
    <w:rsid w:val="00AE7C66"/>
    <w:rsid w:val="00AF11C0"/>
    <w:rsid w:val="00AF1BBF"/>
    <w:rsid w:val="00AF2C96"/>
    <w:rsid w:val="00AF344A"/>
    <w:rsid w:val="00AF34F1"/>
    <w:rsid w:val="00AF3EF5"/>
    <w:rsid w:val="00AF40E9"/>
    <w:rsid w:val="00AF4302"/>
    <w:rsid w:val="00AF4EF8"/>
    <w:rsid w:val="00AF6A77"/>
    <w:rsid w:val="00AF6CDD"/>
    <w:rsid w:val="00AF78AB"/>
    <w:rsid w:val="00AF7F27"/>
    <w:rsid w:val="00AF7F33"/>
    <w:rsid w:val="00B011EC"/>
    <w:rsid w:val="00B01BAA"/>
    <w:rsid w:val="00B01F3D"/>
    <w:rsid w:val="00B023CE"/>
    <w:rsid w:val="00B02F1F"/>
    <w:rsid w:val="00B03BB0"/>
    <w:rsid w:val="00B051B7"/>
    <w:rsid w:val="00B055B4"/>
    <w:rsid w:val="00B06769"/>
    <w:rsid w:val="00B06AAB"/>
    <w:rsid w:val="00B10D84"/>
    <w:rsid w:val="00B11180"/>
    <w:rsid w:val="00B11370"/>
    <w:rsid w:val="00B113FB"/>
    <w:rsid w:val="00B11611"/>
    <w:rsid w:val="00B11A7A"/>
    <w:rsid w:val="00B12904"/>
    <w:rsid w:val="00B13D5D"/>
    <w:rsid w:val="00B13E4D"/>
    <w:rsid w:val="00B141CD"/>
    <w:rsid w:val="00B14453"/>
    <w:rsid w:val="00B15393"/>
    <w:rsid w:val="00B158A0"/>
    <w:rsid w:val="00B15C35"/>
    <w:rsid w:val="00B209BA"/>
    <w:rsid w:val="00B22015"/>
    <w:rsid w:val="00B2218B"/>
    <w:rsid w:val="00B225FD"/>
    <w:rsid w:val="00B22744"/>
    <w:rsid w:val="00B22B6E"/>
    <w:rsid w:val="00B22CC9"/>
    <w:rsid w:val="00B233CF"/>
    <w:rsid w:val="00B23459"/>
    <w:rsid w:val="00B23998"/>
    <w:rsid w:val="00B2419E"/>
    <w:rsid w:val="00B25962"/>
    <w:rsid w:val="00B25B1B"/>
    <w:rsid w:val="00B26A2A"/>
    <w:rsid w:val="00B27A60"/>
    <w:rsid w:val="00B3006B"/>
    <w:rsid w:val="00B300F7"/>
    <w:rsid w:val="00B30238"/>
    <w:rsid w:val="00B30A43"/>
    <w:rsid w:val="00B30DF8"/>
    <w:rsid w:val="00B3113F"/>
    <w:rsid w:val="00B32575"/>
    <w:rsid w:val="00B32A55"/>
    <w:rsid w:val="00B32DCA"/>
    <w:rsid w:val="00B33385"/>
    <w:rsid w:val="00B335C7"/>
    <w:rsid w:val="00B34605"/>
    <w:rsid w:val="00B3541F"/>
    <w:rsid w:val="00B3643D"/>
    <w:rsid w:val="00B36897"/>
    <w:rsid w:val="00B36A82"/>
    <w:rsid w:val="00B36AF7"/>
    <w:rsid w:val="00B3786F"/>
    <w:rsid w:val="00B4071E"/>
    <w:rsid w:val="00B4211D"/>
    <w:rsid w:val="00B42B92"/>
    <w:rsid w:val="00B42BD1"/>
    <w:rsid w:val="00B42C5C"/>
    <w:rsid w:val="00B430D7"/>
    <w:rsid w:val="00B43CDA"/>
    <w:rsid w:val="00B4460A"/>
    <w:rsid w:val="00B448E1"/>
    <w:rsid w:val="00B46EF2"/>
    <w:rsid w:val="00B47590"/>
    <w:rsid w:val="00B4789D"/>
    <w:rsid w:val="00B47A2B"/>
    <w:rsid w:val="00B50017"/>
    <w:rsid w:val="00B503B0"/>
    <w:rsid w:val="00B5114E"/>
    <w:rsid w:val="00B524A1"/>
    <w:rsid w:val="00B52B58"/>
    <w:rsid w:val="00B52C7E"/>
    <w:rsid w:val="00B533AA"/>
    <w:rsid w:val="00B540D4"/>
    <w:rsid w:val="00B559C2"/>
    <w:rsid w:val="00B55DDA"/>
    <w:rsid w:val="00B60128"/>
    <w:rsid w:val="00B6156C"/>
    <w:rsid w:val="00B6264F"/>
    <w:rsid w:val="00B628BD"/>
    <w:rsid w:val="00B62F30"/>
    <w:rsid w:val="00B62FB0"/>
    <w:rsid w:val="00B63371"/>
    <w:rsid w:val="00B6365A"/>
    <w:rsid w:val="00B63EA4"/>
    <w:rsid w:val="00B63F40"/>
    <w:rsid w:val="00B6416D"/>
    <w:rsid w:val="00B65452"/>
    <w:rsid w:val="00B659E7"/>
    <w:rsid w:val="00B65B2E"/>
    <w:rsid w:val="00B664A4"/>
    <w:rsid w:val="00B670B5"/>
    <w:rsid w:val="00B67769"/>
    <w:rsid w:val="00B704DD"/>
    <w:rsid w:val="00B70F20"/>
    <w:rsid w:val="00B71E5D"/>
    <w:rsid w:val="00B731A3"/>
    <w:rsid w:val="00B73565"/>
    <w:rsid w:val="00B73B23"/>
    <w:rsid w:val="00B73CAF"/>
    <w:rsid w:val="00B740CC"/>
    <w:rsid w:val="00B749D2"/>
    <w:rsid w:val="00B74E42"/>
    <w:rsid w:val="00B764FF"/>
    <w:rsid w:val="00B7676B"/>
    <w:rsid w:val="00B76BB0"/>
    <w:rsid w:val="00B77F43"/>
    <w:rsid w:val="00B80CF0"/>
    <w:rsid w:val="00B81238"/>
    <w:rsid w:val="00B818FF"/>
    <w:rsid w:val="00B82328"/>
    <w:rsid w:val="00B8298C"/>
    <w:rsid w:val="00B82E9D"/>
    <w:rsid w:val="00B830D4"/>
    <w:rsid w:val="00B83EB5"/>
    <w:rsid w:val="00B85364"/>
    <w:rsid w:val="00B8536E"/>
    <w:rsid w:val="00B853C7"/>
    <w:rsid w:val="00B86549"/>
    <w:rsid w:val="00B86730"/>
    <w:rsid w:val="00B8693A"/>
    <w:rsid w:val="00B875B2"/>
    <w:rsid w:val="00B879A3"/>
    <w:rsid w:val="00B90332"/>
    <w:rsid w:val="00B90BB3"/>
    <w:rsid w:val="00B910E6"/>
    <w:rsid w:val="00B91D10"/>
    <w:rsid w:val="00B9292E"/>
    <w:rsid w:val="00B932A2"/>
    <w:rsid w:val="00B94452"/>
    <w:rsid w:val="00B9490D"/>
    <w:rsid w:val="00B95566"/>
    <w:rsid w:val="00B95FDC"/>
    <w:rsid w:val="00B964C6"/>
    <w:rsid w:val="00B96F26"/>
    <w:rsid w:val="00B96F2A"/>
    <w:rsid w:val="00B971D7"/>
    <w:rsid w:val="00BA05B7"/>
    <w:rsid w:val="00BA1128"/>
    <w:rsid w:val="00BA127F"/>
    <w:rsid w:val="00BA1616"/>
    <w:rsid w:val="00BA2308"/>
    <w:rsid w:val="00BA245F"/>
    <w:rsid w:val="00BA2C4B"/>
    <w:rsid w:val="00BA4332"/>
    <w:rsid w:val="00BA4F9C"/>
    <w:rsid w:val="00BA5970"/>
    <w:rsid w:val="00BA72D7"/>
    <w:rsid w:val="00BB065C"/>
    <w:rsid w:val="00BB0E5A"/>
    <w:rsid w:val="00BB305E"/>
    <w:rsid w:val="00BB48F9"/>
    <w:rsid w:val="00BB4A4B"/>
    <w:rsid w:val="00BB4BEB"/>
    <w:rsid w:val="00BB5AF3"/>
    <w:rsid w:val="00BB641D"/>
    <w:rsid w:val="00BB70A9"/>
    <w:rsid w:val="00BB74C0"/>
    <w:rsid w:val="00BC077C"/>
    <w:rsid w:val="00BC153C"/>
    <w:rsid w:val="00BC1FD5"/>
    <w:rsid w:val="00BC2B5B"/>
    <w:rsid w:val="00BC2E10"/>
    <w:rsid w:val="00BC3023"/>
    <w:rsid w:val="00BC3A0F"/>
    <w:rsid w:val="00BC4D24"/>
    <w:rsid w:val="00BC5E67"/>
    <w:rsid w:val="00BC70E3"/>
    <w:rsid w:val="00BD118D"/>
    <w:rsid w:val="00BD182D"/>
    <w:rsid w:val="00BD2487"/>
    <w:rsid w:val="00BD281F"/>
    <w:rsid w:val="00BD359E"/>
    <w:rsid w:val="00BD39AB"/>
    <w:rsid w:val="00BD403B"/>
    <w:rsid w:val="00BD4892"/>
    <w:rsid w:val="00BD4A6E"/>
    <w:rsid w:val="00BD4B08"/>
    <w:rsid w:val="00BD5F6C"/>
    <w:rsid w:val="00BE0E7B"/>
    <w:rsid w:val="00BE0F08"/>
    <w:rsid w:val="00BE182F"/>
    <w:rsid w:val="00BE1884"/>
    <w:rsid w:val="00BE1BE8"/>
    <w:rsid w:val="00BE1FD5"/>
    <w:rsid w:val="00BE2032"/>
    <w:rsid w:val="00BE2408"/>
    <w:rsid w:val="00BE297A"/>
    <w:rsid w:val="00BE2A3D"/>
    <w:rsid w:val="00BE2A63"/>
    <w:rsid w:val="00BE3022"/>
    <w:rsid w:val="00BE3ABD"/>
    <w:rsid w:val="00BE3DE2"/>
    <w:rsid w:val="00BE43A5"/>
    <w:rsid w:val="00BE54C5"/>
    <w:rsid w:val="00BE560D"/>
    <w:rsid w:val="00BE5EA1"/>
    <w:rsid w:val="00BE5F09"/>
    <w:rsid w:val="00BE606E"/>
    <w:rsid w:val="00BE6E50"/>
    <w:rsid w:val="00BE710B"/>
    <w:rsid w:val="00BE7621"/>
    <w:rsid w:val="00BF0384"/>
    <w:rsid w:val="00BF0E8C"/>
    <w:rsid w:val="00BF12B2"/>
    <w:rsid w:val="00BF167C"/>
    <w:rsid w:val="00BF18D7"/>
    <w:rsid w:val="00BF20A8"/>
    <w:rsid w:val="00BF4258"/>
    <w:rsid w:val="00BF45A2"/>
    <w:rsid w:val="00BF4CE1"/>
    <w:rsid w:val="00BF5BCF"/>
    <w:rsid w:val="00BF67D0"/>
    <w:rsid w:val="00BF6A3D"/>
    <w:rsid w:val="00BF6E5F"/>
    <w:rsid w:val="00BF724B"/>
    <w:rsid w:val="00BF7C30"/>
    <w:rsid w:val="00C000AD"/>
    <w:rsid w:val="00C009A6"/>
    <w:rsid w:val="00C0121C"/>
    <w:rsid w:val="00C017E4"/>
    <w:rsid w:val="00C01DF0"/>
    <w:rsid w:val="00C01ED9"/>
    <w:rsid w:val="00C0419F"/>
    <w:rsid w:val="00C04CBE"/>
    <w:rsid w:val="00C0613E"/>
    <w:rsid w:val="00C0705B"/>
    <w:rsid w:val="00C073CF"/>
    <w:rsid w:val="00C10363"/>
    <w:rsid w:val="00C10C44"/>
    <w:rsid w:val="00C11F64"/>
    <w:rsid w:val="00C120E6"/>
    <w:rsid w:val="00C126F9"/>
    <w:rsid w:val="00C12BE4"/>
    <w:rsid w:val="00C13617"/>
    <w:rsid w:val="00C15A56"/>
    <w:rsid w:val="00C164CC"/>
    <w:rsid w:val="00C203C6"/>
    <w:rsid w:val="00C208F0"/>
    <w:rsid w:val="00C20F40"/>
    <w:rsid w:val="00C21208"/>
    <w:rsid w:val="00C21467"/>
    <w:rsid w:val="00C229C9"/>
    <w:rsid w:val="00C22C54"/>
    <w:rsid w:val="00C23F7C"/>
    <w:rsid w:val="00C24474"/>
    <w:rsid w:val="00C25727"/>
    <w:rsid w:val="00C25B5D"/>
    <w:rsid w:val="00C273A7"/>
    <w:rsid w:val="00C27FD2"/>
    <w:rsid w:val="00C31309"/>
    <w:rsid w:val="00C31519"/>
    <w:rsid w:val="00C321AA"/>
    <w:rsid w:val="00C321B7"/>
    <w:rsid w:val="00C33136"/>
    <w:rsid w:val="00C34850"/>
    <w:rsid w:val="00C3582A"/>
    <w:rsid w:val="00C36B3D"/>
    <w:rsid w:val="00C36BC7"/>
    <w:rsid w:val="00C36C41"/>
    <w:rsid w:val="00C36D6B"/>
    <w:rsid w:val="00C36EC0"/>
    <w:rsid w:val="00C37552"/>
    <w:rsid w:val="00C4014C"/>
    <w:rsid w:val="00C412A2"/>
    <w:rsid w:val="00C412E5"/>
    <w:rsid w:val="00C412F7"/>
    <w:rsid w:val="00C41840"/>
    <w:rsid w:val="00C41A3A"/>
    <w:rsid w:val="00C41AD6"/>
    <w:rsid w:val="00C42401"/>
    <w:rsid w:val="00C42F71"/>
    <w:rsid w:val="00C4303B"/>
    <w:rsid w:val="00C44F3B"/>
    <w:rsid w:val="00C453B1"/>
    <w:rsid w:val="00C45978"/>
    <w:rsid w:val="00C459BD"/>
    <w:rsid w:val="00C4650A"/>
    <w:rsid w:val="00C46CC6"/>
    <w:rsid w:val="00C504B4"/>
    <w:rsid w:val="00C505D4"/>
    <w:rsid w:val="00C51292"/>
    <w:rsid w:val="00C5196D"/>
    <w:rsid w:val="00C5264E"/>
    <w:rsid w:val="00C5342D"/>
    <w:rsid w:val="00C53DBD"/>
    <w:rsid w:val="00C5466E"/>
    <w:rsid w:val="00C5512D"/>
    <w:rsid w:val="00C55466"/>
    <w:rsid w:val="00C55BAE"/>
    <w:rsid w:val="00C55BBB"/>
    <w:rsid w:val="00C567FE"/>
    <w:rsid w:val="00C5698A"/>
    <w:rsid w:val="00C5799E"/>
    <w:rsid w:val="00C62F25"/>
    <w:rsid w:val="00C62FD6"/>
    <w:rsid w:val="00C6364B"/>
    <w:rsid w:val="00C649D5"/>
    <w:rsid w:val="00C6583B"/>
    <w:rsid w:val="00C66966"/>
    <w:rsid w:val="00C66B92"/>
    <w:rsid w:val="00C67F6A"/>
    <w:rsid w:val="00C70030"/>
    <w:rsid w:val="00C70112"/>
    <w:rsid w:val="00C7074A"/>
    <w:rsid w:val="00C71365"/>
    <w:rsid w:val="00C7171F"/>
    <w:rsid w:val="00C7234E"/>
    <w:rsid w:val="00C72847"/>
    <w:rsid w:val="00C72999"/>
    <w:rsid w:val="00C72D8E"/>
    <w:rsid w:val="00C73DCA"/>
    <w:rsid w:val="00C73F19"/>
    <w:rsid w:val="00C74E6C"/>
    <w:rsid w:val="00C7646B"/>
    <w:rsid w:val="00C7683A"/>
    <w:rsid w:val="00C76EE8"/>
    <w:rsid w:val="00C77554"/>
    <w:rsid w:val="00C806C3"/>
    <w:rsid w:val="00C81151"/>
    <w:rsid w:val="00C8328A"/>
    <w:rsid w:val="00C84CD0"/>
    <w:rsid w:val="00C8567B"/>
    <w:rsid w:val="00C859F4"/>
    <w:rsid w:val="00C85C0E"/>
    <w:rsid w:val="00C86A2A"/>
    <w:rsid w:val="00C87205"/>
    <w:rsid w:val="00C87556"/>
    <w:rsid w:val="00C90045"/>
    <w:rsid w:val="00C903D6"/>
    <w:rsid w:val="00C91DF1"/>
    <w:rsid w:val="00C92574"/>
    <w:rsid w:val="00C92E90"/>
    <w:rsid w:val="00C9365C"/>
    <w:rsid w:val="00C9381A"/>
    <w:rsid w:val="00C9467B"/>
    <w:rsid w:val="00C94911"/>
    <w:rsid w:val="00C95347"/>
    <w:rsid w:val="00C9586D"/>
    <w:rsid w:val="00C95F44"/>
    <w:rsid w:val="00C9659D"/>
    <w:rsid w:val="00C96958"/>
    <w:rsid w:val="00C97FE4"/>
    <w:rsid w:val="00CA0134"/>
    <w:rsid w:val="00CA0DCA"/>
    <w:rsid w:val="00CA1B74"/>
    <w:rsid w:val="00CA1D79"/>
    <w:rsid w:val="00CA26D2"/>
    <w:rsid w:val="00CA3283"/>
    <w:rsid w:val="00CA3AD8"/>
    <w:rsid w:val="00CA460C"/>
    <w:rsid w:val="00CA4D75"/>
    <w:rsid w:val="00CA5055"/>
    <w:rsid w:val="00CA5183"/>
    <w:rsid w:val="00CA5431"/>
    <w:rsid w:val="00CA65CC"/>
    <w:rsid w:val="00CA6795"/>
    <w:rsid w:val="00CA76D8"/>
    <w:rsid w:val="00CB0642"/>
    <w:rsid w:val="00CB0919"/>
    <w:rsid w:val="00CB174C"/>
    <w:rsid w:val="00CB1917"/>
    <w:rsid w:val="00CB24A6"/>
    <w:rsid w:val="00CB59F9"/>
    <w:rsid w:val="00CB5A0D"/>
    <w:rsid w:val="00CB61A3"/>
    <w:rsid w:val="00CB720D"/>
    <w:rsid w:val="00CC07BE"/>
    <w:rsid w:val="00CC39A6"/>
    <w:rsid w:val="00CC3AE9"/>
    <w:rsid w:val="00CC4748"/>
    <w:rsid w:val="00CC4789"/>
    <w:rsid w:val="00CC5C2E"/>
    <w:rsid w:val="00CC5D5A"/>
    <w:rsid w:val="00CC65EE"/>
    <w:rsid w:val="00CC66FC"/>
    <w:rsid w:val="00CD027F"/>
    <w:rsid w:val="00CD0389"/>
    <w:rsid w:val="00CD0410"/>
    <w:rsid w:val="00CD1130"/>
    <w:rsid w:val="00CD1E5B"/>
    <w:rsid w:val="00CD3050"/>
    <w:rsid w:val="00CD3371"/>
    <w:rsid w:val="00CD39D7"/>
    <w:rsid w:val="00CD42E1"/>
    <w:rsid w:val="00CD751A"/>
    <w:rsid w:val="00CD75D2"/>
    <w:rsid w:val="00CE18B4"/>
    <w:rsid w:val="00CE19BB"/>
    <w:rsid w:val="00CE217A"/>
    <w:rsid w:val="00CE477F"/>
    <w:rsid w:val="00CE548A"/>
    <w:rsid w:val="00CE56B0"/>
    <w:rsid w:val="00CE5880"/>
    <w:rsid w:val="00CE6EA2"/>
    <w:rsid w:val="00CE6F3D"/>
    <w:rsid w:val="00CE7836"/>
    <w:rsid w:val="00CE78E2"/>
    <w:rsid w:val="00CF1259"/>
    <w:rsid w:val="00CF1CE5"/>
    <w:rsid w:val="00CF29BE"/>
    <w:rsid w:val="00CF2CCF"/>
    <w:rsid w:val="00CF31CA"/>
    <w:rsid w:val="00CF347E"/>
    <w:rsid w:val="00CF367A"/>
    <w:rsid w:val="00CF375E"/>
    <w:rsid w:val="00CF3977"/>
    <w:rsid w:val="00CF45B0"/>
    <w:rsid w:val="00CF501E"/>
    <w:rsid w:val="00CF6360"/>
    <w:rsid w:val="00CF6529"/>
    <w:rsid w:val="00CF656B"/>
    <w:rsid w:val="00CF6C7D"/>
    <w:rsid w:val="00CF7CE2"/>
    <w:rsid w:val="00D00C13"/>
    <w:rsid w:val="00D0155D"/>
    <w:rsid w:val="00D018E9"/>
    <w:rsid w:val="00D01B35"/>
    <w:rsid w:val="00D01FD9"/>
    <w:rsid w:val="00D02420"/>
    <w:rsid w:val="00D027F8"/>
    <w:rsid w:val="00D035D4"/>
    <w:rsid w:val="00D05C77"/>
    <w:rsid w:val="00D05D7E"/>
    <w:rsid w:val="00D069DC"/>
    <w:rsid w:val="00D077DE"/>
    <w:rsid w:val="00D100B4"/>
    <w:rsid w:val="00D102E2"/>
    <w:rsid w:val="00D10321"/>
    <w:rsid w:val="00D10CF6"/>
    <w:rsid w:val="00D11FD8"/>
    <w:rsid w:val="00D126C1"/>
    <w:rsid w:val="00D129F0"/>
    <w:rsid w:val="00D13633"/>
    <w:rsid w:val="00D137BF"/>
    <w:rsid w:val="00D14081"/>
    <w:rsid w:val="00D1508A"/>
    <w:rsid w:val="00D15198"/>
    <w:rsid w:val="00D1522A"/>
    <w:rsid w:val="00D15622"/>
    <w:rsid w:val="00D1564C"/>
    <w:rsid w:val="00D157AB"/>
    <w:rsid w:val="00D1587E"/>
    <w:rsid w:val="00D15DBB"/>
    <w:rsid w:val="00D16157"/>
    <w:rsid w:val="00D162A1"/>
    <w:rsid w:val="00D1643A"/>
    <w:rsid w:val="00D17213"/>
    <w:rsid w:val="00D179F6"/>
    <w:rsid w:val="00D17A68"/>
    <w:rsid w:val="00D17E87"/>
    <w:rsid w:val="00D21FB9"/>
    <w:rsid w:val="00D22326"/>
    <w:rsid w:val="00D23E7F"/>
    <w:rsid w:val="00D244B3"/>
    <w:rsid w:val="00D24A37"/>
    <w:rsid w:val="00D251AF"/>
    <w:rsid w:val="00D2526B"/>
    <w:rsid w:val="00D25D2F"/>
    <w:rsid w:val="00D263F2"/>
    <w:rsid w:val="00D27C6F"/>
    <w:rsid w:val="00D301DD"/>
    <w:rsid w:val="00D30F0E"/>
    <w:rsid w:val="00D311A0"/>
    <w:rsid w:val="00D31D97"/>
    <w:rsid w:val="00D3236A"/>
    <w:rsid w:val="00D32640"/>
    <w:rsid w:val="00D33673"/>
    <w:rsid w:val="00D33B2F"/>
    <w:rsid w:val="00D3458B"/>
    <w:rsid w:val="00D34680"/>
    <w:rsid w:val="00D3485A"/>
    <w:rsid w:val="00D34D57"/>
    <w:rsid w:val="00D354CA"/>
    <w:rsid w:val="00D35B4C"/>
    <w:rsid w:val="00D3601D"/>
    <w:rsid w:val="00D36A46"/>
    <w:rsid w:val="00D36E22"/>
    <w:rsid w:val="00D408F4"/>
    <w:rsid w:val="00D4094F"/>
    <w:rsid w:val="00D40E5D"/>
    <w:rsid w:val="00D40E78"/>
    <w:rsid w:val="00D40FA5"/>
    <w:rsid w:val="00D4141B"/>
    <w:rsid w:val="00D41441"/>
    <w:rsid w:val="00D418C6"/>
    <w:rsid w:val="00D42685"/>
    <w:rsid w:val="00D43A78"/>
    <w:rsid w:val="00D43F9A"/>
    <w:rsid w:val="00D4487E"/>
    <w:rsid w:val="00D45526"/>
    <w:rsid w:val="00D45539"/>
    <w:rsid w:val="00D46269"/>
    <w:rsid w:val="00D473C8"/>
    <w:rsid w:val="00D478FB"/>
    <w:rsid w:val="00D47B06"/>
    <w:rsid w:val="00D47D1F"/>
    <w:rsid w:val="00D50C59"/>
    <w:rsid w:val="00D50F01"/>
    <w:rsid w:val="00D51F9C"/>
    <w:rsid w:val="00D526FA"/>
    <w:rsid w:val="00D537ED"/>
    <w:rsid w:val="00D5418D"/>
    <w:rsid w:val="00D55A90"/>
    <w:rsid w:val="00D55D8A"/>
    <w:rsid w:val="00D567E4"/>
    <w:rsid w:val="00D56EDD"/>
    <w:rsid w:val="00D57078"/>
    <w:rsid w:val="00D573AA"/>
    <w:rsid w:val="00D600A8"/>
    <w:rsid w:val="00D60CC7"/>
    <w:rsid w:val="00D60D41"/>
    <w:rsid w:val="00D60DF6"/>
    <w:rsid w:val="00D61D5B"/>
    <w:rsid w:val="00D63EE0"/>
    <w:rsid w:val="00D6470D"/>
    <w:rsid w:val="00D64F91"/>
    <w:rsid w:val="00D65A57"/>
    <w:rsid w:val="00D66AFE"/>
    <w:rsid w:val="00D6710F"/>
    <w:rsid w:val="00D67AB6"/>
    <w:rsid w:val="00D7019C"/>
    <w:rsid w:val="00D707C1"/>
    <w:rsid w:val="00D708CA"/>
    <w:rsid w:val="00D70D16"/>
    <w:rsid w:val="00D72969"/>
    <w:rsid w:val="00D73144"/>
    <w:rsid w:val="00D73400"/>
    <w:rsid w:val="00D73498"/>
    <w:rsid w:val="00D73B7B"/>
    <w:rsid w:val="00D741BE"/>
    <w:rsid w:val="00D74F3C"/>
    <w:rsid w:val="00D77531"/>
    <w:rsid w:val="00D778D3"/>
    <w:rsid w:val="00D77CF7"/>
    <w:rsid w:val="00D80AC4"/>
    <w:rsid w:val="00D80AE5"/>
    <w:rsid w:val="00D80B7E"/>
    <w:rsid w:val="00D81685"/>
    <w:rsid w:val="00D821FA"/>
    <w:rsid w:val="00D834AA"/>
    <w:rsid w:val="00D8413A"/>
    <w:rsid w:val="00D844E0"/>
    <w:rsid w:val="00D86308"/>
    <w:rsid w:val="00D8785B"/>
    <w:rsid w:val="00D879CA"/>
    <w:rsid w:val="00D87F52"/>
    <w:rsid w:val="00D918DB"/>
    <w:rsid w:val="00D92C0B"/>
    <w:rsid w:val="00D93898"/>
    <w:rsid w:val="00D9403A"/>
    <w:rsid w:val="00D94431"/>
    <w:rsid w:val="00D94670"/>
    <w:rsid w:val="00D95007"/>
    <w:rsid w:val="00D96017"/>
    <w:rsid w:val="00DA0BB3"/>
    <w:rsid w:val="00DA2455"/>
    <w:rsid w:val="00DA3419"/>
    <w:rsid w:val="00DA4080"/>
    <w:rsid w:val="00DA5113"/>
    <w:rsid w:val="00DA57A8"/>
    <w:rsid w:val="00DA5BD8"/>
    <w:rsid w:val="00DA6D8C"/>
    <w:rsid w:val="00DA717E"/>
    <w:rsid w:val="00DA71E6"/>
    <w:rsid w:val="00DA7CC1"/>
    <w:rsid w:val="00DB068D"/>
    <w:rsid w:val="00DB06BB"/>
    <w:rsid w:val="00DB0917"/>
    <w:rsid w:val="00DB3140"/>
    <w:rsid w:val="00DB3C31"/>
    <w:rsid w:val="00DB4387"/>
    <w:rsid w:val="00DB4C80"/>
    <w:rsid w:val="00DB4CDD"/>
    <w:rsid w:val="00DB6AEF"/>
    <w:rsid w:val="00DB76FA"/>
    <w:rsid w:val="00DC179F"/>
    <w:rsid w:val="00DC31BD"/>
    <w:rsid w:val="00DC3F3C"/>
    <w:rsid w:val="00DC5DD5"/>
    <w:rsid w:val="00DC638C"/>
    <w:rsid w:val="00DC672A"/>
    <w:rsid w:val="00DC683E"/>
    <w:rsid w:val="00DC68C3"/>
    <w:rsid w:val="00DC6918"/>
    <w:rsid w:val="00DD081E"/>
    <w:rsid w:val="00DD09E0"/>
    <w:rsid w:val="00DD0D1B"/>
    <w:rsid w:val="00DD1307"/>
    <w:rsid w:val="00DD1DF8"/>
    <w:rsid w:val="00DD2490"/>
    <w:rsid w:val="00DD2604"/>
    <w:rsid w:val="00DD45E2"/>
    <w:rsid w:val="00DD4B41"/>
    <w:rsid w:val="00DD534A"/>
    <w:rsid w:val="00DD5415"/>
    <w:rsid w:val="00DD5621"/>
    <w:rsid w:val="00DD5629"/>
    <w:rsid w:val="00DD738F"/>
    <w:rsid w:val="00DD740E"/>
    <w:rsid w:val="00DD7717"/>
    <w:rsid w:val="00DD7744"/>
    <w:rsid w:val="00DD77CD"/>
    <w:rsid w:val="00DE0A03"/>
    <w:rsid w:val="00DE0F3D"/>
    <w:rsid w:val="00DE1CEE"/>
    <w:rsid w:val="00DE2DF4"/>
    <w:rsid w:val="00DE3AAE"/>
    <w:rsid w:val="00DE3E5F"/>
    <w:rsid w:val="00DE5AD6"/>
    <w:rsid w:val="00DE69EE"/>
    <w:rsid w:val="00DE6EED"/>
    <w:rsid w:val="00DE6F1E"/>
    <w:rsid w:val="00DF02F2"/>
    <w:rsid w:val="00DF0A23"/>
    <w:rsid w:val="00DF108C"/>
    <w:rsid w:val="00DF1AEC"/>
    <w:rsid w:val="00DF25AE"/>
    <w:rsid w:val="00DF28B1"/>
    <w:rsid w:val="00DF3425"/>
    <w:rsid w:val="00DF44F5"/>
    <w:rsid w:val="00DF4F56"/>
    <w:rsid w:val="00DF6094"/>
    <w:rsid w:val="00DF6492"/>
    <w:rsid w:val="00DF64B1"/>
    <w:rsid w:val="00DF7895"/>
    <w:rsid w:val="00E00471"/>
    <w:rsid w:val="00E00B89"/>
    <w:rsid w:val="00E00EDC"/>
    <w:rsid w:val="00E01400"/>
    <w:rsid w:val="00E01E3C"/>
    <w:rsid w:val="00E03BA9"/>
    <w:rsid w:val="00E0441E"/>
    <w:rsid w:val="00E04646"/>
    <w:rsid w:val="00E04EEF"/>
    <w:rsid w:val="00E06BCD"/>
    <w:rsid w:val="00E07ABA"/>
    <w:rsid w:val="00E10847"/>
    <w:rsid w:val="00E10F1D"/>
    <w:rsid w:val="00E10F7B"/>
    <w:rsid w:val="00E132B1"/>
    <w:rsid w:val="00E1354B"/>
    <w:rsid w:val="00E135BE"/>
    <w:rsid w:val="00E13A23"/>
    <w:rsid w:val="00E13B2E"/>
    <w:rsid w:val="00E13C72"/>
    <w:rsid w:val="00E13EFB"/>
    <w:rsid w:val="00E15CA3"/>
    <w:rsid w:val="00E16321"/>
    <w:rsid w:val="00E176B4"/>
    <w:rsid w:val="00E17B3F"/>
    <w:rsid w:val="00E2066E"/>
    <w:rsid w:val="00E20AC1"/>
    <w:rsid w:val="00E218E2"/>
    <w:rsid w:val="00E2281A"/>
    <w:rsid w:val="00E22C69"/>
    <w:rsid w:val="00E2355C"/>
    <w:rsid w:val="00E2397B"/>
    <w:rsid w:val="00E2397E"/>
    <w:rsid w:val="00E24557"/>
    <w:rsid w:val="00E24A1B"/>
    <w:rsid w:val="00E24FDD"/>
    <w:rsid w:val="00E25516"/>
    <w:rsid w:val="00E26B0C"/>
    <w:rsid w:val="00E278E8"/>
    <w:rsid w:val="00E302FC"/>
    <w:rsid w:val="00E31355"/>
    <w:rsid w:val="00E31623"/>
    <w:rsid w:val="00E318C7"/>
    <w:rsid w:val="00E32079"/>
    <w:rsid w:val="00E321AF"/>
    <w:rsid w:val="00E328E7"/>
    <w:rsid w:val="00E333BF"/>
    <w:rsid w:val="00E339A5"/>
    <w:rsid w:val="00E33AEB"/>
    <w:rsid w:val="00E33FC6"/>
    <w:rsid w:val="00E352AB"/>
    <w:rsid w:val="00E36023"/>
    <w:rsid w:val="00E3697A"/>
    <w:rsid w:val="00E3728B"/>
    <w:rsid w:val="00E37349"/>
    <w:rsid w:val="00E41BF7"/>
    <w:rsid w:val="00E437F5"/>
    <w:rsid w:val="00E43D79"/>
    <w:rsid w:val="00E44102"/>
    <w:rsid w:val="00E451E2"/>
    <w:rsid w:val="00E45564"/>
    <w:rsid w:val="00E45B8B"/>
    <w:rsid w:val="00E45FD0"/>
    <w:rsid w:val="00E47F69"/>
    <w:rsid w:val="00E50C4A"/>
    <w:rsid w:val="00E50F95"/>
    <w:rsid w:val="00E51625"/>
    <w:rsid w:val="00E51656"/>
    <w:rsid w:val="00E5270D"/>
    <w:rsid w:val="00E538CC"/>
    <w:rsid w:val="00E5398E"/>
    <w:rsid w:val="00E607B7"/>
    <w:rsid w:val="00E62198"/>
    <w:rsid w:val="00E623D5"/>
    <w:rsid w:val="00E623F0"/>
    <w:rsid w:val="00E67395"/>
    <w:rsid w:val="00E6754F"/>
    <w:rsid w:val="00E67616"/>
    <w:rsid w:val="00E679E2"/>
    <w:rsid w:val="00E67B35"/>
    <w:rsid w:val="00E70A72"/>
    <w:rsid w:val="00E71546"/>
    <w:rsid w:val="00E71B22"/>
    <w:rsid w:val="00E72255"/>
    <w:rsid w:val="00E72CB9"/>
    <w:rsid w:val="00E7313F"/>
    <w:rsid w:val="00E73BCB"/>
    <w:rsid w:val="00E73D7C"/>
    <w:rsid w:val="00E746BD"/>
    <w:rsid w:val="00E74924"/>
    <w:rsid w:val="00E75ACB"/>
    <w:rsid w:val="00E75C04"/>
    <w:rsid w:val="00E7628F"/>
    <w:rsid w:val="00E76748"/>
    <w:rsid w:val="00E80876"/>
    <w:rsid w:val="00E82C31"/>
    <w:rsid w:val="00E83673"/>
    <w:rsid w:val="00E83D9B"/>
    <w:rsid w:val="00E84A38"/>
    <w:rsid w:val="00E84A82"/>
    <w:rsid w:val="00E84D1A"/>
    <w:rsid w:val="00E856E6"/>
    <w:rsid w:val="00E85A06"/>
    <w:rsid w:val="00E85C68"/>
    <w:rsid w:val="00E85E91"/>
    <w:rsid w:val="00E86880"/>
    <w:rsid w:val="00E87611"/>
    <w:rsid w:val="00E87E85"/>
    <w:rsid w:val="00E900B8"/>
    <w:rsid w:val="00E90197"/>
    <w:rsid w:val="00E90F5C"/>
    <w:rsid w:val="00E9108F"/>
    <w:rsid w:val="00E9129D"/>
    <w:rsid w:val="00E913E8"/>
    <w:rsid w:val="00E9165C"/>
    <w:rsid w:val="00E916AA"/>
    <w:rsid w:val="00E91EEC"/>
    <w:rsid w:val="00E960FC"/>
    <w:rsid w:val="00E96100"/>
    <w:rsid w:val="00E96B63"/>
    <w:rsid w:val="00E97C13"/>
    <w:rsid w:val="00EA04B5"/>
    <w:rsid w:val="00EA0C19"/>
    <w:rsid w:val="00EA101C"/>
    <w:rsid w:val="00EA1A7F"/>
    <w:rsid w:val="00EA213C"/>
    <w:rsid w:val="00EA2433"/>
    <w:rsid w:val="00EA35B5"/>
    <w:rsid w:val="00EA43B3"/>
    <w:rsid w:val="00EA56FC"/>
    <w:rsid w:val="00EA589C"/>
    <w:rsid w:val="00EA617C"/>
    <w:rsid w:val="00EA6703"/>
    <w:rsid w:val="00EA6AB7"/>
    <w:rsid w:val="00EA7E5F"/>
    <w:rsid w:val="00EB0457"/>
    <w:rsid w:val="00EB04A8"/>
    <w:rsid w:val="00EB158C"/>
    <w:rsid w:val="00EB2472"/>
    <w:rsid w:val="00EB24A5"/>
    <w:rsid w:val="00EB2E80"/>
    <w:rsid w:val="00EB3348"/>
    <w:rsid w:val="00EB41AA"/>
    <w:rsid w:val="00EB46FD"/>
    <w:rsid w:val="00EB5D48"/>
    <w:rsid w:val="00EB66D6"/>
    <w:rsid w:val="00EB68B5"/>
    <w:rsid w:val="00EB6C2C"/>
    <w:rsid w:val="00EB75B2"/>
    <w:rsid w:val="00EC0253"/>
    <w:rsid w:val="00EC04E1"/>
    <w:rsid w:val="00EC0929"/>
    <w:rsid w:val="00EC1411"/>
    <w:rsid w:val="00EC159E"/>
    <w:rsid w:val="00EC17C3"/>
    <w:rsid w:val="00EC2846"/>
    <w:rsid w:val="00EC2A67"/>
    <w:rsid w:val="00EC3E5F"/>
    <w:rsid w:val="00EC403C"/>
    <w:rsid w:val="00EC4690"/>
    <w:rsid w:val="00EC518B"/>
    <w:rsid w:val="00EC5847"/>
    <w:rsid w:val="00EC6AAA"/>
    <w:rsid w:val="00EC6D65"/>
    <w:rsid w:val="00EC6F07"/>
    <w:rsid w:val="00EC7300"/>
    <w:rsid w:val="00ED0B81"/>
    <w:rsid w:val="00ED0BED"/>
    <w:rsid w:val="00ED0FC0"/>
    <w:rsid w:val="00ED1813"/>
    <w:rsid w:val="00ED1F8C"/>
    <w:rsid w:val="00ED22D9"/>
    <w:rsid w:val="00ED3937"/>
    <w:rsid w:val="00ED3C09"/>
    <w:rsid w:val="00ED3DB5"/>
    <w:rsid w:val="00ED49D1"/>
    <w:rsid w:val="00ED4ADD"/>
    <w:rsid w:val="00ED56BB"/>
    <w:rsid w:val="00ED69C6"/>
    <w:rsid w:val="00ED6B01"/>
    <w:rsid w:val="00ED6B53"/>
    <w:rsid w:val="00ED768D"/>
    <w:rsid w:val="00EE02DF"/>
    <w:rsid w:val="00EE20B6"/>
    <w:rsid w:val="00EE2ABA"/>
    <w:rsid w:val="00EE3216"/>
    <w:rsid w:val="00EE377A"/>
    <w:rsid w:val="00EE3B24"/>
    <w:rsid w:val="00EE503C"/>
    <w:rsid w:val="00EE50AB"/>
    <w:rsid w:val="00EE6C08"/>
    <w:rsid w:val="00EE780B"/>
    <w:rsid w:val="00EF013D"/>
    <w:rsid w:val="00EF03FA"/>
    <w:rsid w:val="00EF0AF9"/>
    <w:rsid w:val="00EF15BF"/>
    <w:rsid w:val="00EF2079"/>
    <w:rsid w:val="00EF237A"/>
    <w:rsid w:val="00EF254D"/>
    <w:rsid w:val="00EF30D8"/>
    <w:rsid w:val="00EF3363"/>
    <w:rsid w:val="00EF43EB"/>
    <w:rsid w:val="00EF5161"/>
    <w:rsid w:val="00EF7311"/>
    <w:rsid w:val="00EF732D"/>
    <w:rsid w:val="00EF7A90"/>
    <w:rsid w:val="00F00057"/>
    <w:rsid w:val="00F01EFC"/>
    <w:rsid w:val="00F01F75"/>
    <w:rsid w:val="00F03F69"/>
    <w:rsid w:val="00F04148"/>
    <w:rsid w:val="00F042BA"/>
    <w:rsid w:val="00F04982"/>
    <w:rsid w:val="00F0678E"/>
    <w:rsid w:val="00F0694F"/>
    <w:rsid w:val="00F07A72"/>
    <w:rsid w:val="00F07E7C"/>
    <w:rsid w:val="00F07EBA"/>
    <w:rsid w:val="00F1019C"/>
    <w:rsid w:val="00F11351"/>
    <w:rsid w:val="00F11501"/>
    <w:rsid w:val="00F117E3"/>
    <w:rsid w:val="00F12D6B"/>
    <w:rsid w:val="00F1336F"/>
    <w:rsid w:val="00F14431"/>
    <w:rsid w:val="00F15089"/>
    <w:rsid w:val="00F1586C"/>
    <w:rsid w:val="00F165D9"/>
    <w:rsid w:val="00F16D37"/>
    <w:rsid w:val="00F17BD9"/>
    <w:rsid w:val="00F17EB5"/>
    <w:rsid w:val="00F20680"/>
    <w:rsid w:val="00F21296"/>
    <w:rsid w:val="00F2131F"/>
    <w:rsid w:val="00F21DA8"/>
    <w:rsid w:val="00F23646"/>
    <w:rsid w:val="00F23A7A"/>
    <w:rsid w:val="00F23DBC"/>
    <w:rsid w:val="00F23E0A"/>
    <w:rsid w:val="00F247DD"/>
    <w:rsid w:val="00F26403"/>
    <w:rsid w:val="00F27892"/>
    <w:rsid w:val="00F30E80"/>
    <w:rsid w:val="00F3135C"/>
    <w:rsid w:val="00F317B2"/>
    <w:rsid w:val="00F31F4B"/>
    <w:rsid w:val="00F335B5"/>
    <w:rsid w:val="00F33C48"/>
    <w:rsid w:val="00F3567A"/>
    <w:rsid w:val="00F36937"/>
    <w:rsid w:val="00F36FF2"/>
    <w:rsid w:val="00F37B7A"/>
    <w:rsid w:val="00F40100"/>
    <w:rsid w:val="00F40FB0"/>
    <w:rsid w:val="00F41DD1"/>
    <w:rsid w:val="00F41E7F"/>
    <w:rsid w:val="00F4389D"/>
    <w:rsid w:val="00F43C36"/>
    <w:rsid w:val="00F45523"/>
    <w:rsid w:val="00F46691"/>
    <w:rsid w:val="00F47C42"/>
    <w:rsid w:val="00F47CEC"/>
    <w:rsid w:val="00F50849"/>
    <w:rsid w:val="00F50900"/>
    <w:rsid w:val="00F5165C"/>
    <w:rsid w:val="00F51C55"/>
    <w:rsid w:val="00F528A6"/>
    <w:rsid w:val="00F52DC7"/>
    <w:rsid w:val="00F53972"/>
    <w:rsid w:val="00F53A48"/>
    <w:rsid w:val="00F53EC7"/>
    <w:rsid w:val="00F545CE"/>
    <w:rsid w:val="00F54ADE"/>
    <w:rsid w:val="00F550E4"/>
    <w:rsid w:val="00F5566F"/>
    <w:rsid w:val="00F55E68"/>
    <w:rsid w:val="00F56104"/>
    <w:rsid w:val="00F56259"/>
    <w:rsid w:val="00F5632C"/>
    <w:rsid w:val="00F5734A"/>
    <w:rsid w:val="00F57632"/>
    <w:rsid w:val="00F576FB"/>
    <w:rsid w:val="00F57B99"/>
    <w:rsid w:val="00F600E0"/>
    <w:rsid w:val="00F60D90"/>
    <w:rsid w:val="00F619BE"/>
    <w:rsid w:val="00F61E4C"/>
    <w:rsid w:val="00F635CD"/>
    <w:rsid w:val="00F647FC"/>
    <w:rsid w:val="00F65C67"/>
    <w:rsid w:val="00F6653D"/>
    <w:rsid w:val="00F66A8B"/>
    <w:rsid w:val="00F679CC"/>
    <w:rsid w:val="00F67C21"/>
    <w:rsid w:val="00F70184"/>
    <w:rsid w:val="00F70C02"/>
    <w:rsid w:val="00F70C32"/>
    <w:rsid w:val="00F71D79"/>
    <w:rsid w:val="00F71E33"/>
    <w:rsid w:val="00F7245B"/>
    <w:rsid w:val="00F726C0"/>
    <w:rsid w:val="00F7591E"/>
    <w:rsid w:val="00F76085"/>
    <w:rsid w:val="00F77D60"/>
    <w:rsid w:val="00F800D3"/>
    <w:rsid w:val="00F80650"/>
    <w:rsid w:val="00F814E6"/>
    <w:rsid w:val="00F81977"/>
    <w:rsid w:val="00F81BC4"/>
    <w:rsid w:val="00F81E80"/>
    <w:rsid w:val="00F82662"/>
    <w:rsid w:val="00F830A0"/>
    <w:rsid w:val="00F835EB"/>
    <w:rsid w:val="00F8463A"/>
    <w:rsid w:val="00F84785"/>
    <w:rsid w:val="00F85CA2"/>
    <w:rsid w:val="00F85D83"/>
    <w:rsid w:val="00F87562"/>
    <w:rsid w:val="00F9063F"/>
    <w:rsid w:val="00F91144"/>
    <w:rsid w:val="00F914ED"/>
    <w:rsid w:val="00F930B8"/>
    <w:rsid w:val="00F93C9F"/>
    <w:rsid w:val="00F93EF0"/>
    <w:rsid w:val="00F93F7B"/>
    <w:rsid w:val="00F941FE"/>
    <w:rsid w:val="00F96BB5"/>
    <w:rsid w:val="00F96D21"/>
    <w:rsid w:val="00F97348"/>
    <w:rsid w:val="00F974C1"/>
    <w:rsid w:val="00F97C92"/>
    <w:rsid w:val="00F97D6E"/>
    <w:rsid w:val="00FA3122"/>
    <w:rsid w:val="00FA31CD"/>
    <w:rsid w:val="00FA3C1F"/>
    <w:rsid w:val="00FA3E01"/>
    <w:rsid w:val="00FA4496"/>
    <w:rsid w:val="00FA5916"/>
    <w:rsid w:val="00FA7710"/>
    <w:rsid w:val="00FA7D50"/>
    <w:rsid w:val="00FB0161"/>
    <w:rsid w:val="00FB03FF"/>
    <w:rsid w:val="00FB0F96"/>
    <w:rsid w:val="00FB2F5F"/>
    <w:rsid w:val="00FB30B8"/>
    <w:rsid w:val="00FB3711"/>
    <w:rsid w:val="00FB5911"/>
    <w:rsid w:val="00FB6434"/>
    <w:rsid w:val="00FB731D"/>
    <w:rsid w:val="00FB7B12"/>
    <w:rsid w:val="00FC0144"/>
    <w:rsid w:val="00FC017C"/>
    <w:rsid w:val="00FC063A"/>
    <w:rsid w:val="00FC0AFE"/>
    <w:rsid w:val="00FC1178"/>
    <w:rsid w:val="00FC11B5"/>
    <w:rsid w:val="00FC124F"/>
    <w:rsid w:val="00FC14FB"/>
    <w:rsid w:val="00FC30C2"/>
    <w:rsid w:val="00FC3236"/>
    <w:rsid w:val="00FC3366"/>
    <w:rsid w:val="00FC3FA2"/>
    <w:rsid w:val="00FC497B"/>
    <w:rsid w:val="00FC5EBB"/>
    <w:rsid w:val="00FC693F"/>
    <w:rsid w:val="00FD09C7"/>
    <w:rsid w:val="00FD09E3"/>
    <w:rsid w:val="00FD0B00"/>
    <w:rsid w:val="00FD16A2"/>
    <w:rsid w:val="00FD2625"/>
    <w:rsid w:val="00FD2B9B"/>
    <w:rsid w:val="00FD3225"/>
    <w:rsid w:val="00FD3323"/>
    <w:rsid w:val="00FD562B"/>
    <w:rsid w:val="00FD5656"/>
    <w:rsid w:val="00FD587F"/>
    <w:rsid w:val="00FE095B"/>
    <w:rsid w:val="00FE0D85"/>
    <w:rsid w:val="00FE2248"/>
    <w:rsid w:val="00FE3D2F"/>
    <w:rsid w:val="00FE4200"/>
    <w:rsid w:val="00FE4300"/>
    <w:rsid w:val="00FE4415"/>
    <w:rsid w:val="00FE4E85"/>
    <w:rsid w:val="00FE4FD5"/>
    <w:rsid w:val="00FE5122"/>
    <w:rsid w:val="00FE5C4F"/>
    <w:rsid w:val="00FE5D52"/>
    <w:rsid w:val="00FE7191"/>
    <w:rsid w:val="00FF0795"/>
    <w:rsid w:val="00FF2A4B"/>
    <w:rsid w:val="00FF2D3C"/>
    <w:rsid w:val="00FF3E4E"/>
    <w:rsid w:val="00FF4682"/>
    <w:rsid w:val="00FF49EF"/>
    <w:rsid w:val="00FF602C"/>
    <w:rsid w:val="00FF67AC"/>
    <w:rsid w:val="00FF7B54"/>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0A469"/>
  <w15:docId w15:val="{0CA58843-753E-44D9-A197-839326468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1A87"/>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046A06"/>
    <w:rPr>
      <w:color w:val="808080"/>
    </w:rPr>
  </w:style>
  <w:style w:type="character" w:customStyle="1" w:styleId="negrita">
    <w:name w:val="negrita"/>
    <w:basedOn w:val="Fuentedeprrafopredeter"/>
    <w:rsid w:val="000D44CA"/>
  </w:style>
  <w:style w:type="character" w:styleId="Hipervnculovisitado">
    <w:name w:val="FollowedHyperlink"/>
    <w:basedOn w:val="Fuentedeprrafopredeter"/>
    <w:rsid w:val="005E30B1"/>
    <w:rPr>
      <w:color w:val="800080" w:themeColor="followedHyperlink"/>
      <w:u w:val="single"/>
    </w:rPr>
  </w:style>
  <w:style w:type="table" w:styleId="Tabladecuadrcula1clara-nfasis3">
    <w:name w:val="Grid Table 1 Light Accent 3"/>
    <w:basedOn w:val="Tablanormal"/>
    <w:uiPriority w:val="46"/>
    <w:rsid w:val="008E414B"/>
    <w:pPr>
      <w:spacing w:after="0"/>
    </w:p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8E414B"/>
    <w:pPr>
      <w:spacing w:after="0"/>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33486202">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323252">
      <w:bodyDiv w:val="1"/>
      <w:marLeft w:val="0"/>
      <w:marRight w:val="0"/>
      <w:marTop w:val="0"/>
      <w:marBottom w:val="0"/>
      <w:divBdr>
        <w:top w:val="none" w:sz="0" w:space="0" w:color="auto"/>
        <w:left w:val="none" w:sz="0" w:space="0" w:color="auto"/>
        <w:bottom w:val="none" w:sz="0" w:space="0" w:color="auto"/>
        <w:right w:val="none" w:sz="0" w:space="0" w:color="auto"/>
      </w:divBdr>
      <w:divsChild>
        <w:div w:id="1113329153">
          <w:marLeft w:val="0"/>
          <w:marRight w:val="0"/>
          <w:marTop w:val="0"/>
          <w:marBottom w:val="0"/>
          <w:divBdr>
            <w:top w:val="none" w:sz="0" w:space="0" w:color="auto"/>
            <w:left w:val="none" w:sz="0" w:space="0" w:color="auto"/>
            <w:bottom w:val="none" w:sz="0" w:space="0" w:color="auto"/>
            <w:right w:val="none" w:sz="0" w:space="0" w:color="auto"/>
          </w:divBdr>
          <w:divsChild>
            <w:div w:id="1999728029">
              <w:marLeft w:val="0"/>
              <w:marRight w:val="0"/>
              <w:marTop w:val="0"/>
              <w:marBottom w:val="0"/>
              <w:divBdr>
                <w:top w:val="none" w:sz="0" w:space="0" w:color="auto"/>
                <w:left w:val="none" w:sz="0" w:space="0" w:color="auto"/>
                <w:bottom w:val="none" w:sz="0" w:space="0" w:color="auto"/>
                <w:right w:val="none" w:sz="0" w:space="0" w:color="auto"/>
              </w:divBdr>
              <w:divsChild>
                <w:div w:id="1359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201002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www.cimat.mx/~gil/docencia/2010/elementales/cap2.pdf"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recursostic.educacion.es/multidisciplinar/itfor/web/sites/default/files/recursos/coordenadascartesianas/sec/MATE30_imprimible_alumnado.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iesaricel.org/rafanogal/funciones/funciones-archivos/composicion.gif"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iesaricel.org/rafanogal/funciones/funciones-archivos/composicion.gi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ciens.ula.ve/matematica/publicaciones/guias/servicio_docente/maria_victoria/rectas.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1B753-FD91-4BE2-92E2-2721216B7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5847</TotalTime>
  <Pages>1</Pages>
  <Words>7520</Words>
  <Characters>41362</Characters>
  <Application>Microsoft Office Word</Application>
  <DocSecurity>0</DocSecurity>
  <Lines>344</Lines>
  <Paragraphs>97</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48785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Cristhian Andres Bello Rivera</cp:lastModifiedBy>
  <cp:revision>199</cp:revision>
  <dcterms:created xsi:type="dcterms:W3CDTF">2015-04-24T00:21:00Z</dcterms:created>
  <dcterms:modified xsi:type="dcterms:W3CDTF">2015-07-16T15:59:00Z</dcterms:modified>
</cp:coreProperties>
</file>