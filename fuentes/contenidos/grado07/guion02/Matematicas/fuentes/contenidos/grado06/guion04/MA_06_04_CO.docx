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180" w:type="dxa"/>
        <w:tblLook w:val="04A0" w:firstRow="1" w:lastRow="0" w:firstColumn="1" w:lastColumn="0" w:noHBand="0" w:noVBand="1"/>
      </w:tblPr>
      <w:tblGrid>
        <w:gridCol w:w="1951"/>
        <w:gridCol w:w="7229"/>
      </w:tblGrid>
      <w:tr w:rsidR="00E92066" w14:paraId="7D97021F" w14:textId="77777777" w:rsidTr="00BF42A4">
        <w:tc>
          <w:tcPr>
            <w:tcW w:w="1951" w:type="dxa"/>
            <w:shd w:val="clear" w:color="auto" w:fill="000000" w:themeFill="text1"/>
          </w:tcPr>
          <w:p w14:paraId="5AD63733" w14:textId="7CB5A265" w:rsidR="00E92066" w:rsidRPr="00E92066" w:rsidRDefault="00E92066" w:rsidP="00E92066">
            <w:pPr>
              <w:tabs>
                <w:tab w:val="right" w:pos="8498"/>
              </w:tabs>
              <w:rPr>
                <w:rFonts w:ascii="Times" w:hAnsi="Times"/>
              </w:rPr>
            </w:pPr>
            <w:r w:rsidRPr="00E92066">
              <w:rPr>
                <w:rFonts w:ascii="Times" w:hAnsi="Times"/>
              </w:rPr>
              <w:t>Título del guion</w:t>
            </w:r>
          </w:p>
        </w:tc>
        <w:tc>
          <w:tcPr>
            <w:tcW w:w="7229" w:type="dxa"/>
          </w:tcPr>
          <w:p w14:paraId="6710764B" w14:textId="1D459427" w:rsidR="00E92066" w:rsidRDefault="00B44742" w:rsidP="00081745">
            <w:pPr>
              <w:tabs>
                <w:tab w:val="right" w:pos="8498"/>
              </w:tabs>
              <w:rPr>
                <w:rFonts w:ascii="Times" w:hAnsi="Times"/>
                <w:highlight w:val="yellow"/>
              </w:rPr>
            </w:pPr>
            <w:r>
              <w:rPr>
                <w:rFonts w:ascii="Times" w:hAnsi="Times"/>
                <w:highlight w:val="yellow"/>
              </w:rPr>
              <w:t xml:space="preserve">Teoría de números </w:t>
            </w:r>
          </w:p>
        </w:tc>
      </w:tr>
      <w:tr w:rsidR="00E92066" w14:paraId="0099B851" w14:textId="77777777" w:rsidTr="00BF42A4">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229" w:type="dxa"/>
          </w:tcPr>
          <w:p w14:paraId="21923220" w14:textId="6762D134" w:rsidR="00E92066" w:rsidRDefault="002D55A3" w:rsidP="00081745">
            <w:pPr>
              <w:tabs>
                <w:tab w:val="right" w:pos="8498"/>
              </w:tabs>
              <w:rPr>
                <w:rFonts w:ascii="Times" w:hAnsi="Times"/>
                <w:highlight w:val="yellow"/>
              </w:rPr>
            </w:pPr>
            <w:r>
              <w:rPr>
                <w:rFonts w:ascii="Times" w:hAnsi="Times"/>
                <w:highlight w:val="yellow"/>
              </w:rPr>
              <w:t>MA</w:t>
            </w:r>
            <w:r w:rsidR="00B44742">
              <w:rPr>
                <w:rFonts w:ascii="Times" w:hAnsi="Times"/>
                <w:highlight w:val="yellow"/>
              </w:rPr>
              <w:t>_06_04_CO</w:t>
            </w:r>
          </w:p>
        </w:tc>
      </w:tr>
      <w:tr w:rsidR="00E92066" w14:paraId="7B9B1C80" w14:textId="77777777" w:rsidTr="00BF42A4">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r w:rsidRPr="00E92066">
              <w:rPr>
                <w:rFonts w:ascii="Times" w:hAnsi="Times"/>
              </w:rPr>
              <w:t>Descripción</w:t>
            </w:r>
          </w:p>
        </w:tc>
        <w:tc>
          <w:tcPr>
            <w:tcW w:w="7229" w:type="dxa"/>
          </w:tcPr>
          <w:p w14:paraId="5D9015A4" w14:textId="6E3EEFAC" w:rsidR="00E92066" w:rsidRDefault="0023027E" w:rsidP="00834858">
            <w:pPr>
              <w:tabs>
                <w:tab w:val="right" w:pos="8498"/>
              </w:tabs>
              <w:jc w:val="both"/>
              <w:rPr>
                <w:rFonts w:ascii="Times" w:hAnsi="Times"/>
                <w:highlight w:val="yellow"/>
              </w:rPr>
            </w:pPr>
            <w:del w:id="0" w:author="Diana Margarita Gonzalez Martinez" w:date="2015-05-18T20:10:00Z">
              <w:r w:rsidDel="00197871">
                <w:rPr>
                  <w:rFonts w:ascii="Times" w:hAnsi="Times"/>
                  <w:highlight w:val="yellow"/>
                </w:rPr>
                <w:delText>Esta sección muestra</w:delText>
              </w:r>
            </w:del>
            <w:del w:id="1" w:author="Diana Margarita Gonzalez Martinez" w:date="2015-05-18T20:21:00Z">
              <w:r w:rsidDel="00834858">
                <w:rPr>
                  <w:rFonts w:ascii="Times" w:hAnsi="Times"/>
                  <w:highlight w:val="yellow"/>
                </w:rPr>
                <w:delText xml:space="preserve"> la teoría de números</w:delText>
              </w:r>
            </w:del>
            <w:r>
              <w:rPr>
                <w:rFonts w:ascii="Times" w:hAnsi="Times"/>
                <w:highlight w:val="yellow"/>
              </w:rPr>
              <w:t xml:space="preserve">, desde los conceptos de múltiplos y divisores, divisibilidad, números primos y compuestos, </w:t>
            </w:r>
            <w:ins w:id="2" w:author="Diana Margarita Gonzalez Martinez" w:date="2015-05-18T20:24:00Z">
              <w:r w:rsidR="00FC3D68">
                <w:rPr>
                  <w:rFonts w:ascii="Times" w:hAnsi="Times"/>
                  <w:highlight w:val="yellow"/>
                </w:rPr>
                <w:t>mínimo</w:t>
              </w:r>
            </w:ins>
            <w:ins w:id="3" w:author="Diana Margarita Gonzalez Martinez" w:date="2015-05-18T20:21:00Z">
              <w:r w:rsidR="00834858">
                <w:rPr>
                  <w:rFonts w:ascii="Times" w:hAnsi="Times"/>
                  <w:highlight w:val="yellow"/>
                </w:rPr>
                <w:t xml:space="preserve"> </w:t>
              </w:r>
            </w:ins>
            <w:ins w:id="4" w:author="Diana Margarita Gonzalez Martinez" w:date="2015-05-18T20:22:00Z">
              <w:r w:rsidR="00834858">
                <w:rPr>
                  <w:rFonts w:ascii="Times" w:hAnsi="Times"/>
                  <w:highlight w:val="yellow"/>
                </w:rPr>
                <w:t>común</w:t>
              </w:r>
            </w:ins>
            <w:ins w:id="5" w:author="Diana Margarita Gonzalez Martinez" w:date="2015-05-18T20:21:00Z">
              <w:r w:rsidR="00834858">
                <w:rPr>
                  <w:rFonts w:ascii="Times" w:hAnsi="Times"/>
                  <w:highlight w:val="yellow"/>
                </w:rPr>
                <w:t xml:space="preserve"> </w:t>
              </w:r>
            </w:ins>
            <w:ins w:id="6" w:author="Diana Margarita Gonzalez Martinez" w:date="2015-05-18T20:22:00Z">
              <w:r w:rsidR="00834858">
                <w:rPr>
                  <w:rFonts w:ascii="Times" w:hAnsi="Times"/>
                  <w:highlight w:val="yellow"/>
                </w:rPr>
                <w:t>múltiplo (</w:t>
              </w:r>
            </w:ins>
            <w:r>
              <w:rPr>
                <w:rFonts w:ascii="Times" w:hAnsi="Times"/>
                <w:highlight w:val="yellow"/>
              </w:rPr>
              <w:t>m</w:t>
            </w:r>
            <w:del w:id="7" w:author="Diana Margarita Gonzalez Martinez" w:date="2015-05-18T20:22:00Z">
              <w:r w:rsidDel="00834858">
                <w:rPr>
                  <w:rFonts w:ascii="Times" w:hAnsi="Times"/>
                  <w:highlight w:val="yellow"/>
                </w:rPr>
                <w:delText>.</w:delText>
              </w:r>
            </w:del>
            <w:r>
              <w:rPr>
                <w:rFonts w:ascii="Times" w:hAnsi="Times"/>
                <w:highlight w:val="yellow"/>
              </w:rPr>
              <w:t>cm</w:t>
            </w:r>
            <w:ins w:id="8" w:author="Diana Margarita Gonzalez Martinez" w:date="2015-05-18T20:22:00Z">
              <w:r w:rsidR="00834858">
                <w:rPr>
                  <w:rFonts w:ascii="Times" w:hAnsi="Times"/>
                  <w:highlight w:val="yellow"/>
                </w:rPr>
                <w:t>)</w:t>
              </w:r>
            </w:ins>
            <w:r>
              <w:rPr>
                <w:rFonts w:ascii="Times" w:hAnsi="Times"/>
                <w:highlight w:val="yellow"/>
              </w:rPr>
              <w:t xml:space="preserve"> y </w:t>
            </w:r>
            <w:ins w:id="9" w:author="Diana Margarita Gonzalez Martinez" w:date="2015-05-18T20:22:00Z">
              <w:r w:rsidR="00834858">
                <w:rPr>
                  <w:rFonts w:ascii="Times" w:hAnsi="Times"/>
                  <w:highlight w:val="yellow"/>
                </w:rPr>
                <w:t>máximo común divisor (</w:t>
              </w:r>
            </w:ins>
            <w:r>
              <w:rPr>
                <w:rFonts w:ascii="Times" w:hAnsi="Times"/>
                <w:highlight w:val="yellow"/>
              </w:rPr>
              <w:t>m.c.d</w:t>
            </w:r>
            <w:ins w:id="10" w:author="Diana Margarita Gonzalez Martinez" w:date="2015-05-18T20:22:00Z">
              <w:r w:rsidR="00834858">
                <w:rPr>
                  <w:rFonts w:ascii="Times" w:hAnsi="Times"/>
                  <w:highlight w:val="yellow"/>
                </w:rPr>
                <w:t>)</w:t>
              </w:r>
            </w:ins>
            <w:r>
              <w:rPr>
                <w:rFonts w:ascii="Times" w:hAnsi="Times"/>
                <w:highlight w:val="yellow"/>
              </w:rPr>
              <w:t>,</w:t>
            </w:r>
            <w:ins w:id="11" w:author="Diana Margarita Gonzalez Martinez" w:date="2015-05-18T20:22:00Z">
              <w:r w:rsidR="00834858">
                <w:rPr>
                  <w:rFonts w:ascii="Times" w:hAnsi="Times"/>
                  <w:highlight w:val="yellow"/>
                </w:rPr>
                <w:t xml:space="preserve"> podemos dar solución a situaciones problemas de nuestro entorno, </w:t>
              </w:r>
            </w:ins>
            <w:ins w:id="12" w:author="Diana Margarita Gonzalez Martinez" w:date="2015-05-18T20:23:00Z">
              <w:r w:rsidR="00834858">
                <w:rPr>
                  <w:rFonts w:ascii="Times" w:hAnsi="Times"/>
                  <w:highlight w:val="yellow"/>
                </w:rPr>
                <w:t>también</w:t>
              </w:r>
            </w:ins>
            <w:ins w:id="13" w:author="Diana Margarita Gonzalez Martinez" w:date="2015-05-18T20:22:00Z">
              <w:r w:rsidR="00834858">
                <w:rPr>
                  <w:rFonts w:ascii="Times" w:hAnsi="Times"/>
                  <w:highlight w:val="yellow"/>
                </w:rPr>
                <w:t xml:space="preserve"> </w:t>
              </w:r>
            </w:ins>
            <w:ins w:id="14" w:author="Diana Margarita Gonzalez Martinez" w:date="2015-05-18T20:23:00Z">
              <w:r w:rsidR="00834858">
                <w:rPr>
                  <w:rFonts w:ascii="Times" w:hAnsi="Times"/>
                  <w:highlight w:val="yellow"/>
                </w:rPr>
                <w:t>utilizando propiedades</w:t>
              </w:r>
            </w:ins>
            <w:r>
              <w:rPr>
                <w:rFonts w:ascii="Times" w:hAnsi="Times"/>
                <w:highlight w:val="yellow"/>
              </w:rPr>
              <w:t xml:space="preserve"> </w:t>
            </w:r>
            <w:del w:id="15" w:author="Diana Margarita Gonzalez Martinez" w:date="2015-05-18T20:23:00Z">
              <w:r w:rsidDel="00834858">
                <w:rPr>
                  <w:rFonts w:ascii="Times" w:hAnsi="Times"/>
                  <w:highlight w:val="yellow"/>
                </w:rPr>
                <w:delText>con ejemplos</w:delText>
              </w:r>
            </w:del>
            <w:r>
              <w:rPr>
                <w:rFonts w:ascii="Times" w:hAnsi="Times"/>
                <w:highlight w:val="yellow"/>
              </w:rPr>
              <w:t xml:space="preserve"> y métodos de descomposición factorial, </w:t>
            </w:r>
            <w:ins w:id="16" w:author="Diana Margarita Gonzalez Martinez" w:date="2015-05-18T20:24:00Z">
              <w:r w:rsidR="00C31DED">
                <w:rPr>
                  <w:rFonts w:ascii="Times" w:hAnsi="Times"/>
                  <w:highlight w:val="yellow"/>
                </w:rPr>
                <w:t xml:space="preserve">se reconoce </w:t>
              </w:r>
            </w:ins>
            <w:r>
              <w:rPr>
                <w:rFonts w:ascii="Times" w:hAnsi="Times"/>
                <w:highlight w:val="yellow"/>
              </w:rPr>
              <w:t xml:space="preserve">temáticas importantes en el desarrollo del pensamiento numérico.  </w:t>
            </w:r>
          </w:p>
        </w:tc>
      </w:tr>
    </w:tbl>
    <w:p w14:paraId="1587798A" w14:textId="77777777" w:rsidR="00E92066" w:rsidRDefault="00E92066" w:rsidP="00081745">
      <w:pPr>
        <w:tabs>
          <w:tab w:val="right" w:pos="8498"/>
        </w:tabs>
        <w:spacing w:after="0"/>
        <w:rPr>
          <w:rFonts w:ascii="Times" w:hAnsi="Times"/>
          <w:highlight w:val="yellow"/>
        </w:rPr>
      </w:pPr>
    </w:p>
    <w:p w14:paraId="61329AA6" w14:textId="77777777" w:rsidR="00AE1BC1"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B44742">
        <w:rPr>
          <w:rFonts w:ascii="Times" w:hAnsi="Times"/>
          <w:b/>
        </w:rPr>
        <w:t xml:space="preserve">. Múltiplos </w:t>
      </w:r>
    </w:p>
    <w:p w14:paraId="2811481A" w14:textId="77777777" w:rsidR="00AE1BC1" w:rsidRDefault="00AE1BC1" w:rsidP="00081745">
      <w:pPr>
        <w:tabs>
          <w:tab w:val="right" w:pos="8498"/>
        </w:tabs>
        <w:spacing w:after="0"/>
        <w:rPr>
          <w:rFonts w:ascii="Times" w:hAnsi="Times"/>
          <w:b/>
        </w:rPr>
      </w:pPr>
    </w:p>
    <w:p w14:paraId="74CFEE6B" w14:textId="2650D546" w:rsidR="003D1EBD" w:rsidRPr="00923654" w:rsidRDefault="00923654" w:rsidP="000F4E9E">
      <w:pPr>
        <w:tabs>
          <w:tab w:val="right" w:pos="8498"/>
        </w:tabs>
        <w:spacing w:after="0"/>
        <w:jc w:val="both"/>
        <w:rPr>
          <w:rFonts w:ascii="Times" w:hAnsi="Times"/>
        </w:rPr>
      </w:pPr>
      <w:r w:rsidRPr="00923654">
        <w:rPr>
          <w:rFonts w:ascii="Times" w:hAnsi="Times"/>
        </w:rPr>
        <w:t>El conjunto de los múltiplos de un número es infinito. En la siguiente sección verá</w:t>
      </w:r>
      <w:r w:rsidR="00B339E1">
        <w:rPr>
          <w:rFonts w:ascii="Times" w:hAnsi="Times"/>
        </w:rPr>
        <w:t>s</w:t>
      </w:r>
      <w:r w:rsidRPr="00923654">
        <w:rPr>
          <w:rFonts w:ascii="Times" w:hAnsi="Times"/>
        </w:rPr>
        <w:t xml:space="preserve"> </w:t>
      </w:r>
      <w:r w:rsidR="000F4E9E">
        <w:rPr>
          <w:rFonts w:ascii="Times" w:hAnsi="Times"/>
        </w:rPr>
        <w:t xml:space="preserve">el </w:t>
      </w:r>
      <w:r w:rsidRPr="00923654">
        <w:rPr>
          <w:rFonts w:ascii="Times" w:hAnsi="Times"/>
        </w:rPr>
        <w:t xml:space="preserve">porqué. </w:t>
      </w:r>
    </w:p>
    <w:p w14:paraId="67FA65AC" w14:textId="77777777" w:rsidR="003D1EBD" w:rsidRDefault="003D1EBD" w:rsidP="00081745">
      <w:pPr>
        <w:tabs>
          <w:tab w:val="right" w:pos="8498"/>
        </w:tabs>
        <w:spacing w:after="0"/>
        <w:rPr>
          <w:rFonts w:ascii="Times" w:hAnsi="Times"/>
          <w:b/>
        </w:rPr>
      </w:pPr>
    </w:p>
    <w:p w14:paraId="3A07CB90" w14:textId="79D6158D" w:rsidR="00AE1BC1" w:rsidRDefault="00AE1BC1" w:rsidP="00AE1BC1">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Múltiplos de un número</w:t>
      </w:r>
    </w:p>
    <w:p w14:paraId="7FFF39C3" w14:textId="77777777" w:rsidR="00AE1BC1" w:rsidRDefault="00AE1BC1" w:rsidP="00AE1BC1">
      <w:pPr>
        <w:spacing w:after="0"/>
        <w:rPr>
          <w:rFonts w:ascii="Times" w:hAnsi="Times"/>
          <w:b/>
        </w:rPr>
      </w:pPr>
    </w:p>
    <w:p w14:paraId="55CB1705" w14:textId="0A4F2547" w:rsidR="00C10B17" w:rsidRDefault="00C10B17" w:rsidP="00362722">
      <w:pPr>
        <w:pStyle w:val="NormalWeb"/>
        <w:shd w:val="clear" w:color="auto" w:fill="FFFFFF"/>
        <w:spacing w:before="2" w:after="2"/>
        <w:jc w:val="both"/>
        <w:rPr>
          <w:ins w:id="17" w:author="Diana Margarita Gonzalez Martinez" w:date="2015-05-18T20:25:00Z"/>
          <w:rFonts w:ascii="Times New Roman" w:hAnsi="Times New Roman"/>
          <w:sz w:val="24"/>
          <w:szCs w:val="24"/>
          <w:shd w:val="clear" w:color="auto" w:fill="FFFFFF"/>
        </w:rPr>
      </w:pPr>
      <w:r w:rsidRPr="00362722">
        <w:rPr>
          <w:rFonts w:ascii="Times New Roman" w:hAnsi="Times New Roman"/>
          <w:sz w:val="24"/>
          <w:szCs w:val="24"/>
          <w:shd w:val="clear" w:color="auto" w:fill="FFFFFF"/>
        </w:rPr>
        <w:t xml:space="preserve">Un número es múltiplo de otro </w:t>
      </w:r>
      <w:r w:rsidR="00BE26BD">
        <w:rPr>
          <w:rFonts w:ascii="Times New Roman" w:hAnsi="Times New Roman"/>
          <w:sz w:val="24"/>
          <w:szCs w:val="24"/>
          <w:shd w:val="clear" w:color="auto" w:fill="FFFFFF"/>
        </w:rPr>
        <w:t xml:space="preserve">número </w:t>
      </w:r>
      <w:r w:rsidRPr="00362722">
        <w:rPr>
          <w:rFonts w:ascii="Times New Roman" w:hAnsi="Times New Roman"/>
          <w:sz w:val="24"/>
          <w:szCs w:val="24"/>
          <w:shd w:val="clear" w:color="auto" w:fill="FFFFFF"/>
        </w:rPr>
        <w:t xml:space="preserve">si al dividirlo entre él, </w:t>
      </w:r>
      <w:r w:rsidR="00BE26BD">
        <w:rPr>
          <w:rFonts w:ascii="Times New Roman" w:hAnsi="Times New Roman"/>
          <w:sz w:val="24"/>
          <w:szCs w:val="24"/>
          <w:shd w:val="clear" w:color="auto" w:fill="FFFFFF"/>
        </w:rPr>
        <w:t xml:space="preserve">el resultado de </w:t>
      </w:r>
      <w:r w:rsidRPr="00362722">
        <w:rPr>
          <w:rFonts w:ascii="Times New Roman" w:hAnsi="Times New Roman"/>
          <w:sz w:val="24"/>
          <w:szCs w:val="24"/>
          <w:shd w:val="clear" w:color="auto" w:fill="FFFFFF"/>
        </w:rPr>
        <w:t>la división es exacta. También se obtienen multiplicando</w:t>
      </w:r>
      <w:r w:rsidR="00BE26BD">
        <w:rPr>
          <w:rFonts w:ascii="Times New Roman" w:hAnsi="Times New Roman"/>
          <w:sz w:val="24"/>
          <w:szCs w:val="24"/>
          <w:shd w:val="clear" w:color="auto" w:fill="FFFFFF"/>
        </w:rPr>
        <w:t xml:space="preserve"> dicho número por 0, 1, 2, 3,4,…, o cualquier número natural. </w:t>
      </w:r>
    </w:p>
    <w:p w14:paraId="2349E459" w14:textId="77777777" w:rsidR="009D7F6C" w:rsidRDefault="009D7F6C" w:rsidP="00362722">
      <w:pPr>
        <w:pStyle w:val="NormalWeb"/>
        <w:shd w:val="clear" w:color="auto" w:fill="FFFFFF"/>
        <w:spacing w:before="2" w:after="2"/>
        <w:jc w:val="both"/>
        <w:rPr>
          <w:ins w:id="18" w:author="Diana Margarita Gonzalez Martinez" w:date="2015-05-18T20:25:00Z"/>
          <w:rFonts w:ascii="Times New Roman" w:hAnsi="Times New Roman"/>
          <w:sz w:val="24"/>
          <w:szCs w:val="24"/>
          <w:shd w:val="clear" w:color="auto" w:fill="FFFFFF"/>
        </w:rPr>
      </w:pPr>
    </w:p>
    <w:tbl>
      <w:tblPr>
        <w:tblStyle w:val="Tablaconcuadrcula"/>
        <w:tblW w:w="0" w:type="auto"/>
        <w:tblLook w:val="04A0" w:firstRow="1" w:lastRow="0" w:firstColumn="1" w:lastColumn="0" w:noHBand="0" w:noVBand="1"/>
      </w:tblPr>
      <w:tblGrid>
        <w:gridCol w:w="2434"/>
        <w:gridCol w:w="6394"/>
      </w:tblGrid>
      <w:tr w:rsidR="00364F1A" w:rsidRPr="005D1738" w14:paraId="2F891AE3" w14:textId="77777777" w:rsidTr="00963320">
        <w:trPr>
          <w:ins w:id="19" w:author="Diana Margarita Gonzalez Martinez" w:date="2015-05-18T20:38:00Z"/>
        </w:trPr>
        <w:tc>
          <w:tcPr>
            <w:tcW w:w="9033" w:type="dxa"/>
            <w:gridSpan w:val="2"/>
            <w:shd w:val="clear" w:color="auto" w:fill="0D0D0D" w:themeFill="text1" w:themeFillTint="F2"/>
          </w:tcPr>
          <w:p w14:paraId="41B09D23" w14:textId="77777777" w:rsidR="00364F1A" w:rsidRPr="005D1738" w:rsidRDefault="00364F1A" w:rsidP="00963320">
            <w:pPr>
              <w:jc w:val="center"/>
              <w:rPr>
                <w:ins w:id="20" w:author="Diana Margarita Gonzalez Martinez" w:date="2015-05-18T20:38:00Z"/>
                <w:rFonts w:ascii="Times New Roman" w:hAnsi="Times New Roman" w:cs="Times New Roman"/>
                <w:b/>
                <w:color w:val="FFFFFF" w:themeColor="background1"/>
              </w:rPr>
            </w:pPr>
            <w:ins w:id="21" w:author="Diana Margarita Gonzalez Martinez" w:date="2015-05-18T20:38:00Z">
              <w:r w:rsidRPr="005D1738">
                <w:rPr>
                  <w:rFonts w:ascii="Times New Roman" w:hAnsi="Times New Roman" w:cs="Times New Roman"/>
                  <w:b/>
                  <w:color w:val="FFFFFF" w:themeColor="background1"/>
                </w:rPr>
                <w:t>Imagen (fotografía, gráfica o ilustración)</w:t>
              </w:r>
            </w:ins>
          </w:p>
        </w:tc>
      </w:tr>
      <w:tr w:rsidR="00364F1A" w14:paraId="1093F155" w14:textId="77777777" w:rsidTr="00963320">
        <w:trPr>
          <w:ins w:id="22" w:author="Diana Margarita Gonzalez Martinez" w:date="2015-05-18T20:38:00Z"/>
        </w:trPr>
        <w:tc>
          <w:tcPr>
            <w:tcW w:w="2518" w:type="dxa"/>
          </w:tcPr>
          <w:p w14:paraId="39D941C5" w14:textId="77777777" w:rsidR="00364F1A" w:rsidRPr="00053744" w:rsidRDefault="00364F1A" w:rsidP="00963320">
            <w:pPr>
              <w:rPr>
                <w:ins w:id="23" w:author="Diana Margarita Gonzalez Martinez" w:date="2015-05-18T20:38:00Z"/>
                <w:rFonts w:ascii="Times New Roman" w:hAnsi="Times New Roman" w:cs="Times New Roman"/>
                <w:b/>
                <w:color w:val="000000"/>
                <w:sz w:val="18"/>
                <w:szCs w:val="18"/>
              </w:rPr>
            </w:pPr>
            <w:ins w:id="24" w:author="Diana Margarita Gonzalez Martinez" w:date="2015-05-18T20:38:00Z">
              <w:r>
                <w:rPr>
                  <w:rFonts w:ascii="Times New Roman" w:hAnsi="Times New Roman" w:cs="Times New Roman"/>
                  <w:b/>
                  <w:color w:val="000000"/>
                  <w:sz w:val="18"/>
                  <w:szCs w:val="18"/>
                </w:rPr>
                <w:t>Código</w:t>
              </w:r>
            </w:ins>
          </w:p>
        </w:tc>
        <w:tc>
          <w:tcPr>
            <w:tcW w:w="6515" w:type="dxa"/>
          </w:tcPr>
          <w:p w14:paraId="5EBCEB18" w14:textId="77777777" w:rsidR="00364F1A" w:rsidRPr="00053744" w:rsidRDefault="00364F1A" w:rsidP="00963320">
            <w:pPr>
              <w:rPr>
                <w:ins w:id="25" w:author="Diana Margarita Gonzalez Martinez" w:date="2015-05-18T20:38:00Z"/>
                <w:rFonts w:ascii="Times New Roman" w:hAnsi="Times New Roman" w:cs="Times New Roman"/>
                <w:b/>
                <w:color w:val="000000"/>
                <w:sz w:val="18"/>
                <w:szCs w:val="18"/>
              </w:rPr>
            </w:pPr>
            <w:ins w:id="26" w:author="Diana Margarita Gonzalez Martinez" w:date="2015-05-18T20:38:00Z">
              <w:r>
                <w:rPr>
                  <w:rFonts w:ascii="Times New Roman" w:hAnsi="Times New Roman" w:cs="Times New Roman"/>
                  <w:color w:val="000000"/>
                </w:rPr>
                <w:t>MA_06_04_CO_IMGXX</w:t>
              </w:r>
            </w:ins>
          </w:p>
        </w:tc>
      </w:tr>
      <w:tr w:rsidR="00364F1A" w14:paraId="0809E15F" w14:textId="77777777" w:rsidTr="00963320">
        <w:trPr>
          <w:ins w:id="27" w:author="Diana Margarita Gonzalez Martinez" w:date="2015-05-18T20:38:00Z"/>
        </w:trPr>
        <w:tc>
          <w:tcPr>
            <w:tcW w:w="2518" w:type="dxa"/>
          </w:tcPr>
          <w:p w14:paraId="169DF5CA" w14:textId="77777777" w:rsidR="00364F1A" w:rsidRDefault="00364F1A" w:rsidP="00963320">
            <w:pPr>
              <w:rPr>
                <w:ins w:id="28" w:author="Diana Margarita Gonzalez Martinez" w:date="2015-05-18T20:38:00Z"/>
                <w:rFonts w:ascii="Times New Roman" w:hAnsi="Times New Roman" w:cs="Times New Roman"/>
                <w:color w:val="000000"/>
              </w:rPr>
            </w:pPr>
            <w:ins w:id="29" w:author="Diana Margarita Gonzalez Martinez" w:date="2015-05-18T20:38:00Z">
              <w:r w:rsidRPr="00053744">
                <w:rPr>
                  <w:rFonts w:ascii="Times New Roman" w:hAnsi="Times New Roman" w:cs="Times New Roman"/>
                  <w:b/>
                  <w:color w:val="000000"/>
                  <w:sz w:val="18"/>
                  <w:szCs w:val="18"/>
                </w:rPr>
                <w:t>Descripción</w:t>
              </w:r>
            </w:ins>
          </w:p>
        </w:tc>
        <w:tc>
          <w:tcPr>
            <w:tcW w:w="6515" w:type="dxa"/>
          </w:tcPr>
          <w:p w14:paraId="44EB0ACB" w14:textId="77777777" w:rsidR="00364F1A" w:rsidRDefault="00364F1A" w:rsidP="00963320">
            <w:pPr>
              <w:rPr>
                <w:ins w:id="30" w:author="Diana Margarita Gonzalez Martinez" w:date="2015-05-18T20:38:00Z"/>
                <w:rFonts w:ascii="Times New Roman" w:hAnsi="Times New Roman" w:cs="Times New Roman"/>
                <w:color w:val="000000"/>
              </w:rPr>
            </w:pPr>
            <w:ins w:id="31" w:author="Diana Margarita Gonzalez Martinez" w:date="2015-05-18T20:38:00Z">
              <w:r>
                <w:rPr>
                  <w:rFonts w:ascii="Times New Roman" w:hAnsi="Times New Roman" w:cs="Times New Roman"/>
                  <w:color w:val="000000"/>
                </w:rPr>
                <w:t>Múltiplos de un número</w:t>
              </w:r>
            </w:ins>
          </w:p>
        </w:tc>
      </w:tr>
      <w:tr w:rsidR="00364F1A" w14:paraId="5437A659" w14:textId="77777777" w:rsidTr="00963320">
        <w:trPr>
          <w:ins w:id="32" w:author="Diana Margarita Gonzalez Martinez" w:date="2015-05-18T20:38:00Z"/>
        </w:trPr>
        <w:tc>
          <w:tcPr>
            <w:tcW w:w="2518" w:type="dxa"/>
          </w:tcPr>
          <w:p w14:paraId="7E17A1E5" w14:textId="77777777" w:rsidR="00364F1A" w:rsidRDefault="00364F1A" w:rsidP="00963320">
            <w:pPr>
              <w:rPr>
                <w:ins w:id="33" w:author="Diana Margarita Gonzalez Martinez" w:date="2015-05-18T20:38:00Z"/>
                <w:rFonts w:ascii="Times New Roman" w:hAnsi="Times New Roman" w:cs="Times New Roman"/>
                <w:color w:val="000000"/>
              </w:rPr>
            </w:pPr>
            <w:ins w:id="34" w:author="Diana Margarita Gonzalez Martinez" w:date="2015-05-18T20:38:00Z">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ins>
          </w:p>
        </w:tc>
        <w:tc>
          <w:tcPr>
            <w:tcW w:w="6515" w:type="dxa"/>
          </w:tcPr>
          <w:p w14:paraId="6BAACAB8" w14:textId="77777777" w:rsidR="00364F1A" w:rsidRDefault="00364F1A" w:rsidP="00963320">
            <w:pPr>
              <w:rPr>
                <w:ins w:id="35" w:author="Diana Margarita Gonzalez Martinez" w:date="2015-05-18T20:38:00Z"/>
                <w:rFonts w:ascii="Times New Roman" w:hAnsi="Times New Roman" w:cs="Times New Roman"/>
                <w:color w:val="000000"/>
              </w:rPr>
            </w:pPr>
            <w:ins w:id="36" w:author="Diana Margarita Gonzalez Martinez" w:date="2015-05-18T20:38:00Z">
              <w:r>
                <w:rPr>
                  <w:noProof/>
                  <w:lang w:val="es-CO" w:eastAsia="es-CO"/>
                </w:rPr>
                <w:drawing>
                  <wp:inline distT="0" distB="0" distL="0" distR="0" wp14:anchorId="12FA5A91" wp14:editId="2971380E">
                    <wp:extent cx="2809875" cy="1581150"/>
                    <wp:effectExtent l="0" t="0" r="9525" b="0"/>
                    <wp:docPr id="2" name="Imagen 2" descr="Children is doing some maths at a black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ldren is doing some maths at a black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581150"/>
                            </a:xfrm>
                            <a:prstGeom prst="rect">
                              <a:avLst/>
                            </a:prstGeom>
                            <a:noFill/>
                            <a:ln>
                              <a:noFill/>
                            </a:ln>
                          </pic:spPr>
                        </pic:pic>
                      </a:graphicData>
                    </a:graphic>
                  </wp:inline>
                </w:drawing>
              </w:r>
            </w:ins>
          </w:p>
          <w:p w14:paraId="122FF0DA" w14:textId="77777777" w:rsidR="00364F1A" w:rsidRDefault="00364F1A" w:rsidP="00963320">
            <w:pPr>
              <w:rPr>
                <w:ins w:id="37" w:author="Diana Margarita Gonzalez Martinez" w:date="2015-05-18T20:38:00Z"/>
                <w:rFonts w:ascii="Times New Roman" w:hAnsi="Times New Roman" w:cs="Times New Roman"/>
                <w:color w:val="000000"/>
              </w:rPr>
            </w:pPr>
            <w:ins w:id="38" w:author="Diana Margarita Gonzalez Martinez" w:date="2015-05-18T20:38:00Z">
              <w:r>
                <w:rPr>
                  <w:rFonts w:ascii="Arial" w:hAnsi="Arial" w:cs="Arial"/>
                  <w:color w:val="333333"/>
                  <w:sz w:val="18"/>
                  <w:szCs w:val="18"/>
                  <w:shd w:val="clear" w:color="auto" w:fill="FFFFFF"/>
                </w:rPr>
                <w:t>131816633</w:t>
              </w:r>
            </w:ins>
          </w:p>
        </w:tc>
      </w:tr>
      <w:tr w:rsidR="00364F1A" w14:paraId="3623B598" w14:textId="77777777" w:rsidTr="00963320">
        <w:trPr>
          <w:ins w:id="39" w:author="Diana Margarita Gonzalez Martinez" w:date="2015-05-18T20:38:00Z"/>
        </w:trPr>
        <w:tc>
          <w:tcPr>
            <w:tcW w:w="2518" w:type="dxa"/>
          </w:tcPr>
          <w:p w14:paraId="75F58549" w14:textId="77777777" w:rsidR="00364F1A" w:rsidRDefault="00364F1A" w:rsidP="00963320">
            <w:pPr>
              <w:rPr>
                <w:ins w:id="40" w:author="Diana Margarita Gonzalez Martinez" w:date="2015-05-18T20:38:00Z"/>
                <w:rFonts w:ascii="Times New Roman" w:hAnsi="Times New Roman" w:cs="Times New Roman"/>
                <w:color w:val="000000"/>
              </w:rPr>
            </w:pPr>
            <w:ins w:id="41" w:author="Diana Margarita Gonzalez Martinez" w:date="2015-05-18T20:38:00Z">
              <w:r w:rsidRPr="00053744">
                <w:rPr>
                  <w:rFonts w:ascii="Times New Roman" w:hAnsi="Times New Roman" w:cs="Times New Roman"/>
                  <w:b/>
                  <w:color w:val="000000"/>
                  <w:sz w:val="18"/>
                  <w:szCs w:val="18"/>
                </w:rPr>
                <w:t>Pie de imagen</w:t>
              </w:r>
            </w:ins>
          </w:p>
        </w:tc>
        <w:tc>
          <w:tcPr>
            <w:tcW w:w="6515" w:type="dxa"/>
          </w:tcPr>
          <w:p w14:paraId="6707435E" w14:textId="77777777" w:rsidR="00364F1A" w:rsidRPr="001F429E" w:rsidRDefault="00364F1A" w:rsidP="00963320">
            <w:pPr>
              <w:rPr>
                <w:ins w:id="42" w:author="Diana Margarita Gonzalez Martinez" w:date="2015-05-18T20:38:00Z"/>
                <w:rFonts w:ascii="Times New Roman" w:hAnsi="Times New Roman" w:cs="Times New Roman"/>
              </w:rPr>
            </w:pPr>
            <w:ins w:id="43" w:author="Diana Margarita Gonzalez Martinez" w:date="2015-05-18T20:38:00Z">
              <w:r>
                <w:rPr>
                  <w:rFonts w:ascii="Times New Roman" w:hAnsi="Times New Roman" w:cs="Times New Roman"/>
                </w:rPr>
                <w:t>Multiplicando por un número natural</w:t>
              </w:r>
            </w:ins>
          </w:p>
          <w:p w14:paraId="1CB0651C" w14:textId="77777777" w:rsidR="00364F1A" w:rsidRDefault="00364F1A" w:rsidP="00963320">
            <w:pPr>
              <w:rPr>
                <w:ins w:id="44" w:author="Diana Margarita Gonzalez Martinez" w:date="2015-05-18T20:38:00Z"/>
                <w:rFonts w:ascii="Times New Roman" w:hAnsi="Times New Roman" w:cs="Times New Roman"/>
                <w:color w:val="000000"/>
              </w:rPr>
            </w:pPr>
          </w:p>
        </w:tc>
      </w:tr>
    </w:tbl>
    <w:p w14:paraId="64C9EA18" w14:textId="77777777" w:rsidR="009D7F6C" w:rsidRDefault="009D7F6C" w:rsidP="00362722">
      <w:pPr>
        <w:pStyle w:val="NormalWeb"/>
        <w:shd w:val="clear" w:color="auto" w:fill="FFFFFF"/>
        <w:spacing w:before="2" w:after="2"/>
        <w:jc w:val="both"/>
        <w:rPr>
          <w:rFonts w:ascii="Times New Roman" w:hAnsi="Times New Roman"/>
          <w:sz w:val="24"/>
          <w:szCs w:val="24"/>
          <w:shd w:val="clear" w:color="auto" w:fill="FFFFFF"/>
        </w:rPr>
      </w:pPr>
    </w:p>
    <w:p w14:paraId="285B6ABD" w14:textId="77777777" w:rsidR="00C10B17" w:rsidRDefault="00C10B17" w:rsidP="00AE1BC1">
      <w:pPr>
        <w:spacing w:after="0"/>
        <w:rPr>
          <w:rFonts w:ascii="Times" w:hAnsi="Times"/>
          <w:b/>
        </w:rPr>
      </w:pPr>
    </w:p>
    <w:p w14:paraId="3F522214" w14:textId="7F386BAA" w:rsidR="001F429E" w:rsidRPr="001F429E" w:rsidRDefault="001F429E" w:rsidP="00AE1BC1">
      <w:pPr>
        <w:spacing w:after="0"/>
        <w:rPr>
          <w:rFonts w:ascii="Times New Roman" w:hAnsi="Times New Roman" w:cs="Times New Roman"/>
        </w:rPr>
      </w:pPr>
      <w:r w:rsidRPr="001F429E">
        <w:rPr>
          <w:rFonts w:ascii="Times New Roman" w:hAnsi="Times New Roman" w:cs="Times New Roman"/>
        </w:rPr>
        <w:t>Veamos el siguiente ejemplo:</w:t>
      </w:r>
    </w:p>
    <w:p w14:paraId="4CF21C67" w14:textId="77777777" w:rsidR="001F429E" w:rsidRDefault="001F429E" w:rsidP="00AE1BC1">
      <w:pPr>
        <w:spacing w:after="0"/>
        <w:rPr>
          <w:rFonts w:ascii="Times" w:hAnsi="Times"/>
          <w:b/>
        </w:rPr>
      </w:pPr>
    </w:p>
    <w:p w14:paraId="60B28BC2" w14:textId="18B8A63B" w:rsidR="001F429E" w:rsidRPr="001F429E" w:rsidRDefault="009F2F0F" w:rsidP="009F2F0F">
      <w:pPr>
        <w:pStyle w:val="Prrafodelista"/>
        <w:numPr>
          <w:ilvl w:val="0"/>
          <w:numId w:val="40"/>
        </w:numPr>
        <w:spacing w:after="0"/>
        <w:ind w:left="360"/>
        <w:jc w:val="both"/>
        <w:rPr>
          <w:rFonts w:ascii="Times New Roman" w:hAnsi="Times New Roman" w:cs="Times New Roman"/>
        </w:rPr>
      </w:pPr>
      <w:r>
        <w:rPr>
          <w:rFonts w:ascii="Times" w:eastAsiaTheme="minorEastAsia" w:hAnsi="Times" w:cs="Times"/>
        </w:rPr>
        <w:t>{</w:t>
      </w:r>
      <w:r>
        <w:rPr>
          <w:rFonts w:ascii="Times" w:eastAsiaTheme="minorEastAsia" w:hAnsi="Times"/>
        </w:rPr>
        <w:t>0, 3, 6, 9, 12, 15, 18, 21,…</w:t>
      </w:r>
      <w:r>
        <w:rPr>
          <w:rFonts w:ascii="Times" w:eastAsiaTheme="minorEastAsia" w:hAnsi="Times" w:cs="Times"/>
        </w:rPr>
        <w:t xml:space="preserve">} </w:t>
      </w:r>
      <w:r w:rsidR="001F429E" w:rsidRPr="001F429E">
        <w:rPr>
          <w:rFonts w:ascii="Times New Roman" w:eastAsiaTheme="minorEastAsia" w:hAnsi="Times New Roman" w:cs="Times New Roman"/>
        </w:rPr>
        <w:t xml:space="preserve">Estos números se obtienen al </w:t>
      </w:r>
      <w:r w:rsidR="001F429E">
        <w:rPr>
          <w:rFonts w:ascii="Times New Roman" w:eastAsiaTheme="minorEastAsia" w:hAnsi="Times New Roman" w:cs="Times New Roman"/>
        </w:rPr>
        <w:t>multiplicar 3 por los demás números naturales:</w:t>
      </w:r>
    </w:p>
    <w:p w14:paraId="0CD9CEBA" w14:textId="77777777" w:rsidR="001F429E" w:rsidRDefault="001F429E" w:rsidP="001F429E">
      <w:pPr>
        <w:pStyle w:val="Prrafodelista"/>
        <w:spacing w:after="0"/>
        <w:jc w:val="both"/>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67"/>
        <w:gridCol w:w="6361"/>
      </w:tblGrid>
      <w:tr w:rsidR="001F429E" w:rsidRPr="005D1738" w14:paraId="158D9535" w14:textId="77777777" w:rsidTr="00377466">
        <w:tc>
          <w:tcPr>
            <w:tcW w:w="9033" w:type="dxa"/>
            <w:gridSpan w:val="2"/>
            <w:shd w:val="clear" w:color="auto" w:fill="0D0D0D" w:themeFill="text1" w:themeFillTint="F2"/>
          </w:tcPr>
          <w:p w14:paraId="5FB3F367" w14:textId="77777777" w:rsidR="001F429E" w:rsidRPr="005D1738" w:rsidRDefault="001F429E" w:rsidP="003774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F429E" w14:paraId="32B74A59" w14:textId="77777777" w:rsidTr="00377466">
        <w:tc>
          <w:tcPr>
            <w:tcW w:w="2518" w:type="dxa"/>
          </w:tcPr>
          <w:p w14:paraId="73A1BD1C" w14:textId="77777777" w:rsidR="001F429E" w:rsidRPr="00053744" w:rsidRDefault="001F429E"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EE0D77B" w14:textId="07D01579" w:rsidR="001F429E" w:rsidRPr="00053744" w:rsidRDefault="002D55A3" w:rsidP="00377466">
            <w:pPr>
              <w:rPr>
                <w:rFonts w:ascii="Times New Roman" w:hAnsi="Times New Roman" w:cs="Times New Roman"/>
                <w:b/>
                <w:color w:val="000000"/>
                <w:sz w:val="18"/>
                <w:szCs w:val="18"/>
              </w:rPr>
            </w:pPr>
            <w:r>
              <w:rPr>
                <w:rFonts w:ascii="Times New Roman" w:hAnsi="Times New Roman" w:cs="Times New Roman"/>
                <w:color w:val="000000"/>
              </w:rPr>
              <w:t>MA</w:t>
            </w:r>
            <w:r w:rsidR="00CD6221">
              <w:rPr>
                <w:rFonts w:ascii="Times New Roman" w:hAnsi="Times New Roman" w:cs="Times New Roman"/>
                <w:color w:val="000000"/>
              </w:rPr>
              <w:t>_06_04_</w:t>
            </w:r>
            <w:r>
              <w:rPr>
                <w:rFonts w:ascii="Times New Roman" w:hAnsi="Times New Roman" w:cs="Times New Roman"/>
                <w:color w:val="000000"/>
              </w:rPr>
              <w:t>CO_</w:t>
            </w:r>
            <w:r w:rsidR="00CD6221">
              <w:rPr>
                <w:rFonts w:ascii="Times New Roman" w:hAnsi="Times New Roman" w:cs="Times New Roman"/>
                <w:color w:val="000000"/>
              </w:rPr>
              <w:t>IMG</w:t>
            </w:r>
            <w:del w:id="45" w:author="Diana Margarita Gonzalez Martinez" w:date="2015-05-18T22:28:00Z">
              <w:r w:rsidR="00CD6221" w:rsidDel="00427320">
                <w:rPr>
                  <w:rFonts w:ascii="Times New Roman" w:hAnsi="Times New Roman" w:cs="Times New Roman"/>
                  <w:color w:val="000000"/>
                </w:rPr>
                <w:delText>01</w:delText>
              </w:r>
            </w:del>
            <w:ins w:id="46" w:author="Diana Margarita Gonzalez Martinez" w:date="2015-05-18T22:28:00Z">
              <w:r w:rsidR="00427320">
                <w:rPr>
                  <w:rFonts w:ascii="Times New Roman" w:hAnsi="Times New Roman" w:cs="Times New Roman"/>
                  <w:color w:val="000000"/>
                </w:rPr>
                <w:t>02</w:t>
              </w:r>
            </w:ins>
          </w:p>
        </w:tc>
      </w:tr>
      <w:tr w:rsidR="001F429E" w14:paraId="14CB9917" w14:textId="77777777" w:rsidTr="00377466">
        <w:tc>
          <w:tcPr>
            <w:tcW w:w="2518" w:type="dxa"/>
          </w:tcPr>
          <w:p w14:paraId="3CAC08CE" w14:textId="77777777" w:rsidR="001F429E" w:rsidRDefault="001F429E" w:rsidP="003774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473A9B1" w14:textId="77777777" w:rsidR="00364F1A" w:rsidRPr="00364F1A" w:rsidRDefault="001F429E" w:rsidP="001F429E">
            <w:pPr>
              <w:pStyle w:val="Prrafodelista"/>
              <w:jc w:val="both"/>
              <w:rPr>
                <w:ins w:id="47" w:author="Diana Margarita Gonzalez Martinez" w:date="2015-05-18T20:38:00Z"/>
                <w:rFonts w:ascii="Times New Roman" w:eastAsiaTheme="minorEastAsia" w:hAnsi="Times New Roman" w:cs="Times New Roman"/>
              </w:rPr>
            </w:pPr>
            <m:oMathPara>
              <m:oMath>
                <m:r>
                  <w:rPr>
                    <w:rFonts w:ascii="Cambria Math" w:eastAsiaTheme="minorEastAsia" w:hAnsi="Cambria Math" w:cs="Times New Roman"/>
                  </w:rPr>
                  <m:t>3×0</m:t>
                </m:r>
                <w:ins w:id="48" w:author="Diana Margarita Gonzalez Martinez" w:date="2015-05-18T20:38:00Z">
                  <m:r>
                    <w:rPr>
                      <w:rFonts w:ascii="Cambria Math" w:eastAsiaTheme="minorEastAsia" w:hAnsi="Cambria Math" w:cs="Times New Roman"/>
                    </w:rPr>
                    <m:t>=0</m:t>
                  </m:r>
                </w:ins>
              </m:oMath>
            </m:oMathPara>
          </w:p>
          <w:p w14:paraId="511B547D" w14:textId="39A33E24" w:rsidR="00364F1A" w:rsidRPr="00364F1A" w:rsidRDefault="001F429E" w:rsidP="001F429E">
            <w:pPr>
              <w:pStyle w:val="Prrafodelista"/>
              <w:jc w:val="both"/>
              <w:rPr>
                <w:ins w:id="49" w:author="Diana Margarita Gonzalez Martinez" w:date="2015-05-18T20:39:00Z"/>
                <w:rFonts w:ascii="Times New Roman" w:eastAsiaTheme="minorEastAsia" w:hAnsi="Times New Roman" w:cs="Times New Roman"/>
              </w:rPr>
            </w:pPr>
            <m:oMathPara>
              <m:oMath>
                <m:r>
                  <w:rPr>
                    <w:rFonts w:ascii="Cambria Math" w:eastAsiaTheme="minorEastAsia" w:hAnsi="Cambria Math" w:cs="Times New Roman"/>
                  </w:rPr>
                  <m:t>3×1</m:t>
                </m:r>
                <w:ins w:id="50" w:author="Diana Margarita Gonzalez Martinez" w:date="2015-05-18T20:38:00Z">
                  <m:r>
                    <w:rPr>
                      <w:rFonts w:ascii="Cambria Math" w:eastAsiaTheme="minorEastAsia" w:hAnsi="Cambria Math" w:cs="Times New Roman"/>
                    </w:rPr>
                    <m:t>=1</m:t>
                  </m:r>
                </w:ins>
              </m:oMath>
            </m:oMathPara>
          </w:p>
          <w:p w14:paraId="77E6E196" w14:textId="4693CA9D" w:rsidR="00364F1A" w:rsidRPr="00364F1A" w:rsidRDefault="001F429E" w:rsidP="001F429E">
            <w:pPr>
              <w:pStyle w:val="Prrafodelista"/>
              <w:jc w:val="both"/>
              <w:rPr>
                <w:ins w:id="51" w:author="Diana Margarita Gonzalez Martinez" w:date="2015-05-18T20:39:00Z"/>
                <w:rFonts w:ascii="Times New Roman" w:eastAsiaTheme="minorEastAsia" w:hAnsi="Times New Roman" w:cs="Times New Roman"/>
              </w:rPr>
            </w:pPr>
            <m:oMathPara>
              <m:oMath>
                <m:r>
                  <w:rPr>
                    <w:rFonts w:ascii="Cambria Math" w:eastAsiaTheme="minorEastAsia" w:hAnsi="Cambria Math" w:cs="Times New Roman"/>
                  </w:rPr>
                  <m:t xml:space="preserve"> 3×2</m:t>
                </m:r>
                <w:ins w:id="52" w:author="Diana Margarita Gonzalez Martinez" w:date="2015-05-18T20:39:00Z">
                  <m:r>
                    <w:rPr>
                      <w:rFonts w:ascii="Cambria Math" w:eastAsiaTheme="minorEastAsia" w:hAnsi="Cambria Math" w:cs="Times New Roman"/>
                    </w:rPr>
                    <m:t>=6</m:t>
                  </m:r>
                </w:ins>
              </m:oMath>
            </m:oMathPara>
          </w:p>
          <w:p w14:paraId="6894F5BD" w14:textId="2ED0B337" w:rsidR="00364F1A" w:rsidRPr="00364F1A" w:rsidRDefault="001F429E" w:rsidP="001F429E">
            <w:pPr>
              <w:pStyle w:val="Prrafodelista"/>
              <w:jc w:val="both"/>
              <w:rPr>
                <w:ins w:id="53" w:author="Diana Margarita Gonzalez Martinez" w:date="2015-05-18T20:39:00Z"/>
                <w:rFonts w:ascii="Times New Roman" w:eastAsiaTheme="minorEastAsia" w:hAnsi="Times New Roman" w:cs="Times New Roman"/>
              </w:rPr>
            </w:pPr>
            <m:oMathPara>
              <m:oMath>
                <m:r>
                  <w:rPr>
                    <w:rFonts w:ascii="Cambria Math" w:eastAsiaTheme="minorEastAsia" w:hAnsi="Cambria Math" w:cs="Times New Roman"/>
                  </w:rPr>
                  <m:t xml:space="preserve"> 3×3</m:t>
                </m:r>
                <w:ins w:id="54" w:author="Diana Margarita Gonzalez Martinez" w:date="2015-05-18T20:39:00Z">
                  <m:r>
                    <w:rPr>
                      <w:rFonts w:ascii="Cambria Math" w:eastAsiaTheme="minorEastAsia" w:hAnsi="Cambria Math" w:cs="Times New Roman"/>
                    </w:rPr>
                    <m:t>=9</m:t>
                  </m:r>
                </w:ins>
              </m:oMath>
            </m:oMathPara>
          </w:p>
          <w:p w14:paraId="702027B0" w14:textId="58AF8CF2" w:rsidR="00364F1A" w:rsidRPr="00364F1A" w:rsidRDefault="00364F1A" w:rsidP="001F429E">
            <w:pPr>
              <w:pStyle w:val="Prrafodelista"/>
              <w:jc w:val="both"/>
              <w:rPr>
                <w:ins w:id="55" w:author="Diana Margarita Gonzalez Martinez" w:date="2015-05-18T20:39:00Z"/>
                <w:rFonts w:ascii="Times New Roman" w:eastAsiaTheme="minorEastAsia" w:hAnsi="Times New Roman" w:cs="Times New Roman"/>
              </w:rPr>
            </w:pPr>
            <w:ins w:id="56" w:author="Diana Margarita Gonzalez Martinez" w:date="2015-05-18T20:41:00Z">
              <m:oMathPara>
                <m:oMath>
                  <m:r>
                    <w:rPr>
                      <w:rFonts w:ascii="Cambria Math" w:eastAsiaTheme="minorEastAsia" w:hAnsi="Cambria Math" w:cs="Times New Roman"/>
                    </w:rPr>
                    <m:t xml:space="preserve">   </m:t>
                  </m:r>
                </m:oMath>
              </m:oMathPara>
            </w:ins>
            <m:oMathPara>
              <m:oMath>
                <m:r>
                  <w:rPr>
                    <w:rFonts w:ascii="Cambria Math" w:eastAsiaTheme="minorEastAsia" w:hAnsi="Cambria Math" w:cs="Times New Roman"/>
                  </w:rPr>
                  <m:t>3×4</m:t>
                </m:r>
                <w:ins w:id="57" w:author="Diana Margarita Gonzalez Martinez" w:date="2015-05-18T20:39:00Z">
                  <m:r>
                    <w:rPr>
                      <w:rFonts w:ascii="Cambria Math" w:eastAsiaTheme="minorEastAsia" w:hAnsi="Cambria Math" w:cs="Times New Roman"/>
                    </w:rPr>
                    <m:t>=12</m:t>
                  </m:r>
                </w:ins>
              </m:oMath>
            </m:oMathPara>
          </w:p>
          <w:p w14:paraId="03E03C6A" w14:textId="75407B99" w:rsidR="00364F1A" w:rsidRPr="00364F1A" w:rsidRDefault="001F429E" w:rsidP="001F429E">
            <w:pPr>
              <w:pStyle w:val="Prrafodelista"/>
              <w:jc w:val="both"/>
              <w:rPr>
                <w:ins w:id="58" w:author="Diana Margarita Gonzalez Martinez" w:date="2015-05-18T20:39:00Z"/>
                <w:rFonts w:ascii="Times New Roman" w:eastAsiaTheme="minorEastAsia" w:hAnsi="Times New Roman" w:cs="Times New Roman"/>
              </w:rPr>
            </w:pPr>
            <m:oMathPara>
              <m:oMath>
                <m:r>
                  <w:rPr>
                    <w:rFonts w:ascii="Cambria Math" w:eastAsiaTheme="minorEastAsia" w:hAnsi="Cambria Math" w:cs="Times New Roman"/>
                  </w:rPr>
                  <w:lastRenderedPageBreak/>
                  <m:t xml:space="preserve"> 3×5</m:t>
                </m:r>
                <w:ins w:id="59" w:author="Diana Margarita Gonzalez Martinez" w:date="2015-05-18T20:39:00Z">
                  <m:r>
                    <w:rPr>
                      <w:rFonts w:ascii="Cambria Math" w:eastAsiaTheme="minorEastAsia" w:hAnsi="Cambria Math" w:cs="Times New Roman"/>
                    </w:rPr>
                    <m:t>=15</m:t>
                  </m:r>
                </w:ins>
              </m:oMath>
            </m:oMathPara>
          </w:p>
          <w:p w14:paraId="4DDEC5B6" w14:textId="45D28F99" w:rsidR="00364F1A" w:rsidRPr="00364F1A" w:rsidRDefault="001F429E" w:rsidP="001F429E">
            <w:pPr>
              <w:pStyle w:val="Prrafodelista"/>
              <w:jc w:val="both"/>
              <w:rPr>
                <w:ins w:id="60" w:author="Diana Margarita Gonzalez Martinez" w:date="2015-05-18T20:39:00Z"/>
                <w:rFonts w:ascii="Times New Roman" w:eastAsiaTheme="minorEastAsia" w:hAnsi="Times New Roman" w:cs="Times New Roman"/>
              </w:rPr>
            </w:pPr>
            <m:oMathPara>
              <m:oMath>
                <m:r>
                  <w:rPr>
                    <w:rFonts w:ascii="Cambria Math" w:eastAsiaTheme="minorEastAsia" w:hAnsi="Cambria Math" w:cs="Times New Roman"/>
                  </w:rPr>
                  <m:t xml:space="preserve"> 3×6</m:t>
                </m:r>
                <w:ins w:id="61" w:author="Diana Margarita Gonzalez Martinez" w:date="2015-05-18T20:39:00Z">
                  <m:r>
                    <w:rPr>
                      <w:rFonts w:ascii="Cambria Math" w:eastAsiaTheme="minorEastAsia" w:hAnsi="Cambria Math" w:cs="Times New Roman"/>
                    </w:rPr>
                    <m:t>=18</m:t>
                  </m:r>
                </w:ins>
              </m:oMath>
            </m:oMathPara>
          </w:p>
          <w:p w14:paraId="3F568695" w14:textId="39DBB387" w:rsidR="00364F1A" w:rsidRPr="00364F1A" w:rsidRDefault="001F429E" w:rsidP="001F429E">
            <w:pPr>
              <w:pStyle w:val="Prrafodelista"/>
              <w:jc w:val="both"/>
              <w:rPr>
                <w:ins w:id="62" w:author="Diana Margarita Gonzalez Martinez" w:date="2015-05-18T20:40:00Z"/>
                <w:rFonts w:ascii="Times New Roman" w:eastAsiaTheme="minorEastAsia" w:hAnsi="Times New Roman" w:cs="Times New Roman"/>
              </w:rPr>
            </w:pPr>
            <m:oMathPara>
              <m:oMath>
                <m:r>
                  <w:rPr>
                    <w:rFonts w:ascii="Cambria Math" w:eastAsiaTheme="minorEastAsia" w:hAnsi="Cambria Math" w:cs="Times New Roman"/>
                  </w:rPr>
                  <m:t xml:space="preserve"> 3×7</m:t>
                </m:r>
                <w:ins w:id="63" w:author="Diana Margarita Gonzalez Martinez" w:date="2015-05-18T20:39:00Z">
                  <m:r>
                    <w:rPr>
                      <w:rFonts w:ascii="Cambria Math" w:eastAsiaTheme="minorEastAsia" w:hAnsi="Cambria Math" w:cs="Times New Roman"/>
                    </w:rPr>
                    <m:t>=21</m:t>
                  </m:r>
                </w:ins>
              </m:oMath>
            </m:oMathPara>
          </w:p>
          <w:p w14:paraId="0FE75ABB" w14:textId="22809365" w:rsidR="00364F1A" w:rsidRPr="00364F1A" w:rsidRDefault="00364F1A" w:rsidP="001F429E">
            <w:pPr>
              <w:pStyle w:val="Prrafodelista"/>
              <w:jc w:val="both"/>
              <w:rPr>
                <w:ins w:id="64" w:author="Diana Margarita Gonzalez Martinez" w:date="2015-05-18T20:40:00Z"/>
                <w:rFonts w:ascii="Times New Roman" w:eastAsiaTheme="minorEastAsia" w:hAnsi="Times New Roman" w:cs="Times New Roman"/>
              </w:rPr>
            </w:pPr>
            <w:ins w:id="65" w:author="Diana Margarita Gonzalez Martinez" w:date="2015-05-18T20:41:00Z">
              <m:oMathPara>
                <m:oMath>
                  <m:r>
                    <w:rPr>
                      <w:rFonts w:ascii="Cambria Math" w:eastAsiaTheme="minorEastAsia" w:hAnsi="Cambria Math" w:cs="Times New Roman"/>
                    </w:rPr>
                    <m:t>…</m:t>
                  </m:r>
                </m:oMath>
              </m:oMathPara>
            </w:ins>
          </w:p>
          <w:p w14:paraId="3F19FD72" w14:textId="399065DE" w:rsidR="00364F1A" w:rsidRPr="00364F1A" w:rsidRDefault="00364F1A" w:rsidP="001F429E">
            <w:pPr>
              <w:pStyle w:val="Prrafodelista"/>
              <w:jc w:val="both"/>
              <w:rPr>
                <w:ins w:id="66" w:author="Diana Margarita Gonzalez Martinez" w:date="2015-05-18T20:39:00Z"/>
                <w:rFonts w:ascii="Times New Roman" w:eastAsiaTheme="minorEastAsia" w:hAnsi="Times New Roman" w:cs="Times New Roman"/>
              </w:rPr>
            </w:pPr>
          </w:p>
          <w:p w14:paraId="2EDAA3D3" w14:textId="3E9EB87A" w:rsidR="001F429E" w:rsidRDefault="001F429E" w:rsidP="00377466">
            <w:pPr>
              <w:rPr>
                <w:rFonts w:ascii="Times New Roman" w:hAnsi="Times New Roman" w:cs="Times New Roman"/>
                <w:color w:val="000000"/>
              </w:rPr>
            </w:pPr>
            <w:r>
              <w:rPr>
                <w:rFonts w:ascii="Times New Roman" w:hAnsi="Times New Roman" w:cs="Times New Roman"/>
                <w:color w:val="000000"/>
              </w:rPr>
              <w:t xml:space="preserve">Debe ir resaltado lo anterior </w:t>
            </w:r>
          </w:p>
        </w:tc>
      </w:tr>
      <w:tr w:rsidR="001F429E" w14:paraId="11FA6C70" w14:textId="77777777" w:rsidTr="00377466">
        <w:tc>
          <w:tcPr>
            <w:tcW w:w="2518" w:type="dxa"/>
          </w:tcPr>
          <w:p w14:paraId="61BCCD1D" w14:textId="620873E5" w:rsidR="001F429E" w:rsidRDefault="001F429E" w:rsidP="0037746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315AF7F" w14:textId="77777777" w:rsidR="001F429E" w:rsidRDefault="001F429E" w:rsidP="00377466">
            <w:pPr>
              <w:rPr>
                <w:rFonts w:ascii="Times New Roman" w:hAnsi="Times New Roman" w:cs="Times New Roman"/>
                <w:color w:val="000000"/>
              </w:rPr>
            </w:pPr>
          </w:p>
        </w:tc>
      </w:tr>
      <w:tr w:rsidR="001F429E" w14:paraId="05871D5F" w14:textId="77777777" w:rsidTr="00377466">
        <w:tc>
          <w:tcPr>
            <w:tcW w:w="2518" w:type="dxa"/>
          </w:tcPr>
          <w:p w14:paraId="4F1EBB3C" w14:textId="77777777" w:rsidR="001F429E" w:rsidRDefault="001F429E" w:rsidP="003774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79CC8EC" w14:textId="2F5C1776" w:rsidR="001F429E" w:rsidRPr="001F429E" w:rsidRDefault="001F429E" w:rsidP="001F429E">
            <w:pPr>
              <w:rPr>
                <w:rFonts w:ascii="Times New Roman" w:hAnsi="Times New Roman" w:cs="Times New Roman"/>
              </w:rPr>
            </w:pPr>
            <w:r>
              <w:rPr>
                <w:rFonts w:ascii="Times New Roman" w:hAnsi="Times New Roman" w:cs="Times New Roman"/>
              </w:rPr>
              <w:t>A ésta</w:t>
            </w:r>
            <w:r w:rsidRPr="001F429E">
              <w:rPr>
                <w:rFonts w:ascii="Times New Roman" w:hAnsi="Times New Roman" w:cs="Times New Roman"/>
              </w:rPr>
              <w:t xml:space="preserve"> lista de números se </w:t>
            </w:r>
            <w:r>
              <w:rPr>
                <w:rFonts w:ascii="Times New Roman" w:hAnsi="Times New Roman" w:cs="Times New Roman"/>
              </w:rPr>
              <w:t xml:space="preserve"> le </w:t>
            </w:r>
            <w:r w:rsidRPr="001F429E">
              <w:rPr>
                <w:rFonts w:ascii="Times New Roman" w:hAnsi="Times New Roman" w:cs="Times New Roman"/>
              </w:rPr>
              <w:t xml:space="preserve">llama múltiplos de 3. </w:t>
            </w:r>
          </w:p>
          <w:p w14:paraId="6901CFA0" w14:textId="77777777" w:rsidR="001F429E" w:rsidRDefault="001F429E" w:rsidP="00377466">
            <w:pPr>
              <w:rPr>
                <w:rFonts w:ascii="Times New Roman" w:hAnsi="Times New Roman" w:cs="Times New Roman"/>
                <w:color w:val="000000"/>
              </w:rPr>
            </w:pPr>
          </w:p>
        </w:tc>
      </w:tr>
    </w:tbl>
    <w:p w14:paraId="26387A2E" w14:textId="77777777" w:rsidR="001F429E" w:rsidRDefault="001F429E" w:rsidP="001F429E">
      <w:pPr>
        <w:pStyle w:val="Prrafodelista"/>
        <w:spacing w:after="0"/>
        <w:jc w:val="both"/>
        <w:rPr>
          <w:rFonts w:ascii="Times New Roman" w:eastAsiaTheme="minorEastAsia" w:hAnsi="Times New Roman" w:cs="Times New Roman"/>
        </w:rPr>
      </w:pPr>
    </w:p>
    <w:p w14:paraId="34C851CB" w14:textId="77777777" w:rsidR="00FD7C43" w:rsidRPr="001F429E" w:rsidRDefault="00FD7C43" w:rsidP="001F429E">
      <w:pPr>
        <w:pStyle w:val="Prrafodelista"/>
        <w:spacing w:after="0"/>
        <w:jc w:val="both"/>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66"/>
        <w:gridCol w:w="6362"/>
      </w:tblGrid>
      <w:tr w:rsidR="00BD01A1" w:rsidRPr="005D1738" w14:paraId="2D078FBD" w14:textId="77777777" w:rsidTr="00B8226C">
        <w:tc>
          <w:tcPr>
            <w:tcW w:w="9033" w:type="dxa"/>
            <w:gridSpan w:val="2"/>
            <w:shd w:val="clear" w:color="auto" w:fill="000000" w:themeFill="text1"/>
          </w:tcPr>
          <w:p w14:paraId="2BE5E178" w14:textId="77777777" w:rsidR="00BD01A1" w:rsidRPr="005D1738" w:rsidRDefault="00BD01A1"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D01A1" w14:paraId="107B8879" w14:textId="77777777" w:rsidTr="00B8226C">
        <w:tc>
          <w:tcPr>
            <w:tcW w:w="2518" w:type="dxa"/>
          </w:tcPr>
          <w:p w14:paraId="162202A8" w14:textId="77777777" w:rsidR="00BD01A1" w:rsidRPr="00053744" w:rsidRDefault="00BD01A1"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CC94F7" w14:textId="10865712" w:rsidR="00BD01A1" w:rsidRPr="00053744" w:rsidRDefault="002D55A3" w:rsidP="00C267D6">
            <w:pPr>
              <w:rPr>
                <w:rFonts w:ascii="Times New Roman" w:hAnsi="Times New Roman" w:cs="Times New Roman"/>
                <w:b/>
                <w:color w:val="000000"/>
                <w:sz w:val="18"/>
                <w:szCs w:val="18"/>
              </w:rPr>
            </w:pPr>
            <w:r>
              <w:rPr>
                <w:rFonts w:ascii="Times New Roman" w:hAnsi="Times New Roman" w:cs="Times New Roman"/>
                <w:color w:val="000000"/>
              </w:rPr>
              <w:t>MA</w:t>
            </w:r>
            <w:r w:rsidR="00C267D6">
              <w:rPr>
                <w:rFonts w:ascii="Times New Roman" w:hAnsi="Times New Roman" w:cs="Times New Roman"/>
                <w:color w:val="000000"/>
              </w:rPr>
              <w:t>_06_04_</w:t>
            </w:r>
            <w:r w:rsidR="00321FBD">
              <w:rPr>
                <w:rFonts w:ascii="Times New Roman" w:hAnsi="Times New Roman" w:cs="Times New Roman"/>
                <w:color w:val="000000"/>
              </w:rPr>
              <w:t>CO_</w:t>
            </w:r>
            <w:r w:rsidR="00C267D6">
              <w:rPr>
                <w:rFonts w:ascii="Times New Roman" w:hAnsi="Times New Roman" w:cs="Times New Roman"/>
                <w:color w:val="000000"/>
              </w:rPr>
              <w:t xml:space="preserve">REC10 </w:t>
            </w:r>
          </w:p>
        </w:tc>
      </w:tr>
      <w:tr w:rsidR="00BD01A1" w14:paraId="714A7F86" w14:textId="77777777" w:rsidTr="00B8226C">
        <w:tc>
          <w:tcPr>
            <w:tcW w:w="2518" w:type="dxa"/>
          </w:tcPr>
          <w:p w14:paraId="6E2F3B08" w14:textId="77777777" w:rsidR="00BD01A1" w:rsidRDefault="00BD01A1" w:rsidP="00B8226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F8A123" w14:textId="144FDB0D" w:rsidR="00BD01A1" w:rsidRDefault="00BD01A1" w:rsidP="00B8226C">
            <w:pPr>
              <w:rPr>
                <w:rFonts w:ascii="Times New Roman" w:hAnsi="Times New Roman" w:cs="Times New Roman"/>
                <w:color w:val="000000"/>
              </w:rPr>
            </w:pPr>
            <w:r>
              <w:rPr>
                <w:rFonts w:ascii="Times New Roman" w:hAnsi="Times New Roman" w:cs="Times New Roman"/>
                <w:color w:val="000000"/>
              </w:rPr>
              <w:t xml:space="preserve">Múltiplos de un número </w:t>
            </w:r>
          </w:p>
        </w:tc>
      </w:tr>
      <w:tr w:rsidR="00BD01A1" w14:paraId="73DEFBC2" w14:textId="77777777" w:rsidTr="00B8226C">
        <w:tc>
          <w:tcPr>
            <w:tcW w:w="2518" w:type="dxa"/>
          </w:tcPr>
          <w:p w14:paraId="520B2047" w14:textId="77777777" w:rsidR="00BD01A1" w:rsidRDefault="00BD01A1" w:rsidP="00B8226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FE23384" w14:textId="5623AE9C" w:rsidR="00BD01A1" w:rsidRPr="00BD01A1" w:rsidRDefault="00BD01A1" w:rsidP="00B8226C">
            <w:pPr>
              <w:rPr>
                <w:rFonts w:ascii="Arial" w:hAnsi="Arial" w:cs="Arial"/>
                <w:sz w:val="18"/>
                <w:szCs w:val="18"/>
                <w:lang w:val="es-ES_tradnl"/>
              </w:rPr>
            </w:pPr>
            <w:r>
              <w:rPr>
                <w:rFonts w:ascii="Arial" w:hAnsi="Arial" w:cs="Arial"/>
                <w:sz w:val="18"/>
                <w:szCs w:val="18"/>
                <w:lang w:val="es-ES_tradnl"/>
              </w:rPr>
              <w:t>Esta actividad permite al estudiante hallar los múltiplos de un número dado</w:t>
            </w:r>
          </w:p>
        </w:tc>
      </w:tr>
    </w:tbl>
    <w:p w14:paraId="561A9B77" w14:textId="77777777" w:rsidR="00C10B17" w:rsidRDefault="00C10B17" w:rsidP="00AE1BC1">
      <w:pPr>
        <w:spacing w:after="0"/>
        <w:rPr>
          <w:rFonts w:ascii="Times" w:hAnsi="Times"/>
          <w:b/>
        </w:rPr>
      </w:pPr>
    </w:p>
    <w:p w14:paraId="1704F8C5" w14:textId="77777777" w:rsidR="00FD7C43" w:rsidRDefault="00FD7C43" w:rsidP="00AE1BC1">
      <w:pPr>
        <w:spacing w:after="0"/>
        <w:rPr>
          <w:rFonts w:ascii="Times" w:hAnsi="Times"/>
          <w:highlight w:val="yellow"/>
        </w:rPr>
      </w:pPr>
    </w:p>
    <w:p w14:paraId="541709AE" w14:textId="274FB7EE" w:rsidR="00AE1BC1" w:rsidRDefault="00AE1BC1"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1.2</w:t>
      </w:r>
      <w:r w:rsidRPr="004E5E51">
        <w:rPr>
          <w:rFonts w:ascii="Times" w:hAnsi="Times"/>
          <w:b/>
        </w:rPr>
        <w:t xml:space="preserve"> </w:t>
      </w:r>
      <w:r>
        <w:rPr>
          <w:rFonts w:ascii="Times" w:hAnsi="Times"/>
          <w:b/>
        </w:rPr>
        <w:t>Propiedades de los múltiplos</w:t>
      </w:r>
    </w:p>
    <w:p w14:paraId="0C1F4967" w14:textId="77777777" w:rsidR="00AE1BC1" w:rsidRDefault="00AE1BC1" w:rsidP="00AE1BC1">
      <w:pPr>
        <w:spacing w:after="0"/>
        <w:rPr>
          <w:rFonts w:ascii="Times" w:hAnsi="Times"/>
          <w:b/>
        </w:rPr>
      </w:pPr>
    </w:p>
    <w:p w14:paraId="4CD0BF16" w14:textId="5F0E2974" w:rsidR="00362722" w:rsidRPr="00362722" w:rsidRDefault="00362722" w:rsidP="00AE1BC1">
      <w:pPr>
        <w:spacing w:after="0"/>
        <w:rPr>
          <w:rFonts w:ascii="Times New Roman" w:hAnsi="Times New Roman" w:cs="Times New Roman"/>
        </w:rPr>
      </w:pPr>
      <w:r w:rsidRPr="00362722">
        <w:rPr>
          <w:rFonts w:ascii="Times New Roman" w:hAnsi="Times New Roman" w:cs="Times New Roman"/>
        </w:rPr>
        <w:t xml:space="preserve">Las siguientes son propiedades de los múltiplos: </w:t>
      </w:r>
    </w:p>
    <w:p w14:paraId="09DC2F45" w14:textId="77777777" w:rsidR="00362722" w:rsidRDefault="00362722" w:rsidP="00AE1BC1">
      <w:pPr>
        <w:spacing w:after="0"/>
        <w:rPr>
          <w:rFonts w:ascii="Times" w:hAnsi="Times"/>
          <w:b/>
        </w:rPr>
      </w:pPr>
    </w:p>
    <w:p w14:paraId="121CF0D1" w14:textId="5166FA8A" w:rsidR="00362722" w:rsidRPr="00362722" w:rsidRDefault="00362722" w:rsidP="00361FAF">
      <w:pPr>
        <w:pStyle w:val="NormalWeb"/>
        <w:numPr>
          <w:ilvl w:val="0"/>
          <w:numId w:val="36"/>
        </w:numPr>
        <w:shd w:val="clear" w:color="auto" w:fill="FFFFFF"/>
        <w:spacing w:before="2" w:after="2"/>
        <w:ind w:left="360"/>
        <w:jc w:val="both"/>
        <w:rPr>
          <w:rFonts w:ascii="Times New Roman" w:hAnsi="Times New Roman"/>
          <w:sz w:val="24"/>
          <w:szCs w:val="24"/>
        </w:rPr>
      </w:pPr>
      <w:r w:rsidRPr="00362722">
        <w:rPr>
          <w:rFonts w:ascii="Times New Roman" w:hAnsi="Times New Roman"/>
          <w:sz w:val="24"/>
          <w:szCs w:val="24"/>
          <w:shd w:val="clear" w:color="auto" w:fill="FFFFFF"/>
        </w:rPr>
        <w:t>Todo número es múltiplo de sí mismo.</w:t>
      </w:r>
      <w:r w:rsidR="00534FBB">
        <w:rPr>
          <w:rFonts w:ascii="Times New Roman" w:hAnsi="Times New Roman"/>
          <w:sz w:val="24"/>
          <w:szCs w:val="24"/>
          <w:shd w:val="clear" w:color="auto" w:fill="FFFFFF"/>
        </w:rPr>
        <w:t xml:space="preserve"> Por ejemplo, 3 x</w:t>
      </w:r>
      <w:r w:rsidR="00361FAF">
        <w:rPr>
          <w:rFonts w:ascii="Times New Roman" w:hAnsi="Times New Roman"/>
          <w:sz w:val="24"/>
          <w:szCs w:val="24"/>
          <w:shd w:val="clear" w:color="auto" w:fill="FFFFFF"/>
        </w:rPr>
        <w:t xml:space="preserve"> </w:t>
      </w:r>
      <w:r w:rsidR="00534FBB">
        <w:rPr>
          <w:rFonts w:ascii="Times New Roman" w:hAnsi="Times New Roman"/>
          <w:sz w:val="24"/>
          <w:szCs w:val="24"/>
          <w:shd w:val="clear" w:color="auto" w:fill="FFFFFF"/>
        </w:rPr>
        <w:t xml:space="preserve">1 = 3, entonces 3 es múltiplo de él mismo. </w:t>
      </w:r>
    </w:p>
    <w:p w14:paraId="7B4F3360" w14:textId="6604A091" w:rsidR="00362722" w:rsidRPr="00362722" w:rsidRDefault="00362722" w:rsidP="00361FAF">
      <w:pPr>
        <w:pStyle w:val="NormalWeb"/>
        <w:numPr>
          <w:ilvl w:val="0"/>
          <w:numId w:val="36"/>
        </w:numPr>
        <w:shd w:val="clear" w:color="auto" w:fill="FFFFFF"/>
        <w:spacing w:before="2" w:after="2"/>
        <w:ind w:left="360"/>
        <w:jc w:val="both"/>
        <w:rPr>
          <w:rFonts w:ascii="Times New Roman" w:hAnsi="Times New Roman"/>
          <w:sz w:val="24"/>
          <w:szCs w:val="24"/>
        </w:rPr>
      </w:pPr>
      <w:r w:rsidRPr="00362722">
        <w:rPr>
          <w:rFonts w:ascii="Times New Roman" w:hAnsi="Times New Roman"/>
          <w:sz w:val="24"/>
          <w:szCs w:val="24"/>
          <w:shd w:val="clear" w:color="auto" w:fill="FFFFFF"/>
        </w:rPr>
        <w:t>Todo número es múltiplo de 1.</w:t>
      </w:r>
      <w:r w:rsidR="00923654">
        <w:rPr>
          <w:rFonts w:ascii="Times New Roman" w:hAnsi="Times New Roman"/>
          <w:sz w:val="24"/>
          <w:szCs w:val="24"/>
          <w:shd w:val="clear" w:color="auto" w:fill="FFFFFF"/>
        </w:rPr>
        <w:t xml:space="preserve"> Es decir si 5</w:t>
      </w:r>
      <w:r w:rsidR="00361FAF">
        <w:rPr>
          <w:rFonts w:ascii="Times New Roman" w:hAnsi="Times New Roman"/>
          <w:sz w:val="24"/>
          <w:szCs w:val="24"/>
          <w:shd w:val="clear" w:color="auto" w:fill="FFFFFF"/>
        </w:rPr>
        <w:t xml:space="preserve"> </w:t>
      </w:r>
      <w:r w:rsidR="00923654">
        <w:rPr>
          <w:rFonts w:ascii="Times New Roman" w:hAnsi="Times New Roman"/>
          <w:sz w:val="24"/>
          <w:szCs w:val="24"/>
          <w:shd w:val="clear" w:color="auto" w:fill="FFFFFF"/>
        </w:rPr>
        <w:t>x</w:t>
      </w:r>
      <w:r w:rsidR="00361FAF">
        <w:rPr>
          <w:rFonts w:ascii="Times New Roman" w:hAnsi="Times New Roman"/>
          <w:sz w:val="24"/>
          <w:szCs w:val="24"/>
          <w:shd w:val="clear" w:color="auto" w:fill="FFFFFF"/>
        </w:rPr>
        <w:t xml:space="preserve"> </w:t>
      </w:r>
      <w:r w:rsidR="00923654">
        <w:rPr>
          <w:rFonts w:ascii="Times New Roman" w:hAnsi="Times New Roman"/>
          <w:sz w:val="24"/>
          <w:szCs w:val="24"/>
          <w:shd w:val="clear" w:color="auto" w:fill="FFFFFF"/>
        </w:rPr>
        <w:t>1 = 5, entonces 5 es múltiplo de 1</w:t>
      </w:r>
    </w:p>
    <w:p w14:paraId="2872E595" w14:textId="04D6236C" w:rsidR="00362722" w:rsidRPr="00D832DC" w:rsidRDefault="00362722" w:rsidP="00361FAF">
      <w:pPr>
        <w:pStyle w:val="NormalWeb"/>
        <w:numPr>
          <w:ilvl w:val="0"/>
          <w:numId w:val="36"/>
        </w:numPr>
        <w:shd w:val="clear" w:color="auto" w:fill="FFFFFF"/>
        <w:spacing w:before="2" w:after="2"/>
        <w:ind w:left="360"/>
        <w:jc w:val="both"/>
        <w:rPr>
          <w:rFonts w:ascii="Times New Roman" w:hAnsi="Times New Roman"/>
          <w:sz w:val="24"/>
          <w:szCs w:val="24"/>
        </w:rPr>
      </w:pPr>
      <w:r w:rsidRPr="00362722">
        <w:rPr>
          <w:rFonts w:ascii="Times New Roman" w:hAnsi="Times New Roman"/>
          <w:sz w:val="24"/>
          <w:szCs w:val="24"/>
          <w:shd w:val="clear" w:color="auto" w:fill="FFFFFF"/>
        </w:rPr>
        <w:t>El 0 es múltiplo de cualquier número.</w:t>
      </w:r>
      <w:r w:rsidR="00923654">
        <w:rPr>
          <w:rFonts w:ascii="Times New Roman" w:hAnsi="Times New Roman"/>
          <w:sz w:val="24"/>
          <w:szCs w:val="24"/>
          <w:shd w:val="clear" w:color="auto" w:fill="FFFFFF"/>
        </w:rPr>
        <w:t xml:space="preserve"> Ya que al multiplicar cualquier número por 0, siempre da como resultado 0. </w:t>
      </w:r>
    </w:p>
    <w:p w14:paraId="6BDB1110" w14:textId="77777777" w:rsidR="00D832DC" w:rsidRDefault="00D832DC" w:rsidP="00D832DC">
      <w:pPr>
        <w:pStyle w:val="NormalWeb"/>
        <w:shd w:val="clear" w:color="auto" w:fill="FFFFFF"/>
        <w:spacing w:before="2" w:after="2"/>
        <w:ind w:left="720"/>
        <w:jc w:val="both"/>
        <w:rPr>
          <w:rFonts w:ascii="Times New Roman" w:hAnsi="Times New Roman"/>
          <w:sz w:val="24"/>
          <w:szCs w:val="24"/>
          <w:shd w:val="clear" w:color="auto" w:fill="FFFFFF"/>
        </w:rPr>
      </w:pPr>
    </w:p>
    <w:p w14:paraId="52B5ADDB" w14:textId="01AF76C7" w:rsidR="00D832DC" w:rsidRDefault="00B339E1" w:rsidP="00D832DC">
      <w:pPr>
        <w:pStyle w:val="NormalWeb"/>
        <w:shd w:val="clear" w:color="auto" w:fill="FFFFFF"/>
        <w:spacing w:before="2" w:after="2"/>
        <w:jc w:val="both"/>
        <w:rPr>
          <w:rFonts w:ascii="Times New Roman" w:hAnsi="Times New Roman"/>
          <w:sz w:val="24"/>
          <w:szCs w:val="24"/>
          <w:shd w:val="clear" w:color="auto" w:fill="FFFFFF"/>
        </w:rPr>
      </w:pPr>
      <w:r>
        <w:rPr>
          <w:rFonts w:ascii="Times New Roman" w:hAnsi="Times New Roman"/>
          <w:sz w:val="24"/>
          <w:szCs w:val="24"/>
          <w:shd w:val="clear" w:color="auto" w:fill="FFFFFF"/>
        </w:rPr>
        <w:t>Ahora bien, s</w:t>
      </w:r>
      <w:r w:rsidR="00D832DC">
        <w:rPr>
          <w:rFonts w:ascii="Times New Roman" w:hAnsi="Times New Roman"/>
          <w:sz w:val="24"/>
          <w:szCs w:val="24"/>
          <w:shd w:val="clear" w:color="auto" w:fill="FFFFFF"/>
        </w:rPr>
        <w:t xml:space="preserve">i </w:t>
      </w:r>
      <w:r w:rsidR="00D832DC" w:rsidRPr="00FC1356">
        <w:rPr>
          <w:rFonts w:ascii="Times New Roman" w:hAnsi="Times New Roman"/>
          <w:b/>
          <w:sz w:val="24"/>
          <w:szCs w:val="24"/>
          <w:shd w:val="clear" w:color="auto" w:fill="FFFFFF"/>
        </w:rPr>
        <w:t>a, b</w:t>
      </w:r>
      <w:r w:rsidR="00A234FF" w:rsidRPr="00FC1356">
        <w:rPr>
          <w:rFonts w:ascii="Times New Roman" w:hAnsi="Times New Roman"/>
          <w:sz w:val="24"/>
          <w:szCs w:val="24"/>
          <w:shd w:val="clear" w:color="auto" w:fill="FFFFFF"/>
        </w:rPr>
        <w:t xml:space="preserve">, </w:t>
      </w:r>
      <w:r w:rsidR="00D832DC" w:rsidRPr="00FC1356">
        <w:rPr>
          <w:rFonts w:ascii="Times New Roman" w:hAnsi="Times New Roman"/>
          <w:b/>
          <w:sz w:val="24"/>
          <w:szCs w:val="24"/>
          <w:shd w:val="clear" w:color="auto" w:fill="FFFFFF"/>
        </w:rPr>
        <w:t>c</w:t>
      </w:r>
      <w:r w:rsidR="00A234FF" w:rsidRPr="00FC1356">
        <w:rPr>
          <w:rFonts w:ascii="Times New Roman" w:hAnsi="Times New Roman"/>
          <w:b/>
          <w:sz w:val="24"/>
          <w:szCs w:val="24"/>
          <w:shd w:val="clear" w:color="auto" w:fill="FFFFFF"/>
        </w:rPr>
        <w:t xml:space="preserve"> </w:t>
      </w:r>
      <w:r w:rsidR="00A234FF" w:rsidRPr="00FC1356">
        <w:rPr>
          <w:rFonts w:ascii="Times New Roman" w:hAnsi="Times New Roman"/>
          <w:sz w:val="24"/>
          <w:szCs w:val="24"/>
          <w:shd w:val="clear" w:color="auto" w:fill="FFFFFF"/>
        </w:rPr>
        <w:t>y</w:t>
      </w:r>
      <w:r w:rsidR="00A234FF" w:rsidRPr="00FC1356">
        <w:rPr>
          <w:rFonts w:ascii="Times New Roman" w:hAnsi="Times New Roman"/>
          <w:b/>
          <w:sz w:val="24"/>
          <w:szCs w:val="24"/>
          <w:shd w:val="clear" w:color="auto" w:fill="FFFFFF"/>
        </w:rPr>
        <w:t xml:space="preserve"> d</w:t>
      </w:r>
      <w:r w:rsidR="00A234FF" w:rsidRPr="00A234FF">
        <w:rPr>
          <w:rFonts w:ascii="Times New Roman" w:hAnsi="Times New Roman"/>
          <w:b/>
          <w:i/>
          <w:sz w:val="24"/>
          <w:szCs w:val="24"/>
          <w:shd w:val="clear" w:color="auto" w:fill="FFFFFF"/>
        </w:rPr>
        <w:t xml:space="preserve"> </w:t>
      </w:r>
      <w:r w:rsidR="00D832DC" w:rsidRPr="00A234FF">
        <w:rPr>
          <w:rFonts w:ascii="Times New Roman" w:hAnsi="Times New Roman"/>
          <w:i/>
          <w:sz w:val="24"/>
          <w:szCs w:val="24"/>
          <w:shd w:val="clear" w:color="auto" w:fill="FFFFFF"/>
        </w:rPr>
        <w:t xml:space="preserve"> </w:t>
      </w:r>
      <w:r w:rsidR="00D832DC">
        <w:rPr>
          <w:rFonts w:ascii="Times New Roman" w:hAnsi="Times New Roman"/>
          <w:sz w:val="24"/>
          <w:szCs w:val="24"/>
          <w:shd w:val="clear" w:color="auto" w:fill="FFFFFF"/>
        </w:rPr>
        <w:t xml:space="preserve">son números naturales cualesquiera, cumplen las siguientes propiedades: </w:t>
      </w:r>
    </w:p>
    <w:p w14:paraId="4E2A957D" w14:textId="77777777" w:rsidR="00D832DC" w:rsidRPr="00A34B94" w:rsidRDefault="00D832DC" w:rsidP="00D832DC">
      <w:pPr>
        <w:pStyle w:val="NormalWeb"/>
        <w:shd w:val="clear" w:color="auto" w:fill="FFFFFF"/>
        <w:spacing w:before="2" w:after="2"/>
        <w:ind w:left="720"/>
        <w:jc w:val="both"/>
        <w:rPr>
          <w:rFonts w:ascii="Times New Roman" w:hAnsi="Times New Roman"/>
          <w:sz w:val="24"/>
          <w:szCs w:val="24"/>
        </w:rPr>
      </w:pPr>
    </w:p>
    <w:p w14:paraId="5A90D46F" w14:textId="77777777" w:rsidR="00361FAF" w:rsidRPr="00361FAF" w:rsidRDefault="00A34B94" w:rsidP="00361FAF">
      <w:pPr>
        <w:pStyle w:val="NormalWeb"/>
        <w:numPr>
          <w:ilvl w:val="0"/>
          <w:numId w:val="36"/>
        </w:numPr>
        <w:shd w:val="clear" w:color="auto" w:fill="FFFFFF"/>
        <w:spacing w:before="2" w:after="2"/>
        <w:ind w:left="360"/>
        <w:jc w:val="both"/>
        <w:rPr>
          <w:rFonts w:ascii="Times New Roman" w:hAnsi="Times New Roman"/>
          <w:sz w:val="24"/>
          <w:szCs w:val="24"/>
        </w:rPr>
      </w:pPr>
      <w:r w:rsidRPr="00FC1356">
        <w:rPr>
          <w:rFonts w:ascii="Times New Roman" w:hAnsi="Times New Roman"/>
          <w:sz w:val="24"/>
          <w:szCs w:val="24"/>
          <w:shd w:val="clear" w:color="auto" w:fill="FFFFFF"/>
        </w:rPr>
        <w:t xml:space="preserve">Si </w:t>
      </w:r>
      <w:r w:rsidRPr="00FC1356">
        <w:rPr>
          <w:rFonts w:ascii="Times New Roman" w:hAnsi="Times New Roman"/>
          <w:b/>
          <w:sz w:val="24"/>
          <w:szCs w:val="24"/>
          <w:shd w:val="clear" w:color="auto" w:fill="FFFFFF"/>
        </w:rPr>
        <w:t>a</w:t>
      </w:r>
      <w:r>
        <w:rPr>
          <w:rFonts w:ascii="Times New Roman" w:hAnsi="Times New Roman"/>
          <w:sz w:val="24"/>
          <w:szCs w:val="24"/>
          <w:shd w:val="clear" w:color="auto" w:fill="FFFFFF"/>
        </w:rPr>
        <w:t xml:space="preserve"> es </w:t>
      </w:r>
      <w:r w:rsidRPr="00FC1356">
        <w:rPr>
          <w:rFonts w:ascii="Times New Roman" w:hAnsi="Times New Roman"/>
          <w:sz w:val="24"/>
          <w:szCs w:val="24"/>
          <w:shd w:val="clear" w:color="auto" w:fill="FFFFFF"/>
        </w:rPr>
        <w:t xml:space="preserve">múltiplo </w:t>
      </w:r>
      <w:r w:rsidRPr="00FC1356">
        <w:rPr>
          <w:rFonts w:ascii="Times New Roman" w:hAnsi="Times New Roman"/>
          <w:b/>
          <w:sz w:val="24"/>
          <w:szCs w:val="24"/>
          <w:shd w:val="clear" w:color="auto" w:fill="FFFFFF"/>
        </w:rPr>
        <w:t>b</w:t>
      </w:r>
      <w:r w:rsidRPr="00FC1356">
        <w:rPr>
          <w:rFonts w:ascii="Times New Roman" w:hAnsi="Times New Roman"/>
          <w:sz w:val="24"/>
          <w:szCs w:val="24"/>
          <w:shd w:val="clear" w:color="auto" w:fill="FFFFFF"/>
        </w:rPr>
        <w:t xml:space="preserve"> y </w:t>
      </w:r>
      <w:r w:rsidRPr="00FC1356">
        <w:rPr>
          <w:rFonts w:ascii="Times New Roman" w:hAnsi="Times New Roman"/>
          <w:b/>
          <w:sz w:val="24"/>
          <w:szCs w:val="24"/>
          <w:shd w:val="clear" w:color="auto" w:fill="FFFFFF"/>
        </w:rPr>
        <w:t>b</w:t>
      </w:r>
      <w:r w:rsidRPr="00FC1356">
        <w:rPr>
          <w:rFonts w:ascii="Times New Roman" w:hAnsi="Times New Roman"/>
          <w:sz w:val="24"/>
          <w:szCs w:val="24"/>
          <w:shd w:val="clear" w:color="auto" w:fill="FFFFFF"/>
        </w:rPr>
        <w:t xml:space="preserve"> es</w:t>
      </w:r>
      <w:r>
        <w:rPr>
          <w:rFonts w:ascii="Times New Roman" w:hAnsi="Times New Roman"/>
          <w:sz w:val="24"/>
          <w:szCs w:val="24"/>
          <w:shd w:val="clear" w:color="auto" w:fill="FFFFFF"/>
        </w:rPr>
        <w:t xml:space="preserve"> múltiplo </w:t>
      </w:r>
      <w:r w:rsidRPr="00FC1356">
        <w:rPr>
          <w:rFonts w:ascii="Times New Roman" w:hAnsi="Times New Roman"/>
          <w:sz w:val="24"/>
          <w:szCs w:val="24"/>
          <w:shd w:val="clear" w:color="auto" w:fill="FFFFFF"/>
        </w:rPr>
        <w:t xml:space="preserve">de </w:t>
      </w:r>
      <w:r w:rsidRPr="00FC1356">
        <w:rPr>
          <w:rFonts w:ascii="Times New Roman" w:hAnsi="Times New Roman"/>
          <w:b/>
          <w:sz w:val="24"/>
          <w:szCs w:val="24"/>
          <w:shd w:val="clear" w:color="auto" w:fill="FFFFFF"/>
        </w:rPr>
        <w:t>c</w:t>
      </w:r>
      <w:r w:rsidRPr="00FC1356">
        <w:rPr>
          <w:rFonts w:ascii="Times New Roman" w:hAnsi="Times New Roman"/>
          <w:sz w:val="24"/>
          <w:szCs w:val="24"/>
          <w:shd w:val="clear" w:color="auto" w:fill="FFFFFF"/>
        </w:rPr>
        <w:t xml:space="preserve">, entonces </w:t>
      </w:r>
      <w:r w:rsidRPr="00FC1356">
        <w:rPr>
          <w:rFonts w:ascii="Times New Roman" w:hAnsi="Times New Roman"/>
          <w:b/>
          <w:sz w:val="24"/>
          <w:szCs w:val="24"/>
          <w:shd w:val="clear" w:color="auto" w:fill="FFFFFF"/>
        </w:rPr>
        <w:t>a</w:t>
      </w:r>
      <w:r w:rsidRPr="00FC1356">
        <w:rPr>
          <w:rFonts w:ascii="Times New Roman" w:hAnsi="Times New Roman"/>
          <w:sz w:val="24"/>
          <w:szCs w:val="24"/>
          <w:shd w:val="clear" w:color="auto" w:fill="FFFFFF"/>
        </w:rPr>
        <w:t xml:space="preserve"> es múltiplo </w:t>
      </w:r>
      <w:r w:rsidRPr="00FC1356">
        <w:rPr>
          <w:rFonts w:ascii="Times New Roman" w:hAnsi="Times New Roman"/>
          <w:b/>
          <w:sz w:val="24"/>
          <w:szCs w:val="24"/>
          <w:shd w:val="clear" w:color="auto" w:fill="FFFFFF"/>
        </w:rPr>
        <w:t>c.</w:t>
      </w:r>
      <w:r>
        <w:rPr>
          <w:rFonts w:ascii="Times New Roman" w:hAnsi="Times New Roman"/>
          <w:b/>
          <w:i/>
          <w:sz w:val="24"/>
          <w:szCs w:val="24"/>
          <w:shd w:val="clear" w:color="auto" w:fill="FFFFFF"/>
        </w:rPr>
        <w:t xml:space="preserve"> </w:t>
      </w:r>
    </w:p>
    <w:p w14:paraId="033F3929" w14:textId="77777777" w:rsidR="00361FAF" w:rsidRDefault="00A34B94" w:rsidP="00361FAF">
      <w:pPr>
        <w:pStyle w:val="NormalWeb"/>
        <w:shd w:val="clear" w:color="auto" w:fill="FFFFFF"/>
        <w:spacing w:before="2" w:after="2"/>
        <w:jc w:val="both"/>
        <w:rPr>
          <w:rFonts w:ascii="Times New Roman" w:hAnsi="Times New Roman"/>
          <w:sz w:val="24"/>
          <w:szCs w:val="24"/>
          <w:shd w:val="clear" w:color="auto" w:fill="FFFFFF"/>
        </w:rPr>
      </w:pPr>
      <w:r>
        <w:rPr>
          <w:rFonts w:ascii="Times New Roman" w:hAnsi="Times New Roman"/>
          <w:sz w:val="24"/>
          <w:szCs w:val="24"/>
          <w:shd w:val="clear" w:color="auto" w:fill="FFFFFF"/>
        </w:rPr>
        <w:t>Veamos</w:t>
      </w:r>
      <w:r w:rsidR="00361FAF">
        <w:rPr>
          <w:rFonts w:ascii="Times New Roman" w:hAnsi="Times New Roman"/>
          <w:sz w:val="24"/>
          <w:szCs w:val="24"/>
          <w:shd w:val="clear" w:color="auto" w:fill="FFFFFF"/>
        </w:rPr>
        <w:t>:</w:t>
      </w:r>
    </w:p>
    <w:p w14:paraId="19550A8B" w14:textId="2E29861C" w:rsidR="00A34B94" w:rsidRDefault="00361FAF" w:rsidP="00361FAF">
      <w:pPr>
        <w:pStyle w:val="NormalWeb"/>
        <w:shd w:val="clear" w:color="auto" w:fill="FFFFFF"/>
        <w:spacing w:before="2" w:after="2"/>
        <w:jc w:val="both"/>
        <w:rPr>
          <w:rFonts w:ascii="Times New Roman" w:hAnsi="Times New Roman"/>
          <w:sz w:val="24"/>
          <w:szCs w:val="24"/>
          <w:shd w:val="clear" w:color="auto" w:fill="FFFFFF"/>
        </w:rPr>
      </w:pPr>
      <w:r>
        <w:rPr>
          <w:rFonts w:ascii="Times New Roman" w:hAnsi="Times New Roman"/>
          <w:sz w:val="24"/>
          <w:szCs w:val="24"/>
          <w:shd w:val="clear" w:color="auto" w:fill="FFFFFF"/>
        </w:rPr>
        <w:t>S</w:t>
      </w:r>
      <w:r w:rsidR="00A34B94">
        <w:rPr>
          <w:rFonts w:ascii="Times New Roman" w:hAnsi="Times New Roman"/>
          <w:sz w:val="24"/>
          <w:szCs w:val="24"/>
          <w:shd w:val="clear" w:color="auto" w:fill="FFFFFF"/>
        </w:rPr>
        <w:t xml:space="preserve">i 12 es múltiplo de 6 y 6 es múltiplo de 2, entonces 12 es múltiplo de 2.  </w:t>
      </w:r>
    </w:p>
    <w:p w14:paraId="0A0AA243" w14:textId="77777777" w:rsidR="00361FAF" w:rsidRPr="00923654" w:rsidRDefault="00361FAF" w:rsidP="00361FAF">
      <w:pPr>
        <w:pStyle w:val="NormalWeb"/>
        <w:shd w:val="clear" w:color="auto" w:fill="FFFFFF"/>
        <w:spacing w:before="2" w:after="2"/>
        <w:jc w:val="both"/>
        <w:rPr>
          <w:rFonts w:ascii="Times New Roman" w:hAnsi="Times New Roman"/>
          <w:sz w:val="24"/>
          <w:szCs w:val="24"/>
        </w:rPr>
      </w:pPr>
    </w:p>
    <w:p w14:paraId="2619A6D3" w14:textId="313028E1" w:rsidR="00923654" w:rsidRPr="00FC1356" w:rsidRDefault="00923654" w:rsidP="00361FAF">
      <w:pPr>
        <w:pStyle w:val="NormalWeb"/>
        <w:numPr>
          <w:ilvl w:val="0"/>
          <w:numId w:val="36"/>
        </w:numPr>
        <w:shd w:val="clear" w:color="auto" w:fill="FFFFFF"/>
        <w:spacing w:before="2" w:after="2"/>
        <w:ind w:left="360"/>
        <w:jc w:val="both"/>
        <w:rPr>
          <w:rFonts w:ascii="Times New Roman" w:hAnsi="Times New Roman"/>
          <w:sz w:val="24"/>
          <w:szCs w:val="24"/>
        </w:rPr>
      </w:pPr>
      <w:r w:rsidRPr="00FC1356">
        <w:rPr>
          <w:rFonts w:ascii="Times New Roman" w:hAnsi="Times New Roman"/>
          <w:sz w:val="24"/>
          <w:szCs w:val="24"/>
          <w:shd w:val="clear" w:color="auto" w:fill="FFFFFF"/>
        </w:rPr>
        <w:t xml:space="preserve">Si </w:t>
      </w:r>
      <w:r w:rsidRPr="00FC1356">
        <w:rPr>
          <w:rFonts w:ascii="Times New Roman" w:hAnsi="Times New Roman"/>
          <w:b/>
          <w:sz w:val="24"/>
          <w:szCs w:val="24"/>
          <w:shd w:val="clear" w:color="auto" w:fill="FFFFFF"/>
        </w:rPr>
        <w:t>a</w:t>
      </w:r>
      <w:r w:rsidRPr="00FC1356">
        <w:rPr>
          <w:rFonts w:ascii="Times New Roman" w:hAnsi="Times New Roman"/>
          <w:sz w:val="24"/>
          <w:szCs w:val="24"/>
          <w:shd w:val="clear" w:color="auto" w:fill="FFFFFF"/>
        </w:rPr>
        <w:t xml:space="preserve"> es múltiplo </w:t>
      </w:r>
      <w:r w:rsidRPr="00FC1356">
        <w:rPr>
          <w:rFonts w:ascii="Times New Roman" w:hAnsi="Times New Roman"/>
          <w:b/>
          <w:sz w:val="24"/>
          <w:szCs w:val="24"/>
          <w:shd w:val="clear" w:color="auto" w:fill="FFFFFF"/>
        </w:rPr>
        <w:t>b</w:t>
      </w:r>
      <w:r w:rsidRPr="00FC1356">
        <w:rPr>
          <w:rFonts w:ascii="Times New Roman" w:hAnsi="Times New Roman"/>
          <w:sz w:val="24"/>
          <w:szCs w:val="24"/>
          <w:shd w:val="clear" w:color="auto" w:fill="FFFFFF"/>
        </w:rPr>
        <w:t xml:space="preserve"> y </w:t>
      </w:r>
      <w:r w:rsidRPr="00FC1356">
        <w:rPr>
          <w:rFonts w:ascii="Times New Roman" w:hAnsi="Times New Roman"/>
          <w:b/>
          <w:sz w:val="24"/>
          <w:szCs w:val="24"/>
          <w:shd w:val="clear" w:color="auto" w:fill="FFFFFF"/>
        </w:rPr>
        <w:t>b</w:t>
      </w:r>
      <w:r w:rsidRPr="00FC1356">
        <w:rPr>
          <w:rFonts w:ascii="Times New Roman" w:hAnsi="Times New Roman"/>
          <w:sz w:val="24"/>
          <w:szCs w:val="24"/>
          <w:shd w:val="clear" w:color="auto" w:fill="FFFFFF"/>
        </w:rPr>
        <w:t xml:space="preserve"> es múltiplo de </w:t>
      </w:r>
      <w:r w:rsidRPr="00FC1356">
        <w:rPr>
          <w:rFonts w:ascii="Times New Roman" w:hAnsi="Times New Roman"/>
          <w:b/>
          <w:sz w:val="24"/>
          <w:szCs w:val="24"/>
          <w:shd w:val="clear" w:color="auto" w:fill="FFFFFF"/>
        </w:rPr>
        <w:t>a</w:t>
      </w:r>
      <w:r w:rsidRPr="00FC1356">
        <w:rPr>
          <w:rFonts w:ascii="Times New Roman" w:hAnsi="Times New Roman"/>
          <w:sz w:val="24"/>
          <w:szCs w:val="24"/>
          <w:shd w:val="clear" w:color="auto" w:fill="FFFFFF"/>
        </w:rPr>
        <w:t xml:space="preserve">, entonces </w:t>
      </w:r>
      <w:r w:rsidRPr="00FC1356">
        <w:rPr>
          <w:rFonts w:ascii="Times New Roman" w:hAnsi="Times New Roman"/>
          <w:b/>
          <w:sz w:val="24"/>
          <w:szCs w:val="24"/>
          <w:shd w:val="clear" w:color="auto" w:fill="FFFFFF"/>
        </w:rPr>
        <w:t>a = b.</w:t>
      </w:r>
    </w:p>
    <w:p w14:paraId="54FF9FC2" w14:textId="77777777" w:rsidR="00361FAF" w:rsidRPr="00923654" w:rsidRDefault="00361FAF" w:rsidP="00361FAF">
      <w:pPr>
        <w:pStyle w:val="NormalWeb"/>
        <w:shd w:val="clear" w:color="auto" w:fill="FFFFFF"/>
        <w:spacing w:before="2" w:after="2"/>
        <w:jc w:val="both"/>
        <w:rPr>
          <w:rFonts w:ascii="Times New Roman" w:hAnsi="Times New Roman"/>
          <w:sz w:val="24"/>
          <w:szCs w:val="24"/>
        </w:rPr>
      </w:pPr>
    </w:p>
    <w:p w14:paraId="6DA0B0E3" w14:textId="77777777" w:rsidR="00361FAF" w:rsidRPr="00FC1356" w:rsidRDefault="00D832DC" w:rsidP="00361FAF">
      <w:pPr>
        <w:pStyle w:val="NormalWeb"/>
        <w:numPr>
          <w:ilvl w:val="0"/>
          <w:numId w:val="36"/>
        </w:numPr>
        <w:shd w:val="clear" w:color="auto" w:fill="FFFFFF"/>
        <w:spacing w:before="2" w:after="2"/>
        <w:ind w:left="360"/>
        <w:jc w:val="both"/>
        <w:rPr>
          <w:rFonts w:ascii="Times New Roman" w:hAnsi="Times New Roman"/>
          <w:sz w:val="24"/>
          <w:szCs w:val="24"/>
        </w:rPr>
      </w:pPr>
      <w:r w:rsidRPr="00FC1356">
        <w:rPr>
          <w:rFonts w:ascii="Times New Roman" w:hAnsi="Times New Roman"/>
          <w:sz w:val="24"/>
          <w:szCs w:val="24"/>
        </w:rPr>
        <w:t xml:space="preserve">Si </w:t>
      </w:r>
      <w:r w:rsidRPr="00FC1356">
        <w:rPr>
          <w:rFonts w:ascii="Times New Roman" w:hAnsi="Times New Roman"/>
          <w:b/>
          <w:sz w:val="24"/>
          <w:szCs w:val="24"/>
        </w:rPr>
        <w:t>b</w:t>
      </w:r>
      <w:r w:rsidRPr="00FC1356">
        <w:rPr>
          <w:rFonts w:ascii="Times New Roman" w:hAnsi="Times New Roman"/>
          <w:sz w:val="24"/>
          <w:szCs w:val="24"/>
        </w:rPr>
        <w:t xml:space="preserve"> y </w:t>
      </w:r>
      <w:r w:rsidRPr="00FC1356">
        <w:rPr>
          <w:rFonts w:ascii="Times New Roman" w:hAnsi="Times New Roman"/>
          <w:b/>
          <w:sz w:val="24"/>
          <w:szCs w:val="24"/>
        </w:rPr>
        <w:t>c</w:t>
      </w:r>
      <w:r w:rsidRPr="00FC1356">
        <w:rPr>
          <w:rFonts w:ascii="Times New Roman" w:hAnsi="Times New Roman"/>
          <w:sz w:val="24"/>
          <w:szCs w:val="24"/>
        </w:rPr>
        <w:t xml:space="preserve"> son múltiplos de </w:t>
      </w:r>
      <w:r w:rsidRPr="00FC1356">
        <w:rPr>
          <w:rFonts w:ascii="Times New Roman" w:hAnsi="Times New Roman"/>
          <w:b/>
          <w:sz w:val="24"/>
          <w:szCs w:val="24"/>
        </w:rPr>
        <w:t>a</w:t>
      </w:r>
      <w:r w:rsidRPr="00FC1356">
        <w:rPr>
          <w:rFonts w:ascii="Times New Roman" w:hAnsi="Times New Roman"/>
          <w:sz w:val="24"/>
          <w:szCs w:val="24"/>
        </w:rPr>
        <w:t xml:space="preserve">, entonces </w:t>
      </w:r>
      <w:r w:rsidRPr="00FC1356">
        <w:rPr>
          <w:rFonts w:ascii="Times New Roman" w:hAnsi="Times New Roman"/>
          <w:b/>
          <w:sz w:val="24"/>
          <w:szCs w:val="24"/>
        </w:rPr>
        <w:t>b + c</w:t>
      </w:r>
      <w:r w:rsidRPr="00FC1356">
        <w:rPr>
          <w:rFonts w:ascii="Times New Roman" w:hAnsi="Times New Roman"/>
          <w:sz w:val="24"/>
          <w:szCs w:val="24"/>
        </w:rPr>
        <w:t xml:space="preserve"> y </w:t>
      </w:r>
      <w:r w:rsidRPr="00FC1356">
        <w:rPr>
          <w:rFonts w:ascii="Times New Roman" w:hAnsi="Times New Roman"/>
          <w:b/>
          <w:sz w:val="24"/>
          <w:szCs w:val="24"/>
        </w:rPr>
        <w:t>b – c</w:t>
      </w:r>
      <w:r w:rsidRPr="00FC1356">
        <w:rPr>
          <w:rFonts w:ascii="Times New Roman" w:hAnsi="Times New Roman"/>
          <w:sz w:val="24"/>
          <w:szCs w:val="24"/>
        </w:rPr>
        <w:t xml:space="preserve"> son múltiplos de </w:t>
      </w:r>
      <w:r w:rsidRPr="00FC1356">
        <w:rPr>
          <w:rFonts w:ascii="Times New Roman" w:hAnsi="Times New Roman"/>
          <w:b/>
          <w:sz w:val="24"/>
          <w:szCs w:val="24"/>
        </w:rPr>
        <w:t>a</w:t>
      </w:r>
      <w:r w:rsidRPr="00FC1356">
        <w:rPr>
          <w:rFonts w:ascii="Times New Roman" w:hAnsi="Times New Roman"/>
          <w:sz w:val="24"/>
          <w:szCs w:val="24"/>
        </w:rPr>
        <w:t>.</w:t>
      </w:r>
      <w:r w:rsidR="00150A59" w:rsidRPr="00FC1356">
        <w:rPr>
          <w:rFonts w:ascii="Times New Roman" w:hAnsi="Times New Roman"/>
          <w:sz w:val="24"/>
          <w:szCs w:val="24"/>
        </w:rPr>
        <w:t xml:space="preserve"> </w:t>
      </w:r>
    </w:p>
    <w:p w14:paraId="2FBDF674" w14:textId="48AEE562" w:rsidR="00D832DC" w:rsidRDefault="00A234FF" w:rsidP="00361FAF">
      <w:pPr>
        <w:pStyle w:val="NormalWeb"/>
        <w:shd w:val="clear" w:color="auto" w:fill="FFFFFF"/>
        <w:spacing w:before="2" w:after="2"/>
        <w:jc w:val="both"/>
        <w:rPr>
          <w:rFonts w:ascii="Times New Roman" w:hAnsi="Times New Roman"/>
          <w:sz w:val="24"/>
          <w:szCs w:val="24"/>
        </w:rPr>
      </w:pPr>
      <w:r>
        <w:rPr>
          <w:rFonts w:ascii="Times New Roman" w:hAnsi="Times New Roman"/>
          <w:sz w:val="24"/>
          <w:szCs w:val="24"/>
        </w:rPr>
        <w:t xml:space="preserve">Es decir que si 40 y 28 son múltiplos de 4, entonces 40 + 28 = 68 es múltiplo de 4 y que además  40 – 28 =  12 es también múltiplo de 4. </w:t>
      </w:r>
    </w:p>
    <w:p w14:paraId="14506450" w14:textId="77777777" w:rsidR="00361FAF" w:rsidRDefault="00361FAF" w:rsidP="00361FAF">
      <w:pPr>
        <w:pStyle w:val="NormalWeb"/>
        <w:shd w:val="clear" w:color="auto" w:fill="FFFFFF"/>
        <w:spacing w:before="2" w:after="2"/>
        <w:jc w:val="both"/>
        <w:rPr>
          <w:rFonts w:ascii="Times New Roman" w:hAnsi="Times New Roman"/>
          <w:sz w:val="24"/>
          <w:szCs w:val="24"/>
        </w:rPr>
      </w:pPr>
    </w:p>
    <w:p w14:paraId="1F9D1682" w14:textId="38B26D81" w:rsidR="00923654" w:rsidRPr="00362722" w:rsidRDefault="00D832DC" w:rsidP="00361FAF">
      <w:pPr>
        <w:pStyle w:val="NormalWeb"/>
        <w:numPr>
          <w:ilvl w:val="0"/>
          <w:numId w:val="36"/>
        </w:numPr>
        <w:shd w:val="clear" w:color="auto" w:fill="FFFFFF"/>
        <w:spacing w:before="2" w:after="2"/>
        <w:ind w:left="360"/>
        <w:jc w:val="both"/>
        <w:rPr>
          <w:rFonts w:ascii="Times New Roman" w:hAnsi="Times New Roman"/>
          <w:sz w:val="24"/>
          <w:szCs w:val="24"/>
        </w:rPr>
      </w:pPr>
      <w:r w:rsidRPr="00FC1356">
        <w:rPr>
          <w:rFonts w:ascii="Times New Roman" w:hAnsi="Times New Roman"/>
          <w:sz w:val="24"/>
          <w:szCs w:val="24"/>
        </w:rPr>
        <w:t xml:space="preserve">Si </w:t>
      </w:r>
      <w:r w:rsidRPr="00FC1356">
        <w:rPr>
          <w:rFonts w:ascii="Times New Roman" w:hAnsi="Times New Roman"/>
          <w:b/>
          <w:sz w:val="24"/>
          <w:szCs w:val="24"/>
        </w:rPr>
        <w:t>a</w:t>
      </w:r>
      <w:r w:rsidRPr="00FC1356">
        <w:rPr>
          <w:rFonts w:ascii="Times New Roman" w:hAnsi="Times New Roman"/>
          <w:sz w:val="24"/>
          <w:szCs w:val="24"/>
        </w:rPr>
        <w:t xml:space="preserve"> es múltiplo de </w:t>
      </w:r>
      <w:r w:rsidRPr="00FC1356">
        <w:rPr>
          <w:rFonts w:ascii="Times New Roman" w:hAnsi="Times New Roman"/>
          <w:b/>
          <w:sz w:val="24"/>
          <w:szCs w:val="24"/>
        </w:rPr>
        <w:t>b</w:t>
      </w:r>
      <w:r w:rsidRPr="00FC1356">
        <w:rPr>
          <w:rFonts w:ascii="Times New Roman" w:hAnsi="Times New Roman"/>
          <w:sz w:val="24"/>
          <w:szCs w:val="24"/>
        </w:rPr>
        <w:t xml:space="preserve"> y </w:t>
      </w:r>
      <w:r w:rsidRPr="00FC1356">
        <w:rPr>
          <w:rFonts w:ascii="Times New Roman" w:hAnsi="Times New Roman"/>
          <w:b/>
          <w:sz w:val="24"/>
          <w:szCs w:val="24"/>
        </w:rPr>
        <w:t>c</w:t>
      </w:r>
      <w:r w:rsidRPr="00FC1356">
        <w:rPr>
          <w:rFonts w:ascii="Times New Roman" w:hAnsi="Times New Roman"/>
          <w:sz w:val="24"/>
          <w:szCs w:val="24"/>
        </w:rPr>
        <w:t xml:space="preserve"> es múltiplo de </w:t>
      </w:r>
      <w:r w:rsidRPr="00FC1356">
        <w:rPr>
          <w:rFonts w:ascii="Times New Roman" w:hAnsi="Times New Roman"/>
          <w:b/>
          <w:sz w:val="24"/>
          <w:szCs w:val="24"/>
        </w:rPr>
        <w:t>d</w:t>
      </w:r>
      <w:r w:rsidRPr="00FC1356">
        <w:rPr>
          <w:rFonts w:ascii="Times New Roman" w:hAnsi="Times New Roman"/>
          <w:sz w:val="24"/>
          <w:szCs w:val="24"/>
        </w:rPr>
        <w:t xml:space="preserve">, entonces </w:t>
      </w:r>
      <w:r w:rsidRPr="00FC1356">
        <w:rPr>
          <w:rFonts w:ascii="Times New Roman" w:hAnsi="Times New Roman"/>
          <w:b/>
          <w:sz w:val="24"/>
          <w:szCs w:val="24"/>
        </w:rPr>
        <w:t>a x c</w:t>
      </w:r>
      <w:r w:rsidRPr="00FC1356">
        <w:rPr>
          <w:rFonts w:ascii="Times New Roman" w:hAnsi="Times New Roman"/>
          <w:sz w:val="24"/>
          <w:szCs w:val="24"/>
        </w:rPr>
        <w:t xml:space="preserve"> es múltiplo de </w:t>
      </w:r>
      <w:r w:rsidRPr="00FC1356">
        <w:rPr>
          <w:rFonts w:ascii="Times New Roman" w:hAnsi="Times New Roman"/>
          <w:b/>
          <w:sz w:val="24"/>
          <w:szCs w:val="24"/>
        </w:rPr>
        <w:t>b x d</w:t>
      </w:r>
      <w:r w:rsidRPr="00FC1356">
        <w:rPr>
          <w:rFonts w:ascii="Times New Roman" w:hAnsi="Times New Roman"/>
          <w:sz w:val="24"/>
          <w:szCs w:val="24"/>
        </w:rPr>
        <w:t xml:space="preserve">.  </w:t>
      </w:r>
      <w:r w:rsidR="00A234FF" w:rsidRPr="00FC1356">
        <w:rPr>
          <w:rFonts w:ascii="Times New Roman" w:hAnsi="Times New Roman"/>
          <w:sz w:val="24"/>
          <w:szCs w:val="24"/>
        </w:rPr>
        <w:t xml:space="preserve">Por ejemplo, </w:t>
      </w:r>
      <w:r w:rsidR="00A234FF">
        <w:rPr>
          <w:rFonts w:ascii="Times New Roman" w:hAnsi="Times New Roman"/>
          <w:sz w:val="24"/>
          <w:szCs w:val="24"/>
        </w:rPr>
        <w:t xml:space="preserve">6 es múltiplo de 3 y 10 es múltiplo de 5, entonces 6 x10 = 60 será múltiplo   de 3 x 5 = 15. Ya que 60 es múltiplo de 15 porque 15 x 4 = 60. </w:t>
      </w:r>
    </w:p>
    <w:p w14:paraId="3D593A9B" w14:textId="77777777" w:rsidR="00362722" w:rsidRDefault="00362722" w:rsidP="00AE1BC1">
      <w:pPr>
        <w:spacing w:after="0"/>
        <w:rPr>
          <w:rFonts w:ascii="Times" w:hAnsi="Times"/>
          <w:b/>
        </w:rPr>
      </w:pPr>
    </w:p>
    <w:p w14:paraId="181FD119" w14:textId="77777777" w:rsidR="00AE6480" w:rsidRDefault="00AE6480" w:rsidP="00AE1BC1">
      <w:pPr>
        <w:spacing w:after="0"/>
        <w:rPr>
          <w:rFonts w:ascii="Times" w:hAnsi="Times"/>
          <w:b/>
        </w:rPr>
      </w:pPr>
    </w:p>
    <w:p w14:paraId="531B0408" w14:textId="77777777" w:rsidR="00E17B1D" w:rsidRDefault="00E17B1D" w:rsidP="00AE1BC1">
      <w:pPr>
        <w:spacing w:after="0"/>
        <w:rPr>
          <w:rFonts w:ascii="Times" w:hAnsi="Times"/>
          <w:b/>
        </w:rPr>
      </w:pPr>
    </w:p>
    <w:p w14:paraId="6E0AF546" w14:textId="36BB6E63" w:rsidR="00AE1BC1" w:rsidRPr="00D832DC" w:rsidRDefault="00AE1BC1" w:rsidP="00AE1BC1">
      <w:pPr>
        <w:spacing w:after="0"/>
        <w:rPr>
          <w:rFonts w:ascii="Times" w:hAnsi="Times"/>
          <w:highlight w:val="yellow"/>
          <w:lang w:val="es-CO"/>
        </w:rPr>
      </w:pPr>
      <w:r w:rsidRPr="004E5E51">
        <w:rPr>
          <w:rFonts w:ascii="Times" w:hAnsi="Times"/>
          <w:highlight w:val="yellow"/>
        </w:rPr>
        <w:lastRenderedPageBreak/>
        <w:t>[SECCIÓN 2]</w:t>
      </w:r>
      <w:r>
        <w:rPr>
          <w:rFonts w:ascii="Times" w:hAnsi="Times"/>
        </w:rPr>
        <w:t xml:space="preserve"> </w:t>
      </w:r>
      <w:r>
        <w:rPr>
          <w:rFonts w:ascii="Times" w:hAnsi="Times"/>
          <w:b/>
        </w:rPr>
        <w:t>1.3</w:t>
      </w:r>
      <w:r w:rsidRPr="004E5E51">
        <w:rPr>
          <w:rFonts w:ascii="Times" w:hAnsi="Times"/>
          <w:b/>
        </w:rPr>
        <w:t xml:space="preserve"> </w:t>
      </w:r>
      <w:r>
        <w:rPr>
          <w:rFonts w:ascii="Times" w:hAnsi="Times"/>
          <w:b/>
        </w:rPr>
        <w:t>Consolidación</w:t>
      </w:r>
      <w:r w:rsidRPr="00D832DC">
        <w:rPr>
          <w:rFonts w:ascii="Times" w:hAnsi="Times"/>
          <w:b/>
          <w:lang w:val="es-CO"/>
        </w:rPr>
        <w:t xml:space="preserve"> </w:t>
      </w:r>
    </w:p>
    <w:p w14:paraId="35707677" w14:textId="77777777" w:rsidR="00AE1BC1" w:rsidRPr="00D832DC" w:rsidRDefault="00AE1BC1" w:rsidP="00AE1BC1">
      <w:pPr>
        <w:spacing w:after="0"/>
        <w:rPr>
          <w:rFonts w:ascii="Times" w:hAnsi="Times"/>
          <w:highlight w:val="yellow"/>
          <w:lang w:val="es-CO"/>
        </w:rPr>
      </w:pPr>
    </w:p>
    <w:p w14:paraId="5A8CB333" w14:textId="67CFE869" w:rsidR="00923654" w:rsidRPr="00923654" w:rsidRDefault="00923654" w:rsidP="00AE1BC1">
      <w:pPr>
        <w:spacing w:after="0"/>
        <w:rPr>
          <w:rFonts w:ascii="Times" w:hAnsi="Times"/>
          <w:lang w:val="es-CO"/>
        </w:rPr>
      </w:pPr>
      <w:r w:rsidRPr="00923654">
        <w:rPr>
          <w:rFonts w:ascii="Times" w:hAnsi="Times"/>
          <w:lang w:val="es-CO"/>
        </w:rPr>
        <w:t>Refuerza tu aprendizaje con la siguiente práctica.</w:t>
      </w:r>
    </w:p>
    <w:tbl>
      <w:tblPr>
        <w:tblStyle w:val="Tablaconcuadrcula"/>
        <w:tblpPr w:leftFromText="141" w:rightFromText="141" w:vertAnchor="text" w:horzAnchor="margin" w:tblpY="109"/>
        <w:tblW w:w="0" w:type="auto"/>
        <w:tblLook w:val="04A0" w:firstRow="1" w:lastRow="0" w:firstColumn="1" w:lastColumn="0" w:noHBand="0" w:noVBand="1"/>
      </w:tblPr>
      <w:tblGrid>
        <w:gridCol w:w="2465"/>
        <w:gridCol w:w="6363"/>
      </w:tblGrid>
      <w:tr w:rsidR="00C0681D" w:rsidRPr="005D1738" w14:paraId="7FAC77BB" w14:textId="77777777" w:rsidTr="00C0681D">
        <w:tc>
          <w:tcPr>
            <w:tcW w:w="9033" w:type="dxa"/>
            <w:gridSpan w:val="2"/>
            <w:shd w:val="clear" w:color="auto" w:fill="000000" w:themeFill="text1"/>
          </w:tcPr>
          <w:p w14:paraId="6EF67326" w14:textId="77777777" w:rsidR="00C0681D" w:rsidRPr="005D1738" w:rsidRDefault="00C0681D" w:rsidP="00C068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0681D" w14:paraId="2FACB510" w14:textId="77777777" w:rsidTr="00C0681D">
        <w:tc>
          <w:tcPr>
            <w:tcW w:w="2518" w:type="dxa"/>
          </w:tcPr>
          <w:p w14:paraId="167A359A" w14:textId="77777777" w:rsidR="00C0681D" w:rsidRPr="00053744" w:rsidRDefault="00C0681D" w:rsidP="00C068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9670160" w14:textId="196593B7" w:rsidR="00C0681D" w:rsidRPr="00053744" w:rsidRDefault="002D55A3" w:rsidP="00C267D6">
            <w:pPr>
              <w:rPr>
                <w:rFonts w:ascii="Times New Roman" w:hAnsi="Times New Roman" w:cs="Times New Roman"/>
                <w:b/>
                <w:color w:val="000000"/>
                <w:sz w:val="18"/>
                <w:szCs w:val="18"/>
              </w:rPr>
            </w:pPr>
            <w:r>
              <w:rPr>
                <w:rFonts w:ascii="Times New Roman" w:hAnsi="Times New Roman" w:cs="Times New Roman"/>
                <w:color w:val="000000"/>
              </w:rPr>
              <w:t>MA_06_04</w:t>
            </w:r>
            <w:r w:rsidR="00C267D6">
              <w:rPr>
                <w:rFonts w:ascii="Times New Roman" w:hAnsi="Times New Roman" w:cs="Times New Roman"/>
                <w:color w:val="000000"/>
              </w:rPr>
              <w:t>_</w:t>
            </w:r>
            <w:r>
              <w:rPr>
                <w:rFonts w:ascii="Times New Roman" w:hAnsi="Times New Roman" w:cs="Times New Roman"/>
                <w:color w:val="000000"/>
              </w:rPr>
              <w:t>_CO_</w:t>
            </w:r>
            <w:r w:rsidR="00C267D6">
              <w:rPr>
                <w:rFonts w:ascii="Times New Roman" w:hAnsi="Times New Roman" w:cs="Times New Roman"/>
                <w:color w:val="000000"/>
              </w:rPr>
              <w:t>REC2</w:t>
            </w:r>
            <w:r w:rsidR="00C0681D">
              <w:rPr>
                <w:rFonts w:ascii="Times New Roman" w:hAnsi="Times New Roman" w:cs="Times New Roman"/>
                <w:color w:val="000000"/>
              </w:rPr>
              <w:t>0</w:t>
            </w:r>
            <w:r w:rsidR="00C267D6">
              <w:rPr>
                <w:rFonts w:ascii="Times New Roman" w:hAnsi="Times New Roman" w:cs="Times New Roman"/>
                <w:color w:val="000000"/>
              </w:rPr>
              <w:t xml:space="preserve"> </w:t>
            </w:r>
          </w:p>
        </w:tc>
      </w:tr>
      <w:tr w:rsidR="00C0681D" w14:paraId="16468E30" w14:textId="77777777" w:rsidTr="00C0681D">
        <w:tc>
          <w:tcPr>
            <w:tcW w:w="2518" w:type="dxa"/>
          </w:tcPr>
          <w:p w14:paraId="0FAB03F4" w14:textId="77777777" w:rsidR="00C0681D" w:rsidRDefault="00C0681D" w:rsidP="00C0681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EC352A7" w14:textId="77777777" w:rsidR="00C0681D" w:rsidRDefault="00C0681D" w:rsidP="00C0681D">
            <w:pPr>
              <w:rPr>
                <w:rFonts w:ascii="Times New Roman" w:hAnsi="Times New Roman" w:cs="Times New Roman"/>
                <w:color w:val="000000"/>
              </w:rPr>
            </w:pPr>
            <w:r>
              <w:rPr>
                <w:rFonts w:ascii="Times New Roman" w:hAnsi="Times New Roman" w:cs="Times New Roman"/>
                <w:color w:val="000000"/>
              </w:rPr>
              <w:t>Propiedades de los múltiplos</w:t>
            </w:r>
          </w:p>
        </w:tc>
      </w:tr>
      <w:tr w:rsidR="00C0681D" w14:paraId="3D3BB37E" w14:textId="77777777" w:rsidTr="00C0681D">
        <w:tc>
          <w:tcPr>
            <w:tcW w:w="2518" w:type="dxa"/>
          </w:tcPr>
          <w:p w14:paraId="2BC97FC9" w14:textId="77777777" w:rsidR="00C0681D" w:rsidRDefault="00C0681D" w:rsidP="00C068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092B39D" w14:textId="69BC60D2" w:rsidR="00E772E6" w:rsidRPr="0015570B" w:rsidRDefault="00E772E6" w:rsidP="00E772E6">
            <w:pPr>
              <w:rPr>
                <w:rFonts w:ascii="Arial" w:hAnsi="Arial" w:cs="Arial"/>
                <w:sz w:val="18"/>
                <w:szCs w:val="18"/>
                <w:lang w:val="es-CO"/>
              </w:rPr>
            </w:pPr>
            <w:r>
              <w:rPr>
                <w:rFonts w:ascii="Arial" w:hAnsi="Arial" w:cs="Arial"/>
                <w:sz w:val="18"/>
                <w:szCs w:val="18"/>
                <w:lang w:val="es-ES_tradnl"/>
              </w:rPr>
              <w:t xml:space="preserve">Esta actividad no autoevaluable permite que el estudiante desarrolle </w:t>
            </w:r>
            <w:r w:rsidR="005D3A80">
              <w:rPr>
                <w:rFonts w:ascii="Arial" w:hAnsi="Arial" w:cs="Arial"/>
                <w:sz w:val="18"/>
                <w:szCs w:val="18"/>
                <w:lang w:val="es-ES_tradnl"/>
              </w:rPr>
              <w:t>conceptos</w:t>
            </w:r>
            <w:r>
              <w:rPr>
                <w:rFonts w:ascii="Arial" w:hAnsi="Arial" w:cs="Arial"/>
                <w:sz w:val="18"/>
                <w:szCs w:val="18"/>
                <w:lang w:val="es-ES_tradnl"/>
              </w:rPr>
              <w:t xml:space="preserve"> </w:t>
            </w:r>
            <w:r>
              <w:rPr>
                <w:rFonts w:ascii="Arial" w:eastAsia="Cambria" w:hAnsi="Arial" w:cs="Arial"/>
                <w:color w:val="000000"/>
                <w:sz w:val="18"/>
                <w:szCs w:val="18"/>
                <w:lang w:val="es-ES_tradnl"/>
              </w:rPr>
              <w:t>para</w:t>
            </w:r>
            <w:r w:rsidRPr="0015570B">
              <w:rPr>
                <w:rFonts w:ascii="Arial" w:eastAsia="Cambria" w:hAnsi="Arial" w:cs="Arial"/>
                <w:color w:val="000000"/>
                <w:sz w:val="18"/>
                <w:szCs w:val="18"/>
                <w:lang w:val="es-ES_tradnl"/>
              </w:rPr>
              <w:t xml:space="preserve"> reforzar sus conocimientos sobre múltiplos  </w:t>
            </w:r>
            <w:r>
              <w:rPr>
                <w:rFonts w:ascii="Arial" w:eastAsia="Cambria" w:hAnsi="Arial" w:cs="Arial"/>
                <w:color w:val="000000"/>
                <w:sz w:val="18"/>
                <w:szCs w:val="18"/>
                <w:lang w:val="es-ES_tradnl"/>
              </w:rPr>
              <w:t xml:space="preserve">y sus propiedades </w:t>
            </w:r>
          </w:p>
          <w:p w14:paraId="6C380C45" w14:textId="538CEDFC" w:rsidR="00C0681D" w:rsidRPr="00E772E6" w:rsidRDefault="00C0681D" w:rsidP="00C0681D">
            <w:pPr>
              <w:rPr>
                <w:rFonts w:ascii="Times New Roman" w:hAnsi="Times New Roman" w:cs="Times New Roman"/>
                <w:color w:val="000000"/>
                <w:lang w:val="es-CO"/>
              </w:rPr>
            </w:pPr>
          </w:p>
        </w:tc>
      </w:tr>
    </w:tbl>
    <w:p w14:paraId="62C3A463" w14:textId="77777777" w:rsidR="00923654" w:rsidRPr="00923654" w:rsidRDefault="00923654" w:rsidP="00AE1BC1">
      <w:pPr>
        <w:spacing w:after="0"/>
        <w:rPr>
          <w:rFonts w:ascii="Times" w:hAnsi="Times"/>
          <w:highlight w:val="yellow"/>
          <w:lang w:val="es-CO"/>
        </w:rPr>
      </w:pPr>
    </w:p>
    <w:p w14:paraId="1080CD15" w14:textId="77777777" w:rsidR="00F27A61" w:rsidRDefault="00F27A61" w:rsidP="00AE1BC1">
      <w:pPr>
        <w:tabs>
          <w:tab w:val="right" w:pos="8498"/>
        </w:tabs>
        <w:spacing w:after="0"/>
        <w:rPr>
          <w:rFonts w:ascii="Times" w:hAnsi="Times"/>
          <w:highlight w:val="yellow"/>
          <w:lang w:val="es-CO"/>
        </w:rPr>
      </w:pPr>
    </w:p>
    <w:p w14:paraId="66ECD958" w14:textId="3837CA92" w:rsidR="00AE1BC1" w:rsidRPr="001E05D1" w:rsidRDefault="00AE1BC1" w:rsidP="00AE1BC1">
      <w:pPr>
        <w:tabs>
          <w:tab w:val="right" w:pos="8498"/>
        </w:tabs>
        <w:spacing w:after="0"/>
        <w:rPr>
          <w:rFonts w:ascii="Times" w:hAnsi="Times"/>
          <w:b/>
          <w:lang w:val="es-CO"/>
        </w:rPr>
      </w:pPr>
      <w:r w:rsidRPr="001E05D1">
        <w:rPr>
          <w:rFonts w:ascii="Times" w:hAnsi="Times"/>
          <w:highlight w:val="yellow"/>
          <w:lang w:val="es-CO"/>
        </w:rPr>
        <w:t>[SECCIÓN 1]</w:t>
      </w:r>
      <w:r w:rsidRPr="001E05D1">
        <w:rPr>
          <w:rFonts w:ascii="Times" w:hAnsi="Times"/>
          <w:lang w:val="es-CO"/>
        </w:rPr>
        <w:t xml:space="preserve"> </w:t>
      </w:r>
      <w:r w:rsidRPr="001E05D1">
        <w:rPr>
          <w:rFonts w:ascii="Times" w:hAnsi="Times"/>
          <w:b/>
          <w:lang w:val="es-CO"/>
        </w:rPr>
        <w:t xml:space="preserve">2.  </w:t>
      </w:r>
      <w:r w:rsidR="002B282A" w:rsidRPr="002B282A">
        <w:rPr>
          <w:rFonts w:ascii="Times" w:hAnsi="Times"/>
          <w:b/>
          <w:lang w:val="es-CO"/>
        </w:rPr>
        <w:t>Divisores</w:t>
      </w:r>
    </w:p>
    <w:p w14:paraId="5E77E277" w14:textId="77777777" w:rsidR="002B282A" w:rsidRPr="001E05D1" w:rsidRDefault="002B282A" w:rsidP="00AE1BC1">
      <w:pPr>
        <w:tabs>
          <w:tab w:val="right" w:pos="8498"/>
        </w:tabs>
        <w:spacing w:after="0"/>
        <w:rPr>
          <w:rFonts w:ascii="Times" w:hAnsi="Times"/>
          <w:b/>
          <w:lang w:val="es-CO"/>
        </w:rPr>
      </w:pPr>
    </w:p>
    <w:p w14:paraId="6AFDCC2D" w14:textId="5303F7A3" w:rsidR="008053D5" w:rsidRPr="008053D5" w:rsidRDefault="008053D5" w:rsidP="008053D5">
      <w:pPr>
        <w:tabs>
          <w:tab w:val="right" w:pos="8498"/>
        </w:tabs>
        <w:spacing w:after="0"/>
        <w:jc w:val="both"/>
        <w:rPr>
          <w:rFonts w:ascii="Times New Roman" w:hAnsi="Times New Roman" w:cs="Times New Roman"/>
          <w:color w:val="333333"/>
          <w:shd w:val="clear" w:color="auto" w:fill="FFFFFF"/>
        </w:rPr>
      </w:pPr>
      <w:r w:rsidRPr="008053D5">
        <w:rPr>
          <w:rFonts w:ascii="Arial" w:hAnsi="Arial" w:cs="Arial"/>
          <w:color w:val="333333"/>
          <w:sz w:val="21"/>
          <w:szCs w:val="21"/>
          <w:shd w:val="clear" w:color="auto" w:fill="FFFFFF"/>
        </w:rPr>
        <w:br/>
      </w:r>
      <w:r w:rsidRPr="008053D5">
        <w:rPr>
          <w:rFonts w:ascii="Times New Roman" w:hAnsi="Times New Roman" w:cs="Times New Roman"/>
          <w:color w:val="333333"/>
          <w:shd w:val="clear" w:color="auto" w:fill="FFFFFF"/>
        </w:rPr>
        <w:t>En muchas situaciones cotidianas necesitamos saber cuándo una división será exacta y cuándo no. Para saberlo hemos de aplicar el concepto de </w:t>
      </w:r>
      <w:r w:rsidRPr="008053D5">
        <w:rPr>
          <w:rFonts w:ascii="Times New Roman" w:hAnsi="Times New Roman" w:cs="Times New Roman"/>
          <w:b/>
          <w:bCs/>
          <w:color w:val="333333"/>
          <w:shd w:val="clear" w:color="auto" w:fill="FFFFFF"/>
        </w:rPr>
        <w:t>divisibilidad</w:t>
      </w:r>
      <w:r w:rsidRPr="008053D5">
        <w:rPr>
          <w:rFonts w:ascii="Times New Roman" w:hAnsi="Times New Roman" w:cs="Times New Roman"/>
          <w:color w:val="333333"/>
          <w:shd w:val="clear" w:color="auto" w:fill="FFFFFF"/>
        </w:rPr>
        <w:t>.</w:t>
      </w:r>
    </w:p>
    <w:p w14:paraId="5A40110A" w14:textId="77777777" w:rsidR="008053D5" w:rsidRPr="00D46E84" w:rsidRDefault="008053D5" w:rsidP="008053D5">
      <w:pPr>
        <w:tabs>
          <w:tab w:val="right" w:pos="8498"/>
        </w:tabs>
        <w:spacing w:after="0"/>
        <w:jc w:val="both"/>
        <w:rPr>
          <w:rFonts w:ascii="Times New Roman" w:hAnsi="Times New Roman" w:cs="Times New Roman"/>
          <w:b/>
          <w:lang w:val="es-CO"/>
        </w:rPr>
      </w:pPr>
    </w:p>
    <w:p w14:paraId="531BD0CA" w14:textId="4016B15C" w:rsidR="008053D5" w:rsidRPr="008053D5" w:rsidRDefault="008053D5" w:rsidP="008053D5">
      <w:pPr>
        <w:tabs>
          <w:tab w:val="right" w:pos="8498"/>
        </w:tabs>
        <w:spacing w:after="0"/>
        <w:jc w:val="both"/>
        <w:rPr>
          <w:rStyle w:val="un"/>
          <w:rFonts w:ascii="Times New Roman" w:hAnsi="Times New Roman" w:cs="Times New Roman"/>
          <w:color w:val="333333"/>
          <w:shd w:val="clear" w:color="auto" w:fill="FFFFFF"/>
        </w:rPr>
      </w:pPr>
      <w:r w:rsidRPr="008053D5">
        <w:rPr>
          <w:rStyle w:val="un"/>
          <w:rFonts w:ascii="Times New Roman" w:hAnsi="Times New Roman" w:cs="Times New Roman"/>
          <w:color w:val="333333"/>
          <w:shd w:val="clear" w:color="auto" w:fill="FFFFFF"/>
        </w:rPr>
        <w:t>Por ejemplo, imagínate que debemos repartir 18 libros entre varios amigos.</w:t>
      </w:r>
      <w:r>
        <w:rPr>
          <w:rStyle w:val="un"/>
          <w:rFonts w:ascii="Times New Roman" w:hAnsi="Times New Roman" w:cs="Times New Roman"/>
          <w:color w:val="333333"/>
          <w:shd w:val="clear" w:color="auto" w:fill="FFFFFF"/>
        </w:rPr>
        <w:t xml:space="preserve"> </w:t>
      </w:r>
      <w:r w:rsidRPr="008053D5">
        <w:rPr>
          <w:rStyle w:val="un"/>
          <w:rFonts w:ascii="Times New Roman" w:hAnsi="Times New Roman" w:cs="Times New Roman"/>
          <w:color w:val="333333"/>
          <w:shd w:val="clear" w:color="auto" w:fill="FFFFFF"/>
        </w:rPr>
        <w:t>Dependiendo del número de amigos, podremos realizar un reparto equitativo sin que sobren o falten libros.</w:t>
      </w:r>
      <w:r w:rsidRPr="008053D5">
        <w:rPr>
          <w:rStyle w:val="apple-converted-space"/>
          <w:rFonts w:ascii="Times New Roman" w:hAnsi="Times New Roman" w:cs="Times New Roman"/>
          <w:color w:val="333333"/>
          <w:shd w:val="clear" w:color="auto" w:fill="FFFFFF"/>
        </w:rPr>
        <w:t> </w:t>
      </w:r>
      <w:r w:rsidRPr="008053D5">
        <w:rPr>
          <w:rStyle w:val="un"/>
          <w:rFonts w:ascii="Times New Roman" w:hAnsi="Times New Roman" w:cs="Times New Roman"/>
          <w:color w:val="333333"/>
          <w:shd w:val="clear" w:color="auto" w:fill="FFFFFF"/>
        </w:rPr>
        <w:t>Observa el siguiente esquema:</w:t>
      </w:r>
    </w:p>
    <w:p w14:paraId="151CC8E1" w14:textId="77777777" w:rsidR="008053D5" w:rsidRPr="008053D5" w:rsidRDefault="008053D5" w:rsidP="008053D5">
      <w:pPr>
        <w:tabs>
          <w:tab w:val="right" w:pos="8498"/>
        </w:tabs>
        <w:spacing w:after="0"/>
        <w:jc w:val="both"/>
        <w:rPr>
          <w:rStyle w:val="un"/>
          <w:rFonts w:ascii="Times New Roman" w:hAnsi="Times New Roman" w:cs="Times New Roman"/>
          <w:color w:val="333333"/>
          <w:shd w:val="clear" w:color="auto" w:fill="FFFFFF"/>
        </w:rPr>
      </w:pPr>
    </w:p>
    <w:p w14:paraId="0C531949" w14:textId="77777777" w:rsidR="008053D5" w:rsidRDefault="008053D5" w:rsidP="00AE1BC1">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850"/>
        <w:gridCol w:w="7978"/>
      </w:tblGrid>
      <w:tr w:rsidR="008053D5" w:rsidRPr="005D1738" w14:paraId="1BB417A5" w14:textId="77777777" w:rsidTr="00B8226C">
        <w:tc>
          <w:tcPr>
            <w:tcW w:w="9033" w:type="dxa"/>
            <w:gridSpan w:val="2"/>
            <w:shd w:val="clear" w:color="auto" w:fill="0D0D0D" w:themeFill="text1" w:themeFillTint="F2"/>
          </w:tcPr>
          <w:p w14:paraId="192AD82E" w14:textId="77777777" w:rsidR="008053D5" w:rsidRPr="005D1738" w:rsidRDefault="008053D5"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3D5" w14:paraId="2D1038C0" w14:textId="77777777" w:rsidTr="00B8226C">
        <w:tc>
          <w:tcPr>
            <w:tcW w:w="2518" w:type="dxa"/>
          </w:tcPr>
          <w:p w14:paraId="66FBD63D" w14:textId="77777777" w:rsidR="008053D5" w:rsidRPr="00053744" w:rsidRDefault="008053D5"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656DAAE" w14:textId="54D48831" w:rsidR="008053D5" w:rsidRPr="00053744" w:rsidRDefault="002D55A3" w:rsidP="00B8226C">
            <w:pPr>
              <w:rPr>
                <w:rFonts w:ascii="Times New Roman" w:hAnsi="Times New Roman" w:cs="Times New Roman"/>
                <w:b/>
                <w:color w:val="000000"/>
                <w:sz w:val="18"/>
                <w:szCs w:val="18"/>
              </w:rPr>
            </w:pPr>
            <w:r>
              <w:rPr>
                <w:rFonts w:ascii="Times New Roman" w:hAnsi="Times New Roman" w:cs="Times New Roman"/>
                <w:color w:val="000000"/>
              </w:rPr>
              <w:t>MA</w:t>
            </w:r>
            <w:r w:rsidR="00CD6221">
              <w:rPr>
                <w:rFonts w:ascii="Times New Roman" w:hAnsi="Times New Roman" w:cs="Times New Roman"/>
                <w:color w:val="000000"/>
              </w:rPr>
              <w:t>_06_04_</w:t>
            </w:r>
            <w:r>
              <w:rPr>
                <w:rFonts w:ascii="Times New Roman" w:hAnsi="Times New Roman" w:cs="Times New Roman"/>
                <w:color w:val="000000"/>
              </w:rPr>
              <w:t>_CO_</w:t>
            </w:r>
            <w:r w:rsidR="00CD6221">
              <w:rPr>
                <w:rFonts w:ascii="Times New Roman" w:hAnsi="Times New Roman" w:cs="Times New Roman"/>
                <w:color w:val="000000"/>
              </w:rPr>
              <w:t>IMG</w:t>
            </w:r>
            <w:del w:id="67" w:author="Diana Margarita Gonzalez Martinez" w:date="2015-05-18T22:28:00Z">
              <w:r w:rsidR="00CD6221" w:rsidDel="00427320">
                <w:rPr>
                  <w:rFonts w:ascii="Times New Roman" w:hAnsi="Times New Roman" w:cs="Times New Roman"/>
                  <w:color w:val="000000"/>
                </w:rPr>
                <w:delText>02</w:delText>
              </w:r>
            </w:del>
            <w:ins w:id="68" w:author="Diana Margarita Gonzalez Martinez" w:date="2015-05-18T22:28:00Z">
              <w:r w:rsidR="00427320">
                <w:rPr>
                  <w:rFonts w:ascii="Times New Roman" w:hAnsi="Times New Roman" w:cs="Times New Roman"/>
                  <w:color w:val="000000"/>
                </w:rPr>
                <w:t xml:space="preserve"> 03</w:t>
              </w:r>
            </w:ins>
          </w:p>
        </w:tc>
      </w:tr>
      <w:tr w:rsidR="008053D5" w14:paraId="689C72E0" w14:textId="77777777" w:rsidTr="00B8226C">
        <w:tc>
          <w:tcPr>
            <w:tcW w:w="2518" w:type="dxa"/>
          </w:tcPr>
          <w:p w14:paraId="625DFB09" w14:textId="77777777" w:rsidR="008053D5" w:rsidRDefault="008053D5" w:rsidP="00B8226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EB67467" w14:textId="51C47DC5" w:rsidR="008053D5" w:rsidRDefault="008053D5" w:rsidP="00B8226C">
            <w:pPr>
              <w:rPr>
                <w:rFonts w:ascii="Times New Roman" w:hAnsi="Times New Roman" w:cs="Times New Roman"/>
                <w:color w:val="000000"/>
              </w:rPr>
            </w:pPr>
            <w:r>
              <w:rPr>
                <w:rFonts w:ascii="Times New Roman" w:hAnsi="Times New Roman" w:cs="Times New Roman"/>
                <w:color w:val="000000"/>
              </w:rPr>
              <w:t xml:space="preserve"> </w:t>
            </w:r>
          </w:p>
        </w:tc>
      </w:tr>
      <w:tr w:rsidR="008053D5" w14:paraId="33586D19" w14:textId="77777777" w:rsidTr="00B8226C">
        <w:tc>
          <w:tcPr>
            <w:tcW w:w="2518" w:type="dxa"/>
          </w:tcPr>
          <w:p w14:paraId="54EFE4F3" w14:textId="77777777" w:rsidR="008053D5" w:rsidRDefault="008053D5" w:rsidP="00B8226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F3F2149" w14:textId="05EB3502" w:rsidR="00F60166" w:rsidRDefault="00F60166" w:rsidP="00F60166">
            <w:pPr>
              <w:jc w:val="center"/>
              <w:rPr>
                <w:noProof/>
                <w:lang w:val="es-CO" w:eastAsia="es-CO"/>
              </w:rPr>
            </w:pPr>
          </w:p>
          <w:p w14:paraId="2B5D4DF1" w14:textId="68796415" w:rsidR="00F60166" w:rsidRDefault="00F60166" w:rsidP="00F60166">
            <w:pPr>
              <w:jc w:val="center"/>
            </w:pPr>
            <w:r>
              <w:rPr>
                <w:noProof/>
                <w:lang w:val="es-CO" w:eastAsia="es-CO"/>
              </w:rPr>
              <w:drawing>
                <wp:inline distT="0" distB="0" distL="0" distR="0" wp14:anchorId="14017AE2" wp14:editId="17D3F03E">
                  <wp:extent cx="4095750" cy="1419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0" cy="1419225"/>
                          </a:xfrm>
                          <a:prstGeom prst="rect">
                            <a:avLst/>
                          </a:prstGeom>
                        </pic:spPr>
                      </pic:pic>
                    </a:graphicData>
                  </a:graphic>
                </wp:inline>
              </w:drawing>
            </w:r>
          </w:p>
          <w:p w14:paraId="63ECDD76" w14:textId="77777777" w:rsidR="00F60166" w:rsidRDefault="00F60166" w:rsidP="00B8226C"/>
          <w:p w14:paraId="122F157F" w14:textId="76232755" w:rsidR="008053D5" w:rsidRDefault="00963320" w:rsidP="00B8226C">
            <w:pPr>
              <w:rPr>
                <w:rFonts w:ascii="Times New Roman" w:hAnsi="Times New Roman" w:cs="Times New Roman"/>
                <w:color w:val="000000"/>
              </w:rPr>
            </w:pPr>
            <w:hyperlink r:id="rId10" w:history="1">
              <w:r w:rsidR="008053D5" w:rsidRPr="00490C15">
                <w:rPr>
                  <w:rStyle w:val="Hipervnculo"/>
                  <w:rFonts w:ascii="Times New Roman" w:hAnsi="Times New Roman" w:cs="Times New Roman"/>
                </w:rPr>
                <w:t>http://profesores.aulaplaneta.com/DNNPlayerPackages/Package12502/InfoGuion/cuadernoestudio/images_xml/MT_07_02_img5_zoom.jpg</w:t>
              </w:r>
            </w:hyperlink>
            <w:r w:rsidR="008053D5">
              <w:rPr>
                <w:rFonts w:ascii="Times New Roman" w:hAnsi="Times New Roman" w:cs="Times New Roman"/>
                <w:color w:val="000000"/>
              </w:rPr>
              <w:t xml:space="preserve">  </w:t>
            </w:r>
          </w:p>
        </w:tc>
      </w:tr>
      <w:tr w:rsidR="008053D5" w14:paraId="65142B0D" w14:textId="77777777" w:rsidTr="00B8226C">
        <w:tc>
          <w:tcPr>
            <w:tcW w:w="2518" w:type="dxa"/>
          </w:tcPr>
          <w:p w14:paraId="625E2841" w14:textId="77777777" w:rsidR="008053D5" w:rsidRDefault="008053D5" w:rsidP="00B8226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3D9F46" w14:textId="7A19C58E" w:rsidR="008053D5" w:rsidRDefault="008053D5" w:rsidP="008053D5">
            <w:pPr>
              <w:rPr>
                <w:rFonts w:ascii="Times New Roman" w:hAnsi="Times New Roman" w:cs="Times New Roman"/>
                <w:color w:val="000000"/>
              </w:rPr>
            </w:pPr>
            <w:r>
              <w:rPr>
                <w:rFonts w:ascii="Times New Roman" w:hAnsi="Times New Roman" w:cs="Times New Roman"/>
              </w:rPr>
              <w:t xml:space="preserve">Esquema de formas de repartir 18 libros entre, 2, 3 y 4 amigos </w:t>
            </w:r>
          </w:p>
        </w:tc>
      </w:tr>
    </w:tbl>
    <w:p w14:paraId="014D630C" w14:textId="77777777" w:rsidR="008053D5" w:rsidRPr="008053D5" w:rsidRDefault="008053D5" w:rsidP="00AE1BC1">
      <w:pPr>
        <w:tabs>
          <w:tab w:val="right" w:pos="8498"/>
        </w:tabs>
        <w:spacing w:after="0"/>
        <w:rPr>
          <w:rFonts w:ascii="Times" w:hAnsi="Times"/>
        </w:rPr>
      </w:pPr>
    </w:p>
    <w:p w14:paraId="0C1E494C" w14:textId="407FC49D" w:rsidR="000618A4" w:rsidRPr="000618A4" w:rsidRDefault="000618A4" w:rsidP="000618A4">
      <w:pPr>
        <w:tabs>
          <w:tab w:val="right" w:pos="8498"/>
        </w:tabs>
        <w:spacing w:after="0"/>
        <w:jc w:val="both"/>
        <w:rPr>
          <w:rStyle w:val="un"/>
          <w:rFonts w:ascii="Times New Roman" w:hAnsi="Times New Roman" w:cs="Times New Roman"/>
          <w:color w:val="333333"/>
          <w:shd w:val="clear" w:color="auto" w:fill="FFFFFF"/>
        </w:rPr>
      </w:pPr>
      <w:r w:rsidRPr="000618A4">
        <w:rPr>
          <w:rStyle w:val="un"/>
          <w:rFonts w:ascii="Times New Roman" w:hAnsi="Times New Roman" w:cs="Times New Roman"/>
          <w:color w:val="333333"/>
          <w:shd w:val="clear" w:color="auto" w:fill="FFFFFF"/>
        </w:rPr>
        <w:t>Si analizamos el ejemplo anterior observamos que 18 es divisible entre 2 y entre 3.</w:t>
      </w:r>
      <w:r w:rsidRPr="000618A4">
        <w:rPr>
          <w:rStyle w:val="apple-converted-space"/>
          <w:rFonts w:ascii="Times New Roman" w:hAnsi="Times New Roman" w:cs="Times New Roman"/>
          <w:color w:val="333333"/>
          <w:shd w:val="clear" w:color="auto" w:fill="FFFFFF"/>
        </w:rPr>
        <w:t> </w:t>
      </w:r>
      <w:r w:rsidRPr="000618A4">
        <w:rPr>
          <w:rStyle w:val="un"/>
          <w:rFonts w:ascii="Times New Roman" w:hAnsi="Times New Roman" w:cs="Times New Roman"/>
          <w:color w:val="333333"/>
          <w:shd w:val="clear" w:color="auto" w:fill="FFFFFF"/>
        </w:rPr>
        <w:t>En cambio, 18 no es divisible</w:t>
      </w:r>
      <w:r>
        <w:rPr>
          <w:rStyle w:val="un"/>
          <w:rFonts w:ascii="Times New Roman" w:hAnsi="Times New Roman" w:cs="Times New Roman"/>
          <w:color w:val="333333"/>
          <w:shd w:val="clear" w:color="auto" w:fill="FFFFFF"/>
        </w:rPr>
        <w:t xml:space="preserve"> entre 4, ya que la división 18</w:t>
      </w:r>
      <w:r w:rsidRPr="000618A4">
        <w:rPr>
          <w:rStyle w:val="un"/>
          <w:rFonts w:ascii="Times New Roman" w:hAnsi="Times New Roman" w:cs="Times New Roman"/>
          <w:color w:val="333333"/>
          <w:shd w:val="clear" w:color="auto" w:fill="FFFFFF"/>
        </w:rPr>
        <w:t>: 4 no es exacta.</w:t>
      </w:r>
    </w:p>
    <w:p w14:paraId="38747FDD" w14:textId="77777777" w:rsidR="000618A4" w:rsidRDefault="000618A4" w:rsidP="00AE1BC1">
      <w:pPr>
        <w:tabs>
          <w:tab w:val="right" w:pos="8498"/>
        </w:tabs>
        <w:spacing w:after="0"/>
        <w:rPr>
          <w:rFonts w:ascii="Times" w:hAnsi="Times"/>
          <w:lang w:val="es-CO"/>
        </w:rPr>
      </w:pPr>
    </w:p>
    <w:p w14:paraId="47A02F20" w14:textId="4415043E" w:rsidR="00EC0C82" w:rsidRDefault="001610CA" w:rsidP="00AE1BC1">
      <w:pPr>
        <w:tabs>
          <w:tab w:val="right" w:pos="8498"/>
        </w:tabs>
        <w:spacing w:after="0"/>
        <w:rPr>
          <w:rFonts w:ascii="Times" w:hAnsi="Times"/>
          <w:lang w:val="es-CO"/>
        </w:rPr>
      </w:pPr>
      <w:r>
        <w:rPr>
          <w:rFonts w:ascii="Times" w:hAnsi="Times"/>
          <w:lang w:val="es-CO"/>
        </w:rPr>
        <w:t>El conjunto de</w:t>
      </w:r>
      <w:r w:rsidR="00D32CDC" w:rsidRPr="00D32CDC">
        <w:rPr>
          <w:rFonts w:ascii="Times" w:hAnsi="Times"/>
          <w:lang w:val="es-CO"/>
        </w:rPr>
        <w:t xml:space="preserve"> divisor</w:t>
      </w:r>
      <w:r>
        <w:rPr>
          <w:rFonts w:ascii="Times" w:hAnsi="Times"/>
          <w:lang w:val="es-CO"/>
        </w:rPr>
        <w:t xml:space="preserve">es </w:t>
      </w:r>
      <w:r w:rsidR="001F429E">
        <w:rPr>
          <w:rFonts w:ascii="Times" w:hAnsi="Times"/>
          <w:lang w:val="es-CO"/>
        </w:rPr>
        <w:t xml:space="preserve">o factores </w:t>
      </w:r>
      <w:r>
        <w:rPr>
          <w:rFonts w:ascii="Times" w:hAnsi="Times"/>
          <w:lang w:val="es-CO"/>
        </w:rPr>
        <w:t xml:space="preserve">de  un conjunto es  finito, ya que depende de qué tantos números lo dividan exactamente. </w:t>
      </w:r>
      <w:r w:rsidR="00D32CDC">
        <w:rPr>
          <w:rFonts w:ascii="Times" w:hAnsi="Times"/>
          <w:lang w:val="es-CO"/>
        </w:rPr>
        <w:t xml:space="preserve"> </w:t>
      </w:r>
    </w:p>
    <w:p w14:paraId="064180DE" w14:textId="77777777" w:rsidR="000618A4" w:rsidRDefault="000618A4" w:rsidP="00AE1BC1">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71"/>
        <w:gridCol w:w="6357"/>
      </w:tblGrid>
      <w:tr w:rsidR="000618A4" w:rsidRPr="005D1738" w14:paraId="576177A6" w14:textId="77777777" w:rsidTr="00B8226C">
        <w:tc>
          <w:tcPr>
            <w:tcW w:w="8978" w:type="dxa"/>
            <w:gridSpan w:val="2"/>
            <w:shd w:val="clear" w:color="auto" w:fill="000000" w:themeFill="text1"/>
          </w:tcPr>
          <w:p w14:paraId="11A3E3A9" w14:textId="77777777" w:rsidR="000618A4" w:rsidRPr="005D1738" w:rsidRDefault="000618A4"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0618A4" w:rsidRPr="00726376" w14:paraId="5679E820" w14:textId="77777777" w:rsidTr="00B8226C">
        <w:tc>
          <w:tcPr>
            <w:tcW w:w="2518" w:type="dxa"/>
          </w:tcPr>
          <w:p w14:paraId="5138106B" w14:textId="77777777" w:rsidR="000618A4" w:rsidRPr="00726376" w:rsidRDefault="000618A4" w:rsidP="00B8226C">
            <w:pPr>
              <w:rPr>
                <w:rFonts w:ascii="Times" w:hAnsi="Times"/>
                <w:b/>
                <w:sz w:val="18"/>
                <w:szCs w:val="18"/>
              </w:rPr>
            </w:pPr>
            <w:r w:rsidRPr="00726376">
              <w:rPr>
                <w:rFonts w:ascii="Times" w:hAnsi="Times"/>
                <w:b/>
                <w:sz w:val="18"/>
                <w:szCs w:val="18"/>
              </w:rPr>
              <w:t>Título</w:t>
            </w:r>
          </w:p>
        </w:tc>
        <w:tc>
          <w:tcPr>
            <w:tcW w:w="6460" w:type="dxa"/>
          </w:tcPr>
          <w:p w14:paraId="08986BD3" w14:textId="77777777" w:rsidR="000618A4" w:rsidRPr="000618A4" w:rsidRDefault="000618A4" w:rsidP="000618A4">
            <w:pPr>
              <w:jc w:val="center"/>
              <w:rPr>
                <w:b/>
              </w:rPr>
            </w:pPr>
            <w:r w:rsidRPr="000618A4">
              <w:rPr>
                <w:b/>
              </w:rPr>
              <w:t>Múltiplos y divisores</w:t>
            </w:r>
          </w:p>
          <w:p w14:paraId="6EDAAF09" w14:textId="77777777" w:rsidR="000618A4" w:rsidRPr="000618A4" w:rsidRDefault="000618A4" w:rsidP="000618A4">
            <w:pPr>
              <w:jc w:val="both"/>
              <w:rPr>
                <w:rFonts w:ascii="Times New Roman" w:hAnsi="Times New Roman" w:cs="Times New Roman"/>
                <w:b/>
                <w:sz w:val="24"/>
                <w:szCs w:val="24"/>
              </w:rPr>
            </w:pPr>
          </w:p>
        </w:tc>
      </w:tr>
      <w:tr w:rsidR="000618A4" w14:paraId="0A04A019" w14:textId="77777777" w:rsidTr="00B8226C">
        <w:tc>
          <w:tcPr>
            <w:tcW w:w="2518" w:type="dxa"/>
          </w:tcPr>
          <w:p w14:paraId="1DCAF735" w14:textId="77777777" w:rsidR="000618A4" w:rsidRDefault="000618A4" w:rsidP="00B8226C">
            <w:pPr>
              <w:rPr>
                <w:rFonts w:ascii="Times" w:hAnsi="Times"/>
              </w:rPr>
            </w:pPr>
            <w:r w:rsidRPr="00726376">
              <w:rPr>
                <w:rFonts w:ascii="Times" w:hAnsi="Times"/>
                <w:b/>
                <w:sz w:val="18"/>
                <w:szCs w:val="18"/>
              </w:rPr>
              <w:t>Contenido</w:t>
            </w:r>
          </w:p>
        </w:tc>
        <w:tc>
          <w:tcPr>
            <w:tcW w:w="6460" w:type="dxa"/>
          </w:tcPr>
          <w:p w14:paraId="3CDE862F" w14:textId="7A1865FE" w:rsidR="000618A4" w:rsidRPr="000618A4" w:rsidRDefault="000618A4" w:rsidP="000618A4">
            <w:pPr>
              <w:pStyle w:val="Prrafodelista"/>
              <w:numPr>
                <w:ilvl w:val="0"/>
                <w:numId w:val="36"/>
              </w:numPr>
              <w:spacing w:line="345" w:lineRule="atLeast"/>
              <w:jc w:val="both"/>
              <w:rPr>
                <w:rFonts w:ascii="Times New Roman" w:hAnsi="Times New Roman" w:cs="Times New Roman"/>
                <w:color w:val="333333"/>
              </w:rPr>
            </w:pPr>
            <w:r w:rsidRPr="000618A4">
              <w:rPr>
                <w:rStyle w:val="un"/>
                <w:rFonts w:ascii="Times New Roman" w:hAnsi="Times New Roman" w:cs="Times New Roman"/>
                <w:color w:val="333333"/>
                <w:sz w:val="24"/>
                <w:szCs w:val="24"/>
              </w:rPr>
              <w:t>Un número es</w:t>
            </w:r>
            <w:r w:rsidRPr="000618A4">
              <w:rPr>
                <w:rStyle w:val="apple-converted-space"/>
                <w:rFonts w:ascii="Times New Roman" w:hAnsi="Times New Roman" w:cs="Times New Roman"/>
                <w:color w:val="333333"/>
                <w:sz w:val="24"/>
                <w:szCs w:val="24"/>
              </w:rPr>
              <w:t> </w:t>
            </w:r>
            <w:r w:rsidRPr="000618A4">
              <w:rPr>
                <w:rStyle w:val="Textoennegrita"/>
                <w:rFonts w:ascii="Times New Roman" w:hAnsi="Times New Roman" w:cs="Times New Roman"/>
                <w:color w:val="333333"/>
                <w:sz w:val="24"/>
                <w:szCs w:val="24"/>
              </w:rPr>
              <w:t>múltiplo</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color w:val="333333"/>
                <w:sz w:val="24"/>
                <w:szCs w:val="24"/>
              </w:rPr>
              <w:t>de otro si lo contiene un número entero de veces.</w:t>
            </w:r>
          </w:p>
          <w:p w14:paraId="0E7A6F18" w14:textId="4F2C6512" w:rsidR="000618A4" w:rsidRPr="000618A4" w:rsidRDefault="000618A4" w:rsidP="000618A4">
            <w:pPr>
              <w:pStyle w:val="Prrafodelista"/>
              <w:numPr>
                <w:ilvl w:val="0"/>
                <w:numId w:val="36"/>
              </w:numPr>
              <w:jc w:val="both"/>
              <w:rPr>
                <w:rFonts w:ascii="Times New Roman" w:hAnsi="Times New Roman" w:cs="Times New Roman"/>
              </w:rPr>
            </w:pPr>
            <w:r w:rsidRPr="000618A4">
              <w:rPr>
                <w:rStyle w:val="un"/>
                <w:rFonts w:ascii="Times New Roman" w:hAnsi="Times New Roman" w:cs="Times New Roman"/>
                <w:color w:val="333333"/>
                <w:sz w:val="24"/>
                <w:szCs w:val="24"/>
              </w:rPr>
              <w:t>Un número</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i/>
                <w:iCs/>
                <w:color w:val="333333"/>
                <w:sz w:val="24"/>
                <w:szCs w:val="24"/>
              </w:rPr>
              <w:t>b</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color w:val="333333"/>
                <w:sz w:val="24"/>
                <w:szCs w:val="24"/>
              </w:rPr>
              <w:t>es</w:t>
            </w:r>
            <w:r w:rsidRPr="000618A4">
              <w:rPr>
                <w:rStyle w:val="apple-converted-space"/>
                <w:rFonts w:ascii="Times New Roman" w:hAnsi="Times New Roman" w:cs="Times New Roman"/>
                <w:color w:val="333333"/>
                <w:sz w:val="24"/>
                <w:szCs w:val="24"/>
              </w:rPr>
              <w:t> </w:t>
            </w:r>
            <w:r w:rsidRPr="000618A4">
              <w:rPr>
                <w:rStyle w:val="Textoennegrita"/>
                <w:rFonts w:ascii="Times New Roman" w:hAnsi="Times New Roman" w:cs="Times New Roman"/>
                <w:color w:val="333333"/>
                <w:sz w:val="24"/>
                <w:szCs w:val="24"/>
              </w:rPr>
              <w:t>divisor</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color w:val="333333"/>
                <w:sz w:val="24"/>
                <w:szCs w:val="24"/>
              </w:rPr>
              <w:t>de un número</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i/>
                <w:iCs/>
                <w:color w:val="333333"/>
                <w:sz w:val="24"/>
                <w:szCs w:val="24"/>
              </w:rPr>
              <w:t>a</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color w:val="333333"/>
                <w:sz w:val="24"/>
                <w:szCs w:val="24"/>
              </w:rPr>
              <w:t>si la división de</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i/>
                <w:iCs/>
                <w:color w:val="333333"/>
                <w:sz w:val="24"/>
                <w:szCs w:val="24"/>
              </w:rPr>
              <w:t>a</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color w:val="333333"/>
                <w:sz w:val="24"/>
                <w:szCs w:val="24"/>
              </w:rPr>
              <w:t>entre</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i/>
                <w:iCs/>
                <w:color w:val="333333"/>
                <w:sz w:val="24"/>
                <w:szCs w:val="24"/>
              </w:rPr>
              <w:t>b</w:t>
            </w:r>
            <w:r w:rsidRPr="000618A4">
              <w:rPr>
                <w:rStyle w:val="apple-converted-space"/>
                <w:rFonts w:ascii="Times New Roman" w:hAnsi="Times New Roman" w:cs="Times New Roman"/>
                <w:color w:val="333333"/>
                <w:sz w:val="24"/>
                <w:szCs w:val="24"/>
              </w:rPr>
              <w:t> </w:t>
            </w:r>
            <w:r w:rsidRPr="000618A4">
              <w:rPr>
                <w:rStyle w:val="un"/>
                <w:rFonts w:ascii="Times New Roman" w:hAnsi="Times New Roman" w:cs="Times New Roman"/>
                <w:color w:val="333333"/>
                <w:sz w:val="24"/>
                <w:szCs w:val="24"/>
              </w:rPr>
              <w:t>es exacta</w:t>
            </w:r>
          </w:p>
        </w:tc>
      </w:tr>
    </w:tbl>
    <w:p w14:paraId="19F97415" w14:textId="77777777" w:rsidR="000618A4" w:rsidRDefault="000618A4" w:rsidP="00AE1BC1">
      <w:pPr>
        <w:tabs>
          <w:tab w:val="right" w:pos="8498"/>
        </w:tabs>
        <w:spacing w:after="0"/>
        <w:rPr>
          <w:rFonts w:ascii="Times" w:hAnsi="Times"/>
          <w:lang w:val="es-CO"/>
        </w:rPr>
      </w:pPr>
    </w:p>
    <w:p w14:paraId="75508D0C" w14:textId="77777777" w:rsidR="001F429E" w:rsidRDefault="001F429E" w:rsidP="00AE1BC1">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820"/>
        <w:gridCol w:w="8008"/>
      </w:tblGrid>
      <w:tr w:rsidR="000618A4" w:rsidRPr="005D1738" w14:paraId="610FDFC4" w14:textId="77777777" w:rsidTr="00B8226C">
        <w:tc>
          <w:tcPr>
            <w:tcW w:w="9033" w:type="dxa"/>
            <w:gridSpan w:val="2"/>
            <w:shd w:val="clear" w:color="auto" w:fill="0D0D0D" w:themeFill="text1" w:themeFillTint="F2"/>
          </w:tcPr>
          <w:p w14:paraId="5187C7FC" w14:textId="77777777" w:rsidR="000618A4" w:rsidRPr="005D1738" w:rsidRDefault="000618A4"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618A4" w14:paraId="5B5B1637" w14:textId="77777777" w:rsidTr="00B8226C">
        <w:tc>
          <w:tcPr>
            <w:tcW w:w="2518" w:type="dxa"/>
          </w:tcPr>
          <w:p w14:paraId="39085E83" w14:textId="77777777" w:rsidR="000618A4" w:rsidRPr="00053744" w:rsidRDefault="000618A4"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1E882E" w14:textId="6B16851C" w:rsidR="000618A4" w:rsidRPr="00053744" w:rsidRDefault="002D55A3" w:rsidP="00427320">
            <w:pPr>
              <w:rPr>
                <w:rFonts w:ascii="Times New Roman" w:hAnsi="Times New Roman" w:cs="Times New Roman"/>
                <w:b/>
                <w:color w:val="000000"/>
                <w:sz w:val="18"/>
                <w:szCs w:val="18"/>
              </w:rPr>
            </w:pPr>
            <w:r>
              <w:rPr>
                <w:rFonts w:ascii="Times New Roman" w:hAnsi="Times New Roman" w:cs="Times New Roman"/>
                <w:color w:val="000000"/>
              </w:rPr>
              <w:t>MA_06_04_CO_</w:t>
            </w:r>
            <w:r w:rsidR="00CD6221">
              <w:rPr>
                <w:rFonts w:ascii="Times New Roman" w:hAnsi="Times New Roman" w:cs="Times New Roman"/>
                <w:color w:val="000000"/>
              </w:rPr>
              <w:t>IMG</w:t>
            </w:r>
            <w:del w:id="69" w:author="Diana Margarita Gonzalez Martinez" w:date="2015-05-18T22:28:00Z">
              <w:r w:rsidR="00CD6221" w:rsidDel="00427320">
                <w:rPr>
                  <w:rFonts w:ascii="Times New Roman" w:hAnsi="Times New Roman" w:cs="Times New Roman"/>
                  <w:color w:val="000000"/>
                </w:rPr>
                <w:delText>03</w:delText>
              </w:r>
            </w:del>
            <w:ins w:id="70" w:author="Diana Margarita Gonzalez Martinez" w:date="2015-05-18T22:28:00Z">
              <w:r w:rsidR="00427320">
                <w:rPr>
                  <w:rFonts w:ascii="Times New Roman" w:hAnsi="Times New Roman" w:cs="Times New Roman"/>
                  <w:color w:val="000000"/>
                </w:rPr>
                <w:t xml:space="preserve"> 04</w:t>
              </w:r>
            </w:ins>
          </w:p>
        </w:tc>
      </w:tr>
      <w:tr w:rsidR="000618A4" w14:paraId="684DD826" w14:textId="77777777" w:rsidTr="00B8226C">
        <w:tc>
          <w:tcPr>
            <w:tcW w:w="2518" w:type="dxa"/>
          </w:tcPr>
          <w:p w14:paraId="50701D16" w14:textId="77777777" w:rsidR="000618A4" w:rsidRDefault="000618A4" w:rsidP="00B8226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818BE6A" w14:textId="77777777" w:rsidR="000618A4" w:rsidRDefault="000618A4" w:rsidP="00B8226C">
            <w:pPr>
              <w:rPr>
                <w:rFonts w:ascii="Times New Roman" w:hAnsi="Times New Roman" w:cs="Times New Roman"/>
                <w:color w:val="000000"/>
              </w:rPr>
            </w:pPr>
            <w:r>
              <w:rPr>
                <w:rFonts w:ascii="Times New Roman" w:hAnsi="Times New Roman" w:cs="Times New Roman"/>
                <w:color w:val="000000"/>
              </w:rPr>
              <w:t xml:space="preserve"> </w:t>
            </w:r>
          </w:p>
        </w:tc>
      </w:tr>
      <w:tr w:rsidR="000618A4" w14:paraId="3AA1BA58" w14:textId="77777777" w:rsidTr="00B8226C">
        <w:tc>
          <w:tcPr>
            <w:tcW w:w="2518" w:type="dxa"/>
          </w:tcPr>
          <w:p w14:paraId="0D6A1C60" w14:textId="77777777" w:rsidR="000618A4" w:rsidRDefault="000618A4" w:rsidP="00B8226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94E0588" w14:textId="77777777" w:rsidR="005D3A80" w:rsidRDefault="005D3A80" w:rsidP="000618A4">
            <w:pPr>
              <w:tabs>
                <w:tab w:val="right" w:pos="8498"/>
              </w:tabs>
            </w:pPr>
          </w:p>
          <w:p w14:paraId="504415B4" w14:textId="0399C411" w:rsidR="005D3A80" w:rsidRDefault="005D3A80" w:rsidP="005D3A80">
            <w:pPr>
              <w:tabs>
                <w:tab w:val="right" w:pos="8498"/>
              </w:tabs>
              <w:jc w:val="center"/>
            </w:pPr>
            <w:r>
              <w:rPr>
                <w:noProof/>
                <w:lang w:val="es-CO" w:eastAsia="es-CO"/>
              </w:rPr>
              <w:drawing>
                <wp:inline distT="0" distB="0" distL="0" distR="0" wp14:anchorId="3D0375AD" wp14:editId="1FA68F15">
                  <wp:extent cx="2571750" cy="8667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866775"/>
                          </a:xfrm>
                          <a:prstGeom prst="rect">
                            <a:avLst/>
                          </a:prstGeom>
                        </pic:spPr>
                      </pic:pic>
                    </a:graphicData>
                  </a:graphic>
                </wp:inline>
              </w:drawing>
            </w:r>
          </w:p>
          <w:p w14:paraId="05F2FC9E" w14:textId="77777777" w:rsidR="000618A4" w:rsidRDefault="00963320" w:rsidP="000618A4">
            <w:pPr>
              <w:tabs>
                <w:tab w:val="right" w:pos="8498"/>
              </w:tabs>
              <w:rPr>
                <w:rFonts w:ascii="Times" w:hAnsi="Times"/>
                <w:b/>
                <w:lang w:val="es-CO"/>
              </w:rPr>
            </w:pPr>
            <w:hyperlink r:id="rId12" w:history="1">
              <w:r w:rsidR="000618A4" w:rsidRPr="00490C15">
                <w:rPr>
                  <w:rStyle w:val="Hipervnculo"/>
                  <w:rFonts w:ascii="Times" w:hAnsi="Times"/>
                  <w:b/>
                  <w:lang w:val="es-CO"/>
                </w:rPr>
                <w:t>http://profesores.aulaplaneta.com/DNNPlayerPackages/Package12502/InfoGuion/cuadernoestudio/images_xml/MT_07_02_img6_zoom.jpg</w:t>
              </w:r>
            </w:hyperlink>
            <w:r w:rsidR="000618A4">
              <w:rPr>
                <w:rFonts w:ascii="Times" w:hAnsi="Times"/>
                <w:b/>
                <w:lang w:val="es-CO"/>
              </w:rPr>
              <w:t xml:space="preserve"> </w:t>
            </w:r>
          </w:p>
          <w:p w14:paraId="3ACF37F0" w14:textId="68DD6E7C" w:rsidR="000618A4" w:rsidRPr="000618A4" w:rsidRDefault="000618A4" w:rsidP="00B8226C">
            <w:pPr>
              <w:rPr>
                <w:rFonts w:ascii="Times New Roman" w:hAnsi="Times New Roman" w:cs="Times New Roman"/>
                <w:color w:val="000000"/>
                <w:lang w:val="es-CO"/>
              </w:rPr>
            </w:pPr>
          </w:p>
        </w:tc>
      </w:tr>
      <w:tr w:rsidR="000618A4" w14:paraId="5626BFE2" w14:textId="77777777" w:rsidTr="00B8226C">
        <w:tc>
          <w:tcPr>
            <w:tcW w:w="2518" w:type="dxa"/>
          </w:tcPr>
          <w:p w14:paraId="697698BC" w14:textId="77777777" w:rsidR="000618A4" w:rsidRDefault="000618A4" w:rsidP="00B8226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5CE4B2D" w14:textId="66655E3A" w:rsidR="000618A4" w:rsidRDefault="000618A4" w:rsidP="00B8226C">
            <w:pPr>
              <w:rPr>
                <w:rFonts w:ascii="Times New Roman" w:hAnsi="Times New Roman" w:cs="Times New Roman"/>
                <w:color w:val="000000"/>
              </w:rPr>
            </w:pPr>
            <w:r>
              <w:rPr>
                <w:rFonts w:ascii="Times New Roman" w:hAnsi="Times New Roman" w:cs="Times New Roman"/>
              </w:rPr>
              <w:t xml:space="preserve">Esquema de las relaciones entre los términos de una división exacta. </w:t>
            </w:r>
          </w:p>
        </w:tc>
      </w:tr>
    </w:tbl>
    <w:p w14:paraId="68B424E1" w14:textId="77777777" w:rsidR="001F429E" w:rsidRPr="001F429E" w:rsidRDefault="001F429E" w:rsidP="00AE1BC1">
      <w:pPr>
        <w:tabs>
          <w:tab w:val="right" w:pos="8498"/>
        </w:tabs>
        <w:spacing w:after="0"/>
        <w:rPr>
          <w:rFonts w:ascii="Times" w:hAnsi="Times"/>
        </w:rPr>
      </w:pPr>
    </w:p>
    <w:p w14:paraId="673CB012" w14:textId="77777777" w:rsidR="00EC0C82" w:rsidRDefault="00EC0C82" w:rsidP="00AE1BC1">
      <w:pPr>
        <w:tabs>
          <w:tab w:val="right" w:pos="8498"/>
        </w:tabs>
        <w:spacing w:after="0"/>
        <w:rPr>
          <w:rFonts w:ascii="Times" w:hAnsi="Times"/>
          <w:b/>
          <w:lang w:val="es-CO"/>
        </w:rPr>
      </w:pPr>
    </w:p>
    <w:p w14:paraId="11932816" w14:textId="77777777" w:rsidR="000618A4" w:rsidRPr="00D32CDC" w:rsidRDefault="000618A4" w:rsidP="00AE1BC1">
      <w:pPr>
        <w:tabs>
          <w:tab w:val="right" w:pos="8498"/>
        </w:tabs>
        <w:spacing w:after="0"/>
        <w:rPr>
          <w:rFonts w:ascii="Times" w:hAnsi="Times"/>
          <w:b/>
          <w:lang w:val="es-CO"/>
        </w:rPr>
      </w:pPr>
    </w:p>
    <w:p w14:paraId="12DB4A1B" w14:textId="01302C0D" w:rsidR="00AE1BC1"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2.1 Divisores de un número </w:t>
      </w:r>
    </w:p>
    <w:p w14:paraId="39D9801F" w14:textId="77777777" w:rsidR="003D1EBD" w:rsidRDefault="003D1EBD" w:rsidP="00AE1BC1">
      <w:pPr>
        <w:spacing w:after="0"/>
        <w:rPr>
          <w:rFonts w:ascii="Times" w:hAnsi="Times"/>
          <w:b/>
        </w:rPr>
      </w:pPr>
    </w:p>
    <w:p w14:paraId="06ED6CBE" w14:textId="7BEBB5D9" w:rsidR="003D1EBD" w:rsidRDefault="003D1EBD" w:rsidP="003D1EBD">
      <w:pPr>
        <w:pStyle w:val="NormalWeb"/>
        <w:shd w:val="clear" w:color="auto" w:fill="FFFFFF"/>
        <w:spacing w:before="2" w:after="2"/>
        <w:jc w:val="both"/>
        <w:rPr>
          <w:rFonts w:ascii="Times New Roman" w:hAnsi="Times New Roman"/>
          <w:sz w:val="24"/>
          <w:szCs w:val="24"/>
          <w:shd w:val="clear" w:color="auto" w:fill="FFFFFF"/>
        </w:rPr>
      </w:pPr>
      <w:r w:rsidRPr="00534FBB">
        <w:rPr>
          <w:rFonts w:ascii="Times New Roman" w:hAnsi="Times New Roman"/>
          <w:sz w:val="24"/>
          <w:szCs w:val="24"/>
          <w:shd w:val="clear" w:color="auto" w:fill="FFFFFF"/>
        </w:rPr>
        <w:t>Los divisores de un número se obtienen dividiendo dicho número entre todos los números naturales menores o iguales a él, excepto el 0</w:t>
      </w:r>
      <w:r w:rsidR="00EC0C82">
        <w:rPr>
          <w:rFonts w:ascii="Times New Roman" w:hAnsi="Times New Roman"/>
          <w:sz w:val="24"/>
          <w:szCs w:val="24"/>
          <w:shd w:val="clear" w:color="auto" w:fill="FFFFFF"/>
        </w:rPr>
        <w:t xml:space="preserve"> y da como resultado de forma exacta</w:t>
      </w:r>
      <w:r w:rsidRPr="00534FBB">
        <w:rPr>
          <w:rFonts w:ascii="Times New Roman" w:hAnsi="Times New Roman"/>
          <w:sz w:val="24"/>
          <w:szCs w:val="24"/>
          <w:shd w:val="clear" w:color="auto" w:fill="FFFFFF"/>
        </w:rPr>
        <w:t>.</w:t>
      </w:r>
    </w:p>
    <w:p w14:paraId="010541FD" w14:textId="77777777" w:rsidR="00EC0C82" w:rsidRDefault="00EC0C82" w:rsidP="003D1EBD">
      <w:pPr>
        <w:pStyle w:val="NormalWeb"/>
        <w:shd w:val="clear" w:color="auto" w:fill="FFFFFF"/>
        <w:spacing w:before="2" w:after="2"/>
        <w:jc w:val="both"/>
        <w:rPr>
          <w:rFonts w:ascii="Times New Roman" w:hAnsi="Times New Roman"/>
          <w:sz w:val="24"/>
          <w:szCs w:val="24"/>
          <w:shd w:val="clear" w:color="auto" w:fill="FFFFFF"/>
        </w:rPr>
      </w:pPr>
    </w:p>
    <w:p w14:paraId="6CED28B3" w14:textId="77777777" w:rsidR="00C75CCB" w:rsidRDefault="00C75CCB" w:rsidP="00C75CCB">
      <w:pPr>
        <w:pStyle w:val="NormalWeb"/>
        <w:shd w:val="clear" w:color="auto" w:fill="FFFFFF"/>
        <w:spacing w:before="2" w:after="2"/>
        <w:jc w:val="both"/>
        <w:rPr>
          <w:ins w:id="71" w:author="Diana Margarita Gonzalez Martinez" w:date="2015-05-18T21:46:00Z"/>
          <w:rFonts w:ascii="Times New Roman" w:hAnsi="Times New Roman"/>
          <w:sz w:val="24"/>
          <w:szCs w:val="24"/>
          <w:shd w:val="clear" w:color="auto" w:fill="FFFFFF"/>
        </w:rPr>
      </w:pPr>
      <w:ins w:id="72" w:author="Diana Margarita Gonzalez Martinez" w:date="2015-05-18T21:46:00Z">
        <w:r>
          <w:rPr>
            <w:rFonts w:ascii="Times New Roman" w:hAnsi="Times New Roman"/>
            <w:sz w:val="24"/>
            <w:szCs w:val="24"/>
            <w:shd w:val="clear" w:color="auto" w:fill="FFFFFF"/>
          </w:rPr>
          <w:t>Por ejemplo:</w:t>
        </w:r>
      </w:ins>
    </w:p>
    <w:p w14:paraId="613F4BB8" w14:textId="77777777" w:rsidR="00C75CCB" w:rsidRDefault="00C75CCB" w:rsidP="00C75CCB">
      <w:pPr>
        <w:pStyle w:val="NormalWeb"/>
        <w:shd w:val="clear" w:color="auto" w:fill="FFFFFF"/>
        <w:spacing w:before="2" w:after="2"/>
        <w:jc w:val="both"/>
        <w:rPr>
          <w:ins w:id="73" w:author="Diana Margarita Gonzalez Martinez" w:date="2015-05-18T21:46:00Z"/>
          <w:rFonts w:ascii="Times New Roman" w:hAnsi="Times New Roman"/>
          <w:sz w:val="24"/>
          <w:szCs w:val="24"/>
          <w:shd w:val="clear" w:color="auto" w:fill="FFFFFF"/>
        </w:rPr>
      </w:pPr>
    </w:p>
    <w:p w14:paraId="5448BE6A" w14:textId="77777777" w:rsidR="00C75CCB" w:rsidRDefault="00C75CCB" w:rsidP="00C75CCB">
      <w:pPr>
        <w:pStyle w:val="NormalWeb"/>
        <w:shd w:val="clear" w:color="auto" w:fill="FFFFFF"/>
        <w:spacing w:before="2" w:after="2"/>
        <w:jc w:val="both"/>
        <w:rPr>
          <w:ins w:id="74" w:author="Diana Margarita Gonzalez Martinez" w:date="2015-05-18T21:46:00Z"/>
          <w:rFonts w:ascii="Times New Roman" w:hAnsi="Times New Roman"/>
          <w:sz w:val="24"/>
          <w:szCs w:val="24"/>
          <w:shd w:val="clear" w:color="auto" w:fill="FFFFFF"/>
        </w:rPr>
      </w:pPr>
      <w:ins w:id="75" w:author="Diana Margarita Gonzalez Martinez" w:date="2015-05-18T21:46:00Z">
        <w:r>
          <w:rPr>
            <w:rFonts w:ascii="Times New Roman" w:hAnsi="Times New Roman"/>
            <w:sz w:val="24"/>
            <w:szCs w:val="24"/>
            <w:shd w:val="clear" w:color="auto" w:fill="FFFFFF"/>
          </w:rPr>
          <w:t>Juanita tiene 30 dulces en un botella y desea organizarlos en grupos de la misma cantidad sin que le sobre ninguno. ¿De cuantas formas diferentes puede agruparlos?</w:t>
        </w:r>
      </w:ins>
    </w:p>
    <w:p w14:paraId="05BDC9EB" w14:textId="77777777" w:rsidR="00C75CCB" w:rsidRDefault="00C75CCB" w:rsidP="00C75CCB">
      <w:pPr>
        <w:pStyle w:val="NormalWeb"/>
        <w:shd w:val="clear" w:color="auto" w:fill="FFFFFF"/>
        <w:spacing w:before="2" w:after="2"/>
        <w:jc w:val="both"/>
        <w:rPr>
          <w:ins w:id="76" w:author="Diana Margarita Gonzalez Martinez" w:date="2015-05-18T21:46:00Z"/>
          <w:rFonts w:ascii="Times New Roman" w:hAnsi="Times New Roman"/>
          <w:sz w:val="24"/>
          <w:szCs w:val="24"/>
          <w:shd w:val="clear" w:color="auto" w:fill="FFFFFF"/>
        </w:rPr>
      </w:pPr>
    </w:p>
    <w:tbl>
      <w:tblPr>
        <w:tblStyle w:val="Tablaconcuadrcula"/>
        <w:tblW w:w="0" w:type="auto"/>
        <w:tblLook w:val="04A0" w:firstRow="1" w:lastRow="0" w:firstColumn="1" w:lastColumn="0" w:noHBand="0" w:noVBand="1"/>
      </w:tblPr>
      <w:tblGrid>
        <w:gridCol w:w="2451"/>
        <w:gridCol w:w="6377"/>
      </w:tblGrid>
      <w:tr w:rsidR="00C75CCB" w:rsidRPr="005D1738" w14:paraId="2F7CA0B6" w14:textId="77777777" w:rsidTr="00963320">
        <w:trPr>
          <w:ins w:id="77" w:author="Diana Margarita Gonzalez Martinez" w:date="2015-05-18T21:46:00Z"/>
        </w:trPr>
        <w:tc>
          <w:tcPr>
            <w:tcW w:w="9033" w:type="dxa"/>
            <w:gridSpan w:val="2"/>
            <w:shd w:val="clear" w:color="auto" w:fill="0D0D0D" w:themeFill="text1" w:themeFillTint="F2"/>
          </w:tcPr>
          <w:p w14:paraId="5CF7F4F1" w14:textId="77777777" w:rsidR="00C75CCB" w:rsidRPr="005D1738" w:rsidRDefault="00C75CCB" w:rsidP="00963320">
            <w:pPr>
              <w:jc w:val="center"/>
              <w:rPr>
                <w:ins w:id="78" w:author="Diana Margarita Gonzalez Martinez" w:date="2015-05-18T21:46:00Z"/>
                <w:rFonts w:ascii="Times New Roman" w:hAnsi="Times New Roman" w:cs="Times New Roman"/>
                <w:b/>
                <w:color w:val="FFFFFF" w:themeColor="background1"/>
              </w:rPr>
            </w:pPr>
            <w:ins w:id="79" w:author="Diana Margarita Gonzalez Martinez" w:date="2015-05-18T21:46:00Z">
              <w:r w:rsidRPr="005D1738">
                <w:rPr>
                  <w:rFonts w:ascii="Times New Roman" w:hAnsi="Times New Roman" w:cs="Times New Roman"/>
                  <w:b/>
                  <w:color w:val="FFFFFF" w:themeColor="background1"/>
                </w:rPr>
                <w:t>Imagen (fotografía, gráfica o ilustración)</w:t>
              </w:r>
            </w:ins>
          </w:p>
        </w:tc>
      </w:tr>
      <w:tr w:rsidR="00C75CCB" w14:paraId="4A98A2F3" w14:textId="77777777" w:rsidTr="00963320">
        <w:trPr>
          <w:ins w:id="80" w:author="Diana Margarita Gonzalez Martinez" w:date="2015-05-18T21:46:00Z"/>
        </w:trPr>
        <w:tc>
          <w:tcPr>
            <w:tcW w:w="2518" w:type="dxa"/>
          </w:tcPr>
          <w:p w14:paraId="5B2E33D1" w14:textId="77777777" w:rsidR="00C75CCB" w:rsidRPr="00053744" w:rsidRDefault="00C75CCB" w:rsidP="00963320">
            <w:pPr>
              <w:rPr>
                <w:ins w:id="81" w:author="Diana Margarita Gonzalez Martinez" w:date="2015-05-18T21:46:00Z"/>
                <w:rFonts w:ascii="Times New Roman" w:hAnsi="Times New Roman" w:cs="Times New Roman"/>
                <w:b/>
                <w:color w:val="000000"/>
                <w:sz w:val="18"/>
                <w:szCs w:val="18"/>
              </w:rPr>
            </w:pPr>
            <w:ins w:id="82" w:author="Diana Margarita Gonzalez Martinez" w:date="2015-05-18T21:46:00Z">
              <w:r>
                <w:rPr>
                  <w:rFonts w:ascii="Times New Roman" w:hAnsi="Times New Roman" w:cs="Times New Roman"/>
                  <w:b/>
                  <w:color w:val="000000"/>
                  <w:sz w:val="18"/>
                  <w:szCs w:val="18"/>
                </w:rPr>
                <w:t>Código</w:t>
              </w:r>
            </w:ins>
          </w:p>
        </w:tc>
        <w:tc>
          <w:tcPr>
            <w:tcW w:w="6515" w:type="dxa"/>
          </w:tcPr>
          <w:p w14:paraId="1686C0A1" w14:textId="6DBCCA96" w:rsidR="00C75CCB" w:rsidRPr="00053744" w:rsidRDefault="00C75CCB" w:rsidP="00963320">
            <w:pPr>
              <w:rPr>
                <w:ins w:id="83" w:author="Diana Margarita Gonzalez Martinez" w:date="2015-05-18T21:46:00Z"/>
                <w:rFonts w:ascii="Times New Roman" w:hAnsi="Times New Roman" w:cs="Times New Roman"/>
                <w:b/>
                <w:color w:val="000000"/>
                <w:sz w:val="18"/>
                <w:szCs w:val="18"/>
              </w:rPr>
            </w:pPr>
            <w:ins w:id="84" w:author="Diana Margarita Gonzalez Martinez" w:date="2015-05-18T21:46:00Z">
              <w:r>
                <w:rPr>
                  <w:rFonts w:ascii="Times New Roman" w:hAnsi="Times New Roman" w:cs="Times New Roman"/>
                  <w:color w:val="000000"/>
                </w:rPr>
                <w:t>MA_06_04_CO_</w:t>
              </w:r>
              <w:r w:rsidR="00427320">
                <w:rPr>
                  <w:rFonts w:ascii="Times New Roman" w:hAnsi="Times New Roman" w:cs="Times New Roman"/>
                  <w:color w:val="000000"/>
                </w:rPr>
                <w:t>IMG05</w:t>
              </w:r>
            </w:ins>
          </w:p>
        </w:tc>
      </w:tr>
      <w:tr w:rsidR="00C75CCB" w14:paraId="1AF4BFFB" w14:textId="77777777" w:rsidTr="00963320">
        <w:trPr>
          <w:ins w:id="85" w:author="Diana Margarita Gonzalez Martinez" w:date="2015-05-18T21:46:00Z"/>
        </w:trPr>
        <w:tc>
          <w:tcPr>
            <w:tcW w:w="2518" w:type="dxa"/>
          </w:tcPr>
          <w:p w14:paraId="5CB02289" w14:textId="77777777" w:rsidR="00C75CCB" w:rsidRDefault="00C75CCB" w:rsidP="00963320">
            <w:pPr>
              <w:rPr>
                <w:ins w:id="86" w:author="Diana Margarita Gonzalez Martinez" w:date="2015-05-18T21:46:00Z"/>
                <w:rFonts w:ascii="Times New Roman" w:hAnsi="Times New Roman" w:cs="Times New Roman"/>
                <w:color w:val="000000"/>
              </w:rPr>
            </w:pPr>
            <w:ins w:id="87" w:author="Diana Margarita Gonzalez Martinez" w:date="2015-05-18T21:46:00Z">
              <w:r w:rsidRPr="00053744">
                <w:rPr>
                  <w:rFonts w:ascii="Times New Roman" w:hAnsi="Times New Roman" w:cs="Times New Roman"/>
                  <w:b/>
                  <w:color w:val="000000"/>
                  <w:sz w:val="18"/>
                  <w:szCs w:val="18"/>
                </w:rPr>
                <w:t>Descripción</w:t>
              </w:r>
            </w:ins>
          </w:p>
        </w:tc>
        <w:tc>
          <w:tcPr>
            <w:tcW w:w="6515" w:type="dxa"/>
          </w:tcPr>
          <w:p w14:paraId="6C29CEF0" w14:textId="77777777" w:rsidR="00C75CCB" w:rsidRDefault="00C75CCB" w:rsidP="00963320">
            <w:pPr>
              <w:rPr>
                <w:ins w:id="88" w:author="Diana Margarita Gonzalez Martinez" w:date="2015-05-18T21:46:00Z"/>
                <w:rFonts w:ascii="Times New Roman" w:hAnsi="Times New Roman" w:cs="Times New Roman"/>
                <w:color w:val="000000"/>
              </w:rPr>
            </w:pPr>
            <w:ins w:id="89" w:author="Diana Margarita Gonzalez Martinez" w:date="2015-05-18T21:46:00Z">
              <w:r>
                <w:rPr>
                  <w:rFonts w:ascii="Times New Roman" w:hAnsi="Times New Roman" w:cs="Times New Roman"/>
                  <w:color w:val="000000"/>
                </w:rPr>
                <w:t>Divisor de un número</w:t>
              </w:r>
            </w:ins>
          </w:p>
        </w:tc>
      </w:tr>
      <w:tr w:rsidR="00C75CCB" w14:paraId="0A0DFB5E" w14:textId="77777777" w:rsidTr="00963320">
        <w:trPr>
          <w:ins w:id="90" w:author="Diana Margarita Gonzalez Martinez" w:date="2015-05-18T21:46:00Z"/>
        </w:trPr>
        <w:tc>
          <w:tcPr>
            <w:tcW w:w="2518" w:type="dxa"/>
          </w:tcPr>
          <w:p w14:paraId="3A75BE26" w14:textId="77777777" w:rsidR="00C75CCB" w:rsidRDefault="00C75CCB" w:rsidP="00963320">
            <w:pPr>
              <w:rPr>
                <w:ins w:id="91" w:author="Diana Margarita Gonzalez Martinez" w:date="2015-05-18T21:46:00Z"/>
                <w:rFonts w:ascii="Times New Roman" w:hAnsi="Times New Roman" w:cs="Times New Roman"/>
                <w:color w:val="000000"/>
              </w:rPr>
            </w:pPr>
            <w:ins w:id="92" w:author="Diana Margarita Gonzalez Martinez" w:date="2015-05-18T21:46:00Z">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ins>
          </w:p>
        </w:tc>
        <w:tc>
          <w:tcPr>
            <w:tcW w:w="6515" w:type="dxa"/>
          </w:tcPr>
          <w:p w14:paraId="520C99F6" w14:textId="77777777" w:rsidR="00C75CCB" w:rsidRDefault="00C75CCB" w:rsidP="00963320">
            <w:pPr>
              <w:rPr>
                <w:ins w:id="93" w:author="Diana Margarita Gonzalez Martinez" w:date="2015-05-18T21:46:00Z"/>
                <w:rFonts w:ascii="Times New Roman" w:hAnsi="Times New Roman" w:cs="Times New Roman"/>
                <w:color w:val="000000"/>
              </w:rPr>
            </w:pPr>
          </w:p>
          <w:p w14:paraId="487B4A42" w14:textId="77777777" w:rsidR="00C75CCB" w:rsidRDefault="00C75CCB" w:rsidP="00963320">
            <w:pPr>
              <w:jc w:val="center"/>
              <w:rPr>
                <w:ins w:id="94" w:author="Diana Margarita Gonzalez Martinez" w:date="2015-05-18T21:46:00Z"/>
                <w:rFonts w:ascii="Times New Roman" w:hAnsi="Times New Roman" w:cs="Times New Roman"/>
                <w:color w:val="000000"/>
              </w:rPr>
            </w:pPr>
            <w:ins w:id="95" w:author="Diana Margarita Gonzalez Martinez" w:date="2015-05-18T21:46:00Z">
              <w:r>
                <w:rPr>
                  <w:noProof/>
                  <w:lang w:val="es-CO" w:eastAsia="es-CO"/>
                </w:rPr>
                <w:lastRenderedPageBreak/>
                <w:drawing>
                  <wp:inline distT="0" distB="0" distL="0" distR="0" wp14:anchorId="517ECE04" wp14:editId="08B25DAE">
                    <wp:extent cx="2324100" cy="1371600"/>
                    <wp:effectExtent l="0" t="0" r="0" b="0"/>
                    <wp:docPr id="6" name="Imagen 6" descr="Little girl with jelly bean. Studio shot with a little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le girl with jelly bean. Studio shot with a little noi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371600"/>
                            </a:xfrm>
                            <a:prstGeom prst="rect">
                              <a:avLst/>
                            </a:prstGeom>
                            <a:noFill/>
                            <a:ln>
                              <a:noFill/>
                            </a:ln>
                          </pic:spPr>
                        </pic:pic>
                      </a:graphicData>
                    </a:graphic>
                  </wp:inline>
                </w:drawing>
              </w:r>
            </w:ins>
          </w:p>
          <w:p w14:paraId="3CDCA24A" w14:textId="77777777" w:rsidR="00C75CCB" w:rsidRDefault="00C75CCB" w:rsidP="00963320">
            <w:pPr>
              <w:rPr>
                <w:ins w:id="96" w:author="Diana Margarita Gonzalez Martinez" w:date="2015-05-18T21:46:00Z"/>
                <w:rFonts w:ascii="Times New Roman" w:hAnsi="Times New Roman" w:cs="Times New Roman"/>
                <w:color w:val="000000"/>
              </w:rPr>
            </w:pPr>
            <w:ins w:id="97" w:author="Diana Margarita Gonzalez Martinez" w:date="2015-05-18T21:46:00Z">
              <w:r>
                <w:rPr>
                  <w:rFonts w:ascii="Arial" w:hAnsi="Arial" w:cs="Arial"/>
                  <w:color w:val="333333"/>
                  <w:sz w:val="18"/>
                  <w:szCs w:val="18"/>
                  <w:shd w:val="clear" w:color="auto" w:fill="FFFFFF"/>
                </w:rPr>
                <w:t>133500785</w:t>
              </w:r>
            </w:ins>
          </w:p>
          <w:p w14:paraId="774AC254" w14:textId="77777777" w:rsidR="00C75CCB" w:rsidRDefault="00C75CCB" w:rsidP="00963320">
            <w:pPr>
              <w:rPr>
                <w:ins w:id="98" w:author="Diana Margarita Gonzalez Martinez" w:date="2015-05-18T21:46:00Z"/>
                <w:rFonts w:ascii="Times New Roman" w:hAnsi="Times New Roman" w:cs="Times New Roman"/>
                <w:color w:val="000000"/>
              </w:rPr>
            </w:pPr>
          </w:p>
        </w:tc>
      </w:tr>
      <w:tr w:rsidR="00C75CCB" w14:paraId="5712D928" w14:textId="77777777" w:rsidTr="00963320">
        <w:trPr>
          <w:ins w:id="99" w:author="Diana Margarita Gonzalez Martinez" w:date="2015-05-18T21:46:00Z"/>
        </w:trPr>
        <w:tc>
          <w:tcPr>
            <w:tcW w:w="2518" w:type="dxa"/>
          </w:tcPr>
          <w:p w14:paraId="5570F986" w14:textId="77777777" w:rsidR="00C75CCB" w:rsidRDefault="00C75CCB" w:rsidP="00963320">
            <w:pPr>
              <w:rPr>
                <w:ins w:id="100" w:author="Diana Margarita Gonzalez Martinez" w:date="2015-05-18T21:46:00Z"/>
                <w:rFonts w:ascii="Times New Roman" w:hAnsi="Times New Roman" w:cs="Times New Roman"/>
                <w:color w:val="000000"/>
              </w:rPr>
            </w:pPr>
            <w:ins w:id="101" w:author="Diana Margarita Gonzalez Martinez" w:date="2015-05-18T21:46:00Z">
              <w:r w:rsidRPr="00053744">
                <w:rPr>
                  <w:rFonts w:ascii="Times New Roman" w:hAnsi="Times New Roman" w:cs="Times New Roman"/>
                  <w:b/>
                  <w:color w:val="000000"/>
                  <w:sz w:val="18"/>
                  <w:szCs w:val="18"/>
                </w:rPr>
                <w:lastRenderedPageBreak/>
                <w:t>Pie de imagen</w:t>
              </w:r>
            </w:ins>
          </w:p>
        </w:tc>
        <w:tc>
          <w:tcPr>
            <w:tcW w:w="6515" w:type="dxa"/>
          </w:tcPr>
          <w:p w14:paraId="6A21623E" w14:textId="77777777" w:rsidR="00C75CCB" w:rsidRPr="001F429E" w:rsidRDefault="00C75CCB" w:rsidP="00963320">
            <w:pPr>
              <w:rPr>
                <w:ins w:id="102" w:author="Diana Margarita Gonzalez Martinez" w:date="2015-05-18T21:46:00Z"/>
                <w:rFonts w:ascii="Times New Roman" w:hAnsi="Times New Roman" w:cs="Times New Roman"/>
              </w:rPr>
            </w:pPr>
            <w:ins w:id="103" w:author="Diana Margarita Gonzalez Martinez" w:date="2015-05-18T21:46:00Z">
              <w:r>
                <w:rPr>
                  <w:rFonts w:ascii="Times New Roman" w:hAnsi="Times New Roman" w:cs="Times New Roman"/>
                </w:rPr>
                <w:t>Dividiendo por un número natural</w:t>
              </w:r>
            </w:ins>
          </w:p>
          <w:p w14:paraId="1DC2D930" w14:textId="77777777" w:rsidR="00C75CCB" w:rsidRDefault="00C75CCB" w:rsidP="00963320">
            <w:pPr>
              <w:rPr>
                <w:ins w:id="104" w:author="Diana Margarita Gonzalez Martinez" w:date="2015-05-18T21:46:00Z"/>
                <w:rFonts w:ascii="Times New Roman" w:hAnsi="Times New Roman" w:cs="Times New Roman"/>
                <w:color w:val="000000"/>
              </w:rPr>
            </w:pPr>
          </w:p>
        </w:tc>
      </w:tr>
    </w:tbl>
    <w:p w14:paraId="0921C1C1" w14:textId="77777777" w:rsidR="00C75CCB" w:rsidRDefault="00C75CCB" w:rsidP="00C75CCB">
      <w:pPr>
        <w:pStyle w:val="NormalWeb"/>
        <w:shd w:val="clear" w:color="auto" w:fill="FFFFFF"/>
        <w:spacing w:before="2" w:after="2"/>
        <w:jc w:val="both"/>
        <w:rPr>
          <w:ins w:id="105" w:author="Diana Margarita Gonzalez Martinez" w:date="2015-05-18T21:46:00Z"/>
          <w:rFonts w:ascii="Times New Roman" w:hAnsi="Times New Roman"/>
          <w:sz w:val="24"/>
          <w:szCs w:val="24"/>
          <w:shd w:val="clear" w:color="auto" w:fill="FFFFFF"/>
        </w:rPr>
      </w:pPr>
    </w:p>
    <w:p w14:paraId="6F12C401" w14:textId="77777777" w:rsidR="00C75CCB" w:rsidRDefault="00C75CCB" w:rsidP="00C75CCB">
      <w:pPr>
        <w:pStyle w:val="NormalWeb"/>
        <w:shd w:val="clear" w:color="auto" w:fill="FFFFFF"/>
        <w:spacing w:before="2" w:after="2"/>
        <w:jc w:val="both"/>
        <w:rPr>
          <w:ins w:id="106" w:author="Diana Margarita Gonzalez Martinez" w:date="2015-05-18T21:46:00Z"/>
          <w:rFonts w:ascii="Times New Roman" w:hAnsi="Times New Roman"/>
          <w:sz w:val="24"/>
          <w:szCs w:val="24"/>
          <w:shd w:val="clear" w:color="auto" w:fill="FFFFFF"/>
        </w:rPr>
      </w:pPr>
      <w:ins w:id="107" w:author="Diana Margarita Gonzalez Martinez" w:date="2015-05-18T21:46:00Z">
        <w:r>
          <w:rPr>
            <w:rFonts w:ascii="Times New Roman" w:hAnsi="Times New Roman"/>
            <w:sz w:val="24"/>
            <w:szCs w:val="24"/>
            <w:shd w:val="clear" w:color="auto" w:fill="FFFFFF"/>
          </w:rPr>
          <w:t>Para hallar la respuesta debemos dividir 30 de las siguientes formas:</w:t>
        </w:r>
      </w:ins>
    </w:p>
    <w:p w14:paraId="3DF651B9" w14:textId="77777777" w:rsidR="00C75CCB" w:rsidRDefault="00C75CCB" w:rsidP="00C75CCB">
      <w:pPr>
        <w:pStyle w:val="NormalWeb"/>
        <w:shd w:val="clear" w:color="auto" w:fill="FFFFFF"/>
        <w:spacing w:before="2" w:after="2"/>
        <w:jc w:val="both"/>
        <w:rPr>
          <w:ins w:id="108" w:author="Diana Margarita Gonzalez Martinez" w:date="2015-05-18T21:46:00Z"/>
          <w:rFonts w:ascii="Times New Roman" w:hAnsi="Times New Roman"/>
          <w:sz w:val="24"/>
          <w:szCs w:val="24"/>
          <w:shd w:val="clear" w:color="auto" w:fill="FFFFFF"/>
        </w:rPr>
      </w:pPr>
    </w:p>
    <w:p w14:paraId="2DAA0DAF" w14:textId="77777777" w:rsidR="00C75CCB" w:rsidRDefault="00C75CCB" w:rsidP="00C75CCB">
      <w:pPr>
        <w:pStyle w:val="NormalWeb"/>
        <w:numPr>
          <w:ilvl w:val="0"/>
          <w:numId w:val="36"/>
        </w:numPr>
        <w:shd w:val="clear" w:color="auto" w:fill="FFFFFF"/>
        <w:spacing w:before="2" w:after="2"/>
        <w:ind w:left="360"/>
        <w:jc w:val="both"/>
        <w:rPr>
          <w:ins w:id="109" w:author="Diana Margarita Gonzalez Martinez" w:date="2015-05-18T21:46:00Z"/>
          <w:rFonts w:ascii="Times New Roman" w:hAnsi="Times New Roman"/>
          <w:sz w:val="24"/>
          <w:szCs w:val="24"/>
          <w:shd w:val="clear" w:color="auto" w:fill="FFFFFF"/>
        </w:rPr>
      </w:pPr>
      <w:ins w:id="110" w:author="Diana Margarita Gonzalez Martinez" w:date="2015-05-18T21:46:00Z">
        <w:r>
          <w:rPr>
            <w:rFonts w:ascii="Times New Roman" w:hAnsi="Times New Roman"/>
            <w:sz w:val="24"/>
            <w:szCs w:val="24"/>
            <w:shd w:val="clear" w:color="auto" w:fill="FFFFFF"/>
          </w:rPr>
          <w:t>30 ÷ 15 = 2 es decir se pueden organizar 15 grupos de 2 dulces o 2 grupos de 15 dulces.</w:t>
        </w:r>
      </w:ins>
    </w:p>
    <w:p w14:paraId="6FDBC67E" w14:textId="77777777" w:rsidR="00C75CCB" w:rsidRDefault="00C75CCB" w:rsidP="00C75CCB">
      <w:pPr>
        <w:pStyle w:val="NormalWeb"/>
        <w:numPr>
          <w:ilvl w:val="0"/>
          <w:numId w:val="36"/>
        </w:numPr>
        <w:shd w:val="clear" w:color="auto" w:fill="FFFFFF"/>
        <w:spacing w:before="2" w:after="2"/>
        <w:ind w:left="360"/>
        <w:jc w:val="both"/>
        <w:rPr>
          <w:ins w:id="111" w:author="Diana Margarita Gonzalez Martinez" w:date="2015-05-18T21:46:00Z"/>
          <w:rFonts w:ascii="Times New Roman" w:hAnsi="Times New Roman"/>
          <w:sz w:val="24"/>
          <w:szCs w:val="24"/>
          <w:shd w:val="clear" w:color="auto" w:fill="FFFFFF"/>
        </w:rPr>
      </w:pPr>
      <w:ins w:id="112" w:author="Diana Margarita Gonzalez Martinez" w:date="2015-05-18T21:46:00Z">
        <w:r>
          <w:rPr>
            <w:rFonts w:ascii="Times New Roman" w:hAnsi="Times New Roman"/>
            <w:sz w:val="24"/>
            <w:szCs w:val="24"/>
            <w:shd w:val="clear" w:color="auto" w:fill="FFFFFF"/>
          </w:rPr>
          <w:t>30 ÷ 10 = 3 es decir se pueden organizar 10 grupos de 3 dulces o 3 grupos de 10 dulces.</w:t>
        </w:r>
      </w:ins>
    </w:p>
    <w:p w14:paraId="5D5ABA65" w14:textId="77777777" w:rsidR="00C75CCB" w:rsidRDefault="00C75CCB" w:rsidP="00C75CCB">
      <w:pPr>
        <w:pStyle w:val="NormalWeb"/>
        <w:numPr>
          <w:ilvl w:val="0"/>
          <w:numId w:val="36"/>
        </w:numPr>
        <w:shd w:val="clear" w:color="auto" w:fill="FFFFFF"/>
        <w:spacing w:before="2" w:after="2"/>
        <w:ind w:left="360"/>
        <w:jc w:val="both"/>
        <w:rPr>
          <w:ins w:id="113" w:author="Diana Margarita Gonzalez Martinez" w:date="2015-05-18T21:46:00Z"/>
          <w:rFonts w:ascii="Times New Roman" w:hAnsi="Times New Roman"/>
          <w:sz w:val="24"/>
          <w:szCs w:val="24"/>
          <w:shd w:val="clear" w:color="auto" w:fill="FFFFFF"/>
        </w:rPr>
      </w:pPr>
      <w:ins w:id="114" w:author="Diana Margarita Gonzalez Martinez" w:date="2015-05-18T21:46:00Z">
        <w:r>
          <w:rPr>
            <w:rFonts w:ascii="Times New Roman" w:hAnsi="Times New Roman"/>
            <w:sz w:val="24"/>
            <w:szCs w:val="24"/>
            <w:shd w:val="clear" w:color="auto" w:fill="FFFFFF"/>
          </w:rPr>
          <w:t>30 ÷ 6 = 5 es decir se pueden organizar 6 grupos de 5 dulces o 5 grupos de 6 dulces.</w:t>
        </w:r>
      </w:ins>
    </w:p>
    <w:p w14:paraId="7CADA0CF" w14:textId="77777777" w:rsidR="00C75CCB" w:rsidRDefault="00C75CCB" w:rsidP="00C75CCB">
      <w:pPr>
        <w:pStyle w:val="NormalWeb"/>
        <w:numPr>
          <w:ilvl w:val="0"/>
          <w:numId w:val="36"/>
        </w:numPr>
        <w:shd w:val="clear" w:color="auto" w:fill="FFFFFF"/>
        <w:spacing w:before="2" w:after="2"/>
        <w:ind w:left="360"/>
        <w:jc w:val="both"/>
        <w:rPr>
          <w:ins w:id="115" w:author="Diana Margarita Gonzalez Martinez" w:date="2015-05-18T21:46:00Z"/>
          <w:rFonts w:ascii="Times New Roman" w:hAnsi="Times New Roman"/>
          <w:sz w:val="24"/>
          <w:szCs w:val="24"/>
          <w:shd w:val="clear" w:color="auto" w:fill="FFFFFF"/>
        </w:rPr>
      </w:pPr>
      <w:ins w:id="116" w:author="Diana Margarita Gonzalez Martinez" w:date="2015-05-18T21:46:00Z">
        <w:r>
          <w:rPr>
            <w:rFonts w:ascii="Times New Roman" w:hAnsi="Times New Roman"/>
            <w:sz w:val="24"/>
            <w:szCs w:val="24"/>
            <w:shd w:val="clear" w:color="auto" w:fill="FFFFFF"/>
          </w:rPr>
          <w:t>30 ÷ 30 = 1 es decir se puede organizar 1 grupos de 30 dulces o 30 grupos de 1 dulces.</w:t>
        </w:r>
      </w:ins>
    </w:p>
    <w:p w14:paraId="2BFF2986" w14:textId="77777777" w:rsidR="00C75CCB" w:rsidRDefault="00C75CCB" w:rsidP="00C75CCB">
      <w:pPr>
        <w:pStyle w:val="NormalWeb"/>
        <w:shd w:val="clear" w:color="auto" w:fill="FFFFFF"/>
        <w:spacing w:before="2" w:after="2"/>
        <w:jc w:val="both"/>
        <w:rPr>
          <w:ins w:id="117" w:author="Diana Margarita Gonzalez Martinez" w:date="2015-05-18T21:46:00Z"/>
          <w:rFonts w:ascii="Times New Roman" w:hAnsi="Times New Roman"/>
          <w:sz w:val="24"/>
          <w:szCs w:val="24"/>
          <w:shd w:val="clear" w:color="auto" w:fill="FFFFFF"/>
        </w:rPr>
      </w:pPr>
    </w:p>
    <w:p w14:paraId="76E8CB20" w14:textId="77777777" w:rsidR="00C75CCB" w:rsidRDefault="00C75CCB" w:rsidP="00C75CCB">
      <w:pPr>
        <w:pStyle w:val="NormalWeb"/>
        <w:shd w:val="clear" w:color="auto" w:fill="FFFFFF"/>
        <w:spacing w:before="2" w:after="2"/>
        <w:jc w:val="both"/>
        <w:rPr>
          <w:ins w:id="118" w:author="Diana Margarita Gonzalez Martinez" w:date="2015-05-18T21:46:00Z"/>
          <w:rFonts w:ascii="Times New Roman" w:hAnsi="Times New Roman"/>
          <w:sz w:val="24"/>
          <w:szCs w:val="24"/>
          <w:shd w:val="clear" w:color="auto" w:fill="FFFFFF"/>
        </w:rPr>
      </w:pPr>
      <w:ins w:id="119" w:author="Diana Margarita Gonzalez Martinez" w:date="2015-05-18T21:46:00Z">
        <w:r>
          <w:rPr>
            <w:rFonts w:ascii="Times New Roman" w:hAnsi="Times New Roman"/>
            <w:sz w:val="24"/>
            <w:szCs w:val="24"/>
            <w:shd w:val="clear" w:color="auto" w:fill="FFFFFF"/>
          </w:rPr>
          <w:t>Por tanto los 30 dulces se pueden organizar en grupos de {1, 2, 3, 5, 6, 10, 15, 30}</w:t>
        </w:r>
      </w:ins>
    </w:p>
    <w:p w14:paraId="5BC57579" w14:textId="77777777" w:rsidR="00C75CCB" w:rsidRDefault="00C75CCB" w:rsidP="00C75CCB">
      <w:pPr>
        <w:pStyle w:val="NormalWeb"/>
        <w:shd w:val="clear" w:color="auto" w:fill="FFFFFF"/>
        <w:spacing w:before="2" w:after="2"/>
        <w:jc w:val="both"/>
        <w:rPr>
          <w:ins w:id="120" w:author="Diana Margarita Gonzalez Martinez" w:date="2015-05-18T21:46:00Z"/>
          <w:rFonts w:ascii="Times New Roman" w:hAnsi="Times New Roman"/>
          <w:sz w:val="24"/>
          <w:szCs w:val="24"/>
          <w:shd w:val="clear" w:color="auto" w:fill="FFFFFF"/>
        </w:rPr>
      </w:pPr>
    </w:p>
    <w:p w14:paraId="41387DB2" w14:textId="77777777" w:rsidR="00C75CCB" w:rsidRDefault="00C75CCB" w:rsidP="00C75CCB">
      <w:pPr>
        <w:pStyle w:val="NormalWeb"/>
        <w:shd w:val="clear" w:color="auto" w:fill="FFFFFF"/>
        <w:spacing w:before="2" w:after="2"/>
        <w:jc w:val="both"/>
        <w:rPr>
          <w:ins w:id="121" w:author="Diana Margarita Gonzalez Martinez" w:date="2015-05-18T21:46:00Z"/>
          <w:rFonts w:ascii="Times New Roman" w:hAnsi="Times New Roman"/>
          <w:sz w:val="24"/>
          <w:szCs w:val="24"/>
          <w:shd w:val="clear" w:color="auto" w:fill="FFFFFF"/>
        </w:rPr>
      </w:pPr>
      <w:ins w:id="122" w:author="Diana Margarita Gonzalez Martinez" w:date="2015-05-18T21:46:00Z">
        <w:r>
          <w:rPr>
            <w:rFonts w:ascii="Times New Roman" w:hAnsi="Times New Roman"/>
            <w:sz w:val="24"/>
            <w:szCs w:val="24"/>
            <w:shd w:val="clear" w:color="auto" w:fill="FFFFFF"/>
          </w:rPr>
          <w:t>Entonces Juanita puede organizar de 8 formas diferentes los dulces.</w:t>
        </w:r>
      </w:ins>
    </w:p>
    <w:p w14:paraId="2F3AEE3B" w14:textId="77777777" w:rsidR="00C75CCB" w:rsidRDefault="00C75CCB" w:rsidP="00C75CCB">
      <w:pPr>
        <w:pStyle w:val="NormalWeb"/>
        <w:shd w:val="clear" w:color="auto" w:fill="FFFFFF"/>
        <w:spacing w:before="2" w:after="2"/>
        <w:jc w:val="both"/>
        <w:rPr>
          <w:ins w:id="123" w:author="Diana Margarita Gonzalez Martinez" w:date="2015-05-18T21:46:00Z"/>
          <w:rFonts w:ascii="Times New Roman" w:hAnsi="Times New Roman"/>
          <w:sz w:val="24"/>
          <w:szCs w:val="24"/>
          <w:shd w:val="clear" w:color="auto" w:fill="FFFFFF"/>
        </w:rPr>
      </w:pPr>
    </w:p>
    <w:p w14:paraId="02D21BBD" w14:textId="77777777" w:rsidR="00C75CCB" w:rsidRDefault="00C75CCB" w:rsidP="00C75CCB">
      <w:pPr>
        <w:pStyle w:val="NormalWeb"/>
        <w:shd w:val="clear" w:color="auto" w:fill="FFFFFF"/>
        <w:spacing w:before="2" w:after="2"/>
        <w:jc w:val="both"/>
        <w:rPr>
          <w:ins w:id="124" w:author="Diana Margarita Gonzalez Martinez" w:date="2015-05-18T21:46:00Z"/>
          <w:rFonts w:ascii="Times New Roman" w:hAnsi="Times New Roman"/>
          <w:sz w:val="24"/>
          <w:szCs w:val="24"/>
          <w:shd w:val="clear" w:color="auto" w:fill="FFFFFF"/>
        </w:rPr>
      </w:pPr>
      <w:ins w:id="125" w:author="Diana Margarita Gonzalez Martinez" w:date="2015-05-18T21:46:00Z">
        <w:r>
          <w:rPr>
            <w:rFonts w:ascii="Times New Roman" w:hAnsi="Times New Roman"/>
            <w:sz w:val="24"/>
            <w:szCs w:val="24"/>
            <w:shd w:val="clear" w:color="auto" w:fill="FFFFFF"/>
          </w:rPr>
          <w:t xml:space="preserve">Al conjunto de los números {1, 2, 3, 5, 6, 10, 15, 30} se conocen como divisores de 30 </w:t>
        </w:r>
      </w:ins>
    </w:p>
    <w:p w14:paraId="0F1B55B7" w14:textId="77777777" w:rsidR="00D417AF" w:rsidRDefault="00D417AF" w:rsidP="00D417AF">
      <w:pPr>
        <w:pStyle w:val="NormalWeb"/>
        <w:shd w:val="clear" w:color="auto" w:fill="FFFFFF"/>
        <w:spacing w:before="2" w:after="2"/>
        <w:ind w:left="360"/>
        <w:jc w:val="both"/>
        <w:rPr>
          <w:rFonts w:ascii="Times New Roman" w:hAnsi="Times New Roman"/>
          <w:sz w:val="24"/>
          <w:szCs w:val="24"/>
          <w:shd w:val="clear" w:color="auto" w:fill="FFFFFF"/>
        </w:rPr>
      </w:pPr>
    </w:p>
    <w:p w14:paraId="62373CE6" w14:textId="2B750C6C" w:rsidR="00981710" w:rsidRDefault="00981710" w:rsidP="00377466">
      <w:pPr>
        <w:pStyle w:val="NormalWeb"/>
        <w:shd w:val="clear" w:color="auto" w:fill="FFFFFF"/>
        <w:spacing w:before="2" w:after="2"/>
        <w:jc w:val="both"/>
        <w:rPr>
          <w:rFonts w:ascii="Times New Roman" w:hAnsi="Times New Roman"/>
          <w:sz w:val="24"/>
          <w:szCs w:val="24"/>
          <w:shd w:val="clear" w:color="auto" w:fill="FFFFFF"/>
        </w:rPr>
      </w:pPr>
      <w:r>
        <w:rPr>
          <w:rFonts w:ascii="Times New Roman" w:hAnsi="Times New Roman"/>
          <w:sz w:val="24"/>
          <w:szCs w:val="24"/>
          <w:shd w:val="clear" w:color="auto" w:fill="FFFFFF"/>
        </w:rPr>
        <w:t>Ejemplo:</w:t>
      </w:r>
    </w:p>
    <w:p w14:paraId="7C282735" w14:textId="77777777" w:rsidR="00981710" w:rsidRDefault="00981710" w:rsidP="00377466">
      <w:pPr>
        <w:pStyle w:val="NormalWeb"/>
        <w:shd w:val="clear" w:color="auto" w:fill="FFFFFF"/>
        <w:spacing w:before="2" w:after="2"/>
        <w:jc w:val="both"/>
        <w:rPr>
          <w:rFonts w:ascii="Times New Roman" w:hAnsi="Times New Roman"/>
          <w:sz w:val="24"/>
          <w:szCs w:val="24"/>
          <w:shd w:val="clear" w:color="auto" w:fill="FFFFFF"/>
        </w:rPr>
      </w:pPr>
    </w:p>
    <w:p w14:paraId="527B1C70" w14:textId="66E86D9F" w:rsidR="001F429E" w:rsidRDefault="00981710" w:rsidP="00377466">
      <w:pPr>
        <w:pStyle w:val="NormalWeb"/>
        <w:shd w:val="clear" w:color="auto" w:fill="FFFFFF"/>
        <w:spacing w:before="2" w:after="2"/>
        <w:jc w:val="both"/>
        <w:rPr>
          <w:rFonts w:ascii="Times New Roman" w:hAnsi="Times New Roman"/>
          <w:sz w:val="24"/>
          <w:szCs w:val="24"/>
          <w:shd w:val="clear" w:color="auto" w:fill="FFFFFF"/>
        </w:rPr>
      </w:pPr>
      <w:r>
        <w:rPr>
          <w:rFonts w:ascii="Times New Roman" w:hAnsi="Times New Roman"/>
          <w:sz w:val="24"/>
          <w:szCs w:val="24"/>
          <w:shd w:val="clear" w:color="auto" w:fill="FFFFFF"/>
        </w:rPr>
        <w:t>H</w:t>
      </w:r>
      <w:r w:rsidR="00377466">
        <w:rPr>
          <w:rFonts w:ascii="Times New Roman" w:hAnsi="Times New Roman"/>
          <w:sz w:val="24"/>
          <w:szCs w:val="24"/>
          <w:shd w:val="clear" w:color="auto" w:fill="FFFFFF"/>
        </w:rPr>
        <w:t>allemos los divisores de 36:</w:t>
      </w:r>
    </w:p>
    <w:p w14:paraId="57FED5A5" w14:textId="77777777" w:rsidR="001F429E" w:rsidRDefault="001F429E" w:rsidP="00D417AF">
      <w:pPr>
        <w:pStyle w:val="NormalWeb"/>
        <w:shd w:val="clear" w:color="auto" w:fill="FFFFFF"/>
        <w:spacing w:before="2" w:after="2"/>
        <w:ind w:left="360"/>
        <w:jc w:val="both"/>
        <w:rPr>
          <w:rFonts w:ascii="Times New Roman" w:hAnsi="Times New Roman"/>
          <w:sz w:val="24"/>
          <w:szCs w:val="24"/>
          <w:shd w:val="clear" w:color="auto" w:fill="FFFFFF"/>
        </w:rPr>
      </w:pPr>
    </w:p>
    <w:tbl>
      <w:tblPr>
        <w:tblStyle w:val="Tablaconcuadrcula"/>
        <w:tblW w:w="0" w:type="auto"/>
        <w:tblLook w:val="04A0" w:firstRow="1" w:lastRow="0" w:firstColumn="1" w:lastColumn="0" w:noHBand="0" w:noVBand="1"/>
      </w:tblPr>
      <w:tblGrid>
        <w:gridCol w:w="2469"/>
        <w:gridCol w:w="6359"/>
      </w:tblGrid>
      <w:tr w:rsidR="001F429E" w:rsidRPr="005D1738" w14:paraId="1C0BAD13" w14:textId="77777777" w:rsidTr="00464157">
        <w:tc>
          <w:tcPr>
            <w:tcW w:w="8828" w:type="dxa"/>
            <w:gridSpan w:val="2"/>
            <w:shd w:val="clear" w:color="auto" w:fill="0D0D0D" w:themeFill="text1" w:themeFillTint="F2"/>
          </w:tcPr>
          <w:p w14:paraId="26B8D68D" w14:textId="77777777" w:rsidR="001F429E" w:rsidRPr="005D1738" w:rsidRDefault="001F429E" w:rsidP="003774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F429E" w14:paraId="437A3878" w14:textId="77777777" w:rsidTr="00464157">
        <w:tc>
          <w:tcPr>
            <w:tcW w:w="2469" w:type="dxa"/>
          </w:tcPr>
          <w:p w14:paraId="06FB812E" w14:textId="77777777" w:rsidR="001F429E" w:rsidRPr="00053744" w:rsidRDefault="001F429E"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14:paraId="79977BED" w14:textId="7EB4C23E" w:rsidR="001F429E" w:rsidRPr="00053744" w:rsidRDefault="002D55A3" w:rsidP="00377466">
            <w:pPr>
              <w:rPr>
                <w:rFonts w:ascii="Times New Roman" w:hAnsi="Times New Roman" w:cs="Times New Roman"/>
                <w:b/>
                <w:color w:val="000000"/>
                <w:sz w:val="18"/>
                <w:szCs w:val="18"/>
              </w:rPr>
            </w:pPr>
            <w:r>
              <w:rPr>
                <w:rFonts w:ascii="Times New Roman" w:hAnsi="Times New Roman" w:cs="Times New Roman"/>
                <w:color w:val="000000"/>
              </w:rPr>
              <w:t>MA</w:t>
            </w:r>
            <w:r w:rsidR="00CD6221">
              <w:rPr>
                <w:rFonts w:ascii="Times New Roman" w:hAnsi="Times New Roman" w:cs="Times New Roman"/>
                <w:color w:val="000000"/>
              </w:rPr>
              <w:t>_06_04_</w:t>
            </w:r>
            <w:r>
              <w:rPr>
                <w:rFonts w:ascii="Times New Roman" w:hAnsi="Times New Roman" w:cs="Times New Roman"/>
                <w:color w:val="000000"/>
              </w:rPr>
              <w:t>CO_</w:t>
            </w:r>
            <w:r w:rsidR="00CD6221">
              <w:rPr>
                <w:rFonts w:ascii="Times New Roman" w:hAnsi="Times New Roman" w:cs="Times New Roman"/>
                <w:color w:val="000000"/>
              </w:rPr>
              <w:t>IMG</w:t>
            </w:r>
            <w:del w:id="126" w:author="Diana Margarita Gonzalez Martinez" w:date="2015-05-18T22:28:00Z">
              <w:r w:rsidR="00CD6221" w:rsidDel="00427320">
                <w:rPr>
                  <w:rFonts w:ascii="Times New Roman" w:hAnsi="Times New Roman" w:cs="Times New Roman"/>
                  <w:color w:val="000000"/>
                </w:rPr>
                <w:delText>04</w:delText>
              </w:r>
            </w:del>
            <w:ins w:id="127" w:author="Diana Margarita Gonzalez Martinez" w:date="2015-05-18T22:28:00Z">
              <w:r w:rsidR="00427320">
                <w:rPr>
                  <w:rFonts w:ascii="Times New Roman" w:hAnsi="Times New Roman" w:cs="Times New Roman"/>
                  <w:color w:val="000000"/>
                </w:rPr>
                <w:t xml:space="preserve"> 06</w:t>
              </w:r>
            </w:ins>
          </w:p>
        </w:tc>
      </w:tr>
      <w:tr w:rsidR="001F429E" w14:paraId="73363805" w14:textId="77777777" w:rsidTr="00464157">
        <w:tc>
          <w:tcPr>
            <w:tcW w:w="2469" w:type="dxa"/>
          </w:tcPr>
          <w:p w14:paraId="42D539B9" w14:textId="77777777" w:rsidR="001F429E" w:rsidRDefault="001F429E" w:rsidP="003774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14:paraId="78A12018" w14:textId="77777777" w:rsidR="001F429E" w:rsidRDefault="001F429E" w:rsidP="00377466">
            <w:pPr>
              <w:rPr>
                <w:rFonts w:ascii="Times New Roman" w:hAnsi="Times New Roman" w:cs="Times New Roman"/>
                <w:color w:val="000000"/>
              </w:rPr>
            </w:pPr>
          </w:p>
          <w:p w14:paraId="1B39D514" w14:textId="024AFE9E" w:rsidR="001F429E" w:rsidRDefault="001F429E" w:rsidP="00377466">
            <w:pPr>
              <w:rPr>
                <w:rFonts w:ascii="Times New Roman" w:hAnsi="Times New Roman" w:cs="Times New Roman"/>
                <w:color w:val="000000"/>
              </w:rPr>
            </w:pPr>
            <w:r>
              <w:rPr>
                <w:sz w:val="24"/>
                <w:szCs w:val="24"/>
                <w:lang w:val="es-ES_tradnl"/>
              </w:rPr>
              <w:object w:dxaOrig="1776" w:dyaOrig="1848" w14:anchorId="535BC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92.25pt" o:ole="">
                  <v:imagedata r:id="rId14" o:title=""/>
                </v:shape>
                <o:OLEObject Type="Embed" ProgID="PBrush" ShapeID="_x0000_i1025" DrawAspect="Content" ObjectID="_1493581463" r:id="rId15"/>
              </w:object>
            </w:r>
          </w:p>
          <w:p w14:paraId="67AD0218" w14:textId="7B5B5972" w:rsidR="001F429E" w:rsidRDefault="001F429E" w:rsidP="001F429E">
            <w:pPr>
              <w:rPr>
                <w:rFonts w:ascii="Times New Roman" w:hAnsi="Times New Roman" w:cs="Times New Roman"/>
                <w:color w:val="000000"/>
              </w:rPr>
            </w:pPr>
            <w:r>
              <w:rPr>
                <w:rFonts w:ascii="Times New Roman" w:hAnsi="Times New Roman" w:cs="Times New Roman"/>
                <w:color w:val="000000"/>
              </w:rPr>
              <w:t xml:space="preserve">Debe ir resaltado lo anterior </w:t>
            </w:r>
          </w:p>
        </w:tc>
      </w:tr>
      <w:tr w:rsidR="001F429E" w14:paraId="4F87A14A" w14:textId="77777777" w:rsidTr="00464157">
        <w:tc>
          <w:tcPr>
            <w:tcW w:w="2469" w:type="dxa"/>
          </w:tcPr>
          <w:p w14:paraId="021007D7" w14:textId="77777777" w:rsidR="001F429E" w:rsidRDefault="001F429E" w:rsidP="0037746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9" w:type="dxa"/>
          </w:tcPr>
          <w:p w14:paraId="3C096580" w14:textId="77777777" w:rsidR="001F429E" w:rsidRDefault="001F429E" w:rsidP="00377466">
            <w:pPr>
              <w:rPr>
                <w:rFonts w:ascii="Times New Roman" w:hAnsi="Times New Roman" w:cs="Times New Roman"/>
                <w:color w:val="000000"/>
              </w:rPr>
            </w:pPr>
          </w:p>
        </w:tc>
      </w:tr>
      <w:tr w:rsidR="001F429E" w14:paraId="4CEAC087" w14:textId="77777777" w:rsidTr="00464157">
        <w:tc>
          <w:tcPr>
            <w:tcW w:w="2469" w:type="dxa"/>
          </w:tcPr>
          <w:p w14:paraId="214370CC" w14:textId="77777777" w:rsidR="001F429E" w:rsidRDefault="001F429E" w:rsidP="003774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9" w:type="dxa"/>
          </w:tcPr>
          <w:p w14:paraId="334AFE94" w14:textId="2E8327F8" w:rsidR="001F429E" w:rsidRPr="001F429E" w:rsidRDefault="001F429E" w:rsidP="00377466">
            <w:pPr>
              <w:rPr>
                <w:rFonts w:ascii="Times New Roman" w:hAnsi="Times New Roman" w:cs="Times New Roman"/>
              </w:rPr>
            </w:pPr>
            <w:r>
              <w:rPr>
                <w:rFonts w:ascii="Times New Roman" w:hAnsi="Times New Roman" w:cs="Times New Roman"/>
              </w:rPr>
              <w:t xml:space="preserve">3 y 12 son divisores o factores de 36 </w:t>
            </w:r>
          </w:p>
          <w:p w14:paraId="5F153DA5" w14:textId="77777777" w:rsidR="001F429E" w:rsidRDefault="001F429E" w:rsidP="00377466">
            <w:pPr>
              <w:rPr>
                <w:rFonts w:ascii="Times New Roman" w:hAnsi="Times New Roman" w:cs="Times New Roman"/>
                <w:color w:val="000000"/>
              </w:rPr>
            </w:pPr>
          </w:p>
        </w:tc>
      </w:tr>
    </w:tbl>
    <w:p w14:paraId="2F9232C2" w14:textId="77777777" w:rsidR="003D1EBD" w:rsidRPr="00534FBB" w:rsidRDefault="003D1EBD" w:rsidP="003D1EBD">
      <w:pPr>
        <w:pStyle w:val="NormalWeb"/>
        <w:shd w:val="clear" w:color="auto" w:fill="FFFFFF"/>
        <w:spacing w:before="2" w:after="2"/>
        <w:jc w:val="both"/>
        <w:rPr>
          <w:rFonts w:ascii="Times New Roman" w:hAnsi="Times New Roman"/>
          <w:sz w:val="24"/>
          <w:szCs w:val="24"/>
        </w:rPr>
      </w:pPr>
    </w:p>
    <w:p w14:paraId="6814F44F" w14:textId="5A93D18F" w:rsidR="003D1EBD" w:rsidRDefault="00414FFA" w:rsidP="00AE1BC1">
      <w:pPr>
        <w:spacing w:after="0"/>
        <w:rPr>
          <w:rFonts w:ascii="Times New Roman" w:hAnsi="Times New Roman" w:cs="Times New Roman"/>
        </w:rPr>
      </w:pPr>
      <w:r w:rsidRPr="00414FFA">
        <w:rPr>
          <w:rFonts w:ascii="Times New Roman" w:hAnsi="Times New Roman" w:cs="Times New Roman"/>
        </w:rPr>
        <w:t xml:space="preserve">Para </w:t>
      </w:r>
      <w:r>
        <w:rPr>
          <w:rFonts w:ascii="Times New Roman" w:hAnsi="Times New Roman" w:cs="Times New Roman"/>
        </w:rPr>
        <w:t>hallar los divisores de 36, se tienen que dividir ente cada uno de los números naturales menores o iguales a él. Veamos:</w:t>
      </w:r>
    </w:p>
    <w:p w14:paraId="7DA0AEAB" w14:textId="77777777" w:rsidR="00414FFA" w:rsidRDefault="00414FFA" w:rsidP="00AE1BC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46"/>
        <w:gridCol w:w="6382"/>
      </w:tblGrid>
      <w:tr w:rsidR="00414FFA" w:rsidRPr="005D1738" w14:paraId="722C3166" w14:textId="77777777" w:rsidTr="00612A7E">
        <w:tc>
          <w:tcPr>
            <w:tcW w:w="9033" w:type="dxa"/>
            <w:gridSpan w:val="2"/>
            <w:shd w:val="clear" w:color="auto" w:fill="0D0D0D" w:themeFill="text1" w:themeFillTint="F2"/>
          </w:tcPr>
          <w:p w14:paraId="5E8D6A19" w14:textId="77777777" w:rsidR="00414FFA" w:rsidRPr="005D1738" w:rsidRDefault="00414FFA"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14FFA" w14:paraId="24041F0B" w14:textId="77777777" w:rsidTr="00612A7E">
        <w:tc>
          <w:tcPr>
            <w:tcW w:w="2518" w:type="dxa"/>
          </w:tcPr>
          <w:p w14:paraId="246FFA9C" w14:textId="77777777" w:rsidR="00414FFA" w:rsidRPr="00053744" w:rsidRDefault="00414FFA" w:rsidP="00612A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6EE035E" w14:textId="778CB822" w:rsidR="00414FFA" w:rsidRPr="00053744" w:rsidRDefault="002D55A3" w:rsidP="00612A7E">
            <w:pPr>
              <w:rPr>
                <w:rFonts w:ascii="Times New Roman" w:hAnsi="Times New Roman" w:cs="Times New Roman"/>
                <w:b/>
                <w:color w:val="000000"/>
                <w:sz w:val="18"/>
                <w:szCs w:val="18"/>
              </w:rPr>
            </w:pPr>
            <w:r>
              <w:rPr>
                <w:rFonts w:ascii="Times New Roman" w:hAnsi="Times New Roman" w:cs="Times New Roman"/>
                <w:color w:val="000000"/>
              </w:rPr>
              <w:t>MA</w:t>
            </w:r>
            <w:r w:rsidR="00CD6221">
              <w:rPr>
                <w:rFonts w:ascii="Times New Roman" w:hAnsi="Times New Roman" w:cs="Times New Roman"/>
                <w:color w:val="000000"/>
              </w:rPr>
              <w:t>_06_04_</w:t>
            </w:r>
            <w:r>
              <w:rPr>
                <w:rFonts w:ascii="Times New Roman" w:hAnsi="Times New Roman" w:cs="Times New Roman"/>
                <w:color w:val="000000"/>
              </w:rPr>
              <w:t>CO_</w:t>
            </w:r>
            <w:r w:rsidR="00CD6221">
              <w:rPr>
                <w:rFonts w:ascii="Times New Roman" w:hAnsi="Times New Roman" w:cs="Times New Roman"/>
                <w:color w:val="000000"/>
              </w:rPr>
              <w:t>IMG</w:t>
            </w:r>
            <w:del w:id="128" w:author="Diana Margarita Gonzalez Martinez" w:date="2015-05-18T22:29:00Z">
              <w:r w:rsidR="00CD6221" w:rsidDel="00427320">
                <w:rPr>
                  <w:rFonts w:ascii="Times New Roman" w:hAnsi="Times New Roman" w:cs="Times New Roman"/>
                  <w:color w:val="000000"/>
                </w:rPr>
                <w:delText>05</w:delText>
              </w:r>
            </w:del>
            <w:ins w:id="129" w:author="Diana Margarita Gonzalez Martinez" w:date="2015-05-18T22:29:00Z">
              <w:r w:rsidR="00427320">
                <w:rPr>
                  <w:rFonts w:ascii="Times New Roman" w:hAnsi="Times New Roman" w:cs="Times New Roman"/>
                  <w:color w:val="000000"/>
                </w:rPr>
                <w:t xml:space="preserve"> 07</w:t>
              </w:r>
            </w:ins>
          </w:p>
        </w:tc>
      </w:tr>
      <w:tr w:rsidR="00414FFA" w14:paraId="6F681E31" w14:textId="77777777" w:rsidTr="00612A7E">
        <w:tc>
          <w:tcPr>
            <w:tcW w:w="2518" w:type="dxa"/>
          </w:tcPr>
          <w:p w14:paraId="4D27A011" w14:textId="77777777" w:rsidR="00414FFA" w:rsidRDefault="00414FFA" w:rsidP="00612A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434996D" w14:textId="77777777" w:rsidR="00414FFA" w:rsidRDefault="00414FFA" w:rsidP="00612A7E">
            <w:pPr>
              <w:rPr>
                <w:rFonts w:ascii="Times New Roman" w:hAnsi="Times New Roman" w:cs="Times New Roman"/>
                <w:color w:val="000000"/>
              </w:rPr>
            </w:pPr>
          </w:p>
          <w:p w14:paraId="70EE97A0" w14:textId="1609149D" w:rsidR="00414FFA" w:rsidRDefault="00414FFA" w:rsidP="00612A7E">
            <w:pPr>
              <w:rPr>
                <w:rFonts w:ascii="Times New Roman" w:hAnsi="Times New Roman" w:cs="Times New Roman"/>
                <w:color w:val="000000"/>
              </w:rPr>
            </w:pPr>
            <w:r>
              <w:rPr>
                <w:rFonts w:ascii="Times New Roman" w:hAnsi="Times New Roman" w:cs="Times New Roman"/>
                <w:noProof/>
                <w:lang w:val="es-CO" w:eastAsia="es-CO"/>
              </w:rPr>
              <w:drawing>
                <wp:inline distT="0" distB="0" distL="0" distR="0" wp14:anchorId="7568822E" wp14:editId="455712ED">
                  <wp:extent cx="2499360" cy="17297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9360" cy="1729740"/>
                          </a:xfrm>
                          <a:prstGeom prst="rect">
                            <a:avLst/>
                          </a:prstGeom>
                          <a:noFill/>
                          <a:ln>
                            <a:noFill/>
                          </a:ln>
                        </pic:spPr>
                      </pic:pic>
                    </a:graphicData>
                  </a:graphic>
                </wp:inline>
              </w:drawing>
            </w:r>
          </w:p>
          <w:p w14:paraId="0C3BDBB3" w14:textId="6CEB78ED" w:rsidR="00414FFA" w:rsidRDefault="00414FFA" w:rsidP="00612A7E">
            <w:pPr>
              <w:rPr>
                <w:rFonts w:ascii="Times New Roman" w:hAnsi="Times New Roman" w:cs="Times New Roman"/>
                <w:color w:val="000000"/>
              </w:rPr>
            </w:pPr>
            <w:r>
              <w:rPr>
                <w:rFonts w:ascii="Times New Roman" w:hAnsi="Times New Roman" w:cs="Times New Roman"/>
                <w:color w:val="000000"/>
              </w:rPr>
              <w:t>Mostrar las parejas que se conforman al multiplicar da como resultado el 36</w:t>
            </w:r>
          </w:p>
        </w:tc>
      </w:tr>
      <w:tr w:rsidR="00414FFA" w14:paraId="17E9C6A5" w14:textId="77777777" w:rsidTr="00612A7E">
        <w:tc>
          <w:tcPr>
            <w:tcW w:w="2518" w:type="dxa"/>
          </w:tcPr>
          <w:p w14:paraId="085B3889" w14:textId="77777777" w:rsidR="00414FFA" w:rsidRDefault="00414FFA" w:rsidP="00612A7E">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E94A77A" w14:textId="77777777" w:rsidR="00414FFA" w:rsidRDefault="00414FFA" w:rsidP="00612A7E">
            <w:pPr>
              <w:rPr>
                <w:rFonts w:ascii="Times New Roman" w:hAnsi="Times New Roman" w:cs="Times New Roman"/>
                <w:color w:val="000000"/>
              </w:rPr>
            </w:pPr>
          </w:p>
        </w:tc>
      </w:tr>
      <w:tr w:rsidR="00414FFA" w14:paraId="08B71B12" w14:textId="77777777" w:rsidTr="00612A7E">
        <w:tc>
          <w:tcPr>
            <w:tcW w:w="2518" w:type="dxa"/>
          </w:tcPr>
          <w:p w14:paraId="7E765AD0" w14:textId="77777777" w:rsidR="00414FFA" w:rsidRDefault="00414FFA" w:rsidP="00612A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D86EA94" w14:textId="306B8EED" w:rsidR="00414FFA" w:rsidRPr="001F429E" w:rsidRDefault="00414FFA" w:rsidP="00612A7E">
            <w:pPr>
              <w:rPr>
                <w:rFonts w:ascii="Times New Roman" w:hAnsi="Times New Roman" w:cs="Times New Roman"/>
              </w:rPr>
            </w:pPr>
            <w:r>
              <w:rPr>
                <w:rFonts w:ascii="Times New Roman" w:hAnsi="Times New Roman" w:cs="Times New Roman"/>
              </w:rPr>
              <w:t xml:space="preserve">Se forman parejas de números las cuales se multiplican  para obtener el resultado de 36.  </w:t>
            </w:r>
          </w:p>
          <w:p w14:paraId="5BE203C2" w14:textId="77777777" w:rsidR="00414FFA" w:rsidRDefault="00414FFA" w:rsidP="00612A7E">
            <w:pPr>
              <w:rPr>
                <w:rFonts w:ascii="Times New Roman" w:hAnsi="Times New Roman" w:cs="Times New Roman"/>
                <w:color w:val="000000"/>
              </w:rPr>
            </w:pPr>
          </w:p>
        </w:tc>
      </w:tr>
    </w:tbl>
    <w:p w14:paraId="49326351" w14:textId="77777777" w:rsidR="00414FFA" w:rsidRDefault="00414FFA" w:rsidP="00AE1BC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6"/>
        <w:gridCol w:w="6362"/>
      </w:tblGrid>
      <w:tr w:rsidR="00275F70" w:rsidRPr="005D1738" w14:paraId="25DFAB15" w14:textId="77777777" w:rsidTr="00464157">
        <w:tc>
          <w:tcPr>
            <w:tcW w:w="8828" w:type="dxa"/>
            <w:gridSpan w:val="2"/>
            <w:shd w:val="clear" w:color="auto" w:fill="000000" w:themeFill="text1"/>
          </w:tcPr>
          <w:p w14:paraId="4FAFC9DB" w14:textId="77777777" w:rsidR="00275F70" w:rsidRPr="005D1738" w:rsidRDefault="00275F70"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75F70" w14:paraId="7F586877" w14:textId="77777777" w:rsidTr="00464157">
        <w:tc>
          <w:tcPr>
            <w:tcW w:w="2466" w:type="dxa"/>
          </w:tcPr>
          <w:p w14:paraId="10B2FF60" w14:textId="77777777" w:rsidR="00275F70" w:rsidRPr="00053744" w:rsidRDefault="00275F70" w:rsidP="00612A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2" w:type="dxa"/>
          </w:tcPr>
          <w:p w14:paraId="3DFBC8F0" w14:textId="0562ABB5" w:rsidR="00275F70" w:rsidRPr="00053744" w:rsidRDefault="002D55A3" w:rsidP="002D55A3">
            <w:pPr>
              <w:rPr>
                <w:rFonts w:ascii="Times New Roman" w:hAnsi="Times New Roman" w:cs="Times New Roman"/>
                <w:b/>
                <w:color w:val="000000"/>
                <w:sz w:val="18"/>
                <w:szCs w:val="18"/>
              </w:rPr>
            </w:pPr>
            <w:r>
              <w:rPr>
                <w:rFonts w:ascii="Times New Roman" w:hAnsi="Times New Roman" w:cs="Times New Roman"/>
                <w:color w:val="000000"/>
              </w:rPr>
              <w:t>MA</w:t>
            </w:r>
            <w:r w:rsidR="00FB5BD5">
              <w:rPr>
                <w:rFonts w:ascii="Times New Roman" w:hAnsi="Times New Roman" w:cs="Times New Roman"/>
                <w:color w:val="000000"/>
              </w:rPr>
              <w:t>_06_04_</w:t>
            </w:r>
            <w:r>
              <w:rPr>
                <w:rFonts w:ascii="Times New Roman" w:hAnsi="Times New Roman" w:cs="Times New Roman"/>
                <w:color w:val="000000"/>
              </w:rPr>
              <w:t>CO_</w:t>
            </w:r>
            <w:r w:rsidR="00FB5BD5">
              <w:rPr>
                <w:rFonts w:ascii="Times New Roman" w:hAnsi="Times New Roman" w:cs="Times New Roman"/>
                <w:color w:val="000000"/>
              </w:rPr>
              <w:t>REC3</w:t>
            </w:r>
            <w:r w:rsidR="00275F70">
              <w:rPr>
                <w:rFonts w:ascii="Times New Roman" w:hAnsi="Times New Roman" w:cs="Times New Roman"/>
                <w:color w:val="000000"/>
              </w:rPr>
              <w:t>0</w:t>
            </w:r>
            <w:r w:rsidR="00FB5BD5">
              <w:rPr>
                <w:rFonts w:ascii="Times New Roman" w:hAnsi="Times New Roman" w:cs="Times New Roman"/>
                <w:color w:val="000000"/>
              </w:rPr>
              <w:t xml:space="preserve"> </w:t>
            </w:r>
          </w:p>
        </w:tc>
      </w:tr>
      <w:tr w:rsidR="00275F70" w14:paraId="2D5BB3DF" w14:textId="77777777" w:rsidTr="00464157">
        <w:tc>
          <w:tcPr>
            <w:tcW w:w="2466" w:type="dxa"/>
          </w:tcPr>
          <w:p w14:paraId="7DAC8FCB" w14:textId="77777777" w:rsidR="00275F70" w:rsidRDefault="00275F70" w:rsidP="00612A7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2" w:type="dxa"/>
          </w:tcPr>
          <w:p w14:paraId="6015549B" w14:textId="2CF3A675" w:rsidR="00275F70" w:rsidRDefault="00594668" w:rsidP="00612A7E">
            <w:pPr>
              <w:rPr>
                <w:rFonts w:ascii="Times New Roman" w:hAnsi="Times New Roman" w:cs="Times New Roman"/>
                <w:color w:val="000000"/>
              </w:rPr>
            </w:pPr>
            <w:r>
              <w:rPr>
                <w:rFonts w:ascii="Times New Roman" w:hAnsi="Times New Roman" w:cs="Times New Roman"/>
                <w:color w:val="000000"/>
              </w:rPr>
              <w:t xml:space="preserve">Divisores de un número </w:t>
            </w:r>
          </w:p>
        </w:tc>
      </w:tr>
      <w:tr w:rsidR="00275F70" w14:paraId="3B72CF5E" w14:textId="77777777" w:rsidTr="00464157">
        <w:tc>
          <w:tcPr>
            <w:tcW w:w="2466" w:type="dxa"/>
          </w:tcPr>
          <w:p w14:paraId="32104BA1" w14:textId="77777777" w:rsidR="00275F70" w:rsidRDefault="00275F70" w:rsidP="00612A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2" w:type="dxa"/>
          </w:tcPr>
          <w:p w14:paraId="36321C42" w14:textId="7C0F5011" w:rsidR="00275F70" w:rsidRDefault="00275F70" w:rsidP="00612A7E">
            <w:pPr>
              <w:rPr>
                <w:rFonts w:ascii="Times New Roman" w:hAnsi="Times New Roman" w:cs="Times New Roman"/>
                <w:color w:val="000000"/>
              </w:rPr>
            </w:pPr>
            <w:r>
              <w:rPr>
                <w:rFonts w:ascii="Times New Roman" w:hAnsi="Times New Roman" w:cs="Times New Roman"/>
                <w:color w:val="000000"/>
              </w:rPr>
              <w:t xml:space="preserve">Actividad que permite al estudiante hallar el conjunto de divisores de un número </w:t>
            </w:r>
          </w:p>
        </w:tc>
      </w:tr>
    </w:tbl>
    <w:p w14:paraId="30BBCDBF" w14:textId="77777777" w:rsidR="00414FFA" w:rsidRPr="00414FFA" w:rsidRDefault="00414FFA" w:rsidP="00AE1BC1">
      <w:pPr>
        <w:spacing w:after="0"/>
        <w:rPr>
          <w:rFonts w:ascii="Times New Roman" w:hAnsi="Times New Roman" w:cs="Times New Roman"/>
          <w:highlight w:val="yellow"/>
        </w:rPr>
      </w:pPr>
    </w:p>
    <w:p w14:paraId="3376152C" w14:textId="77777777" w:rsidR="00AE1BC1" w:rsidRPr="003D1EBD" w:rsidRDefault="00AE1BC1" w:rsidP="00AE1BC1">
      <w:pPr>
        <w:spacing w:after="0"/>
        <w:rPr>
          <w:rFonts w:ascii="Times" w:hAnsi="Times"/>
          <w:highlight w:val="yellow"/>
          <w:lang w:val="es-CO"/>
        </w:rPr>
      </w:pPr>
    </w:p>
    <w:p w14:paraId="3016AD37" w14:textId="4AF1BC59"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2.2 Propiedades de los divisores</w:t>
      </w:r>
    </w:p>
    <w:p w14:paraId="6F87E1E3" w14:textId="77777777" w:rsidR="002B282A" w:rsidRDefault="002B282A" w:rsidP="00AE1BC1">
      <w:pPr>
        <w:spacing w:after="0"/>
        <w:rPr>
          <w:rFonts w:ascii="Times" w:hAnsi="Times"/>
          <w:b/>
        </w:rPr>
      </w:pPr>
    </w:p>
    <w:p w14:paraId="5A45C894" w14:textId="3A9E76B9" w:rsidR="003D1EBD" w:rsidRDefault="003D1EBD" w:rsidP="00AE1BC1">
      <w:pPr>
        <w:spacing w:after="0"/>
        <w:rPr>
          <w:rFonts w:ascii="Times New Roman" w:hAnsi="Times New Roman" w:cs="Times New Roman"/>
        </w:rPr>
      </w:pPr>
      <w:r w:rsidRPr="00362722">
        <w:rPr>
          <w:rFonts w:ascii="Times New Roman" w:hAnsi="Times New Roman" w:cs="Times New Roman"/>
        </w:rPr>
        <w:t>Las siguientes son pr</w:t>
      </w:r>
      <w:r>
        <w:rPr>
          <w:rFonts w:ascii="Times New Roman" w:hAnsi="Times New Roman" w:cs="Times New Roman"/>
        </w:rPr>
        <w:t>opiedades de los divisores de un número:</w:t>
      </w:r>
    </w:p>
    <w:p w14:paraId="6C3D6488" w14:textId="77777777" w:rsidR="003D1EBD" w:rsidRDefault="003D1EBD" w:rsidP="00AE1BC1">
      <w:pPr>
        <w:spacing w:after="0"/>
        <w:rPr>
          <w:rFonts w:ascii="Times" w:hAnsi="Times"/>
          <w:b/>
        </w:rPr>
      </w:pPr>
    </w:p>
    <w:p w14:paraId="54E89FD0" w14:textId="77777777" w:rsidR="00464157" w:rsidRPr="00464157" w:rsidRDefault="003D1EBD" w:rsidP="00464157">
      <w:pPr>
        <w:pStyle w:val="NormalWeb"/>
        <w:numPr>
          <w:ilvl w:val="0"/>
          <w:numId w:val="38"/>
        </w:numPr>
        <w:shd w:val="clear" w:color="auto" w:fill="FFFFFF"/>
        <w:spacing w:before="2" w:after="2"/>
        <w:ind w:left="360"/>
        <w:jc w:val="both"/>
        <w:rPr>
          <w:rFonts w:ascii="Times New Roman" w:hAnsi="Times New Roman"/>
          <w:sz w:val="24"/>
          <w:szCs w:val="24"/>
        </w:rPr>
      </w:pPr>
      <w:r w:rsidRPr="00781772">
        <w:rPr>
          <w:rFonts w:ascii="Times New Roman" w:hAnsi="Times New Roman"/>
          <w:sz w:val="24"/>
          <w:szCs w:val="24"/>
          <w:shd w:val="clear" w:color="auto" w:fill="FFFFFF"/>
        </w:rPr>
        <w:t>Todo número es divisor de sí mismo.</w:t>
      </w:r>
      <w:r w:rsidR="00781772">
        <w:rPr>
          <w:rFonts w:ascii="Times New Roman" w:hAnsi="Times New Roman"/>
          <w:sz w:val="24"/>
          <w:szCs w:val="24"/>
          <w:shd w:val="clear" w:color="auto" w:fill="FFFFFF"/>
        </w:rPr>
        <w:t xml:space="preserve"> Ya que si se divide un número entre el mismo da como resultado 1. </w:t>
      </w:r>
    </w:p>
    <w:p w14:paraId="0C8F4134" w14:textId="77777777" w:rsidR="00464157" w:rsidRDefault="00464157" w:rsidP="00464157">
      <w:pPr>
        <w:pStyle w:val="NormalWeb"/>
        <w:shd w:val="clear" w:color="auto" w:fill="FFFFFF"/>
        <w:spacing w:before="2" w:after="2"/>
        <w:ind w:left="360"/>
        <w:jc w:val="both"/>
        <w:rPr>
          <w:rFonts w:ascii="Times New Roman" w:hAnsi="Times New Roman"/>
          <w:sz w:val="24"/>
          <w:szCs w:val="24"/>
          <w:shd w:val="clear" w:color="auto" w:fill="FFFFFF"/>
        </w:rPr>
      </w:pPr>
    </w:p>
    <w:p w14:paraId="7C8192AE" w14:textId="1CFC1708" w:rsidR="003D1EBD" w:rsidRPr="00464157" w:rsidRDefault="004E4746" w:rsidP="00464157">
      <w:pPr>
        <w:pStyle w:val="NormalWeb"/>
        <w:shd w:val="clear" w:color="auto" w:fill="FFFFFF"/>
        <w:spacing w:before="2" w:after="2"/>
        <w:jc w:val="both"/>
        <w:rPr>
          <w:rFonts w:ascii="Times New Roman" w:hAnsi="Times New Roman"/>
          <w:sz w:val="24"/>
          <w:szCs w:val="24"/>
        </w:rPr>
      </w:pPr>
      <w:r>
        <w:rPr>
          <w:rFonts w:ascii="Times New Roman" w:eastAsiaTheme="minorEastAsia" w:hAnsi="Times New Roman"/>
          <w:sz w:val="24"/>
          <w:szCs w:val="24"/>
          <w:shd w:val="clear" w:color="auto" w:fill="FFFFFF"/>
        </w:rPr>
        <w:t>Observa el ejemplo,</w:t>
      </w:r>
      <w:ins w:id="130" w:author="Diana Margarita Gonzalez Martinez" w:date="2015-05-18T21:46:00Z">
        <w:r w:rsidR="00B616AC">
          <w:rPr>
            <w:rFonts w:ascii="Times New Roman" w:eastAsiaTheme="minorEastAsia" w:hAnsi="Times New Roman"/>
            <w:sz w:val="24"/>
            <w:szCs w:val="24"/>
            <w:shd w:val="clear" w:color="auto" w:fill="FFFFFF"/>
          </w:rPr>
          <w:t xml:space="preserve"> 13 ÷ 13 = 1</w:t>
        </w:r>
      </w:ins>
      <w:r>
        <w:rPr>
          <w:rFonts w:ascii="Times New Roman" w:eastAsiaTheme="minorEastAsia" w:hAnsi="Times New Roman"/>
          <w:sz w:val="24"/>
          <w:szCs w:val="24"/>
          <w:shd w:val="clear" w:color="auto" w:fill="FFFFFF"/>
        </w:rPr>
        <w:t xml:space="preserve"> </w:t>
      </w:r>
      <w:del w:id="131" w:author="Diana Margarita Gonzalez Martinez" w:date="2015-05-18T21:47:00Z">
        <m:oMath>
          <m:r>
            <w:rPr>
              <w:rFonts w:ascii="Cambria Math" w:hAnsi="Cambria Math"/>
              <w:sz w:val="24"/>
              <w:szCs w:val="24"/>
              <w:shd w:val="clear" w:color="auto" w:fill="FFFFFF"/>
            </w:rPr>
            <m:t>13÷13=1</m:t>
          </m:r>
        </m:oMath>
      </w:del>
    </w:p>
    <w:p w14:paraId="2DEF6B00" w14:textId="77777777" w:rsidR="00464157" w:rsidRPr="00781772" w:rsidRDefault="00464157" w:rsidP="00464157">
      <w:pPr>
        <w:pStyle w:val="NormalWeb"/>
        <w:shd w:val="clear" w:color="auto" w:fill="FFFFFF"/>
        <w:spacing w:before="2" w:after="2"/>
        <w:ind w:left="360"/>
        <w:jc w:val="both"/>
        <w:rPr>
          <w:rFonts w:ascii="Times New Roman" w:hAnsi="Times New Roman"/>
          <w:sz w:val="24"/>
          <w:szCs w:val="24"/>
        </w:rPr>
      </w:pPr>
    </w:p>
    <w:p w14:paraId="6EC52C26" w14:textId="77777777" w:rsidR="00464157" w:rsidRPr="00464157" w:rsidRDefault="003D1EBD" w:rsidP="00464157">
      <w:pPr>
        <w:pStyle w:val="NormalWeb"/>
        <w:numPr>
          <w:ilvl w:val="0"/>
          <w:numId w:val="38"/>
        </w:numPr>
        <w:shd w:val="clear" w:color="auto" w:fill="FFFFFF"/>
        <w:spacing w:before="2" w:after="2"/>
        <w:ind w:left="360"/>
        <w:jc w:val="both"/>
        <w:rPr>
          <w:rFonts w:ascii="Times New Roman" w:hAnsi="Times New Roman"/>
          <w:sz w:val="24"/>
          <w:szCs w:val="24"/>
        </w:rPr>
      </w:pPr>
      <w:r w:rsidRPr="00781772">
        <w:rPr>
          <w:rFonts w:ascii="Times New Roman" w:hAnsi="Times New Roman"/>
          <w:sz w:val="24"/>
          <w:szCs w:val="24"/>
          <w:shd w:val="clear" w:color="auto" w:fill="FFFFFF"/>
        </w:rPr>
        <w:t>El 1 es divisor de cualquier número.</w:t>
      </w:r>
      <w:r w:rsidR="00781772">
        <w:rPr>
          <w:rFonts w:ascii="Times New Roman" w:hAnsi="Times New Roman"/>
          <w:sz w:val="24"/>
          <w:szCs w:val="24"/>
          <w:shd w:val="clear" w:color="auto" w:fill="FFFFFF"/>
        </w:rPr>
        <w:t xml:space="preserve"> Ya que cualquier número divido entre 1 da como resultado el mismo número.  </w:t>
      </w:r>
    </w:p>
    <w:p w14:paraId="128A1757" w14:textId="77777777" w:rsidR="00464157" w:rsidRDefault="00464157" w:rsidP="00464157">
      <w:pPr>
        <w:pStyle w:val="NormalWeb"/>
        <w:shd w:val="clear" w:color="auto" w:fill="FFFFFF"/>
        <w:spacing w:before="2" w:after="2"/>
        <w:ind w:left="360"/>
        <w:jc w:val="both"/>
        <w:rPr>
          <w:rFonts w:ascii="Times New Roman" w:hAnsi="Times New Roman"/>
          <w:sz w:val="24"/>
          <w:szCs w:val="24"/>
          <w:shd w:val="clear" w:color="auto" w:fill="FFFFFF"/>
        </w:rPr>
      </w:pPr>
    </w:p>
    <w:p w14:paraId="6EDE124B" w14:textId="2A4FC807" w:rsidR="00781772" w:rsidRPr="00781772" w:rsidRDefault="00781772" w:rsidP="00464157">
      <w:pPr>
        <w:pStyle w:val="NormalWeb"/>
        <w:shd w:val="clear" w:color="auto" w:fill="FFFFFF"/>
        <w:spacing w:before="2" w:after="2"/>
        <w:jc w:val="both"/>
        <w:rPr>
          <w:rFonts w:ascii="Times New Roman" w:hAnsi="Times New Roman"/>
          <w:sz w:val="24"/>
          <w:szCs w:val="24"/>
        </w:rPr>
      </w:pPr>
      <w:r>
        <w:rPr>
          <w:rFonts w:ascii="Times New Roman" w:hAnsi="Times New Roman"/>
          <w:sz w:val="24"/>
          <w:szCs w:val="24"/>
          <w:shd w:val="clear" w:color="auto" w:fill="FFFFFF"/>
        </w:rPr>
        <w:t>Por ejemplo</w:t>
      </w:r>
      <w:ins w:id="132" w:author="Diana Margarita Gonzalez Martinez" w:date="2015-05-18T21:47:00Z">
        <w:r w:rsidR="00B616AC">
          <w:rPr>
            <w:rFonts w:ascii="Times New Roman" w:hAnsi="Times New Roman"/>
            <w:sz w:val="24"/>
            <w:szCs w:val="24"/>
            <w:shd w:val="clear" w:color="auto" w:fill="FFFFFF"/>
          </w:rPr>
          <w:t xml:space="preserve"> 18 ÷ 1 = 18 </w:t>
        </w:r>
      </w:ins>
      <w:del w:id="133" w:author="Diana Margarita Gonzalez Martinez" w:date="2015-05-18T21:47:00Z">
        <w:r w:rsidDel="00B616AC">
          <w:rPr>
            <w:rFonts w:ascii="Times New Roman" w:hAnsi="Times New Roman"/>
            <w:sz w:val="24"/>
            <w:szCs w:val="24"/>
            <w:shd w:val="clear" w:color="auto" w:fill="FFFFFF"/>
          </w:rPr>
          <w:delText xml:space="preserve"> </w:delText>
        </w:r>
        <m:oMath>
          <m:r>
            <w:rPr>
              <w:rFonts w:ascii="Cambria Math" w:hAnsi="Cambria Math"/>
              <w:sz w:val="24"/>
              <w:szCs w:val="24"/>
              <w:shd w:val="clear" w:color="auto" w:fill="FFFFFF"/>
            </w:rPr>
            <m:t>18÷1=18</m:t>
          </m:r>
        </m:oMath>
        <w:r w:rsidDel="00B616AC">
          <w:rPr>
            <w:rFonts w:ascii="Times New Roman" w:hAnsi="Times New Roman"/>
            <w:sz w:val="24"/>
            <w:szCs w:val="24"/>
            <w:shd w:val="clear" w:color="auto" w:fill="FFFFFF"/>
          </w:rPr>
          <w:delText xml:space="preserve"> </w:delText>
        </w:r>
      </w:del>
    </w:p>
    <w:p w14:paraId="11E52057" w14:textId="4B1E9244" w:rsidR="003D1EBD" w:rsidRDefault="003D1EBD" w:rsidP="004E4746">
      <w:pPr>
        <w:pStyle w:val="NormalWeb"/>
        <w:shd w:val="clear" w:color="auto" w:fill="FFFFFF"/>
        <w:spacing w:before="2" w:after="2"/>
        <w:jc w:val="both"/>
        <w:rPr>
          <w:rFonts w:ascii="Times New Roman" w:hAnsi="Times New Roman"/>
          <w:sz w:val="24"/>
          <w:szCs w:val="24"/>
        </w:rPr>
      </w:pPr>
    </w:p>
    <w:p w14:paraId="4F287C9E" w14:textId="05774483" w:rsidR="004E4746" w:rsidRDefault="004E4746" w:rsidP="004E4746">
      <w:pPr>
        <w:pStyle w:val="NormalWeb"/>
        <w:shd w:val="clear" w:color="auto" w:fill="FFFFFF"/>
        <w:spacing w:before="2" w:after="2"/>
        <w:jc w:val="both"/>
        <w:rPr>
          <w:rFonts w:ascii="Times New Roman" w:hAnsi="Times New Roman"/>
          <w:sz w:val="24"/>
          <w:szCs w:val="24"/>
          <w:shd w:val="clear" w:color="auto" w:fill="FFFFFF"/>
        </w:rPr>
      </w:pPr>
      <w:r>
        <w:rPr>
          <w:rFonts w:ascii="Times New Roman" w:hAnsi="Times New Roman"/>
          <w:sz w:val="24"/>
          <w:szCs w:val="24"/>
          <w:shd w:val="clear" w:color="auto" w:fill="FFFFFF"/>
        </w:rPr>
        <w:t>Ahora bien</w:t>
      </w:r>
      <w:r w:rsidRPr="007C0CFB">
        <w:rPr>
          <w:rFonts w:ascii="Times New Roman" w:hAnsi="Times New Roman"/>
          <w:sz w:val="24"/>
          <w:szCs w:val="24"/>
          <w:shd w:val="clear" w:color="auto" w:fill="FFFFFF"/>
        </w:rPr>
        <w:t xml:space="preserve">, si </w:t>
      </w:r>
      <w:r w:rsidRPr="007C0CFB">
        <w:rPr>
          <w:rFonts w:ascii="Times New Roman" w:hAnsi="Times New Roman"/>
          <w:b/>
          <w:sz w:val="24"/>
          <w:szCs w:val="24"/>
          <w:shd w:val="clear" w:color="auto" w:fill="FFFFFF"/>
        </w:rPr>
        <w:t>a, b</w:t>
      </w:r>
      <w:r w:rsidRPr="007C0CFB">
        <w:rPr>
          <w:rFonts w:ascii="Times New Roman" w:hAnsi="Times New Roman"/>
          <w:sz w:val="24"/>
          <w:szCs w:val="24"/>
          <w:shd w:val="clear" w:color="auto" w:fill="FFFFFF"/>
        </w:rPr>
        <w:t xml:space="preserve">, </w:t>
      </w:r>
      <w:r w:rsidRPr="007C0CFB">
        <w:rPr>
          <w:rFonts w:ascii="Times New Roman" w:hAnsi="Times New Roman"/>
          <w:b/>
          <w:sz w:val="24"/>
          <w:szCs w:val="24"/>
          <w:shd w:val="clear" w:color="auto" w:fill="FFFFFF"/>
        </w:rPr>
        <w:t xml:space="preserve">c </w:t>
      </w:r>
      <w:r w:rsidRPr="007C0CFB">
        <w:rPr>
          <w:rFonts w:ascii="Times New Roman" w:hAnsi="Times New Roman"/>
          <w:sz w:val="24"/>
          <w:szCs w:val="24"/>
          <w:shd w:val="clear" w:color="auto" w:fill="FFFFFF"/>
        </w:rPr>
        <w:t>y</w:t>
      </w:r>
      <w:r w:rsidRPr="007C0CFB">
        <w:rPr>
          <w:rFonts w:ascii="Times New Roman" w:hAnsi="Times New Roman"/>
          <w:b/>
          <w:sz w:val="24"/>
          <w:szCs w:val="24"/>
          <w:shd w:val="clear" w:color="auto" w:fill="FFFFFF"/>
        </w:rPr>
        <w:t xml:space="preserve"> d </w:t>
      </w:r>
      <w:r w:rsidRPr="007C0CFB">
        <w:rPr>
          <w:rFonts w:ascii="Times New Roman" w:hAnsi="Times New Roman"/>
          <w:sz w:val="24"/>
          <w:szCs w:val="24"/>
          <w:shd w:val="clear" w:color="auto" w:fill="FFFFFF"/>
        </w:rPr>
        <w:t xml:space="preserve"> son números naturales cualesquiera, cumplen las siguientes propiedades para los divisores:</w:t>
      </w:r>
      <w:r>
        <w:rPr>
          <w:rFonts w:ascii="Times New Roman" w:hAnsi="Times New Roman"/>
          <w:sz w:val="24"/>
          <w:szCs w:val="24"/>
          <w:shd w:val="clear" w:color="auto" w:fill="FFFFFF"/>
        </w:rPr>
        <w:t xml:space="preserve"> </w:t>
      </w:r>
    </w:p>
    <w:p w14:paraId="5F419FC0" w14:textId="77777777" w:rsidR="004E4746" w:rsidRPr="00A34B94" w:rsidRDefault="004E4746" w:rsidP="004E4746">
      <w:pPr>
        <w:pStyle w:val="NormalWeb"/>
        <w:shd w:val="clear" w:color="auto" w:fill="FFFFFF"/>
        <w:spacing w:before="2" w:after="2"/>
        <w:ind w:left="720"/>
        <w:jc w:val="both"/>
        <w:rPr>
          <w:rFonts w:ascii="Times New Roman" w:hAnsi="Times New Roman"/>
          <w:sz w:val="24"/>
          <w:szCs w:val="24"/>
        </w:rPr>
      </w:pPr>
    </w:p>
    <w:p w14:paraId="01E67E7B" w14:textId="77777777" w:rsidR="00AD714A" w:rsidRPr="007C0CFB" w:rsidRDefault="004E4746" w:rsidP="00AD714A">
      <w:pPr>
        <w:pStyle w:val="NormalWeb"/>
        <w:numPr>
          <w:ilvl w:val="0"/>
          <w:numId w:val="36"/>
        </w:numPr>
        <w:shd w:val="clear" w:color="auto" w:fill="FFFFFF"/>
        <w:spacing w:before="2" w:after="2"/>
        <w:ind w:left="360"/>
        <w:jc w:val="both"/>
        <w:rPr>
          <w:rFonts w:ascii="Times New Roman" w:hAnsi="Times New Roman"/>
          <w:sz w:val="24"/>
          <w:szCs w:val="24"/>
        </w:rPr>
      </w:pPr>
      <w:r w:rsidRPr="007C0CFB">
        <w:rPr>
          <w:rFonts w:ascii="Times New Roman" w:hAnsi="Times New Roman"/>
          <w:sz w:val="24"/>
          <w:szCs w:val="24"/>
          <w:shd w:val="clear" w:color="auto" w:fill="FFFFFF"/>
        </w:rPr>
        <w:t xml:space="preserve">Si </w:t>
      </w:r>
      <w:r w:rsidRPr="007C0CFB">
        <w:rPr>
          <w:rFonts w:ascii="Times New Roman" w:hAnsi="Times New Roman"/>
          <w:b/>
          <w:sz w:val="24"/>
          <w:szCs w:val="24"/>
          <w:shd w:val="clear" w:color="auto" w:fill="FFFFFF"/>
        </w:rPr>
        <w:t>a</w:t>
      </w:r>
      <w:r w:rsidRPr="007C0CFB">
        <w:rPr>
          <w:rFonts w:ascii="Times New Roman" w:hAnsi="Times New Roman"/>
          <w:sz w:val="24"/>
          <w:szCs w:val="24"/>
          <w:shd w:val="clear" w:color="auto" w:fill="FFFFFF"/>
        </w:rPr>
        <w:t xml:space="preserve"> es divisor de </w:t>
      </w:r>
      <w:r w:rsidRPr="007C0CFB">
        <w:rPr>
          <w:rFonts w:ascii="Times New Roman" w:hAnsi="Times New Roman"/>
          <w:b/>
          <w:sz w:val="24"/>
          <w:szCs w:val="24"/>
          <w:shd w:val="clear" w:color="auto" w:fill="FFFFFF"/>
        </w:rPr>
        <w:t>b</w:t>
      </w:r>
      <w:r w:rsidRPr="007C0CFB">
        <w:rPr>
          <w:rFonts w:ascii="Times New Roman" w:hAnsi="Times New Roman"/>
          <w:sz w:val="24"/>
          <w:szCs w:val="24"/>
          <w:shd w:val="clear" w:color="auto" w:fill="FFFFFF"/>
        </w:rPr>
        <w:t xml:space="preserve"> y </w:t>
      </w:r>
      <w:r w:rsidRPr="007C0CFB">
        <w:rPr>
          <w:rFonts w:ascii="Times New Roman" w:hAnsi="Times New Roman"/>
          <w:b/>
          <w:sz w:val="24"/>
          <w:szCs w:val="24"/>
          <w:shd w:val="clear" w:color="auto" w:fill="FFFFFF"/>
        </w:rPr>
        <w:t>b</w:t>
      </w:r>
      <w:r w:rsidRPr="007C0CFB">
        <w:rPr>
          <w:rFonts w:ascii="Times New Roman" w:hAnsi="Times New Roman"/>
          <w:sz w:val="24"/>
          <w:szCs w:val="24"/>
          <w:shd w:val="clear" w:color="auto" w:fill="FFFFFF"/>
        </w:rPr>
        <w:t xml:space="preserve"> es divisor  de </w:t>
      </w:r>
      <w:r w:rsidRPr="007C0CFB">
        <w:rPr>
          <w:rFonts w:ascii="Times New Roman" w:hAnsi="Times New Roman"/>
          <w:b/>
          <w:sz w:val="24"/>
          <w:szCs w:val="24"/>
          <w:shd w:val="clear" w:color="auto" w:fill="FFFFFF"/>
        </w:rPr>
        <w:t>c</w:t>
      </w:r>
      <w:r w:rsidRPr="007C0CFB">
        <w:rPr>
          <w:rFonts w:ascii="Times New Roman" w:hAnsi="Times New Roman"/>
          <w:sz w:val="24"/>
          <w:szCs w:val="24"/>
          <w:shd w:val="clear" w:color="auto" w:fill="FFFFFF"/>
        </w:rPr>
        <w:t xml:space="preserve">, entonces </w:t>
      </w:r>
      <w:r w:rsidRPr="007C0CFB">
        <w:rPr>
          <w:rFonts w:ascii="Times New Roman" w:hAnsi="Times New Roman"/>
          <w:b/>
          <w:sz w:val="24"/>
          <w:szCs w:val="24"/>
          <w:shd w:val="clear" w:color="auto" w:fill="FFFFFF"/>
        </w:rPr>
        <w:t>a</w:t>
      </w:r>
      <w:r w:rsidRPr="007C0CFB">
        <w:rPr>
          <w:rFonts w:ascii="Times New Roman" w:hAnsi="Times New Roman"/>
          <w:sz w:val="24"/>
          <w:szCs w:val="24"/>
          <w:shd w:val="clear" w:color="auto" w:fill="FFFFFF"/>
        </w:rPr>
        <w:t xml:space="preserve"> es divisor de </w:t>
      </w:r>
      <w:r w:rsidRPr="007C0CFB">
        <w:rPr>
          <w:rFonts w:ascii="Times New Roman" w:hAnsi="Times New Roman"/>
          <w:b/>
          <w:sz w:val="24"/>
          <w:szCs w:val="24"/>
          <w:shd w:val="clear" w:color="auto" w:fill="FFFFFF"/>
        </w:rPr>
        <w:t xml:space="preserve">c. </w:t>
      </w:r>
    </w:p>
    <w:p w14:paraId="3F1142B5" w14:textId="77777777" w:rsidR="00AD714A" w:rsidRPr="007C0CFB" w:rsidRDefault="004E4746" w:rsidP="00AD714A">
      <w:pPr>
        <w:pStyle w:val="NormalWeb"/>
        <w:shd w:val="clear" w:color="auto" w:fill="FFFFFF"/>
        <w:spacing w:before="2" w:after="2"/>
        <w:jc w:val="both"/>
        <w:rPr>
          <w:rFonts w:ascii="Times New Roman" w:hAnsi="Times New Roman"/>
          <w:sz w:val="24"/>
          <w:szCs w:val="24"/>
          <w:shd w:val="clear" w:color="auto" w:fill="FFFFFF"/>
        </w:rPr>
      </w:pPr>
      <w:r w:rsidRPr="007C0CFB">
        <w:rPr>
          <w:rFonts w:ascii="Times New Roman" w:hAnsi="Times New Roman"/>
          <w:sz w:val="24"/>
          <w:szCs w:val="24"/>
          <w:shd w:val="clear" w:color="auto" w:fill="FFFFFF"/>
        </w:rPr>
        <w:t xml:space="preserve">Veamos, si 24 es divisor de 12 y 12 es divisor de 4, </w:t>
      </w:r>
    </w:p>
    <w:p w14:paraId="739A673B" w14:textId="0B797735" w:rsidR="004E4746" w:rsidRPr="007C0CFB" w:rsidRDefault="00AD714A" w:rsidP="00AD714A">
      <w:pPr>
        <w:pStyle w:val="NormalWeb"/>
        <w:shd w:val="clear" w:color="auto" w:fill="FFFFFF"/>
        <w:spacing w:before="2" w:after="2"/>
        <w:jc w:val="both"/>
        <w:rPr>
          <w:rFonts w:ascii="Times New Roman" w:hAnsi="Times New Roman"/>
          <w:sz w:val="24"/>
          <w:szCs w:val="24"/>
          <w:shd w:val="clear" w:color="auto" w:fill="FFFFFF"/>
        </w:rPr>
      </w:pPr>
      <w:r w:rsidRPr="007C0CFB">
        <w:rPr>
          <w:rFonts w:ascii="Times New Roman" w:hAnsi="Times New Roman"/>
          <w:sz w:val="24"/>
          <w:szCs w:val="24"/>
          <w:shd w:val="clear" w:color="auto" w:fill="FFFFFF"/>
        </w:rPr>
        <w:lastRenderedPageBreak/>
        <w:t>E</w:t>
      </w:r>
      <w:r w:rsidR="004E4746" w:rsidRPr="007C0CFB">
        <w:rPr>
          <w:rFonts w:ascii="Times New Roman" w:hAnsi="Times New Roman"/>
          <w:sz w:val="24"/>
          <w:szCs w:val="24"/>
          <w:shd w:val="clear" w:color="auto" w:fill="FFFFFF"/>
        </w:rPr>
        <w:t xml:space="preserve">ntonces 24 es divisor de 4.  </w:t>
      </w:r>
    </w:p>
    <w:p w14:paraId="4DDED756" w14:textId="77777777" w:rsidR="00AD714A" w:rsidRPr="004E4746" w:rsidRDefault="00AD714A" w:rsidP="00AD714A">
      <w:pPr>
        <w:pStyle w:val="NormalWeb"/>
        <w:shd w:val="clear" w:color="auto" w:fill="FFFFFF"/>
        <w:spacing w:before="2" w:after="2"/>
        <w:ind w:left="720"/>
        <w:jc w:val="both"/>
        <w:rPr>
          <w:rFonts w:ascii="Times New Roman" w:hAnsi="Times New Roman"/>
          <w:sz w:val="24"/>
          <w:szCs w:val="24"/>
        </w:rPr>
      </w:pPr>
    </w:p>
    <w:p w14:paraId="6233D524" w14:textId="4D0A77D0" w:rsidR="00D417AF" w:rsidRPr="00E02FE4" w:rsidRDefault="00D417AF" w:rsidP="00AD714A">
      <w:pPr>
        <w:pStyle w:val="NormalWeb"/>
        <w:numPr>
          <w:ilvl w:val="0"/>
          <w:numId w:val="36"/>
        </w:numPr>
        <w:shd w:val="clear" w:color="auto" w:fill="FFFFFF"/>
        <w:spacing w:before="2" w:after="2"/>
        <w:ind w:left="360"/>
        <w:jc w:val="both"/>
        <w:rPr>
          <w:rFonts w:ascii="Times New Roman" w:hAnsi="Times New Roman"/>
          <w:sz w:val="24"/>
          <w:szCs w:val="24"/>
        </w:rPr>
      </w:pPr>
      <w:r w:rsidRPr="007C0CFB">
        <w:rPr>
          <w:rFonts w:ascii="Times New Roman" w:hAnsi="Times New Roman"/>
          <w:sz w:val="24"/>
          <w:szCs w:val="24"/>
          <w:shd w:val="clear" w:color="auto" w:fill="FFFFFF"/>
        </w:rPr>
        <w:t xml:space="preserve">Si </w:t>
      </w:r>
      <w:r w:rsidRPr="007C0CFB">
        <w:rPr>
          <w:rFonts w:ascii="Times New Roman" w:hAnsi="Times New Roman"/>
          <w:b/>
          <w:sz w:val="24"/>
          <w:szCs w:val="24"/>
          <w:shd w:val="clear" w:color="auto" w:fill="FFFFFF"/>
        </w:rPr>
        <w:t>a</w:t>
      </w:r>
      <w:r w:rsidRPr="007C0CFB">
        <w:rPr>
          <w:rFonts w:ascii="Times New Roman" w:hAnsi="Times New Roman"/>
          <w:sz w:val="24"/>
          <w:szCs w:val="24"/>
          <w:shd w:val="clear" w:color="auto" w:fill="FFFFFF"/>
        </w:rPr>
        <w:t xml:space="preserve"> es divisor de </w:t>
      </w:r>
      <w:r w:rsidRPr="007C0CFB">
        <w:rPr>
          <w:rFonts w:ascii="Times New Roman" w:hAnsi="Times New Roman"/>
          <w:b/>
          <w:sz w:val="24"/>
          <w:szCs w:val="24"/>
          <w:shd w:val="clear" w:color="auto" w:fill="FFFFFF"/>
        </w:rPr>
        <w:t>b</w:t>
      </w:r>
      <w:r w:rsidRPr="007C0CFB">
        <w:rPr>
          <w:rFonts w:ascii="Times New Roman" w:hAnsi="Times New Roman"/>
          <w:sz w:val="24"/>
          <w:szCs w:val="24"/>
          <w:shd w:val="clear" w:color="auto" w:fill="FFFFFF"/>
        </w:rPr>
        <w:t xml:space="preserve"> y </w:t>
      </w:r>
      <w:r w:rsidRPr="007C0CFB">
        <w:rPr>
          <w:rFonts w:ascii="Times New Roman" w:hAnsi="Times New Roman"/>
          <w:b/>
          <w:sz w:val="24"/>
          <w:szCs w:val="24"/>
          <w:shd w:val="clear" w:color="auto" w:fill="FFFFFF"/>
        </w:rPr>
        <w:t>b</w:t>
      </w:r>
      <w:r w:rsidRPr="007C0CFB">
        <w:rPr>
          <w:rFonts w:ascii="Times New Roman" w:hAnsi="Times New Roman"/>
          <w:sz w:val="24"/>
          <w:szCs w:val="24"/>
          <w:shd w:val="clear" w:color="auto" w:fill="FFFFFF"/>
        </w:rPr>
        <w:t xml:space="preserve"> es divisor de </w:t>
      </w:r>
      <w:r w:rsidRPr="007C0CFB">
        <w:rPr>
          <w:rFonts w:ascii="Times New Roman" w:hAnsi="Times New Roman"/>
          <w:b/>
          <w:sz w:val="24"/>
          <w:szCs w:val="24"/>
          <w:shd w:val="clear" w:color="auto" w:fill="FFFFFF"/>
        </w:rPr>
        <w:t>a</w:t>
      </w:r>
      <w:r w:rsidRPr="007C0CFB">
        <w:rPr>
          <w:rFonts w:ascii="Times New Roman" w:hAnsi="Times New Roman"/>
          <w:sz w:val="24"/>
          <w:szCs w:val="24"/>
          <w:shd w:val="clear" w:color="auto" w:fill="FFFFFF"/>
        </w:rPr>
        <w:t xml:space="preserve">, entonces </w:t>
      </w:r>
      <w:r w:rsidRPr="007C0CFB">
        <w:rPr>
          <w:rFonts w:ascii="Times New Roman" w:hAnsi="Times New Roman"/>
          <w:b/>
          <w:sz w:val="24"/>
          <w:szCs w:val="24"/>
          <w:shd w:val="clear" w:color="auto" w:fill="FFFFFF"/>
        </w:rPr>
        <w:t>a = b.</w:t>
      </w:r>
    </w:p>
    <w:p w14:paraId="03D741A6" w14:textId="77777777" w:rsidR="00E02FE4" w:rsidRPr="007C0CFB" w:rsidRDefault="00E02FE4" w:rsidP="00E02FE4">
      <w:pPr>
        <w:pStyle w:val="NormalWeb"/>
        <w:shd w:val="clear" w:color="auto" w:fill="FFFFFF"/>
        <w:spacing w:before="2" w:after="2"/>
        <w:ind w:left="360"/>
        <w:jc w:val="both"/>
        <w:rPr>
          <w:rFonts w:ascii="Times New Roman" w:hAnsi="Times New Roman"/>
          <w:sz w:val="24"/>
          <w:szCs w:val="24"/>
        </w:rPr>
      </w:pPr>
    </w:p>
    <w:p w14:paraId="16005A1B" w14:textId="77777777" w:rsidR="00810F7E" w:rsidRPr="007C0CFB" w:rsidRDefault="00D417AF" w:rsidP="00810F7E">
      <w:pPr>
        <w:pStyle w:val="NormalWeb"/>
        <w:numPr>
          <w:ilvl w:val="0"/>
          <w:numId w:val="36"/>
        </w:numPr>
        <w:shd w:val="clear" w:color="auto" w:fill="FFFFFF"/>
        <w:spacing w:before="2" w:after="2"/>
        <w:ind w:left="360"/>
        <w:jc w:val="both"/>
        <w:rPr>
          <w:rFonts w:ascii="Times New Roman" w:hAnsi="Times New Roman"/>
          <w:sz w:val="24"/>
          <w:szCs w:val="24"/>
        </w:rPr>
      </w:pPr>
      <w:r w:rsidRPr="007C0CFB">
        <w:rPr>
          <w:rFonts w:ascii="Times New Roman" w:hAnsi="Times New Roman"/>
          <w:sz w:val="24"/>
          <w:szCs w:val="24"/>
        </w:rPr>
        <w:t>Si</w:t>
      </w:r>
      <w:r w:rsidRPr="007C0CFB">
        <w:rPr>
          <w:rFonts w:ascii="Times New Roman" w:hAnsi="Times New Roman"/>
          <w:b/>
          <w:sz w:val="24"/>
          <w:szCs w:val="24"/>
        </w:rPr>
        <w:t xml:space="preserve"> a </w:t>
      </w:r>
      <w:r w:rsidRPr="007C0CFB">
        <w:rPr>
          <w:rFonts w:ascii="Times New Roman" w:hAnsi="Times New Roman"/>
          <w:sz w:val="24"/>
          <w:szCs w:val="24"/>
        </w:rPr>
        <w:t xml:space="preserve">es divisor de  </w:t>
      </w:r>
      <w:r w:rsidRPr="007C0CFB">
        <w:rPr>
          <w:rFonts w:ascii="Times New Roman" w:hAnsi="Times New Roman"/>
          <w:b/>
          <w:sz w:val="24"/>
          <w:szCs w:val="24"/>
        </w:rPr>
        <w:t>b</w:t>
      </w:r>
      <w:r w:rsidRPr="007C0CFB">
        <w:rPr>
          <w:rFonts w:ascii="Times New Roman" w:hAnsi="Times New Roman"/>
          <w:sz w:val="24"/>
          <w:szCs w:val="24"/>
        </w:rPr>
        <w:t xml:space="preserve"> y </w:t>
      </w:r>
      <w:r w:rsidRPr="007C0CFB">
        <w:rPr>
          <w:rFonts w:ascii="Times New Roman" w:hAnsi="Times New Roman"/>
          <w:b/>
          <w:sz w:val="24"/>
          <w:szCs w:val="24"/>
        </w:rPr>
        <w:t>c</w:t>
      </w:r>
      <w:r w:rsidRPr="007C0CFB">
        <w:rPr>
          <w:rFonts w:ascii="Times New Roman" w:hAnsi="Times New Roman"/>
          <w:sz w:val="24"/>
          <w:szCs w:val="24"/>
        </w:rPr>
        <w:t xml:space="preserve">, entonces </w:t>
      </w:r>
      <w:r w:rsidRPr="007C0CFB">
        <w:rPr>
          <w:rFonts w:ascii="Times New Roman" w:hAnsi="Times New Roman"/>
          <w:b/>
          <w:sz w:val="24"/>
          <w:szCs w:val="24"/>
        </w:rPr>
        <w:t xml:space="preserve">a  </w:t>
      </w:r>
      <w:r w:rsidRPr="007C0CFB">
        <w:rPr>
          <w:rFonts w:ascii="Times New Roman" w:hAnsi="Times New Roman"/>
          <w:sz w:val="24"/>
          <w:szCs w:val="24"/>
        </w:rPr>
        <w:t xml:space="preserve">es divisor de </w:t>
      </w:r>
      <w:r w:rsidRPr="007C0CFB">
        <w:rPr>
          <w:rFonts w:ascii="Times New Roman" w:hAnsi="Times New Roman"/>
          <w:b/>
          <w:sz w:val="24"/>
          <w:szCs w:val="24"/>
        </w:rPr>
        <w:t>b + c</w:t>
      </w:r>
      <w:r w:rsidRPr="007C0CFB">
        <w:rPr>
          <w:rFonts w:ascii="Times New Roman" w:hAnsi="Times New Roman"/>
          <w:sz w:val="24"/>
          <w:szCs w:val="24"/>
        </w:rPr>
        <w:t xml:space="preserve"> y también es divisor de </w:t>
      </w:r>
      <w:r w:rsidRPr="007C0CFB">
        <w:rPr>
          <w:rFonts w:ascii="Times New Roman" w:hAnsi="Times New Roman"/>
          <w:b/>
          <w:sz w:val="24"/>
          <w:szCs w:val="24"/>
        </w:rPr>
        <w:t>b –c</w:t>
      </w:r>
      <w:r w:rsidRPr="007C0CFB">
        <w:rPr>
          <w:rFonts w:ascii="Times New Roman" w:hAnsi="Times New Roman"/>
          <w:sz w:val="24"/>
          <w:szCs w:val="24"/>
        </w:rPr>
        <w:t xml:space="preserve">. </w:t>
      </w:r>
    </w:p>
    <w:p w14:paraId="1C9E7F6B" w14:textId="32BED1E8" w:rsidR="00810F7E" w:rsidRPr="007C0CFB" w:rsidRDefault="00D417AF" w:rsidP="00810F7E">
      <w:pPr>
        <w:pStyle w:val="NormalWeb"/>
        <w:shd w:val="clear" w:color="auto" w:fill="FFFFFF"/>
        <w:spacing w:before="2" w:after="2"/>
        <w:jc w:val="both"/>
        <w:rPr>
          <w:rFonts w:ascii="Times New Roman" w:hAnsi="Times New Roman"/>
          <w:sz w:val="24"/>
          <w:szCs w:val="24"/>
        </w:rPr>
      </w:pPr>
      <w:r w:rsidRPr="007C0CFB">
        <w:rPr>
          <w:rFonts w:ascii="Times New Roman" w:hAnsi="Times New Roman"/>
          <w:sz w:val="24"/>
          <w:szCs w:val="24"/>
        </w:rPr>
        <w:t>Es decir</w:t>
      </w:r>
      <w:r w:rsidR="00810F7E" w:rsidRPr="007C0CFB">
        <w:rPr>
          <w:rFonts w:ascii="Times New Roman" w:hAnsi="Times New Roman"/>
          <w:sz w:val="24"/>
          <w:szCs w:val="24"/>
        </w:rPr>
        <w:t xml:space="preserve"> que si 2 es divisor de 24 y 18</w:t>
      </w:r>
      <w:r w:rsidRPr="007C0CFB">
        <w:rPr>
          <w:rFonts w:ascii="Times New Roman" w:hAnsi="Times New Roman"/>
          <w:sz w:val="24"/>
          <w:szCs w:val="24"/>
        </w:rPr>
        <w:t xml:space="preserve"> </w:t>
      </w:r>
    </w:p>
    <w:p w14:paraId="7984B7E5" w14:textId="6E34E7B8" w:rsidR="00D417AF" w:rsidRDefault="00810F7E" w:rsidP="00810F7E">
      <w:pPr>
        <w:pStyle w:val="NormalWeb"/>
        <w:shd w:val="clear" w:color="auto" w:fill="FFFFFF"/>
        <w:spacing w:before="2" w:after="2"/>
        <w:jc w:val="both"/>
        <w:rPr>
          <w:rFonts w:ascii="Times New Roman" w:hAnsi="Times New Roman"/>
          <w:sz w:val="24"/>
          <w:szCs w:val="24"/>
        </w:rPr>
      </w:pPr>
      <w:r>
        <w:rPr>
          <w:rFonts w:ascii="Times New Roman" w:hAnsi="Times New Roman"/>
          <w:sz w:val="24"/>
          <w:szCs w:val="24"/>
        </w:rPr>
        <w:t>E</w:t>
      </w:r>
      <w:r w:rsidR="00D417AF">
        <w:rPr>
          <w:rFonts w:ascii="Times New Roman" w:hAnsi="Times New Roman"/>
          <w:sz w:val="24"/>
          <w:szCs w:val="24"/>
        </w:rPr>
        <w:t xml:space="preserve">ntonces 24 + 18 = 42 es divisor de 2 y 24 – 18 =  6 es también divisor de 2. </w:t>
      </w:r>
    </w:p>
    <w:p w14:paraId="76D9543F" w14:textId="77777777" w:rsidR="00810F7E" w:rsidRDefault="00810F7E" w:rsidP="00810F7E">
      <w:pPr>
        <w:pStyle w:val="NormalWeb"/>
        <w:shd w:val="clear" w:color="auto" w:fill="FFFFFF"/>
        <w:spacing w:before="2" w:after="2"/>
        <w:jc w:val="both"/>
        <w:rPr>
          <w:rFonts w:ascii="Times New Roman" w:hAnsi="Times New Roman"/>
          <w:sz w:val="24"/>
          <w:szCs w:val="24"/>
        </w:rPr>
      </w:pPr>
    </w:p>
    <w:p w14:paraId="5D876EDF" w14:textId="77777777" w:rsidR="00810F7E" w:rsidRPr="007C0CFB" w:rsidRDefault="00D417AF" w:rsidP="00810F7E">
      <w:pPr>
        <w:pStyle w:val="NormalWeb"/>
        <w:numPr>
          <w:ilvl w:val="0"/>
          <w:numId w:val="36"/>
        </w:numPr>
        <w:shd w:val="clear" w:color="auto" w:fill="FFFFFF"/>
        <w:spacing w:before="2" w:after="2"/>
        <w:ind w:left="360"/>
        <w:jc w:val="both"/>
        <w:rPr>
          <w:rFonts w:ascii="Times New Roman" w:hAnsi="Times New Roman"/>
          <w:sz w:val="24"/>
          <w:szCs w:val="24"/>
        </w:rPr>
      </w:pPr>
      <w:r w:rsidRPr="007C0CFB">
        <w:rPr>
          <w:rFonts w:ascii="Times New Roman" w:hAnsi="Times New Roman"/>
          <w:sz w:val="24"/>
          <w:szCs w:val="24"/>
        </w:rPr>
        <w:t xml:space="preserve">Si </w:t>
      </w:r>
      <w:r w:rsidRPr="007C0CFB">
        <w:rPr>
          <w:rFonts w:ascii="Times New Roman" w:hAnsi="Times New Roman"/>
          <w:b/>
          <w:sz w:val="24"/>
          <w:szCs w:val="24"/>
        </w:rPr>
        <w:t>a</w:t>
      </w:r>
      <w:r w:rsidRPr="007C0CFB">
        <w:rPr>
          <w:rFonts w:ascii="Times New Roman" w:hAnsi="Times New Roman"/>
          <w:sz w:val="24"/>
          <w:szCs w:val="24"/>
        </w:rPr>
        <w:t xml:space="preserve"> es divisor de </w:t>
      </w:r>
      <w:r w:rsidRPr="007C0CFB">
        <w:rPr>
          <w:rFonts w:ascii="Times New Roman" w:hAnsi="Times New Roman"/>
          <w:b/>
          <w:sz w:val="24"/>
          <w:szCs w:val="24"/>
        </w:rPr>
        <w:t>b</w:t>
      </w:r>
      <w:r w:rsidRPr="007C0CFB">
        <w:rPr>
          <w:rFonts w:ascii="Times New Roman" w:hAnsi="Times New Roman"/>
          <w:sz w:val="24"/>
          <w:szCs w:val="24"/>
        </w:rPr>
        <w:t xml:space="preserve"> y </w:t>
      </w:r>
      <w:r w:rsidRPr="007C0CFB">
        <w:rPr>
          <w:rFonts w:ascii="Times New Roman" w:hAnsi="Times New Roman"/>
          <w:b/>
          <w:sz w:val="24"/>
          <w:szCs w:val="24"/>
        </w:rPr>
        <w:t>c</w:t>
      </w:r>
      <w:r w:rsidRPr="007C0CFB">
        <w:rPr>
          <w:rFonts w:ascii="Times New Roman" w:hAnsi="Times New Roman"/>
          <w:sz w:val="24"/>
          <w:szCs w:val="24"/>
        </w:rPr>
        <w:t xml:space="preserve"> es divisor de </w:t>
      </w:r>
      <w:r w:rsidRPr="007C0CFB">
        <w:rPr>
          <w:rFonts w:ascii="Times New Roman" w:hAnsi="Times New Roman"/>
          <w:b/>
          <w:sz w:val="24"/>
          <w:szCs w:val="24"/>
        </w:rPr>
        <w:t>d</w:t>
      </w:r>
      <w:r w:rsidRPr="007C0CFB">
        <w:rPr>
          <w:rFonts w:ascii="Times New Roman" w:hAnsi="Times New Roman"/>
          <w:sz w:val="24"/>
          <w:szCs w:val="24"/>
        </w:rPr>
        <w:t xml:space="preserve">, entonces </w:t>
      </w:r>
      <w:r w:rsidRPr="007C0CFB">
        <w:rPr>
          <w:rFonts w:ascii="Times New Roman" w:hAnsi="Times New Roman"/>
          <w:b/>
          <w:sz w:val="24"/>
          <w:szCs w:val="24"/>
        </w:rPr>
        <w:t>a x c</w:t>
      </w:r>
      <w:r w:rsidRPr="007C0CFB">
        <w:rPr>
          <w:rFonts w:ascii="Times New Roman" w:hAnsi="Times New Roman"/>
          <w:sz w:val="24"/>
          <w:szCs w:val="24"/>
        </w:rPr>
        <w:t xml:space="preserve"> es divisor de </w:t>
      </w:r>
      <w:r w:rsidRPr="007C0CFB">
        <w:rPr>
          <w:rFonts w:ascii="Times New Roman" w:hAnsi="Times New Roman"/>
          <w:b/>
          <w:sz w:val="24"/>
          <w:szCs w:val="24"/>
        </w:rPr>
        <w:t>b x d</w:t>
      </w:r>
      <w:r w:rsidRPr="007C0CFB">
        <w:rPr>
          <w:rFonts w:ascii="Times New Roman" w:hAnsi="Times New Roman"/>
          <w:sz w:val="24"/>
          <w:szCs w:val="24"/>
        </w:rPr>
        <w:t xml:space="preserve">. </w:t>
      </w:r>
    </w:p>
    <w:p w14:paraId="4D7BFCFA" w14:textId="77777777" w:rsidR="00810F7E" w:rsidRPr="007C0CFB" w:rsidRDefault="00D417AF" w:rsidP="00810F7E">
      <w:pPr>
        <w:pStyle w:val="NormalWeb"/>
        <w:shd w:val="clear" w:color="auto" w:fill="FFFFFF"/>
        <w:spacing w:before="2" w:after="2"/>
        <w:jc w:val="both"/>
        <w:rPr>
          <w:rFonts w:ascii="Times New Roman" w:hAnsi="Times New Roman"/>
          <w:sz w:val="24"/>
          <w:szCs w:val="24"/>
        </w:rPr>
      </w:pPr>
      <w:r w:rsidRPr="007C0CFB">
        <w:rPr>
          <w:rFonts w:ascii="Times New Roman" w:hAnsi="Times New Roman"/>
          <w:sz w:val="24"/>
          <w:szCs w:val="24"/>
        </w:rPr>
        <w:t>Por ejemplo, 6 es divisor de 30 y 4 es divisor de 36</w:t>
      </w:r>
    </w:p>
    <w:p w14:paraId="3D06A00F" w14:textId="21A6F734" w:rsidR="00810F7E" w:rsidRDefault="00810F7E" w:rsidP="00810F7E">
      <w:pPr>
        <w:pStyle w:val="NormalWeb"/>
        <w:shd w:val="clear" w:color="auto" w:fill="FFFFFF"/>
        <w:spacing w:before="2" w:after="2"/>
        <w:jc w:val="both"/>
        <w:rPr>
          <w:rFonts w:ascii="Times New Roman" w:hAnsi="Times New Roman"/>
          <w:sz w:val="24"/>
          <w:szCs w:val="24"/>
        </w:rPr>
      </w:pPr>
      <w:r>
        <w:rPr>
          <w:rFonts w:ascii="Times New Roman" w:hAnsi="Times New Roman"/>
          <w:sz w:val="24"/>
          <w:szCs w:val="24"/>
        </w:rPr>
        <w:t>E</w:t>
      </w:r>
      <w:r w:rsidR="00D417AF">
        <w:rPr>
          <w:rFonts w:ascii="Times New Roman" w:hAnsi="Times New Roman"/>
          <w:sz w:val="24"/>
          <w:szCs w:val="24"/>
        </w:rPr>
        <w:t>ntonces  6</w:t>
      </w:r>
      <w:r>
        <w:rPr>
          <w:rFonts w:ascii="Times New Roman" w:hAnsi="Times New Roman"/>
          <w:sz w:val="24"/>
          <w:szCs w:val="24"/>
        </w:rPr>
        <w:t xml:space="preserve"> </w:t>
      </w:r>
      <w:r w:rsidR="00D417AF">
        <w:rPr>
          <w:rFonts w:ascii="Times New Roman" w:hAnsi="Times New Roman"/>
          <w:sz w:val="24"/>
          <w:szCs w:val="24"/>
        </w:rPr>
        <w:t>x 4= 24 será divisor   de 30 x 36 = 1</w:t>
      </w:r>
      <w:r w:rsidR="009B7A9B">
        <w:rPr>
          <w:rFonts w:ascii="Times New Roman" w:hAnsi="Times New Roman"/>
          <w:sz w:val="24"/>
          <w:szCs w:val="24"/>
        </w:rPr>
        <w:t xml:space="preserve"> </w:t>
      </w:r>
      <w:r w:rsidR="00D417AF">
        <w:rPr>
          <w:rFonts w:ascii="Times New Roman" w:hAnsi="Times New Roman"/>
          <w:sz w:val="24"/>
          <w:szCs w:val="24"/>
        </w:rPr>
        <w:t>080</w:t>
      </w:r>
    </w:p>
    <w:p w14:paraId="738FB9A9" w14:textId="0EC06D18" w:rsidR="00D417AF" w:rsidRPr="00362722" w:rsidRDefault="00D417AF" w:rsidP="00810F7E">
      <w:pPr>
        <w:pStyle w:val="NormalWeb"/>
        <w:shd w:val="clear" w:color="auto" w:fill="FFFFFF"/>
        <w:spacing w:before="2" w:after="2"/>
        <w:jc w:val="both"/>
        <w:rPr>
          <w:rFonts w:ascii="Times New Roman" w:hAnsi="Times New Roman"/>
          <w:sz w:val="24"/>
          <w:szCs w:val="24"/>
        </w:rPr>
      </w:pPr>
      <w:r>
        <w:rPr>
          <w:rFonts w:ascii="Times New Roman" w:hAnsi="Times New Roman"/>
          <w:sz w:val="24"/>
          <w:szCs w:val="24"/>
        </w:rPr>
        <w:t>Ya que 1</w:t>
      </w:r>
      <w:r w:rsidR="009B7A9B">
        <w:rPr>
          <w:rFonts w:ascii="Times New Roman" w:hAnsi="Times New Roman"/>
          <w:sz w:val="24"/>
          <w:szCs w:val="24"/>
        </w:rPr>
        <w:t xml:space="preserve"> </w:t>
      </w:r>
      <w:r>
        <w:rPr>
          <w:rFonts w:ascii="Times New Roman" w:hAnsi="Times New Roman"/>
          <w:sz w:val="24"/>
          <w:szCs w:val="24"/>
        </w:rPr>
        <w:t xml:space="preserve">080 es </w:t>
      </w:r>
      <w:r w:rsidR="009B7A9B">
        <w:rPr>
          <w:rFonts w:ascii="Times New Roman" w:hAnsi="Times New Roman"/>
          <w:sz w:val="24"/>
          <w:szCs w:val="24"/>
        </w:rPr>
        <w:t xml:space="preserve">divisor de </w:t>
      </w:r>
      <w:r>
        <w:rPr>
          <w:rFonts w:ascii="Times New Roman" w:hAnsi="Times New Roman"/>
          <w:sz w:val="24"/>
          <w:szCs w:val="24"/>
        </w:rPr>
        <w:t xml:space="preserve">24 porque </w:t>
      </w:r>
      <w:r w:rsidR="009B7A9B">
        <w:rPr>
          <w:rFonts w:ascii="Times New Roman" w:hAnsi="Times New Roman"/>
          <w:sz w:val="24"/>
          <w:szCs w:val="24"/>
        </w:rPr>
        <w:t xml:space="preserve">1 080 ÷ </w:t>
      </w:r>
      <w:r>
        <w:rPr>
          <w:rFonts w:ascii="Times New Roman" w:hAnsi="Times New Roman"/>
          <w:sz w:val="24"/>
          <w:szCs w:val="24"/>
        </w:rPr>
        <w:t xml:space="preserve">24 </w:t>
      </w:r>
      <w:r w:rsidR="009B7A9B">
        <w:rPr>
          <w:rFonts w:ascii="Times New Roman" w:hAnsi="Times New Roman"/>
          <w:sz w:val="24"/>
          <w:szCs w:val="24"/>
        </w:rPr>
        <w:t>= 45</w:t>
      </w:r>
      <w:r>
        <w:rPr>
          <w:rFonts w:ascii="Times New Roman" w:hAnsi="Times New Roman"/>
          <w:sz w:val="24"/>
          <w:szCs w:val="24"/>
        </w:rPr>
        <w:t xml:space="preserve"> </w:t>
      </w:r>
    </w:p>
    <w:p w14:paraId="5A5EA8E0" w14:textId="77777777" w:rsidR="003D1EBD" w:rsidRDefault="003D1EBD" w:rsidP="00AE1BC1">
      <w:pPr>
        <w:spacing w:after="0"/>
        <w:rPr>
          <w:rFonts w:ascii="Times" w:hAnsi="Times"/>
          <w:b/>
        </w:rPr>
      </w:pPr>
    </w:p>
    <w:tbl>
      <w:tblPr>
        <w:tblStyle w:val="Tablaconcuadrcula"/>
        <w:tblW w:w="0" w:type="auto"/>
        <w:tblLook w:val="04A0" w:firstRow="1" w:lastRow="0" w:firstColumn="1" w:lastColumn="0" w:noHBand="0" w:noVBand="1"/>
      </w:tblPr>
      <w:tblGrid>
        <w:gridCol w:w="2466"/>
        <w:gridCol w:w="6362"/>
      </w:tblGrid>
      <w:tr w:rsidR="00AE6480" w:rsidRPr="005D1738" w14:paraId="716A9B74" w14:textId="77777777" w:rsidTr="00377466">
        <w:tc>
          <w:tcPr>
            <w:tcW w:w="9033" w:type="dxa"/>
            <w:gridSpan w:val="2"/>
            <w:shd w:val="clear" w:color="auto" w:fill="000000" w:themeFill="text1"/>
          </w:tcPr>
          <w:p w14:paraId="73B492A4" w14:textId="77777777" w:rsidR="00AE6480" w:rsidRPr="005D1738" w:rsidRDefault="00AE6480" w:rsidP="003774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E6480" w14:paraId="5E23BA17" w14:textId="77777777" w:rsidTr="00377466">
        <w:tc>
          <w:tcPr>
            <w:tcW w:w="2518" w:type="dxa"/>
          </w:tcPr>
          <w:p w14:paraId="21DAB757" w14:textId="77777777" w:rsidR="00AE6480" w:rsidRPr="00053744" w:rsidRDefault="00AE6480"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EB8445E" w14:textId="3561FED2" w:rsidR="00AE6480" w:rsidRPr="00053744" w:rsidRDefault="002D55A3" w:rsidP="002D55A3">
            <w:pPr>
              <w:rPr>
                <w:rFonts w:ascii="Times New Roman" w:hAnsi="Times New Roman" w:cs="Times New Roman"/>
                <w:b/>
                <w:color w:val="000000"/>
                <w:sz w:val="18"/>
                <w:szCs w:val="18"/>
              </w:rPr>
            </w:pPr>
            <w:r>
              <w:rPr>
                <w:rFonts w:ascii="Times New Roman" w:hAnsi="Times New Roman" w:cs="Times New Roman"/>
                <w:color w:val="000000"/>
              </w:rPr>
              <w:t>MA_06_04</w:t>
            </w:r>
            <w:r w:rsidR="00AE6480">
              <w:rPr>
                <w:rFonts w:ascii="Times New Roman" w:hAnsi="Times New Roman" w:cs="Times New Roman"/>
                <w:color w:val="000000"/>
              </w:rPr>
              <w:t>_</w:t>
            </w:r>
            <w:r>
              <w:rPr>
                <w:rFonts w:ascii="Times New Roman" w:hAnsi="Times New Roman" w:cs="Times New Roman"/>
                <w:color w:val="000000"/>
              </w:rPr>
              <w:t>CO_REC4</w:t>
            </w:r>
            <w:r w:rsidR="00AE6480">
              <w:rPr>
                <w:rFonts w:ascii="Times New Roman" w:hAnsi="Times New Roman" w:cs="Times New Roman"/>
                <w:color w:val="000000"/>
              </w:rPr>
              <w:t>0</w:t>
            </w:r>
            <w:r>
              <w:rPr>
                <w:rFonts w:ascii="Times New Roman" w:hAnsi="Times New Roman" w:cs="Times New Roman"/>
                <w:color w:val="000000"/>
              </w:rPr>
              <w:t xml:space="preserve"> </w:t>
            </w:r>
          </w:p>
        </w:tc>
      </w:tr>
      <w:tr w:rsidR="00AE6480" w14:paraId="5774835B" w14:textId="77777777" w:rsidTr="00377466">
        <w:tc>
          <w:tcPr>
            <w:tcW w:w="2518" w:type="dxa"/>
          </w:tcPr>
          <w:p w14:paraId="1BA6EC6F" w14:textId="77777777" w:rsidR="00AE6480" w:rsidRDefault="00AE6480" w:rsidP="0037746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DC91D43" w14:textId="7D8BFD87" w:rsidR="00AE6480" w:rsidRDefault="001E7172" w:rsidP="00377466">
            <w:pPr>
              <w:rPr>
                <w:rFonts w:ascii="Times New Roman" w:hAnsi="Times New Roman" w:cs="Times New Roman"/>
                <w:color w:val="000000"/>
              </w:rPr>
            </w:pPr>
            <w:r>
              <w:rPr>
                <w:rFonts w:ascii="Times New Roman" w:hAnsi="Times New Roman" w:cs="Times New Roman"/>
                <w:color w:val="000000"/>
              </w:rPr>
              <w:t>Propiedades de los divisores</w:t>
            </w:r>
          </w:p>
        </w:tc>
      </w:tr>
      <w:tr w:rsidR="00AE6480" w14:paraId="642C7368" w14:textId="77777777" w:rsidTr="00377466">
        <w:tc>
          <w:tcPr>
            <w:tcW w:w="2518" w:type="dxa"/>
          </w:tcPr>
          <w:p w14:paraId="2BE0292E" w14:textId="77777777" w:rsidR="00AE6480" w:rsidRDefault="00AE6480" w:rsidP="003774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1988B7F" w14:textId="092625B0" w:rsidR="00AE6480" w:rsidRDefault="001E7172" w:rsidP="00377466">
            <w:pPr>
              <w:rPr>
                <w:rFonts w:ascii="Times New Roman" w:hAnsi="Times New Roman" w:cs="Times New Roman"/>
                <w:color w:val="000000"/>
              </w:rPr>
            </w:pPr>
            <w:r>
              <w:rPr>
                <w:rFonts w:ascii="Times New Roman" w:hAnsi="Times New Roman" w:cs="Times New Roman"/>
                <w:color w:val="000000"/>
              </w:rPr>
              <w:t xml:space="preserve">Esta actividad no autoevaluable, permite al estudiante repasar y poner en práctica las propiedades de los divisores. </w:t>
            </w:r>
          </w:p>
        </w:tc>
      </w:tr>
    </w:tbl>
    <w:p w14:paraId="2D6EDB62" w14:textId="77777777" w:rsidR="00AE6480" w:rsidRDefault="00AE6480" w:rsidP="00AE1BC1">
      <w:pPr>
        <w:spacing w:after="0"/>
        <w:rPr>
          <w:rFonts w:ascii="Times" w:hAnsi="Times"/>
          <w:b/>
        </w:rPr>
      </w:pPr>
    </w:p>
    <w:p w14:paraId="10E31BF7" w14:textId="77777777" w:rsidR="00AE6480" w:rsidRDefault="00AE6480" w:rsidP="00AE1BC1">
      <w:pPr>
        <w:spacing w:after="0"/>
        <w:rPr>
          <w:rFonts w:ascii="Times" w:hAnsi="Times"/>
          <w:b/>
        </w:rPr>
      </w:pPr>
    </w:p>
    <w:p w14:paraId="36D377FA" w14:textId="04CAB76D"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2.3 Consolidación </w:t>
      </w:r>
    </w:p>
    <w:p w14:paraId="2E2FCFF6" w14:textId="77777777" w:rsidR="002B282A" w:rsidRDefault="002B282A" w:rsidP="00AE1BC1">
      <w:pPr>
        <w:spacing w:after="0"/>
        <w:rPr>
          <w:rFonts w:ascii="Times" w:hAnsi="Times"/>
          <w:b/>
        </w:rPr>
      </w:pPr>
    </w:p>
    <w:p w14:paraId="25F9ECAF" w14:textId="77777777" w:rsidR="00B339E1" w:rsidRPr="00923654" w:rsidRDefault="00B339E1" w:rsidP="00B339E1">
      <w:pPr>
        <w:spacing w:after="0"/>
        <w:rPr>
          <w:rFonts w:ascii="Times" w:hAnsi="Times"/>
          <w:lang w:val="es-CO"/>
        </w:rPr>
      </w:pPr>
      <w:r w:rsidRPr="00923654">
        <w:rPr>
          <w:rFonts w:ascii="Times" w:hAnsi="Times"/>
          <w:lang w:val="es-CO"/>
        </w:rPr>
        <w:t>Refuerza tu aprendizaje con la siguiente práctica.</w:t>
      </w:r>
    </w:p>
    <w:p w14:paraId="365CECEC" w14:textId="77777777" w:rsidR="00B339E1" w:rsidRDefault="00B339E1" w:rsidP="00AE1BC1">
      <w:pPr>
        <w:spacing w:after="0"/>
        <w:rPr>
          <w:rFonts w:ascii="Times" w:hAnsi="Times"/>
          <w:b/>
          <w:lang w:val="es-CO"/>
        </w:rPr>
      </w:pPr>
    </w:p>
    <w:tbl>
      <w:tblPr>
        <w:tblStyle w:val="Tablaconcuadrcula"/>
        <w:tblW w:w="0" w:type="auto"/>
        <w:tblLook w:val="04A0" w:firstRow="1" w:lastRow="0" w:firstColumn="1" w:lastColumn="0" w:noHBand="0" w:noVBand="1"/>
      </w:tblPr>
      <w:tblGrid>
        <w:gridCol w:w="2466"/>
        <w:gridCol w:w="6362"/>
      </w:tblGrid>
      <w:tr w:rsidR="00D163DF" w:rsidRPr="005D1738" w14:paraId="53DCEC2E" w14:textId="77777777" w:rsidTr="00FB5BD5">
        <w:tc>
          <w:tcPr>
            <w:tcW w:w="9033" w:type="dxa"/>
            <w:gridSpan w:val="2"/>
            <w:shd w:val="clear" w:color="auto" w:fill="000000" w:themeFill="text1"/>
          </w:tcPr>
          <w:p w14:paraId="429B1E0F" w14:textId="77777777" w:rsidR="00D163DF" w:rsidRPr="005D1738" w:rsidRDefault="00D163DF" w:rsidP="00FB5BD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163DF" w14:paraId="39EA2457" w14:textId="77777777" w:rsidTr="00FB5BD5">
        <w:tc>
          <w:tcPr>
            <w:tcW w:w="2518" w:type="dxa"/>
          </w:tcPr>
          <w:p w14:paraId="5D5D8C88" w14:textId="77777777" w:rsidR="00D163DF" w:rsidRPr="00053744" w:rsidRDefault="00D163DF" w:rsidP="00FB5BD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8E525DB" w14:textId="064139EC" w:rsidR="00D163DF" w:rsidRPr="00053744" w:rsidRDefault="002D55A3" w:rsidP="004859C1">
            <w:pPr>
              <w:rPr>
                <w:rFonts w:ascii="Times New Roman" w:hAnsi="Times New Roman" w:cs="Times New Roman"/>
                <w:b/>
                <w:color w:val="000000"/>
                <w:sz w:val="18"/>
                <w:szCs w:val="18"/>
              </w:rPr>
            </w:pPr>
            <w:r>
              <w:rPr>
                <w:rFonts w:ascii="Times New Roman" w:hAnsi="Times New Roman" w:cs="Times New Roman"/>
                <w:color w:val="000000"/>
              </w:rPr>
              <w:t>MA_06_04</w:t>
            </w:r>
            <w:r w:rsidR="00D163DF">
              <w:rPr>
                <w:rFonts w:ascii="Times New Roman" w:hAnsi="Times New Roman" w:cs="Times New Roman"/>
                <w:color w:val="000000"/>
              </w:rPr>
              <w:t>_</w:t>
            </w:r>
            <w:r>
              <w:rPr>
                <w:rFonts w:ascii="Times New Roman" w:hAnsi="Times New Roman" w:cs="Times New Roman"/>
                <w:color w:val="000000"/>
              </w:rPr>
              <w:t>CO_REC5</w:t>
            </w:r>
            <w:r w:rsidR="00D163DF">
              <w:rPr>
                <w:rFonts w:ascii="Times New Roman" w:hAnsi="Times New Roman" w:cs="Times New Roman"/>
                <w:color w:val="000000"/>
              </w:rPr>
              <w:t>0</w:t>
            </w:r>
            <w:r>
              <w:rPr>
                <w:rFonts w:ascii="Times New Roman" w:hAnsi="Times New Roman" w:cs="Times New Roman"/>
                <w:color w:val="000000"/>
              </w:rPr>
              <w:t xml:space="preserve"> </w:t>
            </w:r>
          </w:p>
        </w:tc>
      </w:tr>
      <w:tr w:rsidR="00D163DF" w14:paraId="6B9AAF15" w14:textId="77777777" w:rsidTr="00FB5BD5">
        <w:tc>
          <w:tcPr>
            <w:tcW w:w="2518" w:type="dxa"/>
          </w:tcPr>
          <w:p w14:paraId="6680F904" w14:textId="77777777" w:rsidR="00D163DF" w:rsidRDefault="00D163DF" w:rsidP="00FB5BD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CDDFF5E" w14:textId="7C88F686" w:rsidR="00D163DF" w:rsidRDefault="00D163DF" w:rsidP="00FB5BD5">
            <w:pPr>
              <w:rPr>
                <w:rFonts w:ascii="Times New Roman" w:hAnsi="Times New Roman" w:cs="Times New Roman"/>
                <w:color w:val="000000"/>
              </w:rPr>
            </w:pPr>
            <w:r>
              <w:rPr>
                <w:rFonts w:ascii="Arial" w:hAnsi="Arial" w:cs="Arial"/>
                <w:sz w:val="18"/>
                <w:szCs w:val="18"/>
                <w:lang w:val="es-ES_tradnl"/>
              </w:rPr>
              <w:t>Divisores de un número</w:t>
            </w:r>
          </w:p>
        </w:tc>
      </w:tr>
      <w:tr w:rsidR="00D163DF" w14:paraId="66E7F23B" w14:textId="77777777" w:rsidTr="00FB5BD5">
        <w:tc>
          <w:tcPr>
            <w:tcW w:w="2518" w:type="dxa"/>
          </w:tcPr>
          <w:p w14:paraId="283BB53D" w14:textId="77777777" w:rsidR="00D163DF" w:rsidRDefault="00D163DF" w:rsidP="00FB5BD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B2B6A2C" w14:textId="77777777" w:rsidR="00D163DF" w:rsidRPr="000719EE" w:rsidRDefault="00D163DF" w:rsidP="00D163DF">
            <w:pPr>
              <w:rPr>
                <w:rFonts w:ascii="Arial" w:hAnsi="Arial" w:cs="Arial"/>
                <w:sz w:val="18"/>
                <w:szCs w:val="18"/>
                <w:lang w:val="es-ES_tradnl"/>
              </w:rPr>
            </w:pPr>
            <w:r>
              <w:rPr>
                <w:rFonts w:ascii="Arial" w:hAnsi="Arial" w:cs="Arial"/>
                <w:sz w:val="18"/>
                <w:szCs w:val="18"/>
                <w:lang w:val="es-ES_tradnl"/>
              </w:rPr>
              <w:t xml:space="preserve">Esta actividad permite al estudiante hallar los divisores de un número dado. </w:t>
            </w:r>
          </w:p>
          <w:p w14:paraId="15A49B56" w14:textId="11829F71" w:rsidR="00D163DF" w:rsidRPr="00D163DF" w:rsidRDefault="00D163DF" w:rsidP="00FB5BD5">
            <w:pPr>
              <w:rPr>
                <w:rFonts w:ascii="Times New Roman" w:hAnsi="Times New Roman" w:cs="Times New Roman"/>
                <w:color w:val="000000"/>
                <w:lang w:val="es-ES_tradnl"/>
              </w:rPr>
            </w:pPr>
          </w:p>
        </w:tc>
      </w:tr>
    </w:tbl>
    <w:p w14:paraId="379AD041" w14:textId="77777777" w:rsidR="00AD645F" w:rsidRDefault="00AD645F" w:rsidP="00AE1BC1">
      <w:pPr>
        <w:spacing w:after="0"/>
        <w:rPr>
          <w:rFonts w:ascii="Times" w:hAnsi="Times"/>
          <w:b/>
          <w:lang w:val="es-CO"/>
        </w:rPr>
      </w:pPr>
    </w:p>
    <w:tbl>
      <w:tblPr>
        <w:tblStyle w:val="Tablaconcuadrcula"/>
        <w:tblW w:w="0" w:type="auto"/>
        <w:tblLook w:val="04A0" w:firstRow="1" w:lastRow="0" w:firstColumn="1" w:lastColumn="0" w:noHBand="0" w:noVBand="1"/>
      </w:tblPr>
      <w:tblGrid>
        <w:gridCol w:w="828"/>
        <w:gridCol w:w="8000"/>
      </w:tblGrid>
      <w:tr w:rsidR="00AD645F" w:rsidRPr="005D1738" w14:paraId="23FA7E28" w14:textId="77777777" w:rsidTr="00AD645F">
        <w:tc>
          <w:tcPr>
            <w:tcW w:w="9054" w:type="dxa"/>
            <w:gridSpan w:val="2"/>
            <w:shd w:val="clear" w:color="auto" w:fill="000000" w:themeFill="text1"/>
          </w:tcPr>
          <w:p w14:paraId="0ED88888" w14:textId="77777777" w:rsidR="00AD645F" w:rsidRPr="005D1738" w:rsidRDefault="00AD645F" w:rsidP="00AD645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AD645F" w:rsidRPr="00053744" w14:paraId="79F98F75" w14:textId="77777777" w:rsidTr="00AD645F">
        <w:tc>
          <w:tcPr>
            <w:tcW w:w="2518" w:type="dxa"/>
          </w:tcPr>
          <w:p w14:paraId="5BC69993" w14:textId="77777777" w:rsidR="00AD645F" w:rsidRPr="00053744" w:rsidRDefault="00AD645F" w:rsidP="00AD645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6CFE7C75" w14:textId="3936957D" w:rsidR="00AD645F" w:rsidRPr="00053744" w:rsidRDefault="004859C1" w:rsidP="00AD645F">
            <w:pPr>
              <w:rPr>
                <w:rFonts w:ascii="Times New Roman" w:hAnsi="Times New Roman" w:cs="Times New Roman"/>
                <w:b/>
                <w:color w:val="000000"/>
                <w:sz w:val="18"/>
                <w:szCs w:val="18"/>
              </w:rPr>
            </w:pPr>
            <w:r>
              <w:rPr>
                <w:rFonts w:ascii="Times New Roman" w:hAnsi="Times New Roman" w:cs="Times New Roman"/>
                <w:color w:val="000000"/>
              </w:rPr>
              <w:t>MA_06_04_CO_REC60</w:t>
            </w:r>
          </w:p>
        </w:tc>
      </w:tr>
      <w:tr w:rsidR="00AD645F" w:rsidRPr="00053744" w14:paraId="48D4E6C7" w14:textId="77777777" w:rsidTr="00AD645F">
        <w:tc>
          <w:tcPr>
            <w:tcW w:w="2518" w:type="dxa"/>
          </w:tcPr>
          <w:p w14:paraId="76017E8D" w14:textId="77777777" w:rsidR="00AD645F" w:rsidRPr="00053744" w:rsidRDefault="00AD645F" w:rsidP="00AD645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14987869" w14:textId="77777777" w:rsidR="005E3370" w:rsidRDefault="005E3370" w:rsidP="00A668D4"/>
          <w:p w14:paraId="390A7BEA" w14:textId="242C9336" w:rsidR="005E3370" w:rsidRDefault="005E3370" w:rsidP="00A668D4">
            <w:r>
              <w:rPr>
                <w:noProof/>
                <w:lang w:val="es-CO" w:eastAsia="es-CO"/>
              </w:rPr>
              <w:lastRenderedPageBreak/>
              <w:drawing>
                <wp:inline distT="0" distB="0" distL="0" distR="0" wp14:anchorId="5D184F9D" wp14:editId="409788F0">
                  <wp:extent cx="4743450" cy="2819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2819400"/>
                          </a:xfrm>
                          <a:prstGeom prst="rect">
                            <a:avLst/>
                          </a:prstGeom>
                        </pic:spPr>
                      </pic:pic>
                    </a:graphicData>
                  </a:graphic>
                </wp:inline>
              </w:drawing>
            </w:r>
          </w:p>
          <w:p w14:paraId="385022E5" w14:textId="77777777" w:rsidR="005E3370" w:rsidRDefault="005E3370" w:rsidP="00A668D4"/>
          <w:p w14:paraId="58FC2415" w14:textId="77777777" w:rsidR="00A668D4" w:rsidRDefault="00963320" w:rsidP="00A668D4">
            <w:pPr>
              <w:rPr>
                <w:rFonts w:ascii="Times" w:hAnsi="Times"/>
                <w:b/>
                <w:lang w:val="es-CO"/>
              </w:rPr>
            </w:pPr>
            <w:hyperlink r:id="rId18" w:history="1">
              <w:r w:rsidR="00A668D4" w:rsidRPr="00490C15">
                <w:rPr>
                  <w:rStyle w:val="Hipervnculo"/>
                  <w:rFonts w:ascii="Times" w:hAnsi="Times"/>
                  <w:b/>
                  <w:lang w:val="es-CO"/>
                </w:rPr>
                <w:t>http://profesores.aulaplaneta.com/DNNPlayerPackages/Package12502/Recurso180/Principal.html?transparent=on&amp;solucion=si</w:t>
              </w:r>
            </w:hyperlink>
            <w:r w:rsidR="00A668D4">
              <w:rPr>
                <w:rFonts w:ascii="Times" w:hAnsi="Times"/>
                <w:b/>
                <w:lang w:val="es-CO"/>
              </w:rPr>
              <w:t xml:space="preserve"> </w:t>
            </w:r>
          </w:p>
          <w:p w14:paraId="3260DB96" w14:textId="77777777" w:rsidR="00AD645F" w:rsidRPr="00A668D4" w:rsidRDefault="00AD645F" w:rsidP="00AD645F">
            <w:pPr>
              <w:rPr>
                <w:rFonts w:ascii="Times New Roman" w:hAnsi="Times New Roman" w:cs="Times New Roman"/>
                <w:color w:val="000000"/>
                <w:lang w:val="es-CO"/>
              </w:rPr>
            </w:pPr>
          </w:p>
        </w:tc>
      </w:tr>
      <w:tr w:rsidR="00AD645F" w:rsidRPr="00053744" w14:paraId="06B57D97" w14:textId="77777777" w:rsidTr="00AD645F">
        <w:tc>
          <w:tcPr>
            <w:tcW w:w="2518" w:type="dxa"/>
          </w:tcPr>
          <w:p w14:paraId="2AA63F9A" w14:textId="77777777" w:rsidR="00AD645F" w:rsidRDefault="00AD645F" w:rsidP="00AD645F">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46E2D295" w14:textId="50E392F7" w:rsidR="00AD645F" w:rsidRPr="00053744" w:rsidRDefault="00A668D4" w:rsidP="00AD645F">
            <w:pPr>
              <w:rPr>
                <w:rFonts w:ascii="Times New Roman" w:hAnsi="Times New Roman" w:cs="Times New Roman"/>
                <w:color w:val="000000"/>
              </w:rPr>
            </w:pPr>
            <w:r>
              <w:rPr>
                <w:rFonts w:ascii="Times New Roman" w:hAnsi="Times New Roman" w:cs="Times New Roman"/>
                <w:color w:val="000000"/>
              </w:rPr>
              <w:t xml:space="preserve">En la primera ficha en el enunciado donde aparece la palabra “ cromos de Celta de Vigo” se debe cambiar por “ cromos del álbum de futbol” y donde aparece la palabra “del Betis” se debe cambiar por la expresión “del álbum de chocolatinas”. </w:t>
            </w:r>
          </w:p>
        </w:tc>
      </w:tr>
      <w:tr w:rsidR="00AD645F" w:rsidRPr="00053744" w14:paraId="3635D2A7" w14:textId="77777777" w:rsidTr="00AD645F">
        <w:tc>
          <w:tcPr>
            <w:tcW w:w="2518" w:type="dxa"/>
          </w:tcPr>
          <w:p w14:paraId="7B9FCD10" w14:textId="77777777" w:rsidR="00AD645F" w:rsidRDefault="00AD645F" w:rsidP="00AD645F">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C8ADC65" w14:textId="0F02106E" w:rsidR="00AD645F" w:rsidRPr="00AD645F" w:rsidRDefault="00AD645F" w:rsidP="00AD645F">
            <w:pPr>
              <w:rPr>
                <w:rFonts w:ascii="Times" w:hAnsi="Times"/>
                <w:b/>
                <w:lang w:val="es-CO"/>
              </w:rPr>
            </w:pPr>
            <w:r>
              <w:rPr>
                <w:rFonts w:ascii="Times" w:hAnsi="Times"/>
                <w:b/>
                <w:lang w:val="es-CO"/>
              </w:rPr>
              <w:t xml:space="preserve">resuelve problemas múltiplos y divisores </w:t>
            </w:r>
          </w:p>
        </w:tc>
      </w:tr>
      <w:tr w:rsidR="00AD645F" w:rsidRPr="00053744" w14:paraId="47F18B0C" w14:textId="77777777" w:rsidTr="00AD645F">
        <w:tc>
          <w:tcPr>
            <w:tcW w:w="2518" w:type="dxa"/>
          </w:tcPr>
          <w:p w14:paraId="49DF20D7" w14:textId="77777777" w:rsidR="00AD645F" w:rsidRDefault="00AD645F" w:rsidP="00AD645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FFBBF96" w14:textId="4CC59617" w:rsidR="00AD645F" w:rsidRPr="00053744" w:rsidRDefault="00AD645F" w:rsidP="00AD645F">
            <w:pPr>
              <w:rPr>
                <w:rFonts w:ascii="Times New Roman" w:hAnsi="Times New Roman" w:cs="Times New Roman"/>
                <w:color w:val="000000"/>
              </w:rPr>
            </w:pPr>
            <w:r>
              <w:rPr>
                <w:rFonts w:ascii="Times New Roman" w:hAnsi="Times New Roman" w:cs="Times New Roman"/>
                <w:color w:val="000000"/>
              </w:rPr>
              <w:t xml:space="preserve">Esta actividad permite al estudiante resolver problemas tanto con divisores como con </w:t>
            </w:r>
            <w:r w:rsidR="00B1099D">
              <w:rPr>
                <w:rFonts w:ascii="Times New Roman" w:hAnsi="Times New Roman" w:cs="Times New Roman"/>
                <w:color w:val="000000"/>
              </w:rPr>
              <w:t>múltiplos.</w:t>
            </w:r>
            <w:r w:rsidR="008053D5">
              <w:rPr>
                <w:rFonts w:ascii="Times New Roman" w:hAnsi="Times New Roman" w:cs="Times New Roman"/>
                <w:color w:val="000000"/>
              </w:rPr>
              <w:t xml:space="preserve"> </w:t>
            </w:r>
            <w:r w:rsidR="00B1099D">
              <w:rPr>
                <w:rFonts w:ascii="Times New Roman" w:hAnsi="Times New Roman" w:cs="Times New Roman"/>
                <w:color w:val="000000"/>
              </w:rPr>
              <w:t xml:space="preserve"> </w:t>
            </w:r>
          </w:p>
        </w:tc>
      </w:tr>
    </w:tbl>
    <w:p w14:paraId="0F10B410" w14:textId="77777777" w:rsidR="00AD645F" w:rsidRDefault="00AD645F" w:rsidP="00AE1BC1">
      <w:pPr>
        <w:spacing w:after="0"/>
        <w:rPr>
          <w:rFonts w:ascii="Times" w:hAnsi="Times"/>
          <w:b/>
          <w:lang w:val="es-CO"/>
        </w:rPr>
      </w:pPr>
    </w:p>
    <w:p w14:paraId="493431DE" w14:textId="77777777" w:rsidR="00AD645F" w:rsidRPr="00B339E1" w:rsidRDefault="00AD645F" w:rsidP="00AE1BC1">
      <w:pPr>
        <w:spacing w:after="0"/>
        <w:rPr>
          <w:rFonts w:ascii="Times" w:hAnsi="Times"/>
          <w:b/>
          <w:lang w:val="es-CO"/>
        </w:rPr>
      </w:pPr>
    </w:p>
    <w:tbl>
      <w:tblPr>
        <w:tblStyle w:val="Tablaconcuadrcula"/>
        <w:tblW w:w="0" w:type="auto"/>
        <w:tblLook w:val="04A0" w:firstRow="1" w:lastRow="0" w:firstColumn="1" w:lastColumn="0" w:noHBand="0" w:noVBand="1"/>
      </w:tblPr>
      <w:tblGrid>
        <w:gridCol w:w="2466"/>
        <w:gridCol w:w="6362"/>
      </w:tblGrid>
      <w:tr w:rsidR="00FE33B0" w:rsidRPr="005D1738" w14:paraId="492FFB35" w14:textId="77777777" w:rsidTr="00377466">
        <w:tc>
          <w:tcPr>
            <w:tcW w:w="9033" w:type="dxa"/>
            <w:gridSpan w:val="2"/>
            <w:shd w:val="clear" w:color="auto" w:fill="000000" w:themeFill="text1"/>
          </w:tcPr>
          <w:p w14:paraId="0851E7A3" w14:textId="77777777" w:rsidR="00FE33B0" w:rsidRPr="005D1738" w:rsidRDefault="00FE33B0" w:rsidP="003774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E33B0" w14:paraId="668DD172" w14:textId="77777777" w:rsidTr="00377466">
        <w:tc>
          <w:tcPr>
            <w:tcW w:w="2518" w:type="dxa"/>
          </w:tcPr>
          <w:p w14:paraId="50C4F36C" w14:textId="77777777" w:rsidR="00FE33B0" w:rsidRPr="00053744" w:rsidRDefault="00FE33B0"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EBB67E7" w14:textId="4C035CE5" w:rsidR="00FE33B0" w:rsidRPr="00053744" w:rsidRDefault="004859C1" w:rsidP="00377466">
            <w:pPr>
              <w:rPr>
                <w:rFonts w:ascii="Times New Roman" w:hAnsi="Times New Roman" w:cs="Times New Roman"/>
                <w:b/>
                <w:color w:val="000000"/>
                <w:sz w:val="18"/>
                <w:szCs w:val="18"/>
              </w:rPr>
            </w:pPr>
            <w:r>
              <w:rPr>
                <w:rFonts w:ascii="Times New Roman" w:hAnsi="Times New Roman" w:cs="Times New Roman"/>
                <w:color w:val="000000"/>
              </w:rPr>
              <w:t>MA_06_04_CO_REC70</w:t>
            </w:r>
          </w:p>
        </w:tc>
      </w:tr>
      <w:tr w:rsidR="00FE33B0" w14:paraId="3423DA8D" w14:textId="77777777" w:rsidTr="00377466">
        <w:tc>
          <w:tcPr>
            <w:tcW w:w="2518" w:type="dxa"/>
          </w:tcPr>
          <w:p w14:paraId="69A8FC05" w14:textId="77777777" w:rsidR="00FE33B0" w:rsidRDefault="00FE33B0" w:rsidP="0037746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2D94474" w14:textId="66C97CEF" w:rsidR="00FE33B0" w:rsidRDefault="00B96279" w:rsidP="00377466">
            <w:pPr>
              <w:rPr>
                <w:rFonts w:ascii="Times New Roman" w:hAnsi="Times New Roman" w:cs="Times New Roman"/>
                <w:color w:val="000000"/>
              </w:rPr>
            </w:pPr>
            <w:r>
              <w:rPr>
                <w:rFonts w:ascii="Times New Roman" w:hAnsi="Times New Roman" w:cs="Times New Roman"/>
                <w:color w:val="000000"/>
              </w:rPr>
              <w:t xml:space="preserve">Construye tu propia casa usando múltiplos y divisores </w:t>
            </w:r>
          </w:p>
        </w:tc>
      </w:tr>
      <w:tr w:rsidR="00FE33B0" w14:paraId="4EFC6983" w14:textId="77777777" w:rsidTr="00377466">
        <w:tc>
          <w:tcPr>
            <w:tcW w:w="2518" w:type="dxa"/>
          </w:tcPr>
          <w:p w14:paraId="5E8426D7" w14:textId="77777777" w:rsidR="00FE33B0" w:rsidRDefault="00FE33B0" w:rsidP="003774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ED2FB39" w14:textId="026DC7B9" w:rsidR="00FE33B0" w:rsidRDefault="00B96279" w:rsidP="00377466">
            <w:pPr>
              <w:rPr>
                <w:rFonts w:ascii="Times New Roman" w:hAnsi="Times New Roman" w:cs="Times New Roman"/>
                <w:color w:val="000000"/>
              </w:rPr>
            </w:pPr>
            <w:r>
              <w:rPr>
                <w:rFonts w:ascii="Times New Roman" w:hAnsi="Times New Roman" w:cs="Times New Roman"/>
                <w:color w:val="000000"/>
              </w:rPr>
              <w:t>Este interactivo el estudiante podrá construir una casa ideal, a partir de ciertas orientaciones que se dan, con el uso de múltiplos y divisores.</w:t>
            </w:r>
          </w:p>
        </w:tc>
      </w:tr>
    </w:tbl>
    <w:p w14:paraId="57BCF465" w14:textId="1669D599" w:rsidR="001D3A53" w:rsidRDefault="001D3A53" w:rsidP="001D3A53">
      <w:pPr>
        <w:jc w:val="right"/>
        <w:rPr>
          <w:rFonts w:ascii="Times" w:hAnsi="Times"/>
          <w:highlight w:val="yellow"/>
          <w:lang w:val="es-CO"/>
        </w:rPr>
      </w:pPr>
    </w:p>
    <w:p w14:paraId="75340760" w14:textId="1663F870" w:rsidR="002B282A" w:rsidRPr="000F4E9E" w:rsidRDefault="002B282A" w:rsidP="00576A84">
      <w:pPr>
        <w:rPr>
          <w:rFonts w:ascii="Times" w:hAnsi="Times"/>
          <w:b/>
          <w:lang w:val="es-CO"/>
        </w:rPr>
      </w:pPr>
      <w:r w:rsidRPr="00B1099D">
        <w:rPr>
          <w:rFonts w:ascii="Times" w:hAnsi="Times"/>
          <w:highlight w:val="yellow"/>
          <w:lang w:val="es-CO"/>
        </w:rPr>
        <w:t>[SECCIÓN 1]</w:t>
      </w:r>
      <w:r w:rsidRPr="00B1099D">
        <w:rPr>
          <w:rFonts w:ascii="Times" w:hAnsi="Times"/>
          <w:lang w:val="es-CO"/>
        </w:rPr>
        <w:t xml:space="preserve"> </w:t>
      </w:r>
      <w:r w:rsidRPr="00B1099D">
        <w:rPr>
          <w:rFonts w:ascii="Times" w:hAnsi="Times"/>
          <w:b/>
          <w:lang w:val="es-CO"/>
        </w:rPr>
        <w:t xml:space="preserve">3. </w:t>
      </w:r>
      <w:r w:rsidRPr="00872797">
        <w:rPr>
          <w:rFonts w:ascii="Times" w:hAnsi="Times"/>
          <w:b/>
          <w:lang w:val="es-CO"/>
        </w:rPr>
        <w:t>Criterios</w:t>
      </w:r>
      <w:r w:rsidRPr="00B1099D">
        <w:rPr>
          <w:rFonts w:ascii="Times" w:hAnsi="Times"/>
          <w:b/>
          <w:lang w:val="es-CO"/>
        </w:rPr>
        <w:t xml:space="preserve"> </w:t>
      </w:r>
      <w:r w:rsidRPr="000F4E9E">
        <w:rPr>
          <w:rFonts w:ascii="Times" w:hAnsi="Times"/>
          <w:b/>
          <w:lang w:val="es-CO"/>
        </w:rPr>
        <w:t xml:space="preserve">de </w:t>
      </w:r>
      <w:r w:rsidRPr="00872797">
        <w:rPr>
          <w:rFonts w:ascii="Times" w:hAnsi="Times"/>
          <w:b/>
          <w:lang w:val="es-CO"/>
        </w:rPr>
        <w:t>divisibilidad</w:t>
      </w:r>
    </w:p>
    <w:p w14:paraId="0CA90245" w14:textId="77777777" w:rsidR="002B282A" w:rsidRPr="000F4E9E" w:rsidRDefault="002B282A" w:rsidP="00AE1BC1">
      <w:pPr>
        <w:spacing w:after="0"/>
        <w:rPr>
          <w:rFonts w:ascii="Times" w:hAnsi="Times"/>
          <w:b/>
          <w:lang w:val="es-CO"/>
        </w:rPr>
      </w:pPr>
    </w:p>
    <w:p w14:paraId="70D5E051" w14:textId="7223AB20" w:rsidR="002F045F" w:rsidRPr="002F045F" w:rsidRDefault="002F045F" w:rsidP="002F045F">
      <w:pPr>
        <w:spacing w:after="0"/>
        <w:jc w:val="both"/>
        <w:rPr>
          <w:rFonts w:ascii="Times New Roman" w:hAnsi="Times New Roman" w:cs="Times New Roman"/>
          <w:lang w:val="es-CO"/>
        </w:rPr>
      </w:pPr>
      <w:r w:rsidRPr="002F045F">
        <w:rPr>
          <w:rFonts w:ascii="Times New Roman" w:hAnsi="Times New Roman" w:cs="Times New Roman"/>
          <w:lang w:val="es-CO"/>
        </w:rPr>
        <w:t>Existen unos</w:t>
      </w:r>
      <w:r w:rsidR="00DB40FE">
        <w:rPr>
          <w:rFonts w:ascii="Times New Roman" w:hAnsi="Times New Roman" w:cs="Times New Roman"/>
          <w:lang w:val="es-CO"/>
        </w:rPr>
        <w:t xml:space="preserve"> métodos o</w:t>
      </w:r>
      <w:r w:rsidRPr="002F045F">
        <w:rPr>
          <w:rFonts w:ascii="Times New Roman" w:hAnsi="Times New Roman" w:cs="Times New Roman"/>
          <w:lang w:val="es-CO"/>
        </w:rPr>
        <w:t xml:space="preserve"> criterios de divisibilidad para algunos números, es decir que con los siguientes criterios podemos identificar fácilmente, antes de hacer la división, si un número es divisible entre 2, 3, 5, 6, 7, 11. </w:t>
      </w:r>
    </w:p>
    <w:p w14:paraId="580B8114" w14:textId="77777777" w:rsidR="002F045F" w:rsidRDefault="002F045F" w:rsidP="00AE1BC1">
      <w:pPr>
        <w:spacing w:after="0"/>
        <w:rPr>
          <w:rFonts w:ascii="Times" w:hAnsi="Times"/>
          <w:b/>
          <w:lang w:val="es-CO"/>
        </w:rPr>
      </w:pPr>
    </w:p>
    <w:p w14:paraId="055A18C7" w14:textId="77777777" w:rsidR="002A4CD7" w:rsidRDefault="002A4CD7" w:rsidP="00AE1BC1">
      <w:pPr>
        <w:spacing w:after="0"/>
        <w:rPr>
          <w:rFonts w:ascii="Times" w:hAnsi="Times"/>
          <w:b/>
          <w:lang w:val="es-CO"/>
        </w:rPr>
      </w:pPr>
    </w:p>
    <w:tbl>
      <w:tblPr>
        <w:tblStyle w:val="Tablaconcuadrcula"/>
        <w:tblW w:w="0" w:type="auto"/>
        <w:tblLook w:val="04A0" w:firstRow="1" w:lastRow="0" w:firstColumn="1" w:lastColumn="0" w:noHBand="0" w:noVBand="1"/>
      </w:tblPr>
      <w:tblGrid>
        <w:gridCol w:w="2467"/>
        <w:gridCol w:w="6361"/>
      </w:tblGrid>
      <w:tr w:rsidR="002A4CD7" w:rsidRPr="005D1738" w14:paraId="2E60047F" w14:textId="77777777" w:rsidTr="00612A7E">
        <w:tc>
          <w:tcPr>
            <w:tcW w:w="9033" w:type="dxa"/>
            <w:gridSpan w:val="2"/>
            <w:shd w:val="clear" w:color="auto" w:fill="0D0D0D" w:themeFill="text1" w:themeFillTint="F2"/>
          </w:tcPr>
          <w:p w14:paraId="6A8FEC10" w14:textId="77777777" w:rsidR="002A4CD7" w:rsidRPr="005D1738" w:rsidRDefault="002A4CD7"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A4CD7" w14:paraId="7E7995C9" w14:textId="77777777" w:rsidTr="00612A7E">
        <w:tc>
          <w:tcPr>
            <w:tcW w:w="2518" w:type="dxa"/>
          </w:tcPr>
          <w:p w14:paraId="34993815" w14:textId="77777777" w:rsidR="002A4CD7" w:rsidRPr="00053744" w:rsidRDefault="002A4CD7" w:rsidP="00612A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5093D17" w14:textId="6C80FB0B" w:rsidR="002A4CD7" w:rsidRPr="00053744" w:rsidRDefault="00CD6221" w:rsidP="00612A7E">
            <w:pPr>
              <w:rPr>
                <w:rFonts w:ascii="Times New Roman" w:hAnsi="Times New Roman" w:cs="Times New Roman"/>
                <w:b/>
                <w:color w:val="000000"/>
                <w:sz w:val="18"/>
                <w:szCs w:val="18"/>
              </w:rPr>
            </w:pPr>
            <w:r>
              <w:rPr>
                <w:rFonts w:ascii="Times New Roman" w:hAnsi="Times New Roman" w:cs="Times New Roman"/>
                <w:color w:val="000000"/>
              </w:rPr>
              <w:t>MAT_06_04_</w:t>
            </w:r>
            <w:r w:rsidR="004859C1">
              <w:rPr>
                <w:rFonts w:ascii="Times New Roman" w:hAnsi="Times New Roman" w:cs="Times New Roman"/>
                <w:color w:val="000000"/>
              </w:rPr>
              <w:t>_CO_</w:t>
            </w:r>
            <w:r>
              <w:rPr>
                <w:rFonts w:ascii="Times New Roman" w:hAnsi="Times New Roman" w:cs="Times New Roman"/>
                <w:color w:val="000000"/>
              </w:rPr>
              <w:t>IMG</w:t>
            </w:r>
            <w:del w:id="134" w:author="Diana Margarita Gonzalez Martinez" w:date="2015-05-18T22:29:00Z">
              <w:r w:rsidDel="00427320">
                <w:rPr>
                  <w:rFonts w:ascii="Times New Roman" w:hAnsi="Times New Roman" w:cs="Times New Roman"/>
                  <w:color w:val="000000"/>
                </w:rPr>
                <w:delText>06</w:delText>
              </w:r>
            </w:del>
            <w:ins w:id="135" w:author="Diana Margarita Gonzalez Martinez" w:date="2015-05-18T22:29:00Z">
              <w:r w:rsidR="00427320">
                <w:rPr>
                  <w:rFonts w:ascii="Times New Roman" w:hAnsi="Times New Roman" w:cs="Times New Roman"/>
                  <w:color w:val="000000"/>
                </w:rPr>
                <w:t xml:space="preserve"> 08</w:t>
              </w:r>
            </w:ins>
          </w:p>
        </w:tc>
      </w:tr>
      <w:tr w:rsidR="002A4CD7" w14:paraId="08EA2CCD" w14:textId="77777777" w:rsidTr="00612A7E">
        <w:tc>
          <w:tcPr>
            <w:tcW w:w="2518" w:type="dxa"/>
          </w:tcPr>
          <w:p w14:paraId="19743895" w14:textId="77777777" w:rsidR="002A4CD7" w:rsidRDefault="002A4CD7" w:rsidP="00612A7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1AAB69A6" w14:textId="77777777" w:rsidR="002A4CD7" w:rsidRDefault="002A4CD7" w:rsidP="00612A7E">
            <w:pPr>
              <w:rPr>
                <w:rFonts w:ascii="Times New Roman" w:hAnsi="Times New Roman" w:cs="Times New Roman"/>
                <w:color w:val="000000"/>
              </w:rPr>
            </w:pPr>
          </w:p>
          <w:p w14:paraId="3D00BDA7" w14:textId="04C4AD72" w:rsidR="002A4CD7" w:rsidRDefault="002A4CD7" w:rsidP="00612A7E">
            <w:pPr>
              <w:rPr>
                <w:rFonts w:ascii="Times New Roman" w:hAnsi="Times New Roman" w:cs="Times New Roman"/>
                <w:color w:val="000000"/>
              </w:rPr>
            </w:pPr>
            <w:r>
              <w:rPr>
                <w:noProof/>
                <w:lang w:val="es-CO" w:eastAsia="es-CO"/>
              </w:rPr>
              <w:drawing>
                <wp:inline distT="0" distB="0" distL="0" distR="0" wp14:anchorId="083EAE55" wp14:editId="1990F1C1">
                  <wp:extent cx="960120" cy="1034796"/>
                  <wp:effectExtent l="0" t="0" r="0" b="0"/>
                  <wp:docPr id="3" name="Imagen 3" descr="Resultado de imagen para estudi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tudia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1320" cy="1036089"/>
                          </a:xfrm>
                          <a:prstGeom prst="rect">
                            <a:avLst/>
                          </a:prstGeom>
                          <a:noFill/>
                          <a:ln>
                            <a:noFill/>
                          </a:ln>
                        </pic:spPr>
                      </pic:pic>
                    </a:graphicData>
                  </a:graphic>
                </wp:inline>
              </w:drawing>
            </w:r>
          </w:p>
          <w:p w14:paraId="607879EC" w14:textId="36D3E79B" w:rsidR="002A4CD7" w:rsidRDefault="002A4CD7" w:rsidP="002A4CD7">
            <w:pPr>
              <w:rPr>
                <w:rFonts w:ascii="Times New Roman" w:hAnsi="Times New Roman" w:cs="Times New Roman"/>
                <w:color w:val="000000"/>
              </w:rPr>
            </w:pPr>
            <w:r>
              <w:rPr>
                <w:rFonts w:ascii="Times New Roman" w:hAnsi="Times New Roman" w:cs="Times New Roman"/>
                <w:color w:val="000000"/>
              </w:rPr>
              <w:t>Mostrar un estudiante con una nube</w:t>
            </w:r>
            <w:r w:rsidR="00D91AD7">
              <w:rPr>
                <w:rFonts w:ascii="Times New Roman" w:hAnsi="Times New Roman" w:cs="Times New Roman"/>
                <w:color w:val="000000"/>
              </w:rPr>
              <w:t xml:space="preserve"> haciendo el interrogante</w:t>
            </w:r>
            <w:r>
              <w:rPr>
                <w:rFonts w:ascii="Times New Roman" w:hAnsi="Times New Roman" w:cs="Times New Roman"/>
                <w:color w:val="000000"/>
              </w:rPr>
              <w:t xml:space="preserve"> “Cuáles serán esos criterios de divisibilidad</w:t>
            </w:r>
            <w:r w:rsidR="00D91AD7">
              <w:rPr>
                <w:rFonts w:ascii="Times New Roman" w:hAnsi="Times New Roman" w:cs="Times New Roman"/>
                <w:color w:val="000000"/>
              </w:rPr>
              <w:t>?</w:t>
            </w:r>
            <w:r>
              <w:rPr>
                <w:rFonts w:ascii="Times New Roman" w:hAnsi="Times New Roman" w:cs="Times New Roman"/>
                <w:color w:val="000000"/>
              </w:rPr>
              <w:t xml:space="preserve">” </w:t>
            </w:r>
          </w:p>
        </w:tc>
      </w:tr>
      <w:tr w:rsidR="002A4CD7" w14:paraId="20A0E315" w14:textId="77777777" w:rsidTr="00612A7E">
        <w:tc>
          <w:tcPr>
            <w:tcW w:w="2518" w:type="dxa"/>
          </w:tcPr>
          <w:p w14:paraId="1AC574B0" w14:textId="77777777" w:rsidR="002A4CD7" w:rsidRDefault="002A4CD7" w:rsidP="00612A7E">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241A50F7" w14:textId="77777777" w:rsidR="002A4CD7" w:rsidRDefault="002A4CD7" w:rsidP="00612A7E">
            <w:pPr>
              <w:rPr>
                <w:rFonts w:ascii="Times New Roman" w:hAnsi="Times New Roman" w:cs="Times New Roman"/>
                <w:color w:val="000000"/>
              </w:rPr>
            </w:pPr>
          </w:p>
        </w:tc>
      </w:tr>
      <w:tr w:rsidR="002A4CD7" w14:paraId="0E96393D" w14:textId="77777777" w:rsidTr="00612A7E">
        <w:tc>
          <w:tcPr>
            <w:tcW w:w="2518" w:type="dxa"/>
          </w:tcPr>
          <w:p w14:paraId="57345DD1" w14:textId="77777777" w:rsidR="002A4CD7" w:rsidRDefault="002A4CD7" w:rsidP="00612A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C861311" w14:textId="77777777" w:rsidR="002A4CD7" w:rsidRDefault="002A4CD7" w:rsidP="00F916BC">
            <w:pPr>
              <w:rPr>
                <w:rFonts w:ascii="Times New Roman" w:hAnsi="Times New Roman" w:cs="Times New Roman"/>
                <w:color w:val="000000"/>
              </w:rPr>
            </w:pPr>
          </w:p>
        </w:tc>
      </w:tr>
    </w:tbl>
    <w:p w14:paraId="6C754975" w14:textId="77777777" w:rsidR="002A4CD7" w:rsidRPr="002A4CD7" w:rsidRDefault="002A4CD7" w:rsidP="00AE1BC1">
      <w:pPr>
        <w:spacing w:after="0"/>
        <w:rPr>
          <w:rFonts w:ascii="Times" w:hAnsi="Times"/>
          <w:b/>
        </w:rPr>
      </w:pPr>
    </w:p>
    <w:p w14:paraId="3F8D6384" w14:textId="77777777" w:rsidR="00A56F2E" w:rsidRDefault="00A56F2E" w:rsidP="00AE1BC1">
      <w:pPr>
        <w:spacing w:after="0"/>
        <w:rPr>
          <w:rFonts w:ascii="Times" w:hAnsi="Times"/>
          <w:highlight w:val="yellow"/>
          <w:lang w:val="es-CO"/>
        </w:rPr>
      </w:pPr>
    </w:p>
    <w:p w14:paraId="496DB801" w14:textId="06181665" w:rsidR="00FE2C60" w:rsidRPr="00EC0C82" w:rsidRDefault="00FE2C60" w:rsidP="00AE1BC1">
      <w:pPr>
        <w:spacing w:after="0"/>
        <w:rPr>
          <w:rFonts w:ascii="Times" w:hAnsi="Times"/>
          <w:b/>
          <w:lang w:val="es-CO"/>
        </w:rPr>
      </w:pPr>
      <w:r w:rsidRPr="00EC0C82">
        <w:rPr>
          <w:rFonts w:ascii="Times" w:hAnsi="Times"/>
          <w:highlight w:val="yellow"/>
          <w:lang w:val="es-CO"/>
        </w:rPr>
        <w:t>[SECCIÓN 2]</w:t>
      </w:r>
      <w:r w:rsidRPr="00EC0C82">
        <w:rPr>
          <w:rFonts w:ascii="Times" w:hAnsi="Times"/>
          <w:lang w:val="es-CO"/>
        </w:rPr>
        <w:t xml:space="preserve"> </w:t>
      </w:r>
      <w:r w:rsidRPr="00EC0C82">
        <w:rPr>
          <w:rFonts w:ascii="Times" w:hAnsi="Times"/>
          <w:b/>
          <w:lang w:val="es-CO"/>
        </w:rPr>
        <w:t>3.1 Divisibilidad entre 2</w:t>
      </w:r>
    </w:p>
    <w:p w14:paraId="78DD4F4D" w14:textId="77777777" w:rsidR="00FE2C60" w:rsidRPr="00EC0C82" w:rsidRDefault="00FE2C60" w:rsidP="00AE1BC1">
      <w:pPr>
        <w:spacing w:after="0"/>
        <w:rPr>
          <w:rFonts w:ascii="Times" w:hAnsi="Times"/>
          <w:b/>
          <w:lang w:val="es-CO"/>
        </w:rPr>
      </w:pPr>
    </w:p>
    <w:p w14:paraId="5D383801" w14:textId="58C5037E" w:rsidR="00FE2C60" w:rsidRPr="00A87FB1" w:rsidRDefault="00FE2C60" w:rsidP="00AE1BC1">
      <w:pPr>
        <w:spacing w:after="0"/>
        <w:rPr>
          <w:rFonts w:ascii="Times New Roman" w:hAnsi="Times New Roman" w:cs="Times New Roman"/>
          <w:lang w:val="es-CO"/>
        </w:rPr>
      </w:pPr>
      <w:r w:rsidRPr="00A87FB1">
        <w:rPr>
          <w:rFonts w:ascii="Times New Roman" w:hAnsi="Times New Roman" w:cs="Times New Roman"/>
          <w:lang w:val="es-CO"/>
        </w:rPr>
        <w:t xml:space="preserve">Un número es divisible entre dos si es par. </w:t>
      </w:r>
    </w:p>
    <w:p w14:paraId="6AA4DBE7" w14:textId="77777777" w:rsidR="00FE2C60" w:rsidRPr="00A87FB1" w:rsidRDefault="00FE2C60" w:rsidP="00AE1BC1">
      <w:pPr>
        <w:spacing w:after="0"/>
        <w:rPr>
          <w:rFonts w:ascii="Times New Roman" w:hAnsi="Times New Roman" w:cs="Times New Roman"/>
          <w:lang w:val="es-CO"/>
        </w:rPr>
      </w:pPr>
    </w:p>
    <w:p w14:paraId="51951225" w14:textId="3860F493" w:rsidR="00FE2C60" w:rsidRPr="00A87FB1" w:rsidRDefault="00FE2C60" w:rsidP="00AE1BC1">
      <w:pPr>
        <w:spacing w:after="0"/>
        <w:rPr>
          <w:rFonts w:ascii="Times New Roman" w:hAnsi="Times New Roman" w:cs="Times New Roman"/>
          <w:lang w:val="es-CO"/>
        </w:rPr>
      </w:pPr>
      <w:r w:rsidRPr="00A87FB1">
        <w:rPr>
          <w:rFonts w:ascii="Times New Roman" w:hAnsi="Times New Roman" w:cs="Times New Roman"/>
          <w:lang w:val="es-CO"/>
        </w:rPr>
        <w:t xml:space="preserve">Veamos el siguiente ejemplo: </w:t>
      </w:r>
    </w:p>
    <w:p w14:paraId="5EE5FE7D" w14:textId="77777777" w:rsidR="00FE2C60" w:rsidRPr="00A87FB1" w:rsidRDefault="00FE2C60" w:rsidP="00AE1BC1">
      <w:pPr>
        <w:spacing w:after="0"/>
        <w:rPr>
          <w:rFonts w:ascii="Times New Roman" w:hAnsi="Times New Roman" w:cs="Times New Roman"/>
          <w:lang w:val="es-CO"/>
        </w:rPr>
      </w:pPr>
    </w:p>
    <w:p w14:paraId="62BB7966" w14:textId="6334312B" w:rsidR="00576A84" w:rsidRPr="00576A84" w:rsidRDefault="00FE2C60" w:rsidP="00576A84">
      <w:pPr>
        <w:pStyle w:val="Prrafodelista"/>
        <w:numPr>
          <w:ilvl w:val="0"/>
          <w:numId w:val="38"/>
        </w:numPr>
        <w:spacing w:after="0"/>
        <w:ind w:left="360"/>
        <w:rPr>
          <w:rFonts w:ascii="Times New Roman" w:hAnsi="Times New Roman" w:cs="Times New Roman"/>
          <w:lang w:val="es-CO"/>
        </w:rPr>
      </w:pPr>
      <w:r w:rsidRPr="00A87FB1">
        <w:rPr>
          <w:rFonts w:ascii="Times New Roman" w:hAnsi="Times New Roman" w:cs="Times New Roman"/>
          <w:lang w:val="es-CO"/>
        </w:rPr>
        <w:t>10 es divisible entre 2 porque 10</w:t>
      </w:r>
      <w:r w:rsidR="00576A84">
        <w:rPr>
          <w:rFonts w:ascii="Times New Roman" w:hAnsi="Times New Roman" w:cs="Times New Roman"/>
          <w:lang w:val="es-CO"/>
        </w:rPr>
        <w:t xml:space="preserve"> ÷ 2 = 5</w:t>
      </w:r>
      <w:r w:rsidRPr="00A87FB1">
        <w:rPr>
          <w:rFonts w:ascii="Times New Roman" w:eastAsiaTheme="minorEastAsia" w:hAnsi="Times New Roman" w:cs="Times New Roman"/>
          <w:lang w:val="es-CO"/>
        </w:rPr>
        <w:t xml:space="preserve"> </w:t>
      </w:r>
    </w:p>
    <w:p w14:paraId="1923CB46" w14:textId="17179F77" w:rsidR="00FE2C60" w:rsidRPr="00A87FB1" w:rsidRDefault="00FE2C60" w:rsidP="00576A84">
      <w:pPr>
        <w:pStyle w:val="Prrafodelista"/>
        <w:spacing w:after="0"/>
        <w:ind w:left="0"/>
        <w:rPr>
          <w:rFonts w:ascii="Times New Roman" w:hAnsi="Times New Roman" w:cs="Times New Roman"/>
          <w:lang w:val="es-CO"/>
        </w:rPr>
      </w:pPr>
      <w:r w:rsidRPr="00A87FB1">
        <w:rPr>
          <w:rFonts w:ascii="Times New Roman" w:eastAsiaTheme="minorEastAsia" w:hAnsi="Times New Roman" w:cs="Times New Roman"/>
          <w:lang w:val="es-CO"/>
        </w:rPr>
        <w:t>Su resultado es exacto, ya que  5</w:t>
      </w:r>
      <w:r w:rsidR="00576A84">
        <w:rPr>
          <w:rFonts w:ascii="Times New Roman" w:eastAsiaTheme="minorEastAsia" w:hAnsi="Times New Roman" w:cs="Times New Roman"/>
          <w:lang w:val="es-CO"/>
        </w:rPr>
        <w:t xml:space="preserve"> </w:t>
      </w:r>
      <w:r w:rsidRPr="00A87FB1">
        <w:rPr>
          <w:rFonts w:ascii="Times New Roman" w:eastAsiaTheme="minorEastAsia" w:hAnsi="Times New Roman" w:cs="Times New Roman"/>
          <w:lang w:val="es-CO"/>
        </w:rPr>
        <w:t>x</w:t>
      </w:r>
      <w:r w:rsidR="00576A84">
        <w:rPr>
          <w:rFonts w:ascii="Times New Roman" w:eastAsiaTheme="minorEastAsia" w:hAnsi="Times New Roman" w:cs="Times New Roman"/>
          <w:lang w:val="es-CO"/>
        </w:rPr>
        <w:t xml:space="preserve"> </w:t>
      </w:r>
      <w:r w:rsidRPr="00A87FB1">
        <w:rPr>
          <w:rFonts w:ascii="Times New Roman" w:eastAsiaTheme="minorEastAsia" w:hAnsi="Times New Roman" w:cs="Times New Roman"/>
          <w:lang w:val="es-CO"/>
        </w:rPr>
        <w:t>2 = 10</w:t>
      </w:r>
    </w:p>
    <w:p w14:paraId="4D6736FB" w14:textId="77777777" w:rsidR="00FE2C60" w:rsidRPr="00FE2C60" w:rsidRDefault="00FE2C60" w:rsidP="00AE1BC1">
      <w:pPr>
        <w:spacing w:after="0"/>
        <w:rPr>
          <w:rFonts w:ascii="Times" w:hAnsi="Times"/>
          <w:b/>
          <w:lang w:val="es-CO"/>
        </w:rPr>
      </w:pPr>
    </w:p>
    <w:p w14:paraId="644F3BD3" w14:textId="77777777" w:rsidR="00576A84" w:rsidRDefault="00576A84" w:rsidP="00FE2C60">
      <w:pPr>
        <w:spacing w:after="0"/>
        <w:rPr>
          <w:rFonts w:ascii="Times" w:hAnsi="Times"/>
          <w:highlight w:val="yellow"/>
          <w:lang w:val="es-CO"/>
        </w:rPr>
      </w:pPr>
    </w:p>
    <w:p w14:paraId="3BE34523" w14:textId="4F769534" w:rsidR="00FE2C60" w:rsidRPr="00FE2C60" w:rsidRDefault="00FE2C60" w:rsidP="00FE2C60">
      <w:pPr>
        <w:spacing w:after="0"/>
        <w:rPr>
          <w:rFonts w:ascii="Times" w:hAnsi="Times"/>
          <w:b/>
          <w:lang w:val="es-CO"/>
        </w:rPr>
      </w:pPr>
      <w:r w:rsidRPr="00FE2C60">
        <w:rPr>
          <w:rFonts w:ascii="Times" w:hAnsi="Times"/>
          <w:highlight w:val="yellow"/>
          <w:lang w:val="es-CO"/>
        </w:rPr>
        <w:t>[SECCIÓN 2]</w:t>
      </w:r>
      <w:r w:rsidRPr="00FE2C60">
        <w:rPr>
          <w:rFonts w:ascii="Times" w:hAnsi="Times"/>
          <w:lang w:val="es-CO"/>
        </w:rPr>
        <w:t xml:space="preserve"> </w:t>
      </w:r>
      <w:r w:rsidRPr="00FE2C60">
        <w:rPr>
          <w:rFonts w:ascii="Times" w:hAnsi="Times"/>
          <w:b/>
          <w:lang w:val="es-CO"/>
        </w:rPr>
        <w:t>3.</w:t>
      </w:r>
      <w:r>
        <w:rPr>
          <w:rFonts w:ascii="Times" w:hAnsi="Times"/>
          <w:b/>
          <w:lang w:val="es-CO"/>
        </w:rPr>
        <w:t>2 Divisibilidad entre 3</w:t>
      </w:r>
    </w:p>
    <w:p w14:paraId="0BB50DE8" w14:textId="77777777" w:rsidR="00FE2C60" w:rsidRDefault="00FE2C60" w:rsidP="00AE1BC1">
      <w:pPr>
        <w:spacing w:after="0"/>
        <w:rPr>
          <w:rFonts w:ascii="Times" w:hAnsi="Times"/>
          <w:b/>
          <w:lang w:val="es-CO"/>
        </w:rPr>
      </w:pPr>
    </w:p>
    <w:p w14:paraId="7A938C35" w14:textId="67FD4889" w:rsidR="00FE2C60" w:rsidRPr="00A87FB1" w:rsidRDefault="00FE2C60" w:rsidP="00AE1BC1">
      <w:pPr>
        <w:spacing w:after="0"/>
        <w:rPr>
          <w:rFonts w:ascii="Times New Roman" w:hAnsi="Times New Roman" w:cs="Times New Roman"/>
          <w:lang w:val="es-CO"/>
        </w:rPr>
      </w:pPr>
      <w:r w:rsidRPr="00A87FB1">
        <w:rPr>
          <w:rFonts w:ascii="Times New Roman" w:hAnsi="Times New Roman" w:cs="Times New Roman"/>
          <w:lang w:val="es-CO"/>
        </w:rPr>
        <w:t xml:space="preserve">Un número es divisible entre tres, si la suma de todas sus cifras es múltiplo de 3. </w:t>
      </w:r>
    </w:p>
    <w:p w14:paraId="63DCDB01" w14:textId="77777777" w:rsidR="00FE2C60" w:rsidRPr="00A87FB1" w:rsidRDefault="00FE2C60" w:rsidP="00FE2C60">
      <w:pPr>
        <w:spacing w:after="0"/>
        <w:rPr>
          <w:rFonts w:ascii="Times New Roman" w:hAnsi="Times New Roman" w:cs="Times New Roman"/>
          <w:lang w:val="es-CO"/>
        </w:rPr>
      </w:pPr>
    </w:p>
    <w:p w14:paraId="26A01BC5" w14:textId="77777777" w:rsidR="00FE2C60" w:rsidRPr="00A87FB1" w:rsidRDefault="00FE2C60" w:rsidP="00FE2C60">
      <w:pPr>
        <w:spacing w:after="0"/>
        <w:rPr>
          <w:rFonts w:ascii="Times New Roman" w:hAnsi="Times New Roman" w:cs="Times New Roman"/>
          <w:lang w:val="es-CO"/>
        </w:rPr>
      </w:pPr>
      <w:r w:rsidRPr="00A87FB1">
        <w:rPr>
          <w:rFonts w:ascii="Times New Roman" w:hAnsi="Times New Roman" w:cs="Times New Roman"/>
          <w:lang w:val="es-CO"/>
        </w:rPr>
        <w:t xml:space="preserve">Veamos el siguiente ejemplo: </w:t>
      </w:r>
    </w:p>
    <w:p w14:paraId="65114DA7" w14:textId="77777777" w:rsidR="00FE2C60" w:rsidRPr="00A87FB1" w:rsidRDefault="00FE2C60" w:rsidP="00FE2C60">
      <w:pPr>
        <w:spacing w:after="0"/>
        <w:rPr>
          <w:rFonts w:ascii="Times New Roman" w:hAnsi="Times New Roman" w:cs="Times New Roman"/>
          <w:lang w:val="es-CO"/>
        </w:rPr>
      </w:pPr>
    </w:p>
    <w:p w14:paraId="2C5DEAEE" w14:textId="7240321F" w:rsidR="000D0CB5" w:rsidRDefault="00FE2C60" w:rsidP="000D0CB5">
      <w:pPr>
        <w:pStyle w:val="Prrafodelista"/>
        <w:numPr>
          <w:ilvl w:val="0"/>
          <w:numId w:val="38"/>
        </w:numPr>
        <w:spacing w:after="0"/>
        <w:ind w:left="360"/>
        <w:rPr>
          <w:rFonts w:ascii="Times New Roman" w:hAnsi="Times New Roman" w:cs="Times New Roman"/>
          <w:lang w:val="es-CO"/>
        </w:rPr>
      </w:pPr>
      <w:r w:rsidRPr="00A87FB1">
        <w:rPr>
          <w:rFonts w:ascii="Times New Roman" w:hAnsi="Times New Roman" w:cs="Times New Roman"/>
          <w:lang w:val="es-CO"/>
        </w:rPr>
        <w:t>213 es divisible entre 3, porque al sumar sus cifras, es decir 2 +</w:t>
      </w:r>
      <w:r w:rsidR="000D0CB5">
        <w:rPr>
          <w:rFonts w:ascii="Times New Roman" w:hAnsi="Times New Roman" w:cs="Times New Roman"/>
          <w:lang w:val="es-CO"/>
        </w:rPr>
        <w:t xml:space="preserve"> </w:t>
      </w:r>
      <w:r w:rsidRPr="00A87FB1">
        <w:rPr>
          <w:rFonts w:ascii="Times New Roman" w:hAnsi="Times New Roman" w:cs="Times New Roman"/>
          <w:lang w:val="es-CO"/>
        </w:rPr>
        <w:t>1 + 3</w:t>
      </w:r>
      <w:r w:rsidR="000D0CB5">
        <w:rPr>
          <w:rFonts w:ascii="Times New Roman" w:hAnsi="Times New Roman" w:cs="Times New Roman"/>
          <w:lang w:val="es-CO"/>
        </w:rPr>
        <w:t xml:space="preserve"> </w:t>
      </w:r>
      <w:r w:rsidRPr="00A87FB1">
        <w:rPr>
          <w:rFonts w:ascii="Times New Roman" w:hAnsi="Times New Roman" w:cs="Times New Roman"/>
          <w:lang w:val="es-CO"/>
        </w:rPr>
        <w:t>=</w:t>
      </w:r>
      <w:r w:rsidR="000D0CB5">
        <w:rPr>
          <w:rFonts w:ascii="Times New Roman" w:hAnsi="Times New Roman" w:cs="Times New Roman"/>
          <w:lang w:val="es-CO"/>
        </w:rPr>
        <w:t xml:space="preserve"> </w:t>
      </w:r>
      <w:r w:rsidRPr="00A87FB1">
        <w:rPr>
          <w:rFonts w:ascii="Times New Roman" w:hAnsi="Times New Roman" w:cs="Times New Roman"/>
          <w:lang w:val="es-CO"/>
        </w:rPr>
        <w:t>6</w:t>
      </w:r>
    </w:p>
    <w:p w14:paraId="7AD4AF85" w14:textId="79DD963C" w:rsidR="00FE2C60" w:rsidRPr="000D0CB5" w:rsidRDefault="000D0CB5" w:rsidP="000D0CB5">
      <w:pPr>
        <w:spacing w:after="0"/>
        <w:rPr>
          <w:rFonts w:ascii="Times New Roman" w:hAnsi="Times New Roman" w:cs="Times New Roman"/>
          <w:lang w:val="es-CO"/>
        </w:rPr>
      </w:pPr>
      <w:r>
        <w:rPr>
          <w:rFonts w:ascii="Times New Roman" w:hAnsi="Times New Roman" w:cs="Times New Roman"/>
          <w:lang w:val="es-CO"/>
        </w:rPr>
        <w:t>S</w:t>
      </w:r>
      <w:r w:rsidR="00FE2C60" w:rsidRPr="000D0CB5">
        <w:rPr>
          <w:rFonts w:ascii="Times New Roman" w:hAnsi="Times New Roman" w:cs="Times New Roman"/>
          <w:lang w:val="es-CO"/>
        </w:rPr>
        <w:t xml:space="preserve">u resultado es múltiplo de 3. </w:t>
      </w:r>
    </w:p>
    <w:p w14:paraId="4C5E75E8" w14:textId="77777777" w:rsidR="00FE2C60" w:rsidRPr="00FE2C60" w:rsidRDefault="00FE2C60" w:rsidP="00AE1BC1">
      <w:pPr>
        <w:spacing w:after="0"/>
        <w:rPr>
          <w:rFonts w:ascii="Times" w:hAnsi="Times"/>
          <w:lang w:val="es-CO"/>
        </w:rPr>
      </w:pPr>
    </w:p>
    <w:p w14:paraId="2E2F9E0A" w14:textId="77777777" w:rsidR="00A56F2E" w:rsidRDefault="00A56F2E" w:rsidP="00AE1BC1">
      <w:pPr>
        <w:spacing w:after="0"/>
        <w:rPr>
          <w:rFonts w:ascii="Times" w:hAnsi="Times"/>
          <w:highlight w:val="yellow"/>
          <w:lang w:val="es-CO"/>
        </w:rPr>
      </w:pPr>
    </w:p>
    <w:p w14:paraId="651FD8E3" w14:textId="632EF430" w:rsidR="00FE2C60" w:rsidRDefault="00FE2C60" w:rsidP="00AE1BC1">
      <w:pPr>
        <w:spacing w:after="0"/>
        <w:rPr>
          <w:rFonts w:ascii="Times" w:hAnsi="Times"/>
          <w:b/>
          <w:lang w:val="es-CO"/>
        </w:rPr>
      </w:pPr>
      <w:r w:rsidRPr="00FE2C60">
        <w:rPr>
          <w:rFonts w:ascii="Times" w:hAnsi="Times"/>
          <w:highlight w:val="yellow"/>
          <w:lang w:val="es-CO"/>
        </w:rPr>
        <w:t>[SECCIÓN 2]</w:t>
      </w:r>
      <w:r w:rsidRPr="00FE2C60">
        <w:rPr>
          <w:rFonts w:ascii="Times" w:hAnsi="Times"/>
          <w:lang w:val="es-CO"/>
        </w:rPr>
        <w:t xml:space="preserve"> </w:t>
      </w:r>
      <w:r w:rsidRPr="00FE2C60">
        <w:rPr>
          <w:rFonts w:ascii="Times" w:hAnsi="Times"/>
          <w:b/>
          <w:lang w:val="es-CO"/>
        </w:rPr>
        <w:t>3.</w:t>
      </w:r>
      <w:r>
        <w:rPr>
          <w:rFonts w:ascii="Times" w:hAnsi="Times"/>
          <w:b/>
          <w:lang w:val="es-CO"/>
        </w:rPr>
        <w:t>4 Divisibilidad entre 5</w:t>
      </w:r>
    </w:p>
    <w:p w14:paraId="37290D26" w14:textId="77777777" w:rsidR="00A23CAB" w:rsidRDefault="00A23CAB" w:rsidP="00AE1BC1">
      <w:pPr>
        <w:spacing w:after="0"/>
        <w:rPr>
          <w:rFonts w:ascii="Times" w:hAnsi="Times"/>
          <w:b/>
          <w:lang w:val="es-CO"/>
        </w:rPr>
      </w:pPr>
    </w:p>
    <w:p w14:paraId="779FF401" w14:textId="1EED591D" w:rsidR="00A23CAB" w:rsidRPr="00A87FB1" w:rsidRDefault="00A23CAB" w:rsidP="00AE1BC1">
      <w:pPr>
        <w:spacing w:after="0"/>
        <w:rPr>
          <w:rFonts w:ascii="Times New Roman" w:hAnsi="Times New Roman" w:cs="Times New Roman"/>
          <w:lang w:val="es-CO"/>
        </w:rPr>
      </w:pPr>
      <w:r w:rsidRPr="00A87FB1">
        <w:rPr>
          <w:rFonts w:ascii="Times New Roman" w:hAnsi="Times New Roman" w:cs="Times New Roman"/>
          <w:lang w:val="es-CO"/>
        </w:rPr>
        <w:t xml:space="preserve">Un número es divisible entre cinco si termina en 0 o en 5.  </w:t>
      </w:r>
    </w:p>
    <w:p w14:paraId="4A7599CC" w14:textId="77777777" w:rsidR="00F1111D" w:rsidRPr="00A87FB1" w:rsidRDefault="00F1111D" w:rsidP="00A23CAB">
      <w:pPr>
        <w:spacing w:after="0"/>
        <w:rPr>
          <w:rFonts w:ascii="Times New Roman" w:hAnsi="Times New Roman" w:cs="Times New Roman"/>
          <w:lang w:val="es-CO"/>
        </w:rPr>
      </w:pPr>
    </w:p>
    <w:p w14:paraId="1F4D681D" w14:textId="55C5BA90" w:rsidR="00A23CAB" w:rsidRPr="00A87FB1" w:rsidRDefault="00F1111D" w:rsidP="00A23CAB">
      <w:pPr>
        <w:spacing w:after="0"/>
        <w:rPr>
          <w:rFonts w:ascii="Times New Roman" w:hAnsi="Times New Roman" w:cs="Times New Roman"/>
          <w:lang w:val="es-CO"/>
        </w:rPr>
      </w:pPr>
      <w:r w:rsidRPr="00A87FB1">
        <w:rPr>
          <w:rFonts w:ascii="Times New Roman" w:hAnsi="Times New Roman" w:cs="Times New Roman"/>
          <w:lang w:val="es-CO"/>
        </w:rPr>
        <w:t>Veamos los</w:t>
      </w:r>
      <w:r w:rsidR="00A23CAB" w:rsidRPr="00A87FB1">
        <w:rPr>
          <w:rFonts w:ascii="Times New Roman" w:hAnsi="Times New Roman" w:cs="Times New Roman"/>
          <w:lang w:val="es-CO"/>
        </w:rPr>
        <w:t xml:space="preserve"> siguiente</w:t>
      </w:r>
      <w:r w:rsidRPr="00A87FB1">
        <w:rPr>
          <w:rFonts w:ascii="Times New Roman" w:hAnsi="Times New Roman" w:cs="Times New Roman"/>
          <w:lang w:val="es-CO"/>
        </w:rPr>
        <w:t>s</w:t>
      </w:r>
      <w:r w:rsidR="00A23CAB" w:rsidRPr="00A87FB1">
        <w:rPr>
          <w:rFonts w:ascii="Times New Roman" w:hAnsi="Times New Roman" w:cs="Times New Roman"/>
          <w:lang w:val="es-CO"/>
        </w:rPr>
        <w:t xml:space="preserve"> ejemplo</w:t>
      </w:r>
      <w:r w:rsidRPr="00A87FB1">
        <w:rPr>
          <w:rFonts w:ascii="Times New Roman" w:hAnsi="Times New Roman" w:cs="Times New Roman"/>
          <w:lang w:val="es-CO"/>
        </w:rPr>
        <w:t>s</w:t>
      </w:r>
      <w:r w:rsidR="00A23CAB" w:rsidRPr="00A87FB1">
        <w:rPr>
          <w:rFonts w:ascii="Times New Roman" w:hAnsi="Times New Roman" w:cs="Times New Roman"/>
          <w:lang w:val="es-CO"/>
        </w:rPr>
        <w:t xml:space="preserve">: </w:t>
      </w:r>
    </w:p>
    <w:p w14:paraId="1C9A01DA" w14:textId="77777777" w:rsidR="00F1111D" w:rsidRPr="00A87FB1" w:rsidRDefault="00F1111D" w:rsidP="00A23CAB">
      <w:pPr>
        <w:spacing w:after="0"/>
        <w:rPr>
          <w:rFonts w:ascii="Times New Roman" w:hAnsi="Times New Roman" w:cs="Times New Roman"/>
          <w:lang w:val="es-CO"/>
        </w:rPr>
      </w:pPr>
    </w:p>
    <w:p w14:paraId="5B45BA65" w14:textId="08F9A340" w:rsidR="00F1111D" w:rsidRDefault="00F1111D" w:rsidP="00DF114B">
      <w:pPr>
        <w:pStyle w:val="Prrafodelista"/>
        <w:numPr>
          <w:ilvl w:val="0"/>
          <w:numId w:val="38"/>
        </w:numPr>
        <w:spacing w:after="0"/>
        <w:ind w:left="360"/>
        <w:rPr>
          <w:rFonts w:ascii="Times New Roman" w:hAnsi="Times New Roman" w:cs="Times New Roman"/>
          <w:lang w:val="es-CO"/>
        </w:rPr>
      </w:pPr>
      <w:r w:rsidRPr="00A87FB1">
        <w:rPr>
          <w:rFonts w:ascii="Times New Roman" w:hAnsi="Times New Roman" w:cs="Times New Roman"/>
          <w:lang w:val="es-CO"/>
        </w:rPr>
        <w:t>300 es divisible entre 5, ya que su última cifra es 0.</w:t>
      </w:r>
    </w:p>
    <w:p w14:paraId="0D71294A" w14:textId="77777777" w:rsidR="00DF114B" w:rsidRPr="00A87FB1" w:rsidRDefault="00DF114B" w:rsidP="00DF114B">
      <w:pPr>
        <w:pStyle w:val="Prrafodelista"/>
        <w:spacing w:after="0"/>
        <w:ind w:left="360"/>
        <w:rPr>
          <w:rFonts w:ascii="Times New Roman" w:hAnsi="Times New Roman" w:cs="Times New Roman"/>
          <w:lang w:val="es-CO"/>
        </w:rPr>
      </w:pPr>
    </w:p>
    <w:p w14:paraId="2C81C1EE" w14:textId="3A83CC7D" w:rsidR="00F1111D" w:rsidRPr="00A87FB1" w:rsidRDefault="00F1111D" w:rsidP="00DF114B">
      <w:pPr>
        <w:pStyle w:val="Prrafodelista"/>
        <w:numPr>
          <w:ilvl w:val="0"/>
          <w:numId w:val="38"/>
        </w:numPr>
        <w:spacing w:after="0"/>
        <w:ind w:left="360"/>
        <w:rPr>
          <w:rFonts w:ascii="Times New Roman" w:hAnsi="Times New Roman" w:cs="Times New Roman"/>
          <w:lang w:val="es-CO"/>
        </w:rPr>
      </w:pPr>
      <w:r w:rsidRPr="00A87FB1">
        <w:rPr>
          <w:rFonts w:ascii="Times New Roman" w:hAnsi="Times New Roman" w:cs="Times New Roman"/>
          <w:lang w:val="es-CO"/>
        </w:rPr>
        <w:t xml:space="preserve">1255 es divisible entre 5, porque termina en 5. </w:t>
      </w:r>
    </w:p>
    <w:p w14:paraId="3CEA2BFE" w14:textId="77777777" w:rsidR="00A23CAB" w:rsidRDefault="00A23CAB" w:rsidP="00AE1BC1">
      <w:pPr>
        <w:spacing w:after="0"/>
        <w:rPr>
          <w:rFonts w:ascii="Times" w:hAnsi="Times"/>
          <w:b/>
          <w:lang w:val="es-CO"/>
        </w:rPr>
      </w:pPr>
    </w:p>
    <w:p w14:paraId="4949A265" w14:textId="77777777" w:rsidR="00DF114B" w:rsidRDefault="00DF114B" w:rsidP="00AE1BC1">
      <w:pPr>
        <w:spacing w:after="0"/>
        <w:rPr>
          <w:rFonts w:ascii="Times" w:hAnsi="Times"/>
          <w:highlight w:val="yellow"/>
          <w:lang w:val="es-CO"/>
        </w:rPr>
      </w:pPr>
    </w:p>
    <w:p w14:paraId="6AE70CDD" w14:textId="405412C1" w:rsidR="009746B0" w:rsidRDefault="009746B0" w:rsidP="00AE1BC1">
      <w:pPr>
        <w:spacing w:after="0"/>
        <w:rPr>
          <w:rFonts w:ascii="Times" w:hAnsi="Times"/>
          <w:highlight w:val="yellow"/>
          <w:lang w:val="es-CO"/>
        </w:rPr>
      </w:pPr>
      <w:r w:rsidRPr="00FE2C60">
        <w:rPr>
          <w:rFonts w:ascii="Times" w:hAnsi="Times"/>
          <w:highlight w:val="yellow"/>
          <w:lang w:val="es-CO"/>
        </w:rPr>
        <w:t>[SECCIÓN 2]</w:t>
      </w:r>
      <w:r w:rsidRPr="00FE2C60">
        <w:rPr>
          <w:rFonts w:ascii="Times" w:hAnsi="Times"/>
          <w:lang w:val="es-CO"/>
        </w:rPr>
        <w:t xml:space="preserve"> </w:t>
      </w:r>
      <w:r w:rsidRPr="00FE2C60">
        <w:rPr>
          <w:rFonts w:ascii="Times" w:hAnsi="Times"/>
          <w:b/>
          <w:lang w:val="es-CO"/>
        </w:rPr>
        <w:t>3.</w:t>
      </w:r>
      <w:r>
        <w:rPr>
          <w:rFonts w:ascii="Times" w:hAnsi="Times"/>
          <w:b/>
          <w:lang w:val="es-CO"/>
        </w:rPr>
        <w:t>5 Divisibilidad entre 4</w:t>
      </w:r>
    </w:p>
    <w:p w14:paraId="3CE55D7E" w14:textId="77777777" w:rsidR="009746B0" w:rsidRDefault="009746B0" w:rsidP="00AE1BC1">
      <w:pPr>
        <w:spacing w:after="0"/>
        <w:rPr>
          <w:rFonts w:ascii="Times" w:hAnsi="Times"/>
          <w:highlight w:val="yellow"/>
          <w:lang w:val="es-CO"/>
        </w:rPr>
      </w:pPr>
    </w:p>
    <w:p w14:paraId="31373651" w14:textId="39C2C3FD" w:rsidR="001758E6" w:rsidRDefault="001758E6" w:rsidP="00AE1BC1">
      <w:pPr>
        <w:spacing w:after="0"/>
        <w:rPr>
          <w:rFonts w:ascii="Times New Roman" w:hAnsi="Times New Roman" w:cs="Times New Roman"/>
          <w:lang w:val="es-CO"/>
        </w:rPr>
      </w:pPr>
      <w:r w:rsidRPr="00A87FB1">
        <w:rPr>
          <w:rFonts w:ascii="Times New Roman" w:hAnsi="Times New Roman" w:cs="Times New Roman"/>
          <w:lang w:val="es-CO"/>
        </w:rPr>
        <w:lastRenderedPageBreak/>
        <w:t>Un número es divisible entre</w:t>
      </w:r>
      <w:r>
        <w:rPr>
          <w:rFonts w:ascii="Times New Roman" w:hAnsi="Times New Roman" w:cs="Times New Roman"/>
          <w:lang w:val="es-CO"/>
        </w:rPr>
        <w:t xml:space="preserve"> cuatro, si y sólo si, sus dos últimas cifras forman un múltiplo de 4 o son ceros. </w:t>
      </w:r>
    </w:p>
    <w:p w14:paraId="7FE5A636" w14:textId="77777777" w:rsidR="001758E6" w:rsidRDefault="001758E6" w:rsidP="00AE1BC1">
      <w:pPr>
        <w:spacing w:after="0"/>
        <w:rPr>
          <w:rFonts w:ascii="Times New Roman" w:hAnsi="Times New Roman" w:cs="Times New Roman"/>
          <w:lang w:val="es-CO"/>
        </w:rPr>
      </w:pPr>
    </w:p>
    <w:p w14:paraId="2F5D2E66" w14:textId="6BC3FB31" w:rsidR="001758E6" w:rsidRDefault="001758E6" w:rsidP="00AE1BC1">
      <w:pPr>
        <w:spacing w:after="0"/>
        <w:rPr>
          <w:rFonts w:ascii="Times New Roman" w:hAnsi="Times New Roman" w:cs="Times New Roman"/>
          <w:lang w:val="es-CO"/>
        </w:rPr>
      </w:pPr>
      <w:r w:rsidRPr="00A87FB1">
        <w:rPr>
          <w:rFonts w:ascii="Times New Roman" w:hAnsi="Times New Roman" w:cs="Times New Roman"/>
          <w:lang w:val="es-CO"/>
        </w:rPr>
        <w:t>Veamos los siguientes ejemplos:</w:t>
      </w:r>
    </w:p>
    <w:p w14:paraId="58888102" w14:textId="77777777" w:rsidR="001758E6" w:rsidRDefault="001758E6" w:rsidP="00AE1BC1">
      <w:pPr>
        <w:spacing w:after="0"/>
        <w:rPr>
          <w:rFonts w:ascii="Times New Roman" w:hAnsi="Times New Roman" w:cs="Times New Roman"/>
          <w:lang w:val="es-CO"/>
        </w:rPr>
      </w:pPr>
    </w:p>
    <w:p w14:paraId="07CA0D76" w14:textId="594FBE57" w:rsidR="001758E6" w:rsidRDefault="001758E6" w:rsidP="00F16DC1">
      <w:pPr>
        <w:pStyle w:val="Prrafodelista"/>
        <w:numPr>
          <w:ilvl w:val="0"/>
          <w:numId w:val="38"/>
        </w:numPr>
        <w:spacing w:after="0"/>
        <w:ind w:left="360"/>
        <w:rPr>
          <w:rFonts w:ascii="Times New Roman" w:hAnsi="Times New Roman" w:cs="Times New Roman"/>
          <w:lang w:val="es-CO"/>
        </w:rPr>
      </w:pPr>
      <w:r>
        <w:rPr>
          <w:rFonts w:ascii="Times New Roman" w:hAnsi="Times New Roman" w:cs="Times New Roman"/>
          <w:lang w:val="es-CO"/>
        </w:rPr>
        <w:t xml:space="preserve">4.500 es divisible entre 4, ya que sus dos últimas cifras son ceros. </w:t>
      </w:r>
    </w:p>
    <w:p w14:paraId="10CC45B4" w14:textId="4275D120" w:rsidR="001758E6" w:rsidRPr="001758E6" w:rsidRDefault="001758E6" w:rsidP="00F16DC1">
      <w:pPr>
        <w:pStyle w:val="Prrafodelista"/>
        <w:numPr>
          <w:ilvl w:val="0"/>
          <w:numId w:val="38"/>
        </w:numPr>
        <w:spacing w:after="0"/>
        <w:ind w:left="360"/>
        <w:jc w:val="both"/>
        <w:rPr>
          <w:rFonts w:ascii="Times New Roman" w:hAnsi="Times New Roman" w:cs="Times New Roman"/>
          <w:lang w:val="es-CO"/>
        </w:rPr>
      </w:pPr>
      <w:r>
        <w:rPr>
          <w:rFonts w:ascii="Times New Roman" w:hAnsi="Times New Roman" w:cs="Times New Roman"/>
          <w:lang w:val="es-CO"/>
        </w:rPr>
        <w:t xml:space="preserve">5.764 es divisible entre </w:t>
      </w:r>
      <w:r w:rsidR="00AE6460">
        <w:rPr>
          <w:rFonts w:ascii="Times New Roman" w:hAnsi="Times New Roman" w:cs="Times New Roman"/>
          <w:lang w:val="es-CO"/>
        </w:rPr>
        <w:t xml:space="preserve"> 4, si se contemplan sus dos últimas cifras (64), resulta siendo un número múltiplo  de 4, puesto que 4 x 16 = 64 </w:t>
      </w:r>
    </w:p>
    <w:p w14:paraId="197B85A5" w14:textId="77777777" w:rsidR="001758E6" w:rsidRDefault="001758E6" w:rsidP="00AE1BC1">
      <w:pPr>
        <w:spacing w:after="0"/>
        <w:rPr>
          <w:rFonts w:ascii="Times" w:hAnsi="Times"/>
          <w:highlight w:val="yellow"/>
          <w:lang w:val="es-CO"/>
        </w:rPr>
      </w:pPr>
    </w:p>
    <w:p w14:paraId="2E2B8251" w14:textId="77777777" w:rsidR="001758E6" w:rsidRDefault="001758E6" w:rsidP="00AE1BC1">
      <w:pPr>
        <w:spacing w:after="0"/>
        <w:rPr>
          <w:rFonts w:ascii="Times" w:hAnsi="Times"/>
          <w:highlight w:val="yellow"/>
          <w:lang w:val="es-CO"/>
        </w:rPr>
      </w:pPr>
    </w:p>
    <w:p w14:paraId="7EA68A28" w14:textId="2C024B2C" w:rsidR="00A23CAB" w:rsidRDefault="009746B0" w:rsidP="00AE1BC1">
      <w:pPr>
        <w:spacing w:after="0"/>
        <w:rPr>
          <w:rFonts w:ascii="Times" w:hAnsi="Times"/>
          <w:b/>
          <w:lang w:val="es-CO"/>
        </w:rPr>
      </w:pPr>
      <w:r w:rsidRPr="00FE2C60">
        <w:rPr>
          <w:rFonts w:ascii="Times" w:hAnsi="Times"/>
          <w:highlight w:val="yellow"/>
          <w:lang w:val="es-CO"/>
        </w:rPr>
        <w:t>[SECCIÓN 2]</w:t>
      </w:r>
      <w:r w:rsidRPr="00FE2C60">
        <w:rPr>
          <w:rFonts w:ascii="Times" w:hAnsi="Times"/>
          <w:lang w:val="es-CO"/>
        </w:rPr>
        <w:t xml:space="preserve"> </w:t>
      </w:r>
      <w:r w:rsidRPr="00FE2C60">
        <w:rPr>
          <w:rFonts w:ascii="Times" w:hAnsi="Times"/>
          <w:b/>
          <w:lang w:val="es-CO"/>
        </w:rPr>
        <w:t>3.</w:t>
      </w:r>
      <w:r>
        <w:rPr>
          <w:rFonts w:ascii="Times" w:hAnsi="Times"/>
          <w:b/>
          <w:lang w:val="es-CO"/>
        </w:rPr>
        <w:t>6 Divisibilidad entre 6</w:t>
      </w:r>
    </w:p>
    <w:p w14:paraId="65CBA44A" w14:textId="77777777" w:rsidR="009746B0" w:rsidRDefault="009746B0" w:rsidP="00AE1BC1">
      <w:pPr>
        <w:spacing w:after="0"/>
        <w:rPr>
          <w:rFonts w:ascii="Times" w:hAnsi="Times"/>
          <w:b/>
          <w:lang w:val="es-CO"/>
        </w:rPr>
      </w:pPr>
    </w:p>
    <w:p w14:paraId="2643A766" w14:textId="6004F6BF" w:rsidR="009746B0" w:rsidRDefault="009746B0" w:rsidP="00AE1BC1">
      <w:pPr>
        <w:spacing w:after="0"/>
        <w:rPr>
          <w:rFonts w:ascii="Times New Roman" w:hAnsi="Times New Roman" w:cs="Times New Roman"/>
          <w:lang w:val="es-CO"/>
        </w:rPr>
      </w:pPr>
      <w:r>
        <w:rPr>
          <w:rFonts w:ascii="Times New Roman" w:hAnsi="Times New Roman" w:cs="Times New Roman"/>
          <w:lang w:val="es-CO"/>
        </w:rPr>
        <w:t xml:space="preserve">Un número es divisible entre </w:t>
      </w:r>
      <w:r w:rsidR="001758E6">
        <w:rPr>
          <w:rFonts w:ascii="Times New Roman" w:hAnsi="Times New Roman" w:cs="Times New Roman"/>
          <w:lang w:val="es-CO"/>
        </w:rPr>
        <w:t>seis</w:t>
      </w:r>
      <w:r>
        <w:rPr>
          <w:rFonts w:ascii="Times New Roman" w:hAnsi="Times New Roman" w:cs="Times New Roman"/>
          <w:lang w:val="es-CO"/>
        </w:rPr>
        <w:t xml:space="preserve">, si es divisible entre 2 y 3 al mismo tiempo.  </w:t>
      </w:r>
    </w:p>
    <w:p w14:paraId="175BE2A5" w14:textId="77777777" w:rsidR="009746B0" w:rsidRDefault="009746B0" w:rsidP="00AE1BC1">
      <w:pPr>
        <w:spacing w:after="0"/>
        <w:rPr>
          <w:rFonts w:ascii="Times New Roman" w:hAnsi="Times New Roman" w:cs="Times New Roman"/>
          <w:lang w:val="es-CO"/>
        </w:rPr>
      </w:pPr>
    </w:p>
    <w:p w14:paraId="012266D5" w14:textId="77777777" w:rsidR="009746B0" w:rsidRPr="00A87FB1" w:rsidRDefault="009746B0" w:rsidP="009746B0">
      <w:pPr>
        <w:spacing w:after="0"/>
        <w:rPr>
          <w:rFonts w:ascii="Times New Roman" w:hAnsi="Times New Roman" w:cs="Times New Roman"/>
          <w:lang w:val="es-CO"/>
        </w:rPr>
      </w:pPr>
      <w:r w:rsidRPr="00A87FB1">
        <w:rPr>
          <w:rFonts w:ascii="Times New Roman" w:hAnsi="Times New Roman" w:cs="Times New Roman"/>
          <w:lang w:val="es-CO"/>
        </w:rPr>
        <w:t xml:space="preserve">Veamos los siguientes ejemplos: </w:t>
      </w:r>
    </w:p>
    <w:p w14:paraId="1FCFABBC" w14:textId="77777777" w:rsidR="009746B0" w:rsidRPr="00A87FB1" w:rsidRDefault="009746B0" w:rsidP="009746B0">
      <w:pPr>
        <w:spacing w:after="0"/>
        <w:rPr>
          <w:rFonts w:ascii="Times New Roman" w:hAnsi="Times New Roman" w:cs="Times New Roman"/>
          <w:lang w:val="es-CO"/>
        </w:rPr>
      </w:pPr>
    </w:p>
    <w:p w14:paraId="7CFC012B" w14:textId="4ACA8445" w:rsidR="009746B0" w:rsidRDefault="009746B0" w:rsidP="00480A93">
      <w:pPr>
        <w:pStyle w:val="Prrafodelista"/>
        <w:numPr>
          <w:ilvl w:val="0"/>
          <w:numId w:val="38"/>
        </w:numPr>
        <w:spacing w:after="0"/>
        <w:ind w:left="360"/>
        <w:rPr>
          <w:rFonts w:ascii="Times New Roman" w:hAnsi="Times New Roman" w:cs="Times New Roman"/>
          <w:lang w:val="es-CO"/>
        </w:rPr>
      </w:pPr>
      <w:r>
        <w:rPr>
          <w:rFonts w:ascii="Times New Roman" w:hAnsi="Times New Roman" w:cs="Times New Roman"/>
          <w:lang w:val="es-CO"/>
        </w:rPr>
        <w:t>30 es divisible entre 6, ya que  30 es divisible entre 2 por ser número par y entre 3 porque la suma de sus cifras es múltiplo de 3 (3 + 0 = 3</w:t>
      </w:r>
      <w:r w:rsidR="00480A93">
        <w:rPr>
          <w:rFonts w:ascii="Times New Roman" w:hAnsi="Times New Roman" w:cs="Times New Roman"/>
          <w:lang w:val="es-CO"/>
        </w:rPr>
        <w:t>).</w:t>
      </w:r>
    </w:p>
    <w:p w14:paraId="56413B02" w14:textId="77777777" w:rsidR="00480A93" w:rsidRPr="00A87FB1" w:rsidRDefault="00480A93" w:rsidP="00480A93">
      <w:pPr>
        <w:pStyle w:val="Prrafodelista"/>
        <w:spacing w:after="0"/>
        <w:ind w:left="360"/>
        <w:rPr>
          <w:rFonts w:ascii="Times New Roman" w:hAnsi="Times New Roman" w:cs="Times New Roman"/>
          <w:lang w:val="es-CO"/>
        </w:rPr>
      </w:pPr>
    </w:p>
    <w:p w14:paraId="3B12A131" w14:textId="22685856" w:rsidR="009746B0" w:rsidRPr="009746B0" w:rsidRDefault="009746B0" w:rsidP="00480A93">
      <w:pPr>
        <w:pStyle w:val="Prrafodelista"/>
        <w:numPr>
          <w:ilvl w:val="0"/>
          <w:numId w:val="38"/>
        </w:numPr>
        <w:spacing w:after="0"/>
        <w:ind w:left="360"/>
        <w:jc w:val="both"/>
        <w:rPr>
          <w:rFonts w:ascii="Times New Roman" w:hAnsi="Times New Roman" w:cs="Times New Roman"/>
          <w:lang w:val="es-CO"/>
        </w:rPr>
      </w:pPr>
      <w:r w:rsidRPr="009746B0">
        <w:rPr>
          <w:rFonts w:ascii="Times New Roman" w:hAnsi="Times New Roman" w:cs="Times New Roman"/>
          <w:lang w:val="es-CO"/>
        </w:rPr>
        <w:t>135 no  es divisible entre 6, porque</w:t>
      </w:r>
      <w:r>
        <w:rPr>
          <w:rFonts w:ascii="Times New Roman" w:hAnsi="Times New Roman" w:cs="Times New Roman"/>
          <w:lang w:val="es-CO"/>
        </w:rPr>
        <w:t xml:space="preserve"> </w:t>
      </w:r>
      <w:r w:rsidR="00411147">
        <w:rPr>
          <w:rFonts w:ascii="Times New Roman" w:hAnsi="Times New Roman" w:cs="Times New Roman"/>
          <w:lang w:val="es-CO"/>
        </w:rPr>
        <w:t>a</w:t>
      </w:r>
      <w:r>
        <w:rPr>
          <w:rFonts w:ascii="Times New Roman" w:hAnsi="Times New Roman" w:cs="Times New Roman"/>
          <w:lang w:val="es-CO"/>
        </w:rPr>
        <w:t xml:space="preserve"> pesar de ser múltiplo de 3</w:t>
      </w:r>
      <w:r w:rsidR="00411147">
        <w:rPr>
          <w:rFonts w:ascii="Times New Roman" w:hAnsi="Times New Roman" w:cs="Times New Roman"/>
          <w:lang w:val="es-CO"/>
        </w:rPr>
        <w:t>,</w:t>
      </w:r>
      <w:r>
        <w:rPr>
          <w:rFonts w:ascii="Times New Roman" w:hAnsi="Times New Roman" w:cs="Times New Roman"/>
          <w:lang w:val="es-CO"/>
        </w:rPr>
        <w:t xml:space="preserve"> </w:t>
      </w:r>
      <w:r w:rsidR="00411147">
        <w:rPr>
          <w:rFonts w:ascii="Times New Roman" w:hAnsi="Times New Roman" w:cs="Times New Roman"/>
          <w:lang w:val="es-CO"/>
        </w:rPr>
        <w:t>ya que</w:t>
      </w:r>
      <w:r>
        <w:rPr>
          <w:rFonts w:ascii="Times New Roman" w:hAnsi="Times New Roman" w:cs="Times New Roman"/>
          <w:lang w:val="es-CO"/>
        </w:rPr>
        <w:t xml:space="preserve"> la suma de sus cifras lo es, (</w:t>
      </w:r>
      <w:r w:rsidRPr="009746B0">
        <w:rPr>
          <w:rFonts w:ascii="Times New Roman" w:hAnsi="Times New Roman" w:cs="Times New Roman"/>
          <w:lang w:val="es-CO"/>
        </w:rPr>
        <w:t>1+3+5 = 9)</w:t>
      </w:r>
      <w:r w:rsidR="00411147">
        <w:rPr>
          <w:rFonts w:ascii="Times New Roman" w:hAnsi="Times New Roman" w:cs="Times New Roman"/>
          <w:lang w:val="es-CO"/>
        </w:rPr>
        <w:t>;</w:t>
      </w:r>
      <w:r w:rsidRPr="009746B0">
        <w:rPr>
          <w:rFonts w:ascii="Times New Roman" w:hAnsi="Times New Roman" w:cs="Times New Roman"/>
          <w:lang w:val="es-CO"/>
        </w:rPr>
        <w:t xml:space="preserve"> 9 es múltiplo de 3</w:t>
      </w:r>
      <w:r>
        <w:rPr>
          <w:rFonts w:ascii="Times New Roman" w:hAnsi="Times New Roman" w:cs="Times New Roman"/>
          <w:lang w:val="es-CO"/>
        </w:rPr>
        <w:t>, no es múltiplo de 2</w:t>
      </w:r>
      <w:r w:rsidR="00411147">
        <w:rPr>
          <w:rFonts w:ascii="Times New Roman" w:hAnsi="Times New Roman" w:cs="Times New Roman"/>
          <w:lang w:val="es-CO"/>
        </w:rPr>
        <w:t>,  puesto</w:t>
      </w:r>
      <w:r>
        <w:rPr>
          <w:rFonts w:ascii="Times New Roman" w:hAnsi="Times New Roman" w:cs="Times New Roman"/>
          <w:lang w:val="es-CO"/>
        </w:rPr>
        <w:t xml:space="preserve"> que </w:t>
      </w:r>
      <w:r w:rsidRPr="009746B0">
        <w:rPr>
          <w:rFonts w:ascii="Times New Roman" w:hAnsi="Times New Roman" w:cs="Times New Roman"/>
          <w:lang w:val="es-CO"/>
        </w:rPr>
        <w:t>al terminar en 5 indica que no es n</w:t>
      </w:r>
      <w:r>
        <w:rPr>
          <w:rFonts w:ascii="Times New Roman" w:hAnsi="Times New Roman" w:cs="Times New Roman"/>
          <w:lang w:val="es-CO"/>
        </w:rPr>
        <w:t>úmero par</w:t>
      </w:r>
      <w:r w:rsidRPr="009746B0">
        <w:rPr>
          <w:rFonts w:ascii="Times New Roman" w:hAnsi="Times New Roman" w:cs="Times New Roman"/>
          <w:lang w:val="es-CO"/>
        </w:rPr>
        <w:t xml:space="preserve">. </w:t>
      </w:r>
      <w:r w:rsidR="00411147">
        <w:rPr>
          <w:rFonts w:ascii="Times New Roman" w:hAnsi="Times New Roman" w:cs="Times New Roman"/>
          <w:lang w:val="es-CO"/>
        </w:rPr>
        <w:t xml:space="preserve">Debe cumplir necesariamente las dos condiciones. </w:t>
      </w:r>
    </w:p>
    <w:p w14:paraId="642C95A6" w14:textId="77777777" w:rsidR="009746B0" w:rsidRDefault="009746B0" w:rsidP="00AE1BC1">
      <w:pPr>
        <w:spacing w:after="0"/>
        <w:rPr>
          <w:rFonts w:ascii="Times" w:hAnsi="Times"/>
          <w:b/>
          <w:lang w:val="es-CO"/>
        </w:rPr>
      </w:pPr>
    </w:p>
    <w:p w14:paraId="1F81A3CE" w14:textId="77777777" w:rsidR="00480A93" w:rsidRDefault="00480A93" w:rsidP="00AE1BC1">
      <w:pPr>
        <w:spacing w:after="0"/>
        <w:rPr>
          <w:rFonts w:ascii="Times" w:hAnsi="Times"/>
          <w:highlight w:val="yellow"/>
          <w:lang w:val="es-CO"/>
        </w:rPr>
      </w:pPr>
    </w:p>
    <w:p w14:paraId="04DFDBFB" w14:textId="034358F9" w:rsidR="00FE2C60" w:rsidRDefault="00FE2C60" w:rsidP="00AE1BC1">
      <w:pPr>
        <w:spacing w:after="0"/>
        <w:rPr>
          <w:rFonts w:ascii="Times" w:hAnsi="Times"/>
          <w:b/>
          <w:lang w:val="es-CO"/>
        </w:rPr>
      </w:pPr>
      <w:r w:rsidRPr="00FE2C60">
        <w:rPr>
          <w:rFonts w:ascii="Times" w:hAnsi="Times"/>
          <w:highlight w:val="yellow"/>
          <w:lang w:val="es-CO"/>
        </w:rPr>
        <w:t>[SECCIÓN 2]</w:t>
      </w:r>
      <w:r w:rsidRPr="00FE2C60">
        <w:rPr>
          <w:rFonts w:ascii="Times" w:hAnsi="Times"/>
          <w:lang w:val="es-CO"/>
        </w:rPr>
        <w:t xml:space="preserve"> </w:t>
      </w:r>
      <w:r w:rsidRPr="00FE2C60">
        <w:rPr>
          <w:rFonts w:ascii="Times" w:hAnsi="Times"/>
          <w:b/>
          <w:lang w:val="es-CO"/>
        </w:rPr>
        <w:t>3.</w:t>
      </w:r>
      <w:r w:rsidR="009746B0">
        <w:rPr>
          <w:rFonts w:ascii="Times" w:hAnsi="Times"/>
          <w:b/>
          <w:lang w:val="es-CO"/>
        </w:rPr>
        <w:t>7</w:t>
      </w:r>
      <w:r>
        <w:rPr>
          <w:rFonts w:ascii="Times" w:hAnsi="Times"/>
          <w:b/>
          <w:lang w:val="es-CO"/>
        </w:rPr>
        <w:t xml:space="preserve"> Divisibilidad entre 7</w:t>
      </w:r>
    </w:p>
    <w:p w14:paraId="624E3EAB" w14:textId="77777777" w:rsidR="00FE2C60" w:rsidRDefault="00FE2C60" w:rsidP="00AE1BC1">
      <w:pPr>
        <w:spacing w:after="0"/>
        <w:rPr>
          <w:rFonts w:ascii="Times" w:hAnsi="Times"/>
          <w:b/>
          <w:lang w:val="es-CO"/>
        </w:rPr>
      </w:pPr>
    </w:p>
    <w:p w14:paraId="6EC702BB" w14:textId="34549819" w:rsidR="00FE2C60" w:rsidRDefault="00F046DF" w:rsidP="00AE1BC1">
      <w:pPr>
        <w:spacing w:after="0"/>
        <w:rPr>
          <w:rFonts w:ascii="Times New Roman" w:hAnsi="Times New Roman" w:cs="Times New Roman"/>
          <w:lang w:val="es-CO"/>
        </w:rPr>
      </w:pPr>
      <w:r>
        <w:rPr>
          <w:rFonts w:ascii="Times New Roman" w:hAnsi="Times New Roman" w:cs="Times New Roman"/>
          <w:lang w:val="es-CO"/>
        </w:rPr>
        <w:t xml:space="preserve">Un número es divisible entre siete cuando al hacer  la diferencia entre el número sin </w:t>
      </w:r>
      <w:r w:rsidR="00227693">
        <w:rPr>
          <w:rFonts w:ascii="Times New Roman" w:hAnsi="Times New Roman" w:cs="Times New Roman"/>
          <w:lang w:val="es-CO"/>
        </w:rPr>
        <w:t xml:space="preserve">tener en cuenta </w:t>
      </w:r>
      <w:r>
        <w:rPr>
          <w:rFonts w:ascii="Times New Roman" w:hAnsi="Times New Roman" w:cs="Times New Roman"/>
          <w:lang w:val="es-CO"/>
        </w:rPr>
        <w:t xml:space="preserve">la cifra de las unidades y el doble de la cifra de las unidades es 0 o múltiplo de 7. </w:t>
      </w:r>
    </w:p>
    <w:p w14:paraId="402BC755" w14:textId="77777777" w:rsidR="00F046DF" w:rsidRDefault="00F046DF" w:rsidP="00AE1BC1">
      <w:pPr>
        <w:spacing w:after="0"/>
        <w:rPr>
          <w:rFonts w:ascii="Times New Roman" w:hAnsi="Times New Roman" w:cs="Times New Roman"/>
          <w:lang w:val="es-CO"/>
        </w:rPr>
      </w:pPr>
    </w:p>
    <w:p w14:paraId="6BAA33FA" w14:textId="6107D291" w:rsidR="00F046DF" w:rsidRDefault="00F046DF" w:rsidP="00AE1BC1">
      <w:pPr>
        <w:spacing w:after="0"/>
        <w:rPr>
          <w:rFonts w:ascii="Times New Roman" w:hAnsi="Times New Roman" w:cs="Times New Roman"/>
          <w:lang w:val="es-CO"/>
        </w:rPr>
      </w:pPr>
      <w:r>
        <w:rPr>
          <w:rFonts w:ascii="Times New Roman" w:hAnsi="Times New Roman" w:cs="Times New Roman"/>
          <w:lang w:val="es-CO"/>
        </w:rPr>
        <w:t>Para entender mejor lo anterior, observemos  los siguientes ejemplos:</w:t>
      </w:r>
    </w:p>
    <w:p w14:paraId="44E0040A" w14:textId="77777777" w:rsidR="00F046DF" w:rsidRDefault="00F046DF" w:rsidP="00AE1BC1">
      <w:pPr>
        <w:spacing w:after="0"/>
        <w:rPr>
          <w:rFonts w:ascii="Times New Roman" w:hAnsi="Times New Roman" w:cs="Times New Roman"/>
          <w:lang w:val="es-CO"/>
        </w:rPr>
      </w:pPr>
    </w:p>
    <w:p w14:paraId="77EC875A" w14:textId="2ADBC143" w:rsidR="00FC1CF0" w:rsidRDefault="00FC1CF0" w:rsidP="00F046DF">
      <w:pPr>
        <w:pStyle w:val="Prrafodelista"/>
        <w:numPr>
          <w:ilvl w:val="0"/>
          <w:numId w:val="38"/>
        </w:numPr>
        <w:spacing w:after="0"/>
        <w:rPr>
          <w:rFonts w:ascii="Times New Roman" w:hAnsi="Times New Roman" w:cs="Times New Roman"/>
          <w:lang w:val="es-CO"/>
        </w:rPr>
      </w:pPr>
      <w:r>
        <w:rPr>
          <w:rFonts w:ascii="Times New Roman" w:hAnsi="Times New Roman" w:cs="Times New Roman"/>
          <w:lang w:val="es-CO"/>
        </w:rPr>
        <w:t>343 es divisible entre 7, ya que 34 – (3 x 2) = 28</w:t>
      </w:r>
      <w:r w:rsidR="00D41644">
        <w:rPr>
          <w:rFonts w:ascii="Times New Roman" w:hAnsi="Times New Roman" w:cs="Times New Roman"/>
          <w:lang w:val="es-CO"/>
        </w:rPr>
        <w:t xml:space="preserve"> y </w:t>
      </w:r>
      <w:r>
        <w:rPr>
          <w:rFonts w:ascii="Times New Roman" w:hAnsi="Times New Roman" w:cs="Times New Roman"/>
          <w:lang w:val="es-CO"/>
        </w:rPr>
        <w:t xml:space="preserve">28 es múltiplo de 7. </w:t>
      </w:r>
    </w:p>
    <w:p w14:paraId="326998E3" w14:textId="0135DC4C" w:rsidR="00FC1CF0" w:rsidRDefault="00FC1CF0" w:rsidP="00F046DF">
      <w:pPr>
        <w:pStyle w:val="Prrafodelista"/>
        <w:numPr>
          <w:ilvl w:val="0"/>
          <w:numId w:val="38"/>
        </w:numPr>
        <w:spacing w:after="0"/>
        <w:rPr>
          <w:rFonts w:ascii="Times New Roman" w:hAnsi="Times New Roman" w:cs="Times New Roman"/>
          <w:lang w:val="es-CO"/>
        </w:rPr>
      </w:pPr>
      <w:r>
        <w:rPr>
          <w:rFonts w:ascii="Times New Roman" w:hAnsi="Times New Roman" w:cs="Times New Roman"/>
          <w:lang w:val="es-CO"/>
        </w:rPr>
        <w:t xml:space="preserve">84 es divisible entre </w:t>
      </w:r>
      <w:ins w:id="136" w:author="Diana Margarita Gonzalez Martinez" w:date="2015-05-18T21:53:00Z">
        <w:r w:rsidR="00FF70E5">
          <w:rPr>
            <w:rFonts w:ascii="Times New Roman" w:hAnsi="Times New Roman" w:cs="Times New Roman"/>
            <w:lang w:val="es-CO"/>
          </w:rPr>
          <w:t xml:space="preserve">7, ya que 8 </w:t>
        </w:r>
      </w:ins>
      <w:ins w:id="137" w:author="Diana Margarita Gonzalez Martinez" w:date="2015-05-18T21:54:00Z">
        <w:r w:rsidR="00FF70E5">
          <w:rPr>
            <w:rFonts w:ascii="Times New Roman" w:hAnsi="Times New Roman" w:cs="Times New Roman"/>
            <w:lang w:val="es-CO"/>
          </w:rPr>
          <w:t>–</w:t>
        </w:r>
      </w:ins>
      <w:ins w:id="138" w:author="Diana Margarita Gonzalez Martinez" w:date="2015-05-18T21:53:00Z">
        <w:r w:rsidR="00FF70E5">
          <w:rPr>
            <w:rFonts w:ascii="Times New Roman" w:hAnsi="Times New Roman" w:cs="Times New Roman"/>
            <w:lang w:val="es-CO"/>
          </w:rPr>
          <w:t xml:space="preserve"> (</w:t>
        </w:r>
      </w:ins>
      <w:ins w:id="139" w:author="Diana Margarita Gonzalez Martinez" w:date="2015-05-18T21:54:00Z">
        <w:r w:rsidR="00FF70E5">
          <w:rPr>
            <w:rFonts w:ascii="Times New Roman" w:hAnsi="Times New Roman" w:cs="Times New Roman"/>
            <w:lang w:val="es-CO"/>
          </w:rPr>
          <w:t xml:space="preserve">4 x 2) = 0 y </w:t>
        </w:r>
      </w:ins>
      <w:ins w:id="140" w:author="Diana Margarita Gonzalez Martinez" w:date="2015-05-18T21:56:00Z">
        <w:r w:rsidR="00FF70E5">
          <w:rPr>
            <w:rFonts w:ascii="Times New Roman" w:hAnsi="Times New Roman" w:cs="Times New Roman"/>
            <w:lang w:val="es-CO"/>
          </w:rPr>
          <w:t>0 es múltiplo de 7.</w:t>
        </w:r>
      </w:ins>
    </w:p>
    <w:p w14:paraId="0425E3D7" w14:textId="5317990C" w:rsidR="00F046DF" w:rsidRDefault="00FC1CF0" w:rsidP="00F046DF">
      <w:pPr>
        <w:pStyle w:val="Prrafodelista"/>
        <w:numPr>
          <w:ilvl w:val="0"/>
          <w:numId w:val="38"/>
        </w:numPr>
        <w:spacing w:after="0"/>
        <w:rPr>
          <w:rFonts w:ascii="Times New Roman" w:hAnsi="Times New Roman" w:cs="Times New Roman"/>
          <w:lang w:val="es-CO"/>
        </w:rPr>
      </w:pPr>
      <w:r>
        <w:rPr>
          <w:rFonts w:ascii="Times New Roman" w:hAnsi="Times New Roman" w:cs="Times New Roman"/>
          <w:lang w:val="es-CO"/>
        </w:rPr>
        <w:t xml:space="preserve">381 No es divisible entre 7, porque 38 – (1 x 2) = 36 </w:t>
      </w:r>
    </w:p>
    <w:p w14:paraId="09E32B59" w14:textId="77777777" w:rsidR="009746B0" w:rsidRDefault="009746B0" w:rsidP="009746B0">
      <w:pPr>
        <w:spacing w:after="0"/>
        <w:rPr>
          <w:rFonts w:ascii="Times New Roman" w:hAnsi="Times New Roman" w:cs="Times New Roman"/>
          <w:lang w:val="es-CO"/>
        </w:rPr>
      </w:pPr>
    </w:p>
    <w:p w14:paraId="73CEAC5D" w14:textId="77777777" w:rsidR="00A56F2E" w:rsidRDefault="00A56F2E" w:rsidP="009746B0">
      <w:pPr>
        <w:spacing w:after="0"/>
        <w:rPr>
          <w:rFonts w:ascii="Times" w:hAnsi="Times"/>
          <w:highlight w:val="yellow"/>
          <w:lang w:val="es-CO"/>
        </w:rPr>
      </w:pPr>
    </w:p>
    <w:p w14:paraId="6ECCA141" w14:textId="3F9969A6" w:rsidR="009746B0" w:rsidRDefault="009746B0" w:rsidP="009746B0">
      <w:pPr>
        <w:spacing w:after="0"/>
        <w:rPr>
          <w:rFonts w:ascii="Times" w:hAnsi="Times"/>
          <w:b/>
          <w:lang w:val="es-CO"/>
        </w:rPr>
      </w:pPr>
      <w:r w:rsidRPr="00FE2C60">
        <w:rPr>
          <w:rFonts w:ascii="Times" w:hAnsi="Times"/>
          <w:highlight w:val="yellow"/>
          <w:lang w:val="es-CO"/>
        </w:rPr>
        <w:t>[SECCIÓN 2]</w:t>
      </w:r>
      <w:r w:rsidRPr="00FE2C60">
        <w:rPr>
          <w:rFonts w:ascii="Times" w:hAnsi="Times"/>
          <w:lang w:val="es-CO"/>
        </w:rPr>
        <w:t xml:space="preserve"> </w:t>
      </w:r>
      <w:r w:rsidRPr="00FE2C60">
        <w:rPr>
          <w:rFonts w:ascii="Times" w:hAnsi="Times"/>
          <w:b/>
          <w:lang w:val="es-CO"/>
        </w:rPr>
        <w:t>3.</w:t>
      </w:r>
      <w:r>
        <w:rPr>
          <w:rFonts w:ascii="Times" w:hAnsi="Times"/>
          <w:b/>
          <w:lang w:val="es-CO"/>
        </w:rPr>
        <w:t>8 Divisibilidad entre 9</w:t>
      </w:r>
    </w:p>
    <w:p w14:paraId="20B7A09D" w14:textId="77777777" w:rsidR="009746B0" w:rsidRDefault="009746B0" w:rsidP="009746B0">
      <w:pPr>
        <w:spacing w:after="0"/>
        <w:rPr>
          <w:rFonts w:ascii="Times" w:hAnsi="Times"/>
          <w:b/>
          <w:lang w:val="es-CO"/>
        </w:rPr>
      </w:pPr>
    </w:p>
    <w:p w14:paraId="4369B0E5" w14:textId="77777777" w:rsidR="009021F4" w:rsidRDefault="009021F4" w:rsidP="009746B0">
      <w:pPr>
        <w:spacing w:after="0"/>
        <w:rPr>
          <w:rFonts w:ascii="Times New Roman" w:hAnsi="Times New Roman" w:cs="Times New Roman"/>
          <w:lang w:val="es-CO"/>
        </w:rPr>
      </w:pPr>
      <w:r>
        <w:rPr>
          <w:rFonts w:ascii="Times New Roman" w:hAnsi="Times New Roman" w:cs="Times New Roman"/>
          <w:lang w:val="es-CO"/>
        </w:rPr>
        <w:t xml:space="preserve">Un número es divisible entre nueve, si la suma de sus cifras resulta siendo múltiplo también de nueve. </w:t>
      </w:r>
    </w:p>
    <w:p w14:paraId="4318B593" w14:textId="77777777" w:rsidR="009021F4" w:rsidRDefault="009021F4" w:rsidP="009746B0">
      <w:pPr>
        <w:spacing w:after="0"/>
        <w:rPr>
          <w:rFonts w:ascii="Times New Roman" w:hAnsi="Times New Roman" w:cs="Times New Roman"/>
          <w:lang w:val="es-CO"/>
        </w:rPr>
      </w:pPr>
    </w:p>
    <w:p w14:paraId="72BFF2BE" w14:textId="77777777" w:rsidR="009021F4" w:rsidRPr="00A87FB1" w:rsidRDefault="009021F4" w:rsidP="009021F4">
      <w:pPr>
        <w:spacing w:after="0"/>
        <w:rPr>
          <w:rFonts w:ascii="Times New Roman" w:hAnsi="Times New Roman" w:cs="Times New Roman"/>
          <w:lang w:val="es-CO"/>
        </w:rPr>
      </w:pPr>
      <w:r>
        <w:rPr>
          <w:rFonts w:ascii="Times New Roman" w:hAnsi="Times New Roman" w:cs="Times New Roman"/>
          <w:lang w:val="es-CO"/>
        </w:rPr>
        <w:t xml:space="preserve"> </w:t>
      </w:r>
      <w:r w:rsidRPr="00A87FB1">
        <w:rPr>
          <w:rFonts w:ascii="Times New Roman" w:hAnsi="Times New Roman" w:cs="Times New Roman"/>
          <w:lang w:val="es-CO"/>
        </w:rPr>
        <w:t xml:space="preserve">Veamos los siguientes ejemplos: </w:t>
      </w:r>
    </w:p>
    <w:p w14:paraId="68F94145" w14:textId="48B42C6A" w:rsidR="009021F4" w:rsidRDefault="009021F4" w:rsidP="009746B0">
      <w:pPr>
        <w:spacing w:after="0"/>
        <w:rPr>
          <w:rFonts w:ascii="Times New Roman" w:hAnsi="Times New Roman" w:cs="Times New Roman"/>
          <w:lang w:val="es-CO"/>
        </w:rPr>
      </w:pPr>
    </w:p>
    <w:p w14:paraId="48D05C7B" w14:textId="2BC445AC" w:rsidR="009021F4" w:rsidRDefault="009021F4" w:rsidP="0031265C">
      <w:pPr>
        <w:pStyle w:val="Prrafodelista"/>
        <w:numPr>
          <w:ilvl w:val="0"/>
          <w:numId w:val="38"/>
        </w:numPr>
        <w:spacing w:after="0"/>
        <w:ind w:left="360"/>
        <w:rPr>
          <w:rFonts w:ascii="Times New Roman" w:hAnsi="Times New Roman" w:cs="Times New Roman"/>
          <w:lang w:val="es-CO"/>
        </w:rPr>
      </w:pPr>
      <w:r>
        <w:rPr>
          <w:rFonts w:ascii="Times New Roman" w:hAnsi="Times New Roman" w:cs="Times New Roman"/>
          <w:lang w:val="es-CO"/>
        </w:rPr>
        <w:t>54</w:t>
      </w:r>
      <w:r w:rsidR="00FB4407">
        <w:rPr>
          <w:rFonts w:ascii="Times New Roman" w:hAnsi="Times New Roman" w:cs="Times New Roman"/>
          <w:lang w:val="es-CO"/>
        </w:rPr>
        <w:t xml:space="preserve"> </w:t>
      </w:r>
      <w:r>
        <w:rPr>
          <w:rFonts w:ascii="Times New Roman" w:hAnsi="Times New Roman" w:cs="Times New Roman"/>
          <w:lang w:val="es-CO"/>
        </w:rPr>
        <w:t xml:space="preserve">729 es </w:t>
      </w:r>
      <w:r w:rsidR="001758E6">
        <w:rPr>
          <w:rFonts w:ascii="Times New Roman" w:hAnsi="Times New Roman" w:cs="Times New Roman"/>
          <w:lang w:val="es-CO"/>
        </w:rPr>
        <w:t>divisible</w:t>
      </w:r>
      <w:r>
        <w:rPr>
          <w:rFonts w:ascii="Times New Roman" w:hAnsi="Times New Roman" w:cs="Times New Roman"/>
          <w:lang w:val="es-CO"/>
        </w:rPr>
        <w:t xml:space="preserve"> </w:t>
      </w:r>
      <w:r w:rsidR="001758E6">
        <w:rPr>
          <w:rFonts w:ascii="Times New Roman" w:hAnsi="Times New Roman" w:cs="Times New Roman"/>
          <w:lang w:val="es-CO"/>
        </w:rPr>
        <w:t>entre nueve</w:t>
      </w:r>
      <w:r>
        <w:rPr>
          <w:rFonts w:ascii="Times New Roman" w:hAnsi="Times New Roman" w:cs="Times New Roman"/>
          <w:lang w:val="es-CO"/>
        </w:rPr>
        <w:t xml:space="preserve"> ya que si sumamos sus cifras el resultado que se obtiene es un múltiplo de 9, veamos: 5 + 4+ 7+ 2+ 9 = 27.  Puesto que 27 es múltiplo de 9. </w:t>
      </w:r>
    </w:p>
    <w:p w14:paraId="63D3D850" w14:textId="77777777" w:rsidR="0031265C" w:rsidRDefault="0031265C" w:rsidP="0031265C">
      <w:pPr>
        <w:pStyle w:val="Prrafodelista"/>
        <w:spacing w:after="0"/>
        <w:rPr>
          <w:rFonts w:ascii="Times New Roman" w:hAnsi="Times New Roman" w:cs="Times New Roman"/>
          <w:lang w:val="es-CO"/>
        </w:rPr>
      </w:pPr>
    </w:p>
    <w:p w14:paraId="393D8FD4" w14:textId="3C461E37" w:rsidR="009021F4" w:rsidRPr="009021F4" w:rsidRDefault="009021F4" w:rsidP="0031265C">
      <w:pPr>
        <w:pStyle w:val="Prrafodelista"/>
        <w:numPr>
          <w:ilvl w:val="0"/>
          <w:numId w:val="38"/>
        </w:numPr>
        <w:spacing w:after="0"/>
        <w:ind w:left="360"/>
        <w:rPr>
          <w:rFonts w:ascii="Times New Roman" w:hAnsi="Times New Roman" w:cs="Times New Roman"/>
          <w:lang w:val="es-CO"/>
        </w:rPr>
      </w:pPr>
      <w:r>
        <w:rPr>
          <w:rFonts w:ascii="Times New Roman" w:hAnsi="Times New Roman" w:cs="Times New Roman"/>
          <w:lang w:val="es-CO"/>
        </w:rPr>
        <w:lastRenderedPageBreak/>
        <w:t>3</w:t>
      </w:r>
      <w:r w:rsidR="00012C73">
        <w:rPr>
          <w:rFonts w:ascii="Times New Roman" w:hAnsi="Times New Roman" w:cs="Times New Roman"/>
          <w:lang w:val="es-CO"/>
        </w:rPr>
        <w:t xml:space="preserve"> </w:t>
      </w:r>
      <w:r>
        <w:rPr>
          <w:rFonts w:ascii="Times New Roman" w:hAnsi="Times New Roman" w:cs="Times New Roman"/>
          <w:lang w:val="es-CO"/>
        </w:rPr>
        <w:t xml:space="preserve">758 no es </w:t>
      </w:r>
      <w:r w:rsidR="001758E6">
        <w:rPr>
          <w:rFonts w:ascii="Times New Roman" w:hAnsi="Times New Roman" w:cs="Times New Roman"/>
          <w:lang w:val="es-CO"/>
        </w:rPr>
        <w:t>divisible entre nueve,</w:t>
      </w:r>
      <w:r>
        <w:rPr>
          <w:rFonts w:ascii="Times New Roman" w:hAnsi="Times New Roman" w:cs="Times New Roman"/>
          <w:lang w:val="es-CO"/>
        </w:rPr>
        <w:t xml:space="preserve"> ya que al sumar sus cifras nos da como resultado</w:t>
      </w:r>
      <w:r w:rsidR="008546C7">
        <w:rPr>
          <w:rFonts w:ascii="Times New Roman" w:hAnsi="Times New Roman" w:cs="Times New Roman"/>
          <w:lang w:val="es-CO"/>
        </w:rPr>
        <w:t xml:space="preserve">  (</w:t>
      </w:r>
      <w:r>
        <w:rPr>
          <w:rFonts w:ascii="Times New Roman" w:hAnsi="Times New Roman" w:cs="Times New Roman"/>
          <w:lang w:val="es-CO"/>
        </w:rPr>
        <w:t xml:space="preserve">3 + 7+5+8 = 23), un número que no es múltiplo de 9.  </w:t>
      </w:r>
    </w:p>
    <w:p w14:paraId="7B76CB22" w14:textId="77777777" w:rsidR="009746B0" w:rsidRPr="009746B0" w:rsidRDefault="009746B0" w:rsidP="009746B0">
      <w:pPr>
        <w:spacing w:after="0"/>
        <w:rPr>
          <w:rFonts w:ascii="Times New Roman" w:hAnsi="Times New Roman" w:cs="Times New Roman"/>
          <w:lang w:val="es-CO"/>
        </w:rPr>
      </w:pPr>
    </w:p>
    <w:p w14:paraId="511E4E00" w14:textId="77777777" w:rsidR="0031265C" w:rsidRDefault="0031265C" w:rsidP="0020710C">
      <w:pPr>
        <w:spacing w:after="0"/>
        <w:rPr>
          <w:rFonts w:ascii="Times" w:hAnsi="Times"/>
          <w:highlight w:val="yellow"/>
          <w:lang w:val="es-CO"/>
        </w:rPr>
      </w:pPr>
    </w:p>
    <w:p w14:paraId="167B558D" w14:textId="6548D4B2" w:rsidR="0020710C" w:rsidRDefault="0020710C" w:rsidP="0020710C">
      <w:pPr>
        <w:spacing w:after="0"/>
        <w:rPr>
          <w:rFonts w:ascii="Times" w:hAnsi="Times"/>
          <w:b/>
          <w:lang w:val="es-CO"/>
        </w:rPr>
      </w:pPr>
      <w:r w:rsidRPr="00FE2C60">
        <w:rPr>
          <w:rFonts w:ascii="Times" w:hAnsi="Times"/>
          <w:highlight w:val="yellow"/>
          <w:lang w:val="es-CO"/>
        </w:rPr>
        <w:t>[SECCIÓN 2]</w:t>
      </w:r>
      <w:r w:rsidRPr="00FE2C60">
        <w:rPr>
          <w:rFonts w:ascii="Times" w:hAnsi="Times"/>
          <w:lang w:val="es-CO"/>
        </w:rPr>
        <w:t xml:space="preserve"> </w:t>
      </w:r>
      <w:r w:rsidRPr="00FE2C60">
        <w:rPr>
          <w:rFonts w:ascii="Times" w:hAnsi="Times"/>
          <w:b/>
          <w:lang w:val="es-CO"/>
        </w:rPr>
        <w:t>3.</w:t>
      </w:r>
      <w:r>
        <w:rPr>
          <w:rFonts w:ascii="Times" w:hAnsi="Times"/>
          <w:b/>
          <w:lang w:val="es-CO"/>
        </w:rPr>
        <w:t>9 Divisibilidad entre 10</w:t>
      </w:r>
    </w:p>
    <w:p w14:paraId="6A8ADC3F" w14:textId="77777777" w:rsidR="00F046DF" w:rsidRDefault="00F046DF" w:rsidP="00AE1BC1">
      <w:pPr>
        <w:spacing w:after="0"/>
        <w:rPr>
          <w:rFonts w:ascii="Times New Roman" w:hAnsi="Times New Roman" w:cs="Times New Roman"/>
          <w:lang w:val="es-CO"/>
        </w:rPr>
      </w:pPr>
    </w:p>
    <w:p w14:paraId="148DCD3B" w14:textId="120536CA" w:rsidR="0020710C" w:rsidRDefault="0020710C" w:rsidP="00AE1BC1">
      <w:pPr>
        <w:spacing w:after="0"/>
        <w:rPr>
          <w:rFonts w:ascii="Times New Roman" w:hAnsi="Times New Roman"/>
          <w:shd w:val="clear" w:color="auto" w:fill="FFFFFF"/>
        </w:rPr>
      </w:pPr>
      <w:r>
        <w:rPr>
          <w:rFonts w:ascii="Times New Roman" w:hAnsi="Times New Roman"/>
          <w:shd w:val="clear" w:color="auto" w:fill="FFFFFF"/>
        </w:rPr>
        <w:t xml:space="preserve">Un número es divisible entre diez, si su última cidra es 0, es decir que dicho número debe terminar en 0. </w:t>
      </w:r>
    </w:p>
    <w:p w14:paraId="144FB2FB" w14:textId="77777777" w:rsidR="0020710C" w:rsidRPr="00A87FB1" w:rsidRDefault="0020710C" w:rsidP="0020710C">
      <w:pPr>
        <w:spacing w:after="0"/>
        <w:rPr>
          <w:rFonts w:ascii="Times New Roman" w:hAnsi="Times New Roman" w:cs="Times New Roman"/>
          <w:lang w:val="es-CO"/>
        </w:rPr>
      </w:pPr>
      <w:r w:rsidRPr="00A87FB1">
        <w:rPr>
          <w:rFonts w:ascii="Times New Roman" w:hAnsi="Times New Roman" w:cs="Times New Roman"/>
          <w:lang w:val="es-CO"/>
        </w:rPr>
        <w:t xml:space="preserve">Veamos los siguientes ejemplos: </w:t>
      </w:r>
    </w:p>
    <w:p w14:paraId="2255F5B1" w14:textId="77777777" w:rsidR="0020710C" w:rsidRDefault="0020710C" w:rsidP="00AE1BC1">
      <w:pPr>
        <w:spacing w:after="0"/>
        <w:rPr>
          <w:rFonts w:ascii="Times New Roman" w:hAnsi="Times New Roman" w:cs="Times New Roman"/>
          <w:lang w:val="es-CO"/>
        </w:rPr>
      </w:pPr>
    </w:p>
    <w:p w14:paraId="50920214" w14:textId="11EAD502" w:rsidR="0020710C" w:rsidRDefault="0020710C" w:rsidP="00184032">
      <w:pPr>
        <w:pStyle w:val="Prrafodelista"/>
        <w:numPr>
          <w:ilvl w:val="0"/>
          <w:numId w:val="38"/>
        </w:numPr>
        <w:spacing w:after="0"/>
        <w:ind w:left="360"/>
        <w:rPr>
          <w:rFonts w:ascii="Times New Roman" w:hAnsi="Times New Roman" w:cs="Times New Roman"/>
          <w:lang w:val="es-CO"/>
        </w:rPr>
      </w:pPr>
      <w:r>
        <w:rPr>
          <w:rFonts w:ascii="Times New Roman" w:hAnsi="Times New Roman" w:cs="Times New Roman"/>
          <w:lang w:val="es-CO"/>
        </w:rPr>
        <w:t>589</w:t>
      </w:r>
      <w:r w:rsidR="00385B89">
        <w:rPr>
          <w:rFonts w:ascii="Times New Roman" w:hAnsi="Times New Roman" w:cs="Times New Roman"/>
          <w:lang w:val="es-CO"/>
        </w:rPr>
        <w:t xml:space="preserve"> </w:t>
      </w:r>
      <w:r>
        <w:rPr>
          <w:rFonts w:ascii="Times New Roman" w:hAnsi="Times New Roman" w:cs="Times New Roman"/>
          <w:lang w:val="es-CO"/>
        </w:rPr>
        <w:t>300 es divisible entre 10 ya que su cifra de las unidades es cero.</w:t>
      </w:r>
    </w:p>
    <w:p w14:paraId="45AAB081" w14:textId="3A2A85A6" w:rsidR="0020710C" w:rsidRPr="0020710C" w:rsidRDefault="0020710C" w:rsidP="00184032">
      <w:pPr>
        <w:pStyle w:val="Prrafodelista"/>
        <w:numPr>
          <w:ilvl w:val="0"/>
          <w:numId w:val="38"/>
        </w:numPr>
        <w:spacing w:after="0"/>
        <w:ind w:left="360"/>
        <w:rPr>
          <w:rFonts w:ascii="Times New Roman" w:hAnsi="Times New Roman" w:cs="Times New Roman"/>
          <w:lang w:val="es-CO"/>
        </w:rPr>
      </w:pPr>
      <w:r>
        <w:rPr>
          <w:rFonts w:ascii="Times New Roman" w:hAnsi="Times New Roman" w:cs="Times New Roman"/>
          <w:lang w:val="es-CO"/>
        </w:rPr>
        <w:t>34</w:t>
      </w:r>
      <w:r w:rsidR="00385B89">
        <w:rPr>
          <w:rFonts w:ascii="Times New Roman" w:hAnsi="Times New Roman" w:cs="Times New Roman"/>
          <w:lang w:val="es-CO"/>
        </w:rPr>
        <w:t xml:space="preserve"> </w:t>
      </w:r>
      <w:r>
        <w:rPr>
          <w:rFonts w:ascii="Times New Roman" w:hAnsi="Times New Roman" w:cs="Times New Roman"/>
          <w:lang w:val="es-CO"/>
        </w:rPr>
        <w:t xml:space="preserve">509 no es divisible entre 10 ya que su última cifra es 9 y no 0. </w:t>
      </w:r>
    </w:p>
    <w:p w14:paraId="1F06FD18" w14:textId="77777777" w:rsidR="0020710C" w:rsidRPr="00F046DF" w:rsidRDefault="0020710C" w:rsidP="00AE1BC1">
      <w:pPr>
        <w:spacing w:after="0"/>
        <w:rPr>
          <w:rFonts w:ascii="Times New Roman" w:hAnsi="Times New Roman" w:cs="Times New Roman"/>
          <w:lang w:val="es-CO"/>
        </w:rPr>
      </w:pPr>
    </w:p>
    <w:p w14:paraId="057368DB" w14:textId="77777777" w:rsidR="00184032" w:rsidRDefault="00184032" w:rsidP="00B35639">
      <w:pPr>
        <w:spacing w:after="0"/>
        <w:rPr>
          <w:rFonts w:ascii="Times" w:hAnsi="Times"/>
          <w:highlight w:val="yellow"/>
          <w:lang w:val="es-CO"/>
        </w:rPr>
      </w:pPr>
    </w:p>
    <w:p w14:paraId="480C8BF9" w14:textId="52BDE73A" w:rsidR="00B35639" w:rsidRDefault="00B35639" w:rsidP="00B35639">
      <w:pPr>
        <w:spacing w:after="0"/>
        <w:rPr>
          <w:rFonts w:ascii="Times" w:hAnsi="Times"/>
          <w:b/>
          <w:lang w:val="es-CO"/>
        </w:rPr>
      </w:pPr>
      <w:r w:rsidRPr="00FE2C60">
        <w:rPr>
          <w:rFonts w:ascii="Times" w:hAnsi="Times"/>
          <w:highlight w:val="yellow"/>
          <w:lang w:val="es-CO"/>
        </w:rPr>
        <w:t>[SECCIÓN 2]</w:t>
      </w:r>
      <w:r w:rsidRPr="00FE2C60">
        <w:rPr>
          <w:rFonts w:ascii="Times" w:hAnsi="Times"/>
          <w:lang w:val="es-CO"/>
        </w:rPr>
        <w:t xml:space="preserve"> </w:t>
      </w:r>
      <w:r w:rsidRPr="00FE2C60">
        <w:rPr>
          <w:rFonts w:ascii="Times" w:hAnsi="Times"/>
          <w:b/>
          <w:lang w:val="es-CO"/>
        </w:rPr>
        <w:t>3.</w:t>
      </w:r>
      <w:r w:rsidR="0020710C">
        <w:rPr>
          <w:rFonts w:ascii="Times" w:hAnsi="Times"/>
          <w:b/>
          <w:lang w:val="es-CO"/>
        </w:rPr>
        <w:t>10</w:t>
      </w:r>
      <w:r>
        <w:rPr>
          <w:rFonts w:ascii="Times" w:hAnsi="Times"/>
          <w:b/>
          <w:lang w:val="es-CO"/>
        </w:rPr>
        <w:t xml:space="preserve"> Divisibilidad entre 11</w:t>
      </w:r>
    </w:p>
    <w:p w14:paraId="11D05F26" w14:textId="77777777" w:rsidR="00FE2C60" w:rsidRPr="00FE2C60" w:rsidRDefault="00FE2C60" w:rsidP="00AE1BC1">
      <w:pPr>
        <w:spacing w:after="0"/>
        <w:rPr>
          <w:rFonts w:ascii="Times" w:hAnsi="Times"/>
          <w:b/>
          <w:lang w:val="es-CO"/>
        </w:rPr>
      </w:pPr>
    </w:p>
    <w:p w14:paraId="6A2D93FF" w14:textId="3CCA0DC3" w:rsidR="00B35639" w:rsidRPr="00B35639" w:rsidRDefault="001758E6" w:rsidP="00B35639">
      <w:pPr>
        <w:pStyle w:val="NormalWeb"/>
        <w:shd w:val="clear" w:color="auto" w:fill="FFFFFF"/>
        <w:spacing w:before="2" w:after="2"/>
        <w:jc w:val="both"/>
        <w:rPr>
          <w:rFonts w:ascii="Times New Roman" w:hAnsi="Times New Roman"/>
          <w:sz w:val="24"/>
          <w:szCs w:val="24"/>
          <w:shd w:val="clear" w:color="auto" w:fill="FFFFFF"/>
        </w:rPr>
      </w:pPr>
      <w:r>
        <w:rPr>
          <w:rFonts w:ascii="Times New Roman" w:hAnsi="Times New Roman"/>
          <w:sz w:val="24"/>
          <w:szCs w:val="24"/>
          <w:shd w:val="clear" w:color="auto" w:fill="FFFFFF"/>
        </w:rPr>
        <w:t>Un número es divisible entre once</w:t>
      </w:r>
      <w:r w:rsidR="00B35639" w:rsidRPr="00B35639">
        <w:rPr>
          <w:rFonts w:ascii="Times New Roman" w:hAnsi="Times New Roman"/>
          <w:sz w:val="24"/>
          <w:szCs w:val="24"/>
          <w:shd w:val="clear" w:color="auto" w:fill="FFFFFF"/>
        </w:rPr>
        <w:t>, si la diferencia entre la suma de las cifras que ocupan los lugares pares y la de los impares es 0 o múltiplo de 11. Veamos el siguiente ejemplo:</w:t>
      </w:r>
    </w:p>
    <w:p w14:paraId="71939299" w14:textId="77777777" w:rsidR="00B35639" w:rsidRPr="00B35639" w:rsidRDefault="00B35639" w:rsidP="00B35639">
      <w:pPr>
        <w:pStyle w:val="NormalWeb"/>
        <w:shd w:val="clear" w:color="auto" w:fill="FFFFFF"/>
        <w:spacing w:before="2" w:after="2"/>
        <w:jc w:val="both"/>
        <w:rPr>
          <w:rFonts w:ascii="Times New Roman" w:hAnsi="Times New Roman"/>
          <w:sz w:val="24"/>
          <w:szCs w:val="24"/>
          <w:shd w:val="clear" w:color="auto" w:fill="FFFFFF"/>
        </w:rPr>
      </w:pPr>
    </w:p>
    <w:p w14:paraId="3602A19A" w14:textId="38A511B3" w:rsidR="00B35639" w:rsidRDefault="00B35639" w:rsidP="00184032">
      <w:pPr>
        <w:pStyle w:val="NormalWeb"/>
        <w:numPr>
          <w:ilvl w:val="0"/>
          <w:numId w:val="38"/>
        </w:numPr>
        <w:shd w:val="clear" w:color="auto" w:fill="FFFFFF"/>
        <w:spacing w:before="2" w:after="2"/>
        <w:ind w:left="360"/>
        <w:jc w:val="both"/>
        <w:rPr>
          <w:rFonts w:ascii="Times New Roman" w:hAnsi="Times New Roman"/>
          <w:sz w:val="24"/>
          <w:szCs w:val="24"/>
          <w:shd w:val="clear" w:color="auto" w:fill="FFFFFF"/>
        </w:rPr>
      </w:pPr>
      <w:r w:rsidRPr="00B35639">
        <w:rPr>
          <w:rFonts w:ascii="Times New Roman" w:hAnsi="Times New Roman"/>
          <w:sz w:val="24"/>
          <w:szCs w:val="24"/>
          <w:shd w:val="clear" w:color="auto" w:fill="FFFFFF"/>
        </w:rPr>
        <w:t>8</w:t>
      </w:r>
      <w:r w:rsidR="00362CFD">
        <w:rPr>
          <w:rFonts w:ascii="Times New Roman" w:hAnsi="Times New Roman"/>
          <w:sz w:val="24"/>
          <w:szCs w:val="24"/>
          <w:shd w:val="clear" w:color="auto" w:fill="FFFFFF"/>
        </w:rPr>
        <w:t xml:space="preserve"> </w:t>
      </w:r>
      <w:r w:rsidRPr="00B35639">
        <w:rPr>
          <w:rFonts w:ascii="Times New Roman" w:hAnsi="Times New Roman"/>
          <w:sz w:val="24"/>
          <w:szCs w:val="24"/>
          <w:shd w:val="clear" w:color="auto" w:fill="FFFFFF"/>
        </w:rPr>
        <w:t xml:space="preserve">679 es múltiplo de 11, ya que al sumar las cifras pares es decir 8 y 7, da como resultado 15; y al sumar las cifras impares 6 y 9, da como resultado 15 y luego al restar los resultados de las anteriores sumas da como resultado 0, el cual es uno de los criterios para ser divisible entre 11. </w:t>
      </w:r>
      <w:r>
        <w:rPr>
          <w:rFonts w:ascii="Times New Roman" w:hAnsi="Times New Roman"/>
          <w:sz w:val="24"/>
          <w:szCs w:val="24"/>
          <w:shd w:val="clear" w:color="auto" w:fill="FFFFFF"/>
        </w:rPr>
        <w:t xml:space="preserve">Observa las operaciones indicadas: </w:t>
      </w:r>
    </w:p>
    <w:p w14:paraId="4937EA21" w14:textId="77777777" w:rsidR="00B35639" w:rsidRPr="00B35639" w:rsidRDefault="00B35639" w:rsidP="00B35639">
      <w:pPr>
        <w:pStyle w:val="NormalWeb"/>
        <w:shd w:val="clear" w:color="auto" w:fill="FFFFFF"/>
        <w:spacing w:before="2" w:after="2"/>
        <w:ind w:left="720"/>
        <w:jc w:val="both"/>
        <w:rPr>
          <w:rFonts w:ascii="Times New Roman" w:hAnsi="Times New Roman"/>
          <w:sz w:val="24"/>
          <w:szCs w:val="24"/>
          <w:shd w:val="clear" w:color="auto" w:fill="FFFFFF"/>
        </w:rPr>
      </w:pPr>
    </w:p>
    <w:p w14:paraId="576A2A15" w14:textId="7B961F33" w:rsidR="00B35639" w:rsidRPr="00B35639" w:rsidRDefault="00B35639" w:rsidP="00B35639">
      <w:pPr>
        <w:pStyle w:val="NormalWeb"/>
        <w:shd w:val="clear" w:color="auto" w:fill="FFFFFF"/>
        <w:spacing w:before="2" w:after="2"/>
        <w:ind w:left="720"/>
        <w:jc w:val="center"/>
        <w:rPr>
          <w:rFonts w:ascii="Times New Roman" w:hAnsi="Times New Roman"/>
          <w:sz w:val="24"/>
          <w:szCs w:val="24"/>
          <w:shd w:val="clear" w:color="auto" w:fill="FFFFFF"/>
        </w:rPr>
      </w:pPr>
      <w:r w:rsidRPr="00B35639">
        <w:rPr>
          <w:rFonts w:ascii="Times New Roman" w:hAnsi="Times New Roman"/>
          <w:sz w:val="24"/>
          <w:szCs w:val="24"/>
          <w:shd w:val="clear" w:color="auto" w:fill="FFFFFF"/>
        </w:rPr>
        <w:t>(8+7) – (6+9) = 15 - 15 = 0</w:t>
      </w:r>
    </w:p>
    <w:p w14:paraId="4E00D80C" w14:textId="77777777" w:rsidR="00FE2C60" w:rsidRDefault="00FE2C60" w:rsidP="00AE1BC1">
      <w:pPr>
        <w:spacing w:after="0"/>
        <w:rPr>
          <w:rFonts w:ascii="Times" w:hAnsi="Times"/>
          <w:b/>
          <w:lang w:val="en-US"/>
        </w:rPr>
      </w:pPr>
    </w:p>
    <w:tbl>
      <w:tblPr>
        <w:tblStyle w:val="Tablaconcuadrcula"/>
        <w:tblW w:w="0" w:type="auto"/>
        <w:tblLook w:val="04A0" w:firstRow="1" w:lastRow="0" w:firstColumn="1" w:lastColumn="0" w:noHBand="0" w:noVBand="1"/>
      </w:tblPr>
      <w:tblGrid>
        <w:gridCol w:w="2466"/>
        <w:gridCol w:w="6362"/>
      </w:tblGrid>
      <w:tr w:rsidR="00AE6480" w:rsidRPr="005D1738" w14:paraId="27DF5F2D" w14:textId="77777777" w:rsidTr="00377466">
        <w:tc>
          <w:tcPr>
            <w:tcW w:w="9033" w:type="dxa"/>
            <w:gridSpan w:val="2"/>
            <w:shd w:val="clear" w:color="auto" w:fill="000000" w:themeFill="text1"/>
          </w:tcPr>
          <w:p w14:paraId="2E6305B9" w14:textId="77777777" w:rsidR="00AE6480" w:rsidRPr="005D1738" w:rsidRDefault="00AE6480" w:rsidP="003774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E6480" w14:paraId="533732A7" w14:textId="77777777" w:rsidTr="00377466">
        <w:tc>
          <w:tcPr>
            <w:tcW w:w="2518" w:type="dxa"/>
          </w:tcPr>
          <w:p w14:paraId="3F531A70" w14:textId="77777777" w:rsidR="00AE6480" w:rsidRPr="00053744" w:rsidRDefault="00AE6480"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22A1366" w14:textId="4D64BE7D" w:rsidR="00AE6480" w:rsidRPr="00053744" w:rsidRDefault="004859C1" w:rsidP="004859C1">
            <w:pPr>
              <w:rPr>
                <w:rFonts w:ascii="Times New Roman" w:hAnsi="Times New Roman" w:cs="Times New Roman"/>
                <w:b/>
                <w:color w:val="000000"/>
                <w:sz w:val="18"/>
                <w:szCs w:val="18"/>
              </w:rPr>
            </w:pPr>
            <w:r>
              <w:rPr>
                <w:rFonts w:ascii="Times New Roman" w:hAnsi="Times New Roman" w:cs="Times New Roman"/>
                <w:color w:val="000000"/>
              </w:rPr>
              <w:t xml:space="preserve">MA_06_04_CO_REC80 </w:t>
            </w:r>
          </w:p>
        </w:tc>
      </w:tr>
      <w:tr w:rsidR="00AE6480" w14:paraId="4A2B2D45" w14:textId="77777777" w:rsidTr="00377466">
        <w:tc>
          <w:tcPr>
            <w:tcW w:w="2518" w:type="dxa"/>
          </w:tcPr>
          <w:p w14:paraId="079F2197" w14:textId="77777777" w:rsidR="00AE6480" w:rsidRDefault="00AE6480" w:rsidP="0037746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ED84710" w14:textId="31E3E648" w:rsidR="00AE6480" w:rsidRDefault="001E05D1" w:rsidP="00377466">
            <w:pPr>
              <w:rPr>
                <w:rFonts w:ascii="Times New Roman" w:hAnsi="Times New Roman" w:cs="Times New Roman"/>
                <w:color w:val="000000"/>
              </w:rPr>
            </w:pPr>
            <w:r>
              <w:rPr>
                <w:rFonts w:ascii="Times New Roman" w:hAnsi="Times New Roman" w:cs="Times New Roman"/>
                <w:color w:val="000000"/>
              </w:rPr>
              <w:t xml:space="preserve">Relaciona criterios de divisibilidad </w:t>
            </w:r>
          </w:p>
        </w:tc>
      </w:tr>
      <w:tr w:rsidR="00AE6480" w14:paraId="66FB106E" w14:textId="77777777" w:rsidTr="00377466">
        <w:tc>
          <w:tcPr>
            <w:tcW w:w="2518" w:type="dxa"/>
          </w:tcPr>
          <w:p w14:paraId="75747EAA" w14:textId="77777777" w:rsidR="00AE6480" w:rsidRDefault="00AE6480" w:rsidP="003774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2C2E5B" w14:textId="503F927F" w:rsidR="00AE6480" w:rsidRDefault="001E05D1" w:rsidP="00377466">
            <w:pPr>
              <w:rPr>
                <w:rFonts w:ascii="Times New Roman" w:hAnsi="Times New Roman" w:cs="Times New Roman"/>
                <w:color w:val="000000"/>
              </w:rPr>
            </w:pPr>
            <w:r>
              <w:rPr>
                <w:rFonts w:ascii="Times New Roman" w:hAnsi="Times New Roman" w:cs="Times New Roman"/>
                <w:color w:val="000000"/>
              </w:rPr>
              <w:t xml:space="preserve">En esta actividad el estudiante podrá relacionar los criterios de divisibilidad con los números a los cuales les corresponde.  </w:t>
            </w:r>
          </w:p>
        </w:tc>
      </w:tr>
    </w:tbl>
    <w:p w14:paraId="74750443" w14:textId="77777777" w:rsidR="00AE6480" w:rsidRPr="001E05D1" w:rsidRDefault="00AE6480" w:rsidP="00AE1BC1">
      <w:pPr>
        <w:spacing w:after="0"/>
        <w:rPr>
          <w:rFonts w:ascii="Times" w:hAnsi="Times"/>
          <w:b/>
          <w:lang w:val="es-CO"/>
        </w:rPr>
      </w:pPr>
    </w:p>
    <w:p w14:paraId="4831825D" w14:textId="77777777" w:rsidR="00AE6480" w:rsidRPr="001E05D1" w:rsidRDefault="00AE6480" w:rsidP="00AE1BC1">
      <w:pPr>
        <w:spacing w:after="0"/>
        <w:rPr>
          <w:rFonts w:ascii="Times" w:hAnsi="Times"/>
          <w:b/>
          <w:lang w:val="es-CO"/>
        </w:rPr>
      </w:pPr>
    </w:p>
    <w:p w14:paraId="4C9373B3" w14:textId="34367279"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sidR="00FE2C60">
        <w:rPr>
          <w:rFonts w:ascii="Times" w:hAnsi="Times"/>
          <w:b/>
        </w:rPr>
        <w:t>3.2</w:t>
      </w:r>
      <w:r>
        <w:rPr>
          <w:rFonts w:ascii="Times" w:hAnsi="Times"/>
          <w:b/>
        </w:rPr>
        <w:t xml:space="preserve"> Consolidación </w:t>
      </w:r>
    </w:p>
    <w:p w14:paraId="10660A2F" w14:textId="77777777" w:rsidR="007A5843" w:rsidRDefault="007A5843" w:rsidP="00B339E1">
      <w:pPr>
        <w:spacing w:after="0"/>
        <w:rPr>
          <w:rFonts w:ascii="Times" w:hAnsi="Times"/>
          <w:lang w:val="es-CO"/>
        </w:rPr>
      </w:pPr>
    </w:p>
    <w:p w14:paraId="2847445A" w14:textId="77777777" w:rsidR="00B339E1" w:rsidRPr="00923654" w:rsidRDefault="00B339E1" w:rsidP="00B339E1">
      <w:pPr>
        <w:spacing w:after="0"/>
        <w:rPr>
          <w:rFonts w:ascii="Times" w:hAnsi="Times"/>
          <w:lang w:val="es-CO"/>
        </w:rPr>
      </w:pPr>
      <w:r w:rsidRPr="00923654">
        <w:rPr>
          <w:rFonts w:ascii="Times" w:hAnsi="Times"/>
          <w:lang w:val="es-CO"/>
        </w:rPr>
        <w:t>Refuerza tu aprendizaje con la siguiente práctica.</w:t>
      </w:r>
    </w:p>
    <w:p w14:paraId="7E4B4CE2" w14:textId="77777777" w:rsidR="002B282A" w:rsidRPr="00B339E1" w:rsidRDefault="002B282A" w:rsidP="00AE1BC1">
      <w:pPr>
        <w:spacing w:after="0"/>
        <w:rPr>
          <w:rFonts w:ascii="Times" w:hAnsi="Times"/>
          <w:b/>
          <w:lang w:val="es-CO"/>
        </w:rPr>
      </w:pPr>
    </w:p>
    <w:p w14:paraId="7FF9ABF8" w14:textId="77777777" w:rsidR="00B339E1" w:rsidRDefault="00B339E1" w:rsidP="00AE1BC1">
      <w:pPr>
        <w:spacing w:after="0"/>
        <w:rPr>
          <w:rFonts w:ascii="Times" w:hAnsi="Times"/>
          <w:b/>
        </w:rPr>
      </w:pPr>
    </w:p>
    <w:tbl>
      <w:tblPr>
        <w:tblStyle w:val="Tablaconcuadrcula"/>
        <w:tblW w:w="0" w:type="auto"/>
        <w:tblLook w:val="04A0" w:firstRow="1" w:lastRow="0" w:firstColumn="1" w:lastColumn="0" w:noHBand="0" w:noVBand="1"/>
      </w:tblPr>
      <w:tblGrid>
        <w:gridCol w:w="2466"/>
        <w:gridCol w:w="6362"/>
      </w:tblGrid>
      <w:tr w:rsidR="00FE33B0" w:rsidRPr="005D1738" w14:paraId="66812196" w14:textId="77777777" w:rsidTr="00377466">
        <w:tc>
          <w:tcPr>
            <w:tcW w:w="9033" w:type="dxa"/>
            <w:gridSpan w:val="2"/>
            <w:shd w:val="clear" w:color="auto" w:fill="000000" w:themeFill="text1"/>
          </w:tcPr>
          <w:p w14:paraId="31034BD6" w14:textId="77777777" w:rsidR="00FE33B0" w:rsidRPr="005D1738" w:rsidRDefault="00FE33B0" w:rsidP="003774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E33B0" w14:paraId="4900E02E" w14:textId="77777777" w:rsidTr="00377466">
        <w:tc>
          <w:tcPr>
            <w:tcW w:w="2518" w:type="dxa"/>
          </w:tcPr>
          <w:p w14:paraId="02F27753" w14:textId="77777777" w:rsidR="00FE33B0" w:rsidRPr="00053744" w:rsidRDefault="00FE33B0"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AD859FC" w14:textId="6D727078" w:rsidR="00FE33B0" w:rsidRPr="00053744" w:rsidRDefault="004859C1" w:rsidP="004859C1">
            <w:pPr>
              <w:rPr>
                <w:rFonts w:ascii="Times New Roman" w:hAnsi="Times New Roman" w:cs="Times New Roman"/>
                <w:b/>
                <w:color w:val="000000"/>
                <w:sz w:val="18"/>
                <w:szCs w:val="18"/>
              </w:rPr>
            </w:pPr>
            <w:r>
              <w:rPr>
                <w:rFonts w:ascii="Times New Roman" w:hAnsi="Times New Roman" w:cs="Times New Roman"/>
                <w:color w:val="000000"/>
              </w:rPr>
              <w:t xml:space="preserve">MA_06_04_CO_REC90 </w:t>
            </w:r>
          </w:p>
        </w:tc>
      </w:tr>
      <w:tr w:rsidR="00FE33B0" w14:paraId="09292AB3" w14:textId="77777777" w:rsidTr="00377466">
        <w:tc>
          <w:tcPr>
            <w:tcW w:w="2518" w:type="dxa"/>
          </w:tcPr>
          <w:p w14:paraId="41A52811" w14:textId="77777777" w:rsidR="00FE33B0" w:rsidRDefault="00FE33B0" w:rsidP="0037746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7FEE878" w14:textId="61E36319" w:rsidR="00FE33B0" w:rsidRDefault="00F916BC" w:rsidP="00377466">
            <w:pPr>
              <w:rPr>
                <w:rFonts w:ascii="Times New Roman" w:hAnsi="Times New Roman" w:cs="Times New Roman"/>
                <w:color w:val="000000"/>
              </w:rPr>
            </w:pPr>
            <w:r>
              <w:rPr>
                <w:rFonts w:ascii="Times New Roman" w:hAnsi="Times New Roman" w:cs="Times New Roman"/>
                <w:color w:val="000000"/>
              </w:rPr>
              <w:t>Criterios de divisibilidad</w:t>
            </w:r>
          </w:p>
        </w:tc>
      </w:tr>
      <w:tr w:rsidR="00FE33B0" w14:paraId="6139FAA8" w14:textId="77777777" w:rsidTr="00377466">
        <w:tc>
          <w:tcPr>
            <w:tcW w:w="2518" w:type="dxa"/>
          </w:tcPr>
          <w:p w14:paraId="0B57C61C" w14:textId="77777777" w:rsidR="00FE33B0" w:rsidRDefault="00FE33B0" w:rsidP="003774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157D2AC" w14:textId="6E1AB6D8" w:rsidR="00FE33B0" w:rsidRDefault="00F916BC" w:rsidP="00377466">
            <w:pPr>
              <w:rPr>
                <w:rFonts w:ascii="Times New Roman" w:hAnsi="Times New Roman" w:cs="Times New Roman"/>
                <w:color w:val="000000"/>
              </w:rPr>
            </w:pPr>
            <w:r>
              <w:rPr>
                <w:rFonts w:ascii="Times New Roman" w:hAnsi="Times New Roman" w:cs="Times New Roman"/>
                <w:color w:val="000000"/>
              </w:rPr>
              <w:t>Recurso de tipo expositivo que permite al estudiante repasar los criterios de divisibilidad</w:t>
            </w:r>
          </w:p>
        </w:tc>
      </w:tr>
    </w:tbl>
    <w:p w14:paraId="25BB6171" w14:textId="77777777" w:rsidR="00FE33B0" w:rsidRDefault="00FE33B0" w:rsidP="00AE1BC1">
      <w:pPr>
        <w:spacing w:after="0"/>
        <w:rPr>
          <w:rFonts w:ascii="Times" w:hAnsi="Times"/>
          <w:b/>
        </w:rPr>
      </w:pPr>
    </w:p>
    <w:p w14:paraId="51FEC9D1" w14:textId="77777777" w:rsidR="00184032" w:rsidRDefault="00184032" w:rsidP="00AE1BC1">
      <w:pPr>
        <w:spacing w:after="0"/>
        <w:rPr>
          <w:rFonts w:ascii="Times" w:hAnsi="Times"/>
          <w:highlight w:val="yellow"/>
          <w:lang w:val="es-CO"/>
        </w:rPr>
      </w:pPr>
    </w:p>
    <w:p w14:paraId="35A16A71" w14:textId="77777777" w:rsidR="007A5843" w:rsidRDefault="007A5843" w:rsidP="00AE1BC1">
      <w:pPr>
        <w:spacing w:after="0"/>
        <w:rPr>
          <w:rFonts w:ascii="Times" w:hAnsi="Times"/>
          <w:highlight w:val="yellow"/>
          <w:lang w:val="es-CO"/>
        </w:rPr>
      </w:pPr>
    </w:p>
    <w:p w14:paraId="0C7D41D4" w14:textId="77777777" w:rsidR="007A5843" w:rsidRDefault="007A5843" w:rsidP="00AE1BC1">
      <w:pPr>
        <w:spacing w:after="0"/>
        <w:rPr>
          <w:rFonts w:ascii="Times" w:hAnsi="Times"/>
          <w:highlight w:val="yellow"/>
          <w:lang w:val="es-CO"/>
        </w:rPr>
      </w:pPr>
    </w:p>
    <w:p w14:paraId="29D16D6B" w14:textId="197B55D4" w:rsidR="002B282A" w:rsidRPr="002B282A" w:rsidRDefault="002B282A" w:rsidP="00AE1BC1">
      <w:pPr>
        <w:spacing w:after="0"/>
        <w:rPr>
          <w:rFonts w:ascii="Times" w:hAnsi="Times"/>
          <w:b/>
          <w:lang w:val="es-CO"/>
        </w:rPr>
      </w:pPr>
      <w:r w:rsidRPr="002B282A">
        <w:rPr>
          <w:rFonts w:ascii="Times" w:hAnsi="Times"/>
          <w:highlight w:val="yellow"/>
          <w:lang w:val="es-CO"/>
        </w:rPr>
        <w:lastRenderedPageBreak/>
        <w:t>[SECCIÓN 1]</w:t>
      </w:r>
      <w:r w:rsidRPr="002B282A">
        <w:rPr>
          <w:rFonts w:ascii="Times" w:hAnsi="Times"/>
          <w:lang w:val="es-CO"/>
        </w:rPr>
        <w:t xml:space="preserve"> </w:t>
      </w:r>
      <w:r w:rsidRPr="002B282A">
        <w:rPr>
          <w:rFonts w:ascii="Times" w:hAnsi="Times"/>
          <w:b/>
          <w:lang w:val="es-CO"/>
        </w:rPr>
        <w:t xml:space="preserve">4. </w:t>
      </w:r>
      <w:r w:rsidR="00872797" w:rsidRPr="002B282A">
        <w:rPr>
          <w:rFonts w:ascii="Times" w:hAnsi="Times"/>
          <w:b/>
          <w:lang w:val="es-CO"/>
        </w:rPr>
        <w:t>Números</w:t>
      </w:r>
      <w:r w:rsidRPr="002B282A">
        <w:rPr>
          <w:rFonts w:ascii="Times" w:hAnsi="Times"/>
          <w:b/>
          <w:lang w:val="es-CO"/>
        </w:rPr>
        <w:t xml:space="preserve"> primos y números compuestos </w:t>
      </w:r>
    </w:p>
    <w:p w14:paraId="53873769" w14:textId="77777777" w:rsidR="002B282A" w:rsidRDefault="002B282A" w:rsidP="00AE1BC1">
      <w:pPr>
        <w:spacing w:after="0"/>
        <w:rPr>
          <w:rFonts w:ascii="Times" w:hAnsi="Times"/>
          <w:b/>
          <w:lang w:val="es-CO"/>
        </w:rPr>
      </w:pPr>
    </w:p>
    <w:p w14:paraId="258F0EB3" w14:textId="2A2E41C6" w:rsidR="006F1CB6" w:rsidRPr="006F1CB6" w:rsidRDefault="006F1CB6" w:rsidP="006F1CB6">
      <w:pPr>
        <w:spacing w:after="0"/>
        <w:jc w:val="both"/>
        <w:rPr>
          <w:rFonts w:ascii="Times New Roman" w:hAnsi="Times New Roman" w:cs="Times New Roman"/>
          <w:lang w:val="es-CO"/>
        </w:rPr>
      </w:pPr>
      <w:r w:rsidRPr="006F1CB6">
        <w:rPr>
          <w:rFonts w:ascii="Times New Roman" w:hAnsi="Times New Roman" w:cs="Times New Roman"/>
          <w:lang w:val="es-CO"/>
        </w:rPr>
        <w:t>Los números naturales también se pueden clasificar en números compuestos y números primos, en la siguiente sección encontrarás la diferencia.</w:t>
      </w:r>
      <w:r w:rsidR="00BC222F">
        <w:rPr>
          <w:rFonts w:ascii="Times New Roman" w:hAnsi="Times New Roman" w:cs="Times New Roman"/>
          <w:lang w:val="es-CO"/>
        </w:rPr>
        <w:t xml:space="preserve"> </w:t>
      </w:r>
    </w:p>
    <w:p w14:paraId="4F2C9472" w14:textId="77777777" w:rsidR="006F2FFE" w:rsidRDefault="006F2FFE" w:rsidP="00AE1BC1">
      <w:pPr>
        <w:spacing w:after="0"/>
        <w:rPr>
          <w:rFonts w:ascii="Times" w:hAnsi="Times"/>
          <w:highlight w:val="yellow"/>
        </w:rPr>
      </w:pPr>
    </w:p>
    <w:p w14:paraId="7C47C77B" w14:textId="77777777" w:rsidR="006F2FFE" w:rsidRDefault="006F2FFE" w:rsidP="00AE1BC1">
      <w:pPr>
        <w:spacing w:after="0"/>
        <w:rPr>
          <w:rFonts w:ascii="Times" w:hAnsi="Times"/>
          <w:highlight w:val="yellow"/>
        </w:rPr>
      </w:pPr>
    </w:p>
    <w:p w14:paraId="264F5003" w14:textId="36D32A0B"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4.1 </w:t>
      </w:r>
      <w:r w:rsidR="00872797">
        <w:rPr>
          <w:rFonts w:ascii="Times" w:hAnsi="Times"/>
          <w:b/>
        </w:rPr>
        <w:t>Números</w:t>
      </w:r>
      <w:r>
        <w:rPr>
          <w:rFonts w:ascii="Times" w:hAnsi="Times"/>
          <w:b/>
        </w:rPr>
        <w:t xml:space="preserve"> primos</w:t>
      </w:r>
    </w:p>
    <w:p w14:paraId="526FFB34" w14:textId="77777777" w:rsidR="002B282A" w:rsidRDefault="002B282A" w:rsidP="00AE1BC1">
      <w:pPr>
        <w:spacing w:after="0"/>
        <w:rPr>
          <w:rFonts w:ascii="Times" w:hAnsi="Times"/>
          <w:b/>
        </w:rPr>
      </w:pPr>
    </w:p>
    <w:p w14:paraId="78B56365" w14:textId="55B9AAC7" w:rsidR="00826E24" w:rsidRDefault="00B13EC4" w:rsidP="00826E24">
      <w:pPr>
        <w:spacing w:after="0"/>
        <w:rPr>
          <w:rFonts w:ascii="Times New Roman" w:hAnsi="Times New Roman" w:cs="Times New Roman"/>
        </w:rPr>
      </w:pPr>
      <w:r>
        <w:rPr>
          <w:rFonts w:ascii="Times New Roman" w:hAnsi="Times New Roman" w:cs="Times New Roman"/>
        </w:rPr>
        <w:t xml:space="preserve">Un número natural se denomina primo si tiene, exactamente, dos divisores diferentes, el 1 y él mismo. Si un número no puede escribirse como producto de números naturales menores, se dice que es primo. </w:t>
      </w:r>
    </w:p>
    <w:p w14:paraId="4ED97C11" w14:textId="77777777" w:rsidR="00826E24" w:rsidRDefault="00826E24" w:rsidP="00826E24">
      <w:pPr>
        <w:spacing w:after="0"/>
        <w:rPr>
          <w:rFonts w:ascii="Times New Roman" w:hAnsi="Times New Roman" w:cs="Times New Roman"/>
        </w:rPr>
      </w:pPr>
    </w:p>
    <w:p w14:paraId="087987F9" w14:textId="45481D4C" w:rsidR="00826E24" w:rsidRDefault="00826E24" w:rsidP="00826E24">
      <w:pPr>
        <w:spacing w:after="0"/>
        <w:rPr>
          <w:rFonts w:ascii="Times New Roman" w:hAnsi="Times New Roman" w:cs="Times New Roman"/>
        </w:rPr>
      </w:pPr>
      <w:r>
        <w:rPr>
          <w:rFonts w:ascii="Times New Roman" w:hAnsi="Times New Roman" w:cs="Times New Roman"/>
        </w:rPr>
        <w:t>Por ejemplo:</w:t>
      </w:r>
    </w:p>
    <w:tbl>
      <w:tblPr>
        <w:tblStyle w:val="Tablaconcuadrcula"/>
        <w:tblW w:w="0" w:type="auto"/>
        <w:tblLook w:val="04A0" w:firstRow="1" w:lastRow="0" w:firstColumn="1" w:lastColumn="0" w:noHBand="0" w:noVBand="1"/>
      </w:tblPr>
      <w:tblGrid>
        <w:gridCol w:w="2363"/>
        <w:gridCol w:w="6465"/>
      </w:tblGrid>
      <w:tr w:rsidR="00E17B1D" w:rsidRPr="005D1738" w14:paraId="17245EFB" w14:textId="77777777" w:rsidTr="00963320">
        <w:trPr>
          <w:ins w:id="141" w:author="Diana Margarita Gonzalez Martinez" w:date="2015-05-18T22:23:00Z"/>
        </w:trPr>
        <w:tc>
          <w:tcPr>
            <w:tcW w:w="9033" w:type="dxa"/>
            <w:gridSpan w:val="2"/>
            <w:shd w:val="clear" w:color="auto" w:fill="0D0D0D" w:themeFill="text1" w:themeFillTint="F2"/>
          </w:tcPr>
          <w:p w14:paraId="360FCC7B" w14:textId="77777777" w:rsidR="00E17B1D" w:rsidRPr="005D1738" w:rsidRDefault="00E17B1D" w:rsidP="00963320">
            <w:pPr>
              <w:jc w:val="center"/>
              <w:rPr>
                <w:ins w:id="142" w:author="Diana Margarita Gonzalez Martinez" w:date="2015-05-18T22:23:00Z"/>
                <w:rFonts w:ascii="Times New Roman" w:hAnsi="Times New Roman" w:cs="Times New Roman"/>
                <w:b/>
                <w:color w:val="FFFFFF" w:themeColor="background1"/>
              </w:rPr>
            </w:pPr>
            <w:ins w:id="143" w:author="Diana Margarita Gonzalez Martinez" w:date="2015-05-18T22:23:00Z">
              <w:r w:rsidRPr="005D1738">
                <w:rPr>
                  <w:rFonts w:ascii="Times New Roman" w:hAnsi="Times New Roman" w:cs="Times New Roman"/>
                  <w:b/>
                  <w:color w:val="FFFFFF" w:themeColor="background1"/>
                </w:rPr>
                <w:t>Imagen (fotografía, gráfica o ilustración)</w:t>
              </w:r>
            </w:ins>
          </w:p>
        </w:tc>
      </w:tr>
      <w:tr w:rsidR="00E17B1D" w14:paraId="66CEB336" w14:textId="77777777" w:rsidTr="00963320">
        <w:trPr>
          <w:ins w:id="144" w:author="Diana Margarita Gonzalez Martinez" w:date="2015-05-18T22:23:00Z"/>
        </w:trPr>
        <w:tc>
          <w:tcPr>
            <w:tcW w:w="2518" w:type="dxa"/>
          </w:tcPr>
          <w:p w14:paraId="695C83EB" w14:textId="77777777" w:rsidR="00E17B1D" w:rsidRPr="00053744" w:rsidRDefault="00E17B1D" w:rsidP="00963320">
            <w:pPr>
              <w:rPr>
                <w:ins w:id="145" w:author="Diana Margarita Gonzalez Martinez" w:date="2015-05-18T22:23:00Z"/>
                <w:rFonts w:ascii="Times New Roman" w:hAnsi="Times New Roman" w:cs="Times New Roman"/>
                <w:b/>
                <w:color w:val="000000"/>
                <w:sz w:val="18"/>
                <w:szCs w:val="18"/>
              </w:rPr>
            </w:pPr>
            <w:ins w:id="146" w:author="Diana Margarita Gonzalez Martinez" w:date="2015-05-18T22:23:00Z">
              <w:r>
                <w:rPr>
                  <w:rFonts w:ascii="Times New Roman" w:hAnsi="Times New Roman" w:cs="Times New Roman"/>
                  <w:b/>
                  <w:color w:val="000000"/>
                  <w:sz w:val="18"/>
                  <w:szCs w:val="18"/>
                </w:rPr>
                <w:t>Código</w:t>
              </w:r>
            </w:ins>
          </w:p>
        </w:tc>
        <w:tc>
          <w:tcPr>
            <w:tcW w:w="6515" w:type="dxa"/>
          </w:tcPr>
          <w:p w14:paraId="1D3DCC2E" w14:textId="47210B01" w:rsidR="00E17B1D" w:rsidRPr="00053744" w:rsidRDefault="00E17B1D" w:rsidP="00963320">
            <w:pPr>
              <w:rPr>
                <w:ins w:id="147" w:author="Diana Margarita Gonzalez Martinez" w:date="2015-05-18T22:23:00Z"/>
                <w:rFonts w:ascii="Times New Roman" w:hAnsi="Times New Roman" w:cs="Times New Roman"/>
                <w:b/>
                <w:color w:val="000000"/>
                <w:sz w:val="18"/>
                <w:szCs w:val="18"/>
              </w:rPr>
            </w:pPr>
            <w:ins w:id="148" w:author="Diana Margarita Gonzalez Martinez" w:date="2015-05-18T22:23:00Z">
              <w:r>
                <w:rPr>
                  <w:rFonts w:ascii="Times New Roman" w:hAnsi="Times New Roman" w:cs="Times New Roman"/>
                  <w:color w:val="000000"/>
                </w:rPr>
                <w:t>MA_06_04_CO_</w:t>
              </w:r>
              <w:r w:rsidR="00427320">
                <w:rPr>
                  <w:rFonts w:ascii="Times New Roman" w:hAnsi="Times New Roman" w:cs="Times New Roman"/>
                  <w:color w:val="000000"/>
                </w:rPr>
                <w:t>IMG09</w:t>
              </w:r>
            </w:ins>
          </w:p>
        </w:tc>
      </w:tr>
      <w:tr w:rsidR="00E17B1D" w14:paraId="6DAC2DE6" w14:textId="77777777" w:rsidTr="00963320">
        <w:trPr>
          <w:ins w:id="149" w:author="Diana Margarita Gonzalez Martinez" w:date="2015-05-18T22:23:00Z"/>
        </w:trPr>
        <w:tc>
          <w:tcPr>
            <w:tcW w:w="2518" w:type="dxa"/>
          </w:tcPr>
          <w:p w14:paraId="22BE08CB" w14:textId="77777777" w:rsidR="00E17B1D" w:rsidRDefault="00E17B1D" w:rsidP="00963320">
            <w:pPr>
              <w:rPr>
                <w:ins w:id="150" w:author="Diana Margarita Gonzalez Martinez" w:date="2015-05-18T22:23:00Z"/>
                <w:rFonts w:ascii="Times New Roman" w:hAnsi="Times New Roman" w:cs="Times New Roman"/>
                <w:color w:val="000000"/>
              </w:rPr>
            </w:pPr>
            <w:ins w:id="151" w:author="Diana Margarita Gonzalez Martinez" w:date="2015-05-18T22:23:00Z">
              <w:r w:rsidRPr="00053744">
                <w:rPr>
                  <w:rFonts w:ascii="Times New Roman" w:hAnsi="Times New Roman" w:cs="Times New Roman"/>
                  <w:b/>
                  <w:color w:val="000000"/>
                  <w:sz w:val="18"/>
                  <w:szCs w:val="18"/>
                </w:rPr>
                <w:t>Descripción</w:t>
              </w:r>
            </w:ins>
          </w:p>
        </w:tc>
        <w:tc>
          <w:tcPr>
            <w:tcW w:w="6515" w:type="dxa"/>
          </w:tcPr>
          <w:p w14:paraId="6F6415FB" w14:textId="77777777" w:rsidR="00E17B1D" w:rsidRDefault="00E17B1D" w:rsidP="00963320">
            <w:pPr>
              <w:rPr>
                <w:ins w:id="152" w:author="Diana Margarita Gonzalez Martinez" w:date="2015-05-18T22:23:00Z"/>
                <w:rFonts w:ascii="Times New Roman" w:hAnsi="Times New Roman" w:cs="Times New Roman"/>
                <w:color w:val="000000"/>
              </w:rPr>
            </w:pPr>
            <w:ins w:id="153" w:author="Diana Margarita Gonzalez Martinez" w:date="2015-05-18T22:23:00Z">
              <w:r>
                <w:rPr>
                  <w:rFonts w:ascii="Times New Roman" w:hAnsi="Times New Roman" w:cs="Times New Roman"/>
                  <w:color w:val="000000"/>
                </w:rPr>
                <w:t>Números primos</w:t>
              </w:r>
            </w:ins>
          </w:p>
        </w:tc>
      </w:tr>
      <w:tr w:rsidR="00E17B1D" w14:paraId="130BD18F" w14:textId="77777777" w:rsidTr="00963320">
        <w:trPr>
          <w:ins w:id="154" w:author="Diana Margarita Gonzalez Martinez" w:date="2015-05-18T22:23:00Z"/>
        </w:trPr>
        <w:tc>
          <w:tcPr>
            <w:tcW w:w="2518" w:type="dxa"/>
          </w:tcPr>
          <w:p w14:paraId="0169CA2B" w14:textId="77777777" w:rsidR="00E17B1D" w:rsidRDefault="00E17B1D" w:rsidP="00963320">
            <w:pPr>
              <w:rPr>
                <w:ins w:id="155" w:author="Diana Margarita Gonzalez Martinez" w:date="2015-05-18T22:23:00Z"/>
                <w:rFonts w:ascii="Times New Roman" w:hAnsi="Times New Roman" w:cs="Times New Roman"/>
                <w:color w:val="000000"/>
              </w:rPr>
            </w:pPr>
            <w:ins w:id="156" w:author="Diana Margarita Gonzalez Martinez" w:date="2015-05-18T22:23:00Z">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ins>
          </w:p>
        </w:tc>
        <w:tc>
          <w:tcPr>
            <w:tcW w:w="6515" w:type="dxa"/>
          </w:tcPr>
          <w:p w14:paraId="527D7F9A" w14:textId="77777777" w:rsidR="00E17B1D" w:rsidRDefault="00E17B1D" w:rsidP="00963320">
            <w:pPr>
              <w:rPr>
                <w:ins w:id="157" w:author="Diana Margarita Gonzalez Martinez" w:date="2015-05-18T22:23:00Z"/>
                <w:rFonts w:ascii="Times New Roman" w:hAnsi="Times New Roman" w:cs="Times New Roman"/>
                <w:color w:val="000000"/>
              </w:rPr>
            </w:pPr>
          </w:p>
          <w:p w14:paraId="339528B0" w14:textId="77777777" w:rsidR="00E17B1D" w:rsidRDefault="00E17B1D" w:rsidP="00963320">
            <w:pPr>
              <w:jc w:val="center"/>
              <w:rPr>
                <w:ins w:id="158" w:author="Diana Margarita Gonzalez Martinez" w:date="2015-05-18T22:23:00Z"/>
                <w:rFonts w:ascii="Times New Roman" w:hAnsi="Times New Roman" w:cs="Times New Roman"/>
                <w:color w:val="000000"/>
              </w:rPr>
            </w:pPr>
            <w:ins w:id="159" w:author="Diana Margarita Gonzalez Martinez" w:date="2015-05-18T22:23:00Z">
              <w:r>
                <w:rPr>
                  <w:noProof/>
                  <w:lang w:val="es-CO" w:eastAsia="es-CO"/>
                </w:rPr>
                <w:drawing>
                  <wp:inline distT="0" distB="0" distL="0" distR="0" wp14:anchorId="3C76C2E6" wp14:editId="41866A10">
                    <wp:extent cx="3724275" cy="2828925"/>
                    <wp:effectExtent l="0" t="0" r="9525" b="9525"/>
                    <wp:docPr id="10" name="Imagen 10" descr="Classic casino roulette wheel with black sector eleven 11 and white ball and sectors 13, 36, 30,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ic casino roulette wheel with black sector eleven 11 and white ball and sectors 13, 36, 30,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828925"/>
                            </a:xfrm>
                            <a:prstGeom prst="rect">
                              <a:avLst/>
                            </a:prstGeom>
                            <a:noFill/>
                            <a:ln>
                              <a:noFill/>
                            </a:ln>
                          </pic:spPr>
                        </pic:pic>
                      </a:graphicData>
                    </a:graphic>
                  </wp:inline>
                </w:drawing>
              </w:r>
            </w:ins>
          </w:p>
          <w:p w14:paraId="7C46C2E6" w14:textId="77777777" w:rsidR="00E17B1D" w:rsidRDefault="00E17B1D" w:rsidP="00963320">
            <w:pPr>
              <w:rPr>
                <w:ins w:id="160" w:author="Diana Margarita Gonzalez Martinez" w:date="2015-05-18T22:23:00Z"/>
                <w:rFonts w:ascii="Times New Roman" w:hAnsi="Times New Roman" w:cs="Times New Roman"/>
                <w:color w:val="000000"/>
              </w:rPr>
            </w:pPr>
            <w:ins w:id="161" w:author="Diana Margarita Gonzalez Martinez" w:date="2015-05-18T22:23:00Z">
              <w:r>
                <w:rPr>
                  <w:rFonts w:ascii="Arial" w:hAnsi="Arial" w:cs="Arial"/>
                  <w:color w:val="333333"/>
                  <w:sz w:val="18"/>
                  <w:szCs w:val="18"/>
                  <w:shd w:val="clear" w:color="auto" w:fill="FFFFFF"/>
                </w:rPr>
                <w:t>247323706</w:t>
              </w:r>
            </w:ins>
          </w:p>
          <w:p w14:paraId="41AFDF06" w14:textId="77777777" w:rsidR="00E17B1D" w:rsidRDefault="00E17B1D" w:rsidP="00963320">
            <w:pPr>
              <w:rPr>
                <w:ins w:id="162" w:author="Diana Margarita Gonzalez Martinez" w:date="2015-05-18T22:23:00Z"/>
                <w:rFonts w:ascii="Times New Roman" w:hAnsi="Times New Roman" w:cs="Times New Roman"/>
                <w:color w:val="000000"/>
              </w:rPr>
            </w:pPr>
          </w:p>
        </w:tc>
      </w:tr>
      <w:tr w:rsidR="00E17B1D" w14:paraId="4968BE5D" w14:textId="77777777" w:rsidTr="00963320">
        <w:trPr>
          <w:ins w:id="163" w:author="Diana Margarita Gonzalez Martinez" w:date="2015-05-18T22:23:00Z"/>
        </w:trPr>
        <w:tc>
          <w:tcPr>
            <w:tcW w:w="2518" w:type="dxa"/>
          </w:tcPr>
          <w:p w14:paraId="47730F66" w14:textId="77777777" w:rsidR="00E17B1D" w:rsidRDefault="00E17B1D" w:rsidP="00963320">
            <w:pPr>
              <w:rPr>
                <w:ins w:id="164" w:author="Diana Margarita Gonzalez Martinez" w:date="2015-05-18T22:23:00Z"/>
                <w:rFonts w:ascii="Times New Roman" w:hAnsi="Times New Roman" w:cs="Times New Roman"/>
                <w:color w:val="000000"/>
              </w:rPr>
            </w:pPr>
            <w:ins w:id="165" w:author="Diana Margarita Gonzalez Martinez" w:date="2015-05-18T22:23:00Z">
              <w:r w:rsidRPr="00053744">
                <w:rPr>
                  <w:rFonts w:ascii="Times New Roman" w:hAnsi="Times New Roman" w:cs="Times New Roman"/>
                  <w:b/>
                  <w:color w:val="000000"/>
                  <w:sz w:val="18"/>
                  <w:szCs w:val="18"/>
                </w:rPr>
                <w:t>Pie de imagen</w:t>
              </w:r>
            </w:ins>
          </w:p>
        </w:tc>
        <w:tc>
          <w:tcPr>
            <w:tcW w:w="6515" w:type="dxa"/>
          </w:tcPr>
          <w:p w14:paraId="24229B97" w14:textId="77777777" w:rsidR="00E17B1D" w:rsidRPr="001F429E" w:rsidRDefault="00E17B1D" w:rsidP="00963320">
            <w:pPr>
              <w:rPr>
                <w:ins w:id="166" w:author="Diana Margarita Gonzalez Martinez" w:date="2015-05-18T22:23:00Z"/>
                <w:rFonts w:ascii="Times New Roman" w:hAnsi="Times New Roman" w:cs="Times New Roman"/>
              </w:rPr>
            </w:pPr>
            <w:ins w:id="167" w:author="Diana Margarita Gonzalez Martinez" w:date="2015-05-18T22:23:00Z">
              <w:r>
                <w:rPr>
                  <w:rFonts w:ascii="Times New Roman" w:hAnsi="Times New Roman" w:cs="Times New Roman"/>
                </w:rPr>
                <w:t>11 es un número primo</w:t>
              </w:r>
            </w:ins>
          </w:p>
          <w:p w14:paraId="5EB7BA08" w14:textId="77777777" w:rsidR="00E17B1D" w:rsidRDefault="00E17B1D" w:rsidP="00963320">
            <w:pPr>
              <w:rPr>
                <w:ins w:id="168" w:author="Diana Margarita Gonzalez Martinez" w:date="2015-05-18T22:23:00Z"/>
                <w:rFonts w:ascii="Times New Roman" w:hAnsi="Times New Roman" w:cs="Times New Roman"/>
                <w:color w:val="000000"/>
              </w:rPr>
            </w:pPr>
          </w:p>
        </w:tc>
      </w:tr>
    </w:tbl>
    <w:p w14:paraId="525BE07B" w14:textId="77777777" w:rsidR="00E17B1D" w:rsidRDefault="00E17B1D" w:rsidP="00E17B1D">
      <w:pPr>
        <w:spacing w:after="0"/>
        <w:rPr>
          <w:ins w:id="169" w:author="Diana Margarita Gonzalez Martinez" w:date="2015-05-18T22:23:00Z"/>
          <w:rFonts w:ascii="Times New Roman" w:hAnsi="Times New Roman" w:cs="Times New Roman"/>
        </w:rPr>
      </w:pPr>
    </w:p>
    <w:p w14:paraId="29BFC1B3" w14:textId="77777777" w:rsidR="00E17B1D" w:rsidRDefault="00E17B1D" w:rsidP="00E17B1D">
      <w:pPr>
        <w:pStyle w:val="Prrafodelista"/>
        <w:numPr>
          <w:ilvl w:val="0"/>
          <w:numId w:val="38"/>
        </w:numPr>
        <w:spacing w:after="0"/>
        <w:ind w:left="360"/>
        <w:rPr>
          <w:ins w:id="170" w:author="Diana Margarita Gonzalez Martinez" w:date="2015-05-18T22:23:00Z"/>
          <w:rFonts w:ascii="Times New Roman" w:hAnsi="Times New Roman" w:cs="Times New Roman"/>
        </w:rPr>
      </w:pPr>
      <w:ins w:id="171" w:author="Diana Margarita Gonzalez Martinez" w:date="2015-05-18T22:23:00Z">
        <w:r>
          <w:rPr>
            <w:rFonts w:ascii="Times New Roman" w:hAnsi="Times New Roman" w:cs="Times New Roman"/>
          </w:rPr>
          <w:t xml:space="preserve">11 es número primo, ya que los únicos divisores que tiene son 11 y 1. </w:t>
        </w:r>
      </w:ins>
    </w:p>
    <w:p w14:paraId="5A6D4834" w14:textId="652F7A58" w:rsidR="00E17B1D" w:rsidDel="00E17B1D" w:rsidRDefault="00E17B1D" w:rsidP="00826E24">
      <w:pPr>
        <w:spacing w:after="0"/>
        <w:rPr>
          <w:del w:id="172" w:author="Diana Margarita Gonzalez Martinez" w:date="2015-05-18T22:23:00Z"/>
          <w:rFonts w:ascii="Times New Roman" w:hAnsi="Times New Roman" w:cs="Times New Roman"/>
        </w:rPr>
      </w:pPr>
    </w:p>
    <w:p w14:paraId="15645787" w14:textId="06329FF8" w:rsidR="00826E24" w:rsidRPr="00826E24" w:rsidRDefault="001A0435" w:rsidP="00184032">
      <w:pPr>
        <w:pStyle w:val="Prrafodelista"/>
        <w:numPr>
          <w:ilvl w:val="0"/>
          <w:numId w:val="38"/>
        </w:numPr>
        <w:spacing w:after="0"/>
        <w:ind w:left="360"/>
        <w:rPr>
          <w:rFonts w:ascii="Times New Roman" w:hAnsi="Times New Roman" w:cs="Times New Roman"/>
        </w:rPr>
      </w:pPr>
      <w:r>
        <w:rPr>
          <w:rFonts w:ascii="Times New Roman" w:hAnsi="Times New Roman" w:cs="Times New Roman"/>
        </w:rPr>
        <w:t xml:space="preserve">6 no es primo ya que sus divisores son más de dos (1, 2, 3 y 6). </w:t>
      </w:r>
    </w:p>
    <w:p w14:paraId="321C09EC" w14:textId="77777777" w:rsidR="00826E24" w:rsidRDefault="00826E24" w:rsidP="00AE1BC1">
      <w:pPr>
        <w:spacing w:after="0"/>
        <w:rPr>
          <w:rFonts w:ascii="Times" w:hAnsi="Times"/>
          <w:b/>
        </w:rPr>
      </w:pPr>
    </w:p>
    <w:tbl>
      <w:tblPr>
        <w:tblStyle w:val="Tablaconcuadrcula"/>
        <w:tblW w:w="0" w:type="auto"/>
        <w:tblLook w:val="04A0" w:firstRow="1" w:lastRow="0" w:firstColumn="1" w:lastColumn="0" w:noHBand="0" w:noVBand="1"/>
      </w:tblPr>
      <w:tblGrid>
        <w:gridCol w:w="2484"/>
        <w:gridCol w:w="6344"/>
      </w:tblGrid>
      <w:tr w:rsidR="00B13EC4" w:rsidRPr="005D1738" w14:paraId="50FF7C5F" w14:textId="77777777" w:rsidTr="00612A7E">
        <w:tc>
          <w:tcPr>
            <w:tcW w:w="8978" w:type="dxa"/>
            <w:gridSpan w:val="2"/>
            <w:shd w:val="clear" w:color="auto" w:fill="000000" w:themeFill="text1"/>
          </w:tcPr>
          <w:p w14:paraId="51D0C417" w14:textId="77777777" w:rsidR="00B13EC4" w:rsidRPr="005D1738" w:rsidRDefault="00B13EC4"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13EC4" w:rsidRPr="00726376" w14:paraId="6053D23C" w14:textId="77777777" w:rsidTr="00612A7E">
        <w:tc>
          <w:tcPr>
            <w:tcW w:w="2518" w:type="dxa"/>
          </w:tcPr>
          <w:p w14:paraId="7453366E" w14:textId="77777777" w:rsidR="00B13EC4" w:rsidRPr="00726376" w:rsidRDefault="00B13EC4" w:rsidP="00612A7E">
            <w:pPr>
              <w:rPr>
                <w:rFonts w:ascii="Times" w:hAnsi="Times"/>
                <w:b/>
                <w:sz w:val="18"/>
                <w:szCs w:val="18"/>
              </w:rPr>
            </w:pPr>
            <w:r w:rsidRPr="00726376">
              <w:rPr>
                <w:rFonts w:ascii="Times" w:hAnsi="Times"/>
                <w:b/>
                <w:sz w:val="18"/>
                <w:szCs w:val="18"/>
              </w:rPr>
              <w:t>Título</w:t>
            </w:r>
          </w:p>
        </w:tc>
        <w:tc>
          <w:tcPr>
            <w:tcW w:w="6460" w:type="dxa"/>
          </w:tcPr>
          <w:p w14:paraId="375C05B5" w14:textId="51D394E4" w:rsidR="00B13EC4" w:rsidRPr="00B13EC4" w:rsidRDefault="00B13EC4" w:rsidP="00B13EC4">
            <w:pPr>
              <w:jc w:val="center"/>
              <w:rPr>
                <w:rFonts w:ascii="Times" w:hAnsi="Times"/>
                <w:b/>
                <w:sz w:val="24"/>
                <w:szCs w:val="24"/>
              </w:rPr>
            </w:pPr>
            <w:r w:rsidRPr="00B13EC4">
              <w:rPr>
                <w:rFonts w:ascii="Times" w:hAnsi="Times"/>
                <w:b/>
                <w:sz w:val="24"/>
                <w:szCs w:val="24"/>
              </w:rPr>
              <w:t>¿</w:t>
            </w:r>
            <w:r w:rsidR="006D686E" w:rsidRPr="00B13EC4">
              <w:rPr>
                <w:rFonts w:ascii="Times" w:hAnsi="Times"/>
                <w:b/>
                <w:sz w:val="24"/>
                <w:szCs w:val="24"/>
              </w:rPr>
              <w:t>Qué</w:t>
            </w:r>
            <w:r w:rsidRPr="00B13EC4">
              <w:rPr>
                <w:rFonts w:ascii="Times" w:hAnsi="Times"/>
                <w:b/>
                <w:sz w:val="24"/>
                <w:szCs w:val="24"/>
              </w:rPr>
              <w:t xml:space="preserve"> pasa con el 0 y el 1?</w:t>
            </w:r>
          </w:p>
        </w:tc>
      </w:tr>
      <w:tr w:rsidR="00B13EC4" w14:paraId="19C6E541" w14:textId="77777777" w:rsidTr="00612A7E">
        <w:tc>
          <w:tcPr>
            <w:tcW w:w="2518" w:type="dxa"/>
          </w:tcPr>
          <w:p w14:paraId="0AB52DB4" w14:textId="77777777" w:rsidR="00B13EC4" w:rsidRDefault="00B13EC4" w:rsidP="00612A7E">
            <w:pPr>
              <w:rPr>
                <w:rFonts w:ascii="Times" w:hAnsi="Times"/>
              </w:rPr>
            </w:pPr>
            <w:r w:rsidRPr="00726376">
              <w:rPr>
                <w:rFonts w:ascii="Times" w:hAnsi="Times"/>
                <w:b/>
                <w:sz w:val="18"/>
                <w:szCs w:val="18"/>
              </w:rPr>
              <w:t>Contenido</w:t>
            </w:r>
          </w:p>
        </w:tc>
        <w:tc>
          <w:tcPr>
            <w:tcW w:w="6460" w:type="dxa"/>
          </w:tcPr>
          <w:p w14:paraId="63A70710" w14:textId="0844BF62" w:rsidR="00B13EC4" w:rsidRPr="00B13EC4" w:rsidRDefault="00B13EC4" w:rsidP="00612A7E">
            <w:pPr>
              <w:rPr>
                <w:rFonts w:ascii="Times New Roman" w:hAnsi="Times New Roman" w:cs="Times New Roman"/>
              </w:rPr>
            </w:pPr>
            <w:r>
              <w:rPr>
                <w:rFonts w:ascii="Times New Roman" w:hAnsi="Times New Roman" w:cs="Times New Roman"/>
              </w:rPr>
              <w:t xml:space="preserve">El cero y el uno no son ni primos ni compuestos </w:t>
            </w:r>
          </w:p>
        </w:tc>
      </w:tr>
    </w:tbl>
    <w:p w14:paraId="24790565" w14:textId="77777777" w:rsidR="00B13EC4" w:rsidRDefault="00B13EC4" w:rsidP="00AE1BC1">
      <w:pPr>
        <w:spacing w:after="0"/>
        <w:rPr>
          <w:rFonts w:ascii="Times" w:hAnsi="Times"/>
          <w:b/>
        </w:rPr>
      </w:pPr>
    </w:p>
    <w:p w14:paraId="3E4C52A2" w14:textId="77777777" w:rsidR="001A0435" w:rsidRDefault="001A0435" w:rsidP="00AE1BC1">
      <w:pPr>
        <w:spacing w:after="0"/>
        <w:rPr>
          <w:rFonts w:ascii="Times" w:hAnsi="Times"/>
          <w:b/>
        </w:rPr>
      </w:pPr>
    </w:p>
    <w:p w14:paraId="2D3E5E7A" w14:textId="5BDCFA26" w:rsidR="002B282A" w:rsidRDefault="002B282A" w:rsidP="00AE1BC1">
      <w:pPr>
        <w:spacing w:after="0"/>
        <w:rPr>
          <w:rFonts w:ascii="Times" w:hAnsi="Times"/>
          <w:b/>
        </w:rPr>
      </w:pPr>
      <w:r w:rsidRPr="004E5E51">
        <w:rPr>
          <w:rFonts w:ascii="Times" w:hAnsi="Times"/>
          <w:highlight w:val="yellow"/>
        </w:rPr>
        <w:lastRenderedPageBreak/>
        <w:t>[SECCIÓN 2]</w:t>
      </w:r>
      <w:r>
        <w:rPr>
          <w:rFonts w:ascii="Times" w:hAnsi="Times"/>
        </w:rPr>
        <w:t xml:space="preserve"> </w:t>
      </w:r>
      <w:r>
        <w:rPr>
          <w:rFonts w:ascii="Times" w:hAnsi="Times"/>
          <w:b/>
        </w:rPr>
        <w:t xml:space="preserve">4.2 Criba de </w:t>
      </w:r>
      <w:r w:rsidR="00872797">
        <w:rPr>
          <w:rFonts w:ascii="Times" w:hAnsi="Times"/>
          <w:b/>
        </w:rPr>
        <w:t>Eratóstenes</w:t>
      </w:r>
    </w:p>
    <w:p w14:paraId="39343DBC" w14:textId="77777777" w:rsidR="00AE6480" w:rsidRDefault="00AE6480" w:rsidP="00AE1BC1">
      <w:pPr>
        <w:spacing w:after="0"/>
        <w:rPr>
          <w:rFonts w:ascii="Times" w:hAnsi="Times"/>
          <w:b/>
        </w:rPr>
      </w:pPr>
    </w:p>
    <w:p w14:paraId="243130A3" w14:textId="54A50CBB" w:rsidR="00AE6480" w:rsidRPr="006D686E" w:rsidRDefault="006D686E" w:rsidP="006D686E">
      <w:pPr>
        <w:spacing w:after="0"/>
        <w:jc w:val="both"/>
        <w:rPr>
          <w:rFonts w:ascii="Times New Roman" w:hAnsi="Times New Roman" w:cs="Times New Roman"/>
          <w:b/>
        </w:rPr>
      </w:pPr>
      <w:r>
        <w:rPr>
          <w:rFonts w:ascii="Times New Roman" w:hAnsi="Times New Roman" w:cs="Times New Roman"/>
          <w:shd w:val="clear" w:color="auto" w:fill="FFFFFF"/>
        </w:rPr>
        <w:t>La Criba de Eratóstenes, es u</w:t>
      </w:r>
      <w:r w:rsidRPr="006D686E">
        <w:rPr>
          <w:rFonts w:ascii="Times New Roman" w:hAnsi="Times New Roman" w:cs="Times New Roman"/>
          <w:shd w:val="clear" w:color="auto" w:fill="FFFFFF"/>
        </w:rPr>
        <w:t>n método práctico para identificar números primos</w:t>
      </w:r>
      <w:r>
        <w:rPr>
          <w:rFonts w:ascii="Times New Roman" w:hAnsi="Times New Roman" w:cs="Times New Roman"/>
          <w:shd w:val="clear" w:color="auto" w:fill="FFFFFF"/>
        </w:rPr>
        <w:t>. F</w:t>
      </w:r>
      <w:r w:rsidRPr="006D686E">
        <w:rPr>
          <w:rFonts w:ascii="Times New Roman" w:hAnsi="Times New Roman" w:cs="Times New Roman"/>
          <w:shd w:val="clear" w:color="auto" w:fill="FFFFFF"/>
        </w:rPr>
        <w:t>ue</w:t>
      </w:r>
      <w:r>
        <w:rPr>
          <w:rFonts w:ascii="Times New Roman" w:hAnsi="Times New Roman" w:cs="Times New Roman"/>
          <w:shd w:val="clear" w:color="auto" w:fill="FFFFFF"/>
        </w:rPr>
        <w:t xml:space="preserve"> ideado por el genio matemático de la antigua Grecia Eratóstenes, </w:t>
      </w:r>
      <w:r w:rsidRPr="006D686E">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quien </w:t>
      </w:r>
      <w:r w:rsidRPr="006D686E">
        <w:rPr>
          <w:rFonts w:ascii="Times New Roman" w:hAnsi="Times New Roman" w:cs="Times New Roman"/>
          <w:shd w:val="clear" w:color="auto" w:fill="FFFFFF"/>
        </w:rPr>
        <w:t>vivió</w:t>
      </w:r>
      <w:r>
        <w:rPr>
          <w:rFonts w:ascii="Times New Roman" w:hAnsi="Times New Roman" w:cs="Times New Roman"/>
          <w:shd w:val="clear" w:color="auto" w:fill="FFFFFF"/>
        </w:rPr>
        <w:t xml:space="preserve"> </w:t>
      </w:r>
      <w:r w:rsidRPr="006D686E">
        <w:rPr>
          <w:rFonts w:ascii="Times New Roman" w:hAnsi="Times New Roman" w:cs="Times New Roman"/>
          <w:shd w:val="clear" w:color="auto" w:fill="FFFFFF"/>
        </w:rPr>
        <w:t>200 años antes de Jesucristo</w:t>
      </w:r>
      <w:r>
        <w:rPr>
          <w:rFonts w:ascii="Times New Roman" w:hAnsi="Times New Roman" w:cs="Times New Roman"/>
          <w:shd w:val="clear" w:color="auto" w:fill="FFFFFF"/>
        </w:rPr>
        <w:t>. C</w:t>
      </w:r>
      <w:r w:rsidRPr="006D686E">
        <w:rPr>
          <w:rFonts w:ascii="Times New Roman" w:hAnsi="Times New Roman" w:cs="Times New Roman"/>
          <w:shd w:val="clear" w:color="auto" w:fill="FFFFFF"/>
        </w:rPr>
        <w:t xml:space="preserve">alculó en una tabla los números primos </w:t>
      </w:r>
      <w:r>
        <w:rPr>
          <w:rFonts w:ascii="Times New Roman" w:hAnsi="Times New Roman" w:cs="Times New Roman"/>
          <w:shd w:val="clear" w:color="auto" w:fill="FFFFFF"/>
        </w:rPr>
        <w:t xml:space="preserve">que hay entre 1 y </w:t>
      </w:r>
      <w:r w:rsidRPr="006D686E">
        <w:rPr>
          <w:rFonts w:ascii="Times New Roman" w:hAnsi="Times New Roman" w:cs="Times New Roman"/>
          <w:shd w:val="clear" w:color="auto" w:fill="FFFFFF"/>
        </w:rPr>
        <w:t xml:space="preserve"> 100</w:t>
      </w:r>
      <w:r>
        <w:rPr>
          <w:rFonts w:ascii="Times New Roman" w:hAnsi="Times New Roman" w:cs="Times New Roman"/>
          <w:shd w:val="clear" w:color="auto" w:fill="FFFFFF"/>
        </w:rPr>
        <w:t xml:space="preserve">. Además de ser famoso por haber medido la circunferencia de la Tierra en el siglo III. A.C. </w:t>
      </w:r>
    </w:p>
    <w:p w14:paraId="1C749AA0" w14:textId="77777777" w:rsidR="001A0435" w:rsidRDefault="001A0435" w:rsidP="00AE1BC1">
      <w:pPr>
        <w:spacing w:after="0"/>
        <w:rPr>
          <w:rFonts w:ascii="Times" w:hAnsi="Times"/>
          <w:b/>
        </w:rPr>
      </w:pPr>
    </w:p>
    <w:p w14:paraId="5804EFF6" w14:textId="1580A27F" w:rsidR="00727FDF" w:rsidRPr="00727FDF" w:rsidRDefault="00727FDF" w:rsidP="00826E24">
      <w:pPr>
        <w:spacing w:after="0"/>
        <w:jc w:val="both"/>
        <w:rPr>
          <w:rFonts w:ascii="Times New Roman" w:hAnsi="Times New Roman" w:cs="Times New Roman"/>
        </w:rPr>
      </w:pPr>
      <w:r w:rsidRPr="00727FDF">
        <w:rPr>
          <w:rFonts w:ascii="Times New Roman" w:eastAsia="Times New Roman" w:hAnsi="Times New Roman" w:cs="Times New Roman"/>
          <w:lang w:eastAsia="es-CO"/>
        </w:rPr>
        <w:t>Se basa en eliminar de la lista de números</w:t>
      </w:r>
      <w:r>
        <w:rPr>
          <w:rFonts w:ascii="Times New Roman" w:eastAsia="Times New Roman" w:hAnsi="Times New Roman" w:cs="Times New Roman"/>
          <w:lang w:eastAsia="es-CO"/>
        </w:rPr>
        <w:t xml:space="preserve"> de 1 al 100, </w:t>
      </w:r>
      <w:r w:rsidRPr="00727FDF">
        <w:rPr>
          <w:rFonts w:ascii="Times New Roman" w:eastAsia="Times New Roman" w:hAnsi="Times New Roman" w:cs="Times New Roman"/>
          <w:lang w:eastAsia="es-CO"/>
        </w:rPr>
        <w:t xml:space="preserve"> todos los que sean compuestos. Una vez acabado el proceso, los </w:t>
      </w:r>
      <w:r>
        <w:rPr>
          <w:rFonts w:ascii="Times New Roman" w:eastAsia="Times New Roman" w:hAnsi="Times New Roman" w:cs="Times New Roman"/>
          <w:lang w:eastAsia="es-CO"/>
        </w:rPr>
        <w:t>números que queden sin tachar</w:t>
      </w:r>
      <w:r w:rsidRPr="00727FDF">
        <w:rPr>
          <w:rFonts w:ascii="Times New Roman" w:eastAsia="Times New Roman" w:hAnsi="Times New Roman" w:cs="Times New Roman"/>
          <w:lang w:eastAsia="es-CO"/>
        </w:rPr>
        <w:t xml:space="preserve"> serán primos.  </w:t>
      </w:r>
    </w:p>
    <w:p w14:paraId="5076881C" w14:textId="77777777" w:rsidR="00727FDF" w:rsidRDefault="00727FDF" w:rsidP="00826E24">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7"/>
        <w:gridCol w:w="6361"/>
      </w:tblGrid>
      <w:tr w:rsidR="009A5203" w:rsidRPr="005D1738" w14:paraId="036CC80F" w14:textId="77777777" w:rsidTr="00612A7E">
        <w:tc>
          <w:tcPr>
            <w:tcW w:w="9033" w:type="dxa"/>
            <w:gridSpan w:val="2"/>
            <w:shd w:val="clear" w:color="auto" w:fill="0D0D0D" w:themeFill="text1" w:themeFillTint="F2"/>
          </w:tcPr>
          <w:p w14:paraId="14A119F0" w14:textId="77777777" w:rsidR="009A5203" w:rsidRPr="005D1738" w:rsidRDefault="009A5203"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A5203" w14:paraId="3F8AE0B5" w14:textId="77777777" w:rsidTr="00612A7E">
        <w:tc>
          <w:tcPr>
            <w:tcW w:w="2518" w:type="dxa"/>
          </w:tcPr>
          <w:p w14:paraId="7F439FF1" w14:textId="77777777" w:rsidR="009A5203" w:rsidRPr="00053744" w:rsidRDefault="009A5203" w:rsidP="00612A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05BDF1A" w14:textId="59B00485" w:rsidR="009A5203" w:rsidRPr="00053744" w:rsidRDefault="00CD6221" w:rsidP="00612A7E">
            <w:pPr>
              <w:rPr>
                <w:rFonts w:ascii="Times New Roman" w:hAnsi="Times New Roman" w:cs="Times New Roman"/>
                <w:b/>
                <w:color w:val="000000"/>
                <w:sz w:val="18"/>
                <w:szCs w:val="18"/>
              </w:rPr>
            </w:pPr>
            <w:r>
              <w:rPr>
                <w:rFonts w:ascii="Times New Roman" w:hAnsi="Times New Roman" w:cs="Times New Roman"/>
                <w:color w:val="000000"/>
              </w:rPr>
              <w:t>MAT_06_04_</w:t>
            </w:r>
            <w:r w:rsidR="004859C1">
              <w:rPr>
                <w:rFonts w:ascii="Times New Roman" w:hAnsi="Times New Roman" w:cs="Times New Roman"/>
                <w:color w:val="000000"/>
              </w:rPr>
              <w:t>_CO_</w:t>
            </w:r>
            <w:r>
              <w:rPr>
                <w:rFonts w:ascii="Times New Roman" w:hAnsi="Times New Roman" w:cs="Times New Roman"/>
                <w:color w:val="000000"/>
              </w:rPr>
              <w:t>IMG</w:t>
            </w:r>
            <w:del w:id="173" w:author="Diana Margarita Gonzalez Martinez" w:date="2015-05-18T22:29:00Z">
              <w:r w:rsidDel="00427320">
                <w:rPr>
                  <w:rFonts w:ascii="Times New Roman" w:hAnsi="Times New Roman" w:cs="Times New Roman"/>
                  <w:color w:val="000000"/>
                </w:rPr>
                <w:delText>07</w:delText>
              </w:r>
            </w:del>
            <w:ins w:id="174" w:author="Diana Margarita Gonzalez Martinez" w:date="2015-05-18T22:29:00Z">
              <w:r w:rsidR="00427320">
                <w:rPr>
                  <w:rFonts w:ascii="Times New Roman" w:hAnsi="Times New Roman" w:cs="Times New Roman"/>
                  <w:color w:val="000000"/>
                </w:rPr>
                <w:t xml:space="preserve"> 10</w:t>
              </w:r>
            </w:ins>
          </w:p>
        </w:tc>
      </w:tr>
      <w:tr w:rsidR="009A5203" w14:paraId="004B8A9B" w14:textId="77777777" w:rsidTr="00612A7E">
        <w:tc>
          <w:tcPr>
            <w:tcW w:w="2518" w:type="dxa"/>
          </w:tcPr>
          <w:p w14:paraId="4DDB47AF" w14:textId="77777777" w:rsidR="009A5203" w:rsidRDefault="009A5203" w:rsidP="00612A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59ECCC" w14:textId="77777777" w:rsidR="009A5203" w:rsidRDefault="009A5203" w:rsidP="00612A7E">
            <w:pPr>
              <w:rPr>
                <w:rFonts w:ascii="Times New Roman" w:hAnsi="Times New Roman" w:cs="Times New Roman"/>
                <w:color w:val="000000"/>
              </w:rPr>
            </w:pPr>
          </w:p>
          <w:p w14:paraId="44DE4159" w14:textId="0F5E7C84" w:rsidR="009A5203" w:rsidRDefault="009A5203" w:rsidP="00612A7E">
            <w:pPr>
              <w:rPr>
                <w:rFonts w:ascii="Times New Roman" w:hAnsi="Times New Roman" w:cs="Times New Roman"/>
                <w:color w:val="000000"/>
              </w:rPr>
            </w:pPr>
            <w:r>
              <w:rPr>
                <w:rFonts w:ascii="Times New Roman" w:hAnsi="Times New Roman" w:cs="Times New Roman"/>
                <w:color w:val="000000"/>
              </w:rPr>
              <w:t>Imagen de Eratóstenes de C</w:t>
            </w:r>
            <w:r w:rsidRPr="009A5203">
              <w:rPr>
                <w:rFonts w:ascii="Times New Roman" w:hAnsi="Times New Roman" w:cs="Times New Roman"/>
                <w:color w:val="000000"/>
              </w:rPr>
              <w:t>irene</w:t>
            </w:r>
            <w:r>
              <w:rPr>
                <w:rFonts w:ascii="Times New Roman" w:hAnsi="Times New Roman" w:cs="Times New Roman"/>
                <w:color w:val="000000"/>
              </w:rPr>
              <w:t xml:space="preserve"> que muestre que midió la circunferencia de la Tierra. </w:t>
            </w:r>
          </w:p>
          <w:p w14:paraId="1D7DDB1C" w14:textId="3B704C7C" w:rsidR="009A5203" w:rsidRDefault="009A5203" w:rsidP="00612A7E">
            <w:pPr>
              <w:rPr>
                <w:rFonts w:ascii="Times New Roman" w:hAnsi="Times New Roman" w:cs="Times New Roman"/>
                <w:color w:val="000000"/>
              </w:rPr>
            </w:pPr>
          </w:p>
        </w:tc>
      </w:tr>
      <w:tr w:rsidR="009A5203" w14:paraId="7DF20CA3" w14:textId="77777777" w:rsidTr="00612A7E">
        <w:tc>
          <w:tcPr>
            <w:tcW w:w="2518" w:type="dxa"/>
          </w:tcPr>
          <w:p w14:paraId="6D111015" w14:textId="77777777" w:rsidR="009A5203" w:rsidRDefault="009A5203" w:rsidP="00612A7E">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2A2E32D" w14:textId="77777777" w:rsidR="009A5203" w:rsidRDefault="009A5203" w:rsidP="00612A7E">
            <w:pPr>
              <w:rPr>
                <w:rFonts w:ascii="Times New Roman" w:hAnsi="Times New Roman" w:cs="Times New Roman"/>
                <w:color w:val="000000"/>
              </w:rPr>
            </w:pPr>
          </w:p>
        </w:tc>
      </w:tr>
      <w:tr w:rsidR="009A5203" w14:paraId="73B26A56" w14:textId="77777777" w:rsidTr="00612A7E">
        <w:tc>
          <w:tcPr>
            <w:tcW w:w="2518" w:type="dxa"/>
          </w:tcPr>
          <w:p w14:paraId="49DBBA82" w14:textId="77777777" w:rsidR="009A5203" w:rsidRDefault="009A5203" w:rsidP="00612A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D8ED948" w14:textId="03588AFE" w:rsidR="009A5203" w:rsidRPr="001F429E" w:rsidRDefault="009A5203" w:rsidP="00612A7E">
            <w:pPr>
              <w:rPr>
                <w:rFonts w:ascii="Times New Roman" w:hAnsi="Times New Roman" w:cs="Times New Roman"/>
              </w:rPr>
            </w:pPr>
            <w:r>
              <w:rPr>
                <w:rFonts w:ascii="Times New Roman" w:hAnsi="Times New Roman" w:cs="Times New Roman"/>
              </w:rPr>
              <w:t>Eratóstenes de C</w:t>
            </w:r>
            <w:r w:rsidRPr="009A5203">
              <w:rPr>
                <w:rFonts w:ascii="Times New Roman" w:hAnsi="Times New Roman" w:cs="Times New Roman"/>
              </w:rPr>
              <w:t>irene</w:t>
            </w:r>
          </w:p>
          <w:p w14:paraId="3C3260A5" w14:textId="77777777" w:rsidR="009A5203" w:rsidRDefault="009A5203" w:rsidP="00612A7E">
            <w:pPr>
              <w:rPr>
                <w:rFonts w:ascii="Times New Roman" w:hAnsi="Times New Roman" w:cs="Times New Roman"/>
                <w:color w:val="000000"/>
              </w:rPr>
            </w:pPr>
          </w:p>
        </w:tc>
      </w:tr>
    </w:tbl>
    <w:p w14:paraId="2D130A68" w14:textId="77777777" w:rsidR="009A5203" w:rsidRDefault="009A5203" w:rsidP="00826E24">
      <w:pPr>
        <w:spacing w:after="0"/>
        <w:jc w:val="both"/>
        <w:rPr>
          <w:rFonts w:ascii="Times New Roman" w:hAnsi="Times New Roman" w:cs="Times New Roman"/>
        </w:rPr>
      </w:pPr>
    </w:p>
    <w:p w14:paraId="4E830D46" w14:textId="77777777" w:rsidR="009A5203" w:rsidRDefault="009A5203" w:rsidP="00826E24">
      <w:pPr>
        <w:spacing w:after="0"/>
        <w:jc w:val="both"/>
        <w:rPr>
          <w:rFonts w:ascii="Times New Roman" w:hAnsi="Times New Roman" w:cs="Times New Roman"/>
        </w:rPr>
      </w:pPr>
    </w:p>
    <w:p w14:paraId="6BACACD3" w14:textId="63959C67" w:rsidR="00826E24" w:rsidRDefault="00826E24" w:rsidP="00826E24">
      <w:pPr>
        <w:spacing w:after="0"/>
        <w:jc w:val="both"/>
        <w:rPr>
          <w:rFonts w:ascii="Times New Roman" w:hAnsi="Times New Roman" w:cs="Times New Roman"/>
        </w:rPr>
      </w:pPr>
      <w:r w:rsidRPr="00826E24">
        <w:rPr>
          <w:rFonts w:ascii="Times New Roman" w:hAnsi="Times New Roman" w:cs="Times New Roman"/>
        </w:rPr>
        <w:t>En la siguiente práctica vas a crear tu propia Criba de Eratóstenes</w:t>
      </w:r>
      <w:r w:rsidR="00727FDF">
        <w:rPr>
          <w:rFonts w:ascii="Times New Roman" w:hAnsi="Times New Roman" w:cs="Times New Roman"/>
        </w:rPr>
        <w:t>, identificando los números primos que hay entre 1 y 100</w:t>
      </w:r>
      <w:r>
        <w:rPr>
          <w:rFonts w:ascii="Times New Roman" w:hAnsi="Times New Roman" w:cs="Times New Roman"/>
        </w:rPr>
        <w:t xml:space="preserve">. </w:t>
      </w:r>
    </w:p>
    <w:p w14:paraId="457E8612" w14:textId="5A6F0786" w:rsidR="00826E24" w:rsidRDefault="00826E24" w:rsidP="00826E24">
      <w:pPr>
        <w:spacing w:after="0"/>
        <w:jc w:val="both"/>
        <w:rPr>
          <w:rFonts w:ascii="Times New Roman" w:hAnsi="Times New Roman" w:cs="Times New Roman"/>
        </w:rPr>
      </w:pPr>
      <w:r w:rsidRPr="00826E24">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65"/>
        <w:gridCol w:w="6363"/>
      </w:tblGrid>
      <w:tr w:rsidR="001E05D1" w:rsidRPr="005D1738" w14:paraId="79C27149" w14:textId="77777777" w:rsidTr="00B8226C">
        <w:tc>
          <w:tcPr>
            <w:tcW w:w="9033" w:type="dxa"/>
            <w:gridSpan w:val="2"/>
            <w:shd w:val="clear" w:color="auto" w:fill="000000" w:themeFill="text1"/>
          </w:tcPr>
          <w:p w14:paraId="114E092B" w14:textId="77777777" w:rsidR="001E05D1" w:rsidRPr="005D1738" w:rsidRDefault="001E05D1"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1E05D1" w14:paraId="7515E98D" w14:textId="77777777" w:rsidTr="00B8226C">
        <w:tc>
          <w:tcPr>
            <w:tcW w:w="2518" w:type="dxa"/>
          </w:tcPr>
          <w:p w14:paraId="33810657" w14:textId="77777777" w:rsidR="001E05D1" w:rsidRPr="00053744" w:rsidRDefault="001E05D1"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7DD0501" w14:textId="01466E57" w:rsidR="001E05D1" w:rsidRPr="00053744" w:rsidRDefault="004859C1" w:rsidP="004859C1">
            <w:pPr>
              <w:rPr>
                <w:rFonts w:ascii="Times New Roman" w:hAnsi="Times New Roman" w:cs="Times New Roman"/>
                <w:b/>
                <w:color w:val="000000"/>
                <w:sz w:val="18"/>
                <w:szCs w:val="18"/>
              </w:rPr>
            </w:pPr>
            <w:r>
              <w:rPr>
                <w:rFonts w:ascii="Times New Roman" w:hAnsi="Times New Roman" w:cs="Times New Roman"/>
                <w:color w:val="000000"/>
              </w:rPr>
              <w:t xml:space="preserve">MA_06_04_CO_REC100 </w:t>
            </w:r>
          </w:p>
        </w:tc>
      </w:tr>
      <w:tr w:rsidR="001E05D1" w14:paraId="38CBA363" w14:textId="77777777" w:rsidTr="00B8226C">
        <w:tc>
          <w:tcPr>
            <w:tcW w:w="2518" w:type="dxa"/>
          </w:tcPr>
          <w:p w14:paraId="64ADBF88" w14:textId="77777777" w:rsidR="001E05D1" w:rsidRDefault="001E05D1" w:rsidP="00B8226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899A13D" w14:textId="17529E80" w:rsidR="001E05D1" w:rsidRDefault="001E05D1" w:rsidP="00B8226C">
            <w:pPr>
              <w:rPr>
                <w:rFonts w:ascii="Times New Roman" w:hAnsi="Times New Roman" w:cs="Times New Roman"/>
                <w:color w:val="000000"/>
              </w:rPr>
            </w:pPr>
            <w:r>
              <w:rPr>
                <w:rFonts w:ascii="Times New Roman" w:hAnsi="Times New Roman" w:cs="Times New Roman"/>
                <w:color w:val="000000"/>
              </w:rPr>
              <w:t>Criba de Eratóstenes</w:t>
            </w:r>
          </w:p>
        </w:tc>
      </w:tr>
      <w:tr w:rsidR="001E05D1" w14:paraId="3CEB7FE4" w14:textId="77777777" w:rsidTr="00B8226C">
        <w:tc>
          <w:tcPr>
            <w:tcW w:w="2518" w:type="dxa"/>
          </w:tcPr>
          <w:p w14:paraId="7747DAF6" w14:textId="77777777" w:rsidR="001E05D1" w:rsidRDefault="001E05D1" w:rsidP="00B8226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AA812F2" w14:textId="5EF62425" w:rsidR="001E05D1" w:rsidRDefault="001E05D1" w:rsidP="00B8226C">
            <w:pPr>
              <w:rPr>
                <w:rFonts w:ascii="Times New Roman" w:hAnsi="Times New Roman" w:cs="Times New Roman"/>
                <w:color w:val="000000"/>
              </w:rPr>
            </w:pPr>
            <w:r>
              <w:rPr>
                <w:rFonts w:ascii="Times New Roman" w:hAnsi="Times New Roman" w:cs="Times New Roman"/>
                <w:color w:val="000000"/>
              </w:rPr>
              <w:t>Actividad que permite al estudiante hallar lo números primos que hay entre 1 y 100, por medio del método de la Criba de Eratóstenes.</w:t>
            </w:r>
          </w:p>
        </w:tc>
      </w:tr>
    </w:tbl>
    <w:p w14:paraId="789BEFDE" w14:textId="77777777" w:rsidR="001E05D1" w:rsidRPr="00826E24" w:rsidRDefault="001E05D1" w:rsidP="00826E24">
      <w:pPr>
        <w:spacing w:after="0"/>
        <w:jc w:val="both"/>
        <w:rPr>
          <w:rFonts w:ascii="Times New Roman" w:hAnsi="Times New Roman" w:cs="Times New Roman"/>
        </w:rPr>
      </w:pPr>
    </w:p>
    <w:p w14:paraId="21EA4AF0" w14:textId="77777777" w:rsidR="00826E24" w:rsidRDefault="00826E24" w:rsidP="00AE1BC1">
      <w:pPr>
        <w:spacing w:after="0"/>
        <w:rPr>
          <w:rFonts w:ascii="Times" w:hAnsi="Times"/>
          <w:b/>
        </w:rPr>
      </w:pPr>
    </w:p>
    <w:p w14:paraId="2A199AE7" w14:textId="77777777" w:rsidR="002B282A" w:rsidRDefault="002B282A" w:rsidP="00AE1BC1">
      <w:pPr>
        <w:spacing w:after="0"/>
        <w:rPr>
          <w:rFonts w:ascii="Times" w:hAnsi="Times"/>
          <w:b/>
        </w:rPr>
      </w:pPr>
    </w:p>
    <w:p w14:paraId="621A666E" w14:textId="7EAFDC6D"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4.3 </w:t>
      </w:r>
      <w:r w:rsidR="00872797" w:rsidRPr="00872797">
        <w:rPr>
          <w:rFonts w:ascii="Times" w:hAnsi="Times"/>
          <w:b/>
          <w:lang w:val="es-CO"/>
        </w:rPr>
        <w:t>Números</w:t>
      </w:r>
      <w:r>
        <w:rPr>
          <w:rFonts w:ascii="Times" w:hAnsi="Times"/>
          <w:b/>
        </w:rPr>
        <w:t xml:space="preserve"> compuestos</w:t>
      </w:r>
    </w:p>
    <w:p w14:paraId="423F3EAA" w14:textId="77777777" w:rsidR="002B282A" w:rsidRDefault="002B282A" w:rsidP="00AE1BC1">
      <w:pPr>
        <w:spacing w:after="0"/>
        <w:rPr>
          <w:rFonts w:ascii="Times" w:hAnsi="Times"/>
          <w:b/>
        </w:rPr>
      </w:pPr>
    </w:p>
    <w:p w14:paraId="2B25A092" w14:textId="6B0E04C6" w:rsidR="00474956" w:rsidRDefault="00474956" w:rsidP="00B13EC4">
      <w:pPr>
        <w:spacing w:after="0"/>
        <w:jc w:val="both"/>
        <w:rPr>
          <w:rFonts w:ascii="Times" w:hAnsi="Times"/>
        </w:rPr>
      </w:pPr>
      <w:r>
        <w:rPr>
          <w:rFonts w:ascii="Times" w:hAnsi="Times"/>
        </w:rPr>
        <w:t xml:space="preserve">Un número compuesto es un número distinto de cero, con más de dos divisores distintos. Es decir que puede escribirse como el producto o la multiplicación de números naturales menores que él. </w:t>
      </w:r>
    </w:p>
    <w:p w14:paraId="7481E477" w14:textId="77777777" w:rsidR="001F10EF" w:rsidRDefault="001F10EF" w:rsidP="00B13EC4">
      <w:pPr>
        <w:spacing w:after="0"/>
        <w:jc w:val="both"/>
        <w:rPr>
          <w:rFonts w:ascii="Times" w:hAnsi="Times"/>
        </w:rPr>
      </w:pPr>
    </w:p>
    <w:p w14:paraId="0C35B66A" w14:textId="7A775D56" w:rsidR="00BC222F" w:rsidRDefault="00F1245F" w:rsidP="00B13EC4">
      <w:pPr>
        <w:spacing w:after="0"/>
        <w:jc w:val="both"/>
        <w:rPr>
          <w:rFonts w:ascii="Times" w:hAnsi="Times"/>
        </w:rPr>
      </w:pPr>
      <w:r>
        <w:rPr>
          <w:rFonts w:ascii="Times" w:hAnsi="Times"/>
        </w:rPr>
        <w:t>E</w:t>
      </w:r>
      <w:r w:rsidR="00BC222F">
        <w:rPr>
          <w:rFonts w:ascii="Times" w:hAnsi="Times"/>
        </w:rPr>
        <w:t>jemplo:</w:t>
      </w:r>
    </w:p>
    <w:p w14:paraId="297360EE" w14:textId="77777777" w:rsidR="001F10EF" w:rsidRDefault="001F10EF" w:rsidP="00B13EC4">
      <w:pPr>
        <w:spacing w:after="0"/>
        <w:jc w:val="both"/>
        <w:rPr>
          <w:rFonts w:ascii="Times" w:hAnsi="Times"/>
        </w:rPr>
      </w:pPr>
    </w:p>
    <w:p w14:paraId="03BA9F06" w14:textId="77777777" w:rsidR="001F10EF" w:rsidRDefault="001F10EF" w:rsidP="001F10EF">
      <w:pPr>
        <w:pStyle w:val="Prrafodelista"/>
        <w:numPr>
          <w:ilvl w:val="0"/>
          <w:numId w:val="38"/>
        </w:numPr>
        <w:spacing w:after="0"/>
        <w:ind w:left="360"/>
        <w:jc w:val="both"/>
        <w:rPr>
          <w:rFonts w:ascii="Times" w:hAnsi="Times"/>
        </w:rPr>
      </w:pPr>
      <w:r>
        <w:rPr>
          <w:rFonts w:ascii="Times" w:hAnsi="Times"/>
        </w:rPr>
        <w:t xml:space="preserve">32 es un número compuesto, porque puede ser expresado como la multiplicación de 4 x 8, que es 32. </w:t>
      </w:r>
    </w:p>
    <w:p w14:paraId="3626A5FD" w14:textId="77777777" w:rsidR="001F10EF" w:rsidRDefault="001F10EF" w:rsidP="00B13EC4">
      <w:pPr>
        <w:spacing w:after="0"/>
        <w:jc w:val="both"/>
        <w:rPr>
          <w:rFonts w:ascii="Times" w:hAnsi="Times"/>
        </w:rPr>
      </w:pPr>
    </w:p>
    <w:p w14:paraId="4A5A4355" w14:textId="03D5E88D" w:rsidR="001F10EF" w:rsidRDefault="001F10EF" w:rsidP="00B13EC4">
      <w:pPr>
        <w:spacing w:after="0"/>
        <w:jc w:val="both"/>
        <w:rPr>
          <w:rFonts w:ascii="Times" w:hAnsi="Times"/>
        </w:rPr>
      </w:pPr>
      <w:r>
        <w:rPr>
          <w:rFonts w:ascii="Times" w:hAnsi="Times"/>
        </w:rPr>
        <w:t>Ejemplo:</w:t>
      </w:r>
    </w:p>
    <w:p w14:paraId="36290234" w14:textId="77777777" w:rsidR="001F10EF" w:rsidRDefault="001F10EF" w:rsidP="00B13EC4">
      <w:pPr>
        <w:spacing w:after="0"/>
        <w:jc w:val="both"/>
        <w:rPr>
          <w:rFonts w:ascii="Times" w:hAnsi="Times"/>
        </w:rPr>
      </w:pPr>
    </w:p>
    <w:p w14:paraId="049A7FE4" w14:textId="77777777" w:rsidR="001F10EF" w:rsidRDefault="001F10EF" w:rsidP="001F10EF">
      <w:pPr>
        <w:spacing w:after="0"/>
        <w:jc w:val="both"/>
        <w:rPr>
          <w:rFonts w:ascii="Times" w:hAnsi="Times"/>
        </w:rPr>
      </w:pPr>
      <w:r>
        <w:rPr>
          <w:rFonts w:ascii="Times" w:hAnsi="Times"/>
        </w:rPr>
        <w:t>Un número compuesto por lo general se expresa como el producto de dos o más números primos. Es decir:</w:t>
      </w:r>
    </w:p>
    <w:p w14:paraId="03A3BEED" w14:textId="77777777" w:rsidR="00BC222F" w:rsidRDefault="00BC222F" w:rsidP="00B13EC4">
      <w:pPr>
        <w:spacing w:after="0"/>
        <w:jc w:val="both"/>
        <w:rPr>
          <w:rFonts w:ascii="Times" w:hAnsi="Times"/>
        </w:rPr>
      </w:pPr>
    </w:p>
    <w:tbl>
      <w:tblPr>
        <w:tblStyle w:val="Tablaconcuadrcula"/>
        <w:tblW w:w="0" w:type="auto"/>
        <w:tblLook w:val="04A0" w:firstRow="1" w:lastRow="0" w:firstColumn="1" w:lastColumn="0" w:noHBand="0" w:noVBand="1"/>
      </w:tblPr>
      <w:tblGrid>
        <w:gridCol w:w="2368"/>
        <w:gridCol w:w="6460"/>
      </w:tblGrid>
      <w:tr w:rsidR="003E7B3B" w:rsidRPr="005D1738" w14:paraId="1A622818" w14:textId="77777777" w:rsidTr="00963320">
        <w:trPr>
          <w:ins w:id="175" w:author="Diana Margarita Gonzalez Martinez" w:date="2015-05-18T22:35:00Z"/>
        </w:trPr>
        <w:tc>
          <w:tcPr>
            <w:tcW w:w="9033" w:type="dxa"/>
            <w:gridSpan w:val="2"/>
            <w:shd w:val="clear" w:color="auto" w:fill="0D0D0D" w:themeFill="text1" w:themeFillTint="F2"/>
          </w:tcPr>
          <w:p w14:paraId="386F216D" w14:textId="77777777" w:rsidR="003E7B3B" w:rsidRPr="005D1738" w:rsidRDefault="003E7B3B" w:rsidP="00963320">
            <w:pPr>
              <w:jc w:val="center"/>
              <w:rPr>
                <w:ins w:id="176" w:author="Diana Margarita Gonzalez Martinez" w:date="2015-05-18T22:35:00Z"/>
                <w:rFonts w:ascii="Times New Roman" w:hAnsi="Times New Roman" w:cs="Times New Roman"/>
                <w:b/>
                <w:color w:val="FFFFFF" w:themeColor="background1"/>
              </w:rPr>
            </w:pPr>
            <w:ins w:id="177" w:author="Diana Margarita Gonzalez Martinez" w:date="2015-05-18T22:35:00Z">
              <w:r w:rsidRPr="005D1738">
                <w:rPr>
                  <w:rFonts w:ascii="Times New Roman" w:hAnsi="Times New Roman" w:cs="Times New Roman"/>
                  <w:b/>
                  <w:color w:val="FFFFFF" w:themeColor="background1"/>
                </w:rPr>
                <w:t>Imagen (fotografía, gráfica o ilustración)</w:t>
              </w:r>
            </w:ins>
          </w:p>
        </w:tc>
      </w:tr>
      <w:tr w:rsidR="003E7B3B" w14:paraId="2DD56E07" w14:textId="77777777" w:rsidTr="00963320">
        <w:trPr>
          <w:ins w:id="178" w:author="Diana Margarita Gonzalez Martinez" w:date="2015-05-18T22:35:00Z"/>
        </w:trPr>
        <w:tc>
          <w:tcPr>
            <w:tcW w:w="2518" w:type="dxa"/>
          </w:tcPr>
          <w:p w14:paraId="42A8DDDC" w14:textId="77777777" w:rsidR="003E7B3B" w:rsidRPr="00053744" w:rsidRDefault="003E7B3B" w:rsidP="00963320">
            <w:pPr>
              <w:rPr>
                <w:ins w:id="179" w:author="Diana Margarita Gonzalez Martinez" w:date="2015-05-18T22:35:00Z"/>
                <w:rFonts w:ascii="Times New Roman" w:hAnsi="Times New Roman" w:cs="Times New Roman"/>
                <w:b/>
                <w:color w:val="000000"/>
                <w:sz w:val="18"/>
                <w:szCs w:val="18"/>
              </w:rPr>
            </w:pPr>
            <w:ins w:id="180" w:author="Diana Margarita Gonzalez Martinez" w:date="2015-05-18T22:35:00Z">
              <w:r>
                <w:rPr>
                  <w:rFonts w:ascii="Times New Roman" w:hAnsi="Times New Roman" w:cs="Times New Roman"/>
                  <w:b/>
                  <w:color w:val="000000"/>
                  <w:sz w:val="18"/>
                  <w:szCs w:val="18"/>
                </w:rPr>
                <w:t>Código</w:t>
              </w:r>
            </w:ins>
          </w:p>
        </w:tc>
        <w:tc>
          <w:tcPr>
            <w:tcW w:w="6515" w:type="dxa"/>
          </w:tcPr>
          <w:p w14:paraId="63542327" w14:textId="680F69F3" w:rsidR="003E7B3B" w:rsidRPr="00053744" w:rsidRDefault="003E7B3B" w:rsidP="00963320">
            <w:pPr>
              <w:rPr>
                <w:ins w:id="181" w:author="Diana Margarita Gonzalez Martinez" w:date="2015-05-18T22:35:00Z"/>
                <w:rFonts w:ascii="Times New Roman" w:hAnsi="Times New Roman" w:cs="Times New Roman"/>
                <w:b/>
                <w:color w:val="000000"/>
                <w:sz w:val="18"/>
                <w:szCs w:val="18"/>
              </w:rPr>
            </w:pPr>
            <w:ins w:id="182" w:author="Diana Margarita Gonzalez Martinez" w:date="2015-05-18T22:35:00Z">
              <w:r>
                <w:rPr>
                  <w:rFonts w:ascii="Times New Roman" w:hAnsi="Times New Roman" w:cs="Times New Roman"/>
                  <w:color w:val="000000"/>
                </w:rPr>
                <w:t>MA_06_04_CO_</w:t>
              </w:r>
              <w:r w:rsidR="00EC3CA8">
                <w:rPr>
                  <w:rFonts w:ascii="Times New Roman" w:hAnsi="Times New Roman" w:cs="Times New Roman"/>
                  <w:color w:val="000000"/>
                </w:rPr>
                <w:t>IMG11</w:t>
              </w:r>
            </w:ins>
          </w:p>
        </w:tc>
      </w:tr>
      <w:tr w:rsidR="003E7B3B" w14:paraId="7700D639" w14:textId="77777777" w:rsidTr="00963320">
        <w:trPr>
          <w:ins w:id="183" w:author="Diana Margarita Gonzalez Martinez" w:date="2015-05-18T22:35:00Z"/>
        </w:trPr>
        <w:tc>
          <w:tcPr>
            <w:tcW w:w="2518" w:type="dxa"/>
          </w:tcPr>
          <w:p w14:paraId="6FEADABB" w14:textId="77777777" w:rsidR="003E7B3B" w:rsidRDefault="003E7B3B" w:rsidP="00963320">
            <w:pPr>
              <w:rPr>
                <w:ins w:id="184" w:author="Diana Margarita Gonzalez Martinez" w:date="2015-05-18T22:35:00Z"/>
                <w:rFonts w:ascii="Times New Roman" w:hAnsi="Times New Roman" w:cs="Times New Roman"/>
                <w:color w:val="000000"/>
              </w:rPr>
            </w:pPr>
            <w:ins w:id="185" w:author="Diana Margarita Gonzalez Martinez" w:date="2015-05-18T22:35:00Z">
              <w:r w:rsidRPr="00053744">
                <w:rPr>
                  <w:rFonts w:ascii="Times New Roman" w:hAnsi="Times New Roman" w:cs="Times New Roman"/>
                  <w:b/>
                  <w:color w:val="000000"/>
                  <w:sz w:val="18"/>
                  <w:szCs w:val="18"/>
                </w:rPr>
                <w:t>Descripción</w:t>
              </w:r>
            </w:ins>
          </w:p>
        </w:tc>
        <w:tc>
          <w:tcPr>
            <w:tcW w:w="6515" w:type="dxa"/>
          </w:tcPr>
          <w:p w14:paraId="1FD6301F" w14:textId="77777777" w:rsidR="003E7B3B" w:rsidRDefault="003E7B3B" w:rsidP="00963320">
            <w:pPr>
              <w:rPr>
                <w:ins w:id="186" w:author="Diana Margarita Gonzalez Martinez" w:date="2015-05-18T22:35:00Z"/>
                <w:rFonts w:ascii="Times New Roman" w:hAnsi="Times New Roman" w:cs="Times New Roman"/>
                <w:color w:val="000000"/>
              </w:rPr>
            </w:pPr>
            <w:ins w:id="187" w:author="Diana Margarita Gonzalez Martinez" w:date="2015-05-18T22:35:00Z">
              <w:r>
                <w:rPr>
                  <w:rFonts w:ascii="Times New Roman" w:hAnsi="Times New Roman" w:cs="Times New Roman"/>
                  <w:color w:val="000000"/>
                </w:rPr>
                <w:t>Números compuestos</w:t>
              </w:r>
            </w:ins>
          </w:p>
        </w:tc>
      </w:tr>
      <w:tr w:rsidR="003E7B3B" w14:paraId="6F564D71" w14:textId="77777777" w:rsidTr="00963320">
        <w:trPr>
          <w:ins w:id="188" w:author="Diana Margarita Gonzalez Martinez" w:date="2015-05-18T22:35:00Z"/>
        </w:trPr>
        <w:tc>
          <w:tcPr>
            <w:tcW w:w="2518" w:type="dxa"/>
          </w:tcPr>
          <w:p w14:paraId="7627350D" w14:textId="77777777" w:rsidR="003E7B3B" w:rsidRDefault="003E7B3B" w:rsidP="00963320">
            <w:pPr>
              <w:rPr>
                <w:ins w:id="189" w:author="Diana Margarita Gonzalez Martinez" w:date="2015-05-18T22:35:00Z"/>
                <w:rFonts w:ascii="Times New Roman" w:hAnsi="Times New Roman" w:cs="Times New Roman"/>
                <w:color w:val="000000"/>
              </w:rPr>
            </w:pPr>
            <w:ins w:id="190" w:author="Diana Margarita Gonzalez Martinez" w:date="2015-05-18T22:35:00Z">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ins>
          </w:p>
        </w:tc>
        <w:tc>
          <w:tcPr>
            <w:tcW w:w="6515" w:type="dxa"/>
          </w:tcPr>
          <w:p w14:paraId="592B26BD" w14:textId="77777777" w:rsidR="003E7B3B" w:rsidRDefault="003E7B3B" w:rsidP="00963320">
            <w:pPr>
              <w:rPr>
                <w:ins w:id="191" w:author="Diana Margarita Gonzalez Martinez" w:date="2015-05-18T22:35:00Z"/>
                <w:rFonts w:ascii="Times New Roman" w:hAnsi="Times New Roman" w:cs="Times New Roman"/>
                <w:color w:val="000000"/>
              </w:rPr>
            </w:pPr>
          </w:p>
          <w:p w14:paraId="6779F39B" w14:textId="77777777" w:rsidR="003E7B3B" w:rsidRDefault="003E7B3B" w:rsidP="00963320">
            <w:pPr>
              <w:jc w:val="center"/>
              <w:rPr>
                <w:ins w:id="192" w:author="Diana Margarita Gonzalez Martinez" w:date="2015-05-18T22:35:00Z"/>
                <w:rFonts w:ascii="Times New Roman" w:hAnsi="Times New Roman" w:cs="Times New Roman"/>
                <w:color w:val="000000"/>
              </w:rPr>
            </w:pPr>
            <w:ins w:id="193" w:author="Diana Margarita Gonzalez Martinez" w:date="2015-05-18T22:35:00Z">
              <w:r>
                <w:rPr>
                  <w:noProof/>
                  <w:lang w:val="es-CO" w:eastAsia="es-CO"/>
                </w:rPr>
                <w:drawing>
                  <wp:inline distT="0" distB="0" distL="0" distR="0" wp14:anchorId="458CC978" wp14:editId="4519D497">
                    <wp:extent cx="3686175" cy="2133600"/>
                    <wp:effectExtent l="0" t="0" r="9525" b="0"/>
                    <wp:docPr id="12" name="Imagen 12" descr="February 28 Calendar. Part of 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bruary 28 Calendar. Part of a s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2133600"/>
                            </a:xfrm>
                            <a:prstGeom prst="rect">
                              <a:avLst/>
                            </a:prstGeom>
                            <a:noFill/>
                            <a:ln>
                              <a:noFill/>
                            </a:ln>
                          </pic:spPr>
                        </pic:pic>
                      </a:graphicData>
                    </a:graphic>
                  </wp:inline>
                </w:drawing>
              </w:r>
            </w:ins>
          </w:p>
          <w:p w14:paraId="4C835E12" w14:textId="77777777" w:rsidR="003E7B3B" w:rsidRDefault="003E7B3B" w:rsidP="00963320">
            <w:pPr>
              <w:rPr>
                <w:ins w:id="194" w:author="Diana Margarita Gonzalez Martinez" w:date="2015-05-18T22:35:00Z"/>
                <w:rFonts w:ascii="Times New Roman" w:hAnsi="Times New Roman" w:cs="Times New Roman"/>
                <w:color w:val="000000"/>
              </w:rPr>
            </w:pPr>
            <w:ins w:id="195" w:author="Diana Margarita Gonzalez Martinez" w:date="2015-05-18T22:35:00Z">
              <w:r>
                <w:rPr>
                  <w:rFonts w:ascii="Arial" w:hAnsi="Arial" w:cs="Arial"/>
                  <w:color w:val="333333"/>
                  <w:sz w:val="18"/>
                  <w:szCs w:val="18"/>
                  <w:shd w:val="clear" w:color="auto" w:fill="FFFFFF"/>
                </w:rPr>
                <w:t>243213226</w:t>
              </w:r>
            </w:ins>
          </w:p>
          <w:p w14:paraId="66BCAD6E" w14:textId="77777777" w:rsidR="003E7B3B" w:rsidRDefault="003E7B3B" w:rsidP="00963320">
            <w:pPr>
              <w:rPr>
                <w:ins w:id="196" w:author="Diana Margarita Gonzalez Martinez" w:date="2015-05-18T22:35:00Z"/>
                <w:rFonts w:ascii="Times New Roman" w:hAnsi="Times New Roman" w:cs="Times New Roman"/>
                <w:color w:val="000000"/>
              </w:rPr>
            </w:pPr>
          </w:p>
        </w:tc>
      </w:tr>
      <w:tr w:rsidR="003E7B3B" w14:paraId="2FE37F06" w14:textId="77777777" w:rsidTr="00963320">
        <w:trPr>
          <w:ins w:id="197" w:author="Diana Margarita Gonzalez Martinez" w:date="2015-05-18T22:35:00Z"/>
        </w:trPr>
        <w:tc>
          <w:tcPr>
            <w:tcW w:w="2518" w:type="dxa"/>
          </w:tcPr>
          <w:p w14:paraId="5CE5EB40" w14:textId="77777777" w:rsidR="003E7B3B" w:rsidRDefault="003E7B3B" w:rsidP="00963320">
            <w:pPr>
              <w:rPr>
                <w:ins w:id="198" w:author="Diana Margarita Gonzalez Martinez" w:date="2015-05-18T22:35:00Z"/>
                <w:rFonts w:ascii="Times New Roman" w:hAnsi="Times New Roman" w:cs="Times New Roman"/>
                <w:color w:val="000000"/>
              </w:rPr>
            </w:pPr>
            <w:ins w:id="199" w:author="Diana Margarita Gonzalez Martinez" w:date="2015-05-18T22:35:00Z">
              <w:r w:rsidRPr="00053744">
                <w:rPr>
                  <w:rFonts w:ascii="Times New Roman" w:hAnsi="Times New Roman" w:cs="Times New Roman"/>
                  <w:b/>
                  <w:color w:val="000000"/>
                  <w:sz w:val="18"/>
                  <w:szCs w:val="18"/>
                </w:rPr>
                <w:t>Pie de imagen</w:t>
              </w:r>
            </w:ins>
          </w:p>
        </w:tc>
        <w:tc>
          <w:tcPr>
            <w:tcW w:w="6515" w:type="dxa"/>
          </w:tcPr>
          <w:p w14:paraId="7B7ED22F" w14:textId="77777777" w:rsidR="003E7B3B" w:rsidRPr="001F429E" w:rsidRDefault="003E7B3B" w:rsidP="00963320">
            <w:pPr>
              <w:rPr>
                <w:ins w:id="200" w:author="Diana Margarita Gonzalez Martinez" w:date="2015-05-18T22:35:00Z"/>
                <w:rFonts w:ascii="Times New Roman" w:hAnsi="Times New Roman" w:cs="Times New Roman"/>
              </w:rPr>
            </w:pPr>
            <w:ins w:id="201" w:author="Diana Margarita Gonzalez Martinez" w:date="2015-05-18T22:35:00Z">
              <w:r>
                <w:rPr>
                  <w:rFonts w:ascii="Times New Roman" w:hAnsi="Times New Roman" w:cs="Times New Roman"/>
                </w:rPr>
                <w:t>28 es un número compuesto</w:t>
              </w:r>
            </w:ins>
          </w:p>
          <w:p w14:paraId="4B525068" w14:textId="77777777" w:rsidR="003E7B3B" w:rsidRDefault="003E7B3B" w:rsidP="00963320">
            <w:pPr>
              <w:rPr>
                <w:ins w:id="202" w:author="Diana Margarita Gonzalez Martinez" w:date="2015-05-18T22:35:00Z"/>
                <w:rFonts w:ascii="Times New Roman" w:hAnsi="Times New Roman" w:cs="Times New Roman"/>
                <w:color w:val="000000"/>
              </w:rPr>
            </w:pPr>
          </w:p>
        </w:tc>
      </w:tr>
    </w:tbl>
    <w:p w14:paraId="069DCED4" w14:textId="77777777" w:rsidR="00F1245F" w:rsidRDefault="00F1245F" w:rsidP="00B13EC4">
      <w:pPr>
        <w:spacing w:after="0"/>
        <w:jc w:val="both"/>
        <w:rPr>
          <w:rFonts w:ascii="Times" w:hAnsi="Times"/>
        </w:rPr>
      </w:pPr>
    </w:p>
    <w:p w14:paraId="3C81C230" w14:textId="77777777" w:rsidR="001F10EF" w:rsidRDefault="001F10EF" w:rsidP="001F10EF">
      <w:pPr>
        <w:pStyle w:val="Prrafodelista"/>
        <w:numPr>
          <w:ilvl w:val="0"/>
          <w:numId w:val="38"/>
        </w:numPr>
        <w:spacing w:after="0"/>
        <w:ind w:left="360"/>
        <w:jc w:val="both"/>
        <w:rPr>
          <w:rFonts w:ascii="Times" w:hAnsi="Times"/>
        </w:rPr>
      </w:pPr>
      <w:r w:rsidRPr="00BC222F">
        <w:rPr>
          <w:rFonts w:ascii="Times" w:hAnsi="Times"/>
        </w:rPr>
        <w:t xml:space="preserve">28 puede </w:t>
      </w:r>
      <w:r>
        <w:rPr>
          <w:rFonts w:ascii="Times" w:hAnsi="Times"/>
        </w:rPr>
        <w:t xml:space="preserve">es un número compuesto, porque puede </w:t>
      </w:r>
      <w:r w:rsidRPr="00BC222F">
        <w:rPr>
          <w:rFonts w:ascii="Times" w:hAnsi="Times"/>
        </w:rPr>
        <w:t>escribirse en términos de números primos como 2</w:t>
      </w:r>
      <w:r>
        <w:rPr>
          <w:rFonts w:ascii="Times" w:hAnsi="Times"/>
        </w:rPr>
        <w:t xml:space="preserve"> </w:t>
      </w:r>
      <w:r w:rsidRPr="00BC222F">
        <w:rPr>
          <w:rFonts w:ascii="Times" w:hAnsi="Times"/>
        </w:rPr>
        <w:t>x</w:t>
      </w:r>
      <w:r>
        <w:rPr>
          <w:rFonts w:ascii="Times" w:hAnsi="Times"/>
        </w:rPr>
        <w:t xml:space="preserve"> </w:t>
      </w:r>
      <w:r w:rsidRPr="00BC222F">
        <w:rPr>
          <w:rFonts w:ascii="Times" w:hAnsi="Times"/>
        </w:rPr>
        <w:t>2</w:t>
      </w:r>
      <w:r>
        <w:rPr>
          <w:rFonts w:ascii="Times" w:hAnsi="Times"/>
        </w:rPr>
        <w:t xml:space="preserve"> </w:t>
      </w:r>
      <w:r w:rsidRPr="00BC222F">
        <w:rPr>
          <w:rFonts w:ascii="Times" w:hAnsi="Times"/>
        </w:rPr>
        <w:t>x</w:t>
      </w:r>
      <w:r>
        <w:rPr>
          <w:rFonts w:ascii="Times" w:hAnsi="Times"/>
        </w:rPr>
        <w:t xml:space="preserve"> </w:t>
      </w:r>
      <w:r w:rsidRPr="00BC222F">
        <w:rPr>
          <w:rFonts w:ascii="Times" w:hAnsi="Times"/>
        </w:rPr>
        <w:t>7 =</w:t>
      </w:r>
      <w:r>
        <w:rPr>
          <w:rFonts w:ascii="Times" w:hAnsi="Times"/>
        </w:rPr>
        <w:t xml:space="preserve"> </w:t>
      </w:r>
      <w:r w:rsidRPr="00BC222F">
        <w:rPr>
          <w:rFonts w:ascii="Times" w:hAnsi="Times"/>
        </w:rPr>
        <w:t>28</w:t>
      </w:r>
    </w:p>
    <w:p w14:paraId="410DF3D3" w14:textId="77777777" w:rsidR="00A238FF" w:rsidRPr="00BC222F" w:rsidRDefault="00A238FF" w:rsidP="00A238FF">
      <w:pPr>
        <w:pStyle w:val="Prrafodelista"/>
        <w:spacing w:after="0"/>
        <w:jc w:val="both"/>
        <w:rPr>
          <w:rFonts w:ascii="Times" w:hAnsi="Times"/>
        </w:rPr>
      </w:pPr>
    </w:p>
    <w:tbl>
      <w:tblPr>
        <w:tblStyle w:val="Tablaconcuadrcula"/>
        <w:tblW w:w="0" w:type="auto"/>
        <w:tblLook w:val="04A0" w:firstRow="1" w:lastRow="0" w:firstColumn="1" w:lastColumn="0" w:noHBand="0" w:noVBand="1"/>
      </w:tblPr>
      <w:tblGrid>
        <w:gridCol w:w="2480"/>
        <w:gridCol w:w="6348"/>
      </w:tblGrid>
      <w:tr w:rsidR="00A238FF" w:rsidRPr="005D1738" w14:paraId="0F607BFD" w14:textId="77777777" w:rsidTr="00B8226C">
        <w:tc>
          <w:tcPr>
            <w:tcW w:w="8978" w:type="dxa"/>
            <w:gridSpan w:val="2"/>
            <w:shd w:val="clear" w:color="auto" w:fill="000000" w:themeFill="text1"/>
          </w:tcPr>
          <w:p w14:paraId="5F670CBC" w14:textId="77777777" w:rsidR="00A238FF" w:rsidRPr="005D1738" w:rsidRDefault="00A238FF"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238FF" w:rsidRPr="00726376" w14:paraId="0222C094" w14:textId="77777777" w:rsidTr="00B8226C">
        <w:tc>
          <w:tcPr>
            <w:tcW w:w="2518" w:type="dxa"/>
          </w:tcPr>
          <w:p w14:paraId="03815DC6" w14:textId="77777777" w:rsidR="00A238FF" w:rsidRPr="00726376" w:rsidRDefault="00A238FF" w:rsidP="00B8226C">
            <w:pPr>
              <w:rPr>
                <w:rFonts w:ascii="Times" w:hAnsi="Times"/>
                <w:b/>
                <w:sz w:val="18"/>
                <w:szCs w:val="18"/>
              </w:rPr>
            </w:pPr>
            <w:r w:rsidRPr="00726376">
              <w:rPr>
                <w:rFonts w:ascii="Times" w:hAnsi="Times"/>
                <w:b/>
                <w:sz w:val="18"/>
                <w:szCs w:val="18"/>
              </w:rPr>
              <w:t>Título</w:t>
            </w:r>
          </w:p>
        </w:tc>
        <w:tc>
          <w:tcPr>
            <w:tcW w:w="6460" w:type="dxa"/>
          </w:tcPr>
          <w:p w14:paraId="3AFCF7B6" w14:textId="77777777" w:rsidR="00A238FF" w:rsidRPr="00A238FF" w:rsidRDefault="00A238FF" w:rsidP="00A238FF">
            <w:pPr>
              <w:jc w:val="center"/>
              <w:rPr>
                <w:rFonts w:ascii="Times New Roman" w:hAnsi="Times New Roman" w:cs="Times New Roman"/>
                <w:b/>
                <w:sz w:val="24"/>
                <w:szCs w:val="24"/>
              </w:rPr>
            </w:pPr>
            <w:r w:rsidRPr="00A238FF">
              <w:rPr>
                <w:rFonts w:ascii="Times New Roman" w:hAnsi="Times New Roman" w:cs="Times New Roman"/>
                <w:b/>
                <w:sz w:val="24"/>
                <w:szCs w:val="24"/>
              </w:rPr>
              <w:t>Los números primos y compuestos</w:t>
            </w:r>
          </w:p>
          <w:p w14:paraId="686B943C" w14:textId="77777777" w:rsidR="00A238FF" w:rsidRPr="000618A4" w:rsidRDefault="00A238FF" w:rsidP="00A238FF">
            <w:pPr>
              <w:jc w:val="center"/>
              <w:rPr>
                <w:rFonts w:ascii="Times New Roman" w:hAnsi="Times New Roman" w:cs="Times New Roman"/>
                <w:b/>
                <w:sz w:val="24"/>
                <w:szCs w:val="24"/>
              </w:rPr>
            </w:pPr>
          </w:p>
        </w:tc>
      </w:tr>
      <w:tr w:rsidR="00A238FF" w14:paraId="2044D0F9" w14:textId="77777777" w:rsidTr="00B8226C">
        <w:tc>
          <w:tcPr>
            <w:tcW w:w="2518" w:type="dxa"/>
          </w:tcPr>
          <w:p w14:paraId="0A42AE22" w14:textId="77777777" w:rsidR="00A238FF" w:rsidRDefault="00A238FF" w:rsidP="00B8226C">
            <w:pPr>
              <w:rPr>
                <w:rFonts w:ascii="Times" w:hAnsi="Times"/>
              </w:rPr>
            </w:pPr>
            <w:r w:rsidRPr="00726376">
              <w:rPr>
                <w:rFonts w:ascii="Times" w:hAnsi="Times"/>
                <w:b/>
                <w:sz w:val="18"/>
                <w:szCs w:val="18"/>
              </w:rPr>
              <w:t>Contenido</w:t>
            </w:r>
          </w:p>
        </w:tc>
        <w:tc>
          <w:tcPr>
            <w:tcW w:w="6460" w:type="dxa"/>
          </w:tcPr>
          <w:p w14:paraId="4FDCDC76" w14:textId="77777777" w:rsidR="00A238FF" w:rsidRPr="00A238FF" w:rsidRDefault="00A238FF" w:rsidP="00A238FF">
            <w:pPr>
              <w:numPr>
                <w:ilvl w:val="0"/>
                <w:numId w:val="42"/>
              </w:numPr>
              <w:spacing w:line="345" w:lineRule="atLeast"/>
              <w:ind w:left="300"/>
              <w:jc w:val="both"/>
              <w:rPr>
                <w:rFonts w:ascii="Times New Roman" w:hAnsi="Times New Roman" w:cs="Times New Roman"/>
                <w:color w:val="333333"/>
                <w:sz w:val="24"/>
                <w:szCs w:val="24"/>
              </w:rPr>
            </w:pPr>
            <w:r w:rsidRPr="00A238FF">
              <w:rPr>
                <w:rStyle w:val="un"/>
                <w:rFonts w:ascii="Times New Roman" w:hAnsi="Times New Roman" w:cs="Times New Roman"/>
                <w:color w:val="333333"/>
                <w:sz w:val="24"/>
                <w:szCs w:val="24"/>
              </w:rPr>
              <w:t>Un número natural es</w:t>
            </w:r>
            <w:r w:rsidRPr="00A238FF">
              <w:rPr>
                <w:rStyle w:val="apple-converted-space"/>
                <w:rFonts w:ascii="Times New Roman" w:hAnsi="Times New Roman" w:cs="Times New Roman"/>
                <w:color w:val="333333"/>
                <w:sz w:val="24"/>
                <w:szCs w:val="24"/>
              </w:rPr>
              <w:t> </w:t>
            </w:r>
            <w:r w:rsidRPr="00A238FF">
              <w:rPr>
                <w:rStyle w:val="Textoennegrita"/>
                <w:rFonts w:ascii="Times New Roman" w:hAnsi="Times New Roman" w:cs="Times New Roman"/>
                <w:color w:val="333333"/>
                <w:sz w:val="24"/>
                <w:szCs w:val="24"/>
              </w:rPr>
              <w:t>primo</w:t>
            </w:r>
            <w:r w:rsidRPr="00A238FF">
              <w:rPr>
                <w:rStyle w:val="apple-converted-space"/>
                <w:rFonts w:ascii="Times New Roman" w:hAnsi="Times New Roman" w:cs="Times New Roman"/>
                <w:color w:val="333333"/>
                <w:sz w:val="24"/>
                <w:szCs w:val="24"/>
              </w:rPr>
              <w:t> </w:t>
            </w:r>
            <w:r w:rsidRPr="00A238FF">
              <w:rPr>
                <w:rStyle w:val="un"/>
                <w:rFonts w:ascii="Times New Roman" w:hAnsi="Times New Roman" w:cs="Times New Roman"/>
                <w:color w:val="333333"/>
                <w:sz w:val="24"/>
                <w:szCs w:val="24"/>
              </w:rPr>
              <w:t>si solo es divisible entre la unidad y él mismo.</w:t>
            </w:r>
          </w:p>
          <w:p w14:paraId="6702869D" w14:textId="77777777" w:rsidR="00A238FF" w:rsidRPr="00A238FF" w:rsidRDefault="00A238FF" w:rsidP="00A238FF">
            <w:pPr>
              <w:numPr>
                <w:ilvl w:val="0"/>
                <w:numId w:val="42"/>
              </w:numPr>
              <w:spacing w:line="345" w:lineRule="atLeast"/>
              <w:ind w:left="300"/>
              <w:jc w:val="both"/>
              <w:rPr>
                <w:rFonts w:ascii="Times New Roman" w:hAnsi="Times New Roman" w:cs="Times New Roman"/>
                <w:color w:val="333333"/>
                <w:sz w:val="24"/>
                <w:szCs w:val="24"/>
              </w:rPr>
            </w:pPr>
            <w:r w:rsidRPr="00A238FF">
              <w:rPr>
                <w:rStyle w:val="un"/>
                <w:rFonts w:ascii="Times New Roman" w:hAnsi="Times New Roman" w:cs="Times New Roman"/>
                <w:color w:val="333333"/>
                <w:sz w:val="24"/>
                <w:szCs w:val="24"/>
              </w:rPr>
              <w:t>Un número natural es</w:t>
            </w:r>
            <w:r w:rsidRPr="00A238FF">
              <w:rPr>
                <w:rStyle w:val="apple-converted-space"/>
                <w:rFonts w:ascii="Times New Roman" w:hAnsi="Times New Roman" w:cs="Times New Roman"/>
                <w:color w:val="333333"/>
                <w:sz w:val="24"/>
                <w:szCs w:val="24"/>
              </w:rPr>
              <w:t> </w:t>
            </w:r>
            <w:r w:rsidRPr="00A238FF">
              <w:rPr>
                <w:rStyle w:val="Textoennegrita"/>
                <w:rFonts w:ascii="Times New Roman" w:hAnsi="Times New Roman" w:cs="Times New Roman"/>
                <w:color w:val="333333"/>
                <w:sz w:val="24"/>
                <w:szCs w:val="24"/>
              </w:rPr>
              <w:t>compuesto</w:t>
            </w:r>
            <w:r w:rsidRPr="00A238FF">
              <w:rPr>
                <w:rStyle w:val="apple-converted-space"/>
                <w:rFonts w:ascii="Times New Roman" w:hAnsi="Times New Roman" w:cs="Times New Roman"/>
                <w:color w:val="333333"/>
                <w:sz w:val="24"/>
                <w:szCs w:val="24"/>
              </w:rPr>
              <w:t> </w:t>
            </w:r>
            <w:r w:rsidRPr="00A238FF">
              <w:rPr>
                <w:rStyle w:val="un"/>
                <w:rFonts w:ascii="Times New Roman" w:hAnsi="Times New Roman" w:cs="Times New Roman"/>
                <w:color w:val="333333"/>
                <w:sz w:val="24"/>
                <w:szCs w:val="24"/>
              </w:rPr>
              <w:t>si tiene más de dos divisores.</w:t>
            </w:r>
          </w:p>
          <w:p w14:paraId="2FC128BE" w14:textId="4F4FCF27" w:rsidR="00A238FF" w:rsidRPr="000618A4" w:rsidRDefault="00A238FF" w:rsidP="00A238FF">
            <w:pPr>
              <w:pStyle w:val="Prrafodelista"/>
              <w:jc w:val="both"/>
              <w:rPr>
                <w:rFonts w:ascii="Times New Roman" w:hAnsi="Times New Roman" w:cs="Times New Roman"/>
              </w:rPr>
            </w:pPr>
          </w:p>
        </w:tc>
      </w:tr>
    </w:tbl>
    <w:p w14:paraId="5D8DCD17" w14:textId="77777777" w:rsidR="00474956" w:rsidRDefault="00474956" w:rsidP="00AE1BC1">
      <w:pPr>
        <w:spacing w:after="0"/>
        <w:rPr>
          <w:rFonts w:ascii="Times" w:hAnsi="Times"/>
          <w:b/>
        </w:rPr>
      </w:pPr>
    </w:p>
    <w:tbl>
      <w:tblPr>
        <w:tblStyle w:val="Tablaconcuadrcula"/>
        <w:tblW w:w="0" w:type="auto"/>
        <w:tblLook w:val="04A0" w:firstRow="1" w:lastRow="0" w:firstColumn="1" w:lastColumn="0" w:noHBand="0" w:noVBand="1"/>
      </w:tblPr>
      <w:tblGrid>
        <w:gridCol w:w="2465"/>
        <w:gridCol w:w="6363"/>
      </w:tblGrid>
      <w:tr w:rsidR="000C612E" w:rsidRPr="005D1738" w14:paraId="4A3C1B1D" w14:textId="77777777" w:rsidTr="00B8226C">
        <w:tc>
          <w:tcPr>
            <w:tcW w:w="9033" w:type="dxa"/>
            <w:gridSpan w:val="2"/>
            <w:shd w:val="clear" w:color="auto" w:fill="000000" w:themeFill="text1"/>
          </w:tcPr>
          <w:p w14:paraId="72D40120" w14:textId="77777777" w:rsidR="000C612E" w:rsidRPr="005D1738" w:rsidRDefault="000C612E"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C612E" w14:paraId="046E52A3" w14:textId="77777777" w:rsidTr="00B8226C">
        <w:tc>
          <w:tcPr>
            <w:tcW w:w="2518" w:type="dxa"/>
          </w:tcPr>
          <w:p w14:paraId="7EE9165A" w14:textId="77777777" w:rsidR="000C612E" w:rsidRPr="00053744" w:rsidRDefault="000C612E"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F0B6D56" w14:textId="74C7ACAF" w:rsidR="000C612E" w:rsidRPr="00053744" w:rsidRDefault="004859C1" w:rsidP="004859C1">
            <w:pPr>
              <w:rPr>
                <w:rFonts w:ascii="Times New Roman" w:hAnsi="Times New Roman" w:cs="Times New Roman"/>
                <w:b/>
                <w:color w:val="000000"/>
                <w:sz w:val="18"/>
                <w:szCs w:val="18"/>
              </w:rPr>
            </w:pPr>
            <w:r>
              <w:rPr>
                <w:rFonts w:ascii="Times New Roman" w:hAnsi="Times New Roman" w:cs="Times New Roman"/>
                <w:color w:val="000000"/>
              </w:rPr>
              <w:t xml:space="preserve">MA_06_04_CO_REC110 </w:t>
            </w:r>
          </w:p>
        </w:tc>
      </w:tr>
      <w:tr w:rsidR="000C612E" w14:paraId="772DE8AE" w14:textId="77777777" w:rsidTr="00B8226C">
        <w:tc>
          <w:tcPr>
            <w:tcW w:w="2518" w:type="dxa"/>
          </w:tcPr>
          <w:p w14:paraId="1764FB41" w14:textId="77777777" w:rsidR="000C612E" w:rsidRDefault="000C612E" w:rsidP="00B8226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8079D65" w14:textId="77777777" w:rsidR="000C612E" w:rsidRPr="000C612E" w:rsidRDefault="000C612E" w:rsidP="00B8226C">
            <w:pPr>
              <w:rPr>
                <w:rFonts w:ascii="Times New Roman" w:hAnsi="Times New Roman" w:cs="Times New Roman"/>
                <w:sz w:val="24"/>
                <w:szCs w:val="24"/>
                <w:lang w:val="es-ES_tradnl"/>
              </w:rPr>
            </w:pPr>
            <w:r w:rsidRPr="000C612E">
              <w:rPr>
                <w:rFonts w:ascii="Times New Roman" w:hAnsi="Times New Roman" w:cs="Times New Roman"/>
                <w:sz w:val="24"/>
                <w:szCs w:val="24"/>
                <w:lang w:val="es-ES_tradnl"/>
              </w:rPr>
              <w:t xml:space="preserve">Números primos y compuestos </w:t>
            </w:r>
          </w:p>
        </w:tc>
      </w:tr>
      <w:tr w:rsidR="000C612E" w14:paraId="17BBD911" w14:textId="77777777" w:rsidTr="00B8226C">
        <w:tc>
          <w:tcPr>
            <w:tcW w:w="2518" w:type="dxa"/>
          </w:tcPr>
          <w:p w14:paraId="374455DF" w14:textId="77777777" w:rsidR="000C612E" w:rsidRDefault="000C612E" w:rsidP="00B8226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9F0CD3" w14:textId="77777777" w:rsidR="000C612E" w:rsidRPr="000C612E" w:rsidRDefault="000C612E" w:rsidP="00B8226C">
            <w:pPr>
              <w:rPr>
                <w:rFonts w:ascii="Times New Roman" w:hAnsi="Times New Roman" w:cs="Times New Roman"/>
                <w:sz w:val="24"/>
                <w:szCs w:val="24"/>
                <w:lang w:val="es-ES_tradnl"/>
              </w:rPr>
            </w:pPr>
            <w:r w:rsidRPr="000C612E">
              <w:rPr>
                <w:rFonts w:ascii="Times New Roman" w:hAnsi="Times New Roman" w:cs="Times New Roman"/>
                <w:sz w:val="24"/>
                <w:szCs w:val="24"/>
                <w:lang w:val="es-ES_tradnl"/>
              </w:rPr>
              <w:t xml:space="preserve">Esta actividad permite al estudiante clasificar entre números primos y números compuestos. </w:t>
            </w:r>
          </w:p>
        </w:tc>
      </w:tr>
    </w:tbl>
    <w:p w14:paraId="1EE8ADFA" w14:textId="77777777" w:rsidR="00A238FF" w:rsidRDefault="00A238FF" w:rsidP="00AE1BC1">
      <w:pPr>
        <w:spacing w:after="0"/>
        <w:rPr>
          <w:rFonts w:ascii="Times" w:hAnsi="Times"/>
          <w:b/>
        </w:rPr>
      </w:pPr>
    </w:p>
    <w:p w14:paraId="4A6DD6BE" w14:textId="77777777" w:rsidR="000C612E" w:rsidRDefault="000C612E" w:rsidP="00AE1BC1">
      <w:pPr>
        <w:spacing w:after="0"/>
        <w:rPr>
          <w:rFonts w:ascii="Times" w:hAnsi="Times"/>
          <w:b/>
        </w:rPr>
      </w:pPr>
    </w:p>
    <w:p w14:paraId="1E3D11DB" w14:textId="405E8DBE"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4.4 </w:t>
      </w:r>
      <w:r w:rsidR="00872797">
        <w:rPr>
          <w:rFonts w:ascii="Times" w:hAnsi="Times"/>
          <w:b/>
        </w:rPr>
        <w:t>Descomposición</w:t>
      </w:r>
      <w:r>
        <w:rPr>
          <w:rFonts w:ascii="Times" w:hAnsi="Times"/>
          <w:b/>
        </w:rPr>
        <w:t xml:space="preserve"> factorial de un numero</w:t>
      </w:r>
    </w:p>
    <w:p w14:paraId="27DB4D5A" w14:textId="77777777" w:rsidR="002B282A" w:rsidRDefault="002B282A" w:rsidP="00AE1BC1">
      <w:pPr>
        <w:spacing w:after="0"/>
        <w:rPr>
          <w:rFonts w:ascii="Times" w:hAnsi="Times"/>
          <w:b/>
        </w:rPr>
      </w:pPr>
    </w:p>
    <w:p w14:paraId="73AA1A04" w14:textId="16EB4A95" w:rsidR="00C06AFE" w:rsidRDefault="00C06AFE" w:rsidP="00AE1BC1">
      <w:pPr>
        <w:spacing w:after="0"/>
        <w:rPr>
          <w:rFonts w:ascii="Times New Roman" w:hAnsi="Times New Roman" w:cs="Times New Roman"/>
        </w:rPr>
      </w:pPr>
      <w:r>
        <w:rPr>
          <w:rFonts w:ascii="Times New Roman" w:hAnsi="Times New Roman" w:cs="Times New Roman"/>
        </w:rPr>
        <w:t>Todo número compuesto puede expresarse como</w:t>
      </w:r>
      <w:r w:rsidRPr="007454C8">
        <w:rPr>
          <w:rFonts w:ascii="Times New Roman" w:hAnsi="Times New Roman" w:cs="Times New Roman"/>
        </w:rPr>
        <w:t xml:space="preserve"> el </w:t>
      </w:r>
      <w:r w:rsidRPr="007454C8">
        <w:rPr>
          <w:rFonts w:ascii="Times New Roman" w:hAnsi="Times New Roman" w:cs="Times New Roman"/>
          <w:b/>
        </w:rPr>
        <w:t>producto de factores primos</w:t>
      </w:r>
      <w:r>
        <w:rPr>
          <w:rFonts w:ascii="Times New Roman" w:hAnsi="Times New Roman" w:cs="Times New Roman"/>
        </w:rPr>
        <w:t xml:space="preserve">. Esa descomposición es única, sin tener en cuenta el orden de los factores. </w:t>
      </w:r>
    </w:p>
    <w:p w14:paraId="47D6C6AB" w14:textId="77777777" w:rsidR="00EB3B45" w:rsidRDefault="00EB3B45" w:rsidP="00AE1BC1">
      <w:pPr>
        <w:spacing w:after="0"/>
        <w:rPr>
          <w:rFonts w:ascii="Times New Roman" w:hAnsi="Times New Roman" w:cs="Times New Roman"/>
        </w:rPr>
      </w:pPr>
    </w:p>
    <w:p w14:paraId="159057A1" w14:textId="6EFE0EE3" w:rsidR="00EB3B45" w:rsidRDefault="00EB3B45" w:rsidP="00AE1BC1">
      <w:pPr>
        <w:spacing w:after="0"/>
        <w:rPr>
          <w:rFonts w:ascii="Times New Roman" w:hAnsi="Times New Roman" w:cs="Times New Roman"/>
        </w:rPr>
      </w:pPr>
      <w:r>
        <w:rPr>
          <w:rFonts w:ascii="Times New Roman" w:hAnsi="Times New Roman" w:cs="Times New Roman"/>
        </w:rPr>
        <w:lastRenderedPageBreak/>
        <w:t xml:space="preserve">Existen dos métodos para dicha descomposición: </w:t>
      </w:r>
    </w:p>
    <w:p w14:paraId="7BFD2733" w14:textId="77777777" w:rsidR="00EB3B45" w:rsidRDefault="00EB3B45" w:rsidP="00AE1BC1">
      <w:pPr>
        <w:spacing w:after="0"/>
        <w:rPr>
          <w:rFonts w:ascii="Times New Roman" w:hAnsi="Times New Roman" w:cs="Times New Roman"/>
        </w:rPr>
      </w:pPr>
    </w:p>
    <w:p w14:paraId="5883E237" w14:textId="2821E52B" w:rsidR="00EB3B45" w:rsidRDefault="00EB3B45" w:rsidP="00E610FD">
      <w:pPr>
        <w:pStyle w:val="Prrafodelista"/>
        <w:numPr>
          <w:ilvl w:val="0"/>
          <w:numId w:val="38"/>
        </w:numPr>
        <w:spacing w:after="0"/>
        <w:ind w:left="360"/>
        <w:rPr>
          <w:rFonts w:ascii="Times New Roman" w:hAnsi="Times New Roman" w:cs="Times New Roman"/>
        </w:rPr>
      </w:pPr>
      <w:r>
        <w:rPr>
          <w:rFonts w:ascii="Times New Roman" w:hAnsi="Times New Roman" w:cs="Times New Roman"/>
        </w:rPr>
        <w:t>Diagrama de árbol</w:t>
      </w:r>
    </w:p>
    <w:p w14:paraId="462C2F5D" w14:textId="2F080E09" w:rsidR="00EB3B45" w:rsidRDefault="00EB3B45" w:rsidP="00E610FD">
      <w:pPr>
        <w:pStyle w:val="Prrafodelista"/>
        <w:numPr>
          <w:ilvl w:val="0"/>
          <w:numId w:val="38"/>
        </w:numPr>
        <w:spacing w:after="0"/>
        <w:ind w:left="360"/>
        <w:rPr>
          <w:rFonts w:ascii="Times New Roman" w:hAnsi="Times New Roman" w:cs="Times New Roman"/>
        </w:rPr>
      </w:pPr>
      <w:r>
        <w:rPr>
          <w:rFonts w:ascii="Times New Roman" w:hAnsi="Times New Roman" w:cs="Times New Roman"/>
        </w:rPr>
        <w:t xml:space="preserve">Verticalmente </w:t>
      </w:r>
    </w:p>
    <w:p w14:paraId="3761690E" w14:textId="77777777" w:rsidR="00EB3B45" w:rsidRDefault="00EB3B45" w:rsidP="00EB3B4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3"/>
        <w:gridCol w:w="6345"/>
      </w:tblGrid>
      <w:tr w:rsidR="00833EDB" w:rsidRPr="005D1738" w14:paraId="2DBF651D" w14:textId="77777777" w:rsidTr="00B8226C">
        <w:tc>
          <w:tcPr>
            <w:tcW w:w="8978" w:type="dxa"/>
            <w:gridSpan w:val="2"/>
            <w:shd w:val="clear" w:color="auto" w:fill="000000" w:themeFill="text1"/>
          </w:tcPr>
          <w:p w14:paraId="5A093191" w14:textId="77777777" w:rsidR="00833EDB" w:rsidRPr="005D1738" w:rsidRDefault="00833EDB"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33EDB" w:rsidRPr="00726376" w14:paraId="6D344CE9" w14:textId="77777777" w:rsidTr="00833EDB">
        <w:tc>
          <w:tcPr>
            <w:tcW w:w="2518" w:type="dxa"/>
          </w:tcPr>
          <w:p w14:paraId="2296D06B" w14:textId="77777777" w:rsidR="00833EDB" w:rsidRPr="00726376" w:rsidRDefault="00833EDB" w:rsidP="00B8226C">
            <w:pPr>
              <w:rPr>
                <w:rFonts w:ascii="Times" w:hAnsi="Times"/>
                <w:b/>
                <w:sz w:val="18"/>
                <w:szCs w:val="18"/>
              </w:rPr>
            </w:pPr>
            <w:r w:rsidRPr="00726376">
              <w:rPr>
                <w:rFonts w:ascii="Times" w:hAnsi="Times"/>
                <w:b/>
                <w:sz w:val="18"/>
                <w:szCs w:val="18"/>
              </w:rPr>
              <w:t>Contenido</w:t>
            </w:r>
          </w:p>
        </w:tc>
        <w:tc>
          <w:tcPr>
            <w:tcW w:w="6460" w:type="dxa"/>
            <w:shd w:val="clear" w:color="auto" w:fill="auto"/>
          </w:tcPr>
          <w:p w14:paraId="0EC66C45" w14:textId="27D6D118" w:rsidR="00833EDB" w:rsidRPr="00833EDB" w:rsidRDefault="00833EDB" w:rsidP="00833EDB">
            <w:pPr>
              <w:rPr>
                <w:rFonts w:ascii="Times New Roman" w:hAnsi="Times New Roman" w:cs="Times New Roman"/>
              </w:rPr>
            </w:pPr>
            <w:r>
              <w:rPr>
                <w:rFonts w:ascii="Times New Roman" w:hAnsi="Times New Roman" w:cs="Times New Roman"/>
              </w:rPr>
              <w:t xml:space="preserve">Un </w:t>
            </w:r>
            <w:r w:rsidRPr="00833EDB">
              <w:rPr>
                <w:rFonts w:ascii="Times New Roman" w:hAnsi="Times New Roman" w:cs="Times New Roman"/>
                <w:b/>
              </w:rPr>
              <w:t xml:space="preserve">factor </w:t>
            </w:r>
            <w:r>
              <w:rPr>
                <w:rFonts w:ascii="Times New Roman" w:hAnsi="Times New Roman" w:cs="Times New Roman"/>
              </w:rPr>
              <w:t xml:space="preserve">es uno de los términos de la multiplicación. </w:t>
            </w:r>
          </w:p>
        </w:tc>
      </w:tr>
    </w:tbl>
    <w:p w14:paraId="2388168E" w14:textId="77777777" w:rsidR="00833EDB" w:rsidRDefault="00833EDB" w:rsidP="00EB3B45">
      <w:pPr>
        <w:spacing w:after="0"/>
        <w:rPr>
          <w:rFonts w:ascii="Times New Roman" w:hAnsi="Times New Roman" w:cs="Times New Roman"/>
        </w:rPr>
      </w:pPr>
    </w:p>
    <w:p w14:paraId="2A7BDA01" w14:textId="77777777" w:rsidR="00EB3B45" w:rsidRPr="00EB3B45" w:rsidRDefault="00EB3B45" w:rsidP="00EB3B45">
      <w:pPr>
        <w:spacing w:after="0"/>
        <w:rPr>
          <w:rFonts w:ascii="Times New Roman" w:hAnsi="Times New Roman" w:cs="Times New Roman"/>
        </w:rPr>
      </w:pPr>
    </w:p>
    <w:p w14:paraId="0E23A0CE" w14:textId="13EE3270" w:rsidR="00AE6480" w:rsidRDefault="00EB3B45" w:rsidP="00AE1BC1">
      <w:pPr>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 xml:space="preserve">4.4.1 Método de árbol </w:t>
      </w:r>
    </w:p>
    <w:p w14:paraId="456D7A00" w14:textId="77777777" w:rsidR="00EB3B45" w:rsidRDefault="00EB3B45" w:rsidP="00AE1BC1">
      <w:pPr>
        <w:spacing w:after="0"/>
        <w:rPr>
          <w:rFonts w:ascii="Times" w:hAnsi="Times"/>
          <w:b/>
        </w:rPr>
      </w:pPr>
    </w:p>
    <w:p w14:paraId="34119D66" w14:textId="7F556ED0" w:rsidR="00EB3B45" w:rsidRDefault="00EB3B45" w:rsidP="00AE1BC1">
      <w:pPr>
        <w:spacing w:after="0"/>
        <w:rPr>
          <w:rFonts w:ascii="Times" w:hAnsi="Times"/>
        </w:rPr>
      </w:pPr>
      <w:r>
        <w:rPr>
          <w:rFonts w:ascii="Times" w:hAnsi="Times"/>
        </w:rPr>
        <w:t xml:space="preserve">Se usa un diagrama de árbol, iniciando con el número que se va a descomponer, se buscan factores en las ramas, tantos niveles como sea necesario hasta obtener en sus raíces factores primos. </w:t>
      </w:r>
    </w:p>
    <w:p w14:paraId="0B890DD6" w14:textId="77777777" w:rsidR="00EB3B45" w:rsidRDefault="00EB3B45" w:rsidP="00AE1BC1">
      <w:pPr>
        <w:spacing w:after="0"/>
        <w:rPr>
          <w:rFonts w:ascii="Times" w:hAnsi="Times"/>
        </w:rPr>
      </w:pPr>
    </w:p>
    <w:p w14:paraId="23E4905A" w14:textId="006151B0" w:rsidR="00EB3B45" w:rsidRPr="00EB3B45" w:rsidRDefault="00EB3B45" w:rsidP="00AE1BC1">
      <w:pPr>
        <w:spacing w:after="0"/>
        <w:rPr>
          <w:rFonts w:ascii="Times" w:hAnsi="Times"/>
        </w:rPr>
      </w:pPr>
      <w:r>
        <w:rPr>
          <w:rFonts w:ascii="Times" w:hAnsi="Times"/>
        </w:rPr>
        <w:t xml:space="preserve">Veamos la descomposición en factores primos  del número </w:t>
      </w:r>
      <w:r w:rsidR="00E610FD">
        <w:rPr>
          <w:rFonts w:ascii="Times" w:hAnsi="Times"/>
        </w:rPr>
        <w:t>60:</w:t>
      </w:r>
    </w:p>
    <w:p w14:paraId="3A9C04F3" w14:textId="77777777" w:rsidR="00D942E4" w:rsidRDefault="00D942E4" w:rsidP="00AE1BC1">
      <w:pPr>
        <w:spacing w:after="0"/>
        <w:rPr>
          <w:rFonts w:ascii="Times" w:hAnsi="Times"/>
          <w:b/>
        </w:rPr>
      </w:pPr>
    </w:p>
    <w:tbl>
      <w:tblPr>
        <w:tblStyle w:val="Tablaconcuadrcula"/>
        <w:tblW w:w="0" w:type="auto"/>
        <w:tblLook w:val="04A0" w:firstRow="1" w:lastRow="0" w:firstColumn="1" w:lastColumn="0" w:noHBand="0" w:noVBand="1"/>
      </w:tblPr>
      <w:tblGrid>
        <w:gridCol w:w="1232"/>
        <w:gridCol w:w="7596"/>
      </w:tblGrid>
      <w:tr w:rsidR="00A87002" w:rsidRPr="005D1738" w14:paraId="7D701F34" w14:textId="77777777" w:rsidTr="00612A7E">
        <w:tc>
          <w:tcPr>
            <w:tcW w:w="9033" w:type="dxa"/>
            <w:gridSpan w:val="2"/>
            <w:shd w:val="clear" w:color="auto" w:fill="0D0D0D" w:themeFill="text1" w:themeFillTint="F2"/>
          </w:tcPr>
          <w:p w14:paraId="002097E7" w14:textId="77777777" w:rsidR="00A87002" w:rsidRPr="005D1738" w:rsidRDefault="00A87002"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87002" w14:paraId="7CFCC50D" w14:textId="77777777" w:rsidTr="00612A7E">
        <w:tc>
          <w:tcPr>
            <w:tcW w:w="2518" w:type="dxa"/>
          </w:tcPr>
          <w:p w14:paraId="516A0720" w14:textId="77777777" w:rsidR="00A87002" w:rsidRPr="00053744" w:rsidRDefault="00A87002" w:rsidP="00612A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BA03ACD" w14:textId="0072D2C3" w:rsidR="00A87002" w:rsidRPr="00053744" w:rsidRDefault="00CD6221" w:rsidP="00612A7E">
            <w:pPr>
              <w:rPr>
                <w:rFonts w:ascii="Times New Roman" w:hAnsi="Times New Roman" w:cs="Times New Roman"/>
                <w:b/>
                <w:color w:val="000000"/>
                <w:sz w:val="18"/>
                <w:szCs w:val="18"/>
              </w:rPr>
            </w:pPr>
            <w:r>
              <w:rPr>
                <w:rFonts w:ascii="Times New Roman" w:hAnsi="Times New Roman" w:cs="Times New Roman"/>
                <w:color w:val="000000"/>
              </w:rPr>
              <w:t>MAT_06_04_</w:t>
            </w:r>
            <w:r w:rsidR="004859C1">
              <w:rPr>
                <w:rFonts w:ascii="Times New Roman" w:hAnsi="Times New Roman" w:cs="Times New Roman"/>
                <w:color w:val="000000"/>
              </w:rPr>
              <w:t>CO_</w:t>
            </w:r>
            <w:r>
              <w:rPr>
                <w:rFonts w:ascii="Times New Roman" w:hAnsi="Times New Roman" w:cs="Times New Roman"/>
                <w:color w:val="000000"/>
              </w:rPr>
              <w:t>IMG</w:t>
            </w:r>
            <w:del w:id="203" w:author="Diana Margarita Gonzalez Martinez" w:date="2015-05-18T22:35:00Z">
              <w:r w:rsidDel="003C3B19">
                <w:rPr>
                  <w:rFonts w:ascii="Times New Roman" w:hAnsi="Times New Roman" w:cs="Times New Roman"/>
                  <w:color w:val="000000"/>
                </w:rPr>
                <w:delText>08</w:delText>
              </w:r>
            </w:del>
            <w:ins w:id="204" w:author="Diana Margarita Gonzalez Martinez" w:date="2015-05-18T22:35:00Z">
              <w:r w:rsidR="003C3B19">
                <w:rPr>
                  <w:rFonts w:ascii="Times New Roman" w:hAnsi="Times New Roman" w:cs="Times New Roman"/>
                  <w:color w:val="000000"/>
                </w:rPr>
                <w:t xml:space="preserve"> 12</w:t>
              </w:r>
            </w:ins>
          </w:p>
        </w:tc>
      </w:tr>
      <w:tr w:rsidR="00A87002" w14:paraId="34275976" w14:textId="77777777" w:rsidTr="00612A7E">
        <w:tc>
          <w:tcPr>
            <w:tcW w:w="2518" w:type="dxa"/>
          </w:tcPr>
          <w:p w14:paraId="08208A39" w14:textId="77777777" w:rsidR="00A87002" w:rsidRDefault="00A87002" w:rsidP="00612A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91DABBD" w14:textId="038A1B21" w:rsidR="00A87002" w:rsidRDefault="00A87002" w:rsidP="00A87002">
            <w:pPr>
              <w:rPr>
                <w:ins w:id="205" w:author="Diana Margarita Gonzalez Martinez" w:date="2015-05-19T21:53:00Z"/>
                <w:rFonts w:ascii="Times New Roman" w:hAnsi="Times New Roman" w:cs="Times New Roman"/>
                <w:color w:val="000000"/>
              </w:rPr>
            </w:pPr>
            <w:del w:id="206" w:author="Diana Margarita Gonzalez Martinez" w:date="2015-05-19T21:53:00Z">
              <w:r w:rsidDel="007004BA">
                <w:rPr>
                  <w:rFonts w:ascii="Times" w:hAnsi="Times"/>
                  <w:b/>
                  <w:noProof/>
                  <w:lang w:val="es-CO" w:eastAsia="es-CO"/>
                </w:rPr>
                <w:drawing>
                  <wp:inline distT="0" distB="0" distL="0" distR="0" wp14:anchorId="78BDB48A" wp14:editId="643F7F7A">
                    <wp:extent cx="3064335" cy="188976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4335" cy="1889760"/>
                            </a:xfrm>
                            <a:prstGeom prst="rect">
                              <a:avLst/>
                            </a:prstGeom>
                            <a:noFill/>
                            <a:ln>
                              <a:noFill/>
                            </a:ln>
                          </pic:spPr>
                        </pic:pic>
                      </a:graphicData>
                    </a:graphic>
                  </wp:inline>
                </w:drawing>
              </w:r>
            </w:del>
          </w:p>
          <w:p w14:paraId="730A57E3" w14:textId="5A511A9F" w:rsidR="007004BA" w:rsidRDefault="0073791A" w:rsidP="00A87002">
            <w:pPr>
              <w:rPr>
                <w:rFonts w:ascii="Times New Roman" w:hAnsi="Times New Roman" w:cs="Times New Roman"/>
                <w:color w:val="000000"/>
              </w:rPr>
            </w:pPr>
            <w:ins w:id="207" w:author="Diana Margarita Gonzalez Martinez" w:date="2015-05-19T21:54:00Z">
              <w:r>
                <w:rPr>
                  <w:noProof/>
                  <w:lang w:val="es-CO" w:eastAsia="es-CO"/>
                </w:rPr>
                <w:lastRenderedPageBreak/>
                <w:drawing>
                  <wp:inline distT="0" distB="0" distL="0" distR="0" wp14:anchorId="7477273E" wp14:editId="1A295B6E">
                    <wp:extent cx="4676775" cy="35909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3590925"/>
                            </a:xfrm>
                            <a:prstGeom prst="rect">
                              <a:avLst/>
                            </a:prstGeom>
                          </pic:spPr>
                        </pic:pic>
                      </a:graphicData>
                    </a:graphic>
                  </wp:inline>
                </w:drawing>
              </w:r>
            </w:ins>
          </w:p>
          <w:p w14:paraId="4188B227" w14:textId="57711B70" w:rsidR="00A87002" w:rsidRDefault="00A87002" w:rsidP="00A87002">
            <w:pPr>
              <w:rPr>
                <w:rFonts w:ascii="Times New Roman" w:hAnsi="Times New Roman" w:cs="Times New Roman"/>
                <w:color w:val="000000"/>
              </w:rPr>
            </w:pPr>
            <w:del w:id="208" w:author="Diana Margarita Gonzalez Martinez" w:date="2015-05-19T21:53:00Z">
              <w:r w:rsidDel="007004BA">
                <w:rPr>
                  <w:rFonts w:ascii="Times New Roman" w:hAnsi="Times New Roman" w:cs="Times New Roman"/>
                  <w:color w:val="000000"/>
                </w:rPr>
                <w:delText xml:space="preserve">Debe ser una imagen en forma de árbol, indicando los anteriores números </w:delText>
              </w:r>
            </w:del>
          </w:p>
        </w:tc>
      </w:tr>
      <w:tr w:rsidR="00A87002" w14:paraId="1856F0BF" w14:textId="77777777" w:rsidTr="00612A7E">
        <w:tc>
          <w:tcPr>
            <w:tcW w:w="2518" w:type="dxa"/>
          </w:tcPr>
          <w:p w14:paraId="649FCECB" w14:textId="77777777" w:rsidR="00A87002" w:rsidRDefault="00A87002" w:rsidP="00612A7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1CD3429" w14:textId="073A8794" w:rsidR="00A87002" w:rsidRDefault="007004BA" w:rsidP="00612A7E">
            <w:pPr>
              <w:rPr>
                <w:rFonts w:ascii="Times New Roman" w:hAnsi="Times New Roman" w:cs="Times New Roman"/>
                <w:color w:val="000000"/>
              </w:rPr>
            </w:pPr>
            <w:ins w:id="209" w:author="Diana Margarita Gonzalez Martinez" w:date="2015-05-19T21:53:00Z">
              <w:r w:rsidRPr="009574C1">
                <w:rPr>
                  <w:rFonts w:ascii="Arial" w:eastAsia="Times New Roman" w:hAnsi="Arial" w:cs="Arial"/>
                  <w:color w:val="333333"/>
                  <w:sz w:val="18"/>
                  <w:szCs w:val="18"/>
                  <w:lang w:eastAsia="es-CO"/>
                </w:rPr>
                <w:t>184272890</w:t>
              </w:r>
            </w:ins>
          </w:p>
        </w:tc>
      </w:tr>
      <w:tr w:rsidR="00A87002" w14:paraId="217A6043" w14:textId="77777777" w:rsidTr="00612A7E">
        <w:tc>
          <w:tcPr>
            <w:tcW w:w="2518" w:type="dxa"/>
          </w:tcPr>
          <w:p w14:paraId="5A5E9FC9" w14:textId="77777777" w:rsidR="00A87002" w:rsidRDefault="00A87002" w:rsidP="00612A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B51F30" w14:textId="4033B901" w:rsidR="00A87002" w:rsidRDefault="00D942E4" w:rsidP="00A87002">
            <w:pPr>
              <w:rPr>
                <w:rFonts w:ascii="Times New Roman" w:hAnsi="Times New Roman" w:cs="Times New Roman"/>
                <w:color w:val="000000"/>
              </w:rPr>
            </w:pPr>
            <w:r>
              <w:rPr>
                <w:rFonts w:ascii="Times New Roman" w:hAnsi="Times New Roman" w:cs="Times New Roman"/>
                <w:color w:val="000000"/>
              </w:rPr>
              <w:t>Descomposición  factorial del número 60, diagrama de árbol.</w:t>
            </w:r>
          </w:p>
        </w:tc>
      </w:tr>
    </w:tbl>
    <w:p w14:paraId="7B2CC8CF" w14:textId="77777777" w:rsidR="00A87002" w:rsidRDefault="00A87002" w:rsidP="00AE1BC1">
      <w:pPr>
        <w:spacing w:after="0"/>
        <w:rPr>
          <w:rFonts w:ascii="Times" w:hAnsi="Times"/>
          <w:b/>
        </w:rPr>
      </w:pPr>
    </w:p>
    <w:p w14:paraId="7F3576C6" w14:textId="28186D5C" w:rsidR="00A87002" w:rsidRPr="00A87002" w:rsidRDefault="00A87002" w:rsidP="00A87002">
      <w:pPr>
        <w:spacing w:after="0"/>
        <w:jc w:val="both"/>
        <w:rPr>
          <w:rFonts w:ascii="Times New Roman" w:hAnsi="Times New Roman" w:cs="Times New Roman"/>
        </w:rPr>
      </w:pPr>
      <w:r w:rsidRPr="00A87002">
        <w:rPr>
          <w:rFonts w:ascii="Times New Roman" w:hAnsi="Times New Roman" w:cs="Times New Roman"/>
        </w:rPr>
        <w:t xml:space="preserve">Por otra parte </w:t>
      </w:r>
      <w:r w:rsidR="00D942E4">
        <w:rPr>
          <w:rFonts w:ascii="Times New Roman" w:hAnsi="Times New Roman" w:cs="Times New Roman"/>
        </w:rPr>
        <w:t>se pueden tener diversos factores, pero date cuenta que los resultados de la raíz son los mismos, sin importar su orden:</w:t>
      </w:r>
    </w:p>
    <w:p w14:paraId="3B978F36" w14:textId="77777777" w:rsidR="00A87002" w:rsidRDefault="00A87002" w:rsidP="00AE1BC1">
      <w:pPr>
        <w:spacing w:after="0"/>
        <w:rPr>
          <w:rFonts w:ascii="Times" w:hAnsi="Times"/>
          <w:b/>
        </w:rPr>
      </w:pPr>
    </w:p>
    <w:tbl>
      <w:tblPr>
        <w:tblStyle w:val="Tablaconcuadrcula"/>
        <w:tblW w:w="0" w:type="auto"/>
        <w:tblLook w:val="04A0" w:firstRow="1" w:lastRow="0" w:firstColumn="1" w:lastColumn="0" w:noHBand="0" w:noVBand="1"/>
      </w:tblPr>
      <w:tblGrid>
        <w:gridCol w:w="1562"/>
        <w:gridCol w:w="7266"/>
      </w:tblGrid>
      <w:tr w:rsidR="00D942E4" w:rsidRPr="005D1738" w14:paraId="14C25AF8" w14:textId="77777777" w:rsidTr="00612A7E">
        <w:tc>
          <w:tcPr>
            <w:tcW w:w="9033" w:type="dxa"/>
            <w:gridSpan w:val="2"/>
            <w:shd w:val="clear" w:color="auto" w:fill="0D0D0D" w:themeFill="text1" w:themeFillTint="F2"/>
          </w:tcPr>
          <w:p w14:paraId="4A616090" w14:textId="77777777" w:rsidR="00D942E4" w:rsidRPr="005D1738" w:rsidRDefault="00D942E4"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42E4" w14:paraId="7D25CD08" w14:textId="77777777" w:rsidTr="00612A7E">
        <w:tc>
          <w:tcPr>
            <w:tcW w:w="2518" w:type="dxa"/>
          </w:tcPr>
          <w:p w14:paraId="7F2889B9" w14:textId="77777777" w:rsidR="00D942E4" w:rsidRPr="00053744" w:rsidRDefault="00D942E4" w:rsidP="00612A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1386FCC" w14:textId="500C392A" w:rsidR="00D942E4" w:rsidRPr="00053744" w:rsidRDefault="00CD6221" w:rsidP="00612A7E">
            <w:pPr>
              <w:rPr>
                <w:rFonts w:ascii="Times New Roman" w:hAnsi="Times New Roman" w:cs="Times New Roman"/>
                <w:b/>
                <w:color w:val="000000"/>
                <w:sz w:val="18"/>
                <w:szCs w:val="18"/>
              </w:rPr>
            </w:pPr>
            <w:r>
              <w:rPr>
                <w:rFonts w:ascii="Times New Roman" w:hAnsi="Times New Roman" w:cs="Times New Roman"/>
                <w:color w:val="000000"/>
              </w:rPr>
              <w:t>MAT_06_04_</w:t>
            </w:r>
            <w:r w:rsidR="004859C1">
              <w:rPr>
                <w:rFonts w:ascii="Times New Roman" w:hAnsi="Times New Roman" w:cs="Times New Roman"/>
                <w:color w:val="000000"/>
              </w:rPr>
              <w:t>CO_</w:t>
            </w:r>
            <w:r>
              <w:rPr>
                <w:rFonts w:ascii="Times New Roman" w:hAnsi="Times New Roman" w:cs="Times New Roman"/>
                <w:color w:val="000000"/>
              </w:rPr>
              <w:t>IMG</w:t>
            </w:r>
            <w:del w:id="210" w:author="Diana Margarita Gonzalez Martinez" w:date="2015-05-18T22:35:00Z">
              <w:r w:rsidDel="003C3B19">
                <w:rPr>
                  <w:rFonts w:ascii="Times New Roman" w:hAnsi="Times New Roman" w:cs="Times New Roman"/>
                  <w:color w:val="000000"/>
                </w:rPr>
                <w:delText>09</w:delText>
              </w:r>
            </w:del>
            <w:ins w:id="211" w:author="Diana Margarita Gonzalez Martinez" w:date="2015-05-18T22:35:00Z">
              <w:r w:rsidR="003C3B19">
                <w:rPr>
                  <w:rFonts w:ascii="Times New Roman" w:hAnsi="Times New Roman" w:cs="Times New Roman"/>
                  <w:color w:val="000000"/>
                </w:rPr>
                <w:t xml:space="preserve"> 13</w:t>
              </w:r>
            </w:ins>
          </w:p>
        </w:tc>
      </w:tr>
      <w:tr w:rsidR="00D942E4" w14:paraId="79F72174" w14:textId="77777777" w:rsidTr="00612A7E">
        <w:tc>
          <w:tcPr>
            <w:tcW w:w="2518" w:type="dxa"/>
          </w:tcPr>
          <w:p w14:paraId="2E37A9A3" w14:textId="77777777" w:rsidR="00D942E4" w:rsidRDefault="00D942E4" w:rsidP="00612A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73A41D" w14:textId="34FA322D" w:rsidR="00D942E4" w:rsidRDefault="00D942E4" w:rsidP="00612A7E">
            <w:pPr>
              <w:rPr>
                <w:ins w:id="212" w:author="Diana Margarita Gonzalez Martinez" w:date="2015-05-19T22:05:00Z"/>
                <w:rFonts w:ascii="Times New Roman" w:hAnsi="Times New Roman" w:cs="Times New Roman"/>
                <w:color w:val="000000"/>
              </w:rPr>
            </w:pPr>
            <w:del w:id="213" w:author="Diana Margarita Gonzalez Martinez" w:date="2015-05-19T22:05:00Z">
              <w:r w:rsidDel="001E726F">
                <w:rPr>
                  <w:rFonts w:ascii="Times" w:hAnsi="Times"/>
                  <w:b/>
                  <w:noProof/>
                  <w:lang w:val="es-CO" w:eastAsia="es-CO"/>
                </w:rPr>
                <w:drawing>
                  <wp:inline distT="0" distB="0" distL="0" distR="0" wp14:anchorId="264CE685" wp14:editId="2652BC90">
                    <wp:extent cx="2901499"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1499" cy="1729740"/>
                            </a:xfrm>
                            <a:prstGeom prst="rect">
                              <a:avLst/>
                            </a:prstGeom>
                            <a:noFill/>
                            <a:ln>
                              <a:noFill/>
                            </a:ln>
                          </pic:spPr>
                        </pic:pic>
                      </a:graphicData>
                    </a:graphic>
                  </wp:inline>
                </w:drawing>
              </w:r>
            </w:del>
          </w:p>
          <w:p w14:paraId="28B1AEA2" w14:textId="2A3EE79A" w:rsidR="001E726F" w:rsidRDefault="001E726F" w:rsidP="00612A7E">
            <w:pPr>
              <w:rPr>
                <w:rFonts w:ascii="Times New Roman" w:hAnsi="Times New Roman" w:cs="Times New Roman"/>
                <w:color w:val="000000"/>
              </w:rPr>
            </w:pPr>
            <w:ins w:id="214" w:author="Diana Margarita Gonzalez Martinez" w:date="2015-05-19T22:05:00Z">
              <w:r>
                <w:rPr>
                  <w:noProof/>
                  <w:lang w:val="es-CO" w:eastAsia="es-CO"/>
                </w:rPr>
                <w:lastRenderedPageBreak/>
                <w:drawing>
                  <wp:inline distT="0" distB="0" distL="0" distR="0" wp14:anchorId="4A47D5B6" wp14:editId="6A414787">
                    <wp:extent cx="4476750" cy="4800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4800600"/>
                            </a:xfrm>
                            <a:prstGeom prst="rect">
                              <a:avLst/>
                            </a:prstGeom>
                          </pic:spPr>
                        </pic:pic>
                      </a:graphicData>
                    </a:graphic>
                  </wp:inline>
                </w:drawing>
              </w:r>
            </w:ins>
          </w:p>
          <w:p w14:paraId="776BB477" w14:textId="59213A6F" w:rsidR="00D942E4" w:rsidRDefault="00D942E4" w:rsidP="00612A7E">
            <w:pPr>
              <w:rPr>
                <w:rFonts w:ascii="Times New Roman" w:hAnsi="Times New Roman" w:cs="Times New Roman"/>
                <w:color w:val="000000"/>
              </w:rPr>
            </w:pPr>
            <w:del w:id="215" w:author="Diana Margarita Gonzalez Martinez" w:date="2015-05-19T22:06:00Z">
              <w:r w:rsidDel="00EC0D11">
                <w:rPr>
                  <w:rFonts w:ascii="Times New Roman" w:hAnsi="Times New Roman" w:cs="Times New Roman"/>
                  <w:color w:val="000000"/>
                </w:rPr>
                <w:delText xml:space="preserve">Debe ser una imagen en forma de árbol, indicando los anteriores números </w:delText>
              </w:r>
            </w:del>
            <w:ins w:id="216" w:author="Diana Margarita Gonzalez Martinez" w:date="2015-05-19T22:06:00Z">
              <w:r w:rsidR="00EC0D11">
                <w:rPr>
                  <w:rFonts w:ascii="Times New Roman" w:hAnsi="Times New Roman" w:cs="Times New Roman"/>
                  <w:color w:val="000000"/>
                </w:rPr>
                <w:t xml:space="preserve">Eliminar la flecha que va hacia el </w:t>
              </w:r>
            </w:ins>
            <w:ins w:id="217" w:author="Diana Margarita Gonzalez Martinez" w:date="2015-05-19T22:07:00Z">
              <w:r w:rsidR="009A6DA7">
                <w:rPr>
                  <w:rFonts w:ascii="Times New Roman" w:hAnsi="Times New Roman" w:cs="Times New Roman"/>
                  <w:color w:val="000000"/>
                </w:rPr>
                <w:t>círculo</w:t>
              </w:r>
            </w:ins>
            <w:ins w:id="218" w:author="Diana Margarita Gonzalez Martinez" w:date="2015-05-19T22:06:00Z">
              <w:r w:rsidR="00EC0D11">
                <w:rPr>
                  <w:rFonts w:ascii="Times New Roman" w:hAnsi="Times New Roman" w:cs="Times New Roman"/>
                  <w:color w:val="000000"/>
                </w:rPr>
                <w:t xml:space="preserve"> verde y ubicar la fecha del 15 al 5 y del 4 al 2.</w:t>
              </w:r>
            </w:ins>
          </w:p>
        </w:tc>
      </w:tr>
      <w:tr w:rsidR="00D942E4" w14:paraId="36421BA5" w14:textId="77777777" w:rsidTr="00612A7E">
        <w:tc>
          <w:tcPr>
            <w:tcW w:w="2518" w:type="dxa"/>
          </w:tcPr>
          <w:p w14:paraId="18CB5275" w14:textId="77777777" w:rsidR="00D942E4" w:rsidRDefault="00D942E4" w:rsidP="00612A7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B271AF6" w14:textId="7312ABAA" w:rsidR="00D942E4" w:rsidRDefault="001E726F" w:rsidP="00612A7E">
            <w:pPr>
              <w:rPr>
                <w:rFonts w:ascii="Times New Roman" w:hAnsi="Times New Roman" w:cs="Times New Roman"/>
                <w:color w:val="000000"/>
              </w:rPr>
            </w:pPr>
            <w:ins w:id="219" w:author="Diana Margarita Gonzalez Martinez" w:date="2015-05-19T22:05:00Z">
              <w:r>
                <w:rPr>
                  <w:rFonts w:ascii="Times New Roman" w:hAnsi="Times New Roman" w:cs="Times New Roman"/>
                  <w:color w:val="000000"/>
                </w:rPr>
                <w:t>19746551</w:t>
              </w:r>
            </w:ins>
          </w:p>
        </w:tc>
      </w:tr>
      <w:tr w:rsidR="00D942E4" w14:paraId="3363BCF0" w14:textId="77777777" w:rsidTr="00612A7E">
        <w:tc>
          <w:tcPr>
            <w:tcW w:w="2518" w:type="dxa"/>
          </w:tcPr>
          <w:p w14:paraId="212B5F56" w14:textId="77777777" w:rsidR="00D942E4" w:rsidRDefault="00D942E4" w:rsidP="00612A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7F52A48" w14:textId="3C5DC1E1" w:rsidR="00D942E4" w:rsidRDefault="00D942E4" w:rsidP="00612A7E">
            <w:pPr>
              <w:rPr>
                <w:rFonts w:ascii="Times New Roman" w:hAnsi="Times New Roman" w:cs="Times New Roman"/>
                <w:color w:val="000000"/>
              </w:rPr>
            </w:pPr>
            <w:r>
              <w:rPr>
                <w:rFonts w:ascii="Times New Roman" w:hAnsi="Times New Roman" w:cs="Times New Roman"/>
                <w:color w:val="000000"/>
              </w:rPr>
              <w:t>Descomposición  factorial del número 60, diagrama de árbol.</w:t>
            </w:r>
          </w:p>
        </w:tc>
      </w:tr>
    </w:tbl>
    <w:p w14:paraId="405DCD74" w14:textId="77777777" w:rsidR="00A87002" w:rsidRDefault="00A87002" w:rsidP="00AE1BC1">
      <w:pPr>
        <w:spacing w:after="0"/>
        <w:rPr>
          <w:rFonts w:ascii="Times" w:hAnsi="Times"/>
          <w:b/>
        </w:rPr>
      </w:pPr>
    </w:p>
    <w:p w14:paraId="1B72A4DB" w14:textId="3B73B694" w:rsidR="00EB3B45" w:rsidRDefault="006776E2" w:rsidP="00AE1BC1">
      <w:pPr>
        <w:spacing w:after="0"/>
        <w:rPr>
          <w:rFonts w:ascii="Times New Roman" w:hAnsi="Times New Roman" w:cs="Times New Roman"/>
        </w:rPr>
      </w:pPr>
      <w:r>
        <w:rPr>
          <w:rFonts w:ascii="Times New Roman" w:hAnsi="Times New Roman" w:cs="Times New Roman"/>
        </w:rPr>
        <w:t>Es decir que la descomposición en factores primos de 60 quedaría:</w:t>
      </w:r>
    </w:p>
    <w:p w14:paraId="6E8C9F4C" w14:textId="77777777" w:rsidR="006776E2" w:rsidRDefault="006776E2" w:rsidP="00AE1BC1">
      <w:pPr>
        <w:spacing w:after="0"/>
        <w:rPr>
          <w:rFonts w:ascii="Times New Roman" w:hAnsi="Times New Roman" w:cs="Times New Roman"/>
        </w:rPr>
      </w:pPr>
    </w:p>
    <w:p w14:paraId="4C279D8B" w14:textId="310C66D6" w:rsidR="006776E2" w:rsidRDefault="006776E2" w:rsidP="00E610FD">
      <w:pPr>
        <w:pStyle w:val="Prrafodelista"/>
        <w:numPr>
          <w:ilvl w:val="0"/>
          <w:numId w:val="38"/>
        </w:numPr>
        <w:spacing w:after="0"/>
        <w:ind w:left="360"/>
        <w:rPr>
          <w:rFonts w:ascii="Times New Roman" w:hAnsi="Times New Roman" w:cs="Times New Roman"/>
        </w:rPr>
      </w:pPr>
      <w:r>
        <w:rPr>
          <w:rFonts w:ascii="Times New Roman" w:hAnsi="Times New Roman" w:cs="Times New Roman"/>
        </w:rPr>
        <w:t xml:space="preserve">2 x 2 x 3 x 5= 60 </w:t>
      </w:r>
    </w:p>
    <w:p w14:paraId="3D6CF043" w14:textId="77777777" w:rsidR="00CE6E66" w:rsidRDefault="00CE6E66" w:rsidP="00CE6E66">
      <w:pPr>
        <w:pStyle w:val="Prrafodelista"/>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5"/>
        <w:gridCol w:w="6363"/>
      </w:tblGrid>
      <w:tr w:rsidR="00CE6E66" w:rsidRPr="005D1738" w14:paraId="73041B49" w14:textId="77777777" w:rsidTr="00FB5BD5">
        <w:tc>
          <w:tcPr>
            <w:tcW w:w="9033" w:type="dxa"/>
            <w:gridSpan w:val="2"/>
            <w:shd w:val="clear" w:color="auto" w:fill="000000" w:themeFill="text1"/>
          </w:tcPr>
          <w:p w14:paraId="77E6F9A5" w14:textId="77777777" w:rsidR="00CE6E66" w:rsidRPr="005D1738" w:rsidRDefault="00CE6E66" w:rsidP="00FB5BD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E6E66" w14:paraId="0799E98A" w14:textId="77777777" w:rsidTr="00FB5BD5">
        <w:tc>
          <w:tcPr>
            <w:tcW w:w="2518" w:type="dxa"/>
          </w:tcPr>
          <w:p w14:paraId="7F97B262" w14:textId="77777777" w:rsidR="00CE6E66" w:rsidRPr="00053744" w:rsidRDefault="00CE6E66" w:rsidP="00FB5BD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9A344F8" w14:textId="0EDB387F" w:rsidR="00CE6E66" w:rsidRPr="00053744" w:rsidRDefault="004859C1" w:rsidP="004859C1">
            <w:pPr>
              <w:rPr>
                <w:rFonts w:ascii="Times New Roman" w:hAnsi="Times New Roman" w:cs="Times New Roman"/>
                <w:b/>
                <w:color w:val="000000"/>
                <w:sz w:val="18"/>
                <w:szCs w:val="18"/>
              </w:rPr>
            </w:pPr>
            <w:r>
              <w:rPr>
                <w:rFonts w:ascii="Times New Roman" w:hAnsi="Times New Roman" w:cs="Times New Roman"/>
                <w:color w:val="000000"/>
              </w:rPr>
              <w:t xml:space="preserve">MA_06_04_CO_REC120 </w:t>
            </w:r>
          </w:p>
        </w:tc>
      </w:tr>
      <w:tr w:rsidR="00CE6E66" w14:paraId="577B5B64" w14:textId="77777777" w:rsidTr="00FB5BD5">
        <w:tc>
          <w:tcPr>
            <w:tcW w:w="2518" w:type="dxa"/>
          </w:tcPr>
          <w:p w14:paraId="36A107F5" w14:textId="77777777" w:rsidR="00CE6E66" w:rsidRDefault="00CE6E66" w:rsidP="00FB5BD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ABB1E04" w14:textId="77777777" w:rsidR="00CE6E66" w:rsidRDefault="00CE6E66" w:rsidP="00FB5BD5">
            <w:pPr>
              <w:rPr>
                <w:rFonts w:ascii="Times New Roman" w:hAnsi="Times New Roman" w:cs="Times New Roman"/>
                <w:color w:val="000000"/>
              </w:rPr>
            </w:pPr>
            <w:r>
              <w:rPr>
                <w:rFonts w:ascii="Times New Roman" w:hAnsi="Times New Roman" w:cs="Times New Roman"/>
                <w:color w:val="000000"/>
              </w:rPr>
              <w:t xml:space="preserve">Descomposición factorial de un número. </w:t>
            </w:r>
          </w:p>
        </w:tc>
      </w:tr>
      <w:tr w:rsidR="00CE6E66" w14:paraId="628257BE" w14:textId="77777777" w:rsidTr="00FB5BD5">
        <w:tc>
          <w:tcPr>
            <w:tcW w:w="2518" w:type="dxa"/>
          </w:tcPr>
          <w:p w14:paraId="326DE04C" w14:textId="77777777" w:rsidR="00CE6E66" w:rsidRDefault="00CE6E66" w:rsidP="00FB5BD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C429CB3" w14:textId="77777777" w:rsidR="00CE6E66" w:rsidRDefault="00CE6E66" w:rsidP="00FB5BD5">
            <w:pPr>
              <w:rPr>
                <w:rFonts w:ascii="Times New Roman" w:hAnsi="Times New Roman" w:cs="Times New Roman"/>
                <w:color w:val="000000"/>
              </w:rPr>
            </w:pPr>
            <w:r>
              <w:rPr>
                <w:rFonts w:ascii="Times New Roman" w:hAnsi="Times New Roman" w:cs="Times New Roman"/>
                <w:color w:val="000000"/>
              </w:rPr>
              <w:t xml:space="preserve">Esta actividad permite al estudiante realizar descomposición factorial de números compuestos por medio del diagrama de árbol. </w:t>
            </w:r>
          </w:p>
        </w:tc>
      </w:tr>
    </w:tbl>
    <w:p w14:paraId="09896DDE" w14:textId="77777777" w:rsidR="008A4FD9" w:rsidRDefault="008A4FD9" w:rsidP="008A4FD9">
      <w:pPr>
        <w:spacing w:after="0"/>
        <w:rPr>
          <w:rFonts w:ascii="Times New Roman" w:hAnsi="Times New Roman" w:cs="Times New Roman"/>
        </w:rPr>
      </w:pPr>
    </w:p>
    <w:p w14:paraId="4E96527A" w14:textId="77777777" w:rsidR="00CE6E66" w:rsidRDefault="00CE6E66" w:rsidP="008A4FD9">
      <w:pPr>
        <w:spacing w:after="0"/>
        <w:rPr>
          <w:rFonts w:ascii="Times New Roman" w:hAnsi="Times New Roman" w:cs="Times New Roman"/>
        </w:rPr>
      </w:pPr>
    </w:p>
    <w:p w14:paraId="4871318C" w14:textId="0AB93D33" w:rsidR="008A4FD9" w:rsidRDefault="008A4FD9" w:rsidP="008A4FD9">
      <w:pPr>
        <w:spacing w:after="0"/>
        <w:rPr>
          <w:rFonts w:ascii="Times" w:hAnsi="Times"/>
          <w:b/>
        </w:rPr>
      </w:pPr>
      <w:r>
        <w:rPr>
          <w:rFonts w:ascii="Times" w:hAnsi="Times"/>
          <w:highlight w:val="yellow"/>
        </w:rPr>
        <w:lastRenderedPageBreak/>
        <w:t>[SECCIÓN 3</w:t>
      </w:r>
      <w:r w:rsidRPr="004E5E51">
        <w:rPr>
          <w:rFonts w:ascii="Times" w:hAnsi="Times"/>
          <w:highlight w:val="yellow"/>
        </w:rPr>
        <w:t>]</w:t>
      </w:r>
      <w:r>
        <w:rPr>
          <w:rFonts w:ascii="Times" w:hAnsi="Times"/>
        </w:rPr>
        <w:t xml:space="preserve"> </w:t>
      </w:r>
      <w:r w:rsidR="007767D6">
        <w:rPr>
          <w:rFonts w:ascii="Times" w:hAnsi="Times"/>
          <w:b/>
        </w:rPr>
        <w:t xml:space="preserve">4.4.2 Método vertical </w:t>
      </w:r>
      <w:r>
        <w:rPr>
          <w:rFonts w:ascii="Times" w:hAnsi="Times"/>
          <w:b/>
        </w:rPr>
        <w:t xml:space="preserve"> </w:t>
      </w:r>
    </w:p>
    <w:p w14:paraId="1F9C7817" w14:textId="77777777" w:rsidR="008A4FD9" w:rsidRDefault="008A4FD9" w:rsidP="008A4FD9">
      <w:pPr>
        <w:spacing w:after="0"/>
        <w:rPr>
          <w:rFonts w:ascii="Times New Roman" w:hAnsi="Times New Roman" w:cs="Times New Roman"/>
        </w:rPr>
      </w:pPr>
    </w:p>
    <w:p w14:paraId="4066F27B" w14:textId="77777777" w:rsidR="008A4FD9" w:rsidRDefault="008A4FD9" w:rsidP="008A4FD9">
      <w:pPr>
        <w:spacing w:after="0"/>
        <w:rPr>
          <w:rFonts w:ascii="Times New Roman" w:hAnsi="Times New Roman" w:cs="Times New Roman"/>
        </w:rPr>
      </w:pPr>
    </w:p>
    <w:p w14:paraId="50B7C420" w14:textId="050876BC" w:rsidR="008A4FD9" w:rsidRDefault="007767D6" w:rsidP="008A4FD9">
      <w:pPr>
        <w:spacing w:after="0"/>
        <w:rPr>
          <w:rFonts w:ascii="Times New Roman" w:hAnsi="Times New Roman" w:cs="Times New Roman"/>
        </w:rPr>
      </w:pPr>
      <w:r>
        <w:rPr>
          <w:rFonts w:ascii="Times New Roman" w:hAnsi="Times New Roman" w:cs="Times New Roman"/>
        </w:rPr>
        <w:t>Para usar el método vertical</w:t>
      </w:r>
      <w:r w:rsidR="008A4FD9">
        <w:rPr>
          <w:rFonts w:ascii="Times New Roman" w:hAnsi="Times New Roman" w:cs="Times New Roman"/>
        </w:rPr>
        <w:t xml:space="preserve">, se traza una línea vertical al lado derecho del número que se va a descomponer, iniciando desde el menor número primo por el cual es divisible. </w:t>
      </w:r>
    </w:p>
    <w:p w14:paraId="4382A24F" w14:textId="77777777" w:rsidR="008A4FD9" w:rsidRDefault="008A4FD9" w:rsidP="008A4FD9">
      <w:pPr>
        <w:spacing w:after="0"/>
        <w:rPr>
          <w:rFonts w:ascii="Times New Roman" w:hAnsi="Times New Roman" w:cs="Times New Roman"/>
        </w:rPr>
      </w:pPr>
    </w:p>
    <w:p w14:paraId="0599969B" w14:textId="212530F1" w:rsidR="008A4FD9" w:rsidRDefault="008A4FD9" w:rsidP="008A4FD9">
      <w:pPr>
        <w:spacing w:after="0"/>
        <w:rPr>
          <w:rFonts w:ascii="Times New Roman" w:hAnsi="Times New Roman" w:cs="Times New Roman"/>
        </w:rPr>
      </w:pPr>
      <w:r>
        <w:rPr>
          <w:rFonts w:ascii="Times New Roman" w:hAnsi="Times New Roman" w:cs="Times New Roman"/>
        </w:rPr>
        <w:t xml:space="preserve">Observemos el caso del ejemplo anterior, con el número 60: </w:t>
      </w:r>
    </w:p>
    <w:p w14:paraId="66F068A1" w14:textId="77777777" w:rsidR="001161A9" w:rsidRDefault="001161A9" w:rsidP="008A4FD9">
      <w:pPr>
        <w:spacing w:after="0"/>
        <w:rPr>
          <w:rFonts w:ascii="Times New Roman" w:hAnsi="Times New Roman" w:cs="Times New Roman"/>
        </w:rPr>
      </w:pPr>
    </w:p>
    <w:p w14:paraId="2FEADFB3" w14:textId="0B2BE31E" w:rsidR="001161A9" w:rsidRDefault="001161A9" w:rsidP="00E610FD">
      <w:pPr>
        <w:pStyle w:val="Prrafodelista"/>
        <w:numPr>
          <w:ilvl w:val="0"/>
          <w:numId w:val="38"/>
        </w:numPr>
        <w:spacing w:after="0"/>
        <w:ind w:left="360"/>
        <w:rPr>
          <w:rFonts w:ascii="Times New Roman" w:hAnsi="Times New Roman" w:cs="Times New Roman"/>
        </w:rPr>
      </w:pPr>
      <w:r>
        <w:rPr>
          <w:rFonts w:ascii="Times New Roman" w:hAnsi="Times New Roman" w:cs="Times New Roman"/>
        </w:rPr>
        <w:t>Se inicia con el numero primo 2, ya que 60 es par, “</w:t>
      </w:r>
      <w:r w:rsidRPr="001161A9">
        <w:rPr>
          <w:rFonts w:ascii="Times New Roman" w:hAnsi="Times New Roman" w:cs="Times New Roman"/>
        </w:rPr>
        <w:t>se le saca la mitad”</w:t>
      </w:r>
      <w:r>
        <w:rPr>
          <w:rFonts w:ascii="Times New Roman" w:hAnsi="Times New Roman" w:cs="Times New Roman"/>
        </w:rPr>
        <w:t xml:space="preserve">, es decir se divide entre 2. Da como resultado 30 que se escribe debajo del 60.  </w:t>
      </w:r>
    </w:p>
    <w:p w14:paraId="30877387" w14:textId="77777777" w:rsidR="00E610FD" w:rsidRDefault="00E610FD" w:rsidP="00E610FD">
      <w:pPr>
        <w:pStyle w:val="Prrafodelista"/>
        <w:spacing w:after="0"/>
        <w:ind w:left="360"/>
        <w:rPr>
          <w:rFonts w:ascii="Times New Roman" w:hAnsi="Times New Roman" w:cs="Times New Roman"/>
        </w:rPr>
      </w:pPr>
    </w:p>
    <w:p w14:paraId="1C3C7923" w14:textId="4BC4ACB7" w:rsidR="001161A9" w:rsidRDefault="001161A9" w:rsidP="00E610FD">
      <w:pPr>
        <w:pStyle w:val="Prrafodelista"/>
        <w:numPr>
          <w:ilvl w:val="0"/>
          <w:numId w:val="38"/>
        </w:numPr>
        <w:spacing w:after="0"/>
        <w:ind w:left="360"/>
        <w:rPr>
          <w:rFonts w:ascii="Times New Roman" w:hAnsi="Times New Roman" w:cs="Times New Roman"/>
        </w:rPr>
      </w:pPr>
      <w:r>
        <w:rPr>
          <w:rFonts w:ascii="Times New Roman" w:hAnsi="Times New Roman" w:cs="Times New Roman"/>
        </w:rPr>
        <w:t xml:space="preserve">Se continúa el proceso con el numero resultante, 30 y se repite el proceso hasta llegar a 1 en el lado izquierdo de la línea. </w:t>
      </w:r>
    </w:p>
    <w:p w14:paraId="43CD8B4B" w14:textId="77777777" w:rsidR="00E610FD" w:rsidRPr="00E610FD" w:rsidRDefault="00E610FD" w:rsidP="00E610FD">
      <w:pPr>
        <w:pStyle w:val="Prrafodelista"/>
        <w:rPr>
          <w:rFonts w:ascii="Times New Roman" w:hAnsi="Times New Roman" w:cs="Times New Roman"/>
        </w:rPr>
      </w:pPr>
    </w:p>
    <w:p w14:paraId="5322D6B3" w14:textId="5FE45AC6" w:rsidR="001161A9" w:rsidRPr="001161A9" w:rsidRDefault="001161A9" w:rsidP="00E610FD">
      <w:pPr>
        <w:pStyle w:val="Prrafodelista"/>
        <w:numPr>
          <w:ilvl w:val="0"/>
          <w:numId w:val="38"/>
        </w:numPr>
        <w:spacing w:after="0"/>
        <w:ind w:left="360"/>
        <w:rPr>
          <w:rFonts w:ascii="Times New Roman" w:hAnsi="Times New Roman" w:cs="Times New Roman"/>
        </w:rPr>
      </w:pPr>
      <w:r>
        <w:rPr>
          <w:rFonts w:ascii="Times New Roman" w:hAnsi="Times New Roman" w:cs="Times New Roman"/>
        </w:rPr>
        <w:t xml:space="preserve">Se verifica el orden, ¿tiene mitad?, ¿tiene tercera?, ¿tiene quinta?... usando únicamente números primos. </w:t>
      </w:r>
    </w:p>
    <w:p w14:paraId="7FE8CD9E" w14:textId="77777777" w:rsidR="008A4FD9" w:rsidRDefault="008A4FD9" w:rsidP="008A4FD9">
      <w:pPr>
        <w:spacing w:after="0"/>
        <w:rPr>
          <w:rFonts w:ascii="Times New Roman" w:hAnsi="Times New Roman" w:cs="Times New Roman"/>
        </w:rPr>
      </w:pPr>
    </w:p>
    <w:p w14:paraId="05B18D57" w14:textId="77777777" w:rsidR="001161A9" w:rsidRDefault="001161A9" w:rsidP="008A4FD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8"/>
        <w:gridCol w:w="6360"/>
      </w:tblGrid>
      <w:tr w:rsidR="001161A9" w:rsidRPr="005D1738" w14:paraId="12B1C735" w14:textId="77777777" w:rsidTr="00612A7E">
        <w:tc>
          <w:tcPr>
            <w:tcW w:w="9033" w:type="dxa"/>
            <w:gridSpan w:val="2"/>
            <w:shd w:val="clear" w:color="auto" w:fill="0D0D0D" w:themeFill="text1" w:themeFillTint="F2"/>
          </w:tcPr>
          <w:p w14:paraId="0F42D9FF" w14:textId="77777777" w:rsidR="001161A9" w:rsidRPr="005D1738" w:rsidRDefault="001161A9"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1A9" w14:paraId="560D7510" w14:textId="77777777" w:rsidTr="00612A7E">
        <w:tc>
          <w:tcPr>
            <w:tcW w:w="2518" w:type="dxa"/>
          </w:tcPr>
          <w:p w14:paraId="4933FF3D" w14:textId="77777777" w:rsidR="001161A9" w:rsidRPr="00053744" w:rsidRDefault="001161A9" w:rsidP="00612A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D3AFD5" w14:textId="7FF9CE2E" w:rsidR="001161A9" w:rsidRPr="00053744" w:rsidRDefault="00CD6221" w:rsidP="00612A7E">
            <w:pPr>
              <w:rPr>
                <w:rFonts w:ascii="Times New Roman" w:hAnsi="Times New Roman" w:cs="Times New Roman"/>
                <w:b/>
                <w:color w:val="000000"/>
                <w:sz w:val="18"/>
                <w:szCs w:val="18"/>
              </w:rPr>
            </w:pPr>
            <w:r>
              <w:rPr>
                <w:rFonts w:ascii="Times New Roman" w:hAnsi="Times New Roman" w:cs="Times New Roman"/>
                <w:color w:val="000000"/>
              </w:rPr>
              <w:t>MAT_06_04_</w:t>
            </w:r>
            <w:r w:rsidR="004859C1">
              <w:rPr>
                <w:rFonts w:ascii="Times New Roman" w:hAnsi="Times New Roman" w:cs="Times New Roman"/>
                <w:color w:val="000000"/>
              </w:rPr>
              <w:t>CO_</w:t>
            </w:r>
            <w:r>
              <w:rPr>
                <w:rFonts w:ascii="Times New Roman" w:hAnsi="Times New Roman" w:cs="Times New Roman"/>
                <w:color w:val="000000"/>
              </w:rPr>
              <w:t>IMG</w:t>
            </w:r>
            <w:del w:id="220" w:author="Diana Margarita Gonzalez Martinez" w:date="2015-05-18T22:35:00Z">
              <w:r w:rsidDel="003C3B19">
                <w:rPr>
                  <w:rFonts w:ascii="Times New Roman" w:hAnsi="Times New Roman" w:cs="Times New Roman"/>
                  <w:color w:val="000000"/>
                </w:rPr>
                <w:delText>10</w:delText>
              </w:r>
            </w:del>
            <w:ins w:id="221" w:author="Diana Margarita Gonzalez Martinez" w:date="2015-05-18T22:35:00Z">
              <w:r w:rsidR="003C3B19">
                <w:rPr>
                  <w:rFonts w:ascii="Times New Roman" w:hAnsi="Times New Roman" w:cs="Times New Roman"/>
                  <w:color w:val="000000"/>
                </w:rPr>
                <w:t xml:space="preserve"> 14</w:t>
              </w:r>
            </w:ins>
          </w:p>
        </w:tc>
      </w:tr>
      <w:tr w:rsidR="001161A9" w14:paraId="1A9BC17C" w14:textId="77777777" w:rsidTr="00612A7E">
        <w:tc>
          <w:tcPr>
            <w:tcW w:w="2518" w:type="dxa"/>
          </w:tcPr>
          <w:p w14:paraId="5D50DC39" w14:textId="77777777" w:rsidR="001161A9" w:rsidRDefault="001161A9" w:rsidP="00612A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1D68C1" w14:textId="31122715" w:rsidR="001161A9" w:rsidRDefault="007A5843" w:rsidP="00612A7E">
            <w:pPr>
              <w:rPr>
                <w:rFonts w:ascii="Times New Roman" w:hAnsi="Times New Roman" w:cs="Times New Roman"/>
                <w:color w:val="000000"/>
              </w:rPr>
            </w:pPr>
            <w:r>
              <w:rPr>
                <w:noProof/>
                <w:lang w:val="es-ES_tradnl"/>
              </w:rPr>
              <w:object w:dxaOrig="1440" w:dyaOrig="1440" w14:anchorId="7D31351D">
                <v:shape id="_x0000_s1026" type="#_x0000_t75" style="position:absolute;margin-left:5.65pt;margin-top:12.1pt;width:66.6pt;height:162.05pt;z-index:251659264;mso-position-horizontal:absolute;mso-position-horizontal-relative:text;mso-position-vertical:absolute;mso-position-vertical-relative:text;mso-width-relative:page;mso-height-relative:page">
                  <v:imagedata r:id="rId26" o:title=""/>
                  <w10:wrap type="square"/>
                </v:shape>
                <o:OLEObject Type="Embed" ProgID="PBrush" ShapeID="_x0000_s1026" DrawAspect="Content" ObjectID="_1493581465" r:id="rId27"/>
              </w:object>
            </w:r>
          </w:p>
          <w:p w14:paraId="4BDB90AC" w14:textId="21B82939" w:rsidR="001161A9" w:rsidRDefault="001161A9" w:rsidP="00612A7E">
            <w:pPr>
              <w:rPr>
                <w:rFonts w:ascii="Times New Roman" w:hAnsi="Times New Roman" w:cs="Times New Roman"/>
                <w:color w:val="000000"/>
              </w:rPr>
            </w:pPr>
          </w:p>
          <w:p w14:paraId="31E124BC" w14:textId="2420472A" w:rsidR="001161A9" w:rsidRPr="001161A9" w:rsidRDefault="001161A9" w:rsidP="00612A7E">
            <w:pPr>
              <w:rPr>
                <w:rFonts w:ascii="Times New Roman" w:eastAsiaTheme="minorEastAsia" w:hAnsi="Times New Roman" w:cs="Times New Roman"/>
                <w:color w:val="000000"/>
              </w:rPr>
            </w:pPr>
            <m:oMathPara>
              <m:oMath>
                <m:r>
                  <w:rPr>
                    <w:rFonts w:ascii="Cambria Math" w:hAnsi="Cambria Math" w:cs="Times New Roman"/>
                    <w:color w:val="000000"/>
                  </w:rPr>
                  <m:t>60 ÷2=30</m:t>
                </m:r>
              </m:oMath>
            </m:oMathPara>
          </w:p>
          <w:p w14:paraId="52A50C8D" w14:textId="13CE3D59" w:rsidR="001161A9" w:rsidRPr="001161A9" w:rsidRDefault="001161A9" w:rsidP="00612A7E">
            <w:pPr>
              <w:rPr>
                <w:rFonts w:ascii="Times New Roman" w:eastAsiaTheme="minorEastAsia" w:hAnsi="Times New Roman" w:cs="Times New Roman"/>
                <w:color w:val="000000"/>
              </w:rPr>
            </w:pPr>
            <m:oMathPara>
              <m:oMath>
                <m:r>
                  <w:rPr>
                    <w:rFonts w:ascii="Cambria Math" w:eastAsiaTheme="minorEastAsia" w:hAnsi="Cambria Math" w:cs="Times New Roman"/>
                    <w:color w:val="000000"/>
                  </w:rPr>
                  <m:t>30÷2=15</m:t>
                </m:r>
              </m:oMath>
            </m:oMathPara>
          </w:p>
          <w:p w14:paraId="17F5DAEA" w14:textId="6D9C0EE0" w:rsidR="001161A9" w:rsidRPr="001161A9" w:rsidRDefault="001161A9" w:rsidP="00612A7E">
            <w:pPr>
              <w:rPr>
                <w:rFonts w:ascii="Times New Roman" w:eastAsiaTheme="minorEastAsia" w:hAnsi="Times New Roman" w:cs="Times New Roman"/>
                <w:color w:val="000000"/>
              </w:rPr>
            </w:pPr>
            <m:oMathPara>
              <m:oMath>
                <m:r>
                  <w:rPr>
                    <w:rFonts w:ascii="Cambria Math" w:eastAsiaTheme="minorEastAsia" w:hAnsi="Cambria Math" w:cs="Times New Roman"/>
                    <w:color w:val="000000"/>
                  </w:rPr>
                  <m:t>15÷3=5</m:t>
                </m:r>
              </m:oMath>
            </m:oMathPara>
          </w:p>
          <w:p w14:paraId="303093DB" w14:textId="2CE55ADC" w:rsidR="001161A9" w:rsidRPr="001161A9" w:rsidRDefault="001161A9" w:rsidP="00612A7E">
            <w:pPr>
              <w:rPr>
                <w:rFonts w:ascii="Times New Roman" w:eastAsiaTheme="minorEastAsia" w:hAnsi="Times New Roman" w:cs="Times New Roman"/>
                <w:color w:val="000000"/>
              </w:rPr>
            </w:pPr>
            <m:oMathPara>
              <m:oMath>
                <m:r>
                  <w:rPr>
                    <w:rFonts w:ascii="Cambria Math" w:eastAsiaTheme="minorEastAsia" w:hAnsi="Cambria Math" w:cs="Times New Roman"/>
                    <w:color w:val="000000"/>
                  </w:rPr>
                  <m:t>5÷5=1</m:t>
                </m:r>
              </m:oMath>
            </m:oMathPara>
          </w:p>
          <w:p w14:paraId="4D4ACC24" w14:textId="77777777" w:rsidR="001161A9" w:rsidRDefault="001161A9" w:rsidP="001161A9">
            <w:pPr>
              <w:rPr>
                <w:rFonts w:ascii="Times New Roman" w:hAnsi="Times New Roman" w:cs="Times New Roman"/>
                <w:color w:val="000000"/>
              </w:rPr>
            </w:pPr>
          </w:p>
          <w:p w14:paraId="49866209" w14:textId="77777777" w:rsidR="001161A9" w:rsidRDefault="001161A9" w:rsidP="001161A9">
            <w:pPr>
              <w:rPr>
                <w:rFonts w:ascii="Times New Roman" w:hAnsi="Times New Roman" w:cs="Times New Roman"/>
                <w:color w:val="000000"/>
              </w:rPr>
            </w:pPr>
          </w:p>
          <w:p w14:paraId="436BDA39" w14:textId="77777777" w:rsidR="001161A9" w:rsidRDefault="001161A9" w:rsidP="001161A9">
            <w:pPr>
              <w:rPr>
                <w:rFonts w:ascii="Times New Roman" w:hAnsi="Times New Roman" w:cs="Times New Roman"/>
                <w:color w:val="000000"/>
              </w:rPr>
            </w:pPr>
          </w:p>
          <w:p w14:paraId="1B9F8637" w14:textId="77777777" w:rsidR="001161A9" w:rsidRDefault="001161A9" w:rsidP="001161A9">
            <w:pPr>
              <w:rPr>
                <w:rFonts w:ascii="Times New Roman" w:hAnsi="Times New Roman" w:cs="Times New Roman"/>
                <w:color w:val="000000"/>
              </w:rPr>
            </w:pPr>
          </w:p>
          <w:p w14:paraId="51ECA6B9" w14:textId="77777777" w:rsidR="001161A9" w:rsidRDefault="001161A9" w:rsidP="001161A9">
            <w:pPr>
              <w:rPr>
                <w:rFonts w:ascii="Times New Roman" w:hAnsi="Times New Roman" w:cs="Times New Roman"/>
                <w:color w:val="000000"/>
              </w:rPr>
            </w:pPr>
          </w:p>
          <w:p w14:paraId="7EC4F0A1" w14:textId="77777777" w:rsidR="001161A9" w:rsidRDefault="001161A9" w:rsidP="001161A9">
            <w:pPr>
              <w:rPr>
                <w:rFonts w:ascii="Times New Roman" w:hAnsi="Times New Roman" w:cs="Times New Roman"/>
                <w:color w:val="000000"/>
              </w:rPr>
            </w:pPr>
          </w:p>
          <w:p w14:paraId="64504021" w14:textId="77777777" w:rsidR="001161A9" w:rsidRDefault="001161A9" w:rsidP="001161A9">
            <w:pPr>
              <w:rPr>
                <w:rFonts w:ascii="Times New Roman" w:hAnsi="Times New Roman" w:cs="Times New Roman"/>
                <w:color w:val="000000"/>
              </w:rPr>
            </w:pPr>
          </w:p>
          <w:p w14:paraId="20720D06" w14:textId="77777777" w:rsidR="007A5843" w:rsidRDefault="007A5843" w:rsidP="001161A9">
            <w:pPr>
              <w:rPr>
                <w:ins w:id="222" w:author="Diana Margarita Gonzalez Martinez" w:date="2015-05-19T22:56:00Z"/>
                <w:rFonts w:ascii="Times New Roman" w:hAnsi="Times New Roman" w:cs="Times New Roman"/>
                <w:color w:val="000000"/>
              </w:rPr>
            </w:pPr>
          </w:p>
          <w:p w14:paraId="526A6217" w14:textId="77777777" w:rsidR="007A5843" w:rsidRDefault="007A5843" w:rsidP="001161A9">
            <w:pPr>
              <w:rPr>
                <w:ins w:id="223" w:author="Diana Margarita Gonzalez Martinez" w:date="2015-05-19T22:56:00Z"/>
                <w:rFonts w:ascii="Times New Roman" w:hAnsi="Times New Roman" w:cs="Times New Roman"/>
                <w:color w:val="000000"/>
              </w:rPr>
            </w:pPr>
          </w:p>
          <w:p w14:paraId="3D4852C2" w14:textId="7FCADA3E" w:rsidR="001161A9" w:rsidRDefault="001161A9" w:rsidP="001161A9">
            <w:pPr>
              <w:rPr>
                <w:rFonts w:ascii="Times New Roman" w:hAnsi="Times New Roman" w:cs="Times New Roman"/>
                <w:color w:val="000000"/>
              </w:rPr>
            </w:pPr>
            <w:r>
              <w:rPr>
                <w:rFonts w:ascii="Times New Roman" w:hAnsi="Times New Roman" w:cs="Times New Roman"/>
                <w:color w:val="000000"/>
              </w:rPr>
              <w:t xml:space="preserve">Debe ser una imagen indicando los anteriores números, alineando las operaciones tanto de la izquierda como los de la derecha. </w:t>
            </w:r>
          </w:p>
        </w:tc>
      </w:tr>
      <w:tr w:rsidR="001161A9" w14:paraId="3C45BDD4" w14:textId="77777777" w:rsidTr="00612A7E">
        <w:tc>
          <w:tcPr>
            <w:tcW w:w="2518" w:type="dxa"/>
          </w:tcPr>
          <w:p w14:paraId="645A76D4" w14:textId="77777777" w:rsidR="001161A9" w:rsidRDefault="001161A9" w:rsidP="00612A7E">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D8D9979" w14:textId="77777777" w:rsidR="001161A9" w:rsidRDefault="001161A9" w:rsidP="00612A7E">
            <w:pPr>
              <w:rPr>
                <w:rFonts w:ascii="Times New Roman" w:hAnsi="Times New Roman" w:cs="Times New Roman"/>
                <w:color w:val="000000"/>
              </w:rPr>
            </w:pPr>
          </w:p>
        </w:tc>
      </w:tr>
      <w:tr w:rsidR="001161A9" w14:paraId="02F4B974" w14:textId="77777777" w:rsidTr="00612A7E">
        <w:tc>
          <w:tcPr>
            <w:tcW w:w="2518" w:type="dxa"/>
          </w:tcPr>
          <w:p w14:paraId="5A90460E" w14:textId="77777777" w:rsidR="001161A9" w:rsidRDefault="001161A9" w:rsidP="00612A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641EE10" w14:textId="77777777" w:rsidR="007A5843" w:rsidRDefault="001161A9" w:rsidP="001161A9">
            <w:pPr>
              <w:rPr>
                <w:rFonts w:ascii="Times New Roman" w:hAnsi="Times New Roman" w:cs="Times New Roman"/>
                <w:color w:val="000000"/>
              </w:rPr>
            </w:pPr>
            <w:r>
              <w:rPr>
                <w:rFonts w:ascii="Times New Roman" w:hAnsi="Times New Roman" w:cs="Times New Roman"/>
                <w:color w:val="000000"/>
              </w:rPr>
              <w:t>Descomposición  factorial del número 60, diagrama de línea</w:t>
            </w:r>
          </w:p>
          <w:p w14:paraId="6BDC7155" w14:textId="3A56B042" w:rsidR="001161A9" w:rsidRDefault="001161A9" w:rsidP="001161A9">
            <w:pPr>
              <w:rPr>
                <w:rFonts w:ascii="Times New Roman" w:hAnsi="Times New Roman" w:cs="Times New Roman"/>
                <w:color w:val="000000"/>
              </w:rPr>
            </w:pPr>
            <w:del w:id="224" w:author="Diana Margarita Gonzalez Martinez" w:date="2015-05-19T22:56:00Z">
              <w:r w:rsidDel="007A5843">
                <w:rPr>
                  <w:rFonts w:ascii="Times New Roman" w:hAnsi="Times New Roman" w:cs="Times New Roman"/>
                  <w:color w:val="000000"/>
                </w:rPr>
                <w:delText>.</w:delText>
              </w:r>
            </w:del>
          </w:p>
        </w:tc>
      </w:tr>
    </w:tbl>
    <w:p w14:paraId="6BA40AE5" w14:textId="77777777" w:rsidR="001161A9" w:rsidRDefault="001161A9" w:rsidP="008A4FD9">
      <w:pPr>
        <w:spacing w:after="0"/>
        <w:rPr>
          <w:rFonts w:ascii="Times New Roman" w:hAnsi="Times New Roman" w:cs="Times New Roman"/>
        </w:rPr>
      </w:pPr>
    </w:p>
    <w:p w14:paraId="242379A8" w14:textId="77777777" w:rsidR="001161A9" w:rsidRDefault="001161A9" w:rsidP="008A4FD9">
      <w:pPr>
        <w:spacing w:after="0"/>
        <w:rPr>
          <w:rFonts w:ascii="Times New Roman" w:hAnsi="Times New Roman" w:cs="Times New Roman"/>
        </w:rPr>
      </w:pPr>
    </w:p>
    <w:p w14:paraId="7FFEE28A" w14:textId="3F51C5EF" w:rsidR="001161A9" w:rsidRPr="008A4FD9" w:rsidRDefault="001161A9" w:rsidP="008A4FD9">
      <w:pPr>
        <w:spacing w:after="0"/>
        <w:rPr>
          <w:rFonts w:ascii="Times New Roman" w:hAnsi="Times New Roman" w:cs="Times New Roman"/>
        </w:rPr>
      </w:pPr>
      <w:r>
        <w:rPr>
          <w:rFonts w:ascii="Times New Roman" w:hAnsi="Times New Roman" w:cs="Times New Roman"/>
        </w:rPr>
        <w:t xml:space="preserve">Es decir que el número 60 queda expresado como </w:t>
      </w:r>
      <m:oMath>
        <m:r>
          <w:rPr>
            <w:rFonts w:ascii="Cambria Math" w:hAnsi="Cambria Math" w:cs="Times New Roman"/>
          </w:rPr>
          <m:t xml:space="preserve">60=2 ×2×3×5= </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r>
          <w:rPr>
            <w:rFonts w:ascii="Cambria Math" w:hAnsi="Cambria Math" w:cs="Times New Roman"/>
          </w:rPr>
          <m:t>×3×5</m:t>
        </m:r>
      </m:oMath>
    </w:p>
    <w:p w14:paraId="182B1524" w14:textId="77777777" w:rsidR="00EB3B45" w:rsidRDefault="00EB3B45" w:rsidP="00AE1BC1">
      <w:pPr>
        <w:spacing w:after="0"/>
        <w:rPr>
          <w:rFonts w:ascii="Times" w:hAnsi="Times"/>
          <w:b/>
        </w:rPr>
      </w:pPr>
    </w:p>
    <w:p w14:paraId="2AB4A2A7" w14:textId="77777777" w:rsidR="007A5843" w:rsidRDefault="007A5843" w:rsidP="00AE1BC1">
      <w:pPr>
        <w:spacing w:after="0"/>
        <w:rPr>
          <w:rFonts w:ascii="Times" w:hAnsi="Times"/>
          <w:b/>
        </w:rPr>
      </w:pPr>
      <w:bookmarkStart w:id="225" w:name="_GoBack"/>
      <w:bookmarkEnd w:id="225"/>
    </w:p>
    <w:p w14:paraId="6ED0AFDD" w14:textId="77777777" w:rsidR="007A5843" w:rsidRDefault="007A5843" w:rsidP="00AE1BC1">
      <w:pPr>
        <w:spacing w:after="0"/>
        <w:rPr>
          <w:rFonts w:ascii="Times" w:hAnsi="Times"/>
          <w:b/>
        </w:rPr>
      </w:pPr>
    </w:p>
    <w:p w14:paraId="07DCAC2C" w14:textId="77777777" w:rsidR="00AE6480" w:rsidRDefault="00AE6480" w:rsidP="00AE1BC1">
      <w:pPr>
        <w:spacing w:after="0"/>
        <w:rPr>
          <w:rFonts w:ascii="Times" w:hAnsi="Times"/>
          <w:b/>
        </w:rPr>
      </w:pPr>
    </w:p>
    <w:p w14:paraId="00CA201A" w14:textId="23A1B244" w:rsidR="002B282A" w:rsidRPr="002B282A" w:rsidRDefault="002B282A" w:rsidP="00AE1BC1">
      <w:pPr>
        <w:spacing w:after="0"/>
        <w:rPr>
          <w:rFonts w:ascii="Times" w:hAnsi="Times"/>
          <w:b/>
          <w:lang w:val="es-CO"/>
        </w:rPr>
      </w:pPr>
      <w:r w:rsidRPr="004E5E51">
        <w:rPr>
          <w:rFonts w:ascii="Times" w:hAnsi="Times"/>
          <w:highlight w:val="yellow"/>
        </w:rPr>
        <w:lastRenderedPageBreak/>
        <w:t>[SECCIÓN 2]</w:t>
      </w:r>
      <w:r>
        <w:rPr>
          <w:rFonts w:ascii="Times" w:hAnsi="Times"/>
        </w:rPr>
        <w:t xml:space="preserve"> </w:t>
      </w:r>
      <w:r>
        <w:rPr>
          <w:rFonts w:ascii="Times" w:hAnsi="Times"/>
          <w:b/>
        </w:rPr>
        <w:t xml:space="preserve">4.5 </w:t>
      </w:r>
      <w:r w:rsidR="00872797">
        <w:rPr>
          <w:rFonts w:ascii="Times" w:hAnsi="Times"/>
          <w:b/>
        </w:rPr>
        <w:t>Consolidación</w:t>
      </w:r>
      <w:r>
        <w:rPr>
          <w:rFonts w:ascii="Times" w:hAnsi="Times"/>
          <w:b/>
        </w:rPr>
        <w:t xml:space="preserve"> </w:t>
      </w:r>
    </w:p>
    <w:p w14:paraId="5F12C697" w14:textId="77777777" w:rsidR="00B339E1" w:rsidRDefault="00B339E1" w:rsidP="00B339E1">
      <w:pPr>
        <w:spacing w:after="0"/>
        <w:rPr>
          <w:rFonts w:ascii="Times" w:hAnsi="Times"/>
          <w:lang w:val="es-CO"/>
        </w:rPr>
      </w:pPr>
    </w:p>
    <w:p w14:paraId="5479C8A2" w14:textId="77777777" w:rsidR="00B339E1" w:rsidRDefault="00B339E1" w:rsidP="00B339E1">
      <w:pPr>
        <w:spacing w:after="0"/>
        <w:rPr>
          <w:rFonts w:ascii="Times" w:hAnsi="Times"/>
          <w:lang w:val="es-CO"/>
        </w:rPr>
      </w:pPr>
      <w:r w:rsidRPr="00923654">
        <w:rPr>
          <w:rFonts w:ascii="Times" w:hAnsi="Times"/>
          <w:lang w:val="es-CO"/>
        </w:rPr>
        <w:t>Refuerza tu aprendizaje con la siguiente práctica.</w:t>
      </w:r>
    </w:p>
    <w:p w14:paraId="17487301" w14:textId="77777777" w:rsidR="00175E90" w:rsidRPr="00923654" w:rsidRDefault="00175E90" w:rsidP="00B339E1">
      <w:pPr>
        <w:spacing w:after="0"/>
        <w:rPr>
          <w:rFonts w:ascii="Times" w:hAnsi="Times"/>
          <w:lang w:val="es-CO"/>
        </w:rPr>
      </w:pPr>
    </w:p>
    <w:tbl>
      <w:tblPr>
        <w:tblStyle w:val="Tablaconcuadrcula"/>
        <w:tblW w:w="0" w:type="auto"/>
        <w:tblLook w:val="04A0" w:firstRow="1" w:lastRow="0" w:firstColumn="1" w:lastColumn="0" w:noHBand="0" w:noVBand="1"/>
      </w:tblPr>
      <w:tblGrid>
        <w:gridCol w:w="2465"/>
        <w:gridCol w:w="6363"/>
      </w:tblGrid>
      <w:tr w:rsidR="00175E90" w:rsidRPr="005D1738" w14:paraId="6B598862" w14:textId="77777777" w:rsidTr="00FB5BD5">
        <w:tc>
          <w:tcPr>
            <w:tcW w:w="9033" w:type="dxa"/>
            <w:gridSpan w:val="2"/>
            <w:shd w:val="clear" w:color="auto" w:fill="000000" w:themeFill="text1"/>
          </w:tcPr>
          <w:p w14:paraId="5AA79DB1" w14:textId="77777777" w:rsidR="00175E90" w:rsidRPr="005D1738" w:rsidRDefault="00175E90" w:rsidP="00FB5BD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75E90" w14:paraId="010DEDBB" w14:textId="77777777" w:rsidTr="00FB5BD5">
        <w:tc>
          <w:tcPr>
            <w:tcW w:w="2518" w:type="dxa"/>
          </w:tcPr>
          <w:p w14:paraId="64D205D2" w14:textId="77777777" w:rsidR="00175E90" w:rsidRPr="00053744" w:rsidRDefault="00175E90" w:rsidP="00FB5BD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8362A9E" w14:textId="7D225F84" w:rsidR="00175E90" w:rsidRPr="00053744" w:rsidRDefault="004859C1" w:rsidP="004859C1">
            <w:pPr>
              <w:rPr>
                <w:rFonts w:ascii="Times New Roman" w:hAnsi="Times New Roman" w:cs="Times New Roman"/>
                <w:b/>
                <w:color w:val="000000"/>
                <w:sz w:val="18"/>
                <w:szCs w:val="18"/>
              </w:rPr>
            </w:pPr>
            <w:r>
              <w:rPr>
                <w:rFonts w:ascii="Times New Roman" w:hAnsi="Times New Roman" w:cs="Times New Roman"/>
                <w:color w:val="000000"/>
              </w:rPr>
              <w:t xml:space="preserve">MA_06_04_CO_REC130 </w:t>
            </w:r>
          </w:p>
        </w:tc>
      </w:tr>
      <w:tr w:rsidR="00175E90" w14:paraId="201D700B" w14:textId="77777777" w:rsidTr="00FB5BD5">
        <w:tc>
          <w:tcPr>
            <w:tcW w:w="2518" w:type="dxa"/>
          </w:tcPr>
          <w:p w14:paraId="0E65DBDB" w14:textId="77777777" w:rsidR="00175E90" w:rsidRDefault="00175E90" w:rsidP="00FB5BD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4B00785" w14:textId="156A2BA8" w:rsidR="00175E90" w:rsidRDefault="00175E90" w:rsidP="00175E90">
            <w:pPr>
              <w:rPr>
                <w:rFonts w:ascii="Times New Roman" w:hAnsi="Times New Roman" w:cs="Times New Roman"/>
                <w:color w:val="000000"/>
              </w:rPr>
            </w:pPr>
            <w:r>
              <w:rPr>
                <w:rFonts w:ascii="Times New Roman" w:hAnsi="Times New Roman" w:cs="Times New Roman"/>
                <w:color w:val="000000"/>
              </w:rPr>
              <w:t>Descomponer</w:t>
            </w:r>
            <w:r w:rsidR="00BD2C6B">
              <w:rPr>
                <w:rFonts w:ascii="Times New Roman" w:hAnsi="Times New Roman" w:cs="Times New Roman"/>
                <w:color w:val="000000"/>
              </w:rPr>
              <w:t xml:space="preserve">  en </w:t>
            </w:r>
            <w:r>
              <w:rPr>
                <w:rFonts w:ascii="Times New Roman" w:hAnsi="Times New Roman" w:cs="Times New Roman"/>
                <w:color w:val="000000"/>
              </w:rPr>
              <w:t xml:space="preserve"> factores primos </w:t>
            </w:r>
          </w:p>
        </w:tc>
      </w:tr>
      <w:tr w:rsidR="00175E90" w14:paraId="49F6AC9A" w14:textId="77777777" w:rsidTr="00FB5BD5">
        <w:tc>
          <w:tcPr>
            <w:tcW w:w="2518" w:type="dxa"/>
          </w:tcPr>
          <w:p w14:paraId="24601550" w14:textId="77777777" w:rsidR="00175E90" w:rsidRDefault="00175E90" w:rsidP="00FB5BD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51E6433" w14:textId="0CC19FEE" w:rsidR="00175E90" w:rsidRDefault="00175E90" w:rsidP="00175E90">
            <w:pPr>
              <w:rPr>
                <w:rFonts w:ascii="Times New Roman" w:hAnsi="Times New Roman" w:cs="Times New Roman"/>
                <w:color w:val="000000"/>
              </w:rPr>
            </w:pPr>
            <w:r>
              <w:rPr>
                <w:rFonts w:ascii="Times New Roman" w:hAnsi="Times New Roman" w:cs="Times New Roman"/>
                <w:color w:val="000000"/>
              </w:rPr>
              <w:t>Actividad que permite</w:t>
            </w:r>
            <w:r w:rsidR="00BD2C6B">
              <w:rPr>
                <w:rFonts w:ascii="Times New Roman" w:hAnsi="Times New Roman" w:cs="Times New Roman"/>
                <w:color w:val="000000"/>
              </w:rPr>
              <w:t xml:space="preserve"> al estudiante</w:t>
            </w:r>
            <w:r>
              <w:rPr>
                <w:rFonts w:ascii="Times New Roman" w:hAnsi="Times New Roman" w:cs="Times New Roman"/>
                <w:color w:val="000000"/>
              </w:rPr>
              <w:t xml:space="preserve"> descomponer números en factores primos  </w:t>
            </w:r>
            <w:r w:rsidR="00BD2C6B">
              <w:rPr>
                <w:rFonts w:ascii="Times New Roman" w:hAnsi="Times New Roman" w:cs="Times New Roman"/>
                <w:color w:val="000000"/>
              </w:rPr>
              <w:t>en diagrama de árbol y diagrama de línea.</w:t>
            </w:r>
          </w:p>
        </w:tc>
      </w:tr>
    </w:tbl>
    <w:p w14:paraId="59B132B5" w14:textId="06F8AA46" w:rsidR="002B282A" w:rsidRDefault="002B282A" w:rsidP="00AE1BC1">
      <w:pPr>
        <w:spacing w:after="0"/>
        <w:rPr>
          <w:rFonts w:ascii="Times" w:hAnsi="Times"/>
          <w:b/>
          <w:lang w:val="es-CO"/>
        </w:rPr>
      </w:pPr>
      <w:r w:rsidRPr="002B282A">
        <w:rPr>
          <w:rFonts w:ascii="Times" w:hAnsi="Times"/>
          <w:b/>
          <w:lang w:val="es-CO"/>
        </w:rPr>
        <w:t xml:space="preserve">  </w:t>
      </w:r>
    </w:p>
    <w:p w14:paraId="0AF7ACAA" w14:textId="77777777" w:rsidR="00175E90" w:rsidRDefault="00175E90" w:rsidP="00AE1BC1">
      <w:pPr>
        <w:spacing w:after="0"/>
        <w:rPr>
          <w:rFonts w:ascii="Times" w:hAnsi="Times"/>
          <w:b/>
          <w:lang w:val="es-CO"/>
        </w:rPr>
      </w:pPr>
    </w:p>
    <w:p w14:paraId="4D918DD9" w14:textId="77777777" w:rsidR="00551D76" w:rsidRDefault="00551D76" w:rsidP="00AE1BC1">
      <w:pPr>
        <w:spacing w:after="0"/>
        <w:rPr>
          <w:rFonts w:ascii="Times" w:hAnsi="Times"/>
          <w:highlight w:val="yellow"/>
          <w:lang w:val="es-CO"/>
        </w:rPr>
      </w:pPr>
    </w:p>
    <w:p w14:paraId="6220D795" w14:textId="0EE785DD" w:rsidR="002B282A" w:rsidRDefault="002B282A" w:rsidP="00AE1BC1">
      <w:pPr>
        <w:spacing w:after="0"/>
        <w:rPr>
          <w:rFonts w:ascii="Times" w:hAnsi="Times"/>
          <w:lang w:val="es-CO"/>
        </w:rPr>
      </w:pPr>
      <w:r w:rsidRPr="002B282A">
        <w:rPr>
          <w:rFonts w:ascii="Times" w:hAnsi="Times"/>
          <w:highlight w:val="yellow"/>
          <w:lang w:val="es-CO"/>
        </w:rPr>
        <w:t>[SECCIÓN 1]</w:t>
      </w:r>
      <w:r>
        <w:rPr>
          <w:rFonts w:ascii="Times" w:hAnsi="Times"/>
          <w:lang w:val="es-CO"/>
        </w:rPr>
        <w:t xml:space="preserve"> </w:t>
      </w:r>
      <w:r w:rsidRPr="002B282A">
        <w:rPr>
          <w:rFonts w:ascii="Times" w:hAnsi="Times"/>
          <w:b/>
          <w:lang w:val="es-CO"/>
        </w:rPr>
        <w:t xml:space="preserve">5. </w:t>
      </w:r>
      <w:r w:rsidR="00872797" w:rsidRPr="002B282A">
        <w:rPr>
          <w:rFonts w:ascii="Times" w:hAnsi="Times"/>
          <w:b/>
          <w:lang w:val="es-CO"/>
        </w:rPr>
        <w:t>Máximo</w:t>
      </w:r>
      <w:r w:rsidRPr="002B282A">
        <w:rPr>
          <w:rFonts w:ascii="Times" w:hAnsi="Times"/>
          <w:b/>
          <w:lang w:val="es-CO"/>
        </w:rPr>
        <w:t xml:space="preserve"> común divisor</w:t>
      </w:r>
      <w:r>
        <w:rPr>
          <w:rFonts w:ascii="Times" w:hAnsi="Times"/>
          <w:lang w:val="es-CO"/>
        </w:rPr>
        <w:t xml:space="preserve"> </w:t>
      </w:r>
    </w:p>
    <w:p w14:paraId="4C520B56" w14:textId="77777777" w:rsidR="002B282A" w:rsidRDefault="002B282A" w:rsidP="00AE1BC1">
      <w:pPr>
        <w:spacing w:after="0"/>
        <w:rPr>
          <w:rFonts w:ascii="Times" w:hAnsi="Times"/>
          <w:lang w:val="es-CO"/>
        </w:rPr>
      </w:pPr>
    </w:p>
    <w:p w14:paraId="65E0DE89" w14:textId="6B5DD64A" w:rsidR="00182541" w:rsidRDefault="00182541" w:rsidP="00AE1BC1">
      <w:pPr>
        <w:spacing w:after="0"/>
        <w:rPr>
          <w:rFonts w:ascii="Times New Roman" w:hAnsi="Times New Roman" w:cs="Times New Roman"/>
          <w:lang w:val="es-CO"/>
        </w:rPr>
      </w:pPr>
      <w:r>
        <w:rPr>
          <w:rFonts w:ascii="Times New Roman" w:hAnsi="Times New Roman" w:cs="Times New Roman"/>
          <w:lang w:val="es-CO"/>
        </w:rPr>
        <w:t>El máximo común divisor de dos o más números es el mayor de los divisores comunes de dichos números. Se escribe en forma corta como m.c.d</w:t>
      </w:r>
    </w:p>
    <w:p w14:paraId="08D4EB91" w14:textId="77777777" w:rsidR="00182541" w:rsidRDefault="00182541" w:rsidP="00AE1BC1">
      <w:pPr>
        <w:spacing w:after="0"/>
        <w:rPr>
          <w:rFonts w:ascii="Times New Roman" w:hAnsi="Times New Roman" w:cs="Times New Roman"/>
          <w:lang w:val="es-CO"/>
        </w:rPr>
      </w:pPr>
    </w:p>
    <w:p w14:paraId="56ECAEC7" w14:textId="31A2FD67" w:rsidR="00F335CA" w:rsidRDefault="00F335CA" w:rsidP="00AE1BC1">
      <w:pPr>
        <w:spacing w:after="0"/>
        <w:rPr>
          <w:rFonts w:ascii="Times New Roman" w:hAnsi="Times New Roman" w:cs="Times New Roman"/>
          <w:lang w:val="es-CO"/>
        </w:rPr>
      </w:pPr>
      <w:r>
        <w:rPr>
          <w:rFonts w:ascii="Times New Roman" w:hAnsi="Times New Roman" w:cs="Times New Roman"/>
          <w:lang w:val="es-CO"/>
        </w:rPr>
        <w:t xml:space="preserve">Uno de los métodos para  hallar el m.c.d de dos o más números, se hallan todos los divisores de los números y luego el mayor de los divisores comunes. </w:t>
      </w:r>
    </w:p>
    <w:p w14:paraId="54E02585" w14:textId="77777777" w:rsidR="00F335CA" w:rsidRDefault="00F335CA" w:rsidP="00AE1BC1">
      <w:pPr>
        <w:spacing w:after="0"/>
        <w:rPr>
          <w:rFonts w:ascii="Times New Roman" w:hAnsi="Times New Roman" w:cs="Times New Roman"/>
          <w:lang w:val="es-CO"/>
        </w:rPr>
      </w:pPr>
    </w:p>
    <w:p w14:paraId="3158B98C" w14:textId="33D2FF82" w:rsidR="00963320" w:rsidRDefault="00182541" w:rsidP="00AE1BC1">
      <w:pPr>
        <w:spacing w:after="0"/>
        <w:rPr>
          <w:ins w:id="226" w:author="Diana Margarita Gonzalez Martinez" w:date="2015-05-19T20:37:00Z"/>
          <w:rFonts w:ascii="Times New Roman" w:hAnsi="Times New Roman" w:cs="Times New Roman"/>
          <w:lang w:val="es-CO"/>
        </w:rPr>
      </w:pPr>
      <w:r>
        <w:rPr>
          <w:rFonts w:ascii="Times New Roman" w:hAnsi="Times New Roman" w:cs="Times New Roman"/>
          <w:lang w:val="es-CO"/>
        </w:rPr>
        <w:t xml:space="preserve">Por ejemplo </w:t>
      </w:r>
    </w:p>
    <w:p w14:paraId="09F2D311" w14:textId="27832D13" w:rsidR="00182541" w:rsidDel="00963320" w:rsidRDefault="00182541" w:rsidP="00AE1BC1">
      <w:pPr>
        <w:spacing w:after="0"/>
        <w:rPr>
          <w:del w:id="227" w:author="Diana Margarita Gonzalez Martinez" w:date="2015-05-19T20:37:00Z"/>
          <w:rFonts w:ascii="Times New Roman" w:hAnsi="Times New Roman" w:cs="Times New Roman"/>
          <w:lang w:val="es-CO"/>
        </w:rPr>
      </w:pPr>
      <w:del w:id="228" w:author="Diana Margarita Gonzalez Martinez" w:date="2015-05-19T20:38:00Z">
        <w:r w:rsidDel="00963320">
          <w:rPr>
            <w:rFonts w:ascii="Times New Roman" w:hAnsi="Times New Roman" w:cs="Times New Roman"/>
            <w:lang w:val="es-CO"/>
          </w:rPr>
          <w:delText>si queremos hallar el máximo común divisore</w:delText>
        </w:r>
        <w:r w:rsidR="00F335CA" w:rsidDel="00963320">
          <w:rPr>
            <w:rFonts w:ascii="Times New Roman" w:hAnsi="Times New Roman" w:cs="Times New Roman"/>
            <w:lang w:val="es-CO"/>
          </w:rPr>
          <w:delText>s</w:delText>
        </w:r>
        <w:r w:rsidDel="00963320">
          <w:rPr>
            <w:rFonts w:ascii="Times New Roman" w:hAnsi="Times New Roman" w:cs="Times New Roman"/>
            <w:lang w:val="es-CO"/>
          </w:rPr>
          <w:delText xml:space="preserve"> entre 36 y 24, se procede a encontrar los divisores de cada u</w:delText>
        </w:r>
      </w:del>
      <w:del w:id="229" w:author="Diana Margarita Gonzalez Martinez" w:date="2015-05-19T20:37:00Z">
        <w:r w:rsidDel="00963320">
          <w:rPr>
            <w:rFonts w:ascii="Times New Roman" w:hAnsi="Times New Roman" w:cs="Times New Roman"/>
            <w:lang w:val="es-CO"/>
          </w:rPr>
          <w:delText xml:space="preserve">no de ellos: </w:delText>
        </w:r>
      </w:del>
    </w:p>
    <w:p w14:paraId="4669FC0F" w14:textId="74DEDFE6" w:rsidR="00DD2AF3" w:rsidRDefault="00DD2AF3" w:rsidP="00AE1BC1">
      <w:pPr>
        <w:spacing w:after="0"/>
        <w:rPr>
          <w:ins w:id="230" w:author="Diana Margarita Gonzalez Martinez" w:date="2015-05-19T20:56:00Z"/>
          <w:rFonts w:ascii="Times New Roman" w:hAnsi="Times New Roman" w:cs="Times New Roman"/>
          <w:lang w:val="es-CO"/>
        </w:rPr>
      </w:pPr>
      <w:ins w:id="231" w:author="Diana Margarita Gonzalez Martinez" w:date="2015-05-19T20:52:00Z">
        <w:r>
          <w:rPr>
            <w:rFonts w:ascii="Times New Roman" w:hAnsi="Times New Roman" w:cs="Times New Roman"/>
            <w:lang w:val="es-CO"/>
          </w:rPr>
          <w:t>Laura</w:t>
        </w:r>
      </w:ins>
      <w:ins w:id="232" w:author="Diana Margarita Gonzalez Martinez" w:date="2015-05-19T20:46:00Z">
        <w:r w:rsidR="00963320">
          <w:rPr>
            <w:rFonts w:ascii="Times New Roman" w:hAnsi="Times New Roman" w:cs="Times New Roman"/>
            <w:lang w:val="es-CO"/>
          </w:rPr>
          <w:t xml:space="preserve"> tiene 24 colores rojos y 36 colores azules</w:t>
        </w:r>
      </w:ins>
      <w:ins w:id="233" w:author="Diana Margarita Gonzalez Martinez" w:date="2015-05-19T21:33:00Z">
        <w:r w:rsidR="009A316C">
          <w:rPr>
            <w:rFonts w:ascii="Times New Roman" w:hAnsi="Times New Roman" w:cs="Times New Roman"/>
            <w:lang w:val="es-CO"/>
          </w:rPr>
          <w:t>,</w:t>
        </w:r>
      </w:ins>
      <w:ins w:id="234" w:author="Diana Margarita Gonzalez Martinez" w:date="2015-05-19T20:46:00Z">
        <w:r w:rsidR="00963320">
          <w:rPr>
            <w:rFonts w:ascii="Times New Roman" w:hAnsi="Times New Roman" w:cs="Times New Roman"/>
            <w:lang w:val="es-CO"/>
          </w:rPr>
          <w:t xml:space="preserve"> si se quiere repartir </w:t>
        </w:r>
      </w:ins>
      <w:ins w:id="235" w:author="Diana Margarita Gonzalez Martinez" w:date="2015-05-19T20:47:00Z">
        <w:r>
          <w:rPr>
            <w:rFonts w:ascii="Times New Roman" w:hAnsi="Times New Roman" w:cs="Times New Roman"/>
            <w:lang w:val="es-CO"/>
          </w:rPr>
          <w:t xml:space="preserve">en grupos con igual </w:t>
        </w:r>
      </w:ins>
      <w:ins w:id="236" w:author="Diana Margarita Gonzalez Martinez" w:date="2015-05-19T20:48:00Z">
        <w:r>
          <w:rPr>
            <w:rFonts w:ascii="Times New Roman" w:hAnsi="Times New Roman" w:cs="Times New Roman"/>
            <w:lang w:val="es-CO"/>
          </w:rPr>
          <w:t>número</w:t>
        </w:r>
      </w:ins>
      <w:ins w:id="237" w:author="Diana Margarita Gonzalez Martinez" w:date="2015-05-19T20:47:00Z">
        <w:r>
          <w:rPr>
            <w:rFonts w:ascii="Times New Roman" w:hAnsi="Times New Roman" w:cs="Times New Roman"/>
            <w:lang w:val="es-CO"/>
          </w:rPr>
          <w:t xml:space="preserve"> de elementos</w:t>
        </w:r>
      </w:ins>
      <w:ins w:id="238" w:author="Diana Margarita Gonzalez Martinez" w:date="2015-05-19T20:51:00Z">
        <w:r>
          <w:rPr>
            <w:rFonts w:ascii="Times New Roman" w:hAnsi="Times New Roman" w:cs="Times New Roman"/>
            <w:lang w:val="es-CO"/>
          </w:rPr>
          <w:t xml:space="preserve"> sin que </w:t>
        </w:r>
      </w:ins>
      <w:ins w:id="239" w:author="Diana Margarita Gonzalez Martinez" w:date="2015-05-19T21:33:00Z">
        <w:r w:rsidR="009A316C">
          <w:rPr>
            <w:rFonts w:ascii="Times New Roman" w:hAnsi="Times New Roman" w:cs="Times New Roman"/>
            <w:lang w:val="es-CO"/>
          </w:rPr>
          <w:t>sobre. ¿</w:t>
        </w:r>
      </w:ins>
      <w:ins w:id="240" w:author="Diana Margarita Gonzalez Martinez" w:date="2015-05-19T21:34:00Z">
        <w:r w:rsidR="009A316C">
          <w:rPr>
            <w:rFonts w:ascii="Times New Roman" w:hAnsi="Times New Roman" w:cs="Times New Roman"/>
            <w:lang w:val="es-CO"/>
          </w:rPr>
          <w:t>Cuál</w:t>
        </w:r>
      </w:ins>
      <w:ins w:id="241" w:author="Diana Margarita Gonzalez Martinez" w:date="2015-05-19T20:51:00Z">
        <w:r>
          <w:rPr>
            <w:rFonts w:ascii="Times New Roman" w:hAnsi="Times New Roman" w:cs="Times New Roman"/>
            <w:lang w:val="es-CO"/>
          </w:rPr>
          <w:t xml:space="preserve"> es el mayor grupo que se puede formar? </w:t>
        </w:r>
      </w:ins>
    </w:p>
    <w:p w14:paraId="3AF14985" w14:textId="77777777" w:rsidR="00DD2AF3" w:rsidRDefault="00DD2AF3" w:rsidP="00AE1BC1">
      <w:pPr>
        <w:spacing w:after="0"/>
        <w:rPr>
          <w:ins w:id="242" w:author="Diana Margarita Gonzalez Martinez" w:date="2015-05-19T20:56:00Z"/>
          <w:rFonts w:ascii="Times New Roman" w:hAnsi="Times New Roman" w:cs="Times New Roman"/>
          <w:lang w:val="es-CO"/>
        </w:rPr>
      </w:pPr>
    </w:p>
    <w:p w14:paraId="40A0FB4A" w14:textId="77A6DAD3" w:rsidR="00963320" w:rsidRDefault="00DD2AF3" w:rsidP="00AE1BC1">
      <w:pPr>
        <w:spacing w:after="0"/>
        <w:rPr>
          <w:ins w:id="243" w:author="Diana Margarita Gonzalez Martinez" w:date="2015-05-19T20:46:00Z"/>
          <w:rFonts w:ascii="Times New Roman" w:hAnsi="Times New Roman" w:cs="Times New Roman"/>
          <w:lang w:val="es-CO"/>
        </w:rPr>
      </w:pPr>
      <w:ins w:id="244" w:author="Diana Margarita Gonzalez Martinez" w:date="2015-05-19T20:56:00Z">
        <w:r>
          <w:rPr>
            <w:rFonts w:ascii="Times New Roman" w:hAnsi="Times New Roman" w:cs="Times New Roman"/>
            <w:lang w:val="es-CO"/>
          </w:rPr>
          <w:t xml:space="preserve">Primero hallamos los divisores de cada </w:t>
        </w:r>
      </w:ins>
      <w:ins w:id="245" w:author="Diana Margarita Gonzalez Martinez" w:date="2015-05-19T20:57:00Z">
        <w:r>
          <w:rPr>
            <w:rFonts w:ascii="Times New Roman" w:hAnsi="Times New Roman" w:cs="Times New Roman"/>
            <w:lang w:val="es-CO"/>
          </w:rPr>
          <w:t>g</w:t>
        </w:r>
      </w:ins>
      <w:ins w:id="246" w:author="Diana Margarita Gonzalez Martinez" w:date="2015-05-19T20:56:00Z">
        <w:r>
          <w:rPr>
            <w:rFonts w:ascii="Times New Roman" w:hAnsi="Times New Roman" w:cs="Times New Roman"/>
            <w:lang w:val="es-CO"/>
          </w:rPr>
          <w:t xml:space="preserve">rupo de </w:t>
        </w:r>
      </w:ins>
      <w:ins w:id="247" w:author="Diana Margarita Gonzalez Martinez" w:date="2015-05-19T20:57:00Z">
        <w:r>
          <w:rPr>
            <w:rFonts w:ascii="Times New Roman" w:hAnsi="Times New Roman" w:cs="Times New Roman"/>
            <w:lang w:val="es-CO"/>
          </w:rPr>
          <w:t>c</w:t>
        </w:r>
      </w:ins>
      <w:ins w:id="248" w:author="Diana Margarita Gonzalez Martinez" w:date="2015-05-19T20:56:00Z">
        <w:r>
          <w:rPr>
            <w:rFonts w:ascii="Times New Roman" w:hAnsi="Times New Roman" w:cs="Times New Roman"/>
            <w:lang w:val="es-CO"/>
          </w:rPr>
          <w:t>olores</w:t>
        </w:r>
      </w:ins>
      <w:ins w:id="249" w:author="Diana Margarita Gonzalez Martinez" w:date="2015-05-19T20:47:00Z">
        <w:r>
          <w:rPr>
            <w:rFonts w:ascii="Times New Roman" w:hAnsi="Times New Roman" w:cs="Times New Roman"/>
            <w:lang w:val="es-CO"/>
          </w:rPr>
          <w:t xml:space="preserve"> </w:t>
        </w:r>
      </w:ins>
    </w:p>
    <w:p w14:paraId="3266D0DF" w14:textId="6E64F004" w:rsidR="00182541" w:rsidDel="00963320" w:rsidRDefault="00182541" w:rsidP="00AE1BC1">
      <w:pPr>
        <w:spacing w:after="0"/>
        <w:rPr>
          <w:del w:id="250" w:author="Diana Margarita Gonzalez Martinez" w:date="2015-05-19T20:37:00Z"/>
          <w:rFonts w:ascii="Times New Roman" w:hAnsi="Times New Roman" w:cs="Times New Roman"/>
          <w:lang w:val="es-CO"/>
        </w:rPr>
      </w:pPr>
    </w:p>
    <w:p w14:paraId="029449ED" w14:textId="248C9F3E" w:rsidR="00182541" w:rsidRDefault="00182541" w:rsidP="00B12BEF">
      <w:pPr>
        <w:pStyle w:val="Prrafodelista"/>
        <w:numPr>
          <w:ilvl w:val="0"/>
          <w:numId w:val="38"/>
        </w:numPr>
        <w:spacing w:after="0"/>
        <w:ind w:left="360"/>
        <w:rPr>
          <w:rFonts w:ascii="Times New Roman" w:hAnsi="Times New Roman" w:cs="Times New Roman"/>
          <w:lang w:val="es-CO"/>
        </w:rPr>
      </w:pPr>
      <w:r>
        <w:rPr>
          <w:rFonts w:ascii="Times New Roman" w:hAnsi="Times New Roman" w:cs="Times New Roman"/>
          <w:lang w:val="es-CO"/>
        </w:rPr>
        <w:t xml:space="preserve">Divisores 24 = { 1, 2, 3, 4, 6, 8, 12, 24} </w:t>
      </w:r>
    </w:p>
    <w:p w14:paraId="5799061E" w14:textId="5B982284" w:rsidR="00182541" w:rsidRDefault="00182541" w:rsidP="00B12BEF">
      <w:pPr>
        <w:pStyle w:val="Prrafodelista"/>
        <w:numPr>
          <w:ilvl w:val="0"/>
          <w:numId w:val="38"/>
        </w:numPr>
        <w:spacing w:after="0"/>
        <w:ind w:left="360"/>
        <w:rPr>
          <w:rFonts w:ascii="Times New Roman" w:hAnsi="Times New Roman" w:cs="Times New Roman"/>
          <w:lang w:val="es-CO"/>
        </w:rPr>
      </w:pPr>
      <w:r>
        <w:rPr>
          <w:rFonts w:ascii="Times New Roman" w:hAnsi="Times New Roman" w:cs="Times New Roman"/>
          <w:lang w:val="es-CO"/>
        </w:rPr>
        <w:t xml:space="preserve">Divisores 36 = { 1, 2, 3, 4, 6, 9, 12, 18, 36} </w:t>
      </w:r>
    </w:p>
    <w:p w14:paraId="78196A1C" w14:textId="77777777" w:rsidR="00182541" w:rsidRDefault="00182541" w:rsidP="00182541">
      <w:pPr>
        <w:spacing w:after="0"/>
        <w:rPr>
          <w:rFonts w:ascii="Times New Roman" w:hAnsi="Times New Roman" w:cs="Times New Roman"/>
          <w:lang w:val="es-CO"/>
        </w:rPr>
      </w:pPr>
    </w:p>
    <w:p w14:paraId="7D41286A" w14:textId="3725E460" w:rsidR="00641D87" w:rsidRDefault="00182541" w:rsidP="006B395B">
      <w:pPr>
        <w:spacing w:after="0"/>
        <w:jc w:val="both"/>
        <w:rPr>
          <w:ins w:id="251" w:author="Diana Margarita Gonzalez Martinez" w:date="2015-05-19T20:59:00Z"/>
          <w:rFonts w:ascii="Times New Roman" w:hAnsi="Times New Roman" w:cs="Times New Roman"/>
          <w:lang w:val="es-CO"/>
        </w:rPr>
      </w:pPr>
      <w:r>
        <w:rPr>
          <w:rFonts w:ascii="Times New Roman" w:hAnsi="Times New Roman" w:cs="Times New Roman"/>
          <w:lang w:val="es-CO"/>
        </w:rPr>
        <w:t>Luego se buscan los divisores que hay en común</w:t>
      </w:r>
      <w:r w:rsidR="003A7029">
        <w:rPr>
          <w:rFonts w:ascii="Times New Roman" w:hAnsi="Times New Roman" w:cs="Times New Roman"/>
          <w:lang w:val="es-CO"/>
        </w:rPr>
        <w:t xml:space="preserve"> en los dos conjuntos, es decir la intersección</w:t>
      </w:r>
      <w:r>
        <w:rPr>
          <w:rFonts w:ascii="Times New Roman" w:hAnsi="Times New Roman" w:cs="Times New Roman"/>
          <w:lang w:val="es-CO"/>
        </w:rPr>
        <w:t xml:space="preserve">: {1, 2, 3, 4, 6, 12} y se </w:t>
      </w:r>
      <w:del w:id="252" w:author="Diana Margarita Gonzalez Martinez" w:date="2015-05-19T20:58:00Z">
        <w:r w:rsidDel="00641D87">
          <w:rPr>
            <w:rFonts w:ascii="Times New Roman" w:hAnsi="Times New Roman" w:cs="Times New Roman"/>
            <w:lang w:val="es-CO"/>
          </w:rPr>
          <w:delText>encuentra</w:delText>
        </w:r>
      </w:del>
      <w:r>
        <w:rPr>
          <w:rFonts w:ascii="Times New Roman" w:hAnsi="Times New Roman" w:cs="Times New Roman"/>
          <w:lang w:val="es-CO"/>
        </w:rPr>
        <w:t xml:space="preserve"> </w:t>
      </w:r>
      <w:ins w:id="253" w:author="Diana Margarita Gonzalez Martinez" w:date="2015-05-19T20:58:00Z">
        <w:r w:rsidR="00641D87">
          <w:rPr>
            <w:rFonts w:ascii="Times New Roman" w:hAnsi="Times New Roman" w:cs="Times New Roman"/>
            <w:lang w:val="es-CO"/>
          </w:rPr>
          <w:t xml:space="preserve">toma </w:t>
        </w:r>
      </w:ins>
      <w:r>
        <w:rPr>
          <w:rFonts w:ascii="Times New Roman" w:hAnsi="Times New Roman" w:cs="Times New Roman"/>
          <w:lang w:val="es-CO"/>
        </w:rPr>
        <w:t xml:space="preserve">el mayor de ellos, en este caso es 12. </w:t>
      </w:r>
    </w:p>
    <w:p w14:paraId="5DBC96C5" w14:textId="77777777" w:rsidR="00992000" w:rsidRDefault="00992000" w:rsidP="006B395B">
      <w:pPr>
        <w:spacing w:after="0"/>
        <w:jc w:val="both"/>
        <w:rPr>
          <w:ins w:id="254" w:author="Diana Margarita Gonzalez Martinez" w:date="2015-05-19T21:34:00Z"/>
          <w:rFonts w:ascii="Times New Roman" w:hAnsi="Times New Roman" w:cs="Times New Roman"/>
          <w:lang w:val="es-CO"/>
        </w:rPr>
      </w:pPr>
    </w:p>
    <w:p w14:paraId="1CECD57C" w14:textId="5FCE03CC" w:rsidR="00641D87" w:rsidRDefault="00992000" w:rsidP="006B395B">
      <w:pPr>
        <w:spacing w:after="0"/>
        <w:jc w:val="both"/>
        <w:rPr>
          <w:ins w:id="255" w:author="Diana Margarita Gonzalez Martinez" w:date="2015-05-19T20:58:00Z"/>
          <w:rFonts w:ascii="Times New Roman" w:hAnsi="Times New Roman" w:cs="Times New Roman"/>
          <w:lang w:val="es-CO"/>
        </w:rPr>
      </w:pPr>
      <w:ins w:id="256" w:author="Diana Margarita Gonzalez Martinez" w:date="2015-05-19T21:34:00Z">
        <w:r>
          <w:rPr>
            <w:rFonts w:ascii="Times New Roman" w:hAnsi="Times New Roman" w:cs="Times New Roman"/>
            <w:lang w:val="es-CO"/>
          </w:rPr>
          <w:t>Es decir que e</w:t>
        </w:r>
      </w:ins>
      <w:ins w:id="257" w:author="Diana Margarita Gonzalez Martinez" w:date="2015-05-19T20:59:00Z">
        <w:r w:rsidR="00641D87">
          <w:rPr>
            <w:rFonts w:ascii="Times New Roman" w:hAnsi="Times New Roman" w:cs="Times New Roman"/>
            <w:lang w:val="es-CO"/>
          </w:rPr>
          <w:t>l mayor grupo qu</w:t>
        </w:r>
      </w:ins>
      <w:ins w:id="258" w:author="Diana Margarita Gonzalez Martinez" w:date="2015-05-19T21:00:00Z">
        <w:r w:rsidR="00641D87">
          <w:rPr>
            <w:rFonts w:ascii="Times New Roman" w:hAnsi="Times New Roman" w:cs="Times New Roman"/>
            <w:lang w:val="es-CO"/>
          </w:rPr>
          <w:t>e</w:t>
        </w:r>
      </w:ins>
      <w:ins w:id="259" w:author="Diana Margarita Gonzalez Martinez" w:date="2015-05-19T20:59:00Z">
        <w:r w:rsidR="00641D87">
          <w:rPr>
            <w:rFonts w:ascii="Times New Roman" w:hAnsi="Times New Roman" w:cs="Times New Roman"/>
            <w:lang w:val="es-CO"/>
          </w:rPr>
          <w:t xml:space="preserve"> se </w:t>
        </w:r>
      </w:ins>
      <w:ins w:id="260" w:author="Diana Margarita Gonzalez Martinez" w:date="2015-05-19T21:00:00Z">
        <w:r w:rsidR="00641D87">
          <w:rPr>
            <w:rFonts w:ascii="Times New Roman" w:hAnsi="Times New Roman" w:cs="Times New Roman"/>
            <w:lang w:val="es-CO"/>
          </w:rPr>
          <w:t>puede formar es de 12 elementos.</w:t>
        </w:r>
      </w:ins>
    </w:p>
    <w:p w14:paraId="0969B3DD" w14:textId="77777777" w:rsidR="00641D87" w:rsidRDefault="00641D87" w:rsidP="006B395B">
      <w:pPr>
        <w:spacing w:after="0"/>
        <w:jc w:val="both"/>
        <w:rPr>
          <w:rFonts w:ascii="Times New Roman" w:hAnsi="Times New Roman" w:cs="Times New Roman"/>
          <w:lang w:val="es-CO"/>
        </w:rPr>
      </w:pPr>
    </w:p>
    <w:p w14:paraId="02089E93" w14:textId="77777777" w:rsidR="00182541" w:rsidRDefault="00182541" w:rsidP="00182541">
      <w:pPr>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51"/>
        <w:gridCol w:w="6377"/>
      </w:tblGrid>
      <w:tr w:rsidR="00182541" w:rsidRPr="005D1738" w14:paraId="63248E81" w14:textId="77777777" w:rsidTr="00612A7E">
        <w:tc>
          <w:tcPr>
            <w:tcW w:w="9033" w:type="dxa"/>
            <w:gridSpan w:val="2"/>
            <w:shd w:val="clear" w:color="auto" w:fill="0D0D0D" w:themeFill="text1" w:themeFillTint="F2"/>
          </w:tcPr>
          <w:p w14:paraId="7050B45F" w14:textId="77777777" w:rsidR="00182541" w:rsidRPr="005D1738" w:rsidRDefault="00182541"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82541" w14:paraId="4CD835E7" w14:textId="77777777" w:rsidTr="00612A7E">
        <w:tc>
          <w:tcPr>
            <w:tcW w:w="2518" w:type="dxa"/>
          </w:tcPr>
          <w:p w14:paraId="0C7BDD95" w14:textId="77777777" w:rsidR="00182541" w:rsidRPr="00053744" w:rsidRDefault="00182541" w:rsidP="00612A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6F05421" w14:textId="2D67C2C8" w:rsidR="00182541" w:rsidRPr="00053744" w:rsidRDefault="00CD6221" w:rsidP="00612A7E">
            <w:pPr>
              <w:rPr>
                <w:rFonts w:ascii="Times New Roman" w:hAnsi="Times New Roman" w:cs="Times New Roman"/>
                <w:b/>
                <w:color w:val="000000"/>
                <w:sz w:val="18"/>
                <w:szCs w:val="18"/>
              </w:rPr>
            </w:pPr>
            <w:r>
              <w:rPr>
                <w:rFonts w:ascii="Times New Roman" w:hAnsi="Times New Roman" w:cs="Times New Roman"/>
                <w:color w:val="000000"/>
              </w:rPr>
              <w:t>MAT_06_04_</w:t>
            </w:r>
            <w:r w:rsidR="004859C1">
              <w:rPr>
                <w:rFonts w:ascii="Times New Roman" w:hAnsi="Times New Roman" w:cs="Times New Roman"/>
                <w:color w:val="000000"/>
              </w:rPr>
              <w:t>CO_</w:t>
            </w:r>
            <w:r>
              <w:rPr>
                <w:rFonts w:ascii="Times New Roman" w:hAnsi="Times New Roman" w:cs="Times New Roman"/>
                <w:color w:val="000000"/>
              </w:rPr>
              <w:t>IMG</w:t>
            </w:r>
            <w:del w:id="261" w:author="Diana Margarita Gonzalez Martinez" w:date="2015-05-18T22:36:00Z">
              <w:r w:rsidDel="003C3B19">
                <w:rPr>
                  <w:rFonts w:ascii="Times New Roman" w:hAnsi="Times New Roman" w:cs="Times New Roman"/>
                  <w:color w:val="000000"/>
                </w:rPr>
                <w:delText>11</w:delText>
              </w:r>
            </w:del>
            <w:ins w:id="262" w:author="Diana Margarita Gonzalez Martinez" w:date="2015-05-18T22:36:00Z">
              <w:r w:rsidR="003C3B19">
                <w:rPr>
                  <w:rFonts w:ascii="Times New Roman" w:hAnsi="Times New Roman" w:cs="Times New Roman"/>
                  <w:color w:val="000000"/>
                </w:rPr>
                <w:t xml:space="preserve"> 15</w:t>
              </w:r>
            </w:ins>
          </w:p>
        </w:tc>
      </w:tr>
      <w:tr w:rsidR="00182541" w14:paraId="59EA87A2" w14:textId="77777777" w:rsidTr="00612A7E">
        <w:tc>
          <w:tcPr>
            <w:tcW w:w="2518" w:type="dxa"/>
          </w:tcPr>
          <w:p w14:paraId="1D98B670" w14:textId="77777777" w:rsidR="00182541" w:rsidRDefault="00182541" w:rsidP="00612A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69BA029" w14:textId="77777777" w:rsidR="00182541" w:rsidRDefault="00182541" w:rsidP="00612A7E">
            <w:pPr>
              <w:rPr>
                <w:rFonts w:ascii="Times New Roman" w:hAnsi="Times New Roman" w:cs="Times New Roman"/>
                <w:color w:val="000000"/>
              </w:rPr>
            </w:pPr>
          </w:p>
          <w:p w14:paraId="199F7138" w14:textId="37012B6D" w:rsidR="00182541" w:rsidRDefault="00182541" w:rsidP="00612A7E">
            <w:pPr>
              <w:rPr>
                <w:rFonts w:ascii="Times New Roman" w:hAnsi="Times New Roman" w:cs="Times New Roman"/>
                <w:color w:val="000000"/>
              </w:rPr>
            </w:pPr>
            <w:r>
              <w:rPr>
                <w:rFonts w:ascii="Times New Roman" w:hAnsi="Times New Roman" w:cs="Times New Roman"/>
                <w:noProof/>
                <w:lang w:val="es-CO" w:eastAsia="es-CO"/>
              </w:rPr>
              <w:lastRenderedPageBreak/>
              <w:drawing>
                <wp:inline distT="0" distB="0" distL="0" distR="0" wp14:anchorId="42EBD27C" wp14:editId="0D726B49">
                  <wp:extent cx="2306172" cy="1684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8848" cy="1685974"/>
                          </a:xfrm>
                          <a:prstGeom prst="rect">
                            <a:avLst/>
                          </a:prstGeom>
                          <a:noFill/>
                          <a:ln>
                            <a:noFill/>
                          </a:ln>
                        </pic:spPr>
                      </pic:pic>
                    </a:graphicData>
                  </a:graphic>
                </wp:inline>
              </w:drawing>
            </w:r>
          </w:p>
          <w:p w14:paraId="3884CE49" w14:textId="29FCD41F" w:rsidR="00182541" w:rsidRDefault="00182541" w:rsidP="00182541">
            <w:pPr>
              <w:rPr>
                <w:rFonts w:ascii="Times New Roman" w:hAnsi="Times New Roman" w:cs="Times New Roman"/>
                <w:color w:val="000000"/>
              </w:rPr>
            </w:pPr>
            <w:r>
              <w:rPr>
                <w:rFonts w:ascii="Times New Roman" w:hAnsi="Times New Roman" w:cs="Times New Roman"/>
                <w:color w:val="000000"/>
              </w:rPr>
              <w:t xml:space="preserve">Debe ser una imagen indicando los anteriores conjuntos. Debe ir resaltado el número 12 de la intersección. </w:t>
            </w:r>
          </w:p>
        </w:tc>
      </w:tr>
      <w:tr w:rsidR="00182541" w14:paraId="207EDA7D" w14:textId="77777777" w:rsidTr="00612A7E">
        <w:tc>
          <w:tcPr>
            <w:tcW w:w="2518" w:type="dxa"/>
          </w:tcPr>
          <w:p w14:paraId="156225C6" w14:textId="77777777" w:rsidR="00182541" w:rsidRDefault="00182541" w:rsidP="00612A7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14FE130" w14:textId="77777777" w:rsidR="00182541" w:rsidRDefault="00182541" w:rsidP="00612A7E">
            <w:pPr>
              <w:rPr>
                <w:rFonts w:ascii="Times New Roman" w:hAnsi="Times New Roman" w:cs="Times New Roman"/>
                <w:color w:val="000000"/>
              </w:rPr>
            </w:pPr>
          </w:p>
        </w:tc>
      </w:tr>
      <w:tr w:rsidR="00182541" w14:paraId="0D13BE43" w14:textId="77777777" w:rsidTr="00612A7E">
        <w:tc>
          <w:tcPr>
            <w:tcW w:w="2518" w:type="dxa"/>
          </w:tcPr>
          <w:p w14:paraId="3D909E0A" w14:textId="77777777" w:rsidR="00182541" w:rsidRDefault="00182541" w:rsidP="00612A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00BBB0C" w14:textId="44B3E189" w:rsidR="00182541" w:rsidRDefault="00182541" w:rsidP="00182541">
            <w:pPr>
              <w:rPr>
                <w:rFonts w:ascii="Times New Roman" w:hAnsi="Times New Roman" w:cs="Times New Roman"/>
                <w:color w:val="000000"/>
              </w:rPr>
            </w:pPr>
            <w:r>
              <w:rPr>
                <w:rFonts w:ascii="Times New Roman" w:hAnsi="Times New Roman" w:cs="Times New Roman"/>
                <w:color w:val="000000"/>
              </w:rPr>
              <w:t xml:space="preserve">Máximo común divisor entre 24 y 36, es 12 </w:t>
            </w:r>
          </w:p>
        </w:tc>
      </w:tr>
    </w:tbl>
    <w:p w14:paraId="1D983CE5" w14:textId="77777777" w:rsidR="00182541" w:rsidRPr="00182541" w:rsidRDefault="00182541" w:rsidP="00182541">
      <w:pPr>
        <w:spacing w:after="0"/>
        <w:rPr>
          <w:rFonts w:ascii="Times New Roman" w:hAnsi="Times New Roman" w:cs="Times New Roman"/>
        </w:rPr>
      </w:pPr>
    </w:p>
    <w:p w14:paraId="1FB81E2F" w14:textId="0CB0988B" w:rsidR="00182541" w:rsidRPr="00A76CA5" w:rsidRDefault="00182541" w:rsidP="0018254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1"/>
        <w:gridCol w:w="6347"/>
      </w:tblGrid>
      <w:tr w:rsidR="00A76CA5" w:rsidRPr="005D1738" w14:paraId="0F90A4BF" w14:textId="77777777" w:rsidTr="00B8226C">
        <w:tc>
          <w:tcPr>
            <w:tcW w:w="8978" w:type="dxa"/>
            <w:gridSpan w:val="2"/>
            <w:shd w:val="clear" w:color="auto" w:fill="000000" w:themeFill="text1"/>
          </w:tcPr>
          <w:p w14:paraId="2F55F479" w14:textId="77777777" w:rsidR="00A76CA5" w:rsidRPr="005D1738" w:rsidRDefault="00A76CA5"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A76CA5" w:rsidRPr="00726376" w14:paraId="3FA867F8" w14:textId="77777777" w:rsidTr="00B8226C">
        <w:tc>
          <w:tcPr>
            <w:tcW w:w="2518" w:type="dxa"/>
          </w:tcPr>
          <w:p w14:paraId="3B0CDE3F" w14:textId="77777777" w:rsidR="00A76CA5" w:rsidRPr="00726376" w:rsidRDefault="00A76CA5" w:rsidP="00B8226C">
            <w:pPr>
              <w:rPr>
                <w:rFonts w:ascii="Times" w:hAnsi="Times"/>
                <w:b/>
                <w:sz w:val="18"/>
                <w:szCs w:val="18"/>
              </w:rPr>
            </w:pPr>
            <w:r w:rsidRPr="00726376">
              <w:rPr>
                <w:rFonts w:ascii="Times" w:hAnsi="Times"/>
                <w:b/>
                <w:sz w:val="18"/>
                <w:szCs w:val="18"/>
              </w:rPr>
              <w:t>Contenido</w:t>
            </w:r>
          </w:p>
        </w:tc>
        <w:tc>
          <w:tcPr>
            <w:tcW w:w="6460" w:type="dxa"/>
            <w:shd w:val="clear" w:color="auto" w:fill="auto"/>
          </w:tcPr>
          <w:p w14:paraId="77B6ECD4" w14:textId="799F79DC" w:rsidR="00A76CA5" w:rsidRPr="00A76CA5" w:rsidRDefault="00A76CA5" w:rsidP="00B8226C">
            <w:pPr>
              <w:rPr>
                <w:rFonts w:ascii="Times New Roman" w:hAnsi="Times New Roman" w:cs="Times New Roman"/>
                <w:sz w:val="24"/>
                <w:szCs w:val="24"/>
              </w:rPr>
            </w:pPr>
            <w:r w:rsidRPr="00A76CA5">
              <w:rPr>
                <w:rFonts w:ascii="Times New Roman" w:hAnsi="Times New Roman" w:cs="Times New Roman"/>
                <w:sz w:val="24"/>
                <w:szCs w:val="24"/>
                <w:lang w:val="es-ES_tradnl"/>
              </w:rPr>
              <w:t>Escribimos </w:t>
            </w:r>
            <w:r w:rsidRPr="00A76CA5">
              <w:rPr>
                <w:rFonts w:ascii="Times New Roman" w:hAnsi="Times New Roman" w:cs="Times New Roman"/>
                <w:i/>
                <w:iCs/>
                <w:sz w:val="24"/>
                <w:szCs w:val="24"/>
                <w:lang w:val="es-ES_tradnl"/>
              </w:rPr>
              <w:t>D</w:t>
            </w:r>
            <w:r w:rsidRPr="00A76CA5">
              <w:rPr>
                <w:rFonts w:ascii="Times New Roman" w:hAnsi="Times New Roman" w:cs="Times New Roman"/>
                <w:sz w:val="24"/>
                <w:szCs w:val="24"/>
                <w:lang w:val="es-ES_tradnl"/>
              </w:rPr>
              <w:t>(</w:t>
            </w:r>
            <w:r w:rsidRPr="00A76CA5">
              <w:rPr>
                <w:rFonts w:ascii="Times New Roman" w:hAnsi="Times New Roman" w:cs="Times New Roman"/>
                <w:i/>
                <w:iCs/>
                <w:sz w:val="24"/>
                <w:szCs w:val="24"/>
                <w:lang w:val="es-ES_tradnl"/>
              </w:rPr>
              <w:t>n</w:t>
            </w:r>
            <w:r w:rsidRPr="00A76CA5">
              <w:rPr>
                <w:rFonts w:ascii="Times New Roman" w:hAnsi="Times New Roman" w:cs="Times New Roman"/>
                <w:sz w:val="24"/>
                <w:szCs w:val="24"/>
                <w:lang w:val="es-ES_tradnl"/>
              </w:rPr>
              <w:t>) para designar el conjunto de divisores del número </w:t>
            </w:r>
            <w:r w:rsidRPr="00A76CA5">
              <w:rPr>
                <w:rFonts w:ascii="Times New Roman" w:hAnsi="Times New Roman" w:cs="Times New Roman"/>
                <w:i/>
                <w:iCs/>
                <w:sz w:val="24"/>
                <w:szCs w:val="24"/>
                <w:lang w:val="es-ES_tradnl"/>
              </w:rPr>
              <w:t>n</w:t>
            </w:r>
            <w:r w:rsidRPr="00A76CA5">
              <w:rPr>
                <w:rFonts w:ascii="Times New Roman" w:hAnsi="Times New Roman" w:cs="Times New Roman"/>
                <w:sz w:val="24"/>
                <w:szCs w:val="24"/>
                <w:lang w:val="es-ES_tradnl"/>
              </w:rPr>
              <w:t>.</w:t>
            </w:r>
            <w:r w:rsidR="00DB0BD2">
              <w:rPr>
                <w:rFonts w:ascii="Times New Roman" w:hAnsi="Times New Roman" w:cs="Times New Roman"/>
                <w:sz w:val="24"/>
                <w:szCs w:val="24"/>
                <w:lang w:val="es-ES_tradnl"/>
              </w:rPr>
              <w:t xml:space="preserve"> </w:t>
            </w:r>
            <w:r w:rsidRPr="00A76CA5">
              <w:rPr>
                <w:rFonts w:ascii="Times New Roman" w:hAnsi="Times New Roman" w:cs="Times New Roman"/>
                <w:sz w:val="24"/>
                <w:szCs w:val="24"/>
                <w:lang w:val="es-ES_tradnl"/>
              </w:rPr>
              <w:t>Por ejemplo </w:t>
            </w:r>
            <w:r w:rsidRPr="00A76CA5">
              <w:rPr>
                <w:rFonts w:ascii="Times New Roman" w:hAnsi="Times New Roman" w:cs="Times New Roman"/>
                <w:i/>
                <w:iCs/>
                <w:sz w:val="24"/>
                <w:szCs w:val="24"/>
                <w:lang w:val="es-ES_tradnl"/>
              </w:rPr>
              <w:t>D</w:t>
            </w:r>
            <w:r w:rsidR="00DB0BD2">
              <w:rPr>
                <w:rFonts w:ascii="Times New Roman" w:hAnsi="Times New Roman" w:cs="Times New Roman"/>
                <w:i/>
                <w:iCs/>
                <w:sz w:val="24"/>
                <w:szCs w:val="24"/>
                <w:lang w:val="es-ES_tradnl"/>
              </w:rPr>
              <w:t xml:space="preserve"> </w:t>
            </w:r>
            <w:r w:rsidRPr="00A76CA5">
              <w:rPr>
                <w:rFonts w:ascii="Times New Roman" w:hAnsi="Times New Roman" w:cs="Times New Roman"/>
                <w:sz w:val="24"/>
                <w:szCs w:val="24"/>
                <w:lang w:val="es-ES_tradnl"/>
              </w:rPr>
              <w:t>(8) = {1, 2, 4, 8}.</w:t>
            </w:r>
          </w:p>
        </w:tc>
      </w:tr>
    </w:tbl>
    <w:p w14:paraId="7EC61970" w14:textId="77777777" w:rsidR="00182541" w:rsidRPr="00A76CA5" w:rsidRDefault="00182541" w:rsidP="00AE1BC1">
      <w:pPr>
        <w:spacing w:after="0"/>
        <w:rPr>
          <w:rFonts w:ascii="Times" w:hAnsi="Times"/>
        </w:rPr>
      </w:pPr>
    </w:p>
    <w:p w14:paraId="7E020A66" w14:textId="77777777" w:rsidR="00A76CA5" w:rsidRDefault="00A76CA5" w:rsidP="00AE1BC1">
      <w:pPr>
        <w:spacing w:after="0"/>
        <w:rPr>
          <w:rFonts w:ascii="Times" w:hAnsi="Times"/>
          <w:lang w:val="es-CO"/>
        </w:rPr>
      </w:pPr>
    </w:p>
    <w:tbl>
      <w:tblPr>
        <w:tblStyle w:val="Tablaconcuadrcula"/>
        <w:tblW w:w="0" w:type="auto"/>
        <w:tblLook w:val="04A0" w:firstRow="1" w:lastRow="0" w:firstColumn="1" w:lastColumn="0" w:noHBand="0" w:noVBand="1"/>
      </w:tblPr>
      <w:tblGrid>
        <w:gridCol w:w="2465"/>
        <w:gridCol w:w="6363"/>
      </w:tblGrid>
      <w:tr w:rsidR="00174944" w:rsidRPr="005D1738" w14:paraId="6E485958" w14:textId="77777777" w:rsidTr="00B8226C">
        <w:tc>
          <w:tcPr>
            <w:tcW w:w="9033" w:type="dxa"/>
            <w:gridSpan w:val="2"/>
            <w:shd w:val="clear" w:color="auto" w:fill="000000" w:themeFill="text1"/>
          </w:tcPr>
          <w:p w14:paraId="58A9344D" w14:textId="77777777" w:rsidR="00174944" w:rsidRPr="005D1738" w:rsidRDefault="00174944"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74944" w14:paraId="69E2721C" w14:textId="77777777" w:rsidTr="00B8226C">
        <w:tc>
          <w:tcPr>
            <w:tcW w:w="2518" w:type="dxa"/>
          </w:tcPr>
          <w:p w14:paraId="689869F8" w14:textId="77777777" w:rsidR="00174944" w:rsidRPr="00053744" w:rsidRDefault="00174944"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A26499A" w14:textId="18C51740" w:rsidR="00174944" w:rsidRPr="00053744" w:rsidRDefault="004859C1" w:rsidP="00B8226C">
            <w:pPr>
              <w:rPr>
                <w:rFonts w:ascii="Times New Roman" w:hAnsi="Times New Roman" w:cs="Times New Roman"/>
                <w:b/>
                <w:color w:val="000000"/>
                <w:sz w:val="18"/>
                <w:szCs w:val="18"/>
              </w:rPr>
            </w:pPr>
            <w:r>
              <w:rPr>
                <w:rFonts w:ascii="Times New Roman" w:hAnsi="Times New Roman" w:cs="Times New Roman"/>
                <w:color w:val="000000"/>
              </w:rPr>
              <w:t>MA_06_04_CO_REC140</w:t>
            </w:r>
          </w:p>
        </w:tc>
      </w:tr>
      <w:tr w:rsidR="00174944" w14:paraId="3B42AFB4" w14:textId="77777777" w:rsidTr="00B8226C">
        <w:tc>
          <w:tcPr>
            <w:tcW w:w="2518" w:type="dxa"/>
          </w:tcPr>
          <w:p w14:paraId="2F407BDB" w14:textId="77777777" w:rsidR="00174944" w:rsidRDefault="00174944" w:rsidP="00B8226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7DC58AC" w14:textId="4A9804AE" w:rsidR="00174944" w:rsidRDefault="00174944" w:rsidP="00B8226C">
            <w:pPr>
              <w:rPr>
                <w:rFonts w:ascii="Times New Roman" w:hAnsi="Times New Roman" w:cs="Times New Roman"/>
                <w:color w:val="000000"/>
              </w:rPr>
            </w:pPr>
            <w:r>
              <w:rPr>
                <w:rFonts w:ascii="Times New Roman" w:hAnsi="Times New Roman" w:cs="Times New Roman"/>
                <w:color w:val="000000"/>
              </w:rPr>
              <w:t xml:space="preserve">M.C.D de un número  </w:t>
            </w:r>
          </w:p>
        </w:tc>
      </w:tr>
      <w:tr w:rsidR="00174944" w14:paraId="7AE5CC7B" w14:textId="77777777" w:rsidTr="00B8226C">
        <w:tc>
          <w:tcPr>
            <w:tcW w:w="2518" w:type="dxa"/>
          </w:tcPr>
          <w:p w14:paraId="085B517A" w14:textId="77777777" w:rsidR="00174944" w:rsidRDefault="00174944" w:rsidP="00B8226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2517AEE" w14:textId="77777777" w:rsidR="00174944" w:rsidRDefault="00174944" w:rsidP="00B8226C">
            <w:pPr>
              <w:rPr>
                <w:rFonts w:ascii="Times New Roman" w:hAnsi="Times New Roman" w:cs="Times New Roman"/>
                <w:color w:val="000000"/>
              </w:rPr>
            </w:pPr>
            <w:r>
              <w:rPr>
                <w:rFonts w:ascii="Times New Roman" w:hAnsi="Times New Roman" w:cs="Times New Roman"/>
                <w:color w:val="000000"/>
              </w:rPr>
              <w:t xml:space="preserve">Actividad que permite hallar el m.c.d de un número </w:t>
            </w:r>
          </w:p>
        </w:tc>
      </w:tr>
    </w:tbl>
    <w:p w14:paraId="51A2411F" w14:textId="77777777" w:rsidR="00174944" w:rsidRDefault="00174944" w:rsidP="00AE1BC1">
      <w:pPr>
        <w:spacing w:after="0"/>
        <w:rPr>
          <w:rFonts w:ascii="Times" w:hAnsi="Times"/>
        </w:rPr>
      </w:pPr>
    </w:p>
    <w:p w14:paraId="3B46E934" w14:textId="77777777" w:rsidR="00321FBD" w:rsidRPr="00174944" w:rsidRDefault="00321FBD" w:rsidP="00AE1BC1">
      <w:pPr>
        <w:spacing w:after="0"/>
        <w:rPr>
          <w:rFonts w:ascii="Times" w:hAnsi="Times"/>
        </w:rPr>
      </w:pPr>
    </w:p>
    <w:p w14:paraId="66705486" w14:textId="678FE9E6"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5.1 </w:t>
      </w:r>
      <w:r w:rsidR="00872797">
        <w:rPr>
          <w:rFonts w:ascii="Times" w:hAnsi="Times"/>
          <w:b/>
        </w:rPr>
        <w:t>Método abreviado pa</w:t>
      </w:r>
      <w:r>
        <w:rPr>
          <w:rFonts w:ascii="Times" w:hAnsi="Times"/>
          <w:b/>
        </w:rPr>
        <w:t xml:space="preserve">ra hallar el máximo común divisor </w:t>
      </w:r>
    </w:p>
    <w:p w14:paraId="51EEBD2C" w14:textId="77777777" w:rsidR="002B282A" w:rsidRDefault="002B282A" w:rsidP="00AE1BC1">
      <w:pPr>
        <w:spacing w:after="0"/>
        <w:rPr>
          <w:rFonts w:ascii="Times" w:hAnsi="Times"/>
          <w:b/>
        </w:rPr>
      </w:pPr>
    </w:p>
    <w:p w14:paraId="3200A863" w14:textId="77777777" w:rsidR="00F335CA" w:rsidRDefault="00F335CA" w:rsidP="00F335CA">
      <w:pPr>
        <w:spacing w:after="0"/>
        <w:jc w:val="both"/>
        <w:rPr>
          <w:rFonts w:ascii="Times New Roman" w:hAnsi="Times New Roman" w:cs="Times New Roman"/>
        </w:rPr>
      </w:pPr>
      <w:r>
        <w:rPr>
          <w:rFonts w:ascii="Times New Roman" w:hAnsi="Times New Roman" w:cs="Times New Roman"/>
        </w:rPr>
        <w:t xml:space="preserve">Este es el método de descomposición en factores primos que aprendimos en la anterior sección, es más breve que hallar todos los divisores de cada uno de los números a los cuales se le va hallar el m.c.d. </w:t>
      </w:r>
    </w:p>
    <w:p w14:paraId="2589C4FA" w14:textId="77777777" w:rsidR="00F335CA" w:rsidRDefault="00F335CA" w:rsidP="00F335CA">
      <w:pPr>
        <w:spacing w:after="0"/>
        <w:jc w:val="both"/>
        <w:rPr>
          <w:rFonts w:ascii="Times New Roman" w:hAnsi="Times New Roman" w:cs="Times New Roman"/>
        </w:rPr>
      </w:pPr>
    </w:p>
    <w:p w14:paraId="4BA55BAA" w14:textId="72C2E838" w:rsidR="00F335CA" w:rsidRDefault="00F335CA" w:rsidP="00F335CA">
      <w:pPr>
        <w:spacing w:after="0"/>
        <w:jc w:val="both"/>
        <w:rPr>
          <w:rFonts w:ascii="Times New Roman" w:hAnsi="Times New Roman" w:cs="Times New Roman"/>
        </w:rPr>
      </w:pPr>
      <w:r>
        <w:rPr>
          <w:rFonts w:ascii="Times New Roman" w:hAnsi="Times New Roman" w:cs="Times New Roman"/>
        </w:rPr>
        <w:t xml:space="preserve">Consiste en descomponer los números en factores primos y elegir los primos comunes en las descomposiciones. Cada uno de ellos se eleva al menor exponente con el que aparecen en las descomposiciones. El  producto de </w:t>
      </w:r>
      <w:del w:id="263" w:author="Diana Margarita Gonzalez Martinez" w:date="2015-05-19T21:02:00Z">
        <w:r w:rsidDel="00641D87">
          <w:rPr>
            <w:rFonts w:ascii="Times New Roman" w:hAnsi="Times New Roman" w:cs="Times New Roman"/>
          </w:rPr>
          <w:delText>aquellos</w:delText>
        </w:r>
      </w:del>
      <w:r>
        <w:rPr>
          <w:rFonts w:ascii="Times New Roman" w:hAnsi="Times New Roman" w:cs="Times New Roman"/>
        </w:rPr>
        <w:t xml:space="preserve"> </w:t>
      </w:r>
      <w:ins w:id="264" w:author="Diana Margarita Gonzalez Martinez" w:date="2015-05-19T21:02:00Z">
        <w:r w:rsidR="00641D87">
          <w:rPr>
            <w:rFonts w:ascii="Times New Roman" w:hAnsi="Times New Roman" w:cs="Times New Roman"/>
          </w:rPr>
          <w:t xml:space="preserve">estos </w:t>
        </w:r>
      </w:ins>
      <w:r>
        <w:rPr>
          <w:rFonts w:ascii="Times New Roman" w:hAnsi="Times New Roman" w:cs="Times New Roman"/>
        </w:rPr>
        <w:t xml:space="preserve">será el m.c.d. </w:t>
      </w:r>
    </w:p>
    <w:p w14:paraId="5A3B43FB" w14:textId="77777777" w:rsidR="00F76879" w:rsidRDefault="00F76879" w:rsidP="00F335CA">
      <w:pPr>
        <w:spacing w:after="0"/>
        <w:jc w:val="both"/>
        <w:rPr>
          <w:rFonts w:ascii="Times New Roman" w:hAnsi="Times New Roman" w:cs="Times New Roman"/>
        </w:rPr>
      </w:pPr>
    </w:p>
    <w:p w14:paraId="2941F6B4" w14:textId="127C373C" w:rsidR="00EF774B" w:rsidRDefault="00F76879" w:rsidP="00F335CA">
      <w:pPr>
        <w:spacing w:after="0"/>
        <w:jc w:val="both"/>
        <w:rPr>
          <w:rFonts w:ascii="Times New Roman" w:hAnsi="Times New Roman" w:cs="Times New Roman"/>
        </w:rPr>
      </w:pPr>
      <w:r>
        <w:rPr>
          <w:rFonts w:ascii="Times New Roman" w:hAnsi="Times New Roman" w:cs="Times New Roman"/>
        </w:rPr>
        <w:t>Observemos el siguiente ejemplo:</w:t>
      </w:r>
    </w:p>
    <w:p w14:paraId="425FC167" w14:textId="0E43E9C1" w:rsidR="00F76879" w:rsidRDefault="00F76879" w:rsidP="00B12BEF">
      <w:pPr>
        <w:pStyle w:val="Prrafodelista"/>
        <w:numPr>
          <w:ilvl w:val="0"/>
          <w:numId w:val="38"/>
        </w:numPr>
        <w:spacing w:after="0"/>
        <w:ind w:left="360"/>
        <w:jc w:val="both"/>
        <w:rPr>
          <w:rFonts w:ascii="Times New Roman" w:hAnsi="Times New Roman" w:cs="Times New Roman"/>
        </w:rPr>
      </w:pPr>
      <w:r>
        <w:rPr>
          <w:rFonts w:ascii="Times New Roman" w:hAnsi="Times New Roman" w:cs="Times New Roman"/>
        </w:rPr>
        <w:t>Hallar el m.c.d (360, 180 y 60):</w:t>
      </w:r>
    </w:p>
    <w:p w14:paraId="10ABCECB" w14:textId="77777777" w:rsidR="00612A7E" w:rsidRDefault="00612A7E" w:rsidP="00F7687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8"/>
        <w:gridCol w:w="6360"/>
      </w:tblGrid>
      <w:tr w:rsidR="00612A7E" w:rsidRPr="005D1738" w14:paraId="50CC4D4F" w14:textId="77777777" w:rsidTr="00612A7E">
        <w:tc>
          <w:tcPr>
            <w:tcW w:w="9033" w:type="dxa"/>
            <w:gridSpan w:val="2"/>
            <w:shd w:val="clear" w:color="auto" w:fill="0D0D0D" w:themeFill="text1" w:themeFillTint="F2"/>
          </w:tcPr>
          <w:p w14:paraId="033CDBE3" w14:textId="77777777" w:rsidR="00612A7E" w:rsidRPr="005D1738" w:rsidRDefault="00612A7E" w:rsidP="00612A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12A7E" w14:paraId="6202FFD6" w14:textId="77777777" w:rsidTr="00612A7E">
        <w:tc>
          <w:tcPr>
            <w:tcW w:w="2518" w:type="dxa"/>
          </w:tcPr>
          <w:p w14:paraId="48BEB23B" w14:textId="77777777" w:rsidR="00612A7E" w:rsidRPr="00053744" w:rsidRDefault="00612A7E" w:rsidP="00612A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6C86CCE" w14:textId="00A8471B" w:rsidR="00612A7E" w:rsidRPr="00053744" w:rsidRDefault="00CD6221" w:rsidP="00612A7E">
            <w:pPr>
              <w:rPr>
                <w:rFonts w:ascii="Times New Roman" w:hAnsi="Times New Roman" w:cs="Times New Roman"/>
                <w:b/>
                <w:color w:val="000000"/>
                <w:sz w:val="18"/>
                <w:szCs w:val="18"/>
              </w:rPr>
            </w:pPr>
            <w:r>
              <w:rPr>
                <w:rFonts w:ascii="Times New Roman" w:hAnsi="Times New Roman" w:cs="Times New Roman"/>
                <w:color w:val="000000"/>
              </w:rPr>
              <w:t>MAT_06_04_</w:t>
            </w:r>
            <w:r w:rsidR="004859C1">
              <w:rPr>
                <w:rFonts w:ascii="Times New Roman" w:hAnsi="Times New Roman" w:cs="Times New Roman"/>
                <w:color w:val="000000"/>
              </w:rPr>
              <w:t>CO_</w:t>
            </w:r>
            <w:r>
              <w:rPr>
                <w:rFonts w:ascii="Times New Roman" w:hAnsi="Times New Roman" w:cs="Times New Roman"/>
                <w:color w:val="000000"/>
              </w:rPr>
              <w:t>IMG</w:t>
            </w:r>
            <w:del w:id="265" w:author="Diana Margarita Gonzalez Martinez" w:date="2015-05-18T22:36:00Z">
              <w:r w:rsidDel="003C3B19">
                <w:rPr>
                  <w:rFonts w:ascii="Times New Roman" w:hAnsi="Times New Roman" w:cs="Times New Roman"/>
                  <w:color w:val="000000"/>
                </w:rPr>
                <w:delText>12</w:delText>
              </w:r>
            </w:del>
            <w:ins w:id="266" w:author="Diana Margarita Gonzalez Martinez" w:date="2015-05-18T22:36:00Z">
              <w:r w:rsidR="003C3B19">
                <w:rPr>
                  <w:rFonts w:ascii="Times New Roman" w:hAnsi="Times New Roman" w:cs="Times New Roman"/>
                  <w:color w:val="000000"/>
                </w:rPr>
                <w:t xml:space="preserve"> 16</w:t>
              </w:r>
            </w:ins>
          </w:p>
        </w:tc>
      </w:tr>
      <w:tr w:rsidR="00612A7E" w14:paraId="23E2763A" w14:textId="77777777" w:rsidTr="00612A7E">
        <w:tc>
          <w:tcPr>
            <w:tcW w:w="2518" w:type="dxa"/>
          </w:tcPr>
          <w:p w14:paraId="281DAF40" w14:textId="77777777" w:rsidR="00612A7E" w:rsidRDefault="00612A7E" w:rsidP="00612A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tbl>
            <w:tblPr>
              <w:tblStyle w:val="Tablaconcuadrcula"/>
              <w:tblpPr w:leftFromText="141" w:rightFromText="141" w:vertAnchor="text" w:horzAnchor="page" w:tblpX="529" w:tblpY="315"/>
              <w:tblOverlap w:val="never"/>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546"/>
              <w:gridCol w:w="326"/>
            </w:tblGrid>
            <w:tr w:rsidR="00612A7E" w14:paraId="13352B7A" w14:textId="77777777" w:rsidTr="00612A7E">
              <w:tc>
                <w:tcPr>
                  <w:tcW w:w="0" w:type="auto"/>
                </w:tcPr>
                <w:p w14:paraId="41DA4D3F"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360</w:t>
                  </w:r>
                </w:p>
              </w:tc>
              <w:tc>
                <w:tcPr>
                  <w:tcW w:w="0" w:type="auto"/>
                </w:tcPr>
                <w:p w14:paraId="6ED241DA"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2</w:t>
                  </w:r>
                </w:p>
              </w:tc>
            </w:tr>
            <w:tr w:rsidR="00612A7E" w14:paraId="400ED137" w14:textId="77777777" w:rsidTr="00612A7E">
              <w:tc>
                <w:tcPr>
                  <w:tcW w:w="0" w:type="auto"/>
                </w:tcPr>
                <w:p w14:paraId="79D1B4B8"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180</w:t>
                  </w:r>
                </w:p>
              </w:tc>
              <w:tc>
                <w:tcPr>
                  <w:tcW w:w="0" w:type="auto"/>
                </w:tcPr>
                <w:p w14:paraId="7D0EE908"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2</w:t>
                  </w:r>
                </w:p>
              </w:tc>
            </w:tr>
            <w:tr w:rsidR="00612A7E" w14:paraId="5D3AEB62" w14:textId="77777777" w:rsidTr="00612A7E">
              <w:tc>
                <w:tcPr>
                  <w:tcW w:w="0" w:type="auto"/>
                </w:tcPr>
                <w:p w14:paraId="137D07D2"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90</w:t>
                  </w:r>
                </w:p>
              </w:tc>
              <w:tc>
                <w:tcPr>
                  <w:tcW w:w="0" w:type="auto"/>
                </w:tcPr>
                <w:p w14:paraId="3EA1B8CA"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2</w:t>
                  </w:r>
                </w:p>
              </w:tc>
            </w:tr>
            <w:tr w:rsidR="00612A7E" w14:paraId="205A17AE" w14:textId="77777777" w:rsidTr="00612A7E">
              <w:tc>
                <w:tcPr>
                  <w:tcW w:w="0" w:type="auto"/>
                </w:tcPr>
                <w:p w14:paraId="3864EBD0"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45</w:t>
                  </w:r>
                </w:p>
              </w:tc>
              <w:tc>
                <w:tcPr>
                  <w:tcW w:w="0" w:type="auto"/>
                </w:tcPr>
                <w:p w14:paraId="12B762E8"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3</w:t>
                  </w:r>
                </w:p>
              </w:tc>
            </w:tr>
            <w:tr w:rsidR="00612A7E" w14:paraId="1541E469" w14:textId="77777777" w:rsidTr="00612A7E">
              <w:tc>
                <w:tcPr>
                  <w:tcW w:w="0" w:type="auto"/>
                </w:tcPr>
                <w:p w14:paraId="3B4B26EF"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lastRenderedPageBreak/>
                    <w:t>15</w:t>
                  </w:r>
                </w:p>
              </w:tc>
              <w:tc>
                <w:tcPr>
                  <w:tcW w:w="0" w:type="auto"/>
                </w:tcPr>
                <w:p w14:paraId="4D21658E"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3</w:t>
                  </w:r>
                </w:p>
              </w:tc>
            </w:tr>
            <w:tr w:rsidR="00612A7E" w14:paraId="503DB064" w14:textId="77777777" w:rsidTr="00612A7E">
              <w:tc>
                <w:tcPr>
                  <w:tcW w:w="0" w:type="auto"/>
                </w:tcPr>
                <w:p w14:paraId="1BE4523C"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5</w:t>
                  </w:r>
                </w:p>
              </w:tc>
              <w:tc>
                <w:tcPr>
                  <w:tcW w:w="0" w:type="auto"/>
                </w:tcPr>
                <w:p w14:paraId="21338338"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5</w:t>
                  </w:r>
                </w:p>
              </w:tc>
            </w:tr>
            <w:tr w:rsidR="00612A7E" w14:paraId="4C4E49F6" w14:textId="77777777" w:rsidTr="00612A7E">
              <w:tc>
                <w:tcPr>
                  <w:tcW w:w="0" w:type="auto"/>
                </w:tcPr>
                <w:p w14:paraId="69A4DD3E"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1</w:t>
                  </w:r>
                </w:p>
              </w:tc>
              <w:tc>
                <w:tcPr>
                  <w:tcW w:w="0" w:type="auto"/>
                </w:tcPr>
                <w:p w14:paraId="74C88975" w14:textId="77777777" w:rsidR="00612A7E" w:rsidRDefault="00612A7E" w:rsidP="00612A7E">
                  <w:pPr>
                    <w:pStyle w:val="Prrafodelista"/>
                    <w:ind w:left="0"/>
                    <w:jc w:val="both"/>
                    <w:rPr>
                      <w:rFonts w:ascii="Times New Roman" w:hAnsi="Times New Roman" w:cs="Times New Roman"/>
                    </w:rPr>
                  </w:pPr>
                </w:p>
              </w:tc>
            </w:tr>
          </w:tbl>
          <w:p w14:paraId="15D9036B" w14:textId="77777777" w:rsidR="00612A7E" w:rsidRDefault="00612A7E" w:rsidP="00612A7E">
            <w:pPr>
              <w:rPr>
                <w:rFonts w:ascii="Times New Roman" w:hAnsi="Times New Roman" w:cs="Times New Roman"/>
                <w:color w:val="000000"/>
              </w:rPr>
            </w:pPr>
          </w:p>
          <w:tbl>
            <w:tblPr>
              <w:tblStyle w:val="Tablaconcuadrcula"/>
              <w:tblpPr w:leftFromText="141" w:rightFromText="141" w:vertAnchor="text" w:horzAnchor="page" w:tblpX="4921" w:tblpY="462"/>
              <w:tblOverlap w:val="never"/>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36"/>
              <w:gridCol w:w="326"/>
            </w:tblGrid>
            <w:tr w:rsidR="00612A7E" w14:paraId="1E9CD9C0" w14:textId="77777777" w:rsidTr="00612A7E">
              <w:tc>
                <w:tcPr>
                  <w:tcW w:w="0" w:type="auto"/>
                </w:tcPr>
                <w:p w14:paraId="49D9AFF6"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60</w:t>
                  </w:r>
                </w:p>
              </w:tc>
              <w:tc>
                <w:tcPr>
                  <w:tcW w:w="0" w:type="auto"/>
                </w:tcPr>
                <w:p w14:paraId="3F403E25"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2</w:t>
                  </w:r>
                </w:p>
              </w:tc>
            </w:tr>
            <w:tr w:rsidR="00612A7E" w14:paraId="4FA4C490" w14:textId="77777777" w:rsidTr="00612A7E">
              <w:tc>
                <w:tcPr>
                  <w:tcW w:w="0" w:type="auto"/>
                </w:tcPr>
                <w:p w14:paraId="025A5918"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30</w:t>
                  </w:r>
                </w:p>
              </w:tc>
              <w:tc>
                <w:tcPr>
                  <w:tcW w:w="0" w:type="auto"/>
                </w:tcPr>
                <w:p w14:paraId="5F18A5FD"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2</w:t>
                  </w:r>
                </w:p>
              </w:tc>
            </w:tr>
            <w:tr w:rsidR="00612A7E" w14:paraId="0231DAA5" w14:textId="77777777" w:rsidTr="00612A7E">
              <w:tc>
                <w:tcPr>
                  <w:tcW w:w="0" w:type="auto"/>
                </w:tcPr>
                <w:p w14:paraId="7F159722"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lastRenderedPageBreak/>
                    <w:t>15</w:t>
                  </w:r>
                </w:p>
              </w:tc>
              <w:tc>
                <w:tcPr>
                  <w:tcW w:w="0" w:type="auto"/>
                </w:tcPr>
                <w:p w14:paraId="7A53F6D9"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3</w:t>
                  </w:r>
                </w:p>
              </w:tc>
            </w:tr>
            <w:tr w:rsidR="00612A7E" w14:paraId="63D41CF5" w14:textId="77777777" w:rsidTr="00612A7E">
              <w:tc>
                <w:tcPr>
                  <w:tcW w:w="0" w:type="auto"/>
                </w:tcPr>
                <w:p w14:paraId="4D9DB080"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5</w:t>
                  </w:r>
                </w:p>
              </w:tc>
              <w:tc>
                <w:tcPr>
                  <w:tcW w:w="0" w:type="auto"/>
                </w:tcPr>
                <w:p w14:paraId="3589000F"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5</w:t>
                  </w:r>
                </w:p>
              </w:tc>
            </w:tr>
            <w:tr w:rsidR="00612A7E" w14:paraId="6EACE3FA" w14:textId="77777777" w:rsidTr="00612A7E">
              <w:tc>
                <w:tcPr>
                  <w:tcW w:w="0" w:type="auto"/>
                </w:tcPr>
                <w:p w14:paraId="5B67D737"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1</w:t>
                  </w:r>
                </w:p>
              </w:tc>
              <w:tc>
                <w:tcPr>
                  <w:tcW w:w="0" w:type="auto"/>
                </w:tcPr>
                <w:p w14:paraId="39B84E9E" w14:textId="77777777" w:rsidR="00612A7E" w:rsidRDefault="00612A7E" w:rsidP="00612A7E">
                  <w:pPr>
                    <w:pStyle w:val="Prrafodelista"/>
                    <w:ind w:left="0"/>
                    <w:jc w:val="both"/>
                    <w:rPr>
                      <w:rFonts w:ascii="Times New Roman" w:hAnsi="Times New Roman" w:cs="Times New Roman"/>
                    </w:rPr>
                  </w:pPr>
                </w:p>
              </w:tc>
            </w:tr>
          </w:tbl>
          <w:tbl>
            <w:tblPr>
              <w:tblStyle w:val="Tablaconcuadrcula"/>
              <w:tblpPr w:leftFromText="141" w:rightFromText="141" w:vertAnchor="text" w:horzAnchor="margin" w:tblpXSpec="center" w:tblpY="114"/>
              <w:tblOverlap w:val="never"/>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546"/>
              <w:gridCol w:w="326"/>
            </w:tblGrid>
            <w:tr w:rsidR="00612A7E" w14:paraId="5F0D4976" w14:textId="77777777" w:rsidTr="00612A7E">
              <w:tc>
                <w:tcPr>
                  <w:tcW w:w="0" w:type="auto"/>
                </w:tcPr>
                <w:p w14:paraId="34E718C8"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180</w:t>
                  </w:r>
                </w:p>
              </w:tc>
              <w:tc>
                <w:tcPr>
                  <w:tcW w:w="0" w:type="auto"/>
                </w:tcPr>
                <w:p w14:paraId="20AE700C"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2</w:t>
                  </w:r>
                </w:p>
              </w:tc>
            </w:tr>
            <w:tr w:rsidR="00612A7E" w14:paraId="5C238020" w14:textId="77777777" w:rsidTr="00612A7E">
              <w:tc>
                <w:tcPr>
                  <w:tcW w:w="0" w:type="auto"/>
                </w:tcPr>
                <w:p w14:paraId="1BC80A30"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90</w:t>
                  </w:r>
                </w:p>
              </w:tc>
              <w:tc>
                <w:tcPr>
                  <w:tcW w:w="0" w:type="auto"/>
                </w:tcPr>
                <w:p w14:paraId="643B9081"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2</w:t>
                  </w:r>
                </w:p>
              </w:tc>
            </w:tr>
            <w:tr w:rsidR="00612A7E" w14:paraId="7AE148F7" w14:textId="77777777" w:rsidTr="00612A7E">
              <w:tc>
                <w:tcPr>
                  <w:tcW w:w="0" w:type="auto"/>
                </w:tcPr>
                <w:p w14:paraId="58F72E9B"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45</w:t>
                  </w:r>
                </w:p>
              </w:tc>
              <w:tc>
                <w:tcPr>
                  <w:tcW w:w="0" w:type="auto"/>
                </w:tcPr>
                <w:p w14:paraId="1DC3C821"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3</w:t>
                  </w:r>
                </w:p>
              </w:tc>
            </w:tr>
            <w:tr w:rsidR="00612A7E" w14:paraId="684AEAC2" w14:textId="77777777" w:rsidTr="00612A7E">
              <w:tc>
                <w:tcPr>
                  <w:tcW w:w="0" w:type="auto"/>
                </w:tcPr>
                <w:p w14:paraId="2FB927AA"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15</w:t>
                  </w:r>
                </w:p>
              </w:tc>
              <w:tc>
                <w:tcPr>
                  <w:tcW w:w="0" w:type="auto"/>
                </w:tcPr>
                <w:p w14:paraId="6D3368DD"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3</w:t>
                  </w:r>
                </w:p>
              </w:tc>
            </w:tr>
            <w:tr w:rsidR="00612A7E" w14:paraId="74BA3F99" w14:textId="77777777" w:rsidTr="00612A7E">
              <w:tc>
                <w:tcPr>
                  <w:tcW w:w="0" w:type="auto"/>
                </w:tcPr>
                <w:p w14:paraId="1D1CF3B6"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lastRenderedPageBreak/>
                    <w:t>5</w:t>
                  </w:r>
                </w:p>
              </w:tc>
              <w:tc>
                <w:tcPr>
                  <w:tcW w:w="0" w:type="auto"/>
                </w:tcPr>
                <w:p w14:paraId="7ABE61C8"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5</w:t>
                  </w:r>
                </w:p>
              </w:tc>
            </w:tr>
            <w:tr w:rsidR="00612A7E" w14:paraId="67422D04" w14:textId="77777777" w:rsidTr="00612A7E">
              <w:tc>
                <w:tcPr>
                  <w:tcW w:w="0" w:type="auto"/>
                </w:tcPr>
                <w:p w14:paraId="2826B9DC" w14:textId="77777777" w:rsidR="00612A7E" w:rsidRDefault="00612A7E" w:rsidP="00612A7E">
                  <w:pPr>
                    <w:pStyle w:val="Prrafodelista"/>
                    <w:ind w:left="0"/>
                    <w:jc w:val="both"/>
                    <w:rPr>
                      <w:rFonts w:ascii="Times New Roman" w:hAnsi="Times New Roman" w:cs="Times New Roman"/>
                    </w:rPr>
                  </w:pPr>
                  <w:r>
                    <w:rPr>
                      <w:rFonts w:ascii="Times New Roman" w:hAnsi="Times New Roman" w:cs="Times New Roman"/>
                    </w:rPr>
                    <w:t>1</w:t>
                  </w:r>
                </w:p>
              </w:tc>
              <w:tc>
                <w:tcPr>
                  <w:tcW w:w="0" w:type="auto"/>
                </w:tcPr>
                <w:p w14:paraId="70B4E856" w14:textId="77777777" w:rsidR="00612A7E" w:rsidRDefault="00612A7E" w:rsidP="00612A7E">
                  <w:pPr>
                    <w:pStyle w:val="Prrafodelista"/>
                    <w:ind w:left="0"/>
                    <w:jc w:val="both"/>
                    <w:rPr>
                      <w:rFonts w:ascii="Times New Roman" w:hAnsi="Times New Roman" w:cs="Times New Roman"/>
                    </w:rPr>
                  </w:pPr>
                </w:p>
              </w:tc>
            </w:tr>
          </w:tbl>
          <w:p w14:paraId="4164D931" w14:textId="56EBB0F6" w:rsidR="00612A7E" w:rsidRDefault="00612A7E" w:rsidP="00612A7E">
            <w:pPr>
              <w:rPr>
                <w:rFonts w:ascii="Times New Roman" w:hAnsi="Times New Roman" w:cs="Times New Roman"/>
                <w:color w:val="000000"/>
              </w:rPr>
            </w:pPr>
          </w:p>
          <w:p w14:paraId="727830F7" w14:textId="77777777" w:rsidR="00612A7E" w:rsidRDefault="00612A7E" w:rsidP="00612A7E">
            <w:pPr>
              <w:rPr>
                <w:rFonts w:ascii="Times New Roman" w:hAnsi="Times New Roman" w:cs="Times New Roman"/>
                <w:color w:val="000000"/>
              </w:rPr>
            </w:pPr>
          </w:p>
          <w:p w14:paraId="07FB6254" w14:textId="77777777" w:rsidR="00612A7E" w:rsidRDefault="00612A7E" w:rsidP="00612A7E">
            <w:pPr>
              <w:rPr>
                <w:rFonts w:ascii="Times New Roman" w:hAnsi="Times New Roman" w:cs="Times New Roman"/>
                <w:color w:val="000000"/>
              </w:rPr>
            </w:pPr>
          </w:p>
          <w:p w14:paraId="51F7E7E3" w14:textId="77777777" w:rsidR="00612A7E" w:rsidRDefault="00612A7E" w:rsidP="00612A7E">
            <w:pPr>
              <w:rPr>
                <w:rFonts w:ascii="Times New Roman" w:hAnsi="Times New Roman" w:cs="Times New Roman"/>
                <w:color w:val="000000"/>
              </w:rPr>
            </w:pPr>
          </w:p>
          <w:p w14:paraId="2E87D239" w14:textId="77777777" w:rsidR="00612A7E" w:rsidRDefault="00612A7E" w:rsidP="00612A7E">
            <w:pPr>
              <w:rPr>
                <w:rFonts w:ascii="Times New Roman" w:hAnsi="Times New Roman" w:cs="Times New Roman"/>
                <w:color w:val="000000"/>
              </w:rPr>
            </w:pPr>
          </w:p>
          <w:p w14:paraId="2B98979F" w14:textId="77777777" w:rsidR="00612A7E" w:rsidRDefault="00612A7E" w:rsidP="00612A7E">
            <w:pPr>
              <w:rPr>
                <w:rFonts w:ascii="Times New Roman" w:hAnsi="Times New Roman" w:cs="Times New Roman"/>
                <w:color w:val="000000"/>
              </w:rPr>
            </w:pPr>
          </w:p>
          <w:p w14:paraId="17FD6A1C" w14:textId="77777777" w:rsidR="00612A7E" w:rsidRDefault="00612A7E" w:rsidP="00612A7E">
            <w:pPr>
              <w:rPr>
                <w:rFonts w:ascii="Times New Roman" w:hAnsi="Times New Roman" w:cs="Times New Roman"/>
                <w:color w:val="000000"/>
              </w:rPr>
            </w:pPr>
          </w:p>
          <w:p w14:paraId="6FDC6240" w14:textId="77777777" w:rsidR="00612A7E" w:rsidRDefault="00612A7E" w:rsidP="00612A7E">
            <w:pPr>
              <w:rPr>
                <w:rFonts w:ascii="Times New Roman" w:hAnsi="Times New Roman" w:cs="Times New Roman"/>
                <w:color w:val="000000"/>
              </w:rPr>
            </w:pPr>
          </w:p>
          <w:p w14:paraId="33CF02C2" w14:textId="77777777" w:rsidR="00612A7E" w:rsidRDefault="00612A7E" w:rsidP="00612A7E">
            <w:pPr>
              <w:rPr>
                <w:rFonts w:ascii="Times New Roman" w:hAnsi="Times New Roman" w:cs="Times New Roman"/>
                <w:color w:val="000000"/>
              </w:rPr>
            </w:pPr>
          </w:p>
          <w:p w14:paraId="74B22649" w14:textId="59388563" w:rsidR="00612A7E" w:rsidRPr="00612A7E" w:rsidRDefault="00612A7E" w:rsidP="00612A7E">
            <w:pPr>
              <w:rPr>
                <w:rFonts w:ascii="Times New Roman" w:hAnsi="Times New Roman" w:cs="Times New Roman"/>
                <w:color w:val="000000"/>
              </w:rPr>
            </w:pPr>
            <m:oMath>
              <m:r>
                <w:rPr>
                  <w:rFonts w:ascii="Cambria Math" w:hAnsi="Cambria Math" w:cs="Times New Roman"/>
                  <w:color w:val="000000"/>
                </w:rPr>
                <m:t>2×2×2×3×3×5</m:t>
              </m:r>
            </m:oMath>
            <w:r>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2×2×3×3×5</m:t>
              </m:r>
            </m:oMath>
            <w:r>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2×2×3×5</m:t>
              </m:r>
            </m:oMath>
          </w:p>
          <w:p w14:paraId="7173B414" w14:textId="77777777" w:rsidR="00612A7E" w:rsidRDefault="00612A7E" w:rsidP="00612A7E">
            <w:pPr>
              <w:rPr>
                <w:rFonts w:ascii="Times New Roman" w:hAnsi="Times New Roman" w:cs="Times New Roman"/>
                <w:color w:val="000000"/>
              </w:rPr>
            </w:pPr>
          </w:p>
          <w:p w14:paraId="67D4F590" w14:textId="77777777" w:rsidR="00612A7E" w:rsidRDefault="00963320" w:rsidP="00612A7E">
            <w:pPr>
              <w:rPr>
                <w:rFonts w:ascii="Times New Roman" w:eastAsiaTheme="minorEastAsia" w:hAnsi="Times New Roman" w:cs="Times New Roman"/>
                <w:color w:val="000000"/>
              </w:rPr>
            </w:pPr>
            <m:oMath>
              <m:sSup>
                <m:sSupPr>
                  <m:ctrlPr>
                    <w:rPr>
                      <w:rFonts w:ascii="Cambria Math" w:hAnsi="Cambria Math" w:cs="Times New Roman"/>
                      <w:i/>
                      <w:color w:val="000000"/>
                    </w:rPr>
                  </m:ctrlPr>
                </m:sSupPr>
                <m:e>
                  <m:r>
                    <w:rPr>
                      <w:rFonts w:ascii="Cambria Math" w:hAnsi="Cambria Math" w:cs="Times New Roman"/>
                      <w:color w:val="000000"/>
                    </w:rPr>
                    <m:t>2</m:t>
                  </m:r>
                </m:e>
                <m:sup>
                  <m:r>
                    <w:rPr>
                      <w:rFonts w:ascii="Cambria Math" w:hAnsi="Cambria Math" w:cs="Times New Roman"/>
                      <w:color w:val="000000"/>
                    </w:rPr>
                    <m:t>3</m:t>
                  </m:r>
                </m:sup>
              </m:sSup>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3</m:t>
                  </m:r>
                </m:e>
                <m:sup>
                  <m:r>
                    <w:rPr>
                      <w:rFonts w:ascii="Cambria Math" w:hAnsi="Cambria Math" w:cs="Times New Roman"/>
                      <w:color w:val="000000"/>
                    </w:rPr>
                    <m:t>2</m:t>
                  </m:r>
                </m:sup>
              </m:sSup>
              <m:r>
                <w:rPr>
                  <w:rFonts w:ascii="Cambria Math" w:hAnsi="Cambria Math" w:cs="Times New Roman"/>
                  <w:color w:val="000000"/>
                </w:rPr>
                <m:t>×5</m:t>
              </m:r>
            </m:oMath>
            <w:r w:rsidR="00612A7E">
              <w:rPr>
                <w:rFonts w:ascii="Times New Roman" w:eastAsiaTheme="minorEastAsia" w:hAnsi="Times New Roman" w:cs="Times New Roman"/>
                <w:color w:val="000000"/>
              </w:rPr>
              <w:t xml:space="preserve">                                </w:t>
            </w:r>
            <m:oMath>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2</m:t>
                  </m:r>
                </m:e>
                <m:sup>
                  <m:r>
                    <w:rPr>
                      <w:rFonts w:ascii="Cambria Math" w:eastAsiaTheme="minorEastAsia" w:hAnsi="Cambria Math" w:cs="Times New Roman"/>
                      <w:color w:val="000000"/>
                    </w:rPr>
                    <m:t>2</m:t>
                  </m:r>
                </m:sup>
              </m:sSup>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3</m:t>
                  </m:r>
                </m:e>
                <m:sup>
                  <m:r>
                    <w:rPr>
                      <w:rFonts w:ascii="Cambria Math" w:eastAsiaTheme="minorEastAsia" w:hAnsi="Cambria Math" w:cs="Times New Roman"/>
                      <w:color w:val="000000"/>
                    </w:rPr>
                    <m:t>2</m:t>
                  </m:r>
                </m:sup>
              </m:sSup>
              <m:r>
                <w:rPr>
                  <w:rFonts w:ascii="Cambria Math" w:eastAsiaTheme="minorEastAsia" w:hAnsi="Cambria Math" w:cs="Times New Roman"/>
                  <w:color w:val="000000"/>
                </w:rPr>
                <m:t>×5</m:t>
              </m:r>
            </m:oMath>
            <w:r w:rsidR="00612A7E">
              <w:rPr>
                <w:rFonts w:ascii="Times New Roman" w:eastAsiaTheme="minorEastAsia" w:hAnsi="Times New Roman" w:cs="Times New Roman"/>
                <w:color w:val="000000"/>
              </w:rPr>
              <w:t xml:space="preserve">               </w:t>
            </w:r>
            <m:oMath>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2</m:t>
                  </m:r>
                </m:e>
                <m:sup>
                  <m:r>
                    <w:rPr>
                      <w:rFonts w:ascii="Cambria Math" w:eastAsiaTheme="minorEastAsia" w:hAnsi="Cambria Math" w:cs="Times New Roman"/>
                      <w:color w:val="000000"/>
                    </w:rPr>
                    <m:t>2</m:t>
                  </m:r>
                </m:sup>
              </m:sSup>
              <m:r>
                <w:rPr>
                  <w:rFonts w:ascii="Cambria Math" w:eastAsiaTheme="minorEastAsia" w:hAnsi="Cambria Math" w:cs="Times New Roman"/>
                  <w:color w:val="000000"/>
                </w:rPr>
                <m:t>×3×5</m:t>
              </m:r>
            </m:oMath>
          </w:p>
          <w:p w14:paraId="6FDD797D" w14:textId="77777777" w:rsidR="00612A7E" w:rsidRDefault="00612A7E" w:rsidP="00612A7E">
            <w:pPr>
              <w:rPr>
                <w:rFonts w:ascii="Times New Roman" w:eastAsiaTheme="minorEastAsia" w:hAnsi="Times New Roman" w:cs="Times New Roman"/>
                <w:color w:val="000000"/>
              </w:rPr>
            </w:pPr>
          </w:p>
          <w:p w14:paraId="54ED04EA" w14:textId="7AF3FC6C" w:rsidR="00612A7E" w:rsidRPr="00612A7E" w:rsidRDefault="00612A7E" w:rsidP="00612A7E">
            <w:pPr>
              <w:rPr>
                <w:rFonts w:ascii="Times New Roman" w:hAnsi="Times New Roman" w:cs="Times New Roman"/>
                <w:color w:val="000000"/>
              </w:rPr>
            </w:pPr>
          </w:p>
        </w:tc>
      </w:tr>
      <w:tr w:rsidR="00612A7E" w14:paraId="418F5D1A" w14:textId="77777777" w:rsidTr="00612A7E">
        <w:tc>
          <w:tcPr>
            <w:tcW w:w="2518" w:type="dxa"/>
          </w:tcPr>
          <w:p w14:paraId="41DE5428" w14:textId="77777777" w:rsidR="00612A7E" w:rsidRDefault="00612A7E" w:rsidP="00612A7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094F4825" w14:textId="77777777" w:rsidR="00612A7E" w:rsidRDefault="00612A7E" w:rsidP="00612A7E">
            <w:pPr>
              <w:rPr>
                <w:rFonts w:ascii="Times New Roman" w:hAnsi="Times New Roman" w:cs="Times New Roman"/>
                <w:color w:val="000000"/>
              </w:rPr>
            </w:pPr>
          </w:p>
        </w:tc>
      </w:tr>
      <w:tr w:rsidR="00612A7E" w14:paraId="4E05CBA1" w14:textId="77777777" w:rsidTr="00612A7E">
        <w:tc>
          <w:tcPr>
            <w:tcW w:w="2518" w:type="dxa"/>
          </w:tcPr>
          <w:p w14:paraId="33F387FC" w14:textId="77777777" w:rsidR="00612A7E" w:rsidRDefault="00612A7E" w:rsidP="00612A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0B4AAB6" w14:textId="691D9641" w:rsidR="00612A7E" w:rsidRDefault="00612A7E" w:rsidP="00612A7E">
            <w:pPr>
              <w:rPr>
                <w:rFonts w:ascii="Times New Roman" w:hAnsi="Times New Roman" w:cs="Times New Roman"/>
                <w:color w:val="000000"/>
              </w:rPr>
            </w:pPr>
            <w:r>
              <w:rPr>
                <w:rFonts w:ascii="Times New Roman" w:hAnsi="Times New Roman" w:cs="Times New Roman"/>
                <w:color w:val="000000"/>
              </w:rPr>
              <w:t>Proceso para hallar el M.C.D (360, 180, 60)</w:t>
            </w:r>
          </w:p>
        </w:tc>
      </w:tr>
    </w:tbl>
    <w:p w14:paraId="2A2908A1" w14:textId="77777777" w:rsidR="00612A7E" w:rsidRDefault="00612A7E" w:rsidP="00F76879">
      <w:pPr>
        <w:pStyle w:val="Prrafodelista"/>
        <w:spacing w:after="0"/>
        <w:jc w:val="both"/>
        <w:rPr>
          <w:rFonts w:ascii="Times New Roman" w:hAnsi="Times New Roman" w:cs="Times New Roman"/>
        </w:rPr>
      </w:pPr>
    </w:p>
    <w:p w14:paraId="5E6B3DEB" w14:textId="77777777" w:rsidR="00F76879" w:rsidRDefault="00F76879" w:rsidP="00F76879">
      <w:pPr>
        <w:pStyle w:val="Prrafodelista"/>
        <w:spacing w:after="0"/>
        <w:jc w:val="both"/>
        <w:rPr>
          <w:rFonts w:ascii="Times New Roman" w:hAnsi="Times New Roman" w:cs="Times New Roman"/>
        </w:rPr>
      </w:pPr>
    </w:p>
    <w:p w14:paraId="53335209" w14:textId="05F4A5D1" w:rsidR="00F76879" w:rsidRDefault="00612A7E" w:rsidP="00612A7E">
      <w:pPr>
        <w:spacing w:after="0"/>
        <w:jc w:val="both"/>
        <w:rPr>
          <w:rFonts w:ascii="Times New Roman" w:eastAsiaTheme="minorEastAsia" w:hAnsi="Times New Roman" w:cs="Times New Roman"/>
          <w:color w:val="000000"/>
        </w:rPr>
      </w:pPr>
      <w:r w:rsidRPr="00612A7E">
        <w:rPr>
          <w:rFonts w:ascii="Times New Roman" w:hAnsi="Times New Roman" w:cs="Times New Roman"/>
        </w:rPr>
        <w:t xml:space="preserve">Observemos que los divisores que hay en común son 2, 3 y 5. Pero el menor exponente de cada uno de ellos es </w:t>
      </w:r>
      <m:oMath>
        <m:sSup>
          <m:sSupPr>
            <m:ctrlPr>
              <w:rPr>
                <w:rFonts w:ascii="Cambria Math" w:eastAsiaTheme="minorEastAsia" w:hAnsi="Cambria Math" w:cs="Times New Roman"/>
                <w:i/>
                <w:color w:val="000000"/>
                <w:lang w:val="es-MX"/>
              </w:rPr>
            </m:ctrlPr>
          </m:sSupPr>
          <m:e>
            <m:r>
              <w:rPr>
                <w:rFonts w:ascii="Cambria Math" w:eastAsiaTheme="minorEastAsia" w:hAnsi="Cambria Math" w:cs="Times New Roman"/>
                <w:color w:val="000000"/>
              </w:rPr>
              <m:t>2</m:t>
            </m:r>
          </m:e>
          <m:sup>
            <m:r>
              <w:rPr>
                <w:rFonts w:ascii="Cambria Math" w:eastAsiaTheme="minorEastAsia" w:hAnsi="Cambria Math" w:cs="Times New Roman"/>
                <w:color w:val="000000"/>
              </w:rPr>
              <m:t>2</m:t>
            </m:r>
          </m:sup>
        </m:sSup>
      </m:oMath>
      <w:r w:rsidRPr="00612A7E">
        <w:rPr>
          <w:rFonts w:ascii="Times New Roman" w:eastAsiaTheme="minorEastAsia" w:hAnsi="Times New Roman" w:cs="Times New Roman"/>
          <w:color w:val="000000"/>
          <w:lang w:val="es-MX"/>
        </w:rPr>
        <w:t xml:space="preserve">, 3 y 5. Para hallar el m.c.d </w:t>
      </w:r>
      <w:r w:rsidRPr="00612A7E">
        <w:rPr>
          <w:rFonts w:ascii="Times New Roman" w:hAnsi="Times New Roman" w:cs="Times New Roman"/>
          <w:color w:val="000000"/>
        </w:rPr>
        <w:t>(360, 180, 60), se deben mult</w:t>
      </w:r>
      <w:r>
        <w:rPr>
          <w:rFonts w:ascii="Times New Roman" w:hAnsi="Times New Roman" w:cs="Times New Roman"/>
          <w:color w:val="000000"/>
        </w:rPr>
        <w:t>i</w:t>
      </w:r>
      <w:r w:rsidRPr="00612A7E">
        <w:rPr>
          <w:rFonts w:ascii="Times New Roman" w:hAnsi="Times New Roman" w:cs="Times New Roman"/>
          <w:color w:val="000000"/>
        </w:rPr>
        <w:t>plic</w:t>
      </w:r>
      <w:r>
        <w:rPr>
          <w:rFonts w:ascii="Times New Roman" w:hAnsi="Times New Roman" w:cs="Times New Roman"/>
          <w:color w:val="000000"/>
        </w:rPr>
        <w:t>ar dichos factores</w:t>
      </w:r>
      <w:r w:rsidR="00B12BEF">
        <w:rPr>
          <w:rFonts w:ascii="Times New Roman" w:hAnsi="Times New Roman" w:cs="Times New Roman"/>
          <w:color w:val="000000"/>
        </w:rPr>
        <w:t xml:space="preserve">  2</w:t>
      </w:r>
      <w:r w:rsidR="00B12BEF">
        <w:rPr>
          <w:rFonts w:ascii="Times New Roman" w:hAnsi="Times New Roman" w:cs="Times New Roman"/>
          <w:color w:val="000000"/>
          <w:vertAlign w:val="superscript"/>
        </w:rPr>
        <w:t xml:space="preserve">2 </w:t>
      </w:r>
      <w:r w:rsidR="00B12BEF">
        <w:rPr>
          <w:rFonts w:ascii="Times New Roman" w:hAnsi="Times New Roman" w:cs="Times New Roman"/>
          <w:color w:val="000000"/>
        </w:rPr>
        <w:t>x 3 x 5 = 60</w:t>
      </w:r>
      <w:r w:rsidR="005617EC">
        <w:rPr>
          <w:rFonts w:ascii="Times New Roman" w:eastAsiaTheme="minorEastAsia" w:hAnsi="Times New Roman" w:cs="Times New Roman"/>
          <w:color w:val="000000"/>
        </w:rPr>
        <w:t>.</w:t>
      </w:r>
    </w:p>
    <w:p w14:paraId="13B308D6" w14:textId="77777777" w:rsidR="005617EC" w:rsidRDefault="005617EC" w:rsidP="00612A7E">
      <w:pPr>
        <w:spacing w:after="0"/>
        <w:jc w:val="both"/>
        <w:rPr>
          <w:rFonts w:ascii="Times New Roman" w:eastAsiaTheme="minorEastAsia" w:hAnsi="Times New Roman" w:cs="Times New Roman"/>
          <w:color w:val="000000"/>
        </w:rPr>
      </w:pPr>
    </w:p>
    <w:p w14:paraId="3F90E6AB" w14:textId="08217410" w:rsidR="005617EC" w:rsidRPr="00612A7E" w:rsidRDefault="005617EC" w:rsidP="00612A7E">
      <w:pPr>
        <w:spacing w:after="0"/>
        <w:jc w:val="both"/>
        <w:rPr>
          <w:rFonts w:ascii="Times New Roman" w:hAnsi="Times New Roman" w:cs="Times New Roman"/>
        </w:rPr>
      </w:pPr>
      <w:r>
        <w:rPr>
          <w:rFonts w:ascii="Times New Roman" w:eastAsiaTheme="minorEastAsia" w:hAnsi="Times New Roman" w:cs="Times New Roman"/>
          <w:color w:val="000000"/>
        </w:rPr>
        <w:t xml:space="preserve">Luego </w:t>
      </w:r>
      <w:r w:rsidRPr="00612A7E">
        <w:rPr>
          <w:rFonts w:ascii="Times New Roman" w:eastAsiaTheme="minorEastAsia" w:hAnsi="Times New Roman" w:cs="Times New Roman"/>
          <w:color w:val="000000"/>
          <w:lang w:val="es-MX"/>
        </w:rPr>
        <w:t xml:space="preserve">m.c.d </w:t>
      </w:r>
      <w:r w:rsidRPr="00612A7E">
        <w:rPr>
          <w:rFonts w:ascii="Times New Roman" w:hAnsi="Times New Roman" w:cs="Times New Roman"/>
          <w:color w:val="000000"/>
        </w:rPr>
        <w:t>(360, 180, 60)</w:t>
      </w:r>
      <w:r>
        <w:rPr>
          <w:rFonts w:ascii="Times New Roman" w:hAnsi="Times New Roman" w:cs="Times New Roman"/>
          <w:color w:val="000000"/>
        </w:rPr>
        <w:t xml:space="preserve"> = 60</w:t>
      </w:r>
    </w:p>
    <w:p w14:paraId="72DF1229" w14:textId="77777777" w:rsidR="00F76879" w:rsidRDefault="00F76879" w:rsidP="00321FBD">
      <w:pPr>
        <w:pStyle w:val="Prrafodelista"/>
        <w:spacing w:after="0"/>
        <w:ind w:firstLine="708"/>
        <w:jc w:val="both"/>
        <w:rPr>
          <w:rFonts w:ascii="Times New Roman" w:hAnsi="Times New Roman" w:cs="Times New Roman"/>
        </w:rPr>
      </w:pPr>
    </w:p>
    <w:p w14:paraId="17EF4FBC" w14:textId="77777777" w:rsidR="00B12BEF" w:rsidRDefault="00B12BEF" w:rsidP="00AE1BC1">
      <w:pPr>
        <w:spacing w:after="0"/>
        <w:rPr>
          <w:rFonts w:ascii="Times" w:hAnsi="Times"/>
          <w:highlight w:val="yellow"/>
        </w:rPr>
      </w:pPr>
    </w:p>
    <w:p w14:paraId="70875995" w14:textId="5CF73008"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5.2 Consolidación </w:t>
      </w:r>
    </w:p>
    <w:p w14:paraId="7C297194" w14:textId="77777777" w:rsidR="002B282A" w:rsidRDefault="002B282A" w:rsidP="00AE1BC1">
      <w:pPr>
        <w:spacing w:after="0"/>
        <w:rPr>
          <w:rFonts w:ascii="Times" w:hAnsi="Times"/>
          <w:lang w:val="es-CO"/>
        </w:rPr>
      </w:pPr>
    </w:p>
    <w:p w14:paraId="37DFA975" w14:textId="77777777" w:rsidR="00B339E1" w:rsidRDefault="00B339E1" w:rsidP="00B339E1">
      <w:pPr>
        <w:spacing w:after="0"/>
        <w:rPr>
          <w:rFonts w:ascii="Times" w:hAnsi="Times"/>
          <w:lang w:val="es-CO"/>
        </w:rPr>
      </w:pPr>
      <w:r w:rsidRPr="00923654">
        <w:rPr>
          <w:rFonts w:ascii="Times" w:hAnsi="Times"/>
          <w:lang w:val="es-CO"/>
        </w:rPr>
        <w:t>Refuerza tu aprendizaje con la siguiente práctica.</w:t>
      </w:r>
    </w:p>
    <w:p w14:paraId="5CCA8299" w14:textId="77777777" w:rsidR="00AC1874" w:rsidRPr="00923654" w:rsidRDefault="00AC1874" w:rsidP="00B339E1">
      <w:pPr>
        <w:spacing w:after="0"/>
        <w:rPr>
          <w:rFonts w:ascii="Times" w:hAnsi="Times"/>
          <w:lang w:val="es-CO"/>
        </w:rPr>
      </w:pPr>
    </w:p>
    <w:tbl>
      <w:tblPr>
        <w:tblStyle w:val="Tablaconcuadrcula"/>
        <w:tblW w:w="0" w:type="auto"/>
        <w:tblLook w:val="04A0" w:firstRow="1" w:lastRow="0" w:firstColumn="1" w:lastColumn="0" w:noHBand="0" w:noVBand="1"/>
      </w:tblPr>
      <w:tblGrid>
        <w:gridCol w:w="2465"/>
        <w:gridCol w:w="6363"/>
      </w:tblGrid>
      <w:tr w:rsidR="00A163B4" w:rsidRPr="005D1738" w14:paraId="5D90CFDA" w14:textId="77777777" w:rsidTr="00B8226C">
        <w:tc>
          <w:tcPr>
            <w:tcW w:w="9033" w:type="dxa"/>
            <w:gridSpan w:val="2"/>
            <w:shd w:val="clear" w:color="auto" w:fill="000000" w:themeFill="text1"/>
          </w:tcPr>
          <w:p w14:paraId="1B45BDD8" w14:textId="77777777" w:rsidR="00A163B4" w:rsidRPr="005D1738" w:rsidRDefault="00A163B4"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163B4" w14:paraId="00205756" w14:textId="77777777" w:rsidTr="00B8226C">
        <w:tc>
          <w:tcPr>
            <w:tcW w:w="2518" w:type="dxa"/>
          </w:tcPr>
          <w:p w14:paraId="1782BA82" w14:textId="77777777" w:rsidR="00A163B4" w:rsidRPr="00053744" w:rsidRDefault="00A163B4"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D39DEAD" w14:textId="3E5FA941" w:rsidR="00A163B4" w:rsidRPr="00053744" w:rsidRDefault="004859C1" w:rsidP="00B8226C">
            <w:pPr>
              <w:rPr>
                <w:rFonts w:ascii="Times New Roman" w:hAnsi="Times New Roman" w:cs="Times New Roman"/>
                <w:b/>
                <w:color w:val="000000"/>
                <w:sz w:val="18"/>
                <w:szCs w:val="18"/>
              </w:rPr>
            </w:pPr>
            <w:r>
              <w:rPr>
                <w:rFonts w:ascii="Times New Roman" w:hAnsi="Times New Roman" w:cs="Times New Roman"/>
                <w:color w:val="000000"/>
              </w:rPr>
              <w:t>MA_06_04_CO_REC</w:t>
            </w:r>
            <w:r w:rsidR="002F29AD">
              <w:rPr>
                <w:rFonts w:ascii="Times New Roman" w:hAnsi="Times New Roman" w:cs="Times New Roman"/>
                <w:color w:val="000000"/>
              </w:rPr>
              <w:t>15</w:t>
            </w:r>
            <w:r>
              <w:rPr>
                <w:rFonts w:ascii="Times New Roman" w:hAnsi="Times New Roman" w:cs="Times New Roman"/>
                <w:color w:val="000000"/>
              </w:rPr>
              <w:t>0</w:t>
            </w:r>
          </w:p>
        </w:tc>
      </w:tr>
      <w:tr w:rsidR="00A163B4" w14:paraId="54D39FA2" w14:textId="77777777" w:rsidTr="00B8226C">
        <w:tc>
          <w:tcPr>
            <w:tcW w:w="2518" w:type="dxa"/>
          </w:tcPr>
          <w:p w14:paraId="73C33277" w14:textId="77777777" w:rsidR="00A163B4" w:rsidRDefault="00A163B4" w:rsidP="00B8226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273F03A" w14:textId="41E960C7" w:rsidR="00A163B4" w:rsidRDefault="00A163B4" w:rsidP="00B8226C">
            <w:pPr>
              <w:rPr>
                <w:rFonts w:ascii="Times New Roman" w:hAnsi="Times New Roman" w:cs="Times New Roman"/>
                <w:color w:val="000000"/>
              </w:rPr>
            </w:pPr>
            <w:r>
              <w:rPr>
                <w:rFonts w:ascii="Times New Roman" w:hAnsi="Times New Roman" w:cs="Times New Roman"/>
                <w:color w:val="000000"/>
              </w:rPr>
              <w:t xml:space="preserve">Aplicación m.c.m </w:t>
            </w:r>
          </w:p>
        </w:tc>
      </w:tr>
      <w:tr w:rsidR="00A163B4" w14:paraId="31DEE058" w14:textId="77777777" w:rsidTr="00B8226C">
        <w:tc>
          <w:tcPr>
            <w:tcW w:w="2518" w:type="dxa"/>
          </w:tcPr>
          <w:p w14:paraId="559FFD64" w14:textId="77777777" w:rsidR="00A163B4" w:rsidRDefault="00A163B4" w:rsidP="00B8226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5C8C29C" w14:textId="1904E147" w:rsidR="00A163B4" w:rsidRDefault="00A163B4" w:rsidP="002F29AD">
            <w:pPr>
              <w:rPr>
                <w:rFonts w:ascii="Times New Roman" w:hAnsi="Times New Roman" w:cs="Times New Roman"/>
                <w:color w:val="000000"/>
              </w:rPr>
            </w:pPr>
            <w:r>
              <w:rPr>
                <w:rFonts w:ascii="Times New Roman" w:hAnsi="Times New Roman" w:cs="Times New Roman"/>
                <w:color w:val="000000"/>
              </w:rPr>
              <w:t xml:space="preserve">Actividad </w:t>
            </w:r>
            <w:r w:rsidR="002F29AD">
              <w:rPr>
                <w:rFonts w:ascii="Times New Roman" w:hAnsi="Times New Roman" w:cs="Times New Roman"/>
                <w:color w:val="000000"/>
              </w:rPr>
              <w:t xml:space="preserve">que permite hallar el m.c.d de un número y además </w:t>
            </w:r>
            <w:r>
              <w:rPr>
                <w:rFonts w:ascii="Times New Roman" w:hAnsi="Times New Roman" w:cs="Times New Roman"/>
                <w:color w:val="000000"/>
              </w:rPr>
              <w:t>resolver problemas de aplicación usando el m.c.m</w:t>
            </w:r>
          </w:p>
        </w:tc>
      </w:tr>
    </w:tbl>
    <w:p w14:paraId="7B1A37E8" w14:textId="77777777" w:rsidR="00B339E1" w:rsidRPr="00A163B4" w:rsidRDefault="00B339E1" w:rsidP="00AE1BC1">
      <w:pPr>
        <w:spacing w:after="0"/>
        <w:rPr>
          <w:rFonts w:ascii="Times" w:hAnsi="Times"/>
        </w:rPr>
      </w:pPr>
    </w:p>
    <w:p w14:paraId="6E598397" w14:textId="77777777" w:rsidR="00B339E1" w:rsidRDefault="00B339E1" w:rsidP="00AE1BC1">
      <w:pPr>
        <w:spacing w:after="0"/>
        <w:rPr>
          <w:rFonts w:ascii="Times" w:hAnsi="Times"/>
          <w:lang w:val="es-CO"/>
        </w:rPr>
      </w:pPr>
    </w:p>
    <w:p w14:paraId="0289D2CA" w14:textId="22E1AF1E" w:rsidR="002B282A" w:rsidRDefault="002B282A" w:rsidP="00AE1BC1">
      <w:pPr>
        <w:spacing w:after="0"/>
        <w:rPr>
          <w:rFonts w:ascii="Times" w:hAnsi="Times"/>
          <w:b/>
          <w:lang w:val="es-CO"/>
        </w:rPr>
      </w:pPr>
      <w:r w:rsidRPr="002B282A">
        <w:rPr>
          <w:rFonts w:ascii="Times" w:hAnsi="Times"/>
          <w:highlight w:val="yellow"/>
          <w:lang w:val="es-CO"/>
        </w:rPr>
        <w:t>[SECCIÓN 1]</w:t>
      </w:r>
      <w:r>
        <w:rPr>
          <w:rFonts w:ascii="Times" w:hAnsi="Times"/>
          <w:lang w:val="es-CO"/>
        </w:rPr>
        <w:t xml:space="preserve"> </w:t>
      </w:r>
      <w:r>
        <w:rPr>
          <w:rFonts w:ascii="Times" w:hAnsi="Times"/>
          <w:b/>
          <w:lang w:val="es-CO"/>
        </w:rPr>
        <w:t>6</w:t>
      </w:r>
      <w:r w:rsidRPr="002B282A">
        <w:rPr>
          <w:rFonts w:ascii="Times" w:hAnsi="Times"/>
          <w:b/>
          <w:lang w:val="es-CO"/>
        </w:rPr>
        <w:t>.</w:t>
      </w:r>
      <w:r>
        <w:rPr>
          <w:rFonts w:ascii="Times" w:hAnsi="Times"/>
          <w:b/>
          <w:lang w:val="es-CO"/>
        </w:rPr>
        <w:t xml:space="preserve"> Mínimo común </w:t>
      </w:r>
      <w:r w:rsidR="00872797">
        <w:rPr>
          <w:rFonts w:ascii="Times" w:hAnsi="Times"/>
          <w:b/>
          <w:lang w:val="es-CO"/>
        </w:rPr>
        <w:t>Múltiplo</w:t>
      </w:r>
    </w:p>
    <w:p w14:paraId="26516B4E" w14:textId="77777777" w:rsidR="002B282A" w:rsidRDefault="002B282A" w:rsidP="00AE1BC1">
      <w:pPr>
        <w:spacing w:after="0"/>
        <w:rPr>
          <w:rFonts w:ascii="Times" w:hAnsi="Times"/>
          <w:b/>
          <w:lang w:val="es-CO"/>
        </w:rPr>
      </w:pPr>
    </w:p>
    <w:p w14:paraId="22F20DDD" w14:textId="77777777" w:rsidR="00DF6A60" w:rsidRDefault="00DF6A60" w:rsidP="00DF6A60">
      <w:pPr>
        <w:pStyle w:val="NormalWeb"/>
        <w:shd w:val="clear" w:color="auto" w:fill="FFFFFF"/>
        <w:spacing w:before="2" w:after="2"/>
        <w:jc w:val="both"/>
        <w:rPr>
          <w:rStyle w:val="Textoennegrita"/>
          <w:rFonts w:ascii="Times New Roman" w:hAnsi="Times New Roman"/>
          <w:b w:val="0"/>
          <w:sz w:val="24"/>
          <w:szCs w:val="24"/>
          <w:shd w:val="clear" w:color="auto" w:fill="FFFFFF"/>
        </w:rPr>
      </w:pPr>
      <w:r w:rsidRPr="005A665B">
        <w:rPr>
          <w:rStyle w:val="Textoennegrita"/>
          <w:rFonts w:ascii="Times New Roman" w:hAnsi="Times New Roman"/>
          <w:b w:val="0"/>
          <w:sz w:val="24"/>
          <w:szCs w:val="24"/>
          <w:shd w:val="clear" w:color="auto" w:fill="FFFFFF"/>
        </w:rPr>
        <w:t>Se simboliza como m.c.m. y es el menor múltiplo com</w:t>
      </w:r>
      <w:r>
        <w:rPr>
          <w:rStyle w:val="Textoennegrita"/>
          <w:rFonts w:ascii="Times New Roman" w:hAnsi="Times New Roman"/>
          <w:b w:val="0"/>
          <w:sz w:val="24"/>
          <w:szCs w:val="24"/>
          <w:shd w:val="clear" w:color="auto" w:fill="FFFFFF"/>
        </w:rPr>
        <w:t xml:space="preserve">ún distinto de cero.  Se lee “el mínimo común múltiplo entre  x, y, z…” </w:t>
      </w:r>
    </w:p>
    <w:p w14:paraId="4562C1F1" w14:textId="77777777" w:rsidR="00DF6A60" w:rsidRPr="00DF6A60" w:rsidRDefault="00DF6A60" w:rsidP="00726630">
      <w:pPr>
        <w:spacing w:after="0"/>
        <w:jc w:val="both"/>
        <w:rPr>
          <w:rFonts w:ascii="Times New Roman" w:hAnsi="Times New Roman" w:cs="Times New Roman"/>
        </w:rPr>
      </w:pPr>
    </w:p>
    <w:p w14:paraId="1B0A0300" w14:textId="0FCC6246" w:rsidR="00726630" w:rsidRDefault="00726630" w:rsidP="00726630">
      <w:pPr>
        <w:spacing w:after="0"/>
        <w:jc w:val="both"/>
        <w:rPr>
          <w:rFonts w:ascii="Times New Roman" w:hAnsi="Times New Roman" w:cs="Times New Roman"/>
          <w:lang w:val="es-CO"/>
        </w:rPr>
      </w:pPr>
      <w:r>
        <w:rPr>
          <w:rFonts w:ascii="Times New Roman" w:hAnsi="Times New Roman" w:cs="Times New Roman"/>
          <w:lang w:val="es-CO"/>
        </w:rPr>
        <w:t xml:space="preserve">Para hallar el mínimo común múltiplo de un número, se usa el método de conjunto de múltiplos. Es decir que se debe hallar el conjunto de todos los múltiplos de dos o más números y luego hallar los múltiplos comunes. Finalmente se  selecciona el menor entre ellos. </w:t>
      </w:r>
    </w:p>
    <w:p w14:paraId="30F0B2FF" w14:textId="77777777" w:rsidR="00726630" w:rsidRDefault="00726630" w:rsidP="00726630">
      <w:pPr>
        <w:spacing w:after="0"/>
        <w:jc w:val="both"/>
        <w:rPr>
          <w:rFonts w:ascii="Times New Roman" w:hAnsi="Times New Roman" w:cs="Times New Roman"/>
          <w:lang w:val="es-CO"/>
        </w:rPr>
      </w:pPr>
    </w:p>
    <w:p w14:paraId="21A4C80B" w14:textId="3E6438B8" w:rsidR="00DF6A60" w:rsidRDefault="00DF6A60" w:rsidP="00726630">
      <w:pPr>
        <w:spacing w:after="0"/>
        <w:jc w:val="both"/>
        <w:rPr>
          <w:ins w:id="267" w:author="Diana Margarita Gonzalez Martinez" w:date="2015-05-19T21:06:00Z"/>
          <w:rFonts w:ascii="Times New Roman" w:hAnsi="Times New Roman" w:cs="Times New Roman"/>
          <w:lang w:val="es-CO"/>
        </w:rPr>
      </w:pPr>
      <w:r>
        <w:rPr>
          <w:rFonts w:ascii="Times New Roman" w:hAnsi="Times New Roman" w:cs="Times New Roman"/>
          <w:lang w:val="es-CO"/>
        </w:rPr>
        <w:t xml:space="preserve">Por ejemplo </w:t>
      </w:r>
      <w:del w:id="268" w:author="Diana Margarita Gonzalez Martinez" w:date="2015-05-19T21:05:00Z">
        <w:r w:rsidDel="00641D87">
          <w:rPr>
            <w:rFonts w:ascii="Times New Roman" w:hAnsi="Times New Roman" w:cs="Times New Roman"/>
            <w:lang w:val="es-CO"/>
          </w:rPr>
          <w:delText xml:space="preserve">vamos a hallar el m.c.m entre 6 y 9. </w:delText>
        </w:r>
      </w:del>
    </w:p>
    <w:p w14:paraId="3A539D90" w14:textId="0913B162" w:rsidR="00641D87" w:rsidRDefault="00641D87" w:rsidP="00726630">
      <w:pPr>
        <w:spacing w:after="0"/>
        <w:jc w:val="both"/>
        <w:rPr>
          <w:ins w:id="269" w:author="Diana Margarita Gonzalez Martinez" w:date="2015-05-19T21:18:00Z"/>
          <w:rFonts w:ascii="Times New Roman" w:hAnsi="Times New Roman" w:cs="Times New Roman"/>
          <w:lang w:val="es-CO"/>
        </w:rPr>
      </w:pPr>
      <w:ins w:id="270" w:author="Diana Margarita Gonzalez Martinez" w:date="2015-05-19T21:06:00Z">
        <w:r>
          <w:rPr>
            <w:rFonts w:ascii="Times New Roman" w:hAnsi="Times New Roman" w:cs="Times New Roman"/>
            <w:lang w:val="es-CO"/>
          </w:rPr>
          <w:t>En un anticuario</w:t>
        </w:r>
      </w:ins>
      <w:ins w:id="271" w:author="Diana Margarita Gonzalez Martinez" w:date="2015-05-19T21:07:00Z">
        <w:r w:rsidR="002932FC">
          <w:rPr>
            <w:rFonts w:ascii="Times New Roman" w:hAnsi="Times New Roman" w:cs="Times New Roman"/>
            <w:lang w:val="es-CO"/>
          </w:rPr>
          <w:t xml:space="preserve"> hay dos relo</w:t>
        </w:r>
      </w:ins>
      <w:ins w:id="272" w:author="Diana Margarita Gonzalez Martinez" w:date="2015-05-19T21:08:00Z">
        <w:r w:rsidR="002932FC">
          <w:rPr>
            <w:rFonts w:ascii="Times New Roman" w:hAnsi="Times New Roman" w:cs="Times New Roman"/>
            <w:lang w:val="es-CO"/>
          </w:rPr>
          <w:t>je</w:t>
        </w:r>
      </w:ins>
      <w:ins w:id="273" w:author="Diana Margarita Gonzalez Martinez" w:date="2015-05-19T21:07:00Z">
        <w:r w:rsidR="002932FC">
          <w:rPr>
            <w:rFonts w:ascii="Times New Roman" w:hAnsi="Times New Roman" w:cs="Times New Roman"/>
            <w:lang w:val="es-CO"/>
          </w:rPr>
          <w:t xml:space="preserve">s </w:t>
        </w:r>
      </w:ins>
      <w:ins w:id="274" w:author="Diana Margarita Gonzalez Martinez" w:date="2015-05-19T21:08:00Z">
        <w:r w:rsidR="002932FC">
          <w:rPr>
            <w:rFonts w:ascii="Times New Roman" w:hAnsi="Times New Roman" w:cs="Times New Roman"/>
            <w:lang w:val="es-CO"/>
          </w:rPr>
          <w:t>uno timbra cada 6 horas y el otro timbra cada 9 horas</w:t>
        </w:r>
      </w:ins>
      <w:ins w:id="275" w:author="Diana Margarita Gonzalez Martinez" w:date="2015-05-19T21:26:00Z">
        <w:r w:rsidR="00F65044">
          <w:rPr>
            <w:rFonts w:ascii="Times New Roman" w:hAnsi="Times New Roman" w:cs="Times New Roman"/>
            <w:lang w:val="es-CO"/>
          </w:rPr>
          <w:t>,</w:t>
        </w:r>
      </w:ins>
      <w:ins w:id="276" w:author="Diana Margarita Gonzalez Martinez" w:date="2015-05-19T21:25:00Z">
        <w:r w:rsidR="00F65044">
          <w:rPr>
            <w:rFonts w:ascii="Times New Roman" w:hAnsi="Times New Roman" w:cs="Times New Roman"/>
            <w:lang w:val="es-CO"/>
          </w:rPr>
          <w:t xml:space="preserve"> si timbraron</w:t>
        </w:r>
      </w:ins>
      <w:ins w:id="277" w:author="Diana Margarita Gonzalez Martinez" w:date="2015-05-19T21:26:00Z">
        <w:r w:rsidR="00F65044">
          <w:rPr>
            <w:rFonts w:ascii="Times New Roman" w:hAnsi="Times New Roman" w:cs="Times New Roman"/>
            <w:lang w:val="es-CO"/>
          </w:rPr>
          <w:t xml:space="preserve"> los dos</w:t>
        </w:r>
      </w:ins>
      <w:ins w:id="278" w:author="Diana Margarita Gonzalez Martinez" w:date="2015-05-19T21:25:00Z">
        <w:r w:rsidR="00F65044">
          <w:rPr>
            <w:rFonts w:ascii="Times New Roman" w:hAnsi="Times New Roman" w:cs="Times New Roman"/>
            <w:lang w:val="es-CO"/>
          </w:rPr>
          <w:t xml:space="preserve"> a las 11:00</w:t>
        </w:r>
      </w:ins>
      <w:ins w:id="279" w:author="Diana Margarita Gonzalez Martinez" w:date="2015-05-19T21:26:00Z">
        <w:r w:rsidR="00F65044">
          <w:rPr>
            <w:rFonts w:ascii="Times New Roman" w:hAnsi="Times New Roman" w:cs="Times New Roman"/>
            <w:lang w:val="es-CO"/>
          </w:rPr>
          <w:t xml:space="preserve"> am. ¿A qué hora volverán a coincidir?</w:t>
        </w:r>
      </w:ins>
    </w:p>
    <w:p w14:paraId="25E0B40D" w14:textId="77777777" w:rsidR="00DF6A60" w:rsidRDefault="00DF6A60" w:rsidP="00726630">
      <w:pPr>
        <w:spacing w:after="0"/>
        <w:jc w:val="both"/>
        <w:rPr>
          <w:ins w:id="280" w:author="Diana Margarita Gonzalez Martinez" w:date="2015-05-19T21:27:00Z"/>
          <w:rFonts w:ascii="Times New Roman" w:hAnsi="Times New Roman" w:cs="Times New Roman"/>
          <w:lang w:val="es-CO"/>
        </w:rPr>
      </w:pPr>
    </w:p>
    <w:p w14:paraId="3E649A9A" w14:textId="7E7CFB47" w:rsidR="00F65044" w:rsidRDefault="00F65044" w:rsidP="00726630">
      <w:pPr>
        <w:spacing w:after="0"/>
        <w:jc w:val="both"/>
        <w:rPr>
          <w:ins w:id="281" w:author="Diana Margarita Gonzalez Martinez" w:date="2015-05-19T21:28:00Z"/>
          <w:rFonts w:ascii="Times New Roman" w:hAnsi="Times New Roman" w:cs="Times New Roman"/>
          <w:lang w:val="es-CO"/>
        </w:rPr>
      </w:pPr>
      <w:ins w:id="282" w:author="Diana Margarita Gonzalez Martinez" w:date="2015-05-19T21:27:00Z">
        <w:r>
          <w:rPr>
            <w:rFonts w:ascii="Times New Roman" w:hAnsi="Times New Roman" w:cs="Times New Roman"/>
            <w:lang w:val="es-CO"/>
          </w:rPr>
          <w:t xml:space="preserve">Para solucionar el problema, primero hallamos los </w:t>
        </w:r>
      </w:ins>
      <w:ins w:id="283" w:author="Diana Margarita Gonzalez Martinez" w:date="2015-05-19T21:28:00Z">
        <w:r>
          <w:rPr>
            <w:rFonts w:ascii="Times New Roman" w:hAnsi="Times New Roman" w:cs="Times New Roman"/>
            <w:lang w:val="es-CO"/>
          </w:rPr>
          <w:t>múltiplos</w:t>
        </w:r>
      </w:ins>
      <w:ins w:id="284" w:author="Diana Margarita Gonzalez Martinez" w:date="2015-05-19T21:27:00Z">
        <w:r>
          <w:rPr>
            <w:rFonts w:ascii="Times New Roman" w:hAnsi="Times New Roman" w:cs="Times New Roman"/>
            <w:lang w:val="es-CO"/>
          </w:rPr>
          <w:t xml:space="preserve"> </w:t>
        </w:r>
      </w:ins>
      <w:ins w:id="285" w:author="Diana Margarita Gonzalez Martinez" w:date="2015-05-19T21:28:00Z">
        <w:r>
          <w:rPr>
            <w:rFonts w:ascii="Times New Roman" w:hAnsi="Times New Roman" w:cs="Times New Roman"/>
            <w:lang w:val="es-CO"/>
          </w:rPr>
          <w:t>de cada uno de los relojes:</w:t>
        </w:r>
      </w:ins>
    </w:p>
    <w:p w14:paraId="316075F0" w14:textId="77777777" w:rsidR="00F65044" w:rsidRDefault="00F65044" w:rsidP="00726630">
      <w:pPr>
        <w:spacing w:after="0"/>
        <w:jc w:val="both"/>
        <w:rPr>
          <w:rFonts w:ascii="Times New Roman" w:hAnsi="Times New Roman" w:cs="Times New Roman"/>
          <w:lang w:val="es-CO"/>
        </w:rPr>
      </w:pPr>
    </w:p>
    <w:p w14:paraId="38681BF5" w14:textId="6CFC720E" w:rsidR="00DF6A60" w:rsidRDefault="00DF6A60" w:rsidP="00AC1874">
      <w:pPr>
        <w:pStyle w:val="Prrafodelista"/>
        <w:numPr>
          <w:ilvl w:val="0"/>
          <w:numId w:val="38"/>
        </w:numPr>
        <w:spacing w:after="0"/>
        <w:ind w:left="360"/>
        <w:jc w:val="both"/>
        <w:rPr>
          <w:rFonts w:ascii="Times New Roman" w:hAnsi="Times New Roman" w:cs="Times New Roman"/>
          <w:lang w:val="es-CO"/>
        </w:rPr>
      </w:pPr>
      <w:r>
        <w:rPr>
          <w:rFonts w:ascii="Times New Roman" w:hAnsi="Times New Roman" w:cs="Times New Roman"/>
          <w:lang w:val="es-CO"/>
        </w:rPr>
        <w:lastRenderedPageBreak/>
        <w:t>Múltiplos 6 = { 6, 12, 18, 24, 30, 36, 42, 48, 54, 60, 66, 72, …}</w:t>
      </w:r>
    </w:p>
    <w:p w14:paraId="65E71423" w14:textId="117129DD" w:rsidR="00DF6A60" w:rsidRDefault="00DF6A60" w:rsidP="00AC1874">
      <w:pPr>
        <w:pStyle w:val="Prrafodelista"/>
        <w:numPr>
          <w:ilvl w:val="0"/>
          <w:numId w:val="38"/>
        </w:numPr>
        <w:spacing w:after="0"/>
        <w:ind w:left="360"/>
        <w:jc w:val="both"/>
        <w:rPr>
          <w:rFonts w:ascii="Times New Roman" w:hAnsi="Times New Roman" w:cs="Times New Roman"/>
          <w:lang w:val="es-CO"/>
        </w:rPr>
      </w:pPr>
      <w:r>
        <w:rPr>
          <w:rFonts w:ascii="Times New Roman" w:hAnsi="Times New Roman" w:cs="Times New Roman"/>
          <w:lang w:val="es-CO"/>
        </w:rPr>
        <w:t>Múltiplos 9 = { 9, 18, 27, 36, 45, 54, 63, 72, 81, 90, 99, …}</w:t>
      </w:r>
    </w:p>
    <w:p w14:paraId="28F0DD6C" w14:textId="77777777" w:rsidR="00DF6A60" w:rsidRPr="00DF6A60" w:rsidRDefault="00DF6A60" w:rsidP="00DF6A60">
      <w:pPr>
        <w:pStyle w:val="Prrafodelista"/>
        <w:spacing w:after="0"/>
        <w:jc w:val="both"/>
        <w:rPr>
          <w:rFonts w:ascii="Times New Roman" w:hAnsi="Times New Roman" w:cs="Times New Roman"/>
          <w:lang w:val="es-CO"/>
        </w:rPr>
      </w:pPr>
    </w:p>
    <w:p w14:paraId="3A54BA93" w14:textId="049E9BF6" w:rsidR="00DF6A60" w:rsidRDefault="00F65044" w:rsidP="005A665B">
      <w:pPr>
        <w:pStyle w:val="NormalWeb"/>
        <w:shd w:val="clear" w:color="auto" w:fill="FFFFFF"/>
        <w:spacing w:before="2" w:after="2"/>
        <w:jc w:val="both"/>
        <w:rPr>
          <w:rStyle w:val="Textoennegrita"/>
          <w:rFonts w:ascii="Times New Roman" w:hAnsi="Times New Roman"/>
          <w:b w:val="0"/>
          <w:sz w:val="24"/>
          <w:szCs w:val="24"/>
          <w:shd w:val="clear" w:color="auto" w:fill="FFFFFF"/>
        </w:rPr>
      </w:pPr>
      <w:ins w:id="286" w:author="Diana Margarita Gonzalez Martinez" w:date="2015-05-19T21:28:00Z">
        <w:r>
          <w:rPr>
            <w:rStyle w:val="Textoennegrita"/>
            <w:rFonts w:ascii="Times New Roman" w:hAnsi="Times New Roman"/>
            <w:b w:val="0"/>
            <w:sz w:val="24"/>
            <w:szCs w:val="24"/>
            <w:shd w:val="clear" w:color="auto" w:fill="FFFFFF"/>
          </w:rPr>
          <w:t xml:space="preserve">Luego </w:t>
        </w:r>
      </w:ins>
      <w:r>
        <w:rPr>
          <w:rStyle w:val="Textoennegrita"/>
          <w:rFonts w:ascii="Times New Roman" w:hAnsi="Times New Roman"/>
          <w:b w:val="0"/>
          <w:sz w:val="24"/>
          <w:szCs w:val="24"/>
          <w:shd w:val="clear" w:color="auto" w:fill="FFFFFF"/>
        </w:rPr>
        <w:t>h</w:t>
      </w:r>
      <w:r w:rsidR="00DF6A60">
        <w:rPr>
          <w:rStyle w:val="Textoennegrita"/>
          <w:rFonts w:ascii="Times New Roman" w:hAnsi="Times New Roman"/>
          <w:b w:val="0"/>
          <w:sz w:val="24"/>
          <w:szCs w:val="24"/>
          <w:shd w:val="clear" w:color="auto" w:fill="FFFFFF"/>
        </w:rPr>
        <w:t>allamos los múltiplos comunes entre 6 y 9 = {18, 36, 54, 72, …. Es decir los números que pertenecen a la intersección entre los dos conjuntos:</w:t>
      </w:r>
    </w:p>
    <w:p w14:paraId="32A1FFFA" w14:textId="77777777" w:rsidR="00DF6A60" w:rsidRDefault="00DF6A60" w:rsidP="005A665B">
      <w:pPr>
        <w:pStyle w:val="NormalWeb"/>
        <w:shd w:val="clear" w:color="auto" w:fill="FFFFFF"/>
        <w:spacing w:before="2" w:after="2"/>
        <w:jc w:val="both"/>
        <w:rPr>
          <w:rStyle w:val="Textoennegrita"/>
          <w:rFonts w:ascii="Times New Roman" w:hAnsi="Times New Roman"/>
          <w:b w:val="0"/>
          <w:sz w:val="24"/>
          <w:szCs w:val="24"/>
          <w:shd w:val="clear" w:color="auto" w:fill="FFFFFF"/>
        </w:rPr>
      </w:pPr>
    </w:p>
    <w:tbl>
      <w:tblPr>
        <w:tblStyle w:val="Tablaconcuadrcula"/>
        <w:tblW w:w="0" w:type="auto"/>
        <w:tblLook w:val="04A0" w:firstRow="1" w:lastRow="0" w:firstColumn="1" w:lastColumn="0" w:noHBand="0" w:noVBand="1"/>
      </w:tblPr>
      <w:tblGrid>
        <w:gridCol w:w="2445"/>
        <w:gridCol w:w="6383"/>
      </w:tblGrid>
      <w:tr w:rsidR="00DF6A60" w:rsidRPr="005D1738" w14:paraId="0C54B384" w14:textId="77777777" w:rsidTr="007767D6">
        <w:tc>
          <w:tcPr>
            <w:tcW w:w="9033" w:type="dxa"/>
            <w:gridSpan w:val="2"/>
            <w:shd w:val="clear" w:color="auto" w:fill="0D0D0D" w:themeFill="text1" w:themeFillTint="F2"/>
          </w:tcPr>
          <w:p w14:paraId="0BE5DCCF" w14:textId="77777777" w:rsidR="00DF6A60" w:rsidRPr="005D1738" w:rsidRDefault="00DF6A60" w:rsidP="007767D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A60" w14:paraId="1818A321" w14:textId="77777777" w:rsidTr="007767D6">
        <w:tc>
          <w:tcPr>
            <w:tcW w:w="2518" w:type="dxa"/>
          </w:tcPr>
          <w:p w14:paraId="287778EA" w14:textId="77777777" w:rsidR="00DF6A60" w:rsidRPr="00053744" w:rsidRDefault="00DF6A60" w:rsidP="007767D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667810" w14:textId="52BC7F1F" w:rsidR="00DF6A60" w:rsidRPr="00053744" w:rsidRDefault="00CD6221" w:rsidP="007767D6">
            <w:pPr>
              <w:rPr>
                <w:rFonts w:ascii="Times New Roman" w:hAnsi="Times New Roman" w:cs="Times New Roman"/>
                <w:b/>
                <w:color w:val="000000"/>
                <w:sz w:val="18"/>
                <w:szCs w:val="18"/>
              </w:rPr>
            </w:pPr>
            <w:r>
              <w:rPr>
                <w:rFonts w:ascii="Times New Roman" w:hAnsi="Times New Roman" w:cs="Times New Roman"/>
                <w:color w:val="000000"/>
              </w:rPr>
              <w:t>MAT_06_04_</w:t>
            </w:r>
            <w:r w:rsidR="004859C1">
              <w:rPr>
                <w:rFonts w:ascii="Times New Roman" w:hAnsi="Times New Roman" w:cs="Times New Roman"/>
                <w:color w:val="000000"/>
              </w:rPr>
              <w:t>CO_</w:t>
            </w:r>
            <w:r>
              <w:rPr>
                <w:rFonts w:ascii="Times New Roman" w:hAnsi="Times New Roman" w:cs="Times New Roman"/>
                <w:color w:val="000000"/>
              </w:rPr>
              <w:t>IMG</w:t>
            </w:r>
            <w:del w:id="287" w:author="Diana Margarita Gonzalez Martinez" w:date="2015-05-18T22:36:00Z">
              <w:r w:rsidDel="003C3B19">
                <w:rPr>
                  <w:rFonts w:ascii="Times New Roman" w:hAnsi="Times New Roman" w:cs="Times New Roman"/>
                  <w:color w:val="000000"/>
                </w:rPr>
                <w:delText>13</w:delText>
              </w:r>
            </w:del>
            <w:ins w:id="288" w:author="Diana Margarita Gonzalez Martinez" w:date="2015-05-18T22:36:00Z">
              <w:r w:rsidR="003C3B19">
                <w:rPr>
                  <w:rFonts w:ascii="Times New Roman" w:hAnsi="Times New Roman" w:cs="Times New Roman"/>
                  <w:color w:val="000000"/>
                </w:rPr>
                <w:t xml:space="preserve"> 17</w:t>
              </w:r>
            </w:ins>
          </w:p>
        </w:tc>
      </w:tr>
      <w:tr w:rsidR="00DF6A60" w14:paraId="25370932" w14:textId="77777777" w:rsidTr="007767D6">
        <w:tc>
          <w:tcPr>
            <w:tcW w:w="2518" w:type="dxa"/>
          </w:tcPr>
          <w:p w14:paraId="0436EE00" w14:textId="77777777" w:rsidR="00DF6A60" w:rsidRDefault="00DF6A60" w:rsidP="007767D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A5534A4" w14:textId="77777777" w:rsidR="00DF6A60" w:rsidRDefault="00DF6A60" w:rsidP="007767D6">
            <w:pPr>
              <w:rPr>
                <w:rFonts w:ascii="Times New Roman" w:hAnsi="Times New Roman" w:cs="Times New Roman"/>
                <w:color w:val="000000"/>
              </w:rPr>
            </w:pPr>
          </w:p>
          <w:p w14:paraId="41D14BB9" w14:textId="72ADFA1B" w:rsidR="00DF6A60" w:rsidRDefault="00DF6A60" w:rsidP="007767D6">
            <w:pPr>
              <w:rPr>
                <w:rFonts w:ascii="Times New Roman" w:hAnsi="Times New Roman" w:cs="Times New Roman"/>
                <w:color w:val="000000"/>
              </w:rPr>
            </w:pPr>
            <w:r>
              <w:rPr>
                <w:sz w:val="24"/>
                <w:szCs w:val="24"/>
                <w:lang w:val="es-ES_tradnl"/>
              </w:rPr>
              <w:object w:dxaOrig="5556" w:dyaOrig="4356" w14:anchorId="363E8682">
                <v:shape id="_x0000_i1026" type="#_x0000_t75" style="width:197.25pt;height:154.5pt" o:ole="">
                  <v:imagedata r:id="rId29" o:title=""/>
                </v:shape>
                <o:OLEObject Type="Embed" ProgID="PBrush" ShapeID="_x0000_i1026" DrawAspect="Content" ObjectID="_1493581464" r:id="rId30"/>
              </w:object>
            </w:r>
          </w:p>
          <w:p w14:paraId="1552D160" w14:textId="2889514E" w:rsidR="00DF6A60" w:rsidRDefault="00DF6A60" w:rsidP="00DF6A60">
            <w:pPr>
              <w:rPr>
                <w:rFonts w:ascii="Times New Roman" w:hAnsi="Times New Roman" w:cs="Times New Roman"/>
                <w:color w:val="000000"/>
              </w:rPr>
            </w:pPr>
            <w:r>
              <w:rPr>
                <w:rFonts w:ascii="Times New Roman" w:hAnsi="Times New Roman" w:cs="Times New Roman"/>
                <w:color w:val="000000"/>
              </w:rPr>
              <w:t xml:space="preserve">Debe ser una imagen indicando los anteriores conjuntos. Deben ir resaltados los números  de la intersección.  Y entre ellos con un color distinto el número 18. </w:t>
            </w:r>
          </w:p>
        </w:tc>
      </w:tr>
      <w:tr w:rsidR="00DF6A60" w14:paraId="074D0C2D" w14:textId="77777777" w:rsidTr="007767D6">
        <w:tc>
          <w:tcPr>
            <w:tcW w:w="2518" w:type="dxa"/>
          </w:tcPr>
          <w:p w14:paraId="4B689B48" w14:textId="77777777" w:rsidR="00DF6A60" w:rsidRDefault="00DF6A60" w:rsidP="007767D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0719E403" w14:textId="77777777" w:rsidR="00DF6A60" w:rsidRDefault="00DF6A60" w:rsidP="007767D6">
            <w:pPr>
              <w:rPr>
                <w:rFonts w:ascii="Times New Roman" w:hAnsi="Times New Roman" w:cs="Times New Roman"/>
                <w:color w:val="000000"/>
              </w:rPr>
            </w:pPr>
          </w:p>
        </w:tc>
      </w:tr>
      <w:tr w:rsidR="00DF6A60" w14:paraId="77000814" w14:textId="77777777" w:rsidTr="007767D6">
        <w:tc>
          <w:tcPr>
            <w:tcW w:w="2518" w:type="dxa"/>
          </w:tcPr>
          <w:p w14:paraId="31D8DFF5" w14:textId="77777777" w:rsidR="00DF6A60" w:rsidRDefault="00DF6A60" w:rsidP="007767D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8148A06" w14:textId="1EB9F0B0" w:rsidR="00DF6A60" w:rsidRDefault="00DF6A60" w:rsidP="00DF6A60">
            <w:pPr>
              <w:rPr>
                <w:rFonts w:ascii="Times New Roman" w:hAnsi="Times New Roman" w:cs="Times New Roman"/>
                <w:color w:val="000000"/>
              </w:rPr>
            </w:pPr>
            <w:r>
              <w:rPr>
                <w:rFonts w:ascii="Times New Roman" w:hAnsi="Times New Roman" w:cs="Times New Roman"/>
                <w:color w:val="000000"/>
              </w:rPr>
              <w:t xml:space="preserve">M.C.M (6 , 9) = 18 </w:t>
            </w:r>
          </w:p>
        </w:tc>
      </w:tr>
    </w:tbl>
    <w:p w14:paraId="7E48814B" w14:textId="5F867C02" w:rsidR="00DF6A60" w:rsidRDefault="00DF6A60" w:rsidP="005A665B">
      <w:pPr>
        <w:pStyle w:val="NormalWeb"/>
        <w:shd w:val="clear" w:color="auto" w:fill="FFFFFF"/>
        <w:spacing w:before="2" w:after="2"/>
        <w:jc w:val="both"/>
        <w:rPr>
          <w:rStyle w:val="Textoennegrita"/>
          <w:rFonts w:ascii="Times New Roman" w:hAnsi="Times New Roman"/>
          <w:b w:val="0"/>
          <w:sz w:val="24"/>
          <w:szCs w:val="24"/>
          <w:shd w:val="clear" w:color="auto" w:fill="FFFFFF"/>
        </w:rPr>
      </w:pPr>
      <w:r>
        <w:rPr>
          <w:rStyle w:val="Textoennegrita"/>
          <w:rFonts w:ascii="Times New Roman" w:hAnsi="Times New Roman"/>
          <w:b w:val="0"/>
          <w:sz w:val="24"/>
          <w:szCs w:val="24"/>
          <w:shd w:val="clear" w:color="auto" w:fill="FFFFFF"/>
        </w:rPr>
        <w:t xml:space="preserve"> </w:t>
      </w:r>
    </w:p>
    <w:p w14:paraId="40BB068F" w14:textId="6C939926" w:rsidR="00DF6A60" w:rsidRPr="00F65044" w:rsidRDefault="00DF6A60" w:rsidP="005A665B">
      <w:pPr>
        <w:pStyle w:val="NormalWeb"/>
        <w:shd w:val="clear" w:color="auto" w:fill="FFFFFF"/>
        <w:spacing w:before="2" w:after="2"/>
        <w:jc w:val="both"/>
        <w:rPr>
          <w:rStyle w:val="Textoennegrita"/>
          <w:rFonts w:ascii="Times New Roman" w:hAnsi="Times New Roman"/>
          <w:b w:val="0"/>
          <w:sz w:val="24"/>
          <w:szCs w:val="24"/>
          <w:shd w:val="clear" w:color="auto" w:fill="FFFFFF"/>
        </w:rPr>
      </w:pPr>
      <w:r w:rsidRPr="00F65044">
        <w:rPr>
          <w:rStyle w:val="Textoennegrita"/>
          <w:rFonts w:ascii="Times New Roman" w:hAnsi="Times New Roman"/>
          <w:b w:val="0"/>
          <w:sz w:val="24"/>
          <w:szCs w:val="24"/>
          <w:shd w:val="clear" w:color="auto" w:fill="FFFFFF"/>
        </w:rPr>
        <w:t xml:space="preserve">Finalmente, identificamos el menor de los múltiplos comunes entre 6 y 9, es decir que  </w:t>
      </w:r>
    </w:p>
    <w:p w14:paraId="1F8C51BD" w14:textId="77777777" w:rsidR="00DF6A60" w:rsidRPr="00F65044" w:rsidRDefault="00DF6A60" w:rsidP="00DF6A60">
      <w:pPr>
        <w:pStyle w:val="NormalWeb"/>
        <w:shd w:val="clear" w:color="auto" w:fill="FFFFFF"/>
        <w:spacing w:before="2" w:after="2"/>
        <w:jc w:val="center"/>
        <w:rPr>
          <w:rFonts w:ascii="Times New Roman" w:hAnsi="Times New Roman"/>
          <w:color w:val="000000"/>
          <w:sz w:val="24"/>
          <w:szCs w:val="24"/>
        </w:rPr>
      </w:pPr>
    </w:p>
    <w:p w14:paraId="0F85323C" w14:textId="309240EA" w:rsidR="00375E3C" w:rsidRDefault="00DF6A60" w:rsidP="00B52540">
      <w:pPr>
        <w:pStyle w:val="NormalWeb"/>
        <w:shd w:val="clear" w:color="auto" w:fill="FFFFFF"/>
        <w:spacing w:before="2" w:after="2"/>
        <w:jc w:val="center"/>
        <w:rPr>
          <w:rFonts w:ascii="Times New Roman" w:hAnsi="Times New Roman"/>
          <w:color w:val="000000"/>
          <w:sz w:val="24"/>
          <w:szCs w:val="24"/>
        </w:rPr>
      </w:pPr>
      <w:r w:rsidRPr="00F65044">
        <w:rPr>
          <w:rFonts w:ascii="Times New Roman" w:hAnsi="Times New Roman"/>
          <w:color w:val="000000"/>
          <w:sz w:val="24"/>
          <w:szCs w:val="24"/>
        </w:rPr>
        <w:t>M.C.M (6, 9) = 18</w:t>
      </w:r>
    </w:p>
    <w:p w14:paraId="2B700C8F" w14:textId="77777777" w:rsidR="00EC1606" w:rsidRPr="00F65044" w:rsidRDefault="00EC1606" w:rsidP="00B52540">
      <w:pPr>
        <w:pStyle w:val="NormalWeb"/>
        <w:shd w:val="clear" w:color="auto" w:fill="FFFFFF"/>
        <w:spacing w:before="2" w:after="2"/>
        <w:jc w:val="center"/>
        <w:rPr>
          <w:rFonts w:ascii="Times New Roman" w:hAnsi="Times New Roman"/>
          <w:color w:val="000000"/>
          <w:sz w:val="24"/>
          <w:szCs w:val="24"/>
        </w:rPr>
      </w:pPr>
    </w:p>
    <w:p w14:paraId="2F70E173" w14:textId="20D5D7D3" w:rsidR="00F65044" w:rsidRDefault="00F65044" w:rsidP="00F65044">
      <w:pPr>
        <w:pStyle w:val="NormalWeb"/>
        <w:shd w:val="clear" w:color="auto" w:fill="FFFFFF"/>
        <w:spacing w:before="2" w:after="2"/>
        <w:rPr>
          <w:rFonts w:ascii="Times New Roman" w:hAnsi="Times New Roman"/>
          <w:sz w:val="24"/>
          <w:szCs w:val="24"/>
          <w:shd w:val="clear" w:color="auto" w:fill="FFFFFF"/>
        </w:rPr>
      </w:pPr>
      <w:r>
        <w:rPr>
          <w:rFonts w:ascii="Times New Roman" w:hAnsi="Times New Roman"/>
          <w:sz w:val="24"/>
          <w:szCs w:val="24"/>
          <w:shd w:val="clear" w:color="auto" w:fill="FFFFFF"/>
        </w:rPr>
        <w:t>Por lo tanto se puede concluir que os relojes volverán a coincidir en 18 horas. Es decir los relojes vuelven a sonar al mismo tiempo a las 5:00 am.</w:t>
      </w:r>
    </w:p>
    <w:p w14:paraId="13D90182" w14:textId="46C5804F" w:rsidR="00F65044" w:rsidRPr="00B52540" w:rsidRDefault="00F65044" w:rsidP="00F65044">
      <w:pPr>
        <w:pStyle w:val="NormalWeb"/>
        <w:shd w:val="clear" w:color="auto" w:fill="FFFFFF"/>
        <w:spacing w:before="2" w:after="2"/>
        <w:rPr>
          <w:rFonts w:ascii="Times New Roman" w:hAnsi="Times New Roman"/>
          <w:sz w:val="24"/>
          <w:szCs w:val="24"/>
          <w:shd w:val="clear" w:color="auto" w:fill="FFFFFF"/>
        </w:rPr>
      </w:pPr>
    </w:p>
    <w:p w14:paraId="03E4EAF0" w14:textId="77777777" w:rsidR="00375E3C" w:rsidRDefault="00375E3C" w:rsidP="00AE1BC1">
      <w:pPr>
        <w:spacing w:after="0"/>
        <w:rPr>
          <w:rFonts w:ascii="Times" w:hAnsi="Times"/>
          <w:b/>
          <w:lang w:val="es-CO"/>
        </w:rPr>
      </w:pPr>
    </w:p>
    <w:tbl>
      <w:tblPr>
        <w:tblStyle w:val="Tablaconcuadrcula"/>
        <w:tblW w:w="0" w:type="auto"/>
        <w:tblLook w:val="04A0" w:firstRow="1" w:lastRow="0" w:firstColumn="1" w:lastColumn="0" w:noHBand="0" w:noVBand="1"/>
      </w:tblPr>
      <w:tblGrid>
        <w:gridCol w:w="2481"/>
        <w:gridCol w:w="6347"/>
      </w:tblGrid>
      <w:tr w:rsidR="002C79EC" w:rsidRPr="005D1738" w14:paraId="24428467" w14:textId="77777777" w:rsidTr="00B8226C">
        <w:tc>
          <w:tcPr>
            <w:tcW w:w="8978" w:type="dxa"/>
            <w:gridSpan w:val="2"/>
            <w:shd w:val="clear" w:color="auto" w:fill="000000" w:themeFill="text1"/>
          </w:tcPr>
          <w:p w14:paraId="5F3F8E4A" w14:textId="77777777" w:rsidR="002C79EC" w:rsidRPr="005D1738" w:rsidRDefault="002C79EC"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2C79EC" w:rsidRPr="00726376" w14:paraId="54F7AEED" w14:textId="77777777" w:rsidTr="00B8226C">
        <w:tc>
          <w:tcPr>
            <w:tcW w:w="2518" w:type="dxa"/>
          </w:tcPr>
          <w:p w14:paraId="26DE1CE4" w14:textId="77777777" w:rsidR="002C79EC" w:rsidRPr="00726376" w:rsidRDefault="002C79EC" w:rsidP="00B8226C">
            <w:pPr>
              <w:rPr>
                <w:rFonts w:ascii="Times" w:hAnsi="Times"/>
                <w:b/>
                <w:sz w:val="18"/>
                <w:szCs w:val="18"/>
              </w:rPr>
            </w:pPr>
            <w:r w:rsidRPr="00726376">
              <w:rPr>
                <w:rFonts w:ascii="Times" w:hAnsi="Times"/>
                <w:b/>
                <w:sz w:val="18"/>
                <w:szCs w:val="18"/>
              </w:rPr>
              <w:t>Contenido</w:t>
            </w:r>
          </w:p>
        </w:tc>
        <w:tc>
          <w:tcPr>
            <w:tcW w:w="6460" w:type="dxa"/>
            <w:shd w:val="clear" w:color="auto" w:fill="auto"/>
          </w:tcPr>
          <w:p w14:paraId="32071685" w14:textId="3CFEA64B" w:rsidR="002C79EC" w:rsidRPr="00A76CA5" w:rsidRDefault="002C79EC" w:rsidP="00B8226C">
            <w:pPr>
              <w:rPr>
                <w:rFonts w:ascii="Times New Roman" w:hAnsi="Times New Roman" w:cs="Times New Roman"/>
                <w:sz w:val="24"/>
                <w:szCs w:val="24"/>
              </w:rPr>
            </w:pPr>
            <w:r w:rsidRPr="00A76CA5">
              <w:rPr>
                <w:rFonts w:ascii="Times New Roman" w:hAnsi="Times New Roman" w:cs="Times New Roman"/>
                <w:sz w:val="24"/>
                <w:szCs w:val="24"/>
                <w:lang w:val="es-ES_tradnl"/>
              </w:rPr>
              <w:t>Escribimos </w:t>
            </w:r>
            <w:r w:rsidRPr="00A76CA5">
              <w:rPr>
                <w:rFonts w:ascii="Times New Roman" w:hAnsi="Times New Roman" w:cs="Times New Roman"/>
                <w:i/>
                <w:iCs/>
                <w:sz w:val="24"/>
                <w:szCs w:val="24"/>
                <w:lang w:val="es-ES_tradnl"/>
              </w:rPr>
              <w:t>M</w:t>
            </w:r>
            <w:r w:rsidRPr="00A76CA5">
              <w:rPr>
                <w:rFonts w:ascii="Times New Roman" w:hAnsi="Times New Roman" w:cs="Times New Roman"/>
                <w:sz w:val="24"/>
                <w:szCs w:val="24"/>
                <w:lang w:val="es-ES_tradnl"/>
              </w:rPr>
              <w:t>(</w:t>
            </w:r>
            <w:r w:rsidRPr="00A76CA5">
              <w:rPr>
                <w:rFonts w:ascii="Times New Roman" w:hAnsi="Times New Roman" w:cs="Times New Roman"/>
                <w:i/>
                <w:iCs/>
                <w:sz w:val="24"/>
                <w:szCs w:val="24"/>
                <w:lang w:val="es-ES_tradnl"/>
              </w:rPr>
              <w:t>n</w:t>
            </w:r>
            <w:r w:rsidRPr="00A76CA5">
              <w:rPr>
                <w:rFonts w:ascii="Times New Roman" w:hAnsi="Times New Roman" w:cs="Times New Roman"/>
                <w:sz w:val="24"/>
                <w:szCs w:val="24"/>
                <w:lang w:val="es-ES_tradnl"/>
              </w:rPr>
              <w:t>) para designar el conjunto de múltiplos del número </w:t>
            </w:r>
            <w:r w:rsidRPr="00A76CA5">
              <w:rPr>
                <w:rFonts w:ascii="Times New Roman" w:hAnsi="Times New Roman" w:cs="Times New Roman"/>
                <w:i/>
                <w:iCs/>
                <w:sz w:val="24"/>
                <w:szCs w:val="24"/>
                <w:lang w:val="es-ES_tradnl"/>
              </w:rPr>
              <w:t>n</w:t>
            </w:r>
            <w:r w:rsidRPr="00A76CA5">
              <w:rPr>
                <w:rFonts w:ascii="Times New Roman" w:hAnsi="Times New Roman" w:cs="Times New Roman"/>
                <w:sz w:val="24"/>
                <w:szCs w:val="24"/>
                <w:lang w:val="es-ES_tradnl"/>
              </w:rPr>
              <w:t>.</w:t>
            </w:r>
            <w:r>
              <w:rPr>
                <w:rFonts w:ascii="Times New Roman" w:hAnsi="Times New Roman" w:cs="Times New Roman"/>
                <w:sz w:val="24"/>
                <w:szCs w:val="24"/>
                <w:lang w:val="es-ES_tradnl"/>
              </w:rPr>
              <w:t xml:space="preserve"> </w:t>
            </w:r>
            <w:r w:rsidRPr="00A76CA5">
              <w:rPr>
                <w:rFonts w:ascii="Times New Roman" w:hAnsi="Times New Roman" w:cs="Times New Roman"/>
                <w:sz w:val="24"/>
                <w:szCs w:val="24"/>
                <w:lang w:val="es-ES_tradnl"/>
              </w:rPr>
              <w:t>Por ejemplo, </w:t>
            </w:r>
            <w:r w:rsidRPr="00A76CA5">
              <w:rPr>
                <w:rFonts w:ascii="Times New Roman" w:hAnsi="Times New Roman" w:cs="Times New Roman"/>
                <w:i/>
                <w:iCs/>
                <w:sz w:val="24"/>
                <w:szCs w:val="24"/>
                <w:lang w:val="es-ES_tradnl"/>
              </w:rPr>
              <w:t>M</w:t>
            </w:r>
            <w:r w:rsidRPr="00A76CA5">
              <w:rPr>
                <w:rFonts w:ascii="Times New Roman" w:hAnsi="Times New Roman" w:cs="Times New Roman"/>
                <w:sz w:val="24"/>
                <w:szCs w:val="24"/>
                <w:lang w:val="es-ES_tradnl"/>
              </w:rPr>
              <w:t>(8) = {0, 8, 16, 24…}</w:t>
            </w:r>
          </w:p>
        </w:tc>
      </w:tr>
    </w:tbl>
    <w:p w14:paraId="73DDE85E" w14:textId="77777777" w:rsidR="002C79EC" w:rsidRPr="002C79EC" w:rsidRDefault="002C79EC" w:rsidP="00AE1BC1">
      <w:pPr>
        <w:spacing w:after="0"/>
        <w:rPr>
          <w:rFonts w:ascii="Times" w:hAnsi="Times"/>
          <w:b/>
        </w:rPr>
      </w:pPr>
    </w:p>
    <w:p w14:paraId="232861E0" w14:textId="77777777" w:rsidR="002C79EC" w:rsidRPr="00174944" w:rsidRDefault="002C79EC" w:rsidP="00AE1BC1">
      <w:pPr>
        <w:spacing w:after="0"/>
        <w:rPr>
          <w:rFonts w:ascii="Times" w:hAnsi="Times"/>
          <w:b/>
        </w:rPr>
      </w:pPr>
    </w:p>
    <w:p w14:paraId="1B91559D" w14:textId="5E07BD53"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6.1 </w:t>
      </w:r>
      <w:r w:rsidR="00872797">
        <w:rPr>
          <w:rFonts w:ascii="Times" w:hAnsi="Times"/>
          <w:b/>
        </w:rPr>
        <w:t>Método</w:t>
      </w:r>
      <w:r>
        <w:rPr>
          <w:rFonts w:ascii="Times" w:hAnsi="Times"/>
          <w:b/>
        </w:rPr>
        <w:t xml:space="preserve"> abreviado para hallar el mínimo común múltiplo</w:t>
      </w:r>
    </w:p>
    <w:p w14:paraId="2404A25D" w14:textId="77777777" w:rsidR="00AC1874" w:rsidRDefault="00AC1874" w:rsidP="007767D6">
      <w:pPr>
        <w:spacing w:after="0"/>
        <w:jc w:val="both"/>
        <w:rPr>
          <w:rFonts w:ascii="Times New Roman" w:hAnsi="Times New Roman" w:cs="Times New Roman"/>
        </w:rPr>
      </w:pPr>
    </w:p>
    <w:p w14:paraId="526B77A2" w14:textId="30BFCAF6" w:rsidR="007767D6" w:rsidRDefault="007767D6" w:rsidP="007767D6">
      <w:pPr>
        <w:spacing w:after="0"/>
        <w:jc w:val="both"/>
        <w:rPr>
          <w:rFonts w:ascii="Times New Roman" w:hAnsi="Times New Roman" w:cs="Times New Roman"/>
        </w:rPr>
      </w:pPr>
      <w:r>
        <w:rPr>
          <w:rFonts w:ascii="Times New Roman" w:hAnsi="Times New Roman" w:cs="Times New Roman"/>
        </w:rPr>
        <w:t xml:space="preserve">Para hallar el mínimo común múltiplo entre dos o más números por medio del método abreviado, se debe descomponer en factores primos los números dados, como lo vimos en la sección pasada, mediante el método de descomposición vertical. </w:t>
      </w:r>
    </w:p>
    <w:p w14:paraId="48DA0FD7" w14:textId="77777777" w:rsidR="007767D6" w:rsidRDefault="007767D6" w:rsidP="007767D6">
      <w:pPr>
        <w:spacing w:after="0"/>
        <w:jc w:val="both"/>
        <w:rPr>
          <w:rFonts w:ascii="Times New Roman" w:hAnsi="Times New Roman" w:cs="Times New Roman"/>
        </w:rPr>
      </w:pPr>
    </w:p>
    <w:p w14:paraId="0CD7C428" w14:textId="436B16DB" w:rsidR="007767D6" w:rsidRDefault="007767D6" w:rsidP="007767D6">
      <w:pPr>
        <w:spacing w:after="0"/>
        <w:jc w:val="both"/>
        <w:rPr>
          <w:rFonts w:ascii="Times New Roman" w:hAnsi="Times New Roman" w:cs="Times New Roman"/>
        </w:rPr>
      </w:pPr>
      <w:r>
        <w:rPr>
          <w:rFonts w:ascii="Times New Roman" w:hAnsi="Times New Roman" w:cs="Times New Roman"/>
        </w:rPr>
        <w:lastRenderedPageBreak/>
        <w:t xml:space="preserve">Inicialmente se descomponen en factores primos los números dados, luego se eligen </w:t>
      </w:r>
      <w:r w:rsidR="00740D8A">
        <w:rPr>
          <w:rFonts w:ascii="Times New Roman" w:hAnsi="Times New Roman" w:cs="Times New Roman"/>
        </w:rPr>
        <w:t>los primos comunes y no comunes con el mayor exponente con el que quedan expresados en las descomposiciones, finalmente se multiplican, dicho producto será el m.c.m.</w:t>
      </w:r>
    </w:p>
    <w:p w14:paraId="516C50F8" w14:textId="77777777" w:rsidR="00740D8A" w:rsidRDefault="00740D8A" w:rsidP="007767D6">
      <w:pPr>
        <w:spacing w:after="0"/>
        <w:jc w:val="both"/>
        <w:rPr>
          <w:rFonts w:ascii="Times New Roman" w:hAnsi="Times New Roman" w:cs="Times New Roman"/>
        </w:rPr>
      </w:pPr>
    </w:p>
    <w:p w14:paraId="7E58A473" w14:textId="31492594" w:rsidR="00740D8A" w:rsidRDefault="00740D8A" w:rsidP="007767D6">
      <w:pPr>
        <w:spacing w:after="0"/>
        <w:jc w:val="both"/>
        <w:rPr>
          <w:rFonts w:ascii="Times New Roman" w:hAnsi="Times New Roman" w:cs="Times New Roman"/>
        </w:rPr>
      </w:pPr>
      <w:r>
        <w:rPr>
          <w:rFonts w:ascii="Times New Roman" w:hAnsi="Times New Roman" w:cs="Times New Roman"/>
        </w:rPr>
        <w:t>Veamos el siguiente ejemplo:</w:t>
      </w:r>
    </w:p>
    <w:p w14:paraId="600169EA" w14:textId="77777777" w:rsidR="00740D8A" w:rsidRDefault="00740D8A" w:rsidP="007767D6">
      <w:pPr>
        <w:spacing w:after="0"/>
        <w:jc w:val="both"/>
        <w:rPr>
          <w:rFonts w:ascii="Times New Roman" w:hAnsi="Times New Roman" w:cs="Times New Roman"/>
        </w:rPr>
      </w:pPr>
    </w:p>
    <w:p w14:paraId="5E3363FF" w14:textId="53D219EF" w:rsidR="00740D8A" w:rsidRDefault="00740D8A" w:rsidP="00AC1874">
      <w:pPr>
        <w:pStyle w:val="Prrafodelista"/>
        <w:numPr>
          <w:ilvl w:val="0"/>
          <w:numId w:val="38"/>
        </w:numPr>
        <w:spacing w:after="0"/>
        <w:ind w:left="360"/>
        <w:jc w:val="both"/>
        <w:rPr>
          <w:rFonts w:ascii="Times New Roman" w:hAnsi="Times New Roman" w:cs="Times New Roman"/>
        </w:rPr>
      </w:pPr>
      <w:r>
        <w:rPr>
          <w:rFonts w:ascii="Times New Roman" w:hAnsi="Times New Roman" w:cs="Times New Roman"/>
        </w:rPr>
        <w:t xml:space="preserve">Hallar el m.c.m entre 12 y 30 </w:t>
      </w:r>
    </w:p>
    <w:p w14:paraId="44F7549B" w14:textId="77777777" w:rsidR="00740D8A" w:rsidRDefault="00740D8A" w:rsidP="00740D8A">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8"/>
        <w:gridCol w:w="6360"/>
      </w:tblGrid>
      <w:tr w:rsidR="00740D8A" w:rsidRPr="005D1738" w14:paraId="6DD379A1" w14:textId="77777777" w:rsidTr="00AD645F">
        <w:tc>
          <w:tcPr>
            <w:tcW w:w="9033" w:type="dxa"/>
            <w:gridSpan w:val="2"/>
            <w:shd w:val="clear" w:color="auto" w:fill="0D0D0D" w:themeFill="text1" w:themeFillTint="F2"/>
          </w:tcPr>
          <w:p w14:paraId="61755890" w14:textId="77777777" w:rsidR="00740D8A" w:rsidRPr="005D1738" w:rsidRDefault="00740D8A" w:rsidP="00AD645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40D8A" w14:paraId="02C8E6D4" w14:textId="77777777" w:rsidTr="00AD645F">
        <w:tc>
          <w:tcPr>
            <w:tcW w:w="2518" w:type="dxa"/>
          </w:tcPr>
          <w:p w14:paraId="64EE1637" w14:textId="77777777" w:rsidR="00740D8A" w:rsidRPr="00053744" w:rsidRDefault="00740D8A" w:rsidP="00AD645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CD71838" w14:textId="24659777" w:rsidR="00740D8A" w:rsidRPr="00053744" w:rsidRDefault="00CD6221" w:rsidP="00AD645F">
            <w:pPr>
              <w:rPr>
                <w:rFonts w:ascii="Times New Roman" w:hAnsi="Times New Roman" w:cs="Times New Roman"/>
                <w:b/>
                <w:color w:val="000000"/>
                <w:sz w:val="18"/>
                <w:szCs w:val="18"/>
              </w:rPr>
            </w:pPr>
            <w:r>
              <w:rPr>
                <w:rFonts w:ascii="Times New Roman" w:hAnsi="Times New Roman" w:cs="Times New Roman"/>
                <w:color w:val="000000"/>
              </w:rPr>
              <w:t>MAT_06_04_</w:t>
            </w:r>
            <w:r w:rsidR="002F29AD">
              <w:rPr>
                <w:rFonts w:ascii="Times New Roman" w:hAnsi="Times New Roman" w:cs="Times New Roman"/>
                <w:color w:val="000000"/>
              </w:rPr>
              <w:t>CO_</w:t>
            </w:r>
            <w:r>
              <w:rPr>
                <w:rFonts w:ascii="Times New Roman" w:hAnsi="Times New Roman" w:cs="Times New Roman"/>
                <w:color w:val="000000"/>
              </w:rPr>
              <w:t>IMG</w:t>
            </w:r>
            <w:del w:id="289" w:author="Diana Margarita Gonzalez Martinez" w:date="2015-05-18T22:36:00Z">
              <w:r w:rsidDel="003C3B19">
                <w:rPr>
                  <w:rFonts w:ascii="Times New Roman" w:hAnsi="Times New Roman" w:cs="Times New Roman"/>
                  <w:color w:val="000000"/>
                </w:rPr>
                <w:delText>14</w:delText>
              </w:r>
            </w:del>
            <w:ins w:id="290" w:author="Diana Margarita Gonzalez Martinez" w:date="2015-05-18T22:36:00Z">
              <w:r w:rsidR="003C3B19">
                <w:rPr>
                  <w:rFonts w:ascii="Times New Roman" w:hAnsi="Times New Roman" w:cs="Times New Roman"/>
                  <w:color w:val="000000"/>
                </w:rPr>
                <w:t xml:space="preserve"> 18</w:t>
              </w:r>
            </w:ins>
          </w:p>
        </w:tc>
      </w:tr>
      <w:tr w:rsidR="00740D8A" w14:paraId="3923224B" w14:textId="77777777" w:rsidTr="00AD645F">
        <w:tc>
          <w:tcPr>
            <w:tcW w:w="2518" w:type="dxa"/>
          </w:tcPr>
          <w:p w14:paraId="704BF541" w14:textId="77777777" w:rsidR="00740D8A" w:rsidRDefault="00740D8A" w:rsidP="00AD645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E0D568D" w14:textId="77777777" w:rsidR="00740D8A" w:rsidRDefault="00740D8A" w:rsidP="00AD645F">
            <w:pPr>
              <w:rPr>
                <w:rFonts w:ascii="Times New Roman" w:hAnsi="Times New Roman" w:cs="Times New Roman"/>
                <w:color w:val="000000"/>
              </w:rPr>
            </w:pPr>
          </w:p>
          <w:tbl>
            <w:tblPr>
              <w:tblStyle w:val="Tablaconcuadrcula"/>
              <w:tblpPr w:leftFromText="141" w:rightFromText="141" w:vertAnchor="text" w:horzAnchor="page" w:tblpX="4837" w:tblpY="170"/>
              <w:tblOverlap w:val="never"/>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36"/>
              <w:gridCol w:w="326"/>
            </w:tblGrid>
            <w:tr w:rsidR="00740D8A" w14:paraId="4EA27F42" w14:textId="77777777" w:rsidTr="00740D8A">
              <w:tc>
                <w:tcPr>
                  <w:tcW w:w="0" w:type="auto"/>
                </w:tcPr>
                <w:p w14:paraId="1220A87D"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30</w:t>
                  </w:r>
                </w:p>
              </w:tc>
              <w:tc>
                <w:tcPr>
                  <w:tcW w:w="0" w:type="auto"/>
                </w:tcPr>
                <w:p w14:paraId="09EC7072"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2</w:t>
                  </w:r>
                </w:p>
              </w:tc>
            </w:tr>
            <w:tr w:rsidR="00740D8A" w14:paraId="3A0E594A" w14:textId="77777777" w:rsidTr="00740D8A">
              <w:tc>
                <w:tcPr>
                  <w:tcW w:w="0" w:type="auto"/>
                </w:tcPr>
                <w:p w14:paraId="4AF8E982"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15</w:t>
                  </w:r>
                </w:p>
              </w:tc>
              <w:tc>
                <w:tcPr>
                  <w:tcW w:w="0" w:type="auto"/>
                </w:tcPr>
                <w:p w14:paraId="4A22F498"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3</w:t>
                  </w:r>
                </w:p>
              </w:tc>
            </w:tr>
            <w:tr w:rsidR="00740D8A" w14:paraId="3841E3A4" w14:textId="77777777" w:rsidTr="00740D8A">
              <w:tc>
                <w:tcPr>
                  <w:tcW w:w="0" w:type="auto"/>
                </w:tcPr>
                <w:p w14:paraId="53843F34"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5</w:t>
                  </w:r>
                </w:p>
              </w:tc>
              <w:tc>
                <w:tcPr>
                  <w:tcW w:w="0" w:type="auto"/>
                </w:tcPr>
                <w:p w14:paraId="13798722"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5</w:t>
                  </w:r>
                </w:p>
              </w:tc>
            </w:tr>
            <w:tr w:rsidR="00740D8A" w14:paraId="1401A06B" w14:textId="77777777" w:rsidTr="00740D8A">
              <w:tc>
                <w:tcPr>
                  <w:tcW w:w="0" w:type="auto"/>
                </w:tcPr>
                <w:p w14:paraId="52C6DE92"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1</w:t>
                  </w:r>
                </w:p>
              </w:tc>
              <w:tc>
                <w:tcPr>
                  <w:tcW w:w="0" w:type="auto"/>
                </w:tcPr>
                <w:p w14:paraId="325578A2" w14:textId="77777777" w:rsidR="00740D8A" w:rsidRDefault="00740D8A" w:rsidP="00740D8A">
                  <w:pPr>
                    <w:pStyle w:val="Prrafodelista"/>
                    <w:ind w:left="0"/>
                    <w:jc w:val="both"/>
                    <w:rPr>
                      <w:rFonts w:ascii="Times New Roman" w:hAnsi="Times New Roman" w:cs="Times New Roman"/>
                    </w:rPr>
                  </w:pPr>
                </w:p>
              </w:tc>
            </w:tr>
          </w:tbl>
          <w:tbl>
            <w:tblPr>
              <w:tblStyle w:val="Tablaconcuadrcula"/>
              <w:tblpPr w:leftFromText="141" w:rightFromText="141" w:vertAnchor="text" w:horzAnchor="page" w:tblpX="913" w:tblpY="114"/>
              <w:tblOverlap w:val="never"/>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36"/>
              <w:gridCol w:w="326"/>
            </w:tblGrid>
            <w:tr w:rsidR="00740D8A" w14:paraId="23409255" w14:textId="77777777" w:rsidTr="00740D8A">
              <w:tc>
                <w:tcPr>
                  <w:tcW w:w="0" w:type="auto"/>
                </w:tcPr>
                <w:p w14:paraId="0095E6E3"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12</w:t>
                  </w:r>
                </w:p>
              </w:tc>
              <w:tc>
                <w:tcPr>
                  <w:tcW w:w="0" w:type="auto"/>
                </w:tcPr>
                <w:p w14:paraId="11C73B74"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2</w:t>
                  </w:r>
                </w:p>
              </w:tc>
            </w:tr>
            <w:tr w:rsidR="00740D8A" w14:paraId="1F0B160D" w14:textId="77777777" w:rsidTr="00740D8A">
              <w:tc>
                <w:tcPr>
                  <w:tcW w:w="0" w:type="auto"/>
                </w:tcPr>
                <w:p w14:paraId="7F3A86E7"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6</w:t>
                  </w:r>
                </w:p>
              </w:tc>
              <w:tc>
                <w:tcPr>
                  <w:tcW w:w="0" w:type="auto"/>
                </w:tcPr>
                <w:p w14:paraId="03564113"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2</w:t>
                  </w:r>
                </w:p>
              </w:tc>
            </w:tr>
            <w:tr w:rsidR="00740D8A" w14:paraId="7DC2FE2D" w14:textId="77777777" w:rsidTr="00740D8A">
              <w:tc>
                <w:tcPr>
                  <w:tcW w:w="0" w:type="auto"/>
                </w:tcPr>
                <w:p w14:paraId="0759A148"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3</w:t>
                  </w:r>
                </w:p>
              </w:tc>
              <w:tc>
                <w:tcPr>
                  <w:tcW w:w="0" w:type="auto"/>
                </w:tcPr>
                <w:p w14:paraId="148CEF3F"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3</w:t>
                  </w:r>
                </w:p>
              </w:tc>
            </w:tr>
            <w:tr w:rsidR="00740D8A" w14:paraId="06071ABE" w14:textId="77777777" w:rsidTr="00740D8A">
              <w:tc>
                <w:tcPr>
                  <w:tcW w:w="0" w:type="auto"/>
                </w:tcPr>
                <w:p w14:paraId="3C9E10B0" w14:textId="77777777" w:rsidR="00740D8A" w:rsidRDefault="00740D8A" w:rsidP="00740D8A">
                  <w:pPr>
                    <w:pStyle w:val="Prrafodelista"/>
                    <w:ind w:left="0"/>
                    <w:jc w:val="both"/>
                    <w:rPr>
                      <w:rFonts w:ascii="Times New Roman" w:hAnsi="Times New Roman" w:cs="Times New Roman"/>
                    </w:rPr>
                  </w:pPr>
                  <w:r>
                    <w:rPr>
                      <w:rFonts w:ascii="Times New Roman" w:hAnsi="Times New Roman" w:cs="Times New Roman"/>
                    </w:rPr>
                    <w:t>1</w:t>
                  </w:r>
                </w:p>
              </w:tc>
              <w:tc>
                <w:tcPr>
                  <w:tcW w:w="0" w:type="auto"/>
                </w:tcPr>
                <w:p w14:paraId="16F31205" w14:textId="77777777" w:rsidR="00740D8A" w:rsidRDefault="00740D8A" w:rsidP="00740D8A">
                  <w:pPr>
                    <w:pStyle w:val="Prrafodelista"/>
                    <w:ind w:left="0"/>
                    <w:jc w:val="both"/>
                    <w:rPr>
                      <w:rFonts w:ascii="Times New Roman" w:hAnsi="Times New Roman" w:cs="Times New Roman"/>
                    </w:rPr>
                  </w:pPr>
                </w:p>
              </w:tc>
            </w:tr>
          </w:tbl>
          <w:p w14:paraId="5AEF49C2" w14:textId="77777777" w:rsidR="00740D8A" w:rsidRDefault="00740D8A" w:rsidP="00AD645F">
            <w:pPr>
              <w:rPr>
                <w:rFonts w:ascii="Times New Roman" w:hAnsi="Times New Roman" w:cs="Times New Roman"/>
                <w:color w:val="000000"/>
              </w:rPr>
            </w:pPr>
          </w:p>
          <w:p w14:paraId="28ED88D8" w14:textId="77777777" w:rsidR="00740D8A" w:rsidRDefault="00740D8A" w:rsidP="00AD645F">
            <w:pPr>
              <w:rPr>
                <w:rFonts w:ascii="Times New Roman" w:hAnsi="Times New Roman" w:cs="Times New Roman"/>
                <w:color w:val="000000"/>
              </w:rPr>
            </w:pPr>
          </w:p>
          <w:p w14:paraId="03E1699F" w14:textId="77777777" w:rsidR="00740D8A" w:rsidRDefault="00740D8A" w:rsidP="00AD645F">
            <w:pPr>
              <w:rPr>
                <w:rFonts w:ascii="Times New Roman" w:hAnsi="Times New Roman" w:cs="Times New Roman"/>
                <w:color w:val="000000"/>
              </w:rPr>
            </w:pPr>
          </w:p>
          <w:p w14:paraId="799D99A7" w14:textId="77777777" w:rsidR="00740D8A" w:rsidRDefault="00740D8A" w:rsidP="00AD645F">
            <w:pPr>
              <w:rPr>
                <w:rFonts w:ascii="Times New Roman" w:hAnsi="Times New Roman" w:cs="Times New Roman"/>
                <w:color w:val="000000"/>
              </w:rPr>
            </w:pPr>
          </w:p>
          <w:p w14:paraId="2E1C91E8" w14:textId="77777777" w:rsidR="00740D8A" w:rsidRDefault="00740D8A" w:rsidP="00AD645F">
            <w:pPr>
              <w:rPr>
                <w:rFonts w:ascii="Times New Roman" w:hAnsi="Times New Roman" w:cs="Times New Roman"/>
                <w:color w:val="000000"/>
              </w:rPr>
            </w:pPr>
          </w:p>
          <w:p w14:paraId="19163D09" w14:textId="52AC084D" w:rsidR="00740D8A" w:rsidRPr="00612A7E" w:rsidRDefault="00740D8A" w:rsidP="00AD645F">
            <w:pPr>
              <w:rPr>
                <w:rFonts w:ascii="Times New Roman" w:hAnsi="Times New Roman" w:cs="Times New Roman"/>
                <w:color w:val="000000"/>
              </w:rPr>
            </w:pPr>
            <w:r>
              <w:rPr>
                <w:rFonts w:ascii="Times New Roman" w:eastAsiaTheme="minorEastAsia" w:hAnsi="Times New Roman" w:cs="Times New Roman"/>
                <w:color w:val="000000"/>
              </w:rPr>
              <w:t xml:space="preserve">                 </w:t>
            </w:r>
            <m:oMath>
              <m:r>
                <w:rPr>
                  <w:rFonts w:ascii="Cambria Math" w:hAnsi="Cambria Math" w:cs="Times New Roman"/>
                  <w:color w:val="000000"/>
                </w:rPr>
                <m:t>2×2×3</m:t>
              </m:r>
            </m:oMath>
            <w:r>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2×3×5</m:t>
              </m:r>
            </m:oMath>
          </w:p>
          <w:p w14:paraId="05304E40" w14:textId="77777777" w:rsidR="00740D8A" w:rsidRDefault="00740D8A" w:rsidP="00AD645F">
            <w:pPr>
              <w:rPr>
                <w:rFonts w:ascii="Times New Roman" w:hAnsi="Times New Roman" w:cs="Times New Roman"/>
                <w:color w:val="000000"/>
              </w:rPr>
            </w:pPr>
          </w:p>
          <w:p w14:paraId="2936A7C5" w14:textId="0B9E4918" w:rsidR="00740D8A" w:rsidRDefault="00740D8A" w:rsidP="00AD645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                            </w:t>
            </w:r>
            <m:oMath>
              <m:sSup>
                <m:sSupPr>
                  <m:ctrlPr>
                    <w:rPr>
                      <w:rFonts w:ascii="Cambria Math" w:hAnsi="Cambria Math" w:cs="Times New Roman"/>
                      <w:i/>
                      <w:color w:val="000000"/>
                    </w:rPr>
                  </m:ctrlPr>
                </m:sSupPr>
                <m:e>
                  <m:r>
                    <w:rPr>
                      <w:rFonts w:ascii="Cambria Math" w:hAnsi="Cambria Math" w:cs="Times New Roman"/>
                      <w:color w:val="000000"/>
                    </w:rPr>
                    <m:t>2</m:t>
                  </m:r>
                </m:e>
                <m:sup>
                  <m:r>
                    <w:rPr>
                      <w:rFonts w:ascii="Cambria Math" w:hAnsi="Cambria Math" w:cs="Times New Roman"/>
                      <w:color w:val="000000"/>
                    </w:rPr>
                    <m:t>2</m:t>
                  </m:r>
                </m:sup>
              </m:sSup>
              <m:r>
                <w:rPr>
                  <w:rFonts w:ascii="Cambria Math" w:hAnsi="Cambria Math" w:cs="Times New Roman"/>
                  <w:color w:val="000000"/>
                </w:rPr>
                <m:t>×3</m:t>
              </m:r>
            </m:oMath>
            <w:r>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2×3×5</m:t>
              </m:r>
            </m:oMath>
          </w:p>
          <w:p w14:paraId="30CF0516" w14:textId="1BB7DA3D" w:rsidR="00740D8A" w:rsidRDefault="00963320" w:rsidP="00AD645F">
            <w:pPr>
              <w:rPr>
                <w:rFonts w:ascii="Times New Roman" w:eastAsiaTheme="minorEastAsia" w:hAnsi="Times New Roman" w:cs="Times New Roman"/>
                <w:color w:val="000000"/>
              </w:rPr>
            </w:pPr>
            <m:oMathPara>
              <m:oMath>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2</m:t>
                    </m:r>
                  </m:e>
                  <m:sup>
                    <m:r>
                      <w:rPr>
                        <w:rFonts w:ascii="Cambria Math" w:eastAsiaTheme="minorEastAsia" w:hAnsi="Cambria Math" w:cs="Times New Roman"/>
                        <w:color w:val="000000"/>
                      </w:rPr>
                      <m:t>2</m:t>
                    </m:r>
                  </m:sup>
                </m:sSup>
                <m:r>
                  <w:rPr>
                    <w:rFonts w:ascii="Cambria Math" w:eastAsiaTheme="minorEastAsia" w:hAnsi="Cambria Math" w:cs="Times New Roman"/>
                    <w:color w:val="000000"/>
                  </w:rPr>
                  <m:t>×3×5=60</m:t>
                </m:r>
              </m:oMath>
            </m:oMathPara>
          </w:p>
          <w:p w14:paraId="1102F2A3" w14:textId="77777777" w:rsidR="00740D8A" w:rsidRPr="00612A7E" w:rsidRDefault="00740D8A" w:rsidP="00AD645F">
            <w:pPr>
              <w:rPr>
                <w:rFonts w:ascii="Times New Roman" w:hAnsi="Times New Roman" w:cs="Times New Roman"/>
                <w:color w:val="000000"/>
              </w:rPr>
            </w:pPr>
          </w:p>
        </w:tc>
      </w:tr>
      <w:tr w:rsidR="00740D8A" w14:paraId="7F0068ED" w14:textId="77777777" w:rsidTr="00AD645F">
        <w:tc>
          <w:tcPr>
            <w:tcW w:w="2518" w:type="dxa"/>
          </w:tcPr>
          <w:p w14:paraId="13E7713D" w14:textId="77777777" w:rsidR="00740D8A" w:rsidRDefault="00740D8A" w:rsidP="00AD645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0EFEA68" w14:textId="77777777" w:rsidR="00740D8A" w:rsidRDefault="00740D8A" w:rsidP="00AD645F">
            <w:pPr>
              <w:rPr>
                <w:rFonts w:ascii="Times New Roman" w:hAnsi="Times New Roman" w:cs="Times New Roman"/>
                <w:color w:val="000000"/>
              </w:rPr>
            </w:pPr>
          </w:p>
        </w:tc>
      </w:tr>
      <w:tr w:rsidR="00740D8A" w14:paraId="457213ED" w14:textId="77777777" w:rsidTr="00AD645F">
        <w:tc>
          <w:tcPr>
            <w:tcW w:w="2518" w:type="dxa"/>
          </w:tcPr>
          <w:p w14:paraId="4DC6416F" w14:textId="77777777" w:rsidR="00740D8A" w:rsidRDefault="00740D8A" w:rsidP="00AD645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9C92A8C" w14:textId="3536DFCA" w:rsidR="00740D8A" w:rsidRDefault="00740D8A" w:rsidP="00AD645F">
            <w:pPr>
              <w:rPr>
                <w:rFonts w:ascii="Times New Roman" w:hAnsi="Times New Roman" w:cs="Times New Roman"/>
                <w:color w:val="000000"/>
              </w:rPr>
            </w:pPr>
            <w:r>
              <w:rPr>
                <w:rFonts w:ascii="Times New Roman" w:hAnsi="Times New Roman" w:cs="Times New Roman"/>
                <w:color w:val="000000"/>
              </w:rPr>
              <w:t>Proceso para hallar el M.C.M (12, 30) =60</w:t>
            </w:r>
          </w:p>
        </w:tc>
      </w:tr>
    </w:tbl>
    <w:p w14:paraId="5F758A49" w14:textId="77777777" w:rsidR="00740D8A" w:rsidRDefault="00740D8A" w:rsidP="00740D8A">
      <w:pPr>
        <w:pStyle w:val="Prrafodelista"/>
        <w:spacing w:after="0"/>
        <w:jc w:val="both"/>
        <w:rPr>
          <w:rFonts w:ascii="Times New Roman" w:hAnsi="Times New Roman" w:cs="Times New Roman"/>
        </w:rPr>
      </w:pPr>
    </w:p>
    <w:p w14:paraId="3B46F367" w14:textId="4D4B97A0" w:rsidR="00740D8A" w:rsidRDefault="00DB268A" w:rsidP="00DB268A">
      <w:pPr>
        <w:spacing w:after="0"/>
        <w:jc w:val="both"/>
        <w:rPr>
          <w:rFonts w:ascii="Times New Roman" w:hAnsi="Times New Roman" w:cs="Times New Roman"/>
        </w:rPr>
      </w:pPr>
      <w:r>
        <w:rPr>
          <w:rFonts w:ascii="Times New Roman" w:hAnsi="Times New Roman" w:cs="Times New Roman"/>
        </w:rPr>
        <w:t>Observa que en este caso se toman los factores comunes y no comunes con el mayor exponente, luego se multiplican, es decir que el m.c.m (12,30) = 60</w:t>
      </w:r>
    </w:p>
    <w:p w14:paraId="6804C55E" w14:textId="77777777" w:rsidR="00DB268A" w:rsidRDefault="00DB268A" w:rsidP="00DB268A">
      <w:pPr>
        <w:spacing w:after="0"/>
        <w:jc w:val="both"/>
        <w:rPr>
          <w:rFonts w:ascii="Times New Roman" w:hAnsi="Times New Roman" w:cs="Times New Roman"/>
        </w:rPr>
      </w:pPr>
    </w:p>
    <w:p w14:paraId="1A1484BD" w14:textId="46C2995E" w:rsidR="00DB268A" w:rsidRDefault="00DB268A" w:rsidP="00DB268A">
      <w:pPr>
        <w:spacing w:after="0"/>
        <w:jc w:val="both"/>
        <w:rPr>
          <w:rFonts w:ascii="Times New Roman" w:hAnsi="Times New Roman" w:cs="Times New Roman"/>
        </w:rPr>
      </w:pPr>
      <w:r>
        <w:rPr>
          <w:rFonts w:ascii="Times New Roman" w:hAnsi="Times New Roman" w:cs="Times New Roman"/>
        </w:rPr>
        <w:t>Otra forma de hallar el m.c.m es tomando los números y descomponiéndolos en una sola línea vertical, veamos el siguiente ejemplo:</w:t>
      </w:r>
    </w:p>
    <w:p w14:paraId="722313FC" w14:textId="77777777" w:rsidR="00DB268A" w:rsidRDefault="00DB268A" w:rsidP="00DB268A">
      <w:pPr>
        <w:spacing w:after="0"/>
        <w:jc w:val="both"/>
        <w:rPr>
          <w:rFonts w:ascii="Times New Roman" w:hAnsi="Times New Roman" w:cs="Times New Roman"/>
        </w:rPr>
      </w:pPr>
    </w:p>
    <w:p w14:paraId="32827780" w14:textId="01EBAB69" w:rsidR="00DB268A" w:rsidRDefault="00DB268A" w:rsidP="00AC1874">
      <w:pPr>
        <w:pStyle w:val="Prrafodelista"/>
        <w:numPr>
          <w:ilvl w:val="0"/>
          <w:numId w:val="38"/>
        </w:numPr>
        <w:spacing w:after="0"/>
        <w:ind w:left="360"/>
        <w:jc w:val="both"/>
        <w:rPr>
          <w:rFonts w:ascii="Times New Roman" w:hAnsi="Times New Roman" w:cs="Times New Roman"/>
        </w:rPr>
      </w:pPr>
      <w:r>
        <w:rPr>
          <w:rFonts w:ascii="Times New Roman" w:hAnsi="Times New Roman" w:cs="Times New Roman"/>
        </w:rPr>
        <w:t>Hallar el m.c.m (70, 45, 38)</w:t>
      </w:r>
    </w:p>
    <w:p w14:paraId="43578D49" w14:textId="77777777" w:rsidR="00DB268A" w:rsidRDefault="00DB268A" w:rsidP="00DB268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8"/>
        <w:gridCol w:w="6360"/>
      </w:tblGrid>
      <w:tr w:rsidR="00DB268A" w:rsidRPr="005D1738" w14:paraId="40757439" w14:textId="77777777" w:rsidTr="00AD645F">
        <w:tc>
          <w:tcPr>
            <w:tcW w:w="9033" w:type="dxa"/>
            <w:gridSpan w:val="2"/>
            <w:shd w:val="clear" w:color="auto" w:fill="0D0D0D" w:themeFill="text1" w:themeFillTint="F2"/>
          </w:tcPr>
          <w:p w14:paraId="1055A3B1" w14:textId="77777777" w:rsidR="00DB268A" w:rsidRPr="005D1738" w:rsidRDefault="00DB268A" w:rsidP="00AD645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B268A" w14:paraId="384F50E4" w14:textId="77777777" w:rsidTr="00AD645F">
        <w:tc>
          <w:tcPr>
            <w:tcW w:w="2518" w:type="dxa"/>
          </w:tcPr>
          <w:p w14:paraId="74F88E03" w14:textId="77777777" w:rsidR="00DB268A" w:rsidRPr="00053744" w:rsidRDefault="00DB268A" w:rsidP="00AD645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E6D0B16" w14:textId="68706EF1" w:rsidR="00DB268A" w:rsidRPr="00053744" w:rsidRDefault="00CD6221" w:rsidP="00AD645F">
            <w:pPr>
              <w:rPr>
                <w:rFonts w:ascii="Times New Roman" w:hAnsi="Times New Roman" w:cs="Times New Roman"/>
                <w:b/>
                <w:color w:val="000000"/>
                <w:sz w:val="18"/>
                <w:szCs w:val="18"/>
              </w:rPr>
            </w:pPr>
            <w:r>
              <w:rPr>
                <w:rFonts w:ascii="Times New Roman" w:hAnsi="Times New Roman" w:cs="Times New Roman"/>
                <w:color w:val="000000"/>
              </w:rPr>
              <w:t>MAT_06_04_</w:t>
            </w:r>
            <w:r w:rsidR="002F29AD">
              <w:rPr>
                <w:rFonts w:ascii="Times New Roman" w:hAnsi="Times New Roman" w:cs="Times New Roman"/>
                <w:color w:val="000000"/>
              </w:rPr>
              <w:t>CO_</w:t>
            </w:r>
            <w:r>
              <w:rPr>
                <w:rFonts w:ascii="Times New Roman" w:hAnsi="Times New Roman" w:cs="Times New Roman"/>
                <w:color w:val="000000"/>
              </w:rPr>
              <w:t>IMG</w:t>
            </w:r>
            <w:del w:id="291" w:author="Diana Margarita Gonzalez Martinez" w:date="2015-05-18T22:36:00Z">
              <w:r w:rsidDel="003C3B19">
                <w:rPr>
                  <w:rFonts w:ascii="Times New Roman" w:hAnsi="Times New Roman" w:cs="Times New Roman"/>
                  <w:color w:val="000000"/>
                </w:rPr>
                <w:delText>15</w:delText>
              </w:r>
            </w:del>
            <w:ins w:id="292" w:author="Diana Margarita Gonzalez Martinez" w:date="2015-05-18T22:36:00Z">
              <w:r w:rsidR="003C3B19">
                <w:rPr>
                  <w:rFonts w:ascii="Times New Roman" w:hAnsi="Times New Roman" w:cs="Times New Roman"/>
                  <w:color w:val="000000"/>
                </w:rPr>
                <w:t xml:space="preserve"> 19</w:t>
              </w:r>
            </w:ins>
          </w:p>
        </w:tc>
      </w:tr>
      <w:tr w:rsidR="00DB268A" w14:paraId="53BA8E8C" w14:textId="77777777" w:rsidTr="00AD645F">
        <w:tc>
          <w:tcPr>
            <w:tcW w:w="2518" w:type="dxa"/>
          </w:tcPr>
          <w:p w14:paraId="55DF0515" w14:textId="77777777" w:rsidR="00DB268A" w:rsidRDefault="00DB268A" w:rsidP="00AD645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E8109B9" w14:textId="77777777" w:rsidR="00DB268A" w:rsidRDefault="00DB268A" w:rsidP="00AD645F">
            <w:pPr>
              <w:rPr>
                <w:rFonts w:ascii="Times New Roman" w:hAnsi="Times New Roman" w:cs="Times New Roman"/>
                <w:color w:val="00000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436"/>
              <w:gridCol w:w="436"/>
              <w:gridCol w:w="436"/>
            </w:tblGrid>
            <w:tr w:rsidR="00C04956" w14:paraId="1D10B895" w14:textId="77777777" w:rsidTr="00C04956">
              <w:trPr>
                <w:jc w:val="center"/>
              </w:trPr>
              <w:tc>
                <w:tcPr>
                  <w:tcW w:w="0" w:type="auto"/>
                </w:tcPr>
                <w:p w14:paraId="2AC065C6"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38</w:t>
                  </w:r>
                </w:p>
              </w:tc>
              <w:tc>
                <w:tcPr>
                  <w:tcW w:w="0" w:type="auto"/>
                </w:tcPr>
                <w:p w14:paraId="320D1474"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45</w:t>
                  </w:r>
                </w:p>
              </w:tc>
              <w:tc>
                <w:tcPr>
                  <w:tcW w:w="0" w:type="auto"/>
                  <w:tcBorders>
                    <w:right w:val="single" w:sz="4" w:space="0" w:color="auto"/>
                  </w:tcBorders>
                </w:tcPr>
                <w:p w14:paraId="3AD67078"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70</w:t>
                  </w:r>
                </w:p>
              </w:tc>
              <w:tc>
                <w:tcPr>
                  <w:tcW w:w="0" w:type="auto"/>
                  <w:tcBorders>
                    <w:left w:val="single" w:sz="4" w:space="0" w:color="auto"/>
                  </w:tcBorders>
                </w:tcPr>
                <w:p w14:paraId="4FA58CA0"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2</w:t>
                  </w:r>
                </w:p>
              </w:tc>
            </w:tr>
            <w:tr w:rsidR="00C04956" w14:paraId="5DDA4EE9" w14:textId="77777777" w:rsidTr="00C04956">
              <w:trPr>
                <w:jc w:val="center"/>
              </w:trPr>
              <w:tc>
                <w:tcPr>
                  <w:tcW w:w="0" w:type="auto"/>
                </w:tcPr>
                <w:p w14:paraId="2585F988"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19</w:t>
                  </w:r>
                </w:p>
              </w:tc>
              <w:tc>
                <w:tcPr>
                  <w:tcW w:w="0" w:type="auto"/>
                </w:tcPr>
                <w:p w14:paraId="1FC2A23C"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45</w:t>
                  </w:r>
                </w:p>
              </w:tc>
              <w:tc>
                <w:tcPr>
                  <w:tcW w:w="0" w:type="auto"/>
                  <w:tcBorders>
                    <w:right w:val="single" w:sz="4" w:space="0" w:color="auto"/>
                  </w:tcBorders>
                </w:tcPr>
                <w:p w14:paraId="08D6AABF"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35</w:t>
                  </w:r>
                </w:p>
              </w:tc>
              <w:tc>
                <w:tcPr>
                  <w:tcW w:w="0" w:type="auto"/>
                  <w:tcBorders>
                    <w:left w:val="single" w:sz="4" w:space="0" w:color="auto"/>
                  </w:tcBorders>
                </w:tcPr>
                <w:p w14:paraId="2E6117C9"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3</w:t>
                  </w:r>
                </w:p>
              </w:tc>
            </w:tr>
            <w:tr w:rsidR="00C04956" w14:paraId="473BE7DA" w14:textId="77777777" w:rsidTr="00C04956">
              <w:trPr>
                <w:jc w:val="center"/>
              </w:trPr>
              <w:tc>
                <w:tcPr>
                  <w:tcW w:w="0" w:type="auto"/>
                </w:tcPr>
                <w:p w14:paraId="1B123922"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19</w:t>
                  </w:r>
                </w:p>
              </w:tc>
              <w:tc>
                <w:tcPr>
                  <w:tcW w:w="0" w:type="auto"/>
                </w:tcPr>
                <w:p w14:paraId="252683D4"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15</w:t>
                  </w:r>
                </w:p>
              </w:tc>
              <w:tc>
                <w:tcPr>
                  <w:tcW w:w="0" w:type="auto"/>
                  <w:tcBorders>
                    <w:right w:val="single" w:sz="4" w:space="0" w:color="auto"/>
                  </w:tcBorders>
                </w:tcPr>
                <w:p w14:paraId="519C1184"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35</w:t>
                  </w:r>
                </w:p>
              </w:tc>
              <w:tc>
                <w:tcPr>
                  <w:tcW w:w="0" w:type="auto"/>
                  <w:tcBorders>
                    <w:left w:val="single" w:sz="4" w:space="0" w:color="auto"/>
                  </w:tcBorders>
                </w:tcPr>
                <w:p w14:paraId="6B58C2F3"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3</w:t>
                  </w:r>
                </w:p>
              </w:tc>
            </w:tr>
            <w:tr w:rsidR="00C04956" w14:paraId="0C2C91AB" w14:textId="77777777" w:rsidTr="00C04956">
              <w:trPr>
                <w:jc w:val="center"/>
              </w:trPr>
              <w:tc>
                <w:tcPr>
                  <w:tcW w:w="0" w:type="auto"/>
                </w:tcPr>
                <w:p w14:paraId="603A6E89"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19</w:t>
                  </w:r>
                </w:p>
              </w:tc>
              <w:tc>
                <w:tcPr>
                  <w:tcW w:w="0" w:type="auto"/>
                </w:tcPr>
                <w:p w14:paraId="3CAF5D87"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5</w:t>
                  </w:r>
                </w:p>
              </w:tc>
              <w:tc>
                <w:tcPr>
                  <w:tcW w:w="0" w:type="auto"/>
                  <w:tcBorders>
                    <w:right w:val="single" w:sz="4" w:space="0" w:color="auto"/>
                  </w:tcBorders>
                </w:tcPr>
                <w:p w14:paraId="2EA3E321"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35</w:t>
                  </w:r>
                </w:p>
              </w:tc>
              <w:tc>
                <w:tcPr>
                  <w:tcW w:w="0" w:type="auto"/>
                  <w:tcBorders>
                    <w:left w:val="single" w:sz="4" w:space="0" w:color="auto"/>
                  </w:tcBorders>
                </w:tcPr>
                <w:p w14:paraId="604D2FB8"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5</w:t>
                  </w:r>
                </w:p>
              </w:tc>
            </w:tr>
            <w:tr w:rsidR="00C04956" w14:paraId="6823678F" w14:textId="77777777" w:rsidTr="00C04956">
              <w:trPr>
                <w:jc w:val="center"/>
              </w:trPr>
              <w:tc>
                <w:tcPr>
                  <w:tcW w:w="0" w:type="auto"/>
                </w:tcPr>
                <w:p w14:paraId="24DD0F36"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19</w:t>
                  </w:r>
                </w:p>
              </w:tc>
              <w:tc>
                <w:tcPr>
                  <w:tcW w:w="0" w:type="auto"/>
                </w:tcPr>
                <w:p w14:paraId="4F9D4609"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w:t>
                  </w:r>
                </w:p>
              </w:tc>
              <w:tc>
                <w:tcPr>
                  <w:tcW w:w="0" w:type="auto"/>
                  <w:tcBorders>
                    <w:right w:val="single" w:sz="4" w:space="0" w:color="auto"/>
                  </w:tcBorders>
                </w:tcPr>
                <w:p w14:paraId="5F94A2AE"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7</w:t>
                  </w:r>
                </w:p>
              </w:tc>
              <w:tc>
                <w:tcPr>
                  <w:tcW w:w="0" w:type="auto"/>
                  <w:tcBorders>
                    <w:left w:val="single" w:sz="4" w:space="0" w:color="auto"/>
                  </w:tcBorders>
                </w:tcPr>
                <w:p w14:paraId="6431DE20"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7</w:t>
                  </w:r>
                </w:p>
              </w:tc>
            </w:tr>
            <w:tr w:rsidR="00C04956" w14:paraId="41223817" w14:textId="77777777" w:rsidTr="00C04956">
              <w:trPr>
                <w:jc w:val="center"/>
              </w:trPr>
              <w:tc>
                <w:tcPr>
                  <w:tcW w:w="0" w:type="auto"/>
                </w:tcPr>
                <w:p w14:paraId="3148D568"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19</w:t>
                  </w:r>
                </w:p>
              </w:tc>
              <w:tc>
                <w:tcPr>
                  <w:tcW w:w="0" w:type="auto"/>
                </w:tcPr>
                <w:p w14:paraId="522FC54E" w14:textId="77777777" w:rsidR="00C04956" w:rsidRDefault="00C04956" w:rsidP="00AD645F">
                  <w:pPr>
                    <w:pStyle w:val="Prrafodelista"/>
                    <w:ind w:left="0"/>
                    <w:jc w:val="both"/>
                    <w:rPr>
                      <w:rFonts w:ascii="Times New Roman" w:hAnsi="Times New Roman" w:cs="Times New Roman"/>
                    </w:rPr>
                  </w:pPr>
                </w:p>
              </w:tc>
              <w:tc>
                <w:tcPr>
                  <w:tcW w:w="0" w:type="auto"/>
                  <w:tcBorders>
                    <w:right w:val="single" w:sz="4" w:space="0" w:color="auto"/>
                  </w:tcBorders>
                </w:tcPr>
                <w:p w14:paraId="0DB128F7"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w:t>
                  </w:r>
                </w:p>
              </w:tc>
              <w:tc>
                <w:tcPr>
                  <w:tcW w:w="0" w:type="auto"/>
                  <w:tcBorders>
                    <w:left w:val="single" w:sz="4" w:space="0" w:color="auto"/>
                  </w:tcBorders>
                </w:tcPr>
                <w:p w14:paraId="607D4739"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19</w:t>
                  </w:r>
                </w:p>
              </w:tc>
            </w:tr>
            <w:tr w:rsidR="00C04956" w14:paraId="5F9E94F2" w14:textId="77777777" w:rsidTr="00C04956">
              <w:trPr>
                <w:jc w:val="center"/>
              </w:trPr>
              <w:tc>
                <w:tcPr>
                  <w:tcW w:w="0" w:type="auto"/>
                </w:tcPr>
                <w:p w14:paraId="58CE90C9" w14:textId="77777777" w:rsidR="00C04956" w:rsidRDefault="00C04956" w:rsidP="00AD645F">
                  <w:pPr>
                    <w:pStyle w:val="Prrafodelista"/>
                    <w:ind w:left="0"/>
                    <w:jc w:val="both"/>
                    <w:rPr>
                      <w:rFonts w:ascii="Times New Roman" w:hAnsi="Times New Roman" w:cs="Times New Roman"/>
                    </w:rPr>
                  </w:pPr>
                  <w:r>
                    <w:rPr>
                      <w:rFonts w:ascii="Times New Roman" w:hAnsi="Times New Roman" w:cs="Times New Roman"/>
                    </w:rPr>
                    <w:t>1</w:t>
                  </w:r>
                </w:p>
              </w:tc>
              <w:tc>
                <w:tcPr>
                  <w:tcW w:w="0" w:type="auto"/>
                </w:tcPr>
                <w:p w14:paraId="07956556" w14:textId="77777777" w:rsidR="00C04956" w:rsidRDefault="00C04956" w:rsidP="00AD645F">
                  <w:pPr>
                    <w:pStyle w:val="Prrafodelista"/>
                    <w:ind w:left="0"/>
                    <w:jc w:val="both"/>
                    <w:rPr>
                      <w:rFonts w:ascii="Times New Roman" w:hAnsi="Times New Roman" w:cs="Times New Roman"/>
                    </w:rPr>
                  </w:pPr>
                </w:p>
              </w:tc>
              <w:tc>
                <w:tcPr>
                  <w:tcW w:w="0" w:type="auto"/>
                  <w:tcBorders>
                    <w:right w:val="single" w:sz="4" w:space="0" w:color="auto"/>
                  </w:tcBorders>
                </w:tcPr>
                <w:p w14:paraId="095D4074" w14:textId="77777777" w:rsidR="00C04956" w:rsidRDefault="00C04956" w:rsidP="00AD645F">
                  <w:pPr>
                    <w:pStyle w:val="Prrafodelista"/>
                    <w:ind w:left="0"/>
                    <w:jc w:val="both"/>
                    <w:rPr>
                      <w:rFonts w:ascii="Times New Roman" w:hAnsi="Times New Roman" w:cs="Times New Roman"/>
                    </w:rPr>
                  </w:pPr>
                </w:p>
              </w:tc>
              <w:tc>
                <w:tcPr>
                  <w:tcW w:w="0" w:type="auto"/>
                  <w:tcBorders>
                    <w:left w:val="single" w:sz="4" w:space="0" w:color="auto"/>
                  </w:tcBorders>
                </w:tcPr>
                <w:p w14:paraId="597E5C0F" w14:textId="77777777" w:rsidR="00C04956" w:rsidRDefault="00C04956" w:rsidP="00AD645F">
                  <w:pPr>
                    <w:pStyle w:val="Prrafodelista"/>
                    <w:ind w:left="0"/>
                    <w:jc w:val="both"/>
                    <w:rPr>
                      <w:rFonts w:ascii="Times New Roman" w:hAnsi="Times New Roman" w:cs="Times New Roman"/>
                    </w:rPr>
                  </w:pPr>
                </w:p>
              </w:tc>
            </w:tr>
          </w:tbl>
          <w:p w14:paraId="579E4812" w14:textId="77777777" w:rsidR="00DB268A" w:rsidRDefault="00DB268A" w:rsidP="00AD645F">
            <w:pPr>
              <w:rPr>
                <w:rFonts w:ascii="Times New Roman" w:hAnsi="Times New Roman" w:cs="Times New Roman"/>
                <w:color w:val="000000"/>
              </w:rPr>
            </w:pPr>
          </w:p>
          <w:p w14:paraId="2C787384" w14:textId="77777777" w:rsidR="00DB268A" w:rsidRDefault="00DB268A" w:rsidP="00C04956">
            <w:pPr>
              <w:rPr>
                <w:rFonts w:ascii="Times New Roman" w:hAnsi="Times New Roman" w:cs="Times New Roman"/>
                <w:color w:val="000000"/>
              </w:rPr>
            </w:pPr>
          </w:p>
          <w:p w14:paraId="23F45C35" w14:textId="18E42156" w:rsidR="00DB268A" w:rsidRPr="00612A7E" w:rsidRDefault="00C04956" w:rsidP="00C04956">
            <w:pPr>
              <w:jc w:val="center"/>
              <w:rPr>
                <w:rFonts w:ascii="Times New Roman" w:hAnsi="Times New Roman" w:cs="Times New Roman"/>
                <w:color w:val="000000"/>
              </w:rPr>
            </w:pPr>
            <m:oMathPara>
              <m:oMath>
                <m:r>
                  <w:rPr>
                    <w:rFonts w:ascii="Cambria Math" w:hAnsi="Cambria Math" w:cs="Times New Roman"/>
                    <w:color w:val="000000"/>
                  </w:rPr>
                  <m:t>2×3×3×5×7×19</m:t>
                </m:r>
              </m:oMath>
            </m:oMathPara>
          </w:p>
          <w:p w14:paraId="70821B24" w14:textId="77777777" w:rsidR="00DB268A" w:rsidRDefault="00DB268A" w:rsidP="00C04956">
            <w:pPr>
              <w:jc w:val="center"/>
              <w:rPr>
                <w:rFonts w:ascii="Times New Roman" w:hAnsi="Times New Roman" w:cs="Times New Roman"/>
                <w:color w:val="000000"/>
              </w:rPr>
            </w:pPr>
          </w:p>
          <w:p w14:paraId="4A5835A1" w14:textId="02DF973E" w:rsidR="00DB268A" w:rsidRDefault="00C04956" w:rsidP="00C04956">
            <w:pPr>
              <w:jc w:val="center"/>
              <w:rPr>
                <w:rFonts w:ascii="Times New Roman" w:eastAsiaTheme="minorEastAsia" w:hAnsi="Times New Roman" w:cs="Times New Roman"/>
                <w:color w:val="000000"/>
              </w:rPr>
            </w:pPr>
            <m:oMathPara>
              <m:oMath>
                <m:r>
                  <w:rPr>
                    <w:rFonts w:ascii="Cambria Math" w:hAnsi="Cambria Math" w:cs="Times New Roman"/>
                    <w:color w:val="000000"/>
                  </w:rPr>
                  <m:t>2×</m:t>
                </m:r>
                <m:sSup>
                  <m:sSupPr>
                    <m:ctrlPr>
                      <w:rPr>
                        <w:rFonts w:ascii="Cambria Math" w:hAnsi="Cambria Math" w:cs="Times New Roman"/>
                        <w:i/>
                        <w:color w:val="000000"/>
                      </w:rPr>
                    </m:ctrlPr>
                  </m:sSupPr>
                  <m:e>
                    <m:r>
                      <w:rPr>
                        <w:rFonts w:ascii="Cambria Math" w:hAnsi="Cambria Math" w:cs="Times New Roman"/>
                        <w:color w:val="000000"/>
                      </w:rPr>
                      <m:t>3</m:t>
                    </m:r>
                  </m:e>
                  <m:sup>
                    <m:r>
                      <w:rPr>
                        <w:rFonts w:ascii="Cambria Math" w:hAnsi="Cambria Math" w:cs="Times New Roman"/>
                        <w:color w:val="000000"/>
                      </w:rPr>
                      <m:t>2</m:t>
                    </m:r>
                  </m:sup>
                </m:sSup>
                <m:r>
                  <w:rPr>
                    <w:rFonts w:ascii="Cambria Math" w:hAnsi="Cambria Math" w:cs="Times New Roman"/>
                    <w:color w:val="000000"/>
                  </w:rPr>
                  <m:t>×5×7×19=11.970</m:t>
                </m:r>
              </m:oMath>
            </m:oMathPara>
          </w:p>
          <w:p w14:paraId="350E3D93" w14:textId="77777777" w:rsidR="00DB268A" w:rsidRDefault="00DB268A" w:rsidP="00AD645F">
            <w:pPr>
              <w:rPr>
                <w:rFonts w:ascii="Times New Roman" w:eastAsiaTheme="minorEastAsia" w:hAnsi="Times New Roman" w:cs="Times New Roman"/>
                <w:color w:val="000000"/>
              </w:rPr>
            </w:pPr>
          </w:p>
          <w:p w14:paraId="7E5D134E" w14:textId="77777777" w:rsidR="00DB268A" w:rsidRPr="00612A7E" w:rsidRDefault="00DB268A" w:rsidP="00AD645F">
            <w:pPr>
              <w:rPr>
                <w:rFonts w:ascii="Times New Roman" w:hAnsi="Times New Roman" w:cs="Times New Roman"/>
                <w:color w:val="000000"/>
              </w:rPr>
            </w:pPr>
          </w:p>
        </w:tc>
      </w:tr>
      <w:tr w:rsidR="00DB268A" w14:paraId="0074D2DC" w14:textId="77777777" w:rsidTr="00AD645F">
        <w:tc>
          <w:tcPr>
            <w:tcW w:w="2518" w:type="dxa"/>
          </w:tcPr>
          <w:p w14:paraId="36FB6A66" w14:textId="77777777" w:rsidR="00DB268A" w:rsidRDefault="00DB268A" w:rsidP="00AD645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62DA737" w14:textId="77777777" w:rsidR="00DB268A" w:rsidRDefault="00DB268A" w:rsidP="00AD645F">
            <w:pPr>
              <w:rPr>
                <w:rFonts w:ascii="Times New Roman" w:hAnsi="Times New Roman" w:cs="Times New Roman"/>
                <w:color w:val="000000"/>
              </w:rPr>
            </w:pPr>
          </w:p>
        </w:tc>
      </w:tr>
      <w:tr w:rsidR="00DB268A" w14:paraId="3D8A3098" w14:textId="77777777" w:rsidTr="00AD645F">
        <w:tc>
          <w:tcPr>
            <w:tcW w:w="2518" w:type="dxa"/>
          </w:tcPr>
          <w:p w14:paraId="1CC9E84A" w14:textId="77777777" w:rsidR="00DB268A" w:rsidRDefault="00DB268A" w:rsidP="00AD645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8E1125D" w14:textId="63CF3A88" w:rsidR="00DB268A" w:rsidRDefault="00DB268A" w:rsidP="00AD645F">
            <w:pPr>
              <w:rPr>
                <w:rFonts w:ascii="Times New Roman" w:hAnsi="Times New Roman" w:cs="Times New Roman"/>
                <w:color w:val="000000"/>
              </w:rPr>
            </w:pPr>
            <w:r>
              <w:rPr>
                <w:rFonts w:ascii="Times New Roman" w:hAnsi="Times New Roman" w:cs="Times New Roman"/>
                <w:color w:val="000000"/>
              </w:rPr>
              <w:t>P</w:t>
            </w:r>
            <w:r w:rsidR="00C04956">
              <w:rPr>
                <w:rFonts w:ascii="Times New Roman" w:hAnsi="Times New Roman" w:cs="Times New Roman"/>
                <w:color w:val="000000"/>
              </w:rPr>
              <w:t>roceso para hallar el M.C.M (38, 45, 7</w:t>
            </w:r>
            <w:r>
              <w:rPr>
                <w:rFonts w:ascii="Times New Roman" w:hAnsi="Times New Roman" w:cs="Times New Roman"/>
                <w:color w:val="000000"/>
              </w:rPr>
              <w:t>0)</w:t>
            </w:r>
          </w:p>
        </w:tc>
      </w:tr>
    </w:tbl>
    <w:p w14:paraId="10D3FB32" w14:textId="77777777" w:rsidR="00DB268A" w:rsidRDefault="00DB268A" w:rsidP="00DB268A">
      <w:pPr>
        <w:spacing w:after="0"/>
        <w:jc w:val="both"/>
        <w:rPr>
          <w:rFonts w:ascii="Times New Roman" w:hAnsi="Times New Roman" w:cs="Times New Roman"/>
        </w:rPr>
      </w:pPr>
    </w:p>
    <w:p w14:paraId="2F586031" w14:textId="77777777" w:rsidR="00DB268A" w:rsidRPr="00DB268A" w:rsidRDefault="00DB268A" w:rsidP="00DB268A">
      <w:pPr>
        <w:spacing w:after="0"/>
        <w:jc w:val="both"/>
        <w:rPr>
          <w:rFonts w:ascii="Times New Roman" w:hAnsi="Times New Roman" w:cs="Times New Roman"/>
        </w:rPr>
      </w:pPr>
    </w:p>
    <w:p w14:paraId="2BF48AF0" w14:textId="6BD2EF66" w:rsidR="00740D8A" w:rsidRDefault="00172517" w:rsidP="00172517">
      <w:pPr>
        <w:spacing w:after="0"/>
        <w:jc w:val="both"/>
        <w:rPr>
          <w:rFonts w:ascii="Times New Roman" w:hAnsi="Times New Roman" w:cs="Times New Roman"/>
        </w:rPr>
      </w:pPr>
      <w:r w:rsidRPr="00172517">
        <w:rPr>
          <w:rFonts w:ascii="Times New Roman" w:hAnsi="Times New Roman" w:cs="Times New Roman"/>
        </w:rPr>
        <w:t>Si ob</w:t>
      </w:r>
      <w:r>
        <w:rPr>
          <w:rFonts w:ascii="Times New Roman" w:hAnsi="Times New Roman" w:cs="Times New Roman"/>
        </w:rPr>
        <w:t xml:space="preserve">servas el proceso, es casi el mismo que se presentó anteriormente, solamente que se hace más corto, ya que se descomponen en factores primos los números al mismo tiempo, si no divide al número sencillamente se coloca debajo nuevamente hasta encontrar un factor primo que lo divida. Recuerda que el proceso termina cuando todos los números terminen descompuestos en el número 1. </w:t>
      </w:r>
    </w:p>
    <w:p w14:paraId="163705A2" w14:textId="77777777" w:rsidR="00172517" w:rsidRDefault="00172517" w:rsidP="00172517">
      <w:pPr>
        <w:spacing w:after="0"/>
        <w:jc w:val="both"/>
        <w:rPr>
          <w:rFonts w:ascii="Times New Roman" w:hAnsi="Times New Roman" w:cs="Times New Roman"/>
        </w:rPr>
      </w:pPr>
    </w:p>
    <w:p w14:paraId="17FC52A3" w14:textId="3A014BED" w:rsidR="00740D8A" w:rsidRPr="00356A86" w:rsidRDefault="00356A86" w:rsidP="00356A86">
      <w:pPr>
        <w:spacing w:after="0"/>
        <w:jc w:val="both"/>
        <w:rPr>
          <w:rFonts w:ascii="Times New Roman" w:hAnsi="Times New Roman" w:cs="Times New Roman"/>
        </w:rPr>
      </w:pPr>
      <w:r>
        <w:rPr>
          <w:rFonts w:ascii="Times New Roman" w:hAnsi="Times New Roman" w:cs="Times New Roman"/>
        </w:rPr>
        <w:t xml:space="preserve">Para trabajar lo visto sobre el m.c.m te invitamos a realizar la siguiente práctica: </w:t>
      </w:r>
    </w:p>
    <w:p w14:paraId="7FD95EC2" w14:textId="77777777" w:rsidR="007767D6" w:rsidRDefault="007767D6" w:rsidP="00AE1BC1">
      <w:pPr>
        <w:spacing w:after="0"/>
        <w:rPr>
          <w:rFonts w:ascii="Times" w:hAnsi="Times"/>
          <w:b/>
        </w:rPr>
      </w:pPr>
    </w:p>
    <w:tbl>
      <w:tblPr>
        <w:tblStyle w:val="Tablaconcuadrcula"/>
        <w:tblW w:w="0" w:type="auto"/>
        <w:tblLook w:val="04A0" w:firstRow="1" w:lastRow="0" w:firstColumn="1" w:lastColumn="0" w:noHBand="0" w:noVBand="1"/>
      </w:tblPr>
      <w:tblGrid>
        <w:gridCol w:w="2465"/>
        <w:gridCol w:w="6363"/>
      </w:tblGrid>
      <w:tr w:rsidR="002F29AD" w:rsidRPr="005D1738" w14:paraId="161C87FC" w14:textId="77777777" w:rsidTr="00464157">
        <w:tc>
          <w:tcPr>
            <w:tcW w:w="9033" w:type="dxa"/>
            <w:gridSpan w:val="2"/>
            <w:shd w:val="clear" w:color="auto" w:fill="000000" w:themeFill="text1"/>
          </w:tcPr>
          <w:p w14:paraId="072AF598" w14:textId="77777777" w:rsidR="002F29AD" w:rsidRPr="005D1738" w:rsidRDefault="002F29AD" w:rsidP="004641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F29AD" w14:paraId="6DF81754" w14:textId="77777777" w:rsidTr="00464157">
        <w:tc>
          <w:tcPr>
            <w:tcW w:w="2518" w:type="dxa"/>
          </w:tcPr>
          <w:p w14:paraId="5F999820" w14:textId="77777777" w:rsidR="002F29AD" w:rsidRPr="00053744" w:rsidRDefault="002F29AD" w:rsidP="004641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26DEBB4" w14:textId="77777777" w:rsidR="002F29AD" w:rsidRPr="00053744" w:rsidRDefault="002F29AD" w:rsidP="00464157">
            <w:pPr>
              <w:rPr>
                <w:rFonts w:ascii="Times New Roman" w:hAnsi="Times New Roman" w:cs="Times New Roman"/>
                <w:b/>
                <w:color w:val="000000"/>
                <w:sz w:val="18"/>
                <w:szCs w:val="18"/>
              </w:rPr>
            </w:pPr>
            <w:r>
              <w:rPr>
                <w:rFonts w:ascii="Times New Roman" w:hAnsi="Times New Roman" w:cs="Times New Roman"/>
                <w:color w:val="000000"/>
              </w:rPr>
              <w:t>MA_06_04_CO_REC160</w:t>
            </w:r>
          </w:p>
        </w:tc>
      </w:tr>
      <w:tr w:rsidR="002F29AD" w14:paraId="6DE3B5D4" w14:textId="77777777" w:rsidTr="00464157">
        <w:tc>
          <w:tcPr>
            <w:tcW w:w="2518" w:type="dxa"/>
          </w:tcPr>
          <w:p w14:paraId="61A3E188" w14:textId="77777777" w:rsidR="002F29AD" w:rsidRDefault="002F29AD" w:rsidP="0046415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7100D86" w14:textId="77777777" w:rsidR="002F29AD" w:rsidRDefault="002F29AD" w:rsidP="00464157">
            <w:pPr>
              <w:rPr>
                <w:rFonts w:ascii="Times New Roman" w:hAnsi="Times New Roman" w:cs="Times New Roman"/>
                <w:color w:val="000000"/>
              </w:rPr>
            </w:pPr>
            <w:r>
              <w:rPr>
                <w:rFonts w:ascii="Times New Roman" w:hAnsi="Times New Roman" w:cs="Times New Roman"/>
                <w:color w:val="000000"/>
              </w:rPr>
              <w:t xml:space="preserve">M.C.M de un número  </w:t>
            </w:r>
          </w:p>
        </w:tc>
      </w:tr>
      <w:tr w:rsidR="002F29AD" w14:paraId="1B111FCD" w14:textId="77777777" w:rsidTr="00464157">
        <w:tc>
          <w:tcPr>
            <w:tcW w:w="2518" w:type="dxa"/>
          </w:tcPr>
          <w:p w14:paraId="53C37249" w14:textId="77777777" w:rsidR="002F29AD" w:rsidRDefault="002F29AD" w:rsidP="004641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C04467F" w14:textId="77777777" w:rsidR="002F29AD" w:rsidRDefault="002F29AD" w:rsidP="00464157">
            <w:pPr>
              <w:rPr>
                <w:rFonts w:ascii="Times New Roman" w:hAnsi="Times New Roman" w:cs="Times New Roman"/>
                <w:color w:val="000000"/>
              </w:rPr>
            </w:pPr>
            <w:r>
              <w:rPr>
                <w:rFonts w:ascii="Times New Roman" w:hAnsi="Times New Roman" w:cs="Times New Roman"/>
                <w:color w:val="000000"/>
              </w:rPr>
              <w:t xml:space="preserve">Actividad que permite hallar el m.c.m de un número </w:t>
            </w:r>
          </w:p>
        </w:tc>
      </w:tr>
    </w:tbl>
    <w:p w14:paraId="420378D4" w14:textId="77777777" w:rsidR="002F29AD" w:rsidRDefault="002F29AD" w:rsidP="00AE1BC1">
      <w:pPr>
        <w:spacing w:after="0"/>
        <w:rPr>
          <w:rFonts w:ascii="Times" w:hAnsi="Times"/>
          <w:b/>
        </w:rPr>
      </w:pPr>
    </w:p>
    <w:p w14:paraId="1A3F3D9A" w14:textId="77777777" w:rsidR="002F29AD" w:rsidRDefault="002F29AD" w:rsidP="00AE1BC1">
      <w:pPr>
        <w:spacing w:after="0"/>
        <w:rPr>
          <w:rFonts w:ascii="Times" w:hAnsi="Times"/>
          <w:b/>
        </w:rPr>
      </w:pPr>
    </w:p>
    <w:tbl>
      <w:tblPr>
        <w:tblStyle w:val="Tablaconcuadrcula"/>
        <w:tblW w:w="0" w:type="auto"/>
        <w:tblLook w:val="04A0" w:firstRow="1" w:lastRow="0" w:firstColumn="1" w:lastColumn="0" w:noHBand="0" w:noVBand="1"/>
      </w:tblPr>
      <w:tblGrid>
        <w:gridCol w:w="2465"/>
        <w:gridCol w:w="6363"/>
      </w:tblGrid>
      <w:tr w:rsidR="00174944" w:rsidRPr="005D1738" w14:paraId="4CB3C46F" w14:textId="77777777" w:rsidTr="00B8226C">
        <w:tc>
          <w:tcPr>
            <w:tcW w:w="9033" w:type="dxa"/>
            <w:gridSpan w:val="2"/>
            <w:shd w:val="clear" w:color="auto" w:fill="000000" w:themeFill="text1"/>
          </w:tcPr>
          <w:p w14:paraId="2F578C72" w14:textId="77777777" w:rsidR="00174944" w:rsidRPr="005D1738" w:rsidRDefault="00174944"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74944" w14:paraId="32ED796B" w14:textId="77777777" w:rsidTr="00B8226C">
        <w:tc>
          <w:tcPr>
            <w:tcW w:w="2518" w:type="dxa"/>
          </w:tcPr>
          <w:p w14:paraId="2783BA0E" w14:textId="77777777" w:rsidR="00174944" w:rsidRPr="00053744" w:rsidRDefault="00174944"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3857BDD" w14:textId="0C090158" w:rsidR="00174944" w:rsidRPr="00053744" w:rsidRDefault="002F29AD" w:rsidP="00B8226C">
            <w:pPr>
              <w:rPr>
                <w:rFonts w:ascii="Times New Roman" w:hAnsi="Times New Roman" w:cs="Times New Roman"/>
                <w:b/>
                <w:color w:val="000000"/>
                <w:sz w:val="18"/>
                <w:szCs w:val="18"/>
              </w:rPr>
            </w:pPr>
            <w:r>
              <w:rPr>
                <w:rFonts w:ascii="Times New Roman" w:hAnsi="Times New Roman" w:cs="Times New Roman"/>
                <w:color w:val="000000"/>
              </w:rPr>
              <w:t>MA_06_04_CO_REC170</w:t>
            </w:r>
          </w:p>
        </w:tc>
      </w:tr>
      <w:tr w:rsidR="00174944" w14:paraId="62EB6389" w14:textId="77777777" w:rsidTr="00B8226C">
        <w:tc>
          <w:tcPr>
            <w:tcW w:w="2518" w:type="dxa"/>
          </w:tcPr>
          <w:p w14:paraId="5B57D72F" w14:textId="77777777" w:rsidR="00174944" w:rsidRDefault="00174944" w:rsidP="00B8226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3E713B2" w14:textId="5C06B54D" w:rsidR="00174944" w:rsidRDefault="00174944" w:rsidP="00B8226C">
            <w:pPr>
              <w:rPr>
                <w:rFonts w:ascii="Times New Roman" w:hAnsi="Times New Roman" w:cs="Times New Roman"/>
                <w:color w:val="000000"/>
              </w:rPr>
            </w:pPr>
            <w:r>
              <w:rPr>
                <w:rFonts w:ascii="Times New Roman" w:hAnsi="Times New Roman" w:cs="Times New Roman"/>
                <w:color w:val="000000"/>
              </w:rPr>
              <w:t xml:space="preserve">Hallar el m.c.m de un número por el método abreviado </w:t>
            </w:r>
          </w:p>
        </w:tc>
      </w:tr>
      <w:tr w:rsidR="00174944" w14:paraId="49007C27" w14:textId="77777777" w:rsidTr="00B8226C">
        <w:tc>
          <w:tcPr>
            <w:tcW w:w="2518" w:type="dxa"/>
          </w:tcPr>
          <w:p w14:paraId="7B5670BB" w14:textId="77777777" w:rsidR="00174944" w:rsidRDefault="00174944" w:rsidP="00B8226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E2FC0B4" w14:textId="6E84D3CC" w:rsidR="00174944" w:rsidRDefault="002F29AD" w:rsidP="00B8226C">
            <w:pPr>
              <w:rPr>
                <w:rFonts w:ascii="Times New Roman" w:hAnsi="Times New Roman" w:cs="Times New Roman"/>
                <w:color w:val="000000"/>
              </w:rPr>
            </w:pPr>
            <w:r>
              <w:rPr>
                <w:rFonts w:ascii="Times New Roman" w:hAnsi="Times New Roman" w:cs="Times New Roman"/>
                <w:color w:val="000000"/>
              </w:rPr>
              <w:t>Actividad que permite al estudiante resolver problemas de aplicación usando el m.c.d</w:t>
            </w:r>
          </w:p>
        </w:tc>
      </w:tr>
    </w:tbl>
    <w:p w14:paraId="57CA0E6E" w14:textId="77777777" w:rsidR="00AE6480" w:rsidRDefault="00AE6480" w:rsidP="00AE1BC1">
      <w:pPr>
        <w:spacing w:after="0"/>
        <w:rPr>
          <w:rFonts w:ascii="Times" w:hAnsi="Times"/>
          <w:b/>
        </w:rPr>
      </w:pPr>
    </w:p>
    <w:p w14:paraId="2A0339B8" w14:textId="77777777" w:rsidR="00321FBD" w:rsidRDefault="00321FBD" w:rsidP="00AE1BC1">
      <w:pPr>
        <w:spacing w:after="0"/>
        <w:rPr>
          <w:rFonts w:ascii="Times" w:hAnsi="Times"/>
          <w:b/>
        </w:rPr>
      </w:pPr>
    </w:p>
    <w:p w14:paraId="58BB3C25" w14:textId="01201A1A" w:rsidR="002B282A" w:rsidRDefault="002B282A" w:rsidP="00AE1BC1">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 xml:space="preserve">6.1 Consolidación </w:t>
      </w:r>
    </w:p>
    <w:p w14:paraId="1A74AFD1" w14:textId="77777777" w:rsidR="00B339E1" w:rsidRDefault="00B339E1" w:rsidP="00AE1BC1">
      <w:pPr>
        <w:spacing w:after="0"/>
        <w:rPr>
          <w:rFonts w:ascii="Times" w:hAnsi="Times"/>
          <w:b/>
        </w:rPr>
      </w:pPr>
    </w:p>
    <w:p w14:paraId="02FB274E" w14:textId="77777777" w:rsidR="00B339E1" w:rsidRPr="00923654" w:rsidRDefault="00B339E1" w:rsidP="00B339E1">
      <w:pPr>
        <w:spacing w:after="0"/>
        <w:rPr>
          <w:rFonts w:ascii="Times" w:hAnsi="Times"/>
          <w:lang w:val="es-CO"/>
        </w:rPr>
      </w:pPr>
      <w:r w:rsidRPr="00923654">
        <w:rPr>
          <w:rFonts w:ascii="Times" w:hAnsi="Times"/>
          <w:lang w:val="es-CO"/>
        </w:rPr>
        <w:t>Refuerza tu aprendizaje con la siguiente práctica.</w:t>
      </w:r>
    </w:p>
    <w:p w14:paraId="41E48D04" w14:textId="77777777" w:rsidR="002B282A" w:rsidRDefault="002B282A" w:rsidP="00AE1BC1">
      <w:pPr>
        <w:spacing w:after="0"/>
        <w:rPr>
          <w:rFonts w:ascii="Times" w:hAnsi="Times"/>
          <w:b/>
        </w:rPr>
      </w:pPr>
    </w:p>
    <w:tbl>
      <w:tblPr>
        <w:tblStyle w:val="Tablaconcuadrcula"/>
        <w:tblW w:w="0" w:type="auto"/>
        <w:tblLook w:val="04A0" w:firstRow="1" w:lastRow="0" w:firstColumn="1" w:lastColumn="0" w:noHBand="0" w:noVBand="1"/>
      </w:tblPr>
      <w:tblGrid>
        <w:gridCol w:w="1041"/>
        <w:gridCol w:w="7787"/>
      </w:tblGrid>
      <w:tr w:rsidR="009423BE" w:rsidRPr="005D1738" w14:paraId="737B1F97" w14:textId="77777777" w:rsidTr="00B8226C">
        <w:tc>
          <w:tcPr>
            <w:tcW w:w="9054" w:type="dxa"/>
            <w:gridSpan w:val="2"/>
            <w:shd w:val="clear" w:color="auto" w:fill="000000" w:themeFill="text1"/>
          </w:tcPr>
          <w:p w14:paraId="24914119" w14:textId="77777777" w:rsidR="009423BE" w:rsidRPr="005D1738" w:rsidRDefault="009423BE" w:rsidP="00B8226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9423BE" w:rsidRPr="00053744" w14:paraId="04644CCA" w14:textId="77777777" w:rsidTr="00B8226C">
        <w:tc>
          <w:tcPr>
            <w:tcW w:w="2518" w:type="dxa"/>
          </w:tcPr>
          <w:p w14:paraId="5577D6F2" w14:textId="77777777" w:rsidR="009423BE" w:rsidRPr="00053744" w:rsidRDefault="009423BE" w:rsidP="00B8226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17DDBC0" w14:textId="5F60A828" w:rsidR="009423BE" w:rsidRPr="00053744" w:rsidRDefault="002F29AD" w:rsidP="002F29AD">
            <w:pPr>
              <w:rPr>
                <w:rFonts w:ascii="Times New Roman" w:hAnsi="Times New Roman" w:cs="Times New Roman"/>
                <w:b/>
                <w:color w:val="000000"/>
                <w:sz w:val="18"/>
                <w:szCs w:val="18"/>
              </w:rPr>
            </w:pPr>
            <w:r>
              <w:rPr>
                <w:rFonts w:ascii="Times New Roman" w:hAnsi="Times New Roman" w:cs="Times New Roman"/>
                <w:color w:val="000000"/>
              </w:rPr>
              <w:t>MA_06_04_CO_REC180</w:t>
            </w:r>
          </w:p>
        </w:tc>
      </w:tr>
      <w:tr w:rsidR="009423BE" w:rsidRPr="00053744" w14:paraId="5C1F5E43" w14:textId="77777777" w:rsidTr="00B8226C">
        <w:tc>
          <w:tcPr>
            <w:tcW w:w="2518" w:type="dxa"/>
          </w:tcPr>
          <w:p w14:paraId="16E29469" w14:textId="77777777" w:rsidR="009423BE" w:rsidRPr="00053744" w:rsidRDefault="009423BE" w:rsidP="00B8226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45F21BDE" w14:textId="77777777" w:rsidR="00C238A6" w:rsidRDefault="00C238A6" w:rsidP="00B8226C"/>
          <w:p w14:paraId="7423E23F" w14:textId="360AFDDE" w:rsidR="00C238A6" w:rsidRDefault="00C238A6" w:rsidP="00B8226C">
            <w:r>
              <w:rPr>
                <w:noProof/>
                <w:lang w:val="es-CO" w:eastAsia="es-CO"/>
              </w:rPr>
              <w:lastRenderedPageBreak/>
              <w:drawing>
                <wp:inline distT="0" distB="0" distL="0" distR="0" wp14:anchorId="5EB9EF95" wp14:editId="0E0F9B53">
                  <wp:extent cx="4381500" cy="2543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1500" cy="2543175"/>
                          </a:xfrm>
                          <a:prstGeom prst="rect">
                            <a:avLst/>
                          </a:prstGeom>
                        </pic:spPr>
                      </pic:pic>
                    </a:graphicData>
                  </a:graphic>
                </wp:inline>
              </w:drawing>
            </w:r>
          </w:p>
          <w:p w14:paraId="07C66658" w14:textId="77777777" w:rsidR="00C238A6" w:rsidRDefault="00C238A6" w:rsidP="00B8226C"/>
          <w:p w14:paraId="0D644E60" w14:textId="13497B85" w:rsidR="009423BE" w:rsidRPr="00053744" w:rsidRDefault="00963320" w:rsidP="00B8226C">
            <w:pPr>
              <w:rPr>
                <w:rFonts w:ascii="Times New Roman" w:hAnsi="Times New Roman" w:cs="Times New Roman"/>
                <w:color w:val="000000"/>
              </w:rPr>
            </w:pPr>
            <w:hyperlink r:id="rId32" w:history="1">
              <w:r w:rsidR="009423BE" w:rsidRPr="00490C15">
                <w:rPr>
                  <w:rStyle w:val="Hipervnculo"/>
                  <w:rFonts w:ascii="Times New Roman" w:hAnsi="Times New Roman" w:cs="Times New Roman"/>
                </w:rPr>
                <w:t>http://profesores.aulaplaneta.com/DNNPlayerPackages/Package12502/Recurso170/Principal.html</w:t>
              </w:r>
            </w:hyperlink>
            <w:r w:rsidR="009423BE">
              <w:rPr>
                <w:rFonts w:ascii="Times New Roman" w:hAnsi="Times New Roman" w:cs="Times New Roman"/>
                <w:color w:val="000000"/>
              </w:rPr>
              <w:t xml:space="preserve"> </w:t>
            </w:r>
          </w:p>
        </w:tc>
      </w:tr>
      <w:tr w:rsidR="009423BE" w:rsidRPr="00053744" w14:paraId="4993C33D" w14:textId="77777777" w:rsidTr="00B8226C">
        <w:tc>
          <w:tcPr>
            <w:tcW w:w="2518" w:type="dxa"/>
          </w:tcPr>
          <w:p w14:paraId="3A7022AE" w14:textId="77777777" w:rsidR="009423BE" w:rsidRDefault="009423BE" w:rsidP="00B8226C">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7AEF4E17" w14:textId="16BFAB10" w:rsidR="009423BE" w:rsidRPr="00053744" w:rsidRDefault="009423BE" w:rsidP="00B8226C">
            <w:pPr>
              <w:rPr>
                <w:rFonts w:ascii="Times New Roman" w:hAnsi="Times New Roman" w:cs="Times New Roman"/>
                <w:color w:val="000000"/>
              </w:rPr>
            </w:pPr>
            <w:r>
              <w:rPr>
                <w:rFonts w:ascii="Times New Roman" w:hAnsi="Times New Roman" w:cs="Times New Roman"/>
                <w:color w:val="000000"/>
              </w:rPr>
              <w:t xml:space="preserve">Se debe omitir la lámina que se llama “Criterios de divisibilidad”, en la ficha de “Múltiplos”  y en la de “M.C.M” aparece la palabra “sabraís” se debe cambiar por la palabra “sabes”, además en la lámina “M.C.D” aparece la palabra “recordaís” se debe cambiar por la palabra “recuerdas” </w:t>
            </w:r>
          </w:p>
        </w:tc>
      </w:tr>
      <w:tr w:rsidR="009423BE" w:rsidRPr="00053744" w14:paraId="52729FFF" w14:textId="77777777" w:rsidTr="00B8226C">
        <w:tc>
          <w:tcPr>
            <w:tcW w:w="2518" w:type="dxa"/>
          </w:tcPr>
          <w:p w14:paraId="44B5D0CE" w14:textId="77777777" w:rsidR="009423BE" w:rsidRDefault="009423BE"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0E1839EB" w14:textId="29BDEF7C" w:rsidR="009423BE" w:rsidRPr="00053744" w:rsidRDefault="00FB3D72" w:rsidP="00B8226C">
            <w:pPr>
              <w:rPr>
                <w:rFonts w:ascii="Times New Roman" w:hAnsi="Times New Roman" w:cs="Times New Roman"/>
                <w:color w:val="000000"/>
              </w:rPr>
            </w:pPr>
            <w:r>
              <w:rPr>
                <w:rFonts w:ascii="Times New Roman" w:hAnsi="Times New Roman" w:cs="Times New Roman"/>
                <w:color w:val="000000"/>
              </w:rPr>
              <w:t xml:space="preserve">Teoría de Números </w:t>
            </w:r>
          </w:p>
        </w:tc>
      </w:tr>
      <w:tr w:rsidR="009423BE" w:rsidRPr="00053744" w14:paraId="71BF833E" w14:textId="77777777" w:rsidTr="00B8226C">
        <w:tc>
          <w:tcPr>
            <w:tcW w:w="2518" w:type="dxa"/>
          </w:tcPr>
          <w:p w14:paraId="1270D940" w14:textId="77777777" w:rsidR="009423BE" w:rsidRDefault="009423BE"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E4B170A" w14:textId="4815C429" w:rsidR="00FB3D72" w:rsidRPr="00053744" w:rsidRDefault="00FB3D72" w:rsidP="00B8226C">
            <w:pPr>
              <w:rPr>
                <w:rFonts w:ascii="Times New Roman" w:hAnsi="Times New Roman" w:cs="Times New Roman"/>
                <w:color w:val="000000"/>
              </w:rPr>
            </w:pPr>
            <w:r>
              <w:rPr>
                <w:rFonts w:ascii="Times New Roman" w:hAnsi="Times New Roman" w:cs="Times New Roman"/>
                <w:color w:val="000000"/>
              </w:rPr>
              <w:t xml:space="preserve">Esta actividad de tipo expositivo permite hacer un recuento general de los temas vistos en la unidad como los son los múltiplos, los divisores, el m.cm y el m.c.d </w:t>
            </w:r>
          </w:p>
        </w:tc>
      </w:tr>
    </w:tbl>
    <w:p w14:paraId="78D9F6A1" w14:textId="6E736ACD" w:rsidR="00275F70" w:rsidRDefault="00275F70" w:rsidP="00AE1BC1">
      <w:pPr>
        <w:spacing w:after="0"/>
        <w:rPr>
          <w:rFonts w:ascii="Times" w:hAnsi="Times"/>
          <w:b/>
        </w:rPr>
      </w:pPr>
    </w:p>
    <w:p w14:paraId="78029ECD" w14:textId="3AE52350" w:rsidR="002B282A" w:rsidRDefault="002B282A" w:rsidP="00AE1BC1">
      <w:pPr>
        <w:spacing w:after="0"/>
        <w:rPr>
          <w:rFonts w:ascii="Times" w:hAnsi="Times"/>
          <w:b/>
          <w:lang w:val="es-CO"/>
        </w:rPr>
      </w:pPr>
      <w:r w:rsidRPr="002B282A">
        <w:rPr>
          <w:rFonts w:ascii="Times" w:hAnsi="Times"/>
          <w:highlight w:val="yellow"/>
          <w:lang w:val="es-CO"/>
        </w:rPr>
        <w:t>[SECCIÓN 1]</w:t>
      </w:r>
      <w:r>
        <w:rPr>
          <w:rFonts w:ascii="Times" w:hAnsi="Times"/>
          <w:lang w:val="es-CO"/>
        </w:rPr>
        <w:t xml:space="preserve"> </w:t>
      </w:r>
      <w:r>
        <w:rPr>
          <w:rFonts w:ascii="Times" w:hAnsi="Times"/>
          <w:b/>
          <w:lang w:val="es-CO"/>
        </w:rPr>
        <w:t>7</w:t>
      </w:r>
      <w:r w:rsidRPr="002B282A">
        <w:rPr>
          <w:rFonts w:ascii="Times" w:hAnsi="Times"/>
          <w:b/>
          <w:lang w:val="es-CO"/>
        </w:rPr>
        <w:t>.</w:t>
      </w:r>
      <w:r>
        <w:rPr>
          <w:rFonts w:ascii="Times" w:hAnsi="Times"/>
          <w:b/>
          <w:lang w:val="es-CO"/>
        </w:rPr>
        <w:t xml:space="preserve"> Ejercitación y competencias </w:t>
      </w:r>
    </w:p>
    <w:p w14:paraId="1EB12574" w14:textId="77777777" w:rsidR="00321FBD" w:rsidRDefault="00321FBD" w:rsidP="00AE1BC1">
      <w:pPr>
        <w:spacing w:after="0"/>
        <w:rPr>
          <w:rFonts w:ascii="Times" w:hAnsi="Times"/>
          <w:b/>
          <w:lang w:val="es-CO"/>
        </w:rPr>
      </w:pPr>
    </w:p>
    <w:p w14:paraId="0CF6A14B" w14:textId="77777777" w:rsidR="00321FBD" w:rsidRDefault="00321FBD" w:rsidP="00AE1BC1">
      <w:pPr>
        <w:spacing w:after="0"/>
        <w:rPr>
          <w:rFonts w:ascii="Times" w:hAnsi="Times"/>
          <w:b/>
          <w:lang w:val="es-CO"/>
        </w:rPr>
      </w:pPr>
    </w:p>
    <w:tbl>
      <w:tblPr>
        <w:tblStyle w:val="Tablaconcuadrcula"/>
        <w:tblW w:w="0" w:type="auto"/>
        <w:tblLook w:val="04A0" w:firstRow="1" w:lastRow="0" w:firstColumn="1" w:lastColumn="0" w:noHBand="0" w:noVBand="1"/>
      </w:tblPr>
      <w:tblGrid>
        <w:gridCol w:w="2465"/>
        <w:gridCol w:w="6363"/>
      </w:tblGrid>
      <w:tr w:rsidR="00512BE8" w:rsidRPr="005D1738" w14:paraId="69DBEAFD" w14:textId="77777777" w:rsidTr="00B8226C">
        <w:tc>
          <w:tcPr>
            <w:tcW w:w="9033" w:type="dxa"/>
            <w:gridSpan w:val="2"/>
            <w:shd w:val="clear" w:color="auto" w:fill="000000" w:themeFill="text1"/>
          </w:tcPr>
          <w:p w14:paraId="52BAF87E" w14:textId="77777777" w:rsidR="00512BE8" w:rsidRPr="005D1738" w:rsidRDefault="00512BE8" w:rsidP="00B8226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BE8" w14:paraId="7033C4ED" w14:textId="77777777" w:rsidTr="00B8226C">
        <w:tc>
          <w:tcPr>
            <w:tcW w:w="2518" w:type="dxa"/>
          </w:tcPr>
          <w:p w14:paraId="34D2D75C" w14:textId="77777777" w:rsidR="00512BE8" w:rsidRPr="00053744" w:rsidRDefault="00512BE8" w:rsidP="00B8226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79CAA08" w14:textId="006089BE" w:rsidR="00512BE8" w:rsidRPr="00053744" w:rsidRDefault="002F29AD" w:rsidP="002F29AD">
            <w:pPr>
              <w:rPr>
                <w:rFonts w:ascii="Times New Roman" w:hAnsi="Times New Roman" w:cs="Times New Roman"/>
                <w:b/>
                <w:color w:val="000000"/>
                <w:sz w:val="18"/>
                <w:szCs w:val="18"/>
              </w:rPr>
            </w:pPr>
            <w:r>
              <w:rPr>
                <w:rFonts w:ascii="Times New Roman" w:hAnsi="Times New Roman" w:cs="Times New Roman"/>
                <w:color w:val="000000"/>
              </w:rPr>
              <w:t>MA_06_04_CO_REC190</w:t>
            </w:r>
          </w:p>
        </w:tc>
      </w:tr>
      <w:tr w:rsidR="00512BE8" w14:paraId="2C1852A4" w14:textId="77777777" w:rsidTr="00B8226C">
        <w:tc>
          <w:tcPr>
            <w:tcW w:w="2518" w:type="dxa"/>
          </w:tcPr>
          <w:p w14:paraId="0D16B801" w14:textId="77777777" w:rsidR="00512BE8" w:rsidRDefault="00512BE8" w:rsidP="00B8226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B9DB43D" w14:textId="77777777" w:rsidR="00512BE8" w:rsidRDefault="00512BE8" w:rsidP="00B8226C">
            <w:pPr>
              <w:rPr>
                <w:rFonts w:ascii="Times New Roman" w:hAnsi="Times New Roman" w:cs="Times New Roman"/>
                <w:color w:val="000000"/>
              </w:rPr>
            </w:pPr>
            <w:r>
              <w:rPr>
                <w:rFonts w:ascii="Times New Roman" w:hAnsi="Times New Roman" w:cs="Times New Roman"/>
                <w:color w:val="000000"/>
              </w:rPr>
              <w:t xml:space="preserve">Repaso teoría de números </w:t>
            </w:r>
          </w:p>
        </w:tc>
      </w:tr>
      <w:tr w:rsidR="00512BE8" w14:paraId="611AEC08" w14:textId="77777777" w:rsidTr="00B8226C">
        <w:tc>
          <w:tcPr>
            <w:tcW w:w="2518" w:type="dxa"/>
          </w:tcPr>
          <w:p w14:paraId="3C27262F" w14:textId="77777777" w:rsidR="00512BE8" w:rsidRDefault="00512BE8" w:rsidP="00B8226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4F0B34A" w14:textId="77777777" w:rsidR="00512BE8" w:rsidRPr="00D46E84" w:rsidRDefault="00512BE8" w:rsidP="00B8226C">
            <w:pPr>
              <w:rPr>
                <w:rFonts w:ascii="Arial" w:hAnsi="Arial" w:cs="Arial"/>
                <w:sz w:val="18"/>
                <w:szCs w:val="18"/>
                <w:lang w:val="es-ES_tradnl"/>
              </w:rPr>
            </w:pPr>
            <w:r>
              <w:rPr>
                <w:rFonts w:ascii="Arial" w:hAnsi="Arial" w:cs="Arial"/>
                <w:sz w:val="18"/>
                <w:szCs w:val="18"/>
                <w:lang w:val="es-ES_tradnl"/>
              </w:rPr>
              <w:t xml:space="preserve">Esta actividad permite al estudiante reforzar algunos conocimientos sobre números primos, compuestos, múltiplos y divisores, M.C.D, M.C.M y algunos criterios de divisibilidad. </w:t>
            </w:r>
          </w:p>
        </w:tc>
      </w:tr>
    </w:tbl>
    <w:p w14:paraId="58191D0A" w14:textId="77777777" w:rsidR="00AE1BC1" w:rsidRDefault="00AE1BC1" w:rsidP="00AE1BC1">
      <w:pPr>
        <w:spacing w:after="0"/>
        <w:rPr>
          <w:rFonts w:ascii="Times" w:hAnsi="Times"/>
          <w:b/>
        </w:rPr>
      </w:pPr>
    </w:p>
    <w:tbl>
      <w:tblPr>
        <w:tblStyle w:val="Tablaconcuadrcula"/>
        <w:tblW w:w="0" w:type="auto"/>
        <w:tblLook w:val="04A0" w:firstRow="1" w:lastRow="0" w:firstColumn="1" w:lastColumn="0" w:noHBand="0" w:noVBand="1"/>
      </w:tblPr>
      <w:tblGrid>
        <w:gridCol w:w="2465"/>
        <w:gridCol w:w="6363"/>
      </w:tblGrid>
      <w:tr w:rsidR="007E458E" w:rsidRPr="005D1738" w14:paraId="5C78D7FD" w14:textId="77777777" w:rsidTr="00FB5BD5">
        <w:tc>
          <w:tcPr>
            <w:tcW w:w="9033" w:type="dxa"/>
            <w:gridSpan w:val="2"/>
            <w:shd w:val="clear" w:color="auto" w:fill="000000" w:themeFill="text1"/>
          </w:tcPr>
          <w:p w14:paraId="5D7B40FB" w14:textId="77777777" w:rsidR="007E458E" w:rsidRPr="005D1738" w:rsidRDefault="007E458E" w:rsidP="00FB5BD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7E458E" w14:paraId="40A157EF" w14:textId="77777777" w:rsidTr="00FB5BD5">
        <w:tc>
          <w:tcPr>
            <w:tcW w:w="2518" w:type="dxa"/>
          </w:tcPr>
          <w:p w14:paraId="2302F9F3" w14:textId="77777777" w:rsidR="007E458E" w:rsidRPr="00053744" w:rsidRDefault="007E458E" w:rsidP="00FB5BD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43BAE7A" w14:textId="22303299" w:rsidR="007E458E" w:rsidRPr="00053744" w:rsidRDefault="002F29AD" w:rsidP="002F29AD">
            <w:pPr>
              <w:rPr>
                <w:rFonts w:ascii="Times New Roman" w:hAnsi="Times New Roman" w:cs="Times New Roman"/>
                <w:b/>
                <w:color w:val="000000"/>
                <w:sz w:val="18"/>
                <w:szCs w:val="18"/>
              </w:rPr>
            </w:pPr>
            <w:r>
              <w:rPr>
                <w:rFonts w:ascii="Times New Roman" w:hAnsi="Times New Roman" w:cs="Times New Roman"/>
                <w:color w:val="000000"/>
              </w:rPr>
              <w:t xml:space="preserve">MA_06_04_CO_REC200 </w:t>
            </w:r>
          </w:p>
        </w:tc>
      </w:tr>
      <w:tr w:rsidR="007E458E" w14:paraId="321A0BCB" w14:textId="77777777" w:rsidTr="00FB5BD5">
        <w:tc>
          <w:tcPr>
            <w:tcW w:w="2518" w:type="dxa"/>
          </w:tcPr>
          <w:p w14:paraId="08B74EF5" w14:textId="77777777" w:rsidR="007E458E" w:rsidRDefault="007E458E" w:rsidP="00FB5BD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B5CCC64" w14:textId="7FE1E8FC" w:rsidR="007E458E" w:rsidRPr="007E458E" w:rsidRDefault="007E458E" w:rsidP="00FB5BD5">
            <w:pPr>
              <w:rPr>
                <w:rFonts w:ascii="Arial" w:hAnsi="Arial" w:cs="Arial"/>
                <w:sz w:val="18"/>
                <w:szCs w:val="18"/>
                <w:lang w:val="es-ES_tradnl"/>
              </w:rPr>
            </w:pPr>
            <w:r>
              <w:rPr>
                <w:rFonts w:ascii="Arial" w:hAnsi="Arial" w:cs="Arial"/>
                <w:sz w:val="18"/>
                <w:szCs w:val="18"/>
                <w:lang w:val="es-ES_tradnl"/>
              </w:rPr>
              <w:t xml:space="preserve">Números Perfectos, números amigos </w:t>
            </w:r>
          </w:p>
        </w:tc>
      </w:tr>
      <w:tr w:rsidR="007E458E" w14:paraId="098B1DAE" w14:textId="77777777" w:rsidTr="00FB5BD5">
        <w:tc>
          <w:tcPr>
            <w:tcW w:w="2518" w:type="dxa"/>
          </w:tcPr>
          <w:p w14:paraId="2C434124" w14:textId="77777777" w:rsidR="007E458E" w:rsidRDefault="007E458E" w:rsidP="00FB5BD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B26C61D" w14:textId="1AA32ABB" w:rsidR="007E458E" w:rsidRDefault="007E458E" w:rsidP="00FB5BD5">
            <w:pPr>
              <w:rPr>
                <w:rFonts w:ascii="Times New Roman" w:hAnsi="Times New Roman" w:cs="Times New Roman"/>
                <w:color w:val="000000"/>
              </w:rPr>
            </w:pPr>
            <w:r>
              <w:rPr>
                <w:rFonts w:ascii="Arial" w:hAnsi="Arial" w:cs="Arial"/>
                <w:sz w:val="18"/>
                <w:szCs w:val="18"/>
                <w:lang w:val="es-ES_tradnl"/>
              </w:rPr>
              <w:t>Este recurso de tipo expositivo permite al estudiante conocer la teoría sobre los números perfectos  y los números amigos y su relación con los divisores.</w:t>
            </w:r>
          </w:p>
        </w:tc>
      </w:tr>
    </w:tbl>
    <w:p w14:paraId="38C3ED2A" w14:textId="77777777" w:rsidR="007E458E" w:rsidRDefault="007E458E" w:rsidP="00AE1BC1">
      <w:pPr>
        <w:spacing w:after="0"/>
        <w:rPr>
          <w:rFonts w:ascii="Times" w:hAnsi="Times"/>
          <w:b/>
        </w:rPr>
      </w:pPr>
    </w:p>
    <w:p w14:paraId="541A4DB3" w14:textId="77777777" w:rsidR="007E458E" w:rsidRDefault="007E458E" w:rsidP="00AE1BC1">
      <w:pPr>
        <w:spacing w:after="0"/>
        <w:rPr>
          <w:rFonts w:ascii="Times" w:hAnsi="Times"/>
          <w:b/>
        </w:rPr>
      </w:pPr>
    </w:p>
    <w:p w14:paraId="6E85A354" w14:textId="77777777" w:rsidR="002B282A" w:rsidRPr="004E5E51" w:rsidRDefault="002B282A" w:rsidP="002B282A">
      <w:pPr>
        <w:rPr>
          <w:rFonts w:ascii="Times" w:hAnsi="Times"/>
          <w:highlight w:val="yellow"/>
        </w:rPr>
      </w:pPr>
      <w:r w:rsidRPr="004E5E51">
        <w:rPr>
          <w:rFonts w:ascii="Times" w:hAnsi="Times"/>
          <w:highlight w:val="yellow"/>
        </w:rPr>
        <w:t>[SECCIÓN 1]</w:t>
      </w:r>
      <w:r w:rsidRPr="00134A9E">
        <w:rPr>
          <w:rFonts w:ascii="Times" w:hAnsi="Times"/>
          <w:b/>
        </w:rPr>
        <w:t>Fin de unidad</w:t>
      </w:r>
    </w:p>
    <w:tbl>
      <w:tblPr>
        <w:tblStyle w:val="Tablaconcuadrcula"/>
        <w:tblW w:w="0" w:type="auto"/>
        <w:tblLook w:val="04A0" w:firstRow="1" w:lastRow="0" w:firstColumn="1" w:lastColumn="0" w:noHBand="0" w:noVBand="1"/>
      </w:tblPr>
      <w:tblGrid>
        <w:gridCol w:w="2465"/>
        <w:gridCol w:w="6363"/>
      </w:tblGrid>
      <w:tr w:rsidR="002B282A" w:rsidRPr="005D1738" w14:paraId="4858B314" w14:textId="77777777" w:rsidTr="00377466">
        <w:tc>
          <w:tcPr>
            <w:tcW w:w="9033" w:type="dxa"/>
            <w:gridSpan w:val="2"/>
            <w:shd w:val="clear" w:color="auto" w:fill="000000" w:themeFill="text1"/>
          </w:tcPr>
          <w:p w14:paraId="17D7AEC6" w14:textId="77777777" w:rsidR="002B282A" w:rsidRPr="005D1738" w:rsidRDefault="002B282A" w:rsidP="0037746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2B282A" w14:paraId="136576EE" w14:textId="77777777" w:rsidTr="00377466">
        <w:tc>
          <w:tcPr>
            <w:tcW w:w="2518" w:type="dxa"/>
          </w:tcPr>
          <w:p w14:paraId="0DDAD53E" w14:textId="77777777" w:rsidR="002B282A" w:rsidRPr="00053744" w:rsidRDefault="002B282A"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F33703C" w14:textId="76D62640" w:rsidR="002B282A" w:rsidRPr="00053744" w:rsidRDefault="00872797" w:rsidP="00377466">
            <w:pPr>
              <w:rPr>
                <w:rFonts w:ascii="Times New Roman" w:hAnsi="Times New Roman" w:cs="Times New Roman"/>
                <w:b/>
                <w:color w:val="000000"/>
                <w:sz w:val="18"/>
                <w:szCs w:val="18"/>
              </w:rPr>
            </w:pPr>
            <w:r>
              <w:rPr>
                <w:rFonts w:ascii="Times New Roman" w:hAnsi="Times New Roman" w:cs="Times New Roman"/>
                <w:color w:val="000000"/>
              </w:rPr>
              <w:t>MA</w:t>
            </w:r>
            <w:r w:rsidR="002B282A">
              <w:rPr>
                <w:rFonts w:ascii="Times New Roman" w:hAnsi="Times New Roman" w:cs="Times New Roman"/>
                <w:color w:val="000000"/>
              </w:rPr>
              <w:t>_</w:t>
            </w:r>
            <w:r>
              <w:rPr>
                <w:rFonts w:ascii="Times New Roman" w:hAnsi="Times New Roman" w:cs="Times New Roman"/>
                <w:color w:val="000000"/>
              </w:rPr>
              <w:t>06_04_</w:t>
            </w:r>
            <w:r w:rsidR="00321FBD">
              <w:rPr>
                <w:rFonts w:ascii="Times New Roman" w:hAnsi="Times New Roman" w:cs="Times New Roman"/>
                <w:color w:val="000000"/>
              </w:rPr>
              <w:t>CO_</w:t>
            </w:r>
            <w:r>
              <w:rPr>
                <w:rFonts w:ascii="Times New Roman" w:hAnsi="Times New Roman" w:cs="Times New Roman"/>
                <w:color w:val="000000"/>
              </w:rPr>
              <w:t>REC210</w:t>
            </w:r>
          </w:p>
        </w:tc>
      </w:tr>
      <w:tr w:rsidR="002B282A" w14:paraId="18FF5C92" w14:textId="77777777" w:rsidTr="00377466">
        <w:tc>
          <w:tcPr>
            <w:tcW w:w="2518" w:type="dxa"/>
          </w:tcPr>
          <w:p w14:paraId="369046BA" w14:textId="77777777" w:rsidR="002B282A" w:rsidRDefault="002B282A" w:rsidP="0037746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7F6253C" w14:textId="77777777" w:rsidR="002B282A" w:rsidRDefault="002B282A" w:rsidP="00377466">
            <w:pPr>
              <w:rPr>
                <w:rFonts w:ascii="Times New Roman" w:hAnsi="Times New Roman" w:cs="Times New Roman"/>
                <w:color w:val="000000"/>
              </w:rPr>
            </w:pPr>
            <w:r>
              <w:rPr>
                <w:rFonts w:ascii="Times New Roman" w:hAnsi="Times New Roman" w:cs="Times New Roman"/>
                <w:color w:val="000000"/>
              </w:rPr>
              <w:t>Mapa conceptual</w:t>
            </w:r>
          </w:p>
        </w:tc>
      </w:tr>
      <w:tr w:rsidR="002B282A" w14:paraId="338D54B8" w14:textId="77777777" w:rsidTr="00377466">
        <w:tc>
          <w:tcPr>
            <w:tcW w:w="2518" w:type="dxa"/>
          </w:tcPr>
          <w:p w14:paraId="178F047D" w14:textId="77777777" w:rsidR="002B282A" w:rsidRDefault="002B282A" w:rsidP="0037746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4ABF2C5" w14:textId="2429F231" w:rsidR="002B282A" w:rsidRDefault="00AD1901" w:rsidP="00377466">
            <w:pPr>
              <w:rPr>
                <w:rFonts w:ascii="Times New Roman" w:hAnsi="Times New Roman" w:cs="Times New Roman"/>
                <w:color w:val="000000"/>
              </w:rPr>
            </w:pPr>
            <w:r>
              <w:rPr>
                <w:rFonts w:ascii="Times New Roman" w:hAnsi="Times New Roman" w:cs="Times New Roman"/>
                <w:color w:val="000000"/>
              </w:rPr>
              <w:t xml:space="preserve">Este recurso permite mostrar las relaciones de los temas vistos en la unidad. </w:t>
            </w:r>
          </w:p>
        </w:tc>
      </w:tr>
    </w:tbl>
    <w:p w14:paraId="4FF7F8ED" w14:textId="77777777" w:rsidR="002B282A" w:rsidRDefault="002B282A" w:rsidP="002B282A">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2B282A" w:rsidRPr="005D1738" w14:paraId="0C043941" w14:textId="77777777" w:rsidTr="00377466">
        <w:tc>
          <w:tcPr>
            <w:tcW w:w="9033" w:type="dxa"/>
            <w:gridSpan w:val="2"/>
            <w:shd w:val="clear" w:color="auto" w:fill="000000" w:themeFill="text1"/>
          </w:tcPr>
          <w:p w14:paraId="77156D04" w14:textId="77777777" w:rsidR="002B282A" w:rsidRPr="005D1738" w:rsidRDefault="002B282A" w:rsidP="0037746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2B282A" w14:paraId="0ACF749E" w14:textId="77777777" w:rsidTr="00377466">
        <w:tc>
          <w:tcPr>
            <w:tcW w:w="2518" w:type="dxa"/>
          </w:tcPr>
          <w:p w14:paraId="19151D66" w14:textId="77777777" w:rsidR="002B282A" w:rsidRPr="00053744" w:rsidRDefault="002B282A"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A15A107" w14:textId="78DAA418" w:rsidR="002B282A" w:rsidRPr="00053744" w:rsidRDefault="00872797" w:rsidP="00377466">
            <w:pPr>
              <w:rPr>
                <w:rFonts w:ascii="Times New Roman" w:hAnsi="Times New Roman" w:cs="Times New Roman"/>
                <w:b/>
                <w:color w:val="000000"/>
                <w:sz w:val="18"/>
                <w:szCs w:val="18"/>
              </w:rPr>
            </w:pPr>
            <w:r>
              <w:rPr>
                <w:rFonts w:ascii="Times New Roman" w:hAnsi="Times New Roman" w:cs="Times New Roman"/>
                <w:color w:val="000000"/>
              </w:rPr>
              <w:t>MA_06_04_</w:t>
            </w:r>
            <w:r w:rsidR="00321FBD">
              <w:rPr>
                <w:rFonts w:ascii="Times New Roman" w:hAnsi="Times New Roman" w:cs="Times New Roman"/>
                <w:color w:val="000000"/>
              </w:rPr>
              <w:t>CO_</w:t>
            </w:r>
            <w:r>
              <w:rPr>
                <w:rFonts w:ascii="Times New Roman" w:hAnsi="Times New Roman" w:cs="Times New Roman"/>
                <w:color w:val="000000"/>
              </w:rPr>
              <w:t>REC220</w:t>
            </w:r>
          </w:p>
        </w:tc>
      </w:tr>
      <w:tr w:rsidR="002B282A" w14:paraId="0A34CB27" w14:textId="77777777" w:rsidTr="00377466">
        <w:tc>
          <w:tcPr>
            <w:tcW w:w="2518" w:type="dxa"/>
          </w:tcPr>
          <w:p w14:paraId="53B99A87" w14:textId="77777777" w:rsidR="002B282A" w:rsidRDefault="002B282A" w:rsidP="0037746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26A11AD" w14:textId="6108A835" w:rsidR="002B282A" w:rsidRDefault="00AD1901" w:rsidP="00377466">
            <w:pPr>
              <w:rPr>
                <w:rFonts w:ascii="Times New Roman" w:hAnsi="Times New Roman" w:cs="Times New Roman"/>
                <w:color w:val="000000"/>
              </w:rPr>
            </w:pPr>
            <w:r>
              <w:rPr>
                <w:rFonts w:ascii="Times New Roman" w:hAnsi="Times New Roman" w:cs="Times New Roman"/>
                <w:color w:val="000000"/>
              </w:rPr>
              <w:t xml:space="preserve">Evaluación Teoría de Números </w:t>
            </w:r>
          </w:p>
        </w:tc>
      </w:tr>
      <w:tr w:rsidR="002B282A" w14:paraId="09620058" w14:textId="77777777" w:rsidTr="00377466">
        <w:tc>
          <w:tcPr>
            <w:tcW w:w="2518" w:type="dxa"/>
          </w:tcPr>
          <w:p w14:paraId="26625E94" w14:textId="77777777" w:rsidR="002B282A" w:rsidRDefault="002B282A" w:rsidP="003774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6D30B37" w14:textId="2C359771" w:rsidR="002B282A" w:rsidRDefault="00AD1901" w:rsidP="00377466">
            <w:pPr>
              <w:rPr>
                <w:rFonts w:ascii="Times New Roman" w:hAnsi="Times New Roman" w:cs="Times New Roman"/>
                <w:color w:val="000000"/>
              </w:rPr>
            </w:pPr>
            <w:r>
              <w:rPr>
                <w:rFonts w:ascii="Times New Roman" w:hAnsi="Times New Roman" w:cs="Times New Roman"/>
                <w:color w:val="000000"/>
              </w:rPr>
              <w:t xml:space="preserve">Actividad de tipo abierta que permite al docente evaluar los conocimientos adquiridos por el estudiante en esta unidad. </w:t>
            </w:r>
          </w:p>
        </w:tc>
      </w:tr>
    </w:tbl>
    <w:p w14:paraId="0FB3EEC3" w14:textId="77777777" w:rsidR="002B282A" w:rsidRDefault="002B282A" w:rsidP="002B282A">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742"/>
        <w:gridCol w:w="3335"/>
        <w:gridCol w:w="4977"/>
      </w:tblGrid>
      <w:tr w:rsidR="002B282A" w:rsidRPr="005D1738" w14:paraId="7093C0DE" w14:textId="77777777" w:rsidTr="00933B59">
        <w:tc>
          <w:tcPr>
            <w:tcW w:w="9054" w:type="dxa"/>
            <w:gridSpan w:val="3"/>
            <w:shd w:val="clear" w:color="auto" w:fill="000000" w:themeFill="text1"/>
          </w:tcPr>
          <w:p w14:paraId="04DB6A90" w14:textId="77777777" w:rsidR="002B282A" w:rsidRPr="005D1738" w:rsidRDefault="002B282A" w:rsidP="0037746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2B282A" w14:paraId="3FBD945D" w14:textId="77777777" w:rsidTr="00933B59">
        <w:tc>
          <w:tcPr>
            <w:tcW w:w="742" w:type="dxa"/>
          </w:tcPr>
          <w:p w14:paraId="6F5B0B71" w14:textId="77777777" w:rsidR="002B282A" w:rsidRPr="00053744" w:rsidRDefault="002B282A"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12" w:type="dxa"/>
            <w:gridSpan w:val="2"/>
          </w:tcPr>
          <w:p w14:paraId="12D2E591" w14:textId="56D65DD5" w:rsidR="002B282A" w:rsidRPr="00053744" w:rsidRDefault="00872797" w:rsidP="00377466">
            <w:pPr>
              <w:rPr>
                <w:rFonts w:ascii="Times New Roman" w:hAnsi="Times New Roman" w:cs="Times New Roman"/>
                <w:b/>
                <w:color w:val="000000"/>
                <w:sz w:val="18"/>
                <w:szCs w:val="18"/>
              </w:rPr>
            </w:pPr>
            <w:r>
              <w:rPr>
                <w:rFonts w:ascii="Times New Roman" w:hAnsi="Times New Roman" w:cs="Times New Roman"/>
                <w:color w:val="000000"/>
              </w:rPr>
              <w:t>MA_06_04_</w:t>
            </w:r>
            <w:r w:rsidR="00321FBD">
              <w:rPr>
                <w:rFonts w:ascii="Times New Roman" w:hAnsi="Times New Roman" w:cs="Times New Roman"/>
                <w:color w:val="000000"/>
              </w:rPr>
              <w:t>CO</w:t>
            </w:r>
            <w:r>
              <w:rPr>
                <w:rFonts w:ascii="Times New Roman" w:hAnsi="Times New Roman" w:cs="Times New Roman"/>
                <w:color w:val="000000"/>
              </w:rPr>
              <w:t>REC230</w:t>
            </w:r>
          </w:p>
        </w:tc>
      </w:tr>
      <w:tr w:rsidR="002B282A" w14:paraId="5B12C967" w14:textId="77777777" w:rsidTr="00933B59">
        <w:tc>
          <w:tcPr>
            <w:tcW w:w="742" w:type="dxa"/>
          </w:tcPr>
          <w:p w14:paraId="66F17F76" w14:textId="77777777" w:rsidR="002B282A" w:rsidRDefault="002B282A" w:rsidP="00377466">
            <w:pPr>
              <w:rPr>
                <w:rFonts w:ascii="Times New Roman" w:hAnsi="Times New Roman" w:cs="Times New Roman"/>
                <w:color w:val="000000"/>
              </w:rPr>
            </w:pPr>
            <w:r>
              <w:rPr>
                <w:rFonts w:ascii="Times New Roman" w:hAnsi="Times New Roman" w:cs="Times New Roman"/>
                <w:b/>
                <w:color w:val="000000"/>
                <w:sz w:val="18"/>
                <w:szCs w:val="18"/>
              </w:rPr>
              <w:t>Web 01</w:t>
            </w:r>
          </w:p>
        </w:tc>
        <w:tc>
          <w:tcPr>
            <w:tcW w:w="3335" w:type="dxa"/>
          </w:tcPr>
          <w:p w14:paraId="59B3BD3D" w14:textId="57559EAA" w:rsidR="002B282A" w:rsidRPr="00134A9E" w:rsidRDefault="00933B59" w:rsidP="00377466">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 xml:space="preserve">Este recurso permite revisar criterios de divisibilidad y presenta varias actividades para realizar en el aula  </w:t>
            </w:r>
          </w:p>
        </w:tc>
        <w:tc>
          <w:tcPr>
            <w:tcW w:w="4977" w:type="dxa"/>
          </w:tcPr>
          <w:p w14:paraId="5F6FB229" w14:textId="5BDB09CD" w:rsidR="002B282A" w:rsidRPr="00134A9E" w:rsidRDefault="00185846" w:rsidP="00185846">
            <w:pPr>
              <w:jc w:val="center"/>
              <w:rPr>
                <w:rFonts w:ascii="Times New Roman" w:hAnsi="Times New Roman" w:cs="Times New Roman"/>
                <w:i/>
                <w:color w:val="BFBFBF" w:themeColor="background1" w:themeShade="BF"/>
              </w:rPr>
            </w:pPr>
            <w:r w:rsidRPr="00185846">
              <w:rPr>
                <w:rFonts w:ascii="Times New Roman" w:hAnsi="Times New Roman" w:cs="Times New Roman"/>
                <w:i/>
                <w:color w:val="BFBFBF" w:themeColor="background1" w:themeShade="BF"/>
              </w:rPr>
              <w:t>http://www.i-matematicas.com/recursos0809/1ciclo/divisibilidad/interactivo/Divisibilidad.htm</w:t>
            </w:r>
          </w:p>
        </w:tc>
      </w:tr>
      <w:tr w:rsidR="002B282A" w14:paraId="5BE56102" w14:textId="77777777" w:rsidTr="00933B59">
        <w:tc>
          <w:tcPr>
            <w:tcW w:w="742" w:type="dxa"/>
          </w:tcPr>
          <w:p w14:paraId="7AC54D94" w14:textId="77777777" w:rsidR="002B282A" w:rsidRDefault="002B282A" w:rsidP="00377466">
            <w:pPr>
              <w:rPr>
                <w:rFonts w:ascii="Times New Roman" w:hAnsi="Times New Roman" w:cs="Times New Roman"/>
                <w:color w:val="000000"/>
              </w:rPr>
            </w:pPr>
            <w:r>
              <w:rPr>
                <w:rFonts w:ascii="Times New Roman" w:hAnsi="Times New Roman" w:cs="Times New Roman"/>
                <w:b/>
                <w:color w:val="000000"/>
                <w:sz w:val="18"/>
                <w:szCs w:val="18"/>
              </w:rPr>
              <w:t>Web 02</w:t>
            </w:r>
          </w:p>
        </w:tc>
        <w:tc>
          <w:tcPr>
            <w:tcW w:w="3335" w:type="dxa"/>
          </w:tcPr>
          <w:p w14:paraId="7E3E2CCF" w14:textId="17F5D558" w:rsidR="002B282A" w:rsidRPr="00134A9E" w:rsidRDefault="00450BFB" w:rsidP="00377466">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 xml:space="preserve">Números perfectos </w:t>
            </w:r>
          </w:p>
        </w:tc>
        <w:tc>
          <w:tcPr>
            <w:tcW w:w="4977" w:type="dxa"/>
          </w:tcPr>
          <w:p w14:paraId="3249FFC1" w14:textId="6786777A" w:rsidR="002B282A" w:rsidRPr="00134A9E" w:rsidRDefault="002B282A" w:rsidP="0037746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r w:rsidR="00450BFB" w:rsidRPr="00450BFB">
              <w:rPr>
                <w:rFonts w:ascii="Times New Roman" w:hAnsi="Times New Roman" w:cs="Times New Roman"/>
                <w:i/>
                <w:color w:val="BFBFBF" w:themeColor="background1" w:themeShade="BF"/>
              </w:rPr>
              <w:t>http://historiaybiografias.com/ciencia6/</w:t>
            </w:r>
          </w:p>
        </w:tc>
      </w:tr>
      <w:tr w:rsidR="002B282A" w14:paraId="2DBFFCCA" w14:textId="77777777" w:rsidTr="00933B59">
        <w:tc>
          <w:tcPr>
            <w:tcW w:w="742" w:type="dxa"/>
          </w:tcPr>
          <w:p w14:paraId="09C77806" w14:textId="77777777" w:rsidR="002B282A" w:rsidRPr="00053744" w:rsidRDefault="002B282A" w:rsidP="00377466">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335" w:type="dxa"/>
          </w:tcPr>
          <w:p w14:paraId="4454400B" w14:textId="77777777" w:rsidR="002B282A" w:rsidRPr="00134A9E" w:rsidRDefault="002B282A" w:rsidP="0037746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4977" w:type="dxa"/>
          </w:tcPr>
          <w:p w14:paraId="6F29B2DF" w14:textId="77777777" w:rsidR="002B282A" w:rsidRPr="00134A9E" w:rsidRDefault="002B282A" w:rsidP="0037746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14:paraId="39519AE3" w14:textId="77777777" w:rsidR="002B282A" w:rsidRPr="004E5E51" w:rsidRDefault="002B282A" w:rsidP="002B282A">
      <w:pPr>
        <w:spacing w:after="0"/>
        <w:rPr>
          <w:rFonts w:ascii="Times" w:hAnsi="Times"/>
          <w:highlight w:val="yellow"/>
        </w:rPr>
      </w:pPr>
    </w:p>
    <w:tbl>
      <w:tblPr>
        <w:tblW w:w="6026" w:type="dxa"/>
        <w:tblInd w:w="55" w:type="dxa"/>
        <w:tblCellMar>
          <w:left w:w="70" w:type="dxa"/>
          <w:right w:w="70" w:type="dxa"/>
        </w:tblCellMar>
        <w:tblLook w:val="04A0" w:firstRow="1" w:lastRow="0" w:firstColumn="1" w:lastColumn="0" w:noHBand="0" w:noVBand="1"/>
      </w:tblPr>
      <w:tblGrid>
        <w:gridCol w:w="500"/>
        <w:gridCol w:w="419"/>
        <w:gridCol w:w="5107"/>
      </w:tblGrid>
      <w:tr w:rsidR="00990F37" w:rsidRPr="00990F37" w14:paraId="3DCC455C" w14:textId="77777777" w:rsidTr="002B282A">
        <w:trPr>
          <w:trHeight w:val="288"/>
        </w:trPr>
        <w:tc>
          <w:tcPr>
            <w:tcW w:w="500" w:type="dxa"/>
            <w:tcBorders>
              <w:top w:val="nil"/>
              <w:left w:val="nil"/>
              <w:bottom w:val="nil"/>
              <w:right w:val="nil"/>
            </w:tcBorders>
            <w:shd w:val="clear" w:color="auto" w:fill="auto"/>
            <w:noWrap/>
            <w:vAlign w:val="center"/>
          </w:tcPr>
          <w:p w14:paraId="7457960C" w14:textId="77777777" w:rsidR="00990F37" w:rsidRPr="00990F37" w:rsidRDefault="00990F37" w:rsidP="00703E67">
            <w:pP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5F2446D1" w14:textId="6B9D2319"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center"/>
          </w:tcPr>
          <w:p w14:paraId="0DBD9A11" w14:textId="2A61238A"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3BA04B16" w14:textId="77777777" w:rsidTr="002B282A">
        <w:trPr>
          <w:trHeight w:val="288"/>
        </w:trPr>
        <w:tc>
          <w:tcPr>
            <w:tcW w:w="500" w:type="dxa"/>
            <w:tcBorders>
              <w:top w:val="nil"/>
              <w:left w:val="nil"/>
              <w:bottom w:val="nil"/>
              <w:right w:val="nil"/>
            </w:tcBorders>
            <w:shd w:val="clear" w:color="auto" w:fill="auto"/>
            <w:noWrap/>
            <w:vAlign w:val="center"/>
          </w:tcPr>
          <w:p w14:paraId="608DA353"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34BF9D3E" w14:textId="063DF434"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center"/>
          </w:tcPr>
          <w:p w14:paraId="36001131" w14:textId="0658583E"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18D9FB5C" w14:textId="77777777" w:rsidTr="002B282A">
        <w:trPr>
          <w:trHeight w:val="288"/>
        </w:trPr>
        <w:tc>
          <w:tcPr>
            <w:tcW w:w="500" w:type="dxa"/>
            <w:tcBorders>
              <w:top w:val="nil"/>
              <w:left w:val="nil"/>
              <w:bottom w:val="nil"/>
              <w:right w:val="nil"/>
            </w:tcBorders>
            <w:shd w:val="clear" w:color="auto" w:fill="auto"/>
            <w:noWrap/>
            <w:vAlign w:val="center"/>
          </w:tcPr>
          <w:p w14:paraId="0F6D4D02"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6F2FFA2C" w14:textId="2E7EC580" w:rsidR="00990F37" w:rsidRPr="00990F37" w:rsidRDefault="00990F37" w:rsidP="00321FBD">
            <w:pPr>
              <w:spacing w:after="0"/>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center"/>
          </w:tcPr>
          <w:p w14:paraId="1E9D6FE2" w14:textId="11CE32C7"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4D9D9035" w14:textId="77777777" w:rsidTr="002B282A">
        <w:trPr>
          <w:trHeight w:val="288"/>
        </w:trPr>
        <w:tc>
          <w:tcPr>
            <w:tcW w:w="500" w:type="dxa"/>
            <w:tcBorders>
              <w:top w:val="nil"/>
              <w:left w:val="nil"/>
              <w:bottom w:val="nil"/>
              <w:right w:val="nil"/>
            </w:tcBorders>
            <w:shd w:val="clear" w:color="auto" w:fill="auto"/>
            <w:noWrap/>
            <w:vAlign w:val="center"/>
          </w:tcPr>
          <w:p w14:paraId="7D8CAC1E" w14:textId="47CFF3D7" w:rsidR="00990F37" w:rsidRPr="00990F37" w:rsidRDefault="00990F37" w:rsidP="00990F37">
            <w:pPr>
              <w:spacing w:after="0"/>
              <w:jc w:val="center"/>
              <w:rPr>
                <w:rFonts w:ascii="Calibri" w:eastAsia="Times New Roman" w:hAnsi="Calibri" w:cs="Times New Roman"/>
                <w:b/>
                <w:bCs/>
                <w:color w:val="000000"/>
                <w:sz w:val="22"/>
                <w:szCs w:val="22"/>
                <w:lang w:val="es-CO" w:eastAsia="es-CO"/>
              </w:rPr>
            </w:pPr>
          </w:p>
        </w:tc>
        <w:tc>
          <w:tcPr>
            <w:tcW w:w="5526" w:type="dxa"/>
            <w:gridSpan w:val="2"/>
            <w:tcBorders>
              <w:top w:val="nil"/>
              <w:left w:val="nil"/>
              <w:bottom w:val="nil"/>
              <w:right w:val="nil"/>
            </w:tcBorders>
            <w:shd w:val="clear" w:color="auto" w:fill="auto"/>
            <w:noWrap/>
            <w:vAlign w:val="center"/>
          </w:tcPr>
          <w:p w14:paraId="18B407D7" w14:textId="506B84BC" w:rsidR="00990F37" w:rsidRPr="00990F37" w:rsidRDefault="00990F37" w:rsidP="00990F37">
            <w:pPr>
              <w:spacing w:after="0"/>
              <w:rPr>
                <w:rFonts w:ascii="Calibri" w:eastAsia="Times New Roman" w:hAnsi="Calibri" w:cs="Times New Roman"/>
                <w:b/>
                <w:bCs/>
                <w:color w:val="000000"/>
                <w:sz w:val="22"/>
                <w:szCs w:val="22"/>
                <w:lang w:val="es-CO" w:eastAsia="es-CO"/>
              </w:rPr>
            </w:pPr>
          </w:p>
        </w:tc>
      </w:tr>
      <w:tr w:rsidR="00990F37" w:rsidRPr="00990F37" w14:paraId="4897C98A" w14:textId="77777777" w:rsidTr="002B282A">
        <w:trPr>
          <w:trHeight w:val="288"/>
        </w:trPr>
        <w:tc>
          <w:tcPr>
            <w:tcW w:w="500" w:type="dxa"/>
            <w:tcBorders>
              <w:top w:val="nil"/>
              <w:left w:val="nil"/>
              <w:bottom w:val="nil"/>
              <w:right w:val="nil"/>
            </w:tcBorders>
            <w:shd w:val="clear" w:color="auto" w:fill="auto"/>
            <w:noWrap/>
            <w:vAlign w:val="center"/>
          </w:tcPr>
          <w:p w14:paraId="30B21793"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3B3F1F78" w14:textId="63CE0A89"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center"/>
          </w:tcPr>
          <w:p w14:paraId="7FA719DA" w14:textId="0FCA6D41"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6E547631" w14:textId="77777777" w:rsidTr="002B282A">
        <w:trPr>
          <w:trHeight w:val="288"/>
        </w:trPr>
        <w:tc>
          <w:tcPr>
            <w:tcW w:w="500" w:type="dxa"/>
            <w:tcBorders>
              <w:top w:val="nil"/>
              <w:left w:val="nil"/>
              <w:bottom w:val="nil"/>
              <w:right w:val="nil"/>
            </w:tcBorders>
            <w:shd w:val="clear" w:color="auto" w:fill="auto"/>
            <w:noWrap/>
            <w:vAlign w:val="center"/>
          </w:tcPr>
          <w:p w14:paraId="021B8B07"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75B1417D" w14:textId="5FDCEF46"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center"/>
          </w:tcPr>
          <w:p w14:paraId="2C2A5039" w14:textId="72772540"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60D3C6CB" w14:textId="77777777" w:rsidTr="002B282A">
        <w:trPr>
          <w:trHeight w:val="288"/>
        </w:trPr>
        <w:tc>
          <w:tcPr>
            <w:tcW w:w="500" w:type="dxa"/>
            <w:tcBorders>
              <w:top w:val="nil"/>
              <w:left w:val="nil"/>
              <w:bottom w:val="nil"/>
              <w:right w:val="nil"/>
            </w:tcBorders>
            <w:shd w:val="clear" w:color="auto" w:fill="auto"/>
            <w:noWrap/>
            <w:vAlign w:val="center"/>
          </w:tcPr>
          <w:p w14:paraId="39472DB0" w14:textId="1FC1B890" w:rsidR="00990F37" w:rsidRPr="00990F37" w:rsidRDefault="00990F37" w:rsidP="00990F37">
            <w:pPr>
              <w:spacing w:after="0"/>
              <w:jc w:val="center"/>
              <w:rPr>
                <w:rFonts w:ascii="Calibri" w:eastAsia="Times New Roman" w:hAnsi="Calibri" w:cs="Times New Roman"/>
                <w:b/>
                <w:bCs/>
                <w:color w:val="000000"/>
                <w:sz w:val="22"/>
                <w:szCs w:val="22"/>
                <w:lang w:val="es-CO" w:eastAsia="es-CO"/>
              </w:rPr>
            </w:pPr>
          </w:p>
        </w:tc>
        <w:tc>
          <w:tcPr>
            <w:tcW w:w="5526" w:type="dxa"/>
            <w:gridSpan w:val="2"/>
            <w:tcBorders>
              <w:top w:val="nil"/>
              <w:left w:val="nil"/>
              <w:bottom w:val="nil"/>
              <w:right w:val="nil"/>
            </w:tcBorders>
            <w:shd w:val="clear" w:color="auto" w:fill="auto"/>
            <w:noWrap/>
            <w:vAlign w:val="center"/>
          </w:tcPr>
          <w:p w14:paraId="7AB08463" w14:textId="39D44757" w:rsidR="00990F37" w:rsidRPr="00990F37" w:rsidRDefault="00990F37" w:rsidP="00990F37">
            <w:pPr>
              <w:spacing w:after="0"/>
              <w:rPr>
                <w:rFonts w:ascii="Calibri" w:eastAsia="Times New Roman" w:hAnsi="Calibri" w:cs="Times New Roman"/>
                <w:b/>
                <w:bCs/>
                <w:color w:val="000000"/>
                <w:sz w:val="22"/>
                <w:szCs w:val="22"/>
                <w:lang w:val="es-CO" w:eastAsia="es-CO"/>
              </w:rPr>
            </w:pPr>
          </w:p>
        </w:tc>
      </w:tr>
      <w:tr w:rsidR="00990F37" w:rsidRPr="00990F37" w14:paraId="22C66D9C" w14:textId="77777777" w:rsidTr="002B282A">
        <w:trPr>
          <w:trHeight w:val="288"/>
        </w:trPr>
        <w:tc>
          <w:tcPr>
            <w:tcW w:w="500" w:type="dxa"/>
            <w:tcBorders>
              <w:top w:val="nil"/>
              <w:left w:val="nil"/>
              <w:bottom w:val="nil"/>
              <w:right w:val="nil"/>
            </w:tcBorders>
            <w:shd w:val="clear" w:color="auto" w:fill="auto"/>
            <w:noWrap/>
            <w:vAlign w:val="center"/>
          </w:tcPr>
          <w:p w14:paraId="377E4B43"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031A2A4D" w14:textId="4AE0859F"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center"/>
          </w:tcPr>
          <w:p w14:paraId="1DD58119" w14:textId="65D22BA0"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461354A9" w14:textId="77777777" w:rsidTr="002B282A">
        <w:trPr>
          <w:trHeight w:val="288"/>
        </w:trPr>
        <w:tc>
          <w:tcPr>
            <w:tcW w:w="500" w:type="dxa"/>
            <w:tcBorders>
              <w:top w:val="nil"/>
              <w:left w:val="nil"/>
              <w:bottom w:val="nil"/>
              <w:right w:val="nil"/>
            </w:tcBorders>
            <w:shd w:val="clear" w:color="auto" w:fill="auto"/>
            <w:noWrap/>
            <w:vAlign w:val="center"/>
          </w:tcPr>
          <w:p w14:paraId="3167B5C4"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72B4ED9A" w14:textId="30B52A95"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center"/>
          </w:tcPr>
          <w:p w14:paraId="220C1F23" w14:textId="2272FF34"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42B222CB" w14:textId="77777777" w:rsidTr="002B282A">
        <w:trPr>
          <w:trHeight w:val="288"/>
        </w:trPr>
        <w:tc>
          <w:tcPr>
            <w:tcW w:w="500" w:type="dxa"/>
            <w:tcBorders>
              <w:top w:val="nil"/>
              <w:left w:val="nil"/>
              <w:bottom w:val="nil"/>
              <w:right w:val="nil"/>
            </w:tcBorders>
            <w:shd w:val="clear" w:color="auto" w:fill="auto"/>
            <w:noWrap/>
            <w:vAlign w:val="bottom"/>
          </w:tcPr>
          <w:p w14:paraId="6EA3B427" w14:textId="04A5063C" w:rsidR="00990F37" w:rsidRPr="00990F37" w:rsidRDefault="00990F37" w:rsidP="00990F37">
            <w:pPr>
              <w:spacing w:after="0"/>
              <w:jc w:val="center"/>
              <w:rPr>
                <w:rFonts w:ascii="Calibri" w:eastAsia="Times New Roman" w:hAnsi="Calibri" w:cs="Times New Roman"/>
                <w:b/>
                <w:bCs/>
                <w:color w:val="000000"/>
                <w:sz w:val="22"/>
                <w:szCs w:val="22"/>
                <w:lang w:val="es-CO" w:eastAsia="es-CO"/>
              </w:rPr>
            </w:pPr>
          </w:p>
        </w:tc>
        <w:tc>
          <w:tcPr>
            <w:tcW w:w="5526" w:type="dxa"/>
            <w:gridSpan w:val="2"/>
            <w:tcBorders>
              <w:top w:val="nil"/>
              <w:left w:val="nil"/>
              <w:bottom w:val="nil"/>
              <w:right w:val="nil"/>
            </w:tcBorders>
            <w:shd w:val="clear" w:color="auto" w:fill="auto"/>
            <w:noWrap/>
            <w:vAlign w:val="center"/>
          </w:tcPr>
          <w:p w14:paraId="1943376D" w14:textId="312F74EA" w:rsidR="00990F37" w:rsidRPr="00990F37" w:rsidRDefault="00990F37" w:rsidP="00990F37">
            <w:pPr>
              <w:spacing w:after="0"/>
              <w:rPr>
                <w:rFonts w:ascii="Calibri" w:eastAsia="Times New Roman" w:hAnsi="Calibri" w:cs="Times New Roman"/>
                <w:b/>
                <w:bCs/>
                <w:color w:val="000000"/>
                <w:sz w:val="22"/>
                <w:szCs w:val="22"/>
                <w:lang w:val="es-CO" w:eastAsia="es-CO"/>
              </w:rPr>
            </w:pPr>
          </w:p>
        </w:tc>
      </w:tr>
      <w:tr w:rsidR="00990F37" w:rsidRPr="00990F37" w14:paraId="24C63480" w14:textId="77777777" w:rsidTr="002B282A">
        <w:trPr>
          <w:trHeight w:val="300"/>
        </w:trPr>
        <w:tc>
          <w:tcPr>
            <w:tcW w:w="500" w:type="dxa"/>
            <w:tcBorders>
              <w:top w:val="nil"/>
              <w:left w:val="nil"/>
              <w:bottom w:val="nil"/>
              <w:right w:val="nil"/>
            </w:tcBorders>
            <w:shd w:val="clear" w:color="auto" w:fill="auto"/>
            <w:noWrap/>
            <w:vAlign w:val="bottom"/>
          </w:tcPr>
          <w:p w14:paraId="46EDA98D"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268E5DF7"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center"/>
          </w:tcPr>
          <w:p w14:paraId="3EB79B1B" w14:textId="49ECDB60"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4FD2657C" w14:textId="77777777" w:rsidTr="002B282A">
        <w:trPr>
          <w:trHeight w:val="300"/>
        </w:trPr>
        <w:tc>
          <w:tcPr>
            <w:tcW w:w="500" w:type="dxa"/>
            <w:tcBorders>
              <w:top w:val="nil"/>
              <w:left w:val="nil"/>
              <w:bottom w:val="nil"/>
              <w:right w:val="nil"/>
            </w:tcBorders>
            <w:shd w:val="clear" w:color="auto" w:fill="auto"/>
            <w:noWrap/>
            <w:vAlign w:val="bottom"/>
          </w:tcPr>
          <w:p w14:paraId="62D8D63C"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339F9D6E"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bottom"/>
          </w:tcPr>
          <w:p w14:paraId="0D675271" w14:textId="1EA8D8D4"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021A2562" w14:textId="77777777" w:rsidTr="002B282A">
        <w:trPr>
          <w:trHeight w:val="288"/>
        </w:trPr>
        <w:tc>
          <w:tcPr>
            <w:tcW w:w="500" w:type="dxa"/>
            <w:tcBorders>
              <w:top w:val="nil"/>
              <w:left w:val="nil"/>
              <w:bottom w:val="nil"/>
              <w:right w:val="nil"/>
            </w:tcBorders>
            <w:shd w:val="clear" w:color="auto" w:fill="auto"/>
            <w:noWrap/>
            <w:vAlign w:val="bottom"/>
          </w:tcPr>
          <w:p w14:paraId="558C14DF"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7A098C25"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bottom"/>
          </w:tcPr>
          <w:p w14:paraId="5B525F2D" w14:textId="4E930685" w:rsidR="00990F37" w:rsidRPr="00990F37" w:rsidRDefault="00990F37" w:rsidP="00990F37">
            <w:pPr>
              <w:spacing w:after="0"/>
              <w:rPr>
                <w:rFonts w:ascii="Calibri" w:eastAsia="Times New Roman" w:hAnsi="Calibri" w:cs="Times New Roman"/>
                <w:color w:val="000000"/>
                <w:sz w:val="22"/>
                <w:szCs w:val="22"/>
                <w:lang w:val="es-CO" w:eastAsia="es-CO"/>
              </w:rPr>
            </w:pPr>
          </w:p>
        </w:tc>
      </w:tr>
      <w:tr w:rsidR="00990F37" w:rsidRPr="00990F37" w14:paraId="5F79B35D" w14:textId="77777777" w:rsidTr="002B282A">
        <w:trPr>
          <w:trHeight w:val="300"/>
        </w:trPr>
        <w:tc>
          <w:tcPr>
            <w:tcW w:w="500" w:type="dxa"/>
            <w:tcBorders>
              <w:top w:val="nil"/>
              <w:left w:val="nil"/>
              <w:bottom w:val="nil"/>
              <w:right w:val="nil"/>
            </w:tcBorders>
            <w:shd w:val="clear" w:color="auto" w:fill="auto"/>
            <w:noWrap/>
            <w:vAlign w:val="bottom"/>
          </w:tcPr>
          <w:p w14:paraId="4018C085"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419" w:type="dxa"/>
            <w:tcBorders>
              <w:top w:val="nil"/>
              <w:left w:val="nil"/>
              <w:bottom w:val="nil"/>
              <w:right w:val="nil"/>
            </w:tcBorders>
            <w:shd w:val="clear" w:color="auto" w:fill="auto"/>
            <w:noWrap/>
            <w:vAlign w:val="center"/>
          </w:tcPr>
          <w:p w14:paraId="109E96B2" w14:textId="77777777" w:rsidR="00990F37" w:rsidRPr="00990F37" w:rsidRDefault="00990F37" w:rsidP="00990F37">
            <w:pPr>
              <w:spacing w:after="0"/>
              <w:jc w:val="center"/>
              <w:rPr>
                <w:rFonts w:ascii="Calibri" w:eastAsia="Times New Roman" w:hAnsi="Calibri" w:cs="Times New Roman"/>
                <w:color w:val="000000"/>
                <w:sz w:val="22"/>
                <w:szCs w:val="22"/>
                <w:lang w:val="es-CO" w:eastAsia="es-CO"/>
              </w:rPr>
            </w:pPr>
          </w:p>
        </w:tc>
        <w:tc>
          <w:tcPr>
            <w:tcW w:w="5107" w:type="dxa"/>
            <w:tcBorders>
              <w:top w:val="nil"/>
              <w:left w:val="nil"/>
              <w:bottom w:val="nil"/>
              <w:right w:val="nil"/>
            </w:tcBorders>
            <w:shd w:val="clear" w:color="auto" w:fill="auto"/>
            <w:noWrap/>
            <w:vAlign w:val="bottom"/>
          </w:tcPr>
          <w:p w14:paraId="2F07F61E" w14:textId="796DFD6C" w:rsidR="00990F37" w:rsidRPr="00990F37" w:rsidRDefault="00990F37" w:rsidP="00990F37">
            <w:pPr>
              <w:spacing w:after="0"/>
              <w:rPr>
                <w:rFonts w:ascii="Calibri" w:eastAsia="Times New Roman" w:hAnsi="Calibri" w:cs="Times New Roman"/>
                <w:color w:val="000000"/>
                <w:sz w:val="22"/>
                <w:szCs w:val="22"/>
                <w:lang w:val="es-CO" w:eastAsia="es-CO"/>
              </w:rPr>
            </w:pPr>
          </w:p>
        </w:tc>
      </w:tr>
    </w:tbl>
    <w:p w14:paraId="26C92892" w14:textId="77777777" w:rsidR="009D7E43" w:rsidRPr="004E5E51" w:rsidRDefault="009D7E43" w:rsidP="00F21DA8">
      <w:pPr>
        <w:spacing w:after="0"/>
        <w:rPr>
          <w:rFonts w:ascii="Times" w:hAnsi="Times"/>
        </w:rPr>
      </w:pPr>
    </w:p>
    <w:sectPr w:rsidR="009D7E43" w:rsidRPr="004E5E51" w:rsidSect="00FC30C2">
      <w:headerReference w:type="even" r:id="rId33"/>
      <w:headerReference w:type="default" r:id="rId3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720CF0" w14:textId="77777777" w:rsidR="00382A52" w:rsidRDefault="00382A52">
      <w:pPr>
        <w:spacing w:after="0"/>
      </w:pPr>
      <w:r>
        <w:separator/>
      </w:r>
    </w:p>
  </w:endnote>
  <w:endnote w:type="continuationSeparator" w:id="0">
    <w:p w14:paraId="10D3754B" w14:textId="77777777" w:rsidR="00382A52" w:rsidRDefault="00382A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44D65" w14:textId="77777777" w:rsidR="00382A52" w:rsidRDefault="00382A52">
      <w:pPr>
        <w:spacing w:after="0"/>
      </w:pPr>
      <w:r>
        <w:separator/>
      </w:r>
    </w:p>
  </w:footnote>
  <w:footnote w:type="continuationSeparator" w:id="0">
    <w:p w14:paraId="3CBDB075" w14:textId="77777777" w:rsidR="00382A52" w:rsidRDefault="00382A5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163D47" w:rsidRDefault="00163D47"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163D47" w:rsidRDefault="00163D47"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163D47" w:rsidRDefault="00163D47"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A5843">
      <w:rPr>
        <w:rStyle w:val="Nmerodepgina"/>
        <w:noProof/>
      </w:rPr>
      <w:t>26</w:t>
    </w:r>
    <w:r>
      <w:rPr>
        <w:rStyle w:val="Nmerodepgina"/>
      </w:rPr>
      <w:fldChar w:fldCharType="end"/>
    </w:r>
  </w:p>
  <w:p w14:paraId="5F223E2B" w14:textId="0E802DFA" w:rsidR="00163D47" w:rsidRPr="00F16D37" w:rsidRDefault="00163D47" w:rsidP="0004489C">
    <w:pPr>
      <w:pStyle w:val="Encabezado"/>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MAT06</w:t>
    </w:r>
    <w:r w:rsidRPr="00FE4049">
      <w:rPr>
        <w:rFonts w:ascii="Times" w:hAnsi="Times"/>
        <w:sz w:val="20"/>
        <w:szCs w:val="20"/>
        <w:highlight w:val="yellow"/>
        <w:lang w:val="es-ES"/>
      </w:rPr>
      <w:t>_</w:t>
    </w:r>
    <w:r>
      <w:rPr>
        <w:rFonts w:ascii="Times" w:hAnsi="Times"/>
        <w:sz w:val="20"/>
        <w:szCs w:val="20"/>
        <w:highlight w:val="yellow"/>
        <w:lang w:val="es-ES"/>
      </w:rPr>
      <w:t>04</w:t>
    </w:r>
    <w:r w:rsidRPr="00FE4049">
      <w:rPr>
        <w:rFonts w:ascii="Times" w:hAnsi="Times"/>
        <w:sz w:val="20"/>
        <w:szCs w:val="20"/>
        <w:highlight w:val="yellow"/>
        <w:lang w:val="es-ES"/>
      </w:rPr>
      <w:t>_CO]</w:t>
    </w:r>
    <w:r w:rsidRPr="00FE4049">
      <w:rPr>
        <w:rFonts w:ascii="Times" w:hAnsi="Times"/>
        <w:sz w:val="20"/>
        <w:szCs w:val="20"/>
        <w:lang w:val="es-ES"/>
      </w:rPr>
      <w:t xml:space="preserve"> Guion 0</w:t>
    </w:r>
    <w:r>
      <w:rPr>
        <w:rFonts w:ascii="Times" w:hAnsi="Times"/>
        <w:sz w:val="20"/>
        <w:szCs w:val="20"/>
        <w:lang w:val="es-ES"/>
      </w:rPr>
      <w:t>4</w:t>
    </w:r>
    <w:r w:rsidRPr="00FE4049">
      <w:rPr>
        <w:rFonts w:ascii="Times" w:hAnsi="Times"/>
        <w:sz w:val="20"/>
        <w:szCs w:val="20"/>
        <w:lang w:val="es-ES"/>
      </w:rPr>
      <w:t xml:space="preserve"> </w:t>
    </w:r>
    <w:r>
      <w:rPr>
        <w:b/>
        <w:sz w:val="22"/>
        <w:szCs w:val="22"/>
      </w:rPr>
      <w:t>Teoría de números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354B7"/>
    <w:multiLevelType w:val="hybridMultilevel"/>
    <w:tmpl w:val="0818E4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E7D5E8A"/>
    <w:multiLevelType w:val="multilevel"/>
    <w:tmpl w:val="37E2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nsid w:val="32C61DB3"/>
    <w:multiLevelType w:val="hybridMultilevel"/>
    <w:tmpl w:val="2C46D1B0"/>
    <w:lvl w:ilvl="0" w:tplc="2A2C4E8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FB24E4"/>
    <w:multiLevelType w:val="hybridMultilevel"/>
    <w:tmpl w:val="D09C6C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2661DB5"/>
    <w:multiLevelType w:val="multilevel"/>
    <w:tmpl w:val="B210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nsid w:val="74D2701F"/>
    <w:multiLevelType w:val="hybridMultilevel"/>
    <w:tmpl w:val="2A1A73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BF248F2"/>
    <w:multiLevelType w:val="hybridMultilevel"/>
    <w:tmpl w:val="6E8EC1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3"/>
  </w:num>
  <w:num w:numId="4">
    <w:abstractNumId w:val="2"/>
  </w:num>
  <w:num w:numId="5">
    <w:abstractNumId w:val="26"/>
  </w:num>
  <w:num w:numId="6">
    <w:abstractNumId w:val="11"/>
  </w:num>
  <w:num w:numId="7">
    <w:abstractNumId w:val="7"/>
  </w:num>
  <w:num w:numId="8">
    <w:abstractNumId w:val="16"/>
  </w:num>
  <w:num w:numId="9">
    <w:abstractNumId w:val="30"/>
  </w:num>
  <w:num w:numId="10">
    <w:abstractNumId w:val="5"/>
  </w:num>
  <w:num w:numId="11">
    <w:abstractNumId w:val="22"/>
  </w:num>
  <w:num w:numId="12">
    <w:abstractNumId w:val="38"/>
  </w:num>
  <w:num w:numId="13">
    <w:abstractNumId w:val="20"/>
  </w:num>
  <w:num w:numId="14">
    <w:abstractNumId w:val="23"/>
  </w:num>
  <w:num w:numId="15">
    <w:abstractNumId w:val="35"/>
  </w:num>
  <w:num w:numId="16">
    <w:abstractNumId w:val="32"/>
  </w:num>
  <w:num w:numId="17">
    <w:abstractNumId w:val="39"/>
  </w:num>
  <w:num w:numId="18">
    <w:abstractNumId w:val="27"/>
  </w:num>
  <w:num w:numId="19">
    <w:abstractNumId w:val="18"/>
  </w:num>
  <w:num w:numId="20">
    <w:abstractNumId w:val="9"/>
  </w:num>
  <w:num w:numId="21">
    <w:abstractNumId w:val="40"/>
  </w:num>
  <w:num w:numId="22">
    <w:abstractNumId w:val="10"/>
  </w:num>
  <w:num w:numId="23">
    <w:abstractNumId w:val="1"/>
  </w:num>
  <w:num w:numId="24">
    <w:abstractNumId w:val="29"/>
  </w:num>
  <w:num w:numId="25">
    <w:abstractNumId w:val="28"/>
  </w:num>
  <w:num w:numId="26">
    <w:abstractNumId w:val="31"/>
  </w:num>
  <w:num w:numId="27">
    <w:abstractNumId w:val="13"/>
  </w:num>
  <w:num w:numId="28">
    <w:abstractNumId w:val="8"/>
  </w:num>
  <w:num w:numId="29">
    <w:abstractNumId w:val="19"/>
  </w:num>
  <w:num w:numId="30">
    <w:abstractNumId w:val="0"/>
  </w:num>
  <w:num w:numId="31">
    <w:abstractNumId w:val="33"/>
  </w:num>
  <w:num w:numId="32">
    <w:abstractNumId w:val="6"/>
  </w:num>
  <w:num w:numId="33">
    <w:abstractNumId w:val="37"/>
  </w:num>
  <w:num w:numId="34">
    <w:abstractNumId w:val="15"/>
  </w:num>
  <w:num w:numId="35">
    <w:abstractNumId w:val="14"/>
  </w:num>
  <w:num w:numId="36">
    <w:abstractNumId w:val="25"/>
  </w:num>
  <w:num w:numId="37">
    <w:abstractNumId w:val="36"/>
  </w:num>
  <w:num w:numId="38">
    <w:abstractNumId w:val="41"/>
  </w:num>
  <w:num w:numId="39">
    <w:abstractNumId w:val="4"/>
  </w:num>
  <w:num w:numId="40">
    <w:abstractNumId w:val="21"/>
  </w:num>
  <w:num w:numId="41">
    <w:abstractNumId w:val="34"/>
  </w:num>
  <w:num w:numId="42">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12056"/>
    <w:rsid w:val="00012C73"/>
    <w:rsid w:val="00016723"/>
    <w:rsid w:val="000170D6"/>
    <w:rsid w:val="000177F1"/>
    <w:rsid w:val="000277F7"/>
    <w:rsid w:val="000278CC"/>
    <w:rsid w:val="00030E2D"/>
    <w:rsid w:val="00033394"/>
    <w:rsid w:val="00033A3A"/>
    <w:rsid w:val="0003581C"/>
    <w:rsid w:val="00035DDC"/>
    <w:rsid w:val="00036F85"/>
    <w:rsid w:val="00037DA7"/>
    <w:rsid w:val="00037FDF"/>
    <w:rsid w:val="00040B51"/>
    <w:rsid w:val="0004273E"/>
    <w:rsid w:val="00042A94"/>
    <w:rsid w:val="0004489C"/>
    <w:rsid w:val="0004581D"/>
    <w:rsid w:val="000468AD"/>
    <w:rsid w:val="00046EB5"/>
    <w:rsid w:val="00046F41"/>
    <w:rsid w:val="00047627"/>
    <w:rsid w:val="00053744"/>
    <w:rsid w:val="00054A93"/>
    <w:rsid w:val="0005679F"/>
    <w:rsid w:val="00056BFD"/>
    <w:rsid w:val="00056FCF"/>
    <w:rsid w:val="000573A2"/>
    <w:rsid w:val="00057679"/>
    <w:rsid w:val="000618A4"/>
    <w:rsid w:val="000629EA"/>
    <w:rsid w:val="00062A33"/>
    <w:rsid w:val="00064F7F"/>
    <w:rsid w:val="000716B5"/>
    <w:rsid w:val="0007415B"/>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437D"/>
    <w:rsid w:val="000B5A8D"/>
    <w:rsid w:val="000C0B3F"/>
    <w:rsid w:val="000C4BAB"/>
    <w:rsid w:val="000C602F"/>
    <w:rsid w:val="000C612E"/>
    <w:rsid w:val="000D0CB5"/>
    <w:rsid w:val="000D0E70"/>
    <w:rsid w:val="000D3304"/>
    <w:rsid w:val="000D3AAA"/>
    <w:rsid w:val="000D76CE"/>
    <w:rsid w:val="000E1629"/>
    <w:rsid w:val="000E1E66"/>
    <w:rsid w:val="000E2622"/>
    <w:rsid w:val="000E50F5"/>
    <w:rsid w:val="000E56BF"/>
    <w:rsid w:val="000E7362"/>
    <w:rsid w:val="000F0C7A"/>
    <w:rsid w:val="000F3118"/>
    <w:rsid w:val="000F4E9E"/>
    <w:rsid w:val="000F7B46"/>
    <w:rsid w:val="001018BE"/>
    <w:rsid w:val="00101D89"/>
    <w:rsid w:val="0011245D"/>
    <w:rsid w:val="00112EDC"/>
    <w:rsid w:val="001161A9"/>
    <w:rsid w:val="00121317"/>
    <w:rsid w:val="001239A8"/>
    <w:rsid w:val="001246F9"/>
    <w:rsid w:val="001300C4"/>
    <w:rsid w:val="001316BE"/>
    <w:rsid w:val="00132DD6"/>
    <w:rsid w:val="0013385F"/>
    <w:rsid w:val="00134A9E"/>
    <w:rsid w:val="001354F3"/>
    <w:rsid w:val="00135E31"/>
    <w:rsid w:val="00140B08"/>
    <w:rsid w:val="00140D65"/>
    <w:rsid w:val="001435BE"/>
    <w:rsid w:val="00147210"/>
    <w:rsid w:val="00147D40"/>
    <w:rsid w:val="00150A19"/>
    <w:rsid w:val="00150A59"/>
    <w:rsid w:val="00152DB8"/>
    <w:rsid w:val="00155DDA"/>
    <w:rsid w:val="001561C2"/>
    <w:rsid w:val="001610CA"/>
    <w:rsid w:val="00161D0A"/>
    <w:rsid w:val="00163D47"/>
    <w:rsid w:val="00163E0E"/>
    <w:rsid w:val="00164C58"/>
    <w:rsid w:val="00171309"/>
    <w:rsid w:val="00172517"/>
    <w:rsid w:val="001738BE"/>
    <w:rsid w:val="00174944"/>
    <w:rsid w:val="001758E6"/>
    <w:rsid w:val="00175AA8"/>
    <w:rsid w:val="00175E90"/>
    <w:rsid w:val="00177A1F"/>
    <w:rsid w:val="00182541"/>
    <w:rsid w:val="00183EBC"/>
    <w:rsid w:val="00184032"/>
    <w:rsid w:val="0018426E"/>
    <w:rsid w:val="00185846"/>
    <w:rsid w:val="0018784F"/>
    <w:rsid w:val="00193B1C"/>
    <w:rsid w:val="0019469F"/>
    <w:rsid w:val="00195E54"/>
    <w:rsid w:val="00197871"/>
    <w:rsid w:val="001A0435"/>
    <w:rsid w:val="001A2B3A"/>
    <w:rsid w:val="001A42BD"/>
    <w:rsid w:val="001A4664"/>
    <w:rsid w:val="001A58CC"/>
    <w:rsid w:val="001A5E30"/>
    <w:rsid w:val="001A6EB5"/>
    <w:rsid w:val="001B1F44"/>
    <w:rsid w:val="001B37F8"/>
    <w:rsid w:val="001B3DAF"/>
    <w:rsid w:val="001B4371"/>
    <w:rsid w:val="001C161B"/>
    <w:rsid w:val="001C6229"/>
    <w:rsid w:val="001D3A53"/>
    <w:rsid w:val="001D42D1"/>
    <w:rsid w:val="001D49CD"/>
    <w:rsid w:val="001D54D1"/>
    <w:rsid w:val="001D6E31"/>
    <w:rsid w:val="001E05D1"/>
    <w:rsid w:val="001E7172"/>
    <w:rsid w:val="001E726F"/>
    <w:rsid w:val="001F10EF"/>
    <w:rsid w:val="001F16AE"/>
    <w:rsid w:val="001F1D8F"/>
    <w:rsid w:val="001F26C5"/>
    <w:rsid w:val="001F2873"/>
    <w:rsid w:val="001F391D"/>
    <w:rsid w:val="001F429E"/>
    <w:rsid w:val="002022A7"/>
    <w:rsid w:val="0020303A"/>
    <w:rsid w:val="0020599A"/>
    <w:rsid w:val="0020710C"/>
    <w:rsid w:val="0021072A"/>
    <w:rsid w:val="00212435"/>
    <w:rsid w:val="00212459"/>
    <w:rsid w:val="00214515"/>
    <w:rsid w:val="002209FB"/>
    <w:rsid w:val="00227693"/>
    <w:rsid w:val="0023016E"/>
    <w:rsid w:val="0023027E"/>
    <w:rsid w:val="00230B4F"/>
    <w:rsid w:val="00232291"/>
    <w:rsid w:val="0023571B"/>
    <w:rsid w:val="0023765B"/>
    <w:rsid w:val="002406F9"/>
    <w:rsid w:val="00243875"/>
    <w:rsid w:val="00244336"/>
    <w:rsid w:val="002514C9"/>
    <w:rsid w:val="00252A72"/>
    <w:rsid w:val="00257DDB"/>
    <w:rsid w:val="002632B2"/>
    <w:rsid w:val="00264B58"/>
    <w:rsid w:val="00272066"/>
    <w:rsid w:val="00273007"/>
    <w:rsid w:val="00275F70"/>
    <w:rsid w:val="00276C9D"/>
    <w:rsid w:val="00285778"/>
    <w:rsid w:val="00285811"/>
    <w:rsid w:val="002932FC"/>
    <w:rsid w:val="002973CB"/>
    <w:rsid w:val="002A07B3"/>
    <w:rsid w:val="002A1E54"/>
    <w:rsid w:val="002A239D"/>
    <w:rsid w:val="002A239E"/>
    <w:rsid w:val="002A4CD7"/>
    <w:rsid w:val="002A6B17"/>
    <w:rsid w:val="002A768B"/>
    <w:rsid w:val="002B0F59"/>
    <w:rsid w:val="002B253B"/>
    <w:rsid w:val="002B282A"/>
    <w:rsid w:val="002C194D"/>
    <w:rsid w:val="002C2770"/>
    <w:rsid w:val="002C5ADE"/>
    <w:rsid w:val="002C79EC"/>
    <w:rsid w:val="002C7D17"/>
    <w:rsid w:val="002D1656"/>
    <w:rsid w:val="002D2B46"/>
    <w:rsid w:val="002D2FE7"/>
    <w:rsid w:val="002D55A3"/>
    <w:rsid w:val="002E0A3A"/>
    <w:rsid w:val="002E34D4"/>
    <w:rsid w:val="002E5E5F"/>
    <w:rsid w:val="002E7393"/>
    <w:rsid w:val="002F045F"/>
    <w:rsid w:val="002F29AD"/>
    <w:rsid w:val="002F3FB5"/>
    <w:rsid w:val="003030CE"/>
    <w:rsid w:val="00304F3E"/>
    <w:rsid w:val="00305F48"/>
    <w:rsid w:val="0030709A"/>
    <w:rsid w:val="0031265C"/>
    <w:rsid w:val="00312A3B"/>
    <w:rsid w:val="00312F78"/>
    <w:rsid w:val="003139FA"/>
    <w:rsid w:val="003150E5"/>
    <w:rsid w:val="00317F68"/>
    <w:rsid w:val="00321BBE"/>
    <w:rsid w:val="00321FBD"/>
    <w:rsid w:val="0032206E"/>
    <w:rsid w:val="0032234E"/>
    <w:rsid w:val="00322D61"/>
    <w:rsid w:val="00323B2C"/>
    <w:rsid w:val="00324E6A"/>
    <w:rsid w:val="00325653"/>
    <w:rsid w:val="00326FC9"/>
    <w:rsid w:val="00327549"/>
    <w:rsid w:val="0033015E"/>
    <w:rsid w:val="00331E66"/>
    <w:rsid w:val="00332709"/>
    <w:rsid w:val="00333D4F"/>
    <w:rsid w:val="0033743D"/>
    <w:rsid w:val="00340782"/>
    <w:rsid w:val="0034176C"/>
    <w:rsid w:val="00346730"/>
    <w:rsid w:val="00347250"/>
    <w:rsid w:val="00347BA5"/>
    <w:rsid w:val="00350AB9"/>
    <w:rsid w:val="003521B0"/>
    <w:rsid w:val="003524CB"/>
    <w:rsid w:val="003534B8"/>
    <w:rsid w:val="003556F1"/>
    <w:rsid w:val="00356434"/>
    <w:rsid w:val="00356A86"/>
    <w:rsid w:val="00361FAF"/>
    <w:rsid w:val="00362722"/>
    <w:rsid w:val="00362BCE"/>
    <w:rsid w:val="00362CFD"/>
    <w:rsid w:val="0036393A"/>
    <w:rsid w:val="00364F1A"/>
    <w:rsid w:val="00365A47"/>
    <w:rsid w:val="0036644C"/>
    <w:rsid w:val="00375E3C"/>
    <w:rsid w:val="00376179"/>
    <w:rsid w:val="00376B66"/>
    <w:rsid w:val="00377466"/>
    <w:rsid w:val="003812EB"/>
    <w:rsid w:val="00382A52"/>
    <w:rsid w:val="0038315B"/>
    <w:rsid w:val="0038456F"/>
    <w:rsid w:val="00385B89"/>
    <w:rsid w:val="00385C30"/>
    <w:rsid w:val="00385E3E"/>
    <w:rsid w:val="003926E6"/>
    <w:rsid w:val="00394AE7"/>
    <w:rsid w:val="00395F9D"/>
    <w:rsid w:val="00396E33"/>
    <w:rsid w:val="003A0493"/>
    <w:rsid w:val="003A2A39"/>
    <w:rsid w:val="003A3208"/>
    <w:rsid w:val="003A5FBA"/>
    <w:rsid w:val="003A63E0"/>
    <w:rsid w:val="003A7029"/>
    <w:rsid w:val="003A784A"/>
    <w:rsid w:val="003B0407"/>
    <w:rsid w:val="003B2140"/>
    <w:rsid w:val="003B6E27"/>
    <w:rsid w:val="003B7E6A"/>
    <w:rsid w:val="003C0290"/>
    <w:rsid w:val="003C04E5"/>
    <w:rsid w:val="003C20B8"/>
    <w:rsid w:val="003C2B9F"/>
    <w:rsid w:val="003C2D6D"/>
    <w:rsid w:val="003C306F"/>
    <w:rsid w:val="003C3B19"/>
    <w:rsid w:val="003C50CE"/>
    <w:rsid w:val="003C6ADD"/>
    <w:rsid w:val="003C6C1F"/>
    <w:rsid w:val="003D099A"/>
    <w:rsid w:val="003D0B91"/>
    <w:rsid w:val="003D1EBD"/>
    <w:rsid w:val="003D362C"/>
    <w:rsid w:val="003E024E"/>
    <w:rsid w:val="003E036B"/>
    <w:rsid w:val="003E1651"/>
    <w:rsid w:val="003E1BE1"/>
    <w:rsid w:val="003E1D55"/>
    <w:rsid w:val="003E39CA"/>
    <w:rsid w:val="003E7B3B"/>
    <w:rsid w:val="003F1B3A"/>
    <w:rsid w:val="003F233E"/>
    <w:rsid w:val="003F2984"/>
    <w:rsid w:val="003F2F74"/>
    <w:rsid w:val="003F3EE5"/>
    <w:rsid w:val="003F42C3"/>
    <w:rsid w:val="003F6E14"/>
    <w:rsid w:val="003F7179"/>
    <w:rsid w:val="00404CF7"/>
    <w:rsid w:val="00407C56"/>
    <w:rsid w:val="00411147"/>
    <w:rsid w:val="00414108"/>
    <w:rsid w:val="00414FFA"/>
    <w:rsid w:val="00416B09"/>
    <w:rsid w:val="0042512A"/>
    <w:rsid w:val="0042546E"/>
    <w:rsid w:val="00425943"/>
    <w:rsid w:val="00426C89"/>
    <w:rsid w:val="00427320"/>
    <w:rsid w:val="004274ED"/>
    <w:rsid w:val="004274FA"/>
    <w:rsid w:val="00436E0A"/>
    <w:rsid w:val="00440AF7"/>
    <w:rsid w:val="0044314A"/>
    <w:rsid w:val="004434F2"/>
    <w:rsid w:val="00446FBC"/>
    <w:rsid w:val="004506D7"/>
    <w:rsid w:val="00450BFB"/>
    <w:rsid w:val="00453D0F"/>
    <w:rsid w:val="00453DA5"/>
    <w:rsid w:val="00455E58"/>
    <w:rsid w:val="00456654"/>
    <w:rsid w:val="0046182F"/>
    <w:rsid w:val="00461BC5"/>
    <w:rsid w:val="00464157"/>
    <w:rsid w:val="00466984"/>
    <w:rsid w:val="0046708B"/>
    <w:rsid w:val="004725E5"/>
    <w:rsid w:val="00474956"/>
    <w:rsid w:val="004756AC"/>
    <w:rsid w:val="0047645C"/>
    <w:rsid w:val="004802CB"/>
    <w:rsid w:val="00480A93"/>
    <w:rsid w:val="0048119B"/>
    <w:rsid w:val="00482535"/>
    <w:rsid w:val="00484A58"/>
    <w:rsid w:val="004859C1"/>
    <w:rsid w:val="0048783D"/>
    <w:rsid w:val="004905D5"/>
    <w:rsid w:val="00491E50"/>
    <w:rsid w:val="00493A29"/>
    <w:rsid w:val="00493EBC"/>
    <w:rsid w:val="00494824"/>
    <w:rsid w:val="004A3952"/>
    <w:rsid w:val="004A4334"/>
    <w:rsid w:val="004A6044"/>
    <w:rsid w:val="004A6E6E"/>
    <w:rsid w:val="004B21D1"/>
    <w:rsid w:val="004B3939"/>
    <w:rsid w:val="004B47F2"/>
    <w:rsid w:val="004B6B94"/>
    <w:rsid w:val="004B7F8D"/>
    <w:rsid w:val="004C2881"/>
    <w:rsid w:val="004C46B1"/>
    <w:rsid w:val="004C4869"/>
    <w:rsid w:val="004C7D0C"/>
    <w:rsid w:val="004D3002"/>
    <w:rsid w:val="004D65E8"/>
    <w:rsid w:val="004D7C1C"/>
    <w:rsid w:val="004E0C44"/>
    <w:rsid w:val="004E4746"/>
    <w:rsid w:val="004E50F2"/>
    <w:rsid w:val="004E5E51"/>
    <w:rsid w:val="004E742B"/>
    <w:rsid w:val="004F341B"/>
    <w:rsid w:val="004F6AE7"/>
    <w:rsid w:val="00503061"/>
    <w:rsid w:val="00503AB4"/>
    <w:rsid w:val="00506975"/>
    <w:rsid w:val="005113BC"/>
    <w:rsid w:val="00512BE8"/>
    <w:rsid w:val="00512FAD"/>
    <w:rsid w:val="005132E7"/>
    <w:rsid w:val="00513D1A"/>
    <w:rsid w:val="00514183"/>
    <w:rsid w:val="005141D9"/>
    <w:rsid w:val="00515332"/>
    <w:rsid w:val="005158CD"/>
    <w:rsid w:val="005167CF"/>
    <w:rsid w:val="00517426"/>
    <w:rsid w:val="00521FFB"/>
    <w:rsid w:val="00522E49"/>
    <w:rsid w:val="00523EF5"/>
    <w:rsid w:val="00525BD4"/>
    <w:rsid w:val="005273B3"/>
    <w:rsid w:val="005319D0"/>
    <w:rsid w:val="00531CF8"/>
    <w:rsid w:val="0053396A"/>
    <w:rsid w:val="00534FBB"/>
    <w:rsid w:val="005407D1"/>
    <w:rsid w:val="00541888"/>
    <w:rsid w:val="00541D80"/>
    <w:rsid w:val="00542BF6"/>
    <w:rsid w:val="00545BE9"/>
    <w:rsid w:val="00550059"/>
    <w:rsid w:val="00550CBB"/>
    <w:rsid w:val="00551D76"/>
    <w:rsid w:val="005556BA"/>
    <w:rsid w:val="0055598D"/>
    <w:rsid w:val="00556554"/>
    <w:rsid w:val="00557707"/>
    <w:rsid w:val="00557DB9"/>
    <w:rsid w:val="00561243"/>
    <w:rsid w:val="00561431"/>
    <w:rsid w:val="005617EC"/>
    <w:rsid w:val="0056372C"/>
    <w:rsid w:val="00564275"/>
    <w:rsid w:val="0056759D"/>
    <w:rsid w:val="005700AC"/>
    <w:rsid w:val="00571AE9"/>
    <w:rsid w:val="00572014"/>
    <w:rsid w:val="005726E4"/>
    <w:rsid w:val="00572B35"/>
    <w:rsid w:val="00574A97"/>
    <w:rsid w:val="00576218"/>
    <w:rsid w:val="00576A84"/>
    <w:rsid w:val="00577D57"/>
    <w:rsid w:val="005852AD"/>
    <w:rsid w:val="00587381"/>
    <w:rsid w:val="00590102"/>
    <w:rsid w:val="005902D5"/>
    <w:rsid w:val="005919AA"/>
    <w:rsid w:val="005939BA"/>
    <w:rsid w:val="00593DFD"/>
    <w:rsid w:val="00594668"/>
    <w:rsid w:val="005A3B16"/>
    <w:rsid w:val="005A40CA"/>
    <w:rsid w:val="005A4C1A"/>
    <w:rsid w:val="005A665B"/>
    <w:rsid w:val="005B35C1"/>
    <w:rsid w:val="005B61F4"/>
    <w:rsid w:val="005B648B"/>
    <w:rsid w:val="005B6E01"/>
    <w:rsid w:val="005C0797"/>
    <w:rsid w:val="005C2112"/>
    <w:rsid w:val="005C2681"/>
    <w:rsid w:val="005C40A1"/>
    <w:rsid w:val="005D1738"/>
    <w:rsid w:val="005D3558"/>
    <w:rsid w:val="005D3A80"/>
    <w:rsid w:val="005D3C97"/>
    <w:rsid w:val="005D3FA9"/>
    <w:rsid w:val="005D4960"/>
    <w:rsid w:val="005D4BD0"/>
    <w:rsid w:val="005D783D"/>
    <w:rsid w:val="005E227B"/>
    <w:rsid w:val="005E3370"/>
    <w:rsid w:val="005E40AA"/>
    <w:rsid w:val="005E50F5"/>
    <w:rsid w:val="005E7549"/>
    <w:rsid w:val="005E7C7A"/>
    <w:rsid w:val="005F118D"/>
    <w:rsid w:val="005F226C"/>
    <w:rsid w:val="005F4DA4"/>
    <w:rsid w:val="00601256"/>
    <w:rsid w:val="00603866"/>
    <w:rsid w:val="00604376"/>
    <w:rsid w:val="00605A4C"/>
    <w:rsid w:val="00610EBA"/>
    <w:rsid w:val="00612A7E"/>
    <w:rsid w:val="00612D36"/>
    <w:rsid w:val="006141AB"/>
    <w:rsid w:val="00616DBC"/>
    <w:rsid w:val="0061799C"/>
    <w:rsid w:val="00620174"/>
    <w:rsid w:val="00621979"/>
    <w:rsid w:val="00622ADD"/>
    <w:rsid w:val="006242A7"/>
    <w:rsid w:val="0062484A"/>
    <w:rsid w:val="00624EFF"/>
    <w:rsid w:val="00626C9A"/>
    <w:rsid w:val="006346A2"/>
    <w:rsid w:val="00637092"/>
    <w:rsid w:val="00637159"/>
    <w:rsid w:val="00641D87"/>
    <w:rsid w:val="00642768"/>
    <w:rsid w:val="00645669"/>
    <w:rsid w:val="0065038E"/>
    <w:rsid w:val="006603DE"/>
    <w:rsid w:val="00670091"/>
    <w:rsid w:val="00674AE9"/>
    <w:rsid w:val="006769B2"/>
    <w:rsid w:val="006770FD"/>
    <w:rsid w:val="006776E2"/>
    <w:rsid w:val="0068378A"/>
    <w:rsid w:val="0068736B"/>
    <w:rsid w:val="00690A23"/>
    <w:rsid w:val="0069130B"/>
    <w:rsid w:val="006924A0"/>
    <w:rsid w:val="00692844"/>
    <w:rsid w:val="006959E5"/>
    <w:rsid w:val="00695B29"/>
    <w:rsid w:val="006A0494"/>
    <w:rsid w:val="006A0953"/>
    <w:rsid w:val="006A1381"/>
    <w:rsid w:val="006A2D60"/>
    <w:rsid w:val="006A449D"/>
    <w:rsid w:val="006A493A"/>
    <w:rsid w:val="006A5363"/>
    <w:rsid w:val="006A5810"/>
    <w:rsid w:val="006B0124"/>
    <w:rsid w:val="006B0FA4"/>
    <w:rsid w:val="006B395B"/>
    <w:rsid w:val="006B4CD5"/>
    <w:rsid w:val="006C075F"/>
    <w:rsid w:val="006C17DF"/>
    <w:rsid w:val="006C46A1"/>
    <w:rsid w:val="006C690F"/>
    <w:rsid w:val="006D24A3"/>
    <w:rsid w:val="006D3E7D"/>
    <w:rsid w:val="006D4074"/>
    <w:rsid w:val="006D5CC5"/>
    <w:rsid w:val="006D686E"/>
    <w:rsid w:val="006E04FF"/>
    <w:rsid w:val="006E3DFC"/>
    <w:rsid w:val="006E3FCB"/>
    <w:rsid w:val="006E73F7"/>
    <w:rsid w:val="006E7704"/>
    <w:rsid w:val="006F1CB6"/>
    <w:rsid w:val="006F2FFE"/>
    <w:rsid w:val="006F3F0A"/>
    <w:rsid w:val="006F7D3C"/>
    <w:rsid w:val="007004BA"/>
    <w:rsid w:val="0070244F"/>
    <w:rsid w:val="00702D33"/>
    <w:rsid w:val="00703E67"/>
    <w:rsid w:val="00704D28"/>
    <w:rsid w:val="00706A0F"/>
    <w:rsid w:val="00706AB7"/>
    <w:rsid w:val="00706FEB"/>
    <w:rsid w:val="007070AC"/>
    <w:rsid w:val="007109CF"/>
    <w:rsid w:val="007114E8"/>
    <w:rsid w:val="00723E98"/>
    <w:rsid w:val="00724705"/>
    <w:rsid w:val="00724CA8"/>
    <w:rsid w:val="00725D66"/>
    <w:rsid w:val="00726376"/>
    <w:rsid w:val="00726630"/>
    <w:rsid w:val="00727FDF"/>
    <w:rsid w:val="007311BE"/>
    <w:rsid w:val="00736490"/>
    <w:rsid w:val="0073791A"/>
    <w:rsid w:val="00740D8A"/>
    <w:rsid w:val="007415A9"/>
    <w:rsid w:val="00741C41"/>
    <w:rsid w:val="00742DFC"/>
    <w:rsid w:val="007454C8"/>
    <w:rsid w:val="007454E3"/>
    <w:rsid w:val="007466A1"/>
    <w:rsid w:val="00747361"/>
    <w:rsid w:val="007530AF"/>
    <w:rsid w:val="0075379D"/>
    <w:rsid w:val="00753E7B"/>
    <w:rsid w:val="007574BF"/>
    <w:rsid w:val="00766B25"/>
    <w:rsid w:val="0077084B"/>
    <w:rsid w:val="00772B97"/>
    <w:rsid w:val="00773DE0"/>
    <w:rsid w:val="007767D6"/>
    <w:rsid w:val="00780218"/>
    <w:rsid w:val="007814A8"/>
    <w:rsid w:val="00781772"/>
    <w:rsid w:val="00782988"/>
    <w:rsid w:val="00782D81"/>
    <w:rsid w:val="00783621"/>
    <w:rsid w:val="007838F6"/>
    <w:rsid w:val="00783C10"/>
    <w:rsid w:val="00785E93"/>
    <w:rsid w:val="00785F84"/>
    <w:rsid w:val="007864B8"/>
    <w:rsid w:val="00787A56"/>
    <w:rsid w:val="00791AD7"/>
    <w:rsid w:val="00793B45"/>
    <w:rsid w:val="00794716"/>
    <w:rsid w:val="00794815"/>
    <w:rsid w:val="00797AF2"/>
    <w:rsid w:val="007A0EDA"/>
    <w:rsid w:val="007A45A9"/>
    <w:rsid w:val="007A5843"/>
    <w:rsid w:val="007A6FCA"/>
    <w:rsid w:val="007A7625"/>
    <w:rsid w:val="007B08A6"/>
    <w:rsid w:val="007B0BEE"/>
    <w:rsid w:val="007B2236"/>
    <w:rsid w:val="007B341F"/>
    <w:rsid w:val="007C0CFB"/>
    <w:rsid w:val="007C192C"/>
    <w:rsid w:val="007C5226"/>
    <w:rsid w:val="007E24B0"/>
    <w:rsid w:val="007E458E"/>
    <w:rsid w:val="007E6B4B"/>
    <w:rsid w:val="007F0867"/>
    <w:rsid w:val="007F27B1"/>
    <w:rsid w:val="007F2B3E"/>
    <w:rsid w:val="007F4768"/>
    <w:rsid w:val="007F4CA9"/>
    <w:rsid w:val="007F51B3"/>
    <w:rsid w:val="007F6A35"/>
    <w:rsid w:val="00800ED8"/>
    <w:rsid w:val="00801C8E"/>
    <w:rsid w:val="00804B8D"/>
    <w:rsid w:val="008053D5"/>
    <w:rsid w:val="00806DFA"/>
    <w:rsid w:val="00810A81"/>
    <w:rsid w:val="00810F7E"/>
    <w:rsid w:val="008119A3"/>
    <w:rsid w:val="00812894"/>
    <w:rsid w:val="0081772D"/>
    <w:rsid w:val="00820E89"/>
    <w:rsid w:val="00821CEC"/>
    <w:rsid w:val="0082620B"/>
    <w:rsid w:val="00826289"/>
    <w:rsid w:val="00826E24"/>
    <w:rsid w:val="0082771A"/>
    <w:rsid w:val="008278AE"/>
    <w:rsid w:val="00827F9B"/>
    <w:rsid w:val="00830978"/>
    <w:rsid w:val="00833317"/>
    <w:rsid w:val="00833EDB"/>
    <w:rsid w:val="00834858"/>
    <w:rsid w:val="00834AF9"/>
    <w:rsid w:val="008420C8"/>
    <w:rsid w:val="008421CC"/>
    <w:rsid w:val="00842252"/>
    <w:rsid w:val="0084479D"/>
    <w:rsid w:val="00845E19"/>
    <w:rsid w:val="008476F6"/>
    <w:rsid w:val="00847EA7"/>
    <w:rsid w:val="00850A49"/>
    <w:rsid w:val="00853B92"/>
    <w:rsid w:val="008546C7"/>
    <w:rsid w:val="00854B41"/>
    <w:rsid w:val="008648CE"/>
    <w:rsid w:val="00864B03"/>
    <w:rsid w:val="00864FE2"/>
    <w:rsid w:val="0086569F"/>
    <w:rsid w:val="00871D79"/>
    <w:rsid w:val="0087270D"/>
    <w:rsid w:val="00872797"/>
    <w:rsid w:val="00875612"/>
    <w:rsid w:val="008819B4"/>
    <w:rsid w:val="008825B3"/>
    <w:rsid w:val="0088291C"/>
    <w:rsid w:val="0089265D"/>
    <w:rsid w:val="00893017"/>
    <w:rsid w:val="00895147"/>
    <w:rsid w:val="008969D0"/>
    <w:rsid w:val="008A00D9"/>
    <w:rsid w:val="008A0D4A"/>
    <w:rsid w:val="008A1BD7"/>
    <w:rsid w:val="008A4D14"/>
    <w:rsid w:val="008A4FD9"/>
    <w:rsid w:val="008A51E7"/>
    <w:rsid w:val="008B03F7"/>
    <w:rsid w:val="008B4C96"/>
    <w:rsid w:val="008B6F21"/>
    <w:rsid w:val="008B78B3"/>
    <w:rsid w:val="008C0999"/>
    <w:rsid w:val="008C184A"/>
    <w:rsid w:val="008C1B5B"/>
    <w:rsid w:val="008C2F46"/>
    <w:rsid w:val="008C3C24"/>
    <w:rsid w:val="008C4647"/>
    <w:rsid w:val="008C6D7A"/>
    <w:rsid w:val="008D2C89"/>
    <w:rsid w:val="008D33F3"/>
    <w:rsid w:val="008D3EFF"/>
    <w:rsid w:val="008D4A75"/>
    <w:rsid w:val="008D4E2E"/>
    <w:rsid w:val="008D5541"/>
    <w:rsid w:val="008D6275"/>
    <w:rsid w:val="008D6FD5"/>
    <w:rsid w:val="008E43FD"/>
    <w:rsid w:val="008E4F36"/>
    <w:rsid w:val="008E5A55"/>
    <w:rsid w:val="008F04B5"/>
    <w:rsid w:val="008F3316"/>
    <w:rsid w:val="008F4B10"/>
    <w:rsid w:val="009021F4"/>
    <w:rsid w:val="009037BD"/>
    <w:rsid w:val="00904A13"/>
    <w:rsid w:val="00905F4B"/>
    <w:rsid w:val="00906CE6"/>
    <w:rsid w:val="009074D5"/>
    <w:rsid w:val="00907EC6"/>
    <w:rsid w:val="00912EB2"/>
    <w:rsid w:val="0091508D"/>
    <w:rsid w:val="009153F5"/>
    <w:rsid w:val="00923654"/>
    <w:rsid w:val="00927CC1"/>
    <w:rsid w:val="009312D0"/>
    <w:rsid w:val="00932347"/>
    <w:rsid w:val="00933631"/>
    <w:rsid w:val="00933B59"/>
    <w:rsid w:val="00934D5F"/>
    <w:rsid w:val="0093732D"/>
    <w:rsid w:val="00937DA9"/>
    <w:rsid w:val="009423BE"/>
    <w:rsid w:val="00942AF2"/>
    <w:rsid w:val="00945604"/>
    <w:rsid w:val="00952817"/>
    <w:rsid w:val="00952A91"/>
    <w:rsid w:val="0095345F"/>
    <w:rsid w:val="0095355B"/>
    <w:rsid w:val="00955009"/>
    <w:rsid w:val="009604C5"/>
    <w:rsid w:val="00963320"/>
    <w:rsid w:val="00963B92"/>
    <w:rsid w:val="00963CC3"/>
    <w:rsid w:val="009655BE"/>
    <w:rsid w:val="009661D3"/>
    <w:rsid w:val="00971E52"/>
    <w:rsid w:val="009746B0"/>
    <w:rsid w:val="00976A1A"/>
    <w:rsid w:val="0098031F"/>
    <w:rsid w:val="00981710"/>
    <w:rsid w:val="0098410E"/>
    <w:rsid w:val="00984C03"/>
    <w:rsid w:val="009873E2"/>
    <w:rsid w:val="0099027B"/>
    <w:rsid w:val="00990F37"/>
    <w:rsid w:val="00992000"/>
    <w:rsid w:val="00994885"/>
    <w:rsid w:val="009962E8"/>
    <w:rsid w:val="009963B3"/>
    <w:rsid w:val="009A078B"/>
    <w:rsid w:val="009A1253"/>
    <w:rsid w:val="009A285F"/>
    <w:rsid w:val="009A29B1"/>
    <w:rsid w:val="009A316C"/>
    <w:rsid w:val="009A452F"/>
    <w:rsid w:val="009A5203"/>
    <w:rsid w:val="009A5751"/>
    <w:rsid w:val="009A67C8"/>
    <w:rsid w:val="009A6DA7"/>
    <w:rsid w:val="009B12F9"/>
    <w:rsid w:val="009B2287"/>
    <w:rsid w:val="009B3163"/>
    <w:rsid w:val="009B3AB4"/>
    <w:rsid w:val="009B79A0"/>
    <w:rsid w:val="009B7A9B"/>
    <w:rsid w:val="009C04CA"/>
    <w:rsid w:val="009C0D65"/>
    <w:rsid w:val="009C17CF"/>
    <w:rsid w:val="009C17E7"/>
    <w:rsid w:val="009C1A2F"/>
    <w:rsid w:val="009C306D"/>
    <w:rsid w:val="009C3F8A"/>
    <w:rsid w:val="009C4CCD"/>
    <w:rsid w:val="009C5A72"/>
    <w:rsid w:val="009D1C5D"/>
    <w:rsid w:val="009D31DB"/>
    <w:rsid w:val="009D3B9A"/>
    <w:rsid w:val="009D3CA7"/>
    <w:rsid w:val="009D5A2C"/>
    <w:rsid w:val="009D5E68"/>
    <w:rsid w:val="009D61BE"/>
    <w:rsid w:val="009D7E43"/>
    <w:rsid w:val="009D7F6C"/>
    <w:rsid w:val="009E25A9"/>
    <w:rsid w:val="009E2A07"/>
    <w:rsid w:val="009E3B06"/>
    <w:rsid w:val="009E58FB"/>
    <w:rsid w:val="009E601B"/>
    <w:rsid w:val="009F02B2"/>
    <w:rsid w:val="009F03B0"/>
    <w:rsid w:val="009F182E"/>
    <w:rsid w:val="009F205C"/>
    <w:rsid w:val="009F25C1"/>
    <w:rsid w:val="009F2F0F"/>
    <w:rsid w:val="009F3E7C"/>
    <w:rsid w:val="00A00B50"/>
    <w:rsid w:val="00A03F95"/>
    <w:rsid w:val="00A055BC"/>
    <w:rsid w:val="00A05739"/>
    <w:rsid w:val="00A1083C"/>
    <w:rsid w:val="00A12324"/>
    <w:rsid w:val="00A1377B"/>
    <w:rsid w:val="00A15964"/>
    <w:rsid w:val="00A15D9D"/>
    <w:rsid w:val="00A163B4"/>
    <w:rsid w:val="00A16E62"/>
    <w:rsid w:val="00A21C89"/>
    <w:rsid w:val="00A234FF"/>
    <w:rsid w:val="00A238FF"/>
    <w:rsid w:val="00A23CAB"/>
    <w:rsid w:val="00A2482E"/>
    <w:rsid w:val="00A25ED0"/>
    <w:rsid w:val="00A31F94"/>
    <w:rsid w:val="00A34B94"/>
    <w:rsid w:val="00A34F0F"/>
    <w:rsid w:val="00A3663B"/>
    <w:rsid w:val="00A43806"/>
    <w:rsid w:val="00A45D50"/>
    <w:rsid w:val="00A46B4A"/>
    <w:rsid w:val="00A47C12"/>
    <w:rsid w:val="00A50B93"/>
    <w:rsid w:val="00A51BE5"/>
    <w:rsid w:val="00A52066"/>
    <w:rsid w:val="00A538C1"/>
    <w:rsid w:val="00A55F33"/>
    <w:rsid w:val="00A56F2E"/>
    <w:rsid w:val="00A56F58"/>
    <w:rsid w:val="00A6198D"/>
    <w:rsid w:val="00A63C60"/>
    <w:rsid w:val="00A63D3D"/>
    <w:rsid w:val="00A65139"/>
    <w:rsid w:val="00A65D5D"/>
    <w:rsid w:val="00A668D4"/>
    <w:rsid w:val="00A7297E"/>
    <w:rsid w:val="00A730DC"/>
    <w:rsid w:val="00A7402E"/>
    <w:rsid w:val="00A74A1C"/>
    <w:rsid w:val="00A76494"/>
    <w:rsid w:val="00A764C8"/>
    <w:rsid w:val="00A76CA5"/>
    <w:rsid w:val="00A76EAC"/>
    <w:rsid w:val="00A81304"/>
    <w:rsid w:val="00A83867"/>
    <w:rsid w:val="00A85F2A"/>
    <w:rsid w:val="00A87002"/>
    <w:rsid w:val="00A87CEE"/>
    <w:rsid w:val="00A87FB1"/>
    <w:rsid w:val="00A9249E"/>
    <w:rsid w:val="00A97238"/>
    <w:rsid w:val="00AA4D27"/>
    <w:rsid w:val="00AA58F3"/>
    <w:rsid w:val="00AA5CE7"/>
    <w:rsid w:val="00AA6F28"/>
    <w:rsid w:val="00AA7EA9"/>
    <w:rsid w:val="00AB01C0"/>
    <w:rsid w:val="00AB1343"/>
    <w:rsid w:val="00AB1EE6"/>
    <w:rsid w:val="00AB264F"/>
    <w:rsid w:val="00AB5C6C"/>
    <w:rsid w:val="00AB605B"/>
    <w:rsid w:val="00AC1874"/>
    <w:rsid w:val="00AC1D2D"/>
    <w:rsid w:val="00AC1DB8"/>
    <w:rsid w:val="00AC3685"/>
    <w:rsid w:val="00AC3DE2"/>
    <w:rsid w:val="00AC43BB"/>
    <w:rsid w:val="00AC575F"/>
    <w:rsid w:val="00AC58BD"/>
    <w:rsid w:val="00AC6BBD"/>
    <w:rsid w:val="00AD0488"/>
    <w:rsid w:val="00AD1901"/>
    <w:rsid w:val="00AD61DD"/>
    <w:rsid w:val="00AD645F"/>
    <w:rsid w:val="00AD714A"/>
    <w:rsid w:val="00AD7350"/>
    <w:rsid w:val="00AD7E7D"/>
    <w:rsid w:val="00AE0BBF"/>
    <w:rsid w:val="00AE1BC1"/>
    <w:rsid w:val="00AE1FC1"/>
    <w:rsid w:val="00AE4988"/>
    <w:rsid w:val="00AE6460"/>
    <w:rsid w:val="00AE6480"/>
    <w:rsid w:val="00AE6CCF"/>
    <w:rsid w:val="00AE7C66"/>
    <w:rsid w:val="00AF11C0"/>
    <w:rsid w:val="00AF4302"/>
    <w:rsid w:val="00AF574C"/>
    <w:rsid w:val="00AF78AB"/>
    <w:rsid w:val="00AF7F27"/>
    <w:rsid w:val="00AF7F33"/>
    <w:rsid w:val="00B06769"/>
    <w:rsid w:val="00B1099D"/>
    <w:rsid w:val="00B10D84"/>
    <w:rsid w:val="00B11370"/>
    <w:rsid w:val="00B11576"/>
    <w:rsid w:val="00B11A7A"/>
    <w:rsid w:val="00B12BEF"/>
    <w:rsid w:val="00B13EC4"/>
    <w:rsid w:val="00B209BA"/>
    <w:rsid w:val="00B22015"/>
    <w:rsid w:val="00B2218B"/>
    <w:rsid w:val="00B22B6E"/>
    <w:rsid w:val="00B2419E"/>
    <w:rsid w:val="00B25962"/>
    <w:rsid w:val="00B3006B"/>
    <w:rsid w:val="00B300F7"/>
    <w:rsid w:val="00B315C6"/>
    <w:rsid w:val="00B32575"/>
    <w:rsid w:val="00B32A55"/>
    <w:rsid w:val="00B339E1"/>
    <w:rsid w:val="00B35639"/>
    <w:rsid w:val="00B3643D"/>
    <w:rsid w:val="00B36897"/>
    <w:rsid w:val="00B42B92"/>
    <w:rsid w:val="00B42BD1"/>
    <w:rsid w:val="00B42C5C"/>
    <w:rsid w:val="00B44742"/>
    <w:rsid w:val="00B46EF2"/>
    <w:rsid w:val="00B52540"/>
    <w:rsid w:val="00B52B58"/>
    <w:rsid w:val="00B533AA"/>
    <w:rsid w:val="00B540D4"/>
    <w:rsid w:val="00B559C2"/>
    <w:rsid w:val="00B55DDA"/>
    <w:rsid w:val="00B60128"/>
    <w:rsid w:val="00B616AC"/>
    <w:rsid w:val="00B628BD"/>
    <w:rsid w:val="00B62FB0"/>
    <w:rsid w:val="00B6365A"/>
    <w:rsid w:val="00B6416D"/>
    <w:rsid w:val="00B65452"/>
    <w:rsid w:val="00B70F20"/>
    <w:rsid w:val="00B77F43"/>
    <w:rsid w:val="00B80CF0"/>
    <w:rsid w:val="00B81238"/>
    <w:rsid w:val="00B8208E"/>
    <w:rsid w:val="00B8226C"/>
    <w:rsid w:val="00B86549"/>
    <w:rsid w:val="00B879A3"/>
    <w:rsid w:val="00B92800"/>
    <w:rsid w:val="00B9292E"/>
    <w:rsid w:val="00B932A2"/>
    <w:rsid w:val="00B95566"/>
    <w:rsid w:val="00B95FDC"/>
    <w:rsid w:val="00B96279"/>
    <w:rsid w:val="00BA05B7"/>
    <w:rsid w:val="00BA1128"/>
    <w:rsid w:val="00BA14AD"/>
    <w:rsid w:val="00BA245F"/>
    <w:rsid w:val="00BA35AC"/>
    <w:rsid w:val="00BA4332"/>
    <w:rsid w:val="00BA7163"/>
    <w:rsid w:val="00BB065C"/>
    <w:rsid w:val="00BB0E5A"/>
    <w:rsid w:val="00BB48F9"/>
    <w:rsid w:val="00BB4A4B"/>
    <w:rsid w:val="00BB5AF3"/>
    <w:rsid w:val="00BB70A9"/>
    <w:rsid w:val="00BC1FD5"/>
    <w:rsid w:val="00BC222F"/>
    <w:rsid w:val="00BC2B5B"/>
    <w:rsid w:val="00BC3023"/>
    <w:rsid w:val="00BC4D24"/>
    <w:rsid w:val="00BD01A1"/>
    <w:rsid w:val="00BD118D"/>
    <w:rsid w:val="00BD2487"/>
    <w:rsid w:val="00BD281F"/>
    <w:rsid w:val="00BD2C6B"/>
    <w:rsid w:val="00BD4892"/>
    <w:rsid w:val="00BD4A6E"/>
    <w:rsid w:val="00BD5F6C"/>
    <w:rsid w:val="00BE0E7B"/>
    <w:rsid w:val="00BE0F08"/>
    <w:rsid w:val="00BE1884"/>
    <w:rsid w:val="00BE26BD"/>
    <w:rsid w:val="00BE2A3D"/>
    <w:rsid w:val="00BE3022"/>
    <w:rsid w:val="00BE43A5"/>
    <w:rsid w:val="00BE4E7D"/>
    <w:rsid w:val="00BE5EA1"/>
    <w:rsid w:val="00BE5F09"/>
    <w:rsid w:val="00BE606E"/>
    <w:rsid w:val="00BE7621"/>
    <w:rsid w:val="00BF12B2"/>
    <w:rsid w:val="00BF18D7"/>
    <w:rsid w:val="00BF42A4"/>
    <w:rsid w:val="00BF45A2"/>
    <w:rsid w:val="00BF5A0A"/>
    <w:rsid w:val="00BF7C30"/>
    <w:rsid w:val="00C0121C"/>
    <w:rsid w:val="00C01DF0"/>
    <w:rsid w:val="00C01ED9"/>
    <w:rsid w:val="00C04956"/>
    <w:rsid w:val="00C0613E"/>
    <w:rsid w:val="00C06219"/>
    <w:rsid w:val="00C0681D"/>
    <w:rsid w:val="00C06AFE"/>
    <w:rsid w:val="00C073CF"/>
    <w:rsid w:val="00C10363"/>
    <w:rsid w:val="00C10B17"/>
    <w:rsid w:val="00C126F9"/>
    <w:rsid w:val="00C164CC"/>
    <w:rsid w:val="00C208F0"/>
    <w:rsid w:val="00C21467"/>
    <w:rsid w:val="00C229C9"/>
    <w:rsid w:val="00C238A6"/>
    <w:rsid w:val="00C25727"/>
    <w:rsid w:val="00C267D6"/>
    <w:rsid w:val="00C273A7"/>
    <w:rsid w:val="00C31DED"/>
    <w:rsid w:val="00C321AA"/>
    <w:rsid w:val="00C321B7"/>
    <w:rsid w:val="00C33136"/>
    <w:rsid w:val="00C36B3D"/>
    <w:rsid w:val="00C36EC0"/>
    <w:rsid w:val="00C41840"/>
    <w:rsid w:val="00C42F71"/>
    <w:rsid w:val="00C44F3B"/>
    <w:rsid w:val="00C453B1"/>
    <w:rsid w:val="00C459BD"/>
    <w:rsid w:val="00C505D4"/>
    <w:rsid w:val="00C51292"/>
    <w:rsid w:val="00C53DBD"/>
    <w:rsid w:val="00C55466"/>
    <w:rsid w:val="00C55BAE"/>
    <w:rsid w:val="00C5698A"/>
    <w:rsid w:val="00C649D5"/>
    <w:rsid w:val="00C66B92"/>
    <w:rsid w:val="00C70112"/>
    <w:rsid w:val="00C7074A"/>
    <w:rsid w:val="00C73DCA"/>
    <w:rsid w:val="00C74E6C"/>
    <w:rsid w:val="00C75CCB"/>
    <w:rsid w:val="00C7646B"/>
    <w:rsid w:val="00C76EE8"/>
    <w:rsid w:val="00C77554"/>
    <w:rsid w:val="00C8328A"/>
    <w:rsid w:val="00C8567B"/>
    <w:rsid w:val="00C859F4"/>
    <w:rsid w:val="00C865C2"/>
    <w:rsid w:val="00C87205"/>
    <w:rsid w:val="00C90045"/>
    <w:rsid w:val="00C903D6"/>
    <w:rsid w:val="00C9381A"/>
    <w:rsid w:val="00C9467B"/>
    <w:rsid w:val="00C9659D"/>
    <w:rsid w:val="00CA0057"/>
    <w:rsid w:val="00CA26D2"/>
    <w:rsid w:val="00CA3AD8"/>
    <w:rsid w:val="00CA4D75"/>
    <w:rsid w:val="00CA5055"/>
    <w:rsid w:val="00CA5183"/>
    <w:rsid w:val="00CA5431"/>
    <w:rsid w:val="00CA65CC"/>
    <w:rsid w:val="00CB0642"/>
    <w:rsid w:val="00CB1917"/>
    <w:rsid w:val="00CB59F9"/>
    <w:rsid w:val="00CC0212"/>
    <w:rsid w:val="00CC3AE9"/>
    <w:rsid w:val="00CC5C2E"/>
    <w:rsid w:val="00CC5D5A"/>
    <w:rsid w:val="00CD027F"/>
    <w:rsid w:val="00CD1130"/>
    <w:rsid w:val="00CD39D7"/>
    <w:rsid w:val="00CD42E1"/>
    <w:rsid w:val="00CD6221"/>
    <w:rsid w:val="00CD751A"/>
    <w:rsid w:val="00CD779F"/>
    <w:rsid w:val="00CE18B4"/>
    <w:rsid w:val="00CE19BB"/>
    <w:rsid w:val="00CE477F"/>
    <w:rsid w:val="00CE4DE5"/>
    <w:rsid w:val="00CE5880"/>
    <w:rsid w:val="00CE6E66"/>
    <w:rsid w:val="00CE78E2"/>
    <w:rsid w:val="00CF29BE"/>
    <w:rsid w:val="00CF2CCF"/>
    <w:rsid w:val="00CF347E"/>
    <w:rsid w:val="00CF6C7D"/>
    <w:rsid w:val="00D00C13"/>
    <w:rsid w:val="00D0155D"/>
    <w:rsid w:val="00D018E9"/>
    <w:rsid w:val="00D01B35"/>
    <w:rsid w:val="00D01FD9"/>
    <w:rsid w:val="00D102E2"/>
    <w:rsid w:val="00D137BF"/>
    <w:rsid w:val="00D1522A"/>
    <w:rsid w:val="00D15622"/>
    <w:rsid w:val="00D1587E"/>
    <w:rsid w:val="00D16157"/>
    <w:rsid w:val="00D162A1"/>
    <w:rsid w:val="00D163DF"/>
    <w:rsid w:val="00D17A68"/>
    <w:rsid w:val="00D21FB9"/>
    <w:rsid w:val="00D24A37"/>
    <w:rsid w:val="00D251AF"/>
    <w:rsid w:val="00D311A0"/>
    <w:rsid w:val="00D32640"/>
    <w:rsid w:val="00D32CDC"/>
    <w:rsid w:val="00D33B2F"/>
    <w:rsid w:val="00D34D57"/>
    <w:rsid w:val="00D3601D"/>
    <w:rsid w:val="00D408F4"/>
    <w:rsid w:val="00D4141B"/>
    <w:rsid w:val="00D41644"/>
    <w:rsid w:val="00D417AF"/>
    <w:rsid w:val="00D43A78"/>
    <w:rsid w:val="00D4487E"/>
    <w:rsid w:val="00D45539"/>
    <w:rsid w:val="00D46E84"/>
    <w:rsid w:val="00D478FB"/>
    <w:rsid w:val="00D47B06"/>
    <w:rsid w:val="00D47D1F"/>
    <w:rsid w:val="00D50C59"/>
    <w:rsid w:val="00D51F9C"/>
    <w:rsid w:val="00D537ED"/>
    <w:rsid w:val="00D567E4"/>
    <w:rsid w:val="00D56EDD"/>
    <w:rsid w:val="00D57078"/>
    <w:rsid w:val="00D573AA"/>
    <w:rsid w:val="00D600A8"/>
    <w:rsid w:val="00D60757"/>
    <w:rsid w:val="00D60DF6"/>
    <w:rsid w:val="00D65A57"/>
    <w:rsid w:val="00D6710F"/>
    <w:rsid w:val="00D707C1"/>
    <w:rsid w:val="00D72969"/>
    <w:rsid w:val="00D73498"/>
    <w:rsid w:val="00D73B7B"/>
    <w:rsid w:val="00D80AC4"/>
    <w:rsid w:val="00D821FA"/>
    <w:rsid w:val="00D832DC"/>
    <w:rsid w:val="00D8413A"/>
    <w:rsid w:val="00D844E0"/>
    <w:rsid w:val="00D879CA"/>
    <w:rsid w:val="00D918DB"/>
    <w:rsid w:val="00D91AD7"/>
    <w:rsid w:val="00D942E4"/>
    <w:rsid w:val="00D97201"/>
    <w:rsid w:val="00DA57A8"/>
    <w:rsid w:val="00DA5BD8"/>
    <w:rsid w:val="00DA7CC1"/>
    <w:rsid w:val="00DB0BD2"/>
    <w:rsid w:val="00DB268A"/>
    <w:rsid w:val="00DB40FE"/>
    <w:rsid w:val="00DB4387"/>
    <w:rsid w:val="00DC1717"/>
    <w:rsid w:val="00DC3F3C"/>
    <w:rsid w:val="00DC638C"/>
    <w:rsid w:val="00DD09E0"/>
    <w:rsid w:val="00DD2490"/>
    <w:rsid w:val="00DD2604"/>
    <w:rsid w:val="00DD2AF3"/>
    <w:rsid w:val="00DD45E2"/>
    <w:rsid w:val="00DD4B41"/>
    <w:rsid w:val="00DD534A"/>
    <w:rsid w:val="00DD740E"/>
    <w:rsid w:val="00DE1CEE"/>
    <w:rsid w:val="00DE3AAE"/>
    <w:rsid w:val="00DE69EE"/>
    <w:rsid w:val="00DE6F1E"/>
    <w:rsid w:val="00DF114B"/>
    <w:rsid w:val="00DF1AEC"/>
    <w:rsid w:val="00DF25AE"/>
    <w:rsid w:val="00DF28B1"/>
    <w:rsid w:val="00DF44F5"/>
    <w:rsid w:val="00DF6A60"/>
    <w:rsid w:val="00DF7895"/>
    <w:rsid w:val="00E00B89"/>
    <w:rsid w:val="00E01400"/>
    <w:rsid w:val="00E02FE4"/>
    <w:rsid w:val="00E03BA9"/>
    <w:rsid w:val="00E04646"/>
    <w:rsid w:val="00E06BCD"/>
    <w:rsid w:val="00E10F1D"/>
    <w:rsid w:val="00E135BE"/>
    <w:rsid w:val="00E13EFB"/>
    <w:rsid w:val="00E15CA3"/>
    <w:rsid w:val="00E176B4"/>
    <w:rsid w:val="00E17B1D"/>
    <w:rsid w:val="00E17B3F"/>
    <w:rsid w:val="00E218E2"/>
    <w:rsid w:val="00E2355C"/>
    <w:rsid w:val="00E2397E"/>
    <w:rsid w:val="00E24FDD"/>
    <w:rsid w:val="00E26B0C"/>
    <w:rsid w:val="00E328E7"/>
    <w:rsid w:val="00E33AEB"/>
    <w:rsid w:val="00E33FC6"/>
    <w:rsid w:val="00E3697A"/>
    <w:rsid w:val="00E3728B"/>
    <w:rsid w:val="00E437F5"/>
    <w:rsid w:val="00E45564"/>
    <w:rsid w:val="00E45B8B"/>
    <w:rsid w:val="00E45FD0"/>
    <w:rsid w:val="00E51625"/>
    <w:rsid w:val="00E538CC"/>
    <w:rsid w:val="00E57E5E"/>
    <w:rsid w:val="00E607B7"/>
    <w:rsid w:val="00E610FD"/>
    <w:rsid w:val="00E623D5"/>
    <w:rsid w:val="00E623F0"/>
    <w:rsid w:val="00E67395"/>
    <w:rsid w:val="00E67616"/>
    <w:rsid w:val="00E679E2"/>
    <w:rsid w:val="00E72CB9"/>
    <w:rsid w:val="00E7313F"/>
    <w:rsid w:val="00E73BCB"/>
    <w:rsid w:val="00E73D7C"/>
    <w:rsid w:val="00E74924"/>
    <w:rsid w:val="00E75ACB"/>
    <w:rsid w:val="00E772E6"/>
    <w:rsid w:val="00E80876"/>
    <w:rsid w:val="00E85C68"/>
    <w:rsid w:val="00E90F5C"/>
    <w:rsid w:val="00E9108F"/>
    <w:rsid w:val="00E91EEC"/>
    <w:rsid w:val="00E92066"/>
    <w:rsid w:val="00EA56FC"/>
    <w:rsid w:val="00EA617C"/>
    <w:rsid w:val="00EB2472"/>
    <w:rsid w:val="00EB3348"/>
    <w:rsid w:val="00EB3B45"/>
    <w:rsid w:val="00EB5AE5"/>
    <w:rsid w:val="00EB66D6"/>
    <w:rsid w:val="00EB68B5"/>
    <w:rsid w:val="00EB6C2C"/>
    <w:rsid w:val="00EC0C82"/>
    <w:rsid w:val="00EC0D11"/>
    <w:rsid w:val="00EC1411"/>
    <w:rsid w:val="00EC1606"/>
    <w:rsid w:val="00EC17C3"/>
    <w:rsid w:val="00EC2846"/>
    <w:rsid w:val="00EC3CA8"/>
    <w:rsid w:val="00EC4690"/>
    <w:rsid w:val="00EC5847"/>
    <w:rsid w:val="00ED0B81"/>
    <w:rsid w:val="00ED0FC0"/>
    <w:rsid w:val="00ED22D9"/>
    <w:rsid w:val="00ED3937"/>
    <w:rsid w:val="00ED3C09"/>
    <w:rsid w:val="00ED49D1"/>
    <w:rsid w:val="00ED6B53"/>
    <w:rsid w:val="00EE3B24"/>
    <w:rsid w:val="00EE503C"/>
    <w:rsid w:val="00EF15BF"/>
    <w:rsid w:val="00EF43EB"/>
    <w:rsid w:val="00EF5161"/>
    <w:rsid w:val="00EF774B"/>
    <w:rsid w:val="00F01EFC"/>
    <w:rsid w:val="00F03F69"/>
    <w:rsid w:val="00F04148"/>
    <w:rsid w:val="00F046DF"/>
    <w:rsid w:val="00F0694F"/>
    <w:rsid w:val="00F07E7C"/>
    <w:rsid w:val="00F1111D"/>
    <w:rsid w:val="00F11351"/>
    <w:rsid w:val="00F1245F"/>
    <w:rsid w:val="00F1336F"/>
    <w:rsid w:val="00F14431"/>
    <w:rsid w:val="00F1586C"/>
    <w:rsid w:val="00F16D37"/>
    <w:rsid w:val="00F16DC1"/>
    <w:rsid w:val="00F17BD9"/>
    <w:rsid w:val="00F21DA8"/>
    <w:rsid w:val="00F23646"/>
    <w:rsid w:val="00F23DBC"/>
    <w:rsid w:val="00F27A61"/>
    <w:rsid w:val="00F30E80"/>
    <w:rsid w:val="00F317B2"/>
    <w:rsid w:val="00F335B5"/>
    <w:rsid w:val="00F335CA"/>
    <w:rsid w:val="00F33C48"/>
    <w:rsid w:val="00F36937"/>
    <w:rsid w:val="00F36FF2"/>
    <w:rsid w:val="00F40100"/>
    <w:rsid w:val="00F40FB0"/>
    <w:rsid w:val="00F45523"/>
    <w:rsid w:val="00F50900"/>
    <w:rsid w:val="00F5180A"/>
    <w:rsid w:val="00F51C55"/>
    <w:rsid w:val="00F528A6"/>
    <w:rsid w:val="00F52DC7"/>
    <w:rsid w:val="00F53972"/>
    <w:rsid w:val="00F53EC7"/>
    <w:rsid w:val="00F550E4"/>
    <w:rsid w:val="00F5566F"/>
    <w:rsid w:val="00F55E68"/>
    <w:rsid w:val="00F56259"/>
    <w:rsid w:val="00F5734A"/>
    <w:rsid w:val="00F57632"/>
    <w:rsid w:val="00F576FB"/>
    <w:rsid w:val="00F60166"/>
    <w:rsid w:val="00F60D90"/>
    <w:rsid w:val="00F65044"/>
    <w:rsid w:val="00F6653D"/>
    <w:rsid w:val="00F66A8B"/>
    <w:rsid w:val="00F708BE"/>
    <w:rsid w:val="00F70C32"/>
    <w:rsid w:val="00F7245B"/>
    <w:rsid w:val="00F76879"/>
    <w:rsid w:val="00F77D60"/>
    <w:rsid w:val="00F800D3"/>
    <w:rsid w:val="00F814E6"/>
    <w:rsid w:val="00F81BC4"/>
    <w:rsid w:val="00F830A0"/>
    <w:rsid w:val="00F835EB"/>
    <w:rsid w:val="00F85CA2"/>
    <w:rsid w:val="00F916BC"/>
    <w:rsid w:val="00F97348"/>
    <w:rsid w:val="00F974C1"/>
    <w:rsid w:val="00FA3E01"/>
    <w:rsid w:val="00FA4496"/>
    <w:rsid w:val="00FA5916"/>
    <w:rsid w:val="00FA7710"/>
    <w:rsid w:val="00FB30B8"/>
    <w:rsid w:val="00FB3711"/>
    <w:rsid w:val="00FB3D72"/>
    <w:rsid w:val="00FB4407"/>
    <w:rsid w:val="00FB5911"/>
    <w:rsid w:val="00FB5BD5"/>
    <w:rsid w:val="00FB7B12"/>
    <w:rsid w:val="00FC1356"/>
    <w:rsid w:val="00FC1CF0"/>
    <w:rsid w:val="00FC30C2"/>
    <w:rsid w:val="00FC3D68"/>
    <w:rsid w:val="00FD09C7"/>
    <w:rsid w:val="00FD2625"/>
    <w:rsid w:val="00FD2B9B"/>
    <w:rsid w:val="00FD562B"/>
    <w:rsid w:val="00FD5656"/>
    <w:rsid w:val="00FD7C43"/>
    <w:rsid w:val="00FE2C60"/>
    <w:rsid w:val="00FE33B0"/>
    <w:rsid w:val="00FE4049"/>
    <w:rsid w:val="00FE4300"/>
    <w:rsid w:val="00FE5D52"/>
    <w:rsid w:val="00FE7191"/>
    <w:rsid w:val="00FF2A4B"/>
    <w:rsid w:val="00FF2D3C"/>
    <w:rsid w:val="00FF3E4E"/>
    <w:rsid w:val="00FF602C"/>
    <w:rsid w:val="00FF70E5"/>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86D6BC51-16A7-41C7-8AF9-3940A70AA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0618A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FE2C60"/>
    <w:rPr>
      <w:color w:val="808080"/>
    </w:rPr>
  </w:style>
  <w:style w:type="character" w:customStyle="1" w:styleId="un">
    <w:name w:val="un"/>
    <w:basedOn w:val="Fuentedeprrafopredeter"/>
    <w:rsid w:val="008053D5"/>
  </w:style>
  <w:style w:type="character" w:customStyle="1" w:styleId="Ttulo4Car">
    <w:name w:val="Título 4 Car"/>
    <w:basedOn w:val="Fuentedeprrafopredeter"/>
    <w:link w:val="Ttulo4"/>
    <w:rsid w:val="000618A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9780084">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437873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5716905">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87458628">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42976411">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profesores.aulaplaneta.com/DNNPlayerPackages/Package12502/Recurso180/Principal.html?transparent=on&amp;solucion=si"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rofesores.aulaplaneta.com/DNNPlayerPackages/Package12502/InfoGuion/cuadernoestudio/images_xml/MT_07_02_img6_zoom.jp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profesores.aulaplaneta.com/DNNPlayerPackages/Package12502/Recurso170/Principal.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hyperlink" Target="http://profesores.aulaplaneta.com/DNNPlayerPackages/Package12502/InfoGuion/cuadernoestudio/images_xml/MT_07_02_img5_zoom.jpg" TargetMode="External"/><Relationship Id="rId19" Type="http://schemas.openxmlformats.org/officeDocument/2006/relationships/image" Target="media/image8.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oleObject" Target="embeddings/oleObject3.bin"/><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6F89A-B852-4F41-9E89-7FC7037A6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26</Pages>
  <Words>4766</Words>
  <Characters>26215</Characters>
  <Application>Microsoft Office Word</Application>
  <DocSecurity>0</DocSecurity>
  <Lines>218</Lines>
  <Paragraphs>61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30920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Diana Margarita Gonzalez Martinez</cp:lastModifiedBy>
  <cp:revision>72</cp:revision>
  <dcterms:created xsi:type="dcterms:W3CDTF">2015-05-18T01:16:00Z</dcterms:created>
  <dcterms:modified xsi:type="dcterms:W3CDTF">2015-05-20T03:57:00Z</dcterms:modified>
</cp:coreProperties>
</file>